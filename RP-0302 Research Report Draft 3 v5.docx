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C052E" w14:textId="77777777" w:rsidR="00976B66" w:rsidRPr="00801F35" w:rsidRDefault="00976B66"/>
    <w:p w14:paraId="763F8642" w14:textId="77777777" w:rsidR="00976B66" w:rsidRPr="00801F35" w:rsidRDefault="00C64113">
      <w:pPr>
        <w:pStyle w:val="CSAReportTitle"/>
      </w:pPr>
      <w:r>
        <w:t>Development of Hydrogen Gas Pipe Sizing Equations, Graphs, and Tables for Hydrogen Domestic Systems</w:t>
      </w:r>
    </w:p>
    <w:p w14:paraId="7E0E75ED" w14:textId="77777777" w:rsidR="00976B66" w:rsidRPr="00801F35" w:rsidRDefault="00976B66"/>
    <w:p w14:paraId="53C19DB5" w14:textId="5DF28BAE" w:rsidR="00976B66" w:rsidRPr="00801F35" w:rsidRDefault="00C64113" w:rsidP="005D1F2C">
      <w:pPr>
        <w:pStyle w:val="CSAReportSubtitle"/>
      </w:pPr>
      <w:r>
        <w:t>Standards Research</w:t>
      </w:r>
    </w:p>
    <w:p w14:paraId="45CC0870" w14:textId="77777777" w:rsidR="00976B66" w:rsidRPr="00801F35" w:rsidRDefault="00976B66"/>
    <w:p w14:paraId="3F6C88CE" w14:textId="77777777" w:rsidR="00976B66" w:rsidRPr="00801F35" w:rsidRDefault="00976B66">
      <w:pPr>
        <w:sectPr w:rsidR="00976B66" w:rsidRPr="00801F35" w:rsidSect="00F663A3">
          <w:footerReference w:type="default" r:id="rId11"/>
          <w:headerReference w:type="first" r:id="rId12"/>
          <w:footerReference w:type="first" r:id="rId13"/>
          <w:pgSz w:w="12240" w:h="15840"/>
          <w:pgMar w:top="1440" w:right="1440" w:bottom="1440" w:left="1440" w:header="720" w:footer="720" w:gutter="0"/>
          <w:pgNumType w:start="1"/>
          <w:cols w:space="720"/>
          <w:titlePg/>
          <w:docGrid w:linePitch="360"/>
        </w:sectPr>
      </w:pPr>
    </w:p>
    <w:p w14:paraId="41C911B1" w14:textId="77777777" w:rsidR="00976B66" w:rsidRPr="00801F35" w:rsidRDefault="00C64113">
      <w:pPr>
        <w:pStyle w:val="CSAReportTitle"/>
      </w:pPr>
      <w:r>
        <w:lastRenderedPageBreak/>
        <w:t>Development of Hydrogen Gas Pipe Sizing Equations, Graphs, and Tables for Hydrogen Domestic Systems</w:t>
      </w:r>
    </w:p>
    <w:p w14:paraId="59B87862" w14:textId="77777777" w:rsidR="00976B66" w:rsidRPr="00801F35" w:rsidRDefault="00976B66"/>
    <w:p w14:paraId="14EF3394" w14:textId="77777777" w:rsidR="00976B66" w:rsidRPr="00801F35" w:rsidRDefault="00C64113">
      <w:pPr>
        <w:pStyle w:val="CSAFrontmatterSubheading"/>
      </w:pPr>
      <w:r>
        <w:t>Authors</w:t>
      </w:r>
    </w:p>
    <w:p w14:paraId="379A5E6D" w14:textId="77777777" w:rsidR="00976B66" w:rsidRPr="00801F35" w:rsidRDefault="00C64113">
      <w:r>
        <w:rPr>
          <w:b/>
        </w:rPr>
        <w:t xml:space="preserve">Frank Bos, Dynaflow Research Group Inc. </w:t>
      </w:r>
    </w:p>
    <w:p w14:paraId="38255523" w14:textId="77777777" w:rsidR="00976B66" w:rsidRPr="00801F35" w:rsidRDefault="00C64113">
      <w:r>
        <w:rPr>
          <w:b/>
        </w:rPr>
        <w:t>Mick Bouman, Dynaflow Research Group Inc.</w:t>
      </w:r>
    </w:p>
    <w:p w14:paraId="0B3FFBE1" w14:textId="77777777" w:rsidR="00976B66" w:rsidRPr="00801F35" w:rsidRDefault="00C64113">
      <w:r>
        <w:rPr>
          <w:b/>
        </w:rPr>
        <w:t>Thijs Krijger, Dynaflow Research Group Inc.</w:t>
      </w:r>
    </w:p>
    <w:p w14:paraId="30AEAA40" w14:textId="77777777" w:rsidR="00976B66" w:rsidRDefault="00C64113">
      <w:pPr>
        <w:rPr>
          <w:b/>
        </w:rPr>
      </w:pPr>
      <w:r>
        <w:rPr>
          <w:b/>
        </w:rPr>
        <w:t>Mark Groen, Dynaflow Research Group Inc.</w:t>
      </w:r>
    </w:p>
    <w:p w14:paraId="37C625FA" w14:textId="77777777" w:rsidR="00EE1DDB" w:rsidRPr="00801F35" w:rsidRDefault="00EE1DDB">
      <w:r>
        <w:rPr>
          <w:b/>
        </w:rPr>
        <w:t>Sean de Noronha, Dynaflow Research Group Inc.</w:t>
      </w:r>
    </w:p>
    <w:p w14:paraId="47ABC1A9" w14:textId="77777777" w:rsidR="00976B66" w:rsidRPr="00801F35" w:rsidRDefault="00C64113">
      <w:pPr>
        <w:pStyle w:val="CSAFrontmatterSubheading"/>
      </w:pPr>
      <w:r>
        <w:t>Project Advisory Panel</w:t>
      </w:r>
    </w:p>
    <w:p w14:paraId="23314212" w14:textId="77777777" w:rsidR="00976B66" w:rsidRPr="00801F35" w:rsidRDefault="00C64113">
      <w:r>
        <w:t>To be confirmed by CSA Group.</w:t>
      </w:r>
    </w:p>
    <w:p w14:paraId="33C05F91" w14:textId="77777777" w:rsidR="00976B66" w:rsidRPr="00801F35" w:rsidRDefault="00C64113">
      <w:r>
        <w:rPr>
          <w:b/>
        </w:rPr>
        <w:t>Pam Marvinney, CSA Group (Project Manager)</w:t>
      </w:r>
    </w:p>
    <w:p w14:paraId="761F0BE6" w14:textId="77777777" w:rsidR="00976B66" w:rsidRPr="00801F35" w:rsidRDefault="00C64113">
      <w:pPr>
        <w:pStyle w:val="CSAFrontmatterSubheading"/>
      </w:pPr>
      <w:r>
        <w:t>Acknowledgements</w:t>
      </w:r>
    </w:p>
    <w:p w14:paraId="201868AC" w14:textId="77777777" w:rsidR="00976B66" w:rsidRPr="00801F35" w:rsidRDefault="00C64113">
      <w:r>
        <w:t>To be completed.</w:t>
      </w:r>
    </w:p>
    <w:p w14:paraId="63745A89" w14:textId="77777777" w:rsidR="00976B66" w:rsidRPr="00801F35" w:rsidRDefault="00C64113">
      <w:pPr>
        <w:pStyle w:val="CSAFrontmatterSubheading"/>
      </w:pPr>
      <w:r>
        <w:t>Financial Support</w:t>
      </w:r>
    </w:p>
    <w:p w14:paraId="01C221A0" w14:textId="77777777" w:rsidR="00976B66" w:rsidRPr="00801F35" w:rsidRDefault="00C64113">
      <w:r>
        <w:t>To be completed.</w:t>
      </w:r>
    </w:p>
    <w:p w14:paraId="0F90A12A" w14:textId="77777777" w:rsidR="00976B66" w:rsidRPr="00801F35" w:rsidRDefault="00C64113">
      <w:pPr>
        <w:pStyle w:val="CSAFrontmatterSubheading"/>
      </w:pPr>
      <w:r>
        <w:t>Disclaimer</w:t>
      </w:r>
    </w:p>
    <w:p w14:paraId="3A8377EA" w14:textId="77777777" w:rsidR="00976B66" w:rsidRPr="00801F35" w:rsidRDefault="00C64113">
      <w:r>
        <w:t>This will be completed by CSA Group Standards Research.</w:t>
      </w:r>
    </w:p>
    <w:p w14:paraId="609C2A91" w14:textId="77777777" w:rsidR="00976B66" w:rsidRPr="00801F35" w:rsidRDefault="00C64113">
      <w:pPr>
        <w:pStyle w:val="CSAFrontmatterSubheading"/>
      </w:pPr>
      <w:r>
        <w:t>Copyright</w:t>
      </w:r>
    </w:p>
    <w:p w14:paraId="6219DF5B" w14:textId="77777777" w:rsidR="00976B66" w:rsidRPr="00801F35" w:rsidRDefault="00C64113">
      <w:r>
        <w:t>This will be completed by CSA Group Standards Research.</w:t>
      </w:r>
    </w:p>
    <w:p w14:paraId="159A885E" w14:textId="77777777" w:rsidR="00976B66" w:rsidRPr="00801F35" w:rsidRDefault="00976B66">
      <w:pPr>
        <w:sectPr w:rsidR="00976B66" w:rsidRPr="00801F35" w:rsidSect="008F34A4">
          <w:headerReference w:type="default" r:id="rId14"/>
          <w:footerReference w:type="default" r:id="rId15"/>
          <w:footerReference w:type="first" r:id="rId16"/>
          <w:pgSz w:w="12240" w:h="15840"/>
          <w:pgMar w:top="1440" w:right="1440" w:bottom="1440" w:left="1440" w:header="720" w:footer="720" w:gutter="0"/>
          <w:cols w:space="720"/>
          <w:docGrid w:linePitch="360"/>
        </w:sectPr>
      </w:pPr>
    </w:p>
    <w:sdt>
      <w:sdtPr>
        <w:rPr>
          <w:rFonts w:ascii="Arial" w:hAnsi="Arial" w:cstheme="minorBidi"/>
          <w:b w:val="0"/>
          <w:sz w:val="20"/>
        </w:rPr>
        <w:id w:val="1484815542"/>
        <w:docPartObj>
          <w:docPartGallery w:val="Table of Contents"/>
          <w:docPartUnique/>
        </w:docPartObj>
      </w:sdtPr>
      <w:sdtContent>
        <w:p w14:paraId="646E3D9C" w14:textId="77777777" w:rsidR="00976B66" w:rsidRPr="00801F35" w:rsidRDefault="00C64113">
          <w:pPr>
            <w:pStyle w:val="TOCHeading"/>
          </w:pPr>
          <w:r>
            <w:t>Table of Contents</w:t>
          </w:r>
        </w:p>
        <w:p w14:paraId="2D074845" w14:textId="7DDB878C" w:rsidR="00B100C0" w:rsidRDefault="00976B66">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41506949" w:history="1">
            <w:r>
              <w:rPr>
                <w:rStyle w:val="Hyperlink"/>
                <w:noProof/>
              </w:rPr>
              <w:t>Executive Summary</w:t>
            </w:r>
            <w:r>
              <w:rPr>
                <w:noProof/>
                <w:webHidden/>
              </w:rPr>
              <w:tab/>
            </w:r>
            <w:r>
              <w:rPr>
                <w:noProof/>
                <w:webHidden/>
              </w:rPr>
              <w:fldChar w:fldCharType="begin"/>
            </w:r>
            <w:r>
              <w:rPr>
                <w:noProof/>
                <w:webHidden/>
              </w:rPr>
              <w:instrText xml:space="preserve"> PAGEREF _Toc241506949 \h </w:instrText>
            </w:r>
            <w:r>
              <w:rPr>
                <w:noProof/>
                <w:webHidden/>
              </w:rPr>
            </w:r>
            <w:r>
              <w:rPr>
                <w:noProof/>
                <w:webHidden/>
              </w:rPr>
              <w:fldChar w:fldCharType="separate"/>
            </w:r>
            <w:r>
              <w:rPr>
                <w:noProof/>
                <w:webHidden/>
              </w:rPr>
              <w:t>5</w:t>
            </w:r>
            <w:r>
              <w:rPr>
                <w:noProof/>
                <w:webHidden/>
              </w:rPr>
              <w:fldChar w:fldCharType="end"/>
            </w:r>
          </w:hyperlink>
        </w:p>
        <w:p w14:paraId="0B6C3B9D" w14:textId="1C19635C" w:rsidR="00B100C0" w:rsidRDefault="00B100C0">
          <w:pPr>
            <w:pStyle w:val="TOC1"/>
            <w:tabs>
              <w:tab w:val="left" w:pos="440"/>
              <w:tab w:val="right" w:leader="dot" w:pos="9350"/>
            </w:tabs>
            <w:rPr>
              <w:rFonts w:asciiTheme="minorHAnsi" w:eastAsiaTheme="minorEastAsia" w:hAnsiTheme="minorHAnsi"/>
              <w:noProof/>
              <w:kern w:val="2"/>
              <w:sz w:val="24"/>
              <w:szCs w:val="24"/>
              <w14:ligatures w14:val="standardContextual"/>
            </w:rPr>
          </w:pPr>
          <w:hyperlink w:anchor="_Toc241506950" w:history="1">
            <w:r>
              <w:rPr>
                <w:rStyle w:val="Hyperlink"/>
                <w:noProof/>
              </w:rPr>
              <w:t>1</w:t>
            </w:r>
            <w:r>
              <w:rPr>
                <w:rFonts w:asciiTheme="minorHAnsi" w:eastAsiaTheme="minorEastAsia" w:hAnsiTheme="minorHAnsi"/>
                <w:noProof/>
                <w:kern w:val="2"/>
                <w:sz w:val="24"/>
                <w:szCs w:val="24"/>
                <w14:ligatures w14:val="standardContextual"/>
              </w:rPr>
              <w:tab/>
            </w:r>
            <w:r>
              <w:rPr>
                <w:rStyle w:val="Hyperlink"/>
                <w:noProof/>
              </w:rPr>
              <w:t>Introduction</w:t>
            </w:r>
            <w:r>
              <w:rPr>
                <w:noProof/>
                <w:webHidden/>
              </w:rPr>
              <w:tab/>
            </w:r>
            <w:r>
              <w:rPr>
                <w:noProof/>
                <w:webHidden/>
              </w:rPr>
              <w:fldChar w:fldCharType="begin"/>
            </w:r>
            <w:r>
              <w:rPr>
                <w:noProof/>
                <w:webHidden/>
              </w:rPr>
              <w:instrText xml:space="preserve"> PAGEREF _Toc241506950 \h </w:instrText>
            </w:r>
            <w:r>
              <w:rPr>
                <w:noProof/>
                <w:webHidden/>
              </w:rPr>
            </w:r>
            <w:r>
              <w:rPr>
                <w:noProof/>
                <w:webHidden/>
              </w:rPr>
              <w:fldChar w:fldCharType="separate"/>
            </w:r>
            <w:r>
              <w:rPr>
                <w:noProof/>
                <w:webHidden/>
              </w:rPr>
              <w:t>7</w:t>
            </w:r>
            <w:r>
              <w:rPr>
                <w:noProof/>
                <w:webHidden/>
              </w:rPr>
              <w:fldChar w:fldCharType="end"/>
            </w:r>
          </w:hyperlink>
        </w:p>
        <w:p w14:paraId="5237A085" w14:textId="11D97B14"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51" w:history="1">
            <w:r>
              <w:rPr>
                <w:rStyle w:val="Hyperlink"/>
                <w:noProof/>
              </w:rPr>
              <w:t>1.1</w:t>
            </w:r>
            <w:r>
              <w:rPr>
                <w:rFonts w:asciiTheme="minorHAnsi" w:eastAsiaTheme="minorEastAsia" w:hAnsiTheme="minorHAnsi"/>
                <w:noProof/>
                <w:kern w:val="2"/>
                <w:sz w:val="24"/>
                <w:szCs w:val="24"/>
                <w14:ligatures w14:val="standardContextual"/>
              </w:rPr>
              <w:tab/>
            </w:r>
            <w:r>
              <w:rPr>
                <w:rStyle w:val="Hyperlink"/>
                <w:noProof/>
              </w:rPr>
              <w:t>Problem Statement and Research Need</w:t>
            </w:r>
            <w:r>
              <w:rPr>
                <w:noProof/>
                <w:webHidden/>
              </w:rPr>
              <w:tab/>
            </w:r>
            <w:r>
              <w:rPr>
                <w:noProof/>
                <w:webHidden/>
              </w:rPr>
              <w:fldChar w:fldCharType="begin"/>
            </w:r>
            <w:r>
              <w:rPr>
                <w:noProof/>
                <w:webHidden/>
              </w:rPr>
              <w:instrText xml:space="preserve"> PAGEREF _Toc241506951 \h </w:instrText>
            </w:r>
            <w:r>
              <w:rPr>
                <w:noProof/>
                <w:webHidden/>
              </w:rPr>
            </w:r>
            <w:r>
              <w:rPr>
                <w:noProof/>
                <w:webHidden/>
              </w:rPr>
              <w:fldChar w:fldCharType="separate"/>
            </w:r>
            <w:r>
              <w:rPr>
                <w:noProof/>
                <w:webHidden/>
              </w:rPr>
              <w:t>7</w:t>
            </w:r>
            <w:r>
              <w:rPr>
                <w:noProof/>
                <w:webHidden/>
              </w:rPr>
              <w:fldChar w:fldCharType="end"/>
            </w:r>
          </w:hyperlink>
        </w:p>
        <w:p w14:paraId="3B15E7C8" w14:textId="1BEAF26F"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52" w:history="1">
            <w:r>
              <w:rPr>
                <w:rStyle w:val="Hyperlink"/>
                <w:noProof/>
              </w:rPr>
              <w:t>1.2</w:t>
            </w:r>
            <w:r>
              <w:rPr>
                <w:rFonts w:asciiTheme="minorHAnsi" w:eastAsiaTheme="minorEastAsia" w:hAnsiTheme="minorHAnsi"/>
                <w:noProof/>
                <w:kern w:val="2"/>
                <w:sz w:val="24"/>
                <w:szCs w:val="24"/>
                <w14:ligatures w14:val="standardContextual"/>
              </w:rPr>
              <w:tab/>
            </w:r>
            <w:r>
              <w:rPr>
                <w:rStyle w:val="Hyperlink"/>
                <w:noProof/>
              </w:rPr>
              <w:t>Scope and Objectives</w:t>
            </w:r>
            <w:r>
              <w:rPr>
                <w:noProof/>
                <w:webHidden/>
              </w:rPr>
              <w:tab/>
            </w:r>
            <w:r>
              <w:rPr>
                <w:noProof/>
                <w:webHidden/>
              </w:rPr>
              <w:fldChar w:fldCharType="begin"/>
            </w:r>
            <w:r>
              <w:rPr>
                <w:noProof/>
                <w:webHidden/>
              </w:rPr>
              <w:instrText xml:space="preserve"> PAGEREF _Toc241506952 \h </w:instrText>
            </w:r>
            <w:r>
              <w:rPr>
                <w:noProof/>
                <w:webHidden/>
              </w:rPr>
            </w:r>
            <w:r>
              <w:rPr>
                <w:noProof/>
                <w:webHidden/>
              </w:rPr>
              <w:fldChar w:fldCharType="separate"/>
            </w:r>
            <w:r>
              <w:rPr>
                <w:noProof/>
                <w:webHidden/>
              </w:rPr>
              <w:t>7</w:t>
            </w:r>
            <w:r>
              <w:rPr>
                <w:noProof/>
                <w:webHidden/>
              </w:rPr>
              <w:fldChar w:fldCharType="end"/>
            </w:r>
          </w:hyperlink>
        </w:p>
        <w:p w14:paraId="5269B8D9" w14:textId="3D06937B"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53" w:history="1">
            <w:r>
              <w:rPr>
                <w:rStyle w:val="Hyperlink"/>
                <w:noProof/>
              </w:rPr>
              <w:t>1.3</w:t>
            </w:r>
            <w:r>
              <w:rPr>
                <w:rFonts w:asciiTheme="minorHAnsi" w:eastAsiaTheme="minorEastAsia" w:hAnsiTheme="minorHAnsi"/>
                <w:noProof/>
                <w:kern w:val="2"/>
                <w:sz w:val="24"/>
                <w:szCs w:val="24"/>
                <w14:ligatures w14:val="standardContextual"/>
              </w:rPr>
              <w:tab/>
            </w:r>
            <w:r>
              <w:rPr>
                <w:rStyle w:val="Hyperlink"/>
                <w:noProof/>
              </w:rPr>
              <w:t>Report Structure</w:t>
            </w:r>
            <w:r>
              <w:rPr>
                <w:noProof/>
                <w:webHidden/>
              </w:rPr>
              <w:tab/>
            </w:r>
            <w:r>
              <w:rPr>
                <w:noProof/>
                <w:webHidden/>
              </w:rPr>
              <w:fldChar w:fldCharType="begin"/>
            </w:r>
            <w:r>
              <w:rPr>
                <w:noProof/>
                <w:webHidden/>
              </w:rPr>
              <w:instrText xml:space="preserve"> PAGEREF _Toc241506953 \h </w:instrText>
            </w:r>
            <w:r>
              <w:rPr>
                <w:noProof/>
                <w:webHidden/>
              </w:rPr>
            </w:r>
            <w:r>
              <w:rPr>
                <w:noProof/>
                <w:webHidden/>
              </w:rPr>
              <w:fldChar w:fldCharType="separate"/>
            </w:r>
            <w:r>
              <w:rPr>
                <w:noProof/>
                <w:webHidden/>
              </w:rPr>
              <w:t>8</w:t>
            </w:r>
            <w:r>
              <w:rPr>
                <w:noProof/>
                <w:webHidden/>
              </w:rPr>
              <w:fldChar w:fldCharType="end"/>
            </w:r>
          </w:hyperlink>
        </w:p>
        <w:p w14:paraId="3CE54AD4" w14:textId="0D5148AC"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54" w:history="1">
            <w:r>
              <w:rPr>
                <w:rStyle w:val="Hyperlink"/>
                <w:noProof/>
              </w:rPr>
              <w:t>1.4</w:t>
            </w:r>
            <w:r>
              <w:rPr>
                <w:rFonts w:asciiTheme="minorHAnsi" w:eastAsiaTheme="minorEastAsia" w:hAnsiTheme="minorHAnsi"/>
                <w:noProof/>
                <w:kern w:val="2"/>
                <w:sz w:val="24"/>
                <w:szCs w:val="24"/>
                <w14:ligatures w14:val="standardContextual"/>
              </w:rPr>
              <w:tab/>
            </w:r>
            <w:r>
              <w:rPr>
                <w:rStyle w:val="Hyperlink"/>
                <w:noProof/>
              </w:rPr>
              <w:t>Key Concepts and Terminology</w:t>
            </w:r>
            <w:r>
              <w:rPr>
                <w:noProof/>
                <w:webHidden/>
              </w:rPr>
              <w:tab/>
            </w:r>
            <w:r>
              <w:rPr>
                <w:noProof/>
                <w:webHidden/>
              </w:rPr>
              <w:fldChar w:fldCharType="begin"/>
            </w:r>
            <w:r>
              <w:rPr>
                <w:noProof/>
                <w:webHidden/>
              </w:rPr>
              <w:instrText xml:space="preserve"> PAGEREF _Toc241506954 \h </w:instrText>
            </w:r>
            <w:r>
              <w:rPr>
                <w:noProof/>
                <w:webHidden/>
              </w:rPr>
            </w:r>
            <w:r>
              <w:rPr>
                <w:noProof/>
                <w:webHidden/>
              </w:rPr>
              <w:fldChar w:fldCharType="separate"/>
            </w:r>
            <w:r>
              <w:rPr>
                <w:noProof/>
                <w:webHidden/>
              </w:rPr>
              <w:t>8</w:t>
            </w:r>
            <w:r>
              <w:rPr>
                <w:noProof/>
                <w:webHidden/>
              </w:rPr>
              <w:fldChar w:fldCharType="end"/>
            </w:r>
          </w:hyperlink>
        </w:p>
        <w:p w14:paraId="4374735E" w14:textId="5DDBC35F" w:rsidR="00B100C0" w:rsidRDefault="00B100C0">
          <w:pPr>
            <w:pStyle w:val="TOC1"/>
            <w:tabs>
              <w:tab w:val="left" w:pos="440"/>
              <w:tab w:val="right" w:leader="dot" w:pos="9350"/>
            </w:tabs>
            <w:rPr>
              <w:rFonts w:asciiTheme="minorHAnsi" w:eastAsiaTheme="minorEastAsia" w:hAnsiTheme="minorHAnsi"/>
              <w:noProof/>
              <w:kern w:val="2"/>
              <w:sz w:val="24"/>
              <w:szCs w:val="24"/>
              <w14:ligatures w14:val="standardContextual"/>
            </w:rPr>
          </w:pPr>
          <w:hyperlink w:anchor="_Toc241506955" w:history="1">
            <w:r>
              <w:rPr>
                <w:rStyle w:val="Hyperlink"/>
                <w:noProof/>
              </w:rPr>
              <w:t>2</w:t>
            </w:r>
            <w:r>
              <w:rPr>
                <w:rFonts w:asciiTheme="minorHAnsi" w:eastAsiaTheme="minorEastAsia" w:hAnsiTheme="minorHAnsi"/>
                <w:noProof/>
                <w:kern w:val="2"/>
                <w:sz w:val="24"/>
                <w:szCs w:val="24"/>
                <w14:ligatures w14:val="standardContextual"/>
              </w:rPr>
              <w:tab/>
            </w:r>
            <w:r>
              <w:rPr>
                <w:rStyle w:val="Hyperlink"/>
                <w:noProof/>
              </w:rPr>
              <w:t>Methods</w:t>
            </w:r>
            <w:r>
              <w:rPr>
                <w:noProof/>
                <w:webHidden/>
              </w:rPr>
              <w:tab/>
            </w:r>
            <w:r>
              <w:rPr>
                <w:noProof/>
                <w:webHidden/>
              </w:rPr>
              <w:fldChar w:fldCharType="begin"/>
            </w:r>
            <w:r>
              <w:rPr>
                <w:noProof/>
                <w:webHidden/>
              </w:rPr>
              <w:instrText xml:space="preserve"> PAGEREF _Toc241506955 \h </w:instrText>
            </w:r>
            <w:r>
              <w:rPr>
                <w:noProof/>
                <w:webHidden/>
              </w:rPr>
            </w:r>
            <w:r>
              <w:rPr>
                <w:noProof/>
                <w:webHidden/>
              </w:rPr>
              <w:fldChar w:fldCharType="separate"/>
            </w:r>
            <w:r>
              <w:rPr>
                <w:noProof/>
                <w:webHidden/>
              </w:rPr>
              <w:t>9</w:t>
            </w:r>
            <w:r>
              <w:rPr>
                <w:noProof/>
                <w:webHidden/>
              </w:rPr>
              <w:fldChar w:fldCharType="end"/>
            </w:r>
          </w:hyperlink>
        </w:p>
        <w:p w14:paraId="657ABA82" w14:textId="6B44A9FE"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56" w:history="1">
            <w:r>
              <w:rPr>
                <w:rStyle w:val="Hyperlink"/>
                <w:noProof/>
              </w:rPr>
              <w:t>2.1</w:t>
            </w:r>
            <w:r>
              <w:rPr>
                <w:rFonts w:asciiTheme="minorHAnsi" w:eastAsiaTheme="minorEastAsia" w:hAnsiTheme="minorHAnsi"/>
                <w:noProof/>
                <w:kern w:val="2"/>
                <w:sz w:val="24"/>
                <w:szCs w:val="24"/>
                <w14:ligatures w14:val="standardContextual"/>
              </w:rPr>
              <w:tab/>
            </w:r>
            <w:r>
              <w:rPr>
                <w:rStyle w:val="Hyperlink"/>
                <w:noProof/>
              </w:rPr>
              <w:t>Data Collection and Literature Review Approach</w:t>
            </w:r>
            <w:r>
              <w:rPr>
                <w:noProof/>
                <w:webHidden/>
              </w:rPr>
              <w:tab/>
            </w:r>
            <w:r>
              <w:rPr>
                <w:noProof/>
                <w:webHidden/>
              </w:rPr>
              <w:fldChar w:fldCharType="begin"/>
            </w:r>
            <w:r>
              <w:rPr>
                <w:noProof/>
                <w:webHidden/>
              </w:rPr>
              <w:instrText xml:space="preserve"> PAGEREF _Toc241506956 \h </w:instrText>
            </w:r>
            <w:r>
              <w:rPr>
                <w:noProof/>
                <w:webHidden/>
              </w:rPr>
            </w:r>
            <w:r>
              <w:rPr>
                <w:noProof/>
                <w:webHidden/>
              </w:rPr>
              <w:fldChar w:fldCharType="separate"/>
            </w:r>
            <w:r>
              <w:rPr>
                <w:noProof/>
                <w:webHidden/>
              </w:rPr>
              <w:t>9</w:t>
            </w:r>
            <w:r>
              <w:rPr>
                <w:noProof/>
                <w:webHidden/>
              </w:rPr>
              <w:fldChar w:fldCharType="end"/>
            </w:r>
          </w:hyperlink>
        </w:p>
        <w:p w14:paraId="3051F381" w14:textId="0D640CFE"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57" w:history="1">
            <w:r>
              <w:rPr>
                <w:rStyle w:val="Hyperlink"/>
                <w:noProof/>
              </w:rPr>
              <w:t>2.2</w:t>
            </w:r>
            <w:r>
              <w:rPr>
                <w:rFonts w:asciiTheme="minorHAnsi" w:eastAsiaTheme="minorEastAsia" w:hAnsiTheme="minorHAnsi"/>
                <w:noProof/>
                <w:kern w:val="2"/>
                <w:sz w:val="24"/>
                <w:szCs w:val="24"/>
                <w14:ligatures w14:val="standardContextual"/>
              </w:rPr>
              <w:tab/>
            </w:r>
            <w:r>
              <w:rPr>
                <w:rStyle w:val="Hyperlink"/>
                <w:noProof/>
              </w:rPr>
              <w:t>Analytical Framework</w:t>
            </w:r>
            <w:r>
              <w:rPr>
                <w:noProof/>
                <w:webHidden/>
              </w:rPr>
              <w:tab/>
            </w:r>
            <w:r>
              <w:rPr>
                <w:noProof/>
                <w:webHidden/>
              </w:rPr>
              <w:fldChar w:fldCharType="begin"/>
            </w:r>
            <w:r>
              <w:rPr>
                <w:noProof/>
                <w:webHidden/>
              </w:rPr>
              <w:instrText xml:space="preserve"> PAGEREF _Toc241506957 \h </w:instrText>
            </w:r>
            <w:r>
              <w:rPr>
                <w:noProof/>
                <w:webHidden/>
              </w:rPr>
            </w:r>
            <w:r>
              <w:rPr>
                <w:noProof/>
                <w:webHidden/>
              </w:rPr>
              <w:fldChar w:fldCharType="separate"/>
            </w:r>
            <w:r>
              <w:rPr>
                <w:noProof/>
                <w:webHidden/>
              </w:rPr>
              <w:t>10</w:t>
            </w:r>
            <w:r>
              <w:rPr>
                <w:noProof/>
                <w:webHidden/>
              </w:rPr>
              <w:fldChar w:fldCharType="end"/>
            </w:r>
          </w:hyperlink>
        </w:p>
        <w:p w14:paraId="52F77361" w14:textId="57DC529B"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58" w:history="1">
            <w:r>
              <w:rPr>
                <w:rStyle w:val="Hyperlink"/>
                <w:noProof/>
              </w:rPr>
              <w:t>2.3</w:t>
            </w:r>
            <w:r>
              <w:rPr>
                <w:rFonts w:asciiTheme="minorHAnsi" w:eastAsiaTheme="minorEastAsia" w:hAnsiTheme="minorHAnsi"/>
                <w:noProof/>
                <w:kern w:val="2"/>
                <w:sz w:val="24"/>
                <w:szCs w:val="24"/>
                <w14:ligatures w14:val="standardContextual"/>
              </w:rPr>
              <w:tab/>
            </w:r>
            <w:r>
              <w:rPr>
                <w:rStyle w:val="Hyperlink"/>
                <w:noProof/>
              </w:rPr>
              <w:t>Computational Fluid Dynamics Methodology</w:t>
            </w:r>
            <w:r>
              <w:rPr>
                <w:noProof/>
                <w:webHidden/>
              </w:rPr>
              <w:tab/>
            </w:r>
            <w:r>
              <w:rPr>
                <w:noProof/>
                <w:webHidden/>
              </w:rPr>
              <w:fldChar w:fldCharType="begin"/>
            </w:r>
            <w:r>
              <w:rPr>
                <w:noProof/>
                <w:webHidden/>
              </w:rPr>
              <w:instrText xml:space="preserve"> PAGEREF _Toc241506958 \h </w:instrText>
            </w:r>
            <w:r>
              <w:rPr>
                <w:noProof/>
                <w:webHidden/>
              </w:rPr>
            </w:r>
            <w:r>
              <w:rPr>
                <w:noProof/>
                <w:webHidden/>
              </w:rPr>
              <w:fldChar w:fldCharType="separate"/>
            </w:r>
            <w:r>
              <w:rPr>
                <w:noProof/>
                <w:webHidden/>
              </w:rPr>
              <w:t>10</w:t>
            </w:r>
            <w:r>
              <w:rPr>
                <w:noProof/>
                <w:webHidden/>
              </w:rPr>
              <w:fldChar w:fldCharType="end"/>
            </w:r>
          </w:hyperlink>
        </w:p>
        <w:p w14:paraId="7A123011" w14:textId="251C446F"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59" w:history="1">
            <w:r>
              <w:rPr>
                <w:rStyle w:val="Hyperlink"/>
                <w:noProof/>
              </w:rPr>
              <w:t>2.4</w:t>
            </w:r>
            <w:r>
              <w:rPr>
                <w:rFonts w:asciiTheme="minorHAnsi" w:eastAsiaTheme="minorEastAsia" w:hAnsiTheme="minorHAnsi"/>
                <w:noProof/>
                <w:kern w:val="2"/>
                <w:sz w:val="24"/>
                <w:szCs w:val="24"/>
                <w14:ligatures w14:val="standardContextual"/>
              </w:rPr>
              <w:tab/>
            </w:r>
            <w:r>
              <w:rPr>
                <w:rStyle w:val="Hyperlink"/>
                <w:noProof/>
              </w:rPr>
              <w:t>Sensitivity Analysis Approach</w:t>
            </w:r>
            <w:r>
              <w:rPr>
                <w:noProof/>
                <w:webHidden/>
              </w:rPr>
              <w:tab/>
            </w:r>
            <w:r>
              <w:rPr>
                <w:noProof/>
                <w:webHidden/>
              </w:rPr>
              <w:fldChar w:fldCharType="begin"/>
            </w:r>
            <w:r>
              <w:rPr>
                <w:noProof/>
                <w:webHidden/>
              </w:rPr>
              <w:instrText xml:space="preserve"> PAGEREF _Toc241506959 \h </w:instrText>
            </w:r>
            <w:r>
              <w:rPr>
                <w:noProof/>
                <w:webHidden/>
              </w:rPr>
            </w:r>
            <w:r>
              <w:rPr>
                <w:noProof/>
                <w:webHidden/>
              </w:rPr>
              <w:fldChar w:fldCharType="separate"/>
            </w:r>
            <w:r>
              <w:rPr>
                <w:noProof/>
                <w:webHidden/>
              </w:rPr>
              <w:t>10</w:t>
            </w:r>
            <w:r>
              <w:rPr>
                <w:noProof/>
                <w:webHidden/>
              </w:rPr>
              <w:fldChar w:fldCharType="end"/>
            </w:r>
          </w:hyperlink>
        </w:p>
        <w:p w14:paraId="26CB0898" w14:textId="116E7A41"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60" w:history="1">
            <w:r>
              <w:rPr>
                <w:rStyle w:val="Hyperlink"/>
                <w:noProof/>
              </w:rPr>
              <w:t>2.5</w:t>
            </w:r>
            <w:r>
              <w:rPr>
                <w:rFonts w:asciiTheme="minorHAnsi" w:eastAsiaTheme="minorEastAsia" w:hAnsiTheme="minorHAnsi"/>
                <w:noProof/>
                <w:kern w:val="2"/>
                <w:sz w:val="24"/>
                <w:szCs w:val="24"/>
                <w14:ligatures w14:val="standardContextual"/>
              </w:rPr>
              <w:tab/>
            </w:r>
            <w:r>
              <w:rPr>
                <w:rStyle w:val="Hyperlink"/>
                <w:noProof/>
              </w:rPr>
              <w:t>Standards Cross-Referencing Methodology</w:t>
            </w:r>
            <w:r>
              <w:rPr>
                <w:noProof/>
                <w:webHidden/>
              </w:rPr>
              <w:tab/>
            </w:r>
            <w:r>
              <w:rPr>
                <w:noProof/>
                <w:webHidden/>
              </w:rPr>
              <w:fldChar w:fldCharType="begin"/>
            </w:r>
            <w:r>
              <w:rPr>
                <w:noProof/>
                <w:webHidden/>
              </w:rPr>
              <w:instrText xml:space="preserve"> PAGEREF _Toc241506960 \h </w:instrText>
            </w:r>
            <w:r>
              <w:rPr>
                <w:noProof/>
                <w:webHidden/>
              </w:rPr>
            </w:r>
            <w:r>
              <w:rPr>
                <w:noProof/>
                <w:webHidden/>
              </w:rPr>
              <w:fldChar w:fldCharType="separate"/>
            </w:r>
            <w:r>
              <w:rPr>
                <w:noProof/>
                <w:webHidden/>
              </w:rPr>
              <w:t>10</w:t>
            </w:r>
            <w:r>
              <w:rPr>
                <w:noProof/>
                <w:webHidden/>
              </w:rPr>
              <w:fldChar w:fldCharType="end"/>
            </w:r>
          </w:hyperlink>
        </w:p>
        <w:p w14:paraId="561571FB" w14:textId="0D1AB78A" w:rsidR="00B100C0" w:rsidRDefault="00B100C0">
          <w:pPr>
            <w:pStyle w:val="TOC1"/>
            <w:tabs>
              <w:tab w:val="left" w:pos="440"/>
              <w:tab w:val="right" w:leader="dot" w:pos="9350"/>
            </w:tabs>
            <w:rPr>
              <w:rFonts w:asciiTheme="minorHAnsi" w:eastAsiaTheme="minorEastAsia" w:hAnsiTheme="minorHAnsi"/>
              <w:noProof/>
              <w:kern w:val="2"/>
              <w:sz w:val="24"/>
              <w:szCs w:val="24"/>
              <w14:ligatures w14:val="standardContextual"/>
            </w:rPr>
          </w:pPr>
          <w:hyperlink w:anchor="_Toc241506961" w:history="1">
            <w:r>
              <w:rPr>
                <w:rStyle w:val="Hyperlink"/>
                <w:noProof/>
              </w:rPr>
              <w:t>3</w:t>
            </w:r>
            <w:r>
              <w:rPr>
                <w:rFonts w:asciiTheme="minorHAnsi" w:eastAsiaTheme="minorEastAsia" w:hAnsiTheme="minorHAnsi"/>
                <w:noProof/>
                <w:kern w:val="2"/>
                <w:sz w:val="24"/>
                <w:szCs w:val="24"/>
                <w14:ligatures w14:val="standardContextual"/>
              </w:rPr>
              <w:tab/>
            </w:r>
            <w:r>
              <w:rPr>
                <w:rStyle w:val="Hyperlink"/>
                <w:noProof/>
              </w:rPr>
              <w:t>Results and Discussion</w:t>
            </w:r>
            <w:r>
              <w:rPr>
                <w:noProof/>
                <w:webHidden/>
              </w:rPr>
              <w:tab/>
            </w:r>
            <w:r>
              <w:rPr>
                <w:noProof/>
                <w:webHidden/>
              </w:rPr>
              <w:fldChar w:fldCharType="begin"/>
            </w:r>
            <w:r>
              <w:rPr>
                <w:noProof/>
                <w:webHidden/>
              </w:rPr>
              <w:instrText xml:space="preserve"> PAGEREF _Toc241506961 \h </w:instrText>
            </w:r>
            <w:r>
              <w:rPr>
                <w:noProof/>
                <w:webHidden/>
              </w:rPr>
            </w:r>
            <w:r>
              <w:rPr>
                <w:noProof/>
                <w:webHidden/>
              </w:rPr>
              <w:fldChar w:fldCharType="separate"/>
            </w:r>
            <w:r>
              <w:rPr>
                <w:noProof/>
                <w:webHidden/>
              </w:rPr>
              <w:t>11</w:t>
            </w:r>
            <w:r>
              <w:rPr>
                <w:noProof/>
                <w:webHidden/>
              </w:rPr>
              <w:fldChar w:fldCharType="end"/>
            </w:r>
          </w:hyperlink>
        </w:p>
        <w:p w14:paraId="0FC27DF5" w14:textId="77407885"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62" w:history="1">
            <w:r>
              <w:rPr>
                <w:rStyle w:val="Hyperlink"/>
                <w:noProof/>
              </w:rPr>
              <w:t>3.1</w:t>
            </w:r>
            <w:r>
              <w:rPr>
                <w:rFonts w:asciiTheme="minorHAnsi" w:eastAsiaTheme="minorEastAsia" w:hAnsiTheme="minorHAnsi"/>
                <w:noProof/>
                <w:kern w:val="2"/>
                <w:sz w:val="24"/>
                <w:szCs w:val="24"/>
                <w14:ligatures w14:val="standardContextual"/>
              </w:rPr>
              <w:tab/>
            </w:r>
            <w:r>
              <w:rPr>
                <w:rStyle w:val="Hyperlink"/>
                <w:noProof/>
              </w:rPr>
              <w:t>Physical and Chemical Properties of Hydrogen</w:t>
            </w:r>
            <w:r>
              <w:rPr>
                <w:noProof/>
                <w:webHidden/>
              </w:rPr>
              <w:tab/>
            </w:r>
            <w:r>
              <w:rPr>
                <w:noProof/>
                <w:webHidden/>
              </w:rPr>
              <w:fldChar w:fldCharType="begin"/>
            </w:r>
            <w:r>
              <w:rPr>
                <w:noProof/>
                <w:webHidden/>
              </w:rPr>
              <w:instrText xml:space="preserve"> PAGEREF _Toc241506962 \h </w:instrText>
            </w:r>
            <w:r>
              <w:rPr>
                <w:noProof/>
                <w:webHidden/>
              </w:rPr>
            </w:r>
            <w:r>
              <w:rPr>
                <w:noProof/>
                <w:webHidden/>
              </w:rPr>
              <w:fldChar w:fldCharType="separate"/>
            </w:r>
            <w:r>
              <w:rPr>
                <w:noProof/>
                <w:webHidden/>
              </w:rPr>
              <w:t>11</w:t>
            </w:r>
            <w:r>
              <w:rPr>
                <w:noProof/>
                <w:webHidden/>
              </w:rPr>
              <w:fldChar w:fldCharType="end"/>
            </w:r>
          </w:hyperlink>
        </w:p>
        <w:p w14:paraId="3366D654" w14:textId="1C8483ED"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63" w:history="1">
            <w:r>
              <w:rPr>
                <w:rStyle w:val="Hyperlink"/>
                <w:noProof/>
              </w:rPr>
              <w:t>3.1.1</w:t>
            </w:r>
            <w:r>
              <w:rPr>
                <w:rFonts w:asciiTheme="minorHAnsi" w:eastAsiaTheme="minorEastAsia" w:hAnsiTheme="minorHAnsi"/>
                <w:noProof/>
                <w:kern w:val="2"/>
                <w:sz w:val="24"/>
                <w:szCs w:val="24"/>
                <w14:ligatures w14:val="standardContextual"/>
              </w:rPr>
              <w:tab/>
            </w:r>
            <w:r>
              <w:rPr>
                <w:rStyle w:val="Hyperlink"/>
                <w:rFonts w:cs="Arial"/>
                <w:noProof/>
              </w:rPr>
              <w:t>Reference Conditions and Ideal-Gas Behavior</w:t>
            </w:r>
            <w:r>
              <w:rPr>
                <w:noProof/>
                <w:webHidden/>
              </w:rPr>
              <w:tab/>
            </w:r>
            <w:r>
              <w:rPr>
                <w:noProof/>
                <w:webHidden/>
              </w:rPr>
              <w:fldChar w:fldCharType="begin"/>
            </w:r>
            <w:r>
              <w:rPr>
                <w:noProof/>
                <w:webHidden/>
              </w:rPr>
              <w:instrText xml:space="preserve"> PAGEREF _Toc241506963 \h </w:instrText>
            </w:r>
            <w:r>
              <w:rPr>
                <w:noProof/>
                <w:webHidden/>
              </w:rPr>
            </w:r>
            <w:r>
              <w:rPr>
                <w:noProof/>
                <w:webHidden/>
              </w:rPr>
              <w:fldChar w:fldCharType="separate"/>
            </w:r>
            <w:r>
              <w:rPr>
                <w:noProof/>
                <w:webHidden/>
              </w:rPr>
              <w:t>11</w:t>
            </w:r>
            <w:r>
              <w:rPr>
                <w:noProof/>
                <w:webHidden/>
              </w:rPr>
              <w:fldChar w:fldCharType="end"/>
            </w:r>
          </w:hyperlink>
        </w:p>
        <w:p w14:paraId="0B392272" w14:textId="18CF37DF"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64" w:history="1">
            <w:r>
              <w:rPr>
                <w:rStyle w:val="Hyperlink"/>
                <w:noProof/>
              </w:rPr>
              <w:t>3.1.2</w:t>
            </w:r>
            <w:r>
              <w:rPr>
                <w:rFonts w:asciiTheme="minorHAnsi" w:eastAsiaTheme="minorEastAsia" w:hAnsiTheme="minorHAnsi"/>
                <w:noProof/>
                <w:kern w:val="2"/>
                <w:sz w:val="24"/>
                <w:szCs w:val="24"/>
                <w14:ligatures w14:val="standardContextual"/>
              </w:rPr>
              <w:tab/>
            </w:r>
            <w:r>
              <w:rPr>
                <w:rStyle w:val="Hyperlink"/>
                <w:rFonts w:cs="Arial"/>
                <w:noProof/>
              </w:rPr>
              <w:t>Property Comparison with Reference Natural Gas</w:t>
            </w:r>
            <w:r>
              <w:rPr>
                <w:noProof/>
                <w:webHidden/>
              </w:rPr>
              <w:tab/>
            </w:r>
            <w:r>
              <w:rPr>
                <w:noProof/>
                <w:webHidden/>
              </w:rPr>
              <w:fldChar w:fldCharType="begin"/>
            </w:r>
            <w:r>
              <w:rPr>
                <w:noProof/>
                <w:webHidden/>
              </w:rPr>
              <w:instrText xml:space="preserve"> PAGEREF _Toc241506964 \h </w:instrText>
            </w:r>
            <w:r>
              <w:rPr>
                <w:noProof/>
                <w:webHidden/>
              </w:rPr>
            </w:r>
            <w:r>
              <w:rPr>
                <w:noProof/>
                <w:webHidden/>
              </w:rPr>
              <w:fldChar w:fldCharType="separate"/>
            </w:r>
            <w:r>
              <w:rPr>
                <w:noProof/>
                <w:webHidden/>
              </w:rPr>
              <w:t>11</w:t>
            </w:r>
            <w:r>
              <w:rPr>
                <w:noProof/>
                <w:webHidden/>
              </w:rPr>
              <w:fldChar w:fldCharType="end"/>
            </w:r>
          </w:hyperlink>
        </w:p>
        <w:p w14:paraId="29EB1F4B" w14:textId="5450CEAF"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65" w:history="1">
            <w:r>
              <w:rPr>
                <w:rStyle w:val="Hyperlink"/>
                <w:noProof/>
              </w:rPr>
              <w:t>3.1.3</w:t>
            </w:r>
            <w:r>
              <w:rPr>
                <w:rFonts w:asciiTheme="minorHAnsi" w:eastAsiaTheme="minorEastAsia" w:hAnsiTheme="minorHAnsi"/>
                <w:noProof/>
                <w:kern w:val="2"/>
                <w:sz w:val="24"/>
                <w:szCs w:val="24"/>
                <w14:ligatures w14:val="standardContextual"/>
              </w:rPr>
              <w:tab/>
            </w:r>
            <w:r>
              <w:rPr>
                <w:rStyle w:val="Hyperlink"/>
                <w:rFonts w:cs="Arial"/>
                <w:noProof/>
              </w:rPr>
              <w:t>Three Ratios that Drive Sizing</w:t>
            </w:r>
            <w:r>
              <w:rPr>
                <w:noProof/>
                <w:webHidden/>
              </w:rPr>
              <w:tab/>
            </w:r>
            <w:r>
              <w:rPr>
                <w:noProof/>
                <w:webHidden/>
              </w:rPr>
              <w:fldChar w:fldCharType="begin"/>
            </w:r>
            <w:r>
              <w:rPr>
                <w:noProof/>
                <w:webHidden/>
              </w:rPr>
              <w:instrText xml:space="preserve"> PAGEREF _Toc241506965 \h </w:instrText>
            </w:r>
            <w:r>
              <w:rPr>
                <w:noProof/>
                <w:webHidden/>
              </w:rPr>
            </w:r>
            <w:r>
              <w:rPr>
                <w:noProof/>
                <w:webHidden/>
              </w:rPr>
              <w:fldChar w:fldCharType="separate"/>
            </w:r>
            <w:r>
              <w:rPr>
                <w:noProof/>
                <w:webHidden/>
              </w:rPr>
              <w:t>12</w:t>
            </w:r>
            <w:r>
              <w:rPr>
                <w:noProof/>
                <w:webHidden/>
              </w:rPr>
              <w:fldChar w:fldCharType="end"/>
            </w:r>
          </w:hyperlink>
        </w:p>
        <w:p w14:paraId="3C1C5CB5" w14:textId="51F06175"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66" w:history="1">
            <w:r>
              <w:rPr>
                <w:rStyle w:val="Hyperlink"/>
                <w:noProof/>
              </w:rPr>
              <w:t>3.1.4</w:t>
            </w:r>
            <w:r>
              <w:rPr>
                <w:rFonts w:asciiTheme="minorHAnsi" w:eastAsiaTheme="minorEastAsia" w:hAnsiTheme="minorHAnsi"/>
                <w:noProof/>
                <w:kern w:val="2"/>
                <w:sz w:val="24"/>
                <w:szCs w:val="24"/>
                <w14:ligatures w14:val="standardContextual"/>
              </w:rPr>
              <w:tab/>
            </w:r>
            <w:r>
              <w:rPr>
                <w:rStyle w:val="Hyperlink"/>
                <w:rFonts w:cs="Arial"/>
                <w:noProof/>
              </w:rPr>
              <w:t>Sonic Velocity and Mach Number</w:t>
            </w:r>
            <w:r>
              <w:rPr>
                <w:noProof/>
                <w:webHidden/>
              </w:rPr>
              <w:tab/>
            </w:r>
            <w:r>
              <w:rPr>
                <w:noProof/>
                <w:webHidden/>
              </w:rPr>
              <w:fldChar w:fldCharType="begin"/>
            </w:r>
            <w:r>
              <w:rPr>
                <w:noProof/>
                <w:webHidden/>
              </w:rPr>
              <w:instrText xml:space="preserve"> PAGEREF _Toc241506966 \h </w:instrText>
            </w:r>
            <w:r>
              <w:rPr>
                <w:noProof/>
                <w:webHidden/>
              </w:rPr>
            </w:r>
            <w:r>
              <w:rPr>
                <w:noProof/>
                <w:webHidden/>
              </w:rPr>
              <w:fldChar w:fldCharType="separate"/>
            </w:r>
            <w:r>
              <w:rPr>
                <w:noProof/>
                <w:webHidden/>
              </w:rPr>
              <w:t>14</w:t>
            </w:r>
            <w:r>
              <w:rPr>
                <w:noProof/>
                <w:webHidden/>
              </w:rPr>
              <w:fldChar w:fldCharType="end"/>
            </w:r>
          </w:hyperlink>
        </w:p>
        <w:p w14:paraId="271D6B24" w14:textId="233F8DB2"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67" w:history="1">
            <w:r>
              <w:rPr>
                <w:rStyle w:val="Hyperlink"/>
                <w:noProof/>
              </w:rPr>
              <w:t>3.2</w:t>
            </w:r>
            <w:r>
              <w:rPr>
                <w:rFonts w:asciiTheme="minorHAnsi" w:eastAsiaTheme="minorEastAsia" w:hAnsiTheme="minorHAnsi"/>
                <w:noProof/>
                <w:kern w:val="2"/>
                <w:sz w:val="24"/>
                <w:szCs w:val="24"/>
                <w14:ligatures w14:val="standardContextual"/>
              </w:rPr>
              <w:tab/>
            </w:r>
            <w:r>
              <w:rPr>
                <w:rStyle w:val="Hyperlink"/>
                <w:noProof/>
              </w:rPr>
              <w:t>Existing Hydrogen Pilot Projects and Lessons Learned</w:t>
            </w:r>
            <w:r>
              <w:rPr>
                <w:noProof/>
                <w:webHidden/>
              </w:rPr>
              <w:tab/>
            </w:r>
            <w:r>
              <w:rPr>
                <w:noProof/>
                <w:webHidden/>
              </w:rPr>
              <w:fldChar w:fldCharType="begin"/>
            </w:r>
            <w:r>
              <w:rPr>
                <w:noProof/>
                <w:webHidden/>
              </w:rPr>
              <w:instrText xml:space="preserve"> PAGEREF _Toc241506967 \h </w:instrText>
            </w:r>
            <w:r>
              <w:rPr>
                <w:noProof/>
                <w:webHidden/>
              </w:rPr>
            </w:r>
            <w:r>
              <w:rPr>
                <w:noProof/>
                <w:webHidden/>
              </w:rPr>
              <w:fldChar w:fldCharType="separate"/>
            </w:r>
            <w:r>
              <w:rPr>
                <w:noProof/>
                <w:webHidden/>
              </w:rPr>
              <w:t>14</w:t>
            </w:r>
            <w:r>
              <w:rPr>
                <w:noProof/>
                <w:webHidden/>
              </w:rPr>
              <w:fldChar w:fldCharType="end"/>
            </w:r>
          </w:hyperlink>
        </w:p>
        <w:p w14:paraId="2EA40052" w14:textId="1E8A2A21"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68" w:history="1">
            <w:r>
              <w:rPr>
                <w:rStyle w:val="Hyperlink"/>
                <w:noProof/>
              </w:rPr>
              <w:t>3.2.1</w:t>
            </w:r>
            <w:r>
              <w:rPr>
                <w:rFonts w:asciiTheme="minorHAnsi" w:eastAsiaTheme="minorEastAsia" w:hAnsiTheme="minorHAnsi"/>
                <w:noProof/>
                <w:kern w:val="2"/>
                <w:sz w:val="24"/>
                <w:szCs w:val="24"/>
                <w14:ligatures w14:val="standardContextual"/>
              </w:rPr>
              <w:tab/>
            </w:r>
            <w:r>
              <w:rPr>
                <w:rStyle w:val="Hyperlink"/>
                <w:noProof/>
              </w:rPr>
              <w:t>HyDeploy</w:t>
            </w:r>
            <w:r>
              <w:rPr>
                <w:noProof/>
                <w:webHidden/>
              </w:rPr>
              <w:tab/>
            </w:r>
            <w:r>
              <w:rPr>
                <w:noProof/>
                <w:webHidden/>
              </w:rPr>
              <w:fldChar w:fldCharType="begin"/>
            </w:r>
            <w:r>
              <w:rPr>
                <w:noProof/>
                <w:webHidden/>
              </w:rPr>
              <w:instrText xml:space="preserve"> PAGEREF _Toc241506968 \h </w:instrText>
            </w:r>
            <w:r>
              <w:rPr>
                <w:noProof/>
                <w:webHidden/>
              </w:rPr>
            </w:r>
            <w:r>
              <w:rPr>
                <w:noProof/>
                <w:webHidden/>
              </w:rPr>
              <w:fldChar w:fldCharType="separate"/>
            </w:r>
            <w:r>
              <w:rPr>
                <w:noProof/>
                <w:webHidden/>
              </w:rPr>
              <w:t>15</w:t>
            </w:r>
            <w:r>
              <w:rPr>
                <w:noProof/>
                <w:webHidden/>
              </w:rPr>
              <w:fldChar w:fldCharType="end"/>
            </w:r>
          </w:hyperlink>
        </w:p>
        <w:p w14:paraId="64AD2520" w14:textId="60D8CE05"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69" w:history="1">
            <w:r>
              <w:rPr>
                <w:rStyle w:val="Hyperlink"/>
                <w:noProof/>
              </w:rPr>
              <w:t>3.2.2</w:t>
            </w:r>
            <w:r>
              <w:rPr>
                <w:rFonts w:asciiTheme="minorHAnsi" w:eastAsiaTheme="minorEastAsia" w:hAnsiTheme="minorHAnsi"/>
                <w:noProof/>
                <w:kern w:val="2"/>
                <w:sz w:val="24"/>
                <w:szCs w:val="24"/>
                <w14:ligatures w14:val="standardContextual"/>
              </w:rPr>
              <w:tab/>
            </w:r>
            <w:r>
              <w:rPr>
                <w:rStyle w:val="Hyperlink"/>
                <w:noProof/>
              </w:rPr>
              <w:t>Australian Hydrogen Centre</w:t>
            </w:r>
            <w:r>
              <w:rPr>
                <w:noProof/>
                <w:webHidden/>
              </w:rPr>
              <w:tab/>
            </w:r>
            <w:r>
              <w:rPr>
                <w:noProof/>
                <w:webHidden/>
              </w:rPr>
              <w:fldChar w:fldCharType="begin"/>
            </w:r>
            <w:r>
              <w:rPr>
                <w:noProof/>
                <w:webHidden/>
              </w:rPr>
              <w:instrText xml:space="preserve"> PAGEREF _Toc241506969 \h </w:instrText>
            </w:r>
            <w:r>
              <w:rPr>
                <w:noProof/>
                <w:webHidden/>
              </w:rPr>
            </w:r>
            <w:r>
              <w:rPr>
                <w:noProof/>
                <w:webHidden/>
              </w:rPr>
              <w:fldChar w:fldCharType="separate"/>
            </w:r>
            <w:r>
              <w:rPr>
                <w:noProof/>
                <w:webHidden/>
              </w:rPr>
              <w:t>15</w:t>
            </w:r>
            <w:r>
              <w:rPr>
                <w:noProof/>
                <w:webHidden/>
              </w:rPr>
              <w:fldChar w:fldCharType="end"/>
            </w:r>
          </w:hyperlink>
        </w:p>
        <w:p w14:paraId="61762692" w14:textId="44831F02"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70" w:history="1">
            <w:r>
              <w:rPr>
                <w:rStyle w:val="Hyperlink"/>
                <w:noProof/>
              </w:rPr>
              <w:t>3.2.3</w:t>
            </w:r>
            <w:r>
              <w:rPr>
                <w:rFonts w:asciiTheme="minorHAnsi" w:eastAsiaTheme="minorEastAsia" w:hAnsiTheme="minorHAnsi"/>
                <w:noProof/>
                <w:kern w:val="2"/>
                <w:sz w:val="24"/>
                <w:szCs w:val="24"/>
                <w14:ligatures w14:val="standardContextual"/>
              </w:rPr>
              <w:tab/>
            </w:r>
            <w:r>
              <w:rPr>
                <w:rStyle w:val="Hyperlink"/>
                <w:rFonts w:cs="Arial"/>
                <w:noProof/>
              </w:rPr>
              <w:t>Dutch and German Hydrogen Neighborhood Conversions</w:t>
            </w:r>
            <w:r>
              <w:rPr>
                <w:noProof/>
                <w:webHidden/>
              </w:rPr>
              <w:tab/>
            </w:r>
            <w:r>
              <w:rPr>
                <w:noProof/>
                <w:webHidden/>
              </w:rPr>
              <w:fldChar w:fldCharType="begin"/>
            </w:r>
            <w:r>
              <w:rPr>
                <w:noProof/>
                <w:webHidden/>
              </w:rPr>
              <w:instrText xml:space="preserve"> PAGEREF _Toc241506970 \h </w:instrText>
            </w:r>
            <w:r>
              <w:rPr>
                <w:noProof/>
                <w:webHidden/>
              </w:rPr>
            </w:r>
            <w:r>
              <w:rPr>
                <w:noProof/>
                <w:webHidden/>
              </w:rPr>
              <w:fldChar w:fldCharType="separate"/>
            </w:r>
            <w:r>
              <w:rPr>
                <w:noProof/>
                <w:webHidden/>
              </w:rPr>
              <w:t>15</w:t>
            </w:r>
            <w:r>
              <w:rPr>
                <w:noProof/>
                <w:webHidden/>
              </w:rPr>
              <w:fldChar w:fldCharType="end"/>
            </w:r>
          </w:hyperlink>
        </w:p>
        <w:p w14:paraId="0CB2A91A" w14:textId="1BB7391C"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71" w:history="1">
            <w:r>
              <w:rPr>
                <w:rStyle w:val="Hyperlink"/>
                <w:noProof/>
              </w:rPr>
              <w:t>3.2.4</w:t>
            </w:r>
            <w:r>
              <w:rPr>
                <w:rFonts w:asciiTheme="minorHAnsi" w:eastAsiaTheme="minorEastAsia" w:hAnsiTheme="minorHAnsi"/>
                <w:noProof/>
                <w:kern w:val="2"/>
                <w:sz w:val="24"/>
                <w:szCs w:val="24"/>
                <w14:ligatures w14:val="standardContextual"/>
              </w:rPr>
              <w:tab/>
            </w:r>
            <w:r>
              <w:rPr>
                <w:rStyle w:val="Hyperlink"/>
                <w:noProof/>
              </w:rPr>
              <w:t>THyGA</w:t>
            </w:r>
            <w:r>
              <w:rPr>
                <w:noProof/>
                <w:webHidden/>
              </w:rPr>
              <w:tab/>
            </w:r>
            <w:r>
              <w:rPr>
                <w:noProof/>
                <w:webHidden/>
              </w:rPr>
              <w:fldChar w:fldCharType="begin"/>
            </w:r>
            <w:r>
              <w:rPr>
                <w:noProof/>
                <w:webHidden/>
              </w:rPr>
              <w:instrText xml:space="preserve"> PAGEREF _Toc241506971 \h </w:instrText>
            </w:r>
            <w:r>
              <w:rPr>
                <w:noProof/>
                <w:webHidden/>
              </w:rPr>
            </w:r>
            <w:r>
              <w:rPr>
                <w:noProof/>
                <w:webHidden/>
              </w:rPr>
              <w:fldChar w:fldCharType="separate"/>
            </w:r>
            <w:r>
              <w:rPr>
                <w:noProof/>
                <w:webHidden/>
              </w:rPr>
              <w:t>16</w:t>
            </w:r>
            <w:r>
              <w:rPr>
                <w:noProof/>
                <w:webHidden/>
              </w:rPr>
              <w:fldChar w:fldCharType="end"/>
            </w:r>
          </w:hyperlink>
        </w:p>
        <w:p w14:paraId="3D0DF9CD" w14:textId="03BB8703"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72" w:history="1">
            <w:r>
              <w:rPr>
                <w:rStyle w:val="Hyperlink"/>
                <w:noProof/>
              </w:rPr>
              <w:t>3.2.5</w:t>
            </w:r>
            <w:r>
              <w:rPr>
                <w:rFonts w:asciiTheme="minorHAnsi" w:eastAsiaTheme="minorEastAsia" w:hAnsiTheme="minorHAnsi"/>
                <w:noProof/>
                <w:kern w:val="2"/>
                <w:sz w:val="24"/>
                <w:szCs w:val="24"/>
                <w14:ligatures w14:val="standardContextual"/>
              </w:rPr>
              <w:tab/>
            </w:r>
            <w:r>
              <w:rPr>
                <w:rStyle w:val="Hyperlink"/>
                <w:noProof/>
              </w:rPr>
              <w:t>U.S. HyBlend (NREL/Sandia)</w:t>
            </w:r>
            <w:r>
              <w:rPr>
                <w:noProof/>
                <w:webHidden/>
              </w:rPr>
              <w:tab/>
            </w:r>
            <w:r>
              <w:rPr>
                <w:noProof/>
                <w:webHidden/>
              </w:rPr>
              <w:fldChar w:fldCharType="begin"/>
            </w:r>
            <w:r>
              <w:rPr>
                <w:noProof/>
                <w:webHidden/>
              </w:rPr>
              <w:instrText xml:space="preserve"> PAGEREF _Toc241506972 \h </w:instrText>
            </w:r>
            <w:r>
              <w:rPr>
                <w:noProof/>
                <w:webHidden/>
              </w:rPr>
            </w:r>
            <w:r>
              <w:rPr>
                <w:noProof/>
                <w:webHidden/>
              </w:rPr>
              <w:fldChar w:fldCharType="separate"/>
            </w:r>
            <w:r>
              <w:rPr>
                <w:noProof/>
                <w:webHidden/>
              </w:rPr>
              <w:t>16</w:t>
            </w:r>
            <w:r>
              <w:rPr>
                <w:noProof/>
                <w:webHidden/>
              </w:rPr>
              <w:fldChar w:fldCharType="end"/>
            </w:r>
          </w:hyperlink>
        </w:p>
        <w:p w14:paraId="5C34FF85" w14:textId="7C081E42"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73" w:history="1">
            <w:r>
              <w:rPr>
                <w:rStyle w:val="Hyperlink"/>
                <w:noProof/>
              </w:rPr>
              <w:t>3.3</w:t>
            </w:r>
            <w:r>
              <w:rPr>
                <w:rFonts w:asciiTheme="minorHAnsi" w:eastAsiaTheme="minorEastAsia" w:hAnsiTheme="minorHAnsi"/>
                <w:noProof/>
                <w:kern w:val="2"/>
                <w:sz w:val="24"/>
                <w:szCs w:val="24"/>
                <w14:ligatures w14:val="standardContextual"/>
              </w:rPr>
              <w:tab/>
            </w:r>
            <w:r>
              <w:rPr>
                <w:rStyle w:val="Hyperlink"/>
                <w:noProof/>
              </w:rPr>
              <w:t>Standards and Codes Review</w:t>
            </w:r>
            <w:r>
              <w:rPr>
                <w:noProof/>
                <w:webHidden/>
              </w:rPr>
              <w:tab/>
            </w:r>
            <w:r>
              <w:rPr>
                <w:noProof/>
                <w:webHidden/>
              </w:rPr>
              <w:fldChar w:fldCharType="begin"/>
            </w:r>
            <w:r>
              <w:rPr>
                <w:noProof/>
                <w:webHidden/>
              </w:rPr>
              <w:instrText xml:space="preserve"> PAGEREF _Toc241506973 \h </w:instrText>
            </w:r>
            <w:r>
              <w:rPr>
                <w:noProof/>
                <w:webHidden/>
              </w:rPr>
            </w:r>
            <w:r>
              <w:rPr>
                <w:noProof/>
                <w:webHidden/>
              </w:rPr>
              <w:fldChar w:fldCharType="separate"/>
            </w:r>
            <w:r>
              <w:rPr>
                <w:noProof/>
                <w:webHidden/>
              </w:rPr>
              <w:t>17</w:t>
            </w:r>
            <w:r>
              <w:rPr>
                <w:noProof/>
                <w:webHidden/>
              </w:rPr>
              <w:fldChar w:fldCharType="end"/>
            </w:r>
          </w:hyperlink>
        </w:p>
        <w:p w14:paraId="783B672E" w14:textId="1B2993CE"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74" w:history="1">
            <w:r>
              <w:rPr>
                <w:rStyle w:val="Hyperlink"/>
                <w:noProof/>
              </w:rPr>
              <w:t>3.3.1</w:t>
            </w:r>
            <w:r>
              <w:rPr>
                <w:rFonts w:asciiTheme="minorHAnsi" w:eastAsiaTheme="minorEastAsia" w:hAnsiTheme="minorHAnsi"/>
                <w:noProof/>
                <w:kern w:val="2"/>
                <w:sz w:val="24"/>
                <w:szCs w:val="24"/>
                <w14:ligatures w14:val="standardContextual"/>
              </w:rPr>
              <w:tab/>
            </w:r>
            <w:r>
              <w:rPr>
                <w:rStyle w:val="Hyperlink"/>
                <w:noProof/>
              </w:rPr>
              <w:t>Overview of Applicable Standards</w:t>
            </w:r>
            <w:r>
              <w:rPr>
                <w:noProof/>
                <w:webHidden/>
              </w:rPr>
              <w:tab/>
            </w:r>
            <w:r>
              <w:rPr>
                <w:noProof/>
                <w:webHidden/>
              </w:rPr>
              <w:fldChar w:fldCharType="begin"/>
            </w:r>
            <w:r>
              <w:rPr>
                <w:noProof/>
                <w:webHidden/>
              </w:rPr>
              <w:instrText xml:space="preserve"> PAGEREF _Toc241506974 \h </w:instrText>
            </w:r>
            <w:r>
              <w:rPr>
                <w:noProof/>
                <w:webHidden/>
              </w:rPr>
            </w:r>
            <w:r>
              <w:rPr>
                <w:noProof/>
                <w:webHidden/>
              </w:rPr>
              <w:fldChar w:fldCharType="separate"/>
            </w:r>
            <w:r>
              <w:rPr>
                <w:noProof/>
                <w:webHidden/>
              </w:rPr>
              <w:t>17</w:t>
            </w:r>
            <w:r>
              <w:rPr>
                <w:noProof/>
                <w:webHidden/>
              </w:rPr>
              <w:fldChar w:fldCharType="end"/>
            </w:r>
          </w:hyperlink>
        </w:p>
        <w:p w14:paraId="19F2560F" w14:textId="2581CFB1"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75" w:history="1">
            <w:r>
              <w:rPr>
                <w:rStyle w:val="Hyperlink"/>
                <w:noProof/>
              </w:rPr>
              <w:t>3.3.2</w:t>
            </w:r>
            <w:r>
              <w:rPr>
                <w:rFonts w:asciiTheme="minorHAnsi" w:eastAsiaTheme="minorEastAsia" w:hAnsiTheme="minorHAnsi"/>
                <w:noProof/>
                <w:kern w:val="2"/>
                <w:sz w:val="24"/>
                <w:szCs w:val="24"/>
                <w14:ligatures w14:val="standardContextual"/>
              </w:rPr>
              <w:tab/>
            </w:r>
            <w:r>
              <w:rPr>
                <w:rStyle w:val="Hyperlink"/>
                <w:noProof/>
              </w:rPr>
              <w:t>Comparative Analysis and Cross-Reference Matrix</w:t>
            </w:r>
            <w:r>
              <w:rPr>
                <w:noProof/>
                <w:webHidden/>
              </w:rPr>
              <w:tab/>
            </w:r>
            <w:r>
              <w:rPr>
                <w:noProof/>
                <w:webHidden/>
              </w:rPr>
              <w:fldChar w:fldCharType="begin"/>
            </w:r>
            <w:r>
              <w:rPr>
                <w:noProof/>
                <w:webHidden/>
              </w:rPr>
              <w:instrText xml:space="preserve"> PAGEREF _Toc241506975 \h </w:instrText>
            </w:r>
            <w:r>
              <w:rPr>
                <w:noProof/>
                <w:webHidden/>
              </w:rPr>
            </w:r>
            <w:r>
              <w:rPr>
                <w:noProof/>
                <w:webHidden/>
              </w:rPr>
              <w:fldChar w:fldCharType="separate"/>
            </w:r>
            <w:r>
              <w:rPr>
                <w:noProof/>
                <w:webHidden/>
              </w:rPr>
              <w:t>19</w:t>
            </w:r>
            <w:r>
              <w:rPr>
                <w:noProof/>
                <w:webHidden/>
              </w:rPr>
              <w:fldChar w:fldCharType="end"/>
            </w:r>
          </w:hyperlink>
        </w:p>
        <w:p w14:paraId="00DC4B27" w14:textId="06902998"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76" w:history="1">
            <w:r>
              <w:rPr>
                <w:rStyle w:val="Hyperlink"/>
                <w:noProof/>
              </w:rPr>
              <w:t>3.4</w:t>
            </w:r>
            <w:r>
              <w:rPr>
                <w:rFonts w:asciiTheme="minorHAnsi" w:eastAsiaTheme="minorEastAsia" w:hAnsiTheme="minorHAnsi"/>
                <w:noProof/>
                <w:kern w:val="2"/>
                <w:sz w:val="24"/>
                <w:szCs w:val="24"/>
                <w14:ligatures w14:val="standardContextual"/>
              </w:rPr>
              <w:tab/>
            </w:r>
            <w:r>
              <w:rPr>
                <w:rStyle w:val="Hyperlink"/>
                <w:noProof/>
              </w:rPr>
              <w:t>Key Operating Parameters for Domestic Hydrogen Systems</w:t>
            </w:r>
            <w:r>
              <w:rPr>
                <w:noProof/>
                <w:webHidden/>
              </w:rPr>
              <w:tab/>
            </w:r>
            <w:r>
              <w:rPr>
                <w:noProof/>
                <w:webHidden/>
              </w:rPr>
              <w:fldChar w:fldCharType="begin"/>
            </w:r>
            <w:r>
              <w:rPr>
                <w:noProof/>
                <w:webHidden/>
              </w:rPr>
              <w:instrText xml:space="preserve"> PAGEREF _Toc241506976 \h </w:instrText>
            </w:r>
            <w:r>
              <w:rPr>
                <w:noProof/>
                <w:webHidden/>
              </w:rPr>
            </w:r>
            <w:r>
              <w:rPr>
                <w:noProof/>
                <w:webHidden/>
              </w:rPr>
              <w:fldChar w:fldCharType="separate"/>
            </w:r>
            <w:r>
              <w:rPr>
                <w:noProof/>
                <w:webHidden/>
              </w:rPr>
              <w:t>21</w:t>
            </w:r>
            <w:r>
              <w:rPr>
                <w:noProof/>
                <w:webHidden/>
              </w:rPr>
              <w:fldChar w:fldCharType="end"/>
            </w:r>
          </w:hyperlink>
        </w:p>
        <w:p w14:paraId="1E3BD882" w14:textId="69EF1438"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77" w:history="1">
            <w:r>
              <w:rPr>
                <w:rStyle w:val="Hyperlink"/>
                <w:noProof/>
              </w:rPr>
              <w:t>3.4.1</w:t>
            </w:r>
            <w:r>
              <w:rPr>
                <w:rFonts w:asciiTheme="minorHAnsi" w:eastAsiaTheme="minorEastAsia" w:hAnsiTheme="minorHAnsi"/>
                <w:noProof/>
                <w:kern w:val="2"/>
                <w:sz w:val="24"/>
                <w:szCs w:val="24"/>
                <w14:ligatures w14:val="standardContextual"/>
              </w:rPr>
              <w:tab/>
            </w:r>
            <w:r>
              <w:rPr>
                <w:rStyle w:val="Hyperlink"/>
                <w:noProof/>
              </w:rPr>
              <w:t>Volumetric Flow Rate Increase</w:t>
            </w:r>
            <w:r>
              <w:rPr>
                <w:noProof/>
                <w:webHidden/>
              </w:rPr>
              <w:tab/>
            </w:r>
            <w:r>
              <w:rPr>
                <w:noProof/>
                <w:webHidden/>
              </w:rPr>
              <w:fldChar w:fldCharType="begin"/>
            </w:r>
            <w:r>
              <w:rPr>
                <w:noProof/>
                <w:webHidden/>
              </w:rPr>
              <w:instrText xml:space="preserve"> PAGEREF _Toc241506977 \h </w:instrText>
            </w:r>
            <w:r>
              <w:rPr>
                <w:noProof/>
                <w:webHidden/>
              </w:rPr>
            </w:r>
            <w:r>
              <w:rPr>
                <w:noProof/>
                <w:webHidden/>
              </w:rPr>
              <w:fldChar w:fldCharType="separate"/>
            </w:r>
            <w:r>
              <w:rPr>
                <w:noProof/>
                <w:webHidden/>
              </w:rPr>
              <w:t>22</w:t>
            </w:r>
            <w:r>
              <w:rPr>
                <w:noProof/>
                <w:webHidden/>
              </w:rPr>
              <w:fldChar w:fldCharType="end"/>
            </w:r>
          </w:hyperlink>
        </w:p>
        <w:p w14:paraId="78EDB5B0" w14:textId="36F52EA8"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78" w:history="1">
            <w:r>
              <w:rPr>
                <w:rStyle w:val="Hyperlink"/>
                <w:noProof/>
              </w:rPr>
              <w:t>3.4.2</w:t>
            </w:r>
            <w:r>
              <w:rPr>
                <w:rFonts w:asciiTheme="minorHAnsi" w:eastAsiaTheme="minorEastAsia" w:hAnsiTheme="minorHAnsi"/>
                <w:noProof/>
                <w:kern w:val="2"/>
                <w:sz w:val="24"/>
                <w:szCs w:val="24"/>
                <w14:ligatures w14:val="standardContextual"/>
              </w:rPr>
              <w:tab/>
            </w:r>
            <w:r>
              <w:rPr>
                <w:rStyle w:val="Hyperlink"/>
                <w:noProof/>
              </w:rPr>
              <w:t>Pressure Drop Comparison</w:t>
            </w:r>
            <w:r>
              <w:rPr>
                <w:noProof/>
                <w:webHidden/>
              </w:rPr>
              <w:tab/>
            </w:r>
            <w:r>
              <w:rPr>
                <w:noProof/>
                <w:webHidden/>
              </w:rPr>
              <w:fldChar w:fldCharType="begin"/>
            </w:r>
            <w:r>
              <w:rPr>
                <w:noProof/>
                <w:webHidden/>
              </w:rPr>
              <w:instrText xml:space="preserve"> PAGEREF _Toc241506978 \h </w:instrText>
            </w:r>
            <w:r>
              <w:rPr>
                <w:noProof/>
                <w:webHidden/>
              </w:rPr>
            </w:r>
            <w:r>
              <w:rPr>
                <w:noProof/>
                <w:webHidden/>
              </w:rPr>
              <w:fldChar w:fldCharType="separate"/>
            </w:r>
            <w:r>
              <w:rPr>
                <w:noProof/>
                <w:webHidden/>
              </w:rPr>
              <w:t>22</w:t>
            </w:r>
            <w:r>
              <w:rPr>
                <w:noProof/>
                <w:webHidden/>
              </w:rPr>
              <w:fldChar w:fldCharType="end"/>
            </w:r>
          </w:hyperlink>
        </w:p>
        <w:p w14:paraId="52600AB3" w14:textId="168D9D61"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79" w:history="1">
            <w:r>
              <w:rPr>
                <w:rStyle w:val="Hyperlink"/>
                <w:noProof/>
              </w:rPr>
              <w:t>3.4.3</w:t>
            </w:r>
            <w:r>
              <w:rPr>
                <w:rFonts w:asciiTheme="minorHAnsi" w:eastAsiaTheme="minorEastAsia" w:hAnsiTheme="minorHAnsi"/>
                <w:noProof/>
                <w:kern w:val="2"/>
                <w:sz w:val="24"/>
                <w:szCs w:val="24"/>
                <w14:ligatures w14:val="standardContextual"/>
              </w:rPr>
              <w:tab/>
            </w:r>
            <w:r>
              <w:rPr>
                <w:rStyle w:val="Hyperlink"/>
                <w:noProof/>
              </w:rPr>
              <w:t>Velocity Limits and Momentum Flux</w:t>
            </w:r>
            <w:r>
              <w:rPr>
                <w:noProof/>
                <w:webHidden/>
              </w:rPr>
              <w:tab/>
            </w:r>
            <w:r>
              <w:rPr>
                <w:noProof/>
                <w:webHidden/>
              </w:rPr>
              <w:fldChar w:fldCharType="begin"/>
            </w:r>
            <w:r>
              <w:rPr>
                <w:noProof/>
                <w:webHidden/>
              </w:rPr>
              <w:instrText xml:space="preserve"> PAGEREF _Toc241506979 \h </w:instrText>
            </w:r>
            <w:r>
              <w:rPr>
                <w:noProof/>
                <w:webHidden/>
              </w:rPr>
            </w:r>
            <w:r>
              <w:rPr>
                <w:noProof/>
                <w:webHidden/>
              </w:rPr>
              <w:fldChar w:fldCharType="separate"/>
            </w:r>
            <w:r>
              <w:rPr>
                <w:noProof/>
                <w:webHidden/>
              </w:rPr>
              <w:t>23</w:t>
            </w:r>
            <w:r>
              <w:rPr>
                <w:noProof/>
                <w:webHidden/>
              </w:rPr>
              <w:fldChar w:fldCharType="end"/>
            </w:r>
          </w:hyperlink>
        </w:p>
        <w:p w14:paraId="49874A85" w14:textId="6516C341"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80" w:history="1">
            <w:r>
              <w:rPr>
                <w:rStyle w:val="Hyperlink"/>
                <w:noProof/>
              </w:rPr>
              <w:t>3.4.4</w:t>
            </w:r>
            <w:r>
              <w:rPr>
                <w:rFonts w:asciiTheme="minorHAnsi" w:eastAsiaTheme="minorEastAsia" w:hAnsiTheme="minorHAnsi"/>
                <w:noProof/>
                <w:kern w:val="2"/>
                <w:sz w:val="24"/>
                <w:szCs w:val="24"/>
                <w14:ligatures w14:val="standardContextual"/>
              </w:rPr>
              <w:tab/>
            </w:r>
            <w:r>
              <w:rPr>
                <w:rStyle w:val="Hyperlink"/>
                <w:noProof/>
              </w:rPr>
              <w:t>Noise and Acoustic Power</w:t>
            </w:r>
            <w:r>
              <w:rPr>
                <w:noProof/>
                <w:webHidden/>
              </w:rPr>
              <w:tab/>
            </w:r>
            <w:r>
              <w:rPr>
                <w:noProof/>
                <w:webHidden/>
              </w:rPr>
              <w:fldChar w:fldCharType="begin"/>
            </w:r>
            <w:r>
              <w:rPr>
                <w:noProof/>
                <w:webHidden/>
              </w:rPr>
              <w:instrText xml:space="preserve"> PAGEREF _Toc241506980 \h </w:instrText>
            </w:r>
            <w:r>
              <w:rPr>
                <w:noProof/>
                <w:webHidden/>
              </w:rPr>
            </w:r>
            <w:r>
              <w:rPr>
                <w:noProof/>
                <w:webHidden/>
              </w:rPr>
              <w:fldChar w:fldCharType="separate"/>
            </w:r>
            <w:r>
              <w:rPr>
                <w:noProof/>
                <w:webHidden/>
              </w:rPr>
              <w:t>23</w:t>
            </w:r>
            <w:r>
              <w:rPr>
                <w:noProof/>
                <w:webHidden/>
              </w:rPr>
              <w:fldChar w:fldCharType="end"/>
            </w:r>
          </w:hyperlink>
        </w:p>
        <w:p w14:paraId="6642B3D2" w14:textId="772E62D3"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81" w:history="1">
            <w:r>
              <w:rPr>
                <w:rStyle w:val="Hyperlink"/>
                <w:noProof/>
              </w:rPr>
              <w:t>3.4.5</w:t>
            </w:r>
            <w:r>
              <w:rPr>
                <w:rFonts w:asciiTheme="minorHAnsi" w:eastAsiaTheme="minorEastAsia" w:hAnsiTheme="minorHAnsi"/>
                <w:noProof/>
                <w:kern w:val="2"/>
                <w:sz w:val="24"/>
                <w:szCs w:val="24"/>
                <w14:ligatures w14:val="standardContextual"/>
              </w:rPr>
              <w:tab/>
            </w:r>
            <w:r>
              <w:rPr>
                <w:rStyle w:val="Hyperlink"/>
                <w:noProof/>
              </w:rPr>
              <w:t>Effect of Elevated Supply Pressure</w:t>
            </w:r>
            <w:r>
              <w:rPr>
                <w:noProof/>
                <w:webHidden/>
              </w:rPr>
              <w:tab/>
            </w:r>
            <w:r>
              <w:rPr>
                <w:noProof/>
                <w:webHidden/>
              </w:rPr>
              <w:fldChar w:fldCharType="begin"/>
            </w:r>
            <w:r>
              <w:rPr>
                <w:noProof/>
                <w:webHidden/>
              </w:rPr>
              <w:instrText xml:space="preserve"> PAGEREF _Toc241506981 \h </w:instrText>
            </w:r>
            <w:r>
              <w:rPr>
                <w:noProof/>
                <w:webHidden/>
              </w:rPr>
            </w:r>
            <w:r>
              <w:rPr>
                <w:noProof/>
                <w:webHidden/>
              </w:rPr>
              <w:fldChar w:fldCharType="separate"/>
            </w:r>
            <w:r>
              <w:rPr>
                <w:noProof/>
                <w:webHidden/>
              </w:rPr>
              <w:t>24</w:t>
            </w:r>
            <w:r>
              <w:rPr>
                <w:noProof/>
                <w:webHidden/>
              </w:rPr>
              <w:fldChar w:fldCharType="end"/>
            </w:r>
          </w:hyperlink>
        </w:p>
        <w:p w14:paraId="27F96186" w14:textId="0AAFEEE5"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82" w:history="1">
            <w:r>
              <w:rPr>
                <w:rStyle w:val="Hyperlink"/>
                <w:noProof/>
              </w:rPr>
              <w:t>3.4.6</w:t>
            </w:r>
            <w:r>
              <w:rPr>
                <w:rFonts w:asciiTheme="minorHAnsi" w:eastAsiaTheme="minorEastAsia" w:hAnsiTheme="minorHAnsi"/>
                <w:noProof/>
                <w:kern w:val="2"/>
                <w:sz w:val="24"/>
                <w:szCs w:val="24"/>
                <w14:ligatures w14:val="standardContextual"/>
              </w:rPr>
              <w:tab/>
            </w:r>
            <w:r>
              <w:rPr>
                <w:rStyle w:val="Hyperlink"/>
                <w:noProof/>
              </w:rPr>
              <w:t>Corrugated Stainless Steel Tubing (CSST)</w:t>
            </w:r>
            <w:r>
              <w:rPr>
                <w:noProof/>
                <w:webHidden/>
              </w:rPr>
              <w:tab/>
            </w:r>
            <w:r>
              <w:rPr>
                <w:noProof/>
                <w:webHidden/>
              </w:rPr>
              <w:fldChar w:fldCharType="begin"/>
            </w:r>
            <w:r>
              <w:rPr>
                <w:noProof/>
                <w:webHidden/>
              </w:rPr>
              <w:instrText xml:space="preserve"> PAGEREF _Toc241506982 \h </w:instrText>
            </w:r>
            <w:r>
              <w:rPr>
                <w:noProof/>
                <w:webHidden/>
              </w:rPr>
            </w:r>
            <w:r>
              <w:rPr>
                <w:noProof/>
                <w:webHidden/>
              </w:rPr>
              <w:fldChar w:fldCharType="separate"/>
            </w:r>
            <w:r>
              <w:rPr>
                <w:noProof/>
                <w:webHidden/>
              </w:rPr>
              <w:t>25</w:t>
            </w:r>
            <w:r>
              <w:rPr>
                <w:noProof/>
                <w:webHidden/>
              </w:rPr>
              <w:fldChar w:fldCharType="end"/>
            </w:r>
          </w:hyperlink>
        </w:p>
        <w:p w14:paraId="251F0A2D" w14:textId="4DD8ED3C"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83" w:history="1">
            <w:r>
              <w:rPr>
                <w:rStyle w:val="Hyperlink"/>
                <w:noProof/>
              </w:rPr>
              <w:t>3.4.7</w:t>
            </w:r>
            <w:r>
              <w:rPr>
                <w:rFonts w:asciiTheme="minorHAnsi" w:eastAsiaTheme="minorEastAsia" w:hAnsiTheme="minorHAnsi"/>
                <w:noProof/>
                <w:kern w:val="2"/>
                <w:sz w:val="24"/>
                <w:szCs w:val="24"/>
                <w14:ligatures w14:val="standardContextual"/>
              </w:rPr>
              <w:tab/>
            </w:r>
            <w:r>
              <w:rPr>
                <w:rStyle w:val="Hyperlink"/>
                <w:noProof/>
              </w:rPr>
              <w:t>Effect of Pipe Upsizing</w:t>
            </w:r>
            <w:r>
              <w:rPr>
                <w:noProof/>
                <w:webHidden/>
              </w:rPr>
              <w:tab/>
            </w:r>
            <w:r>
              <w:rPr>
                <w:noProof/>
                <w:webHidden/>
              </w:rPr>
              <w:fldChar w:fldCharType="begin"/>
            </w:r>
            <w:r>
              <w:rPr>
                <w:noProof/>
                <w:webHidden/>
              </w:rPr>
              <w:instrText xml:space="preserve"> PAGEREF _Toc241506983 \h </w:instrText>
            </w:r>
            <w:r>
              <w:rPr>
                <w:noProof/>
                <w:webHidden/>
              </w:rPr>
            </w:r>
            <w:r>
              <w:rPr>
                <w:noProof/>
                <w:webHidden/>
              </w:rPr>
              <w:fldChar w:fldCharType="separate"/>
            </w:r>
            <w:r>
              <w:rPr>
                <w:noProof/>
                <w:webHidden/>
              </w:rPr>
              <w:t>26</w:t>
            </w:r>
            <w:r>
              <w:rPr>
                <w:noProof/>
                <w:webHidden/>
              </w:rPr>
              <w:fldChar w:fldCharType="end"/>
            </w:r>
          </w:hyperlink>
        </w:p>
        <w:p w14:paraId="32D6388A" w14:textId="484F5A23"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84" w:history="1">
            <w:r>
              <w:rPr>
                <w:rStyle w:val="Hyperlink"/>
                <w:noProof/>
              </w:rPr>
              <w:t>3.5</w:t>
            </w:r>
            <w:r>
              <w:rPr>
                <w:rFonts w:asciiTheme="minorHAnsi" w:eastAsiaTheme="minorEastAsia" w:hAnsiTheme="minorHAnsi"/>
                <w:noProof/>
                <w:kern w:val="2"/>
                <w:sz w:val="24"/>
                <w:szCs w:val="24"/>
                <w14:ligatures w14:val="standardContextual"/>
              </w:rPr>
              <w:tab/>
            </w:r>
            <w:r>
              <w:rPr>
                <w:rStyle w:val="Hyperlink"/>
                <w:noProof/>
              </w:rPr>
              <w:t>Equation and Model Development</w:t>
            </w:r>
            <w:r>
              <w:rPr>
                <w:noProof/>
                <w:webHidden/>
              </w:rPr>
              <w:tab/>
            </w:r>
            <w:r>
              <w:rPr>
                <w:noProof/>
                <w:webHidden/>
              </w:rPr>
              <w:fldChar w:fldCharType="begin"/>
            </w:r>
            <w:r>
              <w:rPr>
                <w:noProof/>
                <w:webHidden/>
              </w:rPr>
              <w:instrText xml:space="preserve"> PAGEREF _Toc241506984 \h </w:instrText>
            </w:r>
            <w:r>
              <w:rPr>
                <w:noProof/>
                <w:webHidden/>
              </w:rPr>
            </w:r>
            <w:r>
              <w:rPr>
                <w:noProof/>
                <w:webHidden/>
              </w:rPr>
              <w:fldChar w:fldCharType="separate"/>
            </w:r>
            <w:r>
              <w:rPr>
                <w:noProof/>
                <w:webHidden/>
              </w:rPr>
              <w:t>26</w:t>
            </w:r>
            <w:r>
              <w:rPr>
                <w:noProof/>
                <w:webHidden/>
              </w:rPr>
              <w:fldChar w:fldCharType="end"/>
            </w:r>
          </w:hyperlink>
        </w:p>
        <w:p w14:paraId="5F43D7F4" w14:textId="23F00525"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85" w:history="1">
            <w:r>
              <w:rPr>
                <w:rStyle w:val="Hyperlink"/>
                <w:noProof/>
              </w:rPr>
              <w:t>3.5.1</w:t>
            </w:r>
            <w:r>
              <w:rPr>
                <w:rFonts w:asciiTheme="minorHAnsi" w:eastAsiaTheme="minorEastAsia" w:hAnsiTheme="minorHAnsi"/>
                <w:noProof/>
                <w:kern w:val="2"/>
                <w:sz w:val="24"/>
                <w:szCs w:val="24"/>
                <w14:ligatures w14:val="standardContextual"/>
              </w:rPr>
              <w:tab/>
            </w:r>
            <w:r>
              <w:rPr>
                <w:rStyle w:val="Hyperlink"/>
                <w:noProof/>
              </w:rPr>
              <w:t>Evaluation of Existing Pipe Sizing Equations</w:t>
            </w:r>
            <w:r>
              <w:rPr>
                <w:noProof/>
                <w:webHidden/>
              </w:rPr>
              <w:tab/>
            </w:r>
            <w:r>
              <w:rPr>
                <w:noProof/>
                <w:webHidden/>
              </w:rPr>
              <w:fldChar w:fldCharType="begin"/>
            </w:r>
            <w:r>
              <w:rPr>
                <w:noProof/>
                <w:webHidden/>
              </w:rPr>
              <w:instrText xml:space="preserve"> PAGEREF _Toc241506985 \h </w:instrText>
            </w:r>
            <w:r>
              <w:rPr>
                <w:noProof/>
                <w:webHidden/>
              </w:rPr>
            </w:r>
            <w:r>
              <w:rPr>
                <w:noProof/>
                <w:webHidden/>
              </w:rPr>
              <w:fldChar w:fldCharType="separate"/>
            </w:r>
            <w:r>
              <w:rPr>
                <w:noProof/>
                <w:webHidden/>
              </w:rPr>
              <w:t>27</w:t>
            </w:r>
            <w:r>
              <w:rPr>
                <w:noProof/>
                <w:webHidden/>
              </w:rPr>
              <w:fldChar w:fldCharType="end"/>
            </w:r>
          </w:hyperlink>
        </w:p>
        <w:p w14:paraId="48C092F7" w14:textId="4FB8B30C"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86" w:history="1">
            <w:r>
              <w:rPr>
                <w:rStyle w:val="Hyperlink"/>
                <w:noProof/>
              </w:rPr>
              <w:t>3.5.2</w:t>
            </w:r>
            <w:r>
              <w:rPr>
                <w:rFonts w:asciiTheme="minorHAnsi" w:eastAsiaTheme="minorEastAsia" w:hAnsiTheme="minorHAnsi"/>
                <w:noProof/>
                <w:kern w:val="2"/>
                <w:sz w:val="24"/>
                <w:szCs w:val="24"/>
                <w14:ligatures w14:val="standardContextual"/>
              </w:rPr>
              <w:tab/>
            </w:r>
            <w:r>
              <w:rPr>
                <w:rStyle w:val="Hyperlink"/>
                <w:noProof/>
              </w:rPr>
              <w:t>Development of Hydrogen-Specific Equations</w:t>
            </w:r>
            <w:r>
              <w:rPr>
                <w:noProof/>
                <w:webHidden/>
              </w:rPr>
              <w:tab/>
            </w:r>
            <w:r>
              <w:rPr>
                <w:noProof/>
                <w:webHidden/>
              </w:rPr>
              <w:fldChar w:fldCharType="begin"/>
            </w:r>
            <w:r>
              <w:rPr>
                <w:noProof/>
                <w:webHidden/>
              </w:rPr>
              <w:instrText xml:space="preserve"> PAGEREF _Toc241506986 \h </w:instrText>
            </w:r>
            <w:r>
              <w:rPr>
                <w:noProof/>
                <w:webHidden/>
              </w:rPr>
            </w:r>
            <w:r>
              <w:rPr>
                <w:noProof/>
                <w:webHidden/>
              </w:rPr>
              <w:fldChar w:fldCharType="separate"/>
            </w:r>
            <w:r>
              <w:rPr>
                <w:noProof/>
                <w:webHidden/>
              </w:rPr>
              <w:t>33</w:t>
            </w:r>
            <w:r>
              <w:rPr>
                <w:noProof/>
                <w:webHidden/>
              </w:rPr>
              <w:fldChar w:fldCharType="end"/>
            </w:r>
          </w:hyperlink>
        </w:p>
        <w:p w14:paraId="1ED2FA14" w14:textId="1CD77378"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87" w:history="1">
            <w:r>
              <w:rPr>
                <w:rStyle w:val="Hyperlink"/>
                <w:noProof/>
              </w:rPr>
              <w:t>3.5.3</w:t>
            </w:r>
            <w:r>
              <w:rPr>
                <w:rFonts w:asciiTheme="minorHAnsi" w:eastAsiaTheme="minorEastAsia" w:hAnsiTheme="minorHAnsi"/>
                <w:noProof/>
                <w:kern w:val="2"/>
                <w:sz w:val="24"/>
                <w:szCs w:val="24"/>
                <w14:ligatures w14:val="standardContextual"/>
              </w:rPr>
              <w:tab/>
            </w:r>
            <w:r>
              <w:rPr>
                <w:rStyle w:val="Hyperlink"/>
                <w:noProof/>
              </w:rPr>
              <w:t>Hydrogen Sizing Equations and Applicability</w:t>
            </w:r>
            <w:r>
              <w:rPr>
                <w:noProof/>
                <w:webHidden/>
              </w:rPr>
              <w:tab/>
            </w:r>
            <w:r>
              <w:rPr>
                <w:noProof/>
                <w:webHidden/>
              </w:rPr>
              <w:fldChar w:fldCharType="begin"/>
            </w:r>
            <w:r>
              <w:rPr>
                <w:noProof/>
                <w:webHidden/>
              </w:rPr>
              <w:instrText xml:space="preserve"> PAGEREF _Toc241506987 \h </w:instrText>
            </w:r>
            <w:r>
              <w:rPr>
                <w:noProof/>
                <w:webHidden/>
              </w:rPr>
            </w:r>
            <w:r>
              <w:rPr>
                <w:noProof/>
                <w:webHidden/>
              </w:rPr>
              <w:fldChar w:fldCharType="separate"/>
            </w:r>
            <w:r>
              <w:rPr>
                <w:noProof/>
                <w:webHidden/>
              </w:rPr>
              <w:t>38</w:t>
            </w:r>
            <w:r>
              <w:rPr>
                <w:noProof/>
                <w:webHidden/>
              </w:rPr>
              <w:fldChar w:fldCharType="end"/>
            </w:r>
          </w:hyperlink>
        </w:p>
        <w:p w14:paraId="1ED09DC5" w14:textId="0852FEC8"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88" w:history="1">
            <w:r>
              <w:rPr>
                <w:rStyle w:val="Hyperlink"/>
                <w:noProof/>
              </w:rPr>
              <w:t>3.6</w:t>
            </w:r>
            <w:r>
              <w:rPr>
                <w:rFonts w:asciiTheme="minorHAnsi" w:eastAsiaTheme="minorEastAsia" w:hAnsiTheme="minorHAnsi"/>
                <w:noProof/>
                <w:kern w:val="2"/>
                <w:sz w:val="24"/>
                <w:szCs w:val="24"/>
                <w14:ligatures w14:val="standardContextual"/>
              </w:rPr>
              <w:tab/>
            </w:r>
            <w:r>
              <w:rPr>
                <w:rStyle w:val="Hyperlink"/>
                <w:noProof/>
              </w:rPr>
              <w:t>Graph and Table Development</w:t>
            </w:r>
            <w:r>
              <w:rPr>
                <w:noProof/>
                <w:webHidden/>
              </w:rPr>
              <w:tab/>
            </w:r>
            <w:r>
              <w:rPr>
                <w:noProof/>
                <w:webHidden/>
              </w:rPr>
              <w:fldChar w:fldCharType="begin"/>
            </w:r>
            <w:r>
              <w:rPr>
                <w:noProof/>
                <w:webHidden/>
              </w:rPr>
              <w:instrText xml:space="preserve"> PAGEREF _Toc241506988 \h </w:instrText>
            </w:r>
            <w:r>
              <w:rPr>
                <w:noProof/>
                <w:webHidden/>
              </w:rPr>
            </w:r>
            <w:r>
              <w:rPr>
                <w:noProof/>
                <w:webHidden/>
              </w:rPr>
              <w:fldChar w:fldCharType="separate"/>
            </w:r>
            <w:r>
              <w:rPr>
                <w:noProof/>
                <w:webHidden/>
              </w:rPr>
              <w:t>43</w:t>
            </w:r>
            <w:r>
              <w:rPr>
                <w:noProof/>
                <w:webHidden/>
              </w:rPr>
              <w:fldChar w:fldCharType="end"/>
            </w:r>
          </w:hyperlink>
        </w:p>
        <w:p w14:paraId="44415380" w14:textId="1D3A7183"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89" w:history="1">
            <w:r>
              <w:rPr>
                <w:rStyle w:val="Hyperlink"/>
                <w:noProof/>
              </w:rPr>
              <w:t>3.6.1</w:t>
            </w:r>
            <w:r>
              <w:rPr>
                <w:rFonts w:asciiTheme="minorHAnsi" w:eastAsiaTheme="minorEastAsia" w:hAnsiTheme="minorHAnsi"/>
                <w:noProof/>
                <w:kern w:val="2"/>
                <w:sz w:val="24"/>
                <w:szCs w:val="24"/>
                <w14:ligatures w14:val="standardContextual"/>
              </w:rPr>
              <w:tab/>
            </w:r>
            <w:r>
              <w:rPr>
                <w:rStyle w:val="Hyperlink"/>
                <w:noProof/>
              </w:rPr>
              <w:t>Applicability of CSA/ANSI LC 1 Graphing Methodology</w:t>
            </w:r>
            <w:r>
              <w:rPr>
                <w:noProof/>
                <w:webHidden/>
              </w:rPr>
              <w:tab/>
            </w:r>
            <w:r>
              <w:rPr>
                <w:noProof/>
                <w:webHidden/>
              </w:rPr>
              <w:fldChar w:fldCharType="begin"/>
            </w:r>
            <w:r>
              <w:rPr>
                <w:noProof/>
                <w:webHidden/>
              </w:rPr>
              <w:instrText xml:space="preserve"> PAGEREF _Toc241506989 \h </w:instrText>
            </w:r>
            <w:r>
              <w:rPr>
                <w:noProof/>
                <w:webHidden/>
              </w:rPr>
            </w:r>
            <w:r>
              <w:rPr>
                <w:noProof/>
                <w:webHidden/>
              </w:rPr>
              <w:fldChar w:fldCharType="separate"/>
            </w:r>
            <w:r>
              <w:rPr>
                <w:noProof/>
                <w:webHidden/>
              </w:rPr>
              <w:t>43</w:t>
            </w:r>
            <w:r>
              <w:rPr>
                <w:noProof/>
                <w:webHidden/>
              </w:rPr>
              <w:fldChar w:fldCharType="end"/>
            </w:r>
          </w:hyperlink>
        </w:p>
        <w:p w14:paraId="192D338A" w14:textId="2C84D7C7"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90" w:history="1">
            <w:r>
              <w:rPr>
                <w:rStyle w:val="Hyperlink"/>
                <w:noProof/>
              </w:rPr>
              <w:t>3.6.2</w:t>
            </w:r>
            <w:r>
              <w:rPr>
                <w:rFonts w:asciiTheme="minorHAnsi" w:eastAsiaTheme="minorEastAsia" w:hAnsiTheme="minorHAnsi"/>
                <w:noProof/>
                <w:kern w:val="2"/>
                <w:sz w:val="24"/>
                <w:szCs w:val="24"/>
                <w14:ligatures w14:val="standardContextual"/>
              </w:rPr>
              <w:tab/>
            </w:r>
            <w:r>
              <w:rPr>
                <w:rStyle w:val="Hyperlink"/>
                <w:noProof/>
              </w:rPr>
              <w:t>Hydrogen Sizing Graphs and Tables</w:t>
            </w:r>
            <w:r>
              <w:rPr>
                <w:noProof/>
                <w:webHidden/>
              </w:rPr>
              <w:tab/>
            </w:r>
            <w:r>
              <w:rPr>
                <w:noProof/>
                <w:webHidden/>
              </w:rPr>
              <w:fldChar w:fldCharType="begin"/>
            </w:r>
            <w:r>
              <w:rPr>
                <w:noProof/>
                <w:webHidden/>
              </w:rPr>
              <w:instrText xml:space="preserve"> PAGEREF _Toc241506990 \h </w:instrText>
            </w:r>
            <w:r>
              <w:rPr>
                <w:noProof/>
                <w:webHidden/>
              </w:rPr>
            </w:r>
            <w:r>
              <w:rPr>
                <w:noProof/>
                <w:webHidden/>
              </w:rPr>
              <w:fldChar w:fldCharType="separate"/>
            </w:r>
            <w:r>
              <w:rPr>
                <w:noProof/>
                <w:webHidden/>
              </w:rPr>
              <w:t>46</w:t>
            </w:r>
            <w:r>
              <w:rPr>
                <w:noProof/>
                <w:webHidden/>
              </w:rPr>
              <w:fldChar w:fldCharType="end"/>
            </w:r>
          </w:hyperlink>
        </w:p>
        <w:p w14:paraId="761EE708" w14:textId="3B622038"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91" w:history="1">
            <w:r>
              <w:rPr>
                <w:rStyle w:val="Hyperlink"/>
                <w:noProof/>
              </w:rPr>
              <w:t>3.6.3</w:t>
            </w:r>
            <w:r>
              <w:rPr>
                <w:rFonts w:asciiTheme="minorHAnsi" w:eastAsiaTheme="minorEastAsia" w:hAnsiTheme="minorHAnsi"/>
                <w:noProof/>
                <w:kern w:val="2"/>
                <w:sz w:val="24"/>
                <w:szCs w:val="24"/>
                <w14:ligatures w14:val="standardContextual"/>
              </w:rPr>
              <w:tab/>
            </w:r>
            <w:r>
              <w:rPr>
                <w:rStyle w:val="Hyperlink"/>
                <w:noProof/>
              </w:rPr>
              <w:t>Designer-Ready Tools for Standards Inclusion</w:t>
            </w:r>
            <w:r>
              <w:rPr>
                <w:noProof/>
                <w:webHidden/>
              </w:rPr>
              <w:tab/>
            </w:r>
            <w:r>
              <w:rPr>
                <w:noProof/>
                <w:webHidden/>
              </w:rPr>
              <w:fldChar w:fldCharType="begin"/>
            </w:r>
            <w:r>
              <w:rPr>
                <w:noProof/>
                <w:webHidden/>
              </w:rPr>
              <w:instrText xml:space="preserve"> PAGEREF _Toc241506991 \h </w:instrText>
            </w:r>
            <w:r>
              <w:rPr>
                <w:noProof/>
                <w:webHidden/>
              </w:rPr>
            </w:r>
            <w:r>
              <w:rPr>
                <w:noProof/>
                <w:webHidden/>
              </w:rPr>
              <w:fldChar w:fldCharType="separate"/>
            </w:r>
            <w:r>
              <w:rPr>
                <w:noProof/>
                <w:webHidden/>
              </w:rPr>
              <w:t>52</w:t>
            </w:r>
            <w:r>
              <w:rPr>
                <w:noProof/>
                <w:webHidden/>
              </w:rPr>
              <w:fldChar w:fldCharType="end"/>
            </w:r>
          </w:hyperlink>
        </w:p>
        <w:p w14:paraId="1A921D10" w14:textId="09E70B8B"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93" w:history="1">
            <w:r>
              <w:rPr>
                <w:rStyle w:val="Hyperlink"/>
                <w:noProof/>
              </w:rPr>
              <w:t>3.7</w:t>
            </w:r>
            <w:r>
              <w:rPr>
                <w:rFonts w:asciiTheme="minorHAnsi" w:eastAsiaTheme="minorEastAsia" w:hAnsiTheme="minorHAnsi"/>
                <w:noProof/>
                <w:kern w:val="2"/>
                <w:sz w:val="24"/>
                <w:szCs w:val="24"/>
                <w14:ligatures w14:val="standardContextual"/>
              </w:rPr>
              <w:tab/>
            </w:r>
            <w:r>
              <w:rPr>
                <w:rStyle w:val="Hyperlink"/>
                <w:noProof/>
              </w:rPr>
              <w:t>Sensitivity Analysis</w:t>
            </w:r>
            <w:r>
              <w:rPr>
                <w:noProof/>
                <w:webHidden/>
              </w:rPr>
              <w:tab/>
            </w:r>
            <w:r>
              <w:rPr>
                <w:noProof/>
                <w:webHidden/>
              </w:rPr>
              <w:fldChar w:fldCharType="begin"/>
            </w:r>
            <w:r>
              <w:rPr>
                <w:noProof/>
                <w:webHidden/>
              </w:rPr>
              <w:instrText xml:space="preserve"> PAGEREF _Toc241506993 \h </w:instrText>
            </w:r>
            <w:r>
              <w:rPr>
                <w:noProof/>
                <w:webHidden/>
              </w:rPr>
            </w:r>
            <w:r>
              <w:rPr>
                <w:noProof/>
                <w:webHidden/>
              </w:rPr>
              <w:fldChar w:fldCharType="separate"/>
            </w:r>
            <w:r>
              <w:rPr>
                <w:noProof/>
                <w:webHidden/>
              </w:rPr>
              <w:t>52</w:t>
            </w:r>
            <w:r>
              <w:rPr>
                <w:noProof/>
                <w:webHidden/>
              </w:rPr>
              <w:fldChar w:fldCharType="end"/>
            </w:r>
          </w:hyperlink>
        </w:p>
        <w:p w14:paraId="7271ABBA" w14:textId="009FFCBC"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94" w:history="1">
            <w:r>
              <w:rPr>
                <w:rStyle w:val="Hyperlink"/>
                <w:noProof/>
              </w:rPr>
              <w:t>3.7.1</w:t>
            </w:r>
            <w:r>
              <w:rPr>
                <w:rFonts w:asciiTheme="minorHAnsi" w:eastAsiaTheme="minorEastAsia" w:hAnsiTheme="minorHAnsi"/>
                <w:noProof/>
                <w:kern w:val="2"/>
                <w:sz w:val="24"/>
                <w:szCs w:val="24"/>
                <w14:ligatures w14:val="standardContextual"/>
              </w:rPr>
              <w:tab/>
            </w:r>
            <w:r>
              <w:rPr>
                <w:rStyle w:val="Hyperlink"/>
                <w:noProof/>
              </w:rPr>
              <w:t>Identification of Critical Input Parameters</w:t>
            </w:r>
            <w:r>
              <w:rPr>
                <w:noProof/>
                <w:webHidden/>
              </w:rPr>
              <w:tab/>
            </w:r>
            <w:r>
              <w:rPr>
                <w:noProof/>
                <w:webHidden/>
              </w:rPr>
              <w:fldChar w:fldCharType="begin"/>
            </w:r>
            <w:r>
              <w:rPr>
                <w:noProof/>
                <w:webHidden/>
              </w:rPr>
              <w:instrText xml:space="preserve"> PAGEREF _Toc241506994 \h </w:instrText>
            </w:r>
            <w:r>
              <w:rPr>
                <w:noProof/>
                <w:webHidden/>
              </w:rPr>
            </w:r>
            <w:r>
              <w:rPr>
                <w:noProof/>
                <w:webHidden/>
              </w:rPr>
              <w:fldChar w:fldCharType="separate"/>
            </w:r>
            <w:r>
              <w:rPr>
                <w:noProof/>
                <w:webHidden/>
              </w:rPr>
              <w:t>52</w:t>
            </w:r>
            <w:r>
              <w:rPr>
                <w:noProof/>
                <w:webHidden/>
              </w:rPr>
              <w:fldChar w:fldCharType="end"/>
            </w:r>
          </w:hyperlink>
        </w:p>
        <w:p w14:paraId="0DD5F243" w14:textId="280E64E2"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95" w:history="1">
            <w:r>
              <w:rPr>
                <w:rStyle w:val="Hyperlink"/>
                <w:noProof/>
              </w:rPr>
              <w:t>3.7.2</w:t>
            </w:r>
            <w:r>
              <w:rPr>
                <w:rFonts w:asciiTheme="minorHAnsi" w:eastAsiaTheme="minorEastAsia" w:hAnsiTheme="minorHAnsi"/>
                <w:noProof/>
                <w:kern w:val="2"/>
                <w:sz w:val="24"/>
                <w:szCs w:val="24"/>
                <w14:ligatures w14:val="standardContextual"/>
              </w:rPr>
              <w:tab/>
            </w:r>
            <w:r>
              <w:rPr>
                <w:rStyle w:val="Hyperlink"/>
                <w:noProof/>
              </w:rPr>
              <w:t>Uncertainty and Robustness Analysis</w:t>
            </w:r>
            <w:r>
              <w:rPr>
                <w:noProof/>
                <w:webHidden/>
              </w:rPr>
              <w:tab/>
            </w:r>
            <w:r>
              <w:rPr>
                <w:noProof/>
                <w:webHidden/>
              </w:rPr>
              <w:fldChar w:fldCharType="begin"/>
            </w:r>
            <w:r>
              <w:rPr>
                <w:noProof/>
                <w:webHidden/>
              </w:rPr>
              <w:instrText xml:space="preserve"> PAGEREF _Toc241506995 \h </w:instrText>
            </w:r>
            <w:r>
              <w:rPr>
                <w:noProof/>
                <w:webHidden/>
              </w:rPr>
            </w:r>
            <w:r>
              <w:rPr>
                <w:noProof/>
                <w:webHidden/>
              </w:rPr>
              <w:fldChar w:fldCharType="separate"/>
            </w:r>
            <w:r>
              <w:rPr>
                <w:noProof/>
                <w:webHidden/>
              </w:rPr>
              <w:t>54</w:t>
            </w:r>
            <w:r>
              <w:rPr>
                <w:noProof/>
                <w:webHidden/>
              </w:rPr>
              <w:fldChar w:fldCharType="end"/>
            </w:r>
          </w:hyperlink>
        </w:p>
        <w:p w14:paraId="63BBB932" w14:textId="14A435A4"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96" w:history="1">
            <w:r>
              <w:rPr>
                <w:rStyle w:val="Hyperlink"/>
                <w:noProof/>
              </w:rPr>
              <w:t>3.7.3</w:t>
            </w:r>
            <w:r>
              <w:rPr>
                <w:rFonts w:asciiTheme="minorHAnsi" w:eastAsiaTheme="minorEastAsia" w:hAnsiTheme="minorHAnsi"/>
                <w:noProof/>
                <w:kern w:val="2"/>
                <w:sz w:val="24"/>
                <w:szCs w:val="24"/>
                <w14:ligatures w14:val="standardContextual"/>
              </w:rPr>
              <w:tab/>
            </w:r>
            <w:r>
              <w:rPr>
                <w:rStyle w:val="Hyperlink"/>
                <w:noProof/>
              </w:rPr>
              <w:t>Parameter Ranking and Design Guidance</w:t>
            </w:r>
            <w:r>
              <w:rPr>
                <w:noProof/>
                <w:webHidden/>
              </w:rPr>
              <w:tab/>
            </w:r>
            <w:r>
              <w:rPr>
                <w:noProof/>
                <w:webHidden/>
              </w:rPr>
              <w:fldChar w:fldCharType="begin"/>
            </w:r>
            <w:r>
              <w:rPr>
                <w:noProof/>
                <w:webHidden/>
              </w:rPr>
              <w:instrText xml:space="preserve"> PAGEREF _Toc241506996 \h </w:instrText>
            </w:r>
            <w:r>
              <w:rPr>
                <w:noProof/>
                <w:webHidden/>
              </w:rPr>
            </w:r>
            <w:r>
              <w:rPr>
                <w:noProof/>
                <w:webHidden/>
              </w:rPr>
              <w:fldChar w:fldCharType="separate"/>
            </w:r>
            <w:r>
              <w:rPr>
                <w:noProof/>
                <w:webHidden/>
              </w:rPr>
              <w:t>55</w:t>
            </w:r>
            <w:r>
              <w:rPr>
                <w:noProof/>
                <w:webHidden/>
              </w:rPr>
              <w:fldChar w:fldCharType="end"/>
            </w:r>
          </w:hyperlink>
        </w:p>
        <w:p w14:paraId="33BCB098" w14:textId="7E2C107C"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6997" w:history="1">
            <w:r>
              <w:rPr>
                <w:rStyle w:val="Hyperlink"/>
                <w:noProof/>
              </w:rPr>
              <w:t>3.8</w:t>
            </w:r>
            <w:r>
              <w:rPr>
                <w:rFonts w:asciiTheme="minorHAnsi" w:eastAsiaTheme="minorEastAsia" w:hAnsiTheme="minorHAnsi"/>
                <w:noProof/>
                <w:kern w:val="2"/>
                <w:sz w:val="24"/>
                <w:szCs w:val="24"/>
                <w14:ligatures w14:val="standardContextual"/>
              </w:rPr>
              <w:tab/>
            </w:r>
            <w:r>
              <w:rPr>
                <w:rStyle w:val="Hyperlink"/>
                <w:noProof/>
              </w:rPr>
              <w:t>Model Validation and Recommendations for Laboratory Testing</w:t>
            </w:r>
            <w:r>
              <w:rPr>
                <w:noProof/>
                <w:webHidden/>
              </w:rPr>
              <w:tab/>
            </w:r>
            <w:r>
              <w:rPr>
                <w:noProof/>
                <w:webHidden/>
              </w:rPr>
              <w:fldChar w:fldCharType="begin"/>
            </w:r>
            <w:r>
              <w:rPr>
                <w:noProof/>
                <w:webHidden/>
              </w:rPr>
              <w:instrText xml:space="preserve"> PAGEREF _Toc241506997 \h </w:instrText>
            </w:r>
            <w:r>
              <w:rPr>
                <w:noProof/>
                <w:webHidden/>
              </w:rPr>
            </w:r>
            <w:r>
              <w:rPr>
                <w:noProof/>
                <w:webHidden/>
              </w:rPr>
              <w:fldChar w:fldCharType="separate"/>
            </w:r>
            <w:r>
              <w:rPr>
                <w:noProof/>
                <w:webHidden/>
              </w:rPr>
              <w:t>57</w:t>
            </w:r>
            <w:r>
              <w:rPr>
                <w:noProof/>
                <w:webHidden/>
              </w:rPr>
              <w:fldChar w:fldCharType="end"/>
            </w:r>
          </w:hyperlink>
        </w:p>
        <w:p w14:paraId="68CF939A" w14:textId="2B58B98E"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98" w:history="1">
            <w:r>
              <w:rPr>
                <w:rStyle w:val="Hyperlink"/>
                <w:noProof/>
              </w:rPr>
              <w:t>3.8.1</w:t>
            </w:r>
            <w:r>
              <w:rPr>
                <w:rFonts w:asciiTheme="minorHAnsi" w:eastAsiaTheme="minorEastAsia" w:hAnsiTheme="minorHAnsi"/>
                <w:noProof/>
                <w:kern w:val="2"/>
                <w:sz w:val="24"/>
                <w:szCs w:val="24"/>
                <w14:ligatures w14:val="standardContextual"/>
              </w:rPr>
              <w:tab/>
            </w:r>
            <w:r>
              <w:rPr>
                <w:rStyle w:val="Hyperlink"/>
                <w:noProof/>
              </w:rPr>
              <w:t>Critical Tests for Domestic-Scale Piping</w:t>
            </w:r>
            <w:r>
              <w:rPr>
                <w:noProof/>
                <w:webHidden/>
              </w:rPr>
              <w:tab/>
            </w:r>
            <w:r>
              <w:rPr>
                <w:noProof/>
                <w:webHidden/>
              </w:rPr>
              <w:fldChar w:fldCharType="begin"/>
            </w:r>
            <w:r>
              <w:rPr>
                <w:noProof/>
                <w:webHidden/>
              </w:rPr>
              <w:instrText xml:space="preserve"> PAGEREF _Toc241506998 \h </w:instrText>
            </w:r>
            <w:r>
              <w:rPr>
                <w:noProof/>
                <w:webHidden/>
              </w:rPr>
            </w:r>
            <w:r>
              <w:rPr>
                <w:noProof/>
                <w:webHidden/>
              </w:rPr>
              <w:fldChar w:fldCharType="separate"/>
            </w:r>
            <w:r>
              <w:rPr>
                <w:noProof/>
                <w:webHidden/>
              </w:rPr>
              <w:t>58</w:t>
            </w:r>
            <w:r>
              <w:rPr>
                <w:noProof/>
                <w:webHidden/>
              </w:rPr>
              <w:fldChar w:fldCharType="end"/>
            </w:r>
          </w:hyperlink>
        </w:p>
        <w:p w14:paraId="7E5E79B8" w14:textId="141B0E24"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6999" w:history="1">
            <w:r>
              <w:rPr>
                <w:rStyle w:val="Hyperlink"/>
                <w:noProof/>
              </w:rPr>
              <w:t>3.8.2</w:t>
            </w:r>
            <w:r>
              <w:rPr>
                <w:rFonts w:asciiTheme="minorHAnsi" w:eastAsiaTheme="minorEastAsia" w:hAnsiTheme="minorHAnsi"/>
                <w:noProof/>
                <w:kern w:val="2"/>
                <w:sz w:val="24"/>
                <w:szCs w:val="24"/>
                <w14:ligatures w14:val="standardContextual"/>
              </w:rPr>
              <w:tab/>
            </w:r>
            <w:r>
              <w:rPr>
                <w:rStyle w:val="Hyperlink"/>
                <w:noProof/>
              </w:rPr>
              <w:t>Measurement Parameters and Acceptance Criteria</w:t>
            </w:r>
            <w:r>
              <w:rPr>
                <w:noProof/>
                <w:webHidden/>
              </w:rPr>
              <w:tab/>
            </w:r>
            <w:r>
              <w:rPr>
                <w:noProof/>
                <w:webHidden/>
              </w:rPr>
              <w:fldChar w:fldCharType="begin"/>
            </w:r>
            <w:r>
              <w:rPr>
                <w:noProof/>
                <w:webHidden/>
              </w:rPr>
              <w:instrText xml:space="preserve"> PAGEREF _Toc241506999 \h </w:instrText>
            </w:r>
            <w:r>
              <w:rPr>
                <w:noProof/>
                <w:webHidden/>
              </w:rPr>
            </w:r>
            <w:r>
              <w:rPr>
                <w:noProof/>
                <w:webHidden/>
              </w:rPr>
              <w:fldChar w:fldCharType="separate"/>
            </w:r>
            <w:r>
              <w:rPr>
                <w:noProof/>
                <w:webHidden/>
              </w:rPr>
              <w:t>59</w:t>
            </w:r>
            <w:r>
              <w:rPr>
                <w:noProof/>
                <w:webHidden/>
              </w:rPr>
              <w:fldChar w:fldCharType="end"/>
            </w:r>
          </w:hyperlink>
        </w:p>
        <w:p w14:paraId="097094F0" w14:textId="547713A7" w:rsidR="00B100C0" w:rsidRDefault="00B100C0">
          <w:pPr>
            <w:pStyle w:val="TOC3"/>
            <w:tabs>
              <w:tab w:val="left" w:pos="1200"/>
              <w:tab w:val="right" w:leader="dot" w:pos="9350"/>
            </w:tabs>
            <w:rPr>
              <w:rFonts w:asciiTheme="minorHAnsi" w:eastAsiaTheme="minorEastAsia" w:hAnsiTheme="minorHAnsi"/>
              <w:noProof/>
              <w:kern w:val="2"/>
              <w:sz w:val="24"/>
              <w:szCs w:val="24"/>
              <w14:ligatures w14:val="standardContextual"/>
            </w:rPr>
          </w:pPr>
          <w:hyperlink w:anchor="_Toc241507000" w:history="1">
            <w:r>
              <w:rPr>
                <w:rStyle w:val="Hyperlink"/>
                <w:noProof/>
              </w:rPr>
              <w:t>3.8.3</w:t>
            </w:r>
            <w:r>
              <w:rPr>
                <w:rFonts w:asciiTheme="minorHAnsi" w:eastAsiaTheme="minorEastAsia" w:hAnsiTheme="minorHAnsi"/>
                <w:noProof/>
                <w:kern w:val="2"/>
                <w:sz w:val="24"/>
                <w:szCs w:val="24"/>
                <w14:ligatures w14:val="standardContextual"/>
              </w:rPr>
              <w:tab/>
            </w:r>
            <w:r>
              <w:rPr>
                <w:rStyle w:val="Hyperlink"/>
                <w:noProof/>
              </w:rPr>
              <w:t>Prioritized Test Matrix and Instrumentation</w:t>
            </w:r>
            <w:r>
              <w:rPr>
                <w:noProof/>
                <w:webHidden/>
              </w:rPr>
              <w:tab/>
            </w:r>
            <w:r>
              <w:rPr>
                <w:noProof/>
                <w:webHidden/>
              </w:rPr>
              <w:fldChar w:fldCharType="begin"/>
            </w:r>
            <w:r>
              <w:rPr>
                <w:noProof/>
                <w:webHidden/>
              </w:rPr>
              <w:instrText xml:space="preserve"> PAGEREF _Toc241507000 \h </w:instrText>
            </w:r>
            <w:r>
              <w:rPr>
                <w:noProof/>
                <w:webHidden/>
              </w:rPr>
            </w:r>
            <w:r>
              <w:rPr>
                <w:noProof/>
                <w:webHidden/>
              </w:rPr>
              <w:fldChar w:fldCharType="separate"/>
            </w:r>
            <w:r>
              <w:rPr>
                <w:noProof/>
                <w:webHidden/>
              </w:rPr>
              <w:t>60</w:t>
            </w:r>
            <w:r>
              <w:rPr>
                <w:noProof/>
                <w:webHidden/>
              </w:rPr>
              <w:fldChar w:fldCharType="end"/>
            </w:r>
          </w:hyperlink>
        </w:p>
        <w:p w14:paraId="3F0E6FDD" w14:textId="02566D7C" w:rsidR="00B100C0" w:rsidRDefault="00B100C0">
          <w:pPr>
            <w:pStyle w:val="TOC1"/>
            <w:tabs>
              <w:tab w:val="left" w:pos="440"/>
              <w:tab w:val="right" w:leader="dot" w:pos="9350"/>
            </w:tabs>
            <w:rPr>
              <w:rFonts w:asciiTheme="minorHAnsi" w:eastAsiaTheme="minorEastAsia" w:hAnsiTheme="minorHAnsi"/>
              <w:noProof/>
              <w:kern w:val="2"/>
              <w:sz w:val="24"/>
              <w:szCs w:val="24"/>
              <w14:ligatures w14:val="standardContextual"/>
            </w:rPr>
          </w:pPr>
          <w:hyperlink w:anchor="_Toc241507001" w:history="1">
            <w:r>
              <w:rPr>
                <w:rStyle w:val="Hyperlink"/>
                <w:noProof/>
              </w:rPr>
              <w:t>4</w:t>
            </w:r>
            <w:r>
              <w:rPr>
                <w:rFonts w:asciiTheme="minorHAnsi" w:eastAsiaTheme="minorEastAsia" w:hAnsiTheme="minorHAnsi"/>
                <w:noProof/>
                <w:kern w:val="2"/>
                <w:sz w:val="24"/>
                <w:szCs w:val="24"/>
                <w14:ligatures w14:val="standardContextual"/>
              </w:rPr>
              <w:tab/>
            </w:r>
            <w:r>
              <w:rPr>
                <w:rStyle w:val="Hyperlink"/>
                <w:noProof/>
              </w:rPr>
              <w:t>Integrated Gap Analysis and Recommendations</w:t>
            </w:r>
            <w:r>
              <w:rPr>
                <w:noProof/>
                <w:webHidden/>
              </w:rPr>
              <w:tab/>
            </w:r>
            <w:r>
              <w:rPr>
                <w:noProof/>
                <w:webHidden/>
              </w:rPr>
              <w:fldChar w:fldCharType="begin"/>
            </w:r>
            <w:r>
              <w:rPr>
                <w:noProof/>
                <w:webHidden/>
              </w:rPr>
              <w:instrText xml:space="preserve"> PAGEREF _Toc241507001 \h </w:instrText>
            </w:r>
            <w:r>
              <w:rPr>
                <w:noProof/>
                <w:webHidden/>
              </w:rPr>
            </w:r>
            <w:r>
              <w:rPr>
                <w:noProof/>
                <w:webHidden/>
              </w:rPr>
              <w:fldChar w:fldCharType="separate"/>
            </w:r>
            <w:r>
              <w:rPr>
                <w:noProof/>
                <w:webHidden/>
              </w:rPr>
              <w:t>60</w:t>
            </w:r>
            <w:r>
              <w:rPr>
                <w:noProof/>
                <w:webHidden/>
              </w:rPr>
              <w:fldChar w:fldCharType="end"/>
            </w:r>
          </w:hyperlink>
        </w:p>
        <w:p w14:paraId="27E63F5D" w14:textId="101E3365"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02" w:history="1">
            <w:r>
              <w:rPr>
                <w:rStyle w:val="Hyperlink"/>
                <w:noProof/>
              </w:rPr>
              <w:t>4.1</w:t>
            </w:r>
            <w:r>
              <w:rPr>
                <w:rFonts w:asciiTheme="minorHAnsi" w:eastAsiaTheme="minorEastAsia" w:hAnsiTheme="minorHAnsi"/>
                <w:noProof/>
                <w:kern w:val="2"/>
                <w:sz w:val="24"/>
                <w:szCs w:val="24"/>
                <w14:ligatures w14:val="standardContextual"/>
              </w:rPr>
              <w:tab/>
            </w:r>
            <w:r>
              <w:rPr>
                <w:rStyle w:val="Hyperlink"/>
                <w:noProof/>
              </w:rPr>
              <w:t>Integrated Analysis</w:t>
            </w:r>
            <w:r>
              <w:rPr>
                <w:noProof/>
                <w:webHidden/>
              </w:rPr>
              <w:tab/>
            </w:r>
            <w:r>
              <w:rPr>
                <w:noProof/>
                <w:webHidden/>
              </w:rPr>
              <w:fldChar w:fldCharType="begin"/>
            </w:r>
            <w:r>
              <w:rPr>
                <w:noProof/>
                <w:webHidden/>
              </w:rPr>
              <w:instrText xml:space="preserve"> PAGEREF _Toc241507002 \h </w:instrText>
            </w:r>
            <w:r>
              <w:rPr>
                <w:noProof/>
                <w:webHidden/>
              </w:rPr>
            </w:r>
            <w:r>
              <w:rPr>
                <w:noProof/>
                <w:webHidden/>
              </w:rPr>
              <w:fldChar w:fldCharType="separate"/>
            </w:r>
            <w:r>
              <w:rPr>
                <w:noProof/>
                <w:webHidden/>
              </w:rPr>
              <w:t>61</w:t>
            </w:r>
            <w:r>
              <w:rPr>
                <w:noProof/>
                <w:webHidden/>
              </w:rPr>
              <w:fldChar w:fldCharType="end"/>
            </w:r>
          </w:hyperlink>
        </w:p>
        <w:p w14:paraId="4719909A" w14:textId="15C9F260"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03" w:history="1">
            <w:r>
              <w:rPr>
                <w:rStyle w:val="Hyperlink"/>
                <w:noProof/>
              </w:rPr>
              <w:t>4.2</w:t>
            </w:r>
            <w:r>
              <w:rPr>
                <w:rFonts w:asciiTheme="minorHAnsi" w:eastAsiaTheme="minorEastAsia" w:hAnsiTheme="minorHAnsi"/>
                <w:noProof/>
                <w:kern w:val="2"/>
                <w:sz w:val="24"/>
                <w:szCs w:val="24"/>
                <w14:ligatures w14:val="standardContextual"/>
              </w:rPr>
              <w:tab/>
            </w:r>
            <w:r>
              <w:rPr>
                <w:rStyle w:val="Hyperlink"/>
                <w:noProof/>
              </w:rPr>
              <w:t>Identified Gaps and Misalignments</w:t>
            </w:r>
            <w:r>
              <w:rPr>
                <w:noProof/>
                <w:webHidden/>
              </w:rPr>
              <w:tab/>
            </w:r>
            <w:r>
              <w:rPr>
                <w:noProof/>
                <w:webHidden/>
              </w:rPr>
              <w:fldChar w:fldCharType="begin"/>
            </w:r>
            <w:r>
              <w:rPr>
                <w:noProof/>
                <w:webHidden/>
              </w:rPr>
              <w:instrText xml:space="preserve"> PAGEREF _Toc241507003 \h </w:instrText>
            </w:r>
            <w:r>
              <w:rPr>
                <w:noProof/>
                <w:webHidden/>
              </w:rPr>
            </w:r>
            <w:r>
              <w:rPr>
                <w:noProof/>
                <w:webHidden/>
              </w:rPr>
              <w:fldChar w:fldCharType="separate"/>
            </w:r>
            <w:r>
              <w:rPr>
                <w:noProof/>
                <w:webHidden/>
              </w:rPr>
              <w:t>61</w:t>
            </w:r>
            <w:r>
              <w:rPr>
                <w:noProof/>
                <w:webHidden/>
              </w:rPr>
              <w:fldChar w:fldCharType="end"/>
            </w:r>
          </w:hyperlink>
        </w:p>
        <w:p w14:paraId="3ACD382A" w14:textId="3AA7CBC8"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04" w:history="1">
            <w:r>
              <w:rPr>
                <w:rStyle w:val="Hyperlink"/>
                <w:noProof/>
              </w:rPr>
              <w:t>4.3</w:t>
            </w:r>
            <w:r>
              <w:rPr>
                <w:rFonts w:asciiTheme="minorHAnsi" w:eastAsiaTheme="minorEastAsia" w:hAnsiTheme="minorHAnsi"/>
                <w:noProof/>
                <w:kern w:val="2"/>
                <w:sz w:val="24"/>
                <w:szCs w:val="24"/>
                <w14:ligatures w14:val="standardContextual"/>
              </w:rPr>
              <w:tab/>
            </w:r>
            <w:r>
              <w:rPr>
                <w:rStyle w:val="Hyperlink"/>
                <w:noProof/>
              </w:rPr>
              <w:t>Recommendations for Standards Development</w:t>
            </w:r>
            <w:r>
              <w:rPr>
                <w:noProof/>
                <w:webHidden/>
              </w:rPr>
              <w:tab/>
            </w:r>
            <w:r>
              <w:rPr>
                <w:noProof/>
                <w:webHidden/>
              </w:rPr>
              <w:fldChar w:fldCharType="begin"/>
            </w:r>
            <w:r>
              <w:rPr>
                <w:noProof/>
                <w:webHidden/>
              </w:rPr>
              <w:instrText xml:space="preserve"> PAGEREF _Toc241507004 \h </w:instrText>
            </w:r>
            <w:r>
              <w:rPr>
                <w:noProof/>
                <w:webHidden/>
              </w:rPr>
            </w:r>
            <w:r>
              <w:rPr>
                <w:noProof/>
                <w:webHidden/>
              </w:rPr>
              <w:fldChar w:fldCharType="separate"/>
            </w:r>
            <w:r>
              <w:rPr>
                <w:noProof/>
                <w:webHidden/>
              </w:rPr>
              <w:t>62</w:t>
            </w:r>
            <w:r>
              <w:rPr>
                <w:noProof/>
                <w:webHidden/>
              </w:rPr>
              <w:fldChar w:fldCharType="end"/>
            </w:r>
          </w:hyperlink>
        </w:p>
        <w:p w14:paraId="6DF08363" w14:textId="37919128" w:rsidR="00B100C0" w:rsidRDefault="00B100C0">
          <w:pPr>
            <w:pStyle w:val="TOC1"/>
            <w:tabs>
              <w:tab w:val="left" w:pos="440"/>
              <w:tab w:val="right" w:leader="dot" w:pos="9350"/>
            </w:tabs>
            <w:rPr>
              <w:rFonts w:asciiTheme="minorHAnsi" w:eastAsiaTheme="minorEastAsia" w:hAnsiTheme="minorHAnsi"/>
              <w:noProof/>
              <w:kern w:val="2"/>
              <w:sz w:val="24"/>
              <w:szCs w:val="24"/>
              <w14:ligatures w14:val="standardContextual"/>
            </w:rPr>
          </w:pPr>
          <w:hyperlink w:anchor="_Toc241507005" w:history="1">
            <w:r>
              <w:rPr>
                <w:rStyle w:val="Hyperlink"/>
                <w:noProof/>
              </w:rPr>
              <w:t>5</w:t>
            </w:r>
            <w:r>
              <w:rPr>
                <w:rFonts w:asciiTheme="minorHAnsi" w:eastAsiaTheme="minorEastAsia" w:hAnsiTheme="minorHAnsi"/>
                <w:noProof/>
                <w:kern w:val="2"/>
                <w:sz w:val="24"/>
                <w:szCs w:val="24"/>
                <w14:ligatures w14:val="standardContextual"/>
              </w:rPr>
              <w:tab/>
            </w:r>
            <w:r>
              <w:rPr>
                <w:rStyle w:val="Hyperlink"/>
                <w:noProof/>
              </w:rPr>
              <w:t>Conclusions</w:t>
            </w:r>
            <w:r>
              <w:rPr>
                <w:noProof/>
                <w:webHidden/>
              </w:rPr>
              <w:tab/>
            </w:r>
            <w:r>
              <w:rPr>
                <w:noProof/>
                <w:webHidden/>
              </w:rPr>
              <w:fldChar w:fldCharType="begin"/>
            </w:r>
            <w:r>
              <w:rPr>
                <w:noProof/>
                <w:webHidden/>
              </w:rPr>
              <w:instrText xml:space="preserve"> PAGEREF _Toc241507005 \h </w:instrText>
            </w:r>
            <w:r>
              <w:rPr>
                <w:noProof/>
                <w:webHidden/>
              </w:rPr>
            </w:r>
            <w:r>
              <w:rPr>
                <w:noProof/>
                <w:webHidden/>
              </w:rPr>
              <w:fldChar w:fldCharType="separate"/>
            </w:r>
            <w:r>
              <w:rPr>
                <w:noProof/>
                <w:webHidden/>
              </w:rPr>
              <w:t>62</w:t>
            </w:r>
            <w:r>
              <w:rPr>
                <w:noProof/>
                <w:webHidden/>
              </w:rPr>
              <w:fldChar w:fldCharType="end"/>
            </w:r>
          </w:hyperlink>
        </w:p>
        <w:p w14:paraId="3EED6EE4" w14:textId="02F43ADD" w:rsidR="00B100C0" w:rsidRDefault="00B100C0">
          <w:pPr>
            <w:pStyle w:val="TOC1"/>
            <w:tabs>
              <w:tab w:val="right" w:leader="dot" w:pos="9350"/>
            </w:tabs>
            <w:rPr>
              <w:rFonts w:asciiTheme="minorHAnsi" w:eastAsiaTheme="minorEastAsia" w:hAnsiTheme="minorHAnsi"/>
              <w:noProof/>
              <w:kern w:val="2"/>
              <w:sz w:val="24"/>
              <w:szCs w:val="24"/>
              <w14:ligatures w14:val="standardContextual"/>
            </w:rPr>
          </w:pPr>
          <w:hyperlink w:anchor="_Toc241507006" w:history="1">
            <w:r>
              <w:rPr>
                <w:rStyle w:val="Hyperlink"/>
                <w:noProof/>
              </w:rPr>
              <w:t>References</w:t>
            </w:r>
            <w:r>
              <w:rPr>
                <w:noProof/>
                <w:webHidden/>
              </w:rPr>
              <w:tab/>
            </w:r>
            <w:r>
              <w:rPr>
                <w:noProof/>
                <w:webHidden/>
              </w:rPr>
              <w:fldChar w:fldCharType="begin"/>
            </w:r>
            <w:r>
              <w:rPr>
                <w:noProof/>
                <w:webHidden/>
              </w:rPr>
              <w:instrText xml:space="preserve"> PAGEREF _Toc241507006 \h </w:instrText>
            </w:r>
            <w:r>
              <w:rPr>
                <w:noProof/>
                <w:webHidden/>
              </w:rPr>
            </w:r>
            <w:r>
              <w:rPr>
                <w:noProof/>
                <w:webHidden/>
              </w:rPr>
              <w:fldChar w:fldCharType="separate"/>
            </w:r>
            <w:r>
              <w:rPr>
                <w:noProof/>
                <w:webHidden/>
              </w:rPr>
              <w:t>63</w:t>
            </w:r>
            <w:r>
              <w:rPr>
                <w:noProof/>
                <w:webHidden/>
              </w:rPr>
              <w:fldChar w:fldCharType="end"/>
            </w:r>
          </w:hyperlink>
        </w:p>
        <w:p w14:paraId="35C3F978" w14:textId="2E460311" w:rsidR="00B100C0" w:rsidRDefault="00B100C0">
          <w:pPr>
            <w:pStyle w:val="TOC1"/>
            <w:tabs>
              <w:tab w:val="right" w:leader="dot" w:pos="9350"/>
            </w:tabs>
            <w:rPr>
              <w:rFonts w:asciiTheme="minorHAnsi" w:eastAsiaTheme="minorEastAsia" w:hAnsiTheme="minorHAnsi"/>
              <w:noProof/>
              <w:kern w:val="2"/>
              <w:sz w:val="24"/>
              <w:szCs w:val="24"/>
              <w14:ligatures w14:val="standardContextual"/>
            </w:rPr>
          </w:pPr>
          <w:hyperlink w:anchor="_Toc241507007" w:history="1">
            <w:r>
              <w:rPr>
                <w:rStyle w:val="Hyperlink"/>
                <w:noProof/>
              </w:rPr>
              <w:t>Appendix A Standards Cross-Reference Matrix</w:t>
            </w:r>
            <w:r>
              <w:rPr>
                <w:noProof/>
                <w:webHidden/>
              </w:rPr>
              <w:tab/>
            </w:r>
            <w:r>
              <w:rPr>
                <w:noProof/>
                <w:webHidden/>
              </w:rPr>
              <w:fldChar w:fldCharType="begin"/>
            </w:r>
            <w:r>
              <w:rPr>
                <w:noProof/>
                <w:webHidden/>
              </w:rPr>
              <w:instrText xml:space="preserve"> PAGEREF _Toc241507007 \h </w:instrText>
            </w:r>
            <w:r>
              <w:rPr>
                <w:noProof/>
                <w:webHidden/>
              </w:rPr>
            </w:r>
            <w:r>
              <w:rPr>
                <w:noProof/>
                <w:webHidden/>
              </w:rPr>
              <w:fldChar w:fldCharType="separate"/>
            </w:r>
            <w:r>
              <w:rPr>
                <w:noProof/>
                <w:webHidden/>
              </w:rPr>
              <w:t>65</w:t>
            </w:r>
            <w:r>
              <w:rPr>
                <w:noProof/>
                <w:webHidden/>
              </w:rPr>
              <w:fldChar w:fldCharType="end"/>
            </w:r>
          </w:hyperlink>
        </w:p>
        <w:p w14:paraId="3A4645DD" w14:textId="7A469C24" w:rsidR="00B100C0" w:rsidRDefault="00B100C0">
          <w:pPr>
            <w:pStyle w:val="TOC1"/>
            <w:tabs>
              <w:tab w:val="right" w:leader="dot" w:pos="9350"/>
            </w:tabs>
            <w:rPr>
              <w:rFonts w:asciiTheme="minorHAnsi" w:eastAsiaTheme="minorEastAsia" w:hAnsiTheme="minorHAnsi"/>
              <w:noProof/>
              <w:kern w:val="2"/>
              <w:sz w:val="24"/>
              <w:szCs w:val="24"/>
              <w14:ligatures w14:val="standardContextual"/>
            </w:rPr>
          </w:pPr>
          <w:hyperlink w:anchor="_Toc241507008" w:history="1">
            <w:r>
              <w:rPr>
                <w:rStyle w:val="Hyperlink"/>
                <w:noProof/>
              </w:rPr>
              <w:t>Appendix B Hydrogen Sizing Equations – Detailed Derivations</w:t>
            </w:r>
            <w:r>
              <w:rPr>
                <w:noProof/>
                <w:webHidden/>
              </w:rPr>
              <w:tab/>
            </w:r>
            <w:r>
              <w:rPr>
                <w:noProof/>
                <w:webHidden/>
              </w:rPr>
              <w:fldChar w:fldCharType="begin"/>
            </w:r>
            <w:r>
              <w:rPr>
                <w:noProof/>
                <w:webHidden/>
              </w:rPr>
              <w:instrText xml:space="preserve"> PAGEREF _Toc241507008 \h </w:instrText>
            </w:r>
            <w:r>
              <w:rPr>
                <w:noProof/>
                <w:webHidden/>
              </w:rPr>
            </w:r>
            <w:r>
              <w:rPr>
                <w:noProof/>
                <w:webHidden/>
              </w:rPr>
              <w:fldChar w:fldCharType="separate"/>
            </w:r>
            <w:r>
              <w:rPr>
                <w:noProof/>
                <w:webHidden/>
              </w:rPr>
              <w:t>72</w:t>
            </w:r>
            <w:r>
              <w:rPr>
                <w:noProof/>
                <w:webHidden/>
              </w:rPr>
              <w:fldChar w:fldCharType="end"/>
            </w:r>
          </w:hyperlink>
        </w:p>
        <w:p w14:paraId="34F2FDE3" w14:textId="305B602F"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09" w:history="1">
            <w:r>
              <w:rPr>
                <w:rStyle w:val="Hyperlink"/>
                <w:noProof/>
              </w:rPr>
              <w:t>B.1</w:t>
            </w:r>
            <w:r>
              <w:rPr>
                <w:rFonts w:asciiTheme="minorHAnsi" w:eastAsiaTheme="minorEastAsia" w:hAnsiTheme="minorHAnsi"/>
                <w:noProof/>
                <w:kern w:val="2"/>
                <w:sz w:val="24"/>
                <w:szCs w:val="24"/>
                <w14:ligatures w14:val="standardContextual"/>
              </w:rPr>
              <w:tab/>
            </w:r>
            <w:r>
              <w:rPr>
                <w:rStyle w:val="Hyperlink"/>
                <w:rFonts w:cs="Arial"/>
                <w:noProof/>
              </w:rPr>
              <w:t>Identifying the friction law</w:t>
            </w:r>
            <w:r>
              <w:rPr>
                <w:noProof/>
                <w:webHidden/>
              </w:rPr>
              <w:tab/>
            </w:r>
            <w:r>
              <w:rPr>
                <w:noProof/>
                <w:webHidden/>
              </w:rPr>
              <w:fldChar w:fldCharType="begin"/>
            </w:r>
            <w:r>
              <w:rPr>
                <w:noProof/>
                <w:webHidden/>
              </w:rPr>
              <w:instrText xml:space="preserve"> PAGEREF _Toc241507009 \h </w:instrText>
            </w:r>
            <w:r>
              <w:rPr>
                <w:noProof/>
                <w:webHidden/>
              </w:rPr>
            </w:r>
            <w:r>
              <w:rPr>
                <w:noProof/>
                <w:webHidden/>
              </w:rPr>
              <w:fldChar w:fldCharType="separate"/>
            </w:r>
            <w:r>
              <w:rPr>
                <w:noProof/>
                <w:webHidden/>
              </w:rPr>
              <w:t>72</w:t>
            </w:r>
            <w:r>
              <w:rPr>
                <w:noProof/>
                <w:webHidden/>
              </w:rPr>
              <w:fldChar w:fldCharType="end"/>
            </w:r>
          </w:hyperlink>
        </w:p>
        <w:p w14:paraId="6902B5B2" w14:textId="7008EE66"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10" w:history="1">
            <w:r>
              <w:rPr>
                <w:rStyle w:val="Hyperlink"/>
                <w:noProof/>
              </w:rPr>
              <w:t>B.2</w:t>
            </w:r>
            <w:r>
              <w:rPr>
                <w:rFonts w:asciiTheme="minorHAnsi" w:eastAsiaTheme="minorEastAsia" w:hAnsiTheme="minorHAnsi"/>
                <w:noProof/>
                <w:kern w:val="2"/>
                <w:sz w:val="24"/>
                <w:szCs w:val="24"/>
                <w14:ligatures w14:val="standardContextual"/>
              </w:rPr>
              <w:tab/>
            </w:r>
            <w:r>
              <w:rPr>
                <w:rStyle w:val="Hyperlink"/>
                <w:rFonts w:cs="Arial"/>
                <w:noProof/>
              </w:rPr>
              <w:t xml:space="preserve">Eliminating </w:t>
            </w:r>
            <w:r>
              <w:rPr>
                <w:rStyle w:val="Hyperlink"/>
                <w:rFonts w:cs="Arial"/>
                <w:i/>
                <w:noProof/>
              </w:rPr>
              <w:t>f</w:t>
            </w:r>
            <w:r>
              <w:rPr>
                <w:rStyle w:val="Hyperlink"/>
                <w:rFonts w:cs="Arial"/>
                <w:noProof/>
              </w:rPr>
              <w:t xml:space="preserve"> and </w:t>
            </w:r>
            <w:r>
              <w:rPr>
                <w:rStyle w:val="Hyperlink"/>
                <w:rFonts w:cs="Arial"/>
                <w:i/>
                <w:noProof/>
              </w:rPr>
              <w:t>Re</w:t>
            </w:r>
            <w:r>
              <w:rPr>
                <w:noProof/>
                <w:webHidden/>
              </w:rPr>
              <w:tab/>
            </w:r>
            <w:r>
              <w:rPr>
                <w:noProof/>
                <w:webHidden/>
              </w:rPr>
              <w:fldChar w:fldCharType="begin"/>
            </w:r>
            <w:r>
              <w:rPr>
                <w:noProof/>
                <w:webHidden/>
              </w:rPr>
              <w:instrText xml:space="preserve"> PAGEREF _Toc241507010 \h </w:instrText>
            </w:r>
            <w:r>
              <w:rPr>
                <w:noProof/>
                <w:webHidden/>
              </w:rPr>
            </w:r>
            <w:r>
              <w:rPr>
                <w:noProof/>
                <w:webHidden/>
              </w:rPr>
              <w:fldChar w:fldCharType="separate"/>
            </w:r>
            <w:r>
              <w:rPr>
                <w:noProof/>
                <w:webHidden/>
              </w:rPr>
              <w:t>73</w:t>
            </w:r>
            <w:r>
              <w:rPr>
                <w:noProof/>
                <w:webHidden/>
              </w:rPr>
              <w:fldChar w:fldCharType="end"/>
            </w:r>
          </w:hyperlink>
        </w:p>
        <w:p w14:paraId="28014B67" w14:textId="47849D61"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11" w:history="1">
            <w:r>
              <w:rPr>
                <w:rStyle w:val="Hyperlink"/>
                <w:noProof/>
              </w:rPr>
              <w:t>B.3</w:t>
            </w:r>
            <w:r>
              <w:rPr>
                <w:rFonts w:asciiTheme="minorHAnsi" w:eastAsiaTheme="minorEastAsia" w:hAnsiTheme="minorHAnsi"/>
                <w:noProof/>
                <w:kern w:val="2"/>
                <w:sz w:val="24"/>
                <w:szCs w:val="24"/>
                <w14:ligatures w14:val="standardContextual"/>
              </w:rPr>
              <w:tab/>
            </w:r>
            <w:r>
              <w:rPr>
                <w:rStyle w:val="Hyperlink"/>
                <w:rFonts w:cs="Arial"/>
                <w:noProof/>
              </w:rPr>
              <w:t>Parameter definitions</w:t>
            </w:r>
            <w:r>
              <w:rPr>
                <w:noProof/>
                <w:webHidden/>
              </w:rPr>
              <w:tab/>
            </w:r>
            <w:r>
              <w:rPr>
                <w:noProof/>
                <w:webHidden/>
              </w:rPr>
              <w:fldChar w:fldCharType="begin"/>
            </w:r>
            <w:r>
              <w:rPr>
                <w:noProof/>
                <w:webHidden/>
              </w:rPr>
              <w:instrText xml:space="preserve"> PAGEREF _Toc241507011 \h </w:instrText>
            </w:r>
            <w:r>
              <w:rPr>
                <w:noProof/>
                <w:webHidden/>
              </w:rPr>
            </w:r>
            <w:r>
              <w:rPr>
                <w:noProof/>
                <w:webHidden/>
              </w:rPr>
              <w:fldChar w:fldCharType="separate"/>
            </w:r>
            <w:r>
              <w:rPr>
                <w:noProof/>
                <w:webHidden/>
              </w:rPr>
              <w:t>74</w:t>
            </w:r>
            <w:r>
              <w:rPr>
                <w:noProof/>
                <w:webHidden/>
              </w:rPr>
              <w:fldChar w:fldCharType="end"/>
            </w:r>
          </w:hyperlink>
        </w:p>
        <w:p w14:paraId="54B66ACF" w14:textId="36F3AA7B"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12" w:history="1">
            <w:r>
              <w:rPr>
                <w:rStyle w:val="Hyperlink"/>
                <w:noProof/>
              </w:rPr>
              <w:t>B.4</w:t>
            </w:r>
            <w:r>
              <w:rPr>
                <w:rFonts w:asciiTheme="minorHAnsi" w:eastAsiaTheme="minorEastAsia" w:hAnsiTheme="minorHAnsi"/>
                <w:noProof/>
                <w:kern w:val="2"/>
                <w:sz w:val="24"/>
                <w:szCs w:val="24"/>
                <w14:ligatures w14:val="standardContextual"/>
              </w:rPr>
              <w:tab/>
            </w:r>
            <w:r>
              <w:rPr>
                <w:rStyle w:val="Hyperlink"/>
                <w:rFonts w:cs="Arial"/>
                <w:noProof/>
              </w:rPr>
              <w:t>Flow and energy conversions</w:t>
            </w:r>
            <w:r>
              <w:rPr>
                <w:noProof/>
                <w:webHidden/>
              </w:rPr>
              <w:tab/>
            </w:r>
            <w:r>
              <w:rPr>
                <w:noProof/>
                <w:webHidden/>
              </w:rPr>
              <w:fldChar w:fldCharType="begin"/>
            </w:r>
            <w:r>
              <w:rPr>
                <w:noProof/>
                <w:webHidden/>
              </w:rPr>
              <w:instrText xml:space="preserve"> PAGEREF _Toc241507012 \h </w:instrText>
            </w:r>
            <w:r>
              <w:rPr>
                <w:noProof/>
                <w:webHidden/>
              </w:rPr>
            </w:r>
            <w:r>
              <w:rPr>
                <w:noProof/>
                <w:webHidden/>
              </w:rPr>
              <w:fldChar w:fldCharType="separate"/>
            </w:r>
            <w:r>
              <w:rPr>
                <w:noProof/>
                <w:webHidden/>
              </w:rPr>
              <w:t>74</w:t>
            </w:r>
            <w:r>
              <w:rPr>
                <w:noProof/>
                <w:webHidden/>
              </w:rPr>
              <w:fldChar w:fldCharType="end"/>
            </w:r>
          </w:hyperlink>
        </w:p>
        <w:p w14:paraId="752C7078" w14:textId="79B2EBD7"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13" w:history="1">
            <w:r>
              <w:rPr>
                <w:rStyle w:val="Hyperlink"/>
                <w:noProof/>
              </w:rPr>
              <w:t>B.5</w:t>
            </w:r>
            <w:r>
              <w:rPr>
                <w:rFonts w:asciiTheme="minorHAnsi" w:eastAsiaTheme="minorEastAsia" w:hAnsiTheme="minorHAnsi"/>
                <w:noProof/>
                <w:kern w:val="2"/>
                <w:sz w:val="24"/>
                <w:szCs w:val="24"/>
                <w14:ligatures w14:val="standardContextual"/>
              </w:rPr>
              <w:tab/>
            </w:r>
            <w:r>
              <w:rPr>
                <w:rStyle w:val="Hyperlink"/>
                <w:rFonts w:cs="Arial"/>
                <w:noProof/>
              </w:rPr>
              <w:t>Sensitivity of the back-calculated friction factor to the assumed diameter</w:t>
            </w:r>
            <w:r>
              <w:rPr>
                <w:noProof/>
                <w:webHidden/>
              </w:rPr>
              <w:tab/>
            </w:r>
            <w:r>
              <w:rPr>
                <w:noProof/>
                <w:webHidden/>
              </w:rPr>
              <w:fldChar w:fldCharType="begin"/>
            </w:r>
            <w:r>
              <w:rPr>
                <w:noProof/>
                <w:webHidden/>
              </w:rPr>
              <w:instrText xml:space="preserve"> PAGEREF _Toc241507013 \h </w:instrText>
            </w:r>
            <w:r>
              <w:rPr>
                <w:noProof/>
                <w:webHidden/>
              </w:rPr>
            </w:r>
            <w:r>
              <w:rPr>
                <w:noProof/>
                <w:webHidden/>
              </w:rPr>
              <w:fldChar w:fldCharType="separate"/>
            </w:r>
            <w:r>
              <w:rPr>
                <w:noProof/>
                <w:webHidden/>
              </w:rPr>
              <w:t>74</w:t>
            </w:r>
            <w:r>
              <w:rPr>
                <w:noProof/>
                <w:webHidden/>
              </w:rPr>
              <w:fldChar w:fldCharType="end"/>
            </w:r>
          </w:hyperlink>
        </w:p>
        <w:p w14:paraId="44E3B3AA" w14:textId="2A2BAAE5"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14" w:history="1">
            <w:r>
              <w:rPr>
                <w:rStyle w:val="Hyperlink"/>
                <w:noProof/>
              </w:rPr>
              <w:t>B.6</w:t>
            </w:r>
            <w:r>
              <w:rPr>
                <w:rFonts w:asciiTheme="minorHAnsi" w:eastAsiaTheme="minorEastAsia" w:hAnsiTheme="minorHAnsi"/>
                <w:noProof/>
                <w:kern w:val="2"/>
                <w:sz w:val="24"/>
                <w:szCs w:val="24"/>
                <w14:ligatures w14:val="standardContextual"/>
              </w:rPr>
              <w:tab/>
            </w:r>
            <w:r>
              <w:rPr>
                <w:rStyle w:val="Hyperlink"/>
                <w:rFonts w:cs="Arial"/>
                <w:noProof/>
              </w:rPr>
              <w:t xml:space="preserve">Back-calculated friction factors plotted over </w:t>
            </w:r>
            <w:r>
              <w:rPr>
                <w:rStyle w:val="Hyperlink"/>
                <w:rFonts w:cs="Arial"/>
                <w:i/>
                <w:noProof/>
              </w:rPr>
              <w:t>Re</w:t>
            </w:r>
            <w:r>
              <w:rPr>
                <w:rStyle w:val="Hyperlink"/>
                <w:rFonts w:cs="Arial"/>
                <w:noProof/>
              </w:rPr>
              <w:t xml:space="preserve"> for </w:t>
            </w:r>
            <w:r>
              <w:rPr>
                <w:rStyle w:val="Hyperlink"/>
                <w:iCs/>
                <w:noProof/>
              </w:rPr>
              <w:t>CSA/ANSI LC 1:23</w:t>
            </w:r>
            <w:r>
              <w:rPr>
                <w:noProof/>
                <w:webHidden/>
              </w:rPr>
              <w:tab/>
            </w:r>
            <w:r>
              <w:rPr>
                <w:noProof/>
                <w:webHidden/>
              </w:rPr>
              <w:fldChar w:fldCharType="begin"/>
            </w:r>
            <w:r>
              <w:rPr>
                <w:noProof/>
                <w:webHidden/>
              </w:rPr>
              <w:instrText xml:space="preserve"> PAGEREF _Toc241507014 \h </w:instrText>
            </w:r>
            <w:r>
              <w:rPr>
                <w:noProof/>
                <w:webHidden/>
              </w:rPr>
            </w:r>
            <w:r>
              <w:rPr>
                <w:noProof/>
                <w:webHidden/>
              </w:rPr>
              <w:fldChar w:fldCharType="separate"/>
            </w:r>
            <w:r>
              <w:rPr>
                <w:noProof/>
                <w:webHidden/>
              </w:rPr>
              <w:t>75</w:t>
            </w:r>
            <w:r>
              <w:rPr>
                <w:noProof/>
                <w:webHidden/>
              </w:rPr>
              <w:fldChar w:fldCharType="end"/>
            </w:r>
          </w:hyperlink>
        </w:p>
        <w:p w14:paraId="6E705533" w14:textId="2757E05E" w:rsidR="00B100C0" w:rsidRDefault="00B100C0">
          <w:pPr>
            <w:pStyle w:val="TOC1"/>
            <w:tabs>
              <w:tab w:val="right" w:leader="dot" w:pos="9350"/>
            </w:tabs>
            <w:rPr>
              <w:rFonts w:asciiTheme="minorHAnsi" w:eastAsiaTheme="minorEastAsia" w:hAnsiTheme="minorHAnsi"/>
              <w:noProof/>
              <w:kern w:val="2"/>
              <w:sz w:val="24"/>
              <w:szCs w:val="24"/>
              <w14:ligatures w14:val="standardContextual"/>
            </w:rPr>
          </w:pPr>
          <w:hyperlink w:anchor="_Toc241507015" w:history="1">
            <w:r>
              <w:rPr>
                <w:rStyle w:val="Hyperlink"/>
                <w:noProof/>
              </w:rPr>
              <w:t>Appendix C Sensitivity Analysis – Supplementary Data</w:t>
            </w:r>
            <w:r>
              <w:rPr>
                <w:noProof/>
                <w:webHidden/>
              </w:rPr>
              <w:tab/>
            </w:r>
            <w:r>
              <w:rPr>
                <w:noProof/>
                <w:webHidden/>
              </w:rPr>
              <w:fldChar w:fldCharType="begin"/>
            </w:r>
            <w:r>
              <w:rPr>
                <w:noProof/>
                <w:webHidden/>
              </w:rPr>
              <w:instrText xml:space="preserve"> PAGEREF _Toc241507015 \h </w:instrText>
            </w:r>
            <w:r>
              <w:rPr>
                <w:noProof/>
                <w:webHidden/>
              </w:rPr>
            </w:r>
            <w:r>
              <w:rPr>
                <w:noProof/>
                <w:webHidden/>
              </w:rPr>
              <w:fldChar w:fldCharType="separate"/>
            </w:r>
            <w:r>
              <w:rPr>
                <w:noProof/>
                <w:webHidden/>
              </w:rPr>
              <w:t>76</w:t>
            </w:r>
            <w:r>
              <w:rPr>
                <w:noProof/>
                <w:webHidden/>
              </w:rPr>
              <w:fldChar w:fldCharType="end"/>
            </w:r>
          </w:hyperlink>
        </w:p>
        <w:p w14:paraId="66817A90" w14:textId="572AD636" w:rsidR="00B100C0" w:rsidRDefault="00B100C0">
          <w:pPr>
            <w:pStyle w:val="TOC1"/>
            <w:tabs>
              <w:tab w:val="right" w:leader="dot" w:pos="9350"/>
            </w:tabs>
            <w:rPr>
              <w:rFonts w:asciiTheme="minorHAnsi" w:eastAsiaTheme="minorEastAsia" w:hAnsiTheme="minorHAnsi"/>
              <w:noProof/>
              <w:kern w:val="2"/>
              <w:sz w:val="24"/>
              <w:szCs w:val="24"/>
              <w14:ligatures w14:val="standardContextual"/>
            </w:rPr>
          </w:pPr>
          <w:hyperlink w:anchor="_Toc241507016" w:history="1">
            <w:r>
              <w:rPr>
                <w:rStyle w:val="Hyperlink"/>
                <w:noProof/>
              </w:rPr>
              <w:t>Appendix D Laboratory Test Plan – Detailed Specifications</w:t>
            </w:r>
            <w:r>
              <w:rPr>
                <w:noProof/>
                <w:webHidden/>
              </w:rPr>
              <w:tab/>
            </w:r>
            <w:r>
              <w:rPr>
                <w:noProof/>
                <w:webHidden/>
              </w:rPr>
              <w:fldChar w:fldCharType="begin"/>
            </w:r>
            <w:r>
              <w:rPr>
                <w:noProof/>
                <w:webHidden/>
              </w:rPr>
              <w:instrText xml:space="preserve"> PAGEREF _Toc241507016 \h </w:instrText>
            </w:r>
            <w:r>
              <w:rPr>
                <w:noProof/>
                <w:webHidden/>
              </w:rPr>
            </w:r>
            <w:r>
              <w:rPr>
                <w:noProof/>
                <w:webHidden/>
              </w:rPr>
              <w:fldChar w:fldCharType="separate"/>
            </w:r>
            <w:r>
              <w:rPr>
                <w:noProof/>
                <w:webHidden/>
              </w:rPr>
              <w:t>77</w:t>
            </w:r>
            <w:r>
              <w:rPr>
                <w:noProof/>
                <w:webHidden/>
              </w:rPr>
              <w:fldChar w:fldCharType="end"/>
            </w:r>
          </w:hyperlink>
        </w:p>
        <w:p w14:paraId="1047DC07" w14:textId="4A02D773"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17" w:history="1">
            <w:r>
              <w:rPr>
                <w:rStyle w:val="Hyperlink"/>
                <w:noProof/>
              </w:rPr>
              <w:t>D.1</w:t>
            </w:r>
            <w:r>
              <w:rPr>
                <w:rFonts w:asciiTheme="minorHAnsi" w:eastAsiaTheme="minorEastAsia" w:hAnsiTheme="minorHAnsi"/>
                <w:noProof/>
                <w:kern w:val="2"/>
                <w:sz w:val="24"/>
                <w:szCs w:val="24"/>
                <w14:ligatures w14:val="standardContextual"/>
              </w:rPr>
              <w:tab/>
            </w:r>
            <w:r>
              <w:rPr>
                <w:rStyle w:val="Hyperlink"/>
                <w:noProof/>
              </w:rPr>
              <w:t>Instrumentation</w:t>
            </w:r>
            <w:r>
              <w:rPr>
                <w:noProof/>
                <w:webHidden/>
              </w:rPr>
              <w:tab/>
            </w:r>
            <w:r>
              <w:rPr>
                <w:noProof/>
                <w:webHidden/>
              </w:rPr>
              <w:fldChar w:fldCharType="begin"/>
            </w:r>
            <w:r>
              <w:rPr>
                <w:noProof/>
                <w:webHidden/>
              </w:rPr>
              <w:instrText xml:space="preserve"> PAGEREF _Toc241507017 \h </w:instrText>
            </w:r>
            <w:r>
              <w:rPr>
                <w:noProof/>
                <w:webHidden/>
              </w:rPr>
            </w:r>
            <w:r>
              <w:rPr>
                <w:noProof/>
                <w:webHidden/>
              </w:rPr>
              <w:fldChar w:fldCharType="separate"/>
            </w:r>
            <w:r>
              <w:rPr>
                <w:noProof/>
                <w:webHidden/>
              </w:rPr>
              <w:t>77</w:t>
            </w:r>
            <w:r>
              <w:rPr>
                <w:noProof/>
                <w:webHidden/>
              </w:rPr>
              <w:fldChar w:fldCharType="end"/>
            </w:r>
          </w:hyperlink>
        </w:p>
        <w:p w14:paraId="2FD0B9BB" w14:textId="09CFB2F4"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18" w:history="1">
            <w:r>
              <w:rPr>
                <w:rStyle w:val="Hyperlink"/>
                <w:noProof/>
              </w:rPr>
              <w:t>D.2</w:t>
            </w:r>
            <w:r>
              <w:rPr>
                <w:rFonts w:asciiTheme="minorHAnsi" w:eastAsiaTheme="minorEastAsia" w:hAnsiTheme="minorHAnsi"/>
                <w:noProof/>
                <w:kern w:val="2"/>
                <w:sz w:val="24"/>
                <w:szCs w:val="24"/>
                <w14:ligatures w14:val="standardContextual"/>
              </w:rPr>
              <w:tab/>
            </w:r>
            <w:r>
              <w:rPr>
                <w:rStyle w:val="Hyperlink"/>
                <w:noProof/>
              </w:rPr>
              <w:t>Test arrangement and test points</w:t>
            </w:r>
            <w:r>
              <w:rPr>
                <w:noProof/>
                <w:webHidden/>
              </w:rPr>
              <w:tab/>
            </w:r>
            <w:r>
              <w:rPr>
                <w:noProof/>
                <w:webHidden/>
              </w:rPr>
              <w:fldChar w:fldCharType="begin"/>
            </w:r>
            <w:r>
              <w:rPr>
                <w:noProof/>
                <w:webHidden/>
              </w:rPr>
              <w:instrText xml:space="preserve"> PAGEREF _Toc241507018 \h </w:instrText>
            </w:r>
            <w:r>
              <w:rPr>
                <w:noProof/>
                <w:webHidden/>
              </w:rPr>
            </w:r>
            <w:r>
              <w:rPr>
                <w:noProof/>
                <w:webHidden/>
              </w:rPr>
              <w:fldChar w:fldCharType="separate"/>
            </w:r>
            <w:r>
              <w:rPr>
                <w:noProof/>
                <w:webHidden/>
              </w:rPr>
              <w:t>77</w:t>
            </w:r>
            <w:r>
              <w:rPr>
                <w:noProof/>
                <w:webHidden/>
              </w:rPr>
              <w:fldChar w:fldCharType="end"/>
            </w:r>
          </w:hyperlink>
        </w:p>
        <w:p w14:paraId="757215D2" w14:textId="25C2389B" w:rsidR="00B100C0" w:rsidRDefault="00B100C0">
          <w:pPr>
            <w:pStyle w:val="TOC2"/>
            <w:tabs>
              <w:tab w:val="left" w:pos="880"/>
              <w:tab w:val="right" w:leader="dot" w:pos="9350"/>
            </w:tabs>
            <w:rPr>
              <w:rFonts w:asciiTheme="minorHAnsi" w:eastAsiaTheme="minorEastAsia" w:hAnsiTheme="minorHAnsi"/>
              <w:noProof/>
              <w:kern w:val="2"/>
              <w:sz w:val="24"/>
              <w:szCs w:val="24"/>
              <w14:ligatures w14:val="standardContextual"/>
            </w:rPr>
          </w:pPr>
          <w:hyperlink w:anchor="_Toc241507019" w:history="1">
            <w:r>
              <w:rPr>
                <w:rStyle w:val="Hyperlink"/>
                <w:noProof/>
              </w:rPr>
              <w:t>D.3</w:t>
            </w:r>
            <w:r>
              <w:rPr>
                <w:rFonts w:asciiTheme="minorHAnsi" w:eastAsiaTheme="minorEastAsia" w:hAnsiTheme="minorHAnsi"/>
                <w:noProof/>
                <w:kern w:val="2"/>
                <w:sz w:val="24"/>
                <w:szCs w:val="24"/>
                <w14:ligatures w14:val="standardContextual"/>
              </w:rPr>
              <w:tab/>
            </w:r>
            <w:r>
              <w:rPr>
                <w:rStyle w:val="Hyperlink"/>
                <w:noProof/>
              </w:rPr>
              <w:t>Hydrogen safety</w:t>
            </w:r>
            <w:r>
              <w:rPr>
                <w:noProof/>
                <w:webHidden/>
              </w:rPr>
              <w:tab/>
            </w:r>
            <w:r>
              <w:rPr>
                <w:noProof/>
                <w:webHidden/>
              </w:rPr>
              <w:fldChar w:fldCharType="begin"/>
            </w:r>
            <w:r>
              <w:rPr>
                <w:noProof/>
                <w:webHidden/>
              </w:rPr>
              <w:instrText xml:space="preserve"> PAGEREF _Toc241507019 \h </w:instrText>
            </w:r>
            <w:r>
              <w:rPr>
                <w:noProof/>
                <w:webHidden/>
              </w:rPr>
            </w:r>
            <w:r>
              <w:rPr>
                <w:noProof/>
                <w:webHidden/>
              </w:rPr>
              <w:fldChar w:fldCharType="separate"/>
            </w:r>
            <w:r>
              <w:rPr>
                <w:noProof/>
                <w:webHidden/>
              </w:rPr>
              <w:t>78</w:t>
            </w:r>
            <w:r>
              <w:rPr>
                <w:noProof/>
                <w:webHidden/>
              </w:rPr>
              <w:fldChar w:fldCharType="end"/>
            </w:r>
          </w:hyperlink>
        </w:p>
        <w:p w14:paraId="206ED621" w14:textId="34BBFFCB" w:rsidR="00976B66" w:rsidRPr="00801F35" w:rsidRDefault="00976B66">
          <w:r>
            <w:fldChar w:fldCharType="end"/>
          </w:r>
        </w:p>
      </w:sdtContent>
    </w:sdt>
    <w:p w14:paraId="57196230" w14:textId="77777777" w:rsidR="00976B66" w:rsidRPr="00801F35" w:rsidRDefault="00976B66">
      <w:pPr>
        <w:sectPr w:rsidR="00976B66" w:rsidRPr="00801F35" w:rsidSect="008F34A4">
          <w:headerReference w:type="first" r:id="rId17"/>
          <w:footerReference w:type="first" r:id="rId18"/>
          <w:pgSz w:w="12240" w:h="15840"/>
          <w:pgMar w:top="1440" w:right="1440" w:bottom="1440" w:left="1440" w:header="720" w:footer="720" w:gutter="0"/>
          <w:cols w:space="720"/>
          <w:docGrid w:linePitch="360"/>
        </w:sectPr>
      </w:pPr>
    </w:p>
    <w:p w14:paraId="03D8C01B" w14:textId="77777777" w:rsidR="00976B66" w:rsidRPr="00801F35" w:rsidRDefault="00C64113">
      <w:pPr>
        <w:pStyle w:val="CSAUnnumberedHeading1"/>
      </w:pPr>
      <w:bookmarkStart w:id="0" w:name="_Toc241506949"/>
      <w:commentRangeStart w:id="1"/>
      <w:r>
        <w:lastRenderedPageBreak/>
        <w:t>Executive Summary</w:t>
      </w:r>
      <w:commentRangeEnd w:id="1"/>
      <w:r>
        <w:rPr>
          <w:rStyle w:val="CommentReference"/>
          <w:sz w:val="32"/>
          <w:szCs w:val="22"/>
        </w:rPr>
        <w:commentReference w:id="1"/>
      </w:r>
      <w:bookmarkEnd w:id="0"/>
    </w:p>
    <w:p w14:paraId="2D4E782B" w14:textId="77777777" w:rsidR="008F4107" w:rsidRDefault="005D1F2C">
      <w:pPr>
        <w:rPr>
          <w:rFonts w:cs="Arial"/>
        </w:rPr>
      </w:pPr>
      <w:r>
        <w:rPr>
          <w:rFonts w:cs="Arial"/>
          <w:szCs w:val="20"/>
        </w:rPr>
        <w:t xml:space="preserve">This report examines whether the pipe-sizing methods embedded in the North American fuel-gas installation codes can be carried over to 100% hydrogen domestic service below 10 </w:t>
      </w:r>
      <w:proofErr w:type="spellStart"/>
      <w:r>
        <w:rPr>
          <w:rFonts w:cs="Arial"/>
          <w:szCs w:val="20"/>
        </w:rPr>
        <w:t>psig</w:t>
      </w:r>
      <w:proofErr w:type="spellEnd"/>
      <w:r>
        <w:rPr>
          <w:rFonts w:cs="Arial"/>
          <w:szCs w:val="20"/>
        </w:rPr>
        <w:t xml:space="preserve"> (69 kPa gauge), and develops replacements where they cannot. It covers the four governing documents (CSA B149.1, the International Fuel Gas Code (IFGC), NFPA 54, and the corrugated </w:t>
      </w:r>
      <w:proofErr w:type="gramStart"/>
      <w:r>
        <w:rPr>
          <w:rFonts w:cs="Arial"/>
          <w:szCs w:val="20"/>
        </w:rPr>
        <w:t>stainless steel</w:t>
      </w:r>
      <w:proofErr w:type="gramEnd"/>
      <w:r>
        <w:rPr>
          <w:rFonts w:cs="Arial"/>
          <w:szCs w:val="20"/>
        </w:rPr>
        <w:t xml:space="preserve"> tubing (CSST) product standard CSA/ANSI LC 1), rigid piping from ½-inch through 2-inch nominal pipe size, and the CSST sizes of CSA/ANSI LC 1, for pure hydrogen.</w:t>
      </w:r>
    </w:p>
    <w:p w14:paraId="3664D17A" w14:textId="6AAD7DB3" w:rsidR="008F4107" w:rsidRDefault="005D1F2C">
      <w:pPr>
        <w:rPr>
          <w:rFonts w:cs="Arial"/>
        </w:rPr>
      </w:pPr>
      <w:r>
        <w:rPr>
          <w:rFonts w:cs="Arial"/>
          <w:szCs w:val="20"/>
        </w:rPr>
        <w:t xml:space="preserve">Three hydrogen properties drive every sizing consequence. </w:t>
      </w:r>
      <w:ins w:id="2" w:author="Olga Arevalo Quintero" w:date="2026-09-01T14:03:00Z" w16du:dateUtc="2026-09-01T18:03:00Z">
        <w:r>
          <w:rPr>
            <w:rFonts w:cs="Arial"/>
            <w:szCs w:val="20"/>
          </w:rPr>
          <w:t xml:space="preserve">First, </w:t>
        </w:r>
      </w:ins>
      <w:del w:id="3" w:author="Olga Arevalo Quintero" w:date="2026-09-01T14:03:00Z" w16du:dateUtc="2026-09-01T18:03:00Z">
        <w:r>
          <w:rPr>
            <w:rFonts w:cs="Arial"/>
            <w:szCs w:val="20"/>
          </w:rPr>
          <w:delText>H</w:delText>
        </w:r>
      </w:del>
      <w:ins w:id="4" w:author="Olga Arevalo Quintero" w:date="2026-09-01T14:03:00Z" w16du:dateUtc="2026-09-01T18:03:00Z">
        <w:r>
          <w:rPr>
            <w:rFonts w:cs="Arial"/>
            <w:szCs w:val="20"/>
          </w:rPr>
          <w:t>h</w:t>
        </w:r>
      </w:ins>
      <w:r>
        <w:rPr>
          <w:rFonts w:cs="Arial"/>
          <w:szCs w:val="20"/>
        </w:rPr>
        <w:t>ydrogen carries about one</w:t>
      </w:r>
      <w:ins w:id="5" w:author="Olga Arevalo Quintero" w:date="2026-09-01T14:03:00Z" w16du:dateUtc="2026-09-01T18:03:00Z">
        <w:r>
          <w:rPr>
            <w:rFonts w:cs="Arial"/>
            <w:szCs w:val="20"/>
          </w:rPr>
          <w:t>-</w:t>
        </w:r>
      </w:ins>
      <w:del w:id="6" w:author="Olga Arevalo Quintero" w:date="2026-09-01T14:03:00Z" w16du:dateUtc="2026-09-01T18:03:00Z">
        <w:r>
          <w:rPr>
            <w:rFonts w:cs="Arial"/>
            <w:szCs w:val="20"/>
          </w:rPr>
          <w:delText xml:space="preserve"> </w:delText>
        </w:r>
      </w:del>
      <w:r>
        <w:rPr>
          <w:rFonts w:cs="Arial"/>
          <w:szCs w:val="20"/>
        </w:rPr>
        <w:t>third of the energy of natural gas per unit volume, so an appliance needs roughly 3.1 times the volumetric flow</w:t>
      </w:r>
      <w:ins w:id="7" w:author="Olga Arevalo Quintero" w:date="2026-09-01T14:04:00Z" w16du:dateUtc="2026-09-01T18:04:00Z">
        <w:r>
          <w:rPr>
            <w:rFonts w:cs="Arial"/>
            <w:szCs w:val="20"/>
          </w:rPr>
          <w:t xml:space="preserve"> to deliver the same</w:t>
        </w:r>
      </w:ins>
      <w:del w:id="8" w:author="Olga Arevalo Quintero" w:date="2026-09-01T14:04:00Z" w16du:dateUtc="2026-09-01T18:04:00Z">
        <w:r>
          <w:rPr>
            <w:rFonts w:cs="Arial"/>
            <w:szCs w:val="20"/>
          </w:rPr>
          <w:delText xml:space="preserve"> at equal</w:delText>
        </w:r>
      </w:del>
      <w:r>
        <w:rPr>
          <w:rFonts w:cs="Arial"/>
          <w:szCs w:val="20"/>
        </w:rPr>
        <w:t xml:space="preserve"> energy input.</w:t>
      </w:r>
      <w:ins w:id="9" w:author="Olga Arevalo Quintero" w:date="2026-09-01T14:04:00Z" w16du:dateUtc="2026-09-01T18:04:00Z">
        <w:r>
          <w:rPr>
            <w:rFonts w:cs="Arial"/>
            <w:szCs w:val="20"/>
          </w:rPr>
          <w:t xml:space="preserve"> Second, hydrogen </w:t>
        </w:r>
      </w:ins>
      <w:del w:id="10" w:author="Olga Arevalo Quintero" w:date="2026-09-01T14:04:00Z" w16du:dateUtc="2026-09-01T18:04:00Z">
        <w:r>
          <w:rPr>
            <w:rFonts w:cs="Arial"/>
            <w:szCs w:val="20"/>
          </w:rPr>
          <w:delText xml:space="preserve"> It </w:delText>
        </w:r>
      </w:del>
      <w:r>
        <w:rPr>
          <w:rFonts w:cs="Arial"/>
          <w:szCs w:val="20"/>
        </w:rPr>
        <w:t xml:space="preserve">has about 12% of </w:t>
      </w:r>
      <w:ins w:id="11" w:author="Olga Arevalo Quintero" w:date="2026-09-01T14:04:00Z" w16du:dateUtc="2026-09-01T18:04:00Z">
        <w:r>
          <w:rPr>
            <w:rFonts w:cs="Arial"/>
            <w:szCs w:val="20"/>
          </w:rPr>
          <w:t xml:space="preserve">the density of </w:t>
        </w:r>
      </w:ins>
      <w:r>
        <w:rPr>
          <w:rFonts w:cs="Arial"/>
          <w:szCs w:val="20"/>
        </w:rPr>
        <w:t>natural gas</w:t>
      </w:r>
      <w:del w:id="12" w:author="Olga Arevalo Quintero" w:date="2026-09-01T14:05:00Z" w16du:dateUtc="2026-09-01T18:05:00Z">
        <w:r>
          <w:rPr>
            <w:rFonts w:cs="Arial"/>
            <w:szCs w:val="20"/>
          </w:rPr>
          <w:delText>’</w:delText>
        </w:r>
      </w:del>
      <w:del w:id="13" w:author="Olga Arevalo Quintero" w:date="2026-09-01T14:04:00Z" w16du:dateUtc="2026-09-01T18:04:00Z">
        <w:r>
          <w:rPr>
            <w:rFonts w:cs="Arial"/>
            <w:szCs w:val="20"/>
          </w:rPr>
          <w:delText>s</w:delText>
        </w:r>
      </w:del>
      <w:del w:id="14" w:author="Olga Arevalo Quintero" w:date="2026-09-01T14:05:00Z" w16du:dateUtc="2026-09-01T18:05:00Z">
        <w:r>
          <w:rPr>
            <w:rFonts w:cs="Arial"/>
            <w:szCs w:val="20"/>
          </w:rPr>
          <w:delText xml:space="preserve"> density</w:delText>
        </w:r>
      </w:del>
      <w:r>
        <w:rPr>
          <w:rFonts w:cs="Arial"/>
          <w:szCs w:val="20"/>
        </w:rPr>
        <w:t xml:space="preserve">. </w:t>
      </w:r>
      <w:ins w:id="15" w:author="Olga Arevalo Quintero" w:date="2026-09-01T14:05:00Z" w16du:dateUtc="2026-09-01T18:05:00Z">
        <w:r>
          <w:rPr>
            <w:rFonts w:cs="Arial"/>
            <w:szCs w:val="20"/>
          </w:rPr>
          <w:t xml:space="preserve">Third, </w:t>
        </w:r>
      </w:ins>
      <w:del w:id="16" w:author="Olga Arevalo Quintero" w:date="2026-09-01T14:05:00Z" w16du:dateUtc="2026-09-01T18:05:00Z">
        <w:r>
          <w:rPr>
            <w:rFonts w:cs="Arial"/>
            <w:szCs w:val="20"/>
          </w:rPr>
          <w:delText>And</w:delText>
        </w:r>
      </w:del>
      <w:r>
        <w:rPr>
          <w:rFonts w:cs="Arial"/>
          <w:szCs w:val="20"/>
        </w:rPr>
        <w:t xml:space="preserve"> its Reynolds number,</w:t>
      </w:r>
      <w:ins w:id="17" w:author="Olga Arevalo Quintero" w:date="2026-09-01T14:05:00Z" w16du:dateUtc="2026-09-01T18:05:00Z">
        <w:r>
          <w:rPr>
            <w:rFonts w:cs="Arial"/>
            <w:szCs w:val="20"/>
          </w:rPr>
          <w:t xml:space="preserve"> which determines </w:t>
        </w:r>
      </w:ins>
      <w:del w:id="18" w:author="Olga Arevalo Quintero" w:date="2026-09-01T14:05:00Z" w16du:dateUtc="2026-09-01T18:05:00Z">
        <w:r>
          <w:rPr>
            <w:rFonts w:cs="Arial"/>
            <w:szCs w:val="20"/>
          </w:rPr>
          <w:delText xml:space="preserve"> the quantity that decides </w:delText>
        </w:r>
      </w:del>
      <w:r>
        <w:rPr>
          <w:rFonts w:cs="Arial"/>
          <w:szCs w:val="20"/>
        </w:rPr>
        <w:t xml:space="preserve">whether flow is laminar or turbulent, is </w:t>
      </w:r>
      <w:del w:id="19" w:author="Olga Arevalo Quintero" w:date="2026-09-01T14:05:00Z" w16du:dateUtc="2026-09-01T18:05:00Z">
        <w:r>
          <w:rPr>
            <w:rFonts w:cs="Arial"/>
            <w:szCs w:val="20"/>
          </w:rPr>
          <w:delText xml:space="preserve">about </w:delText>
        </w:r>
      </w:del>
      <w:ins w:id="20" w:author="Olga Arevalo Quintero" w:date="2026-09-01T14:05:00Z" w16du:dateUtc="2026-09-01T18:05:00Z">
        <w:r>
          <w:rPr>
            <w:rFonts w:cs="Arial"/>
            <w:szCs w:val="20"/>
          </w:rPr>
          <w:t>ap</w:t>
        </w:r>
      </w:ins>
      <w:ins w:id="21" w:author="Olga Arevalo Quintero" w:date="2026-09-01T14:06:00Z" w16du:dateUtc="2026-09-01T18:06:00Z">
        <w:r>
          <w:rPr>
            <w:rFonts w:cs="Arial"/>
            <w:szCs w:val="20"/>
          </w:rPr>
          <w:t>proximately</w:t>
        </w:r>
      </w:ins>
      <w:ins w:id="22" w:author="Olga Arevalo Quintero" w:date="2026-09-01T14:05:00Z" w16du:dateUtc="2026-09-01T18:05:00Z">
        <w:r>
          <w:rPr>
            <w:rFonts w:cs="Arial"/>
            <w:szCs w:val="20"/>
          </w:rPr>
          <w:t xml:space="preserve"> </w:t>
        </w:r>
      </w:ins>
      <w:r>
        <w:rPr>
          <w:rFonts w:cs="Arial"/>
          <w:szCs w:val="20"/>
        </w:rPr>
        <w:t xml:space="preserve">half </w:t>
      </w:r>
      <w:ins w:id="23" w:author="Olga Arevalo Quintero" w:date="2026-09-01T14:06:00Z" w16du:dateUtc="2026-09-01T18:06:00Z">
        <w:r>
          <w:rPr>
            <w:rFonts w:cs="Arial"/>
            <w:szCs w:val="20"/>
          </w:rPr>
          <w:t xml:space="preserve">that of </w:t>
        </w:r>
      </w:ins>
      <w:r>
        <w:rPr>
          <w:rFonts w:cs="Arial"/>
          <w:szCs w:val="20"/>
        </w:rPr>
        <w:t xml:space="preserve">the natural-gas value </w:t>
      </w:r>
      <w:ins w:id="24" w:author="Olga Arevalo Quintero" w:date="2026-09-01T14:06:00Z" w16du:dateUtc="2026-09-01T18:06:00Z">
        <w:r>
          <w:rPr>
            <w:rFonts w:cs="Arial"/>
            <w:szCs w:val="20"/>
          </w:rPr>
          <w:t>under equivalent</w:t>
        </w:r>
      </w:ins>
      <w:del w:id="25" w:author="Olga Arevalo Quintero" w:date="2026-09-01T14:06:00Z" w16du:dateUtc="2026-09-01T18:06:00Z">
        <w:r>
          <w:rPr>
            <w:rFonts w:cs="Arial"/>
            <w:szCs w:val="20"/>
          </w:rPr>
          <w:delText>at equal</w:delText>
        </w:r>
      </w:del>
      <w:r>
        <w:rPr>
          <w:rFonts w:cs="Arial"/>
          <w:szCs w:val="20"/>
        </w:rPr>
        <w:t xml:space="preserve"> energy delivery</w:t>
      </w:r>
      <w:ins w:id="26" w:author="Olga Arevalo Quintero" w:date="2026-09-01T14:06:00Z" w16du:dateUtc="2026-09-01T18:06:00Z">
        <w:r>
          <w:rPr>
            <w:rFonts w:cs="Arial"/>
            <w:szCs w:val="20"/>
          </w:rPr>
          <w:t xml:space="preserve"> conditions</w:t>
        </w:r>
      </w:ins>
      <w:r>
        <w:rPr>
          <w:rFonts w:cs="Arial"/>
          <w:szCs w:val="20"/>
        </w:rPr>
        <w:t xml:space="preserve">. The </w:t>
      </w:r>
      <w:ins w:id="27" w:author="Sean de Noronha | DRG" w:date="2026-09-22T10:35:00Z" w16du:dateUtc="2026-09-22T08:35:00Z">
        <w:r>
          <w:rPr>
            <w:rFonts w:cs="Arial"/>
            <w:szCs w:val="20"/>
          </w:rPr>
          <w:t xml:space="preserve">Reynolds number </w:t>
        </w:r>
      </w:ins>
      <w:commentRangeStart w:id="28"/>
      <w:commentRangeStart w:id="29"/>
      <w:del w:id="30" w:author="Sean de Noronha | DRG" w:date="2026-09-22T10:35:00Z" w16du:dateUtc="2026-09-22T08:35:00Z">
        <w:r>
          <w:rPr>
            <w:rFonts w:cs="Arial"/>
            <w:szCs w:val="20"/>
          </w:rPr>
          <w:delText xml:space="preserve">last </w:delText>
        </w:r>
      </w:del>
      <w:r>
        <w:rPr>
          <w:rFonts w:cs="Arial"/>
          <w:szCs w:val="20"/>
        </w:rPr>
        <w:t xml:space="preserve">ratio </w:t>
      </w:r>
      <w:commentRangeEnd w:id="28"/>
      <w:r>
        <w:rPr>
          <w:rStyle w:val="CommentReference"/>
          <w:rFonts w:cs="Arial"/>
          <w:sz w:val="20"/>
          <w:szCs w:val="20"/>
        </w:rPr>
        <w:commentReference w:id="28"/>
      </w:r>
      <w:commentRangeEnd w:id="29"/>
      <w:r>
        <w:rPr>
          <w:rStyle w:val="CommentReference"/>
        </w:rPr>
        <w:commentReference w:id="29"/>
      </w:r>
      <w:r>
        <w:rPr>
          <w:rFonts w:cs="Arial"/>
          <w:szCs w:val="20"/>
        </w:rPr>
        <w:t>matters most: it pushes domestic hydrogen operating points into the laminar and transitional range, where the published sizing methods were never calibrated</w:t>
      </w:r>
      <w:commentRangeStart w:id="31"/>
      <w:commentRangeStart w:id="32"/>
      <w:r>
        <w:rPr>
          <w:rFonts w:cs="Arial"/>
          <w:szCs w:val="20"/>
        </w:rPr>
        <w:t xml:space="preserve">. At equal energy input the pressure drop rises by roughly 11% to 26% before friction-factor changes, and flow-generated fitting noise </w:t>
      </w:r>
      <w:ins w:id="33" w:author="Sean de Noronha | DRG" w:date="2026-09-22T10:44:00Z" w16du:dateUtc="2026-09-22T08:44:00Z">
        <w:r>
          <w:rPr>
            <w:rFonts w:cs="Arial"/>
            <w:szCs w:val="20"/>
          </w:rPr>
          <w:t xml:space="preserve">rises </w:t>
        </w:r>
      </w:ins>
      <w:r>
        <w:rPr>
          <w:rFonts w:cs="Arial"/>
          <w:szCs w:val="20"/>
        </w:rPr>
        <w:t xml:space="preserve">by roughly 5 to 7 </w:t>
      </w:r>
      <w:proofErr w:type="spellStart"/>
      <w:r>
        <w:rPr>
          <w:rFonts w:cs="Arial"/>
          <w:szCs w:val="20"/>
        </w:rPr>
        <w:t>dB</w:t>
      </w:r>
      <w:ins w:id="34" w:author="Sean de Noronha | DRG" w:date="2026-09-22T10:44:00Z" w16du:dateUtc="2026-09-22T08:44:00Z">
        <w:r>
          <w:rPr>
            <w:rFonts w:cs="Arial"/>
            <w:szCs w:val="20"/>
          </w:rPr>
          <w:t>.</w:t>
        </w:r>
      </w:ins>
      <w:proofErr w:type="spellEnd"/>
      <w:del w:id="35" w:author="Sean de Noronha | DRG" w:date="2026-09-22T10:44:00Z" w16du:dateUtc="2026-09-22T08:44:00Z">
        <w:r>
          <w:rPr>
            <w:rFonts w:cs="Arial"/>
            <w:szCs w:val="20"/>
          </w:rPr>
          <w:delText>;</w:delText>
        </w:r>
      </w:del>
      <w:r>
        <w:rPr>
          <w:rFonts w:cs="Arial"/>
          <w:szCs w:val="20"/>
        </w:rPr>
        <w:t xml:space="preserve"> </w:t>
      </w:r>
      <w:ins w:id="36" w:author="Sean de Noronha | DRG" w:date="2026-09-22T10:44:00Z" w16du:dateUtc="2026-09-22T08:44:00Z">
        <w:r>
          <w:rPr>
            <w:rFonts w:cs="Arial"/>
            <w:szCs w:val="20"/>
          </w:rPr>
          <w:t>B</w:t>
        </w:r>
      </w:ins>
      <w:del w:id="37" w:author="Sean de Noronha | DRG" w:date="2026-09-22T10:44:00Z" w16du:dateUtc="2026-09-22T08:44:00Z">
        <w:r>
          <w:rPr>
            <w:rFonts w:cs="Arial"/>
            <w:szCs w:val="20"/>
          </w:rPr>
          <w:delText>b</w:delText>
        </w:r>
      </w:del>
      <w:r>
        <w:rPr>
          <w:rFonts w:cs="Arial"/>
          <w:szCs w:val="20"/>
        </w:rPr>
        <w:t>oth return to the natural-gas baseline with a one-step pipe upsize</w:t>
      </w:r>
      <w:ins w:id="38" w:author="Sean de Noronha | DRG" w:date="2026-09-22T10:44:00Z" w16du:dateUtc="2026-09-22T08:44:00Z">
        <w:r>
          <w:rPr>
            <w:rFonts w:cs="Arial"/>
            <w:szCs w:val="20"/>
          </w:rPr>
          <w:t>.</w:t>
        </w:r>
      </w:ins>
      <w:del w:id="39" w:author="Sean de Noronha | DRG" w:date="2026-09-22T10:44:00Z" w16du:dateUtc="2026-09-22T08:44:00Z">
        <w:r>
          <w:rPr>
            <w:rFonts w:cs="Arial"/>
            <w:szCs w:val="20"/>
          </w:rPr>
          <w:delText>,</w:delText>
        </w:r>
      </w:del>
      <w:r>
        <w:rPr>
          <w:rFonts w:cs="Arial"/>
          <w:szCs w:val="20"/>
        </w:rPr>
        <w:t xml:space="preserve"> </w:t>
      </w:r>
      <w:ins w:id="40" w:author="Sean de Noronha | DRG" w:date="2026-09-22T10:45:00Z" w16du:dateUtc="2026-09-22T08:45:00Z">
        <w:r>
          <w:rPr>
            <w:rFonts w:cs="Arial"/>
            <w:szCs w:val="20"/>
          </w:rPr>
          <w:t xml:space="preserve">Raising </w:t>
        </w:r>
      </w:ins>
      <w:del w:id="41" w:author="Sean de Noronha | DRG" w:date="2026-09-22T10:45:00Z" w16du:dateUtc="2026-09-22T08:45:00Z">
        <w:r>
          <w:rPr>
            <w:rFonts w:cs="Arial"/>
            <w:szCs w:val="20"/>
          </w:rPr>
          <w:delText xml:space="preserve">and the noise alone with </w:delText>
        </w:r>
      </w:del>
      <w:r>
        <w:rPr>
          <w:rFonts w:cs="Arial"/>
          <w:szCs w:val="20"/>
        </w:rPr>
        <w:t xml:space="preserve">supply pressure </w:t>
      </w:r>
      <w:del w:id="42" w:author="Sean de Noronha | DRG" w:date="2026-09-22T10:45:00Z" w16du:dateUtc="2026-09-22T08:45:00Z">
        <w:r>
          <w:rPr>
            <w:rFonts w:cs="Arial"/>
            <w:szCs w:val="20"/>
          </w:rPr>
          <w:delText xml:space="preserve">raised </w:delText>
        </w:r>
      </w:del>
      <w:r>
        <w:rPr>
          <w:rFonts w:cs="Arial"/>
          <w:szCs w:val="20"/>
        </w:rPr>
        <w:t xml:space="preserve">to approximately 4.5 </w:t>
      </w:r>
      <w:proofErr w:type="spellStart"/>
      <w:r>
        <w:rPr>
          <w:rFonts w:cs="Arial"/>
          <w:szCs w:val="20"/>
        </w:rPr>
        <w:t>psig</w:t>
      </w:r>
      <w:proofErr w:type="spellEnd"/>
      <w:r>
        <w:rPr>
          <w:rFonts w:cs="Arial"/>
          <w:szCs w:val="20"/>
        </w:rPr>
        <w:t xml:space="preserve"> </w:t>
      </w:r>
      <w:del w:id="43" w:author="Sean de Noronha | DRG" w:date="2026-09-28T17:10:00Z" w16du:dateUtc="2026-09-28T15:10:00Z">
        <w:r>
          <w:rPr>
            <w:rFonts w:cs="Arial"/>
            <w:szCs w:val="20"/>
          </w:rPr>
          <w:delText>on the HHV basis</w:delText>
        </w:r>
      </w:del>
      <w:ins w:id="44" w:author="Sean de Noronha | DRG" w:date="2026-09-28T17:10:00Z" w16du:dateUtc="2026-09-28T15:10:00Z">
        <w:r>
          <w:rPr>
            <w:rFonts w:cs="Arial"/>
            <w:szCs w:val="20"/>
          </w:rPr>
          <w:t>removes the noise increase alone on the HHV basis</w:t>
        </w:r>
      </w:ins>
      <w:r>
        <w:rPr>
          <w:rFonts w:cs="Arial"/>
          <w:szCs w:val="20"/>
        </w:rPr>
        <w:t xml:space="preserve">, </w:t>
      </w:r>
      <w:del w:id="45" w:author="Sean de Noronha | DRG" w:date="2026-09-22T10:45:00Z" w16du:dateUtc="2026-09-22T08:45:00Z">
        <w:r>
          <w:rPr>
            <w:rFonts w:cs="Arial"/>
            <w:szCs w:val="20"/>
          </w:rPr>
          <w:delText xml:space="preserve">inside </w:delText>
        </w:r>
      </w:del>
      <w:ins w:id="46" w:author="Sean de Noronha | DRG" w:date="2026-09-22T10:45:00Z" w16du:dateUtc="2026-09-22T08:45:00Z">
        <w:r>
          <w:rPr>
            <w:rFonts w:cs="Arial"/>
            <w:szCs w:val="20"/>
          </w:rPr>
          <w:t xml:space="preserve">within </w:t>
        </w:r>
      </w:ins>
      <w:r>
        <w:rPr>
          <w:rFonts w:cs="Arial"/>
          <w:szCs w:val="20"/>
        </w:rPr>
        <w:t xml:space="preserve">the 5 </w:t>
      </w:r>
      <w:proofErr w:type="spellStart"/>
      <w:r>
        <w:rPr>
          <w:rFonts w:cs="Arial"/>
          <w:szCs w:val="20"/>
        </w:rPr>
        <w:t>psig</w:t>
      </w:r>
      <w:proofErr w:type="spellEnd"/>
      <w:r>
        <w:rPr>
          <w:rFonts w:cs="Arial"/>
          <w:szCs w:val="20"/>
        </w:rPr>
        <w:t xml:space="preserve"> indoor cap of the U.S. codes; on the LHV basis the required 6.1 </w:t>
      </w:r>
      <w:proofErr w:type="spellStart"/>
      <w:r>
        <w:rPr>
          <w:rFonts w:cs="Arial"/>
          <w:szCs w:val="20"/>
        </w:rPr>
        <w:t>psig</w:t>
      </w:r>
      <w:proofErr w:type="spellEnd"/>
      <w:r>
        <w:rPr>
          <w:rFonts w:cs="Arial"/>
          <w:szCs w:val="20"/>
        </w:rPr>
        <w:t xml:space="preserve"> exceeds the cap.</w:t>
      </w:r>
      <w:commentRangeEnd w:id="31"/>
      <w:r>
        <w:rPr>
          <w:rStyle w:val="CommentReference"/>
          <w:rFonts w:cs="Arial"/>
          <w:sz w:val="20"/>
          <w:szCs w:val="20"/>
        </w:rPr>
        <w:commentReference w:id="31"/>
      </w:r>
      <w:commentRangeEnd w:id="32"/>
      <w:r>
        <w:rPr>
          <w:rStyle w:val="CommentReference"/>
        </w:rPr>
        <w:commentReference w:id="32"/>
      </w:r>
      <w:r>
        <w:rPr>
          <w:rFonts w:cs="Arial"/>
          <w:szCs w:val="20"/>
        </w:rPr>
        <w:t xml:space="preserve"> International pilot </w:t>
      </w:r>
      <w:del w:id="47" w:author="Sean de Noronha | DRG" w:date="2026-09-23T14:55:00Z">
        <w:r>
          <w:rPr>
            <w:rFonts w:cs="Arial"/>
            <w:szCs w:val="20"/>
          </w:rPr>
          <w:delText>programmes</w:delText>
        </w:r>
      </w:del>
      <w:ins w:id="48" w:author="Sean de Noronha | DRG" w:date="2026-09-23T14:55:00Z">
        <w:r>
          <w:rPr>
            <w:rFonts w:cs="Arial"/>
            <w:szCs w:val="20"/>
          </w:rPr>
          <w:t>programs</w:t>
        </w:r>
      </w:ins>
      <w:r>
        <w:rPr>
          <w:rFonts w:cs="Arial"/>
          <w:szCs w:val="20"/>
        </w:rPr>
        <w:t xml:space="preserve"> </w:t>
      </w:r>
      <w:ins w:id="49" w:author="Olga Arevalo Quintero" w:date="2026-09-09T13:36:00Z" w16du:dateUtc="2026-09-09T17:36:00Z">
        <w:r>
          <w:rPr>
            <w:rFonts w:cs="Arial"/>
            <w:szCs w:val="20"/>
          </w:rPr>
          <w:t xml:space="preserve">have </w:t>
        </w:r>
      </w:ins>
      <w:r>
        <w:rPr>
          <w:rFonts w:cs="Arial"/>
          <w:szCs w:val="20"/>
        </w:rPr>
        <w:t>demonstrate</w:t>
      </w:r>
      <w:ins w:id="50" w:author="Olga Arevalo Quintero" w:date="2026-09-09T13:36:00Z" w16du:dateUtc="2026-09-09T17:36:00Z">
        <w:r>
          <w:rPr>
            <w:rFonts w:cs="Arial"/>
            <w:szCs w:val="20"/>
          </w:rPr>
          <w:t>d</w:t>
        </w:r>
      </w:ins>
      <w:r>
        <w:rPr>
          <w:rFonts w:cs="Arial"/>
          <w:szCs w:val="20"/>
        </w:rPr>
        <w:t xml:space="preserve"> that hydrogen can be delivered and used safely in homes</w:t>
      </w:r>
      <w:ins w:id="51" w:author="Olga Arevalo Quintero" w:date="2026-09-09T13:36:00Z" w16du:dateUtc="2026-09-09T17:36:00Z">
        <w:r>
          <w:rPr>
            <w:rFonts w:cs="Arial"/>
            <w:szCs w:val="20"/>
          </w:rPr>
          <w:t xml:space="preserve">; however, </w:t>
        </w:r>
      </w:ins>
      <w:del w:id="52" w:author="Olga Arevalo Quintero" w:date="2026-09-09T13:36:00Z" w16du:dateUtc="2026-09-09T17:36:00Z">
        <w:r>
          <w:rPr>
            <w:rFonts w:cs="Arial"/>
            <w:szCs w:val="20"/>
          </w:rPr>
          <w:delText>,</w:delText>
        </w:r>
      </w:del>
      <w:del w:id="53" w:author="Olga Arevalo Quintero" w:date="2026-09-09T13:37:00Z" w16du:dateUtc="2026-09-09T17:37:00Z">
        <w:r>
          <w:rPr>
            <w:rFonts w:cs="Arial"/>
            <w:szCs w:val="20"/>
          </w:rPr>
          <w:delText xml:space="preserve"> but</w:delText>
        </w:r>
      </w:del>
      <w:r>
        <w:rPr>
          <w:rFonts w:cs="Arial"/>
          <w:szCs w:val="20"/>
        </w:rPr>
        <w:t xml:space="preserve"> none</w:t>
      </w:r>
      <w:ins w:id="54" w:author="Olga Arevalo Quintero" w:date="2026-09-09T13:37:00Z" w16du:dateUtc="2026-09-09T17:37:00Z">
        <w:r>
          <w:rPr>
            <w:rFonts w:cs="Arial"/>
            <w:szCs w:val="20"/>
          </w:rPr>
          <w:t xml:space="preserve"> have</w:t>
        </w:r>
      </w:ins>
      <w:r>
        <w:rPr>
          <w:rFonts w:cs="Arial"/>
          <w:szCs w:val="20"/>
        </w:rPr>
        <w:t xml:space="preserve"> published the pressure-drop data </w:t>
      </w:r>
      <w:del w:id="55" w:author="Olga Arevalo Quintero" w:date="2026-09-09T13:37:00Z" w16du:dateUtc="2026-09-09T17:37:00Z">
        <w:r>
          <w:rPr>
            <w:rFonts w:cs="Arial"/>
            <w:szCs w:val="20"/>
          </w:rPr>
          <w:delText xml:space="preserve">needed </w:delText>
        </w:r>
      </w:del>
      <w:ins w:id="56" w:author="Olga Arevalo Quintero" w:date="2026-09-09T13:37:00Z" w16du:dateUtc="2026-09-09T17:37:00Z">
        <w:r>
          <w:rPr>
            <w:rFonts w:cs="Arial"/>
            <w:szCs w:val="20"/>
          </w:rPr>
          <w:t xml:space="preserve">required </w:t>
        </w:r>
      </w:ins>
      <w:r>
        <w:rPr>
          <w:rFonts w:cs="Arial"/>
          <w:szCs w:val="20"/>
        </w:rPr>
        <w:t>to validate sizing tables</w:t>
      </w:r>
      <w:ins w:id="57" w:author="Olga Arevalo Quintero" w:date="2026-09-09T13:37:00Z" w16du:dateUtc="2026-09-09T17:37:00Z">
        <w:r>
          <w:rPr>
            <w:rFonts w:cs="Arial"/>
            <w:szCs w:val="20"/>
          </w:rPr>
          <w:t>.</w:t>
        </w:r>
      </w:ins>
      <w:del w:id="58" w:author="Olga Arevalo Quintero" w:date="2026-09-09T13:37:00Z" w16du:dateUtc="2026-09-09T17:37:00Z">
        <w:r>
          <w:rPr>
            <w:rFonts w:cs="Arial"/>
            <w:szCs w:val="20"/>
          </w:rPr>
          <w:delText>,</w:delText>
        </w:r>
      </w:del>
      <w:ins w:id="59" w:author="Olga Arevalo Quintero" w:date="2026-09-09T13:37:00Z" w16du:dateUtc="2026-09-09T17:37:00Z">
        <w:r>
          <w:rPr>
            <w:rFonts w:cs="Arial"/>
            <w:szCs w:val="20"/>
          </w:rPr>
          <w:t xml:space="preserve"> Consequently, </w:t>
        </w:r>
      </w:ins>
      <w:del w:id="60" w:author="Olga Arevalo Quintero" w:date="2026-09-09T13:37:00Z" w16du:dateUtc="2026-09-09T17:37:00Z">
        <w:r>
          <w:rPr>
            <w:rFonts w:cs="Arial"/>
            <w:szCs w:val="20"/>
          </w:rPr>
          <w:delText xml:space="preserve"> so </w:delText>
        </w:r>
      </w:del>
      <w:r>
        <w:rPr>
          <w:rFonts w:cs="Arial"/>
          <w:szCs w:val="20"/>
        </w:rPr>
        <w:t>sizing must</w:t>
      </w:r>
      <w:ins w:id="61" w:author="Olga Arevalo Quintero" w:date="2026-09-09T13:37:00Z" w16du:dateUtc="2026-09-09T17:37:00Z">
        <w:r>
          <w:rPr>
            <w:rFonts w:cs="Arial"/>
            <w:szCs w:val="20"/>
          </w:rPr>
          <w:t xml:space="preserve"> be based </w:t>
        </w:r>
      </w:ins>
      <w:del w:id="62" w:author="Olga Arevalo Quintero" w:date="2026-09-09T13:37:00Z" w16du:dateUtc="2026-09-09T17:37:00Z">
        <w:r>
          <w:rPr>
            <w:rFonts w:cs="Arial"/>
            <w:szCs w:val="20"/>
          </w:rPr>
          <w:delText xml:space="preserve"> rest </w:delText>
        </w:r>
      </w:del>
      <w:r>
        <w:rPr>
          <w:rFonts w:cs="Arial"/>
          <w:szCs w:val="20"/>
        </w:rPr>
        <w:t>on first principles</w:t>
      </w:r>
      <w:ins w:id="63" w:author="Olga Arevalo Quintero" w:date="2026-09-09T13:38:00Z" w16du:dateUtc="2026-09-09T17:38:00Z">
        <w:r>
          <w:rPr>
            <w:rFonts w:cs="Arial"/>
            <w:szCs w:val="20"/>
          </w:rPr>
          <w:t xml:space="preserve"> calculations</w:t>
        </w:r>
      </w:ins>
      <w:r>
        <w:rPr>
          <w:rFonts w:cs="Arial"/>
          <w:szCs w:val="20"/>
        </w:rPr>
        <w:t>.</w:t>
      </w:r>
    </w:p>
    <w:p w14:paraId="29207560" w14:textId="3DDB5952" w:rsidR="005319C7" w:rsidRDefault="005D1F2C" w:rsidP="00555B15">
      <w:commentRangeStart w:id="64"/>
      <w:commentRangeStart w:id="65"/>
      <w:r>
        <w:rPr>
          <w:rFonts w:cs="Arial"/>
          <w:szCs w:val="20"/>
        </w:rPr>
        <w:t xml:space="preserve">The three installation codes </w:t>
      </w:r>
      <w:del w:id="66" w:author="Sean de Noronha | DRG" w:date="2026-09-22T10:50:00Z" w16du:dateUtc="2026-09-22T08:50:00Z">
        <w:r>
          <w:rPr>
            <w:rFonts w:cs="Arial"/>
            <w:szCs w:val="20"/>
          </w:rPr>
          <w:delText xml:space="preserve">share </w:delText>
        </w:r>
      </w:del>
      <w:ins w:id="67" w:author="Sean de Noronha | DRG" w:date="2026-09-22T10:50:00Z" w16du:dateUtc="2026-09-22T08:50:00Z">
        <w:r>
          <w:rPr>
            <w:rFonts w:cs="Arial"/>
            <w:szCs w:val="20"/>
          </w:rPr>
          <w:t xml:space="preserve">all use </w:t>
        </w:r>
      </w:ins>
      <w:ins w:id="68" w:author="Olga Arevalo Quintero" w:date="2026-09-09T13:40:00Z" w16du:dateUtc="2026-09-09T17:40:00Z">
        <w:del w:id="69" w:author="Sean de Noronha | DRG" w:date="2026-09-22T10:50:00Z" w16du:dateUtc="2026-09-22T08:50:00Z">
          <w:r>
            <w:rPr>
              <w:rFonts w:cs="Arial"/>
              <w:szCs w:val="20"/>
            </w:rPr>
            <w:delText xml:space="preserve">a </w:delText>
          </w:r>
        </w:del>
      </w:ins>
      <w:del w:id="70" w:author="Sean de Noronha | DRG" w:date="2026-09-22T10:50:00Z" w16du:dateUtc="2026-09-22T08:50:00Z">
        <w:r>
          <w:rPr>
            <w:rFonts w:cs="Arial"/>
            <w:szCs w:val="20"/>
          </w:rPr>
          <w:delText>one</w:delText>
        </w:r>
      </w:del>
      <w:ins w:id="71" w:author="Olga Arevalo Quintero" w:date="2026-09-09T13:40:00Z" w16du:dateUtc="2026-09-09T17:40:00Z">
        <w:del w:id="72" w:author="Sean de Noronha | DRG" w:date="2026-09-22T10:50:00Z" w16du:dateUtc="2026-09-22T08:50:00Z">
          <w:r>
            <w:rPr>
              <w:rFonts w:cs="Arial"/>
              <w:szCs w:val="20"/>
            </w:rPr>
            <w:delText>common</w:delText>
          </w:r>
        </w:del>
      </w:ins>
      <w:ins w:id="73" w:author="Sean de Noronha | DRG" w:date="2026-09-22T10:50:00Z" w16du:dateUtc="2026-09-22T08:50:00Z">
        <w:r>
          <w:rPr>
            <w:rFonts w:cs="Arial"/>
            <w:szCs w:val="20"/>
          </w:rPr>
          <w:t>the same pipe-</w:t>
        </w:r>
      </w:ins>
      <w:del w:id="74" w:author="Sean de Noronha | DRG" w:date="2026-09-22T10:50:00Z" w16du:dateUtc="2026-09-22T08:50:00Z">
        <w:r>
          <w:rPr>
            <w:rFonts w:cs="Arial"/>
            <w:szCs w:val="20"/>
          </w:rPr>
          <w:delText xml:space="preserve"> </w:delText>
        </w:r>
      </w:del>
      <w:r>
        <w:rPr>
          <w:rFonts w:cs="Arial"/>
          <w:szCs w:val="20"/>
        </w:rPr>
        <w:t xml:space="preserve">sizing equation, </w:t>
      </w:r>
      <w:del w:id="75" w:author="Sean de Noronha | DRG" w:date="2026-09-22T10:50:00Z" w16du:dateUtc="2026-09-22T08:50:00Z">
        <w:r>
          <w:rPr>
            <w:rFonts w:cs="Arial"/>
            <w:szCs w:val="20"/>
          </w:rPr>
          <w:delText xml:space="preserve">known </w:delText>
        </w:r>
      </w:del>
      <w:ins w:id="76" w:author="Sean de Noronha | DRG" w:date="2026-09-22T10:50:00Z" w16du:dateUtc="2026-09-22T08:50:00Z">
        <w:r>
          <w:rPr>
            <w:rFonts w:cs="Arial"/>
            <w:szCs w:val="20"/>
          </w:rPr>
          <w:t>called</w:t>
        </w:r>
      </w:ins>
      <w:del w:id="77" w:author="Sean de Noronha | DRG" w:date="2026-09-22T10:50:00Z" w16du:dateUtc="2026-09-22T08:50:00Z">
        <w:r>
          <w:rPr>
            <w:rFonts w:cs="Arial"/>
            <w:szCs w:val="20"/>
          </w:rPr>
          <w:delText>as</w:delText>
        </w:r>
      </w:del>
      <w:r>
        <w:rPr>
          <w:rFonts w:cs="Arial"/>
          <w:szCs w:val="20"/>
        </w:rPr>
        <w:t xml:space="preserve"> Polyflo, </w:t>
      </w:r>
      <w:ins w:id="78" w:author="Sean de Noronha | DRG" w:date="2026-09-22T10:50:00Z" w16du:dateUtc="2026-09-22T08:50:00Z">
        <w:r>
          <w:rPr>
            <w:rFonts w:cs="Arial"/>
            <w:szCs w:val="20"/>
          </w:rPr>
          <w:t xml:space="preserve">to calculate </w:t>
        </w:r>
      </w:ins>
      <w:ins w:id="79" w:author="Sean de Noronha | DRG" w:date="2026-09-22T10:53:00Z" w16du:dateUtc="2026-09-22T08:53:00Z">
        <w:r>
          <w:rPr>
            <w:rFonts w:cs="Arial"/>
            <w:szCs w:val="20"/>
          </w:rPr>
          <w:t>pipe capacity at a given pressure drop for various pipe lengths and diameters.</w:t>
        </w:r>
        <w:r>
          <w:rPr>
            <w:rFonts w:cs="Arial"/>
          </w:rPr>
          <w:t xml:space="preserve"> </w:t>
        </w:r>
        <w:r>
          <w:t>However, the codes publish the formula without explaining where it comes from. This study shows the mathematical derivation of the formula and demonstrates that all of its coefficients originate from a single assumption about how friction varies with flow.</w:t>
        </w:r>
      </w:ins>
      <w:ins w:id="80" w:author="Sean de Noronha | DRG" w:date="2026-09-22T10:54:00Z" w16du:dateUtc="2026-09-22T08:54:00Z">
        <w:r>
          <w:t xml:space="preserve"> </w:t>
        </w:r>
      </w:ins>
      <w:ins w:id="81" w:author="Olga Arevalo Quintero" w:date="2026-09-09T13:40:00Z" w16du:dateUtc="2026-09-09T17:40:00Z">
        <w:del w:id="82" w:author="Sean de Noronha | DRG" w:date="2026-09-22T10:53:00Z" w16du:dateUtc="2026-09-22T08:53:00Z">
          <w:r>
            <w:rPr>
              <w:rFonts w:cs="Arial"/>
              <w:szCs w:val="20"/>
            </w:rPr>
            <w:delText xml:space="preserve">which was </w:delText>
          </w:r>
        </w:del>
      </w:ins>
      <w:del w:id="83" w:author="Sean de Noronha | DRG" w:date="2026-09-22T10:53:00Z" w16du:dateUtc="2026-09-22T08:53:00Z">
        <w:r>
          <w:rPr>
            <w:rFonts w:cs="Arial"/>
            <w:szCs w:val="20"/>
          </w:rPr>
          <w:delText xml:space="preserve">published without </w:delText>
        </w:r>
      </w:del>
      <w:ins w:id="84" w:author="Olga Arevalo Quintero" w:date="2026-09-09T13:40:00Z" w16du:dateUtc="2026-09-09T17:40:00Z">
        <w:del w:id="85" w:author="Sean de Noronha | DRG" w:date="2026-09-22T10:53:00Z" w16du:dateUtc="2026-09-22T08:53:00Z">
          <w:r>
            <w:rPr>
              <w:rFonts w:cs="Arial"/>
              <w:szCs w:val="20"/>
            </w:rPr>
            <w:delText xml:space="preserve">a </w:delText>
          </w:r>
        </w:del>
      </w:ins>
      <w:del w:id="86" w:author="Sean de Noronha | DRG" w:date="2026-09-22T10:53:00Z" w16du:dateUtc="2026-09-22T08:53:00Z">
        <w:r>
          <w:rPr>
            <w:rFonts w:cs="Arial"/>
            <w:szCs w:val="20"/>
          </w:rPr>
          <w:delText xml:space="preserve">derivation. This study re-derives it: Polyflo is the General Flow Equation closed with a single power-law friction assumption, and every published coefficient follows from one parameter. </w:delText>
        </w:r>
        <w:commentRangeEnd w:id="64"/>
        <w:r>
          <w:rPr>
            <w:rStyle w:val="CommentReference"/>
            <w:rFonts w:cs="Arial"/>
            <w:sz w:val="20"/>
            <w:szCs w:val="20"/>
          </w:rPr>
          <w:commentReference w:id="64"/>
        </w:r>
        <w:commentRangeEnd w:id="65"/>
        <w:r>
          <w:rPr>
            <w:rStyle w:val="CommentReference"/>
          </w:rPr>
          <w:commentReference w:id="65"/>
        </w:r>
      </w:del>
      <w:r>
        <w:rPr>
          <w:rFonts w:cs="Arial"/>
          <w:szCs w:val="20"/>
        </w:rPr>
        <w:t>With that identification</w:t>
      </w:r>
      <w:ins w:id="87" w:author="Sean de Noronha | DRG" w:date="2026-09-22T10:59:00Z" w16du:dateUtc="2026-09-22T08:59:00Z">
        <w:r>
          <w:rPr>
            <w:rFonts w:cs="Arial"/>
          </w:rPr>
          <w:t>,</w:t>
        </w:r>
      </w:ins>
      <w:r>
        <w:rPr>
          <w:rFonts w:cs="Arial"/>
          <w:szCs w:val="20"/>
        </w:rPr>
        <w:t xml:space="preserve"> the published tables</w:t>
      </w:r>
      <w:ins w:id="88" w:author="Olga Arevalo Quintero" w:date="2026-09-09T13:46:00Z" w16du:dateUtc="2026-09-09T17:46:00Z">
        <w:r>
          <w:rPr>
            <w:rFonts w:cs="Arial"/>
            <w:szCs w:val="20"/>
          </w:rPr>
          <w:t xml:space="preserve"> can be</w:t>
        </w:r>
      </w:ins>
      <w:del w:id="89" w:author="Olga Arevalo Quintero" w:date="2026-09-09T13:46:00Z" w16du:dateUtc="2026-09-09T17:46:00Z">
        <w:r>
          <w:rPr>
            <w:rFonts w:cs="Arial"/>
            <w:szCs w:val="20"/>
          </w:rPr>
          <w:delText xml:space="preserve"> are</w:delText>
        </w:r>
      </w:del>
      <w:r>
        <w:rPr>
          <w:rFonts w:cs="Arial"/>
          <w:szCs w:val="20"/>
        </w:rPr>
        <w:t xml:space="preserve"> reproduced exactly, and the equation can be evaluated for any gas.</w:t>
      </w:r>
      <w:ins w:id="90" w:author="Olga Arevalo Quintero" w:date="2026-09-09T13:46:00Z" w16du:dateUtc="2026-09-09T17:46:00Z">
        <w:r>
          <w:rPr>
            <w:rFonts w:cs="Arial"/>
            <w:szCs w:val="20"/>
          </w:rPr>
          <w:t xml:space="preserve"> Howe</w:t>
        </w:r>
      </w:ins>
      <w:ins w:id="91" w:author="Olga Arevalo Quintero" w:date="2026-09-09T13:47:00Z" w16du:dateUtc="2026-09-09T17:47:00Z">
        <w:r>
          <w:rPr>
            <w:rFonts w:cs="Arial"/>
            <w:szCs w:val="20"/>
          </w:rPr>
          <w:t xml:space="preserve">ver, </w:t>
        </w:r>
      </w:ins>
      <w:del w:id="92" w:author="Olga Arevalo Quintero" w:date="2026-09-09T13:47:00Z" w16du:dateUtc="2026-09-09T17:47:00Z">
        <w:r>
          <w:rPr>
            <w:rFonts w:cs="Arial"/>
            <w:szCs w:val="20"/>
          </w:rPr>
          <w:delText xml:space="preserve"> I</w:delText>
        </w:r>
      </w:del>
      <w:ins w:id="93" w:author="Olga Arevalo Quintero" w:date="2026-09-09T13:47:00Z" w16du:dateUtc="2026-09-09T17:47:00Z">
        <w:del w:id="94" w:author="Sean de Noronha | DRG" w:date="2026-09-28T17:10:00Z" w16du:dateUtc="2026-09-28T15:10:00Z">
          <w:r>
            <w:rPr>
              <w:rFonts w:cs="Arial"/>
              <w:szCs w:val="20"/>
            </w:rPr>
            <w:delText>i</w:delText>
          </w:r>
        </w:del>
      </w:ins>
      <w:del w:id="95" w:author="Sean de Noronha | DRG" w:date="2026-09-28T17:10:00Z" w16du:dateUtc="2026-09-28T15:10:00Z">
        <w:r>
          <w:rPr>
            <w:rFonts w:cs="Arial"/>
            <w:szCs w:val="20"/>
          </w:rPr>
          <w:delText xml:space="preserve">ts </w:delText>
        </w:r>
      </w:del>
      <w:ins w:id="96" w:author="Olga Arevalo Quintero" w:date="2026-09-09T13:47:00Z" w16du:dateUtc="2026-09-09T17:47:00Z">
        <w:del w:id="97" w:author="Sean de Noronha | DRG" w:date="2026-09-28T17:10:00Z" w16du:dateUtc="2026-09-28T15:10:00Z">
          <w:r>
            <w:rPr>
              <w:rFonts w:cs="Arial"/>
              <w:szCs w:val="20"/>
            </w:rPr>
            <w:delText>underl</w:delText>
          </w:r>
        </w:del>
        <w:del w:id="98" w:author="Sean de Noronha | DRG" w:date="2026-09-22T10:57:00Z" w16du:dateUtc="2026-09-22T08:57:00Z">
          <w:r>
            <w:rPr>
              <w:rFonts w:cs="Arial"/>
              <w:szCs w:val="20"/>
            </w:rPr>
            <w:delText>a</w:delText>
          </w:r>
        </w:del>
        <w:del w:id="99" w:author="Sean de Noronha | DRG" w:date="2026-09-28T17:10:00Z" w16du:dateUtc="2026-09-28T15:10:00Z">
          <w:r>
            <w:rPr>
              <w:rFonts w:cs="Arial"/>
              <w:szCs w:val="20"/>
            </w:rPr>
            <w:delText xml:space="preserve">ying </w:delText>
          </w:r>
        </w:del>
      </w:ins>
      <w:del w:id="100" w:author="Sean de Noronha | DRG" w:date="2026-09-28T17:10:00Z" w16du:dateUtc="2026-09-28T15:10:00Z">
        <w:r>
          <w:rPr>
            <w:rFonts w:cs="Arial"/>
            <w:szCs w:val="20"/>
          </w:rPr>
          <w:delText xml:space="preserve">friction law, </w:delText>
        </w:r>
      </w:del>
      <w:del w:id="101" w:author="Olga Arevalo Quintero" w:date="2026-09-09T13:47:00Z" w16du:dateUtc="2026-09-09T17:47:00Z">
        <w:r>
          <w:rPr>
            <w:rFonts w:cs="Arial"/>
            <w:szCs w:val="20"/>
          </w:rPr>
          <w:delText>however,</w:delText>
        </w:r>
      </w:del>
      <w:del w:id="102" w:author="Sean de Noronha | DRG" w:date="2026-09-28T17:10:00Z" w16du:dateUtc="2026-09-28T15:10:00Z">
        <w:r>
          <w:rPr>
            <w:rFonts w:cs="Arial"/>
            <w:szCs w:val="20"/>
          </w:rPr>
          <w:delText xml:space="preserve"> agrees</w:delText>
        </w:r>
      </w:del>
      <w:ins w:id="103" w:author="Sean de Noronha | DRG" w:date="2026-09-28T17:10:00Z" w16du:dateUtc="2026-09-28T15:10:00Z">
        <w:r>
          <w:rPr>
            <w:rFonts w:cs="Arial"/>
            <w:szCs w:val="20"/>
          </w:rPr>
          <w:t>its underlying friction law agrees</w:t>
        </w:r>
      </w:ins>
      <w:r>
        <w:rPr>
          <w:rFonts w:cs="Arial"/>
          <w:szCs w:val="20"/>
        </w:rPr>
        <w:t xml:space="preserve"> with </w:t>
      </w:r>
      <w:del w:id="104" w:author="Olga Arevalo Quintero" w:date="2026-09-09T13:47:00Z" w16du:dateUtc="2026-09-09T17:47:00Z">
        <w:r>
          <w:rPr>
            <w:rFonts w:cs="Arial"/>
            <w:szCs w:val="20"/>
          </w:rPr>
          <w:delText xml:space="preserve">real </w:delText>
        </w:r>
      </w:del>
      <w:ins w:id="105" w:author="Olga Arevalo Quintero" w:date="2026-09-09T13:47:00Z" w16du:dateUtc="2026-09-09T17:47:00Z">
        <w:r>
          <w:rPr>
            <w:rFonts w:cs="Arial"/>
            <w:szCs w:val="20"/>
          </w:rPr>
          <w:t xml:space="preserve">actual </w:t>
        </w:r>
      </w:ins>
      <w:r>
        <w:rPr>
          <w:rFonts w:cs="Arial"/>
          <w:szCs w:val="20"/>
        </w:rPr>
        <w:t>(Moody) pipe</w:t>
      </w:r>
      <w:ins w:id="106" w:author="Olga Arevalo Quintero" w:date="2026-09-09T13:47:00Z" w16du:dateUtc="2026-09-09T17:47:00Z">
        <w:r>
          <w:rPr>
            <w:rFonts w:cs="Arial"/>
            <w:szCs w:val="20"/>
          </w:rPr>
          <w:t>-</w:t>
        </w:r>
      </w:ins>
      <w:del w:id="107" w:author="Olga Arevalo Quintero" w:date="2026-09-09T13:47:00Z" w16du:dateUtc="2026-09-09T17:47:00Z">
        <w:r>
          <w:rPr>
            <w:rFonts w:cs="Arial"/>
            <w:szCs w:val="20"/>
          </w:rPr>
          <w:delText xml:space="preserve"> </w:delText>
        </w:r>
      </w:del>
      <w:r>
        <w:rPr>
          <w:rFonts w:cs="Arial"/>
          <w:szCs w:val="20"/>
        </w:rPr>
        <w:t xml:space="preserve">friction </w:t>
      </w:r>
      <w:ins w:id="108" w:author="Olga Arevalo Quintero" w:date="2026-09-09T13:47:00Z" w16du:dateUtc="2026-09-09T17:47:00Z">
        <w:r>
          <w:rPr>
            <w:rFonts w:cs="Arial"/>
            <w:szCs w:val="20"/>
          </w:rPr>
          <w:t>behavio</w:t>
        </w:r>
        <w:del w:id="109" w:author="Sean de Noronha | DRG" w:date="2026-09-28T11:20:00Z" w16du:dateUtc="2026-09-28T09:20:00Z">
          <w:r>
            <w:rPr>
              <w:rFonts w:cs="Arial"/>
              <w:szCs w:val="20"/>
            </w:rPr>
            <w:delText>u</w:delText>
          </w:r>
        </w:del>
      </w:ins>
      <w:ins w:id="110" w:author="Olga Arevalo Quintero" w:date="2026-09-09T13:48:00Z" w16du:dateUtc="2026-09-09T17:48:00Z">
        <w:r>
          <w:rPr>
            <w:rFonts w:cs="Arial"/>
            <w:szCs w:val="20"/>
          </w:rPr>
          <w:t>r</w:t>
        </w:r>
      </w:ins>
      <w:ins w:id="111" w:author="Olga Arevalo Quintero" w:date="2026-09-09T13:49:00Z" w16du:dateUtc="2026-09-09T17:49:00Z">
        <w:r>
          <w:rPr>
            <w:rFonts w:cs="Arial"/>
            <w:szCs w:val="20"/>
          </w:rPr>
          <w:t xml:space="preserve"> </w:t>
        </w:r>
      </w:ins>
      <w:r>
        <w:rPr>
          <w:rFonts w:cs="Arial"/>
          <w:szCs w:val="20"/>
        </w:rPr>
        <w:t xml:space="preserve">only </w:t>
      </w:r>
      <w:ins w:id="112" w:author="Olga Arevalo Quintero" w:date="2026-09-09T13:49:00Z" w16du:dateUtc="2026-09-09T17:49:00Z">
        <w:r>
          <w:rPr>
            <w:rFonts w:cs="Arial"/>
            <w:szCs w:val="20"/>
          </w:rPr>
          <w:t xml:space="preserve">for </w:t>
        </w:r>
      </w:ins>
      <w:del w:id="113" w:author="Olga Arevalo Quintero" w:date="2026-09-09T13:49:00Z" w16du:dateUtc="2026-09-09T17:49:00Z">
        <w:r>
          <w:rPr>
            <w:rFonts w:cs="Arial"/>
            <w:szCs w:val="20"/>
          </w:rPr>
          <w:delText>between</w:delText>
        </w:r>
      </w:del>
      <w:r>
        <w:rPr>
          <w:rFonts w:cs="Arial"/>
          <w:szCs w:val="20"/>
        </w:rPr>
        <w:t xml:space="preserve"> Reynolds numbers</w:t>
      </w:r>
      <w:ins w:id="114" w:author="Olga Arevalo Quintero" w:date="2026-09-09T13:49:00Z" w16du:dateUtc="2026-09-09T17:49:00Z">
        <w:r>
          <w:rPr>
            <w:rFonts w:cs="Arial"/>
            <w:szCs w:val="20"/>
          </w:rPr>
          <w:t xml:space="preserve"> between</w:t>
        </w:r>
      </w:ins>
      <w:ins w:id="115" w:author="Olga Arevalo Quintero" w:date="2026-09-09T13:50:00Z" w16du:dateUtc="2026-09-09T17:50:00Z">
        <w:r>
          <w:rPr>
            <w:rFonts w:cs="Arial"/>
            <w:szCs w:val="20"/>
          </w:rPr>
          <w:t xml:space="preserve"> </w:t>
        </w:r>
      </w:ins>
      <w:del w:id="116" w:author="Olga Arevalo Quintero" w:date="2026-09-09T13:50:00Z" w16du:dateUtc="2026-09-09T17:50:00Z">
        <w:r>
          <w:rPr>
            <w:rFonts w:cs="Arial"/>
            <w:szCs w:val="20"/>
          </w:rPr>
          <w:delText xml:space="preserve"> of</w:delText>
        </w:r>
      </w:del>
      <w:del w:id="117" w:author="Olga Arevalo Quintero" w:date="2026-09-09T13:57:00Z" w16du:dateUtc="2026-09-09T17:57:00Z">
        <w:r>
          <w:rPr>
            <w:rFonts w:cs="Arial"/>
            <w:szCs w:val="20"/>
          </w:rPr>
          <w:delText xml:space="preserve"> </w:delText>
        </w:r>
      </w:del>
      <w:r>
        <w:rPr>
          <w:rFonts w:cs="Arial"/>
          <w:szCs w:val="20"/>
        </w:rPr>
        <w:t>4,000 and 10,000. Below the transition</w:t>
      </w:r>
      <w:ins w:id="118" w:author="Olga Arevalo Quintero" w:date="2026-09-09T13:50:00Z" w16du:dateUtc="2026-09-09T17:50:00Z">
        <w:r>
          <w:rPr>
            <w:rFonts w:cs="Arial"/>
            <w:szCs w:val="20"/>
          </w:rPr>
          <w:t>,</w:t>
        </w:r>
      </w:ins>
      <w:r>
        <w:rPr>
          <w:rFonts w:cs="Arial"/>
          <w:szCs w:val="20"/>
        </w:rPr>
        <w:t xml:space="preserve"> it over-predicts capacity,</w:t>
      </w:r>
      <w:ins w:id="119" w:author="Olga Arevalo Quintero" w:date="2026-09-09T13:50:00Z" w16du:dateUtc="2026-09-09T17:50:00Z">
        <w:r>
          <w:rPr>
            <w:rFonts w:cs="Arial"/>
            <w:szCs w:val="20"/>
          </w:rPr>
          <w:t xml:space="preserve"> even </w:t>
        </w:r>
      </w:ins>
      <w:del w:id="120" w:author="Olga Arevalo Quintero" w:date="2026-09-09T13:50:00Z" w16du:dateUtc="2026-09-09T17:50:00Z">
        <w:r>
          <w:rPr>
            <w:rFonts w:cs="Arial"/>
            <w:szCs w:val="20"/>
          </w:rPr>
          <w:delText xml:space="preserve"> already</w:delText>
        </w:r>
      </w:del>
      <w:r>
        <w:rPr>
          <w:rFonts w:cs="Arial"/>
          <w:szCs w:val="20"/>
        </w:rPr>
        <w:t xml:space="preserve"> for natural gas at the lowest pressure schedules, by 33% on average </w:t>
      </w:r>
      <w:ins w:id="121" w:author="Sean de Noronha | DRG" w:date="2026-09-22T11:00:00Z" w16du:dateUtc="2026-09-22T09:00:00Z">
        <w:r>
          <w:rPr>
            <w:rFonts w:cs="Arial"/>
          </w:rPr>
          <w:t xml:space="preserve">across the </w:t>
        </w:r>
      </w:ins>
      <w:ins w:id="122" w:author="Sean de Noronha | DRG" w:date="2026-09-22T11:06:00Z" w16du:dateUtc="2026-09-22T09:06:00Z">
        <w:r>
          <w:rPr>
            <w:rFonts w:cs="Arial"/>
          </w:rPr>
          <w:t>table entries falling</w:t>
        </w:r>
      </w:ins>
      <w:ins w:id="123" w:author="Sean de Noronha | DRG" w:date="2026-09-22T11:00:00Z" w16du:dateUtc="2026-09-22T09:00:00Z">
        <w:r>
          <w:rPr>
            <w:rFonts w:cs="Arial"/>
          </w:rPr>
          <w:t xml:space="preserve"> </w:t>
        </w:r>
      </w:ins>
      <w:r>
        <w:rPr>
          <w:rFonts w:cs="Arial"/>
          <w:szCs w:val="20"/>
        </w:rPr>
        <w:t>in the laminar</w:t>
      </w:r>
      <w:ins w:id="124" w:author="Olga Arevalo Quintero" w:date="2026-09-09T13:51:00Z" w16du:dateUtc="2026-09-09T17:51:00Z">
        <w:r>
          <w:rPr>
            <w:rFonts w:cs="Arial"/>
            <w:szCs w:val="20"/>
          </w:rPr>
          <w:t>-flow</w:t>
        </w:r>
      </w:ins>
      <w:ins w:id="125" w:author="Sean de Noronha | DRG" w:date="2026-09-22T11:01:00Z" w16du:dateUtc="2026-09-22T09:01:00Z">
        <w:r>
          <w:rPr>
            <w:rFonts w:cs="Arial"/>
          </w:rPr>
          <w:t xml:space="preserve"> regime</w:t>
        </w:r>
      </w:ins>
      <w:del w:id="126" w:author="Sean de Noronha | DRG" w:date="2026-09-22T11:01:00Z" w16du:dateUtc="2026-09-22T09:01:00Z">
        <w:r>
          <w:rPr>
            <w:rFonts w:cs="Arial"/>
            <w:szCs w:val="20"/>
          </w:rPr>
          <w:delText xml:space="preserve"> </w:delText>
        </w:r>
        <w:commentRangeStart w:id="127"/>
        <w:commentRangeStart w:id="128"/>
        <w:r>
          <w:rPr>
            <w:rFonts w:cs="Arial"/>
            <w:szCs w:val="20"/>
          </w:rPr>
          <w:delText>cells</w:delText>
        </w:r>
      </w:del>
      <w:commentRangeEnd w:id="127"/>
      <w:r>
        <w:rPr>
          <w:rStyle w:val="CommentReference"/>
          <w:rFonts w:cs="Arial"/>
          <w:sz w:val="20"/>
          <w:szCs w:val="20"/>
        </w:rPr>
        <w:commentReference w:id="127"/>
      </w:r>
      <w:commentRangeEnd w:id="128"/>
      <w:r>
        <w:rPr>
          <w:rStyle w:val="CommentReference"/>
        </w:rPr>
        <w:commentReference w:id="128"/>
      </w:r>
      <w:r>
        <w:rPr>
          <w:rFonts w:cs="Arial"/>
          <w:szCs w:val="20"/>
        </w:rPr>
        <w:t xml:space="preserve">; hydrogen </w:t>
      </w:r>
      <w:ins w:id="129" w:author="Olga Arevalo Quintero" w:date="2026-09-09T13:51:00Z" w16du:dateUtc="2026-09-09T17:51:00Z">
        <w:r>
          <w:rPr>
            <w:rFonts w:cs="Arial"/>
            <w:szCs w:val="20"/>
          </w:rPr>
          <w:t>lies</w:t>
        </w:r>
      </w:ins>
      <w:ins w:id="130" w:author="Olga Arevalo Quintero" w:date="2026-09-09T13:58:00Z" w16du:dateUtc="2026-09-09T17:58:00Z">
        <w:r>
          <w:rPr>
            <w:rFonts w:cs="Arial"/>
            <w:szCs w:val="20"/>
          </w:rPr>
          <w:t xml:space="preserve"> </w:t>
        </w:r>
      </w:ins>
      <w:del w:id="131" w:author="Olga Arevalo Quintero" w:date="2026-09-09T13:51:00Z" w16du:dateUtc="2026-09-09T17:51:00Z">
        <w:r>
          <w:rPr>
            <w:rFonts w:cs="Arial"/>
            <w:szCs w:val="20"/>
          </w:rPr>
          <w:delText>sits</w:delText>
        </w:r>
      </w:del>
      <w:ins w:id="132" w:author="Olga Arevalo Quintero" w:date="2026-09-09T13:52:00Z" w16du:dateUtc="2026-09-09T17:52:00Z">
        <w:r>
          <w:rPr>
            <w:rFonts w:cs="Arial"/>
            <w:szCs w:val="20"/>
          </w:rPr>
          <w:t>even</w:t>
        </w:r>
      </w:ins>
      <w:r>
        <w:rPr>
          <w:rFonts w:cs="Arial"/>
          <w:szCs w:val="20"/>
        </w:rPr>
        <w:t xml:space="preserve"> deeper </w:t>
      </w:r>
      <w:ins w:id="133" w:author="Olga Arevalo Quintero" w:date="2026-09-09T13:52:00Z" w16du:dateUtc="2026-09-09T17:52:00Z">
        <w:r>
          <w:rPr>
            <w:rFonts w:cs="Arial"/>
            <w:szCs w:val="20"/>
          </w:rPr>
          <w:t>with</w:t>
        </w:r>
      </w:ins>
      <w:r>
        <w:rPr>
          <w:rFonts w:cs="Arial"/>
          <w:szCs w:val="20"/>
        </w:rPr>
        <w:t>in that region. The codes</w:t>
      </w:r>
      <w:del w:id="134" w:author="Sean de Noronha | DRG" w:date="2026-09-22T11:13:00Z" w16du:dateUtc="2026-09-22T09:13:00Z">
        <w:r>
          <w:rPr>
            <w:rFonts w:cs="Arial"/>
            <w:szCs w:val="20"/>
          </w:rPr>
          <w:delText>’</w:delText>
        </w:r>
      </w:del>
      <w:ins w:id="135" w:author="Sean de Noronha | DRG" w:date="2026-09-22T11:13:00Z" w16du:dateUtc="2026-09-22T09:13:00Z">
        <w:r>
          <w:rPr>
            <w:rFonts w:cs="Arial"/>
            <w:szCs w:val="20"/>
          </w:rPr>
          <w:t xml:space="preserve"> provide two</w:t>
        </w:r>
      </w:ins>
      <w:ins w:id="136" w:author="Sean de Noronha | DRG" w:date="2026-09-22T11:18:00Z" w16du:dateUtc="2026-09-22T09:18:00Z">
        <w:r>
          <w:rPr>
            <w:rFonts w:cs="Arial"/>
            <w:szCs w:val="20"/>
          </w:rPr>
          <w:t xml:space="preserve"> </w:t>
        </w:r>
      </w:ins>
      <w:del w:id="137" w:author="Sean de Noronha | DRG" w:date="2026-09-22T11:13:00Z" w16du:dateUtc="2026-09-22T09:13:00Z">
        <w:r>
          <w:rPr>
            <w:rFonts w:cs="Arial"/>
            <w:szCs w:val="20"/>
          </w:rPr>
          <w:delText xml:space="preserve"> own </w:delText>
        </w:r>
      </w:del>
      <w:r>
        <w:rPr>
          <w:rFonts w:cs="Arial"/>
          <w:szCs w:val="20"/>
        </w:rPr>
        <w:t>gas-correction routes</w:t>
      </w:r>
      <w:ins w:id="138" w:author="Sean de Noronha | DRG" w:date="2026-09-22T11:13:00Z" w16du:dateUtc="2026-09-22T09:13:00Z">
        <w:r>
          <w:rPr>
            <w:rFonts w:cs="Arial"/>
            <w:szCs w:val="20"/>
          </w:rPr>
          <w:t>:</w:t>
        </w:r>
      </w:ins>
      <w:ins w:id="139" w:author="Olga Arevalo Quintero" w:date="2026-09-09T14:00:00Z" w16du:dateUtc="2026-09-09T18:00:00Z">
        <w:r>
          <w:rPr>
            <w:rFonts w:cs="Arial"/>
            <w:szCs w:val="20"/>
          </w:rPr>
          <w:t xml:space="preserve"> </w:t>
        </w:r>
      </w:ins>
      <w:del w:id="140" w:author="Sean de Noronha | DRG" w:date="2026-09-22T11:13:00Z" w16du:dateUtc="2026-09-22T09:13:00Z">
        <w:r>
          <w:rPr>
            <w:rFonts w:cs="Arial"/>
            <w:szCs w:val="20"/>
          </w:rPr>
          <w:delText xml:space="preserve"> (</w:delText>
        </w:r>
      </w:del>
      <w:r>
        <w:rPr>
          <w:rFonts w:cs="Arial"/>
          <w:szCs w:val="20"/>
        </w:rPr>
        <w:t>density multipliers tabulated down to a relative density of 0.35, or direct use of the natural-gas tables</w:t>
      </w:r>
      <w:ins w:id="141" w:author="Sean de Noronha | DRG" w:date="2026-09-22T10:57:00Z" w16du:dateUtc="2026-09-22T08:57:00Z">
        <w:r>
          <w:rPr>
            <w:rFonts w:cs="Arial"/>
          </w:rPr>
          <w:t xml:space="preserve"> </w:t>
        </w:r>
      </w:ins>
      <w:del w:id="142" w:author="Olga Arevalo Quintero" w:date="2026-09-09T13:54:00Z" w16du:dateUtc="2026-09-09T17:54:00Z">
        <w:r>
          <w:rPr>
            <w:rFonts w:cs="Arial"/>
            <w:szCs w:val="20"/>
          </w:rPr>
          <w:delText xml:space="preserve"> </w:delText>
        </w:r>
      </w:del>
      <w:r>
        <w:rPr>
          <w:rFonts w:cs="Arial"/>
          <w:szCs w:val="20"/>
        </w:rPr>
        <w:t>below 0.70</w:t>
      </w:r>
      <w:ins w:id="143" w:author="Olga Arevalo Quintero" w:date="2026-09-09T13:54:00Z" w16du:dateUtc="2026-09-09T17:54:00Z">
        <w:del w:id="144" w:author="Sean de Noronha | DRG" w:date="2026-09-22T11:14:00Z" w16du:dateUtc="2026-09-22T09:14:00Z">
          <w:r>
            <w:rPr>
              <w:rFonts w:cs="Arial"/>
              <w:szCs w:val="20"/>
            </w:rPr>
            <w:delText>,</w:delText>
          </w:r>
        </w:del>
      </w:ins>
      <w:ins w:id="145" w:author="Sean de Noronha | DRG" w:date="2026-09-22T11:14:00Z" w16du:dateUtc="2026-09-22T09:14:00Z">
        <w:r>
          <w:rPr>
            <w:rFonts w:cs="Arial"/>
            <w:szCs w:val="20"/>
          </w:rPr>
          <w:t>.</w:t>
        </w:r>
      </w:ins>
      <w:del w:id="146" w:author="Olga Arevalo Quintero" w:date="2026-09-09T13:54:00Z" w16du:dateUtc="2026-09-09T17:54:00Z">
        <w:r>
          <w:rPr>
            <w:rFonts w:cs="Arial"/>
            <w:szCs w:val="20"/>
          </w:rPr>
          <w:delText>)</w:delText>
        </w:r>
      </w:del>
      <w:r>
        <w:rPr>
          <w:rFonts w:cs="Arial"/>
          <w:szCs w:val="20"/>
        </w:rPr>
        <w:t xml:space="preserve"> </w:t>
      </w:r>
      <w:ins w:id="147" w:author="Sean de Noronha | DRG" w:date="2026-09-22T11:14:00Z" w16du:dateUtc="2026-09-22T09:14:00Z">
        <w:r>
          <w:rPr>
            <w:rFonts w:cs="Arial"/>
            <w:szCs w:val="20"/>
          </w:rPr>
          <w:t xml:space="preserve">Neither reaches hydrogen’s </w:t>
        </w:r>
      </w:ins>
      <w:del w:id="148" w:author="Sean de Noronha | DRG" w:date="2026-09-22T11:14:00Z" w16du:dateUtc="2026-09-22T09:14:00Z">
        <w:r>
          <w:rPr>
            <w:rFonts w:cs="Arial"/>
            <w:szCs w:val="20"/>
          </w:rPr>
          <w:delText xml:space="preserve">do not </w:delText>
        </w:r>
        <w:commentRangeStart w:id="149"/>
        <w:commentRangeStart w:id="150"/>
        <w:r>
          <w:rPr>
            <w:rFonts w:cs="Arial"/>
            <w:szCs w:val="20"/>
          </w:rPr>
          <w:delText xml:space="preserve">reach </w:delText>
        </w:r>
      </w:del>
      <w:commentRangeEnd w:id="149"/>
      <w:r>
        <w:rPr>
          <w:rStyle w:val="CommentReference"/>
          <w:rFonts w:cs="Arial"/>
          <w:sz w:val="20"/>
          <w:szCs w:val="20"/>
        </w:rPr>
        <w:commentReference w:id="149"/>
      </w:r>
      <w:commentRangeEnd w:id="150"/>
      <w:r>
        <w:rPr>
          <w:rStyle w:val="CommentReference"/>
        </w:rPr>
        <w:commentReference w:id="150"/>
      </w:r>
      <w:del w:id="151" w:author="Sean de Noronha | DRG" w:date="2026-09-22T11:14:00Z" w16du:dateUtc="2026-09-22T09:14:00Z">
        <w:r>
          <w:rPr>
            <w:rFonts w:cs="Arial"/>
            <w:szCs w:val="20"/>
          </w:rPr>
          <w:delText xml:space="preserve">a gas of </w:delText>
        </w:r>
      </w:del>
      <w:r>
        <w:rPr>
          <w:rFonts w:cs="Arial"/>
          <w:szCs w:val="20"/>
        </w:rPr>
        <w:t xml:space="preserve">relative density </w:t>
      </w:r>
      <w:ins w:id="152" w:author="Sean de Noronha | DRG" w:date="2026-09-22T11:14:00Z" w16du:dateUtc="2026-09-22T09:14:00Z">
        <w:r>
          <w:rPr>
            <w:rFonts w:cs="Arial"/>
            <w:szCs w:val="20"/>
          </w:rPr>
          <w:t xml:space="preserve">of </w:t>
        </w:r>
      </w:ins>
      <w:r>
        <w:rPr>
          <w:rFonts w:cs="Arial"/>
          <w:szCs w:val="20"/>
        </w:rPr>
        <w:t>0.0696</w:t>
      </w:r>
      <w:ins w:id="153" w:author="Sean de Noronha | DRG" w:date="2026-09-22T11:14:00Z" w16du:dateUtc="2026-09-22T09:14:00Z">
        <w:r>
          <w:rPr>
            <w:rFonts w:cs="Arial"/>
            <w:szCs w:val="20"/>
          </w:rPr>
          <w:t>, so sizing hydrogen piping with these methods means extrapolating far outside their validated range</w:t>
        </w:r>
      </w:ins>
      <w:r>
        <w:rPr>
          <w:rFonts w:cs="Arial"/>
          <w:szCs w:val="20"/>
        </w:rPr>
        <w:t>.</w:t>
      </w:r>
    </w:p>
    <w:p w14:paraId="54C51694" w14:textId="7744D0A3" w:rsidR="00456060" w:rsidRDefault="005D1F2C">
      <w:pPr>
        <w:rPr>
          <w:rFonts w:cs="Arial"/>
          <w:szCs w:val="20"/>
        </w:rPr>
      </w:pPr>
      <w:r>
        <w:rPr>
          <w:rFonts w:cs="Arial"/>
          <w:szCs w:val="20"/>
        </w:rPr>
        <w:t xml:space="preserve">For </w:t>
      </w:r>
      <w:del w:id="154" w:author="Sean de Noronha | DRG" w:date="2026-09-28T11:18:00Z" w16du:dateUtc="2026-09-28T09:18:00Z">
        <w:r>
          <w:rPr>
            <w:rFonts w:cs="Arial"/>
            <w:szCs w:val="20"/>
          </w:rPr>
          <w:delText>smooth pipe</w:delText>
        </w:r>
      </w:del>
      <w:ins w:id="155" w:author="Sean de Noronha | DRG" w:date="2026-09-28T11:18:00Z" w16du:dateUtc="2026-09-28T09:18:00Z">
        <w:r>
          <w:rPr>
            <w:rFonts w:cs="Arial"/>
            <w:szCs w:val="20"/>
          </w:rPr>
          <w:t xml:space="preserve">non-corrugated piping, Moody friction including the laminar-flow regime serves as the reference, and hydrogen tables on this basis are presented for the most-used residential schedule, with the flow regime marked cell by cell. </w:t>
        </w:r>
      </w:ins>
      <w:ins w:id="156" w:author="Sean de Noronha | DRG" w:date="2026-09-28T17:10:00Z" w16du:dateUtc="2026-09-28T15:10:00Z">
        <w:r>
          <w:rPr>
            <w:rFonts w:cs="Arial"/>
            <w:szCs w:val="20"/>
          </w:rPr>
          <w:t xml:space="preserve">Against the reference, two sizing options keep the existing equation. </w:t>
        </w:r>
      </w:ins>
      <w:ins w:id="157" w:author="Sean de Noronha | DRG" w:date="2026-09-29T14:30:00Z" w16du:dateUtc="2026-09-29T12:30:00Z">
        <w:r>
          <w:rPr>
            <w:rFonts w:cs="Arial"/>
            <w:szCs w:val="20"/>
          </w:rPr>
          <w:t xml:space="preserve">The first uses the laminar law </w:t>
        </w:r>
        <w:r>
          <w:rPr>
            <w:rFonts w:cs="Arial"/>
            <w:i/>
            <w:szCs w:val="20"/>
          </w:rPr>
          <w:t>f</w:t>
        </w:r>
        <w:r>
          <w:rPr>
            <w:rFonts w:cs="Arial"/>
            <w:szCs w:val="20"/>
          </w:rPr>
          <w:t xml:space="preserve"> = 64/</w:t>
        </w:r>
        <w:r>
          <w:rPr>
            <w:rFonts w:cs="Arial"/>
            <w:i/>
            <w:szCs w:val="20"/>
          </w:rPr>
          <w:t>Re</w:t>
        </w:r>
        <w:r>
          <w:rPr>
            <w:rFonts w:cs="Arial"/>
            <w:szCs w:val="20"/>
          </w:rPr>
          <w:t xml:space="preserve"> below </w:t>
        </w:r>
        <w:r>
          <w:rPr>
            <w:rFonts w:cs="Arial"/>
            <w:i/>
            <w:szCs w:val="20"/>
          </w:rPr>
          <w:t>Re</w:t>
        </w:r>
        <w:r>
          <w:rPr>
            <w:rFonts w:cs="Arial"/>
            <w:szCs w:val="20"/>
          </w:rPr>
          <w:t xml:space="preserve"> = 1,361, where it crosses the Polyflo line, and the published equation above it; by calculation it can give up to about 6% more capacity than Moody friction near the transition. The second shifts the Polyflo friction law upward by a single factor of 1.18, which makes it conservative relative to Moody friction for steel, copper and plastic pipe. Neither option needs a roughness value</w:t>
        </w:r>
      </w:ins>
      <w:del w:id="158" w:author="Sean de Noronha | DRG" w:date="2026-09-28T11:19:00Z" w16du:dateUtc="2026-09-28T09:19:00Z">
        <w:r>
          <w:rPr>
            <w:rFonts w:cs="Arial"/>
            <w:szCs w:val="20"/>
          </w:rPr>
          <w:delText xml:space="preserve"> </w:delText>
        </w:r>
      </w:del>
      <w:commentRangeStart w:id="159"/>
      <w:commentRangeStart w:id="160"/>
      <w:del w:id="161" w:author="Sean de Noronha | DRG" w:date="2026-09-22T11:17:00Z" w16du:dateUtc="2026-09-22T09:17:00Z">
        <w:r>
          <w:rPr>
            <w:rFonts w:cs="Arial"/>
            <w:szCs w:val="20"/>
          </w:rPr>
          <w:delText>the remedy is available now</w:delText>
        </w:r>
        <w:commentRangeEnd w:id="159"/>
        <w:r>
          <w:rPr>
            <w:rStyle w:val="CommentReference"/>
            <w:rFonts w:cs="Arial"/>
            <w:sz w:val="20"/>
            <w:szCs w:val="20"/>
          </w:rPr>
          <w:commentReference w:id="159"/>
        </w:r>
        <w:commentRangeEnd w:id="160"/>
        <w:r>
          <w:rPr>
            <w:rStyle w:val="CommentReference"/>
          </w:rPr>
          <w:commentReference w:id="160"/>
        </w:r>
        <w:r>
          <w:rPr>
            <w:rFonts w:cs="Arial"/>
            <w:szCs w:val="20"/>
          </w:rPr>
          <w:delText>:</w:delText>
        </w:r>
      </w:del>
      <w:del w:id="162" w:author="Sean de Noronha | DRG" w:date="2026-09-28T11:19:00Z" w16du:dateUtc="2026-09-28T09:19:00Z">
        <w:r>
          <w:rPr>
            <w:rFonts w:cs="Arial"/>
            <w:szCs w:val="20"/>
          </w:rPr>
          <w:delText xml:space="preserve"> sizing on Moody friction</w:delText>
        </w:r>
      </w:del>
      <w:del w:id="163" w:author="Sean de Noronha | DRG" w:date="2026-09-22T11:17:00Z" w16du:dateUtc="2026-09-22T09:17:00Z">
        <w:r>
          <w:rPr>
            <w:rFonts w:cs="Arial"/>
            <w:szCs w:val="20"/>
          </w:rPr>
          <w:delText xml:space="preserve"> with the</w:delText>
        </w:r>
      </w:del>
      <w:del w:id="164" w:author="Sean de Noronha | DRG" w:date="2026-09-28T11:19:00Z" w16du:dateUtc="2026-09-28T09:19:00Z">
        <w:r>
          <w:rPr>
            <w:rFonts w:cs="Arial"/>
            <w:szCs w:val="20"/>
          </w:rPr>
          <w:delText xml:space="preserve"> laminar</w:delText>
        </w:r>
      </w:del>
      <w:del w:id="165" w:author="Sean de Noronha | DRG" w:date="2026-09-22T11:18:00Z" w16du:dateUtc="2026-09-22T09:18:00Z">
        <w:r>
          <w:rPr>
            <w:rFonts w:cs="Arial"/>
            <w:szCs w:val="20"/>
          </w:rPr>
          <w:delText xml:space="preserve"> branch included</w:delText>
        </w:r>
      </w:del>
      <w:del w:id="166" w:author="Sean de Noronha | DRG" w:date="2026-09-28T11:19:00Z" w16du:dateUtc="2026-09-28T09:19:00Z">
        <w:r>
          <w:rPr>
            <w:rFonts w:cs="Arial"/>
            <w:szCs w:val="20"/>
          </w:rPr>
          <w:delText>. Hydrogen tables generated this way for the most-used residential schedule are presented, with the flow regime marked cell by cell</w:delText>
        </w:r>
      </w:del>
      <w:r>
        <w:rPr>
          <w:rFonts w:cs="Arial"/>
          <w:szCs w:val="20"/>
        </w:rPr>
        <w:t>. For CSST no sizing equation exists in the public domain: the published capacities are certification-fitted curves</w:t>
      </w:r>
      <w:del w:id="167" w:author="Sean de Noronha | DRG" w:date="2026-09-29T14:30:00Z" w16du:dateUtc="2026-09-29T12:30:00Z">
        <w:r>
          <w:rPr>
            <w:rFonts w:cs="Arial"/>
            <w:szCs w:val="20"/>
          </w:rPr>
          <w:delText>, products carrying the same equivalent hydraulic diameter (EHD) rating differ by up to 26% in published capacity at the same condition,</w:delText>
        </w:r>
      </w:del>
      <w:ins w:id="168" w:author="Sean de Noronha | DRG" w:date="2026-09-29T14:30:00Z" w16du:dateUtc="2026-09-29T12:30:00Z">
        <w:r>
          <w:rPr>
            <w:rFonts w:cs="Arial"/>
            <w:szCs w:val="20"/>
          </w:rPr>
          <w:t>,</w:t>
        </w:r>
      </w:ins>
      <w:r>
        <w:rPr>
          <w:rFonts w:cs="Arial"/>
          <w:szCs w:val="20"/>
        </w:rPr>
        <w:t xml:space="preserve"> and the measured data follow a laminar branch joined to a size-dependent plateau that no published friction model reproduces.</w:t>
      </w:r>
      <w:ins w:id="169" w:author="Sean de Noronha | DRG" w:date="2026-09-28T17:10:00Z" w16du:dateUtc="2026-09-28T15:10:00Z">
        <w:r>
          <w:t xml:space="preserve"> A CFD model of the smallest size reproduces the laminar branch of the measurements but not the plateau, so the trend is not confirmed by an independent method.</w:t>
        </w:r>
      </w:ins>
      <w:r>
        <w:rPr>
          <w:rFonts w:cs="Arial"/>
          <w:szCs w:val="20"/>
        </w:rPr>
        <w:t xml:space="preserve"> Hydrogen CSST capacities therefore require new flow testing within the CSA/ANSI LC 1 framework. A test </w:t>
      </w:r>
      <w:del w:id="170" w:author="Sean de Noronha | DRG" w:date="2026-09-23T14:55:00Z">
        <w:r>
          <w:rPr>
            <w:rFonts w:cs="Arial"/>
            <w:szCs w:val="20"/>
          </w:rPr>
          <w:delText>programme</w:delText>
        </w:r>
      </w:del>
      <w:ins w:id="171" w:author="Sean de Noronha | DRG" w:date="2026-09-23T14:55:00Z">
        <w:r>
          <w:rPr>
            <w:rFonts w:cs="Arial"/>
            <w:szCs w:val="20"/>
          </w:rPr>
          <w:t>program</w:t>
        </w:r>
      </w:ins>
      <w:r>
        <w:rPr>
          <w:rFonts w:cs="Arial"/>
          <w:szCs w:val="20"/>
        </w:rPr>
        <w:t xml:space="preserve"> using natural gas, nitrogen or helium as surrogate gases is recommended to complete the validation of both routes; the </w:t>
      </w:r>
      <w:del w:id="172" w:author="Sean de Noronha | DRG" w:date="2026-09-28T17:10:00Z" w16du:dateUtc="2026-09-28T15:10:00Z">
        <w:r>
          <w:rPr>
            <w:rFonts w:cs="Arial"/>
            <w:szCs w:val="20"/>
          </w:rPr>
          <w:delText>recommendations are given in Section 3.</w:delText>
        </w:r>
      </w:del>
      <w:del w:id="173" w:author="Sean de Noronha | DRG" w:date="2026-09-28T11:21:00Z" w16du:dateUtc="2026-09-28T09:21:00Z">
        <w:r>
          <w:rPr>
            <w:rFonts w:cs="Arial"/>
            <w:szCs w:val="20"/>
          </w:rPr>
          <w:delText>6.4</w:delText>
        </w:r>
      </w:del>
      <w:ins w:id="174" w:author="Sean de Noronha | DRG" w:date="2026-09-28T17:10:00Z" w16du:dateUtc="2026-09-28T15:10:00Z">
        <w:r>
          <w:rPr>
            <w:rFonts w:cs="Arial"/>
            <w:szCs w:val="20"/>
          </w:rPr>
          <w:t>tests are set out in §3.8 and the recommendations for each standard in §4.3</w:t>
        </w:r>
      </w:ins>
      <w:r>
        <w:rPr>
          <w:rFonts w:cs="Arial"/>
          <w:szCs w:val="20"/>
        </w:rPr>
        <w:t>.</w:t>
      </w:r>
    </w:p>
    <w:p w14:paraId="4C2F4E38" w14:textId="77777777" w:rsidR="00456060" w:rsidRDefault="00456060">
      <w:pPr>
        <w:spacing w:after="0"/>
        <w:rPr>
          <w:rFonts w:cs="Arial"/>
          <w:szCs w:val="20"/>
        </w:rPr>
      </w:pPr>
      <w:r>
        <w:rPr>
          <w:rFonts w:cs="Arial"/>
          <w:szCs w:val="20"/>
        </w:rPr>
        <w:br w:type="page"/>
      </w:r>
    </w:p>
    <w:p w14:paraId="27FFFCC4" w14:textId="77777777" w:rsidR="00976B66" w:rsidRPr="00801F35" w:rsidRDefault="00C64113" w:rsidP="001D5AC6">
      <w:pPr>
        <w:pStyle w:val="Heading1"/>
      </w:pPr>
      <w:bookmarkStart w:id="175" w:name="_Toc241506950"/>
      <w:commentRangeStart w:id="176"/>
      <w:r>
        <w:lastRenderedPageBreak/>
        <w:t>Introduction</w:t>
      </w:r>
      <w:commentRangeEnd w:id="176"/>
      <w:r>
        <w:rPr>
          <w:rStyle w:val="CommentReference"/>
          <w:sz w:val="32"/>
          <w:szCs w:val="28"/>
        </w:rPr>
        <w:commentReference w:id="176"/>
      </w:r>
      <w:bookmarkEnd w:id="175"/>
    </w:p>
    <w:p w14:paraId="2290AC3E" w14:textId="05A65679" w:rsidR="008F4107" w:rsidRDefault="005D1F2C">
      <w:r>
        <w:t xml:space="preserve">The prospect of converting domestic gas distribution to 100% hydrogen raises a basic engineering question: can the pipe-sizing methods embedded in North American installation codes be carried over, and where they cannot, what replaces them? </w:t>
      </w:r>
      <w:del w:id="177" w:author="Sean de Noronha | DRG" w:date="2026-09-28T16:55:00Z" w16du:dateUtc="2026-09-28T14:55:00Z">
        <w:r>
          <w:delText>This working revision presents the equation and model development and the graph and table development completed to date. The intentionally reserved sensitivity, validation, gap-analysis, recommendation, and conclusion sections will be completed in the subsequent project stages.</w:delText>
        </w:r>
      </w:del>
      <w:ins w:id="178" w:author="Sean de Noronha | DRG" w:date="2026-09-28T16:55:00Z" w16du:dateUtc="2026-09-28T14:55:00Z">
        <w:r>
          <w:t>This report answers that question for 100% hydrogen in domestic service. It traces where the published sizing methods come from, tests them against the Reynolds numbers hydrogen actually occupies, develops hydrogen sizing tables for non-corrugated pipe, examines how sensitive those results are to their inputs, and sets out the laboratory testing needed to confirm them. It closes with a gap analysis of the governing standards and recommendations for their development.</w:t>
        </w:r>
      </w:ins>
    </w:p>
    <w:p w14:paraId="232C937A" w14:textId="77777777" w:rsidR="00976B66" w:rsidRPr="00801F35" w:rsidRDefault="00C64113" w:rsidP="00857005">
      <w:pPr>
        <w:pStyle w:val="Heading2"/>
      </w:pPr>
      <w:bookmarkStart w:id="179" w:name="_Toc241506951"/>
      <w:r>
        <w:t>Problem Statement and Research Need</w:t>
      </w:r>
      <w:bookmarkEnd w:id="179"/>
    </w:p>
    <w:p w14:paraId="002277B5" w14:textId="320C1682" w:rsidR="008F4107" w:rsidRDefault="005D1F2C">
      <w:commentRangeStart w:id="180"/>
      <w:commentRangeStart w:id="181"/>
      <w:r>
        <w:t xml:space="preserve">The sizing tables </w:t>
      </w:r>
      <w:del w:id="182" w:author="Sean de Noronha | DRG" w:date="2026-09-22T11:27:00Z" w16du:dateUtc="2026-09-22T09:27:00Z">
        <w:r>
          <w:delText xml:space="preserve">of </w:delText>
        </w:r>
      </w:del>
      <w:ins w:id="183" w:author="Sean de Noronha | DRG" w:date="2026-09-22T11:27:00Z" w16du:dateUtc="2026-09-22T09:27:00Z">
        <w:r>
          <w:t xml:space="preserve">in </w:t>
        </w:r>
      </w:ins>
      <w:r>
        <w:t xml:space="preserve">CSA B149.1, </w:t>
      </w:r>
      <w:ins w:id="184" w:author="Sean de Noronha | DRG" w:date="2026-09-22T11:27:00Z" w16du:dateUtc="2026-09-22T09:27:00Z">
        <w:r>
          <w:t xml:space="preserve">IFGC </w:t>
        </w:r>
      </w:ins>
      <w:del w:id="185" w:author="Sean de Noronha | DRG" w:date="2026-09-22T11:27:00Z" w16du:dateUtc="2026-09-22T09:27:00Z">
        <w:r>
          <w:delText xml:space="preserve">the International Fuel Gas Code </w:delText>
        </w:r>
      </w:del>
      <w:r>
        <w:t>and NFPA 54 were developed for natural gas</w:t>
      </w:r>
      <w:del w:id="186" w:author="Sean de Noronha | DRG" w:date="2026-09-22T11:27:00Z" w16du:dateUtc="2026-09-22T09:27:00Z">
        <w:r>
          <w:delText>,</w:delText>
        </w:r>
      </w:del>
      <w:ins w:id="187" w:author="Sean de Noronha | DRG" w:date="2026-09-22T11:27:00Z" w16du:dateUtc="2026-09-22T09:27:00Z">
        <w:r>
          <w:t>.</w:t>
        </w:r>
      </w:ins>
      <w:r>
        <w:t xml:space="preserve"> </w:t>
      </w:r>
      <w:ins w:id="188" w:author="Sean de Noronha | DRG" w:date="2026-09-22T11:27:00Z" w16du:dateUtc="2026-09-22T09:27:00Z">
        <w:r>
          <w:t xml:space="preserve">Although the codes provide correction methods for gases with </w:t>
        </w:r>
      </w:ins>
      <w:ins w:id="189" w:author="Sean de Noronha | DRG" w:date="2026-09-22T11:28:00Z" w16du:dateUtc="2026-09-22T09:28:00Z">
        <w:r>
          <w:t xml:space="preserve">lower relative densities, these methods do not extend to hydrogen, whose relative density (0.0696) lies well outside the tabulated range. Consequently, the use of these corrections for hydrogen requires extrapolation beyond their intended domain of application. </w:t>
        </w:r>
      </w:ins>
      <w:del w:id="190" w:author="Sean de Noronha | DRG" w:date="2026-09-22T11:28:00Z" w16du:dateUtc="2026-09-22T09:28:00Z">
        <w:r>
          <w:delText xml:space="preserve">and their gas-property corrections were never intended to reach a gas whose relative density lies a factor of five below the lowest tabulated multiplier. </w:delText>
        </w:r>
      </w:del>
      <w:commentRangeEnd w:id="180"/>
      <w:r>
        <w:rPr>
          <w:rStyle w:val="CommentReference"/>
          <w:sz w:val="20"/>
          <w:szCs w:val="22"/>
        </w:rPr>
        <w:commentReference w:id="180"/>
      </w:r>
      <w:commentRangeEnd w:id="181"/>
      <w:r>
        <w:rPr>
          <w:rStyle w:val="CommentReference"/>
        </w:rPr>
        <w:commentReference w:id="181"/>
      </w:r>
      <w:r>
        <w:t xml:space="preserve">For corrugated </w:t>
      </w:r>
      <w:proofErr w:type="gramStart"/>
      <w:r>
        <w:t>stainless steel</w:t>
      </w:r>
      <w:proofErr w:type="gramEnd"/>
      <w:r>
        <w:t xml:space="preserve"> tubing</w:t>
      </w:r>
      <w:ins w:id="191" w:author="Sean de Noronha | DRG" w:date="2026-09-22T11:32:00Z" w16du:dateUtc="2026-09-22T09:32:00Z">
        <w:r>
          <w:t>,</w:t>
        </w:r>
      </w:ins>
      <w:del w:id="192" w:author="Sean de Noronha | DRG" w:date="2026-09-22T11:32:00Z" w16du:dateUtc="2026-09-22T09:32:00Z">
        <w:r>
          <w:delText xml:space="preserve"> the situation is sharper still: </w:delText>
        </w:r>
      </w:del>
      <w:ins w:id="193" w:author="Sean de Noronha | DRG" w:date="2026-09-22T11:32:00Z" w16du:dateUtc="2026-09-22T09:32:00Z">
        <w:r>
          <w:t xml:space="preserve"> </w:t>
        </w:r>
      </w:ins>
      <w:r>
        <w:t>no sizing equation exists in the public domain, and the applicable product standard excludes hydrogen</w:t>
      </w:r>
      <w:ins w:id="194" w:author="Sean de Noronha | DRG" w:date="2026-09-22T11:32:00Z" w16du:dateUtc="2026-09-22T09:32:00Z">
        <w:r>
          <w:t xml:space="preserve"> entirely</w:t>
        </w:r>
      </w:ins>
      <w:del w:id="195" w:author="Sean de Noronha | DRG" w:date="2026-09-22T11:32:00Z" w16du:dateUtc="2026-09-22T09:32:00Z">
        <w:r>
          <w:delText xml:space="preserve"> by definition</w:delText>
        </w:r>
      </w:del>
      <w:r>
        <w:t>. Whether</w:t>
      </w:r>
      <w:del w:id="196" w:author="Sean de Noronha | DRG" w:date="2026-09-22T11:33:00Z" w16du:dateUtc="2026-09-22T09:33:00Z">
        <w:r>
          <w:delText>, and where,</w:delText>
        </w:r>
      </w:del>
      <w:r>
        <w:t xml:space="preserve"> the existing methods remain valid for hydrogen, and what should replace them where they do not, has not previously been established from first principles.</w:t>
      </w:r>
    </w:p>
    <w:p w14:paraId="4556F9B3" w14:textId="77777777" w:rsidR="00976B66" w:rsidRPr="00801F35" w:rsidRDefault="00C64113" w:rsidP="00857005">
      <w:pPr>
        <w:pStyle w:val="Heading2"/>
      </w:pPr>
      <w:bookmarkStart w:id="197" w:name="_Toc241506952"/>
      <w:r>
        <w:t>Scope and Objectives</w:t>
      </w:r>
      <w:bookmarkEnd w:id="197"/>
    </w:p>
    <w:p w14:paraId="34B6228B" w14:textId="77777777" w:rsidR="008F4107" w:rsidRDefault="005D1F2C">
      <w:r>
        <w:rPr>
          <w:rFonts w:cs="Arial"/>
          <w:szCs w:val="20"/>
        </w:rPr>
        <w:t xml:space="preserve">The study covers domestic hydrogen systems operating below 10 </w:t>
      </w:r>
      <w:proofErr w:type="spellStart"/>
      <w:r>
        <w:rPr>
          <w:rFonts w:cs="Arial"/>
          <w:szCs w:val="20"/>
        </w:rPr>
        <w:t>psig</w:t>
      </w:r>
      <w:proofErr w:type="spellEnd"/>
      <w:r>
        <w:rPr>
          <w:rFonts w:cs="Arial"/>
          <w:szCs w:val="20"/>
        </w:rPr>
        <w:t xml:space="preserve"> (69 kPa gauge). Within that envelope, the scope comprises:</w:t>
      </w:r>
    </w:p>
    <w:p w14:paraId="06F233C6" w14:textId="77777777" w:rsidR="005319C7" w:rsidRDefault="005D1F2C">
      <w:pPr>
        <w:pStyle w:val="ListParagraph"/>
        <w:numPr>
          <w:ilvl w:val="0"/>
          <w:numId w:val="5"/>
        </w:numPr>
      </w:pPr>
      <w:r>
        <w:rPr>
          <w:rFonts w:cs="Arial"/>
          <w:szCs w:val="20"/>
        </w:rPr>
        <w:t>the four governing North American documents: CSA B149.1, CSA/ANSI LC 1, the International Fuel Gas Code (IFGC) and NFPA 54 (Figure 1);</w:t>
      </w:r>
    </w:p>
    <w:p w14:paraId="14B8E848" w14:textId="0675D9B5" w:rsidR="005319C7" w:rsidRDefault="005D1F2C">
      <w:pPr>
        <w:pStyle w:val="ListParagraph"/>
        <w:numPr>
          <w:ilvl w:val="0"/>
          <w:numId w:val="5"/>
        </w:numPr>
      </w:pPr>
      <w:r>
        <w:rPr>
          <w:rFonts w:cs="Arial"/>
          <w:szCs w:val="20"/>
        </w:rPr>
        <w:t>rigid smooth-bore piping from ½-inch through 2-inch nominal pipe size (NPS) in steel;</w:t>
      </w:r>
    </w:p>
    <w:p w14:paraId="14B3D239" w14:textId="77777777" w:rsidR="005319C7" w:rsidRDefault="005D1F2C">
      <w:pPr>
        <w:pStyle w:val="ListParagraph"/>
        <w:numPr>
          <w:ilvl w:val="0"/>
          <w:numId w:val="5"/>
        </w:numPr>
      </w:pPr>
      <w:r>
        <w:rPr>
          <w:rFonts w:cs="Arial"/>
          <w:szCs w:val="20"/>
        </w:rPr>
        <w:t>corrugated stainless steel tubing (CSST) in the sizes listed in CSA/ANSI LC 1;</w:t>
      </w:r>
    </w:p>
    <w:p w14:paraId="519493CC" w14:textId="77777777" w:rsidR="005319C7" w:rsidRDefault="005D1F2C">
      <w:pPr>
        <w:pStyle w:val="ListParagraph"/>
        <w:numPr>
          <w:ilvl w:val="0"/>
          <w:numId w:val="5"/>
        </w:numPr>
      </w:pPr>
      <w:r>
        <w:rPr>
          <w:rFonts w:cs="Arial"/>
          <w:szCs w:val="20"/>
        </w:rPr>
        <w:t xml:space="preserve">supply pressures from 0.25 </w:t>
      </w:r>
      <w:proofErr w:type="spellStart"/>
      <w:r>
        <w:rPr>
          <w:rFonts w:cs="Arial"/>
          <w:szCs w:val="20"/>
        </w:rPr>
        <w:t>psig</w:t>
      </w:r>
      <w:proofErr w:type="spellEnd"/>
      <w:r>
        <w:rPr>
          <w:rFonts w:cs="Arial"/>
          <w:szCs w:val="20"/>
        </w:rPr>
        <w:t xml:space="preserve"> (7 inches water column, the standard North American natural-gas delivery pressure) to 10 </w:t>
      </w:r>
      <w:proofErr w:type="spellStart"/>
      <w:r>
        <w:rPr>
          <w:rFonts w:cs="Arial"/>
          <w:szCs w:val="20"/>
        </w:rPr>
        <w:t>psig</w:t>
      </w:r>
      <w:proofErr w:type="spellEnd"/>
      <w:r>
        <w:rPr>
          <w:rFonts w:cs="Arial"/>
          <w:szCs w:val="20"/>
        </w:rPr>
        <w:t xml:space="preserve"> (69 kPa gauge); and</w:t>
      </w:r>
    </w:p>
    <w:p w14:paraId="4BF6D0B3" w14:textId="77777777" w:rsidR="005319C7" w:rsidRDefault="005D1F2C">
      <w:pPr>
        <w:pStyle w:val="ListParagraph"/>
        <w:numPr>
          <w:ilvl w:val="0"/>
          <w:numId w:val="5"/>
        </w:numPr>
      </w:pPr>
      <w:r>
        <w:rPr>
          <w:rFonts w:cs="Arial"/>
          <w:szCs w:val="20"/>
        </w:rPr>
        <w:t>pure hydrogen only; hydrogen–natural gas blends are not treated in this report.</w:t>
      </w:r>
    </w:p>
    <w:p w14:paraId="56B149D4" w14:textId="54D29D17" w:rsidR="005319C7" w:rsidRDefault="005D1F2C">
      <w:r>
        <w:rPr>
          <w:rFonts w:cs="Arial"/>
          <w:szCs w:val="20"/>
        </w:rPr>
        <w:t>The objectives are to establish where the published sizing methods come from and whether they remain valid for hydrogen, to develop hydrogen-specific sizing on a physics basis where they do not, to present the results as graphs and tables in the format of the existing schedules, and to define the testing needed to complete validation. Execution of laboratory testing is outside the scope of this study, as are material compatibility and hydrogen embrittlement; for material qualification the reader is referred to ASME B31.12 [37] and Sandia Report SAND2021-12478 [38].</w:t>
      </w:r>
    </w:p>
    <w:p w14:paraId="6A6A2BF2" w14:textId="77777777" w:rsidR="005319C7" w:rsidRDefault="005D1F2C">
      <w:r>
        <w:rPr>
          <w:rFonts w:cs="Arial"/>
          <w:szCs w:val="20"/>
        </w:rPr>
        <w:t>Figure 1 positions the four documents: three installation codes that prescribe how fuel-gas piping is sized and installed, and one product standard that certifies CSST products and assigns their flow-capacity ratings.</w:t>
      </w:r>
    </w:p>
    <w:p w14:paraId="0624CC44" w14:textId="77777777" w:rsidR="005319C7" w:rsidRDefault="005D1F2C">
      <w:pPr>
        <w:jc w:val="center"/>
      </w:pPr>
      <w:r>
        <w:rPr>
          <w:noProof/>
        </w:rPr>
        <w:lastRenderedPageBreak/>
        <w:drawing>
          <wp:inline distT="0" distB="0" distL="0" distR="0" wp14:anchorId="47DB0336" wp14:editId="65916BC4">
            <wp:extent cx="5560000" cy="3250681"/>
            <wp:effectExtent l="0" t="0" r="0" b="0"/>
            <wp:docPr id="9001" name="fig_codes_map" descr="Figure 1 – The four governing North American documents and what each governs. The three installation codes share one underlying sizing basis; the product standard certifies CSST products and assigns the EHD flow-capacity ratings the installati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_codes_map" descr="Figure 1 – The four governing North American documents and what each governs. The three installation codes share one underlying sizing basis; the product standard certifies CSST products and assigns the EHD flow-capacity ratings the installation code"/>
                    <pic:cNvPicPr/>
                  </pic:nvPicPr>
                  <pic:blipFill>
                    <a:blip r:embed="rId23"/>
                    <a:stretch>
                      <a:fillRect/>
                    </a:stretch>
                  </pic:blipFill>
                  <pic:spPr>
                    <a:xfrm>
                      <a:off x="0" y="0"/>
                      <a:ext cx="5560000" cy="3250681"/>
                    </a:xfrm>
                    <a:prstGeom prst="rect">
                      <a:avLst/>
                    </a:prstGeom>
                  </pic:spPr>
                </pic:pic>
              </a:graphicData>
            </a:graphic>
          </wp:inline>
        </w:drawing>
      </w:r>
    </w:p>
    <w:p w14:paraId="4CBD0F04" w14:textId="32873F7B" w:rsidR="005319C7" w:rsidRDefault="005D1F2C">
      <w:r>
        <w:rPr>
          <w:rFonts w:cs="Arial"/>
          <w:i/>
          <w:szCs w:val="20"/>
        </w:rPr>
        <w:t xml:space="preserve">Figure 1 – The four governing North American documents and what each governs. The three installation codes share one underlying sizing basis; the product standard certifies CSST products and assigns the </w:t>
      </w:r>
      <w:ins w:id="198" w:author="Olga Arevalo Quintero" w:date="2026-09-09T14:59:00Z" w16du:dateUtc="2026-09-09T18:59:00Z">
        <w:r>
          <w:rPr>
            <w:rFonts w:cs="Arial"/>
            <w:i/>
            <w:szCs w:val="20"/>
          </w:rPr>
          <w:t>Equivalent hydraulic diameter (</w:t>
        </w:r>
      </w:ins>
      <w:r>
        <w:rPr>
          <w:rFonts w:cs="Arial"/>
          <w:i/>
          <w:szCs w:val="20"/>
        </w:rPr>
        <w:t>EHD</w:t>
      </w:r>
      <w:ins w:id="199" w:author="Olga Arevalo Quintero" w:date="2026-09-09T14:59:00Z" w16du:dateUtc="2026-09-09T18:59:00Z">
        <w:r>
          <w:rPr>
            <w:rFonts w:cs="Arial"/>
            <w:i/>
            <w:szCs w:val="20"/>
          </w:rPr>
          <w:t>)</w:t>
        </w:r>
      </w:ins>
      <w:r>
        <w:rPr>
          <w:rFonts w:cs="Arial"/>
          <w:i/>
          <w:szCs w:val="20"/>
        </w:rPr>
        <w:t xml:space="preserve"> flow-capacity ratings the installation codes rely on for CSST.</w:t>
      </w:r>
    </w:p>
    <w:p w14:paraId="4A58008B" w14:textId="77777777" w:rsidR="00976B66" w:rsidRPr="00801F35" w:rsidRDefault="00C64113" w:rsidP="00857005">
      <w:pPr>
        <w:pStyle w:val="Heading2"/>
      </w:pPr>
      <w:bookmarkStart w:id="200" w:name="_Toc241506953"/>
      <w:r>
        <w:t>Report Structure</w:t>
      </w:r>
      <w:bookmarkEnd w:id="200"/>
    </w:p>
    <w:p w14:paraId="2D19AA5E" w14:textId="607FC6F9" w:rsidR="008F4107" w:rsidRDefault="005D1F2C">
      <w:r>
        <w:t xml:space="preserve">Chapter 2 </w:t>
      </w:r>
      <w:del w:id="201" w:author="Sean de Noronha | DRG" w:date="2026-09-22T11:35:00Z" w16du:dateUtc="2026-09-22T09:35:00Z">
        <w:r>
          <w:delText>summarises</w:delText>
        </w:r>
      </w:del>
      <w:ins w:id="202" w:author="Sean de Noronha | DRG" w:date="2026-09-22T11:35:00Z" w16du:dateUtc="2026-09-22T09:35:00Z">
        <w:r>
          <w:t>summarizes</w:t>
        </w:r>
      </w:ins>
      <w:r>
        <w:t xml:space="preserve"> the methods. Chapter 3 contains the results: hydrogen properties (§3.1), pilot-project evidence (§3.2), the standards review (§3.3), operating parameters (§3.4), equation and model development (§3.5)</w:t>
      </w:r>
      <w:del w:id="203" w:author="Sean de Noronha | DRG" w:date="2026-09-28T16:55:00Z" w16du:dateUtc="2026-09-28T14:55:00Z">
        <w:r>
          <w:delText>, and hydrogen sizing graphs and tables (§3.6); §3.7 and §3.8 are reserved for the sensitivity and validation work of the next deliverable. Chapters 4 and 5 will integrate gap analysis, recommendations and conclusions in the final issue.</w:delText>
        </w:r>
      </w:del>
      <w:ins w:id="204" w:author="Sean de Noronha | DRG" w:date="2026-09-28T16:55:00Z" w16du:dateUtc="2026-09-28T14:55:00Z">
        <w:r>
          <w:t>, hydrogen sizing graphs and tables (§3.6), sensitivity analysis and the resulting sizing options (§3.7), and model validation with the recommended laboratory tests (§3.8). Chapter 4 brings these results together in a gap analysis of the governing standards and recommendations for their development, and Chapter 5 states the conclusions. Appendices A to D hold the standards cross-reference matrix, the equation derivations, supplementary sensitivity data and the detailed laboratory test plan.</w:t>
        </w:r>
      </w:ins>
      <w:r>
        <w:t xml:space="preserve"> The key concepts and </w:t>
      </w:r>
      <w:del w:id="205" w:author="Olga Arevalo Quintero" w:date="2026-09-09T15:02:00Z" w16du:dateUtc="2026-09-09T19:02:00Z">
        <w:r>
          <w:delText xml:space="preserve">definitions </w:delText>
        </w:r>
      </w:del>
      <w:ins w:id="206" w:author="Olga Arevalo Quintero" w:date="2026-09-09T15:02:00Z" w16du:dateUtc="2026-09-09T19:02:00Z">
        <w:r>
          <w:t xml:space="preserve">terminology </w:t>
        </w:r>
      </w:ins>
      <w:r>
        <w:t xml:space="preserve">used throughout the report are </w:t>
      </w:r>
      <w:del w:id="207" w:author="Olga Arevalo Quintero" w:date="2026-09-09T15:02:00Z" w16du:dateUtc="2026-09-09T19:02:00Z">
        <w:r>
          <w:delText xml:space="preserve">collected </w:delText>
        </w:r>
      </w:del>
      <w:ins w:id="208" w:author="Olga Arevalo Quintero" w:date="2026-09-09T15:02:00Z" w16du:dateUtc="2026-09-09T19:02:00Z">
        <w:r>
          <w:t xml:space="preserve">presented </w:t>
        </w:r>
      </w:ins>
      <w:r>
        <w:t>in §1.4.</w:t>
      </w:r>
    </w:p>
    <w:p w14:paraId="4CA991C5" w14:textId="1290DD0C" w:rsidR="00976B66" w:rsidRPr="00484AF7" w:rsidRDefault="00976B66" w:rsidP="00857005">
      <w:pPr>
        <w:pStyle w:val="Heading2"/>
      </w:pPr>
      <w:bookmarkStart w:id="209" w:name="_Toc241506954"/>
      <w:r>
        <w:t xml:space="preserve">Key Concepts and </w:t>
      </w:r>
      <w:del w:id="210" w:author="Olga Arevalo Quintero" w:date="2026-09-09T15:02:00Z" w16du:dateUtc="2026-09-09T19:02:00Z">
        <w:r>
          <w:delText>Definitions</w:delText>
        </w:r>
      </w:del>
      <w:ins w:id="211" w:author="Olga Arevalo Quintero" w:date="2026-09-09T15:02:00Z" w16du:dateUtc="2026-09-09T19:02:00Z">
        <w:r>
          <w:t>Terminology</w:t>
        </w:r>
      </w:ins>
      <w:bookmarkEnd w:id="209"/>
    </w:p>
    <w:p w14:paraId="204A0032" w14:textId="77777777" w:rsidR="00976B66" w:rsidRPr="00801F35" w:rsidRDefault="00976B66">
      <w:r>
        <w:t>The following terms are used throughout this report. They are defined here so that the technical discussion is accessible to readers who are less familiar with gas-flow terminology; brief reminders are also given at first use in the text.</w:t>
      </w:r>
    </w:p>
    <w:p w14:paraId="72238D57" w14:textId="77777777" w:rsidR="005319C7" w:rsidRDefault="005D1F2C">
      <w:pPr>
        <w:pStyle w:val="ListParagraph"/>
        <w:numPr>
          <w:ilvl w:val="0"/>
          <w:numId w:val="5"/>
        </w:numPr>
      </w:pPr>
      <w:r>
        <w:rPr>
          <w:rFonts w:cs="Arial"/>
          <w:szCs w:val="20"/>
        </w:rPr>
        <w:t>Sonic velocity (speed of sound): the speed at which sound, and hence any pressure disturbance, travels through the gas.</w:t>
      </w:r>
    </w:p>
    <w:p w14:paraId="58F234A5" w14:textId="197759A7" w:rsidR="005319C7" w:rsidRDefault="005D1F2C">
      <w:pPr>
        <w:pStyle w:val="ListParagraph"/>
        <w:numPr>
          <w:ilvl w:val="0"/>
          <w:numId w:val="5"/>
        </w:numPr>
      </w:pPr>
      <w:r>
        <w:rPr>
          <w:rFonts w:cs="Arial"/>
          <w:szCs w:val="20"/>
        </w:rPr>
        <w:t>Mach number: the ratio of the gas velocity in the pipe to the sonic velocity; below a Mach number of about 0.3, velocity-induced compressibility effects are commonly small enough for a low-Mach treatment, although gas density may still vary with pressure and is retained in the gas-flow equation.</w:t>
      </w:r>
    </w:p>
    <w:p w14:paraId="5EDA8976" w14:textId="77777777" w:rsidR="005319C7" w:rsidRDefault="005D1F2C">
      <w:pPr>
        <w:pStyle w:val="ListParagraph"/>
        <w:numPr>
          <w:ilvl w:val="0"/>
          <w:numId w:val="5"/>
        </w:numPr>
      </w:pPr>
      <w:r>
        <w:rPr>
          <w:rFonts w:cs="Arial"/>
          <w:szCs w:val="20"/>
        </w:rPr>
        <w:t>Choked flow: the condition in which the gas reaches sonic velocity at a restriction, which caps the achievable flow rate.</w:t>
      </w:r>
    </w:p>
    <w:p w14:paraId="00D866D0" w14:textId="77777777" w:rsidR="005319C7" w:rsidRDefault="005D1F2C">
      <w:pPr>
        <w:pStyle w:val="ListParagraph"/>
        <w:numPr>
          <w:ilvl w:val="0"/>
          <w:numId w:val="5"/>
        </w:numPr>
      </w:pPr>
      <w:r>
        <w:rPr>
          <w:rFonts w:cs="Arial"/>
          <w:szCs w:val="20"/>
        </w:rPr>
        <w:t xml:space="preserve">Compressibility factor (Z): a measure of how far a real gas deviates from ideal-gas </w:t>
      </w:r>
      <w:del w:id="212" w:author="Sean de Noronha | DRG" w:date="2026-09-23T14:55:00Z">
        <w:r>
          <w:rPr>
            <w:rFonts w:cs="Arial"/>
            <w:szCs w:val="20"/>
          </w:rPr>
          <w:delText>behaviour</w:delText>
        </w:r>
      </w:del>
      <w:ins w:id="213" w:author="Sean de Noronha | DRG" w:date="2026-09-23T14:55:00Z">
        <w:r>
          <w:rPr>
            <w:rFonts w:cs="Arial"/>
            <w:szCs w:val="20"/>
          </w:rPr>
          <w:t>behavior</w:t>
        </w:r>
      </w:ins>
      <w:r>
        <w:rPr>
          <w:rFonts w:cs="Arial"/>
          <w:szCs w:val="20"/>
        </w:rPr>
        <w:t>; Z = 1 for an ideal gas.</w:t>
      </w:r>
    </w:p>
    <w:p w14:paraId="08ECDF1B" w14:textId="77777777" w:rsidR="005319C7" w:rsidRDefault="005D1F2C">
      <w:pPr>
        <w:pStyle w:val="ListParagraph"/>
        <w:numPr>
          <w:ilvl w:val="0"/>
          <w:numId w:val="5"/>
        </w:numPr>
      </w:pPr>
      <w:proofErr w:type="spellStart"/>
      <w:r>
        <w:rPr>
          <w:rFonts w:cs="Arial"/>
          <w:szCs w:val="20"/>
        </w:rPr>
        <w:lastRenderedPageBreak/>
        <w:t>Superexpansibility</w:t>
      </w:r>
      <w:proofErr w:type="spellEnd"/>
      <w:r>
        <w:rPr>
          <w:rFonts w:cs="Arial"/>
          <w:szCs w:val="20"/>
        </w:rPr>
        <w:t xml:space="preserve"> factor (Y): the equivalent correction used in North American sizing equations.</w:t>
      </w:r>
    </w:p>
    <w:p w14:paraId="0237C25D" w14:textId="77777777" w:rsidR="005319C7" w:rsidRDefault="005D1F2C">
      <w:pPr>
        <w:pStyle w:val="ListParagraph"/>
        <w:numPr>
          <w:ilvl w:val="0"/>
          <w:numId w:val="5"/>
        </w:numPr>
      </w:pPr>
      <w:r>
        <w:rPr>
          <w:rFonts w:cs="Arial"/>
          <w:szCs w:val="20"/>
        </w:rPr>
        <w:t>Relative density (specific gravity, SG): the density of the gas relative to air (air = 1).</w:t>
      </w:r>
    </w:p>
    <w:p w14:paraId="30282791" w14:textId="77777777" w:rsidR="005319C7" w:rsidRDefault="005D1F2C">
      <w:pPr>
        <w:pStyle w:val="ListParagraph"/>
        <w:numPr>
          <w:ilvl w:val="0"/>
          <w:numId w:val="5"/>
        </w:numPr>
      </w:pPr>
      <w:r>
        <w:rPr>
          <w:rFonts w:cs="Arial"/>
          <w:szCs w:val="20"/>
        </w:rPr>
        <w:t xml:space="preserve">Higher and lower heating value (HHV, LHV): the energy released per unit volume of gas burned, with (HHV) or without (LHV) the heat recovered from condensing the water </w:t>
      </w:r>
      <w:del w:id="214" w:author="Sean de Noronha | DRG" w:date="2026-09-23T14:55:00Z">
        <w:r>
          <w:rPr>
            <w:rFonts w:cs="Arial"/>
            <w:szCs w:val="20"/>
          </w:rPr>
          <w:delText>vapour</w:delText>
        </w:r>
      </w:del>
      <w:ins w:id="215" w:author="Sean de Noronha | DRG" w:date="2026-09-23T14:55:00Z">
        <w:r>
          <w:rPr>
            <w:rFonts w:cs="Arial"/>
            <w:szCs w:val="20"/>
          </w:rPr>
          <w:t>vapor</w:t>
        </w:r>
      </w:ins>
      <w:r>
        <w:rPr>
          <w:rFonts w:cs="Arial"/>
          <w:szCs w:val="20"/>
        </w:rPr>
        <w:t xml:space="preserve"> formed in combustion.</w:t>
      </w:r>
    </w:p>
    <w:p w14:paraId="0F82A33C" w14:textId="77777777" w:rsidR="005319C7" w:rsidRDefault="005D1F2C">
      <w:pPr>
        <w:pStyle w:val="ListParagraph"/>
        <w:numPr>
          <w:ilvl w:val="0"/>
          <w:numId w:val="5"/>
        </w:numPr>
      </w:pPr>
      <w:r>
        <w:rPr>
          <w:rFonts w:cs="Arial"/>
          <w:szCs w:val="20"/>
        </w:rPr>
        <w:t>Wobbe index: the heating value divided by the square root of relative density; gases with the same Wobbe index deliver the same energy through a given orifice at the same pressure.</w:t>
      </w:r>
    </w:p>
    <w:p w14:paraId="21BCF473" w14:textId="77777777" w:rsidR="005319C7" w:rsidRDefault="005D1F2C">
      <w:pPr>
        <w:pStyle w:val="ListParagraph"/>
        <w:numPr>
          <w:ilvl w:val="0"/>
          <w:numId w:val="5"/>
        </w:numPr>
      </w:pPr>
      <w:r>
        <w:rPr>
          <w:rFonts w:cs="Arial"/>
          <w:szCs w:val="20"/>
        </w:rPr>
        <w:t>Reynolds number (</w:t>
      </w:r>
      <w:r>
        <w:rPr>
          <w:rFonts w:cs="Arial"/>
          <w:i/>
          <w:szCs w:val="20"/>
        </w:rPr>
        <w:t>Re</w:t>
      </w:r>
      <w:r>
        <w:rPr>
          <w:rFonts w:cs="Arial"/>
          <w:szCs w:val="20"/>
        </w:rPr>
        <w:t>): a dimensionless ratio of inertial to viscous forces that determines whether flow is laminar, transitional, or turbulent.</w:t>
      </w:r>
    </w:p>
    <w:p w14:paraId="68FAB215" w14:textId="77777777" w:rsidR="005319C7" w:rsidRDefault="005D1F2C">
      <w:pPr>
        <w:pStyle w:val="ListParagraph"/>
        <w:numPr>
          <w:ilvl w:val="0"/>
          <w:numId w:val="5"/>
        </w:numPr>
      </w:pPr>
      <w:r>
        <w:rPr>
          <w:rFonts w:cs="Arial"/>
          <w:szCs w:val="20"/>
        </w:rPr>
        <w:t>Friction factor (</w:t>
      </w:r>
      <w:r>
        <w:rPr>
          <w:rFonts w:cs="Arial"/>
          <w:i/>
          <w:szCs w:val="20"/>
        </w:rPr>
        <w:t>f</w:t>
      </w:r>
      <w:r>
        <w:rPr>
          <w:rFonts w:cs="Arial"/>
          <w:szCs w:val="20"/>
        </w:rPr>
        <w:t>): the dimensionless coefficient that sets how much pressure a pipe run loses at a given flow; used here in the Darcy convention.</w:t>
      </w:r>
    </w:p>
    <w:p w14:paraId="748ED111" w14:textId="77777777" w:rsidR="005319C7" w:rsidRDefault="005D1F2C">
      <w:pPr>
        <w:pStyle w:val="ListParagraph"/>
        <w:numPr>
          <w:ilvl w:val="0"/>
          <w:numId w:val="5"/>
        </w:numPr>
      </w:pPr>
      <w:r>
        <w:rPr>
          <w:rFonts w:cs="Arial"/>
          <w:szCs w:val="20"/>
        </w:rPr>
        <w:t>Momentum flux (ρv</w:t>
      </w:r>
      <w:del w:id="216" w:author="Sean de Noronha | DRG" w:date="2026-09-28T16:47:00Z" w16du:dateUtc="2026-09-28T14:47:00Z">
        <w:r>
          <w:rPr>
            <w:rFonts w:cs="Arial"/>
            <w:szCs w:val="20"/>
          </w:rPr>
          <w:delText>²</w:delText>
        </w:r>
      </w:del>
      <w:ins w:id="217" w:author="Sean de Noronha | DRG" w:date="2026-09-28T16:47:00Z" w16du:dateUtc="2026-09-28T14:47:00Z">
        <w:r>
          <w:rPr>
            <w:rFonts w:cs="Arial"/>
            <w:szCs w:val="20"/>
            <w:vertAlign w:val="superscript"/>
          </w:rPr>
          <w:t>2</w:t>
        </w:r>
      </w:ins>
      <w:r>
        <w:rPr>
          <w:rFonts w:cs="Arial"/>
          <w:szCs w:val="20"/>
        </w:rPr>
        <w:t>): the product of gas density and the square of velocity, a measure of the mechanical force the flowing gas exerts on bends and fittings; also used as an erosion and mechanical-loading screening quantity.</w:t>
      </w:r>
    </w:p>
    <w:p w14:paraId="25F75DE2" w14:textId="77777777" w:rsidR="005319C7" w:rsidRDefault="005D1F2C">
      <w:pPr>
        <w:pStyle w:val="ListParagraph"/>
        <w:numPr>
          <w:ilvl w:val="0"/>
          <w:numId w:val="5"/>
        </w:numPr>
      </w:pPr>
      <w:proofErr w:type="spellStart"/>
      <w:r>
        <w:rPr>
          <w:rFonts w:cs="Arial"/>
          <w:szCs w:val="20"/>
        </w:rPr>
        <w:t>Aeroacoustic</w:t>
      </w:r>
      <w:proofErr w:type="spellEnd"/>
      <w:r>
        <w:rPr>
          <w:rFonts w:cs="Arial"/>
          <w:szCs w:val="20"/>
        </w:rPr>
        <w:t xml:space="preserve"> noise: noise generated by the gas flow itself, mainly at elbows, tees, valves, and other fittings.</w:t>
      </w:r>
    </w:p>
    <w:p w14:paraId="1DD95F60" w14:textId="77777777" w:rsidR="005319C7" w:rsidRDefault="005D1F2C">
      <w:pPr>
        <w:pStyle w:val="ListParagraph"/>
        <w:numPr>
          <w:ilvl w:val="0"/>
          <w:numId w:val="5"/>
        </w:numPr>
      </w:pPr>
      <w:r>
        <w:rPr>
          <w:rFonts w:cs="Arial"/>
          <w:szCs w:val="20"/>
        </w:rPr>
        <w:t xml:space="preserve">Water column (W.C.): a pressure unit; 7 inches W.C. is approximately 0.25 </w:t>
      </w:r>
      <w:proofErr w:type="spellStart"/>
      <w:r>
        <w:rPr>
          <w:rFonts w:cs="Arial"/>
          <w:szCs w:val="20"/>
        </w:rPr>
        <w:t>psig</w:t>
      </w:r>
      <w:proofErr w:type="spellEnd"/>
      <w:r>
        <w:rPr>
          <w:rFonts w:cs="Arial"/>
          <w:szCs w:val="20"/>
        </w:rPr>
        <w:t>, the standard North American natural-gas delivery pressure.</w:t>
      </w:r>
    </w:p>
    <w:p w14:paraId="372CA929" w14:textId="77777777" w:rsidR="005319C7" w:rsidRDefault="005D1F2C">
      <w:pPr>
        <w:pStyle w:val="ListParagraph"/>
        <w:numPr>
          <w:ilvl w:val="0"/>
          <w:numId w:val="5"/>
        </w:numPr>
      </w:pPr>
      <w:r>
        <w:rPr>
          <w:rFonts w:cs="Arial"/>
          <w:szCs w:val="20"/>
        </w:rPr>
        <w:t>Equivalent hydraulic diameter (EHD): the empirical flow-capacity index assigned to corrugated stainless steel tubing (CSST) under CSA/ANSI LC 1.</w:t>
      </w:r>
    </w:p>
    <w:p w14:paraId="47626814" w14:textId="77777777" w:rsidR="005319C7" w:rsidRDefault="005D1F2C">
      <w:pPr>
        <w:pStyle w:val="ListParagraph"/>
        <w:numPr>
          <w:ilvl w:val="0"/>
          <w:numId w:val="5"/>
        </w:numPr>
      </w:pPr>
      <w:r>
        <w:rPr>
          <w:rFonts w:cs="Arial"/>
          <w:szCs w:val="20"/>
        </w:rPr>
        <w:t>Standard increment (pipe upsizing): moving to the next larger nominal pipe size (NPS) in the standard series, for example from NPS ½ to NPS ¾.</w:t>
      </w:r>
    </w:p>
    <w:p w14:paraId="6DE3A659" w14:textId="77777777" w:rsidR="00976B66" w:rsidRPr="00801F35" w:rsidRDefault="00C64113" w:rsidP="001D5AC6">
      <w:pPr>
        <w:pStyle w:val="Heading1"/>
      </w:pPr>
      <w:bookmarkStart w:id="218" w:name="_Toc241506955"/>
      <w:r>
        <w:t>Methods</w:t>
      </w:r>
      <w:bookmarkEnd w:id="218"/>
    </w:p>
    <w:p w14:paraId="5171A894" w14:textId="77777777" w:rsidR="00976B66" w:rsidRPr="00801F35" w:rsidRDefault="00C64113">
      <w:r>
        <w:rPr>
          <w:rFonts w:cs="Arial"/>
          <w:szCs w:val="20"/>
        </w:rPr>
        <w:t>The study combines four methods: review of literature and pilot-</w:t>
      </w:r>
      <w:del w:id="219" w:author="Sean de Noronha | DRG" w:date="2026-09-23T14:55:00Z">
        <w:r>
          <w:rPr>
            <w:rFonts w:cs="Arial"/>
            <w:szCs w:val="20"/>
          </w:rPr>
          <w:delText>programme</w:delText>
        </w:r>
      </w:del>
      <w:ins w:id="220" w:author="Sean de Noronha | DRG" w:date="2026-09-23T14:55:00Z">
        <w:r>
          <w:rPr>
            <w:rFonts w:cs="Arial"/>
            <w:szCs w:val="20"/>
          </w:rPr>
          <w:t>program</w:t>
        </w:r>
      </w:ins>
      <w:r>
        <w:rPr>
          <w:rFonts w:cs="Arial"/>
          <w:szCs w:val="20"/>
        </w:rPr>
        <w:t xml:space="preserve"> evidence; primary-text analysis of the governing standards; first-principles hydraulic analysis, in which the published sizing equations are re-derived and their friction basis is tested against the General Flow Equation under Moody friction; and computational verification, in which every published sizing table is regenerated cell by cell and compared with the flow-equation result. The subsections below describe each in turn.</w:t>
      </w:r>
    </w:p>
    <w:p w14:paraId="105D2689" w14:textId="77777777" w:rsidR="00976B66" w:rsidRPr="00801F35" w:rsidRDefault="00C64113" w:rsidP="00857005">
      <w:pPr>
        <w:pStyle w:val="Heading2"/>
      </w:pPr>
      <w:bookmarkStart w:id="221" w:name="_Toc241506956"/>
      <w:r>
        <w:t>Data Collection and Literature Review Approach</w:t>
      </w:r>
      <w:bookmarkEnd w:id="221"/>
    </w:p>
    <w:p w14:paraId="609C1768" w14:textId="59D512F0" w:rsidR="00976B66" w:rsidRPr="00801F35" w:rsidRDefault="00C64113">
      <w:commentRangeStart w:id="222"/>
      <w:commentRangeStart w:id="223"/>
      <w:r>
        <w:rPr>
          <w:rFonts w:cs="Arial"/>
          <w:szCs w:val="20"/>
        </w:rPr>
        <w:t xml:space="preserve">Property data for hydrogen and the reference natural gas were reconciled across the NIST </w:t>
      </w:r>
      <w:proofErr w:type="spellStart"/>
      <w:r>
        <w:rPr>
          <w:rFonts w:cs="Arial"/>
          <w:szCs w:val="20"/>
        </w:rPr>
        <w:t>WebBook</w:t>
      </w:r>
      <w:proofErr w:type="spellEnd"/>
      <w:ins w:id="224" w:author="Sean de Noronha | DRG" w:date="2026-09-29T13:40:00Z" w16du:dateUtc="2026-09-29T11:40:00Z">
        <w:r>
          <w:t xml:space="preserve"> [1]</w:t>
        </w:r>
      </w:ins>
      <w:r>
        <w:rPr>
          <w:rFonts w:cs="Arial"/>
          <w:szCs w:val="20"/>
        </w:rPr>
        <w:t>, ISO/TR 15916</w:t>
      </w:r>
      <w:ins w:id="225" w:author="Sean de Noronha | DRG" w:date="2026-09-29T13:40:00Z" w16du:dateUtc="2026-09-29T11:40:00Z">
        <w:r>
          <w:t xml:space="preserve"> [4]</w:t>
        </w:r>
      </w:ins>
      <w:r>
        <w:rPr>
          <w:rFonts w:cs="Arial"/>
          <w:szCs w:val="20"/>
        </w:rPr>
        <w:t xml:space="preserve"> and the H2Tools compilation</w:t>
      </w:r>
      <w:ins w:id="226" w:author="Sean de Noronha | DRG" w:date="2026-09-29T13:40:00Z" w16du:dateUtc="2026-09-29T11:40:00Z">
        <w:r>
          <w:t xml:space="preserve"> [5]</w:t>
        </w:r>
      </w:ins>
      <w:r>
        <w:rPr>
          <w:rFonts w:cs="Arial"/>
          <w:szCs w:val="20"/>
        </w:rPr>
        <w:t xml:space="preserve"> (§3.1). Pilot-</w:t>
      </w:r>
      <w:del w:id="227" w:author="Sean de Noronha | DRG" w:date="2026-09-23T14:55:00Z">
        <w:r>
          <w:rPr>
            <w:rFonts w:cs="Arial"/>
            <w:szCs w:val="20"/>
          </w:rPr>
          <w:delText>programme</w:delText>
        </w:r>
      </w:del>
      <w:ins w:id="228" w:author="Sean de Noronha | DRG" w:date="2026-09-23T14:55:00Z">
        <w:r>
          <w:rPr>
            <w:rFonts w:cs="Arial"/>
            <w:szCs w:val="20"/>
          </w:rPr>
          <w:t>program</w:t>
        </w:r>
      </w:ins>
      <w:r>
        <w:rPr>
          <w:rFonts w:cs="Arial"/>
          <w:szCs w:val="20"/>
        </w:rPr>
        <w:t xml:space="preserve"> evidence was collected from the published reports of the </w:t>
      </w:r>
      <w:proofErr w:type="spellStart"/>
      <w:r>
        <w:rPr>
          <w:rFonts w:cs="Arial"/>
          <w:szCs w:val="20"/>
        </w:rPr>
        <w:t>HyDeploy</w:t>
      </w:r>
      <w:proofErr w:type="spellEnd"/>
      <w:ins w:id="229" w:author="Sean de Noronha | DRG" w:date="2026-09-29T13:40:00Z" w16du:dateUtc="2026-09-29T11:40:00Z">
        <w:r>
          <w:t xml:space="preserve"> [7], [8]</w:t>
        </w:r>
      </w:ins>
      <w:r>
        <w:rPr>
          <w:rFonts w:cs="Arial"/>
          <w:szCs w:val="20"/>
        </w:rPr>
        <w:t>, Hy4Heat</w:t>
      </w:r>
      <w:ins w:id="230" w:author="Sean de Noronha | DRG" w:date="2026-09-29T13:40:00Z" w16du:dateUtc="2026-09-29T11:40:00Z">
        <w:r>
          <w:t xml:space="preserve"> [9]</w:t>
        </w:r>
      </w:ins>
      <w:r>
        <w:rPr>
          <w:rFonts w:cs="Arial"/>
          <w:szCs w:val="20"/>
        </w:rPr>
        <w:t>, H21</w:t>
      </w:r>
      <w:ins w:id="231" w:author="Sean de Noronha | DRG" w:date="2026-09-29T13:40:00Z" w16du:dateUtc="2026-09-29T11:40:00Z">
        <w:r>
          <w:t xml:space="preserve"> [10]</w:t>
        </w:r>
      </w:ins>
      <w:r>
        <w:rPr>
          <w:rFonts w:cs="Arial"/>
          <w:szCs w:val="20"/>
        </w:rPr>
        <w:t>, Australian Hydrogen Centre</w:t>
      </w:r>
      <w:ins w:id="232" w:author="Sean de Noronha | DRG" w:date="2026-09-29T13:40:00Z" w16du:dateUtc="2026-09-29T11:40:00Z">
        <w:r>
          <w:t xml:space="preserve"> [11]–[14]</w:t>
        </w:r>
      </w:ins>
      <w:r>
        <w:rPr>
          <w:rFonts w:cs="Arial"/>
          <w:szCs w:val="20"/>
        </w:rPr>
        <w:t xml:space="preserve">, </w:t>
      </w:r>
      <w:proofErr w:type="spellStart"/>
      <w:r>
        <w:rPr>
          <w:rFonts w:cs="Arial"/>
          <w:szCs w:val="20"/>
        </w:rPr>
        <w:t>HyDelta</w:t>
      </w:r>
      <w:proofErr w:type="spellEnd"/>
      <w:ins w:id="233" w:author="Sean de Noronha | DRG" w:date="2026-09-29T13:40:00Z" w16du:dateUtc="2026-09-29T11:40:00Z">
        <w:r>
          <w:t xml:space="preserve"> [15]</w:t>
        </w:r>
      </w:ins>
      <w:r>
        <w:rPr>
          <w:rFonts w:cs="Arial"/>
          <w:szCs w:val="20"/>
        </w:rPr>
        <w:t>, H2Direkt</w:t>
      </w:r>
      <w:ins w:id="234" w:author="Sean de Noronha | DRG" w:date="2026-09-29T13:40:00Z" w16du:dateUtc="2026-09-29T11:40:00Z">
        <w:r>
          <w:t xml:space="preserve"> [16]</w:t>
        </w:r>
      </w:ins>
      <w:r>
        <w:rPr>
          <w:rFonts w:cs="Arial"/>
          <w:szCs w:val="20"/>
        </w:rPr>
        <w:t xml:space="preserve">, </w:t>
      </w:r>
      <w:proofErr w:type="spellStart"/>
      <w:r>
        <w:rPr>
          <w:rFonts w:cs="Arial"/>
          <w:szCs w:val="20"/>
        </w:rPr>
        <w:t>THyGA</w:t>
      </w:r>
      <w:proofErr w:type="spellEnd"/>
      <w:ins w:id="235" w:author="Sean de Noronha | DRG" w:date="2026-09-29T13:40:00Z" w16du:dateUtc="2026-09-29T11:40:00Z">
        <w:r>
          <w:t xml:space="preserve"> [18]</w:t>
        </w:r>
      </w:ins>
      <w:r>
        <w:rPr>
          <w:rFonts w:cs="Arial"/>
          <w:szCs w:val="20"/>
        </w:rPr>
        <w:t xml:space="preserve"> and </w:t>
      </w:r>
      <w:proofErr w:type="spellStart"/>
      <w:r>
        <w:rPr>
          <w:rFonts w:cs="Arial"/>
          <w:szCs w:val="20"/>
        </w:rPr>
        <w:t>HyBlend</w:t>
      </w:r>
      <w:proofErr w:type="spellEnd"/>
      <w:ins w:id="236" w:author="Sean de Noronha | DRG" w:date="2026-09-29T13:40:00Z" w16du:dateUtc="2026-09-29T11:40:00Z">
        <w:r>
          <w:t xml:space="preserve"> [19]</w:t>
        </w:r>
      </w:ins>
      <w:r>
        <w:rPr>
          <w:rFonts w:cs="Arial"/>
          <w:szCs w:val="20"/>
        </w:rPr>
        <w:t xml:space="preserve"> </w:t>
      </w:r>
      <w:del w:id="237" w:author="Sean de Noronha | DRG" w:date="2026-09-23T14:55:00Z">
        <w:r>
          <w:rPr>
            <w:rFonts w:cs="Arial"/>
            <w:szCs w:val="20"/>
          </w:rPr>
          <w:delText>programmes</w:delText>
        </w:r>
      </w:del>
      <w:ins w:id="238" w:author="Sean de Noronha | DRG" w:date="2026-09-23T14:55:00Z">
        <w:r>
          <w:rPr>
            <w:rFonts w:cs="Arial"/>
            <w:szCs w:val="20"/>
          </w:rPr>
          <w:t>programs</w:t>
        </w:r>
      </w:ins>
      <w:r>
        <w:rPr>
          <w:rFonts w:cs="Arial"/>
          <w:szCs w:val="20"/>
        </w:rPr>
        <w:t xml:space="preserve"> (§3.2), with attention restricted to findings relevant to pipe sizing: pressure drop, velocity and flow regime. The four governing standards were </w:t>
      </w:r>
      <w:del w:id="239" w:author="Sean de Noronha | DRG" w:date="2026-09-23T14:55:00Z">
        <w:r>
          <w:rPr>
            <w:rFonts w:cs="Arial"/>
            <w:szCs w:val="20"/>
          </w:rPr>
          <w:delText>analysed</w:delText>
        </w:r>
      </w:del>
      <w:ins w:id="240" w:author="Sean de Noronha | DRG" w:date="2026-09-23T14:55:00Z">
        <w:r>
          <w:rPr>
            <w:rFonts w:cs="Arial"/>
            <w:szCs w:val="20"/>
          </w:rPr>
          <w:t>analyzed</w:t>
        </w:r>
      </w:ins>
      <w:r>
        <w:rPr>
          <w:rFonts w:cs="Arial"/>
          <w:szCs w:val="20"/>
        </w:rPr>
        <w:t xml:space="preserve"> from their primary texts, clause by clause where sizing is concerned (§3.3 and Appendix A). Manufacturer data for CSST were assembled from four sources: one documented flow-capacity test </w:t>
      </w:r>
      <w:del w:id="241" w:author="Sean de Noronha | DRG" w:date="2026-09-23T14:55:00Z">
        <w:r>
          <w:rPr>
            <w:rFonts w:cs="Arial"/>
            <w:szCs w:val="20"/>
          </w:rPr>
          <w:delText>programme</w:delText>
        </w:r>
      </w:del>
      <w:ins w:id="242" w:author="Sean de Noronha | DRG" w:date="2026-09-23T14:55:00Z">
        <w:r>
          <w:rPr>
            <w:rFonts w:cs="Arial"/>
            <w:szCs w:val="20"/>
          </w:rPr>
          <w:t>program</w:t>
        </w:r>
      </w:ins>
      <w:r>
        <w:rPr>
          <w:rFonts w:cs="Arial"/>
          <w:szCs w:val="20"/>
        </w:rPr>
        <w:t xml:space="preserve"> and three published sizing-table sets, approximately 5,500 capacity data points in all (§3.5.2). No public measurements of hydrogen flow in domestic piping were identified in the reviewed sources; that absence shapes the validation recommendations of §3.</w:t>
      </w:r>
      <w:del w:id="243" w:author="Sean de Noronha | DRG" w:date="2026-09-28T11:23:00Z" w16du:dateUtc="2026-09-28T09:23:00Z">
        <w:r>
          <w:rPr>
            <w:rFonts w:cs="Arial"/>
            <w:szCs w:val="20"/>
          </w:rPr>
          <w:delText>6.4</w:delText>
        </w:r>
      </w:del>
      <w:ins w:id="244" w:author="Sean de Noronha | DRG" w:date="2026-09-28T11:23:00Z" w16du:dateUtc="2026-09-28T09:23:00Z">
        <w:r>
          <w:rPr>
            <w:rFonts w:cs="Arial"/>
            <w:szCs w:val="20"/>
          </w:rPr>
          <w:t>8</w:t>
        </w:r>
      </w:ins>
      <w:r>
        <w:rPr>
          <w:rFonts w:cs="Arial"/>
          <w:szCs w:val="20"/>
        </w:rPr>
        <w:t>.</w:t>
      </w:r>
      <w:commentRangeEnd w:id="222"/>
      <w:r>
        <w:rPr>
          <w:rStyle w:val="CommentReference"/>
          <w:sz w:val="20"/>
          <w:szCs w:val="22"/>
        </w:rPr>
        <w:commentReference w:id="222"/>
      </w:r>
      <w:commentRangeEnd w:id="223"/>
      <w:r>
        <w:rPr>
          <w:rStyle w:val="CommentReference"/>
        </w:rPr>
        <w:commentReference w:id="223"/>
      </w:r>
    </w:p>
    <w:p w14:paraId="5F3ACF1D" w14:textId="77777777" w:rsidR="00976B66" w:rsidRPr="00801F35" w:rsidRDefault="00C64113" w:rsidP="00857005">
      <w:pPr>
        <w:pStyle w:val="Heading2"/>
      </w:pPr>
      <w:bookmarkStart w:id="245" w:name="_Toc241506957"/>
      <w:r>
        <w:lastRenderedPageBreak/>
        <w:t>Analytical Framework</w:t>
      </w:r>
      <w:bookmarkEnd w:id="245"/>
    </w:p>
    <w:p w14:paraId="6E287FAC" w14:textId="02D6AE75" w:rsidR="00976B66" w:rsidRPr="00801F35" w:rsidRDefault="00354391">
      <w:r>
        <w:rPr>
          <w:rFonts w:cs="Arial"/>
          <w:szCs w:val="20"/>
        </w:rPr>
        <w:t xml:space="preserve">The analytical framework is first-principles pipe hydraulics. The published sizing equations are re-derived from the General Flow Equation to expose the friction closure </w:t>
      </w:r>
      <w:commentRangeStart w:id="246"/>
      <w:commentRangeStart w:id="247"/>
      <w:ins w:id="248" w:author="Olga Arevalo Quintero" w:date="2026-09-09T15:48:00Z" w16du:dateUtc="2026-09-09T19:48:00Z">
        <w:r>
          <w:rPr>
            <w:rFonts w:cs="Arial"/>
            <w:szCs w:val="20"/>
          </w:rPr>
          <w:t xml:space="preserve">(i.e., </w:t>
        </w:r>
      </w:ins>
      <w:ins w:id="249" w:author="Sean de Noronha | DRG" w:date="2026-09-22T11:38:00Z" w16du:dateUtc="2026-09-22T09:38:00Z">
        <w:r>
          <w:rPr>
            <w:rFonts w:cs="Arial"/>
            <w:szCs w:val="20"/>
          </w:rPr>
          <w:t xml:space="preserve">the </w:t>
        </w:r>
      </w:ins>
      <w:ins w:id="250" w:author="Olga Arevalo Quintero" w:date="2026-09-09T15:50:00Z" w16du:dateUtc="2026-09-09T19:50:00Z">
        <w:del w:id="251" w:author="Sean de Noronha | DRG" w:date="2026-09-22T11:38:00Z" w16du:dateUtc="2026-09-22T09:38:00Z">
          <w:r>
            <w:rPr>
              <w:rFonts w:cs="Arial"/>
              <w:szCs w:val="20"/>
            </w:rPr>
            <w:delText xml:space="preserve">a </w:delText>
          </w:r>
        </w:del>
      </w:ins>
      <w:ins w:id="252" w:author="Olga Arevalo Quintero" w:date="2026-09-09T15:48:00Z" w16du:dateUtc="2026-09-09T19:48:00Z">
        <w:r>
          <w:rPr>
            <w:rFonts w:cs="Arial"/>
            <w:szCs w:val="20"/>
          </w:rPr>
          <w:t>mathematical</w:t>
        </w:r>
      </w:ins>
      <w:ins w:id="253" w:author="Olga Arevalo Quintero" w:date="2026-09-09T15:49:00Z" w16du:dateUtc="2026-09-09T19:49:00Z">
        <w:r>
          <w:rPr>
            <w:rFonts w:cs="Arial"/>
            <w:szCs w:val="20"/>
          </w:rPr>
          <w:t xml:space="preserve"> relationship </w:t>
        </w:r>
      </w:ins>
      <w:ins w:id="254" w:author="Sean de Noronha | DRG" w:date="2026-09-22T11:38:00Z" w16du:dateUtc="2026-09-22T09:38:00Z">
        <w:r>
          <w:rPr>
            <w:rFonts w:cs="Arial"/>
            <w:szCs w:val="20"/>
          </w:rPr>
          <w:t xml:space="preserve">specifying how </w:t>
        </w:r>
      </w:ins>
      <w:ins w:id="255" w:author="Olga Arevalo Quintero" w:date="2026-09-09T15:49:00Z" w16du:dateUtc="2026-09-09T19:49:00Z">
        <w:del w:id="256" w:author="Sean de Noronha | DRG" w:date="2026-09-22T11:38:00Z" w16du:dateUtc="2026-09-22T09:38:00Z">
          <w:r>
            <w:rPr>
              <w:rFonts w:cs="Arial"/>
              <w:szCs w:val="20"/>
            </w:rPr>
            <w:delText xml:space="preserve">used to estimate </w:delText>
          </w:r>
        </w:del>
        <w:r>
          <w:rPr>
            <w:rFonts w:cs="Arial"/>
            <w:szCs w:val="20"/>
          </w:rPr>
          <w:t>the friction factor</w:t>
        </w:r>
      </w:ins>
      <w:ins w:id="257" w:author="Sean de Noronha | DRG" w:date="2026-09-22T11:38:00Z" w16du:dateUtc="2026-09-22T09:38:00Z">
        <w:r>
          <w:rPr>
            <w:rFonts w:cs="Arial"/>
            <w:szCs w:val="20"/>
          </w:rPr>
          <w:t xml:space="preserve"> varies with Reynolds numb</w:t>
        </w:r>
      </w:ins>
      <w:ins w:id="258" w:author="Sean de Noronha | DRG" w:date="2026-09-22T11:39:00Z" w16du:dateUtc="2026-09-22T09:39:00Z">
        <w:r>
          <w:rPr>
            <w:rFonts w:cs="Arial"/>
            <w:szCs w:val="20"/>
          </w:rPr>
          <w:t>er</w:t>
        </w:r>
      </w:ins>
      <w:ins w:id="259" w:author="Olga Arevalo Quintero" w:date="2026-09-09T15:48:00Z" w16du:dateUtc="2026-09-09T19:48:00Z">
        <w:r>
          <w:rPr>
            <w:rFonts w:cs="Arial"/>
            <w:szCs w:val="20"/>
          </w:rPr>
          <w:t xml:space="preserve">) </w:t>
        </w:r>
      </w:ins>
      <w:commentRangeEnd w:id="246"/>
      <w:r>
        <w:rPr>
          <w:rStyle w:val="CommentReference"/>
          <w:rFonts w:cs="Arial"/>
          <w:sz w:val="20"/>
          <w:szCs w:val="20"/>
        </w:rPr>
        <w:commentReference w:id="246"/>
      </w:r>
      <w:commentRangeEnd w:id="247"/>
      <w:r>
        <w:rPr>
          <w:rStyle w:val="CommentReference"/>
        </w:rPr>
        <w:commentReference w:id="247"/>
      </w:r>
      <w:r>
        <w:rPr>
          <w:rFonts w:cs="Arial"/>
          <w:szCs w:val="20"/>
        </w:rPr>
        <w:t xml:space="preserve">they embed (§3.5.1); that closure is tested against Moody friction, represented by the Churchill correlation, over the Reynolds-number range each gas actually occupies; and the decision to retain, recalibrate or replace an equation follows from where the closure holds. Compressibility is screened at the outset and found not to govern within the domestic scope of this project, pressures below 10 </w:t>
      </w:r>
      <w:proofErr w:type="spellStart"/>
      <w:r>
        <w:rPr>
          <w:rFonts w:cs="Arial"/>
          <w:szCs w:val="20"/>
        </w:rPr>
        <w:t>psig</w:t>
      </w:r>
      <w:proofErr w:type="spellEnd"/>
      <w:r>
        <w:rPr>
          <w:rFonts w:cs="Arial"/>
          <w:szCs w:val="20"/>
        </w:rPr>
        <w:t xml:space="preserve"> (69 kPa gauge); the basis for that screening is given in §3.1.4. The flow is therefore treated as effectively incompressible throughout, with gas density still scaled with absolute pressure where the high-pressure equation form applies (§3.1).</w:t>
      </w:r>
    </w:p>
    <w:p w14:paraId="22B6D828" w14:textId="77777777" w:rsidR="00976B66" w:rsidRPr="00801F35" w:rsidRDefault="00C64113" w:rsidP="00857005">
      <w:pPr>
        <w:pStyle w:val="Heading2"/>
      </w:pPr>
      <w:bookmarkStart w:id="260" w:name="_Toc241506958"/>
      <w:r>
        <w:t>Computational Fluid Dynamics Methodology</w:t>
      </w:r>
      <w:bookmarkEnd w:id="260"/>
    </w:p>
    <w:p w14:paraId="5B8F34F2" w14:textId="4AE761B4" w:rsidR="008F4107" w:rsidRDefault="005D1F2C">
      <w:pPr>
        <w:rPr>
          <w:rFonts w:cs="Arial"/>
        </w:rPr>
      </w:pPr>
      <w:r>
        <w:rPr>
          <w:rFonts w:cs="Arial"/>
        </w:rPr>
        <w:t xml:space="preserve">Computational fluid dynamics (CFD) has a supporting role in this study: examining the internal flow structure of corrugated tubing, where the equivalent-diameter and equivalent-roughness questions of §3.5.2 cannot be resolved from published data alone. </w:t>
      </w:r>
      <w:del w:id="261" w:author="Sean de Noronha | DRG" w:date="2026-09-28T16:58:00Z" w16du:dateUtc="2026-09-28T14:58:00Z">
        <w:r>
          <w:rPr>
            <w:rFonts w:cs="Arial"/>
            <w:highlight w:val="yellow"/>
            <w:rPrChange w:id="262" w:author="Olga Arevalo Quintero" w:date="2026-09-09T15:56:00Z" w16du:dateUtc="2026-09-09T19:56:00Z">
              <w:rPr>
                <w:rFonts w:cs="Arial"/>
              </w:rPr>
            </w:rPrChange>
          </w:rPr>
          <w:delText>Preliminary model set-up for corrugated geometries is in progress; quantitative CFD results are not part of this deliverable and will accompany the sensitivity and validation work of the next deliverable,</w:delText>
        </w:r>
        <w:r>
          <w:rPr>
            <w:rFonts w:cs="Arial"/>
          </w:rPr>
          <w:delText xml:space="preserve"> where they support, but do not replace, the flow-test </w:delText>
        </w:r>
      </w:del>
      <w:del w:id="263" w:author="Sean de Noronha | DRG" w:date="2026-09-23T14:55:00Z">
        <w:r>
          <w:rPr>
            <w:rFonts w:cs="Arial"/>
          </w:rPr>
          <w:delText>programme</w:delText>
        </w:r>
      </w:del>
      <w:del w:id="264" w:author="Sean de Noronha | DRG" w:date="2026-09-28T16:58:00Z" w16du:dateUtc="2026-09-28T14:58:00Z">
        <w:r>
          <w:rPr>
            <w:rFonts w:cs="Arial"/>
          </w:rPr>
          <w:delText xml:space="preserve"> recommended in §3.</w:delText>
        </w:r>
      </w:del>
      <w:del w:id="265" w:author="Sean de Noronha | DRG" w:date="2026-09-28T11:23:00Z" w16du:dateUtc="2026-09-28T09:23:00Z">
        <w:r>
          <w:rPr>
            <w:rFonts w:cs="Arial"/>
          </w:rPr>
          <w:delText>6.4</w:delText>
        </w:r>
      </w:del>
      <w:del w:id="266" w:author="Sean de Noronha | DRG" w:date="2026-09-28T16:58:00Z" w16du:dateUtc="2026-09-28T14:58:00Z">
        <w:r>
          <w:rPr>
            <w:rFonts w:cs="Arial"/>
          </w:rPr>
          <w:delText>.</w:delText>
        </w:r>
      </w:del>
      <w:ins w:id="267" w:author="Sean de Noronha | DRG" w:date="2026-09-28T16:58:00Z" w16du:dateUtc="2026-09-28T14:58:00Z">
        <w:r>
          <w:rPr>
            <w:rFonts w:cs="Arial"/>
          </w:rPr>
          <w:t xml:space="preserve">The model is a streamwise-periodic unit cell of five corrugations of the EHD 13 </w:t>
        </w:r>
      </w:ins>
      <w:ins w:id="268" w:author="Sean de Noronha | DRG" w:date="2026-09-28T16:55:00Z" w16du:dateUtc="2026-09-28T14:55:00Z">
        <w:r>
          <w:rPr>
            <w:rFonts w:cs="Arial"/>
          </w:rPr>
          <w:t xml:space="preserve">geometry </w:t>
        </w:r>
      </w:ins>
      <w:ins w:id="269" w:author="Sean de Noronha | DRG" w:date="2026-09-28T16:58:00Z" w16du:dateUtc="2026-09-28T14:58:00Z">
        <w:r>
          <w:rPr>
            <w:rFonts w:cs="Arial"/>
          </w:rPr>
          <w:t xml:space="preserve">profile, the same profile that defines the volume-equivalent diameter </w:t>
        </w:r>
        <w:proofErr w:type="spellStart"/>
        <w:r>
          <w:rPr>
            <w:rFonts w:cs="Arial"/>
            <w:i/>
          </w:rPr>
          <w:t>D</w:t>
        </w:r>
        <w:r>
          <w:rPr>
            <w:rFonts w:cs="Arial"/>
            <w:vertAlign w:val="subscript"/>
          </w:rPr>
          <w:t>eff</w:t>
        </w:r>
        <w:proofErr w:type="spellEnd"/>
        <w:r>
          <w:rPr>
            <w:rFonts w:cs="Arial"/>
          </w:rPr>
          <w:t xml:space="preserve"> in §3.5.2, solved with </w:t>
        </w:r>
        <w:proofErr w:type="spellStart"/>
        <w:r>
          <w:rPr>
            <w:rFonts w:cs="Arial"/>
          </w:rPr>
          <w:t>OpenFOAM</w:t>
        </w:r>
        <w:proofErr w:type="spellEnd"/>
        <w:r>
          <w:rPr>
            <w:rFonts w:cs="Arial"/>
          </w:rPr>
          <w:t xml:space="preserve">. The flow is driven to a set mean velocity, and the Reynolds number on the </w:t>
        </w:r>
        <w:proofErr w:type="spellStart"/>
        <w:r>
          <w:rPr>
            <w:rFonts w:cs="Arial"/>
            <w:i/>
          </w:rPr>
          <w:t>D</w:t>
        </w:r>
        <w:r>
          <w:rPr>
            <w:rFonts w:cs="Arial"/>
            <w:vertAlign w:val="subscript"/>
          </w:rPr>
          <w:t>eff</w:t>
        </w:r>
        <w:proofErr w:type="spellEnd"/>
        <w:r>
          <w:rPr>
            <w:rFonts w:cs="Arial"/>
          </w:rPr>
          <w:t xml:space="preserve"> basis covers 250 to about 12,900. Turbulence is represented by the transient k-ω SST model, with a laminar model run alongside it up to </w:t>
        </w:r>
        <w:r>
          <w:rPr>
            <w:rFonts w:cs="Arial"/>
            <w:i/>
          </w:rPr>
          <w:t>Re</w:t>
        </w:r>
        <w:r>
          <w:rPr>
            <w:rFonts w:cs="Arial"/>
          </w:rPr>
          <w:t xml:space="preserve"> = 1,500 as a check. Natural gas is the base case, and hydrogen is run at </w:t>
        </w:r>
        <w:r>
          <w:rPr>
            <w:rFonts w:cs="Arial"/>
            <w:i/>
          </w:rPr>
          <w:t>Re</w:t>
        </w:r>
        <w:r>
          <w:rPr>
            <w:rFonts w:cs="Arial"/>
          </w:rPr>
          <w:t xml:space="preserve"> = 500 and 950 to test whether the friction factor depends on the gas at matched Reynolds number. The CFD results support, but do not replace, the flow-test program recommended in §3.8, and are reported there.</w:t>
        </w:r>
      </w:ins>
    </w:p>
    <w:p w14:paraId="1FEF0D85" w14:textId="77777777" w:rsidR="00976B66" w:rsidRPr="00801F35" w:rsidRDefault="00C64113" w:rsidP="00857005">
      <w:pPr>
        <w:pStyle w:val="Heading2"/>
      </w:pPr>
      <w:bookmarkStart w:id="270" w:name="_Toc241506959"/>
      <w:r>
        <w:t>Sensitivity Analysis Approach</w:t>
      </w:r>
      <w:bookmarkEnd w:id="270"/>
    </w:p>
    <w:p w14:paraId="30E6667B" w14:textId="77777777" w:rsidR="00976B66" w:rsidRPr="00801F35" w:rsidRDefault="00C64113">
      <w:del w:id="271" w:author="Sean de Noronha | DRG" w:date="2026-09-28T16:58:00Z" w16du:dateUtc="2026-09-28T14:58:00Z">
        <w:r>
          <w:rPr>
            <w:rFonts w:cs="Arial"/>
            <w:szCs w:val="20"/>
            <w:highlight w:val="yellow"/>
            <w:rPrChange w:id="272" w:author="Olga Arevalo Quintero" w:date="2026-09-09T16:10:00Z" w16du:dateUtc="2026-09-09T20:10:00Z">
              <w:rPr>
                <w:rFonts w:cs="Arial"/>
                <w:szCs w:val="20"/>
              </w:rPr>
            </w:rPrChange>
          </w:rPr>
          <w:delText>Sensitivity analysis belongs to the next phase of the study and is reported in §3.7 when complete</w:delText>
        </w:r>
        <w:r>
          <w:rPr>
            <w:rFonts w:cs="Arial"/>
            <w:szCs w:val="20"/>
          </w:rPr>
          <w:delText>. The approach is parametric: supply pressure, allowable pressure drop, line length and appliance demand are varied over their domestic ranges, and the resulting changes in capacity and flow regime are ranked to identify the parameters that dominate sizing uncertainty.</w:delText>
        </w:r>
      </w:del>
      <w:ins w:id="273" w:author="Sean de Noronha | DRG" w:date="2026-09-28T16:58:00Z" w16du:dateUtc="2026-09-28T14:58:00Z">
        <w:r>
          <w:rPr>
            <w:rFonts w:cs="Arial"/>
            <w:szCs w:val="20"/>
          </w:rPr>
          <w:t xml:space="preserve">The sensitivity analysis of §3.7 changes one input at a time from a hydrogen baseline at the low-pressure schedule of CSA B149.1:25 Table A.1, and records the change in capacity and in the share of cells that fall in the laminar region. The inputs varied are the pipe roughness, the fitting allowance factor, the hydrogen viscosity, the heating-value basis and the pressure schedule, which sets both the supply pressure and the allowable pressure drop. Run length and pipe size are the axes of every sizing table, so their effect is read from the tables of §3.5.3 and §3.6.2 rather than varied separately. Appliance demand is not an input to a capacity table, since the table returns the </w:t>
        </w:r>
        <w:proofErr w:type="gramStart"/>
        <w:r>
          <w:rPr>
            <w:rFonts w:cs="Arial"/>
            <w:szCs w:val="20"/>
          </w:rPr>
          <w:t>capacity</w:t>
        </w:r>
        <w:proofErr w:type="gramEnd"/>
        <w:r>
          <w:rPr>
            <w:rFonts w:cs="Arial"/>
            <w:szCs w:val="20"/>
          </w:rPr>
          <w:t xml:space="preserve"> a pipe can carry for any demand. </w:t>
        </w:r>
      </w:ins>
      <w:ins w:id="274" w:author="Sean de Noronha | DRG" w:date="2026-09-29T14:26:00Z" w16du:dateUtc="2026-09-29T12:26:00Z">
        <w:r>
          <w:rPr>
            <w:rFonts w:cs="Arial"/>
            <w:szCs w:val="20"/>
          </w:rPr>
          <w:t>In-pipe velocity is reported alongside, since it follows from the flow rather than entering the friction factor, and the inputs</w:t>
        </w:r>
      </w:ins>
      <w:ins w:id="275" w:author="Sean de Noronha | DRG" w:date="2026-09-28T16:58:00Z" w16du:dateUtc="2026-09-28T14:58:00Z">
        <w:r>
          <w:rPr>
            <w:rFonts w:cs="Arial"/>
            <w:szCs w:val="20"/>
          </w:rPr>
          <w:t xml:space="preserve"> are then ranked by their influence on hydrogen sizing.</w:t>
        </w:r>
      </w:ins>
    </w:p>
    <w:p w14:paraId="11F65B3F" w14:textId="77777777" w:rsidR="00976B66" w:rsidRPr="00801F35" w:rsidRDefault="00C64113" w:rsidP="00857005">
      <w:pPr>
        <w:pStyle w:val="Heading2"/>
      </w:pPr>
      <w:bookmarkStart w:id="276" w:name="_Toc241506960"/>
      <w:r>
        <w:t>Standards Cross-Referencing Methodology</w:t>
      </w:r>
      <w:bookmarkEnd w:id="276"/>
    </w:p>
    <w:p w14:paraId="33173C35" w14:textId="77777777" w:rsidR="00976B66" w:rsidRPr="00801F35" w:rsidRDefault="00C64113">
      <w:r>
        <w:rPr>
          <w:rFonts w:cs="Arial"/>
          <w:szCs w:val="20"/>
        </w:rPr>
        <w:t>Each sizing-relevant clause of CSA B149.1, the IFGC, NFPA 54 and CSA/ANSI LC 1 was extracted from the primary text and mapped against its counterparts in the other documents, producing the cross-reference matrix of Appendix A. The rows cover scope and applicable fuels, sizing equations and tables, gas-property corrections, pressure envelopes, velocity provisions and the treatment of CSST. The gaps and misalignments identified in the matrix feed the analysis of §3.3.2.</w:t>
      </w:r>
    </w:p>
    <w:p w14:paraId="1D6D7933" w14:textId="77777777" w:rsidR="00976B66" w:rsidRPr="00801F35" w:rsidRDefault="00C64113" w:rsidP="001D5AC6">
      <w:pPr>
        <w:pStyle w:val="Heading1"/>
      </w:pPr>
      <w:bookmarkStart w:id="277" w:name="_Toc241506961"/>
      <w:r>
        <w:t>Results and Discussion</w:t>
      </w:r>
      <w:bookmarkEnd w:id="277"/>
    </w:p>
    <w:p w14:paraId="0BCF58FF" w14:textId="77777777" w:rsidR="008F4107" w:rsidRDefault="005D1F2C">
      <w:pPr>
        <w:rPr>
          <w:rFonts w:cs="Arial"/>
        </w:rPr>
      </w:pPr>
      <w:r>
        <w:rPr>
          <w:rFonts w:cs="Arial"/>
        </w:rPr>
        <w:t xml:space="preserve">This chapter contains the technical results of the study. It opens with the properties of hydrogen that drive every sizing consequence (§3.1), reviews what existing pilot projects do and do not demonstrate (§3.2), establishes what the applicable standards prescribe (§3.3), and examines the operating parameters that govern domestic systems (§3.4). On that basis, §3.5 develops the equation and model analysis (where the published methods come from, where they are valid, and what replaces them where they are not), </w:t>
      </w:r>
      <w:r>
        <w:rPr>
          <w:rFonts w:cs="Arial"/>
        </w:rPr>
        <w:lastRenderedPageBreak/>
        <w:t xml:space="preserve">and §3.6 turns that analysis into hydrogen sizing graphs and tables. </w:t>
      </w:r>
      <w:del w:id="278" w:author="Sean de Noronha | DRG" w:date="2026-09-28T16:58:00Z" w16du:dateUtc="2026-09-28T14:58:00Z">
        <w:r>
          <w:rPr>
            <w:rFonts w:cs="Arial"/>
          </w:rPr>
          <w:delText>Sensitivity analysis (§3.7) and laboratory validation (§3.8) follow in the next deliverable.</w:delText>
        </w:r>
      </w:del>
      <w:ins w:id="279" w:author="Sean de Noronha | DRG" w:date="2026-09-28T16:58:00Z" w16du:dateUtc="2026-09-28T14:58:00Z">
        <w:r>
          <w:rPr>
            <w:rFonts w:cs="Arial"/>
          </w:rPr>
          <w:t>Sensitivity analysis and the resulting sizing options follow in §3.7, and model validation and laboratory testing in §3.8.</w:t>
        </w:r>
      </w:ins>
    </w:p>
    <w:p w14:paraId="2C95DC58" w14:textId="77777777" w:rsidR="00976B66" w:rsidRPr="00801F35" w:rsidRDefault="00C64113" w:rsidP="00857005">
      <w:pPr>
        <w:pStyle w:val="Heading2"/>
      </w:pPr>
      <w:bookmarkStart w:id="280" w:name="_Toc241506962"/>
      <w:r>
        <w:t>Physical and Chemical Properties of Hydrogen</w:t>
      </w:r>
      <w:bookmarkEnd w:id="280"/>
    </w:p>
    <w:p w14:paraId="5C423A08" w14:textId="77777777" w:rsidR="005319C7" w:rsidRDefault="005D1F2C">
      <w:r>
        <w:rPr>
          <w:rFonts w:cs="Arial"/>
          <w:szCs w:val="20"/>
        </w:rPr>
        <w:t>This section establishes the property values on which every sizing result in this report rests. It fixes the reference conditions first, then compares hydrogen with the reference natural gas property by property, draws out the three ratios that drive sizing, and closes with sonic velocity and the Mach number.</w:t>
      </w:r>
    </w:p>
    <w:p w14:paraId="73B92A95" w14:textId="77777777" w:rsidR="005319C7" w:rsidRDefault="005D1F2C">
      <w:pPr>
        <w:pStyle w:val="Heading3"/>
      </w:pPr>
      <w:bookmarkStart w:id="281" w:name="_Toc241506963"/>
      <w:r>
        <w:rPr>
          <w:rFonts w:ascii="Arial" w:hAnsi="Arial" w:cs="Arial"/>
          <w:sz w:val="20"/>
          <w:szCs w:val="20"/>
        </w:rPr>
        <w:t xml:space="preserve">Reference Conditions and Ideal-Gas </w:t>
      </w:r>
      <w:del w:id="282" w:author="Sean de Noronha | DRG" w:date="2026-09-23T14:55:00Z">
        <w:r>
          <w:rPr>
            <w:rFonts w:ascii="Arial" w:hAnsi="Arial" w:cs="Arial"/>
            <w:sz w:val="20"/>
            <w:szCs w:val="20"/>
          </w:rPr>
          <w:delText>Behaviour</w:delText>
        </w:r>
      </w:del>
      <w:ins w:id="283" w:author="Sean de Noronha | DRG" w:date="2026-09-23T14:55:00Z">
        <w:r>
          <w:rPr>
            <w:rFonts w:ascii="Arial" w:hAnsi="Arial" w:cs="Arial"/>
            <w:sz w:val="20"/>
            <w:szCs w:val="20"/>
          </w:rPr>
          <w:t>Behavior</w:t>
        </w:r>
      </w:ins>
      <w:bookmarkEnd w:id="281"/>
    </w:p>
    <w:p w14:paraId="0C32EE2B" w14:textId="7052FCFC" w:rsidR="00B622FE" w:rsidRPr="00801F35" w:rsidRDefault="00C64113">
      <w:r>
        <w:t xml:space="preserve">Property values for pure hydrogen at the domestic reference state of 60 °F (15.6 °C) and 14.7 psia (101.325 kPa), at 7 inches of water column (7 in. W.C.) (≈ 0.25 </w:t>
      </w:r>
      <w:proofErr w:type="spellStart"/>
      <w:r>
        <w:t>psig</w:t>
      </w:r>
      <w:proofErr w:type="spellEnd"/>
      <w:r>
        <w:t xml:space="preserve"> / 1.74 kPa gauge), and at 2 </w:t>
      </w:r>
      <w:proofErr w:type="spellStart"/>
      <w:r>
        <w:t>psig</w:t>
      </w:r>
      <w:proofErr w:type="spellEnd"/>
      <w:r>
        <w:t xml:space="preserve"> (≈ 13.8 kPa gauge) are reconciled across the NIST Webbook [1] (Leachman et al. 2009 equation of state [2]), ISO/TR 15916:2015 [4], and the H2Tools comparative-properties compilation [5]. Within the operating range considered in this research, hydrogen exhibits near-ideal gas </w:t>
      </w:r>
      <w:del w:id="284" w:author="Sean de Noronha | DRG" w:date="2026-09-23T12:33:00Z" w16du:dateUtc="2026-09-23T10:33:00Z">
        <w:r>
          <w:delText>behaviour</w:delText>
        </w:r>
      </w:del>
      <w:ins w:id="285" w:author="Sean de Noronha | DRG" w:date="2026-09-23T12:33:00Z" w16du:dateUtc="2026-09-23T10:33:00Z">
        <w:r>
          <w:t>behavior</w:t>
        </w:r>
      </w:ins>
      <w:r>
        <w:t xml:space="preserve">: the compressibility factor Z, which measures the deviation of a real gas from ideal-gas </w:t>
      </w:r>
      <w:del w:id="286" w:author="Sean de Noronha | DRG" w:date="2026-09-23T12:33:00Z" w16du:dateUtc="2026-09-23T10:33:00Z">
        <w:r>
          <w:delText>behaviour</w:delText>
        </w:r>
      </w:del>
      <w:ins w:id="287" w:author="Sean de Noronha | DRG" w:date="2026-09-23T12:33:00Z" w16du:dateUtc="2026-09-23T10:33:00Z">
        <w:r>
          <w:t>behavior</w:t>
        </w:r>
      </w:ins>
      <w:r>
        <w:t xml:space="preserve"> (Z = 1 for an ideal gas), remains at or above 0.9994 throughout, corresponding to deviations from ideal-gas </w:t>
      </w:r>
      <w:del w:id="288" w:author="Sean de Noronha | DRG" w:date="2026-09-23T12:33:00Z" w16du:dateUtc="2026-09-23T10:33:00Z">
        <w:r>
          <w:delText>behaviour</w:delText>
        </w:r>
      </w:del>
      <w:ins w:id="289" w:author="Sean de Noronha | DRG" w:date="2026-09-23T12:33:00Z" w16du:dateUtc="2026-09-23T10:33:00Z">
        <w:r>
          <w:t>behavior</w:t>
        </w:r>
      </w:ins>
      <w:r>
        <w:t xml:space="preserve"> of less than 0.1%. When pipe sizes are calculated using actual in-pipe conditions, hydrogen density must still be scaled with absolute pressure, because the gas becomes denser as pressure increases: hydrogen is about 13.6% denser at 2 </w:t>
      </w:r>
      <w:proofErr w:type="spellStart"/>
      <w:r>
        <w:t>psig</w:t>
      </w:r>
      <w:proofErr w:type="spellEnd"/>
      <w:r>
        <w:t xml:space="preserve">, and about 68% denser at 10 </w:t>
      </w:r>
      <w:proofErr w:type="spellStart"/>
      <w:r>
        <w:t>psig</w:t>
      </w:r>
      <w:proofErr w:type="spellEnd"/>
      <w:r>
        <w:t>, than at atmospheric pressure, so the high-pressure (P</w:t>
      </w:r>
      <w:del w:id="290" w:author="Sean de Noronha | DRG" w:date="2026-09-28T16:47:00Z" w16du:dateUtc="2026-09-28T14:47:00Z">
        <w:r>
          <w:delText>₁</w:delText>
        </w:r>
      </w:del>
      <w:ins w:id="291" w:author="Sean de Noronha | DRG" w:date="2026-09-28T16:47:00Z" w16du:dateUtc="2026-09-28T14:47:00Z">
        <w:r>
          <w:rPr>
            <w:vertAlign w:val="subscript"/>
          </w:rPr>
          <w:t>1</w:t>
        </w:r>
      </w:ins>
      <w:del w:id="292" w:author="Sean de Noronha | DRG" w:date="2026-09-28T16:47:00Z" w16du:dateUtc="2026-09-28T14:47:00Z">
        <w:r>
          <w:delText>²</w:delText>
        </w:r>
      </w:del>
      <w:ins w:id="293" w:author="Sean de Noronha | DRG" w:date="2026-09-28T16:47:00Z" w16du:dateUtc="2026-09-28T14:47:00Z">
        <w:r>
          <w:rPr>
            <w:vertAlign w:val="superscript"/>
          </w:rPr>
          <w:t>2</w:t>
        </w:r>
      </w:ins>
      <w:r>
        <w:t xml:space="preserve"> − P</w:t>
      </w:r>
      <w:del w:id="294" w:author="Sean de Noronha | DRG" w:date="2026-09-28T16:47:00Z" w16du:dateUtc="2026-09-28T14:47:00Z">
        <w:r>
          <w:delText>₂</w:delText>
        </w:r>
      </w:del>
      <w:ins w:id="295" w:author="Sean de Noronha | DRG" w:date="2026-09-28T16:47:00Z" w16du:dateUtc="2026-09-28T14:47:00Z">
        <w:r>
          <w:rPr>
            <w:vertAlign w:val="subscript"/>
          </w:rPr>
          <w:t>2</w:t>
        </w:r>
      </w:ins>
      <w:del w:id="296" w:author="Sean de Noronha | DRG" w:date="2026-09-28T16:47:00Z" w16du:dateUtc="2026-09-28T14:47:00Z">
        <w:r>
          <w:delText>²</w:delText>
        </w:r>
      </w:del>
      <w:ins w:id="297" w:author="Sean de Noronha | DRG" w:date="2026-09-28T16:47:00Z" w16du:dateUtc="2026-09-28T14:47:00Z">
        <w:r>
          <w:rPr>
            <w:vertAlign w:val="superscript"/>
          </w:rPr>
          <w:t>2</w:t>
        </w:r>
      </w:ins>
      <w:r>
        <w:t>) form of the sizing equation given in the installation codes (IFGC and NFPA 54; see §3.3) must be used where the pressure drop is not small relative to absolute pressure.</w:t>
      </w:r>
    </w:p>
    <w:p w14:paraId="21A382A1" w14:textId="77777777" w:rsidR="005319C7" w:rsidRDefault="005D1F2C">
      <w:pPr>
        <w:pStyle w:val="Heading3"/>
      </w:pPr>
      <w:bookmarkStart w:id="298" w:name="_Toc241506964"/>
      <w:r>
        <w:rPr>
          <w:rFonts w:ascii="Arial" w:hAnsi="Arial" w:cs="Arial"/>
          <w:sz w:val="20"/>
          <w:szCs w:val="20"/>
        </w:rPr>
        <w:t>Property Comparison with Reference Natural Gas</w:t>
      </w:r>
      <w:bookmarkEnd w:id="298"/>
    </w:p>
    <w:p w14:paraId="18E7A511" w14:textId="68802054" w:rsidR="00B622FE" w:rsidRPr="00801F35" w:rsidRDefault="00C64113">
      <w:r>
        <w:t xml:space="preserve">Table 1 </w:t>
      </w:r>
      <w:del w:id="299" w:author="Sean de Noronha | DRG" w:date="2026-09-23T12:33:00Z" w16du:dateUtc="2026-09-23T10:33:00Z">
        <w:r>
          <w:delText>summarises</w:delText>
        </w:r>
      </w:del>
      <w:ins w:id="300" w:author="Sean de Noronha | DRG" w:date="2026-09-23T12:33:00Z" w16du:dateUtc="2026-09-23T10:33:00Z">
        <w:r>
          <w:t>summarizes</w:t>
        </w:r>
      </w:ins>
      <w:r>
        <w:t xml:space="preserve"> properties most relevant to domestic pipe sizing for pure hydrogen and reference natural gas. Natural gas is treated as a representative North American code-design gas rather than as pure methane. For this analysis, the reference natural gas is assumed to have a specific gravity of 0.60 and a gross heating value (HHV) of 1,000 Btu/</w:t>
      </w:r>
      <w:proofErr w:type="spellStart"/>
      <w:r>
        <w:t>scf</w:t>
      </w:r>
      <w:proofErr w:type="spellEnd"/>
      <w:r>
        <w:t xml:space="preserve">, consistent with the calibration basis used in North American natural-gas pipe-sizing tables (see §3.3). Actual delivered natural gas varies with composition and location </w:t>
      </w:r>
      <w:r>
        <w:rPr>
          <w:rFonts w:cs="Arial"/>
        </w:rPr>
        <w:t>(</w:t>
      </w:r>
      <w:r>
        <w:t>U.S. delivered natural-gas heat content has been reported around 1036–1037 Btu/ft</w:t>
      </w:r>
      <w:del w:id="301" w:author="Sean de Noronha | DRG" w:date="2026-09-28T16:47:00Z" w16du:dateUtc="2026-09-28T14:47:00Z">
        <w:r>
          <w:delText>³</w:delText>
        </w:r>
      </w:del>
      <w:ins w:id="302" w:author="Sean de Noronha | DRG" w:date="2026-09-28T16:47:00Z" w16du:dateUtc="2026-09-28T14:47:00Z">
        <w:r>
          <w:rPr>
            <w:vertAlign w:val="superscript"/>
          </w:rPr>
          <w:t>3</w:t>
        </w:r>
      </w:ins>
      <w:r>
        <w:t xml:space="preserve"> in recent EIA annual data</w:t>
      </w:r>
      <w:r>
        <w:rPr>
          <w:rFonts w:cs="Arial"/>
        </w:rPr>
        <w:t>),</w:t>
      </w:r>
      <w:r>
        <w:t xml:space="preserve"> so where project-specific gas composition or utility tariff heating value is available, those values should be used for final calculations. All values are stated at 60 °F (15 °C) and 14.7 psia (101.325 kPa) unless otherwise noted; imperial values are given first with metric equivalents in brackets.</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Description w:val="Table 1 – Thermophysical and combustion properties of hydrogen and reference natural gas at 60 °F (15 °C) and 14.7 psia (101.325 kPa). Reference natural gas basis: SG = 0.60, nominal HHV = 1000 Btu/scf. Hydrogen density, viscosity, and specific-gravi"/>
      </w:tblPr>
      <w:tblGrid>
        <w:gridCol w:w="1719"/>
        <w:gridCol w:w="1092"/>
        <w:gridCol w:w="1294"/>
        <w:gridCol w:w="1517"/>
        <w:gridCol w:w="1092"/>
        <w:gridCol w:w="2750"/>
      </w:tblGrid>
      <w:tr w:rsidR="00A031CC" w:rsidRPr="00801F35" w14:paraId="6A71743A" w14:textId="77777777" w:rsidTr="0046729F">
        <w:trPr>
          <w:tblHeader/>
        </w:trPr>
        <w:tc>
          <w:tcPr>
            <w:tcW w:w="1719" w:type="dxa"/>
            <w:shd w:val="clear" w:color="auto" w:fill="F2F2F2" w:themeFill="background1" w:themeFillShade="F2"/>
          </w:tcPr>
          <w:p w14:paraId="09B42E8F" w14:textId="77777777" w:rsidR="00A031CC" w:rsidRPr="0046729F" w:rsidRDefault="00C64113">
            <w:pPr>
              <w:spacing w:after="0"/>
              <w:rPr>
                <w:sz w:val="16"/>
                <w:szCs w:val="16"/>
              </w:rPr>
            </w:pPr>
            <w:r>
              <w:rPr>
                <w:b/>
                <w:sz w:val="16"/>
                <w:szCs w:val="16"/>
              </w:rPr>
              <w:t>Property</w:t>
            </w:r>
          </w:p>
        </w:tc>
        <w:tc>
          <w:tcPr>
            <w:tcW w:w="1092" w:type="dxa"/>
            <w:shd w:val="clear" w:color="auto" w:fill="F2F2F2" w:themeFill="background1" w:themeFillShade="F2"/>
          </w:tcPr>
          <w:p w14:paraId="606ACBF6" w14:textId="77777777" w:rsidR="00A031CC" w:rsidRPr="0046729F" w:rsidRDefault="00C64113">
            <w:pPr>
              <w:spacing w:after="0"/>
              <w:rPr>
                <w:sz w:val="16"/>
                <w:szCs w:val="16"/>
              </w:rPr>
            </w:pPr>
            <w:r>
              <w:rPr>
                <w:b/>
                <w:sz w:val="16"/>
                <w:szCs w:val="16"/>
              </w:rPr>
              <w:t>Units</w:t>
            </w:r>
          </w:p>
        </w:tc>
        <w:tc>
          <w:tcPr>
            <w:tcW w:w="1294" w:type="dxa"/>
            <w:shd w:val="clear" w:color="auto" w:fill="F2F2F2" w:themeFill="background1" w:themeFillShade="F2"/>
          </w:tcPr>
          <w:p w14:paraId="7C1F760E" w14:textId="77777777" w:rsidR="00A031CC" w:rsidRPr="0046729F" w:rsidRDefault="00C64113">
            <w:pPr>
              <w:spacing w:after="0"/>
              <w:rPr>
                <w:sz w:val="16"/>
                <w:szCs w:val="16"/>
              </w:rPr>
            </w:pPr>
            <w:r>
              <w:rPr>
                <w:b/>
                <w:sz w:val="16"/>
                <w:szCs w:val="16"/>
              </w:rPr>
              <w:t>H</w:t>
            </w:r>
            <w:del w:id="303" w:author="Sean de Noronha | DRG" w:date="2026-09-28T16:47:00Z" w16du:dateUtc="2026-09-28T14:47:00Z">
              <w:r>
                <w:rPr>
                  <w:b/>
                  <w:sz w:val="16"/>
                  <w:szCs w:val="16"/>
                </w:rPr>
                <w:delText>₂</w:delText>
              </w:r>
            </w:del>
            <w:ins w:id="304" w:author="Sean de Noronha | DRG" w:date="2026-09-28T16:47:00Z" w16du:dateUtc="2026-09-28T14:47:00Z">
              <w:r>
                <w:rPr>
                  <w:b/>
                  <w:sz w:val="16"/>
                  <w:szCs w:val="16"/>
                  <w:vertAlign w:val="subscript"/>
                </w:rPr>
                <w:t>2</w:t>
              </w:r>
            </w:ins>
          </w:p>
        </w:tc>
        <w:tc>
          <w:tcPr>
            <w:tcW w:w="1517" w:type="dxa"/>
            <w:shd w:val="clear" w:color="auto" w:fill="F2F2F2" w:themeFill="background1" w:themeFillShade="F2"/>
          </w:tcPr>
          <w:p w14:paraId="5E00E12F" w14:textId="77777777" w:rsidR="00A031CC" w:rsidRPr="0046729F" w:rsidRDefault="00C64113">
            <w:pPr>
              <w:spacing w:after="0"/>
              <w:rPr>
                <w:sz w:val="16"/>
                <w:szCs w:val="16"/>
              </w:rPr>
            </w:pPr>
            <w:r>
              <w:rPr>
                <w:b/>
                <w:sz w:val="16"/>
                <w:szCs w:val="16"/>
              </w:rPr>
              <w:t>Reference natural gas</w:t>
            </w:r>
          </w:p>
        </w:tc>
        <w:tc>
          <w:tcPr>
            <w:tcW w:w="1092" w:type="dxa"/>
            <w:shd w:val="clear" w:color="auto" w:fill="F2F2F2" w:themeFill="background1" w:themeFillShade="F2"/>
          </w:tcPr>
          <w:p w14:paraId="62CBA9B4" w14:textId="77777777" w:rsidR="00A031CC" w:rsidRPr="0046729F" w:rsidRDefault="00C64113">
            <w:pPr>
              <w:spacing w:after="0"/>
              <w:rPr>
                <w:sz w:val="16"/>
                <w:szCs w:val="16"/>
              </w:rPr>
            </w:pPr>
            <w:r>
              <w:rPr>
                <w:b/>
                <w:sz w:val="16"/>
                <w:szCs w:val="16"/>
              </w:rPr>
              <w:t>H</w:t>
            </w:r>
            <w:del w:id="305" w:author="Sean de Noronha | DRG" w:date="2026-09-28T16:47:00Z" w16du:dateUtc="2026-09-28T14:47:00Z">
              <w:r>
                <w:rPr>
                  <w:b/>
                  <w:sz w:val="16"/>
                  <w:szCs w:val="16"/>
                </w:rPr>
                <w:delText>₂</w:delText>
              </w:r>
            </w:del>
            <w:ins w:id="306" w:author="Sean de Noronha | DRG" w:date="2026-09-28T16:47:00Z" w16du:dateUtc="2026-09-28T14:47:00Z">
              <w:r>
                <w:rPr>
                  <w:b/>
                  <w:sz w:val="16"/>
                  <w:szCs w:val="16"/>
                  <w:vertAlign w:val="subscript"/>
                </w:rPr>
                <w:t>2</w:t>
              </w:r>
            </w:ins>
            <w:r>
              <w:rPr>
                <w:b/>
                <w:sz w:val="16"/>
                <w:szCs w:val="16"/>
              </w:rPr>
              <w:t xml:space="preserve"> / NG ratio</w:t>
            </w:r>
          </w:p>
        </w:tc>
        <w:tc>
          <w:tcPr>
            <w:tcW w:w="2750" w:type="dxa"/>
            <w:shd w:val="clear" w:color="auto" w:fill="F2F2F2" w:themeFill="background1" w:themeFillShade="F2"/>
          </w:tcPr>
          <w:p w14:paraId="3A3A523B" w14:textId="77777777" w:rsidR="00A031CC" w:rsidRPr="0046729F" w:rsidRDefault="00C64113">
            <w:pPr>
              <w:spacing w:after="0"/>
              <w:rPr>
                <w:sz w:val="16"/>
                <w:szCs w:val="16"/>
              </w:rPr>
            </w:pPr>
            <w:r>
              <w:rPr>
                <w:b/>
                <w:sz w:val="16"/>
                <w:szCs w:val="16"/>
              </w:rPr>
              <w:t>Pipe-sizing significance</w:t>
            </w:r>
          </w:p>
        </w:tc>
      </w:tr>
      <w:tr w:rsidR="00A031CC" w:rsidRPr="00801F35" w14:paraId="63886560" w14:textId="77777777" w:rsidTr="0046729F">
        <w:tc>
          <w:tcPr>
            <w:tcW w:w="1719" w:type="dxa"/>
          </w:tcPr>
          <w:p w14:paraId="1D84CA43" w14:textId="77777777" w:rsidR="00A031CC" w:rsidRPr="0046729F" w:rsidRDefault="00C64113">
            <w:pPr>
              <w:spacing w:after="0"/>
              <w:rPr>
                <w:sz w:val="16"/>
                <w:szCs w:val="16"/>
              </w:rPr>
            </w:pPr>
            <w:r>
              <w:rPr>
                <w:sz w:val="16"/>
                <w:szCs w:val="16"/>
              </w:rPr>
              <w:t>Density, ρ</w:t>
            </w:r>
          </w:p>
        </w:tc>
        <w:tc>
          <w:tcPr>
            <w:tcW w:w="1092" w:type="dxa"/>
          </w:tcPr>
          <w:p w14:paraId="0A50231E" w14:textId="77777777" w:rsidR="00A031CC" w:rsidRPr="0046729F" w:rsidRDefault="00C64113">
            <w:pPr>
              <w:spacing w:after="0"/>
              <w:rPr>
                <w:sz w:val="16"/>
                <w:szCs w:val="16"/>
              </w:rPr>
            </w:pPr>
            <w:proofErr w:type="spellStart"/>
            <w:r>
              <w:rPr>
                <w:sz w:val="16"/>
                <w:szCs w:val="16"/>
              </w:rPr>
              <w:t>lb</w:t>
            </w:r>
            <w:proofErr w:type="spellEnd"/>
            <w:r>
              <w:rPr>
                <w:sz w:val="16"/>
                <w:szCs w:val="16"/>
              </w:rPr>
              <w:t>/ft</w:t>
            </w:r>
            <w:del w:id="307" w:author="Sean de Noronha | DRG" w:date="2026-09-28T16:47:00Z" w16du:dateUtc="2026-09-28T14:47:00Z">
              <w:r>
                <w:rPr>
                  <w:sz w:val="16"/>
                  <w:szCs w:val="16"/>
                </w:rPr>
                <w:delText>³</w:delText>
              </w:r>
            </w:del>
            <w:ins w:id="308" w:author="Sean de Noronha | DRG" w:date="2026-09-28T16:47:00Z" w16du:dateUtc="2026-09-28T14:47:00Z">
              <w:r>
                <w:rPr>
                  <w:sz w:val="16"/>
                  <w:szCs w:val="16"/>
                  <w:vertAlign w:val="superscript"/>
                </w:rPr>
                <w:t>3</w:t>
              </w:r>
            </w:ins>
            <w:r>
              <w:rPr>
                <w:sz w:val="16"/>
                <w:szCs w:val="16"/>
              </w:rPr>
              <w:t xml:space="preserve"> (kg/m</w:t>
            </w:r>
            <w:del w:id="309" w:author="Sean de Noronha | DRG" w:date="2026-09-28T16:47:00Z" w16du:dateUtc="2026-09-28T14:47:00Z">
              <w:r>
                <w:rPr>
                  <w:sz w:val="16"/>
                  <w:szCs w:val="16"/>
                </w:rPr>
                <w:delText>³</w:delText>
              </w:r>
            </w:del>
            <w:ins w:id="310" w:author="Sean de Noronha | DRG" w:date="2026-09-28T16:47:00Z" w16du:dateUtc="2026-09-28T14:47:00Z">
              <w:r>
                <w:rPr>
                  <w:sz w:val="16"/>
                  <w:szCs w:val="16"/>
                  <w:vertAlign w:val="superscript"/>
                </w:rPr>
                <w:t>3</w:t>
              </w:r>
            </w:ins>
            <w:r>
              <w:rPr>
                <w:sz w:val="16"/>
                <w:szCs w:val="16"/>
              </w:rPr>
              <w:t>)</w:t>
            </w:r>
          </w:p>
        </w:tc>
        <w:tc>
          <w:tcPr>
            <w:tcW w:w="1294" w:type="dxa"/>
          </w:tcPr>
          <w:p w14:paraId="3F5FE0E8" w14:textId="77777777" w:rsidR="00A031CC" w:rsidRPr="0046729F" w:rsidRDefault="00C64113">
            <w:pPr>
              <w:spacing w:after="0"/>
              <w:rPr>
                <w:sz w:val="16"/>
                <w:szCs w:val="16"/>
              </w:rPr>
            </w:pPr>
            <w:r>
              <w:rPr>
                <w:sz w:val="16"/>
                <w:szCs w:val="16"/>
              </w:rPr>
              <w:t>0.00531 (0.0851)</w:t>
            </w:r>
          </w:p>
        </w:tc>
        <w:tc>
          <w:tcPr>
            <w:tcW w:w="1517" w:type="dxa"/>
          </w:tcPr>
          <w:p w14:paraId="5C440829" w14:textId="77777777" w:rsidR="00A031CC" w:rsidRPr="0046729F" w:rsidRDefault="00C64113">
            <w:pPr>
              <w:spacing w:after="0"/>
              <w:rPr>
                <w:sz w:val="16"/>
                <w:szCs w:val="16"/>
              </w:rPr>
            </w:pPr>
            <w:r>
              <w:rPr>
                <w:sz w:val="16"/>
                <w:szCs w:val="16"/>
              </w:rPr>
              <w:t>0.0458 (0.734)</w:t>
            </w:r>
          </w:p>
        </w:tc>
        <w:tc>
          <w:tcPr>
            <w:tcW w:w="1092" w:type="dxa"/>
          </w:tcPr>
          <w:p w14:paraId="38F9EB9B" w14:textId="77777777" w:rsidR="00A031CC" w:rsidRPr="0046729F" w:rsidRDefault="00C64113">
            <w:pPr>
              <w:spacing w:after="0"/>
              <w:rPr>
                <w:sz w:val="16"/>
                <w:szCs w:val="16"/>
              </w:rPr>
            </w:pPr>
            <w:r>
              <w:rPr>
                <w:sz w:val="16"/>
                <w:szCs w:val="16"/>
              </w:rPr>
              <w:t>0.116</w:t>
            </w:r>
          </w:p>
        </w:tc>
        <w:tc>
          <w:tcPr>
            <w:tcW w:w="2750" w:type="dxa"/>
          </w:tcPr>
          <w:p w14:paraId="66D0638F" w14:textId="77777777" w:rsidR="00A031CC" w:rsidRPr="0046729F" w:rsidRDefault="00C64113">
            <w:pPr>
              <w:spacing w:after="0"/>
              <w:rPr>
                <w:sz w:val="16"/>
                <w:szCs w:val="16"/>
              </w:rPr>
            </w:pPr>
            <w:r>
              <w:rPr>
                <w:sz w:val="16"/>
                <w:szCs w:val="16"/>
              </w:rPr>
              <w:t>Hydrogen is significantly less dense than the reference natural gas, having only about 11.6% of its density.</w:t>
            </w:r>
          </w:p>
        </w:tc>
      </w:tr>
      <w:tr w:rsidR="00A031CC" w:rsidRPr="00801F35" w14:paraId="438AB7A0" w14:textId="77777777" w:rsidTr="0046729F">
        <w:tc>
          <w:tcPr>
            <w:tcW w:w="1719" w:type="dxa"/>
          </w:tcPr>
          <w:p w14:paraId="02A5FA75" w14:textId="77777777" w:rsidR="00A031CC" w:rsidRPr="0046729F" w:rsidRDefault="00C64113">
            <w:pPr>
              <w:spacing w:after="0"/>
              <w:rPr>
                <w:sz w:val="16"/>
                <w:szCs w:val="16"/>
              </w:rPr>
            </w:pPr>
            <w:del w:id="311" w:author="Sean de Noronha | DRG" w:date="2026-09-23T14:55:00Z">
              <w:r>
                <w:rPr>
                  <w:sz w:val="16"/>
                  <w:szCs w:val="16"/>
                </w:rPr>
                <w:delText>Vapour</w:delText>
              </w:r>
            </w:del>
            <w:ins w:id="312" w:author="Sean de Noronha | DRG" w:date="2026-09-23T14:55:00Z">
              <w:r>
                <w:rPr>
                  <w:sz w:val="16"/>
                  <w:szCs w:val="16"/>
                </w:rPr>
                <w:t>Vapor</w:t>
              </w:r>
            </w:ins>
            <w:r>
              <w:rPr>
                <w:sz w:val="16"/>
                <w:szCs w:val="16"/>
              </w:rPr>
              <w:t xml:space="preserve"> specific gravity (relative to air, air = 1)</w:t>
            </w:r>
          </w:p>
        </w:tc>
        <w:tc>
          <w:tcPr>
            <w:tcW w:w="1092" w:type="dxa"/>
          </w:tcPr>
          <w:p w14:paraId="3486012B" w14:textId="77777777" w:rsidR="00A031CC" w:rsidRPr="0046729F" w:rsidRDefault="00C64113">
            <w:pPr>
              <w:spacing w:after="0"/>
              <w:rPr>
                <w:sz w:val="16"/>
                <w:szCs w:val="16"/>
              </w:rPr>
            </w:pPr>
            <w:r>
              <w:rPr>
                <w:sz w:val="16"/>
                <w:szCs w:val="16"/>
              </w:rPr>
              <w:t>—</w:t>
            </w:r>
          </w:p>
        </w:tc>
        <w:tc>
          <w:tcPr>
            <w:tcW w:w="1294" w:type="dxa"/>
          </w:tcPr>
          <w:p w14:paraId="13E79DFA" w14:textId="77777777" w:rsidR="00A031CC" w:rsidRPr="0046729F" w:rsidRDefault="00C64113">
            <w:pPr>
              <w:spacing w:after="0"/>
              <w:rPr>
                <w:sz w:val="16"/>
                <w:szCs w:val="16"/>
              </w:rPr>
            </w:pPr>
            <w:r>
              <w:rPr>
                <w:sz w:val="16"/>
                <w:szCs w:val="16"/>
              </w:rPr>
              <w:t>0.0696</w:t>
            </w:r>
          </w:p>
        </w:tc>
        <w:tc>
          <w:tcPr>
            <w:tcW w:w="1517" w:type="dxa"/>
          </w:tcPr>
          <w:p w14:paraId="37A431A6" w14:textId="77777777" w:rsidR="00A031CC" w:rsidRPr="0046729F" w:rsidRDefault="00C64113">
            <w:pPr>
              <w:spacing w:after="0"/>
              <w:rPr>
                <w:sz w:val="16"/>
                <w:szCs w:val="16"/>
              </w:rPr>
            </w:pPr>
            <w:r>
              <w:rPr>
                <w:sz w:val="16"/>
                <w:szCs w:val="16"/>
              </w:rPr>
              <w:t>0.60</w:t>
            </w:r>
          </w:p>
        </w:tc>
        <w:tc>
          <w:tcPr>
            <w:tcW w:w="1092" w:type="dxa"/>
          </w:tcPr>
          <w:p w14:paraId="31117F21" w14:textId="77777777" w:rsidR="00A031CC" w:rsidRPr="0046729F" w:rsidRDefault="00C64113">
            <w:pPr>
              <w:spacing w:after="0"/>
              <w:rPr>
                <w:sz w:val="16"/>
                <w:szCs w:val="16"/>
              </w:rPr>
            </w:pPr>
            <w:r>
              <w:rPr>
                <w:sz w:val="16"/>
                <w:szCs w:val="16"/>
              </w:rPr>
              <w:t>0.116</w:t>
            </w:r>
          </w:p>
        </w:tc>
        <w:tc>
          <w:tcPr>
            <w:tcW w:w="2750" w:type="dxa"/>
          </w:tcPr>
          <w:p w14:paraId="0746D5F4" w14:textId="77777777" w:rsidR="00A031CC" w:rsidRPr="0046729F" w:rsidRDefault="00C64113">
            <w:pPr>
              <w:spacing w:after="0"/>
              <w:rPr>
                <w:sz w:val="16"/>
                <w:szCs w:val="16"/>
              </w:rPr>
            </w:pPr>
            <w:r>
              <w:rPr>
                <w:sz w:val="16"/>
                <w:szCs w:val="16"/>
              </w:rPr>
              <w:t>Confirms hydrogen is far outside the SG range used in North American NG multiplier tables.</w:t>
            </w:r>
          </w:p>
        </w:tc>
      </w:tr>
      <w:tr w:rsidR="00A031CC" w:rsidRPr="00801F35" w14:paraId="7666B2BE" w14:textId="77777777" w:rsidTr="0046729F">
        <w:tc>
          <w:tcPr>
            <w:tcW w:w="1719" w:type="dxa"/>
          </w:tcPr>
          <w:p w14:paraId="3BB341A1" w14:textId="77777777" w:rsidR="00A031CC" w:rsidRPr="0046729F" w:rsidRDefault="00C64113">
            <w:pPr>
              <w:spacing w:after="0"/>
              <w:rPr>
                <w:sz w:val="16"/>
                <w:szCs w:val="16"/>
              </w:rPr>
            </w:pPr>
            <w:commentRangeStart w:id="313"/>
            <w:commentRangeStart w:id="314"/>
            <w:r>
              <w:rPr>
                <w:sz w:val="16"/>
                <w:szCs w:val="16"/>
              </w:rPr>
              <w:t>Dynamic viscosity, μ</w:t>
            </w:r>
          </w:p>
        </w:tc>
        <w:tc>
          <w:tcPr>
            <w:tcW w:w="1092" w:type="dxa"/>
          </w:tcPr>
          <w:p w14:paraId="66E9826C" w14:textId="77777777" w:rsidR="00A031CC" w:rsidRPr="0046729F" w:rsidRDefault="00C64113">
            <w:pPr>
              <w:spacing w:after="0"/>
              <w:rPr>
                <w:sz w:val="16"/>
                <w:szCs w:val="16"/>
              </w:rPr>
            </w:pPr>
            <w:proofErr w:type="spellStart"/>
            <w:r>
              <w:rPr>
                <w:sz w:val="16"/>
                <w:szCs w:val="16"/>
              </w:rPr>
              <w:t>lb</w:t>
            </w:r>
            <w:proofErr w:type="spellEnd"/>
            <w:r>
              <w:rPr>
                <w:sz w:val="16"/>
                <w:szCs w:val="16"/>
              </w:rPr>
              <w:t>/(</w:t>
            </w:r>
            <w:proofErr w:type="spellStart"/>
            <w:r>
              <w:rPr>
                <w:sz w:val="16"/>
                <w:szCs w:val="16"/>
              </w:rPr>
              <w:t>ft·s</w:t>
            </w:r>
            <w:proofErr w:type="spellEnd"/>
            <w:r>
              <w:rPr>
                <w:sz w:val="16"/>
                <w:szCs w:val="16"/>
              </w:rPr>
              <w:t>) (</w:t>
            </w:r>
            <w:proofErr w:type="spellStart"/>
            <w:r>
              <w:rPr>
                <w:sz w:val="16"/>
                <w:szCs w:val="16"/>
              </w:rPr>
              <w:t>μPa·s</w:t>
            </w:r>
            <w:proofErr w:type="spellEnd"/>
            <w:r>
              <w:rPr>
                <w:sz w:val="16"/>
                <w:szCs w:val="16"/>
              </w:rPr>
              <w:t>)</w:t>
            </w:r>
          </w:p>
        </w:tc>
        <w:tc>
          <w:tcPr>
            <w:tcW w:w="1294" w:type="dxa"/>
          </w:tcPr>
          <w:p w14:paraId="273D4745" w14:textId="77777777" w:rsidR="00A031CC" w:rsidRPr="0046729F" w:rsidRDefault="00C64113">
            <w:pPr>
              <w:spacing w:after="0"/>
              <w:rPr>
                <w:sz w:val="16"/>
                <w:szCs w:val="16"/>
              </w:rPr>
            </w:pPr>
            <w:r>
              <w:rPr>
                <w:sz w:val="16"/>
                <w:szCs w:val="16"/>
              </w:rPr>
              <w:t>5.9 × 10</w:t>
            </w:r>
            <w:del w:id="315" w:author="Sean de Noronha | DRG" w:date="2026-09-28T16:47:00Z" w16du:dateUtc="2026-09-28T14:47:00Z">
              <w:r>
                <w:rPr>
                  <w:sz w:val="16"/>
                  <w:szCs w:val="16"/>
                </w:rPr>
                <w:delText>⁻⁶</w:delText>
              </w:r>
            </w:del>
            <w:ins w:id="316" w:author="Sean de Noronha | DRG" w:date="2026-09-28T16:47:00Z" w16du:dateUtc="2026-09-28T14:47:00Z">
              <w:r>
                <w:rPr>
                  <w:sz w:val="16"/>
                  <w:szCs w:val="16"/>
                  <w:vertAlign w:val="superscript"/>
                </w:rPr>
                <w:t>−6</w:t>
              </w:r>
            </w:ins>
            <w:r>
              <w:rPr>
                <w:sz w:val="16"/>
                <w:szCs w:val="16"/>
              </w:rPr>
              <w:t xml:space="preserve"> (8.8)</w:t>
            </w:r>
          </w:p>
        </w:tc>
        <w:tc>
          <w:tcPr>
            <w:tcW w:w="1517" w:type="dxa"/>
          </w:tcPr>
          <w:p w14:paraId="74E3FA54" w14:textId="77777777" w:rsidR="00A031CC" w:rsidRPr="0046729F" w:rsidRDefault="00C64113">
            <w:pPr>
              <w:spacing w:after="0"/>
              <w:rPr>
                <w:sz w:val="16"/>
                <w:szCs w:val="16"/>
              </w:rPr>
            </w:pPr>
            <w:r>
              <w:rPr>
                <w:sz w:val="16"/>
                <w:szCs w:val="16"/>
              </w:rPr>
              <w:t>8.1 × 10</w:t>
            </w:r>
            <w:del w:id="317" w:author="Sean de Noronha | DRG" w:date="2026-09-28T16:47:00Z" w16du:dateUtc="2026-09-28T14:47:00Z">
              <w:r>
                <w:rPr>
                  <w:sz w:val="16"/>
                  <w:szCs w:val="16"/>
                </w:rPr>
                <w:delText>⁻⁶</w:delText>
              </w:r>
            </w:del>
            <w:ins w:id="318" w:author="Sean de Noronha | DRG" w:date="2026-09-28T16:47:00Z" w16du:dateUtc="2026-09-28T14:47:00Z">
              <w:r>
                <w:rPr>
                  <w:sz w:val="16"/>
                  <w:szCs w:val="16"/>
                  <w:vertAlign w:val="superscript"/>
                </w:rPr>
                <w:t>−6</w:t>
              </w:r>
            </w:ins>
            <w:r>
              <w:rPr>
                <w:sz w:val="16"/>
                <w:szCs w:val="16"/>
              </w:rPr>
              <w:t xml:space="preserve"> (12.0)</w:t>
            </w:r>
          </w:p>
        </w:tc>
        <w:tc>
          <w:tcPr>
            <w:tcW w:w="1092" w:type="dxa"/>
          </w:tcPr>
          <w:p w14:paraId="690767AB" w14:textId="77777777" w:rsidR="00A031CC" w:rsidRPr="0046729F" w:rsidRDefault="00C64113">
            <w:pPr>
              <w:spacing w:after="0"/>
              <w:rPr>
                <w:sz w:val="16"/>
                <w:szCs w:val="16"/>
              </w:rPr>
            </w:pPr>
            <w:r>
              <w:rPr>
                <w:sz w:val="16"/>
                <w:szCs w:val="16"/>
              </w:rPr>
              <w:t>0.73</w:t>
            </w:r>
          </w:p>
        </w:tc>
        <w:tc>
          <w:tcPr>
            <w:tcW w:w="2750" w:type="dxa"/>
          </w:tcPr>
          <w:p w14:paraId="5C20EE66" w14:textId="77777777" w:rsidR="00A031CC" w:rsidRPr="0046729F" w:rsidRDefault="00C64113">
            <w:pPr>
              <w:spacing w:after="0"/>
              <w:rPr>
                <w:sz w:val="16"/>
                <w:szCs w:val="16"/>
              </w:rPr>
            </w:pPr>
            <w:r>
              <w:rPr>
                <w:sz w:val="16"/>
                <w:szCs w:val="16"/>
              </w:rPr>
              <w:t xml:space="preserve">Hydrogen has lower dynamic viscosity than NG, but the density reduction dominates Reynolds-number </w:t>
            </w:r>
            <w:del w:id="319" w:author="Sean de Noronha | DRG" w:date="2026-09-23T14:55:00Z">
              <w:r>
                <w:rPr>
                  <w:sz w:val="16"/>
                  <w:szCs w:val="16"/>
                </w:rPr>
                <w:delText>behaviour</w:delText>
              </w:r>
            </w:del>
            <w:ins w:id="320" w:author="Sean de Noronha | DRG" w:date="2026-09-23T14:55:00Z">
              <w:r>
                <w:rPr>
                  <w:sz w:val="16"/>
                  <w:szCs w:val="16"/>
                </w:rPr>
                <w:t>behavior</w:t>
              </w:r>
            </w:ins>
            <w:r>
              <w:rPr>
                <w:sz w:val="16"/>
                <w:szCs w:val="16"/>
              </w:rPr>
              <w:t>.</w:t>
            </w:r>
            <w:commentRangeEnd w:id="313"/>
            <w:r>
              <w:rPr>
                <w:rStyle w:val="CommentReference"/>
              </w:rPr>
              <w:commentReference w:id="313"/>
            </w:r>
            <w:r>
              <w:rPr>
                <w:rStyle w:val="CommentReference"/>
              </w:rPr>
              <w:commentReference w:id="314"/>
            </w:r>
          </w:p>
        </w:tc>
      </w:tr>
      <w:commentRangeEnd w:id="314"/>
      <w:tr w:rsidR="00A031CC" w:rsidRPr="00801F35" w14:paraId="4BB797D0" w14:textId="77777777" w:rsidTr="0046729F">
        <w:tc>
          <w:tcPr>
            <w:tcW w:w="1719" w:type="dxa"/>
          </w:tcPr>
          <w:p w14:paraId="5CE40E3F" w14:textId="77777777" w:rsidR="00A031CC" w:rsidRPr="0046729F" w:rsidRDefault="00C64113">
            <w:pPr>
              <w:spacing w:after="0"/>
              <w:rPr>
                <w:sz w:val="16"/>
                <w:szCs w:val="16"/>
              </w:rPr>
            </w:pPr>
            <w:r>
              <w:rPr>
                <w:sz w:val="16"/>
                <w:szCs w:val="16"/>
              </w:rPr>
              <w:t>Kinematic viscosity, ν</w:t>
            </w:r>
          </w:p>
        </w:tc>
        <w:tc>
          <w:tcPr>
            <w:tcW w:w="1092" w:type="dxa"/>
          </w:tcPr>
          <w:p w14:paraId="34035E08" w14:textId="77777777" w:rsidR="00A031CC" w:rsidRPr="0046729F" w:rsidRDefault="00C64113">
            <w:pPr>
              <w:spacing w:after="0"/>
              <w:rPr>
                <w:sz w:val="16"/>
                <w:szCs w:val="16"/>
              </w:rPr>
            </w:pPr>
            <w:r>
              <w:rPr>
                <w:sz w:val="16"/>
                <w:szCs w:val="16"/>
              </w:rPr>
              <w:t>ft</w:t>
            </w:r>
            <w:del w:id="321" w:author="Sean de Noronha | DRG" w:date="2026-09-28T16:47:00Z" w16du:dateUtc="2026-09-28T14:47:00Z">
              <w:r>
                <w:rPr>
                  <w:sz w:val="16"/>
                  <w:szCs w:val="16"/>
                </w:rPr>
                <w:delText>²</w:delText>
              </w:r>
            </w:del>
            <w:ins w:id="322" w:author="Sean de Noronha | DRG" w:date="2026-09-28T16:47:00Z" w16du:dateUtc="2026-09-28T14:47:00Z">
              <w:r>
                <w:rPr>
                  <w:sz w:val="16"/>
                  <w:szCs w:val="16"/>
                  <w:vertAlign w:val="superscript"/>
                </w:rPr>
                <w:t>2</w:t>
              </w:r>
            </w:ins>
            <w:r>
              <w:rPr>
                <w:sz w:val="16"/>
                <w:szCs w:val="16"/>
              </w:rPr>
              <w:t>/s (m</w:t>
            </w:r>
            <w:del w:id="323" w:author="Sean de Noronha | DRG" w:date="2026-09-28T16:47:00Z" w16du:dateUtc="2026-09-28T14:47:00Z">
              <w:r>
                <w:rPr>
                  <w:sz w:val="16"/>
                  <w:szCs w:val="16"/>
                </w:rPr>
                <w:delText>²</w:delText>
              </w:r>
            </w:del>
            <w:ins w:id="324" w:author="Sean de Noronha | DRG" w:date="2026-09-28T16:47:00Z" w16du:dateUtc="2026-09-28T14:47:00Z">
              <w:r>
                <w:rPr>
                  <w:sz w:val="16"/>
                  <w:szCs w:val="16"/>
                  <w:vertAlign w:val="superscript"/>
                </w:rPr>
                <w:t>2</w:t>
              </w:r>
            </w:ins>
            <w:r>
              <w:rPr>
                <w:sz w:val="16"/>
                <w:szCs w:val="16"/>
              </w:rPr>
              <w:t>/s)</w:t>
            </w:r>
          </w:p>
        </w:tc>
        <w:tc>
          <w:tcPr>
            <w:tcW w:w="1294" w:type="dxa"/>
          </w:tcPr>
          <w:p w14:paraId="003B15E7" w14:textId="77777777" w:rsidR="00A031CC" w:rsidRPr="0046729F" w:rsidRDefault="00C64113">
            <w:pPr>
              <w:spacing w:after="0"/>
              <w:rPr>
                <w:sz w:val="16"/>
                <w:szCs w:val="16"/>
              </w:rPr>
            </w:pPr>
            <w:r>
              <w:rPr>
                <w:sz w:val="16"/>
                <w:szCs w:val="16"/>
              </w:rPr>
              <w:t>1.12 × 10</w:t>
            </w:r>
            <w:del w:id="325" w:author="Sean de Noronha | DRG" w:date="2026-09-28T16:47:00Z" w16du:dateUtc="2026-09-28T14:47:00Z">
              <w:r>
                <w:rPr>
                  <w:sz w:val="16"/>
                  <w:szCs w:val="16"/>
                </w:rPr>
                <w:delText>⁻³</w:delText>
              </w:r>
            </w:del>
            <w:ins w:id="326" w:author="Sean de Noronha | DRG" w:date="2026-09-28T16:47:00Z" w16du:dateUtc="2026-09-28T14:47:00Z">
              <w:r>
                <w:rPr>
                  <w:sz w:val="16"/>
                  <w:szCs w:val="16"/>
                  <w:vertAlign w:val="superscript"/>
                </w:rPr>
                <w:t>−3</w:t>
              </w:r>
            </w:ins>
            <w:r>
              <w:rPr>
                <w:sz w:val="16"/>
                <w:szCs w:val="16"/>
              </w:rPr>
              <w:t xml:space="preserve"> (1.04 × 10</w:t>
            </w:r>
            <w:del w:id="327" w:author="Sean de Noronha | DRG" w:date="2026-09-28T16:47:00Z" w16du:dateUtc="2026-09-28T14:47:00Z">
              <w:r>
                <w:rPr>
                  <w:sz w:val="16"/>
                  <w:szCs w:val="16"/>
                </w:rPr>
                <w:delText>⁻⁴</w:delText>
              </w:r>
            </w:del>
            <w:ins w:id="328" w:author="Sean de Noronha | DRG" w:date="2026-09-28T16:47:00Z" w16du:dateUtc="2026-09-28T14:47:00Z">
              <w:r>
                <w:rPr>
                  <w:sz w:val="16"/>
                  <w:szCs w:val="16"/>
                  <w:vertAlign w:val="superscript"/>
                </w:rPr>
                <w:t>−4</w:t>
              </w:r>
            </w:ins>
            <w:r>
              <w:rPr>
                <w:sz w:val="16"/>
                <w:szCs w:val="16"/>
              </w:rPr>
              <w:t>)</w:t>
            </w:r>
          </w:p>
        </w:tc>
        <w:tc>
          <w:tcPr>
            <w:tcW w:w="1517" w:type="dxa"/>
          </w:tcPr>
          <w:p w14:paraId="75C3ECD9" w14:textId="77777777" w:rsidR="00A031CC" w:rsidRPr="0046729F" w:rsidRDefault="00C64113">
            <w:pPr>
              <w:spacing w:after="0"/>
              <w:rPr>
                <w:sz w:val="16"/>
                <w:szCs w:val="16"/>
              </w:rPr>
            </w:pPr>
            <w:r>
              <w:rPr>
                <w:sz w:val="16"/>
                <w:szCs w:val="16"/>
              </w:rPr>
              <w:t>1.76 × 10</w:t>
            </w:r>
            <w:del w:id="329" w:author="Sean de Noronha | DRG" w:date="2026-09-28T16:47:00Z" w16du:dateUtc="2026-09-28T14:47:00Z">
              <w:r>
                <w:rPr>
                  <w:sz w:val="16"/>
                  <w:szCs w:val="16"/>
                </w:rPr>
                <w:delText>⁻⁴</w:delText>
              </w:r>
            </w:del>
            <w:ins w:id="330" w:author="Sean de Noronha | DRG" w:date="2026-09-28T16:47:00Z" w16du:dateUtc="2026-09-28T14:47:00Z">
              <w:r>
                <w:rPr>
                  <w:sz w:val="16"/>
                  <w:szCs w:val="16"/>
                  <w:vertAlign w:val="superscript"/>
                </w:rPr>
                <w:t>−4</w:t>
              </w:r>
            </w:ins>
            <w:r>
              <w:rPr>
                <w:sz w:val="16"/>
                <w:szCs w:val="16"/>
              </w:rPr>
              <w:t xml:space="preserve"> (1.63 × 10</w:t>
            </w:r>
            <w:del w:id="331" w:author="Sean de Noronha | DRG" w:date="2026-09-28T16:47:00Z" w16du:dateUtc="2026-09-28T14:47:00Z">
              <w:r>
                <w:rPr>
                  <w:sz w:val="16"/>
                  <w:szCs w:val="16"/>
                </w:rPr>
                <w:delText>⁻⁵</w:delText>
              </w:r>
            </w:del>
            <w:ins w:id="332" w:author="Sean de Noronha | DRG" w:date="2026-09-28T16:47:00Z" w16du:dateUtc="2026-09-28T14:47:00Z">
              <w:r>
                <w:rPr>
                  <w:sz w:val="16"/>
                  <w:szCs w:val="16"/>
                  <w:vertAlign w:val="superscript"/>
                </w:rPr>
                <w:t>−5</w:t>
              </w:r>
            </w:ins>
            <w:r>
              <w:rPr>
                <w:sz w:val="16"/>
                <w:szCs w:val="16"/>
              </w:rPr>
              <w:t>)</w:t>
            </w:r>
          </w:p>
        </w:tc>
        <w:tc>
          <w:tcPr>
            <w:tcW w:w="1092" w:type="dxa"/>
          </w:tcPr>
          <w:p w14:paraId="786227EF" w14:textId="77777777" w:rsidR="00A031CC" w:rsidRPr="0046729F" w:rsidRDefault="00C64113">
            <w:pPr>
              <w:spacing w:after="0"/>
              <w:rPr>
                <w:sz w:val="16"/>
                <w:szCs w:val="16"/>
              </w:rPr>
            </w:pPr>
            <w:r>
              <w:rPr>
                <w:sz w:val="16"/>
                <w:szCs w:val="16"/>
              </w:rPr>
              <w:t>6.36</w:t>
            </w:r>
          </w:p>
        </w:tc>
        <w:tc>
          <w:tcPr>
            <w:tcW w:w="2750" w:type="dxa"/>
          </w:tcPr>
          <w:p w14:paraId="68A2E1A6" w14:textId="77777777" w:rsidR="00A031CC" w:rsidRPr="0046729F" w:rsidRDefault="00C64113">
            <w:pPr>
              <w:spacing w:after="0"/>
              <w:rPr>
                <w:sz w:val="16"/>
                <w:szCs w:val="16"/>
              </w:rPr>
            </w:pPr>
            <w:r>
              <w:rPr>
                <w:sz w:val="16"/>
                <w:szCs w:val="16"/>
              </w:rPr>
              <w:t>Hydrogen’s kinematic viscosity is much higher, resulting in lower Reynolds numbers at equal velocity.</w:t>
            </w:r>
          </w:p>
        </w:tc>
      </w:tr>
      <w:tr w:rsidR="00A031CC" w:rsidRPr="00801F35" w14:paraId="03F9A0A9" w14:textId="77777777" w:rsidTr="0046729F">
        <w:tc>
          <w:tcPr>
            <w:tcW w:w="1719" w:type="dxa"/>
          </w:tcPr>
          <w:p w14:paraId="5D47DFBA" w14:textId="77777777" w:rsidR="00A031CC" w:rsidRPr="0046729F" w:rsidRDefault="00C64113">
            <w:pPr>
              <w:spacing w:after="0"/>
              <w:rPr>
                <w:sz w:val="16"/>
                <w:szCs w:val="16"/>
              </w:rPr>
            </w:pPr>
            <w:r>
              <w:rPr>
                <w:sz w:val="16"/>
                <w:szCs w:val="16"/>
              </w:rPr>
              <w:t>ρ/μ ratio (relative to NG)</w:t>
            </w:r>
          </w:p>
        </w:tc>
        <w:tc>
          <w:tcPr>
            <w:tcW w:w="1092" w:type="dxa"/>
          </w:tcPr>
          <w:p w14:paraId="295EC241" w14:textId="77777777" w:rsidR="00A031CC" w:rsidRPr="0046729F" w:rsidRDefault="00C64113">
            <w:pPr>
              <w:spacing w:after="0"/>
              <w:rPr>
                <w:sz w:val="16"/>
                <w:szCs w:val="16"/>
              </w:rPr>
            </w:pPr>
            <w:r>
              <w:rPr>
                <w:sz w:val="16"/>
                <w:szCs w:val="16"/>
              </w:rPr>
              <w:t>—</w:t>
            </w:r>
          </w:p>
        </w:tc>
        <w:tc>
          <w:tcPr>
            <w:tcW w:w="1294" w:type="dxa"/>
          </w:tcPr>
          <w:p w14:paraId="334F0FBB" w14:textId="71510A20" w:rsidR="00A031CC" w:rsidRPr="0046729F" w:rsidRDefault="00C64113">
            <w:pPr>
              <w:spacing w:after="0"/>
              <w:rPr>
                <w:sz w:val="16"/>
                <w:szCs w:val="16"/>
              </w:rPr>
            </w:pPr>
            <w:r>
              <w:rPr>
                <w:sz w:val="16"/>
                <w:szCs w:val="16"/>
              </w:rPr>
              <w:t>0.15</w:t>
            </w:r>
            <w:ins w:id="333" w:author="Sean de Noronha | DRG" w:date="2026-09-22T12:22:00Z" w16du:dateUtc="2026-09-22T10:22:00Z">
              <w:r>
                <w:rPr>
                  <w:sz w:val="16"/>
                  <w:szCs w:val="16"/>
                </w:rPr>
                <w:t>9</w:t>
              </w:r>
            </w:ins>
            <w:del w:id="334" w:author="Sean de Noronha | DRG" w:date="2026-09-22T12:22:00Z" w16du:dateUtc="2026-09-22T10:22:00Z">
              <w:r>
                <w:rPr>
                  <w:sz w:val="16"/>
                  <w:szCs w:val="16"/>
                </w:rPr>
                <w:delText>7</w:delText>
              </w:r>
            </w:del>
            <w:r>
              <w:rPr>
                <w:sz w:val="16"/>
                <w:szCs w:val="16"/>
              </w:rPr>
              <w:t xml:space="preserve"> × NG</w:t>
            </w:r>
          </w:p>
        </w:tc>
        <w:tc>
          <w:tcPr>
            <w:tcW w:w="1517" w:type="dxa"/>
          </w:tcPr>
          <w:p w14:paraId="7B1B43C9" w14:textId="77777777" w:rsidR="00A031CC" w:rsidRPr="0046729F" w:rsidRDefault="00C64113">
            <w:pPr>
              <w:spacing w:after="0"/>
              <w:rPr>
                <w:sz w:val="16"/>
                <w:szCs w:val="16"/>
              </w:rPr>
            </w:pPr>
            <w:r>
              <w:rPr>
                <w:sz w:val="16"/>
                <w:szCs w:val="16"/>
              </w:rPr>
              <w:t>1.00</w:t>
            </w:r>
          </w:p>
        </w:tc>
        <w:tc>
          <w:tcPr>
            <w:tcW w:w="1092" w:type="dxa"/>
          </w:tcPr>
          <w:p w14:paraId="60046177" w14:textId="5CAB297B" w:rsidR="00A031CC" w:rsidRPr="0046729F" w:rsidRDefault="00C64113">
            <w:pPr>
              <w:spacing w:after="0"/>
              <w:rPr>
                <w:sz w:val="16"/>
                <w:szCs w:val="16"/>
              </w:rPr>
            </w:pPr>
            <w:r>
              <w:rPr>
                <w:sz w:val="16"/>
                <w:szCs w:val="16"/>
              </w:rPr>
              <w:t>0.15</w:t>
            </w:r>
            <w:ins w:id="335" w:author="Sean de Noronha | DRG" w:date="2026-09-22T12:22:00Z" w16du:dateUtc="2026-09-22T10:22:00Z">
              <w:r>
                <w:rPr>
                  <w:sz w:val="16"/>
                  <w:szCs w:val="16"/>
                </w:rPr>
                <w:t>9</w:t>
              </w:r>
            </w:ins>
            <w:del w:id="336" w:author="Sean de Noronha | DRG" w:date="2026-09-22T12:22:00Z" w16du:dateUtc="2026-09-22T10:22:00Z">
              <w:r>
                <w:rPr>
                  <w:sz w:val="16"/>
                  <w:szCs w:val="16"/>
                </w:rPr>
                <w:delText>7</w:delText>
              </w:r>
            </w:del>
          </w:p>
        </w:tc>
        <w:tc>
          <w:tcPr>
            <w:tcW w:w="2750" w:type="dxa"/>
          </w:tcPr>
          <w:p w14:paraId="231BFE5B" w14:textId="77777777" w:rsidR="00A031CC" w:rsidRPr="0046729F" w:rsidRDefault="00C64113">
            <w:pPr>
              <w:spacing w:after="0"/>
              <w:rPr>
                <w:sz w:val="16"/>
                <w:szCs w:val="16"/>
              </w:rPr>
            </w:pPr>
            <w:r>
              <w:rPr>
                <w:sz w:val="16"/>
                <w:szCs w:val="16"/>
              </w:rPr>
              <w:t>At equal velocity and pipe diameter, hydrogen Reynolds number is only about 16% of NG.</w:t>
            </w:r>
          </w:p>
        </w:tc>
      </w:tr>
      <w:tr w:rsidR="00A031CC" w:rsidRPr="00801F35" w14:paraId="0A96726B" w14:textId="77777777" w:rsidTr="0046729F">
        <w:tc>
          <w:tcPr>
            <w:tcW w:w="1719" w:type="dxa"/>
          </w:tcPr>
          <w:p w14:paraId="1A951E55" w14:textId="77777777" w:rsidR="00A031CC" w:rsidRPr="0046729F" w:rsidRDefault="00C64113">
            <w:pPr>
              <w:spacing w:after="0"/>
              <w:rPr>
                <w:sz w:val="16"/>
                <w:szCs w:val="16"/>
              </w:rPr>
            </w:pPr>
            <w:r>
              <w:rPr>
                <w:sz w:val="16"/>
                <w:szCs w:val="16"/>
              </w:rPr>
              <w:t>Speed of sound</w:t>
            </w:r>
          </w:p>
        </w:tc>
        <w:tc>
          <w:tcPr>
            <w:tcW w:w="1092" w:type="dxa"/>
          </w:tcPr>
          <w:p w14:paraId="65B9596D" w14:textId="77777777" w:rsidR="00A031CC" w:rsidRPr="0046729F" w:rsidRDefault="00C64113">
            <w:pPr>
              <w:spacing w:after="0"/>
              <w:rPr>
                <w:sz w:val="16"/>
                <w:szCs w:val="16"/>
              </w:rPr>
            </w:pPr>
            <w:r>
              <w:rPr>
                <w:sz w:val="16"/>
                <w:szCs w:val="16"/>
              </w:rPr>
              <w:t>ft/s (m/s)</w:t>
            </w:r>
          </w:p>
        </w:tc>
        <w:tc>
          <w:tcPr>
            <w:tcW w:w="1294" w:type="dxa"/>
          </w:tcPr>
          <w:p w14:paraId="12A88D6E" w14:textId="77777777" w:rsidR="00A031CC" w:rsidRPr="0046729F" w:rsidRDefault="00C64113">
            <w:pPr>
              <w:spacing w:after="0"/>
              <w:rPr>
                <w:sz w:val="16"/>
                <w:szCs w:val="16"/>
              </w:rPr>
            </w:pPr>
            <w:r>
              <w:rPr>
                <w:sz w:val="16"/>
                <w:szCs w:val="16"/>
              </w:rPr>
              <w:t>≈ 4300 (≈ 1300)</w:t>
            </w:r>
          </w:p>
        </w:tc>
        <w:tc>
          <w:tcPr>
            <w:tcW w:w="1517" w:type="dxa"/>
          </w:tcPr>
          <w:p w14:paraId="67467ED7" w14:textId="77777777" w:rsidR="00A031CC" w:rsidRPr="0046729F" w:rsidRDefault="00C64113">
            <w:pPr>
              <w:spacing w:after="0"/>
              <w:rPr>
                <w:sz w:val="16"/>
                <w:szCs w:val="16"/>
              </w:rPr>
            </w:pPr>
            <w:r>
              <w:rPr>
                <w:sz w:val="16"/>
                <w:szCs w:val="16"/>
              </w:rPr>
              <w:t>≈ 1350–1450 (≈ 410–440)</w:t>
            </w:r>
          </w:p>
        </w:tc>
        <w:tc>
          <w:tcPr>
            <w:tcW w:w="1092" w:type="dxa"/>
          </w:tcPr>
          <w:p w14:paraId="167CDBB2" w14:textId="77777777" w:rsidR="00A031CC" w:rsidRPr="0046729F" w:rsidRDefault="00C64113">
            <w:pPr>
              <w:spacing w:after="0"/>
              <w:rPr>
                <w:sz w:val="16"/>
                <w:szCs w:val="16"/>
              </w:rPr>
            </w:pPr>
            <w:r>
              <w:rPr>
                <w:sz w:val="16"/>
                <w:szCs w:val="16"/>
              </w:rPr>
              <w:t>≈ 3.0</w:t>
            </w:r>
          </w:p>
        </w:tc>
        <w:tc>
          <w:tcPr>
            <w:tcW w:w="2750" w:type="dxa"/>
          </w:tcPr>
          <w:p w14:paraId="4F04EA1E" w14:textId="77777777" w:rsidR="00A031CC" w:rsidRPr="0046729F" w:rsidRDefault="00C64113">
            <w:pPr>
              <w:spacing w:after="0"/>
              <w:rPr>
                <w:sz w:val="16"/>
                <w:szCs w:val="16"/>
              </w:rPr>
            </w:pPr>
            <w:r>
              <w:rPr>
                <w:sz w:val="16"/>
                <w:szCs w:val="16"/>
              </w:rPr>
              <w:t>Hydrogen Mach number remains low at domestic velocities.</w:t>
            </w:r>
          </w:p>
        </w:tc>
      </w:tr>
      <w:tr w:rsidR="00A031CC" w:rsidRPr="00801F35" w14:paraId="691F659C" w14:textId="77777777" w:rsidTr="0046729F">
        <w:tc>
          <w:tcPr>
            <w:tcW w:w="1719" w:type="dxa"/>
          </w:tcPr>
          <w:p w14:paraId="48B02D77" w14:textId="77777777" w:rsidR="00A031CC" w:rsidRPr="0046729F" w:rsidRDefault="00C64113">
            <w:pPr>
              <w:spacing w:after="0"/>
              <w:rPr>
                <w:sz w:val="16"/>
                <w:szCs w:val="16"/>
              </w:rPr>
            </w:pPr>
            <w:r>
              <w:rPr>
                <w:sz w:val="16"/>
                <w:szCs w:val="16"/>
              </w:rPr>
              <w:lastRenderedPageBreak/>
              <w:t xml:space="preserve">Compressibility / </w:t>
            </w:r>
            <w:proofErr w:type="spellStart"/>
            <w:r>
              <w:rPr>
                <w:sz w:val="16"/>
                <w:szCs w:val="16"/>
              </w:rPr>
              <w:t>superexpansibility</w:t>
            </w:r>
            <w:proofErr w:type="spellEnd"/>
          </w:p>
        </w:tc>
        <w:tc>
          <w:tcPr>
            <w:tcW w:w="1092" w:type="dxa"/>
          </w:tcPr>
          <w:p w14:paraId="29CD09B8" w14:textId="77777777" w:rsidR="00A031CC" w:rsidRPr="0046729F" w:rsidRDefault="00C64113">
            <w:pPr>
              <w:spacing w:after="0"/>
              <w:rPr>
                <w:sz w:val="16"/>
                <w:szCs w:val="16"/>
              </w:rPr>
            </w:pPr>
            <w:r>
              <w:rPr>
                <w:sz w:val="16"/>
                <w:szCs w:val="16"/>
              </w:rPr>
              <w:t>—</w:t>
            </w:r>
          </w:p>
        </w:tc>
        <w:tc>
          <w:tcPr>
            <w:tcW w:w="1294" w:type="dxa"/>
          </w:tcPr>
          <w:p w14:paraId="39FAA95E" w14:textId="77777777" w:rsidR="00A031CC" w:rsidRPr="0046729F" w:rsidRDefault="00C64113">
            <w:pPr>
              <w:spacing w:after="0"/>
              <w:rPr>
                <w:sz w:val="16"/>
                <w:szCs w:val="16"/>
              </w:rPr>
            </w:pPr>
            <w:r>
              <w:rPr>
                <w:sz w:val="16"/>
                <w:szCs w:val="16"/>
              </w:rPr>
              <w:t>Z ≈ 1.000 at domestic pressures</w:t>
            </w:r>
          </w:p>
        </w:tc>
        <w:tc>
          <w:tcPr>
            <w:tcW w:w="1517" w:type="dxa"/>
          </w:tcPr>
          <w:p w14:paraId="60404699" w14:textId="77777777" w:rsidR="00A031CC" w:rsidRPr="0046729F" w:rsidRDefault="00C64113">
            <w:pPr>
              <w:spacing w:after="0"/>
              <w:rPr>
                <w:sz w:val="16"/>
                <w:szCs w:val="16"/>
              </w:rPr>
            </w:pPr>
            <w:r>
              <w:rPr>
                <w:sz w:val="16"/>
                <w:szCs w:val="16"/>
              </w:rPr>
              <w:t>Y ≈ 0.9992 in IFGC/NFPA table basis</w:t>
            </w:r>
          </w:p>
        </w:tc>
        <w:tc>
          <w:tcPr>
            <w:tcW w:w="1092" w:type="dxa"/>
          </w:tcPr>
          <w:p w14:paraId="1CE1586A" w14:textId="77777777" w:rsidR="00A031CC" w:rsidRPr="0046729F" w:rsidRDefault="00C64113">
            <w:pPr>
              <w:spacing w:after="0"/>
              <w:rPr>
                <w:sz w:val="16"/>
                <w:szCs w:val="16"/>
              </w:rPr>
            </w:pPr>
            <w:r>
              <w:rPr>
                <w:sz w:val="16"/>
                <w:szCs w:val="16"/>
              </w:rPr>
              <w:t>approx. equal</w:t>
            </w:r>
          </w:p>
        </w:tc>
        <w:tc>
          <w:tcPr>
            <w:tcW w:w="2750" w:type="dxa"/>
          </w:tcPr>
          <w:p w14:paraId="0C09A584" w14:textId="77777777" w:rsidR="00A031CC" w:rsidRPr="0046729F" w:rsidRDefault="00C64113">
            <w:pPr>
              <w:spacing w:after="0"/>
              <w:rPr>
                <w:sz w:val="16"/>
                <w:szCs w:val="16"/>
              </w:rPr>
            </w:pPr>
            <w:r>
              <w:rPr>
                <w:sz w:val="16"/>
                <w:szCs w:val="16"/>
              </w:rPr>
              <w:t>Compressibility-factor corrections are small, but density still scales with absolute pressure.</w:t>
            </w:r>
          </w:p>
        </w:tc>
      </w:tr>
      <w:tr w:rsidR="00A031CC" w:rsidRPr="00801F35" w14:paraId="62F58B5E" w14:textId="77777777" w:rsidTr="0046729F">
        <w:tc>
          <w:tcPr>
            <w:tcW w:w="1719" w:type="dxa"/>
          </w:tcPr>
          <w:p w14:paraId="7489F566" w14:textId="77777777" w:rsidR="00A031CC" w:rsidRPr="0046729F" w:rsidRDefault="00C64113">
            <w:pPr>
              <w:spacing w:after="0"/>
              <w:rPr>
                <w:sz w:val="16"/>
                <w:szCs w:val="16"/>
              </w:rPr>
            </w:pPr>
            <w:r>
              <w:rPr>
                <w:sz w:val="16"/>
                <w:szCs w:val="16"/>
              </w:rPr>
              <w:t>Lower heating value, LHV</w:t>
            </w:r>
          </w:p>
        </w:tc>
        <w:tc>
          <w:tcPr>
            <w:tcW w:w="1092" w:type="dxa"/>
          </w:tcPr>
          <w:p w14:paraId="6B984130" w14:textId="77777777" w:rsidR="00A031CC" w:rsidRPr="0046729F" w:rsidRDefault="00C64113">
            <w:pPr>
              <w:spacing w:after="0"/>
              <w:rPr>
                <w:sz w:val="16"/>
                <w:szCs w:val="16"/>
              </w:rPr>
            </w:pPr>
            <w:r>
              <w:rPr>
                <w:sz w:val="16"/>
                <w:szCs w:val="16"/>
              </w:rPr>
              <w:t>Btu/</w:t>
            </w:r>
            <w:proofErr w:type="spellStart"/>
            <w:r>
              <w:rPr>
                <w:sz w:val="16"/>
                <w:szCs w:val="16"/>
              </w:rPr>
              <w:t>scf</w:t>
            </w:r>
            <w:proofErr w:type="spellEnd"/>
            <w:r>
              <w:rPr>
                <w:sz w:val="16"/>
                <w:szCs w:val="16"/>
              </w:rPr>
              <w:t xml:space="preserve"> (MJ/m</w:t>
            </w:r>
            <w:del w:id="337" w:author="Sean de Noronha | DRG" w:date="2026-09-28T16:47:00Z" w16du:dateUtc="2026-09-28T14:47:00Z">
              <w:r>
                <w:rPr>
                  <w:sz w:val="16"/>
                  <w:szCs w:val="16"/>
                </w:rPr>
                <w:delText>³</w:delText>
              </w:r>
            </w:del>
            <w:ins w:id="338" w:author="Sean de Noronha | DRG" w:date="2026-09-28T16:47:00Z" w16du:dateUtc="2026-09-28T14:47:00Z">
              <w:r>
                <w:rPr>
                  <w:sz w:val="16"/>
                  <w:szCs w:val="16"/>
                  <w:vertAlign w:val="superscript"/>
                </w:rPr>
                <w:t>3</w:t>
              </w:r>
            </w:ins>
            <w:r>
              <w:rPr>
                <w:sz w:val="16"/>
                <w:szCs w:val="16"/>
              </w:rPr>
              <w:t>)</w:t>
            </w:r>
          </w:p>
        </w:tc>
        <w:tc>
          <w:tcPr>
            <w:tcW w:w="1294" w:type="dxa"/>
          </w:tcPr>
          <w:p w14:paraId="4B09C772" w14:textId="77777777" w:rsidR="00A031CC" w:rsidRPr="0046729F" w:rsidRDefault="00C64113">
            <w:pPr>
              <w:spacing w:after="0"/>
              <w:rPr>
                <w:sz w:val="16"/>
                <w:szCs w:val="16"/>
              </w:rPr>
            </w:pPr>
            <w:r>
              <w:rPr>
                <w:sz w:val="16"/>
                <w:szCs w:val="16"/>
              </w:rPr>
              <w:t>≈ 274 (≈ 10.2)</w:t>
            </w:r>
          </w:p>
        </w:tc>
        <w:tc>
          <w:tcPr>
            <w:tcW w:w="1517" w:type="dxa"/>
          </w:tcPr>
          <w:p w14:paraId="513547BD" w14:textId="77777777" w:rsidR="00A031CC" w:rsidRPr="0046729F" w:rsidRDefault="00C64113">
            <w:pPr>
              <w:spacing w:after="0"/>
              <w:rPr>
                <w:sz w:val="16"/>
                <w:szCs w:val="16"/>
              </w:rPr>
            </w:pPr>
            <w:r>
              <w:rPr>
                <w:sz w:val="16"/>
                <w:szCs w:val="16"/>
              </w:rPr>
              <w:t>≈ 900 (≈ 33.5) for nominal 1000 Btu/</w:t>
            </w:r>
            <w:proofErr w:type="spellStart"/>
            <w:r>
              <w:rPr>
                <w:sz w:val="16"/>
                <w:szCs w:val="16"/>
              </w:rPr>
              <w:t>scf</w:t>
            </w:r>
            <w:proofErr w:type="spellEnd"/>
            <w:r>
              <w:rPr>
                <w:sz w:val="16"/>
                <w:szCs w:val="16"/>
              </w:rPr>
              <w:t xml:space="preserve"> gross NG</w:t>
            </w:r>
          </w:p>
        </w:tc>
        <w:tc>
          <w:tcPr>
            <w:tcW w:w="1092" w:type="dxa"/>
          </w:tcPr>
          <w:p w14:paraId="040E0A03" w14:textId="77777777" w:rsidR="00A031CC" w:rsidRPr="0046729F" w:rsidRDefault="00C64113">
            <w:pPr>
              <w:spacing w:after="0"/>
              <w:rPr>
                <w:sz w:val="16"/>
                <w:szCs w:val="16"/>
              </w:rPr>
            </w:pPr>
            <w:r>
              <w:rPr>
                <w:sz w:val="16"/>
                <w:szCs w:val="16"/>
              </w:rPr>
              <w:t>0.30</w:t>
            </w:r>
          </w:p>
        </w:tc>
        <w:tc>
          <w:tcPr>
            <w:tcW w:w="2750" w:type="dxa"/>
          </w:tcPr>
          <w:p w14:paraId="29A2BB3B" w14:textId="398CF925" w:rsidR="00A031CC" w:rsidRPr="0046729F" w:rsidRDefault="00C64113">
            <w:pPr>
              <w:spacing w:after="0"/>
              <w:rPr>
                <w:sz w:val="16"/>
                <w:szCs w:val="16"/>
              </w:rPr>
            </w:pPr>
            <w:r>
              <w:rPr>
                <w:sz w:val="16"/>
                <w:szCs w:val="16"/>
              </w:rPr>
              <w:t xml:space="preserve">Equal useful heat input requires roughly 3.3 </w:t>
            </w:r>
            <w:ins w:id="339" w:author="Olga Arevalo Quintero" w:date="2026-09-09T16:55:00Z" w16du:dateUtc="2026-09-09T20:55:00Z">
              <w:r>
                <w:rPr>
                  <w:sz w:val="16"/>
                  <w:szCs w:val="16"/>
                </w:rPr>
                <w:t xml:space="preserve">times </w:t>
              </w:r>
            </w:ins>
            <w:del w:id="340" w:author="Olga Arevalo Quintero" w:date="2026-09-09T16:55:00Z" w16du:dateUtc="2026-09-09T20:55:00Z">
              <w:r>
                <w:rPr>
                  <w:sz w:val="16"/>
                  <w:szCs w:val="16"/>
                </w:rPr>
                <w:delText>×</w:delText>
              </w:r>
            </w:del>
            <w:r>
              <w:rPr>
                <w:sz w:val="16"/>
                <w:szCs w:val="16"/>
              </w:rPr>
              <w:t xml:space="preserve"> hydrogen volumetric flow on an LHV basis.</w:t>
            </w:r>
          </w:p>
        </w:tc>
      </w:tr>
      <w:tr w:rsidR="00A031CC" w:rsidRPr="00801F35" w14:paraId="40DBC3AC" w14:textId="77777777" w:rsidTr="0046729F">
        <w:tc>
          <w:tcPr>
            <w:tcW w:w="1719" w:type="dxa"/>
          </w:tcPr>
          <w:p w14:paraId="00F07330" w14:textId="77777777" w:rsidR="00A031CC" w:rsidRPr="0046729F" w:rsidRDefault="00C64113">
            <w:pPr>
              <w:spacing w:after="0"/>
              <w:rPr>
                <w:sz w:val="16"/>
                <w:szCs w:val="16"/>
              </w:rPr>
            </w:pPr>
            <w:r>
              <w:rPr>
                <w:sz w:val="16"/>
                <w:szCs w:val="16"/>
              </w:rPr>
              <w:t>Higher heating value, HHV</w:t>
            </w:r>
          </w:p>
        </w:tc>
        <w:tc>
          <w:tcPr>
            <w:tcW w:w="1092" w:type="dxa"/>
          </w:tcPr>
          <w:p w14:paraId="237FAA58" w14:textId="77777777" w:rsidR="00A031CC" w:rsidRPr="0046729F" w:rsidRDefault="00C64113">
            <w:pPr>
              <w:spacing w:after="0"/>
              <w:rPr>
                <w:sz w:val="16"/>
                <w:szCs w:val="16"/>
              </w:rPr>
            </w:pPr>
            <w:r>
              <w:rPr>
                <w:sz w:val="16"/>
                <w:szCs w:val="16"/>
              </w:rPr>
              <w:t>Btu/</w:t>
            </w:r>
            <w:proofErr w:type="spellStart"/>
            <w:r>
              <w:rPr>
                <w:sz w:val="16"/>
                <w:szCs w:val="16"/>
              </w:rPr>
              <w:t>scf</w:t>
            </w:r>
            <w:proofErr w:type="spellEnd"/>
            <w:r>
              <w:rPr>
                <w:sz w:val="16"/>
                <w:szCs w:val="16"/>
              </w:rPr>
              <w:t xml:space="preserve"> (MJ/m</w:t>
            </w:r>
            <w:del w:id="341" w:author="Sean de Noronha | DRG" w:date="2026-09-28T16:47:00Z" w16du:dateUtc="2026-09-28T14:47:00Z">
              <w:r>
                <w:rPr>
                  <w:sz w:val="16"/>
                  <w:szCs w:val="16"/>
                </w:rPr>
                <w:delText>³</w:delText>
              </w:r>
            </w:del>
            <w:ins w:id="342" w:author="Sean de Noronha | DRG" w:date="2026-09-28T16:47:00Z" w16du:dateUtc="2026-09-28T14:47:00Z">
              <w:r>
                <w:rPr>
                  <w:sz w:val="16"/>
                  <w:szCs w:val="16"/>
                  <w:vertAlign w:val="superscript"/>
                </w:rPr>
                <w:t>3</w:t>
              </w:r>
            </w:ins>
            <w:r>
              <w:rPr>
                <w:sz w:val="16"/>
                <w:szCs w:val="16"/>
              </w:rPr>
              <w:t>)</w:t>
            </w:r>
          </w:p>
        </w:tc>
        <w:tc>
          <w:tcPr>
            <w:tcW w:w="1294" w:type="dxa"/>
          </w:tcPr>
          <w:p w14:paraId="73B6A465" w14:textId="77777777" w:rsidR="00A031CC" w:rsidRPr="0046729F" w:rsidRDefault="00C64113">
            <w:pPr>
              <w:spacing w:after="0"/>
              <w:rPr>
                <w:sz w:val="16"/>
                <w:szCs w:val="16"/>
              </w:rPr>
            </w:pPr>
            <w:r>
              <w:rPr>
                <w:sz w:val="16"/>
                <w:szCs w:val="16"/>
              </w:rPr>
              <w:t>≈ 324 (≈ 12.1)</w:t>
            </w:r>
          </w:p>
        </w:tc>
        <w:tc>
          <w:tcPr>
            <w:tcW w:w="1517" w:type="dxa"/>
          </w:tcPr>
          <w:p w14:paraId="40CDA566" w14:textId="77777777" w:rsidR="00A031CC" w:rsidRPr="0046729F" w:rsidRDefault="00C64113">
            <w:pPr>
              <w:spacing w:after="0"/>
              <w:rPr>
                <w:sz w:val="16"/>
                <w:szCs w:val="16"/>
              </w:rPr>
            </w:pPr>
            <w:r>
              <w:rPr>
                <w:sz w:val="16"/>
                <w:szCs w:val="16"/>
              </w:rPr>
              <w:t>1000 (37.26) nominal design gas</w:t>
            </w:r>
          </w:p>
        </w:tc>
        <w:tc>
          <w:tcPr>
            <w:tcW w:w="1092" w:type="dxa"/>
          </w:tcPr>
          <w:p w14:paraId="2C4F0F1A" w14:textId="77777777" w:rsidR="00A031CC" w:rsidRPr="0046729F" w:rsidRDefault="00C64113">
            <w:pPr>
              <w:spacing w:after="0"/>
              <w:rPr>
                <w:sz w:val="16"/>
                <w:szCs w:val="16"/>
              </w:rPr>
            </w:pPr>
            <w:r>
              <w:rPr>
                <w:sz w:val="16"/>
                <w:szCs w:val="16"/>
              </w:rPr>
              <w:t>0.324</w:t>
            </w:r>
          </w:p>
        </w:tc>
        <w:tc>
          <w:tcPr>
            <w:tcW w:w="2750" w:type="dxa"/>
          </w:tcPr>
          <w:p w14:paraId="70031223" w14:textId="58CFB560" w:rsidR="00A031CC" w:rsidRPr="0046729F" w:rsidRDefault="00C64113">
            <w:pPr>
              <w:spacing w:after="0"/>
              <w:rPr>
                <w:sz w:val="16"/>
                <w:szCs w:val="16"/>
              </w:rPr>
            </w:pPr>
            <w:r>
              <w:rPr>
                <w:sz w:val="16"/>
                <w:szCs w:val="16"/>
              </w:rPr>
              <w:t xml:space="preserve">Equal gross heat input requires roughly 3.1 </w:t>
            </w:r>
            <w:ins w:id="343" w:author="Olga Arevalo Quintero" w:date="2026-09-09T17:04:00Z" w16du:dateUtc="2026-09-09T21:04:00Z">
              <w:r>
                <w:rPr>
                  <w:sz w:val="16"/>
                  <w:szCs w:val="16"/>
                </w:rPr>
                <w:t>times</w:t>
              </w:r>
            </w:ins>
            <w:del w:id="344" w:author="Olga Arevalo Quintero" w:date="2026-09-09T17:04:00Z" w16du:dateUtc="2026-09-09T21:04:00Z">
              <w:r>
                <w:rPr>
                  <w:sz w:val="16"/>
                  <w:szCs w:val="16"/>
                </w:rPr>
                <w:delText>×</w:delText>
              </w:r>
            </w:del>
            <w:r>
              <w:rPr>
                <w:sz w:val="16"/>
                <w:szCs w:val="16"/>
              </w:rPr>
              <w:t xml:space="preserve"> hydrogen volumetric flow on an HHV/code-table basis.</w:t>
            </w:r>
          </w:p>
        </w:tc>
      </w:tr>
      <w:tr w:rsidR="00A031CC" w:rsidRPr="00801F35" w14:paraId="68D07900" w14:textId="77777777" w:rsidTr="0046729F">
        <w:tc>
          <w:tcPr>
            <w:tcW w:w="1719" w:type="dxa"/>
          </w:tcPr>
          <w:p w14:paraId="49EE7A2C" w14:textId="77777777" w:rsidR="00A031CC" w:rsidRPr="0046729F" w:rsidRDefault="00C64113">
            <w:pPr>
              <w:spacing w:after="0"/>
              <w:rPr>
                <w:sz w:val="16"/>
                <w:szCs w:val="16"/>
              </w:rPr>
            </w:pPr>
            <w:r>
              <w:rPr>
                <w:sz w:val="16"/>
                <w:szCs w:val="16"/>
              </w:rPr>
              <w:t>Lower Wobbe index</w:t>
            </w:r>
          </w:p>
        </w:tc>
        <w:tc>
          <w:tcPr>
            <w:tcW w:w="1092" w:type="dxa"/>
          </w:tcPr>
          <w:p w14:paraId="5CD1B7E9" w14:textId="77777777" w:rsidR="00A031CC" w:rsidRPr="0046729F" w:rsidRDefault="00C64113">
            <w:pPr>
              <w:spacing w:after="0"/>
              <w:rPr>
                <w:sz w:val="16"/>
                <w:szCs w:val="16"/>
              </w:rPr>
            </w:pPr>
            <w:r>
              <w:rPr>
                <w:sz w:val="16"/>
                <w:szCs w:val="16"/>
              </w:rPr>
              <w:t>Btu/</w:t>
            </w:r>
            <w:proofErr w:type="spellStart"/>
            <w:r>
              <w:rPr>
                <w:sz w:val="16"/>
                <w:szCs w:val="16"/>
              </w:rPr>
              <w:t>scf</w:t>
            </w:r>
            <w:proofErr w:type="spellEnd"/>
          </w:p>
        </w:tc>
        <w:tc>
          <w:tcPr>
            <w:tcW w:w="1294" w:type="dxa"/>
          </w:tcPr>
          <w:p w14:paraId="74893BE2" w14:textId="77777777" w:rsidR="00A031CC" w:rsidRPr="0046729F" w:rsidRDefault="00C64113">
            <w:pPr>
              <w:spacing w:after="0"/>
              <w:rPr>
                <w:sz w:val="16"/>
                <w:szCs w:val="16"/>
              </w:rPr>
            </w:pPr>
            <w:r>
              <w:rPr>
                <w:sz w:val="16"/>
                <w:szCs w:val="16"/>
              </w:rPr>
              <w:t>≈ 1039</w:t>
            </w:r>
          </w:p>
        </w:tc>
        <w:tc>
          <w:tcPr>
            <w:tcW w:w="1517" w:type="dxa"/>
          </w:tcPr>
          <w:p w14:paraId="4FCB4FED" w14:textId="77777777" w:rsidR="00A031CC" w:rsidRPr="0046729F" w:rsidRDefault="00C64113">
            <w:pPr>
              <w:spacing w:after="0"/>
              <w:rPr>
                <w:sz w:val="16"/>
                <w:szCs w:val="16"/>
              </w:rPr>
            </w:pPr>
            <w:r>
              <w:rPr>
                <w:sz w:val="16"/>
                <w:szCs w:val="16"/>
              </w:rPr>
              <w:t>≈ 1162 if NG LHV = 900 Btu/</w:t>
            </w:r>
            <w:proofErr w:type="spellStart"/>
            <w:r>
              <w:rPr>
                <w:sz w:val="16"/>
                <w:szCs w:val="16"/>
              </w:rPr>
              <w:t>scf</w:t>
            </w:r>
            <w:proofErr w:type="spellEnd"/>
          </w:p>
        </w:tc>
        <w:tc>
          <w:tcPr>
            <w:tcW w:w="1092" w:type="dxa"/>
          </w:tcPr>
          <w:p w14:paraId="45C616A2" w14:textId="77777777" w:rsidR="00A031CC" w:rsidRPr="0046729F" w:rsidRDefault="00C64113">
            <w:pPr>
              <w:spacing w:after="0"/>
              <w:rPr>
                <w:sz w:val="16"/>
                <w:szCs w:val="16"/>
              </w:rPr>
            </w:pPr>
            <w:r>
              <w:rPr>
                <w:sz w:val="16"/>
                <w:szCs w:val="16"/>
              </w:rPr>
              <w:t>0.89</w:t>
            </w:r>
          </w:p>
        </w:tc>
        <w:tc>
          <w:tcPr>
            <w:tcW w:w="2750" w:type="dxa"/>
          </w:tcPr>
          <w:p w14:paraId="5B5F0F07" w14:textId="77777777" w:rsidR="00A031CC" w:rsidRPr="0046729F" w:rsidRDefault="00C64113">
            <w:pPr>
              <w:spacing w:after="0"/>
              <w:rPr>
                <w:sz w:val="16"/>
                <w:szCs w:val="16"/>
              </w:rPr>
            </w:pPr>
            <w:r>
              <w:rPr>
                <w:sz w:val="16"/>
                <w:szCs w:val="16"/>
              </w:rPr>
              <w:t>Useful if discussing net-energy interchangeability.</w:t>
            </w:r>
          </w:p>
        </w:tc>
      </w:tr>
      <w:tr w:rsidR="00A031CC" w:rsidRPr="00801F35" w14:paraId="5D73D975" w14:textId="77777777" w:rsidTr="0046729F">
        <w:tc>
          <w:tcPr>
            <w:tcW w:w="1719" w:type="dxa"/>
          </w:tcPr>
          <w:p w14:paraId="20BEDFB3" w14:textId="77777777" w:rsidR="00A031CC" w:rsidRPr="0046729F" w:rsidRDefault="00C64113">
            <w:pPr>
              <w:spacing w:after="0"/>
              <w:rPr>
                <w:sz w:val="16"/>
                <w:szCs w:val="16"/>
              </w:rPr>
            </w:pPr>
            <w:r>
              <w:rPr>
                <w:sz w:val="16"/>
                <w:szCs w:val="16"/>
              </w:rPr>
              <w:t>Higher Wobbe index</w:t>
            </w:r>
          </w:p>
        </w:tc>
        <w:tc>
          <w:tcPr>
            <w:tcW w:w="1092" w:type="dxa"/>
          </w:tcPr>
          <w:p w14:paraId="5598A2AE" w14:textId="77777777" w:rsidR="00A031CC" w:rsidRPr="0046729F" w:rsidRDefault="00C64113">
            <w:pPr>
              <w:spacing w:after="0"/>
              <w:rPr>
                <w:sz w:val="16"/>
                <w:szCs w:val="16"/>
              </w:rPr>
            </w:pPr>
            <w:r>
              <w:rPr>
                <w:sz w:val="16"/>
                <w:szCs w:val="16"/>
              </w:rPr>
              <w:t>Btu/</w:t>
            </w:r>
            <w:proofErr w:type="spellStart"/>
            <w:r>
              <w:rPr>
                <w:sz w:val="16"/>
                <w:szCs w:val="16"/>
              </w:rPr>
              <w:t>scf</w:t>
            </w:r>
            <w:proofErr w:type="spellEnd"/>
          </w:p>
        </w:tc>
        <w:tc>
          <w:tcPr>
            <w:tcW w:w="1294" w:type="dxa"/>
          </w:tcPr>
          <w:p w14:paraId="5BA5C015" w14:textId="77777777" w:rsidR="00A031CC" w:rsidRPr="0046729F" w:rsidRDefault="00C64113">
            <w:pPr>
              <w:spacing w:after="0"/>
              <w:rPr>
                <w:sz w:val="16"/>
                <w:szCs w:val="16"/>
              </w:rPr>
            </w:pPr>
            <w:r>
              <w:rPr>
                <w:sz w:val="16"/>
                <w:szCs w:val="16"/>
              </w:rPr>
              <w:t>≈ 1228</w:t>
            </w:r>
          </w:p>
        </w:tc>
        <w:tc>
          <w:tcPr>
            <w:tcW w:w="1517" w:type="dxa"/>
          </w:tcPr>
          <w:p w14:paraId="00C6BB6D" w14:textId="77777777" w:rsidR="00A031CC" w:rsidRPr="0046729F" w:rsidRDefault="00C64113">
            <w:pPr>
              <w:spacing w:after="0"/>
              <w:rPr>
                <w:sz w:val="16"/>
                <w:szCs w:val="16"/>
              </w:rPr>
            </w:pPr>
            <w:r>
              <w:rPr>
                <w:sz w:val="16"/>
                <w:szCs w:val="16"/>
              </w:rPr>
              <w:t>≈ 1291 if NG HHV = 1000 Btu/</w:t>
            </w:r>
            <w:proofErr w:type="spellStart"/>
            <w:r>
              <w:rPr>
                <w:sz w:val="16"/>
                <w:szCs w:val="16"/>
              </w:rPr>
              <w:t>scf</w:t>
            </w:r>
            <w:proofErr w:type="spellEnd"/>
          </w:p>
        </w:tc>
        <w:tc>
          <w:tcPr>
            <w:tcW w:w="1092" w:type="dxa"/>
          </w:tcPr>
          <w:p w14:paraId="6310F73F" w14:textId="77777777" w:rsidR="00A031CC" w:rsidRPr="0046729F" w:rsidRDefault="00C64113">
            <w:pPr>
              <w:spacing w:after="0"/>
              <w:rPr>
                <w:sz w:val="16"/>
                <w:szCs w:val="16"/>
              </w:rPr>
            </w:pPr>
            <w:r>
              <w:rPr>
                <w:sz w:val="16"/>
                <w:szCs w:val="16"/>
              </w:rPr>
              <w:t>0.95</w:t>
            </w:r>
          </w:p>
        </w:tc>
        <w:tc>
          <w:tcPr>
            <w:tcW w:w="2750" w:type="dxa"/>
          </w:tcPr>
          <w:p w14:paraId="1CEA2400" w14:textId="77777777" w:rsidR="00A031CC" w:rsidRPr="0046729F" w:rsidRDefault="00C64113">
            <w:pPr>
              <w:spacing w:after="0"/>
              <w:rPr>
                <w:sz w:val="16"/>
                <w:szCs w:val="16"/>
              </w:rPr>
            </w:pPr>
            <w:r>
              <w:rPr>
                <w:sz w:val="16"/>
                <w:szCs w:val="16"/>
              </w:rPr>
              <w:t>More consistent with North American gross-heating-value appliance/input conventions.</w:t>
            </w:r>
          </w:p>
        </w:tc>
      </w:tr>
    </w:tbl>
    <w:p w14:paraId="406A45F4" w14:textId="6E1A2DBF" w:rsidR="00B622FE" w:rsidRPr="00801F35" w:rsidRDefault="00C64113">
      <w:r>
        <w:rPr>
          <w:i/>
        </w:rPr>
        <w:t>Table 1 – Thermophysical and combustion properties of hydrogen and reference natural gas at 60 °F (15.6 °C) and 14.7 psia (101.325 kPa). Reference natural gas basis: SG = 0.60, nominal HHV = 1000 Btu/</w:t>
      </w:r>
      <w:proofErr w:type="spellStart"/>
      <w:r>
        <w:rPr>
          <w:i/>
        </w:rPr>
        <w:t>scf</w:t>
      </w:r>
      <w:proofErr w:type="spellEnd"/>
      <w:r>
        <w:rPr>
          <w:i/>
        </w:rPr>
        <w:t>. Hydrogen density, viscosity, and specific-gravity values are consistent with the H2Tools comparative-properties data [5] (NTP defined as 20 °C and 1 atm), adjusted to the 60 °F basis where relevant. The distinction between LHV and HHV is kept explicit because H2Tools defines LHV as excluding the latent heat of water condensation and HHV as including it. Sources: NIST Webbook [1] (Leachman et al. 2009 [2]), ISO/TR 15916:2015 [4], H2Tools Comparative Properties [5].</w:t>
      </w:r>
    </w:p>
    <w:p w14:paraId="18D70E91" w14:textId="77777777" w:rsidR="005319C7" w:rsidRDefault="005D1F2C">
      <w:pPr>
        <w:pStyle w:val="Heading3"/>
      </w:pPr>
      <w:bookmarkStart w:id="345" w:name="_Toc241506965"/>
      <w:r>
        <w:rPr>
          <w:rFonts w:ascii="Arial" w:hAnsi="Arial" w:cs="Arial"/>
          <w:sz w:val="20"/>
          <w:szCs w:val="20"/>
        </w:rPr>
        <w:t>Three Ratios that Drive Sizing</w:t>
      </w:r>
      <w:bookmarkEnd w:id="345"/>
    </w:p>
    <w:p w14:paraId="4C7A2DEF" w14:textId="77777777" w:rsidR="005319C7" w:rsidRDefault="005D1F2C">
      <w:r>
        <w:rPr>
          <w:rFonts w:cs="Arial"/>
          <w:szCs w:val="20"/>
        </w:rPr>
        <w:t xml:space="preserve">Two quantities carry the central argument of this report: the Reynolds number and the friction factor. The Reynolds number expresses the ratio of inertial to viscous forces in the flow: </w:t>
      </w:r>
      <w:r>
        <w:rPr>
          <w:rFonts w:cs="Arial"/>
          <w:i/>
          <w:szCs w:val="20"/>
        </w:rPr>
        <w:t>Re</w:t>
      </w:r>
      <w:r>
        <w:rPr>
          <w:rFonts w:cs="Arial"/>
          <w:szCs w:val="20"/>
        </w:rPr>
        <w:t xml:space="preserve"> = </w:t>
      </w:r>
      <w:proofErr w:type="spellStart"/>
      <w:r>
        <w:rPr>
          <w:rFonts w:cs="Arial"/>
          <w:szCs w:val="20"/>
        </w:rPr>
        <w:t>ρvD</w:t>
      </w:r>
      <w:proofErr w:type="spellEnd"/>
      <w:r>
        <w:rPr>
          <w:rFonts w:cs="Arial"/>
          <w:szCs w:val="20"/>
        </w:rPr>
        <w:t xml:space="preserve">/μ, where ρ is the gas density in </w:t>
      </w:r>
      <w:proofErr w:type="spellStart"/>
      <w:r>
        <w:rPr>
          <w:rFonts w:cs="Arial"/>
          <w:szCs w:val="20"/>
        </w:rPr>
        <w:t>lb</w:t>
      </w:r>
      <w:proofErr w:type="spellEnd"/>
      <w:r>
        <w:rPr>
          <w:rFonts w:cs="Arial"/>
          <w:szCs w:val="20"/>
        </w:rPr>
        <w:t>/ft</w:t>
      </w:r>
      <w:del w:id="346" w:author="Sean de Noronha | DRG" w:date="2026-09-28T16:47:00Z" w16du:dateUtc="2026-09-28T14:47:00Z">
        <w:r>
          <w:rPr>
            <w:rFonts w:cs="Arial"/>
            <w:szCs w:val="20"/>
          </w:rPr>
          <w:delText>³</w:delText>
        </w:r>
      </w:del>
      <w:ins w:id="347" w:author="Sean de Noronha | DRG" w:date="2026-09-28T16:47:00Z" w16du:dateUtc="2026-09-28T14:47:00Z">
        <w:r>
          <w:rPr>
            <w:rFonts w:cs="Arial"/>
            <w:szCs w:val="20"/>
            <w:vertAlign w:val="superscript"/>
          </w:rPr>
          <w:t>3</w:t>
        </w:r>
      </w:ins>
      <w:r>
        <w:rPr>
          <w:rFonts w:cs="Arial"/>
          <w:szCs w:val="20"/>
        </w:rPr>
        <w:t xml:space="preserve"> (kg/m</w:t>
      </w:r>
      <w:del w:id="348" w:author="Sean de Noronha | DRG" w:date="2026-09-28T16:47:00Z" w16du:dateUtc="2026-09-28T14:47:00Z">
        <w:r>
          <w:rPr>
            <w:rFonts w:cs="Arial"/>
            <w:szCs w:val="20"/>
          </w:rPr>
          <w:delText>³</w:delText>
        </w:r>
      </w:del>
      <w:ins w:id="349" w:author="Sean de Noronha | DRG" w:date="2026-09-28T16:47:00Z" w16du:dateUtc="2026-09-28T14:47:00Z">
        <w:r>
          <w:rPr>
            <w:rFonts w:cs="Arial"/>
            <w:szCs w:val="20"/>
            <w:vertAlign w:val="superscript"/>
          </w:rPr>
          <w:t>3</w:t>
        </w:r>
      </w:ins>
      <w:r>
        <w:rPr>
          <w:rFonts w:cs="Arial"/>
          <w:szCs w:val="20"/>
        </w:rPr>
        <w:t xml:space="preserve">), v the mean velocity in ft/s (m/s), D the inside diameter in ft (m), and μ the dynamic viscosity in </w:t>
      </w:r>
      <w:proofErr w:type="spellStart"/>
      <w:r>
        <w:rPr>
          <w:rFonts w:cs="Arial"/>
          <w:szCs w:val="20"/>
        </w:rPr>
        <w:t>lb</w:t>
      </w:r>
      <w:proofErr w:type="spellEnd"/>
      <w:r>
        <w:rPr>
          <w:rFonts w:cs="Arial"/>
          <w:szCs w:val="20"/>
        </w:rPr>
        <w:t>/(</w:t>
      </w:r>
      <w:proofErr w:type="spellStart"/>
      <w:r>
        <w:rPr>
          <w:rFonts w:cs="Arial"/>
          <w:szCs w:val="20"/>
        </w:rPr>
        <w:t>ft·s</w:t>
      </w:r>
      <w:proofErr w:type="spellEnd"/>
      <w:r>
        <w:rPr>
          <w:rFonts w:cs="Arial"/>
          <w:szCs w:val="20"/>
        </w:rPr>
        <w:t>) (</w:t>
      </w:r>
      <w:proofErr w:type="spellStart"/>
      <w:r>
        <w:rPr>
          <w:rFonts w:cs="Arial"/>
          <w:szCs w:val="20"/>
        </w:rPr>
        <w:t>Pa·s</w:t>
      </w:r>
      <w:proofErr w:type="spellEnd"/>
      <w:r>
        <w:rPr>
          <w:rFonts w:cs="Arial"/>
          <w:szCs w:val="20"/>
        </w:rPr>
        <w:t xml:space="preserve">). For a given pipe and gas, the Reynolds number rises in direct proportion to the flow rate (Figure 2, panel a). Low Reynolds numbers give laminar flow, in which the gas moves in ordered layers; high Reynolds numbers give turbulent flow; between about </w:t>
      </w:r>
      <w:r>
        <w:rPr>
          <w:rFonts w:cs="Arial"/>
          <w:i/>
          <w:szCs w:val="20"/>
        </w:rPr>
        <w:t>Re</w:t>
      </w:r>
      <w:r>
        <w:rPr>
          <w:rFonts w:cs="Arial"/>
          <w:szCs w:val="20"/>
        </w:rPr>
        <w:t xml:space="preserve"> = 2,300 and </w:t>
      </w:r>
      <w:r>
        <w:rPr>
          <w:rFonts w:cs="Arial"/>
          <w:i/>
          <w:szCs w:val="20"/>
        </w:rPr>
        <w:t>Re</w:t>
      </w:r>
      <w:r>
        <w:rPr>
          <w:rFonts w:cs="Arial"/>
          <w:szCs w:val="20"/>
        </w:rPr>
        <w:t xml:space="preserve"> = 4,000 the flow is transitional.</w:t>
      </w:r>
    </w:p>
    <w:p w14:paraId="0640FB0D" w14:textId="5F6303A2" w:rsidR="005319C7" w:rsidRDefault="005D1F2C">
      <w:r>
        <w:rPr>
          <w:rFonts w:cs="Arial"/>
          <w:szCs w:val="20"/>
        </w:rPr>
        <w:t>The friction factor behaves differently in each regime (Figure 2, panel b</w:t>
      </w:r>
      <w:commentRangeStart w:id="350"/>
      <w:commentRangeStart w:id="351"/>
      <w:r>
        <w:rPr>
          <w:rFonts w:cs="Arial"/>
          <w:szCs w:val="20"/>
        </w:rPr>
        <w:t xml:space="preserve">). In laminar flow it falls steeply as flow rises, following </w:t>
      </w:r>
      <w:r>
        <w:rPr>
          <w:rFonts w:cs="Arial"/>
          <w:i/>
          <w:szCs w:val="20"/>
        </w:rPr>
        <w:t>f</w:t>
      </w:r>
      <w:r>
        <w:rPr>
          <w:rFonts w:cs="Arial"/>
          <w:szCs w:val="20"/>
        </w:rPr>
        <w:t xml:space="preserve"> = 64/</w:t>
      </w:r>
      <w:r>
        <w:rPr>
          <w:rFonts w:cs="Arial"/>
          <w:i/>
          <w:szCs w:val="20"/>
        </w:rPr>
        <w:t>Re</w:t>
      </w:r>
      <w:r>
        <w:rPr>
          <w:rFonts w:cs="Arial"/>
          <w:szCs w:val="20"/>
        </w:rPr>
        <w:t xml:space="preserve"> regardless of pipe roughness. </w:t>
      </w:r>
      <w:ins w:id="352" w:author="Sean de Noronha | DRG" w:date="2026-09-22T12:09:00Z">
        <w:r>
          <w:rPr>
            <w:rFonts w:cs="Arial"/>
            <w:szCs w:val="20"/>
          </w:rPr>
          <w:t>In the transitional regime, the friction factor is not governed by an exact physical law; measured values scatter within a band bounded by the laminar and turbulent limits.</w:t>
        </w:r>
      </w:ins>
      <w:ins w:id="353" w:author="Sean de Noronha | DRG" w:date="2026-09-22T12:09:00Z" w16du:dateUtc="2026-09-22T10:09:00Z">
        <w:r>
          <w:rPr>
            <w:rFonts w:cs="Arial"/>
            <w:szCs w:val="20"/>
          </w:rPr>
          <w:t xml:space="preserve"> </w:t>
        </w:r>
      </w:ins>
      <w:r>
        <w:rPr>
          <w:rFonts w:cs="Arial"/>
          <w:szCs w:val="20"/>
        </w:rPr>
        <w:t>In turbulent flow it is nearly independent of flow and is set mainly by the wall roughness.</w:t>
      </w:r>
      <w:commentRangeEnd w:id="350"/>
      <w:r>
        <w:rPr>
          <w:rStyle w:val="CommentReference"/>
          <w:rFonts w:cs="Arial"/>
          <w:sz w:val="20"/>
          <w:szCs w:val="20"/>
        </w:rPr>
        <w:commentReference w:id="350"/>
      </w:r>
      <w:commentRangeEnd w:id="351"/>
      <w:r>
        <w:rPr>
          <w:rStyle w:val="CommentReference"/>
        </w:rPr>
        <w:commentReference w:id="351"/>
      </w:r>
      <w:r>
        <w:rPr>
          <w:rFonts w:cs="Arial"/>
          <w:szCs w:val="20"/>
        </w:rPr>
        <w:t xml:space="preserve"> Pressure loss scales with </w:t>
      </w:r>
      <w:r>
        <w:rPr>
          <w:rFonts w:cs="Arial"/>
          <w:i/>
          <w:szCs w:val="20"/>
        </w:rPr>
        <w:t>f</w:t>
      </w:r>
      <w:r>
        <w:rPr>
          <w:rFonts w:cs="Arial"/>
          <w:szCs w:val="20"/>
        </w:rPr>
        <w:t>·v</w:t>
      </w:r>
      <w:del w:id="354" w:author="Sean de Noronha | DRG" w:date="2026-09-28T16:47:00Z" w16du:dateUtc="2026-09-28T14:47:00Z">
        <w:r>
          <w:rPr>
            <w:rFonts w:cs="Arial"/>
            <w:szCs w:val="20"/>
          </w:rPr>
          <w:delText>²</w:delText>
        </w:r>
      </w:del>
      <w:ins w:id="355" w:author="Sean de Noronha | DRG" w:date="2026-09-28T16:47:00Z" w16du:dateUtc="2026-09-28T14:47:00Z">
        <w:r>
          <w:rPr>
            <w:rFonts w:cs="Arial"/>
            <w:szCs w:val="20"/>
            <w:vertAlign w:val="superscript"/>
          </w:rPr>
          <w:t>2</w:t>
        </w:r>
      </w:ins>
      <w:r>
        <w:rPr>
          <w:rFonts w:cs="Arial"/>
          <w:szCs w:val="20"/>
        </w:rPr>
        <w:t>, so which regime a pipe operates in decides how its capacity responds to pipe size and pressure, and a sizing method calibrated in one regime cannot be assumed to hold in another. This single point drives most of the hydrogen-specific findings of this report, because hydrogen operates at about half the Reynolds number of natural gas at equal energy delivery (§3.1).</w:t>
      </w:r>
    </w:p>
    <w:p w14:paraId="05EBD14E" w14:textId="77777777" w:rsidR="005319C7" w:rsidRDefault="005D1F2C">
      <w:pPr>
        <w:jc w:val="center"/>
      </w:pPr>
      <w:commentRangeStart w:id="356"/>
      <w:commentRangeStart w:id="357"/>
      <w:commentRangeStart w:id="358"/>
      <w:commentRangeStart w:id="359"/>
      <w:r>
        <w:rPr>
          <w:noProof/>
        </w:rPr>
        <w:lastRenderedPageBreak/>
        <w:drawing>
          <wp:inline distT="0" distB="0" distL="0" distR="0" wp14:anchorId="678F57F5" wp14:editId="2E5A4ED7">
            <wp:extent cx="5829300" cy="2661273"/>
            <wp:effectExtent l="0" t="0" r="0" b="6350"/>
            <wp:docPr id="9002" name="fig_reynolds_i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_reynolds_intr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29300" cy="2661273"/>
                    </a:xfrm>
                    <a:prstGeom prst="rect">
                      <a:avLst/>
                    </a:prstGeom>
                  </pic:spPr>
                </pic:pic>
              </a:graphicData>
            </a:graphic>
          </wp:inline>
        </w:drawing>
      </w:r>
      <w:commentRangeEnd w:id="356"/>
      <w:r>
        <w:rPr>
          <w:rStyle w:val="CommentReference"/>
          <w:sz w:val="20"/>
          <w:szCs w:val="22"/>
        </w:rPr>
        <w:commentReference w:id="356"/>
      </w:r>
      <w:commentRangeEnd w:id="357"/>
      <w:commentRangeEnd w:id="358"/>
      <w:commentRangeEnd w:id="359"/>
      <w:r>
        <w:rPr>
          <w:rStyle w:val="CommentReference"/>
        </w:rPr>
        <w:commentReference w:id="357"/>
      </w:r>
      <w:r>
        <w:rPr>
          <w:rStyle w:val="CommentReference"/>
          <w:sz w:val="20"/>
          <w:szCs w:val="22"/>
        </w:rPr>
        <w:commentReference w:id="358"/>
      </w:r>
      <w:r>
        <w:rPr>
          <w:rStyle w:val="CommentReference"/>
        </w:rPr>
        <w:commentReference w:id="359"/>
      </w:r>
    </w:p>
    <w:p w14:paraId="42C95DED" w14:textId="77777777" w:rsidR="005319C7" w:rsidRDefault="005D1F2C">
      <w:r>
        <w:rPr>
          <w:rFonts w:cs="Arial"/>
          <w:i/>
          <w:szCs w:val="20"/>
        </w:rPr>
        <w:t xml:space="preserve">Figure 2 – The Reynolds number and the friction factor. (a) For a given pipe and </w:t>
      </w:r>
      <w:proofErr w:type="gramStart"/>
      <w:r>
        <w:rPr>
          <w:rFonts w:cs="Arial"/>
          <w:i/>
          <w:szCs w:val="20"/>
        </w:rPr>
        <w:t>gas</w:t>
      </w:r>
      <w:proofErr w:type="gramEnd"/>
      <w:r>
        <w:rPr>
          <w:rFonts w:cs="Arial"/>
          <w:i/>
          <w:szCs w:val="20"/>
        </w:rPr>
        <w:t xml:space="preserve"> the Reynolds number rises in proportion to the flow rate, moving the operating point through the laminar, transitional and turbulent regimes. (b) The Darcy friction factor falls steeply with Reynolds number in laminar flow (f = 64/Re) and is nearly flat in turbulent flow; the transition lies between Re = 2,300 and Re = 4,000.</w:t>
      </w:r>
    </w:p>
    <w:p w14:paraId="480A836C" w14:textId="1AD1A863" w:rsidR="00B622FE" w:rsidRPr="00801F35" w:rsidRDefault="00C64113">
      <w:r>
        <w:t xml:space="preserve">Three ratios drive the sizing considerations. First, at the same pressure and temperature, hydrogen has approximately 11.6% of the density of the reference natural gas, making it roughly one-eighth to one-ninth as dense. Second, hydrogen’s dynamic viscosity is </w:t>
      </w:r>
      <w:commentRangeStart w:id="360"/>
      <w:commentRangeStart w:id="361"/>
      <w:r>
        <w:t xml:space="preserve">approximately 73% </w:t>
      </w:r>
      <w:commentRangeEnd w:id="360"/>
      <w:r>
        <w:rPr>
          <w:rStyle w:val="CommentReference"/>
          <w:sz w:val="20"/>
          <w:szCs w:val="22"/>
        </w:rPr>
        <w:commentReference w:id="360"/>
      </w:r>
      <w:commentRangeEnd w:id="361"/>
      <w:r>
        <w:rPr>
          <w:rStyle w:val="CommentReference"/>
        </w:rPr>
        <w:commentReference w:id="361"/>
      </w:r>
      <w:r>
        <w:t>of the reference natural-gas value, so the ρ/μ ratio, governing Reynolds number at the same velocity, is only about 15.</w:t>
      </w:r>
      <w:ins w:id="362" w:author="Sean de Noronha | DRG" w:date="2026-09-22T12:23:00Z" w16du:dateUtc="2026-09-22T10:23:00Z">
        <w:r>
          <w:t>9</w:t>
        </w:r>
      </w:ins>
      <w:del w:id="363" w:author="Sean de Noronha | DRG" w:date="2026-09-22T12:23:00Z" w16du:dateUtc="2026-09-22T10:23:00Z">
        <w:r>
          <w:delText>7</w:delText>
        </w:r>
      </w:del>
      <w:r>
        <w:t>% of the natural-gas value. Third, hydrogen has a much lower energy content per unit volume than natural gas, so an appliance requires a higher gas flow rate to deliver the same amount of energy. Based on the nominal reference-gas values in Table 1, the required hydrogen flow rate is approximately 3.1 times that of natural gas on an HHV basis (1,000/324 = 3.09) and approximately 3.3 times on an LHV basis (900/274 = 3.28). When both the Reynolds-number and volumetric-flow effects are considered, hydrogen Reynolds numbers are approximately 49% - 52% of those for natural-gas, at the same appliance input before accounting for diameter, roughness, and local fitting effects. At domestic loads and small NPS sizes, some operating points may fall within the laminar/transitional regime</w:t>
      </w:r>
      <w:del w:id="364" w:author="Sean de Noronha | DRG" w:date="2026-09-22T13:27:00Z" w16du:dateUtc="2026-09-22T11:27:00Z">
        <w:r>
          <w:delText xml:space="preserve">, so the flow regime must be checked for each sizing-table load point </w:delText>
        </w:r>
        <w:commentRangeStart w:id="365"/>
        <w:commentRangeStart w:id="366"/>
        <w:r>
          <w:delText>rather than assuming turbulent flow</w:delText>
        </w:r>
        <w:commentRangeEnd w:id="365"/>
        <w:r>
          <w:rPr>
            <w:rStyle w:val="CommentReference"/>
            <w:sz w:val="20"/>
            <w:szCs w:val="22"/>
          </w:rPr>
          <w:commentReference w:id="365"/>
        </w:r>
      </w:del>
      <w:commentRangeEnd w:id="366"/>
      <w:r>
        <w:rPr>
          <w:rStyle w:val="CommentReference"/>
        </w:rPr>
        <w:commentReference w:id="366"/>
      </w:r>
      <w:r>
        <w:t>. Figure 3 traces the three ratios through to their operating consequences.</w:t>
      </w:r>
    </w:p>
    <w:p w14:paraId="4225169A" w14:textId="5FDDE9DB" w:rsidR="005319C7" w:rsidRDefault="00476973">
      <w:pPr>
        <w:jc w:val="center"/>
      </w:pPr>
      <w:commentRangeStart w:id="367"/>
      <w:commentRangeStart w:id="368"/>
      <w:commentRangeStart w:id="369"/>
      <w:commentRangeStart w:id="370"/>
      <w:commentRangeStart w:id="371"/>
      <w:commentRangeStart w:id="372"/>
      <w:r>
        <w:rPr>
          <w:noProof/>
        </w:rPr>
        <w:drawing>
          <wp:inline distT="0" distB="0" distL="0" distR="0" wp14:anchorId="39099F38" wp14:editId="1F50DC20">
            <wp:extent cx="6087550" cy="2800350"/>
            <wp:effectExtent l="0" t="0" r="8890" b="0"/>
            <wp:docPr id="515740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40991"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t="737" b="737"/>
                    <a:stretch>
                      <a:fillRect/>
                    </a:stretch>
                  </pic:blipFill>
                  <pic:spPr bwMode="auto">
                    <a:xfrm>
                      <a:off x="0" y="0"/>
                      <a:ext cx="6087550" cy="28003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367"/>
      <w:r>
        <w:rPr>
          <w:rStyle w:val="CommentReference"/>
          <w:sz w:val="20"/>
          <w:szCs w:val="22"/>
        </w:rPr>
        <w:commentReference w:id="367"/>
      </w:r>
      <w:commentRangeEnd w:id="368"/>
      <w:commentRangeEnd w:id="369"/>
      <w:commentRangeEnd w:id="370"/>
      <w:r>
        <w:rPr>
          <w:rStyle w:val="CommentReference"/>
        </w:rPr>
        <w:commentReference w:id="368"/>
      </w:r>
      <w:r>
        <w:rPr>
          <w:rStyle w:val="CommentReference"/>
          <w:sz w:val="20"/>
          <w:szCs w:val="22"/>
        </w:rPr>
        <w:commentReference w:id="369"/>
      </w:r>
      <w:commentRangeEnd w:id="371"/>
      <w:commentRangeEnd w:id="372"/>
      <w:r>
        <w:rPr>
          <w:rStyle w:val="CommentReference"/>
        </w:rPr>
        <w:commentReference w:id="370"/>
      </w:r>
      <w:r>
        <w:rPr>
          <w:rStyle w:val="CommentReference"/>
          <w:sz w:val="20"/>
          <w:szCs w:val="22"/>
        </w:rPr>
        <w:commentReference w:id="371"/>
      </w:r>
      <w:r>
        <w:rPr>
          <w:rStyle w:val="CommentReference"/>
        </w:rPr>
        <w:commentReference w:id="372"/>
      </w:r>
    </w:p>
    <w:p w14:paraId="23E0F30E" w14:textId="4BAC7A3F" w:rsidR="005319C7" w:rsidRDefault="005D1F2C">
      <w:r>
        <w:rPr>
          <w:rFonts w:cs="Arial"/>
          <w:i/>
          <w:szCs w:val="20"/>
        </w:rPr>
        <w:lastRenderedPageBreak/>
        <w:t xml:space="preserve">Figure 3 – The three property ratios </w:t>
      </w:r>
      <w:del w:id="373" w:author="Sean de Noronha | DRG" w:date="2026-09-22T14:15:00Z" w16du:dateUtc="2026-09-22T12:15:00Z">
        <w:r>
          <w:rPr>
            <w:rFonts w:cs="Arial"/>
            <w:i/>
            <w:szCs w:val="20"/>
          </w:rPr>
          <w:delText xml:space="preserve">of §3.1.3 </w:delText>
        </w:r>
      </w:del>
      <w:r>
        <w:rPr>
          <w:rFonts w:cs="Arial"/>
          <w:i/>
          <w:szCs w:val="20"/>
        </w:rPr>
        <w:t>for 100% hydrogen relative to the reference natural gas, and what they produce at equal appliance energy input in the same pipe. Property ratios are from Table 1; the Reynolds-number ratio is on the Annex A viscosity basis (§3.5).</w:t>
      </w:r>
    </w:p>
    <w:p w14:paraId="07D92327" w14:textId="77777777" w:rsidR="005319C7" w:rsidRDefault="005D1F2C">
      <w:pPr>
        <w:pStyle w:val="Heading3"/>
      </w:pPr>
      <w:bookmarkStart w:id="374" w:name="_Toc241506966"/>
      <w:r>
        <w:rPr>
          <w:rFonts w:ascii="Arial" w:hAnsi="Arial" w:cs="Arial"/>
          <w:sz w:val="20"/>
          <w:szCs w:val="20"/>
        </w:rPr>
        <w:t>Sonic Velocity and Mach Number</w:t>
      </w:r>
      <w:bookmarkEnd w:id="374"/>
    </w:p>
    <w:p w14:paraId="5660A1A5" w14:textId="6CEF5F04" w:rsidR="00B622FE" w:rsidRPr="00801F35" w:rsidRDefault="00C64113">
      <w:r>
        <w:rPr>
          <w:rFonts w:cs="Arial"/>
          <w:szCs w:val="20"/>
        </w:rPr>
        <w:t xml:space="preserve">Hydrogen’s sonic velocity (the speed at which sound, and hence any pressure disturbance, travels through the gas) at domestic conditions is approximately 4,300 ft/s (1,300 m/s), compared with approximately 1,350 to 1,450 ft/s (410 to 440 m/s) for reference natural gas. </w:t>
      </w:r>
      <w:commentRangeStart w:id="375"/>
      <w:commentRangeStart w:id="376"/>
      <w:r>
        <w:rPr>
          <w:rFonts w:cs="Arial"/>
          <w:szCs w:val="20"/>
        </w:rPr>
        <w:t xml:space="preserve">The Mach number (the ratio of the gas velocity in the pipe to the sonic velocity) </w:t>
      </w:r>
      <w:del w:id="377" w:author="Sean de Noronha | DRG" w:date="2026-09-29T14:05:00Z" w16du:dateUtc="2026-09-29T12:05:00Z">
        <w:r>
          <w:rPr>
            <w:rFonts w:cs="Arial"/>
            <w:szCs w:val="20"/>
          </w:rPr>
          <w:delText>stays near 0.03 or below at any realistic domestic velocity: the bounding in-pipe velocity used for screening is 130 ft/s (40 m/s), and 40/1,300 ≈ 0.03.</w:delText>
        </w:r>
      </w:del>
      <w:ins w:id="378" w:author="Sean de Noronha | DRG" w:date="2026-09-29T14:05:00Z" w16du:dateUtc="2026-09-29T12:05:00Z">
        <w:r>
          <w:rPr>
            <w:rFonts w:cs="Arial"/>
            <w:szCs w:val="20"/>
          </w:rPr>
          <w:t>stays below 0.3 at any in-pipe velocity below about 1,280 ft/s (390 m/s). The highest hydrogen velocity in runs of 30 ft (9 m) or longer at the pressure schedules within the scope of this project is about 980 ft/s (300 m/s), a Mach number of 0.23.</w:t>
        </w:r>
      </w:ins>
      <w:r>
        <w:rPr>
          <w:rFonts w:cs="Arial"/>
          <w:szCs w:val="20"/>
        </w:rPr>
        <w:t xml:space="preserve"> </w:t>
      </w:r>
      <w:commentRangeEnd w:id="375"/>
      <w:r>
        <w:rPr>
          <w:rStyle w:val="CommentReference"/>
          <w:rFonts w:cs="Arial"/>
          <w:sz w:val="20"/>
          <w:szCs w:val="20"/>
        </w:rPr>
        <w:commentReference w:id="375"/>
      </w:r>
      <w:commentRangeEnd w:id="376"/>
      <w:r>
        <w:rPr>
          <w:rStyle w:val="CommentReference"/>
        </w:rPr>
        <w:commentReference w:id="376"/>
      </w:r>
      <w:ins w:id="379" w:author="Sean de Noronha | DRG" w:date="2026-09-22T14:24:00Z" w16du:dateUtc="2026-09-22T12:24:00Z">
        <w:r>
          <w:rPr>
            <w:rFonts w:cs="Arial"/>
            <w:szCs w:val="20"/>
          </w:rPr>
          <w:t xml:space="preserve">Mach numbers below 0.3 are the standard criterion for negligible compressibility effects, so hydrogen </w:t>
        </w:r>
      </w:ins>
      <w:ins w:id="380" w:author="Sean de Noronha | DRG" w:date="2026-09-29T14:05:00Z" w16du:dateUtc="2026-09-29T12:05:00Z">
        <w:r>
          <w:rPr>
            <w:rFonts w:cs="Arial"/>
            <w:szCs w:val="20"/>
          </w:rPr>
          <w:t>stays under</w:t>
        </w:r>
      </w:ins>
      <w:ins w:id="381" w:author="Sean de Noronha | DRG" w:date="2026-09-22T14:24:00Z" w16du:dateUtc="2026-09-22T12:24:00Z">
        <w:r>
          <w:rPr>
            <w:rFonts w:cs="Arial"/>
            <w:szCs w:val="20"/>
          </w:rPr>
          <w:t xml:space="preserve"> it. </w:t>
        </w:r>
      </w:ins>
      <w:r>
        <w:rPr>
          <w:rFonts w:cs="Arial"/>
          <w:szCs w:val="20"/>
        </w:rPr>
        <w:t>Choked flow (the condition in which the gas reaches sonic velocity at a restriction, which caps the achievable flow rate) is therefore not a sizing constraint. In-pipe velocity is still screened in practice, for noise and erosion rather than for compressibility; the applicable screening values are treated with the other operating parameters in §3.4.3.</w:t>
      </w:r>
    </w:p>
    <w:p w14:paraId="542627DC" w14:textId="77777777" w:rsidR="00976B66" w:rsidRPr="00801F35" w:rsidRDefault="00C64113" w:rsidP="00857005">
      <w:pPr>
        <w:pStyle w:val="Heading2"/>
      </w:pPr>
      <w:bookmarkStart w:id="382" w:name="_Toc241506967"/>
      <w:r>
        <w:t>Existing Hydrogen Pilot Projects and Lessons Learned</w:t>
      </w:r>
      <w:bookmarkEnd w:id="382"/>
    </w:p>
    <w:p w14:paraId="56D3F27F" w14:textId="40A91D06" w:rsidR="002B1FDC" w:rsidRPr="00484AF7" w:rsidRDefault="00C64113" w:rsidP="002B1FDC">
      <w:r>
        <w:rPr>
          <w:rFonts w:cs="Arial"/>
          <w:szCs w:val="20"/>
        </w:rPr>
        <w:t xml:space="preserve">International pilot-project evidence indicates that 100% hydrogen domestic service is feasible in selected controlled demonstrations, but this evidence does not by itself validate the North American domestic-piping sizing tables. The distinction matters because the two claims rest on different evidence: the pilot projects demonstrate operational feasibility (hydrogen, at each </w:t>
      </w:r>
      <w:del w:id="383" w:author="Sean de Noronha | DRG" w:date="2026-09-23T14:55:00Z">
        <w:r>
          <w:rPr>
            <w:rFonts w:cs="Arial"/>
            <w:szCs w:val="20"/>
          </w:rPr>
          <w:delText>programme</w:delText>
        </w:r>
      </w:del>
      <w:ins w:id="384" w:author="Sean de Noronha | DRG" w:date="2026-09-23T14:55:00Z">
        <w:r>
          <w:rPr>
            <w:rFonts w:cs="Arial"/>
            <w:szCs w:val="20"/>
          </w:rPr>
          <w:t>program</w:t>
        </w:r>
      </w:ins>
      <w:r>
        <w:rPr>
          <w:rFonts w:cs="Arial"/>
          <w:szCs w:val="20"/>
        </w:rPr>
        <w:t xml:space="preserve">’s blend share or purity, was delivered and used safely in the homes concerned), whereas validating the sizing tables would require measured pressure-drop and flow data for the specific pipe sizes, materials, and configurations those tables cover, and such data were generally not published by the pilot </w:t>
      </w:r>
      <w:del w:id="385" w:author="Sean de Noronha | DRG" w:date="2026-09-23T14:55:00Z">
        <w:r>
          <w:rPr>
            <w:rFonts w:cs="Arial"/>
            <w:szCs w:val="20"/>
          </w:rPr>
          <w:delText>programmes</w:delText>
        </w:r>
      </w:del>
      <w:ins w:id="386" w:author="Sean de Noronha | DRG" w:date="2026-09-23T14:55:00Z">
        <w:r>
          <w:rPr>
            <w:rFonts w:cs="Arial"/>
            <w:szCs w:val="20"/>
          </w:rPr>
          <w:t>programs</w:t>
        </w:r>
      </w:ins>
      <w:r>
        <w:rPr>
          <w:rFonts w:cs="Arial"/>
          <w:szCs w:val="20"/>
        </w:rPr>
        <w:t xml:space="preserve">. Five </w:t>
      </w:r>
      <w:del w:id="387" w:author="Sean de Noronha | DRG" w:date="2026-09-23T14:55:00Z">
        <w:r>
          <w:rPr>
            <w:rFonts w:cs="Arial"/>
            <w:szCs w:val="20"/>
          </w:rPr>
          <w:delText>programmes</w:delText>
        </w:r>
      </w:del>
      <w:ins w:id="388" w:author="Sean de Noronha | DRG" w:date="2026-09-23T14:55:00Z">
        <w:r>
          <w:rPr>
            <w:rFonts w:cs="Arial"/>
            <w:szCs w:val="20"/>
          </w:rPr>
          <w:t>programs</w:t>
        </w:r>
      </w:ins>
      <w:r>
        <w:rPr>
          <w:rFonts w:cs="Arial"/>
          <w:szCs w:val="20"/>
        </w:rPr>
        <w:t xml:space="preserve"> are reviewed in this section: </w:t>
      </w:r>
      <w:proofErr w:type="spellStart"/>
      <w:r>
        <w:rPr>
          <w:rFonts w:cs="Arial"/>
          <w:szCs w:val="20"/>
        </w:rPr>
        <w:t>HyDeploy</w:t>
      </w:r>
      <w:proofErr w:type="spellEnd"/>
      <w:r>
        <w:rPr>
          <w:rFonts w:cs="Arial"/>
          <w:szCs w:val="20"/>
        </w:rPr>
        <w:t xml:space="preserve"> (UK), the Australian Hydrogen Centre, the Dutch and German hydrogen </w:t>
      </w:r>
      <w:del w:id="389" w:author="Sean de Noronha | DRG" w:date="2026-09-23T14:55:00Z">
        <w:r>
          <w:rPr>
            <w:rFonts w:cs="Arial"/>
            <w:szCs w:val="20"/>
          </w:rPr>
          <w:delText>neighbourhood</w:delText>
        </w:r>
      </w:del>
      <w:ins w:id="390" w:author="Sean de Noronha | DRG" w:date="2026-09-23T14:55:00Z">
        <w:r>
          <w:rPr>
            <w:rFonts w:cs="Arial"/>
            <w:szCs w:val="20"/>
          </w:rPr>
          <w:t>neighborhood</w:t>
        </w:r>
      </w:ins>
      <w:r>
        <w:rPr>
          <w:rFonts w:cs="Arial"/>
          <w:szCs w:val="20"/>
        </w:rPr>
        <w:t xml:space="preserve"> conversions, the European appliance-testing </w:t>
      </w:r>
      <w:del w:id="391" w:author="Sean de Noronha | DRG" w:date="2026-09-23T14:55:00Z">
        <w:r>
          <w:rPr>
            <w:rFonts w:cs="Arial"/>
            <w:szCs w:val="20"/>
          </w:rPr>
          <w:delText>programme</w:delText>
        </w:r>
      </w:del>
      <w:ins w:id="392" w:author="Sean de Noronha | DRG" w:date="2026-09-23T14:55:00Z">
        <w:r>
          <w:rPr>
            <w:rFonts w:cs="Arial"/>
            <w:szCs w:val="20"/>
          </w:rPr>
          <w:t>program</w:t>
        </w:r>
      </w:ins>
      <w:r>
        <w:rPr>
          <w:rFonts w:cs="Arial"/>
          <w:szCs w:val="20"/>
        </w:rPr>
        <w:t xml:space="preserve"> </w:t>
      </w:r>
      <w:proofErr w:type="spellStart"/>
      <w:r>
        <w:rPr>
          <w:rFonts w:cs="Arial"/>
          <w:szCs w:val="20"/>
        </w:rPr>
        <w:t>THyGA</w:t>
      </w:r>
      <w:proofErr w:type="spellEnd"/>
      <w:r>
        <w:rPr>
          <w:rFonts w:cs="Arial"/>
          <w:szCs w:val="20"/>
        </w:rPr>
        <w:t xml:space="preserve"> (Testing Hydrogen Admixture for Gas Applications), and the U.S. </w:t>
      </w:r>
      <w:proofErr w:type="spellStart"/>
      <w:r>
        <w:rPr>
          <w:rFonts w:cs="Arial"/>
          <w:szCs w:val="20"/>
        </w:rPr>
        <w:t>HyBlend</w:t>
      </w:r>
      <w:proofErr w:type="spellEnd"/>
      <w:r>
        <w:rPr>
          <w:rFonts w:cs="Arial"/>
          <w:szCs w:val="20"/>
        </w:rPr>
        <w:t xml:space="preserve"> initiative led by the National Renewable Energy Laboratory (NREL) and Sandia National Laboratories. Each project is </w:t>
      </w:r>
      <w:del w:id="393" w:author="Sean de Noronha | DRG" w:date="2026-09-23T14:55:00Z">
        <w:r>
          <w:rPr>
            <w:rFonts w:cs="Arial"/>
            <w:szCs w:val="20"/>
          </w:rPr>
          <w:delText>summarised</w:delText>
        </w:r>
      </w:del>
      <w:ins w:id="394" w:author="Sean de Noronha | DRG" w:date="2026-09-23T14:55:00Z">
        <w:r>
          <w:rPr>
            <w:rFonts w:cs="Arial"/>
            <w:szCs w:val="20"/>
          </w:rPr>
          <w:t>summarized</w:t>
        </w:r>
      </w:ins>
      <w:r>
        <w:rPr>
          <w:rFonts w:cs="Arial"/>
          <w:szCs w:val="20"/>
        </w:rPr>
        <w:t xml:space="preserve"> below, with attention restricted to findings relevant to pipe sizing, pressure drop, velocity, and flow regime. Findings related to appliance certification, leakage, embrittlement, </w:t>
      </w:r>
      <w:del w:id="395" w:author="Sean de Noronha | DRG" w:date="2026-09-23T14:55:00Z">
        <w:r>
          <w:rPr>
            <w:rFonts w:cs="Arial"/>
            <w:szCs w:val="20"/>
          </w:rPr>
          <w:delText>odorisation</w:delText>
        </w:r>
      </w:del>
      <w:ins w:id="396" w:author="Sean de Noronha | DRG" w:date="2026-09-23T14:55:00Z">
        <w:r>
          <w:rPr>
            <w:rFonts w:cs="Arial"/>
            <w:szCs w:val="20"/>
          </w:rPr>
          <w:t>odorization</w:t>
        </w:r>
      </w:ins>
      <w:r>
        <w:rPr>
          <w:rFonts w:cs="Arial"/>
          <w:szCs w:val="20"/>
        </w:rPr>
        <w:t>, and public acceptance are also addressed in these projects but are outside the primary focus of this review.</w:t>
      </w:r>
    </w:p>
    <w:p w14:paraId="1C0AC83B" w14:textId="77777777" w:rsidR="00284AD9" w:rsidRPr="00801F35" w:rsidRDefault="00284AD9" w:rsidP="00A055D8">
      <w:pPr>
        <w:pStyle w:val="Heading3"/>
      </w:pPr>
      <w:bookmarkStart w:id="397" w:name="_Toc241506968"/>
      <w:proofErr w:type="spellStart"/>
      <w:r>
        <w:t>HyDeploy</w:t>
      </w:r>
      <w:bookmarkEnd w:id="397"/>
      <w:proofErr w:type="spellEnd"/>
    </w:p>
    <w:p w14:paraId="64B04DF5" w14:textId="6C458498" w:rsidR="00B622FE" w:rsidRPr="00801F35" w:rsidRDefault="00C64113">
      <w:r>
        <w:rPr>
          <w:rFonts w:cs="Arial"/>
          <w:szCs w:val="20"/>
        </w:rPr>
        <w:t xml:space="preserve">The UK </w:t>
      </w:r>
      <w:proofErr w:type="spellStart"/>
      <w:r>
        <w:rPr>
          <w:rFonts w:cs="Arial"/>
          <w:szCs w:val="20"/>
        </w:rPr>
        <w:t>HyDeploy</w:t>
      </w:r>
      <w:proofErr w:type="spellEnd"/>
      <w:r>
        <w:rPr>
          <w:rFonts w:cs="Arial"/>
          <w:szCs w:val="20"/>
        </w:rPr>
        <w:t xml:space="preserve"> </w:t>
      </w:r>
      <w:del w:id="398" w:author="Sean de Noronha | DRG" w:date="2026-09-23T14:55:00Z">
        <w:r>
          <w:rPr>
            <w:rFonts w:cs="Arial"/>
            <w:szCs w:val="20"/>
          </w:rPr>
          <w:delText>programme</w:delText>
        </w:r>
      </w:del>
      <w:ins w:id="399" w:author="Sean de Noronha | DRG" w:date="2026-09-23T14:55:00Z">
        <w:r>
          <w:rPr>
            <w:rFonts w:cs="Arial"/>
            <w:szCs w:val="20"/>
          </w:rPr>
          <w:t>program</w:t>
        </w:r>
      </w:ins>
      <w:r>
        <w:rPr>
          <w:rFonts w:cs="Arial"/>
          <w:szCs w:val="20"/>
        </w:rPr>
        <w:t xml:space="preserve"> illustrates the staged British transition from 20% hydrogen blends toward 100% hydrogen service. </w:t>
      </w:r>
      <w:proofErr w:type="spellStart"/>
      <w:r>
        <w:rPr>
          <w:rFonts w:cs="Arial"/>
          <w:szCs w:val="20"/>
        </w:rPr>
        <w:t>HyDeploy</w:t>
      </w:r>
      <w:proofErr w:type="spellEnd"/>
      <w:r>
        <w:rPr>
          <w:rFonts w:cs="Arial"/>
          <w:szCs w:val="20"/>
        </w:rPr>
        <w:t xml:space="preserve"> [7] (Keele University campus, 2019–2021) and HyDeploy2 [8] (</w:t>
      </w:r>
      <w:proofErr w:type="spellStart"/>
      <w:r>
        <w:rPr>
          <w:rFonts w:cs="Arial"/>
          <w:szCs w:val="20"/>
        </w:rPr>
        <w:t>Winlaton</w:t>
      </w:r>
      <w:proofErr w:type="spellEnd"/>
      <w:r>
        <w:rPr>
          <w:rFonts w:cs="Arial"/>
          <w:szCs w:val="20"/>
        </w:rPr>
        <w:t xml:space="preserve">, Gateshead) delivered up to 20% hydrogen blends through existing low-pressure polyethylene and steel distribution piping without modification to customer-side installations. The companion </w:t>
      </w:r>
      <w:del w:id="400" w:author="Sean de Noronha | DRG" w:date="2026-09-23T14:55:00Z">
        <w:r>
          <w:rPr>
            <w:rFonts w:cs="Arial"/>
            <w:szCs w:val="20"/>
          </w:rPr>
          <w:delText>programmes</w:delText>
        </w:r>
      </w:del>
      <w:ins w:id="401" w:author="Sean de Noronha | DRG" w:date="2026-09-23T14:55:00Z">
        <w:r>
          <w:rPr>
            <w:rFonts w:cs="Arial"/>
            <w:szCs w:val="20"/>
          </w:rPr>
          <w:t>programs</w:t>
        </w:r>
      </w:ins>
      <w:r>
        <w:rPr>
          <w:rFonts w:cs="Arial"/>
          <w:szCs w:val="20"/>
        </w:rPr>
        <w:t xml:space="preserve"> Hy4Heat [9] (UK BEIS, 2019–2022) and H21 [10] (Northern Gas Networks, Leeds City Gate and Phase 2) progressed the evidence base toward 100% hydrogen in the domestic envelope by qualifying appliances, joints, components, and service tees for hydrogen service. The Hy4Heat work reported domestic appliance operating envelopes consistent with up to 75 mbar gauge (≈ 1.1 </w:t>
      </w:r>
      <w:proofErr w:type="spellStart"/>
      <w:r>
        <w:rPr>
          <w:rFonts w:cs="Arial"/>
          <w:szCs w:val="20"/>
        </w:rPr>
        <w:t>psig</w:t>
      </w:r>
      <w:proofErr w:type="spellEnd"/>
      <w:r>
        <w:rPr>
          <w:rFonts w:cs="Arial"/>
          <w:szCs w:val="20"/>
        </w:rPr>
        <w:t xml:space="preserve">) and observed an increased volumetric flow at the meter on hydrogen of approximately a factor of three. Hy4Heat as a </w:t>
      </w:r>
      <w:del w:id="402" w:author="Sean de Noronha | DRG" w:date="2026-09-23T14:55:00Z">
        <w:r>
          <w:rPr>
            <w:rFonts w:cs="Arial"/>
            <w:szCs w:val="20"/>
          </w:rPr>
          <w:delText>programme</w:delText>
        </w:r>
      </w:del>
      <w:ins w:id="403" w:author="Sean de Noronha | DRG" w:date="2026-09-23T14:55:00Z">
        <w:r>
          <w:rPr>
            <w:rFonts w:cs="Arial"/>
            <w:szCs w:val="20"/>
          </w:rPr>
          <w:t>program</w:t>
        </w:r>
      </w:ins>
      <w:r>
        <w:rPr>
          <w:rFonts w:cs="Arial"/>
          <w:szCs w:val="20"/>
        </w:rPr>
        <w:t xml:space="preserve"> is appliance- and safety-case work rather than a hydraulic revalidation of the UK Pole-type customer pipe-sizing tables (the UK domestic sizing tables, of the same lineage as the North American sizing equations reviewed in §3.5), and the present report does not treat its outputs as a Pole-type-table</w:t>
      </w:r>
      <w:ins w:id="404" w:author="Olga Arevalo Quintero" w:date="2026-09-15T11:20:00Z" w16du:dateUtc="2026-09-15T15:20:00Z">
        <w:r>
          <w:rPr>
            <w:rFonts w:cs="Arial"/>
            <w:szCs w:val="20"/>
          </w:rPr>
          <w:t xml:space="preserve"> (</w:t>
        </w:r>
        <w:proofErr w:type="gramStart"/>
        <w:r>
          <w:rPr>
            <w:rFonts w:cs="Arial"/>
            <w:szCs w:val="20"/>
          </w:rPr>
          <w:t>i.e.,…</w:t>
        </w:r>
      </w:ins>
      <w:proofErr w:type="gramEnd"/>
      <w:ins w:id="405" w:author="Olga Arevalo Quintero" w:date="2026-09-15T11:21:00Z" w16du:dateUtc="2026-09-15T15:21:00Z">
        <w:r>
          <w:rPr>
            <w:rFonts w:cs="Arial"/>
            <w:szCs w:val="20"/>
          </w:rPr>
          <w:t xml:space="preserve">.) </w:t>
        </w:r>
      </w:ins>
      <w:del w:id="406" w:author="Olga Arevalo Quintero" w:date="2026-09-15T11:21:00Z" w16du:dateUtc="2026-09-15T15:21:00Z">
        <w:r>
          <w:rPr>
            <w:rFonts w:cs="Arial"/>
            <w:szCs w:val="20"/>
          </w:rPr>
          <w:delText xml:space="preserve"> </w:delText>
        </w:r>
      </w:del>
      <w:r>
        <w:rPr>
          <w:rFonts w:cs="Arial"/>
          <w:szCs w:val="20"/>
        </w:rPr>
        <w:t xml:space="preserve">revalidation. None of the UK </w:t>
      </w:r>
      <w:del w:id="407" w:author="Sean de Noronha | DRG" w:date="2026-09-23T14:55:00Z">
        <w:r>
          <w:rPr>
            <w:rFonts w:cs="Arial"/>
            <w:szCs w:val="20"/>
          </w:rPr>
          <w:delText>programmes</w:delText>
        </w:r>
      </w:del>
      <w:ins w:id="408" w:author="Sean de Noronha | DRG" w:date="2026-09-23T14:55:00Z">
        <w:r>
          <w:rPr>
            <w:rFonts w:cs="Arial"/>
            <w:szCs w:val="20"/>
          </w:rPr>
          <w:t>programs</w:t>
        </w:r>
      </w:ins>
      <w:r>
        <w:rPr>
          <w:rFonts w:cs="Arial"/>
          <w:szCs w:val="20"/>
        </w:rPr>
        <w:t xml:space="preserve"> reviewed published pressure-drop or velocity measurements at the customer-piping level at a resolution sufficient to revalidate the Pole-type tables for hydrogen; their published outputs focus on safety case, materials, and appliance certification rather than on hydraulic </w:t>
      </w:r>
      <w:del w:id="409" w:author="Sean de Noronha | DRG" w:date="2026-09-23T12:33:00Z" w16du:dateUtc="2026-09-23T10:33:00Z">
        <w:r>
          <w:rPr>
            <w:rFonts w:cs="Arial"/>
            <w:szCs w:val="20"/>
          </w:rPr>
          <w:delText>recharacterisation</w:delText>
        </w:r>
      </w:del>
      <w:ins w:id="410" w:author="Sean de Noronha | DRG" w:date="2026-09-23T12:33:00Z" w16du:dateUtc="2026-09-23T10:33:00Z">
        <w:r>
          <w:rPr>
            <w:rFonts w:cs="Arial"/>
            <w:szCs w:val="20"/>
          </w:rPr>
          <w:t>recharacterization</w:t>
        </w:r>
      </w:ins>
      <w:r>
        <w:rPr>
          <w:rFonts w:cs="Arial"/>
          <w:szCs w:val="20"/>
        </w:rPr>
        <w:t>.</w:t>
      </w:r>
    </w:p>
    <w:p w14:paraId="5AAB97A1" w14:textId="77777777" w:rsidR="007E730E" w:rsidRPr="00801F35" w:rsidRDefault="007E730E" w:rsidP="00A055D8">
      <w:pPr>
        <w:pStyle w:val="Heading3"/>
      </w:pPr>
      <w:r>
        <w:lastRenderedPageBreak/>
        <w:t xml:space="preserve"> </w:t>
      </w:r>
      <w:bookmarkStart w:id="411" w:name="_Toc241506969"/>
      <w:r>
        <w:t>Australian Hydrogen Centre</w:t>
      </w:r>
      <w:bookmarkEnd w:id="411"/>
    </w:p>
    <w:p w14:paraId="03E4DD59" w14:textId="3C9A6C88" w:rsidR="00B622FE" w:rsidRPr="00801F35" w:rsidRDefault="00C64113">
      <w:r>
        <w:t xml:space="preserve">The Australian Hydrogen Centre (AHC) was a research consortium that operated from 2019 to 2023. Led by Australian Gas Networks and partners, the initiative was funded by the Australian Renewable Energy Agency (ARENA), the South Australian Government, and the Victorian Government. AHC completed six feasibility studies examining both 10% hydrogen blending [13], [14] and the conversion of gas distribution networks to 100% hydrogen. Of these, the 100% hydrogen Victoria Feasibility Study [11] and 100% hydrogen South Australia Feasibility Study [12] (ARENA Knowledge Bank, 2023) are the most directly relevant to domestic piping. The studies reported that converting existing high-density polyethylene (PE-HD) gas distribution networks to 100 % hydrogen is technically feasible. However, the reports provided limited information on residential piping hydraulics, as they focus primarily on the feasibility, economics, and risks of hydrogen conversion at the distribution-network level. </w:t>
      </w:r>
    </w:p>
    <w:p w14:paraId="7E0C5B59" w14:textId="77777777" w:rsidR="0002587C" w:rsidRPr="00801F35" w:rsidRDefault="00060785" w:rsidP="00A055D8">
      <w:pPr>
        <w:pStyle w:val="Heading3"/>
      </w:pPr>
      <w:bookmarkStart w:id="412" w:name="_Toc241506970"/>
      <w:r>
        <w:rPr>
          <w:rFonts w:ascii="Arial" w:hAnsi="Arial" w:cs="Arial"/>
          <w:sz w:val="20"/>
          <w:szCs w:val="20"/>
        </w:rPr>
        <w:t xml:space="preserve">Dutch and German Hydrogen </w:t>
      </w:r>
      <w:del w:id="413" w:author="Sean de Noronha | DRG" w:date="2026-09-23T14:55:00Z">
        <w:r>
          <w:rPr>
            <w:rFonts w:ascii="Arial" w:hAnsi="Arial" w:cs="Arial"/>
            <w:sz w:val="20"/>
            <w:szCs w:val="20"/>
          </w:rPr>
          <w:delText>Neighbourhood</w:delText>
        </w:r>
      </w:del>
      <w:ins w:id="414" w:author="Sean de Noronha | DRG" w:date="2026-09-23T14:55:00Z">
        <w:r>
          <w:rPr>
            <w:rFonts w:ascii="Arial" w:hAnsi="Arial" w:cs="Arial"/>
            <w:sz w:val="20"/>
            <w:szCs w:val="20"/>
          </w:rPr>
          <w:t>Neighborhood</w:t>
        </w:r>
      </w:ins>
      <w:r>
        <w:rPr>
          <w:rFonts w:ascii="Arial" w:hAnsi="Arial" w:cs="Arial"/>
          <w:sz w:val="20"/>
          <w:szCs w:val="20"/>
        </w:rPr>
        <w:t xml:space="preserve"> Conversions</w:t>
      </w:r>
      <w:bookmarkEnd w:id="412"/>
    </w:p>
    <w:p w14:paraId="3B195221" w14:textId="3E961EBA" w:rsidR="00B622FE" w:rsidRPr="00801F35" w:rsidRDefault="00C64113">
      <w:r>
        <w:t xml:space="preserve">The Dutch </w:t>
      </w:r>
      <w:proofErr w:type="spellStart"/>
      <w:r>
        <w:t>HyDelta</w:t>
      </w:r>
      <w:proofErr w:type="spellEnd"/>
      <w:r>
        <w:t xml:space="preserve"> program [15] (Phases 1–3, 2021–2024) and the </w:t>
      </w:r>
      <w:proofErr w:type="spellStart"/>
      <w:r>
        <w:t>Stad</w:t>
      </w:r>
      <w:proofErr w:type="spellEnd"/>
      <w:r>
        <w:t xml:space="preserve"> </w:t>
      </w:r>
      <w:proofErr w:type="spellStart"/>
      <w:r>
        <w:t>aan</w:t>
      </w:r>
      <w:proofErr w:type="spellEnd"/>
      <w:r>
        <w:t xml:space="preserve"> ’t </w:t>
      </w:r>
      <w:proofErr w:type="spellStart"/>
      <w:r>
        <w:t>Haringvliet</w:t>
      </w:r>
      <w:proofErr w:type="spellEnd"/>
      <w:r>
        <w:t xml:space="preserve"> residential conversion project produced the most directly relevant European evidence on customer-side piping. </w:t>
      </w:r>
      <w:proofErr w:type="spellStart"/>
      <w:r>
        <w:t>HyDelta</w:t>
      </w:r>
      <w:proofErr w:type="spellEnd"/>
      <w:r>
        <w:t xml:space="preserve"> reported that, for the same energy demand, 100% hydrogen requires approximately three times the volumetric flow of G-gas (the low-calorific Groningen-quality natural gas distributed in the Netherlands), because the required flow scales with the inverse ratio of the lower heating values, confirming that meter and trunk-line sizing must accommodate that increase at equal energy demand. The </w:t>
      </w:r>
      <w:proofErr w:type="spellStart"/>
      <w:r>
        <w:t>Stedin</w:t>
      </w:r>
      <w:proofErr w:type="spellEnd"/>
      <w:r>
        <w:t xml:space="preserve">-operated </w:t>
      </w:r>
      <w:proofErr w:type="spellStart"/>
      <w:r>
        <w:t>Stad</w:t>
      </w:r>
      <w:proofErr w:type="spellEnd"/>
      <w:r>
        <w:t xml:space="preserve"> </w:t>
      </w:r>
      <w:proofErr w:type="spellStart"/>
      <w:r>
        <w:t>aan</w:t>
      </w:r>
      <w:proofErr w:type="spellEnd"/>
      <w:r>
        <w:t xml:space="preserve"> ’t </w:t>
      </w:r>
      <w:proofErr w:type="spellStart"/>
      <w:r>
        <w:t>Haringvliet</w:t>
      </w:r>
      <w:proofErr w:type="spellEnd"/>
      <w:r>
        <w:t xml:space="preserve"> conversion reported leak-tight customer-side operation under monitored field conditions. The German H2Direkt project [16] (</w:t>
      </w:r>
      <w:proofErr w:type="spellStart"/>
      <w:r>
        <w:t>Hohenwart</w:t>
      </w:r>
      <w:proofErr w:type="spellEnd"/>
      <w:r>
        <w:t xml:space="preserve">, Bavaria; energy supplier Energie </w:t>
      </w:r>
      <w:proofErr w:type="spellStart"/>
      <w:r>
        <w:t>Südbayern</w:t>
      </w:r>
      <w:proofErr w:type="spellEnd"/>
      <w:r>
        <w:t xml:space="preserve">, network operator </w:t>
      </w:r>
      <w:proofErr w:type="spellStart"/>
      <w:r>
        <w:t>Bayernets</w:t>
      </w:r>
      <w:proofErr w:type="spellEnd"/>
      <w:r>
        <w:t xml:space="preserve">) operated a residential hydrogen distribution loop using PE-HD service piping. However, interior piping material and per-segment leak-tightness details for H2Direkt are not reported in the reviewed sources at a level of detail that allows independent confirmation; therefore, that information is treated here as project-summary information rather than verified measurement. None of the Dutch or German </w:t>
      </w:r>
      <w:del w:id="415" w:author="Sean de Noronha | DRG" w:date="2026-09-23T12:32:00Z" w16du:dateUtc="2026-09-23T10:32:00Z">
        <w:r>
          <w:delText>neighbourhood</w:delText>
        </w:r>
      </w:del>
      <w:ins w:id="416" w:author="Sean de Noronha | DRG" w:date="2026-09-23T12:32:00Z" w16du:dateUtc="2026-09-23T10:32:00Z">
        <w:r>
          <w:t>neighborhood</w:t>
        </w:r>
      </w:ins>
      <w:r>
        <w:t xml:space="preserve"> conversion projects published a </w:t>
      </w:r>
      <w:del w:id="417" w:author="Sean de Noronha | DRG" w:date="2026-09-23T12:32:00Z" w16du:dateUtc="2026-09-23T10:32:00Z">
        <w:r>
          <w:delText>recharacterisation</w:delText>
        </w:r>
      </w:del>
      <w:ins w:id="418" w:author="Sean de Noronha | DRG" w:date="2026-09-23T12:32:00Z" w16du:dateUtc="2026-09-23T10:32:00Z">
        <w:r>
          <w:t>recharacterization</w:t>
        </w:r>
      </w:ins>
      <w:r>
        <w:t xml:space="preserve"> of NEN 1078 or DVGW G 655 sizing tables (the Dutch and German domestic gas-installation sizing standards, respectively) against hydrogen flow data. The Belgian KU Leuven </w:t>
      </w:r>
      <w:proofErr w:type="spellStart"/>
      <w:r>
        <w:t>BatHyBuild</w:t>
      </w:r>
      <w:proofErr w:type="spellEnd"/>
      <w:r>
        <w:t xml:space="preserve"> inventory [17] (2021) catalogues earlier Dutch demonstrations </w:t>
      </w:r>
      <w:r>
        <w:rPr>
          <w:rFonts w:cs="Arial"/>
        </w:rPr>
        <w:t>(</w:t>
      </w:r>
      <w:r>
        <w:t>Ameland (2007–2011), Rozenburg (2014), and Hoogeveen (2020)</w:t>
      </w:r>
      <w:r>
        <w:rPr>
          <w:rFonts w:cs="Arial"/>
        </w:rPr>
        <w:t>)</w:t>
      </w:r>
      <w:r>
        <w:t xml:space="preserve"> which helps inform the network-scale picture though they predate the domestic-piping-specific work of </w:t>
      </w:r>
      <w:proofErr w:type="spellStart"/>
      <w:r>
        <w:t>HyDelta</w:t>
      </w:r>
      <w:proofErr w:type="spellEnd"/>
      <w:r>
        <w:t>.</w:t>
      </w:r>
    </w:p>
    <w:p w14:paraId="55708BF0" w14:textId="77777777" w:rsidR="0015670C" w:rsidRPr="00801F35" w:rsidRDefault="0015670C"/>
    <w:p w14:paraId="59B548C2" w14:textId="77777777" w:rsidR="0015670C" w:rsidRPr="00801F35" w:rsidRDefault="0015670C" w:rsidP="00A055D8">
      <w:pPr>
        <w:pStyle w:val="Heading3"/>
      </w:pPr>
      <w:bookmarkStart w:id="419" w:name="_Toc241506971"/>
      <w:proofErr w:type="spellStart"/>
      <w:r>
        <w:t>THyGA</w:t>
      </w:r>
      <w:bookmarkEnd w:id="419"/>
      <w:proofErr w:type="spellEnd"/>
    </w:p>
    <w:p w14:paraId="1AB51AC3" w14:textId="77777777" w:rsidR="00B622FE" w:rsidRPr="00801F35" w:rsidRDefault="00C64113">
      <w:r>
        <w:t xml:space="preserve">The EU-funded </w:t>
      </w:r>
      <w:proofErr w:type="spellStart"/>
      <w:r>
        <w:t>THyGA</w:t>
      </w:r>
      <w:proofErr w:type="spellEnd"/>
      <w:r>
        <w:t xml:space="preserve"> </w:t>
      </w:r>
      <w:del w:id="420" w:author="Sean de Noronha | DRG" w:date="2026-09-23T14:55:00Z">
        <w:r>
          <w:delText>programme</w:delText>
        </w:r>
      </w:del>
      <w:ins w:id="421" w:author="Sean de Noronha | DRG" w:date="2026-09-23T14:55:00Z">
        <w:r>
          <w:t>program</w:t>
        </w:r>
      </w:ins>
      <w:r>
        <w:t xml:space="preserve"> [18] (2020–2022; coordinator Engie </w:t>
      </w:r>
      <w:proofErr w:type="spellStart"/>
      <w:r>
        <w:t>Laborelec</w:t>
      </w:r>
      <w:proofErr w:type="spellEnd"/>
      <w:r>
        <w:t>) conducted a hydrogen-tolerance test campaign on approximately 100 domestic and small commercial appliances originally designed and certified for natural gas, with the publicly available test-</w:t>
      </w:r>
      <w:del w:id="422" w:author="Sean de Noronha | DRG" w:date="2026-09-23T14:55:00Z">
        <w:r>
          <w:delText>programme</w:delText>
        </w:r>
      </w:del>
      <w:ins w:id="423" w:author="Sean de Noronha | DRG" w:date="2026-09-23T14:55:00Z">
        <w:r>
          <w:t>program</w:t>
        </w:r>
      </w:ins>
      <w:r>
        <w:t xml:space="preserve"> report (</w:t>
      </w:r>
      <w:proofErr w:type="spellStart"/>
      <w:r>
        <w:t>THyGA</w:t>
      </w:r>
      <w:proofErr w:type="spellEnd"/>
      <w:r>
        <w:t xml:space="preserve"> deliverable D2.5) indicating a primary focus on hydrogen blends below 30 vol% with additional tests up to 60 vol%; broader 100% hydrogen appliance coverage was not in scope across the full appliance set. </w:t>
      </w:r>
      <w:proofErr w:type="spellStart"/>
      <w:r>
        <w:t>THyGA</w:t>
      </w:r>
      <w:proofErr w:type="spellEnd"/>
      <w:r>
        <w:t xml:space="preserve"> showed that appliances rated to the existing European installation envelope (typically 20 to 75 mbar gauge, i.e. 0.3 to 1.1 </w:t>
      </w:r>
      <w:proofErr w:type="spellStart"/>
      <w:r>
        <w:t>psig</w:t>
      </w:r>
      <w:proofErr w:type="spellEnd"/>
      <w:r>
        <w:t xml:space="preserve">) continued to deliver the rated useful heat output on the tested hydrogen blends with adjusted volumetric flow. This provides evidence that appliances can operate on hydrogen blends, but it does not validate the hydraulic performance of customer piping. </w:t>
      </w:r>
      <w:proofErr w:type="spellStart"/>
      <w:r>
        <w:t>THyGA</w:t>
      </w:r>
      <w:proofErr w:type="spellEnd"/>
      <w:r>
        <w:t xml:space="preserve"> did not measure pressure drop or gas velocity in customer piping, and its results cannot be used to confirm that the same pressure-drop allowance used for natural gas is also appropriate for hydrogen. </w:t>
      </w:r>
    </w:p>
    <w:p w14:paraId="30D06DFA" w14:textId="77777777" w:rsidR="009239D0" w:rsidRPr="00801F35" w:rsidRDefault="009239D0"/>
    <w:p w14:paraId="4717E012" w14:textId="77777777" w:rsidR="009239D0" w:rsidRPr="00801F35" w:rsidRDefault="009239D0" w:rsidP="00A055D8">
      <w:pPr>
        <w:pStyle w:val="Heading3"/>
      </w:pPr>
      <w:bookmarkStart w:id="424" w:name="_Toc241506972"/>
      <w:r>
        <w:t xml:space="preserve">U.S. </w:t>
      </w:r>
      <w:proofErr w:type="spellStart"/>
      <w:r>
        <w:t>HyBlend</w:t>
      </w:r>
      <w:proofErr w:type="spellEnd"/>
      <w:r>
        <w:t xml:space="preserve"> (NREL/Sandia)</w:t>
      </w:r>
      <w:bookmarkEnd w:id="424"/>
    </w:p>
    <w:p w14:paraId="79FBDA9E" w14:textId="24BA6D38" w:rsidR="00B622FE" w:rsidRPr="00801F35" w:rsidRDefault="00C64113">
      <w:proofErr w:type="spellStart"/>
      <w:r>
        <w:t>HyBlend</w:t>
      </w:r>
      <w:proofErr w:type="spellEnd"/>
      <w:r>
        <w:t xml:space="preserve"> (2020–present) and its successor </w:t>
      </w:r>
      <w:proofErr w:type="spellStart"/>
      <w:r>
        <w:t>BlendPATH</w:t>
      </w:r>
      <w:proofErr w:type="spellEnd"/>
      <w:r>
        <w:t xml:space="preserve"> [19] are the U.S. Department of Energy (DOE) techno-economic and hydraulic </w:t>
      </w:r>
      <w:del w:id="425" w:author="Sean de Noronha | DRG" w:date="2026-09-23T14:55:00Z">
        <w:r>
          <w:delText>modelling</w:delText>
        </w:r>
      </w:del>
      <w:ins w:id="426" w:author="Sean de Noronha | DRG" w:date="2026-09-23T14:55:00Z">
        <w:r>
          <w:t>modeling</w:t>
        </w:r>
      </w:ins>
      <w:r>
        <w:t xml:space="preserve"> initiatives led by NREL and Sandia National Laboratories, with </w:t>
      </w:r>
      <w:r>
        <w:lastRenderedPageBreak/>
        <w:t xml:space="preserve">industry partners including the Canadian utility ATCO [20] (Fort Saskatchewan Hydrogen Home, Alberta), Enbridge [21] (Markham hydrogen blending station, Ontario), SoCalGas [22], and the New York State Energy Research and Development Authority (NYSERDA) [23]. </w:t>
      </w:r>
      <w:proofErr w:type="spellStart"/>
      <w:r>
        <w:t>HyBlend</w:t>
      </w:r>
      <w:proofErr w:type="spellEnd"/>
      <w:r>
        <w:t xml:space="preserve"> has published transient and steady-state hydraulic </w:t>
      </w:r>
      <w:del w:id="427" w:author="Sean de Noronha | DRG" w:date="2026-09-23T14:55:00Z">
        <w:r>
          <w:delText>modelling</w:delText>
        </w:r>
      </w:del>
      <w:ins w:id="428" w:author="Sean de Noronha | DRG" w:date="2026-09-23T14:55:00Z">
        <w:r>
          <w:t>modeling</w:t>
        </w:r>
      </w:ins>
      <w:r>
        <w:t xml:space="preserve"> studies of hydrogen blends and 100% hydrogen across a range of distribution-system geometries. However, the published per-segment outputs focus on transmission and high-pressure distribution systems rather than ≤ 10 </w:t>
      </w:r>
      <w:proofErr w:type="spellStart"/>
      <w:r>
        <w:t>psig</w:t>
      </w:r>
      <w:proofErr w:type="spellEnd"/>
      <w:r>
        <w:t xml:space="preserve"> customer piping envelope. As a result, </w:t>
      </w:r>
      <w:proofErr w:type="spellStart"/>
      <w:r>
        <w:t>HyBlend</w:t>
      </w:r>
      <w:proofErr w:type="spellEnd"/>
      <w:r>
        <w:t>/</w:t>
      </w:r>
      <w:proofErr w:type="spellStart"/>
      <w:r>
        <w:t>BlendPATH</w:t>
      </w:r>
      <w:proofErr w:type="spellEnd"/>
      <w:r>
        <w:t xml:space="preserve"> and the associated utility-partner demonstration projects are treated here as background and </w:t>
      </w:r>
      <w:del w:id="429" w:author="Sean de Noronha | DRG" w:date="2026-09-23T14:55:00Z">
        <w:r>
          <w:delText>modelling</w:delText>
        </w:r>
      </w:del>
      <w:ins w:id="430" w:author="Sean de Noronha | DRG" w:date="2026-09-23T14:55:00Z">
        <w:r>
          <w:t>modeling</w:t>
        </w:r>
      </w:ins>
      <w:r>
        <w:t xml:space="preserve"> context rather than as validation of domestic sizing tables. The ATCO Fort Saskatchewan Hydrogen Home is publicly described as a residential blended-gas demonstration (with initial public information indicating a hydrogen blend of approximately 5% in the supplied network) and provides a Canadian residential </w:t>
      </w:r>
      <w:del w:id="431" w:author="Sean de Noronha | DRG" w:date="2026-09-23T14:55:00Z">
        <w:r>
          <w:delText>analogue</w:delText>
        </w:r>
      </w:del>
      <w:ins w:id="432" w:author="Sean de Noronha | DRG" w:date="2026-09-23T14:55:00Z">
        <w:r>
          <w:t>analog</w:t>
        </w:r>
      </w:ins>
      <w:r>
        <w:t xml:space="preserve">. However, no public per-segment pressure-drop data at a level of detail sufficient to recalibrate the </w:t>
      </w:r>
      <w:del w:id="433" w:author="Sean de Noronha | DRG" w:date="2026-09-23T16:00:00Z" w16du:dateUtc="2026-09-23T14:00:00Z">
        <w:r>
          <w:delText xml:space="preserve">CSA B149.1 </w:delText>
        </w:r>
      </w:del>
      <w:ins w:id="434" w:author="Sean de Noronha | DRG" w:date="2026-09-23T16:00:00Z" w16du:dateUtc="2026-09-23T14:00:00Z">
        <w:r>
          <w:t xml:space="preserve">CSA B149.1:25 </w:t>
        </w:r>
      </w:ins>
      <w:r>
        <w:t>Annex A tables were identified in the reviewed source set.</w:t>
      </w:r>
    </w:p>
    <w:p w14:paraId="4DFED58F" w14:textId="35FE2CAE" w:rsidR="00B622FE" w:rsidRPr="00801F35" w:rsidRDefault="00C64113">
      <w:r>
        <w:t xml:space="preserve">The pilot literature reviewed above </w:t>
      </w:r>
      <w:del w:id="435" w:author="Sean de Noronha | DRG" w:date="2026-09-23T12:32:00Z" w16du:dateUtc="2026-09-23T10:32:00Z">
        <w:r>
          <w:delText>emphasises</w:delText>
        </w:r>
      </w:del>
      <w:ins w:id="436" w:author="Sean de Noronha | DRG" w:date="2026-09-23T12:32:00Z" w16du:dateUtc="2026-09-23T10:32:00Z">
        <w:r>
          <w:t>emphasizes</w:t>
        </w:r>
      </w:ins>
      <w:r>
        <w:t xml:space="preserve"> safety, appliance certification, and public acceptance rather than domestic-piping hydraulic data. Therefore, the sizing tables should be derived primarily from first-principles hydraulics anchored on the property data in §3.1, with pilot evidence providing operational confirmation rather than primary calibration. Table 2 condenses what each </w:t>
      </w:r>
      <w:del w:id="437" w:author="Sean de Noronha | DRG" w:date="2026-09-23T14:55:00Z">
        <w:r>
          <w:delText>programme</w:delText>
        </w:r>
      </w:del>
      <w:ins w:id="438" w:author="Sean de Noronha | DRG" w:date="2026-09-23T14:55:00Z">
        <w:r>
          <w:t>program</w:t>
        </w:r>
      </w:ins>
      <w:r>
        <w:t xml:space="preserve"> demonstrates and what it does not.</w:t>
      </w:r>
    </w:p>
    <w:tbl>
      <w:tblPr>
        <w:tblStyle w:val="TableGrid"/>
        <w:tblW w:w="9464" w:type="dxa"/>
        <w:tblLook w:val="04A0" w:firstRow="1" w:lastRow="0" w:firstColumn="1" w:lastColumn="0" w:noHBand="0" w:noVBand="1"/>
        <w:tblCaption w:val="Table 2"/>
        <w:tblDescription w:val="Table 2 - Pilot-programme evidence and its relevance to domestic pipe sizing."/>
      </w:tblPr>
      <w:tblGrid>
        <w:gridCol w:w="1764"/>
        <w:gridCol w:w="1630"/>
        <w:gridCol w:w="1679"/>
        <w:gridCol w:w="2872"/>
        <w:gridCol w:w="1519"/>
      </w:tblGrid>
      <w:tr w:rsidR="005319C7" w14:paraId="508A77F7" w14:textId="77777777" w:rsidTr="00A071BA">
        <w:trPr>
          <w:tblHeader/>
        </w:trPr>
        <w:tc>
          <w:tcPr>
            <w:tcW w:w="1716" w:type="dxa"/>
            <w:shd w:val="clear" w:color="auto" w:fill="F2F2F2" w:themeFill="background1" w:themeFillShade="F2"/>
          </w:tcPr>
          <w:p w14:paraId="445C4232" w14:textId="77777777" w:rsidR="005319C7" w:rsidRPr="00456060" w:rsidRDefault="005D1F2C" w:rsidP="00456060">
            <w:pPr>
              <w:spacing w:after="0"/>
              <w:rPr>
                <w:b/>
                <w:bCs/>
                <w:sz w:val="16"/>
                <w:szCs w:val="16"/>
              </w:rPr>
            </w:pPr>
            <w:del w:id="439" w:author="Sean de Noronha | DRG" w:date="2026-09-23T14:55:00Z">
              <w:r>
                <w:rPr>
                  <w:b/>
                  <w:bCs/>
                  <w:sz w:val="16"/>
                  <w:szCs w:val="16"/>
                </w:rPr>
                <w:delText>Programme</w:delText>
              </w:r>
            </w:del>
            <w:ins w:id="440" w:author="Sean de Noronha | DRG" w:date="2026-09-23T14:55:00Z">
              <w:r>
                <w:rPr>
                  <w:b/>
                  <w:bCs/>
                  <w:sz w:val="16"/>
                  <w:szCs w:val="16"/>
                </w:rPr>
                <w:t>Program</w:t>
              </w:r>
            </w:ins>
          </w:p>
        </w:tc>
        <w:tc>
          <w:tcPr>
            <w:tcW w:w="1483" w:type="dxa"/>
            <w:shd w:val="clear" w:color="auto" w:fill="F2F2F2" w:themeFill="background1" w:themeFillShade="F2"/>
          </w:tcPr>
          <w:p w14:paraId="22644797" w14:textId="77777777" w:rsidR="005319C7" w:rsidRPr="00456060" w:rsidRDefault="005D1F2C" w:rsidP="00456060">
            <w:pPr>
              <w:spacing w:after="0"/>
              <w:rPr>
                <w:b/>
                <w:bCs/>
                <w:sz w:val="16"/>
                <w:szCs w:val="16"/>
              </w:rPr>
            </w:pPr>
            <w:r>
              <w:rPr>
                <w:b/>
                <w:bCs/>
                <w:sz w:val="16"/>
                <w:szCs w:val="16"/>
              </w:rPr>
              <w:t>Hydrogen share</w:t>
            </w:r>
          </w:p>
        </w:tc>
        <w:tc>
          <w:tcPr>
            <w:tcW w:w="1722" w:type="dxa"/>
            <w:shd w:val="clear" w:color="auto" w:fill="F2F2F2" w:themeFill="background1" w:themeFillShade="F2"/>
          </w:tcPr>
          <w:p w14:paraId="7C1B3402" w14:textId="77777777" w:rsidR="005319C7" w:rsidRPr="00456060" w:rsidRDefault="005D1F2C" w:rsidP="00456060">
            <w:pPr>
              <w:spacing w:after="0"/>
              <w:rPr>
                <w:b/>
                <w:bCs/>
                <w:sz w:val="16"/>
                <w:szCs w:val="16"/>
              </w:rPr>
            </w:pPr>
            <w:r>
              <w:rPr>
                <w:b/>
                <w:bCs/>
                <w:sz w:val="16"/>
                <w:szCs w:val="16"/>
              </w:rPr>
              <w:t>System layer</w:t>
            </w:r>
          </w:p>
        </w:tc>
        <w:tc>
          <w:tcPr>
            <w:tcW w:w="2978" w:type="dxa"/>
            <w:shd w:val="clear" w:color="auto" w:fill="F2F2F2" w:themeFill="background1" w:themeFillShade="F2"/>
          </w:tcPr>
          <w:p w14:paraId="3AA72DDC" w14:textId="77777777" w:rsidR="005319C7" w:rsidRPr="00456060" w:rsidRDefault="005D1F2C" w:rsidP="00456060">
            <w:pPr>
              <w:spacing w:after="0"/>
              <w:rPr>
                <w:b/>
                <w:bCs/>
                <w:sz w:val="16"/>
                <w:szCs w:val="16"/>
              </w:rPr>
            </w:pPr>
            <w:r>
              <w:rPr>
                <w:b/>
                <w:bCs/>
                <w:sz w:val="16"/>
                <w:szCs w:val="16"/>
              </w:rPr>
              <w:t>Evidence relevant to pipe sizing</w:t>
            </w:r>
          </w:p>
        </w:tc>
        <w:tc>
          <w:tcPr>
            <w:tcW w:w="1565" w:type="dxa"/>
            <w:shd w:val="clear" w:color="auto" w:fill="F2F2F2" w:themeFill="background1" w:themeFillShade="F2"/>
          </w:tcPr>
          <w:p w14:paraId="3A971196" w14:textId="77777777" w:rsidR="005319C7" w:rsidRPr="00456060" w:rsidRDefault="005D1F2C" w:rsidP="00456060">
            <w:pPr>
              <w:spacing w:after="0"/>
              <w:rPr>
                <w:b/>
                <w:bCs/>
                <w:sz w:val="16"/>
                <w:szCs w:val="16"/>
              </w:rPr>
            </w:pPr>
            <w:r>
              <w:rPr>
                <w:b/>
                <w:bCs/>
                <w:sz w:val="16"/>
                <w:szCs w:val="16"/>
              </w:rPr>
              <w:t>Public pressure-drop data for sizing-table validation</w:t>
            </w:r>
          </w:p>
        </w:tc>
      </w:tr>
      <w:tr w:rsidR="005319C7" w14:paraId="6675E63D" w14:textId="77777777" w:rsidTr="00A071BA">
        <w:tc>
          <w:tcPr>
            <w:tcW w:w="1716" w:type="dxa"/>
          </w:tcPr>
          <w:p w14:paraId="6B291BB7" w14:textId="77777777" w:rsidR="005319C7" w:rsidRPr="00456060" w:rsidRDefault="005D1F2C" w:rsidP="00456060">
            <w:pPr>
              <w:spacing w:after="0"/>
              <w:rPr>
                <w:sz w:val="16"/>
                <w:szCs w:val="16"/>
              </w:rPr>
            </w:pPr>
            <w:proofErr w:type="spellStart"/>
            <w:r>
              <w:rPr>
                <w:sz w:val="16"/>
                <w:szCs w:val="16"/>
              </w:rPr>
              <w:t>HyDeploy</w:t>
            </w:r>
            <w:proofErr w:type="spellEnd"/>
            <w:r>
              <w:rPr>
                <w:sz w:val="16"/>
                <w:szCs w:val="16"/>
              </w:rPr>
              <w:t>, HyDeploy2, Hy4Heat, H21 (UK)</w:t>
            </w:r>
          </w:p>
        </w:tc>
        <w:tc>
          <w:tcPr>
            <w:tcW w:w="1483" w:type="dxa"/>
          </w:tcPr>
          <w:p w14:paraId="23192548" w14:textId="77777777" w:rsidR="005319C7" w:rsidRPr="00456060" w:rsidRDefault="005D1F2C" w:rsidP="00456060">
            <w:pPr>
              <w:spacing w:after="0"/>
              <w:rPr>
                <w:sz w:val="16"/>
                <w:szCs w:val="16"/>
              </w:rPr>
            </w:pPr>
            <w:r>
              <w:rPr>
                <w:sz w:val="16"/>
                <w:szCs w:val="16"/>
              </w:rPr>
              <w:t xml:space="preserve">Blends up to 20% delivered; 100% </w:t>
            </w:r>
            <w:del w:id="441" w:author="Sean de Noronha | DRG" w:date="2026-09-23T14:55:00Z">
              <w:r>
                <w:rPr>
                  <w:sz w:val="16"/>
                  <w:szCs w:val="16"/>
                </w:rPr>
                <w:delText>programme</w:delText>
              </w:r>
            </w:del>
            <w:ins w:id="442" w:author="Sean de Noronha | DRG" w:date="2026-09-23T14:55:00Z">
              <w:r>
                <w:rPr>
                  <w:sz w:val="16"/>
                  <w:szCs w:val="16"/>
                </w:rPr>
                <w:t>program</w:t>
              </w:r>
            </w:ins>
            <w:r>
              <w:rPr>
                <w:sz w:val="16"/>
                <w:szCs w:val="16"/>
              </w:rPr>
              <w:t xml:space="preserve"> work on appliances and components</w:t>
            </w:r>
          </w:p>
        </w:tc>
        <w:tc>
          <w:tcPr>
            <w:tcW w:w="1722" w:type="dxa"/>
          </w:tcPr>
          <w:p w14:paraId="16B800EB" w14:textId="77777777" w:rsidR="005319C7" w:rsidRPr="00456060" w:rsidRDefault="005D1F2C" w:rsidP="00456060">
            <w:pPr>
              <w:spacing w:after="0"/>
              <w:rPr>
                <w:sz w:val="16"/>
                <w:szCs w:val="16"/>
              </w:rPr>
            </w:pPr>
            <w:r>
              <w:rPr>
                <w:sz w:val="16"/>
                <w:szCs w:val="16"/>
              </w:rPr>
              <w:t>Low-pressure distribution networks; appliance and component qualification</w:t>
            </w:r>
          </w:p>
        </w:tc>
        <w:tc>
          <w:tcPr>
            <w:tcW w:w="2978" w:type="dxa"/>
          </w:tcPr>
          <w:p w14:paraId="2C07EEF8" w14:textId="77777777" w:rsidR="005319C7" w:rsidRPr="00456060" w:rsidRDefault="005D1F2C" w:rsidP="00456060">
            <w:pPr>
              <w:spacing w:after="0"/>
              <w:rPr>
                <w:sz w:val="16"/>
                <w:szCs w:val="16"/>
              </w:rPr>
            </w:pPr>
            <w:r>
              <w:rPr>
                <w:sz w:val="16"/>
                <w:szCs w:val="16"/>
              </w:rPr>
              <w:t xml:space="preserve">Blend delivery through existing polyethylene and steel low-pressure networks without customer-side modification; appliance envelopes to 75 mbar (1.1 </w:t>
            </w:r>
            <w:proofErr w:type="spellStart"/>
            <w:r>
              <w:rPr>
                <w:sz w:val="16"/>
                <w:szCs w:val="16"/>
              </w:rPr>
              <w:t>psig</w:t>
            </w:r>
            <w:proofErr w:type="spellEnd"/>
            <w:r>
              <w:rPr>
                <w:sz w:val="16"/>
                <w:szCs w:val="16"/>
              </w:rPr>
              <w:t>); volumetric flow at the meter up by about a factor of three on hydrogen</w:t>
            </w:r>
          </w:p>
        </w:tc>
        <w:tc>
          <w:tcPr>
            <w:tcW w:w="1565" w:type="dxa"/>
          </w:tcPr>
          <w:p w14:paraId="47677164" w14:textId="77777777" w:rsidR="005319C7" w:rsidRPr="00456060" w:rsidRDefault="005D1F2C" w:rsidP="00456060">
            <w:pPr>
              <w:spacing w:after="0"/>
              <w:rPr>
                <w:sz w:val="16"/>
                <w:szCs w:val="16"/>
              </w:rPr>
            </w:pPr>
            <w:r>
              <w:rPr>
                <w:sz w:val="16"/>
                <w:szCs w:val="16"/>
              </w:rPr>
              <w:t>None identified in the reviewed public sources</w:t>
            </w:r>
          </w:p>
        </w:tc>
      </w:tr>
      <w:tr w:rsidR="005319C7" w14:paraId="7592EDC6" w14:textId="77777777" w:rsidTr="00A071BA">
        <w:tc>
          <w:tcPr>
            <w:tcW w:w="1716" w:type="dxa"/>
          </w:tcPr>
          <w:p w14:paraId="540E94FD" w14:textId="77777777" w:rsidR="005319C7" w:rsidRPr="00456060" w:rsidRDefault="005D1F2C" w:rsidP="00456060">
            <w:pPr>
              <w:spacing w:after="0"/>
              <w:rPr>
                <w:sz w:val="16"/>
                <w:szCs w:val="16"/>
              </w:rPr>
            </w:pPr>
            <w:r>
              <w:rPr>
                <w:sz w:val="16"/>
                <w:szCs w:val="16"/>
              </w:rPr>
              <w:t>Australian Hydrogen Centre (AU)</w:t>
            </w:r>
          </w:p>
        </w:tc>
        <w:tc>
          <w:tcPr>
            <w:tcW w:w="1483" w:type="dxa"/>
          </w:tcPr>
          <w:p w14:paraId="4E769E27" w14:textId="77777777" w:rsidR="005319C7" w:rsidRPr="00456060" w:rsidRDefault="005D1F2C" w:rsidP="00456060">
            <w:pPr>
              <w:spacing w:after="0"/>
              <w:rPr>
                <w:sz w:val="16"/>
                <w:szCs w:val="16"/>
              </w:rPr>
            </w:pPr>
            <w:r>
              <w:rPr>
                <w:sz w:val="16"/>
                <w:szCs w:val="16"/>
              </w:rPr>
              <w:t>10% blend and 100% conversion feasibility studies</w:t>
            </w:r>
          </w:p>
        </w:tc>
        <w:tc>
          <w:tcPr>
            <w:tcW w:w="1722" w:type="dxa"/>
          </w:tcPr>
          <w:p w14:paraId="379E1BC1" w14:textId="77777777" w:rsidR="005319C7" w:rsidRPr="00456060" w:rsidRDefault="005D1F2C" w:rsidP="00456060">
            <w:pPr>
              <w:spacing w:after="0"/>
              <w:rPr>
                <w:sz w:val="16"/>
                <w:szCs w:val="16"/>
              </w:rPr>
            </w:pPr>
            <w:r>
              <w:rPr>
                <w:sz w:val="16"/>
                <w:szCs w:val="16"/>
              </w:rPr>
              <w:t>PE-HD distribution networks</w:t>
            </w:r>
          </w:p>
        </w:tc>
        <w:tc>
          <w:tcPr>
            <w:tcW w:w="2978" w:type="dxa"/>
          </w:tcPr>
          <w:p w14:paraId="479B8FEF" w14:textId="77777777" w:rsidR="005319C7" w:rsidRPr="00456060" w:rsidRDefault="005D1F2C" w:rsidP="00456060">
            <w:pPr>
              <w:spacing w:after="0"/>
              <w:rPr>
                <w:sz w:val="16"/>
                <w:szCs w:val="16"/>
              </w:rPr>
            </w:pPr>
            <w:r>
              <w:rPr>
                <w:sz w:val="16"/>
                <w:szCs w:val="16"/>
              </w:rPr>
              <w:t>100% conversion of PE-HD distribution networks reported technically feasible; limited information on residential piping hydraulics</w:t>
            </w:r>
          </w:p>
        </w:tc>
        <w:tc>
          <w:tcPr>
            <w:tcW w:w="1565" w:type="dxa"/>
          </w:tcPr>
          <w:p w14:paraId="35ED8EFA" w14:textId="77777777" w:rsidR="005319C7" w:rsidRPr="00456060" w:rsidRDefault="005D1F2C" w:rsidP="00456060">
            <w:pPr>
              <w:spacing w:after="0"/>
              <w:rPr>
                <w:sz w:val="16"/>
                <w:szCs w:val="16"/>
              </w:rPr>
            </w:pPr>
            <w:r>
              <w:rPr>
                <w:sz w:val="16"/>
                <w:szCs w:val="16"/>
              </w:rPr>
              <w:t>None identified in the reviewed public sources</w:t>
            </w:r>
          </w:p>
        </w:tc>
      </w:tr>
      <w:tr w:rsidR="005319C7" w14:paraId="37B604CB" w14:textId="77777777" w:rsidTr="00A071BA">
        <w:tc>
          <w:tcPr>
            <w:tcW w:w="1716" w:type="dxa"/>
          </w:tcPr>
          <w:p w14:paraId="20B8C6C8" w14:textId="77777777" w:rsidR="005319C7" w:rsidRPr="00CE5A79" w:rsidRDefault="005D1F2C" w:rsidP="00456060">
            <w:pPr>
              <w:spacing w:after="0"/>
              <w:rPr>
                <w:sz w:val="16"/>
                <w:szCs w:val="16"/>
                <w:lang w:val="nl-NL"/>
              </w:rPr>
            </w:pPr>
            <w:proofErr w:type="spellStart"/>
            <w:r>
              <w:rPr>
                <w:sz w:val="16"/>
                <w:szCs w:val="16"/>
                <w:lang w:val="nl-NL"/>
              </w:rPr>
              <w:t>HyDelta</w:t>
            </w:r>
            <w:proofErr w:type="spellEnd"/>
            <w:r>
              <w:rPr>
                <w:sz w:val="16"/>
                <w:szCs w:val="16"/>
                <w:lang w:val="nl-NL"/>
              </w:rPr>
              <w:t>, Stad aan ’t Haringvliet, H2Direkt (NL, DE)</w:t>
            </w:r>
          </w:p>
        </w:tc>
        <w:tc>
          <w:tcPr>
            <w:tcW w:w="1483" w:type="dxa"/>
          </w:tcPr>
          <w:p w14:paraId="6BAEB840" w14:textId="77777777" w:rsidR="005319C7" w:rsidRPr="00456060" w:rsidRDefault="005D1F2C" w:rsidP="00456060">
            <w:pPr>
              <w:spacing w:after="0"/>
              <w:rPr>
                <w:sz w:val="16"/>
                <w:szCs w:val="16"/>
              </w:rPr>
            </w:pPr>
            <w:r>
              <w:rPr>
                <w:sz w:val="16"/>
                <w:szCs w:val="16"/>
              </w:rPr>
              <w:t>100%</w:t>
            </w:r>
          </w:p>
        </w:tc>
        <w:tc>
          <w:tcPr>
            <w:tcW w:w="1722" w:type="dxa"/>
          </w:tcPr>
          <w:p w14:paraId="28DF6809" w14:textId="77777777" w:rsidR="005319C7" w:rsidRPr="00456060" w:rsidRDefault="005D1F2C" w:rsidP="00456060">
            <w:pPr>
              <w:spacing w:after="0"/>
              <w:rPr>
                <w:sz w:val="16"/>
                <w:szCs w:val="16"/>
              </w:rPr>
            </w:pPr>
            <w:r>
              <w:rPr>
                <w:sz w:val="16"/>
                <w:szCs w:val="16"/>
              </w:rPr>
              <w:t>Distribution and residential service; customer-side operation</w:t>
            </w:r>
          </w:p>
        </w:tc>
        <w:tc>
          <w:tcPr>
            <w:tcW w:w="2978" w:type="dxa"/>
          </w:tcPr>
          <w:p w14:paraId="1DA6F39E" w14:textId="77777777" w:rsidR="005319C7" w:rsidRPr="00456060" w:rsidRDefault="005D1F2C" w:rsidP="00456060">
            <w:pPr>
              <w:spacing w:after="0"/>
              <w:rPr>
                <w:sz w:val="16"/>
                <w:szCs w:val="16"/>
              </w:rPr>
            </w:pPr>
            <w:r>
              <w:rPr>
                <w:sz w:val="16"/>
                <w:szCs w:val="16"/>
              </w:rPr>
              <w:t>Approximately three times the volumetric flow at equal energy demand (LHV basis); leak-tight customer-side operation under monitored field conditions</w:t>
            </w:r>
          </w:p>
        </w:tc>
        <w:tc>
          <w:tcPr>
            <w:tcW w:w="1565" w:type="dxa"/>
          </w:tcPr>
          <w:p w14:paraId="28DCBFC7" w14:textId="77777777" w:rsidR="005319C7" w:rsidRPr="00456060" w:rsidRDefault="005D1F2C" w:rsidP="00456060">
            <w:pPr>
              <w:spacing w:after="0"/>
              <w:rPr>
                <w:sz w:val="16"/>
                <w:szCs w:val="16"/>
              </w:rPr>
            </w:pPr>
            <w:r>
              <w:rPr>
                <w:sz w:val="16"/>
                <w:szCs w:val="16"/>
              </w:rPr>
              <w:t>None identified in the reviewed public sources</w:t>
            </w:r>
          </w:p>
        </w:tc>
      </w:tr>
      <w:tr w:rsidR="005319C7" w14:paraId="00F040FB" w14:textId="77777777" w:rsidTr="00A071BA">
        <w:tc>
          <w:tcPr>
            <w:tcW w:w="1716" w:type="dxa"/>
          </w:tcPr>
          <w:p w14:paraId="5CE2AEDE" w14:textId="77777777" w:rsidR="005319C7" w:rsidRPr="00456060" w:rsidRDefault="005D1F2C" w:rsidP="00456060">
            <w:pPr>
              <w:spacing w:after="0"/>
              <w:rPr>
                <w:sz w:val="16"/>
                <w:szCs w:val="16"/>
              </w:rPr>
            </w:pPr>
            <w:proofErr w:type="spellStart"/>
            <w:r>
              <w:rPr>
                <w:sz w:val="16"/>
                <w:szCs w:val="16"/>
              </w:rPr>
              <w:t>THyGA</w:t>
            </w:r>
            <w:proofErr w:type="spellEnd"/>
            <w:r>
              <w:rPr>
                <w:sz w:val="16"/>
                <w:szCs w:val="16"/>
              </w:rPr>
              <w:t xml:space="preserve"> (EU)</w:t>
            </w:r>
          </w:p>
        </w:tc>
        <w:tc>
          <w:tcPr>
            <w:tcW w:w="1483" w:type="dxa"/>
          </w:tcPr>
          <w:p w14:paraId="7F5B73A7" w14:textId="77777777" w:rsidR="005319C7" w:rsidRPr="00456060" w:rsidRDefault="005D1F2C" w:rsidP="00456060">
            <w:pPr>
              <w:spacing w:after="0"/>
              <w:rPr>
                <w:sz w:val="16"/>
                <w:szCs w:val="16"/>
              </w:rPr>
            </w:pPr>
            <w:r>
              <w:rPr>
                <w:sz w:val="16"/>
                <w:szCs w:val="16"/>
              </w:rPr>
              <w:t>Blends, mainly below 30 vol% (tests up to 60 vol%)</w:t>
            </w:r>
          </w:p>
        </w:tc>
        <w:tc>
          <w:tcPr>
            <w:tcW w:w="1722" w:type="dxa"/>
          </w:tcPr>
          <w:p w14:paraId="7270DB48" w14:textId="77777777" w:rsidR="005319C7" w:rsidRPr="00456060" w:rsidRDefault="005D1F2C" w:rsidP="00456060">
            <w:pPr>
              <w:spacing w:after="0"/>
              <w:rPr>
                <w:sz w:val="16"/>
                <w:szCs w:val="16"/>
              </w:rPr>
            </w:pPr>
            <w:r>
              <w:rPr>
                <w:sz w:val="16"/>
                <w:szCs w:val="16"/>
              </w:rPr>
              <w:t>Domestic and small commercial appliances</w:t>
            </w:r>
          </w:p>
        </w:tc>
        <w:tc>
          <w:tcPr>
            <w:tcW w:w="2978" w:type="dxa"/>
          </w:tcPr>
          <w:p w14:paraId="6E993EAE" w14:textId="77777777" w:rsidR="005319C7" w:rsidRPr="00456060" w:rsidRDefault="005D1F2C" w:rsidP="00456060">
            <w:pPr>
              <w:spacing w:after="0"/>
              <w:rPr>
                <w:sz w:val="16"/>
                <w:szCs w:val="16"/>
              </w:rPr>
            </w:pPr>
            <w:r>
              <w:rPr>
                <w:sz w:val="16"/>
                <w:szCs w:val="16"/>
              </w:rPr>
              <w:t>Rated useful heat output maintained on tested blends with adjusted volumetric flow; customer-piping hydraulics not measured</w:t>
            </w:r>
          </w:p>
        </w:tc>
        <w:tc>
          <w:tcPr>
            <w:tcW w:w="1565" w:type="dxa"/>
          </w:tcPr>
          <w:p w14:paraId="08069E36" w14:textId="77777777" w:rsidR="005319C7" w:rsidRPr="00456060" w:rsidRDefault="005D1F2C" w:rsidP="00456060">
            <w:pPr>
              <w:spacing w:after="0"/>
              <w:rPr>
                <w:sz w:val="16"/>
                <w:szCs w:val="16"/>
              </w:rPr>
            </w:pPr>
            <w:r>
              <w:rPr>
                <w:sz w:val="16"/>
                <w:szCs w:val="16"/>
              </w:rPr>
              <w:t>None identified in the reviewed public sources</w:t>
            </w:r>
          </w:p>
        </w:tc>
      </w:tr>
      <w:tr w:rsidR="005319C7" w14:paraId="7CF15696" w14:textId="77777777" w:rsidTr="00A071BA">
        <w:tc>
          <w:tcPr>
            <w:tcW w:w="1716" w:type="dxa"/>
          </w:tcPr>
          <w:p w14:paraId="1BF99BFA" w14:textId="77777777" w:rsidR="005319C7" w:rsidRPr="00456060" w:rsidRDefault="005D1F2C" w:rsidP="00456060">
            <w:pPr>
              <w:spacing w:after="0"/>
              <w:rPr>
                <w:sz w:val="16"/>
                <w:szCs w:val="16"/>
              </w:rPr>
            </w:pPr>
            <w:proofErr w:type="spellStart"/>
            <w:r>
              <w:rPr>
                <w:sz w:val="16"/>
                <w:szCs w:val="16"/>
              </w:rPr>
              <w:t>HyBlend</w:t>
            </w:r>
            <w:proofErr w:type="spellEnd"/>
            <w:r>
              <w:rPr>
                <w:sz w:val="16"/>
                <w:szCs w:val="16"/>
              </w:rPr>
              <w:t xml:space="preserve">, </w:t>
            </w:r>
            <w:proofErr w:type="spellStart"/>
            <w:r>
              <w:rPr>
                <w:sz w:val="16"/>
                <w:szCs w:val="16"/>
              </w:rPr>
              <w:t>BlendPATH</w:t>
            </w:r>
            <w:proofErr w:type="spellEnd"/>
            <w:r>
              <w:rPr>
                <w:sz w:val="16"/>
                <w:szCs w:val="16"/>
              </w:rPr>
              <w:t xml:space="preserve"> (US)</w:t>
            </w:r>
          </w:p>
        </w:tc>
        <w:tc>
          <w:tcPr>
            <w:tcW w:w="1483" w:type="dxa"/>
          </w:tcPr>
          <w:p w14:paraId="51E1818A" w14:textId="77777777" w:rsidR="005319C7" w:rsidRPr="00456060" w:rsidRDefault="005D1F2C" w:rsidP="00456060">
            <w:pPr>
              <w:spacing w:after="0"/>
              <w:rPr>
                <w:sz w:val="16"/>
                <w:szCs w:val="16"/>
              </w:rPr>
            </w:pPr>
            <w:r>
              <w:rPr>
                <w:sz w:val="16"/>
                <w:szCs w:val="16"/>
              </w:rPr>
              <w:t xml:space="preserve">Blends and 100%, </w:t>
            </w:r>
            <w:del w:id="443" w:author="Sean de Noronha | DRG" w:date="2026-09-23T14:55:00Z">
              <w:r>
                <w:rPr>
                  <w:sz w:val="16"/>
                  <w:szCs w:val="16"/>
                </w:rPr>
                <w:delText>modelling</w:delText>
              </w:r>
            </w:del>
            <w:ins w:id="444" w:author="Sean de Noronha | DRG" w:date="2026-09-23T14:55:00Z">
              <w:r>
                <w:rPr>
                  <w:sz w:val="16"/>
                  <w:szCs w:val="16"/>
                </w:rPr>
                <w:t>modeling</w:t>
              </w:r>
            </w:ins>
          </w:p>
        </w:tc>
        <w:tc>
          <w:tcPr>
            <w:tcW w:w="1722" w:type="dxa"/>
          </w:tcPr>
          <w:p w14:paraId="5333678E" w14:textId="77777777" w:rsidR="005319C7" w:rsidRPr="00456060" w:rsidRDefault="005D1F2C" w:rsidP="00456060">
            <w:pPr>
              <w:spacing w:after="0"/>
              <w:rPr>
                <w:sz w:val="16"/>
                <w:szCs w:val="16"/>
              </w:rPr>
            </w:pPr>
            <w:r>
              <w:rPr>
                <w:sz w:val="16"/>
                <w:szCs w:val="16"/>
              </w:rPr>
              <w:t>Transmission and high-pressure distribution</w:t>
            </w:r>
          </w:p>
        </w:tc>
        <w:tc>
          <w:tcPr>
            <w:tcW w:w="2978" w:type="dxa"/>
          </w:tcPr>
          <w:p w14:paraId="7618A1A0" w14:textId="77777777" w:rsidR="005319C7" w:rsidRPr="00456060" w:rsidRDefault="005D1F2C" w:rsidP="00456060">
            <w:pPr>
              <w:spacing w:after="0"/>
              <w:rPr>
                <w:sz w:val="16"/>
                <w:szCs w:val="16"/>
              </w:rPr>
            </w:pPr>
            <w:r>
              <w:rPr>
                <w:sz w:val="16"/>
                <w:szCs w:val="16"/>
              </w:rPr>
              <w:t xml:space="preserve">Steady-state and transient hydraulic </w:t>
            </w:r>
            <w:del w:id="445" w:author="Sean de Noronha | DRG" w:date="2026-09-23T14:55:00Z">
              <w:r>
                <w:rPr>
                  <w:sz w:val="16"/>
                  <w:szCs w:val="16"/>
                </w:rPr>
                <w:delText>modelling</w:delText>
              </w:r>
            </w:del>
            <w:ins w:id="446" w:author="Sean de Noronha | DRG" w:date="2026-09-23T14:55:00Z">
              <w:r>
                <w:rPr>
                  <w:sz w:val="16"/>
                  <w:szCs w:val="16"/>
                </w:rPr>
                <w:t>modeling</w:t>
              </w:r>
            </w:ins>
            <w:r>
              <w:rPr>
                <w:sz w:val="16"/>
                <w:szCs w:val="16"/>
              </w:rPr>
              <w:t xml:space="preserve">; Canadian residential </w:t>
            </w:r>
            <w:del w:id="447" w:author="Sean de Noronha | DRG" w:date="2026-09-23T14:55:00Z">
              <w:r>
                <w:rPr>
                  <w:sz w:val="16"/>
                  <w:szCs w:val="16"/>
                </w:rPr>
                <w:delText>analogue</w:delText>
              </w:r>
            </w:del>
            <w:ins w:id="448" w:author="Sean de Noronha | DRG" w:date="2026-09-23T14:55:00Z">
              <w:r>
                <w:rPr>
                  <w:sz w:val="16"/>
                  <w:szCs w:val="16"/>
                </w:rPr>
                <w:t>analog</w:t>
              </w:r>
            </w:ins>
            <w:r>
              <w:rPr>
                <w:sz w:val="16"/>
                <w:szCs w:val="16"/>
              </w:rPr>
              <w:t xml:space="preserve"> (ATCO, approximately 5% blend)</w:t>
            </w:r>
          </w:p>
        </w:tc>
        <w:tc>
          <w:tcPr>
            <w:tcW w:w="1565" w:type="dxa"/>
          </w:tcPr>
          <w:p w14:paraId="29FD7EAC" w14:textId="77777777" w:rsidR="005319C7" w:rsidRPr="00456060" w:rsidRDefault="005D1F2C" w:rsidP="00456060">
            <w:pPr>
              <w:spacing w:after="0"/>
              <w:rPr>
                <w:sz w:val="16"/>
                <w:szCs w:val="16"/>
              </w:rPr>
            </w:pPr>
            <w:r>
              <w:rPr>
                <w:sz w:val="16"/>
                <w:szCs w:val="16"/>
              </w:rPr>
              <w:t>None identified in the reviewed public sources</w:t>
            </w:r>
          </w:p>
        </w:tc>
      </w:tr>
    </w:tbl>
    <w:p w14:paraId="5193AAFB" w14:textId="77777777" w:rsidR="005319C7" w:rsidRDefault="005D1F2C">
      <w:r>
        <w:rPr>
          <w:rFonts w:cs="Arial"/>
          <w:i/>
          <w:szCs w:val="20"/>
        </w:rPr>
        <w:t>Table 2 – Pilot-</w:t>
      </w:r>
      <w:del w:id="449" w:author="Sean de Noronha | DRG" w:date="2026-09-23T14:55:00Z">
        <w:r>
          <w:rPr>
            <w:rFonts w:cs="Arial"/>
            <w:i/>
            <w:szCs w:val="20"/>
          </w:rPr>
          <w:delText>programme</w:delText>
        </w:r>
      </w:del>
      <w:ins w:id="450" w:author="Sean de Noronha | DRG" w:date="2026-09-23T14:55:00Z">
        <w:r>
          <w:rPr>
            <w:rFonts w:cs="Arial"/>
            <w:i/>
            <w:szCs w:val="20"/>
          </w:rPr>
          <w:t>program</w:t>
        </w:r>
      </w:ins>
      <w:r>
        <w:rPr>
          <w:rFonts w:cs="Arial"/>
          <w:i/>
          <w:szCs w:val="20"/>
        </w:rPr>
        <w:t xml:space="preserve"> evidence and its relevance to domestic pipe sizing, condensing §3.2.1 to §3.2.5. The last column records whether pressure-drop data sufficient to validate domestic sizing tables were identified in the reviewed public sources.</w:t>
      </w:r>
    </w:p>
    <w:p w14:paraId="4453BA06" w14:textId="77777777" w:rsidR="00976B66" w:rsidRPr="00484AF7" w:rsidRDefault="00C64113" w:rsidP="00857005">
      <w:pPr>
        <w:pStyle w:val="Heading2"/>
      </w:pPr>
      <w:bookmarkStart w:id="451" w:name="_Toc241506973"/>
      <w:r>
        <w:t>Standards and Codes Review</w:t>
      </w:r>
      <w:bookmarkEnd w:id="451"/>
    </w:p>
    <w:p w14:paraId="5B14414F" w14:textId="2B494A27" w:rsidR="00976B66" w:rsidRPr="00801F35" w:rsidRDefault="00C64113">
      <w:commentRangeStart w:id="452"/>
      <w:commentRangeStart w:id="453"/>
      <w:r>
        <w:t>This subsection evaluates existing standards, codes, and regulations relevant to the design of domestic hydrogen gas piping in North America. The primary clause-by-clause analysis uses CSA B149.1:25</w:t>
      </w:r>
      <w:ins w:id="454" w:author="Sean de Noronha | DRG" w:date="2026-09-29T13:40:00Z" w16du:dateUtc="2026-09-29T11:40:00Z">
        <w:r>
          <w:t xml:space="preserve"> [32]</w:t>
        </w:r>
      </w:ins>
      <w:r>
        <w:t>, the 2021 International Fuel Gas Code</w:t>
      </w:r>
      <w:ins w:id="455" w:author="Sean de Noronha | DRG" w:date="2026-09-29T13:40:00Z" w16du:dateUtc="2026-09-29T11:40:00Z">
        <w:r>
          <w:t xml:space="preserve"> [33]</w:t>
        </w:r>
      </w:ins>
      <w:r>
        <w:t>, the 2015 edition of NFPA 54</w:t>
      </w:r>
      <w:ins w:id="456" w:author="Sean de Noronha | DRG" w:date="2026-09-29T13:40:00Z" w16du:dateUtc="2026-09-29T11:40:00Z">
        <w:r>
          <w:t xml:space="preserve"> [34]</w:t>
        </w:r>
      </w:ins>
      <w:r>
        <w:t>, and CSA/ANSI LC 1:23 / CSA 6.26:23</w:t>
      </w:r>
      <w:ins w:id="457" w:author="Sean de Noronha | DRG" w:date="2026-09-29T13:40:00Z" w16du:dateUtc="2026-09-29T11:40:00Z">
        <w:r>
          <w:t xml:space="preserve"> [35]</w:t>
        </w:r>
      </w:ins>
      <w:r>
        <w:t>. Other editions are cited only where a specific comparison or later change is identified. The clause-by-clause cross-reference matrix supporting this comparison is presented in Appendix A.</w:t>
      </w:r>
      <w:commentRangeEnd w:id="452"/>
      <w:r>
        <w:rPr>
          <w:rStyle w:val="CommentReference"/>
          <w:sz w:val="20"/>
          <w:szCs w:val="22"/>
        </w:rPr>
        <w:commentReference w:id="452"/>
      </w:r>
      <w:commentRangeEnd w:id="453"/>
      <w:r>
        <w:rPr>
          <w:rStyle w:val="CommentReference"/>
        </w:rPr>
        <w:commentReference w:id="453"/>
      </w:r>
    </w:p>
    <w:p w14:paraId="331A5854" w14:textId="77777777" w:rsidR="00976B66" w:rsidRPr="00801F35" w:rsidRDefault="00C64113" w:rsidP="00A055D8">
      <w:pPr>
        <w:pStyle w:val="Heading3"/>
      </w:pPr>
      <w:bookmarkStart w:id="458" w:name="_Toc241506974"/>
      <w:r>
        <w:lastRenderedPageBreak/>
        <w:t>Overview of Applicable Standards</w:t>
      </w:r>
      <w:bookmarkEnd w:id="458"/>
    </w:p>
    <w:p w14:paraId="14BB662F" w14:textId="6FFE4F75" w:rsidR="00B622FE" w:rsidRPr="00801F35" w:rsidRDefault="00C64113">
      <w:commentRangeStart w:id="459"/>
      <w:commentRangeStart w:id="460"/>
      <w:r>
        <w:rPr>
          <w:rFonts w:cs="Arial"/>
          <w:szCs w:val="20"/>
        </w:rPr>
        <w:t xml:space="preserve">The standards relevant to </w:t>
      </w:r>
      <w:del w:id="461" w:author="Sean de Noronha | DRG" w:date="2026-09-22T14:30:00Z" w16du:dateUtc="2026-09-22T12:30:00Z">
        <w:r>
          <w:rPr>
            <w:rFonts w:cs="Arial"/>
            <w:szCs w:val="20"/>
          </w:rPr>
          <w:delText xml:space="preserve">100% hydrogen </w:delText>
        </w:r>
      </w:del>
      <w:r>
        <w:rPr>
          <w:rFonts w:cs="Arial"/>
          <w:szCs w:val="20"/>
        </w:rPr>
        <w:t xml:space="preserve">domestic piping </w:t>
      </w:r>
      <w:commentRangeEnd w:id="459"/>
      <w:r>
        <w:rPr>
          <w:rStyle w:val="CommentReference"/>
          <w:rFonts w:cs="Arial"/>
          <w:sz w:val="20"/>
          <w:szCs w:val="20"/>
        </w:rPr>
        <w:commentReference w:id="459"/>
      </w:r>
      <w:commentRangeEnd w:id="460"/>
      <w:r>
        <w:rPr>
          <w:rStyle w:val="CommentReference"/>
        </w:rPr>
        <w:commentReference w:id="460"/>
      </w:r>
      <w:r>
        <w:rPr>
          <w:rFonts w:cs="Arial"/>
          <w:szCs w:val="20"/>
        </w:rPr>
        <w:t xml:space="preserve">below 10 </w:t>
      </w:r>
      <w:proofErr w:type="spellStart"/>
      <w:r>
        <w:rPr>
          <w:rFonts w:cs="Arial"/>
          <w:szCs w:val="20"/>
        </w:rPr>
        <w:t>psig</w:t>
      </w:r>
      <w:proofErr w:type="spellEnd"/>
      <w:r>
        <w:rPr>
          <w:rFonts w:cs="Arial"/>
          <w:szCs w:val="20"/>
        </w:rPr>
        <w:t xml:space="preserve"> are </w:t>
      </w:r>
      <w:del w:id="462" w:author="Sean de Noronha | DRG" w:date="2026-09-23T12:32:00Z" w16du:dateUtc="2026-09-23T10:32:00Z">
        <w:r>
          <w:rPr>
            <w:rFonts w:cs="Arial"/>
            <w:szCs w:val="20"/>
          </w:rPr>
          <w:delText>summarised</w:delText>
        </w:r>
      </w:del>
      <w:ins w:id="463" w:author="Sean de Noronha | DRG" w:date="2026-09-23T12:32:00Z" w16du:dateUtc="2026-09-23T10:32:00Z">
        <w:r>
          <w:rPr>
            <w:rFonts w:cs="Arial"/>
            <w:szCs w:val="20"/>
          </w:rPr>
          <w:t>summarized</w:t>
        </w:r>
      </w:ins>
      <w:r>
        <w:rPr>
          <w:rFonts w:cs="Arial"/>
          <w:szCs w:val="20"/>
        </w:rPr>
        <w:t xml:space="preserve"> in Table 3; they span Canadian, US, European, UK, Australian and international instruments. The fifteen entries are listed so that the four standards examined in §3.3.2 can be positioned against the wider international set.</w:t>
      </w:r>
    </w:p>
    <w:p w14:paraId="744BE07A" w14:textId="1EFCCFD8" w:rsidR="00B622FE" w:rsidRPr="00801F35" w:rsidRDefault="00235812">
      <w:r>
        <w:rPr>
          <w:rFonts w:cs="Arial"/>
          <w:szCs w:val="20"/>
        </w:rPr>
        <w:t>The four standards in the scope of the present report (</w:t>
      </w:r>
      <w:del w:id="464" w:author="Sean de Noronha | DRG" w:date="2026-09-23T16:00:00Z" w16du:dateUtc="2026-09-23T14:00:00Z">
        <w:r>
          <w:rPr>
            <w:rFonts w:cs="Arial"/>
            <w:szCs w:val="20"/>
          </w:rPr>
          <w:delText xml:space="preserve">CSA B149.1 </w:delText>
        </w:r>
      </w:del>
      <w:ins w:id="465" w:author="Sean de Noronha | DRG" w:date="2026-09-23T16:00:00Z" w16du:dateUtc="2026-09-23T14:00:00Z">
        <w:r>
          <w:rPr>
            <w:rFonts w:cs="Arial"/>
            <w:szCs w:val="20"/>
          </w:rPr>
          <w:t xml:space="preserve">CSA B149.1:25 </w:t>
        </w:r>
      </w:ins>
      <w:r>
        <w:rPr>
          <w:rFonts w:cs="Arial"/>
          <w:szCs w:val="20"/>
        </w:rPr>
        <w:t>[32], the IFGC [33], NFPA 54 [34] and CSA/ANSI LC 1 [35]) are the focus of the detailed clause-by-clause analysis presented in §3.3.2 and Appendix A. The additional standards listed in Table 3 are included for situational awareness, on the basis of their published scope and high-level positioning within the international hydrogen domestic-piping context. Their primary texts have not been consulted in detail for this review, and the cells of Table 3 that describe them reflect publicly available scope information rather than direct extraction from the standard itself.</w:t>
      </w:r>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3"/>
        <w:tblDescription w:val="Table 3 – Standards relevant to 100% hydrogen domestic piping below 10 psig. Bolded standards in the text above (CAN/BNQ 1784-000:2022, ASME B31.12-2023, DVGW G 655:2024, NEN 1078:2024 / NPR 3378-3:2025, and IGEM/H/2 Edition 2) are those directly rel"/>
      </w:tblPr>
      <w:tblGrid>
        <w:gridCol w:w="1684"/>
        <w:gridCol w:w="2058"/>
        <w:gridCol w:w="2160"/>
        <w:gridCol w:w="1637"/>
        <w:gridCol w:w="1924"/>
      </w:tblGrid>
      <w:tr w:rsidR="00A22517" w:rsidRPr="00801F35" w14:paraId="22401AF9" w14:textId="77777777" w:rsidTr="00A22517">
        <w:trPr>
          <w:tblHeader/>
        </w:trPr>
        <w:tc>
          <w:tcPr>
            <w:tcW w:w="1613" w:type="dxa"/>
            <w:shd w:val="clear" w:color="auto" w:fill="F2F2F2" w:themeFill="background1" w:themeFillShade="F2"/>
          </w:tcPr>
          <w:p w14:paraId="1DEFAC7F" w14:textId="77777777" w:rsidR="00B622FE" w:rsidRPr="00801F35" w:rsidRDefault="00C64113">
            <w:pPr>
              <w:spacing w:after="0"/>
              <w:rPr>
                <w:sz w:val="16"/>
                <w:szCs w:val="16"/>
              </w:rPr>
            </w:pPr>
            <w:commentRangeStart w:id="466"/>
            <w:commentRangeStart w:id="467"/>
            <w:r>
              <w:rPr>
                <w:b/>
                <w:sz w:val="16"/>
                <w:szCs w:val="16"/>
              </w:rPr>
              <w:t>Standard / edition</w:t>
            </w:r>
          </w:p>
        </w:tc>
        <w:tc>
          <w:tcPr>
            <w:tcW w:w="1442" w:type="dxa"/>
            <w:shd w:val="clear" w:color="auto" w:fill="F2F2F2" w:themeFill="background1" w:themeFillShade="F2"/>
          </w:tcPr>
          <w:p w14:paraId="0EB94780" w14:textId="77777777" w:rsidR="00B622FE" w:rsidRPr="00801F35" w:rsidRDefault="00C64113">
            <w:pPr>
              <w:spacing w:after="0"/>
              <w:rPr>
                <w:sz w:val="16"/>
                <w:szCs w:val="16"/>
              </w:rPr>
            </w:pPr>
            <w:r>
              <w:rPr>
                <w:b/>
                <w:sz w:val="16"/>
                <w:szCs w:val="16"/>
              </w:rPr>
              <w:t>Region</w:t>
            </w:r>
          </w:p>
        </w:tc>
        <w:tc>
          <w:tcPr>
            <w:tcW w:w="2692" w:type="dxa"/>
            <w:shd w:val="clear" w:color="auto" w:fill="F2F2F2" w:themeFill="background1" w:themeFillShade="F2"/>
          </w:tcPr>
          <w:p w14:paraId="74F8B849" w14:textId="77777777" w:rsidR="00B622FE" w:rsidRPr="00801F35" w:rsidRDefault="00C64113">
            <w:pPr>
              <w:spacing w:after="0"/>
              <w:rPr>
                <w:sz w:val="16"/>
                <w:szCs w:val="16"/>
              </w:rPr>
            </w:pPr>
            <w:r>
              <w:rPr>
                <w:b/>
                <w:sz w:val="16"/>
                <w:szCs w:val="16"/>
              </w:rPr>
              <w:t>Scope for 100% H</w:t>
            </w:r>
            <w:del w:id="468" w:author="Sean de Noronha | DRG" w:date="2026-09-28T16:47:00Z" w16du:dateUtc="2026-09-28T14:47:00Z">
              <w:r>
                <w:rPr>
                  <w:b/>
                  <w:sz w:val="16"/>
                  <w:szCs w:val="16"/>
                </w:rPr>
                <w:delText>₂</w:delText>
              </w:r>
            </w:del>
            <w:ins w:id="469" w:author="Sean de Noronha | DRG" w:date="2026-09-28T16:47:00Z" w16du:dateUtc="2026-09-28T14:47:00Z">
              <w:r>
                <w:rPr>
                  <w:b/>
                  <w:sz w:val="16"/>
                  <w:szCs w:val="16"/>
                  <w:vertAlign w:val="subscript"/>
                </w:rPr>
                <w:t>2</w:t>
              </w:r>
            </w:ins>
            <w:r>
              <w:rPr>
                <w:b/>
                <w:sz w:val="16"/>
                <w:szCs w:val="16"/>
              </w:rPr>
              <w:t xml:space="preserve"> domestic</w:t>
            </w:r>
          </w:p>
        </w:tc>
        <w:tc>
          <w:tcPr>
            <w:tcW w:w="2254" w:type="dxa"/>
            <w:shd w:val="clear" w:color="auto" w:fill="F2F2F2" w:themeFill="background1" w:themeFillShade="F2"/>
          </w:tcPr>
          <w:p w14:paraId="04C2D0F8" w14:textId="77777777" w:rsidR="00B622FE" w:rsidRPr="00801F35" w:rsidRDefault="00C64113">
            <w:pPr>
              <w:spacing w:after="0"/>
              <w:rPr>
                <w:sz w:val="16"/>
                <w:szCs w:val="16"/>
              </w:rPr>
            </w:pPr>
            <w:r>
              <w:rPr>
                <w:b/>
                <w:sz w:val="16"/>
                <w:szCs w:val="16"/>
              </w:rPr>
              <w:t>Sizing method</w:t>
            </w:r>
          </w:p>
        </w:tc>
        <w:tc>
          <w:tcPr>
            <w:tcW w:w="1462" w:type="dxa"/>
            <w:shd w:val="clear" w:color="auto" w:fill="F2F2F2" w:themeFill="background1" w:themeFillShade="F2"/>
          </w:tcPr>
          <w:p w14:paraId="40D764BA" w14:textId="77777777" w:rsidR="00B622FE" w:rsidRPr="00801F35" w:rsidRDefault="00C64113">
            <w:pPr>
              <w:spacing w:after="0"/>
              <w:rPr>
                <w:sz w:val="16"/>
                <w:szCs w:val="16"/>
              </w:rPr>
            </w:pPr>
            <w:r>
              <w:rPr>
                <w:b/>
                <w:sz w:val="16"/>
                <w:szCs w:val="16"/>
              </w:rPr>
              <w:t>CSST treated?</w:t>
            </w:r>
          </w:p>
        </w:tc>
      </w:tr>
      <w:tr w:rsidR="00A22517" w:rsidRPr="005927D2" w14:paraId="38328375" w14:textId="77777777" w:rsidTr="00A22517">
        <w:tc>
          <w:tcPr>
            <w:tcW w:w="1613" w:type="dxa"/>
          </w:tcPr>
          <w:p w14:paraId="10578F69" w14:textId="77777777" w:rsidR="00B622FE" w:rsidRPr="00801F35" w:rsidRDefault="00C64113">
            <w:pPr>
              <w:spacing w:after="0"/>
              <w:rPr>
                <w:sz w:val="16"/>
                <w:szCs w:val="16"/>
              </w:rPr>
            </w:pPr>
            <w:r>
              <w:rPr>
                <w:sz w:val="16"/>
                <w:szCs w:val="16"/>
              </w:rPr>
              <w:t>CSA B149.1:20 / :25</w:t>
            </w:r>
            <w:ins w:id="470" w:author="Sean de Noronha | DRG" w:date="2026-09-29T13:52:00Z" w16du:dateUtc="2026-09-29T11:52:00Z">
              <w:r>
                <w:t xml:space="preserve"> [32]</w:t>
              </w:r>
            </w:ins>
          </w:p>
        </w:tc>
        <w:tc>
          <w:tcPr>
            <w:tcW w:w="1442" w:type="dxa"/>
          </w:tcPr>
          <w:p w14:paraId="0A257787" w14:textId="77777777" w:rsidR="00B622FE" w:rsidRPr="00801F35" w:rsidRDefault="00C64113">
            <w:pPr>
              <w:spacing w:after="0"/>
              <w:rPr>
                <w:sz w:val="16"/>
                <w:szCs w:val="16"/>
              </w:rPr>
            </w:pPr>
            <w:r>
              <w:rPr>
                <w:sz w:val="16"/>
                <w:szCs w:val="16"/>
              </w:rPr>
              <w:t>Canada</w:t>
            </w:r>
          </w:p>
        </w:tc>
        <w:tc>
          <w:tcPr>
            <w:tcW w:w="2692" w:type="dxa"/>
          </w:tcPr>
          <w:p w14:paraId="5A673B5A" w14:textId="18487142" w:rsidR="00B622FE" w:rsidRPr="00801F35" w:rsidRDefault="00C64113">
            <w:pPr>
              <w:spacing w:after="0"/>
              <w:rPr>
                <w:sz w:val="16"/>
                <w:szCs w:val="16"/>
              </w:rPr>
            </w:pPr>
            <w:r>
              <w:rPr>
                <w:sz w:val="16"/>
                <w:szCs w:val="16"/>
              </w:rPr>
              <w:t xml:space="preserve">NG/LP fuel scope; </w:t>
            </w:r>
            <w:ins w:id="471" w:author="Sean de Noronha | DRG" w:date="2026-09-22T14:28:00Z" w16du:dateUtc="2026-09-22T12:28:00Z">
              <w:r>
                <w:rPr>
                  <w:sz w:val="16"/>
                  <w:szCs w:val="16"/>
                </w:rPr>
                <w:t xml:space="preserve">the </w:t>
              </w:r>
            </w:ins>
            <w:commentRangeStart w:id="472"/>
            <w:commentRangeStart w:id="473"/>
            <w:del w:id="474" w:author="Sean de Noronha | DRG" w:date="2026-09-22T14:28:00Z" w16du:dateUtc="2026-09-22T12:28:00Z">
              <w:r>
                <w:rPr>
                  <w:sz w:val="16"/>
                  <w:szCs w:val="16"/>
                </w:rPr>
                <w:delText>:</w:delText>
              </w:r>
            </w:del>
            <w:ins w:id="475" w:author="Sean de Noronha | DRG" w:date="2026-09-22T14:28:00Z" w16du:dateUtc="2026-09-22T12:28:00Z">
              <w:r>
                <w:rPr>
                  <w:sz w:val="16"/>
                  <w:szCs w:val="16"/>
                </w:rPr>
                <w:t>20</w:t>
              </w:r>
            </w:ins>
            <w:r>
              <w:rPr>
                <w:sz w:val="16"/>
                <w:szCs w:val="16"/>
              </w:rPr>
              <w:t>25</w:t>
            </w:r>
            <w:commentRangeEnd w:id="472"/>
            <w:r>
              <w:rPr>
                <w:rStyle w:val="CommentReference"/>
              </w:rPr>
              <w:commentReference w:id="472"/>
            </w:r>
            <w:commentRangeEnd w:id="473"/>
            <w:r>
              <w:rPr>
                <w:rStyle w:val="CommentReference"/>
              </w:rPr>
              <w:commentReference w:id="473"/>
            </w:r>
            <w:ins w:id="476" w:author="Sean de Noronha | DRG" w:date="2026-09-22T14:28:00Z" w16du:dateUtc="2026-09-22T12:28:00Z">
              <w:r>
                <w:rPr>
                  <w:sz w:val="16"/>
                  <w:szCs w:val="16"/>
                </w:rPr>
                <w:t xml:space="preserve"> version</w:t>
              </w:r>
            </w:ins>
            <w:r>
              <w:rPr>
                <w:sz w:val="16"/>
                <w:szCs w:val="16"/>
              </w:rPr>
              <w:t xml:space="preserve"> adds H</w:t>
            </w:r>
            <w:del w:id="477" w:author="Sean de Noronha | DRG" w:date="2026-09-28T16:47:00Z" w16du:dateUtc="2026-09-28T14:47:00Z">
              <w:r>
                <w:rPr>
                  <w:sz w:val="16"/>
                  <w:szCs w:val="16"/>
                </w:rPr>
                <w:delText>₂</w:delText>
              </w:r>
            </w:del>
            <w:ins w:id="478" w:author="Sean de Noronha | DRG" w:date="2026-09-28T16:47:00Z" w16du:dateUtc="2026-09-28T14:47:00Z">
              <w:r>
                <w:rPr>
                  <w:sz w:val="16"/>
                  <w:szCs w:val="16"/>
                  <w:vertAlign w:val="subscript"/>
                </w:rPr>
                <w:t>2</w:t>
              </w:r>
            </w:ins>
            <w:r>
              <w:rPr>
                <w:sz w:val="16"/>
                <w:szCs w:val="16"/>
              </w:rPr>
              <w:t>–NG blend clauses (e.g. 6.3.2–6.3.5); 100% hydrogen is outside B149.1 fuel scope and is addressed separately by CAN/BNQ 1784 and by hydrogen-specific piping standards such as ASME B31.12</w:t>
            </w:r>
          </w:p>
        </w:tc>
        <w:tc>
          <w:tcPr>
            <w:tcW w:w="2254" w:type="dxa"/>
          </w:tcPr>
          <w:p w14:paraId="455CC635" w14:textId="77777777" w:rsidR="00B622FE" w:rsidRPr="00801F35" w:rsidRDefault="00C64113">
            <w:pPr>
              <w:spacing w:after="0"/>
              <w:rPr>
                <w:sz w:val="16"/>
                <w:szCs w:val="16"/>
              </w:rPr>
            </w:pPr>
            <w:r>
              <w:rPr>
                <w:sz w:val="16"/>
                <w:szCs w:val="16"/>
              </w:rPr>
              <w:t xml:space="preserve">Pole / </w:t>
            </w:r>
            <w:proofErr w:type="spellStart"/>
            <w:r>
              <w:rPr>
                <w:sz w:val="16"/>
                <w:szCs w:val="16"/>
              </w:rPr>
              <w:t>Spitzglass</w:t>
            </w:r>
            <w:proofErr w:type="spellEnd"/>
            <w:r>
              <w:rPr>
                <w:sz w:val="16"/>
                <w:szCs w:val="16"/>
              </w:rPr>
              <w:t>-type tables (Annex A); SG = 0.60</w:t>
            </w:r>
          </w:p>
        </w:tc>
        <w:tc>
          <w:tcPr>
            <w:tcW w:w="1462" w:type="dxa"/>
          </w:tcPr>
          <w:p w14:paraId="132CC948" w14:textId="77777777" w:rsidR="00B622FE" w:rsidRPr="00AF4473" w:rsidRDefault="00C64113">
            <w:pPr>
              <w:spacing w:after="0"/>
              <w:rPr>
                <w:sz w:val="16"/>
                <w:szCs w:val="16"/>
                <w:lang w:val="it-IT"/>
              </w:rPr>
            </w:pPr>
            <w:r>
              <w:rPr>
                <w:sz w:val="16"/>
                <w:szCs w:val="16"/>
                <w:lang w:val="it-IT"/>
              </w:rPr>
              <w:t xml:space="preserve">Via CSA/ANSI LC 1 </w:t>
            </w:r>
            <w:proofErr w:type="spellStart"/>
            <w:r>
              <w:rPr>
                <w:sz w:val="16"/>
                <w:szCs w:val="16"/>
                <w:lang w:val="it-IT"/>
              </w:rPr>
              <w:t>reference</w:t>
            </w:r>
            <w:proofErr w:type="spellEnd"/>
          </w:p>
        </w:tc>
      </w:tr>
      <w:tr w:rsidR="00A22517" w:rsidRPr="00801F35" w14:paraId="72F3ABD6" w14:textId="77777777" w:rsidTr="00A22517">
        <w:tc>
          <w:tcPr>
            <w:tcW w:w="1613" w:type="dxa"/>
          </w:tcPr>
          <w:p w14:paraId="04E9F11B" w14:textId="77777777" w:rsidR="00B622FE" w:rsidRPr="00C500EF" w:rsidRDefault="00C64113">
            <w:pPr>
              <w:spacing w:after="0"/>
              <w:rPr>
                <w:b/>
                <w:bCs/>
                <w:sz w:val="16"/>
                <w:szCs w:val="16"/>
                <w:rPrChange w:id="479" w:author="Sean de Noronha | DRG" w:date="2026-09-22T14:43:00Z" w16du:dateUtc="2026-09-22T12:43:00Z">
                  <w:rPr>
                    <w:sz w:val="16"/>
                    <w:szCs w:val="16"/>
                  </w:rPr>
                </w:rPrChange>
              </w:rPr>
            </w:pPr>
            <w:r>
              <w:rPr>
                <w:b/>
                <w:bCs/>
                <w:sz w:val="16"/>
                <w:szCs w:val="16"/>
                <w:rPrChange w:id="480" w:author="Sean de Noronha | DRG" w:date="2026-09-22T14:43:00Z" w16du:dateUtc="2026-09-22T12:43:00Z">
                  <w:rPr>
                    <w:sz w:val="16"/>
                    <w:szCs w:val="16"/>
                  </w:rPr>
                </w:rPrChange>
              </w:rPr>
              <w:t>CAN/BNQ 1784-000:2022</w:t>
            </w:r>
            <w:ins w:id="481" w:author="Sean de Noronha | DRG" w:date="2026-09-29T13:52:00Z" w16du:dateUtc="2026-09-29T11:52:00Z">
              <w:r>
                <w:t xml:space="preserve"> [36]</w:t>
              </w:r>
            </w:ins>
          </w:p>
        </w:tc>
        <w:tc>
          <w:tcPr>
            <w:tcW w:w="1442" w:type="dxa"/>
          </w:tcPr>
          <w:p w14:paraId="1DD344DE" w14:textId="77777777" w:rsidR="00B622FE" w:rsidRPr="00801F35" w:rsidRDefault="00C64113">
            <w:pPr>
              <w:spacing w:after="0"/>
              <w:rPr>
                <w:sz w:val="16"/>
                <w:szCs w:val="16"/>
              </w:rPr>
            </w:pPr>
            <w:r>
              <w:rPr>
                <w:sz w:val="16"/>
                <w:szCs w:val="16"/>
              </w:rPr>
              <w:t>Canada</w:t>
            </w:r>
          </w:p>
        </w:tc>
        <w:tc>
          <w:tcPr>
            <w:tcW w:w="2692" w:type="dxa"/>
          </w:tcPr>
          <w:p w14:paraId="4D05CAFF" w14:textId="77777777" w:rsidR="00B622FE" w:rsidRPr="00801F35" w:rsidRDefault="00C64113">
            <w:pPr>
              <w:spacing w:after="0"/>
              <w:rPr>
                <w:sz w:val="16"/>
                <w:szCs w:val="16"/>
              </w:rPr>
            </w:pPr>
            <w:r>
              <w:rPr>
                <w:sz w:val="16"/>
                <w:szCs w:val="16"/>
              </w:rPr>
              <w:t>Residential and light-commercial 100% H</w:t>
            </w:r>
            <w:del w:id="482" w:author="Sean de Noronha | DRG" w:date="2026-09-28T16:47:00Z" w16du:dateUtc="2026-09-28T14:47:00Z">
              <w:r>
                <w:rPr>
                  <w:sz w:val="16"/>
                  <w:szCs w:val="16"/>
                </w:rPr>
                <w:delText>₂</w:delText>
              </w:r>
            </w:del>
            <w:ins w:id="483" w:author="Sean de Noronha | DRG" w:date="2026-09-28T16:47:00Z" w16du:dateUtc="2026-09-28T14:47:00Z">
              <w:r>
                <w:rPr>
                  <w:sz w:val="16"/>
                  <w:szCs w:val="16"/>
                  <w:vertAlign w:val="subscript"/>
                </w:rPr>
                <w:t>2</w:t>
              </w:r>
            </w:ins>
            <w:r>
              <w:rPr>
                <w:sz w:val="16"/>
                <w:szCs w:val="16"/>
              </w:rPr>
              <w:t>; ≤ 500 kPa</w:t>
            </w:r>
          </w:p>
        </w:tc>
        <w:tc>
          <w:tcPr>
            <w:tcW w:w="2254" w:type="dxa"/>
          </w:tcPr>
          <w:p w14:paraId="72496403" w14:textId="77777777" w:rsidR="00B622FE" w:rsidRPr="00801F35" w:rsidRDefault="00C64113">
            <w:pPr>
              <w:spacing w:after="0"/>
              <w:rPr>
                <w:sz w:val="16"/>
                <w:szCs w:val="16"/>
              </w:rPr>
            </w:pPr>
            <w:r>
              <w:rPr>
                <w:sz w:val="16"/>
                <w:szCs w:val="16"/>
              </w:rPr>
              <w:t>Canadian regulatory anchor for 100% H</w:t>
            </w:r>
            <w:del w:id="484" w:author="Sean de Noronha | DRG" w:date="2026-09-28T16:47:00Z" w16du:dateUtc="2026-09-28T14:47:00Z">
              <w:r>
                <w:rPr>
                  <w:sz w:val="16"/>
                  <w:szCs w:val="16"/>
                </w:rPr>
                <w:delText>₂</w:delText>
              </w:r>
            </w:del>
            <w:ins w:id="485" w:author="Sean de Noronha | DRG" w:date="2026-09-28T16:47:00Z" w16du:dateUtc="2026-09-28T14:47:00Z">
              <w:r>
                <w:rPr>
                  <w:sz w:val="16"/>
                  <w:szCs w:val="16"/>
                  <w:vertAlign w:val="subscript"/>
                </w:rPr>
                <w:t>2</w:t>
              </w:r>
            </w:ins>
            <w:r>
              <w:rPr>
                <w:sz w:val="16"/>
                <w:szCs w:val="16"/>
              </w:rPr>
              <w:t>; piping design delegated to ASME B31.12</w:t>
            </w:r>
          </w:p>
        </w:tc>
        <w:tc>
          <w:tcPr>
            <w:tcW w:w="1462" w:type="dxa"/>
          </w:tcPr>
          <w:p w14:paraId="048EBCF5" w14:textId="77777777" w:rsidR="00B622FE" w:rsidRPr="00801F35" w:rsidRDefault="00C64113">
            <w:pPr>
              <w:spacing w:after="0"/>
              <w:rPr>
                <w:sz w:val="16"/>
                <w:szCs w:val="16"/>
              </w:rPr>
            </w:pPr>
            <w:r>
              <w:rPr>
                <w:sz w:val="16"/>
                <w:szCs w:val="16"/>
              </w:rPr>
              <w:t xml:space="preserve">Per Bureau de </w:t>
            </w:r>
            <w:proofErr w:type="spellStart"/>
            <w:r>
              <w:rPr>
                <w:sz w:val="16"/>
                <w:szCs w:val="16"/>
              </w:rPr>
              <w:t>normalisation</w:t>
            </w:r>
            <w:proofErr w:type="spellEnd"/>
            <w:r>
              <w:rPr>
                <w:sz w:val="16"/>
                <w:szCs w:val="16"/>
              </w:rPr>
              <w:t xml:space="preserve"> du Québec (BNQ) Clause 7.4.1.5, gaseous-hydrogen piping design is delegated to ASME B31.12; no LC 1 compliance expectation has been confirmed against the BNQ text </w:t>
            </w:r>
            <w:del w:id="486" w:author="Sean de Noronha | DRG" w:date="2026-09-28T17:06:00Z" w16du:dateUtc="2026-09-28T15:06:00Z">
              <w:r>
                <w:rPr>
                  <w:sz w:val="16"/>
                  <w:szCs w:val="16"/>
                </w:rPr>
                <w:delText>in this draft</w:delText>
              </w:r>
            </w:del>
            <w:ins w:id="487" w:author="Sean de Noronha | DRG" w:date="2026-09-28T17:06:00Z" w16du:dateUtc="2026-09-28T15:06:00Z">
              <w:r>
                <w:rPr>
                  <w:sz w:val="16"/>
                  <w:szCs w:val="16"/>
                </w:rPr>
                <w:t>in this study</w:t>
              </w:r>
            </w:ins>
          </w:p>
        </w:tc>
      </w:tr>
      <w:tr w:rsidR="00A22517" w:rsidRPr="00801F35" w14:paraId="76483452" w14:textId="77777777" w:rsidTr="00A22517">
        <w:tc>
          <w:tcPr>
            <w:tcW w:w="1613" w:type="dxa"/>
          </w:tcPr>
          <w:p w14:paraId="091430B9" w14:textId="77777777" w:rsidR="00B622FE" w:rsidRPr="00801F35" w:rsidRDefault="00C64113">
            <w:pPr>
              <w:spacing w:after="0"/>
              <w:rPr>
                <w:sz w:val="16"/>
                <w:szCs w:val="16"/>
              </w:rPr>
            </w:pPr>
            <w:r>
              <w:rPr>
                <w:sz w:val="16"/>
                <w:szCs w:val="16"/>
              </w:rPr>
              <w:t>CSA/ANSI LC 1:23 / CSA 6.26:23</w:t>
            </w:r>
            <w:ins w:id="488" w:author="Sean de Noronha | DRG" w:date="2026-09-29T13:52:00Z" w16du:dateUtc="2026-09-29T11:52:00Z">
              <w:r>
                <w:t xml:space="preserve"> [35]</w:t>
              </w:r>
            </w:ins>
          </w:p>
        </w:tc>
        <w:tc>
          <w:tcPr>
            <w:tcW w:w="1442" w:type="dxa"/>
          </w:tcPr>
          <w:p w14:paraId="669DE5F9" w14:textId="77777777" w:rsidR="00B622FE" w:rsidRPr="00801F35" w:rsidRDefault="00C64113">
            <w:pPr>
              <w:spacing w:after="0"/>
              <w:rPr>
                <w:sz w:val="16"/>
                <w:szCs w:val="16"/>
              </w:rPr>
            </w:pPr>
            <w:r>
              <w:rPr>
                <w:sz w:val="16"/>
                <w:szCs w:val="16"/>
              </w:rPr>
              <w:t>NA</w:t>
            </w:r>
          </w:p>
        </w:tc>
        <w:tc>
          <w:tcPr>
            <w:tcW w:w="2692" w:type="dxa"/>
          </w:tcPr>
          <w:p w14:paraId="528C6735" w14:textId="77777777" w:rsidR="00B622FE" w:rsidRPr="00801F35" w:rsidRDefault="00C64113">
            <w:pPr>
              <w:spacing w:after="0"/>
              <w:rPr>
                <w:sz w:val="16"/>
                <w:szCs w:val="16"/>
              </w:rPr>
            </w:pPr>
            <w:r>
              <w:rPr>
                <w:sz w:val="16"/>
                <w:szCs w:val="16"/>
              </w:rPr>
              <w:t xml:space="preserve">CSST product standard; NG/LP to ≤ 5 </w:t>
            </w:r>
            <w:proofErr w:type="spellStart"/>
            <w:r>
              <w:rPr>
                <w:sz w:val="16"/>
                <w:szCs w:val="16"/>
              </w:rPr>
              <w:t>psig</w:t>
            </w:r>
            <w:proofErr w:type="spellEnd"/>
            <w:r>
              <w:rPr>
                <w:sz w:val="16"/>
                <w:szCs w:val="16"/>
              </w:rPr>
              <w:t>; H</w:t>
            </w:r>
            <w:del w:id="489" w:author="Sean de Noronha | DRG" w:date="2026-09-28T16:47:00Z" w16du:dateUtc="2026-09-28T14:47:00Z">
              <w:r>
                <w:rPr>
                  <w:sz w:val="16"/>
                  <w:szCs w:val="16"/>
                </w:rPr>
                <w:delText>₂</w:delText>
              </w:r>
            </w:del>
            <w:ins w:id="490" w:author="Sean de Noronha | DRG" w:date="2026-09-28T16:47:00Z" w16du:dateUtc="2026-09-28T14:47:00Z">
              <w:r>
                <w:rPr>
                  <w:sz w:val="16"/>
                  <w:szCs w:val="16"/>
                  <w:vertAlign w:val="subscript"/>
                </w:rPr>
                <w:t>2</w:t>
              </w:r>
            </w:ins>
            <w:r>
              <w:rPr>
                <w:sz w:val="16"/>
                <w:szCs w:val="16"/>
              </w:rPr>
              <w:t xml:space="preserve"> not listed</w:t>
            </w:r>
          </w:p>
        </w:tc>
        <w:tc>
          <w:tcPr>
            <w:tcW w:w="2254" w:type="dxa"/>
          </w:tcPr>
          <w:p w14:paraId="6F604FB7" w14:textId="77777777" w:rsidR="00B622FE" w:rsidRPr="00801F35" w:rsidRDefault="00C64113">
            <w:pPr>
              <w:spacing w:after="0"/>
              <w:rPr>
                <w:sz w:val="16"/>
                <w:szCs w:val="16"/>
              </w:rPr>
            </w:pPr>
            <w:r>
              <w:rPr>
                <w:sz w:val="16"/>
                <w:szCs w:val="16"/>
              </w:rPr>
              <w:t>EHD method; manufacturer tables on air/CH</w:t>
            </w:r>
            <w:del w:id="491" w:author="Sean de Noronha | DRG" w:date="2026-09-28T16:47:00Z" w16du:dateUtc="2026-09-28T14:47:00Z">
              <w:r>
                <w:rPr>
                  <w:sz w:val="16"/>
                  <w:szCs w:val="16"/>
                </w:rPr>
                <w:delText>₄</w:delText>
              </w:r>
            </w:del>
            <w:ins w:id="492" w:author="Sean de Noronha | DRG" w:date="2026-09-28T16:47:00Z" w16du:dateUtc="2026-09-28T14:47:00Z">
              <w:r>
                <w:rPr>
                  <w:sz w:val="16"/>
                  <w:szCs w:val="16"/>
                  <w:vertAlign w:val="subscript"/>
                </w:rPr>
                <w:t>4</w:t>
              </w:r>
            </w:ins>
          </w:p>
        </w:tc>
        <w:tc>
          <w:tcPr>
            <w:tcW w:w="1462" w:type="dxa"/>
          </w:tcPr>
          <w:p w14:paraId="5CDF1C29" w14:textId="77777777" w:rsidR="00B622FE" w:rsidRPr="00801F35" w:rsidRDefault="00C64113">
            <w:pPr>
              <w:spacing w:after="0"/>
              <w:rPr>
                <w:sz w:val="16"/>
                <w:szCs w:val="16"/>
              </w:rPr>
            </w:pPr>
            <w:r>
              <w:rPr>
                <w:sz w:val="16"/>
                <w:szCs w:val="16"/>
              </w:rPr>
              <w:t>Central; EHD lab-derived on NG/air</w:t>
            </w:r>
          </w:p>
        </w:tc>
      </w:tr>
      <w:tr w:rsidR="00A22517" w:rsidRPr="00801F35" w14:paraId="76E5B71C" w14:textId="77777777" w:rsidTr="00A22517">
        <w:tc>
          <w:tcPr>
            <w:tcW w:w="1613" w:type="dxa"/>
          </w:tcPr>
          <w:p w14:paraId="4B0C2F6A" w14:textId="77777777" w:rsidR="00B622FE" w:rsidRPr="00801F35" w:rsidRDefault="00C64113">
            <w:pPr>
              <w:spacing w:after="0"/>
              <w:rPr>
                <w:sz w:val="16"/>
                <w:szCs w:val="16"/>
              </w:rPr>
            </w:pPr>
            <w:r>
              <w:rPr>
                <w:sz w:val="16"/>
                <w:szCs w:val="16"/>
              </w:rPr>
              <w:t>IFGC 2021 / 2024 §402</w:t>
            </w:r>
            <w:ins w:id="493" w:author="Sean de Noronha | DRG" w:date="2026-09-29T13:52:00Z" w16du:dateUtc="2026-09-29T11:52:00Z">
              <w:r>
                <w:t xml:space="preserve"> [33]</w:t>
              </w:r>
            </w:ins>
          </w:p>
        </w:tc>
        <w:tc>
          <w:tcPr>
            <w:tcW w:w="1442" w:type="dxa"/>
          </w:tcPr>
          <w:p w14:paraId="2D83D8A4" w14:textId="77777777" w:rsidR="00B622FE" w:rsidRPr="00801F35" w:rsidRDefault="00C64113">
            <w:pPr>
              <w:spacing w:after="0"/>
              <w:rPr>
                <w:sz w:val="16"/>
                <w:szCs w:val="16"/>
              </w:rPr>
            </w:pPr>
            <w:r>
              <w:rPr>
                <w:sz w:val="16"/>
                <w:szCs w:val="16"/>
              </w:rPr>
              <w:t>US</w:t>
            </w:r>
          </w:p>
        </w:tc>
        <w:tc>
          <w:tcPr>
            <w:tcW w:w="2692" w:type="dxa"/>
          </w:tcPr>
          <w:p w14:paraId="361ACAF8" w14:textId="77777777" w:rsidR="00B622FE" w:rsidRPr="00801F35" w:rsidRDefault="00C64113">
            <w:pPr>
              <w:spacing w:after="0"/>
              <w:rPr>
                <w:sz w:val="16"/>
                <w:szCs w:val="16"/>
              </w:rPr>
            </w:pPr>
            <w:r>
              <w:rPr>
                <w:sz w:val="16"/>
                <w:szCs w:val="16"/>
              </w:rPr>
              <w:t xml:space="preserve">NG and LP fuel scope; SG = 0.60 sizing basis with low-pressure (&lt; 1.5 </w:t>
            </w:r>
            <w:proofErr w:type="spellStart"/>
            <w:r>
              <w:rPr>
                <w:sz w:val="16"/>
                <w:szCs w:val="16"/>
              </w:rPr>
              <w:t>psig</w:t>
            </w:r>
            <w:proofErr w:type="spellEnd"/>
            <w:r>
              <w:rPr>
                <w:sz w:val="16"/>
                <w:szCs w:val="16"/>
              </w:rPr>
              <w:t xml:space="preserve">) and high-pressure (≥ 1.5 </w:t>
            </w:r>
            <w:proofErr w:type="spellStart"/>
            <w:r>
              <w:rPr>
                <w:sz w:val="16"/>
                <w:szCs w:val="16"/>
              </w:rPr>
              <w:t>psig</w:t>
            </w:r>
            <w:proofErr w:type="spellEnd"/>
            <w:r>
              <w:rPr>
                <w:sz w:val="16"/>
                <w:szCs w:val="16"/>
              </w:rPr>
              <w:t xml:space="preserve">) equation forms in §402.4; sizing tables span &lt; 2 </w:t>
            </w:r>
            <w:proofErr w:type="spellStart"/>
            <w:r>
              <w:rPr>
                <w:sz w:val="16"/>
                <w:szCs w:val="16"/>
              </w:rPr>
              <w:t>psig</w:t>
            </w:r>
            <w:proofErr w:type="spellEnd"/>
            <w:r>
              <w:rPr>
                <w:sz w:val="16"/>
                <w:szCs w:val="16"/>
              </w:rPr>
              <w:t xml:space="preserve"> up to 5 </w:t>
            </w:r>
            <w:proofErr w:type="spellStart"/>
            <w:r>
              <w:rPr>
                <w:sz w:val="16"/>
                <w:szCs w:val="16"/>
              </w:rPr>
              <w:t>psig</w:t>
            </w:r>
            <w:proofErr w:type="spellEnd"/>
            <w:r>
              <w:rPr>
                <w:sz w:val="16"/>
                <w:szCs w:val="16"/>
              </w:rPr>
              <w:t xml:space="preserve"> inlet cases; indoor maximum operating pressure capped at 5 </w:t>
            </w:r>
            <w:proofErr w:type="spellStart"/>
            <w:r>
              <w:rPr>
                <w:sz w:val="16"/>
                <w:szCs w:val="16"/>
              </w:rPr>
              <w:t>psig</w:t>
            </w:r>
            <w:proofErr w:type="spellEnd"/>
            <w:r>
              <w:rPr>
                <w:sz w:val="16"/>
                <w:szCs w:val="16"/>
              </w:rPr>
              <w:t xml:space="preserve"> per §402.7 (with listed exceptions). Gaseous-hydrogen systems are treated separately in IFGC Chapter 7; §402 does not provide 100% hydrogen sizing tables</w:t>
            </w:r>
          </w:p>
        </w:tc>
        <w:tc>
          <w:tcPr>
            <w:tcW w:w="2254" w:type="dxa"/>
          </w:tcPr>
          <w:p w14:paraId="3CE95932" w14:textId="77777777" w:rsidR="00B622FE" w:rsidRPr="00801F35" w:rsidRDefault="00C64113">
            <w:pPr>
              <w:spacing w:after="0"/>
              <w:rPr>
                <w:sz w:val="16"/>
                <w:szCs w:val="16"/>
              </w:rPr>
            </w:pPr>
            <w:r>
              <w:rPr>
                <w:sz w:val="16"/>
                <w:szCs w:val="16"/>
              </w:rPr>
              <w:t>Low-P Eq. 4-1 (</w:t>
            </w:r>
            <w:proofErr w:type="spellStart"/>
            <w:r>
              <w:rPr>
                <w:sz w:val="16"/>
                <w:szCs w:val="16"/>
              </w:rPr>
              <w:t>Spitzglass</w:t>
            </w:r>
            <w:proofErr w:type="spellEnd"/>
            <w:r>
              <w:rPr>
                <w:sz w:val="16"/>
                <w:szCs w:val="16"/>
              </w:rPr>
              <w:t>-LP); High-P Eq. 4-2 (</w:t>
            </w:r>
            <w:proofErr w:type="spellStart"/>
            <w:r>
              <w:rPr>
                <w:sz w:val="16"/>
                <w:szCs w:val="16"/>
              </w:rPr>
              <w:t>Spitzglass</w:t>
            </w:r>
            <w:proofErr w:type="spellEnd"/>
            <w:r>
              <w:rPr>
                <w:sz w:val="16"/>
                <w:szCs w:val="16"/>
              </w:rPr>
              <w:t>-HP); Cr, Y factors</w:t>
            </w:r>
          </w:p>
        </w:tc>
        <w:tc>
          <w:tcPr>
            <w:tcW w:w="1462" w:type="dxa"/>
          </w:tcPr>
          <w:p w14:paraId="5F0FA97B" w14:textId="77777777" w:rsidR="00B622FE" w:rsidRPr="00801F35" w:rsidRDefault="00C64113">
            <w:pPr>
              <w:spacing w:after="0"/>
              <w:rPr>
                <w:sz w:val="16"/>
                <w:szCs w:val="16"/>
              </w:rPr>
            </w:pPr>
            <w:r>
              <w:rPr>
                <w:sz w:val="16"/>
                <w:szCs w:val="16"/>
              </w:rPr>
              <w:t>Accepts CSST listed to LC 1 / 6.26</w:t>
            </w:r>
          </w:p>
        </w:tc>
      </w:tr>
      <w:tr w:rsidR="00A22517" w:rsidRPr="00801F35" w14:paraId="480A709F" w14:textId="77777777" w:rsidTr="00A22517">
        <w:tc>
          <w:tcPr>
            <w:tcW w:w="1613" w:type="dxa"/>
          </w:tcPr>
          <w:p w14:paraId="65AEAECC" w14:textId="77777777" w:rsidR="00B622FE" w:rsidRPr="00801F35" w:rsidRDefault="00C64113">
            <w:pPr>
              <w:spacing w:after="0"/>
              <w:rPr>
                <w:sz w:val="16"/>
                <w:szCs w:val="16"/>
              </w:rPr>
            </w:pPr>
            <w:r>
              <w:rPr>
                <w:sz w:val="16"/>
                <w:szCs w:val="16"/>
              </w:rPr>
              <w:t>NFPA 54 (2015 / 2024)</w:t>
            </w:r>
            <w:ins w:id="494" w:author="Sean de Noronha | DRG" w:date="2026-09-29T13:52:00Z" w16du:dateUtc="2026-09-29T11:52:00Z">
              <w:r>
                <w:t xml:space="preserve"> [34]</w:t>
              </w:r>
            </w:ins>
          </w:p>
        </w:tc>
        <w:tc>
          <w:tcPr>
            <w:tcW w:w="1442" w:type="dxa"/>
          </w:tcPr>
          <w:p w14:paraId="7974AB3C" w14:textId="77777777" w:rsidR="00B622FE" w:rsidRPr="00801F35" w:rsidRDefault="00C64113">
            <w:pPr>
              <w:spacing w:after="0"/>
              <w:rPr>
                <w:sz w:val="16"/>
                <w:szCs w:val="16"/>
              </w:rPr>
            </w:pPr>
            <w:r>
              <w:rPr>
                <w:sz w:val="16"/>
                <w:szCs w:val="16"/>
              </w:rPr>
              <w:t>US</w:t>
            </w:r>
          </w:p>
        </w:tc>
        <w:tc>
          <w:tcPr>
            <w:tcW w:w="2692" w:type="dxa"/>
          </w:tcPr>
          <w:p w14:paraId="0BDA28EB" w14:textId="77777777" w:rsidR="00B622FE" w:rsidRPr="00801F35" w:rsidRDefault="00C64113">
            <w:pPr>
              <w:spacing w:after="0"/>
              <w:rPr>
                <w:sz w:val="16"/>
                <w:szCs w:val="16"/>
              </w:rPr>
            </w:pPr>
            <w:r>
              <w:rPr>
                <w:sz w:val="16"/>
                <w:szCs w:val="16"/>
              </w:rPr>
              <w:t>NG and LP fuel scope; hydrogen fuel-gas systems are excluded from NFPA 54 (scope/commentary), with hydrogen systems addressed by hydrogen-specific codes such as NFPA 2 and storage provisions handled by NFPA 55 as applicable</w:t>
            </w:r>
          </w:p>
        </w:tc>
        <w:tc>
          <w:tcPr>
            <w:tcW w:w="2254" w:type="dxa"/>
          </w:tcPr>
          <w:p w14:paraId="4B606642" w14:textId="77777777" w:rsidR="00B622FE" w:rsidRPr="00801F35" w:rsidRDefault="00C64113">
            <w:pPr>
              <w:spacing w:after="0"/>
              <w:rPr>
                <w:sz w:val="16"/>
                <w:szCs w:val="16"/>
              </w:rPr>
            </w:pPr>
            <w:r>
              <w:rPr>
                <w:sz w:val="16"/>
                <w:szCs w:val="16"/>
              </w:rPr>
              <w:t xml:space="preserve">§6.4.1 </w:t>
            </w:r>
            <w:proofErr w:type="spellStart"/>
            <w:r>
              <w:rPr>
                <w:sz w:val="16"/>
                <w:szCs w:val="16"/>
              </w:rPr>
              <w:t>Spitzglass</w:t>
            </w:r>
            <w:proofErr w:type="spellEnd"/>
            <w:r>
              <w:rPr>
                <w:sz w:val="16"/>
                <w:szCs w:val="16"/>
              </w:rPr>
              <w:t>-LP form with embedded Cr, Y</w:t>
            </w:r>
          </w:p>
        </w:tc>
        <w:tc>
          <w:tcPr>
            <w:tcW w:w="1462" w:type="dxa"/>
          </w:tcPr>
          <w:p w14:paraId="4C3FD63B" w14:textId="77777777" w:rsidR="00B622FE" w:rsidRPr="00801F35" w:rsidRDefault="00C64113">
            <w:pPr>
              <w:spacing w:after="0"/>
              <w:rPr>
                <w:sz w:val="16"/>
                <w:szCs w:val="16"/>
              </w:rPr>
            </w:pPr>
            <w:r>
              <w:rPr>
                <w:sz w:val="16"/>
                <w:szCs w:val="16"/>
              </w:rPr>
              <w:t>Via LC 1 reference</w:t>
            </w:r>
          </w:p>
        </w:tc>
      </w:tr>
      <w:tr w:rsidR="00A22517" w:rsidRPr="00801F35" w14:paraId="6E1448DC" w14:textId="77777777" w:rsidTr="00A22517">
        <w:tc>
          <w:tcPr>
            <w:tcW w:w="1613" w:type="dxa"/>
          </w:tcPr>
          <w:p w14:paraId="538F5FC6" w14:textId="77777777" w:rsidR="00B622FE" w:rsidRPr="00C500EF" w:rsidRDefault="00C64113">
            <w:pPr>
              <w:spacing w:after="0"/>
              <w:rPr>
                <w:b/>
                <w:bCs/>
                <w:sz w:val="16"/>
                <w:szCs w:val="16"/>
                <w:rPrChange w:id="495" w:author="Sean de Noronha | DRG" w:date="2026-09-22T14:43:00Z" w16du:dateUtc="2026-09-22T12:43:00Z">
                  <w:rPr>
                    <w:sz w:val="16"/>
                    <w:szCs w:val="16"/>
                  </w:rPr>
                </w:rPrChange>
              </w:rPr>
            </w:pPr>
            <w:r>
              <w:rPr>
                <w:b/>
                <w:bCs/>
                <w:sz w:val="16"/>
                <w:szCs w:val="16"/>
                <w:rPrChange w:id="496" w:author="Sean de Noronha | DRG" w:date="2026-09-22T14:43:00Z" w16du:dateUtc="2026-09-22T12:43:00Z">
                  <w:rPr>
                    <w:sz w:val="16"/>
                    <w:szCs w:val="16"/>
                  </w:rPr>
                </w:rPrChange>
              </w:rPr>
              <w:lastRenderedPageBreak/>
              <w:t>ASME B31.12-2023</w:t>
            </w:r>
            <w:ins w:id="497" w:author="Sean de Noronha | DRG" w:date="2026-09-29T13:52:00Z" w16du:dateUtc="2026-09-29T11:52:00Z">
              <w:r>
                <w:t xml:space="preserve"> [37]</w:t>
              </w:r>
            </w:ins>
          </w:p>
        </w:tc>
        <w:tc>
          <w:tcPr>
            <w:tcW w:w="1442" w:type="dxa"/>
          </w:tcPr>
          <w:p w14:paraId="3E5A0ADE" w14:textId="77777777" w:rsidR="00B622FE" w:rsidRPr="00801F35" w:rsidRDefault="00C64113">
            <w:pPr>
              <w:spacing w:after="0"/>
              <w:rPr>
                <w:sz w:val="16"/>
                <w:szCs w:val="16"/>
              </w:rPr>
            </w:pPr>
            <w:r>
              <w:rPr>
                <w:sz w:val="16"/>
                <w:szCs w:val="16"/>
              </w:rPr>
              <w:t>US (referenced by CAN/BNQ 1784-000:2022 [36])</w:t>
            </w:r>
          </w:p>
        </w:tc>
        <w:tc>
          <w:tcPr>
            <w:tcW w:w="2692" w:type="dxa"/>
          </w:tcPr>
          <w:p w14:paraId="1F5FBB9F" w14:textId="77777777" w:rsidR="00B622FE" w:rsidRPr="00801F35" w:rsidRDefault="00C64113">
            <w:pPr>
              <w:spacing w:after="0"/>
              <w:rPr>
                <w:sz w:val="16"/>
                <w:szCs w:val="16"/>
              </w:rPr>
            </w:pPr>
            <w:r>
              <w:rPr>
                <w:sz w:val="16"/>
                <w:szCs w:val="16"/>
              </w:rPr>
              <w:t>US hydrogen piping and pipeline standard; all pressure ranges</w:t>
            </w:r>
          </w:p>
        </w:tc>
        <w:tc>
          <w:tcPr>
            <w:tcW w:w="2254" w:type="dxa"/>
          </w:tcPr>
          <w:p w14:paraId="36AD757D" w14:textId="77777777" w:rsidR="00B622FE" w:rsidRPr="00801F35" w:rsidRDefault="00C64113">
            <w:pPr>
              <w:spacing w:after="0"/>
              <w:rPr>
                <w:sz w:val="16"/>
                <w:szCs w:val="16"/>
              </w:rPr>
            </w:pPr>
            <w:r>
              <w:rPr>
                <w:sz w:val="16"/>
                <w:szCs w:val="16"/>
              </w:rPr>
              <w:t>Darcy–Weisbach-based hydrogen piping framework</w:t>
            </w:r>
          </w:p>
        </w:tc>
        <w:tc>
          <w:tcPr>
            <w:tcW w:w="1462" w:type="dxa"/>
          </w:tcPr>
          <w:p w14:paraId="37811520" w14:textId="77777777" w:rsidR="00B622FE" w:rsidRPr="00801F35" w:rsidRDefault="00C64113">
            <w:pPr>
              <w:spacing w:after="0"/>
              <w:rPr>
                <w:sz w:val="16"/>
                <w:szCs w:val="16"/>
              </w:rPr>
            </w:pPr>
            <w:r>
              <w:rPr>
                <w:sz w:val="16"/>
                <w:szCs w:val="16"/>
              </w:rPr>
              <w:t>Not addressed</w:t>
            </w:r>
          </w:p>
        </w:tc>
      </w:tr>
      <w:tr w:rsidR="00A22517" w:rsidRPr="00801F35" w14:paraId="44BB4D8C" w14:textId="77777777" w:rsidTr="00A22517">
        <w:tc>
          <w:tcPr>
            <w:tcW w:w="1613" w:type="dxa"/>
          </w:tcPr>
          <w:p w14:paraId="1B3C10C4" w14:textId="77777777" w:rsidR="00B622FE" w:rsidRPr="00801F35" w:rsidRDefault="00C64113">
            <w:pPr>
              <w:spacing w:after="0"/>
              <w:rPr>
                <w:sz w:val="16"/>
                <w:szCs w:val="16"/>
              </w:rPr>
            </w:pPr>
            <w:r>
              <w:rPr>
                <w:sz w:val="16"/>
                <w:szCs w:val="16"/>
              </w:rPr>
              <w:t>ISO/TR 15916:2015</w:t>
            </w:r>
            <w:ins w:id="498" w:author="Sean de Noronha | DRG" w:date="2026-09-29T13:52:00Z" w16du:dateUtc="2026-09-29T11:52:00Z">
              <w:r>
                <w:t xml:space="preserve"> [4]</w:t>
              </w:r>
            </w:ins>
          </w:p>
        </w:tc>
        <w:tc>
          <w:tcPr>
            <w:tcW w:w="1442" w:type="dxa"/>
          </w:tcPr>
          <w:p w14:paraId="6A5BF7F5" w14:textId="73AD3524" w:rsidR="00B622FE" w:rsidRPr="00801F35" w:rsidRDefault="00C64113">
            <w:pPr>
              <w:spacing w:after="0"/>
              <w:rPr>
                <w:sz w:val="16"/>
                <w:szCs w:val="16"/>
              </w:rPr>
            </w:pPr>
            <w:commentRangeStart w:id="499"/>
            <w:commentRangeStart w:id="500"/>
            <w:r>
              <w:rPr>
                <w:sz w:val="16"/>
                <w:szCs w:val="16"/>
              </w:rPr>
              <w:t>Int</w:t>
            </w:r>
            <w:ins w:id="501" w:author="Sean de Noronha | DRG" w:date="2026-09-22T14:28:00Z" w16du:dateUtc="2026-09-22T12:28:00Z">
              <w:r>
                <w:rPr>
                  <w:sz w:val="16"/>
                  <w:szCs w:val="16"/>
                </w:rPr>
                <w:t>ernationa</w:t>
              </w:r>
            </w:ins>
            <w:r>
              <w:rPr>
                <w:sz w:val="16"/>
                <w:szCs w:val="16"/>
              </w:rPr>
              <w:t>l</w:t>
            </w:r>
            <w:commentRangeEnd w:id="499"/>
            <w:r>
              <w:rPr>
                <w:rStyle w:val="CommentReference"/>
              </w:rPr>
              <w:commentReference w:id="499"/>
            </w:r>
            <w:commentRangeEnd w:id="500"/>
            <w:r>
              <w:rPr>
                <w:rStyle w:val="CommentReference"/>
              </w:rPr>
              <w:commentReference w:id="500"/>
            </w:r>
          </w:p>
        </w:tc>
        <w:tc>
          <w:tcPr>
            <w:tcW w:w="2692" w:type="dxa"/>
          </w:tcPr>
          <w:p w14:paraId="65445A27" w14:textId="77777777" w:rsidR="00B622FE" w:rsidRPr="00801F35" w:rsidRDefault="00C64113">
            <w:pPr>
              <w:spacing w:after="0"/>
              <w:rPr>
                <w:sz w:val="16"/>
                <w:szCs w:val="16"/>
              </w:rPr>
            </w:pPr>
            <w:r>
              <w:rPr>
                <w:sz w:val="16"/>
                <w:szCs w:val="16"/>
              </w:rPr>
              <w:t>H</w:t>
            </w:r>
            <w:del w:id="502" w:author="Sean de Noronha | DRG" w:date="2026-09-28T16:47:00Z" w16du:dateUtc="2026-09-28T14:47:00Z">
              <w:r>
                <w:rPr>
                  <w:sz w:val="16"/>
                  <w:szCs w:val="16"/>
                </w:rPr>
                <w:delText>₂</w:delText>
              </w:r>
            </w:del>
            <w:ins w:id="503" w:author="Sean de Noronha | DRG" w:date="2026-09-28T16:47:00Z" w16du:dateUtc="2026-09-28T14:47:00Z">
              <w:r>
                <w:rPr>
                  <w:sz w:val="16"/>
                  <w:szCs w:val="16"/>
                  <w:vertAlign w:val="subscript"/>
                </w:rPr>
                <w:t>2</w:t>
              </w:r>
            </w:ins>
            <w:r>
              <w:rPr>
                <w:sz w:val="16"/>
                <w:szCs w:val="16"/>
              </w:rPr>
              <w:t xml:space="preserve"> safety basics; non-prescriptive; property data + hazards</w:t>
            </w:r>
          </w:p>
        </w:tc>
        <w:tc>
          <w:tcPr>
            <w:tcW w:w="2254" w:type="dxa"/>
          </w:tcPr>
          <w:p w14:paraId="0A437671" w14:textId="77777777" w:rsidR="00B622FE" w:rsidRPr="00801F35" w:rsidRDefault="00C64113">
            <w:pPr>
              <w:spacing w:after="0"/>
              <w:rPr>
                <w:sz w:val="16"/>
                <w:szCs w:val="16"/>
              </w:rPr>
            </w:pPr>
            <w:r>
              <w:rPr>
                <w:sz w:val="16"/>
                <w:szCs w:val="16"/>
              </w:rPr>
              <w:t>Informative only</w:t>
            </w:r>
          </w:p>
        </w:tc>
        <w:tc>
          <w:tcPr>
            <w:tcW w:w="1462" w:type="dxa"/>
          </w:tcPr>
          <w:p w14:paraId="59239295" w14:textId="77777777" w:rsidR="00B622FE" w:rsidRPr="00801F35" w:rsidRDefault="00C64113">
            <w:pPr>
              <w:spacing w:after="0"/>
              <w:rPr>
                <w:sz w:val="16"/>
                <w:szCs w:val="16"/>
              </w:rPr>
            </w:pPr>
            <w:r>
              <w:rPr>
                <w:sz w:val="16"/>
                <w:szCs w:val="16"/>
              </w:rPr>
              <w:t>Not addressed</w:t>
            </w:r>
          </w:p>
        </w:tc>
      </w:tr>
      <w:tr w:rsidR="00A22517" w:rsidRPr="00801F35" w14:paraId="2AC52BF3" w14:textId="77777777" w:rsidTr="00A22517">
        <w:tc>
          <w:tcPr>
            <w:tcW w:w="1613" w:type="dxa"/>
          </w:tcPr>
          <w:p w14:paraId="609AD185" w14:textId="77777777" w:rsidR="00B622FE" w:rsidRPr="00801F35" w:rsidRDefault="00C64113">
            <w:pPr>
              <w:spacing w:after="0"/>
              <w:rPr>
                <w:sz w:val="16"/>
                <w:szCs w:val="16"/>
              </w:rPr>
            </w:pPr>
            <w:r>
              <w:rPr>
                <w:sz w:val="16"/>
                <w:szCs w:val="16"/>
              </w:rPr>
              <w:t>CSA Z662-23</w:t>
            </w:r>
            <w:ins w:id="504" w:author="Sean de Noronha | DRG" w:date="2026-09-29T13:52:00Z" w16du:dateUtc="2026-09-29T11:52:00Z">
              <w:r>
                <w:t xml:space="preserve"> [42]</w:t>
              </w:r>
            </w:ins>
          </w:p>
        </w:tc>
        <w:tc>
          <w:tcPr>
            <w:tcW w:w="1442" w:type="dxa"/>
          </w:tcPr>
          <w:p w14:paraId="2E64B71B" w14:textId="77777777" w:rsidR="00B622FE" w:rsidRPr="00801F35" w:rsidRDefault="00C64113">
            <w:pPr>
              <w:spacing w:after="0"/>
              <w:rPr>
                <w:sz w:val="16"/>
                <w:szCs w:val="16"/>
              </w:rPr>
            </w:pPr>
            <w:r>
              <w:rPr>
                <w:sz w:val="16"/>
                <w:szCs w:val="16"/>
              </w:rPr>
              <w:t>Canada</w:t>
            </w:r>
          </w:p>
        </w:tc>
        <w:tc>
          <w:tcPr>
            <w:tcW w:w="2692" w:type="dxa"/>
          </w:tcPr>
          <w:p w14:paraId="68D14DD7" w14:textId="77777777" w:rsidR="00B622FE" w:rsidRPr="00801F35" w:rsidRDefault="00C64113">
            <w:pPr>
              <w:spacing w:after="0"/>
              <w:rPr>
                <w:sz w:val="16"/>
                <w:szCs w:val="16"/>
              </w:rPr>
            </w:pPr>
            <w:r>
              <w:rPr>
                <w:sz w:val="16"/>
                <w:szCs w:val="16"/>
              </w:rPr>
              <w:t>H</w:t>
            </w:r>
            <w:del w:id="505" w:author="Sean de Noronha | DRG" w:date="2026-09-28T16:47:00Z" w16du:dateUtc="2026-09-28T14:47:00Z">
              <w:r>
                <w:rPr>
                  <w:sz w:val="16"/>
                  <w:szCs w:val="16"/>
                </w:rPr>
                <w:delText>₂</w:delText>
              </w:r>
            </w:del>
            <w:ins w:id="506" w:author="Sean de Noronha | DRG" w:date="2026-09-28T16:47:00Z" w16du:dateUtc="2026-09-28T14:47:00Z">
              <w:r>
                <w:rPr>
                  <w:sz w:val="16"/>
                  <w:szCs w:val="16"/>
                  <w:vertAlign w:val="subscript"/>
                </w:rPr>
                <w:t>2</w:t>
              </w:r>
            </w:ins>
            <w:r>
              <w:rPr>
                <w:sz w:val="16"/>
                <w:szCs w:val="16"/>
              </w:rPr>
              <w:t xml:space="preserve"> and H</w:t>
            </w:r>
            <w:del w:id="507" w:author="Sean de Noronha | DRG" w:date="2026-09-28T16:47:00Z" w16du:dateUtc="2026-09-28T14:47:00Z">
              <w:r>
                <w:rPr>
                  <w:sz w:val="16"/>
                  <w:szCs w:val="16"/>
                </w:rPr>
                <w:delText>₂</w:delText>
              </w:r>
            </w:del>
            <w:ins w:id="508" w:author="Sean de Noronha | DRG" w:date="2026-09-28T16:47:00Z" w16du:dateUtc="2026-09-28T14:47:00Z">
              <w:r>
                <w:rPr>
                  <w:sz w:val="16"/>
                  <w:szCs w:val="16"/>
                  <w:vertAlign w:val="subscript"/>
                </w:rPr>
                <w:t>2</w:t>
              </w:r>
            </w:ins>
            <w:r>
              <w:rPr>
                <w:sz w:val="16"/>
                <w:szCs w:val="16"/>
              </w:rPr>
              <w:t>-blend pipelines (transmission/distribution); not domestic</w:t>
            </w:r>
          </w:p>
        </w:tc>
        <w:tc>
          <w:tcPr>
            <w:tcW w:w="2254" w:type="dxa"/>
          </w:tcPr>
          <w:p w14:paraId="40A41270" w14:textId="77777777" w:rsidR="00B622FE" w:rsidRPr="00801F35" w:rsidRDefault="00C64113">
            <w:pPr>
              <w:spacing w:after="0"/>
              <w:rPr>
                <w:sz w:val="16"/>
                <w:szCs w:val="16"/>
              </w:rPr>
            </w:pPr>
            <w:r>
              <w:rPr>
                <w:sz w:val="16"/>
                <w:szCs w:val="16"/>
              </w:rPr>
              <w:t>Pipeline design framework; defers to B149.1 / BNQ 1784 for interior piping</w:t>
            </w:r>
          </w:p>
        </w:tc>
        <w:tc>
          <w:tcPr>
            <w:tcW w:w="1462" w:type="dxa"/>
          </w:tcPr>
          <w:p w14:paraId="71642AA7" w14:textId="77777777" w:rsidR="00B622FE" w:rsidRPr="00801F35" w:rsidRDefault="00C64113">
            <w:pPr>
              <w:spacing w:after="0"/>
              <w:rPr>
                <w:sz w:val="16"/>
                <w:szCs w:val="16"/>
              </w:rPr>
            </w:pPr>
            <w:r>
              <w:rPr>
                <w:sz w:val="16"/>
                <w:szCs w:val="16"/>
              </w:rPr>
              <w:t>N/A (pipeline scope)</w:t>
            </w:r>
          </w:p>
        </w:tc>
      </w:tr>
      <w:tr w:rsidR="00A22517" w:rsidRPr="00801F35" w14:paraId="6743DD4F" w14:textId="77777777" w:rsidTr="00A22517">
        <w:tc>
          <w:tcPr>
            <w:tcW w:w="1613" w:type="dxa"/>
          </w:tcPr>
          <w:p w14:paraId="6933D6AD" w14:textId="77777777" w:rsidR="00B622FE" w:rsidRPr="00C500EF" w:rsidRDefault="00C64113">
            <w:pPr>
              <w:spacing w:after="0"/>
              <w:rPr>
                <w:b/>
                <w:bCs/>
                <w:sz w:val="16"/>
                <w:szCs w:val="16"/>
                <w:rPrChange w:id="509" w:author="Sean de Noronha | DRG" w:date="2026-09-22T14:43:00Z" w16du:dateUtc="2026-09-22T12:43:00Z">
                  <w:rPr>
                    <w:sz w:val="16"/>
                    <w:szCs w:val="16"/>
                  </w:rPr>
                </w:rPrChange>
              </w:rPr>
            </w:pPr>
            <w:del w:id="510" w:author="Sean de Noronha | DRG" w:date="2026-09-29T13:52:00Z" w16du:dateUtc="2026-09-29T11:52:00Z">
              <w:r>
                <w:rPr>
                  <w:b/>
                  <w:bCs/>
                  <w:sz w:val="16"/>
                  <w:szCs w:val="16"/>
                  <w:rPrChange w:id="511" w:author="Sean de Noronha | DRG" w:date="2026-09-22T14:43:00Z" w16du:dateUtc="2026-09-22T12:43:00Z">
                    <w:rPr>
                      <w:sz w:val="16"/>
                      <w:szCs w:val="16"/>
                    </w:rPr>
                  </w:rPrChange>
                </w:rPr>
                <w:delText>DVGW G 655 (2024)</w:delText>
              </w:r>
            </w:del>
            <w:ins w:id="512" w:author="Sean de Noronha | DRG" w:date="2026-09-29T13:52:00Z" w16du:dateUtc="2026-09-29T11:52:00Z">
              <w:r>
                <w:rPr>
                  <w:b/>
                  <w:bCs/>
                  <w:sz w:val="16"/>
                  <w:szCs w:val="16"/>
                </w:rPr>
                <w:t>DVGW G 655:2025 [43]</w:t>
              </w:r>
            </w:ins>
          </w:p>
        </w:tc>
        <w:tc>
          <w:tcPr>
            <w:tcW w:w="1442" w:type="dxa"/>
          </w:tcPr>
          <w:p w14:paraId="04BF9D0B" w14:textId="77777777" w:rsidR="00B622FE" w:rsidRPr="00801F35" w:rsidRDefault="00C64113">
            <w:pPr>
              <w:spacing w:after="0"/>
              <w:rPr>
                <w:sz w:val="16"/>
                <w:szCs w:val="16"/>
              </w:rPr>
            </w:pPr>
            <w:r>
              <w:rPr>
                <w:sz w:val="16"/>
                <w:szCs w:val="16"/>
              </w:rPr>
              <w:t>Germany</w:t>
            </w:r>
          </w:p>
        </w:tc>
        <w:tc>
          <w:tcPr>
            <w:tcW w:w="2692" w:type="dxa"/>
          </w:tcPr>
          <w:p w14:paraId="45F85B94" w14:textId="77777777" w:rsidR="00B622FE" w:rsidRPr="00801F35" w:rsidRDefault="00C64113">
            <w:pPr>
              <w:spacing w:after="0"/>
              <w:rPr>
                <w:sz w:val="16"/>
                <w:szCs w:val="16"/>
              </w:rPr>
            </w:pPr>
            <w:r>
              <w:rPr>
                <w:sz w:val="16"/>
                <w:szCs w:val="16"/>
              </w:rPr>
              <w:t>Hydrogen-readiness framework for German installations</w:t>
            </w:r>
          </w:p>
        </w:tc>
        <w:tc>
          <w:tcPr>
            <w:tcW w:w="2254" w:type="dxa"/>
          </w:tcPr>
          <w:p w14:paraId="63DE1986" w14:textId="77777777" w:rsidR="00B622FE" w:rsidRPr="00801F35" w:rsidRDefault="00C64113">
            <w:pPr>
              <w:spacing w:after="0"/>
              <w:rPr>
                <w:sz w:val="16"/>
                <w:szCs w:val="16"/>
              </w:rPr>
            </w:pPr>
            <w:r>
              <w:rPr>
                <w:sz w:val="16"/>
                <w:szCs w:val="16"/>
              </w:rPr>
              <w:t>Property/Wobbe-based framework for domestic hydrogen sizing</w:t>
            </w:r>
          </w:p>
        </w:tc>
        <w:tc>
          <w:tcPr>
            <w:tcW w:w="1462" w:type="dxa"/>
          </w:tcPr>
          <w:p w14:paraId="5A8624EF" w14:textId="77777777" w:rsidR="00B622FE" w:rsidRPr="00801F35" w:rsidRDefault="00C64113">
            <w:pPr>
              <w:spacing w:after="0"/>
              <w:rPr>
                <w:sz w:val="16"/>
                <w:szCs w:val="16"/>
              </w:rPr>
            </w:pPr>
            <w:r>
              <w:rPr>
                <w:sz w:val="16"/>
                <w:szCs w:val="16"/>
              </w:rPr>
              <w:t>Via EN 15266</w:t>
            </w:r>
          </w:p>
        </w:tc>
      </w:tr>
      <w:tr w:rsidR="00A22517" w:rsidRPr="00801F35" w14:paraId="76D3C604" w14:textId="77777777" w:rsidTr="00A22517">
        <w:tc>
          <w:tcPr>
            <w:tcW w:w="1613" w:type="dxa"/>
          </w:tcPr>
          <w:p w14:paraId="318DFC89" w14:textId="77777777" w:rsidR="00B622FE" w:rsidRPr="00801F35" w:rsidRDefault="00C64113">
            <w:pPr>
              <w:spacing w:after="0"/>
              <w:rPr>
                <w:sz w:val="16"/>
                <w:szCs w:val="16"/>
              </w:rPr>
            </w:pPr>
            <w:del w:id="513" w:author="Sean de Noronha | DRG" w:date="2026-09-29T13:52:00Z" w16du:dateUtc="2026-09-29T11:52:00Z">
              <w:r>
                <w:rPr>
                  <w:sz w:val="16"/>
                  <w:szCs w:val="16"/>
                </w:rPr>
                <w:delText>DVGW G 260 (2021) / G 600 (TRGI) / G 5614</w:delText>
              </w:r>
            </w:del>
            <w:ins w:id="514" w:author="Sean de Noronha | DRG" w:date="2026-09-29T13:52:00Z" w16du:dateUtc="2026-09-29T11:52:00Z">
              <w:r>
                <w:rPr>
                  <w:sz w:val="16"/>
                  <w:szCs w:val="16"/>
                </w:rPr>
                <w:t>DVGW G 260:2021 [44] / G 600 (TRGI 2018) [45]</w:t>
              </w:r>
            </w:ins>
          </w:p>
        </w:tc>
        <w:tc>
          <w:tcPr>
            <w:tcW w:w="1442" w:type="dxa"/>
          </w:tcPr>
          <w:p w14:paraId="2F1DEFA2" w14:textId="77777777" w:rsidR="00B622FE" w:rsidRPr="00801F35" w:rsidRDefault="00C64113">
            <w:pPr>
              <w:spacing w:after="0"/>
              <w:rPr>
                <w:sz w:val="16"/>
                <w:szCs w:val="16"/>
              </w:rPr>
            </w:pPr>
            <w:r>
              <w:rPr>
                <w:sz w:val="16"/>
                <w:szCs w:val="16"/>
              </w:rPr>
              <w:t>Germany</w:t>
            </w:r>
          </w:p>
        </w:tc>
        <w:tc>
          <w:tcPr>
            <w:tcW w:w="2692" w:type="dxa"/>
          </w:tcPr>
          <w:p w14:paraId="2A7EE7DB" w14:textId="77777777" w:rsidR="00B622FE" w:rsidRPr="00801F35" w:rsidRDefault="00C64113">
            <w:pPr>
              <w:spacing w:after="0"/>
              <w:rPr>
                <w:sz w:val="16"/>
                <w:szCs w:val="16"/>
              </w:rPr>
            </w:pPr>
            <w:r>
              <w:rPr>
                <w:sz w:val="16"/>
                <w:szCs w:val="16"/>
              </w:rPr>
              <w:t>Gas quality (G 260); installation (TRGI)</w:t>
            </w:r>
            <w:del w:id="515" w:author="Sean de Noronha | DRG" w:date="2026-09-29T13:52:00Z" w16du:dateUtc="2026-09-29T11:52:00Z">
              <w:r>
                <w:rPr>
                  <w:sz w:val="16"/>
                  <w:szCs w:val="16"/>
                </w:rPr>
                <w:delText>; H</w:delText>
              </w:r>
            </w:del>
            <w:del w:id="516" w:author="Sean de Noronha | DRG" w:date="2026-09-28T16:47:00Z" w16du:dateUtc="2026-09-28T14:47:00Z">
              <w:r>
                <w:rPr>
                  <w:sz w:val="16"/>
                  <w:szCs w:val="16"/>
                </w:rPr>
                <w:delText>₂</w:delText>
              </w:r>
            </w:del>
            <w:del w:id="517" w:author="Sean de Noronha | DRG" w:date="2026-09-29T13:52:00Z" w16du:dateUtc="2026-09-29T11:52:00Z">
              <w:r>
                <w:rPr>
                  <w:sz w:val="16"/>
                  <w:szCs w:val="16"/>
                </w:rPr>
                <w:delText xml:space="preserve"> domestic appliance (G 5614)</w:delText>
              </w:r>
            </w:del>
          </w:p>
        </w:tc>
        <w:tc>
          <w:tcPr>
            <w:tcW w:w="2254" w:type="dxa"/>
          </w:tcPr>
          <w:p w14:paraId="61917368" w14:textId="77777777" w:rsidR="00B622FE" w:rsidRPr="00801F35" w:rsidRDefault="00C64113">
            <w:pPr>
              <w:spacing w:after="0"/>
              <w:rPr>
                <w:sz w:val="16"/>
                <w:szCs w:val="16"/>
              </w:rPr>
            </w:pPr>
            <w:r>
              <w:rPr>
                <w:sz w:val="16"/>
                <w:szCs w:val="16"/>
              </w:rPr>
              <w:t>German gas-quality and installation framework for hydrogen service</w:t>
            </w:r>
          </w:p>
        </w:tc>
        <w:tc>
          <w:tcPr>
            <w:tcW w:w="1462" w:type="dxa"/>
          </w:tcPr>
          <w:p w14:paraId="24053520" w14:textId="77777777" w:rsidR="00B622FE" w:rsidRPr="00801F35" w:rsidRDefault="00C64113">
            <w:pPr>
              <w:spacing w:after="0"/>
              <w:rPr>
                <w:sz w:val="16"/>
                <w:szCs w:val="16"/>
              </w:rPr>
            </w:pPr>
            <w:r>
              <w:rPr>
                <w:sz w:val="16"/>
                <w:szCs w:val="16"/>
              </w:rPr>
              <w:t>Via EN 15266</w:t>
            </w:r>
          </w:p>
        </w:tc>
      </w:tr>
      <w:tr w:rsidR="00A22517" w:rsidRPr="00801F35" w14:paraId="5A200E5B" w14:textId="77777777" w:rsidTr="00A22517">
        <w:tc>
          <w:tcPr>
            <w:tcW w:w="1613" w:type="dxa"/>
          </w:tcPr>
          <w:p w14:paraId="35608CE7" w14:textId="77777777" w:rsidR="00B622FE" w:rsidRPr="00C500EF" w:rsidRDefault="00C64113">
            <w:pPr>
              <w:spacing w:after="0"/>
              <w:rPr>
                <w:b/>
                <w:bCs/>
                <w:sz w:val="16"/>
                <w:szCs w:val="16"/>
                <w:rPrChange w:id="518" w:author="Sean de Noronha | DRG" w:date="2026-09-22T14:43:00Z" w16du:dateUtc="2026-09-22T12:43:00Z">
                  <w:rPr>
                    <w:sz w:val="16"/>
                    <w:szCs w:val="16"/>
                  </w:rPr>
                </w:rPrChange>
              </w:rPr>
            </w:pPr>
            <w:del w:id="519" w:author="Sean de Noronha | DRG" w:date="2026-09-29T13:52:00Z" w16du:dateUtc="2026-09-29T11:52:00Z">
              <w:r>
                <w:rPr>
                  <w:b/>
                  <w:bCs/>
                  <w:sz w:val="16"/>
                  <w:szCs w:val="16"/>
                  <w:rPrChange w:id="520" w:author="Sean de Noronha | DRG" w:date="2026-09-22T14:43:00Z" w16du:dateUtc="2026-09-22T12:43:00Z">
                    <w:rPr>
                      <w:sz w:val="16"/>
                      <w:szCs w:val="16"/>
                    </w:rPr>
                  </w:rPrChange>
                </w:rPr>
                <w:delText>NEN 1078:2024 + NPR 3378-3:2025</w:delText>
              </w:r>
            </w:del>
            <w:ins w:id="521" w:author="Sean de Noronha | DRG" w:date="2026-09-29T13:52:00Z" w16du:dateUtc="2026-09-29T11:52:00Z">
              <w:r>
                <w:rPr>
                  <w:b/>
                  <w:bCs/>
                  <w:sz w:val="16"/>
                  <w:szCs w:val="16"/>
                </w:rPr>
                <w:t>NEN 1078:2024 [46] + NPR 3378-3:2025 [47]</w:t>
              </w:r>
            </w:ins>
          </w:p>
        </w:tc>
        <w:tc>
          <w:tcPr>
            <w:tcW w:w="1442" w:type="dxa"/>
          </w:tcPr>
          <w:p w14:paraId="540A40B9" w14:textId="77777777" w:rsidR="00B622FE" w:rsidRPr="00801F35" w:rsidRDefault="00C64113">
            <w:pPr>
              <w:spacing w:after="0"/>
              <w:rPr>
                <w:sz w:val="16"/>
                <w:szCs w:val="16"/>
              </w:rPr>
            </w:pPr>
            <w:r>
              <w:rPr>
                <w:sz w:val="16"/>
                <w:szCs w:val="16"/>
              </w:rPr>
              <w:t>NL</w:t>
            </w:r>
          </w:p>
        </w:tc>
        <w:tc>
          <w:tcPr>
            <w:tcW w:w="2692" w:type="dxa"/>
          </w:tcPr>
          <w:p w14:paraId="2861EC00" w14:textId="77777777" w:rsidR="00B622FE" w:rsidRPr="00801F35" w:rsidRDefault="00C64113">
            <w:pPr>
              <w:spacing w:after="0"/>
              <w:rPr>
                <w:sz w:val="16"/>
                <w:szCs w:val="16"/>
              </w:rPr>
            </w:pPr>
            <w:r>
              <w:rPr>
                <w:sz w:val="16"/>
                <w:szCs w:val="16"/>
              </w:rPr>
              <w:t xml:space="preserve">Dutch building gas installations standard </w:t>
            </w:r>
            <w:del w:id="522" w:author="Sean de Noronha | DRG" w:date="2026-09-29T13:52:00Z" w16du:dateUtc="2026-09-29T11:52:00Z">
              <w:r>
                <w:rPr>
                  <w:sz w:val="16"/>
                  <w:szCs w:val="16"/>
                </w:rPr>
                <w:delText>with residential hydrogen guideline</w:delText>
              </w:r>
            </w:del>
            <w:ins w:id="523" w:author="Sean de Noronha | DRG" w:date="2026-09-29T13:52:00Z" w16du:dateUtc="2026-09-29T11:52:00Z">
              <w:r>
                <w:rPr>
                  <w:sz w:val="16"/>
                  <w:szCs w:val="16"/>
                </w:rPr>
                <w:t>with hydrogen added in 2024; NPR 3378-3 dimensions pipework for natural gas, propane and hydrogen</w:t>
              </w:r>
            </w:ins>
          </w:p>
        </w:tc>
        <w:tc>
          <w:tcPr>
            <w:tcW w:w="2254" w:type="dxa"/>
          </w:tcPr>
          <w:p w14:paraId="4FA779F7" w14:textId="77777777" w:rsidR="00B622FE" w:rsidRPr="00801F35" w:rsidRDefault="00C64113">
            <w:pPr>
              <w:spacing w:after="0"/>
              <w:rPr>
                <w:sz w:val="16"/>
                <w:szCs w:val="16"/>
              </w:rPr>
            </w:pPr>
            <w:del w:id="524" w:author="Sean de Noronha | DRG" w:date="2026-09-29T13:52:00Z" w16du:dateUtc="2026-09-29T11:52:00Z">
              <w:r>
                <w:rPr>
                  <w:sz w:val="16"/>
                  <w:szCs w:val="16"/>
                </w:rPr>
                <w:delText>Hydrogen sizing practice guideline for Dutch domestic installations</w:delText>
              </w:r>
            </w:del>
            <w:ins w:id="525" w:author="Sean de Noronha | DRG" w:date="2026-09-29T13:52:00Z" w16du:dateUtc="2026-09-29T11:52:00Z">
              <w:r>
                <w:rPr>
                  <w:sz w:val="16"/>
                  <w:szCs w:val="16"/>
                </w:rPr>
                <w:t>Graph-method pipe dimensioning for natural gas, propane and hydrogen (NPR 3378-3)</w:t>
              </w:r>
            </w:ins>
          </w:p>
        </w:tc>
        <w:tc>
          <w:tcPr>
            <w:tcW w:w="1462" w:type="dxa"/>
          </w:tcPr>
          <w:p w14:paraId="66FEDAE2" w14:textId="77777777" w:rsidR="00B622FE" w:rsidRPr="00801F35" w:rsidRDefault="00C64113">
            <w:pPr>
              <w:spacing w:after="0"/>
              <w:rPr>
                <w:sz w:val="16"/>
                <w:szCs w:val="16"/>
              </w:rPr>
            </w:pPr>
            <w:r>
              <w:rPr>
                <w:sz w:val="16"/>
                <w:szCs w:val="16"/>
              </w:rPr>
              <w:t>Via EN 15266</w:t>
            </w:r>
          </w:p>
        </w:tc>
      </w:tr>
      <w:tr w:rsidR="00A22517" w:rsidRPr="00801F35" w14:paraId="269E7BD9" w14:textId="77777777" w:rsidTr="00A22517">
        <w:tc>
          <w:tcPr>
            <w:tcW w:w="1613" w:type="dxa"/>
          </w:tcPr>
          <w:p w14:paraId="1AD3955F" w14:textId="77777777" w:rsidR="00B622FE" w:rsidRPr="00C500EF" w:rsidRDefault="00C64113">
            <w:pPr>
              <w:spacing w:after="0"/>
              <w:rPr>
                <w:b/>
                <w:bCs/>
                <w:sz w:val="16"/>
                <w:szCs w:val="16"/>
                <w:lang w:val="it-IT"/>
                <w:rPrChange w:id="526" w:author="Sean de Noronha | DRG" w:date="2026-09-22T14:44:00Z" w16du:dateUtc="2026-09-22T12:44:00Z">
                  <w:rPr>
                    <w:sz w:val="16"/>
                    <w:szCs w:val="16"/>
                    <w:lang w:val="it-IT"/>
                  </w:rPr>
                </w:rPrChange>
              </w:rPr>
            </w:pPr>
            <w:del w:id="527" w:author="Sean de Noronha | DRG" w:date="2026-09-29T13:52:00Z" w16du:dateUtc="2026-09-29T11:52:00Z">
              <w:r>
                <w:rPr>
                  <w:b/>
                  <w:bCs/>
                  <w:sz w:val="16"/>
                  <w:szCs w:val="16"/>
                  <w:lang w:val="it-IT"/>
                  <w:rPrChange w:id="528" w:author="Sean de Noronha | DRG" w:date="2026-09-22T14:44:00Z" w16du:dateUtc="2026-09-22T12:44:00Z">
                    <w:rPr>
                      <w:sz w:val="16"/>
                      <w:szCs w:val="16"/>
                      <w:lang w:val="it-IT"/>
                    </w:rPr>
                  </w:rPrChange>
                </w:rPr>
                <w:delText>IGEM/H/2 Ed 2 + IGEM/UP/1B Ed 4 + IGEM/H/3 Ed 2</w:delText>
              </w:r>
            </w:del>
            <w:ins w:id="529" w:author="Sean de Noronha | DRG" w:date="2026-09-29T13:52:00Z" w16du:dateUtc="2026-09-29T11:52:00Z">
              <w:r>
                <w:rPr>
                  <w:b/>
                  <w:bCs/>
                  <w:sz w:val="16"/>
                  <w:szCs w:val="16"/>
                  <w:lang w:val="it-IT"/>
                </w:rPr>
                <w:t>IGEM/H/2 Ed 2 [48] + IGEM/UP/1B Ed 4 [49] + IGEM/H/3 Ed 2 [50]</w:t>
              </w:r>
            </w:ins>
          </w:p>
        </w:tc>
        <w:tc>
          <w:tcPr>
            <w:tcW w:w="1442" w:type="dxa"/>
          </w:tcPr>
          <w:p w14:paraId="42162EF5" w14:textId="77777777" w:rsidR="00B622FE" w:rsidRPr="00801F35" w:rsidRDefault="00C64113">
            <w:pPr>
              <w:spacing w:after="0"/>
              <w:rPr>
                <w:sz w:val="16"/>
                <w:szCs w:val="16"/>
              </w:rPr>
            </w:pPr>
            <w:r>
              <w:rPr>
                <w:sz w:val="16"/>
                <w:szCs w:val="16"/>
              </w:rPr>
              <w:t>UK</w:t>
            </w:r>
          </w:p>
        </w:tc>
        <w:tc>
          <w:tcPr>
            <w:tcW w:w="2692" w:type="dxa"/>
          </w:tcPr>
          <w:p w14:paraId="681457D9" w14:textId="77777777" w:rsidR="00B622FE" w:rsidRPr="00801F35" w:rsidRDefault="00C64113">
            <w:pPr>
              <w:spacing w:after="0"/>
              <w:rPr>
                <w:sz w:val="16"/>
                <w:szCs w:val="16"/>
              </w:rPr>
            </w:pPr>
            <w:r>
              <w:rPr>
                <w:sz w:val="16"/>
                <w:szCs w:val="16"/>
              </w:rPr>
              <w:t>UK domestic, small-installation, and industrial/commercial hydrogen standards</w:t>
            </w:r>
          </w:p>
        </w:tc>
        <w:tc>
          <w:tcPr>
            <w:tcW w:w="2254" w:type="dxa"/>
          </w:tcPr>
          <w:p w14:paraId="6F7B20C8" w14:textId="77777777" w:rsidR="00B622FE" w:rsidRPr="00801F35" w:rsidRDefault="00C64113">
            <w:pPr>
              <w:spacing w:after="0"/>
              <w:rPr>
                <w:sz w:val="16"/>
                <w:szCs w:val="16"/>
              </w:rPr>
            </w:pPr>
            <w:r>
              <w:rPr>
                <w:sz w:val="16"/>
                <w:szCs w:val="16"/>
              </w:rPr>
              <w:t>UK domestic hydrogen installation framework</w:t>
            </w:r>
          </w:p>
        </w:tc>
        <w:tc>
          <w:tcPr>
            <w:tcW w:w="1462" w:type="dxa"/>
          </w:tcPr>
          <w:p w14:paraId="61A589A5" w14:textId="77777777" w:rsidR="00B622FE" w:rsidRPr="00801F35" w:rsidRDefault="00C64113">
            <w:pPr>
              <w:spacing w:after="0"/>
              <w:rPr>
                <w:sz w:val="16"/>
                <w:szCs w:val="16"/>
              </w:rPr>
            </w:pPr>
            <w:r>
              <w:rPr>
                <w:sz w:val="16"/>
                <w:szCs w:val="16"/>
              </w:rPr>
              <w:t>Via EN 15266 reference</w:t>
            </w:r>
          </w:p>
        </w:tc>
      </w:tr>
      <w:tr w:rsidR="00A22517" w:rsidRPr="00801F35" w14:paraId="1B437C11" w14:textId="77777777" w:rsidTr="00A22517">
        <w:tc>
          <w:tcPr>
            <w:tcW w:w="1613" w:type="dxa"/>
          </w:tcPr>
          <w:p w14:paraId="290205CE" w14:textId="77777777" w:rsidR="00B622FE" w:rsidRPr="00801F35" w:rsidRDefault="00C64113">
            <w:pPr>
              <w:spacing w:after="0"/>
              <w:rPr>
                <w:sz w:val="16"/>
                <w:szCs w:val="16"/>
              </w:rPr>
            </w:pPr>
            <w:del w:id="530" w:author="Sean de Noronha | DRG" w:date="2026-09-29T13:52:00Z" w16du:dateUtc="2026-09-29T11:52:00Z">
              <w:r>
                <w:rPr>
                  <w:sz w:val="16"/>
                  <w:szCs w:val="16"/>
                </w:rPr>
                <w:delText>EN 15266 / UNE-EN 15266:2025</w:delText>
              </w:r>
            </w:del>
            <w:ins w:id="531" w:author="Sean de Noronha | DRG" w:date="2026-09-29T13:52:00Z" w16du:dateUtc="2026-09-29T11:52:00Z">
              <w:r>
                <w:rPr>
                  <w:sz w:val="16"/>
                  <w:szCs w:val="16"/>
                </w:rPr>
                <w:t>EN 15266:2024 [51] / UNE-EN 15266:2025 [52]</w:t>
              </w:r>
            </w:ins>
          </w:p>
        </w:tc>
        <w:tc>
          <w:tcPr>
            <w:tcW w:w="1442" w:type="dxa"/>
          </w:tcPr>
          <w:p w14:paraId="4DA57EBC" w14:textId="77777777" w:rsidR="00B622FE" w:rsidRPr="00801F35" w:rsidRDefault="00C64113">
            <w:pPr>
              <w:spacing w:after="0"/>
              <w:rPr>
                <w:sz w:val="16"/>
                <w:szCs w:val="16"/>
              </w:rPr>
            </w:pPr>
            <w:r>
              <w:rPr>
                <w:sz w:val="16"/>
                <w:szCs w:val="16"/>
              </w:rPr>
              <w:t>EU</w:t>
            </w:r>
          </w:p>
        </w:tc>
        <w:tc>
          <w:tcPr>
            <w:tcW w:w="2692" w:type="dxa"/>
          </w:tcPr>
          <w:p w14:paraId="60FBD666" w14:textId="77777777" w:rsidR="00B622FE" w:rsidRPr="00801F35" w:rsidRDefault="00C64113">
            <w:pPr>
              <w:spacing w:after="0"/>
              <w:rPr>
                <w:sz w:val="16"/>
                <w:szCs w:val="16"/>
              </w:rPr>
            </w:pPr>
            <w:r>
              <w:rPr>
                <w:sz w:val="16"/>
                <w:szCs w:val="16"/>
              </w:rPr>
              <w:t>European CSST product standard for building gas installations</w:t>
            </w:r>
          </w:p>
        </w:tc>
        <w:tc>
          <w:tcPr>
            <w:tcW w:w="2254" w:type="dxa"/>
          </w:tcPr>
          <w:p w14:paraId="385CFAAB" w14:textId="77777777" w:rsidR="00B622FE" w:rsidRPr="00801F35" w:rsidRDefault="00C64113">
            <w:pPr>
              <w:spacing w:after="0"/>
              <w:rPr>
                <w:sz w:val="16"/>
                <w:szCs w:val="16"/>
              </w:rPr>
            </w:pPr>
            <w:r>
              <w:rPr>
                <w:sz w:val="16"/>
                <w:szCs w:val="16"/>
              </w:rPr>
              <w:t>EHD-based capacity tables; hydrogen not within default scope</w:t>
            </w:r>
          </w:p>
        </w:tc>
        <w:tc>
          <w:tcPr>
            <w:tcW w:w="1462" w:type="dxa"/>
          </w:tcPr>
          <w:p w14:paraId="62095660" w14:textId="77777777" w:rsidR="00B622FE" w:rsidRPr="00801F35" w:rsidRDefault="00C64113">
            <w:pPr>
              <w:spacing w:after="0"/>
              <w:rPr>
                <w:sz w:val="16"/>
                <w:szCs w:val="16"/>
              </w:rPr>
            </w:pPr>
            <w:r>
              <w:rPr>
                <w:sz w:val="16"/>
                <w:szCs w:val="16"/>
              </w:rPr>
              <w:t>Central; CSST product standard</w:t>
            </w:r>
          </w:p>
        </w:tc>
      </w:tr>
      <w:tr w:rsidR="00A22517" w:rsidRPr="00801F35" w14:paraId="42340AAE" w14:textId="77777777" w:rsidTr="00A22517">
        <w:tc>
          <w:tcPr>
            <w:tcW w:w="1613" w:type="dxa"/>
          </w:tcPr>
          <w:p w14:paraId="06FB4DD4" w14:textId="77777777" w:rsidR="00B622FE" w:rsidRPr="00801F35" w:rsidRDefault="00C64113">
            <w:pPr>
              <w:spacing w:after="0"/>
              <w:rPr>
                <w:sz w:val="16"/>
                <w:szCs w:val="16"/>
              </w:rPr>
            </w:pPr>
            <w:del w:id="532" w:author="Sean de Noronha | DRG" w:date="2026-09-29T13:52:00Z" w16du:dateUtc="2026-09-29T11:52:00Z">
              <w:r>
                <w:rPr>
                  <w:sz w:val="16"/>
                  <w:szCs w:val="16"/>
                </w:rPr>
                <w:delText>AS/NZS 5601.1:2022</w:delText>
              </w:r>
            </w:del>
            <w:ins w:id="533" w:author="Sean de Noronha | DRG" w:date="2026-09-29T13:52:00Z" w16du:dateUtc="2026-09-29T11:52:00Z">
              <w:r>
                <w:rPr>
                  <w:sz w:val="16"/>
                  <w:szCs w:val="16"/>
                </w:rPr>
                <w:t>AS/NZS 5601.1:2022 [53]</w:t>
              </w:r>
            </w:ins>
          </w:p>
        </w:tc>
        <w:tc>
          <w:tcPr>
            <w:tcW w:w="1442" w:type="dxa"/>
          </w:tcPr>
          <w:p w14:paraId="71E57396" w14:textId="77777777" w:rsidR="00B622FE" w:rsidRPr="00801F35" w:rsidRDefault="00C64113">
            <w:pPr>
              <w:spacing w:after="0"/>
              <w:rPr>
                <w:sz w:val="16"/>
                <w:szCs w:val="16"/>
              </w:rPr>
            </w:pPr>
            <w:r>
              <w:rPr>
                <w:sz w:val="16"/>
                <w:szCs w:val="16"/>
              </w:rPr>
              <w:t>AU/NZ</w:t>
            </w:r>
          </w:p>
        </w:tc>
        <w:tc>
          <w:tcPr>
            <w:tcW w:w="2692" w:type="dxa"/>
          </w:tcPr>
          <w:p w14:paraId="0A903CD4" w14:textId="77777777" w:rsidR="00B622FE" w:rsidRPr="00801F35" w:rsidRDefault="00C64113">
            <w:pPr>
              <w:spacing w:after="0"/>
              <w:rPr>
                <w:sz w:val="16"/>
                <w:szCs w:val="16"/>
              </w:rPr>
            </w:pPr>
            <w:r>
              <w:rPr>
                <w:sz w:val="16"/>
                <w:szCs w:val="16"/>
              </w:rPr>
              <w:t>Australia/NZ gas installation standard; hydrogen via performance-based design</w:t>
            </w:r>
          </w:p>
        </w:tc>
        <w:tc>
          <w:tcPr>
            <w:tcW w:w="2254" w:type="dxa"/>
          </w:tcPr>
          <w:p w14:paraId="5A7A43E4" w14:textId="77777777" w:rsidR="00B622FE" w:rsidRPr="00801F35" w:rsidRDefault="00C64113">
            <w:pPr>
              <w:spacing w:after="0"/>
              <w:rPr>
                <w:sz w:val="16"/>
                <w:szCs w:val="16"/>
              </w:rPr>
            </w:pPr>
            <w:r>
              <w:rPr>
                <w:sz w:val="16"/>
                <w:szCs w:val="16"/>
              </w:rPr>
              <w:t>Standard NG/LP tables; not hydrogen-calibrated</w:t>
            </w:r>
          </w:p>
        </w:tc>
        <w:tc>
          <w:tcPr>
            <w:tcW w:w="1462" w:type="dxa"/>
          </w:tcPr>
          <w:p w14:paraId="1F8B687B" w14:textId="77777777" w:rsidR="00B622FE" w:rsidRPr="00801F35" w:rsidRDefault="00C64113">
            <w:pPr>
              <w:spacing w:after="0"/>
              <w:rPr>
                <w:sz w:val="16"/>
                <w:szCs w:val="16"/>
              </w:rPr>
            </w:pPr>
            <w:r>
              <w:rPr>
                <w:sz w:val="16"/>
                <w:szCs w:val="16"/>
              </w:rPr>
              <w:t>Via LC 1 / EN 15266 equivalents</w:t>
            </w:r>
          </w:p>
        </w:tc>
      </w:tr>
      <w:tr w:rsidR="00A22517" w:rsidRPr="00801F35" w14:paraId="4DA0F949" w14:textId="77777777" w:rsidTr="00A22517">
        <w:tc>
          <w:tcPr>
            <w:tcW w:w="1613" w:type="dxa"/>
          </w:tcPr>
          <w:p w14:paraId="618A8070" w14:textId="77777777" w:rsidR="00B622FE" w:rsidRPr="00801F35" w:rsidRDefault="00C64113">
            <w:pPr>
              <w:spacing w:after="0"/>
              <w:rPr>
                <w:sz w:val="16"/>
                <w:szCs w:val="16"/>
              </w:rPr>
            </w:pPr>
            <w:del w:id="534" w:author="Sean de Noronha | DRG" w:date="2026-09-29T13:52:00Z" w16du:dateUtc="2026-09-29T11:52:00Z">
              <w:r>
                <w:rPr>
                  <w:sz w:val="16"/>
                  <w:szCs w:val="16"/>
                </w:rPr>
                <w:delText>EIGA Doc 121/14</w:delText>
              </w:r>
            </w:del>
            <w:ins w:id="535" w:author="Sean de Noronha | DRG" w:date="2026-09-29T13:52:00Z" w16du:dateUtc="2026-09-29T11:52:00Z">
              <w:r>
                <w:rPr>
                  <w:sz w:val="16"/>
                  <w:szCs w:val="16"/>
                </w:rPr>
                <w:t>EIGA Doc 121/14 [54]</w:t>
              </w:r>
            </w:ins>
          </w:p>
        </w:tc>
        <w:tc>
          <w:tcPr>
            <w:tcW w:w="1442" w:type="dxa"/>
          </w:tcPr>
          <w:p w14:paraId="196E309E" w14:textId="77777777" w:rsidR="00B622FE" w:rsidRPr="00801F35" w:rsidRDefault="00C64113">
            <w:pPr>
              <w:spacing w:after="0"/>
              <w:rPr>
                <w:sz w:val="16"/>
                <w:szCs w:val="16"/>
              </w:rPr>
            </w:pPr>
            <w:r>
              <w:rPr>
                <w:sz w:val="16"/>
                <w:szCs w:val="16"/>
              </w:rPr>
              <w:t>EU (industry)</w:t>
            </w:r>
          </w:p>
        </w:tc>
        <w:tc>
          <w:tcPr>
            <w:tcW w:w="2692" w:type="dxa"/>
          </w:tcPr>
          <w:p w14:paraId="334BCE67" w14:textId="77777777" w:rsidR="00B622FE" w:rsidRPr="00801F35" w:rsidRDefault="00C64113">
            <w:pPr>
              <w:spacing w:after="0"/>
              <w:rPr>
                <w:sz w:val="16"/>
                <w:szCs w:val="16"/>
              </w:rPr>
            </w:pPr>
            <w:r>
              <w:rPr>
                <w:sz w:val="16"/>
                <w:szCs w:val="16"/>
              </w:rPr>
              <w:t>Industrial H</w:t>
            </w:r>
            <w:del w:id="536" w:author="Sean de Noronha | DRG" w:date="2026-09-28T16:47:00Z" w16du:dateUtc="2026-09-28T14:47:00Z">
              <w:r>
                <w:rPr>
                  <w:sz w:val="16"/>
                  <w:szCs w:val="16"/>
                </w:rPr>
                <w:delText>₂</w:delText>
              </w:r>
            </w:del>
            <w:ins w:id="537" w:author="Sean de Noronha | DRG" w:date="2026-09-28T16:47:00Z" w16du:dateUtc="2026-09-28T14:47:00Z">
              <w:r>
                <w:rPr>
                  <w:sz w:val="16"/>
                  <w:szCs w:val="16"/>
                  <w:vertAlign w:val="subscript"/>
                </w:rPr>
                <w:t>2</w:t>
              </w:r>
            </w:ins>
            <w:r>
              <w:rPr>
                <w:sz w:val="16"/>
                <w:szCs w:val="16"/>
              </w:rPr>
              <w:t xml:space="preserve"> piping and safety guidance; informative for domestic</w:t>
            </w:r>
          </w:p>
        </w:tc>
        <w:tc>
          <w:tcPr>
            <w:tcW w:w="2254" w:type="dxa"/>
          </w:tcPr>
          <w:p w14:paraId="7E3A1750" w14:textId="77777777" w:rsidR="00B622FE" w:rsidRPr="00801F35" w:rsidRDefault="00C64113">
            <w:pPr>
              <w:spacing w:after="0"/>
              <w:rPr>
                <w:sz w:val="16"/>
                <w:szCs w:val="16"/>
              </w:rPr>
            </w:pPr>
            <w:r>
              <w:rPr>
                <w:sz w:val="16"/>
                <w:szCs w:val="16"/>
              </w:rPr>
              <w:t>Industrial hydrogen piping guidance; no domestic sizing</w:t>
            </w:r>
          </w:p>
        </w:tc>
        <w:tc>
          <w:tcPr>
            <w:tcW w:w="1462" w:type="dxa"/>
          </w:tcPr>
          <w:p w14:paraId="159D465C" w14:textId="77777777" w:rsidR="00B622FE" w:rsidRPr="00801F35" w:rsidRDefault="00C64113">
            <w:pPr>
              <w:spacing w:after="0"/>
              <w:rPr>
                <w:sz w:val="16"/>
                <w:szCs w:val="16"/>
              </w:rPr>
            </w:pPr>
            <w:r>
              <w:rPr>
                <w:sz w:val="16"/>
                <w:szCs w:val="16"/>
              </w:rPr>
              <w:t>Not addressed</w:t>
            </w:r>
            <w:commentRangeEnd w:id="466"/>
            <w:r>
              <w:rPr>
                <w:rStyle w:val="CommentReference"/>
              </w:rPr>
              <w:commentReference w:id="466"/>
            </w:r>
            <w:r>
              <w:rPr>
                <w:rStyle w:val="CommentReference"/>
              </w:rPr>
              <w:commentReference w:id="467"/>
            </w:r>
          </w:p>
        </w:tc>
      </w:tr>
    </w:tbl>
    <w:commentRangeEnd w:id="467"/>
    <w:p w14:paraId="33883266" w14:textId="12BDC29C" w:rsidR="00B622FE" w:rsidRPr="00801F35" w:rsidRDefault="00C64113">
      <w:r>
        <w:rPr>
          <w:i/>
        </w:rPr>
        <w:t xml:space="preserve">Table 3 – Standards relevant to </w:t>
      </w:r>
      <w:del w:id="538" w:author="Sean de Noronha | DRG" w:date="2026-09-22T14:31:00Z" w16du:dateUtc="2026-09-22T12:31:00Z">
        <w:r>
          <w:rPr>
            <w:i/>
          </w:rPr>
          <w:delText xml:space="preserve">100% hydrogen </w:delText>
        </w:r>
      </w:del>
      <w:r>
        <w:rPr>
          <w:i/>
        </w:rPr>
        <w:t xml:space="preserve">domestic piping below 10 </w:t>
      </w:r>
      <w:proofErr w:type="spellStart"/>
      <w:r>
        <w:rPr>
          <w:i/>
        </w:rPr>
        <w:t>psig</w:t>
      </w:r>
      <w:proofErr w:type="spellEnd"/>
      <w:r>
        <w:rPr>
          <w:i/>
        </w:rPr>
        <w:t xml:space="preserve">. </w:t>
      </w:r>
      <w:commentRangeStart w:id="539"/>
      <w:commentRangeStart w:id="540"/>
      <w:r>
        <w:rPr>
          <w:i/>
        </w:rPr>
        <w:t xml:space="preserve">Bolded standards in the text above </w:t>
      </w:r>
      <w:commentRangeEnd w:id="539"/>
      <w:r>
        <w:rPr>
          <w:rStyle w:val="CommentReference"/>
          <w:i/>
          <w:sz w:val="20"/>
          <w:szCs w:val="22"/>
        </w:rPr>
        <w:commentReference w:id="539"/>
      </w:r>
      <w:commentRangeEnd w:id="540"/>
      <w:r>
        <w:rPr>
          <w:rStyle w:val="CommentReference"/>
        </w:rPr>
        <w:commentReference w:id="540"/>
      </w:r>
      <w:r>
        <w:rPr>
          <w:i/>
        </w:rPr>
        <w:t xml:space="preserve">(CAN/BNQ 1784-000:2022, ASME B31.12-2023, DVGW G 655:2024, NEN 1078:2024 / NPR 3378-3:2025, and IGEM/H/2 Edition 2) are those directly relevant to 100% hydrogen service; among them, ASME B31.12 covers hydrogen piping and pipelines more broadly rather than being specifically a domestic gas installation code. Context-row scope descriptions for the remaining standards are drawn from publicly available scope information and have not been verified against each standard’s full text </w:t>
      </w:r>
      <w:del w:id="541" w:author="Sean de Noronha | DRG" w:date="2026-09-28T17:06:00Z" w16du:dateUtc="2026-09-28T15:06:00Z">
        <w:r>
          <w:rPr>
            <w:i/>
          </w:rPr>
          <w:delText>in this draft</w:delText>
        </w:r>
      </w:del>
      <w:ins w:id="542" w:author="Sean de Noronha | DRG" w:date="2026-09-28T17:06:00Z" w16du:dateUtc="2026-09-28T15:06:00Z">
        <w:r>
          <w:t>in this study</w:t>
        </w:r>
      </w:ins>
      <w:r>
        <w:rPr>
          <w:i/>
        </w:rPr>
        <w:t>.</w:t>
      </w:r>
    </w:p>
    <w:p w14:paraId="0B023478" w14:textId="77777777" w:rsidR="00B622FE" w:rsidRPr="00801F35" w:rsidRDefault="00C64113">
      <w:r>
        <w:t>Selection of the native sizing form for this study is addressed in §3.5 and is informed by the four governing North American standards rather than by the European sizing instruments listed in Table 3.</w:t>
      </w:r>
    </w:p>
    <w:p w14:paraId="17982552" w14:textId="77777777" w:rsidR="00976B66" w:rsidRPr="00801F35" w:rsidRDefault="00C64113" w:rsidP="00A055D8">
      <w:pPr>
        <w:pStyle w:val="Heading3"/>
      </w:pPr>
      <w:bookmarkStart w:id="543" w:name="_Toc241506975"/>
      <w:r>
        <w:t>Comparative Analysis and Cross-Reference Matrix</w:t>
      </w:r>
      <w:bookmarkEnd w:id="543"/>
    </w:p>
    <w:p w14:paraId="42DC820C" w14:textId="77777777" w:rsidR="0004260E" w:rsidRPr="00801F35" w:rsidRDefault="0004260E" w:rsidP="0004260E">
      <w:r>
        <w:t xml:space="preserve">The four standards examined in this study </w:t>
      </w:r>
      <w:r>
        <w:rPr>
          <w:rFonts w:cs="Arial"/>
        </w:rPr>
        <w:t>(</w:t>
      </w:r>
      <w:r>
        <w:t>CSA B149.1, the International Fuel Gas Code, NFPA 54, and the corrugated-stainless-steel-tubing product standard CSA/ANSI LC 1</w:t>
      </w:r>
      <w:r>
        <w:rPr>
          <w:rFonts w:cs="Arial"/>
        </w:rPr>
        <w:t>)</w:t>
      </w:r>
      <w:r>
        <w:t xml:space="preserve"> fall into two categories. The first three are domestic-installation codes that prescribe how to size fuel-gas piping. The fourth, CSA/ANSI LC 1, is a product standard that provides the Equivalent Hydraulic Diameter (EHD) values used by the installation codes when sizing CSST systems. Appendix A contains the full clause-by-clause comparison; the discussion here focuses on the broader conclusions from that comparison.</w:t>
      </w:r>
    </w:p>
    <w:p w14:paraId="2075D63C" w14:textId="1553AA7E" w:rsidR="0004260E" w:rsidRPr="00801F35" w:rsidRDefault="0004260E" w:rsidP="0004260E">
      <w:r>
        <w:rPr>
          <w:rFonts w:cs="Arial"/>
          <w:szCs w:val="20"/>
        </w:rPr>
        <w:t>The three installation codes (CSA B149.1, the IFGC and NFPA 54) rest on the same underlying sizing equation,</w:t>
      </w:r>
      <w:ins w:id="544" w:author="Sean de Noronha | DRG" w:date="2026-09-22T15:58:00Z" w16du:dateUtc="2026-09-22T13:58:00Z">
        <w:r>
          <w:rPr>
            <w:rFonts w:cs="Arial"/>
            <w:szCs w:val="20"/>
          </w:rPr>
          <w:t xml:space="preserve"> called Polyflo,</w:t>
        </w:r>
      </w:ins>
      <w:r>
        <w:rPr>
          <w:rFonts w:cs="Arial"/>
          <w:szCs w:val="20"/>
        </w:rPr>
        <w:t xml:space="preserve"> examined in detail in §3.5.1</w:t>
      </w:r>
      <w:del w:id="545" w:author="Sean de Noronha | DRG" w:date="2026-09-22T15:58:00Z" w16du:dateUtc="2026-09-22T13:58:00Z">
        <w:r>
          <w:rPr>
            <w:rFonts w:cs="Arial"/>
            <w:szCs w:val="20"/>
          </w:rPr>
          <w:delText xml:space="preserve"> under its historical name Polyflo</w:delText>
        </w:r>
      </w:del>
      <w:r>
        <w:rPr>
          <w:rFonts w:cs="Arial"/>
          <w:szCs w:val="20"/>
        </w:rPr>
        <w:t xml:space="preserve">. In both its low-pressure and high-pressure forms, </w:t>
      </w:r>
      <w:r>
        <w:rPr>
          <w:rFonts w:cs="Arial"/>
          <w:szCs w:val="20"/>
        </w:rPr>
        <w:lastRenderedPageBreak/>
        <w:t>that equation was calibrated against natural gas with a relative density of 0.60. The gas properties enter through a single constant (</w:t>
      </w:r>
      <w:r>
        <w:rPr>
          <w:rFonts w:cs="Arial"/>
          <w:i/>
          <w:szCs w:val="20"/>
        </w:rPr>
        <w:t>C</w:t>
      </w:r>
      <w:r>
        <w:rPr>
          <w:rFonts w:cs="Arial"/>
          <w:i/>
          <w:szCs w:val="20"/>
          <w:vertAlign w:val="subscript"/>
        </w:rPr>
        <w:t>r</w:t>
      </w:r>
      <w:r>
        <w:rPr>
          <w:rFonts w:cs="Arial"/>
          <w:szCs w:val="20"/>
        </w:rPr>
        <w:t xml:space="preserve">), and the </w:t>
      </w:r>
      <w:proofErr w:type="spellStart"/>
      <w:r>
        <w:rPr>
          <w:rFonts w:cs="Arial"/>
          <w:szCs w:val="20"/>
        </w:rPr>
        <w:t>superexpansibility</w:t>
      </w:r>
      <w:proofErr w:type="spellEnd"/>
      <w:r>
        <w:rPr>
          <w:rFonts w:cs="Arial"/>
          <w:szCs w:val="20"/>
        </w:rPr>
        <w:t xml:space="preserve"> factor (</w:t>
      </w:r>
      <w:r>
        <w:rPr>
          <w:rFonts w:cs="Arial"/>
          <w:i/>
          <w:szCs w:val="20"/>
        </w:rPr>
        <w:t>Y</w:t>
      </w:r>
      <w:r>
        <w:rPr>
          <w:rFonts w:cs="Arial"/>
          <w:szCs w:val="20"/>
        </w:rPr>
        <w:t xml:space="preserve">) remains approximately equal to 1.0 at residential conditions. The three codes differ in presentation and in the maximum </w:t>
      </w:r>
      <w:commentRangeStart w:id="546"/>
      <w:commentRangeStart w:id="547"/>
      <w:del w:id="548" w:author="Sean de Noronha | DRG" w:date="2026-09-22T15:38:00Z" w16du:dateUtc="2026-09-22T13:38:00Z">
        <w:r>
          <w:rPr>
            <w:rFonts w:cs="Arial"/>
            <w:szCs w:val="20"/>
          </w:rPr>
          <w:delText xml:space="preserve">indoor operating </w:delText>
        </w:r>
      </w:del>
      <w:r>
        <w:rPr>
          <w:rFonts w:cs="Arial"/>
          <w:szCs w:val="20"/>
        </w:rPr>
        <w:t xml:space="preserve">pressure </w:t>
      </w:r>
      <w:commentRangeEnd w:id="546"/>
      <w:r>
        <w:rPr>
          <w:rStyle w:val="CommentReference"/>
          <w:rFonts w:cs="Arial"/>
          <w:sz w:val="20"/>
          <w:szCs w:val="20"/>
        </w:rPr>
        <w:commentReference w:id="546"/>
      </w:r>
      <w:commentRangeEnd w:id="547"/>
      <w:r>
        <w:rPr>
          <w:rStyle w:val="CommentReference"/>
        </w:rPr>
        <w:commentReference w:id="547"/>
      </w:r>
      <w:del w:id="549" w:author="Sean de Noronha | DRG" w:date="2026-09-22T15:38:00Z" w16du:dateUtc="2026-09-22T13:38:00Z">
        <w:r>
          <w:rPr>
            <w:rFonts w:cs="Arial"/>
            <w:szCs w:val="20"/>
          </w:rPr>
          <w:delText xml:space="preserve">they </w:delText>
        </w:r>
      </w:del>
      <w:r>
        <w:rPr>
          <w:rFonts w:cs="Arial"/>
          <w:szCs w:val="20"/>
        </w:rPr>
        <w:t>permit</w:t>
      </w:r>
      <w:ins w:id="550" w:author="Sean de Noronha | DRG" w:date="2026-09-22T15:38:00Z" w16du:dateUtc="2026-09-22T13:38:00Z">
        <w:r>
          <w:rPr>
            <w:rFonts w:cs="Arial"/>
            <w:szCs w:val="20"/>
          </w:rPr>
          <w:t>ted for piping installed indoors</w:t>
        </w:r>
      </w:ins>
      <w:r>
        <w:rPr>
          <w:rFonts w:cs="Arial"/>
          <w:szCs w:val="20"/>
        </w:rPr>
        <w:t xml:space="preserve"> (the </w:t>
      </w:r>
      <w:del w:id="551" w:author="Sean de Noronha | DRG" w:date="2026-09-22T15:42:00Z" w16du:dateUtc="2026-09-22T13:42:00Z">
        <w:r>
          <w:rPr>
            <w:rFonts w:cs="Arial"/>
            <w:szCs w:val="20"/>
          </w:rPr>
          <w:delText>U.S.</w:delText>
        </w:r>
      </w:del>
      <w:ins w:id="552" w:author="Sean de Noronha | DRG" w:date="2026-09-22T15:42:00Z" w16du:dateUtc="2026-09-22T13:42:00Z">
        <w:r>
          <w:rPr>
            <w:rFonts w:cs="Arial"/>
            <w:szCs w:val="20"/>
          </w:rPr>
          <w:t>IFGC and NFPA 54</w:t>
        </w:r>
      </w:ins>
      <w:del w:id="553" w:author="Sean de Noronha | DRG" w:date="2026-09-22T15:42:00Z" w16du:dateUtc="2026-09-22T13:42:00Z">
        <w:r>
          <w:rPr>
            <w:rFonts w:cs="Arial"/>
            <w:szCs w:val="20"/>
          </w:rPr>
          <w:delText xml:space="preserve"> codes generally</w:delText>
        </w:r>
      </w:del>
      <w:r>
        <w:rPr>
          <w:rFonts w:cs="Arial"/>
          <w:szCs w:val="20"/>
        </w:rPr>
        <w:t xml:space="preserve"> cap </w:t>
      </w:r>
      <w:ins w:id="554" w:author="Sean de Noronha | DRG" w:date="2026-09-22T15:38:00Z" w16du:dateUtc="2026-09-22T13:38:00Z">
        <w:r>
          <w:rPr>
            <w:rFonts w:cs="Arial"/>
            <w:szCs w:val="20"/>
          </w:rPr>
          <w:t xml:space="preserve">this </w:t>
        </w:r>
      </w:ins>
      <w:commentRangeStart w:id="555"/>
      <w:commentRangeStart w:id="556"/>
      <w:r>
        <w:rPr>
          <w:rFonts w:cs="Arial"/>
          <w:szCs w:val="20"/>
        </w:rPr>
        <w:t xml:space="preserve">indoor </w:t>
      </w:r>
      <w:ins w:id="557" w:author="Sean de Noronha | DRG" w:date="2026-09-22T15:38:00Z" w16du:dateUtc="2026-09-22T13:38:00Z">
        <w:r>
          <w:rPr>
            <w:rFonts w:cs="Arial"/>
            <w:szCs w:val="20"/>
          </w:rPr>
          <w:t xml:space="preserve">piping </w:t>
        </w:r>
      </w:ins>
      <w:r>
        <w:rPr>
          <w:rFonts w:cs="Arial"/>
          <w:szCs w:val="20"/>
        </w:rPr>
        <w:t xml:space="preserve">pressure </w:t>
      </w:r>
      <w:commentRangeEnd w:id="555"/>
      <w:r>
        <w:rPr>
          <w:rStyle w:val="CommentReference"/>
          <w:rFonts w:cs="Arial"/>
          <w:sz w:val="20"/>
          <w:szCs w:val="20"/>
        </w:rPr>
        <w:commentReference w:id="555"/>
      </w:r>
      <w:commentRangeEnd w:id="556"/>
      <w:r>
        <w:rPr>
          <w:rStyle w:val="CommentReference"/>
        </w:rPr>
        <w:commentReference w:id="556"/>
      </w:r>
      <w:r>
        <w:rPr>
          <w:rFonts w:cs="Arial"/>
          <w:szCs w:val="20"/>
        </w:rPr>
        <w:t xml:space="preserve">at 5 </w:t>
      </w:r>
      <w:proofErr w:type="spellStart"/>
      <w:r>
        <w:rPr>
          <w:rFonts w:cs="Arial"/>
          <w:szCs w:val="20"/>
        </w:rPr>
        <w:t>psig</w:t>
      </w:r>
      <w:proofErr w:type="spellEnd"/>
      <w:r>
        <w:rPr>
          <w:rFonts w:cs="Arial"/>
          <w:szCs w:val="20"/>
        </w:rPr>
        <w:t xml:space="preserve">, subject to listed exceptions, while the </w:t>
      </w:r>
      <w:del w:id="558" w:author="Sean de Noronha | DRG" w:date="2026-09-23T16:00:00Z" w16du:dateUtc="2026-09-23T14:00:00Z">
        <w:r>
          <w:rPr>
            <w:rFonts w:cs="Arial"/>
            <w:szCs w:val="20"/>
          </w:rPr>
          <w:delText xml:space="preserve">CSA B149.1 </w:delText>
        </w:r>
      </w:del>
      <w:ins w:id="559" w:author="Sean de Noronha | DRG" w:date="2026-09-23T16:00:00Z" w16du:dateUtc="2026-09-23T14:00:00Z">
        <w:r>
          <w:rPr>
            <w:rFonts w:cs="Arial"/>
            <w:szCs w:val="20"/>
          </w:rPr>
          <w:t xml:space="preserve">CSA B149.1:25 </w:t>
        </w:r>
      </w:ins>
      <w:r>
        <w:rPr>
          <w:rFonts w:cs="Arial"/>
          <w:szCs w:val="20"/>
        </w:rPr>
        <w:t xml:space="preserve">tabulated range extends </w:t>
      </w:r>
      <w:commentRangeStart w:id="560"/>
      <w:commentRangeStart w:id="561"/>
      <w:r>
        <w:rPr>
          <w:rFonts w:cs="Arial"/>
          <w:szCs w:val="20"/>
        </w:rPr>
        <w:t>higher</w:t>
      </w:r>
      <w:ins w:id="562" w:author="Sean de Noronha | DRG" w:date="2026-09-22T14:54:00Z" w16du:dateUtc="2026-09-22T12:54:00Z">
        <w:r>
          <w:rPr>
            <w:rFonts w:cs="Arial"/>
            <w:szCs w:val="20"/>
          </w:rPr>
          <w:t xml:space="preserve"> than 5 </w:t>
        </w:r>
        <w:proofErr w:type="spellStart"/>
        <w:r>
          <w:rPr>
            <w:rFonts w:cs="Arial"/>
            <w:szCs w:val="20"/>
          </w:rPr>
          <w:t>psig</w:t>
        </w:r>
      </w:ins>
      <w:proofErr w:type="spellEnd"/>
      <w:r>
        <w:rPr>
          <w:rFonts w:cs="Arial"/>
          <w:szCs w:val="20"/>
        </w:rPr>
        <w:t>)</w:t>
      </w:r>
      <w:commentRangeEnd w:id="560"/>
      <w:r>
        <w:rPr>
          <w:rStyle w:val="CommentReference"/>
          <w:rFonts w:cs="Arial"/>
          <w:sz w:val="20"/>
          <w:szCs w:val="20"/>
        </w:rPr>
        <w:commentReference w:id="560"/>
      </w:r>
      <w:commentRangeEnd w:id="561"/>
      <w:r>
        <w:rPr>
          <w:rStyle w:val="CommentReference"/>
        </w:rPr>
        <w:commentReference w:id="561"/>
      </w:r>
      <w:r>
        <w:rPr>
          <w:rFonts w:cs="Arial"/>
          <w:szCs w:val="20"/>
        </w:rPr>
        <w:t xml:space="preserve">, but all three derive from the same natural-gas calibration. For gases other than the 0.60 design gas, each code provides a correction route, and the routes differ. </w:t>
      </w:r>
      <w:del w:id="563" w:author="Sean de Noronha | DRG" w:date="2026-09-23T16:00:00Z" w16du:dateUtc="2026-09-23T14:00:00Z">
        <w:r>
          <w:rPr>
            <w:rFonts w:cs="Arial"/>
            <w:szCs w:val="20"/>
          </w:rPr>
          <w:delText xml:space="preserve">CSA B149.1 </w:delText>
        </w:r>
      </w:del>
      <w:ins w:id="564" w:author="Sean de Noronha | DRG" w:date="2026-09-23T16:00:00Z" w16du:dateUtc="2026-09-23T14:00:00Z">
        <w:r>
          <w:rPr>
            <w:rFonts w:cs="Arial"/>
            <w:szCs w:val="20"/>
          </w:rPr>
          <w:t xml:space="preserve">CSA B149.1:25 </w:t>
        </w:r>
      </w:ins>
      <w:r>
        <w:rPr>
          <w:rFonts w:cs="Arial"/>
          <w:szCs w:val="20"/>
        </w:rPr>
        <w:t>(Clause 6.3.6) makes the relative-density multipliers of its Table A.15 mandatory, with tabulated values spanning relative densities 0.35 to 2.10 and a direction in Annex A.2.6 to take the next higher tabulated value for a gas between entries. NFPA 54 (Annex B.3.4) and the IFGC (Appendix A102.4) instead state that gas with a relative density of 0.70 or less may be sized directly from the natural-gas tables, with gravity-factor multipliers applied only above 0.70.</w:t>
      </w:r>
    </w:p>
    <w:p w14:paraId="0B83C17F" w14:textId="09D18AF2" w:rsidR="005319C7" w:rsidDel="000E701C" w:rsidRDefault="005D1F2C">
      <w:pPr>
        <w:rPr>
          <w:del w:id="565" w:author="Sean de Noronha | DRG" w:date="2026-09-22T16:00:00Z" w16du:dateUtc="2026-09-22T14:00:00Z"/>
        </w:rPr>
      </w:pPr>
      <w:del w:id="566" w:author="Sean de Noronha | DRG" w:date="2026-09-22T16:00:00Z" w16du:dateUtc="2026-09-22T14:00:00Z">
        <w:r>
          <w:rPr>
            <w:rFonts w:cs="Arial"/>
            <w:szCs w:val="20"/>
          </w:rPr>
          <w:delText xml:space="preserve">CSA/ANSI LC 1 operates at a different level. Rather than providing a sizing equation, it certifies each CSST product by flow test. </w:delText>
        </w:r>
        <w:commentRangeStart w:id="567"/>
        <w:commentRangeStart w:id="568"/>
        <w:r>
          <w:rPr>
            <w:rFonts w:cs="Arial"/>
            <w:szCs w:val="20"/>
          </w:rPr>
          <w:delText>The manufacturer measures flow capacity over a prescribed set of pipe lengths and pressure conditions, fits a single smooth curve through the measurements, and the product is assigned the largest EHD rating whose minimum capacities, tabulated in the standard, the fitted curve meets or exceeds at every acceptance condition.</w:delText>
        </w:r>
        <w:commentRangeEnd w:id="567"/>
        <w:r>
          <w:rPr>
            <w:rStyle w:val="CommentReference"/>
            <w:rFonts w:cs="Arial"/>
            <w:sz w:val="20"/>
            <w:szCs w:val="20"/>
          </w:rPr>
          <w:commentReference w:id="567"/>
        </w:r>
      </w:del>
      <w:commentRangeEnd w:id="568"/>
      <w:r>
        <w:rPr>
          <w:rStyle w:val="CommentReference"/>
        </w:rPr>
        <w:commentReference w:id="568"/>
      </w:r>
      <w:del w:id="569" w:author="Sean de Noronha | DRG" w:date="2026-09-22T16:00:00Z" w16du:dateUtc="2026-09-22T14:00:00Z">
        <w:r>
          <w:rPr>
            <w:rFonts w:cs="Arial"/>
            <w:szCs w:val="20"/>
          </w:rPr>
          <w:delText xml:space="preserve"> The tabulated capacities are minimum requirements based on natural gas of relative density 0.60, so a certified product’s measured capacity sits at or above the table values for its rating. How the fit is constructed, and what it means for hydrogen requalification, is taken up in §3.5.1 and §3.5.2. The applicable-fuels clause of LC 1 does not list hydrogen.</w:delText>
        </w:r>
      </w:del>
    </w:p>
    <w:p w14:paraId="0ED84BAB" w14:textId="45C073A6" w:rsidR="000E701C" w:rsidDel="005C45C9" w:rsidRDefault="0004260E" w:rsidP="0004260E">
      <w:pPr>
        <w:rPr>
          <w:del w:id="570" w:author="Sean de Noronha | DRG" w:date="2026-09-22T16:34:00Z" w16du:dateUtc="2026-09-22T14:34:00Z"/>
          <w:rFonts w:cs="Arial"/>
          <w:szCs w:val="20"/>
          <w:lang w:val="en-CA"/>
        </w:rPr>
      </w:pPr>
      <w:del w:id="571" w:author="Sean de Noronha | DRG" w:date="2026-09-22T16:01:00Z" w16du:dateUtc="2026-09-22T14:01:00Z">
        <w:r>
          <w:rPr>
            <w:rFonts w:cs="Arial"/>
            <w:szCs w:val="20"/>
          </w:rPr>
          <w:delText xml:space="preserve">Three </w:delText>
        </w:r>
      </w:del>
      <w:ins w:id="572" w:author="Sean de Noronha | DRG" w:date="2026-09-22T16:01:00Z" w16du:dateUtc="2026-09-22T14:01:00Z">
        <w:r>
          <w:rPr>
            <w:rFonts w:cs="Arial"/>
            <w:szCs w:val="20"/>
          </w:rPr>
          <w:t xml:space="preserve">Two </w:t>
        </w:r>
      </w:ins>
      <w:r>
        <w:rPr>
          <w:rFonts w:cs="Arial"/>
          <w:szCs w:val="20"/>
        </w:rPr>
        <w:t xml:space="preserve">consequences follow for </w:t>
      </w:r>
      <w:del w:id="573" w:author="Sean de Noronha | DRG" w:date="2026-09-22T16:01:00Z" w16du:dateUtc="2026-09-22T14:01:00Z">
        <w:r>
          <w:rPr>
            <w:rFonts w:cs="Arial"/>
            <w:szCs w:val="20"/>
          </w:rPr>
          <w:delText>100%</w:delText>
        </w:r>
      </w:del>
      <w:ins w:id="574" w:author="Sean de Noronha | DRG" w:date="2026-09-22T16:01:00Z" w16du:dateUtc="2026-09-22T14:01:00Z">
        <w:r>
          <w:rPr>
            <w:rFonts w:cs="Arial"/>
            <w:szCs w:val="20"/>
          </w:rPr>
          <w:t>the non-corrugated pipe installation codes</w:t>
        </w:r>
      </w:ins>
      <w:del w:id="575" w:author="Sean de Noronha | DRG" w:date="2026-09-22T16:02:00Z" w16du:dateUtc="2026-09-22T14:02:00Z">
        <w:r>
          <w:rPr>
            <w:rFonts w:cs="Arial"/>
            <w:szCs w:val="20"/>
          </w:rPr>
          <w:delText xml:space="preserve"> hydrogen domestic service</w:delText>
        </w:r>
      </w:del>
      <w:r>
        <w:rPr>
          <w:rFonts w:cs="Arial"/>
          <w:szCs w:val="20"/>
        </w:rPr>
        <w:t xml:space="preserve">. First, the gas-correction routes </w:t>
      </w:r>
      <w:del w:id="576" w:author="Sean de Noronha | DRG" w:date="2026-09-22T16:02:00Z" w16du:dateUtc="2026-09-22T14:02:00Z">
        <w:r>
          <w:rPr>
            <w:rFonts w:cs="Arial"/>
            <w:szCs w:val="20"/>
          </w:rPr>
          <w:delText xml:space="preserve">of the installation codes </w:delText>
        </w:r>
      </w:del>
      <w:r>
        <w:rPr>
          <w:rFonts w:cs="Arial"/>
          <w:szCs w:val="20"/>
        </w:rPr>
        <w:t xml:space="preserve">do not </w:t>
      </w:r>
      <w:ins w:id="577" w:author="Olga Arevalo Quintero" w:date="2026-09-16T09:07:00Z" w16du:dateUtc="2026-09-16T13:07:00Z">
        <w:r>
          <w:rPr>
            <w:rFonts w:cs="Arial"/>
            <w:szCs w:val="20"/>
          </w:rPr>
          <w:t>explicitly extend to</w:t>
        </w:r>
      </w:ins>
      <w:del w:id="578" w:author="Olga Arevalo Quintero" w:date="2026-09-16T09:07:00Z" w16du:dateUtc="2026-09-16T13:07:00Z">
        <w:r>
          <w:rPr>
            <w:rFonts w:cs="Arial"/>
            <w:szCs w:val="20"/>
          </w:rPr>
          <w:delText>reach</w:delText>
        </w:r>
      </w:del>
      <w:r>
        <w:rPr>
          <w:rFonts w:cs="Arial"/>
          <w:szCs w:val="20"/>
        </w:rPr>
        <w:t xml:space="preserve"> hydrogen. Hydrogen’s relative density of 0.0696 lies at about one fifth of the lowest value tabulated in </w:t>
      </w:r>
      <w:del w:id="579" w:author="Sean de Noronha | DRG" w:date="2026-09-23T16:00:00Z" w16du:dateUtc="2026-09-23T14:00:00Z">
        <w:r>
          <w:rPr>
            <w:rFonts w:cs="Arial"/>
            <w:szCs w:val="20"/>
          </w:rPr>
          <w:delText xml:space="preserve">CSA B149.1 </w:delText>
        </w:r>
      </w:del>
      <w:ins w:id="580" w:author="Sean de Noronha | DRG" w:date="2026-09-23T16:00:00Z" w16du:dateUtc="2026-09-23T14:00:00Z">
        <w:r>
          <w:rPr>
            <w:rFonts w:cs="Arial"/>
            <w:szCs w:val="20"/>
          </w:rPr>
          <w:t xml:space="preserve">CSA B149.1:25 </w:t>
        </w:r>
      </w:ins>
      <w:r>
        <w:rPr>
          <w:rFonts w:cs="Arial"/>
          <w:szCs w:val="20"/>
        </w:rPr>
        <w:t xml:space="preserve">Table A.15; </w:t>
      </w:r>
      <w:ins w:id="581" w:author="Olga Arevalo Quintero" w:date="2026-09-16T09:08:00Z" w16du:dateUtc="2026-09-16T13:08:00Z">
        <w:r>
          <w:rPr>
            <w:rFonts w:cs="Arial"/>
            <w:szCs w:val="20"/>
          </w:rPr>
          <w:t xml:space="preserve">application of </w:t>
        </w:r>
      </w:ins>
      <w:r>
        <w:rPr>
          <w:rFonts w:cs="Arial"/>
          <w:szCs w:val="20"/>
        </w:rPr>
        <w:t xml:space="preserve">the next-higher rule </w:t>
      </w:r>
      <w:ins w:id="582" w:author="Olga Arevalo Quintero" w:date="2026-09-16T09:08:00Z" w16du:dateUtc="2026-09-16T13:08:00Z">
        <w:r>
          <w:rPr>
            <w:rFonts w:cs="Arial"/>
            <w:szCs w:val="20"/>
          </w:rPr>
          <w:t>in</w:t>
        </w:r>
      </w:ins>
      <w:del w:id="583" w:author="Olga Arevalo Quintero" w:date="2026-09-16T09:08:00Z" w16du:dateUtc="2026-09-16T13:08:00Z">
        <w:r>
          <w:rPr>
            <w:rFonts w:cs="Arial"/>
            <w:szCs w:val="20"/>
          </w:rPr>
          <w:delText>of</w:delText>
        </w:r>
      </w:del>
      <w:r>
        <w:rPr>
          <w:rFonts w:cs="Arial"/>
          <w:szCs w:val="20"/>
        </w:rPr>
        <w:t xml:space="preserve"> Annex A.2.6 </w:t>
      </w:r>
      <w:ins w:id="584" w:author="Olga Arevalo Quintero" w:date="2026-09-16T09:08:00Z" w16du:dateUtc="2026-09-16T13:08:00Z">
        <w:r>
          <w:rPr>
            <w:rFonts w:cs="Arial"/>
            <w:szCs w:val="20"/>
          </w:rPr>
          <w:t>therefore results in</w:t>
        </w:r>
        <w:del w:id="585" w:author="Sean de Noronha | DRG" w:date="2026-09-22T16:18:00Z" w16du:dateUtc="2026-09-22T14:18:00Z">
          <w:r>
            <w:rPr>
              <w:rFonts w:cs="Arial"/>
              <w:szCs w:val="20"/>
            </w:rPr>
            <w:delText xml:space="preserve"> </w:delText>
          </w:r>
        </w:del>
      </w:ins>
      <w:del w:id="586" w:author="Olga Arevalo Quintero" w:date="2026-09-16T09:08:00Z" w16du:dateUtc="2026-09-16T13:08:00Z">
        <w:r>
          <w:rPr>
            <w:rFonts w:cs="Arial"/>
            <w:szCs w:val="20"/>
          </w:rPr>
          <w:delText>then returns</w:delText>
        </w:r>
      </w:del>
      <w:r>
        <w:rPr>
          <w:rFonts w:cs="Arial"/>
          <w:szCs w:val="20"/>
        </w:rPr>
        <w:t xml:space="preserve"> </w:t>
      </w:r>
      <w:del w:id="587" w:author="Olga Arevalo Quintero" w:date="2026-09-16T09:10:00Z" w16du:dateUtc="2026-09-16T13:10:00Z">
        <w:r>
          <w:rPr>
            <w:rFonts w:cs="Arial"/>
            <w:szCs w:val="20"/>
          </w:rPr>
          <w:delText xml:space="preserve">the </w:delText>
        </w:r>
      </w:del>
      <w:ins w:id="588" w:author="Olga Arevalo Quintero" w:date="2026-09-16T09:10:00Z" w16du:dateUtc="2026-09-16T13:10:00Z">
        <w:r>
          <w:rPr>
            <w:rFonts w:cs="Arial"/>
            <w:szCs w:val="20"/>
          </w:rPr>
          <w:t xml:space="preserve">a </w:t>
        </w:r>
      </w:ins>
      <w:r>
        <w:rPr>
          <w:rFonts w:cs="Arial"/>
          <w:szCs w:val="20"/>
        </w:rPr>
        <w:t xml:space="preserve">multiplier </w:t>
      </w:r>
      <w:ins w:id="589" w:author="Olga Arevalo Quintero" w:date="2026-09-16T09:10:00Z" w16du:dateUtc="2026-09-16T13:10:00Z">
        <w:r>
          <w:rPr>
            <w:rFonts w:cs="Arial"/>
            <w:szCs w:val="20"/>
          </w:rPr>
          <w:t xml:space="preserve">of 1.31, corresponding to a gas with a </w:t>
        </w:r>
      </w:ins>
      <w:del w:id="590" w:author="Olga Arevalo Quintero" w:date="2026-09-16T09:10:00Z" w16du:dateUtc="2026-09-16T13:10:00Z">
        <w:r>
          <w:rPr>
            <w:rFonts w:cs="Arial"/>
            <w:szCs w:val="20"/>
          </w:rPr>
          <w:delText xml:space="preserve">for a </w:delText>
        </w:r>
      </w:del>
      <w:ins w:id="591" w:author="Olga Arevalo Quintero" w:date="2026-09-16T09:09:00Z" w16du:dateUtc="2026-09-16T13:09:00Z">
        <w:r>
          <w:rPr>
            <w:rFonts w:cs="Arial"/>
            <w:szCs w:val="20"/>
          </w:rPr>
          <w:t xml:space="preserve">relative density of </w:t>
        </w:r>
      </w:ins>
      <w:r>
        <w:rPr>
          <w:rFonts w:cs="Arial"/>
          <w:szCs w:val="20"/>
        </w:rPr>
        <w:t>0.35</w:t>
      </w:r>
      <w:ins w:id="592" w:author="Sean de Noronha | DRG" w:date="2026-09-22T16:03:00Z" w16du:dateUtc="2026-09-22T14:03:00Z">
        <w:r>
          <w:rPr>
            <w:rFonts w:cs="Arial"/>
            <w:szCs w:val="20"/>
          </w:rPr>
          <w:t>.</w:t>
        </w:r>
      </w:ins>
      <w:ins w:id="593" w:author="Olga Arevalo Quintero" w:date="2026-09-16T09:14:00Z" w16du:dateUtc="2026-09-16T13:14:00Z">
        <w:del w:id="594" w:author="Sean de Noronha | DRG" w:date="2026-09-22T16:03:00Z" w16du:dateUtc="2026-09-22T14:03:00Z">
          <w:r>
            <w:rPr>
              <w:rFonts w:cs="Arial"/>
              <w:szCs w:val="20"/>
            </w:rPr>
            <w:delText>,</w:delText>
          </w:r>
        </w:del>
      </w:ins>
      <w:r>
        <w:rPr>
          <w:rFonts w:cs="Arial"/>
          <w:szCs w:val="20"/>
        </w:rPr>
        <w:t xml:space="preserve"> </w:t>
      </w:r>
      <w:del w:id="595" w:author="Olga Arevalo Quintero" w:date="2026-09-16T09:14:00Z" w16du:dateUtc="2026-09-16T13:14:00Z">
        <w:r>
          <w:rPr>
            <w:rFonts w:cs="Arial"/>
            <w:szCs w:val="20"/>
          </w:rPr>
          <w:delText>gas</w:delText>
        </w:r>
      </w:del>
      <w:del w:id="596" w:author="Olga Arevalo Quintero" w:date="2026-09-16T09:11:00Z" w16du:dateUtc="2026-09-16T13:11:00Z">
        <w:r>
          <w:rPr>
            <w:rFonts w:cs="Arial"/>
            <w:szCs w:val="20"/>
          </w:rPr>
          <w:delText>, 1.31</w:delText>
        </w:r>
      </w:del>
      <w:del w:id="597" w:author="Olga Arevalo Quintero" w:date="2026-09-16T09:14:00Z" w16du:dateUtc="2026-09-16T13:14:00Z">
        <w:r>
          <w:rPr>
            <w:rFonts w:cs="Arial"/>
            <w:szCs w:val="20"/>
          </w:rPr>
          <w:delText xml:space="preserve">, </w:delText>
        </w:r>
      </w:del>
      <w:del w:id="598" w:author="Sean de Noronha | DRG" w:date="2026-09-22T16:03:00Z" w16du:dateUtc="2026-09-22T14:03:00Z">
        <w:r>
          <w:rPr>
            <w:rFonts w:cs="Arial"/>
            <w:szCs w:val="20"/>
          </w:rPr>
          <w:delText>where</w:delText>
        </w:r>
      </w:del>
      <w:ins w:id="599" w:author="Olga Arevalo Quintero" w:date="2026-09-16T09:11:00Z" w16du:dateUtc="2026-09-16T13:11:00Z">
        <w:del w:id="600" w:author="Sean de Noronha | DRG" w:date="2026-09-22T16:03:00Z" w16du:dateUtc="2026-09-22T14:03:00Z">
          <w:r>
            <w:rPr>
              <w:rFonts w:cs="Arial"/>
              <w:szCs w:val="20"/>
            </w:rPr>
            <w:delText xml:space="preserve">as </w:delText>
          </w:r>
        </w:del>
      </w:ins>
      <w:del w:id="601" w:author="Sean de Noronha | DRG" w:date="2026-09-22T16:03:00Z" w16du:dateUtc="2026-09-22T14:03:00Z">
        <w:r>
          <w:rPr>
            <w:rFonts w:cs="Arial"/>
            <w:szCs w:val="20"/>
          </w:rPr>
          <w:delText xml:space="preserve"> </w:delText>
        </w:r>
        <w:commentRangeStart w:id="602"/>
        <w:commentRangeStart w:id="603"/>
        <w:r>
          <w:rPr>
            <w:rFonts w:cs="Arial"/>
            <w:szCs w:val="20"/>
          </w:rPr>
          <w:delText>t</w:delText>
        </w:r>
      </w:del>
      <w:ins w:id="604" w:author="Sean de Noronha | DRG" w:date="2026-09-22T16:03:00Z" w16du:dateUtc="2026-09-22T14:03:00Z">
        <w:r>
          <w:rPr>
            <w:rFonts w:cs="Arial"/>
            <w:szCs w:val="20"/>
          </w:rPr>
          <w:t>T</w:t>
        </w:r>
      </w:ins>
      <w:r>
        <w:rPr>
          <w:rFonts w:cs="Arial"/>
          <w:szCs w:val="20"/>
        </w:rPr>
        <w:t xml:space="preserve">he </w:t>
      </w:r>
      <w:del w:id="605" w:author="Sean de Noronha | DRG" w:date="2026-09-22T16:03:00Z" w16du:dateUtc="2026-09-22T14:03:00Z">
        <w:r>
          <w:rPr>
            <w:rFonts w:cs="Arial"/>
            <w:szCs w:val="20"/>
          </w:rPr>
          <w:delText xml:space="preserve">√(0.60/S) </w:delText>
        </w:r>
        <w:commentRangeEnd w:id="602"/>
        <w:r>
          <w:rPr>
            <w:rStyle w:val="CommentReference"/>
            <w:rFonts w:cs="Arial"/>
            <w:sz w:val="20"/>
            <w:szCs w:val="20"/>
          </w:rPr>
          <w:commentReference w:id="602"/>
        </w:r>
      </w:del>
      <w:commentRangeEnd w:id="603"/>
      <w:r>
        <w:rPr>
          <w:rStyle w:val="CommentReference"/>
        </w:rPr>
        <w:commentReference w:id="603"/>
      </w:r>
      <w:r>
        <w:rPr>
          <w:rFonts w:cs="Arial"/>
          <w:szCs w:val="20"/>
        </w:rPr>
        <w:t xml:space="preserve">relationship underlying the table </w:t>
      </w:r>
      <w:ins w:id="606" w:author="Sean de Noronha | DRG" w:date="2026-09-22T16:04:00Z" w16du:dateUtc="2026-09-22T14:04:00Z">
        <w:r>
          <w:rPr>
            <w:rFonts w:cs="Arial"/>
            <w:szCs w:val="20"/>
          </w:rPr>
          <w:t xml:space="preserve">is the square root ratio of relative densities of natural gas and the target gas: √(0.60/S). This expression </w:t>
        </w:r>
      </w:ins>
      <w:ins w:id="607" w:author="Olga Arevalo Quintero" w:date="2026-09-16T09:11:00Z" w16du:dateUtc="2026-09-16T13:11:00Z">
        <w:r>
          <w:rPr>
            <w:rFonts w:cs="Arial"/>
            <w:szCs w:val="20"/>
          </w:rPr>
          <w:t>yields a value of</w:t>
        </w:r>
      </w:ins>
      <w:ins w:id="608" w:author="Olga Arevalo Quintero" w:date="2026-09-16T09:12:00Z" w16du:dateUtc="2026-09-16T13:12:00Z">
        <w:r>
          <w:rPr>
            <w:rFonts w:cs="Arial"/>
            <w:szCs w:val="20"/>
          </w:rPr>
          <w:t xml:space="preserve"> </w:t>
        </w:r>
      </w:ins>
      <w:del w:id="609" w:author="Olga Arevalo Quintero" w:date="2026-09-16T09:12:00Z" w16du:dateUtc="2026-09-16T13:12:00Z">
        <w:r>
          <w:rPr>
            <w:rFonts w:cs="Arial"/>
            <w:szCs w:val="20"/>
          </w:rPr>
          <w:delText xml:space="preserve">would require </w:delText>
        </w:r>
      </w:del>
      <w:r>
        <w:rPr>
          <w:rFonts w:cs="Arial"/>
          <w:szCs w:val="20"/>
        </w:rPr>
        <w:t>2.94 for hydrogen</w:t>
      </w:r>
      <w:ins w:id="610" w:author="Sean de Noronha | DRG" w:date="2026-09-22T16:20:00Z" w16du:dateUtc="2026-09-22T14:20:00Z">
        <w:r>
          <w:rPr>
            <w:rFonts w:cs="Arial"/>
          </w:rPr>
          <w:t>,</w:t>
        </w:r>
        <w:r>
          <w:t xml:space="preserve"> </w:t>
        </w:r>
      </w:ins>
      <w:ins w:id="611" w:author="Sean de Noronha | DRG" w:date="2026-09-22T16:20:00Z">
        <w:r>
          <w:rPr>
            <w:rFonts w:cs="Arial"/>
          </w:rPr>
          <w:t>so the next-higher rule returns a multiplier under half of what the table's own underlying relationship would assign, and CSA B149.1's standard correction procedure cannot be relied on for hydrogen without modification</w:t>
        </w:r>
      </w:ins>
      <w:r>
        <w:rPr>
          <w:rFonts w:cs="Arial"/>
          <w:szCs w:val="20"/>
        </w:rPr>
        <w:t>.</w:t>
      </w:r>
      <w:del w:id="612" w:author="Sean de Noronha | DRG" w:date="2026-09-22T16:31:00Z" w16du:dateUtc="2026-09-22T14:31:00Z">
        <w:r>
          <w:rPr>
            <w:rFonts w:cs="Arial"/>
            <w:szCs w:val="20"/>
          </w:rPr>
          <w:delText xml:space="preserve"> </w:delText>
        </w:r>
      </w:del>
      <w:ins w:id="613" w:author="Sean de Noronha | DRG" w:date="2026-09-22T16:31:00Z" w16du:dateUtc="2026-09-22T14:31:00Z">
        <w:r>
          <w:rPr>
            <w:rFonts w:cs="Arial"/>
          </w:rPr>
          <w:t xml:space="preserve"> </w:t>
        </w:r>
      </w:ins>
      <w:ins w:id="614" w:author="Olga Arevalo Quintero" w:date="2026-09-16T08:40:00Z">
        <w:r>
          <w:rPr>
            <w:rFonts w:cs="Arial"/>
            <w:szCs w:val="20"/>
            <w:lang w:val="en-CA"/>
          </w:rPr>
          <w:t xml:space="preserve">The </w:t>
        </w:r>
        <w:del w:id="615" w:author="Sean de Noronha | DRG" w:date="2026-09-22T16:21:00Z" w16du:dateUtc="2026-09-22T14:21:00Z">
          <w:r>
            <w:rPr>
              <w:rFonts w:cs="Arial"/>
              <w:szCs w:val="20"/>
              <w:lang w:val="en-CA"/>
            </w:rPr>
            <w:delText>U.S.</w:delText>
          </w:r>
        </w:del>
        <w:del w:id="616" w:author="Sean de Noronha | DRG" w:date="2026-09-22T16:22:00Z" w16du:dateUtc="2026-09-22T14:22:00Z">
          <w:r>
            <w:rPr>
              <w:rFonts w:cs="Arial"/>
              <w:szCs w:val="20"/>
              <w:lang w:val="en-CA"/>
            </w:rPr>
            <w:delText xml:space="preserve"> </w:delText>
          </w:r>
        </w:del>
      </w:ins>
      <w:ins w:id="617" w:author="Sean de Noronha | DRG" w:date="2026-09-22T16:23:00Z" w16du:dateUtc="2026-09-22T14:23:00Z">
        <w:r>
          <w:rPr>
            <w:rFonts w:cs="Arial"/>
            <w:szCs w:val="20"/>
            <w:lang w:val="en-CA"/>
          </w:rPr>
          <w:t xml:space="preserve">IFGC and NFPA 54 </w:t>
        </w:r>
      </w:ins>
      <w:ins w:id="618" w:author="Olga Arevalo Quintero" w:date="2026-09-16T08:40:00Z">
        <w:r>
          <w:rPr>
            <w:rFonts w:cs="Arial"/>
            <w:szCs w:val="20"/>
            <w:lang w:val="en-CA"/>
          </w:rPr>
          <w:t>codes take a different approach, treating gases with a relative density of 0.70 or less within the same category for sizing purposes. Since hydrogen has a relative density of 0.</w:t>
        </w:r>
      </w:ins>
      <w:ins w:id="619" w:author="Olga Arevalo Quintero" w:date="2026-09-16T09:05:00Z" w16du:dateUtc="2026-09-16T13:05:00Z">
        <w:r>
          <w:rPr>
            <w:rFonts w:cs="Arial"/>
            <w:szCs w:val="20"/>
            <w:lang w:val="en-CA"/>
          </w:rPr>
          <w:t>0</w:t>
        </w:r>
      </w:ins>
      <w:ins w:id="620" w:author="Olga Arevalo Quintero" w:date="2026-09-16T08:40:00Z">
        <w:r>
          <w:rPr>
            <w:rFonts w:cs="Arial"/>
            <w:szCs w:val="20"/>
            <w:lang w:val="en-CA"/>
          </w:rPr>
          <w:t>0</w:t>
        </w:r>
      </w:ins>
      <w:ins w:id="621" w:author="Olga Arevalo Quintero" w:date="2026-09-16T09:05:00Z" w16du:dateUtc="2026-09-16T13:05:00Z">
        <w:r>
          <w:rPr>
            <w:rFonts w:cs="Arial"/>
            <w:szCs w:val="20"/>
            <w:lang w:val="en-CA"/>
          </w:rPr>
          <w:t>696</w:t>
        </w:r>
      </w:ins>
      <w:ins w:id="622" w:author="Olga Arevalo Quintero" w:date="2026-09-16T08:40:00Z">
        <w:r>
          <w:rPr>
            <w:rFonts w:cs="Arial"/>
            <w:szCs w:val="20"/>
            <w:lang w:val="en-CA"/>
          </w:rPr>
          <w:t>, the applicable provisions direct users to the standard natural gas sizing tables without additional adjustment. These provisions were developed for conventional fuel gases and do not specifically address the unique density and volumetric energy characteristics of hydrogen.</w:t>
        </w:r>
      </w:ins>
      <w:ins w:id="623" w:author="Olga Arevalo Quintero" w:date="2026-09-16T08:43:00Z" w16du:dateUtc="2026-09-16T12:43:00Z">
        <w:r>
          <w:rPr>
            <w:rFonts w:cs="Arial"/>
            <w:szCs w:val="20"/>
            <w:lang w:val="en-CA"/>
          </w:rPr>
          <w:t xml:space="preserve"> </w:t>
        </w:r>
      </w:ins>
      <w:ins w:id="624" w:author="Olga Arevalo Quintero" w:date="2026-09-16T08:44:00Z">
        <w:r>
          <w:rPr>
            <w:rFonts w:cs="Arial"/>
            <w:szCs w:val="20"/>
            <w:lang w:val="en-CA"/>
          </w:rPr>
          <w:t>Both the Canadian and U.S. installation code approaches provide sizing methods intended for conventional gaseous fuels. Because hydrogen exhibits physical properties that differ significantly from those of natural gas, additional consideration of hydrogen's lower density and lower volumetric energy content may be warranted. Hydrogen-specific sizing methodologies can provide a means of addressing these characteristics.</w:t>
        </w:r>
      </w:ins>
    </w:p>
    <w:p w14:paraId="53A30ED6" w14:textId="77777777" w:rsidR="005C45C9" w:rsidRPr="005C45C9" w:rsidRDefault="005C45C9" w:rsidP="005C45C9">
      <w:pPr>
        <w:rPr>
          <w:ins w:id="625" w:author="Sean de Noronha | DRG" w:date="2026-09-22T16:37:00Z" w16du:dateUtc="2026-09-22T14:37:00Z"/>
          <w:rFonts w:cs="Arial"/>
          <w:szCs w:val="20"/>
          <w:lang w:val="en-CA"/>
        </w:rPr>
      </w:pPr>
    </w:p>
    <w:p w14:paraId="63A88766" w14:textId="76BFC8DB" w:rsidR="0004260E" w:rsidRPr="00801F35" w:rsidRDefault="0004260E" w:rsidP="0004260E">
      <w:del w:id="626" w:author="Olga Arevalo Quintero" w:date="2026-09-16T08:40:00Z" w16du:dateUtc="2026-09-16T12:40:00Z">
        <w:r>
          <w:rPr>
            <w:rFonts w:cs="Arial"/>
            <w:szCs w:val="20"/>
          </w:rPr>
          <w:delText>The U.S. codes’ threshold rule is blunter still: hydrogen falls under “a relative density of 0.70 or less”, so the literal instruction is to use the natural-gas tables unmodified. Both routes were written for natural-gas-like fuels; neither anticipates a gas one eighth as dense with roughly one third the volumetric heating value, and neither corrects for it</w:delText>
        </w:r>
      </w:del>
      <w:del w:id="627" w:author="Sean de Noronha | DRG" w:date="2026-09-22T16:34:00Z" w16du:dateUtc="2026-09-22T14:34:00Z">
        <w:r>
          <w:rPr>
            <w:rFonts w:cs="Arial"/>
            <w:szCs w:val="20"/>
          </w:rPr>
          <w:delText xml:space="preserve">. </w:delText>
        </w:r>
      </w:del>
      <w:r>
        <w:rPr>
          <w:rFonts w:cs="Arial"/>
          <w:szCs w:val="20"/>
        </w:rPr>
        <w:t xml:space="preserve">Second, the gas-property constant </w:t>
      </w:r>
      <w:ins w:id="628" w:author="Olga Arevalo Quintero" w:date="2026-09-16T09:19:00Z" w16du:dateUtc="2026-09-16T13:19:00Z">
        <w:r>
          <w:rPr>
            <w:rFonts w:cs="Arial"/>
            <w:szCs w:val="20"/>
          </w:rPr>
          <w:t xml:space="preserve">within </w:t>
        </w:r>
      </w:ins>
      <w:del w:id="629" w:author="Olga Arevalo Quintero" w:date="2026-09-16T09:19:00Z" w16du:dateUtc="2026-09-16T13:19:00Z">
        <w:r>
          <w:rPr>
            <w:rFonts w:cs="Arial"/>
            <w:szCs w:val="20"/>
          </w:rPr>
          <w:delText>inside</w:delText>
        </w:r>
      </w:del>
      <w:del w:id="630" w:author="Sean de Noronha | DRG" w:date="2026-09-22T16:34:00Z" w16du:dateUtc="2026-09-22T14:34:00Z">
        <w:r>
          <w:rPr>
            <w:rFonts w:cs="Arial"/>
            <w:szCs w:val="20"/>
          </w:rPr>
          <w:delText xml:space="preserve"> </w:delText>
        </w:r>
      </w:del>
      <w:r>
        <w:rPr>
          <w:rFonts w:cs="Arial"/>
          <w:szCs w:val="20"/>
        </w:rPr>
        <w:t xml:space="preserve">the sizing equation must be </w:t>
      </w:r>
      <w:ins w:id="631" w:author="Olga Arevalo Quintero" w:date="2026-09-16T09:20:00Z" w16du:dateUtc="2026-09-16T13:20:00Z">
        <w:r>
          <w:rPr>
            <w:rFonts w:cs="Arial"/>
            <w:szCs w:val="20"/>
          </w:rPr>
          <w:t>calculated</w:t>
        </w:r>
      </w:ins>
      <w:del w:id="632" w:author="Olga Arevalo Quintero" w:date="2026-09-16T09:20:00Z" w16du:dateUtc="2026-09-16T13:20:00Z">
        <w:r>
          <w:rPr>
            <w:rFonts w:cs="Arial"/>
            <w:szCs w:val="20"/>
          </w:rPr>
          <w:delText>recomputed</w:delText>
        </w:r>
      </w:del>
      <w:r>
        <w:rPr>
          <w:rFonts w:cs="Arial"/>
          <w:szCs w:val="20"/>
        </w:rPr>
        <w:t xml:space="preserve"> </w:t>
      </w:r>
      <w:ins w:id="633" w:author="Sean de Noronha | DRG" w:date="2026-09-22T16:38:00Z" w16du:dateUtc="2026-09-22T14:38:00Z">
        <w:r>
          <w:rPr>
            <w:rFonts w:cs="Arial"/>
            <w:szCs w:val="20"/>
          </w:rPr>
          <w:t xml:space="preserve">from first principles </w:t>
        </w:r>
      </w:ins>
      <w:del w:id="634" w:author="Sean de Noronha | DRG" w:date="2026-09-22T16:39:00Z" w16du:dateUtc="2026-09-22T14:39:00Z">
        <w:r>
          <w:rPr>
            <w:rFonts w:cs="Arial"/>
            <w:szCs w:val="20"/>
          </w:rPr>
          <w:delText xml:space="preserve">rather than </w:delText>
        </w:r>
      </w:del>
      <w:ins w:id="635" w:author="Olga Arevalo Quintero" w:date="2026-09-16T09:20:00Z" w16du:dateUtc="2026-09-16T13:20:00Z">
        <w:del w:id="636" w:author="Sean de Noronha | DRG" w:date="2026-09-22T16:39:00Z" w16du:dateUtc="2026-09-22T14:39:00Z">
          <w:r>
            <w:rPr>
              <w:rFonts w:cs="Arial"/>
              <w:szCs w:val="20"/>
            </w:rPr>
            <w:delText>obtained directly f</w:delText>
          </w:r>
        </w:del>
      </w:ins>
      <w:ins w:id="637" w:author="Olga Arevalo Quintero" w:date="2026-09-16T09:21:00Z">
        <w:del w:id="638" w:author="Sean de Noronha | DRG" w:date="2026-09-22T16:39:00Z" w16du:dateUtc="2026-09-22T14:39:00Z">
          <w:r>
            <w:rPr>
              <w:rFonts w:cs="Arial"/>
              <w:szCs w:val="20"/>
              <w:lang w:val="en-CA"/>
            </w:rPr>
            <w:delText>rom existing natural-gas-based values</w:delText>
          </w:r>
        </w:del>
      </w:ins>
      <w:ins w:id="639" w:author="Olga Arevalo Quintero" w:date="2026-09-16T09:21:00Z" w16du:dateUtc="2026-09-16T13:21:00Z">
        <w:del w:id="640" w:author="Sean de Noronha | DRG" w:date="2026-09-22T16:39:00Z" w16du:dateUtc="2026-09-22T14:39:00Z">
          <w:r>
            <w:rPr>
              <w:rFonts w:cs="Arial"/>
              <w:szCs w:val="20"/>
              <w:lang w:val="en-CA"/>
            </w:rPr>
            <w:delText xml:space="preserve">. </w:delText>
          </w:r>
        </w:del>
      </w:ins>
      <w:del w:id="641" w:author="Olga Arevalo Quintero" w:date="2026-09-16T09:21:00Z" w16du:dateUtc="2026-09-16T13:21:00Z">
        <w:r>
          <w:rPr>
            <w:rFonts w:cs="Arial"/>
            <w:szCs w:val="20"/>
          </w:rPr>
          <w:delText xml:space="preserve">looked up: from </w:delText>
        </w:r>
      </w:del>
      <w:del w:id="642" w:author="Sean de Noronha | DRG" w:date="2026-09-22T16:38:00Z" w16du:dateUtc="2026-09-22T14:38:00Z">
        <w:r>
          <w:rPr>
            <w:rFonts w:cs="Arial"/>
            <w:szCs w:val="20"/>
          </w:rPr>
          <w:delText xml:space="preserve">first principles, </w:delText>
        </w:r>
      </w:del>
      <w:del w:id="643" w:author="Sean de Noronha | DRG" w:date="2026-09-22T16:39:00Z" w16du:dateUtc="2026-09-22T14:39:00Z">
        <w:r>
          <w:rPr>
            <w:rFonts w:cs="Arial"/>
            <w:szCs w:val="20"/>
          </w:rPr>
          <w:delText xml:space="preserve">with </w:delText>
        </w:r>
      </w:del>
      <w:ins w:id="644" w:author="Olga Arevalo Quintero" w:date="2026-09-16T09:22:00Z" w16du:dateUtc="2026-09-16T13:22:00Z">
        <w:r>
          <w:rPr>
            <w:rFonts w:cs="Arial"/>
            <w:szCs w:val="20"/>
          </w:rPr>
          <w:t xml:space="preserve">Using </w:t>
        </w:r>
      </w:ins>
      <w:r>
        <w:rPr>
          <w:rFonts w:cs="Arial"/>
          <w:szCs w:val="20"/>
        </w:rPr>
        <w:t xml:space="preserve">hydrogen’s density and viscosity, </w:t>
      </w:r>
      <w:r>
        <w:rPr>
          <w:rFonts w:cs="Arial"/>
          <w:i/>
          <w:szCs w:val="20"/>
        </w:rPr>
        <w:t>C</w:t>
      </w:r>
      <w:r>
        <w:rPr>
          <w:rFonts w:cs="Arial"/>
          <w:i/>
          <w:szCs w:val="20"/>
          <w:vertAlign w:val="subscript"/>
        </w:rPr>
        <w:t>r</w:t>
      </w:r>
      <w:r>
        <w:rPr>
          <w:rFonts w:cs="Arial"/>
          <w:szCs w:val="20"/>
        </w:rPr>
        <w:t xml:space="preserve"> </w:t>
      </w:r>
      <w:del w:id="645" w:author="Olga Arevalo Quintero" w:date="2026-09-16T09:22:00Z" w16du:dateUtc="2026-09-16T13:22:00Z">
        <w:r>
          <w:rPr>
            <w:rFonts w:cs="Arial"/>
            <w:szCs w:val="20"/>
          </w:rPr>
          <w:delText>comes out</w:delText>
        </w:r>
      </w:del>
      <w:ins w:id="646" w:author="Olga Arevalo Quintero" w:date="2026-09-16T09:22:00Z" w16du:dateUtc="2026-09-16T13:22:00Z">
        <w:r>
          <w:rPr>
            <w:rFonts w:cs="Arial"/>
            <w:szCs w:val="20"/>
          </w:rPr>
          <w:t>is calculate</w:t>
        </w:r>
      </w:ins>
      <w:ins w:id="647" w:author="Olga Arevalo Quintero" w:date="2026-09-16T09:23:00Z" w16du:dateUtc="2026-09-16T13:23:00Z">
        <w:r>
          <w:rPr>
            <w:rFonts w:cs="Arial"/>
            <w:szCs w:val="20"/>
          </w:rPr>
          <w:t xml:space="preserve">d as </w:t>
        </w:r>
      </w:ins>
      <w:del w:id="648" w:author="Olga Arevalo Quintero" w:date="2026-09-16T09:23:00Z" w16du:dateUtc="2026-09-16T13:23:00Z">
        <w:r>
          <w:rPr>
            <w:rFonts w:cs="Arial"/>
            <w:szCs w:val="20"/>
          </w:rPr>
          <w:delText xml:space="preserve"> at</w:delText>
        </w:r>
      </w:del>
      <w:r>
        <w:rPr>
          <w:rFonts w:cs="Arial"/>
          <w:szCs w:val="20"/>
        </w:rPr>
        <w:t xml:space="preserve"> 0.0935</w:t>
      </w:r>
      <w:ins w:id="649" w:author="Olga Arevalo Quintero" w:date="2026-09-16T09:23:00Z" w16du:dateUtc="2026-09-16T13:23:00Z">
        <w:r>
          <w:rPr>
            <w:rFonts w:cs="Arial"/>
            <w:szCs w:val="20"/>
          </w:rPr>
          <w:t>,</w:t>
        </w:r>
      </w:ins>
      <w:r>
        <w:rPr>
          <w:rFonts w:cs="Arial"/>
          <w:szCs w:val="20"/>
        </w:rPr>
        <w:t xml:space="preserve"> </w:t>
      </w:r>
      <w:ins w:id="650" w:author="Olga Arevalo Quintero" w:date="2026-09-16T09:23:00Z" w16du:dateUtc="2026-09-16T13:23:00Z">
        <w:r>
          <w:rPr>
            <w:rFonts w:cs="Arial"/>
            <w:szCs w:val="20"/>
          </w:rPr>
          <w:t xml:space="preserve">compared </w:t>
        </w:r>
      </w:ins>
      <w:del w:id="651" w:author="Olga Arevalo Quintero" w:date="2026-09-16T09:23:00Z" w16du:dateUtc="2026-09-16T13:23:00Z">
        <w:r>
          <w:rPr>
            <w:rFonts w:cs="Arial"/>
            <w:szCs w:val="20"/>
          </w:rPr>
          <w:delText>against</w:delText>
        </w:r>
      </w:del>
      <w:ins w:id="652" w:author="Olga Arevalo Quintero" w:date="2026-09-16T09:23:00Z" w16du:dateUtc="2026-09-16T13:23:00Z">
        <w:r>
          <w:rPr>
            <w:rFonts w:cs="Arial"/>
            <w:szCs w:val="20"/>
          </w:rPr>
          <w:t xml:space="preserve"> with</w:t>
        </w:r>
      </w:ins>
      <w:r>
        <w:rPr>
          <w:rFonts w:cs="Arial"/>
          <w:szCs w:val="20"/>
        </w:rPr>
        <w:t xml:space="preserve"> 0.6094 for natural gas (§3.5.2)</w:t>
      </w:r>
      <w:ins w:id="653" w:author="Olga Arevalo Quintero" w:date="2026-09-16T09:23:00Z" w16du:dateUtc="2026-09-16T13:23:00Z">
        <w:r>
          <w:rPr>
            <w:rFonts w:cs="Arial"/>
            <w:szCs w:val="20"/>
          </w:rPr>
          <w:t>. In addition</w:t>
        </w:r>
      </w:ins>
      <w:r>
        <w:rPr>
          <w:rFonts w:cs="Arial"/>
          <w:szCs w:val="20"/>
        </w:rPr>
        <w:t>,</w:t>
      </w:r>
      <w:ins w:id="654" w:author="Olga Arevalo Quintero" w:date="2026-09-16T09:23:00Z" w16du:dateUtc="2026-09-16T13:23:00Z">
        <w:r>
          <w:rPr>
            <w:rFonts w:cs="Arial"/>
            <w:szCs w:val="20"/>
          </w:rPr>
          <w:t xml:space="preserve"> </w:t>
        </w:r>
      </w:ins>
      <w:del w:id="655" w:author="Olga Arevalo Quintero" w:date="2026-09-16T09:23:00Z" w16du:dateUtc="2026-09-16T13:23:00Z">
        <w:r>
          <w:rPr>
            <w:rFonts w:cs="Arial"/>
            <w:szCs w:val="20"/>
          </w:rPr>
          <w:delText xml:space="preserve"> and </w:delText>
        </w:r>
      </w:del>
      <w:r>
        <w:rPr>
          <w:rFonts w:cs="Arial"/>
          <w:szCs w:val="20"/>
        </w:rPr>
        <w:t xml:space="preserve">the flow regime must </w:t>
      </w:r>
      <w:ins w:id="656" w:author="Olga Arevalo Quintero" w:date="2026-09-16T09:24:00Z" w16du:dateUtc="2026-09-16T13:24:00Z">
        <w:r>
          <w:rPr>
            <w:rFonts w:cs="Arial"/>
            <w:szCs w:val="20"/>
          </w:rPr>
          <w:t xml:space="preserve">be evaluated </w:t>
        </w:r>
      </w:ins>
      <w:del w:id="657" w:author="Olga Arevalo Quintero" w:date="2026-09-16T09:24:00Z" w16du:dateUtc="2026-09-16T13:24:00Z">
        <w:r>
          <w:rPr>
            <w:rFonts w:cs="Arial"/>
            <w:szCs w:val="20"/>
          </w:rPr>
          <w:delText>additionally be checked</w:delText>
        </w:r>
      </w:del>
      <w:r>
        <w:rPr>
          <w:rFonts w:cs="Arial"/>
          <w:szCs w:val="20"/>
        </w:rPr>
        <w:t xml:space="preserve"> at each load point,</w:t>
      </w:r>
      <w:ins w:id="658" w:author="Olga Arevalo Quintero" w:date="2026-09-16T09:24:00Z" w16du:dateUtc="2026-09-16T13:24:00Z">
        <w:r>
          <w:rPr>
            <w:rFonts w:cs="Arial"/>
            <w:szCs w:val="20"/>
          </w:rPr>
          <w:t xml:space="preserve"> as </w:t>
        </w:r>
      </w:ins>
      <w:del w:id="659" w:author="Olga Arevalo Quintero" w:date="2026-09-16T09:24:00Z" w16du:dateUtc="2026-09-16T13:24:00Z">
        <w:r>
          <w:rPr>
            <w:rFonts w:cs="Arial"/>
            <w:szCs w:val="20"/>
          </w:rPr>
          <w:delText xml:space="preserve"> because</w:delText>
        </w:r>
      </w:del>
      <w:r>
        <w:rPr>
          <w:rFonts w:cs="Arial"/>
          <w:szCs w:val="20"/>
        </w:rPr>
        <w:t xml:space="preserve"> hydrogen </w:t>
      </w:r>
      <w:ins w:id="660" w:author="Olga Arevalo Quintero" w:date="2026-09-16T09:24:00Z" w16du:dateUtc="2026-09-16T13:24:00Z">
        <w:r>
          <w:rPr>
            <w:rFonts w:cs="Arial"/>
            <w:szCs w:val="20"/>
          </w:rPr>
          <w:t xml:space="preserve">may operate in the </w:t>
        </w:r>
      </w:ins>
      <w:del w:id="661" w:author="Olga Arevalo Quintero" w:date="2026-09-16T09:24:00Z" w16du:dateUtc="2026-09-16T13:24:00Z">
        <w:r>
          <w:rPr>
            <w:rFonts w:cs="Arial"/>
            <w:szCs w:val="20"/>
          </w:rPr>
          <w:delText>can fall in t</w:delText>
        </w:r>
      </w:del>
      <w:del w:id="662" w:author="Olga Arevalo Quintero" w:date="2026-09-16T09:25:00Z" w16du:dateUtc="2026-09-16T13:25:00Z">
        <w:r>
          <w:rPr>
            <w:rFonts w:cs="Arial"/>
            <w:szCs w:val="20"/>
          </w:rPr>
          <w:delText>he</w:delText>
        </w:r>
      </w:del>
      <w:r>
        <w:rPr>
          <w:rFonts w:cs="Arial"/>
          <w:szCs w:val="20"/>
        </w:rPr>
        <w:t xml:space="preserve"> laminar or transitional</w:t>
      </w:r>
      <w:ins w:id="663" w:author="Olga Arevalo Quintero" w:date="2026-09-16T09:25:00Z" w16du:dateUtc="2026-09-16T13:25:00Z">
        <w:r>
          <w:rPr>
            <w:rFonts w:cs="Arial"/>
            <w:szCs w:val="20"/>
          </w:rPr>
          <w:t xml:space="preserve"> flow</w:t>
        </w:r>
      </w:ins>
      <w:r>
        <w:rPr>
          <w:rFonts w:cs="Arial"/>
          <w:szCs w:val="20"/>
        </w:rPr>
        <w:t xml:space="preserve"> range under conditions where natural gas </w:t>
      </w:r>
      <w:ins w:id="664" w:author="Olga Arevalo Quintero" w:date="2026-09-16T09:25:00Z" w16du:dateUtc="2026-09-16T13:25:00Z">
        <w:r>
          <w:rPr>
            <w:rFonts w:cs="Arial"/>
            <w:szCs w:val="20"/>
          </w:rPr>
          <w:t xml:space="preserve">would typically remain </w:t>
        </w:r>
      </w:ins>
      <w:del w:id="665" w:author="Olga Arevalo Quintero" w:date="2026-09-16T09:25:00Z" w16du:dateUtc="2026-09-16T13:25:00Z">
        <w:r>
          <w:rPr>
            <w:rFonts w:cs="Arial"/>
            <w:szCs w:val="20"/>
          </w:rPr>
          <w:delText>is comfortably</w:delText>
        </w:r>
      </w:del>
      <w:r>
        <w:rPr>
          <w:rFonts w:cs="Arial"/>
          <w:szCs w:val="20"/>
        </w:rPr>
        <w:t xml:space="preserve"> turbulent. </w:t>
      </w:r>
      <w:del w:id="666" w:author="Sean de Noronha | DRG" w:date="2026-09-22T16:40:00Z" w16du:dateUtc="2026-09-22T14:40:00Z">
        <w:r>
          <w:rPr>
            <w:rFonts w:cs="Arial"/>
            <w:szCs w:val="20"/>
          </w:rPr>
          <w:delText xml:space="preserve">Third, the LC 1 EHD ratings </w:delText>
        </w:r>
      </w:del>
      <w:ins w:id="667" w:author="Olga Arevalo Quintero" w:date="2026-09-16T14:54:00Z" w16du:dateUtc="2026-09-16T18:54:00Z">
        <w:del w:id="668" w:author="Sean de Noronha | DRG" w:date="2026-09-22T16:40:00Z" w16du:dateUtc="2026-09-22T14:40:00Z">
          <w:r>
            <w:rPr>
              <w:rFonts w:cs="Arial"/>
              <w:szCs w:val="20"/>
            </w:rPr>
            <w:delText xml:space="preserve">as currently published </w:delText>
          </w:r>
        </w:del>
      </w:ins>
      <w:del w:id="669" w:author="Sean de Noronha | DRG" w:date="2026-09-22T16:40:00Z" w16du:dateUtc="2026-09-22T14:40:00Z">
        <w:r>
          <w:rPr>
            <w:rFonts w:cs="Arial"/>
            <w:szCs w:val="20"/>
          </w:rPr>
          <w:delText>are</w:delText>
        </w:r>
      </w:del>
      <w:ins w:id="670" w:author="Olga Arevalo Quintero" w:date="2026-09-16T14:54:00Z" w16du:dateUtc="2026-09-16T18:54:00Z">
        <w:del w:id="671" w:author="Sean de Noronha | DRG" w:date="2026-09-22T16:40:00Z" w16du:dateUtc="2026-09-22T14:40:00Z">
          <w:r>
            <w:rPr>
              <w:rFonts w:cs="Arial"/>
              <w:szCs w:val="20"/>
            </w:rPr>
            <w:delText xml:space="preserve"> based on certification testing and acceptance tables developed for gas with relative </w:delText>
          </w:r>
        </w:del>
      </w:ins>
      <w:ins w:id="672" w:author="Olga Arevalo Quintero" w:date="2026-09-16T14:55:00Z" w16du:dateUtc="2026-09-16T18:55:00Z">
        <w:del w:id="673" w:author="Sean de Noronha | DRG" w:date="2026-09-22T16:40:00Z" w16du:dateUtc="2026-09-22T14:40:00Z">
          <w:r>
            <w:rPr>
              <w:rFonts w:cs="Arial"/>
              <w:szCs w:val="20"/>
            </w:rPr>
            <w:delText xml:space="preserve">density of 0.60. As a result, their direct applicability to hydrogen requires further consideration. </w:delText>
          </w:r>
        </w:del>
      </w:ins>
      <w:del w:id="674" w:author="Sean de Noronha | DRG" w:date="2026-09-22T16:40:00Z" w16du:dateUtc="2026-09-22T14:40:00Z">
        <w:r>
          <w:rPr>
            <w:rFonts w:cs="Arial"/>
            <w:szCs w:val="20"/>
          </w:rPr>
          <w:delText xml:space="preserve"> not transferable to hydrogen as published: both the certification tests and the acceptance tables are based on 0.60-relative-density gas, so h</w:delText>
        </w:r>
      </w:del>
      <w:ins w:id="675" w:author="Olga Arevalo Quintero" w:date="2026-09-16T14:55:00Z" w16du:dateUtc="2026-09-16T18:55:00Z">
        <w:del w:id="676" w:author="Sean de Noronha | DRG" w:date="2026-09-22T16:40:00Z" w16du:dateUtc="2026-09-22T14:40:00Z">
          <w:r>
            <w:rPr>
              <w:rFonts w:cs="Arial"/>
              <w:szCs w:val="20"/>
            </w:rPr>
            <w:delText>H</w:delText>
          </w:r>
        </w:del>
      </w:ins>
      <w:del w:id="677" w:author="Sean de Noronha | DRG" w:date="2026-09-22T16:40:00Z" w16du:dateUtc="2026-09-22T14:40:00Z">
        <w:r>
          <w:rPr>
            <w:rFonts w:cs="Arial"/>
            <w:szCs w:val="20"/>
          </w:rPr>
          <w:delText xml:space="preserve">ydrogen CSST capacities </w:delText>
        </w:r>
      </w:del>
      <w:ins w:id="678" w:author="Olga Arevalo Quintero" w:date="2026-09-16T14:56:00Z" w16du:dateUtc="2026-09-16T18:56:00Z">
        <w:del w:id="679" w:author="Sean de Noronha | DRG" w:date="2026-09-22T16:40:00Z" w16du:dateUtc="2026-09-22T14:40:00Z">
          <w:r>
            <w:rPr>
              <w:rFonts w:cs="Arial"/>
              <w:szCs w:val="20"/>
            </w:rPr>
            <w:delText xml:space="preserve">may therefore need to be established through </w:delText>
          </w:r>
        </w:del>
      </w:ins>
      <w:del w:id="680" w:author="Sean de Noronha | DRG" w:date="2026-09-22T16:40:00Z" w16du:dateUtc="2026-09-22T14:40:00Z">
        <w:r>
          <w:rPr>
            <w:rFonts w:cs="Arial"/>
            <w:szCs w:val="20"/>
          </w:rPr>
          <w:delText xml:space="preserve">require hydrogen-specific or surrogate-gas certification within the LC 1 framework rather than </w:delText>
        </w:r>
      </w:del>
      <w:ins w:id="681" w:author="Olga Arevalo Quintero" w:date="2026-09-16T14:57:00Z" w16du:dateUtc="2026-09-16T18:57:00Z">
        <w:del w:id="682" w:author="Sean de Noronha | DRG" w:date="2026-09-22T16:40:00Z" w16du:dateUtc="2026-09-22T14:40:00Z">
          <w:r>
            <w:rPr>
              <w:rFonts w:cs="Arial"/>
              <w:szCs w:val="20"/>
            </w:rPr>
            <w:delText xml:space="preserve">by applying </w:delText>
          </w:r>
        </w:del>
      </w:ins>
      <w:del w:id="683" w:author="Sean de Noronha | DRG" w:date="2026-09-22T16:40:00Z" w16du:dateUtc="2026-09-22T14:40:00Z">
        <w:r>
          <w:rPr>
            <w:rFonts w:cs="Arial"/>
            <w:szCs w:val="20"/>
          </w:rPr>
          <w:delText>a property</w:delText>
        </w:r>
      </w:del>
      <w:ins w:id="684" w:author="Olga Arevalo Quintero" w:date="2026-09-16T14:58:00Z" w16du:dateUtc="2026-09-16T18:58:00Z">
        <w:del w:id="685" w:author="Sean de Noronha | DRG" w:date="2026-09-22T16:40:00Z" w16du:dateUtc="2026-09-22T14:40:00Z">
          <w:r>
            <w:rPr>
              <w:rFonts w:cs="Arial"/>
              <w:szCs w:val="20"/>
            </w:rPr>
            <w:delText>-based</w:delText>
          </w:r>
        </w:del>
      </w:ins>
      <w:del w:id="686" w:author="Sean de Noronha | DRG" w:date="2026-09-22T16:40:00Z" w16du:dateUtc="2026-09-22T14:40:00Z">
        <w:r>
          <w:rPr>
            <w:rFonts w:cs="Arial"/>
            <w:szCs w:val="20"/>
          </w:rPr>
          <w:delText xml:space="preserve"> multiplier applied to the existing ratings. Figure 4 shows where each correction route ends relative to hydrogen.</w:delText>
        </w:r>
      </w:del>
    </w:p>
    <w:p w14:paraId="58A2D5EA" w14:textId="77777777" w:rsidR="005319C7" w:rsidRDefault="005D1F2C">
      <w:pPr>
        <w:jc w:val="center"/>
      </w:pPr>
      <w:r>
        <w:rPr>
          <w:noProof/>
        </w:rPr>
        <w:lastRenderedPageBreak/>
        <w:drawing>
          <wp:inline distT="0" distB="0" distL="0" distR="0" wp14:anchorId="00F96666" wp14:editId="7B91D9C2">
            <wp:extent cx="5829300" cy="3573562"/>
            <wp:effectExtent l="0" t="0" r="0" b="8255"/>
            <wp:docPr id="9102" name="fig_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fig_FB"/>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29300" cy="3573562"/>
                    </a:xfrm>
                    <a:prstGeom prst="rect">
                      <a:avLst/>
                    </a:prstGeom>
                  </pic:spPr>
                </pic:pic>
              </a:graphicData>
            </a:graphic>
          </wp:inline>
        </w:drawing>
      </w:r>
    </w:p>
    <w:p w14:paraId="79F5555C" w14:textId="032172E9" w:rsidR="005319C7" w:rsidRDefault="005D1F2C">
      <w:r>
        <w:rPr>
          <w:rFonts w:cs="Arial"/>
          <w:i/>
          <w:szCs w:val="20"/>
        </w:rPr>
        <w:t xml:space="preserve">Figure 4 – Gas-correction routes of the installation codes against relative density. The physical multiplier follows √(0.60/S). </w:t>
      </w:r>
      <w:del w:id="687" w:author="Sean de Noronha | DRG" w:date="2026-09-23T16:00:00Z" w16du:dateUtc="2026-09-23T14:00:00Z">
        <w:r>
          <w:rPr>
            <w:rFonts w:cs="Arial"/>
            <w:i/>
            <w:szCs w:val="20"/>
          </w:rPr>
          <w:delText xml:space="preserve">CSA B149.1 </w:delText>
        </w:r>
      </w:del>
      <w:ins w:id="688" w:author="Sean de Noronha | DRG" w:date="2026-09-23T16:00:00Z" w16du:dateUtc="2026-09-23T14:00:00Z">
        <w:r>
          <w:rPr>
            <w:rFonts w:cs="Arial"/>
            <w:i/>
            <w:szCs w:val="20"/>
          </w:rPr>
          <w:t xml:space="preserve">CSA B149.1:25 </w:t>
        </w:r>
      </w:ins>
      <w:r>
        <w:rPr>
          <w:rFonts w:cs="Arial"/>
          <w:i/>
          <w:szCs w:val="20"/>
        </w:rPr>
        <w:t xml:space="preserve">Table A.15 tabulates it from S = 0.35 to 2.10, and the Annex A.2.6 next-higher rule returns the 0.35 entry (1.31) for any lighter gas, where hydrogen at S = 0.0696 requires 2.94. NFPA 54 (Annex B.3.4) and the IFGC (Appendix A102.4) send gas at S ≤ 0.70 to the natural-gas tables unmodified. Every route </w:t>
      </w:r>
      <w:proofErr w:type="gramStart"/>
      <w:r>
        <w:rPr>
          <w:rFonts w:cs="Arial"/>
          <w:i/>
          <w:szCs w:val="20"/>
        </w:rPr>
        <w:t>ends</w:t>
      </w:r>
      <w:proofErr w:type="gramEnd"/>
      <w:r>
        <w:rPr>
          <w:rFonts w:cs="Arial"/>
          <w:i/>
          <w:szCs w:val="20"/>
        </w:rPr>
        <w:t xml:space="preserve"> before it reaches hydrogen; clause citations in Appendix A.</w:t>
      </w:r>
    </w:p>
    <w:p w14:paraId="6E411C4F" w14:textId="451EBA66" w:rsidR="005C45C9" w:rsidRDefault="005C45C9" w:rsidP="0004260E">
      <w:pPr>
        <w:rPr>
          <w:ins w:id="689" w:author="Sean de Noronha | DRG" w:date="2026-09-22T16:40:00Z" w16du:dateUtc="2026-09-22T14:40:00Z"/>
          <w:rFonts w:cs="Arial"/>
          <w:szCs w:val="20"/>
        </w:rPr>
      </w:pPr>
      <w:ins w:id="690" w:author="Sean de Noronha | DRG" w:date="2026-09-22T16:42:00Z" w16du:dateUtc="2026-09-22T14:42:00Z">
        <w:r>
          <w:rPr>
            <w:rFonts w:cs="Arial"/>
            <w:szCs w:val="20"/>
          </w:rPr>
          <w:t xml:space="preserve">For corrugated tubing, </w:t>
        </w:r>
      </w:ins>
      <w:ins w:id="691" w:author="Sean de Noronha | DRG" w:date="2026-09-22T16:34:00Z" w16du:dateUtc="2026-09-22T14:34:00Z">
        <w:r>
          <w:rPr>
            <w:rFonts w:cs="Arial"/>
            <w:szCs w:val="20"/>
          </w:rPr>
          <w:t>CSA/ANSI LC 1 operates different</w:t>
        </w:r>
      </w:ins>
      <w:ins w:id="692" w:author="Sean de Noronha | DRG" w:date="2026-09-22T16:42:00Z" w16du:dateUtc="2026-09-22T14:42:00Z">
        <w:r>
          <w:rPr>
            <w:rFonts w:cs="Arial"/>
            <w:szCs w:val="20"/>
          </w:rPr>
          <w:t>ly</w:t>
        </w:r>
      </w:ins>
      <w:ins w:id="693" w:author="Sean de Noronha | DRG" w:date="2026-09-22T16:34:00Z" w16du:dateUtc="2026-09-22T14:34:00Z">
        <w:r>
          <w:rPr>
            <w:rFonts w:cs="Arial"/>
            <w:szCs w:val="20"/>
          </w:rPr>
          <w:t>. Rather than providing a sizing equation, it certifies each CSST product by flow test. The manufacturer measures flow capacity over a prescribed set of pipe lengths and pressure conditions</w:t>
        </w:r>
      </w:ins>
      <w:ins w:id="694" w:author="Sean de Noronha | DRG" w:date="2026-09-22T16:43:00Z" w16du:dateUtc="2026-09-22T14:43:00Z">
        <w:r>
          <w:rPr>
            <w:rFonts w:cs="Arial"/>
            <w:szCs w:val="20"/>
          </w:rPr>
          <w:t xml:space="preserve"> and</w:t>
        </w:r>
      </w:ins>
      <w:ins w:id="695" w:author="Sean de Noronha | DRG" w:date="2026-09-22T16:34:00Z" w16du:dateUtc="2026-09-22T14:34:00Z">
        <w:r>
          <w:rPr>
            <w:rFonts w:cs="Arial"/>
            <w:szCs w:val="20"/>
          </w:rPr>
          <w:t xml:space="preserve"> fits a single smooth curve through the measurements</w:t>
        </w:r>
      </w:ins>
      <w:ins w:id="696" w:author="Sean de Noronha | DRG" w:date="2026-09-22T16:43:00Z" w16du:dateUtc="2026-09-22T14:43:00Z">
        <w:r>
          <w:rPr>
            <w:rFonts w:cs="Arial"/>
            <w:szCs w:val="20"/>
          </w:rPr>
          <w:t>. LC 1 tabulates minimum required capacities for each EHD rating, and the product</w:t>
        </w:r>
      </w:ins>
      <w:ins w:id="697" w:author="Sean de Noronha | DRG" w:date="2026-09-22T16:34:00Z" w16du:dateUtc="2026-09-22T14:34:00Z">
        <w:r>
          <w:rPr>
            <w:rFonts w:cs="Arial"/>
            <w:szCs w:val="20"/>
          </w:rPr>
          <w:t xml:space="preserve"> is assigned the largest EHD rating </w:t>
        </w:r>
      </w:ins>
      <w:ins w:id="698" w:author="Sean de Noronha | DRG" w:date="2026-09-22T16:44:00Z" w16du:dateUtc="2026-09-22T14:44:00Z">
        <w:r>
          <w:rPr>
            <w:rFonts w:cs="Arial"/>
            <w:szCs w:val="20"/>
          </w:rPr>
          <w:t>for which</w:t>
        </w:r>
      </w:ins>
      <w:ins w:id="699" w:author="Sean de Noronha | DRG" w:date="2026-09-22T16:45:00Z" w16du:dateUtc="2026-09-22T14:45:00Z">
        <w:r>
          <w:rPr>
            <w:rFonts w:cs="Arial"/>
            <w:szCs w:val="20"/>
          </w:rPr>
          <w:t xml:space="preserve"> its</w:t>
        </w:r>
      </w:ins>
      <w:ins w:id="700" w:author="Sean de Noronha | DRG" w:date="2026-09-22T16:34:00Z" w16du:dateUtc="2026-09-22T14:34:00Z">
        <w:r>
          <w:rPr>
            <w:rFonts w:cs="Arial"/>
            <w:szCs w:val="20"/>
          </w:rPr>
          <w:t xml:space="preserve"> fitted curve meets or exceeds </w:t>
        </w:r>
      </w:ins>
      <w:ins w:id="701" w:author="Sean de Noronha | DRG" w:date="2026-09-22T16:45:00Z" w16du:dateUtc="2026-09-22T14:45:00Z">
        <w:r>
          <w:rPr>
            <w:rFonts w:cs="Arial"/>
            <w:szCs w:val="20"/>
          </w:rPr>
          <w:t>every one of that rating’s tabulated minimums.</w:t>
        </w:r>
      </w:ins>
      <w:ins w:id="702" w:author="Sean de Noronha | DRG" w:date="2026-09-22T16:34:00Z" w16du:dateUtc="2026-09-22T14:34:00Z">
        <w:r>
          <w:rPr>
            <w:rFonts w:cs="Arial"/>
            <w:szCs w:val="20"/>
          </w:rPr>
          <w:t xml:space="preserve"> The tabulated capacities are minimum requirements based on natural gas of relative density 0.60, so a certified product’s measured capacity sits at or above the table values for its rating. How the fit is constructed, and what it means for hydrogen requalification, is taken up in §3.5.1 and §3.5.2.</w:t>
        </w:r>
      </w:ins>
    </w:p>
    <w:p w14:paraId="7AB5DD99" w14:textId="3FC209BB" w:rsidR="005C45C9" w:rsidRPr="005C45C9" w:rsidRDefault="00B15089" w:rsidP="0004260E">
      <w:pPr>
        <w:rPr>
          <w:ins w:id="703" w:author="Sean de Noronha | DRG" w:date="2026-09-22T16:34:00Z" w16du:dateUtc="2026-09-22T14:34:00Z"/>
        </w:rPr>
      </w:pPr>
      <w:ins w:id="704" w:author="Sean de Noronha | DRG" w:date="2026-09-22T16:46:00Z" w16du:dateUtc="2026-09-22T14:46:00Z">
        <w:r>
          <w:rPr>
            <w:rFonts w:cs="Arial"/>
            <w:szCs w:val="20"/>
          </w:rPr>
          <w:t xml:space="preserve">A further consequence follows for CSST specifically. </w:t>
        </w:r>
      </w:ins>
      <w:ins w:id="705" w:author="Sean de Noronha | DRG" w:date="2026-09-22T16:51:00Z" w16du:dateUtc="2026-09-22T14:51:00Z">
        <w:r>
          <w:rPr>
            <w:rFonts w:cs="Arial"/>
            <w:szCs w:val="20"/>
          </w:rPr>
          <w:t>The applicable-fuels clause of LC 1 does not list hydrogen</w:t>
        </w:r>
      </w:ins>
      <w:ins w:id="706" w:author="Sean de Noronha | DRG" w:date="2026-09-22T16:52:00Z" w16du:dateUtc="2026-09-22T14:52:00Z">
        <w:r>
          <w:rPr>
            <w:rFonts w:cs="Arial"/>
            <w:szCs w:val="20"/>
          </w:rPr>
          <w:t xml:space="preserve"> and the </w:t>
        </w:r>
      </w:ins>
      <w:ins w:id="707" w:author="Sean de Noronha | DRG" w:date="2026-09-22T16:40:00Z" w16du:dateUtc="2026-09-22T14:40:00Z">
        <w:r>
          <w:rPr>
            <w:rFonts w:cs="Arial"/>
            <w:szCs w:val="20"/>
          </w:rPr>
          <w:t>EHD ratings are based on certification testing and acceptance tables developed for gas with relative density of 0.60. As a result, their direct applicability to hydrogen requires further consideration. Hydrogen CSST capacities may therefore need to be established through hydrogen-specific or surrogate-gas certification within the LC 1 framework rather than by applying a property-based multiplier to the existing ratings.</w:t>
        </w:r>
      </w:ins>
    </w:p>
    <w:p w14:paraId="535F3875" w14:textId="26006EA9" w:rsidR="00B622FE" w:rsidRPr="00801F35" w:rsidRDefault="0004260E" w:rsidP="0004260E">
      <w:r>
        <w:rPr>
          <w:rFonts w:cs="Arial"/>
          <w:szCs w:val="20"/>
        </w:rPr>
        <w:t>Taken together, the three installation codes and the LC 1 product standard leave a</w:t>
      </w:r>
      <w:ins w:id="708" w:author="Olga Arevalo Quintero" w:date="2026-09-16T15:04:00Z" w16du:dateUtc="2026-09-16T19:04:00Z">
        <w:r>
          <w:rPr>
            <w:rFonts w:cs="Arial"/>
            <w:szCs w:val="20"/>
          </w:rPr>
          <w:t xml:space="preserve">n identified </w:t>
        </w:r>
      </w:ins>
      <w:del w:id="709" w:author="Olga Arevalo Quintero" w:date="2026-09-16T15:04:00Z" w16du:dateUtc="2026-09-16T19:04:00Z">
        <w:r>
          <w:rPr>
            <w:rFonts w:cs="Arial"/>
            <w:szCs w:val="20"/>
          </w:rPr>
          <w:delText xml:space="preserve"> documented</w:delText>
        </w:r>
      </w:del>
      <w:del w:id="710" w:author="Sean de Noronha | DRG" w:date="2026-09-22T16:53:00Z" w16du:dateUtc="2026-09-22T14:53:00Z">
        <w:r>
          <w:rPr>
            <w:rFonts w:cs="Arial"/>
            <w:szCs w:val="20"/>
          </w:rPr>
          <w:delText xml:space="preserve"> </w:delText>
        </w:r>
      </w:del>
      <w:r>
        <w:rPr>
          <w:rFonts w:cs="Arial"/>
          <w:szCs w:val="20"/>
        </w:rPr>
        <w:t xml:space="preserve">gap for 100% hydrogen domestic piping below 10 </w:t>
      </w:r>
      <w:proofErr w:type="spellStart"/>
      <w:r>
        <w:rPr>
          <w:rFonts w:cs="Arial"/>
          <w:szCs w:val="20"/>
        </w:rPr>
        <w:t>psig</w:t>
      </w:r>
      <w:proofErr w:type="spellEnd"/>
      <w:r>
        <w:rPr>
          <w:rFonts w:cs="Arial"/>
          <w:szCs w:val="20"/>
        </w:rPr>
        <w:t>. The equation form is available, but its gas-property constant is calibrated to natural gas; the generic correction routes of the codes</w:t>
      </w:r>
      <w:ins w:id="711" w:author="Olga Arevalo Quintero" w:date="2026-09-16T15:05:00Z" w16du:dateUtc="2026-09-16T19:05:00Z">
        <w:r>
          <w:rPr>
            <w:rFonts w:cs="Arial"/>
            <w:szCs w:val="20"/>
          </w:rPr>
          <w:t xml:space="preserve"> extend only to a </w:t>
        </w:r>
      </w:ins>
      <w:del w:id="712" w:author="Olga Arevalo Quintero" w:date="2026-09-16T15:05:00Z" w16du:dateUtc="2026-09-16T19:05:00Z">
        <w:r>
          <w:rPr>
            <w:rFonts w:cs="Arial"/>
            <w:szCs w:val="20"/>
          </w:rPr>
          <w:delText xml:space="preserve"> stop at </w:delText>
        </w:r>
      </w:del>
      <w:r>
        <w:rPr>
          <w:rFonts w:cs="Arial"/>
          <w:szCs w:val="20"/>
        </w:rPr>
        <w:t xml:space="preserve">relative density 0.35 or </w:t>
      </w:r>
      <w:ins w:id="713" w:author="Olga Arevalo Quintero" w:date="2026-09-16T15:05:00Z" w16du:dateUtc="2026-09-16T19:05:00Z">
        <w:r>
          <w:rPr>
            <w:rFonts w:cs="Arial"/>
            <w:szCs w:val="20"/>
          </w:rPr>
          <w:t>direct use</w:t>
        </w:r>
      </w:ins>
      <w:ins w:id="714" w:author="Olga Arevalo Quintero" w:date="2026-09-16T15:06:00Z" w16du:dateUtc="2026-09-16T19:06:00Z">
        <w:r>
          <w:rPr>
            <w:rFonts w:cs="Arial"/>
            <w:szCs w:val="20"/>
          </w:rPr>
          <w:t xml:space="preserve">rs to an </w:t>
        </w:r>
      </w:ins>
      <w:del w:id="715" w:author="Olga Arevalo Quintero" w:date="2026-09-16T15:06:00Z" w16du:dateUtc="2026-09-16T19:06:00Z">
        <w:r>
          <w:rPr>
            <w:rFonts w:cs="Arial"/>
            <w:szCs w:val="20"/>
          </w:rPr>
          <w:delText xml:space="preserve">hand the problem to an </w:delText>
        </w:r>
      </w:del>
      <w:r>
        <w:rPr>
          <w:rFonts w:cs="Arial"/>
          <w:szCs w:val="20"/>
        </w:rPr>
        <w:t xml:space="preserve">unmodified natural-gas table below 0.70; and the empirical EHD ratings of the product standard are tied to the certification gas. </w:t>
      </w:r>
      <w:ins w:id="716" w:author="Olga Arevalo Quintero" w:date="2026-09-16T15:13:00Z" w16du:dateUtc="2026-09-16T19:13:00Z">
        <w:r>
          <w:rPr>
            <w:rFonts w:cs="Arial"/>
            <w:szCs w:val="20"/>
          </w:rPr>
          <w:t xml:space="preserve">Addressing </w:t>
        </w:r>
      </w:ins>
      <w:del w:id="717" w:author="Olga Arevalo Quintero" w:date="2026-09-16T15:13:00Z" w16du:dateUtc="2026-09-16T19:13:00Z">
        <w:r>
          <w:rPr>
            <w:rFonts w:cs="Arial"/>
            <w:szCs w:val="20"/>
          </w:rPr>
          <w:delText>Closing the</w:delText>
        </w:r>
      </w:del>
      <w:ins w:id="718" w:author="Olga Arevalo Quintero" w:date="2026-09-16T15:13:00Z" w16du:dateUtc="2026-09-16T19:13:00Z">
        <w:r>
          <w:rPr>
            <w:rFonts w:cs="Arial"/>
            <w:szCs w:val="20"/>
          </w:rPr>
          <w:t>this</w:t>
        </w:r>
      </w:ins>
      <w:r>
        <w:rPr>
          <w:rFonts w:cs="Arial"/>
          <w:szCs w:val="20"/>
        </w:rPr>
        <w:t xml:space="preserve"> gap requires </w:t>
      </w:r>
      <w:del w:id="719" w:author="Sean de Noronha | DRG" w:date="2026-09-22T16:54:00Z" w16du:dateUtc="2026-09-22T14:54:00Z">
        <w:r>
          <w:rPr>
            <w:rFonts w:cs="Arial"/>
            <w:szCs w:val="20"/>
          </w:rPr>
          <w:delText xml:space="preserve">recomputing the gas-property constant from first principles, </w:delText>
        </w:r>
      </w:del>
      <w:r>
        <w:rPr>
          <w:rFonts w:cs="Arial"/>
          <w:szCs w:val="20"/>
        </w:rPr>
        <w:t xml:space="preserve">verifying the friction </w:t>
      </w:r>
      <w:del w:id="720" w:author="Sean de Noronha | DRG" w:date="2026-09-23T12:32:00Z" w16du:dateUtc="2026-09-23T10:32:00Z">
        <w:r>
          <w:rPr>
            <w:rFonts w:cs="Arial"/>
            <w:szCs w:val="20"/>
          </w:rPr>
          <w:delText>behaviour</w:delText>
        </w:r>
      </w:del>
      <w:ins w:id="721" w:author="Sean de Noronha | DRG" w:date="2026-09-23T12:32:00Z" w16du:dateUtc="2026-09-23T10:32:00Z">
        <w:r>
          <w:rPr>
            <w:rFonts w:cs="Arial"/>
            <w:szCs w:val="20"/>
          </w:rPr>
          <w:t>behavior</w:t>
        </w:r>
      </w:ins>
      <w:r>
        <w:rPr>
          <w:rFonts w:cs="Arial"/>
          <w:szCs w:val="20"/>
        </w:rPr>
        <w:t xml:space="preserve"> over the Reynolds-number range hydrogen actually occupies, and </w:t>
      </w:r>
      <w:del w:id="722" w:author="Olga Arevalo Quintero" w:date="2026-09-16T15:16:00Z" w16du:dateUtc="2026-09-16T19:16:00Z">
        <w:r>
          <w:rPr>
            <w:rFonts w:cs="Arial"/>
            <w:szCs w:val="20"/>
          </w:rPr>
          <w:delText>re</w:delText>
        </w:r>
      </w:del>
      <w:r>
        <w:rPr>
          <w:rFonts w:cs="Arial"/>
          <w:szCs w:val="20"/>
        </w:rPr>
        <w:t xml:space="preserve">qualifying CSST within the LC 1 framework. That is the work </w:t>
      </w:r>
      <w:del w:id="723" w:author="Sean de Noronha | DRG" w:date="2026-09-23T14:55:00Z">
        <w:r>
          <w:rPr>
            <w:rFonts w:cs="Arial"/>
            <w:szCs w:val="20"/>
          </w:rPr>
          <w:delText>programme</w:delText>
        </w:r>
      </w:del>
      <w:ins w:id="724" w:author="Sean de Noronha | DRG" w:date="2026-09-23T14:55:00Z">
        <w:r>
          <w:rPr>
            <w:rFonts w:cs="Arial"/>
            <w:szCs w:val="20"/>
          </w:rPr>
          <w:t>program</w:t>
        </w:r>
      </w:ins>
      <w:r>
        <w:rPr>
          <w:rFonts w:cs="Arial"/>
          <w:szCs w:val="20"/>
        </w:rPr>
        <w:t xml:space="preserve"> of §3.5 and §3.6. The clause citations supporting this subsection are collected in Appendix A.</w:t>
      </w:r>
    </w:p>
    <w:p w14:paraId="0705C9A2" w14:textId="77777777" w:rsidR="00976B66" w:rsidRPr="00801F35" w:rsidRDefault="00C64113" w:rsidP="00857005">
      <w:pPr>
        <w:pStyle w:val="Heading2"/>
      </w:pPr>
      <w:bookmarkStart w:id="725" w:name="_Toc241506976"/>
      <w:r>
        <w:lastRenderedPageBreak/>
        <w:t>Key Operating Parameters for Domestic Hydrogen Systems</w:t>
      </w:r>
      <w:bookmarkEnd w:id="725"/>
    </w:p>
    <w:p w14:paraId="0414F943" w14:textId="13974C09" w:rsidR="00B622FE" w:rsidRPr="00801F35" w:rsidRDefault="00C64113">
      <w:r>
        <w:rPr>
          <w:rFonts w:cs="Arial"/>
          <w:szCs w:val="20"/>
        </w:rPr>
        <w:t xml:space="preserve">Pipe sizing for hydrogen conversion </w:t>
      </w:r>
      <w:del w:id="726" w:author="Olga Arevalo Quintero" w:date="2026-09-16T15:25:00Z" w16du:dateUtc="2026-09-16T19:25:00Z">
        <w:r>
          <w:rPr>
            <w:rFonts w:cs="Arial"/>
            <w:szCs w:val="20"/>
          </w:rPr>
          <w:delText>stands or falls</w:delText>
        </w:r>
      </w:del>
      <w:ins w:id="727" w:author="Olga Arevalo Quintero" w:date="2026-09-16T15:25:00Z" w16du:dateUtc="2026-09-16T19:25:00Z">
        <w:r>
          <w:rPr>
            <w:rFonts w:cs="Arial"/>
            <w:szCs w:val="20"/>
          </w:rPr>
          <w:t>depends</w:t>
        </w:r>
      </w:ins>
      <w:r>
        <w:rPr>
          <w:rFonts w:cs="Arial"/>
          <w:szCs w:val="20"/>
        </w:rPr>
        <w:t xml:space="preserve"> on a small set of operating parameters. </w:t>
      </w:r>
      <w:ins w:id="728" w:author="Olga Arevalo Quintero" w:date="2026-09-16T15:25:00Z" w16du:dateUtc="2026-09-16T19:25:00Z">
        <w:r>
          <w:rPr>
            <w:rFonts w:cs="Arial"/>
            <w:szCs w:val="20"/>
          </w:rPr>
          <w:t xml:space="preserve">These parameters </w:t>
        </w:r>
        <w:del w:id="729" w:author="Sean de Noronha | DRG" w:date="2026-09-22T17:21:00Z" w16du:dateUtc="2026-09-22T15:21:00Z">
          <w:r>
            <w:rPr>
              <w:rFonts w:cs="Arial"/>
              <w:szCs w:val="20"/>
            </w:rPr>
            <w:delText>influence</w:delText>
          </w:r>
        </w:del>
      </w:ins>
      <w:ins w:id="730" w:author="Sean de Noronha | DRG" w:date="2026-09-22T17:21:00Z" w16du:dateUtc="2026-09-22T15:21:00Z">
        <w:r>
          <w:rPr>
            <w:rFonts w:cs="Arial"/>
            <w:szCs w:val="20"/>
          </w:rPr>
          <w:t>determine</w:t>
        </w:r>
      </w:ins>
      <w:ins w:id="731" w:author="Olga Arevalo Quintero" w:date="2026-09-16T15:25:00Z" w16du:dateUtc="2026-09-16T19:25:00Z">
        <w:r>
          <w:rPr>
            <w:rFonts w:cs="Arial"/>
            <w:szCs w:val="20"/>
          </w:rPr>
          <w:t xml:space="preserve"> </w:t>
        </w:r>
      </w:ins>
      <w:del w:id="732" w:author="Olga Arevalo Quintero" w:date="2026-09-16T15:25:00Z" w16du:dateUtc="2026-09-16T19:25:00Z">
        <w:r>
          <w:rPr>
            <w:rFonts w:cs="Arial"/>
            <w:szCs w:val="20"/>
          </w:rPr>
          <w:delText>They d</w:delText>
        </w:r>
      </w:del>
      <w:del w:id="733" w:author="Olga Arevalo Quintero" w:date="2026-09-16T15:26:00Z" w16du:dateUtc="2026-09-16T19:26:00Z">
        <w:r>
          <w:rPr>
            <w:rFonts w:cs="Arial"/>
            <w:szCs w:val="20"/>
          </w:rPr>
          <w:delText xml:space="preserve">ecide </w:delText>
        </w:r>
      </w:del>
      <w:r>
        <w:rPr>
          <w:rFonts w:cs="Arial"/>
          <w:szCs w:val="20"/>
        </w:rPr>
        <w:t xml:space="preserve">whether an existing installation can </w:t>
      </w:r>
      <w:ins w:id="734" w:author="Olga Arevalo Quintero" w:date="2026-09-18T11:59:00Z" w16du:dateUtc="2026-09-18T15:59:00Z">
        <w:r>
          <w:rPr>
            <w:rFonts w:cs="Arial"/>
            <w:szCs w:val="20"/>
          </w:rPr>
          <w:t xml:space="preserve">safely accommodate </w:t>
        </w:r>
      </w:ins>
      <w:del w:id="735" w:author="Olga Arevalo Quintero" w:date="2026-09-18T11:59:00Z" w16du:dateUtc="2026-09-18T15:59:00Z">
        <w:r>
          <w:rPr>
            <w:rFonts w:cs="Arial"/>
            <w:szCs w:val="20"/>
          </w:rPr>
          <w:delText xml:space="preserve">carry </w:delText>
        </w:r>
      </w:del>
      <w:r>
        <w:rPr>
          <w:rFonts w:cs="Arial"/>
          <w:szCs w:val="20"/>
        </w:rPr>
        <w:t>hydrogen</w:t>
      </w:r>
      <w:del w:id="736" w:author="Olga Arevalo Quintero" w:date="2026-09-16T15:29:00Z" w16du:dateUtc="2026-09-16T19:29:00Z">
        <w:r>
          <w:rPr>
            <w:rFonts w:cs="Arial"/>
            <w:szCs w:val="20"/>
          </w:rPr>
          <w:delText xml:space="preserve"> </w:delText>
        </w:r>
      </w:del>
      <w:del w:id="737" w:author="Olga Arevalo Quintero" w:date="2026-09-16T15:26:00Z" w16du:dateUtc="2026-09-16T19:26:00Z">
        <w:r>
          <w:rPr>
            <w:rFonts w:cs="Arial"/>
            <w:szCs w:val="20"/>
          </w:rPr>
          <w:delText>at all</w:delText>
        </w:r>
      </w:del>
      <w:del w:id="738" w:author="Olga Arevalo Quintero" w:date="2026-09-18T11:59:00Z" w16du:dateUtc="2026-09-18T15:59:00Z">
        <w:r>
          <w:rPr>
            <w:rFonts w:cs="Arial"/>
            <w:szCs w:val="20"/>
          </w:rPr>
          <w:delText>,</w:delText>
        </w:r>
      </w:del>
      <w:ins w:id="739" w:author="Olga Arevalo Quintero" w:date="2026-09-18T11:59:00Z" w16du:dateUtc="2026-09-18T15:59:00Z">
        <w:r>
          <w:rPr>
            <w:rFonts w:cs="Arial"/>
            <w:szCs w:val="20"/>
          </w:rPr>
          <w:t xml:space="preserve"> and</w:t>
        </w:r>
      </w:ins>
      <w:r>
        <w:rPr>
          <w:rFonts w:cs="Arial"/>
          <w:szCs w:val="20"/>
        </w:rPr>
        <w:t xml:space="preserve"> whether it </w:t>
      </w:r>
      <w:ins w:id="740" w:author="Olga Arevalo Quintero" w:date="2026-09-16T15:26:00Z" w16du:dateUtc="2026-09-16T19:26:00Z">
        <w:r>
          <w:rPr>
            <w:rFonts w:cs="Arial"/>
            <w:szCs w:val="20"/>
          </w:rPr>
          <w:t xml:space="preserve">can </w:t>
        </w:r>
      </w:ins>
      <w:ins w:id="741" w:author="Olga Arevalo Quintero" w:date="2026-09-18T11:59:00Z" w16du:dateUtc="2026-09-18T15:59:00Z">
        <w:r>
          <w:rPr>
            <w:rFonts w:cs="Arial"/>
            <w:szCs w:val="20"/>
          </w:rPr>
          <w:t xml:space="preserve">operate </w:t>
        </w:r>
      </w:ins>
      <w:del w:id="742" w:author="Olga Arevalo Quintero" w:date="2026-09-16T15:26:00Z" w16du:dateUtc="2026-09-16T19:26:00Z">
        <w:r>
          <w:rPr>
            <w:rFonts w:cs="Arial"/>
            <w:szCs w:val="20"/>
          </w:rPr>
          <w:delText>does</w:delText>
        </w:r>
      </w:del>
      <w:del w:id="743" w:author="Olga Arevalo Quintero" w:date="2026-09-18T11:59:00Z" w16du:dateUtc="2026-09-18T15:59:00Z">
        <w:r>
          <w:rPr>
            <w:rFonts w:cs="Arial"/>
            <w:szCs w:val="20"/>
          </w:rPr>
          <w:delText xml:space="preserve"> so </w:delText>
        </w:r>
      </w:del>
      <w:r>
        <w:rPr>
          <w:rFonts w:cs="Arial"/>
          <w:szCs w:val="20"/>
        </w:rPr>
        <w:t xml:space="preserve">within the pressure, velocity and noise limits </w:t>
      </w:r>
      <w:ins w:id="744" w:author="Olga Arevalo Quintero" w:date="2026-09-18T12:00:00Z" w16du:dateUtc="2026-09-18T16:00:00Z">
        <w:r>
          <w:rPr>
            <w:rFonts w:cs="Arial"/>
            <w:szCs w:val="20"/>
          </w:rPr>
          <w:t xml:space="preserve">specified </w:t>
        </w:r>
      </w:ins>
      <w:ins w:id="745" w:author="Olga Arevalo Quintero" w:date="2026-09-16T15:27:00Z" w16du:dateUtc="2026-09-16T19:27:00Z">
        <w:r>
          <w:rPr>
            <w:rFonts w:cs="Arial"/>
            <w:szCs w:val="20"/>
          </w:rPr>
          <w:t xml:space="preserve">by </w:t>
        </w:r>
      </w:ins>
      <w:ins w:id="746" w:author="Sean de Noronha | DRG" w:date="2026-09-22T17:28:00Z" w16du:dateUtc="2026-09-22T15:28:00Z">
        <w:r>
          <w:rPr>
            <w:rFonts w:cs="Arial"/>
            <w:szCs w:val="20"/>
          </w:rPr>
          <w:t xml:space="preserve">the </w:t>
        </w:r>
      </w:ins>
      <w:ins w:id="747" w:author="Olga Arevalo Quintero" w:date="2026-09-16T15:27:00Z" w16du:dateUtc="2026-09-16T19:27:00Z">
        <w:r>
          <w:rPr>
            <w:rFonts w:cs="Arial"/>
            <w:szCs w:val="20"/>
          </w:rPr>
          <w:t xml:space="preserve">codes </w:t>
        </w:r>
      </w:ins>
      <w:del w:id="748" w:author="Olga Arevalo Quintero" w:date="2026-09-16T15:27:00Z" w16du:dateUtc="2026-09-16T19:27:00Z">
        <w:r>
          <w:rPr>
            <w:rFonts w:cs="Arial"/>
            <w:szCs w:val="20"/>
          </w:rPr>
          <w:delText xml:space="preserve">that the codes </w:delText>
        </w:r>
      </w:del>
      <w:r>
        <w:rPr>
          <w:rFonts w:cs="Arial"/>
          <w:szCs w:val="20"/>
        </w:rPr>
        <w:t xml:space="preserve">and </w:t>
      </w:r>
      <w:ins w:id="749" w:author="Olga Arevalo Quintero" w:date="2026-09-16T15:27:00Z" w16du:dateUtc="2026-09-16T19:27:00Z">
        <w:del w:id="750" w:author="Sean de Noronha | DRG" w:date="2026-09-22T17:14:00Z" w16du:dateUtc="2026-09-22T15:14:00Z">
          <w:r>
            <w:rPr>
              <w:rFonts w:cs="Arial"/>
              <w:szCs w:val="20"/>
            </w:rPr>
            <w:delText xml:space="preserve">engineering </w:delText>
          </w:r>
        </w:del>
      </w:ins>
      <w:r>
        <w:rPr>
          <w:rFonts w:cs="Arial"/>
          <w:szCs w:val="20"/>
        </w:rPr>
        <w:t xml:space="preserve">good </w:t>
      </w:r>
      <w:ins w:id="751" w:author="Sean de Noronha | DRG" w:date="2026-09-22T17:21:00Z" w16du:dateUtc="2026-09-22T15:21:00Z">
        <w:r>
          <w:rPr>
            <w:rFonts w:cs="Arial"/>
            <w:szCs w:val="20"/>
          </w:rPr>
          <w:t xml:space="preserve">engineering </w:t>
        </w:r>
      </w:ins>
      <w:r>
        <w:rPr>
          <w:rFonts w:cs="Arial"/>
          <w:szCs w:val="20"/>
        </w:rPr>
        <w:t>practice</w:t>
      </w:r>
      <w:del w:id="752" w:author="Sean de Noronha | DRG" w:date="2026-09-22T17:28:00Z" w16du:dateUtc="2026-09-22T15:28:00Z">
        <w:r>
          <w:rPr>
            <w:rFonts w:cs="Arial"/>
            <w:szCs w:val="20"/>
          </w:rPr>
          <w:delText xml:space="preserve"> impose</w:delText>
        </w:r>
      </w:del>
      <w:ins w:id="753" w:author="Sean de Noronha | DRG" w:date="2026-09-22T17:19:00Z" w16du:dateUtc="2026-09-22T15:19:00Z">
        <w:r>
          <w:rPr>
            <w:rFonts w:cs="Arial"/>
            <w:szCs w:val="20"/>
          </w:rPr>
          <w:t>.</w:t>
        </w:r>
      </w:ins>
      <w:del w:id="754" w:author="Sean de Noronha | DRG" w:date="2026-09-22T17:19:00Z" w16du:dateUtc="2026-09-22T15:19:00Z">
        <w:r>
          <w:rPr>
            <w:rFonts w:cs="Arial"/>
            <w:szCs w:val="20"/>
          </w:rPr>
          <w:delText>,</w:delText>
        </w:r>
      </w:del>
      <w:r>
        <w:rPr>
          <w:rFonts w:cs="Arial"/>
          <w:szCs w:val="20"/>
        </w:rPr>
        <w:t xml:space="preserve"> </w:t>
      </w:r>
      <w:ins w:id="755" w:author="Sean de Noronha | DRG" w:date="2026-09-22T17:19:00Z" w16du:dateUtc="2026-09-22T15:19:00Z">
        <w:r>
          <w:rPr>
            <w:rFonts w:cs="Arial"/>
            <w:szCs w:val="20"/>
          </w:rPr>
          <w:t xml:space="preserve">They also determine </w:t>
        </w:r>
      </w:ins>
      <w:ins w:id="756" w:author="Sean de Noronha | DRG" w:date="2026-09-22T17:22:00Z" w16du:dateUtc="2026-09-22T15:22:00Z">
        <w:r>
          <w:rPr>
            <w:rFonts w:cs="Arial"/>
            <w:szCs w:val="20"/>
          </w:rPr>
          <w:t>which code requirements each fix triggers (for</w:t>
        </w:r>
      </w:ins>
      <w:ins w:id="757" w:author="Sean de Noronha | DRG" w:date="2026-09-22T17:19:00Z" w16du:dateUtc="2026-09-22T15:19:00Z">
        <w:r>
          <w:rPr>
            <w:rFonts w:cs="Arial"/>
            <w:szCs w:val="20"/>
          </w:rPr>
          <w:t xml:space="preserve"> example</w:t>
        </w:r>
      </w:ins>
      <w:ins w:id="758" w:author="Sean de Noronha | DRG" w:date="2026-09-22T17:22:00Z" w16du:dateUtc="2026-09-22T15:22:00Z">
        <w:r>
          <w:rPr>
            <w:rFonts w:cs="Arial"/>
            <w:szCs w:val="20"/>
          </w:rPr>
          <w:t xml:space="preserve">, raising supply pressure above 5 </w:t>
        </w:r>
        <w:proofErr w:type="spellStart"/>
        <w:r>
          <w:rPr>
            <w:rFonts w:cs="Arial"/>
            <w:szCs w:val="20"/>
          </w:rPr>
          <w:t>psig</w:t>
        </w:r>
        <w:proofErr w:type="spellEnd"/>
        <w:r>
          <w:rPr>
            <w:rFonts w:cs="Arial"/>
            <w:szCs w:val="20"/>
          </w:rPr>
          <w:t xml:space="preserve"> </w:t>
        </w:r>
      </w:ins>
      <w:ins w:id="759" w:author="Sean de Noronha | DRG" w:date="2026-09-22T17:23:00Z" w16du:dateUtc="2026-09-22T15:23:00Z">
        <w:r>
          <w:rPr>
            <w:rFonts w:cs="Arial"/>
            <w:szCs w:val="20"/>
          </w:rPr>
          <w:t>requires</w:t>
        </w:r>
      </w:ins>
      <w:ins w:id="760" w:author="Sean de Noronha | DRG" w:date="2026-09-22T17:19:00Z" w16du:dateUtc="2026-09-22T15:19:00Z">
        <w:r>
          <w:rPr>
            <w:rFonts w:cs="Arial"/>
            <w:szCs w:val="20"/>
          </w:rPr>
          <w:t xml:space="preserve"> welded joints</w:t>
        </w:r>
      </w:ins>
      <w:ins w:id="761" w:author="Sean de Noronha | DRG" w:date="2026-09-22T17:24:00Z" w16du:dateUtc="2026-09-22T15:24:00Z">
        <w:r>
          <w:rPr>
            <w:rFonts w:cs="Arial"/>
            <w:szCs w:val="20"/>
          </w:rPr>
          <w:t xml:space="preserve"> under IFGC §402.7 and NFPA 54 §5.5.1, while a pipe upsize does not)</w:t>
        </w:r>
      </w:ins>
      <w:commentRangeStart w:id="762"/>
      <w:commentRangeStart w:id="763"/>
      <w:del w:id="764" w:author="Sean de Noronha | DRG" w:date="2026-09-22T17:20:00Z" w16du:dateUtc="2026-09-22T15:20:00Z">
        <w:r>
          <w:rPr>
            <w:rFonts w:cs="Arial"/>
            <w:szCs w:val="20"/>
          </w:rPr>
          <w:delText>and what the available remedies cost in code terms</w:delText>
        </w:r>
        <w:commentRangeEnd w:id="762"/>
        <w:r>
          <w:rPr>
            <w:rStyle w:val="CommentReference"/>
            <w:rFonts w:cs="Arial"/>
            <w:sz w:val="20"/>
            <w:szCs w:val="20"/>
          </w:rPr>
          <w:commentReference w:id="762"/>
        </w:r>
      </w:del>
      <w:commentRangeEnd w:id="763"/>
      <w:r>
        <w:rPr>
          <w:rStyle w:val="CommentReference"/>
        </w:rPr>
        <w:commentReference w:id="763"/>
      </w:r>
      <w:r>
        <w:rPr>
          <w:rFonts w:cs="Arial"/>
          <w:szCs w:val="20"/>
        </w:rPr>
        <w:t xml:space="preserve">. This section </w:t>
      </w:r>
      <w:del w:id="765" w:author="Olga Arevalo Quintero" w:date="2026-09-16T15:28:00Z" w16du:dateUtc="2026-09-16T19:28:00Z">
        <w:r>
          <w:rPr>
            <w:rFonts w:cs="Arial"/>
            <w:szCs w:val="20"/>
          </w:rPr>
          <w:delText xml:space="preserve">treats </w:delText>
        </w:r>
      </w:del>
      <w:ins w:id="766" w:author="Olga Arevalo Quintero" w:date="2026-09-16T15:28:00Z" w16du:dateUtc="2026-09-16T19:28:00Z">
        <w:r>
          <w:rPr>
            <w:rFonts w:cs="Arial"/>
            <w:szCs w:val="20"/>
          </w:rPr>
          <w:t xml:space="preserve">examines </w:t>
        </w:r>
      </w:ins>
      <w:r>
        <w:rPr>
          <w:rFonts w:cs="Arial"/>
          <w:szCs w:val="20"/>
        </w:rPr>
        <w:t>those parameters in turn:</w:t>
      </w:r>
    </w:p>
    <w:p w14:paraId="3941D771" w14:textId="77777777" w:rsidR="005319C7" w:rsidRDefault="005D1F2C">
      <w:pPr>
        <w:pStyle w:val="ListParagraph"/>
        <w:numPr>
          <w:ilvl w:val="0"/>
          <w:numId w:val="5"/>
        </w:numPr>
      </w:pPr>
      <w:r>
        <w:rPr>
          <w:rFonts w:cs="Arial"/>
          <w:szCs w:val="20"/>
        </w:rPr>
        <w:t>the volumetric flow rate required for equal energy delivery (§3.4.1);</w:t>
      </w:r>
    </w:p>
    <w:p w14:paraId="2DF2E876" w14:textId="77777777" w:rsidR="005319C7" w:rsidRDefault="005D1F2C">
      <w:pPr>
        <w:pStyle w:val="ListParagraph"/>
        <w:numPr>
          <w:ilvl w:val="0"/>
          <w:numId w:val="5"/>
        </w:numPr>
      </w:pPr>
      <w:r>
        <w:rPr>
          <w:rFonts w:cs="Arial"/>
          <w:szCs w:val="20"/>
        </w:rPr>
        <w:t xml:space="preserve">the pressure </w:t>
      </w:r>
      <w:proofErr w:type="gramStart"/>
      <w:r>
        <w:rPr>
          <w:rFonts w:cs="Arial"/>
          <w:szCs w:val="20"/>
        </w:rPr>
        <w:t>drop</w:t>
      </w:r>
      <w:proofErr w:type="gramEnd"/>
      <w:r>
        <w:rPr>
          <w:rFonts w:cs="Arial"/>
          <w:szCs w:val="20"/>
        </w:rPr>
        <w:t xml:space="preserve"> relative to natural gas at that flow (§3.4.2);</w:t>
      </w:r>
    </w:p>
    <w:p w14:paraId="5ACCCB9C" w14:textId="77777777" w:rsidR="005319C7" w:rsidRDefault="005D1F2C">
      <w:pPr>
        <w:pStyle w:val="ListParagraph"/>
        <w:numPr>
          <w:ilvl w:val="0"/>
          <w:numId w:val="5"/>
        </w:numPr>
      </w:pPr>
      <w:r>
        <w:rPr>
          <w:rFonts w:cs="Arial"/>
          <w:szCs w:val="20"/>
        </w:rPr>
        <w:t>in-pipe velocity and momentum flux (§3.4.3);</w:t>
      </w:r>
    </w:p>
    <w:p w14:paraId="7DAC0A37" w14:textId="77777777" w:rsidR="005319C7" w:rsidRDefault="005D1F2C">
      <w:pPr>
        <w:pStyle w:val="ListParagraph"/>
        <w:numPr>
          <w:ilvl w:val="0"/>
          <w:numId w:val="5"/>
        </w:numPr>
      </w:pPr>
      <w:proofErr w:type="spellStart"/>
      <w:r>
        <w:rPr>
          <w:rFonts w:cs="Arial"/>
          <w:szCs w:val="20"/>
        </w:rPr>
        <w:t>aeroacoustic</w:t>
      </w:r>
      <w:proofErr w:type="spellEnd"/>
      <w:r>
        <w:rPr>
          <w:rFonts w:cs="Arial"/>
          <w:szCs w:val="20"/>
        </w:rPr>
        <w:t xml:space="preserve"> (flow-generated) noise at fittings and valves (§3.4.4);</w:t>
      </w:r>
    </w:p>
    <w:p w14:paraId="4C10EB6C" w14:textId="77777777" w:rsidR="005319C7" w:rsidRDefault="005D1F2C">
      <w:pPr>
        <w:pStyle w:val="ListParagraph"/>
        <w:numPr>
          <w:ilvl w:val="0"/>
          <w:numId w:val="5"/>
        </w:numPr>
      </w:pPr>
      <w:r>
        <w:rPr>
          <w:rFonts w:cs="Arial"/>
          <w:szCs w:val="20"/>
        </w:rPr>
        <w:t>the influence of elevated supply pressure (§3.4.5);</w:t>
      </w:r>
    </w:p>
    <w:p w14:paraId="4024696C" w14:textId="5C2FE766" w:rsidR="005319C7" w:rsidRDefault="005D1F2C">
      <w:pPr>
        <w:pStyle w:val="ListParagraph"/>
        <w:numPr>
          <w:ilvl w:val="0"/>
          <w:numId w:val="5"/>
        </w:numPr>
      </w:pPr>
      <w:r>
        <w:rPr>
          <w:rFonts w:cs="Arial"/>
          <w:szCs w:val="20"/>
        </w:rPr>
        <w:t xml:space="preserve">the hydraulic </w:t>
      </w:r>
      <w:del w:id="767" w:author="Sean de Noronha | DRG" w:date="2026-09-23T12:32:00Z" w16du:dateUtc="2026-09-23T10:32:00Z">
        <w:r>
          <w:rPr>
            <w:rFonts w:cs="Arial"/>
            <w:szCs w:val="20"/>
          </w:rPr>
          <w:delText>behaviour</w:delText>
        </w:r>
      </w:del>
      <w:ins w:id="768" w:author="Sean de Noronha | DRG" w:date="2026-09-23T12:32:00Z" w16du:dateUtc="2026-09-23T10:32:00Z">
        <w:r>
          <w:rPr>
            <w:rFonts w:cs="Arial"/>
            <w:szCs w:val="20"/>
          </w:rPr>
          <w:t>behavior</w:t>
        </w:r>
      </w:ins>
      <w:r>
        <w:rPr>
          <w:rFonts w:cs="Arial"/>
          <w:szCs w:val="20"/>
        </w:rPr>
        <w:t xml:space="preserve"> of corrugated </w:t>
      </w:r>
      <w:proofErr w:type="gramStart"/>
      <w:r>
        <w:rPr>
          <w:rFonts w:cs="Arial"/>
          <w:szCs w:val="20"/>
        </w:rPr>
        <w:t>stainless steel</w:t>
      </w:r>
      <w:proofErr w:type="gramEnd"/>
      <w:r>
        <w:rPr>
          <w:rFonts w:cs="Arial"/>
          <w:szCs w:val="20"/>
        </w:rPr>
        <w:t xml:space="preserve"> tubing (§3.4.6); and</w:t>
      </w:r>
    </w:p>
    <w:p w14:paraId="4FED303F" w14:textId="77777777" w:rsidR="005319C7" w:rsidRDefault="005D1F2C">
      <w:pPr>
        <w:pStyle w:val="ListParagraph"/>
        <w:numPr>
          <w:ilvl w:val="0"/>
          <w:numId w:val="5"/>
        </w:numPr>
      </w:pPr>
      <w:r>
        <w:rPr>
          <w:rFonts w:cs="Arial"/>
          <w:szCs w:val="20"/>
        </w:rPr>
        <w:t>the effect of upsizing the pipe by one standard increment (§3.4.7).</w:t>
      </w:r>
    </w:p>
    <w:p w14:paraId="5960BCD3" w14:textId="53B2C843" w:rsidR="005319C7" w:rsidRDefault="005D1F2C">
      <w:pPr>
        <w:rPr>
          <w:rFonts w:cs="Arial"/>
          <w:szCs w:val="20"/>
        </w:rPr>
      </w:pPr>
      <w:r>
        <w:rPr>
          <w:rFonts w:cs="Arial"/>
          <w:szCs w:val="20"/>
        </w:rPr>
        <w:t xml:space="preserve">First-principles direction is taken from the property values of §3.1 and from the code provisions reviewed in §3.3. Figure 5 sets these parameters in a single causal chain, and marks which of them </w:t>
      </w:r>
      <w:commentRangeStart w:id="769"/>
      <w:commentRangeStart w:id="770"/>
      <w:r>
        <w:rPr>
          <w:rFonts w:cs="Arial"/>
          <w:szCs w:val="20"/>
        </w:rPr>
        <w:t>each</w:t>
      </w:r>
      <w:ins w:id="771" w:author="Sean de Noronha | DRG" w:date="2026-09-22T17:25:00Z" w16du:dateUtc="2026-09-22T15:25:00Z">
        <w:r>
          <w:rPr>
            <w:rFonts w:cs="Arial"/>
            <w:szCs w:val="20"/>
          </w:rPr>
          <w:t xml:space="preserve"> of the two</w:t>
        </w:r>
      </w:ins>
      <w:r>
        <w:rPr>
          <w:rFonts w:cs="Arial"/>
          <w:szCs w:val="20"/>
        </w:rPr>
        <w:t xml:space="preserve"> mitigation</w:t>
      </w:r>
      <w:ins w:id="772" w:author="Sean de Noronha | DRG" w:date="2026-09-22T17:25:00Z" w16du:dateUtc="2026-09-22T15:25:00Z">
        <w:r>
          <w:rPr>
            <w:rFonts w:cs="Arial"/>
            <w:szCs w:val="20"/>
          </w:rPr>
          <w:t>s</w:t>
        </w:r>
      </w:ins>
      <w:ins w:id="773" w:author="Sean de Noronha | DRG" w:date="2026-09-22T17:26:00Z" w16du:dateUtc="2026-09-22T15:26:00Z">
        <w:r>
          <w:rPr>
            <w:rFonts w:cs="Arial"/>
            <w:szCs w:val="20"/>
          </w:rPr>
          <w:t>, a one-step pipe upsize and raising supply pressure,</w:t>
        </w:r>
      </w:ins>
      <w:r>
        <w:rPr>
          <w:rFonts w:cs="Arial"/>
          <w:szCs w:val="20"/>
        </w:rPr>
        <w:t xml:space="preserve"> acts on.</w:t>
      </w:r>
      <w:commentRangeEnd w:id="769"/>
      <w:r>
        <w:rPr>
          <w:rStyle w:val="CommentReference"/>
          <w:rFonts w:cs="Arial"/>
          <w:sz w:val="20"/>
          <w:szCs w:val="20"/>
        </w:rPr>
        <w:commentReference w:id="769"/>
      </w:r>
      <w:commentRangeEnd w:id="770"/>
      <w:r>
        <w:rPr>
          <w:rStyle w:val="CommentReference"/>
        </w:rPr>
        <w:commentReference w:id="770"/>
      </w:r>
      <w:ins w:id="774" w:author="Sean de Noronha | DRG" w:date="2026-09-29T15:00:00Z" w16du:dateUtc="2026-09-29T13:00:00Z">
        <w:r w:rsidR="00885E6F">
          <w:rPr>
            <w:rFonts w:cs="Arial"/>
            <w:szCs w:val="20"/>
          </w:rPr>
          <w:t xml:space="preserve"> Same appliance, same pipe: hydrogen needs about three times the </w:t>
        </w:r>
      </w:ins>
      <w:ins w:id="775" w:author="Sean de Noronha | DRG" w:date="2026-09-29T15:01:00Z" w16du:dateUtc="2026-09-29T13:01:00Z">
        <w:r w:rsidR="00885E6F">
          <w:rPr>
            <w:rFonts w:cs="Arial"/>
            <w:szCs w:val="20"/>
          </w:rPr>
          <w:t>gas flow of natural gas, and a one-step pipe upsize offsets what the flow does to pressure drop and noise.</w:t>
        </w:r>
      </w:ins>
    </w:p>
    <w:p w14:paraId="1F056E7D" w14:textId="62750304" w:rsidR="00A61097" w:rsidRDefault="00A61097" w:rsidP="00885E6F">
      <w:pPr>
        <w:jc w:val="center"/>
      </w:pPr>
      <w:commentRangeStart w:id="776"/>
      <w:commentRangeStart w:id="777"/>
      <w:commentRangeStart w:id="778"/>
      <w:commentRangeStart w:id="779"/>
      <w:commentRangeStart w:id="780"/>
      <w:commentRangeStart w:id="781"/>
      <w:commentRangeStart w:id="782"/>
      <w:commentRangeStart w:id="783"/>
      <w:r>
        <w:rPr>
          <w:noProof/>
        </w:rPr>
        <w:drawing>
          <wp:inline distT="0" distB="0" distL="0" distR="0" wp14:anchorId="081D9939" wp14:editId="6F58951D">
            <wp:extent cx="4645943" cy="3675413"/>
            <wp:effectExtent l="0" t="0" r="2540" b="1270"/>
            <wp:docPr id="1045120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20296" name="Picture 4"/>
                    <pic:cNvPicPr>
                      <a:picLocks noChangeAspect="1" noChangeArrowheads="1"/>
                    </pic:cNvPicPr>
                  </pic:nvPicPr>
                  <pic:blipFill>
                    <a:blip r:embed="rId27"/>
                    <a:srcRect t="24" b="24"/>
                    <a:stretch>
                      <a:fillRect/>
                    </a:stretch>
                  </pic:blipFill>
                  <pic:spPr bwMode="auto">
                    <a:xfrm>
                      <a:off x="0" y="0"/>
                      <a:ext cx="4645943" cy="3675413"/>
                    </a:xfrm>
                    <a:prstGeom prst="rect">
                      <a:avLst/>
                    </a:prstGeom>
                    <a:noFill/>
                    <a:ln>
                      <a:noFill/>
                    </a:ln>
                    <a:extLst>
                      <a:ext uri="{53640926-AAD7-44D8-BBD7-CCE9431645EC}">
                        <a14:shadowObscured xmlns:a14="http://schemas.microsoft.com/office/drawing/2010/main"/>
                      </a:ext>
                    </a:extLst>
                  </pic:spPr>
                </pic:pic>
              </a:graphicData>
            </a:graphic>
          </wp:inline>
        </w:drawing>
      </w:r>
      <w:commentRangeEnd w:id="776"/>
      <w:r>
        <w:rPr>
          <w:rStyle w:val="CommentReference"/>
          <w:sz w:val="20"/>
          <w:szCs w:val="22"/>
        </w:rPr>
        <w:commentReference w:id="776"/>
      </w:r>
      <w:commentRangeEnd w:id="777"/>
      <w:commentRangeEnd w:id="778"/>
      <w:commentRangeEnd w:id="779"/>
      <w:r>
        <w:rPr>
          <w:rStyle w:val="CommentReference"/>
        </w:rPr>
        <w:commentReference w:id="777"/>
      </w:r>
      <w:r>
        <w:rPr>
          <w:rStyle w:val="CommentReference"/>
          <w:sz w:val="20"/>
          <w:szCs w:val="22"/>
        </w:rPr>
        <w:commentReference w:id="778"/>
      </w:r>
      <w:commentRangeEnd w:id="780"/>
      <w:commentRangeEnd w:id="781"/>
      <w:r>
        <w:rPr>
          <w:rStyle w:val="CommentReference"/>
        </w:rPr>
        <w:commentReference w:id="779"/>
      </w:r>
      <w:r>
        <w:rPr>
          <w:rStyle w:val="CommentReference"/>
          <w:sz w:val="20"/>
          <w:szCs w:val="22"/>
        </w:rPr>
        <w:commentReference w:id="780"/>
      </w:r>
      <w:commentRangeEnd w:id="782"/>
      <w:commentRangeEnd w:id="783"/>
      <w:r>
        <w:rPr>
          <w:rStyle w:val="CommentReference"/>
        </w:rPr>
        <w:commentReference w:id="781"/>
      </w:r>
      <w:r>
        <w:rPr>
          <w:rStyle w:val="CommentReference"/>
          <w:sz w:val="20"/>
          <w:szCs w:val="22"/>
        </w:rPr>
        <w:commentReference w:id="782"/>
      </w:r>
      <w:r>
        <w:rPr>
          <w:rStyle w:val="CommentReference"/>
        </w:rPr>
        <w:commentReference w:id="783"/>
      </w:r>
    </w:p>
    <w:p w14:paraId="78F07D1E" w14:textId="09330B1E" w:rsidR="00854EC5" w:rsidRPr="00854EC5" w:rsidRDefault="00854EC5">
      <w:pPr>
        <w:rPr>
          <w:i/>
          <w:iCs/>
        </w:rPr>
      </w:pPr>
      <w:r>
        <w:rPr>
          <w:i/>
          <w:iCs/>
        </w:rPr>
        <w:t xml:space="preserve">Figure 5 – Equal appliance energy input traced through to the operating consequences of §3.4 and the two mitigations available. </w:t>
      </w:r>
      <w:del w:id="784" w:author="Sean de Noronha | DRG" w:date="2026-09-29T14:05:00Z" w16du:dateUtc="2026-09-29T12:05:00Z">
        <w:r w:rsidRPr="00885E6F">
          <w:rPr>
            <w:i/>
            <w:iCs/>
          </w:rPr>
          <w:delText>HHV and LHV values are given in that order.</w:delText>
        </w:r>
      </w:del>
      <w:ins w:id="785" w:author="Sean de Noronha | DRG" w:date="2026-09-29T14:05:00Z" w16du:dateUtc="2026-09-29T12:05:00Z">
        <w:r w:rsidRPr="00885E6F">
          <w:rPr>
            <w:i/>
            <w:iCs/>
          </w:rPr>
          <w:t>Each value</w:t>
        </w:r>
      </w:ins>
      <w:ins w:id="786" w:author="Sean de Noronha | DRG" w:date="2026-09-29T15:01:00Z" w16du:dateUtc="2026-09-29T13:01:00Z">
        <w:r w:rsidR="00885E6F">
          <w:rPr>
            <w:i/>
            <w:iCs/>
          </w:rPr>
          <w:t xml:space="preserve"> is hydrogen relative to natural gas, except Mitigation B, and</w:t>
        </w:r>
      </w:ins>
      <w:ins w:id="787" w:author="Sean de Noronha | DRG" w:date="2026-09-29T14:05:00Z" w16du:dateUtc="2026-09-29T12:05:00Z">
        <w:r w:rsidRPr="00885E6F">
          <w:rPr>
            <w:i/>
            <w:iCs/>
          </w:rPr>
          <w:t xml:space="preserve"> labeled with its heating-value basis.</w:t>
        </w:r>
      </w:ins>
      <w:r>
        <w:rPr>
          <w:i/>
          <w:iCs/>
        </w:rPr>
        <w:t xml:space="preserve"> The pressure-drop ratio holds the friction factor constant (§3.4.2), and the noise figures cover the fitting dipole component only (§3.4.4).</w:t>
      </w:r>
      <w:ins w:id="788" w:author="Sean de Noronha | DRG" w:date="2026-09-29T15:02:00Z" w16du:dateUtc="2026-09-29T13:02:00Z">
        <w:r w:rsidR="006D6360">
          <w:rPr>
            <w:i/>
            <w:iCs/>
          </w:rPr>
          <w:t xml:space="preserve"> CSST whistling is a separate acoustic risk that neither mitigation addresses </w:t>
        </w:r>
        <w:r w:rsidR="006D6360">
          <w:rPr>
            <w:i/>
            <w:iCs/>
          </w:rPr>
          <w:t>(§3.4</w:t>
        </w:r>
        <w:r w:rsidR="006D6360">
          <w:rPr>
            <w:i/>
            <w:iCs/>
          </w:rPr>
          <w:t>.6).</w:t>
        </w:r>
      </w:ins>
    </w:p>
    <w:p w14:paraId="33AB35AA" w14:textId="77777777" w:rsidR="00976B66" w:rsidRPr="00801F35" w:rsidRDefault="00C64113" w:rsidP="00A055D8">
      <w:pPr>
        <w:pStyle w:val="Heading3"/>
      </w:pPr>
      <w:bookmarkStart w:id="789" w:name="_Toc241506977"/>
      <w:r>
        <w:lastRenderedPageBreak/>
        <w:t>Volumetric Flow Rate Increase</w:t>
      </w:r>
      <w:bookmarkEnd w:id="789"/>
    </w:p>
    <w:p w14:paraId="4A3688AF" w14:textId="116ADC53" w:rsidR="00B622FE" w:rsidRPr="00801F35" w:rsidRDefault="00C64113">
      <w:r>
        <w:t xml:space="preserve">Hydrogen’s lower volumetric heating value drives the required increase in hydrogen volumetric flow. Based on the reference natural-gas basis adopted in §3.1, an appliance specified at a fixed useful heat-input rate requires a hydrogen standard volumetric flow rate equal to the natural-gas standard volumetric flow rate multiplied by the inverse ratio of the heating values. </w:t>
      </w:r>
      <w:commentRangeStart w:id="790"/>
      <w:commentRangeStart w:id="791"/>
      <w:ins w:id="792" w:author="Olga Arevalo Quintero" w:date="2026-09-18T14:00:00Z">
        <w:r>
          <w:rPr>
            <w:lang w:val="en-CA"/>
          </w:rPr>
          <w:t>Based on the higher heating value (HHV) convention commonly used in North American appliance input ratings and fuel gas codes, the energy-content ratio is approximately</w:t>
        </w:r>
      </w:ins>
      <w:commentRangeEnd w:id="790"/>
      <w:r>
        <w:rPr>
          <w:rStyle w:val="CommentReference"/>
          <w:sz w:val="20"/>
          <w:szCs w:val="22"/>
          <w:lang w:val="en-CA"/>
        </w:rPr>
        <w:commentReference w:id="790"/>
      </w:r>
      <w:commentRangeEnd w:id="791"/>
      <w:r>
        <w:rPr>
          <w:rStyle w:val="CommentReference"/>
        </w:rPr>
        <w:commentReference w:id="791"/>
      </w:r>
      <w:ins w:id="793" w:author="Olga Arevalo Quintero" w:date="2026-09-18T14:00:00Z">
        <w:r>
          <w:rPr>
            <w:lang w:val="en-CA"/>
          </w:rPr>
          <w:t>:</w:t>
        </w:r>
      </w:ins>
      <w:ins w:id="794" w:author="Olga Arevalo Quintero" w:date="2026-09-18T14:00:00Z" w16du:dateUtc="2026-09-18T18:00:00Z">
        <w:r>
          <w:rPr>
            <w:lang w:val="en-CA"/>
          </w:rPr>
          <w:t xml:space="preserve"> </w:t>
        </w:r>
      </w:ins>
      <w:del w:id="795" w:author="Olga Arevalo Quintero" w:date="2026-09-18T14:00:00Z" w16du:dateUtc="2026-09-18T18:00:00Z">
        <w:r>
          <w:delText xml:space="preserve">On the HHV/code-table basis used by North American appliance-input conventions the ratio is </w:delText>
        </w:r>
      </w:del>
      <w:r>
        <w:t>HHV</w:t>
      </w:r>
      <w:r>
        <w:rPr>
          <w:vertAlign w:val="subscript"/>
        </w:rPr>
        <w:t>NG</w:t>
      </w:r>
      <w:r>
        <w:t xml:space="preserve"> / HHV</w:t>
      </w:r>
      <w:r>
        <w:rPr>
          <w:vertAlign w:val="subscript"/>
        </w:rPr>
        <w:t>H2</w:t>
      </w:r>
      <w:r>
        <w:t xml:space="preserve"> = </w:t>
      </w:r>
      <w:r>
        <w:rPr>
          <w:szCs w:val="20"/>
        </w:rPr>
        <w:t>1000</w:t>
      </w:r>
      <w:ins w:id="796" w:author="Olga Arevalo Quintero" w:date="2026-09-18T13:54:00Z" w16du:dateUtc="2026-09-18T17:54:00Z">
        <w:r>
          <w:rPr>
            <w:szCs w:val="20"/>
          </w:rPr>
          <w:t xml:space="preserve"> Btu/</w:t>
        </w:r>
        <w:proofErr w:type="spellStart"/>
        <w:r>
          <w:rPr>
            <w:szCs w:val="20"/>
          </w:rPr>
          <w:t>scf</w:t>
        </w:r>
      </w:ins>
      <w:proofErr w:type="spellEnd"/>
      <w:r>
        <w:rPr>
          <w:szCs w:val="20"/>
        </w:rPr>
        <w:t xml:space="preserve"> / 324</w:t>
      </w:r>
      <w:ins w:id="797" w:author="Olga Arevalo Quintero" w:date="2026-09-18T13:54:00Z" w16du:dateUtc="2026-09-18T17:54:00Z">
        <w:r>
          <w:rPr>
            <w:szCs w:val="20"/>
          </w:rPr>
          <w:t xml:space="preserve"> Btu/</w:t>
        </w:r>
        <w:proofErr w:type="spellStart"/>
        <w:r>
          <w:rPr>
            <w:szCs w:val="20"/>
          </w:rPr>
          <w:t>scf</w:t>
        </w:r>
      </w:ins>
      <w:proofErr w:type="spellEnd"/>
      <w:r>
        <w:t xml:space="preserve"> ≈ 3.1</w:t>
      </w:r>
      <w:ins w:id="798" w:author="Olga Arevalo Quintero" w:date="2026-09-18T13:56:00Z" w16du:dateUtc="2026-09-18T17:56:00Z">
        <w:del w:id="799" w:author="Sean de Noronha | DRG" w:date="2026-09-23T10:38:00Z" w16du:dateUtc="2026-09-23T08:38:00Z">
          <w:r>
            <w:delText xml:space="preserve"> </w:delText>
          </w:r>
        </w:del>
      </w:ins>
      <w:del w:id="800" w:author="Olga Arevalo Quintero" w:date="2026-09-18T13:56:00Z" w16du:dateUtc="2026-09-18T17:56:00Z">
        <w:r>
          <w:delText>×</w:delText>
        </w:r>
      </w:del>
      <w:ins w:id="801" w:author="Olga Arevalo Quintero" w:date="2026-09-18T14:02:00Z" w16du:dateUtc="2026-09-18T18:02:00Z">
        <w:r>
          <w:t>. O</w:t>
        </w:r>
      </w:ins>
      <w:del w:id="802" w:author="Olga Arevalo Quintero" w:date="2026-09-18T14:02:00Z" w16du:dateUtc="2026-09-18T18:02:00Z">
        <w:r>
          <w:delText>; o</w:delText>
        </w:r>
      </w:del>
      <w:r>
        <w:t>n an LHV basis</w:t>
      </w:r>
      <w:ins w:id="803" w:author="Olga Arevalo Quintero" w:date="2026-09-18T14:02:00Z" w16du:dateUtc="2026-09-18T18:02:00Z">
        <w:r>
          <w:t>,</w:t>
        </w:r>
      </w:ins>
      <w:r>
        <w:t xml:space="preserve"> the </w:t>
      </w:r>
      <w:ins w:id="804" w:author="Olga Arevalo Quintero" w:date="2026-09-18T14:02:00Z" w16du:dateUtc="2026-09-18T18:02:00Z">
        <w:r>
          <w:t xml:space="preserve">corresponding </w:t>
        </w:r>
      </w:ins>
      <w:r>
        <w:t>ratio is LHV</w:t>
      </w:r>
      <w:r>
        <w:rPr>
          <w:vertAlign w:val="subscript"/>
        </w:rPr>
        <w:t>NG</w:t>
      </w:r>
      <w:r>
        <w:t xml:space="preserve"> / LHV</w:t>
      </w:r>
      <w:r>
        <w:rPr>
          <w:vertAlign w:val="subscript"/>
        </w:rPr>
        <w:t>H2</w:t>
      </w:r>
      <w:r>
        <w:t xml:space="preserve"> ≈ 900</w:t>
      </w:r>
      <w:ins w:id="805" w:author="Olga Arevalo Quintero" w:date="2026-09-18T13:56:00Z" w16du:dateUtc="2026-09-18T17:56:00Z">
        <w:r>
          <w:t xml:space="preserve"> </w:t>
        </w:r>
        <w:r>
          <w:rPr>
            <w:szCs w:val="20"/>
          </w:rPr>
          <w:t>Btu/</w:t>
        </w:r>
        <w:proofErr w:type="spellStart"/>
        <w:r>
          <w:rPr>
            <w:szCs w:val="20"/>
          </w:rPr>
          <w:t>scf</w:t>
        </w:r>
      </w:ins>
      <w:proofErr w:type="spellEnd"/>
      <w:r>
        <w:rPr>
          <w:szCs w:val="20"/>
        </w:rPr>
        <w:t xml:space="preserve"> / 274 </w:t>
      </w:r>
      <w:ins w:id="806" w:author="Olga Arevalo Quintero" w:date="2026-09-18T13:56:00Z" w16du:dateUtc="2026-09-18T17:56:00Z">
        <w:r>
          <w:rPr>
            <w:szCs w:val="20"/>
          </w:rPr>
          <w:t>Btu/</w:t>
        </w:r>
        <w:proofErr w:type="spellStart"/>
        <w:r>
          <w:rPr>
            <w:szCs w:val="20"/>
          </w:rPr>
          <w:t>scf</w:t>
        </w:r>
        <w:proofErr w:type="spellEnd"/>
        <w:r>
          <w:rPr>
            <w:sz w:val="16"/>
            <w:szCs w:val="16"/>
          </w:rPr>
          <w:t xml:space="preserve"> </w:t>
        </w:r>
      </w:ins>
      <w:r>
        <w:t>≈ 3.3</w:t>
      </w:r>
      <w:ins w:id="807" w:author="Olga Arevalo Quintero" w:date="2026-09-18T13:58:00Z" w16du:dateUtc="2026-09-18T17:58:00Z">
        <w:r>
          <w:t xml:space="preserve"> </w:t>
        </w:r>
      </w:ins>
      <w:del w:id="808" w:author="Olga Arevalo Quintero" w:date="2026-09-18T13:59:00Z" w16du:dateUtc="2026-09-18T17:59:00Z">
        <w:r>
          <w:delText>×</w:delText>
        </w:r>
      </w:del>
      <w:del w:id="809" w:author="Sean de Noronha | DRG" w:date="2026-09-23T10:38:00Z" w16du:dateUtc="2026-09-23T08:38:00Z">
        <w:r>
          <w:delText xml:space="preserve"> </w:delText>
        </w:r>
      </w:del>
      <w:r>
        <w:t xml:space="preserve">(heating values per Table 1). </w:t>
      </w:r>
      <w:ins w:id="810" w:author="Olga Arevalo Quintero" w:date="2026-09-18T14:03:00Z">
        <w:r>
          <w:rPr>
            <w:lang w:val="en-CA"/>
          </w:rPr>
          <w:t>This means that, on a volumetric basis, approximately 3.1 times more hydrogen flow is required than natural gas on an HHV basis, or about 3.3 times more on an LHV basis, to deliver the same energy input.</w:t>
        </w:r>
      </w:ins>
      <w:ins w:id="811" w:author="Olga Arevalo Quintero" w:date="2026-09-18T14:03:00Z" w16du:dateUtc="2026-09-18T18:03:00Z">
        <w:r>
          <w:rPr>
            <w:lang w:val="en-CA"/>
          </w:rPr>
          <w:t xml:space="preserve"> </w:t>
        </w:r>
      </w:ins>
      <w:r>
        <w:t>This increase in flow propagates upstream from the appliance through the branch lines, trunk line, and meter, and is the principal reason</w:t>
      </w:r>
      <w:ins w:id="812" w:author="Olga Arevalo Quintero" w:date="2026-09-18T14:04:00Z" w16du:dateUtc="2026-09-18T18:04:00Z">
        <w:r>
          <w:t xml:space="preserve"> that</w:t>
        </w:r>
      </w:ins>
      <w:r>
        <w:t xml:space="preserve"> existing sizing-table capacities need to be </w:t>
      </w:r>
      <w:del w:id="813" w:author="Olga Arevalo Quintero" w:date="2026-09-18T14:04:00Z" w16du:dateUtc="2026-09-18T18:04:00Z">
        <w:r>
          <w:delText xml:space="preserve">rechecked </w:delText>
        </w:r>
      </w:del>
      <w:ins w:id="814" w:author="Olga Arevalo Quintero" w:date="2026-09-18T14:04:00Z" w16du:dateUtc="2026-09-18T18:04:00Z">
        <w:r>
          <w:t xml:space="preserve">reevaluated </w:t>
        </w:r>
      </w:ins>
      <w:r>
        <w:t xml:space="preserve">for </w:t>
      </w:r>
      <w:ins w:id="815" w:author="Olga Arevalo Quintero" w:date="2026-09-18T14:04:00Z" w16du:dateUtc="2026-09-18T18:04:00Z">
        <w:r>
          <w:t xml:space="preserve">100% </w:t>
        </w:r>
      </w:ins>
      <w:r>
        <w:t>hydrogen at every domestic pipe size. Where utility-tariff or composition-specific natural-gas heating values are available, those should be substituted for the nominal reference values in final calculations.</w:t>
      </w:r>
    </w:p>
    <w:p w14:paraId="292677D2" w14:textId="77777777" w:rsidR="00976B66" w:rsidRPr="00801F35" w:rsidRDefault="00C64113" w:rsidP="00A055D8">
      <w:pPr>
        <w:pStyle w:val="Heading3"/>
      </w:pPr>
      <w:bookmarkStart w:id="816" w:name="_Toc241506978"/>
      <w:r>
        <w:t>Pressure Drop Comparison</w:t>
      </w:r>
      <w:bookmarkEnd w:id="816"/>
    </w:p>
    <w:p w14:paraId="43CF6963" w14:textId="77777777" w:rsidR="006A5DD6" w:rsidRPr="00801F35" w:rsidRDefault="00C64113">
      <w:r>
        <w:t>The Darcy–Weisbach pressure drop provides the basis for comparing hydrogen and reference natural gas at equal heat-input demand:</w:t>
      </w:r>
    </w:p>
    <w:p w14:paraId="070ADA5A" w14:textId="77777777" w:rsidR="008F4107" w:rsidRDefault="005D1F2C">
      <w:pPr>
        <w:tabs>
          <w:tab w:val="center" w:pos="4680"/>
          <w:tab w:val="right" w:pos="9360"/>
        </w:tabs>
        <w:spacing w:before="120"/>
        <w:rPr>
          <w:rFonts w:cs="Arial"/>
        </w:rPr>
      </w:pPr>
      <w:r>
        <w:tab/>
      </w:r>
      <m:oMath>
        <m:r>
          <w:rPr>
            <w:rFonts w:ascii="Cambria Math" w:hAnsi="Cambria Math"/>
          </w:rPr>
          <m:t xml:space="preserve">ΔP = f </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D</m:t>
                </m:r>
              </m:den>
            </m:f>
          </m:e>
        </m:d>
        <m:r>
          <w:rPr>
            <w:rFonts w:ascii="Cambria Math" w:hAnsi="Cambria Math"/>
          </w:rPr>
          <m:t xml:space="preserve"> </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rPr>
                </m:ctrlPr>
              </m:sSupPr>
              <m:e>
                <m:r>
                  <w:rPr>
                    <w:rFonts w:ascii="Cambria Math" w:hAnsi="Cambria Math"/>
                  </w:rPr>
                  <m:t>v</m:t>
                </m:r>
              </m:e>
              <m:sup>
                <m:r>
                  <w:rPr>
                    <w:rFonts w:ascii="Cambria Math" w:hAnsi="Cambria Math"/>
                  </w:rPr>
                  <m:t>2</m:t>
                </m:r>
              </m:sup>
            </m:sSup>
          </m:e>
        </m:d>
      </m:oMath>
      <w:r>
        <w:rPr>
          <w:rFonts w:cs="Arial"/>
        </w:rPr>
        <w:tab/>
        <w:t>(1)</w:t>
      </w:r>
    </w:p>
    <w:p w14:paraId="46676AF0" w14:textId="77777777" w:rsidR="0091433A" w:rsidRPr="00801F35" w:rsidRDefault="00C64113">
      <w:r>
        <w:rPr>
          <w:rFonts w:cs="Arial"/>
          <w:szCs w:val="20"/>
        </w:rPr>
        <w:t xml:space="preserve">where ΔP is the pressure drop in psi (Pa), </w:t>
      </w:r>
      <w:r>
        <w:rPr>
          <w:rFonts w:cs="Arial"/>
          <w:i/>
          <w:szCs w:val="20"/>
        </w:rPr>
        <w:t>f</w:t>
      </w:r>
      <w:r>
        <w:rPr>
          <w:rFonts w:cs="Arial"/>
          <w:szCs w:val="20"/>
        </w:rPr>
        <w:t xml:space="preserve"> the Darcy friction factor (dimensionless), </w:t>
      </w:r>
      <w:r>
        <w:rPr>
          <w:rFonts w:cs="Arial"/>
          <w:i/>
          <w:szCs w:val="20"/>
        </w:rPr>
        <w:t>L</w:t>
      </w:r>
      <w:r>
        <w:rPr>
          <w:rFonts w:cs="Arial"/>
          <w:szCs w:val="20"/>
        </w:rPr>
        <w:t xml:space="preserve"> the pipe length in ft (m), </w:t>
      </w:r>
      <w:r>
        <w:rPr>
          <w:rFonts w:cs="Arial"/>
          <w:i/>
          <w:szCs w:val="20"/>
        </w:rPr>
        <w:t>D</w:t>
      </w:r>
      <w:r>
        <w:rPr>
          <w:rFonts w:cs="Arial"/>
          <w:szCs w:val="20"/>
        </w:rPr>
        <w:t xml:space="preserve"> the inside diameter in ft (m), </w:t>
      </w:r>
      <w:r>
        <w:rPr>
          <w:rFonts w:cs="Arial"/>
          <w:i/>
          <w:szCs w:val="20"/>
        </w:rPr>
        <w:t>ρ</w:t>
      </w:r>
      <w:r>
        <w:rPr>
          <w:rFonts w:cs="Arial"/>
          <w:szCs w:val="20"/>
        </w:rPr>
        <w:t xml:space="preserve"> the gas density in </w:t>
      </w:r>
      <w:proofErr w:type="spellStart"/>
      <w:r>
        <w:rPr>
          <w:rFonts w:cs="Arial"/>
          <w:szCs w:val="20"/>
        </w:rPr>
        <w:t>lb</w:t>
      </w:r>
      <w:proofErr w:type="spellEnd"/>
      <w:r>
        <w:rPr>
          <w:rFonts w:cs="Arial"/>
          <w:szCs w:val="20"/>
        </w:rPr>
        <w:t>/ft</w:t>
      </w:r>
      <w:del w:id="817" w:author="Sean de Noronha | DRG" w:date="2026-09-28T16:47:00Z" w16du:dateUtc="2026-09-28T14:47:00Z">
        <w:r>
          <w:rPr>
            <w:rFonts w:cs="Arial"/>
            <w:szCs w:val="20"/>
          </w:rPr>
          <w:delText>³</w:delText>
        </w:r>
      </w:del>
      <w:ins w:id="818" w:author="Sean de Noronha | DRG" w:date="2026-09-28T16:47:00Z" w16du:dateUtc="2026-09-28T14:47:00Z">
        <w:r>
          <w:rPr>
            <w:rFonts w:cs="Arial"/>
            <w:szCs w:val="20"/>
            <w:vertAlign w:val="superscript"/>
          </w:rPr>
          <w:t>3</w:t>
        </w:r>
      </w:ins>
      <w:r>
        <w:rPr>
          <w:rFonts w:cs="Arial"/>
          <w:szCs w:val="20"/>
        </w:rPr>
        <w:t xml:space="preserve"> (kg/m</w:t>
      </w:r>
      <w:del w:id="819" w:author="Sean de Noronha | DRG" w:date="2026-09-28T16:47:00Z" w16du:dateUtc="2026-09-28T14:47:00Z">
        <w:r>
          <w:rPr>
            <w:rFonts w:cs="Arial"/>
            <w:szCs w:val="20"/>
          </w:rPr>
          <w:delText>³</w:delText>
        </w:r>
      </w:del>
      <w:ins w:id="820" w:author="Sean de Noronha | DRG" w:date="2026-09-28T16:47:00Z" w16du:dateUtc="2026-09-28T14:47:00Z">
        <w:r>
          <w:rPr>
            <w:rFonts w:cs="Arial"/>
            <w:szCs w:val="20"/>
            <w:vertAlign w:val="superscript"/>
          </w:rPr>
          <w:t>3</w:t>
        </w:r>
      </w:ins>
      <w:r>
        <w:rPr>
          <w:rFonts w:cs="Arial"/>
          <w:szCs w:val="20"/>
        </w:rPr>
        <w:t xml:space="preserve">), and </w:t>
      </w:r>
      <w:r>
        <w:rPr>
          <w:rFonts w:cs="Arial"/>
          <w:i/>
          <w:szCs w:val="20"/>
        </w:rPr>
        <w:t>v</w:t>
      </w:r>
      <w:r>
        <w:rPr>
          <w:rFonts w:cs="Arial"/>
          <w:szCs w:val="20"/>
        </w:rPr>
        <w:t xml:space="preserve"> the mean velocity in ft/s (m/s). This equation provides the basis for the comparison below.</w:t>
      </w:r>
    </w:p>
    <w:p w14:paraId="087E5487" w14:textId="7D738256" w:rsidR="0091433A" w:rsidRPr="00801F35" w:rsidRDefault="00C64113">
      <w:r>
        <w:rPr>
          <w:rFonts w:cs="Arial"/>
          <w:szCs w:val="20"/>
        </w:rPr>
        <w:t>The flow increase of §3.4.1 raises the gas velocity by a factor of approximately 3.1 (HHV basis) to 3.3 (LHV basis), while the density ratio</w:t>
      </w:r>
      <w:ins w:id="821" w:author="Olga Arevalo Quintero" w:date="2026-09-18T14:18:00Z" w16du:dateUtc="2026-09-18T18:18:00Z">
        <w:r>
          <w:rPr>
            <w:rFonts w:cs="Arial"/>
            <w:szCs w:val="20"/>
          </w:rPr>
          <w:t xml:space="preserve"> (</w:t>
        </w:r>
      </w:ins>
      <w:ins w:id="822" w:author="Olga Arevalo Quintero" w:date="2026-09-18T14:18:00Z">
        <w:r>
          <w:rPr>
            <w:rFonts w:cs="Arial"/>
            <w:szCs w:val="20"/>
            <w:lang w:val="en-CA"/>
          </w:rPr>
          <w:t>ρ</w:t>
        </w:r>
        <w:r>
          <w:rPr>
            <w:rFonts w:cs="Arial"/>
            <w:szCs w:val="20"/>
            <w:vertAlign w:val="subscript"/>
            <w:lang w:val="en-CA"/>
          </w:rPr>
          <w:t>H</w:t>
        </w:r>
        <w:del w:id="823" w:author="Sean de Noronha | DRG" w:date="2026-09-28T16:47:00Z" w16du:dateUtc="2026-09-28T14:47:00Z">
          <w:r>
            <w:rPr>
              <w:rFonts w:ascii="Cambria Math" w:hAnsi="Cambria Math" w:cs="Cambria Math"/>
              <w:szCs w:val="20"/>
              <w:lang w:val="en-CA"/>
            </w:rPr>
            <w:delText>₂</w:delText>
          </w:r>
        </w:del>
      </w:ins>
      <w:ins w:id="824" w:author="Sean de Noronha | DRG" w:date="2026-09-28T16:47:00Z" w16du:dateUtc="2026-09-28T14:47:00Z">
        <w:r>
          <w:rPr>
            <w:rFonts w:ascii="Cambria Math" w:hAnsi="Cambria Math" w:cs="Cambria Math"/>
            <w:szCs w:val="20"/>
            <w:vertAlign w:val="subscript"/>
            <w:lang w:val="en-CA"/>
          </w:rPr>
          <w:t>2</w:t>
        </w:r>
      </w:ins>
      <w:ins w:id="825" w:author="Olga Arevalo Quintero" w:date="2026-09-18T14:18:00Z">
        <w:r>
          <w:rPr>
            <w:rFonts w:cs="Arial"/>
            <w:szCs w:val="20"/>
            <w:lang w:val="en-CA"/>
          </w:rPr>
          <w:t>/</w:t>
        </w:r>
        <w:proofErr w:type="spellStart"/>
        <w:r>
          <w:rPr>
            <w:rFonts w:cs="Arial"/>
            <w:szCs w:val="20"/>
            <w:lang w:val="en-CA"/>
          </w:rPr>
          <w:t>ρ</w:t>
        </w:r>
        <w:r>
          <w:rPr>
            <w:rFonts w:cs="Arial"/>
            <w:szCs w:val="20"/>
            <w:vertAlign w:val="subscript"/>
            <w:lang w:val="en-CA"/>
          </w:rPr>
          <w:t>NG</w:t>
        </w:r>
      </w:ins>
      <w:proofErr w:type="spellEnd"/>
      <w:ins w:id="826" w:author="Olga Arevalo Quintero" w:date="2026-09-18T14:18:00Z" w16du:dateUtc="2026-09-18T18:18:00Z">
        <w:r>
          <w:rPr>
            <w:rFonts w:cs="Arial"/>
            <w:szCs w:val="20"/>
            <w:lang w:val="en-CA"/>
          </w:rPr>
          <w:t xml:space="preserve">) </w:t>
        </w:r>
      </w:ins>
      <w:del w:id="827" w:author="Olga Arevalo Quintero" w:date="2026-09-18T14:19:00Z" w16du:dateUtc="2026-09-18T18:19:00Z">
        <w:r>
          <w:rPr>
            <w:rFonts w:cs="Arial"/>
            <w:szCs w:val="20"/>
          </w:rPr>
          <w:delText xml:space="preserve"> </w:delText>
        </w:r>
      </w:del>
      <w:r>
        <w:rPr>
          <w:rFonts w:cs="Arial"/>
          <w:szCs w:val="20"/>
        </w:rPr>
        <w:t xml:space="preserve">of approximately 0.116 reduces </w:t>
      </w:r>
      <w:ins w:id="828" w:author="Olga Arevalo Quintero" w:date="2026-09-18T14:19:00Z" w16du:dateUtc="2026-09-18T18:19:00Z">
        <w:r>
          <w:rPr>
            <w:rFonts w:cs="Arial"/>
            <w:szCs w:val="20"/>
          </w:rPr>
          <w:t xml:space="preserve">effect of the increased velocity </w:t>
        </w:r>
      </w:ins>
      <w:ins w:id="829" w:author="Olga Arevalo Quintero" w:date="2026-09-18T14:20:00Z" w16du:dateUtc="2026-09-18T18:20:00Z">
        <w:r>
          <w:rPr>
            <w:rFonts w:cs="Arial"/>
            <w:szCs w:val="20"/>
          </w:rPr>
          <w:t xml:space="preserve">on the </w:t>
        </w:r>
      </w:ins>
      <w:del w:id="830" w:author="Sean de Noronha | DRG" w:date="2026-09-23T10:40:00Z" w16du:dateUtc="2026-09-23T08:40:00Z">
        <w:r>
          <w:rPr>
            <w:rFonts w:cs="Arial"/>
            <w:szCs w:val="20"/>
          </w:rPr>
          <w:delText xml:space="preserve">the </w:delText>
        </w:r>
      </w:del>
      <w:r>
        <w:rPr>
          <w:rFonts w:cs="Arial"/>
          <w:szCs w:val="20"/>
        </w:rPr>
        <w:t>½ρv</w:t>
      </w:r>
      <w:del w:id="831" w:author="Sean de Noronha | DRG" w:date="2026-09-28T16:47:00Z" w16du:dateUtc="2026-09-28T14:47:00Z">
        <w:r>
          <w:rPr>
            <w:rFonts w:cs="Arial"/>
            <w:szCs w:val="20"/>
          </w:rPr>
          <w:delText>²</w:delText>
        </w:r>
      </w:del>
      <w:ins w:id="832" w:author="Sean de Noronha | DRG" w:date="2026-09-28T16:47:00Z" w16du:dateUtc="2026-09-28T14:47:00Z">
        <w:r>
          <w:rPr>
            <w:rFonts w:cs="Arial"/>
            <w:szCs w:val="20"/>
            <w:vertAlign w:val="superscript"/>
          </w:rPr>
          <w:t>2</w:t>
        </w:r>
      </w:ins>
      <w:r>
        <w:rPr>
          <w:rFonts w:cs="Arial"/>
          <w:szCs w:val="20"/>
        </w:rPr>
        <w:t xml:space="preserve"> term</w:t>
      </w:r>
      <w:ins w:id="833" w:author="Olga Arevalo Quintero" w:date="2026-09-18T14:17:00Z" w16du:dateUtc="2026-09-18T18:17:00Z">
        <w:r>
          <w:rPr>
            <w:rFonts w:cs="Arial"/>
            <w:szCs w:val="20"/>
          </w:rPr>
          <w:t xml:space="preserve"> (dynamic </w:t>
        </w:r>
        <w:del w:id="834" w:author="Sean de Noronha | DRG" w:date="2026-09-23T10:41:00Z" w16du:dateUtc="2026-09-23T08:41:00Z">
          <w:r>
            <w:rPr>
              <w:rFonts w:cs="Arial"/>
              <w:szCs w:val="20"/>
            </w:rPr>
            <w:delText>velocity</w:delText>
          </w:r>
        </w:del>
      </w:ins>
      <w:ins w:id="835" w:author="Sean de Noronha | DRG" w:date="2026-09-23T10:41:00Z" w16du:dateUtc="2026-09-23T08:41:00Z">
        <w:r>
          <w:rPr>
            <w:rFonts w:cs="Arial"/>
            <w:szCs w:val="20"/>
          </w:rPr>
          <w:t>pressure</w:t>
        </w:r>
      </w:ins>
      <w:ins w:id="836" w:author="Olga Arevalo Quintero" w:date="2026-09-18T14:18:00Z" w16du:dateUtc="2026-09-18T18:18:00Z">
        <w:r>
          <w:rPr>
            <w:rFonts w:cs="Arial"/>
            <w:szCs w:val="20"/>
          </w:rPr>
          <w:t>)</w:t>
        </w:r>
      </w:ins>
      <w:r>
        <w:rPr>
          <w:rFonts w:cs="Arial"/>
          <w:szCs w:val="20"/>
        </w:rPr>
        <w:t xml:space="preserve"> </w:t>
      </w:r>
      <w:del w:id="837" w:author="Olga Arevalo Quintero" w:date="2026-09-18T14:20:00Z" w16du:dateUtc="2026-09-18T18:20:00Z">
        <w:r>
          <w:rPr>
            <w:rFonts w:cs="Arial"/>
            <w:szCs w:val="20"/>
          </w:rPr>
          <w:delText>in inverse proportion</w:delText>
        </w:r>
      </w:del>
      <w:r>
        <w:rPr>
          <w:rFonts w:cs="Arial"/>
          <w:szCs w:val="20"/>
        </w:rPr>
        <w:t xml:space="preserve">. The friction factor </w:t>
      </w:r>
      <w:r>
        <w:rPr>
          <w:rFonts w:cs="Arial"/>
          <w:i/>
          <w:iCs/>
          <w:szCs w:val="20"/>
        </w:rPr>
        <w:t>f</w:t>
      </w:r>
      <w:r>
        <w:rPr>
          <w:rFonts w:cs="Arial"/>
          <w:szCs w:val="20"/>
        </w:rPr>
        <w:t xml:space="preserve"> also changes, because the hydrogen Reynolds number at equal heat-input demand is approximately half the natural-gas value (§3.1). As a result, some domestic pipe sizes that </w:t>
      </w:r>
      <w:del w:id="838" w:author="Olga Arevalo Quintero" w:date="2026-09-18T14:28:00Z" w16du:dateUtc="2026-09-18T18:28:00Z">
        <w:r>
          <w:rPr>
            <w:rFonts w:cs="Arial"/>
            <w:szCs w:val="20"/>
          </w:rPr>
          <w:delText xml:space="preserve">run </w:delText>
        </w:r>
      </w:del>
      <w:ins w:id="839" w:author="Olga Arevalo Quintero" w:date="2026-09-18T14:28:00Z" w16du:dateUtc="2026-09-18T18:28:00Z">
        <w:r>
          <w:rPr>
            <w:rFonts w:cs="Arial"/>
            <w:szCs w:val="20"/>
          </w:rPr>
          <w:t xml:space="preserve">operate in the </w:t>
        </w:r>
      </w:ins>
      <w:r>
        <w:rPr>
          <w:rFonts w:cs="Arial"/>
          <w:szCs w:val="20"/>
        </w:rPr>
        <w:t xml:space="preserve">turbulent </w:t>
      </w:r>
      <w:ins w:id="840" w:author="Olga Arevalo Quintero" w:date="2026-09-18T14:28:00Z" w16du:dateUtc="2026-09-18T18:28:00Z">
        <w:r>
          <w:rPr>
            <w:rFonts w:cs="Arial"/>
            <w:szCs w:val="20"/>
          </w:rPr>
          <w:t xml:space="preserve">flow regime </w:t>
        </w:r>
      </w:ins>
      <w:r>
        <w:rPr>
          <w:rFonts w:cs="Arial"/>
          <w:szCs w:val="20"/>
        </w:rPr>
        <w:t xml:space="preserve">on natural gas </w:t>
      </w:r>
      <w:ins w:id="841" w:author="Olga Arevalo Quintero" w:date="2026-09-18T14:28:00Z" w16du:dateUtc="2026-09-18T18:28:00Z">
        <w:r>
          <w:rPr>
            <w:rFonts w:cs="Arial"/>
            <w:szCs w:val="20"/>
          </w:rPr>
          <w:t xml:space="preserve">may </w:t>
        </w:r>
      </w:ins>
      <w:r>
        <w:rPr>
          <w:rFonts w:cs="Arial"/>
          <w:szCs w:val="20"/>
        </w:rPr>
        <w:t xml:space="preserve">shift into the transitional or laminar regime </w:t>
      </w:r>
      <w:ins w:id="842" w:author="Olga Arevalo Quintero" w:date="2026-09-18T14:28:00Z" w16du:dateUtc="2026-09-18T18:28:00Z">
        <w:r>
          <w:rPr>
            <w:rFonts w:cs="Arial"/>
            <w:szCs w:val="20"/>
          </w:rPr>
          <w:t xml:space="preserve">when carrying </w:t>
        </w:r>
      </w:ins>
      <w:del w:id="843" w:author="Olga Arevalo Quintero" w:date="2026-09-18T14:29:00Z" w16du:dateUtc="2026-09-18T18:29:00Z">
        <w:r>
          <w:rPr>
            <w:rFonts w:cs="Arial"/>
            <w:szCs w:val="20"/>
          </w:rPr>
          <w:delText xml:space="preserve">on </w:delText>
        </w:r>
      </w:del>
      <w:r>
        <w:rPr>
          <w:rFonts w:cs="Arial"/>
          <w:szCs w:val="20"/>
        </w:rPr>
        <w:t>hydrogen</w:t>
      </w:r>
      <w:ins w:id="844" w:author="Olga Arevalo Quintero" w:date="2026-09-18T14:29:00Z" w16du:dateUtc="2026-09-18T18:29:00Z">
        <w:r>
          <w:rPr>
            <w:rFonts w:cs="Arial"/>
            <w:szCs w:val="20"/>
          </w:rPr>
          <w:t>. Therefore</w:t>
        </w:r>
      </w:ins>
      <w:r>
        <w:rPr>
          <w:rFonts w:cs="Arial"/>
          <w:szCs w:val="20"/>
        </w:rPr>
        <w:t xml:space="preserve">, </w:t>
      </w:r>
      <w:del w:id="845" w:author="Olga Arevalo Quintero" w:date="2026-09-18T14:29:00Z" w16du:dateUtc="2026-09-18T18:29:00Z">
        <w:r>
          <w:rPr>
            <w:rFonts w:cs="Arial"/>
            <w:szCs w:val="20"/>
          </w:rPr>
          <w:delText xml:space="preserve">so </w:delText>
        </w:r>
      </w:del>
      <w:r>
        <w:rPr>
          <w:rFonts w:cs="Arial"/>
          <w:szCs w:val="20"/>
        </w:rPr>
        <w:t xml:space="preserve">the flow regime </w:t>
      </w:r>
      <w:del w:id="846" w:author="Olga Arevalo Quintero" w:date="2026-09-18T14:29:00Z" w16du:dateUtc="2026-09-18T18:29:00Z">
        <w:r>
          <w:rPr>
            <w:rFonts w:cs="Arial"/>
            <w:szCs w:val="20"/>
          </w:rPr>
          <w:delText>must be checked</w:delText>
        </w:r>
      </w:del>
      <w:ins w:id="847" w:author="Olga Arevalo Quintero" w:date="2026-09-18T14:29:00Z" w16du:dateUtc="2026-09-18T18:29:00Z">
        <w:r>
          <w:rPr>
            <w:rFonts w:cs="Arial"/>
            <w:szCs w:val="20"/>
          </w:rPr>
          <w:t>should be evaluated</w:t>
        </w:r>
      </w:ins>
      <w:r>
        <w:rPr>
          <w:rFonts w:cs="Arial"/>
          <w:szCs w:val="20"/>
        </w:rPr>
        <w:t xml:space="preserve"> at each load point.</w:t>
      </w:r>
    </w:p>
    <w:p w14:paraId="717D82A0" w14:textId="3DA2E2DE" w:rsidR="00B622FE" w:rsidRPr="00801F35" w:rsidRDefault="00AD1B07">
      <w:ins w:id="848" w:author="Sean de Noronha | DRG" w:date="2026-09-23T10:48:00Z" w16du:dateUtc="2026-09-23T08:48:00Z">
        <w:r>
          <w:t xml:space="preserve">Assuming the </w:t>
        </w:r>
      </w:ins>
      <w:commentRangeStart w:id="849"/>
      <w:commentRangeStart w:id="850"/>
      <w:del w:id="851" w:author="Sean de Noronha | DRG" w:date="2026-09-23T10:48:00Z" w16du:dateUtc="2026-09-23T08:48:00Z">
        <w:r>
          <w:delText xml:space="preserve">At constant </w:delText>
        </w:r>
      </w:del>
      <w:r>
        <w:t>friction factor</w:t>
      </w:r>
      <w:commentRangeEnd w:id="849"/>
      <w:r>
        <w:rPr>
          <w:rStyle w:val="CommentReference"/>
          <w:sz w:val="20"/>
          <w:szCs w:val="22"/>
        </w:rPr>
        <w:commentReference w:id="849"/>
      </w:r>
      <w:commentRangeEnd w:id="850"/>
      <w:r>
        <w:rPr>
          <w:rStyle w:val="CommentReference"/>
        </w:rPr>
        <w:commentReference w:id="850"/>
      </w:r>
      <w:ins w:id="852" w:author="Sean de Noronha | DRG" w:date="2026-09-23T10:48:00Z" w16du:dateUtc="2026-09-23T08:48:00Z">
        <w:r>
          <w:t xml:space="preserve"> </w:t>
        </w:r>
      </w:ins>
      <w:ins w:id="853" w:author="Sean de Noronha | DRG" w:date="2026-09-23T11:24:00Z" w16du:dateUtc="2026-09-23T09:24:00Z">
        <w:r>
          <w:t>remains unchanged</w:t>
        </w:r>
      </w:ins>
      <w:r>
        <w:t xml:space="preserve">, the Darcy–Weisbach relationship </w:t>
      </w:r>
      <w:del w:id="854" w:author="Sean de Noronha | DRG" w:date="2026-09-23T11:25:00Z" w16du:dateUtc="2026-09-23T09:25:00Z">
        <w:r>
          <w:delText xml:space="preserve">gives </w:delText>
        </w:r>
      </w:del>
      <w:ins w:id="855" w:author="Sean de Noronha | DRG" w:date="2026-09-23T11:25:00Z" w16du:dateUtc="2026-09-23T09:25:00Z">
        <w:r>
          <w:t xml:space="preserve">predicts </w:t>
        </w:r>
      </w:ins>
      <w:r>
        <w:t>a hydrogen pressure drop approximately 11% higher than that of natural gas on the HHV basis, and approximately 26% higher on the LHV basis. The pressure-drop ratio is proportional to the density ratio multiplied by the square of the velocity ratio:</w:t>
      </w:r>
    </w:p>
    <w:p w14:paraId="77092E2E" w14:textId="77777777" w:rsidR="008F4107" w:rsidRDefault="005D1F2C">
      <w:pPr>
        <w:tabs>
          <w:tab w:val="center" w:pos="4680"/>
          <w:tab w:val="right" w:pos="9360"/>
        </w:tabs>
        <w:spacing w:before="120"/>
        <w:rPr>
          <w:rFonts w:cs="Arial"/>
        </w:rPr>
      </w:pPr>
      <w:r>
        <w:tab/>
      </w:r>
      <m:oMath>
        <m:f>
          <m:fPr>
            <m:ctrlPr>
              <w:rPr>
                <w:rFonts w:ascii="Cambria Math" w:hAnsi="Cambria Math"/>
              </w:rPr>
            </m:ctrlPr>
          </m:fPr>
          <m:num>
            <m:sSub>
              <m:sSubPr>
                <m:ctrlPr>
                  <w:rPr>
                    <w:rFonts w:ascii="Cambria Math" w:hAnsi="Cambria Math"/>
                  </w:rPr>
                </m:ctrlPr>
              </m:sSubPr>
              <m:e>
                <m:r>
                  <w:rPr>
                    <w:rFonts w:ascii="Cambria Math" w:hAnsi="Cambria Math"/>
                  </w:rPr>
                  <m:t>ΔP</m:t>
                </m:r>
              </m:e>
              <m:sub>
                <m:r>
                  <w:rPr>
                    <w:rFonts w:ascii="Cambria Math" w:hAnsi="Cambria Math"/>
                  </w:rPr>
                  <m:t>H2</m:t>
                </m:r>
              </m:sub>
            </m:sSub>
          </m:num>
          <m:den>
            <m:sSub>
              <m:sSubPr>
                <m:ctrlPr>
                  <w:rPr>
                    <w:rFonts w:ascii="Cambria Math" w:hAnsi="Cambria Math"/>
                  </w:rPr>
                </m:ctrlPr>
              </m:sSubPr>
              <m:e>
                <m:r>
                  <w:rPr>
                    <w:rFonts w:ascii="Cambria Math" w:hAnsi="Cambria Math"/>
                  </w:rPr>
                  <m:t>ΔP</m:t>
                </m:r>
              </m:e>
              <m:sub>
                <m:r>
                  <w:rPr>
                    <w:rFonts w:ascii="Cambria Math" w:hAnsi="Cambria Math"/>
                  </w:rPr>
                  <m:t>NG</m:t>
                </m:r>
              </m:sub>
            </m:sSub>
          </m:den>
        </m:f>
        <m: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H2</m:t>
                    </m:r>
                  </m:sub>
                </m:sSub>
              </m:num>
              <m:den>
                <m:sSub>
                  <m:sSubPr>
                    <m:ctrlPr>
                      <w:rPr>
                        <w:rFonts w:ascii="Cambria Math" w:hAnsi="Cambria Math"/>
                      </w:rPr>
                    </m:ctrlPr>
                  </m:sSubPr>
                  <m:e>
                    <m:r>
                      <w:rPr>
                        <w:rFonts w:ascii="Cambria Math" w:hAnsi="Cambria Math"/>
                      </w:rPr>
                      <m:t>ρ</m:t>
                    </m:r>
                  </m:e>
                  <m:sub>
                    <m:r>
                      <w:rPr>
                        <w:rFonts w:ascii="Cambria Math" w:hAnsi="Cambria Math"/>
                      </w:rPr>
                      <m:t>NG</m:t>
                    </m:r>
                  </m:sub>
                </m:sSub>
              </m:den>
            </m:f>
          </m:e>
        </m:d>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H2</m:t>
                        </m:r>
                      </m:sub>
                    </m:sSub>
                  </m:num>
                  <m:den>
                    <m:sSub>
                      <m:sSubPr>
                        <m:ctrlPr>
                          <w:rPr>
                            <w:rFonts w:ascii="Cambria Math" w:hAnsi="Cambria Math"/>
                          </w:rPr>
                        </m:ctrlPr>
                      </m:sSubPr>
                      <m:e>
                        <m:r>
                          <w:rPr>
                            <w:rFonts w:ascii="Cambria Math" w:hAnsi="Cambria Math"/>
                          </w:rPr>
                          <m:t>v</m:t>
                        </m:r>
                      </m:e>
                      <m:sub>
                        <m:r>
                          <w:rPr>
                            <w:rFonts w:ascii="Cambria Math" w:hAnsi="Cambria Math"/>
                          </w:rPr>
                          <m:t>NG</m:t>
                        </m:r>
                      </m:sub>
                    </m:sSub>
                  </m:den>
                </m:f>
              </m:e>
            </m:d>
          </m:e>
          <m:sup>
            <m:r>
              <w:rPr>
                <w:rFonts w:ascii="Cambria Math" w:hAnsi="Cambria Math"/>
              </w:rPr>
              <m:t>2</m:t>
            </m:r>
          </m:sup>
        </m:sSup>
      </m:oMath>
      <w:r>
        <w:br/>
      </w:r>
      <w:r>
        <w:tab/>
      </w:r>
      <m:oMath>
        <m:r>
          <w:rPr>
            <w:rFonts w:ascii="Cambria Math" w:hAnsi="Cambria Math"/>
          </w:rPr>
          <m:t>= 0.116×</m:t>
        </m:r>
        <m:sSup>
          <m:sSupPr>
            <m:ctrlPr>
              <w:rPr>
                <w:rFonts w:ascii="Cambria Math" w:hAnsi="Cambria Math"/>
              </w:rPr>
            </m:ctrlPr>
          </m:sSupPr>
          <m:e>
            <m:r>
              <w:rPr>
                <w:rFonts w:ascii="Cambria Math" w:hAnsi="Cambria Math"/>
              </w:rPr>
              <m:t>3.1</m:t>
            </m:r>
          </m:e>
          <m:sup>
            <m:r>
              <w:rPr>
                <w:rFonts w:ascii="Cambria Math" w:hAnsi="Cambria Math"/>
              </w:rPr>
              <m:t>2</m:t>
            </m:r>
          </m:sup>
        </m:sSup>
        <m:r>
          <w:rPr>
            <w:rFonts w:ascii="Cambria Math" w:hAnsi="Cambria Math"/>
          </w:rPr>
          <m:t xml:space="preserve"> ≈ 1.11 </m:t>
        </m:r>
        <m:r>
          <m:rPr>
            <m:nor/>
          </m:rPr>
          <w:rPr>
            <w:rFonts w:ascii="Cambria Math" w:hAnsi="Cambria Math"/>
          </w:rPr>
          <m:t xml:space="preserve">(HHV basis)  or  </m:t>
        </m:r>
        <m:r>
          <w:rPr>
            <w:rFonts w:ascii="Cambria Math" w:hAnsi="Cambria Math"/>
          </w:rPr>
          <m:t>0.116×</m:t>
        </m:r>
        <m:sSup>
          <m:sSupPr>
            <m:ctrlPr>
              <w:rPr>
                <w:rFonts w:ascii="Cambria Math" w:hAnsi="Cambria Math"/>
              </w:rPr>
            </m:ctrlPr>
          </m:sSupPr>
          <m:e>
            <m:r>
              <w:rPr>
                <w:rFonts w:ascii="Cambria Math" w:hAnsi="Cambria Math"/>
              </w:rPr>
              <m:t>3.3</m:t>
            </m:r>
          </m:e>
          <m:sup>
            <m:r>
              <w:rPr>
                <w:rFonts w:ascii="Cambria Math" w:hAnsi="Cambria Math"/>
              </w:rPr>
              <m:t>2</m:t>
            </m:r>
          </m:sup>
        </m:sSup>
        <m:r>
          <w:rPr>
            <w:rFonts w:ascii="Cambria Math" w:hAnsi="Cambria Math"/>
          </w:rPr>
          <m:t xml:space="preserve"> ≈ 1.26 </m:t>
        </m:r>
        <m:r>
          <m:rPr>
            <m:nor/>
          </m:rPr>
          <w:rPr>
            <w:rFonts w:ascii="Cambria Math" w:hAnsi="Cambria Math"/>
          </w:rPr>
          <m:t>(LHV basis)</m:t>
        </m:r>
      </m:oMath>
      <w:r>
        <w:rPr>
          <w:rFonts w:cs="Arial"/>
        </w:rPr>
        <w:tab/>
        <w:t>(2)</w:t>
      </w:r>
    </w:p>
    <w:p w14:paraId="363D96DE" w14:textId="77AE2BD8" w:rsidR="0091433A" w:rsidRPr="00801F35" w:rsidRDefault="00C64113">
      <w:r>
        <w:rPr>
          <w:rFonts w:cs="Arial"/>
          <w:szCs w:val="20"/>
        </w:rPr>
        <w:t>All ratios in Equation (2) are dimensionless; the subscripts denote hydrogen and reference natural gas at equal appliance energy input in the same pipe. The property and flow ratios are as established in §3.1 and §3.4.1. The Reynolds-number shift introduces a friction-factor correction whose direction and magnitude depend on diameter, roughness and load</w:t>
      </w:r>
      <w:del w:id="856" w:author="Olga Arevalo Quintero" w:date="2026-09-18T14:56:00Z" w16du:dateUtc="2026-09-18T18:56:00Z">
        <w:r>
          <w:rPr>
            <w:rFonts w:cs="Arial"/>
            <w:szCs w:val="20"/>
          </w:rPr>
          <w:delText xml:space="preserve">; </w:delText>
        </w:r>
      </w:del>
      <w:ins w:id="857" w:author="Olga Arevalo Quintero" w:date="2026-09-18T14:56:00Z" w16du:dateUtc="2026-09-18T18:56:00Z">
        <w:r>
          <w:rPr>
            <w:rFonts w:cs="Arial"/>
            <w:szCs w:val="20"/>
          </w:rPr>
          <w:t xml:space="preserve">. </w:t>
        </w:r>
      </w:ins>
      <w:del w:id="858" w:author="Olga Arevalo Quintero" w:date="2026-09-18T14:56:00Z" w16du:dateUtc="2026-09-18T18:56:00Z">
        <w:r>
          <w:rPr>
            <w:rFonts w:cs="Arial"/>
            <w:szCs w:val="20"/>
          </w:rPr>
          <w:delText>f</w:delText>
        </w:r>
      </w:del>
      <w:ins w:id="859" w:author="Olga Arevalo Quintero" w:date="2026-09-18T14:56:00Z" w16du:dateUtc="2026-09-18T18:56:00Z">
        <w:r>
          <w:rPr>
            <w:rFonts w:cs="Arial"/>
            <w:szCs w:val="20"/>
          </w:rPr>
          <w:t>F</w:t>
        </w:r>
      </w:ins>
      <w:r>
        <w:rPr>
          <w:rFonts w:cs="Arial"/>
          <w:szCs w:val="20"/>
        </w:rPr>
        <w:t xml:space="preserve">or the </w:t>
      </w:r>
      <w:ins w:id="860" w:author="Olga Arevalo Quintero" w:date="2026-09-18T14:50:00Z" w16du:dateUtc="2026-09-18T18:50:00Z">
        <w:r>
          <w:rPr>
            <w:rFonts w:cs="Arial"/>
            <w:szCs w:val="20"/>
          </w:rPr>
          <w:t>nominal pipe size (</w:t>
        </w:r>
      </w:ins>
      <w:r>
        <w:rPr>
          <w:rFonts w:cs="Arial"/>
          <w:szCs w:val="20"/>
        </w:rPr>
        <w:t>NPS</w:t>
      </w:r>
      <w:ins w:id="861" w:author="Olga Arevalo Quintero" w:date="2026-09-18T14:50:00Z" w16du:dateUtc="2026-09-18T18:50:00Z">
        <w:r>
          <w:rPr>
            <w:rFonts w:cs="Arial"/>
            <w:szCs w:val="20"/>
          </w:rPr>
          <w:t>)</w:t>
        </w:r>
      </w:ins>
      <w:r>
        <w:rPr>
          <w:rFonts w:cs="Arial"/>
          <w:szCs w:val="20"/>
        </w:rPr>
        <w:t xml:space="preserve"> ½ through NPS 2 range investigated here</w:t>
      </w:r>
      <w:ins w:id="862" w:author="Olga Arevalo Quintero" w:date="2026-09-18T14:56:00Z" w16du:dateUtc="2026-09-18T18:56:00Z">
        <w:r>
          <w:rPr>
            <w:rFonts w:cs="Arial"/>
            <w:szCs w:val="20"/>
          </w:rPr>
          <w:t>, the resulting</w:t>
        </w:r>
      </w:ins>
      <w:r>
        <w:rPr>
          <w:rFonts w:cs="Arial"/>
          <w:szCs w:val="20"/>
        </w:rPr>
        <w:t xml:space="preserve"> </w:t>
      </w:r>
      <w:ins w:id="863" w:author="Olga Arevalo Quintero" w:date="2026-09-18T14:57:00Z" w16du:dateUtc="2026-09-18T18:57:00Z">
        <w:r>
          <w:rPr>
            <w:rFonts w:cs="Arial"/>
            <w:szCs w:val="20"/>
          </w:rPr>
          <w:t>correction</w:t>
        </w:r>
      </w:ins>
      <w:ins w:id="864" w:author="Sean de Noronha | DRG" w:date="2026-09-23T10:50:00Z" w16du:dateUtc="2026-09-23T08:50:00Z">
        <w:r>
          <w:rPr>
            <w:rFonts w:cs="Arial"/>
            <w:szCs w:val="20"/>
          </w:rPr>
          <w:t xml:space="preserve"> is</w:t>
        </w:r>
      </w:ins>
      <w:ins w:id="865" w:author="Olga Arevalo Quintero" w:date="2026-09-18T14:57:00Z" w16du:dateUtc="2026-09-18T18:57:00Z">
        <w:r>
          <w:rPr>
            <w:rFonts w:cs="Arial"/>
            <w:szCs w:val="20"/>
          </w:rPr>
          <w:t xml:space="preserve"> </w:t>
        </w:r>
      </w:ins>
      <w:del w:id="866" w:author="Olga Arevalo Quintero" w:date="2026-09-18T14:57:00Z" w16du:dateUtc="2026-09-18T18:57:00Z">
        <w:r>
          <w:rPr>
            <w:rFonts w:cs="Arial"/>
            <w:szCs w:val="20"/>
          </w:rPr>
          <w:delText>it is treated</w:delText>
        </w:r>
      </w:del>
      <w:ins w:id="867" w:author="Olga Arevalo Quintero" w:date="2026-09-18T14:57:00Z" w16du:dateUtc="2026-09-18T18:57:00Z">
        <w:r>
          <w:rPr>
            <w:rFonts w:cs="Arial"/>
            <w:szCs w:val="20"/>
          </w:rPr>
          <w:t>reported</w:t>
        </w:r>
      </w:ins>
      <w:r>
        <w:rPr>
          <w:rFonts w:cs="Arial"/>
          <w:szCs w:val="20"/>
        </w:rPr>
        <w:t xml:space="preserve"> as a </w:t>
      </w:r>
      <w:del w:id="868" w:author="Sean de Noronha | DRG" w:date="2026-09-23T14:55:00Z">
        <w:r>
          <w:rPr>
            <w:rFonts w:cs="Arial"/>
            <w:szCs w:val="20"/>
          </w:rPr>
          <w:delText>modelling</w:delText>
        </w:r>
      </w:del>
      <w:ins w:id="869" w:author="Sean de Noronha | DRG" w:date="2026-09-23T14:55:00Z">
        <w:r>
          <w:rPr>
            <w:rFonts w:cs="Arial"/>
            <w:szCs w:val="20"/>
          </w:rPr>
          <w:t>modeling</w:t>
        </w:r>
      </w:ins>
      <w:r>
        <w:rPr>
          <w:rFonts w:cs="Arial"/>
          <w:szCs w:val="20"/>
        </w:rPr>
        <w:t xml:space="preserve"> result for the cases </w:t>
      </w:r>
      <w:del w:id="870" w:author="Sean de Noronha | DRG" w:date="2026-09-23T10:51:00Z" w16du:dateUtc="2026-09-23T08:51:00Z">
        <w:r>
          <w:rPr>
            <w:rFonts w:cs="Arial"/>
            <w:szCs w:val="20"/>
          </w:rPr>
          <w:delText>analysed</w:delText>
        </w:r>
      </w:del>
      <w:ins w:id="871" w:author="Sean de Noronha | DRG" w:date="2026-09-23T10:51:00Z" w16du:dateUtc="2026-09-23T08:51:00Z">
        <w:r>
          <w:rPr>
            <w:rFonts w:cs="Arial"/>
            <w:szCs w:val="20"/>
          </w:rPr>
          <w:t>analyzed</w:t>
        </w:r>
      </w:ins>
      <w:r>
        <w:rPr>
          <w:rFonts w:cs="Arial"/>
          <w:szCs w:val="20"/>
        </w:rPr>
        <w:t xml:space="preserve"> rather than as a general rule. The friction-factor treatment itself is developed in §3.5.</w:t>
      </w:r>
    </w:p>
    <w:p w14:paraId="73D19BBC" w14:textId="77777777" w:rsidR="00976B66" w:rsidRPr="00801F35" w:rsidRDefault="00C64113" w:rsidP="00A055D8">
      <w:pPr>
        <w:pStyle w:val="Heading3"/>
      </w:pPr>
      <w:bookmarkStart w:id="872" w:name="_Toc241506979"/>
      <w:r>
        <w:t>Velocity Limits and Momentum Flux</w:t>
      </w:r>
      <w:bookmarkEnd w:id="872"/>
    </w:p>
    <w:p w14:paraId="4B507A60" w14:textId="3DD41FA8" w:rsidR="008454C5" w:rsidRPr="008454C5" w:rsidRDefault="008454C5" w:rsidP="008454C5">
      <w:r>
        <w:rPr>
          <w:rFonts w:cs="Arial"/>
          <w:szCs w:val="20"/>
        </w:rPr>
        <w:t xml:space="preserve">None of the three North American installation codes prescribes a numerical velocity limit for natural-gas piping: mean-velocity caps are absent from CSA B149.1, IFGC §402 and NFPA 54 §6.4 alike (Appendix A, row 15). </w:t>
      </w:r>
      <w:commentRangeStart w:id="873"/>
      <w:commentRangeStart w:id="874"/>
      <w:del w:id="875" w:author="Sean de Noronha | DRG" w:date="2026-09-29T14:12:00Z" w16du:dateUtc="2026-09-29T12:12:00Z">
        <w:r>
          <w:rPr>
            <w:rFonts w:cs="Arial"/>
            <w:szCs w:val="20"/>
          </w:rPr>
          <w:delText>Practitioner screening values reported in the piping literature span roughly 60 to 130 ft/s (20 to 40 m/s), with no single normative value agreed across sources</w:delText>
        </w:r>
      </w:del>
      <w:commentRangeEnd w:id="873"/>
      <w:r>
        <w:rPr>
          <w:rStyle w:val="CommentReference"/>
          <w:rFonts w:cs="Arial"/>
          <w:sz w:val="20"/>
          <w:szCs w:val="20"/>
        </w:rPr>
        <w:commentReference w:id="873"/>
      </w:r>
      <w:commentRangeEnd w:id="874"/>
      <w:r>
        <w:rPr>
          <w:rStyle w:val="CommentReference"/>
        </w:rPr>
        <w:commentReference w:id="874"/>
      </w:r>
      <w:del w:id="876" w:author="Sean de Noronha | DRG" w:date="2026-09-29T14:12:00Z" w16du:dateUtc="2026-09-29T12:12:00Z">
        <w:r>
          <w:rPr>
            <w:rFonts w:cs="Arial"/>
            <w:szCs w:val="20"/>
          </w:rPr>
          <w:delText>, so any chosen screening value should be cited and applied as engineering practice rather than as a code requirement.</w:delText>
        </w:r>
      </w:del>
      <w:ins w:id="877" w:author="Sean de Noronha | DRG" w:date="2026-09-29T14:12:00Z" w16du:dateUtc="2026-09-29T12:12:00Z">
        <w:r>
          <w:rPr>
            <w:rFonts w:cs="Arial"/>
            <w:szCs w:val="20"/>
          </w:rPr>
          <w:t xml:space="preserve">The velocity limits most often quoted, 20 m/s (66 ft/s) and 40 m/s (131 ft/s), come from natural-gas distribution mains: IGEM/TD/3 advises keeping velocity to 20 m/s where dust may be carried </w:t>
        </w:r>
        <w:r>
          <w:rPr>
            <w:rFonts w:cs="Arial"/>
            <w:szCs w:val="20"/>
          </w:rPr>
          <w:lastRenderedPageBreak/>
          <w:t xml:space="preserve">and allows up to 40 m/s in filtered systems and polyethylene networks [55]. These limits address dust entrainment and erosion in mains rather than any property of the gas, and no equivalent limit has yet been set for hydrogen; a U.K. network project was set up in 2022 to establish one [56]. Industrial hydrogen pipeline guidance sets no velocity restriction for hydrogen beyond economics, while warning of erosion at valves where the flow approaches sonic velocity [54]. </w:t>
        </w:r>
        <w:commentRangeStart w:id="878"/>
        <w:r>
          <w:rPr>
            <w:rFonts w:cs="Arial"/>
            <w:szCs w:val="20"/>
          </w:rPr>
          <w:t>Any velocity limit applied to hydrogen in domestic piping should therefore be cited and applied as engineering practice rather than as a code requirement</w:t>
        </w:r>
      </w:ins>
      <w:commentRangeEnd w:id="878"/>
      <w:ins w:id="879" w:author="Sean de Noronha | DRG" w:date="2026-09-29T16:50:00Z" w16du:dateUtc="2026-09-29T14:50:00Z">
        <w:r w:rsidR="004F1509">
          <w:rPr>
            <w:rStyle w:val="CommentReference"/>
          </w:rPr>
          <w:commentReference w:id="878"/>
        </w:r>
      </w:ins>
      <w:ins w:id="880" w:author="Sean de Noronha | DRG" w:date="2026-09-29T14:12:00Z" w16du:dateUtc="2026-09-29T12:12:00Z">
        <w:r>
          <w:rPr>
            <w:rFonts w:cs="Arial"/>
            <w:szCs w:val="20"/>
          </w:rPr>
          <w:t>.</w:t>
        </w:r>
      </w:ins>
      <w:r>
        <w:rPr>
          <w:rFonts w:cs="Arial"/>
          <w:szCs w:val="20"/>
        </w:rPr>
        <w:t xml:space="preserve"> For hydrogen</w:t>
      </w:r>
      <w:ins w:id="881" w:author="Sean de Noronha | DRG" w:date="2026-09-23T11:27:00Z" w16du:dateUtc="2026-09-23T09:27:00Z">
        <w:r>
          <w:rPr>
            <w:rFonts w:cs="Arial"/>
            <w:szCs w:val="20"/>
          </w:rPr>
          <w:t>,</w:t>
        </w:r>
      </w:ins>
      <w:r>
        <w:rPr>
          <w:rFonts w:cs="Arial"/>
          <w:szCs w:val="20"/>
        </w:rPr>
        <w:t xml:space="preserve"> the more useful screening quantity is the momentum flux ρv</w:t>
      </w:r>
      <w:del w:id="882" w:author="Sean de Noronha | DRG" w:date="2026-09-28T16:47:00Z" w16du:dateUtc="2026-09-28T14:47:00Z">
        <w:r>
          <w:rPr>
            <w:rFonts w:cs="Arial"/>
            <w:szCs w:val="20"/>
          </w:rPr>
          <w:delText>²</w:delText>
        </w:r>
      </w:del>
      <w:ins w:id="883" w:author="Sean de Noronha | DRG" w:date="2026-09-28T16:47:00Z" w16du:dateUtc="2026-09-28T14:47:00Z">
        <w:r>
          <w:rPr>
            <w:rFonts w:cs="Arial"/>
            <w:szCs w:val="20"/>
            <w:vertAlign w:val="superscript"/>
          </w:rPr>
          <w:t>2</w:t>
        </w:r>
      </w:ins>
      <w:r>
        <w:rPr>
          <w:rFonts w:cs="Arial"/>
          <w:szCs w:val="20"/>
        </w:rPr>
        <w:t xml:space="preserve">, in </w:t>
      </w:r>
      <w:proofErr w:type="spellStart"/>
      <w:r>
        <w:rPr>
          <w:rFonts w:cs="Arial"/>
          <w:szCs w:val="20"/>
        </w:rPr>
        <w:t>lbf</w:t>
      </w:r>
      <w:proofErr w:type="spellEnd"/>
      <w:r>
        <w:rPr>
          <w:rFonts w:cs="Arial"/>
          <w:szCs w:val="20"/>
        </w:rPr>
        <w:t>/ft</w:t>
      </w:r>
      <w:del w:id="884" w:author="Sean de Noronha | DRG" w:date="2026-09-28T16:47:00Z" w16du:dateUtc="2026-09-28T14:47:00Z">
        <w:r>
          <w:rPr>
            <w:rFonts w:cs="Arial"/>
            <w:szCs w:val="20"/>
          </w:rPr>
          <w:delText>²</w:delText>
        </w:r>
      </w:del>
      <w:ins w:id="885" w:author="Sean de Noronha | DRG" w:date="2026-09-28T16:47:00Z" w16du:dateUtc="2026-09-28T14:47:00Z">
        <w:r>
          <w:rPr>
            <w:rFonts w:cs="Arial"/>
            <w:szCs w:val="20"/>
            <w:vertAlign w:val="superscript"/>
          </w:rPr>
          <w:t>2</w:t>
        </w:r>
      </w:ins>
      <w:r>
        <w:rPr>
          <w:rFonts w:cs="Arial"/>
          <w:szCs w:val="20"/>
        </w:rPr>
        <w:t xml:space="preserve"> (Pa</w:t>
      </w:r>
      <w:commentRangeStart w:id="886"/>
      <w:commentRangeStart w:id="887"/>
      <w:r>
        <w:rPr>
          <w:rFonts w:cs="Arial"/>
          <w:szCs w:val="20"/>
        </w:rPr>
        <w:t xml:space="preserve">): it measures the mechanical load the flowing gas exerts on bends and fittings and is the customary erosion screen. </w:t>
      </w:r>
      <w:ins w:id="888" w:author="Sean de Noronha | DRG" w:date="2026-09-23T11:28:00Z" w16du:dateUtc="2026-09-23T09:28:00Z">
        <w:r>
          <w:rPr>
            <w:rFonts w:cs="Arial"/>
            <w:szCs w:val="20"/>
          </w:rPr>
          <w:t xml:space="preserve">Under the equal-friction-factor assumption of §3.4.2, the momentum-flux ratio </w:t>
        </w:r>
      </w:ins>
      <w:ins w:id="889" w:author="Sean de Noronha | DRG" w:date="2026-09-23T11:30:00Z" w16du:dateUtc="2026-09-23T09:30:00Z">
        <w:r>
          <w:rPr>
            <w:rFonts w:cs="Arial"/>
            <w:szCs w:val="20"/>
          </w:rPr>
          <w:t>is equivalent to the</w:t>
        </w:r>
      </w:ins>
      <w:ins w:id="890" w:author="Sean de Noronha | DRG" w:date="2026-09-23T11:28:00Z" w16du:dateUtc="2026-09-23T09:28:00Z">
        <w:r>
          <w:rPr>
            <w:rFonts w:cs="Arial"/>
            <w:szCs w:val="20"/>
          </w:rPr>
          <w:t xml:space="preserve"> p</w:t>
        </w:r>
      </w:ins>
      <w:ins w:id="891" w:author="Sean de Noronha | DRG" w:date="2026-09-23T11:29:00Z" w16du:dateUtc="2026-09-23T09:29:00Z">
        <w:r>
          <w:rPr>
            <w:rFonts w:cs="Arial"/>
            <w:szCs w:val="20"/>
          </w:rPr>
          <w:t xml:space="preserve">ressure drop ratio derived there, </w:t>
        </w:r>
      </w:ins>
      <w:ins w:id="892" w:author="Sean de Noronha | DRG" w:date="2026-09-23T11:30:00Z" w16du:dateUtc="2026-09-23T09:30:00Z">
        <w:r>
          <w:rPr>
            <w:rFonts w:cs="Arial"/>
            <w:szCs w:val="20"/>
          </w:rPr>
          <w:t xml:space="preserve">and evaluates to the same 1.11 (HHV basis) and 1.26 (LHV basis). </w:t>
        </w:r>
      </w:ins>
      <w:del w:id="893" w:author="Sean de Noronha | DRG" w:date="2026-09-23T11:30:00Z" w16du:dateUtc="2026-09-23T09:30:00Z">
        <w:r>
          <w:rPr>
            <w:rFonts w:cs="Arial"/>
            <w:szCs w:val="20"/>
          </w:rPr>
          <w:delText>At equal appliance energy input the hydrogen velocity is approximately 3.1 times the natural-gas value on the HHV basis (3.3 on the LHV basis) while the density ratio is approximately 0.116, so the momentum-flux ratio is 0.116 × 3.1² ≈ 1.11 on the HHV basis and 0.116 × 3.3² ≈ 1.26 on the LHV basis</w:delText>
        </w:r>
        <w:commentRangeEnd w:id="886"/>
        <w:r>
          <w:rPr>
            <w:rStyle w:val="CommentReference"/>
            <w:rFonts w:cs="Arial"/>
            <w:sz w:val="20"/>
            <w:szCs w:val="20"/>
          </w:rPr>
          <w:commentReference w:id="886"/>
        </w:r>
      </w:del>
      <w:commentRangeEnd w:id="887"/>
      <w:r>
        <w:rPr>
          <w:rStyle w:val="CommentReference"/>
        </w:rPr>
        <w:commentReference w:id="887"/>
      </w:r>
      <w:del w:id="894" w:author="Sean de Noronha | DRG" w:date="2026-09-23T11:30:00Z" w16du:dateUtc="2026-09-23T09:30:00Z">
        <w:r>
          <w:rPr>
            <w:rFonts w:cs="Arial"/>
            <w:szCs w:val="20"/>
          </w:rPr>
          <w:delText xml:space="preserve">. </w:delText>
        </w:r>
      </w:del>
      <w:r>
        <w:rPr>
          <w:rFonts w:cs="Arial"/>
          <w:szCs w:val="20"/>
        </w:rPr>
        <w:t>Switching to hydrogen therefore raises the momentum flux by roughly 11% to 26% at equal appliance energy input, and any hydrogen-specific velocity criterion should be tied to ρv</w:t>
      </w:r>
      <w:del w:id="895" w:author="Sean de Noronha | DRG" w:date="2026-09-28T16:47:00Z" w16du:dateUtc="2026-09-28T14:47:00Z">
        <w:r>
          <w:rPr>
            <w:rFonts w:cs="Arial"/>
            <w:szCs w:val="20"/>
          </w:rPr>
          <w:delText>²</w:delText>
        </w:r>
      </w:del>
      <w:ins w:id="896" w:author="Sean de Noronha | DRG" w:date="2026-09-28T16:47:00Z" w16du:dateUtc="2026-09-28T14:47:00Z">
        <w:r>
          <w:rPr>
            <w:rFonts w:cs="Arial"/>
            <w:szCs w:val="20"/>
            <w:vertAlign w:val="superscript"/>
          </w:rPr>
          <w:t>2</w:t>
        </w:r>
      </w:ins>
      <w:r>
        <w:rPr>
          <w:rFonts w:cs="Arial"/>
          <w:szCs w:val="20"/>
        </w:rPr>
        <w:t xml:space="preserve"> rather than to velocity alone if the natural-gas erosion-screening envelope is to be preserved. Noise scales with higher powers of velocity and is treated separately in §3.4.4.</w:t>
      </w:r>
    </w:p>
    <w:p w14:paraId="6973911C" w14:textId="77777777" w:rsidR="00976B66" w:rsidRPr="00801F35" w:rsidRDefault="00C64113" w:rsidP="00A055D8">
      <w:pPr>
        <w:pStyle w:val="Heading3"/>
      </w:pPr>
      <w:bookmarkStart w:id="897" w:name="_Toc241506980"/>
      <w:r>
        <w:t>Noise and Acoustic Power</w:t>
      </w:r>
      <w:bookmarkEnd w:id="897"/>
    </w:p>
    <w:p w14:paraId="53EED083" w14:textId="77777777" w:rsidR="00502FD9" w:rsidRDefault="00502FD9">
      <w:pPr>
        <w:tabs>
          <w:tab w:val="right" w:pos="9360"/>
        </w:tabs>
        <w:spacing w:before="120"/>
        <w:rPr>
          <w:rFonts w:cs="Arial"/>
          <w:szCs w:val="20"/>
        </w:rPr>
      </w:pPr>
      <w:r>
        <w:rPr>
          <w:rFonts w:cs="Arial"/>
          <w:szCs w:val="20"/>
        </w:rPr>
        <w:t xml:space="preserve">The first-order </w:t>
      </w:r>
      <w:proofErr w:type="spellStart"/>
      <w:r>
        <w:rPr>
          <w:rFonts w:cs="Arial"/>
          <w:szCs w:val="20"/>
        </w:rPr>
        <w:t>aeroacoustic</w:t>
      </w:r>
      <w:proofErr w:type="spellEnd"/>
      <w:r>
        <w:rPr>
          <w:rFonts w:cs="Arial"/>
          <w:szCs w:val="20"/>
        </w:rPr>
        <w:t xml:space="preserve"> screening indicates that the fitting-generated component could be approximately 5 dB higher on the higher-heating-value basis and 7 dB higher on the lower-heating-value basis for hydrogen at equal appliance energy input, unless velocity is reduced. These values are not predictions of total installed-system noise. The theoretical basis is as follows. </w:t>
      </w:r>
      <w:proofErr w:type="spellStart"/>
      <w:r>
        <w:rPr>
          <w:rFonts w:cs="Arial"/>
          <w:szCs w:val="20"/>
        </w:rPr>
        <w:t>Aeroacoustic</w:t>
      </w:r>
      <w:proofErr w:type="spellEnd"/>
      <w:r>
        <w:rPr>
          <w:rFonts w:cs="Arial"/>
          <w:szCs w:val="20"/>
        </w:rPr>
        <w:t xml:space="preserve"> noise in gas piping is conventionally treated through the Lighthill acoustic analogy (Lighthill 1952 [24]), which decomposes turbulence-generated noise into monopole, dipole, and quadrupole source terms. Monopole sources are mass-flow-fluctuation driven and are important at valves and regulators; dipole sources are pressure-fluctuation driven and are important at elbows, tees, and fittings, scaling broadly with v</w:t>
      </w:r>
      <w:del w:id="898" w:author="Sean de Noronha | DRG" w:date="2026-09-28T16:47:00Z" w16du:dateUtc="2026-09-28T14:47:00Z">
        <w:r>
          <w:rPr>
            <w:rFonts w:cs="Arial"/>
            <w:szCs w:val="20"/>
          </w:rPr>
          <w:delText>⁶</w:delText>
        </w:r>
      </w:del>
      <w:ins w:id="899" w:author="Sean de Noronha | DRG" w:date="2026-09-28T16:47:00Z" w16du:dateUtc="2026-09-28T14:47:00Z">
        <w:r>
          <w:rPr>
            <w:rFonts w:cs="Arial"/>
            <w:szCs w:val="20"/>
            <w:vertAlign w:val="superscript"/>
          </w:rPr>
          <w:t>6</w:t>
        </w:r>
      </w:ins>
      <w:r>
        <w:rPr>
          <w:rFonts w:cs="Arial"/>
          <w:szCs w:val="20"/>
        </w:rPr>
        <w:t>/c</w:t>
      </w:r>
      <w:del w:id="900" w:author="Sean de Noronha | DRG" w:date="2026-09-28T16:47:00Z" w16du:dateUtc="2026-09-28T14:47:00Z">
        <w:r>
          <w:rPr>
            <w:rFonts w:cs="Arial"/>
            <w:szCs w:val="20"/>
          </w:rPr>
          <w:delText>³</w:delText>
        </w:r>
      </w:del>
      <w:ins w:id="901" w:author="Sean de Noronha | DRG" w:date="2026-09-28T16:47:00Z" w16du:dateUtc="2026-09-28T14:47:00Z">
        <w:r>
          <w:rPr>
            <w:rFonts w:cs="Arial"/>
            <w:szCs w:val="20"/>
            <w:vertAlign w:val="superscript"/>
          </w:rPr>
          <w:t>3</w:t>
        </w:r>
      </w:ins>
      <w:r>
        <w:rPr>
          <w:rFonts w:cs="Arial"/>
          <w:szCs w:val="20"/>
        </w:rPr>
        <w:t>; quadrupole sources arise from Reynolds-stress fluctuations in turbulent flow and scale with v</w:t>
      </w:r>
      <w:del w:id="902" w:author="Sean de Noronha | DRG" w:date="2026-09-28T16:47:00Z" w16du:dateUtc="2026-09-28T14:47:00Z">
        <w:r>
          <w:rPr>
            <w:rFonts w:cs="Arial"/>
            <w:szCs w:val="20"/>
          </w:rPr>
          <w:delText>⁸</w:delText>
        </w:r>
      </w:del>
      <w:ins w:id="903" w:author="Sean de Noronha | DRG" w:date="2026-09-28T16:47:00Z" w16du:dateUtc="2026-09-28T14:47:00Z">
        <w:r>
          <w:rPr>
            <w:rFonts w:cs="Arial"/>
            <w:szCs w:val="20"/>
            <w:vertAlign w:val="superscript"/>
          </w:rPr>
          <w:t>8</w:t>
        </w:r>
      </w:ins>
      <w:r>
        <w:rPr>
          <w:rFonts w:cs="Arial"/>
          <w:szCs w:val="20"/>
        </w:rPr>
        <w:t>/c</w:t>
      </w:r>
      <w:del w:id="904" w:author="Sean de Noronha | DRG" w:date="2026-09-28T16:47:00Z" w16du:dateUtc="2026-09-28T14:47:00Z">
        <w:r>
          <w:rPr>
            <w:rFonts w:cs="Arial"/>
            <w:szCs w:val="20"/>
          </w:rPr>
          <w:delText>⁵</w:delText>
        </w:r>
      </w:del>
      <w:ins w:id="905" w:author="Sean de Noronha | DRG" w:date="2026-09-28T16:47:00Z" w16du:dateUtc="2026-09-28T14:47:00Z">
        <w:r>
          <w:rPr>
            <w:rFonts w:cs="Arial"/>
            <w:szCs w:val="20"/>
            <w:vertAlign w:val="superscript"/>
          </w:rPr>
          <w:t>5</w:t>
        </w:r>
      </w:ins>
      <w:r>
        <w:rPr>
          <w:rFonts w:cs="Arial"/>
          <w:szCs w:val="20"/>
        </w:rPr>
        <w:t>. For hydrogen at equal appliance input on the reference-natural-gas basis adopted in §3.1, the Lighthill dipole intensity ratio is approximately 3.5 on the higher-heating-value basis and 5.2 on the lower-heating-value basis:</w:t>
      </w:r>
    </w:p>
    <w:p w14:paraId="4842F20F" w14:textId="7CDD6168" w:rsidR="008F4107" w:rsidRDefault="00000000" w:rsidP="007C060D">
      <w:pPr>
        <w:tabs>
          <w:tab w:val="right" w:pos="9360"/>
        </w:tabs>
        <w:spacing w:before="120"/>
        <w:jc w:val="center"/>
        <w:rPr>
          <w:rFonts w:cs="Arial"/>
        </w:rPr>
      </w:pPr>
      <m:oMath>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H2</m:t>
                </m:r>
              </m:sub>
            </m:sSub>
          </m:num>
          <m:den>
            <m:sSub>
              <m:sSubPr>
                <m:ctrlPr>
                  <w:rPr>
                    <w:rFonts w:ascii="Cambria Math" w:hAnsi="Cambria Math"/>
                  </w:rPr>
                </m:ctrlPr>
              </m:sSubPr>
              <m:e>
                <m:r>
                  <w:rPr>
                    <w:rFonts w:ascii="Cambria Math" w:hAnsi="Cambria Math"/>
                  </w:rPr>
                  <m:t>I</m:t>
                </m:r>
              </m:e>
              <m:sub>
                <m:r>
                  <w:rPr>
                    <w:rFonts w:ascii="Cambria Math" w:hAnsi="Cambria Math"/>
                  </w:rPr>
                  <m:t>NG</m:t>
                </m:r>
              </m:sub>
            </m:sSub>
          </m:den>
        </m:f>
        <m: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H2</m:t>
                    </m:r>
                  </m:sub>
                </m:sSub>
              </m:num>
              <m:den>
                <m:sSub>
                  <m:sSubPr>
                    <m:ctrlPr>
                      <w:rPr>
                        <w:rFonts w:ascii="Cambria Math" w:hAnsi="Cambria Math"/>
                      </w:rPr>
                    </m:ctrlPr>
                  </m:sSubPr>
                  <m:e>
                    <m:r>
                      <w:rPr>
                        <w:rFonts w:ascii="Cambria Math" w:hAnsi="Cambria Math"/>
                      </w:rPr>
                      <m:t>ρ</m:t>
                    </m:r>
                  </m:e>
                  <m:sub>
                    <m:r>
                      <w:rPr>
                        <w:rFonts w:ascii="Cambria Math" w:hAnsi="Cambria Math"/>
                      </w:rPr>
                      <m:t>NG</m:t>
                    </m:r>
                  </m:sub>
                </m:sSub>
              </m:den>
            </m:f>
          </m:e>
        </m:d>
        <m: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H2</m:t>
                        </m:r>
                      </m:sub>
                    </m:sSub>
                  </m:num>
                  <m:den>
                    <m:sSub>
                      <m:sSubPr>
                        <m:ctrlPr>
                          <w:rPr>
                            <w:rFonts w:ascii="Cambria Math" w:hAnsi="Cambria Math"/>
                          </w:rPr>
                        </m:ctrlPr>
                      </m:sSubPr>
                      <m:e>
                        <m:r>
                          <w:rPr>
                            <w:rFonts w:ascii="Cambria Math" w:hAnsi="Cambria Math"/>
                          </w:rPr>
                          <m:t>v</m:t>
                        </m:r>
                      </m:e>
                      <m:sub>
                        <m:r>
                          <w:rPr>
                            <w:rFonts w:ascii="Cambria Math" w:hAnsi="Cambria Math"/>
                          </w:rPr>
                          <m:t>NG</m:t>
                        </m:r>
                      </m:sub>
                    </m:sSub>
                  </m:den>
                </m:f>
              </m:e>
            </m:d>
          </m:e>
          <m:sup>
            <m:r>
              <w:rPr>
                <w:rFonts w:ascii="Cambria Math" w:hAnsi="Cambria Math"/>
              </w:rPr>
              <m:t>6</m:t>
            </m:r>
          </m:sup>
        </m:sSup>
        <m: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NG</m:t>
                        </m:r>
                      </m:sub>
                    </m:sSub>
                  </m:num>
                  <m:den>
                    <m:sSub>
                      <m:sSubPr>
                        <m:ctrlPr>
                          <w:rPr>
                            <w:rFonts w:ascii="Cambria Math" w:hAnsi="Cambria Math"/>
                          </w:rPr>
                        </m:ctrlPr>
                      </m:sSubPr>
                      <m:e>
                        <m:r>
                          <w:rPr>
                            <w:rFonts w:ascii="Cambria Math" w:hAnsi="Cambria Math"/>
                          </w:rPr>
                          <m:t>c</m:t>
                        </m:r>
                      </m:e>
                      <m:sub>
                        <m:r>
                          <w:rPr>
                            <w:rFonts w:ascii="Cambria Math" w:hAnsi="Cambria Math"/>
                          </w:rPr>
                          <m:t>H2</m:t>
                        </m:r>
                      </m:sub>
                    </m:sSub>
                  </m:den>
                </m:f>
              </m:e>
            </m:d>
          </m:e>
          <m:sup>
            <m:r>
              <w:rPr>
                <w:rFonts w:ascii="Cambria Math" w:hAnsi="Cambria Math"/>
              </w:rPr>
              <m:t>3</m:t>
            </m:r>
          </m:sup>
        </m:sSup>
        <m:r>
          <w:rPr>
            <w:rFonts w:ascii="Cambria Math" w:hAnsi="Cambria Math"/>
          </w:rPr>
          <m:t xml:space="preserve"> ≈ 3.5 </m:t>
        </m:r>
        <m:r>
          <m:rPr>
            <m:nor/>
          </m:rPr>
          <w:rPr>
            <w:rFonts w:ascii="Cambria Math" w:hAnsi="Cambria Math"/>
          </w:rPr>
          <m:t xml:space="preserve">(HHV basis) or </m:t>
        </m:r>
        <m:r>
          <w:rPr>
            <w:rFonts w:ascii="Cambria Math" w:hAnsi="Cambria Math"/>
          </w:rPr>
          <m:t xml:space="preserve"> ≈ 5.2 </m:t>
        </m:r>
        <m:r>
          <m:rPr>
            <m:nor/>
          </m:rPr>
          <w:rPr>
            <w:rFonts w:ascii="Cambria Math" w:hAnsi="Cambria Math"/>
          </w:rPr>
          <m:t>(LHV basis)</m:t>
        </m:r>
      </m:oMath>
      <w:r>
        <w:rPr>
          <w:rFonts w:cs="Arial"/>
        </w:rPr>
        <w:tab/>
        <w:t>(3)</w:t>
      </w:r>
    </w:p>
    <w:p w14:paraId="4B4D03AA" w14:textId="77777777" w:rsidR="0091433A" w:rsidRPr="00801F35" w:rsidRDefault="00C64113">
      <w:r>
        <w:rPr>
          <w:rFonts w:cs="Arial"/>
          <w:szCs w:val="20"/>
        </w:rPr>
        <w:t xml:space="preserve">In Equation (3), I </w:t>
      </w:r>
      <w:proofErr w:type="gramStart"/>
      <w:r>
        <w:rPr>
          <w:rFonts w:cs="Arial"/>
          <w:szCs w:val="20"/>
        </w:rPr>
        <w:t>is</w:t>
      </w:r>
      <w:proofErr w:type="gramEnd"/>
      <w:r>
        <w:rPr>
          <w:rFonts w:cs="Arial"/>
          <w:szCs w:val="20"/>
        </w:rPr>
        <w:t xml:space="preserve"> the acoustic intensity and ρ, v and c are the gas density, in-pipe velocity and sonic velocity of each gas; all three ratios are dimensionless, so any consistent unit system may be used. Reported as a sound power level using the intensity/power dB convention (10·log</w:t>
      </w:r>
      <w:del w:id="906" w:author="Sean de Noronha | DRG" w:date="2026-09-28T16:47:00Z" w16du:dateUtc="2026-09-28T14:47:00Z">
        <w:r>
          <w:rPr>
            <w:rFonts w:cs="Arial"/>
            <w:szCs w:val="20"/>
          </w:rPr>
          <w:delText>₁₀</w:delText>
        </w:r>
      </w:del>
      <w:ins w:id="907" w:author="Sean de Noronha | DRG" w:date="2026-09-28T16:47:00Z" w16du:dateUtc="2026-09-28T14:47:00Z">
        <w:r>
          <w:rPr>
            <w:rFonts w:cs="Arial"/>
            <w:szCs w:val="20"/>
            <w:vertAlign w:val="subscript"/>
          </w:rPr>
          <w:t>10</w:t>
        </w:r>
      </w:ins>
      <w:r>
        <w:rPr>
          <w:rFonts w:cs="Arial"/>
          <w:szCs w:val="20"/>
        </w:rPr>
        <w:t xml:space="preserve">), these correspond to approximately +5 dB on the HHV basis and approximately +7 dB on the LHV basis. Valve and regulator monopole noise is component-specific (orifice geometry, lift, pressure ratio, trim type) and cannot be derived from gas-property ratios alone; it is not quantified here and should be obtained from manufacturer noise predictions or based on tests for the specific valve/regulator selected. Quadrupole noise at straight pipe is negligible at domestic velocities. The literature on piping aeroacoustics (Norton and </w:t>
      </w:r>
      <w:proofErr w:type="spellStart"/>
      <w:r>
        <w:rPr>
          <w:rFonts w:cs="Arial"/>
          <w:szCs w:val="20"/>
        </w:rPr>
        <w:t>Karczub</w:t>
      </w:r>
      <w:proofErr w:type="spellEnd"/>
      <w:r>
        <w:rPr>
          <w:rFonts w:cs="Arial"/>
          <w:szCs w:val="20"/>
        </w:rPr>
        <w:t xml:space="preserve"> [25], Goldstein [26], the VDI 3733 framework [27]) supplies the scaling laws.</w:t>
      </w:r>
    </w:p>
    <w:tbl>
      <w:tblPr>
        <w:tblW w:w="7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4"/>
        <w:tblDescription w:val="Table 4 – Summary of aeroacoustic noise scaling for 100% hydrogen relative to reference natural gas at equal appliance energy input (derivations in the text above)."/>
      </w:tblPr>
      <w:tblGrid>
        <w:gridCol w:w="4867"/>
        <w:gridCol w:w="1097"/>
        <w:gridCol w:w="1079"/>
      </w:tblGrid>
      <w:tr w:rsidR="0091433A" w:rsidRPr="00801F35" w14:paraId="35EAF8F5" w14:textId="77777777" w:rsidTr="00A071BA">
        <w:trPr>
          <w:tblHeader/>
        </w:trPr>
        <w:tc>
          <w:tcPr>
            <w:tcW w:w="4867" w:type="dxa"/>
            <w:shd w:val="clear" w:color="auto" w:fill="F2F2F2" w:themeFill="background1" w:themeFillShade="F2"/>
          </w:tcPr>
          <w:p w14:paraId="64925EE8" w14:textId="77777777" w:rsidR="0091433A" w:rsidRPr="00456060" w:rsidRDefault="00C64113">
            <w:pPr>
              <w:spacing w:after="0"/>
              <w:rPr>
                <w:b/>
                <w:sz w:val="16"/>
                <w:szCs w:val="16"/>
              </w:rPr>
            </w:pPr>
            <w:r>
              <w:rPr>
                <w:b/>
                <w:sz w:val="16"/>
                <w:szCs w:val="16"/>
              </w:rPr>
              <w:t>Quantity (equal appliance energy input, reference-NG basis)</w:t>
            </w:r>
          </w:p>
        </w:tc>
        <w:tc>
          <w:tcPr>
            <w:tcW w:w="1097" w:type="dxa"/>
            <w:shd w:val="clear" w:color="auto" w:fill="F2F2F2" w:themeFill="background1" w:themeFillShade="F2"/>
          </w:tcPr>
          <w:p w14:paraId="5E4FD56D" w14:textId="77777777" w:rsidR="0091433A" w:rsidRPr="00456060" w:rsidRDefault="00C64113">
            <w:pPr>
              <w:spacing w:after="0"/>
              <w:rPr>
                <w:b/>
                <w:sz w:val="16"/>
                <w:szCs w:val="16"/>
              </w:rPr>
            </w:pPr>
            <w:r>
              <w:rPr>
                <w:b/>
                <w:sz w:val="16"/>
                <w:szCs w:val="16"/>
              </w:rPr>
              <w:t>HHV basis</w:t>
            </w:r>
          </w:p>
        </w:tc>
        <w:tc>
          <w:tcPr>
            <w:tcW w:w="1079" w:type="dxa"/>
            <w:shd w:val="clear" w:color="auto" w:fill="F2F2F2" w:themeFill="background1" w:themeFillShade="F2"/>
          </w:tcPr>
          <w:p w14:paraId="37BBAD0F" w14:textId="77777777" w:rsidR="0091433A" w:rsidRPr="00456060" w:rsidRDefault="00C64113">
            <w:pPr>
              <w:spacing w:after="0"/>
              <w:rPr>
                <w:b/>
                <w:sz w:val="16"/>
                <w:szCs w:val="16"/>
              </w:rPr>
            </w:pPr>
            <w:r>
              <w:rPr>
                <w:b/>
                <w:sz w:val="16"/>
                <w:szCs w:val="16"/>
              </w:rPr>
              <w:t>LHV basis</w:t>
            </w:r>
          </w:p>
        </w:tc>
      </w:tr>
      <w:tr w:rsidR="0091433A" w:rsidRPr="00801F35" w14:paraId="58CAC2F4" w14:textId="77777777" w:rsidTr="0046729F">
        <w:tc>
          <w:tcPr>
            <w:tcW w:w="4867" w:type="dxa"/>
          </w:tcPr>
          <w:p w14:paraId="125DA70C" w14:textId="77777777" w:rsidR="0091433A" w:rsidRPr="00456060" w:rsidRDefault="00C64113">
            <w:pPr>
              <w:spacing w:after="0"/>
              <w:rPr>
                <w:sz w:val="16"/>
                <w:szCs w:val="16"/>
              </w:rPr>
            </w:pPr>
            <w:r>
              <w:rPr>
                <w:sz w:val="16"/>
                <w:szCs w:val="16"/>
              </w:rPr>
              <w:t>Velocity ratio v_H</w:t>
            </w:r>
            <w:del w:id="908" w:author="Sean de Noronha | DRG" w:date="2026-09-28T16:47:00Z" w16du:dateUtc="2026-09-28T14:47:00Z">
              <w:r>
                <w:rPr>
                  <w:sz w:val="16"/>
                  <w:szCs w:val="16"/>
                </w:rPr>
                <w:delText>₂</w:delText>
              </w:r>
            </w:del>
            <w:ins w:id="909" w:author="Sean de Noronha | DRG" w:date="2026-09-28T16:47:00Z" w16du:dateUtc="2026-09-28T14:47:00Z">
              <w:r>
                <w:rPr>
                  <w:sz w:val="16"/>
                  <w:szCs w:val="16"/>
                  <w:vertAlign w:val="subscript"/>
                </w:rPr>
                <w:t>2</w:t>
              </w:r>
            </w:ins>
            <w:r>
              <w:rPr>
                <w:sz w:val="16"/>
                <w:szCs w:val="16"/>
              </w:rPr>
              <w:t xml:space="preserve"> / </w:t>
            </w:r>
            <w:proofErr w:type="spellStart"/>
            <w:r>
              <w:rPr>
                <w:sz w:val="16"/>
                <w:szCs w:val="16"/>
              </w:rPr>
              <w:t>v_NG</w:t>
            </w:r>
            <w:proofErr w:type="spellEnd"/>
            <w:r>
              <w:rPr>
                <w:sz w:val="16"/>
                <w:szCs w:val="16"/>
              </w:rPr>
              <w:t xml:space="preserve"> (same pipe)</w:t>
            </w:r>
          </w:p>
        </w:tc>
        <w:tc>
          <w:tcPr>
            <w:tcW w:w="1097" w:type="dxa"/>
          </w:tcPr>
          <w:p w14:paraId="2DDE3B3F" w14:textId="77777777" w:rsidR="0091433A" w:rsidRPr="00456060" w:rsidRDefault="00C64113">
            <w:pPr>
              <w:spacing w:after="0"/>
              <w:rPr>
                <w:sz w:val="16"/>
                <w:szCs w:val="16"/>
              </w:rPr>
            </w:pPr>
            <w:r>
              <w:rPr>
                <w:sz w:val="16"/>
                <w:szCs w:val="16"/>
              </w:rPr>
              <w:t>≈ 3.1</w:t>
            </w:r>
          </w:p>
        </w:tc>
        <w:tc>
          <w:tcPr>
            <w:tcW w:w="1079" w:type="dxa"/>
          </w:tcPr>
          <w:p w14:paraId="4193A918" w14:textId="77777777" w:rsidR="0091433A" w:rsidRPr="00456060" w:rsidRDefault="00C64113">
            <w:pPr>
              <w:spacing w:after="0"/>
              <w:rPr>
                <w:sz w:val="16"/>
                <w:szCs w:val="16"/>
              </w:rPr>
            </w:pPr>
            <w:r>
              <w:rPr>
                <w:sz w:val="16"/>
                <w:szCs w:val="16"/>
              </w:rPr>
              <w:t>≈ 3.3</w:t>
            </w:r>
          </w:p>
        </w:tc>
      </w:tr>
      <w:tr w:rsidR="0091433A" w:rsidRPr="00801F35" w14:paraId="3D4738C9" w14:textId="77777777" w:rsidTr="0046729F">
        <w:tc>
          <w:tcPr>
            <w:tcW w:w="4867" w:type="dxa"/>
          </w:tcPr>
          <w:p w14:paraId="75A5DE2F" w14:textId="77777777" w:rsidR="0091433A" w:rsidRPr="00456060" w:rsidRDefault="00C64113">
            <w:pPr>
              <w:spacing w:after="0"/>
              <w:rPr>
                <w:sz w:val="16"/>
                <w:szCs w:val="16"/>
              </w:rPr>
            </w:pPr>
            <w:r>
              <w:rPr>
                <w:sz w:val="16"/>
                <w:szCs w:val="16"/>
              </w:rPr>
              <w:t>Lighthill dipole intensity ratio I_H</w:t>
            </w:r>
            <w:del w:id="910" w:author="Sean de Noronha | DRG" w:date="2026-09-28T16:47:00Z" w16du:dateUtc="2026-09-28T14:47:00Z">
              <w:r>
                <w:rPr>
                  <w:sz w:val="16"/>
                  <w:szCs w:val="16"/>
                </w:rPr>
                <w:delText>₂</w:delText>
              </w:r>
            </w:del>
            <w:ins w:id="911" w:author="Sean de Noronha | DRG" w:date="2026-09-28T16:47:00Z" w16du:dateUtc="2026-09-28T14:47:00Z">
              <w:r>
                <w:rPr>
                  <w:sz w:val="16"/>
                  <w:szCs w:val="16"/>
                  <w:vertAlign w:val="subscript"/>
                </w:rPr>
                <w:t>2</w:t>
              </w:r>
            </w:ins>
            <w:r>
              <w:rPr>
                <w:sz w:val="16"/>
                <w:szCs w:val="16"/>
              </w:rPr>
              <w:t xml:space="preserve"> / I_NG</w:t>
            </w:r>
          </w:p>
        </w:tc>
        <w:tc>
          <w:tcPr>
            <w:tcW w:w="1097" w:type="dxa"/>
          </w:tcPr>
          <w:p w14:paraId="77499F37" w14:textId="77777777" w:rsidR="0091433A" w:rsidRPr="00456060" w:rsidRDefault="00C64113">
            <w:pPr>
              <w:spacing w:after="0"/>
              <w:rPr>
                <w:sz w:val="16"/>
                <w:szCs w:val="16"/>
              </w:rPr>
            </w:pPr>
            <w:r>
              <w:rPr>
                <w:rFonts w:cs="Arial"/>
                <w:sz w:val="16"/>
                <w:szCs w:val="16"/>
              </w:rPr>
              <w:t>≈ 3.5</w:t>
            </w:r>
          </w:p>
        </w:tc>
        <w:tc>
          <w:tcPr>
            <w:tcW w:w="1079" w:type="dxa"/>
          </w:tcPr>
          <w:p w14:paraId="5E6E01C8" w14:textId="77777777" w:rsidR="0091433A" w:rsidRPr="00456060" w:rsidRDefault="00C64113">
            <w:pPr>
              <w:spacing w:after="0"/>
              <w:rPr>
                <w:sz w:val="16"/>
                <w:szCs w:val="16"/>
              </w:rPr>
            </w:pPr>
            <w:r>
              <w:rPr>
                <w:rFonts w:cs="Arial"/>
                <w:sz w:val="16"/>
                <w:szCs w:val="16"/>
              </w:rPr>
              <w:t>≈ 5.2</w:t>
            </w:r>
          </w:p>
        </w:tc>
      </w:tr>
      <w:tr w:rsidR="0091433A" w:rsidRPr="00801F35" w14:paraId="18D96003" w14:textId="77777777" w:rsidTr="0046729F">
        <w:tc>
          <w:tcPr>
            <w:tcW w:w="4867" w:type="dxa"/>
          </w:tcPr>
          <w:p w14:paraId="705A5CC5" w14:textId="77777777" w:rsidR="0091433A" w:rsidRPr="00456060" w:rsidRDefault="00C64113">
            <w:pPr>
              <w:spacing w:after="0"/>
              <w:rPr>
                <w:sz w:val="16"/>
                <w:szCs w:val="16"/>
              </w:rPr>
            </w:pPr>
            <w:r>
              <w:rPr>
                <w:sz w:val="16"/>
                <w:szCs w:val="16"/>
              </w:rPr>
              <w:t>Fitting-generated sound power level change</w:t>
            </w:r>
          </w:p>
        </w:tc>
        <w:tc>
          <w:tcPr>
            <w:tcW w:w="1097" w:type="dxa"/>
          </w:tcPr>
          <w:p w14:paraId="55A5E508" w14:textId="77777777" w:rsidR="0091433A" w:rsidRPr="00456060" w:rsidRDefault="00C64113">
            <w:pPr>
              <w:spacing w:after="0"/>
              <w:rPr>
                <w:sz w:val="16"/>
                <w:szCs w:val="16"/>
              </w:rPr>
            </w:pPr>
            <w:r>
              <w:rPr>
                <w:rFonts w:cs="Arial"/>
                <w:sz w:val="16"/>
                <w:szCs w:val="16"/>
              </w:rPr>
              <w:t>≈ +5 dB</w:t>
            </w:r>
          </w:p>
        </w:tc>
        <w:tc>
          <w:tcPr>
            <w:tcW w:w="1079" w:type="dxa"/>
          </w:tcPr>
          <w:p w14:paraId="58503A4C" w14:textId="77777777" w:rsidR="0091433A" w:rsidRPr="00456060" w:rsidRDefault="00C64113">
            <w:pPr>
              <w:spacing w:after="0"/>
              <w:rPr>
                <w:sz w:val="16"/>
                <w:szCs w:val="16"/>
              </w:rPr>
            </w:pPr>
            <w:r>
              <w:rPr>
                <w:rFonts w:cs="Arial"/>
                <w:sz w:val="16"/>
                <w:szCs w:val="16"/>
              </w:rPr>
              <w:t>≈ +7 dB</w:t>
            </w:r>
          </w:p>
        </w:tc>
      </w:tr>
    </w:tbl>
    <w:p w14:paraId="664503DE" w14:textId="4B93F965" w:rsidR="0091433A" w:rsidRPr="00801F35" w:rsidRDefault="00C64113">
      <w:pPr>
        <w:rPr>
          <w:i/>
        </w:rPr>
      </w:pPr>
      <w:r>
        <w:rPr>
          <w:i/>
        </w:rPr>
        <w:t xml:space="preserve">Table 4 – First-order </w:t>
      </w:r>
      <w:proofErr w:type="spellStart"/>
      <w:r>
        <w:rPr>
          <w:i/>
        </w:rPr>
        <w:t>aeroacoustic</w:t>
      </w:r>
      <w:proofErr w:type="spellEnd"/>
      <w:r>
        <w:rPr>
          <w:i/>
        </w:rPr>
        <w:t xml:space="preserve"> screening estimates for 100% hydrogen relative to reference natural gas at equal appliance energy input (derivations in the text above).</w:t>
      </w:r>
    </w:p>
    <w:p w14:paraId="00B23F02" w14:textId="77777777" w:rsidR="00976B66" w:rsidRPr="00801F35" w:rsidRDefault="00C64113" w:rsidP="00A055D8">
      <w:pPr>
        <w:pStyle w:val="Heading3"/>
      </w:pPr>
      <w:bookmarkStart w:id="912" w:name="_Toc241506981"/>
      <w:r>
        <w:t>Effect of Elevated Supply Pressure</w:t>
      </w:r>
      <w:bookmarkEnd w:id="912"/>
    </w:p>
    <w:p w14:paraId="0BA31C03" w14:textId="4A7255DD" w:rsidR="00A17C41" w:rsidRDefault="002C0A7B" w:rsidP="002C0A7B">
      <w:pPr>
        <w:rPr>
          <w:ins w:id="913" w:author="Sean de Noronha | DRG" w:date="2026-09-23T12:13:00Z" w16du:dateUtc="2026-09-23T10:13:00Z"/>
        </w:rPr>
      </w:pPr>
      <w:r>
        <w:t xml:space="preserve">Raising the supply pressure is </w:t>
      </w:r>
      <w:del w:id="914" w:author="Sean de Noronha | DRG" w:date="2026-09-23T11:57:00Z" w16du:dateUtc="2026-09-23T09:57:00Z">
        <w:r>
          <w:delText xml:space="preserve">a </w:delText>
        </w:r>
      </w:del>
      <w:ins w:id="915" w:author="Sean de Noronha | DRG" w:date="2026-09-23T11:57:00Z" w16du:dateUtc="2026-09-23T09:57:00Z">
        <w:r>
          <w:t xml:space="preserve">examined here as a preliminary check of whether </w:t>
        </w:r>
      </w:ins>
      <w:ins w:id="916" w:author="Sean de Noronha | DRG" w:date="2026-09-23T12:02:00Z" w16du:dateUtc="2026-09-23T10:02:00Z">
        <w:r>
          <w:t>that pressure increase</w:t>
        </w:r>
      </w:ins>
      <w:ins w:id="917" w:author="Sean de Noronha | DRG" w:date="2026-09-23T11:57:00Z" w16du:dateUtc="2026-09-23T09:57:00Z">
        <w:r>
          <w:t xml:space="preserve"> can bring the modelled fitting-noise component back toward</w:t>
        </w:r>
      </w:ins>
      <w:ins w:id="918" w:author="Sean de Noronha | DRG" w:date="2026-09-23T12:10:00Z" w16du:dateUtc="2026-09-23T10:10:00Z">
        <w:r>
          <w:t>s</w:t>
        </w:r>
      </w:ins>
      <w:ins w:id="919" w:author="Sean de Noronha | DRG" w:date="2026-09-23T11:57:00Z" w16du:dateUtc="2026-09-23T09:57:00Z">
        <w:r>
          <w:t xml:space="preserve"> the natural-gas baseline</w:t>
        </w:r>
      </w:ins>
      <w:del w:id="920" w:author="Sean de Noronha | DRG" w:date="2026-09-23T11:58:00Z" w16du:dateUtc="2026-09-23T09:58:00Z">
        <w:r>
          <w:delText xml:space="preserve">possible </w:delText>
        </w:r>
        <w:commentRangeStart w:id="921"/>
        <w:commentRangeStart w:id="922"/>
        <w:r>
          <w:delText xml:space="preserve">screening-level mitigation </w:delText>
        </w:r>
        <w:commentRangeEnd w:id="921"/>
        <w:r>
          <w:rPr>
            <w:rStyle w:val="CommentReference"/>
            <w:sz w:val="20"/>
            <w:szCs w:val="22"/>
          </w:rPr>
          <w:commentReference w:id="921"/>
        </w:r>
      </w:del>
      <w:commentRangeEnd w:id="922"/>
      <w:r>
        <w:rPr>
          <w:rStyle w:val="CommentReference"/>
        </w:rPr>
        <w:commentReference w:id="922"/>
      </w:r>
      <w:del w:id="923" w:author="Sean de Noronha | DRG" w:date="2026-09-23T11:58:00Z" w16du:dateUtc="2026-09-23T09:58:00Z">
        <w:r>
          <w:delText>for the modelled fitting-noise component</w:delText>
        </w:r>
      </w:del>
      <w:r>
        <w:t xml:space="preserve">. The calculation returns the natural-gas baseline at approximately 4.5 </w:t>
      </w:r>
      <w:proofErr w:type="spellStart"/>
      <w:r>
        <w:t>psig</w:t>
      </w:r>
      <w:proofErr w:type="spellEnd"/>
      <w:r>
        <w:t xml:space="preserve"> on the higher-heating-value basis and 6.1 </w:t>
      </w:r>
      <w:proofErr w:type="spellStart"/>
      <w:r>
        <w:t>psig</w:t>
      </w:r>
      <w:proofErr w:type="spellEnd"/>
      <w:r>
        <w:t xml:space="preserve"> on the lower-heating-value basis, compared with 7 in. w.c. (approximately 0.25 </w:t>
      </w:r>
      <w:proofErr w:type="spellStart"/>
      <w:r>
        <w:t>psig</w:t>
      </w:r>
      <w:proofErr w:type="spellEnd"/>
      <w:r>
        <w:t xml:space="preserve">). The U.S. installation codes generally limit indoor operating pressure to 5 </w:t>
      </w:r>
      <w:proofErr w:type="spellStart"/>
      <w:r>
        <w:t>psig</w:t>
      </w:r>
      <w:proofErr w:type="spellEnd"/>
      <w:r>
        <w:t xml:space="preserve">, subject to listed exceptions (IFGC §402.7 and </w:t>
      </w:r>
      <w:r>
        <w:lastRenderedPageBreak/>
        <w:t>NFPA 54 §5.5.1). At constant standard-volume energy demand, increasing absolute pressure raises density and reduces actual velocity. The sixth-power velocity scaling then gives a large calculated reduction in the fitting component. This result does not include regulator or valve noise, CSST whistling, structure-borne sound, or room acoustics. The higher-heating-value result lies below the general 5</w:t>
      </w:r>
      <w:ins w:id="924" w:author="Sean de Noronha | DRG" w:date="2026-09-23T12:26:00Z" w16du:dateUtc="2026-09-23T10:26:00Z">
        <w:r>
          <w:t>-</w:t>
        </w:r>
      </w:ins>
      <w:del w:id="925" w:author="Sean de Noronha | DRG" w:date="2026-09-23T12:26:00Z" w16du:dateUtc="2026-09-23T10:26:00Z">
        <w:r>
          <w:delText xml:space="preserve"> </w:delText>
        </w:r>
      </w:del>
      <w:r>
        <w:t xml:space="preserve">psig limit, while the lower-heating-value result lies above it. </w:t>
      </w:r>
    </w:p>
    <w:p w14:paraId="1333CAB5" w14:textId="08D49492" w:rsidR="002C0A7B" w:rsidDel="007E4085" w:rsidRDefault="002C0A7B" w:rsidP="002C0A7B">
      <w:pPr>
        <w:rPr>
          <w:del w:id="926" w:author="Sean de Noronha | DRG" w:date="2026-09-23T13:40:00Z" w16du:dateUtc="2026-09-23T11:40:00Z"/>
        </w:rPr>
      </w:pPr>
      <w:commentRangeStart w:id="927"/>
      <w:commentRangeStart w:id="928"/>
      <w:r>
        <w:t xml:space="preserve">Figure 6 </w:t>
      </w:r>
      <w:commentRangeEnd w:id="927"/>
      <w:commentRangeEnd w:id="928"/>
      <w:ins w:id="929" w:author="Sean de Noronha | DRG" w:date="2026-09-23T13:38:00Z">
        <w:r>
          <w:t xml:space="preserve">plots the fitting-noise level against hydrogen supply pressure, relative to the natural-gas baseline at 7 in. w.c., a fixed reference point rather than natural-gas noise plotted against pressure, since only hydrogen's supply pressure varies in this figure. At equal appliance energy input and the same low supply pressure as natural gas, hydrogen starts out louder, +5.4 dB on the HHV basis and +7.1 dB on the LHV basis. Raising the hydrogen supply pressure lowers this excess, since velocity falls for the same standard-volume flow and noise scales with the sixth power of velocity. The curve crosses the natural-gas baseline at 4.5 </w:t>
        </w:r>
        <w:proofErr w:type="spellStart"/>
        <w:r>
          <w:t>psig</w:t>
        </w:r>
        <w:proofErr w:type="spellEnd"/>
        <w:r>
          <w:t xml:space="preserve"> on the HHV basis, within the 5-psig indoor cap, and at 6.1 </w:t>
        </w:r>
        <w:proofErr w:type="spellStart"/>
        <w:r>
          <w:t>psig</w:t>
        </w:r>
        <w:proofErr w:type="spellEnd"/>
        <w:r>
          <w:t xml:space="preserve"> on the LHV basis, above the cap</w:t>
        </w:r>
      </w:ins>
      <w:del w:id="930" w:author="Sean de Noronha | DRG" w:date="2026-09-23T13:38:00Z" w16du:dateUtc="2026-09-23T11:38:00Z">
        <w:r>
          <w:rPr>
            <w:rStyle w:val="CommentReference"/>
            <w:sz w:val="20"/>
            <w:szCs w:val="22"/>
          </w:rPr>
          <w:commentReference w:id="927"/>
        </w:r>
        <w:r>
          <w:rPr>
            <w:rStyle w:val="CommentReference"/>
          </w:rPr>
          <w:commentReference w:id="928"/>
        </w:r>
      </w:del>
      <w:ins w:id="931" w:author="Sean de Noronha | DRG" w:date="2026-09-23T13:38:00Z" w16du:dateUtc="2026-09-23T11:38:00Z">
        <w:r>
          <w:t xml:space="preserve">. </w:t>
        </w:r>
      </w:ins>
      <w:del w:id="932" w:author="Sean de Noronha | DRG" w:date="2026-09-23T12:00:00Z" w16du:dateUtc="2026-09-23T10:00:00Z">
        <w:r>
          <w:delText xml:space="preserve">and </w:delText>
        </w:r>
      </w:del>
      <w:r>
        <w:t xml:space="preserve">Table 5 </w:t>
      </w:r>
      <w:ins w:id="933" w:author="Sean de Noronha | DRG" w:date="2026-09-23T12:22:00Z" w16du:dateUtc="2026-09-23T10:22:00Z">
        <w:r>
          <w:t>summarizes</w:t>
        </w:r>
      </w:ins>
      <w:ins w:id="934" w:author="Sean de Noronha | DRG" w:date="2026-09-23T12:00:00Z" w16du:dateUtc="2026-09-23T10:00:00Z">
        <w:r>
          <w:t xml:space="preserve"> </w:t>
        </w:r>
      </w:ins>
      <w:del w:id="935" w:author="Sean de Noronha | DRG" w:date="2026-09-23T12:00:00Z" w16du:dateUtc="2026-09-23T10:00:00Z">
        <w:r>
          <w:delText xml:space="preserve">present </w:delText>
        </w:r>
      </w:del>
      <w:r>
        <w:t xml:space="preserve">the </w:t>
      </w:r>
      <w:ins w:id="936" w:author="Sean de Noronha | DRG" w:date="2026-09-23T12:01:00Z" w16du:dateUtc="2026-09-23T10:01:00Z">
        <w:r>
          <w:t>two equalization points against the indoor pressure cap</w:t>
        </w:r>
      </w:ins>
      <w:del w:id="937" w:author="Sean de Noronha | DRG" w:date="2026-09-23T12:22:00Z" w16du:dateUtc="2026-09-23T10:22:00Z">
        <w:r>
          <w:delText>screening endpoints</w:delText>
        </w:r>
      </w:del>
      <w:r>
        <w:t>.</w:t>
      </w:r>
    </w:p>
    <w:p w14:paraId="66ED32A4" w14:textId="6698F92E" w:rsidR="002C0A7B" w:rsidRDefault="002C0A7B" w:rsidP="00832A66">
      <w:del w:id="938" w:author="Sean de Noronha | DRG" w:date="2026-09-23T13:40:00Z" w16du:dateUtc="2026-09-23T11:40:00Z">
        <w:r>
          <w:br w:type="page"/>
        </w:r>
      </w:del>
    </w:p>
    <w:p w14:paraId="2A9EEA29" w14:textId="44F43049" w:rsidR="005319C7" w:rsidRDefault="005D1F2C" w:rsidP="002C0A7B">
      <w:commentRangeStart w:id="939"/>
      <w:commentRangeStart w:id="940"/>
      <w:r>
        <w:rPr>
          <w:noProof/>
        </w:rPr>
        <w:drawing>
          <wp:inline distT="0" distB="0" distL="0" distR="0" wp14:anchorId="18E15FF2" wp14:editId="3B3A5F9F">
            <wp:extent cx="5407743" cy="3316823"/>
            <wp:effectExtent l="0" t="0" r="2540" b="0"/>
            <wp:docPr id="9103" name="fig_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fig_FC"/>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7743" cy="3316823"/>
                    </a:xfrm>
                    <a:prstGeom prst="rect">
                      <a:avLst/>
                    </a:prstGeom>
                  </pic:spPr>
                </pic:pic>
              </a:graphicData>
            </a:graphic>
          </wp:inline>
        </w:drawing>
      </w:r>
      <w:commentRangeEnd w:id="939"/>
      <w:r>
        <w:rPr>
          <w:rStyle w:val="CommentReference"/>
          <w:sz w:val="20"/>
          <w:szCs w:val="22"/>
        </w:rPr>
        <w:commentReference w:id="939"/>
      </w:r>
      <w:commentRangeEnd w:id="940"/>
      <w:r>
        <w:rPr>
          <w:rStyle w:val="CommentReference"/>
        </w:rPr>
        <w:commentReference w:id="940"/>
      </w:r>
    </w:p>
    <w:p w14:paraId="2D89E90F" w14:textId="3C8D0181" w:rsidR="005319C7" w:rsidRDefault="005D1F2C">
      <w:r>
        <w:rPr>
          <w:rFonts w:cs="Arial"/>
          <w:i/>
          <w:szCs w:val="20"/>
        </w:rPr>
        <w:t xml:space="preserve">Figure 6 – Fitting-generated sound power for 100% hydrogen relative to the natural-gas baseline at 7 in. W.C. (0.25 </w:t>
      </w:r>
      <w:proofErr w:type="spellStart"/>
      <w:r>
        <w:rPr>
          <w:rFonts w:cs="Arial"/>
          <w:i/>
          <w:szCs w:val="20"/>
        </w:rPr>
        <w:t>psig</w:t>
      </w:r>
      <w:proofErr w:type="spellEnd"/>
      <w:r>
        <w:rPr>
          <w:rFonts w:cs="Arial"/>
          <w:i/>
          <w:szCs w:val="20"/>
        </w:rPr>
        <w:t xml:space="preserve">), against hydrogen supply pressure. Dipole scaling of §3.4.4 with intensity falling as the inverse fifth power of absolute pressure at fixed standard-volumetric duty; baseline intensity ratios 3.5 (HHV) and 5.2 (LHV). </w:t>
      </w:r>
      <w:del w:id="941" w:author="Sean de Noronha | DRG" w:date="2026-09-23T12:32:00Z" w16du:dateUtc="2026-09-23T10:32:00Z">
        <w:r>
          <w:rPr>
            <w:rFonts w:cs="Arial"/>
            <w:i/>
            <w:szCs w:val="20"/>
          </w:rPr>
          <w:delText>Equalisation</w:delText>
        </w:r>
      </w:del>
      <w:ins w:id="942" w:author="Sean de Noronha | DRG" w:date="2026-09-23T12:32:00Z" w16du:dateUtc="2026-09-23T10:32:00Z">
        <w:r>
          <w:rPr>
            <w:rFonts w:cs="Arial"/>
            <w:i/>
            <w:szCs w:val="20"/>
          </w:rPr>
          <w:t>Equalization</w:t>
        </w:r>
      </w:ins>
      <w:r>
        <w:rPr>
          <w:rFonts w:cs="Arial"/>
          <w:i/>
          <w:szCs w:val="20"/>
        </w:rPr>
        <w:t xml:space="preserve"> with the natural-gas baseline at approximately 4.5 </w:t>
      </w:r>
      <w:proofErr w:type="spellStart"/>
      <w:r>
        <w:rPr>
          <w:rFonts w:cs="Arial"/>
          <w:i/>
          <w:szCs w:val="20"/>
        </w:rPr>
        <w:t>psig</w:t>
      </w:r>
      <w:proofErr w:type="spellEnd"/>
      <w:r>
        <w:rPr>
          <w:rFonts w:cs="Arial"/>
          <w:i/>
          <w:szCs w:val="20"/>
        </w:rPr>
        <w:t xml:space="preserve"> (HHV) and 6.1 </w:t>
      </w:r>
      <w:proofErr w:type="spellStart"/>
      <w:r>
        <w:rPr>
          <w:rFonts w:cs="Arial"/>
          <w:i/>
          <w:szCs w:val="20"/>
        </w:rPr>
        <w:t>psig</w:t>
      </w:r>
      <w:proofErr w:type="spellEnd"/>
      <w:r>
        <w:rPr>
          <w:rFonts w:cs="Arial"/>
          <w:i/>
          <w:szCs w:val="20"/>
        </w:rPr>
        <w:t xml:space="preserve"> (LHV); the U.S. indoor cap is 5 </w:t>
      </w:r>
      <w:proofErr w:type="spellStart"/>
      <w:r>
        <w:rPr>
          <w:rFonts w:cs="Arial"/>
          <w:i/>
          <w:szCs w:val="20"/>
        </w:rPr>
        <w:t>psig</w:t>
      </w:r>
      <w:proofErr w:type="spellEnd"/>
      <w:r>
        <w:rPr>
          <w:rFonts w:cs="Arial"/>
          <w:i/>
          <w:szCs w:val="20"/>
        </w:rPr>
        <w:t xml:space="preserve"> (IFGC §402.7; NFPA 54 §5.5.1, with listed exceptions), so LHV-basis </w:t>
      </w:r>
      <w:del w:id="943" w:author="Sean de Noronha | DRG" w:date="2026-09-23T12:32:00Z" w16du:dateUtc="2026-09-23T10:32:00Z">
        <w:r>
          <w:rPr>
            <w:rFonts w:cs="Arial"/>
            <w:i/>
            <w:szCs w:val="20"/>
          </w:rPr>
          <w:delText>equalisation</w:delText>
        </w:r>
      </w:del>
      <w:ins w:id="944" w:author="Sean de Noronha | DRG" w:date="2026-09-23T12:32:00Z" w16du:dateUtc="2026-09-23T10:32:00Z">
        <w:r>
          <w:rPr>
            <w:rFonts w:cs="Arial"/>
            <w:i/>
            <w:szCs w:val="20"/>
          </w:rPr>
          <w:t>equalization</w:t>
        </w:r>
      </w:ins>
      <w:r>
        <w:rPr>
          <w:rFonts w:cs="Arial"/>
          <w:i/>
          <w:szCs w:val="20"/>
        </w:rPr>
        <w:t xml:space="preserve"> lies above the cap.</w:t>
      </w:r>
      <w:del w:id="945" w:author="Sean de Noronha | DRG" w:date="2026-09-23T12:31:00Z" w16du:dateUtc="2026-09-23T10:31:00Z">
        <w:r>
          <w:rPr>
            <w:rFonts w:cs="Arial"/>
            <w:i/>
            <w:szCs w:val="20"/>
          </w:rPr>
          <w:delText xml:space="preserve"> </w:delText>
        </w:r>
      </w:del>
      <w:del w:id="946" w:author="Sean de Noronha | DRG" w:date="2026-09-23T12:30:00Z" w16du:dateUtc="2026-09-23T10:30:00Z">
        <w:r>
          <w:rPr>
            <w:rFonts w:cs="Arial"/>
            <w:i/>
            <w:szCs w:val="20"/>
          </w:rPr>
          <w:delText>Table 5 summarises the endpoints.</w:delText>
        </w:r>
      </w:del>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5"/>
        <w:tblDescription w:val="Table 5 – Elevated-supply-pressure results: equalisation pressures for fitting-generated noise against the North American indoor pressure cap."/>
      </w:tblPr>
      <w:tblGrid>
        <w:gridCol w:w="6835"/>
        <w:gridCol w:w="1024"/>
        <w:gridCol w:w="1604"/>
      </w:tblGrid>
      <w:tr w:rsidR="0091433A" w:rsidRPr="00801F35" w14:paraId="4C65CB9E" w14:textId="77777777" w:rsidTr="007E4085">
        <w:trPr>
          <w:tblHeader/>
        </w:trPr>
        <w:tc>
          <w:tcPr>
            <w:tcW w:w="6835" w:type="dxa"/>
            <w:shd w:val="clear" w:color="auto" w:fill="F2F2F2" w:themeFill="background1" w:themeFillShade="F2"/>
          </w:tcPr>
          <w:p w14:paraId="016F5D23" w14:textId="77777777" w:rsidR="0091433A" w:rsidRPr="005D22F7" w:rsidRDefault="00C64113">
            <w:pPr>
              <w:spacing w:after="0"/>
              <w:rPr>
                <w:rFonts w:cs="Arial"/>
                <w:b/>
                <w:bCs/>
                <w:iCs/>
                <w:color w:val="000000"/>
                <w:sz w:val="16"/>
                <w:szCs w:val="16"/>
              </w:rPr>
            </w:pPr>
            <w:r>
              <w:rPr>
                <w:rFonts w:cs="Arial"/>
                <w:b/>
                <w:bCs/>
                <w:iCs/>
                <w:color w:val="000000"/>
                <w:sz w:val="16"/>
                <w:szCs w:val="16"/>
              </w:rPr>
              <w:t>Quantity (equal appliance energy input, reference-NG basis)</w:t>
            </w:r>
          </w:p>
        </w:tc>
        <w:tc>
          <w:tcPr>
            <w:tcW w:w="1024" w:type="dxa"/>
            <w:shd w:val="clear" w:color="auto" w:fill="F2F2F2" w:themeFill="background1" w:themeFillShade="F2"/>
          </w:tcPr>
          <w:p w14:paraId="2854C442" w14:textId="77777777" w:rsidR="0091433A" w:rsidRPr="00EF1138" w:rsidRDefault="00C64113">
            <w:pPr>
              <w:spacing w:after="0"/>
              <w:rPr>
                <w:rFonts w:cs="Arial"/>
                <w:b/>
                <w:bCs/>
                <w:iCs/>
                <w:color w:val="000000"/>
                <w:sz w:val="16"/>
                <w:szCs w:val="16"/>
                <w:lang w:val="it-IT"/>
              </w:rPr>
            </w:pPr>
            <w:r>
              <w:rPr>
                <w:rFonts w:cs="Arial"/>
                <w:b/>
                <w:bCs/>
                <w:iCs/>
                <w:color w:val="000000"/>
                <w:sz w:val="16"/>
                <w:szCs w:val="16"/>
                <w:lang w:val="it-IT"/>
              </w:rPr>
              <w:t xml:space="preserve">HHV </w:t>
            </w:r>
            <w:proofErr w:type="spellStart"/>
            <w:r>
              <w:rPr>
                <w:rFonts w:cs="Arial"/>
                <w:b/>
                <w:bCs/>
                <w:iCs/>
                <w:color w:val="000000"/>
                <w:sz w:val="16"/>
                <w:szCs w:val="16"/>
                <w:lang w:val="it-IT"/>
              </w:rPr>
              <w:t>basis</w:t>
            </w:r>
            <w:proofErr w:type="spellEnd"/>
          </w:p>
        </w:tc>
        <w:tc>
          <w:tcPr>
            <w:tcW w:w="1604" w:type="dxa"/>
            <w:shd w:val="clear" w:color="auto" w:fill="F2F2F2" w:themeFill="background1" w:themeFillShade="F2"/>
          </w:tcPr>
          <w:p w14:paraId="56F9E8D3" w14:textId="77777777" w:rsidR="0091433A" w:rsidRPr="00EF1138" w:rsidRDefault="00C64113">
            <w:pPr>
              <w:spacing w:after="0"/>
              <w:rPr>
                <w:rFonts w:cs="Arial"/>
                <w:b/>
                <w:bCs/>
                <w:iCs/>
                <w:color w:val="000000"/>
                <w:sz w:val="16"/>
                <w:szCs w:val="16"/>
                <w:lang w:val="it-IT"/>
              </w:rPr>
            </w:pPr>
            <w:r>
              <w:rPr>
                <w:rFonts w:cs="Arial"/>
                <w:b/>
                <w:bCs/>
                <w:iCs/>
                <w:color w:val="000000"/>
                <w:sz w:val="16"/>
                <w:szCs w:val="16"/>
                <w:lang w:val="it-IT"/>
              </w:rPr>
              <w:t xml:space="preserve">LHV </w:t>
            </w:r>
            <w:proofErr w:type="spellStart"/>
            <w:r>
              <w:rPr>
                <w:rFonts w:cs="Arial"/>
                <w:b/>
                <w:bCs/>
                <w:iCs/>
                <w:color w:val="000000"/>
                <w:sz w:val="16"/>
                <w:szCs w:val="16"/>
                <w:lang w:val="it-IT"/>
              </w:rPr>
              <w:t>basis</w:t>
            </w:r>
            <w:proofErr w:type="spellEnd"/>
          </w:p>
        </w:tc>
      </w:tr>
      <w:tr w:rsidR="0091433A" w:rsidRPr="00801F35" w14:paraId="2542CDB5" w14:textId="77777777" w:rsidTr="007E4085">
        <w:tc>
          <w:tcPr>
            <w:tcW w:w="6835" w:type="dxa"/>
          </w:tcPr>
          <w:p w14:paraId="78415033" w14:textId="78DA210C" w:rsidR="0091433A" w:rsidRPr="00EF1138" w:rsidRDefault="00C64113">
            <w:pPr>
              <w:spacing w:after="0"/>
              <w:rPr>
                <w:rFonts w:cs="Arial"/>
                <w:iCs/>
                <w:color w:val="000000"/>
                <w:sz w:val="16"/>
                <w:szCs w:val="16"/>
                <w:lang w:val="it-IT"/>
              </w:rPr>
            </w:pPr>
            <w:r>
              <w:rPr>
                <w:rFonts w:cs="Arial"/>
                <w:iCs/>
                <w:color w:val="000000"/>
                <w:sz w:val="16"/>
                <w:szCs w:val="16"/>
              </w:rPr>
              <w:t xml:space="preserve">Supply pressure at which fitting noise </w:t>
            </w:r>
            <w:del w:id="947" w:author="Sean de Noronha | DRG" w:date="2026-09-23T14:55:00Z">
              <w:r>
                <w:rPr>
                  <w:rFonts w:cs="Arial"/>
                  <w:iCs/>
                  <w:color w:val="000000"/>
                  <w:sz w:val="16"/>
                  <w:szCs w:val="16"/>
                </w:rPr>
                <w:delText>equalises</w:delText>
              </w:r>
            </w:del>
            <w:ins w:id="948" w:author="Sean de Noronha | DRG" w:date="2026-09-23T14:55:00Z">
              <w:r>
                <w:rPr>
                  <w:rFonts w:cs="Arial"/>
                  <w:iCs/>
                  <w:color w:val="000000"/>
                  <w:sz w:val="16"/>
                  <w:szCs w:val="16"/>
                </w:rPr>
                <w:t>equalizes</w:t>
              </w:r>
            </w:ins>
            <w:r>
              <w:rPr>
                <w:rFonts w:cs="Arial"/>
                <w:iCs/>
                <w:color w:val="000000"/>
                <w:sz w:val="16"/>
                <w:szCs w:val="16"/>
              </w:rPr>
              <w:t xml:space="preserve"> with the NG baseline at 7 in. </w:t>
            </w:r>
            <w:r>
              <w:rPr>
                <w:rFonts w:cs="Arial"/>
                <w:iCs/>
                <w:color w:val="000000"/>
                <w:sz w:val="16"/>
                <w:szCs w:val="16"/>
                <w:lang w:val="it-IT"/>
              </w:rPr>
              <w:t>W.C.</w:t>
            </w:r>
            <w:ins w:id="949" w:author="Sean de Noronha | DRG" w:date="2026-09-23T13:43:00Z" w16du:dateUtc="2026-09-23T11:43:00Z">
              <w:r>
                <w:rPr>
                  <w:rFonts w:cs="Arial"/>
                  <w:iCs/>
                  <w:color w:val="000000"/>
                  <w:sz w:val="16"/>
                  <w:szCs w:val="16"/>
                  <w:lang w:val="it-IT"/>
                </w:rPr>
                <w:t xml:space="preserve"> (0.25 </w:t>
              </w:r>
              <w:proofErr w:type="spellStart"/>
              <w:r>
                <w:rPr>
                  <w:rFonts w:cs="Arial"/>
                  <w:iCs/>
                  <w:color w:val="000000"/>
                  <w:sz w:val="16"/>
                  <w:szCs w:val="16"/>
                  <w:lang w:val="it-IT"/>
                </w:rPr>
                <w:t>psig</w:t>
              </w:r>
              <w:proofErr w:type="spellEnd"/>
              <w:r>
                <w:rPr>
                  <w:rFonts w:cs="Arial"/>
                  <w:iCs/>
                  <w:color w:val="000000"/>
                  <w:sz w:val="16"/>
                  <w:szCs w:val="16"/>
                  <w:lang w:val="it-IT"/>
                </w:rPr>
                <w:t>)</w:t>
              </w:r>
            </w:ins>
          </w:p>
        </w:tc>
        <w:tc>
          <w:tcPr>
            <w:tcW w:w="1024" w:type="dxa"/>
          </w:tcPr>
          <w:p w14:paraId="7CAEB2A1"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 xml:space="preserve">≈ 4.5 </w:t>
            </w:r>
            <w:proofErr w:type="spellStart"/>
            <w:r>
              <w:rPr>
                <w:rFonts w:cs="Arial"/>
                <w:iCs/>
                <w:color w:val="000000"/>
                <w:sz w:val="16"/>
                <w:szCs w:val="16"/>
                <w:lang w:val="it-IT"/>
              </w:rPr>
              <w:t>psig</w:t>
            </w:r>
            <w:proofErr w:type="spellEnd"/>
          </w:p>
        </w:tc>
        <w:tc>
          <w:tcPr>
            <w:tcW w:w="1604" w:type="dxa"/>
          </w:tcPr>
          <w:p w14:paraId="5507BF4D"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 xml:space="preserve">≈ 6.1 </w:t>
            </w:r>
            <w:proofErr w:type="spellStart"/>
            <w:r>
              <w:rPr>
                <w:rFonts w:cs="Arial"/>
                <w:iCs/>
                <w:color w:val="000000"/>
                <w:sz w:val="16"/>
                <w:szCs w:val="16"/>
                <w:lang w:val="it-IT"/>
              </w:rPr>
              <w:t>psig</w:t>
            </w:r>
            <w:proofErr w:type="spellEnd"/>
          </w:p>
        </w:tc>
      </w:tr>
      <w:tr w:rsidR="0091433A" w:rsidRPr="00801F35" w14:paraId="0DA3B476" w14:textId="77777777" w:rsidTr="007E4085">
        <w:tc>
          <w:tcPr>
            <w:tcW w:w="6835" w:type="dxa"/>
          </w:tcPr>
          <w:p w14:paraId="0EDA5F57" w14:textId="77777777" w:rsidR="0091433A" w:rsidRPr="005D22F7" w:rsidRDefault="00C64113">
            <w:pPr>
              <w:spacing w:after="0"/>
              <w:rPr>
                <w:rFonts w:cs="Arial"/>
                <w:iCs/>
                <w:color w:val="000000"/>
                <w:sz w:val="16"/>
                <w:szCs w:val="16"/>
              </w:rPr>
            </w:pPr>
            <w:r>
              <w:rPr>
                <w:rFonts w:cs="Arial"/>
                <w:iCs/>
                <w:color w:val="000000"/>
                <w:sz w:val="16"/>
                <w:szCs w:val="16"/>
              </w:rPr>
              <w:t>Indoor maximum operating pressure cap (IFGC §402.7; NFPA 54 §5.5.1)</w:t>
            </w:r>
          </w:p>
        </w:tc>
        <w:tc>
          <w:tcPr>
            <w:tcW w:w="1024" w:type="dxa"/>
          </w:tcPr>
          <w:p w14:paraId="6A884420"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 xml:space="preserve">5 </w:t>
            </w:r>
            <w:proofErr w:type="spellStart"/>
            <w:r>
              <w:rPr>
                <w:rFonts w:cs="Arial"/>
                <w:iCs/>
                <w:color w:val="000000"/>
                <w:sz w:val="16"/>
                <w:szCs w:val="16"/>
                <w:lang w:val="it-IT"/>
              </w:rPr>
              <w:t>psig</w:t>
            </w:r>
            <w:proofErr w:type="spellEnd"/>
          </w:p>
        </w:tc>
        <w:tc>
          <w:tcPr>
            <w:tcW w:w="1604" w:type="dxa"/>
          </w:tcPr>
          <w:p w14:paraId="08AA7052"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 xml:space="preserve">5 </w:t>
            </w:r>
            <w:proofErr w:type="spellStart"/>
            <w:r>
              <w:rPr>
                <w:rFonts w:cs="Arial"/>
                <w:iCs/>
                <w:color w:val="000000"/>
                <w:sz w:val="16"/>
                <w:szCs w:val="16"/>
                <w:lang w:val="it-IT"/>
              </w:rPr>
              <w:t>psig</w:t>
            </w:r>
            <w:proofErr w:type="spellEnd"/>
          </w:p>
        </w:tc>
      </w:tr>
      <w:tr w:rsidR="0091433A" w:rsidRPr="00801F35" w14:paraId="447BE2A3" w14:textId="77777777" w:rsidTr="007E4085">
        <w:tc>
          <w:tcPr>
            <w:tcW w:w="6835" w:type="dxa"/>
          </w:tcPr>
          <w:p w14:paraId="5C4ECEF5" w14:textId="77777777" w:rsidR="0091433A" w:rsidRPr="005D22F7" w:rsidRDefault="00C64113">
            <w:pPr>
              <w:spacing w:after="0"/>
              <w:rPr>
                <w:rFonts w:cs="Arial"/>
                <w:iCs/>
                <w:color w:val="000000"/>
                <w:sz w:val="16"/>
                <w:szCs w:val="16"/>
              </w:rPr>
            </w:pPr>
            <w:proofErr w:type="spellStart"/>
            <w:r>
              <w:rPr>
                <w:rFonts w:cs="Arial"/>
                <w:iCs/>
                <w:color w:val="000000"/>
                <w:sz w:val="16"/>
                <w:szCs w:val="16"/>
              </w:rPr>
              <w:t>Equalisation</w:t>
            </w:r>
            <w:proofErr w:type="spellEnd"/>
            <w:r>
              <w:rPr>
                <w:rFonts w:cs="Arial"/>
                <w:iCs/>
                <w:color w:val="000000"/>
                <w:sz w:val="16"/>
                <w:szCs w:val="16"/>
              </w:rPr>
              <w:t xml:space="preserve"> feasible within existing indoor cap</w:t>
            </w:r>
          </w:p>
        </w:tc>
        <w:tc>
          <w:tcPr>
            <w:tcW w:w="1024" w:type="dxa"/>
          </w:tcPr>
          <w:p w14:paraId="566680C4"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Yes</w:t>
            </w:r>
          </w:p>
        </w:tc>
        <w:tc>
          <w:tcPr>
            <w:tcW w:w="1604" w:type="dxa"/>
          </w:tcPr>
          <w:p w14:paraId="3566D165"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 xml:space="preserve">No, </w:t>
            </w:r>
            <w:proofErr w:type="spellStart"/>
            <w:r>
              <w:rPr>
                <w:rFonts w:cs="Arial"/>
                <w:iCs/>
                <w:color w:val="000000"/>
                <w:sz w:val="16"/>
                <w:szCs w:val="16"/>
                <w:lang w:val="it-IT"/>
              </w:rPr>
              <w:t>above</w:t>
            </w:r>
            <w:proofErr w:type="spellEnd"/>
            <w:r>
              <w:rPr>
                <w:rFonts w:cs="Arial"/>
                <w:iCs/>
                <w:color w:val="000000"/>
                <w:sz w:val="16"/>
                <w:szCs w:val="16"/>
                <w:lang w:val="it-IT"/>
              </w:rPr>
              <w:t xml:space="preserve"> the </w:t>
            </w:r>
            <w:proofErr w:type="spellStart"/>
            <w:r>
              <w:rPr>
                <w:rFonts w:cs="Arial"/>
                <w:iCs/>
                <w:color w:val="000000"/>
                <w:sz w:val="16"/>
                <w:szCs w:val="16"/>
                <w:lang w:val="it-IT"/>
              </w:rPr>
              <w:t>cap</w:t>
            </w:r>
            <w:proofErr w:type="spellEnd"/>
          </w:p>
        </w:tc>
      </w:tr>
    </w:tbl>
    <w:p w14:paraId="5FB263F9" w14:textId="3CBE5BAE" w:rsidR="0091433A" w:rsidRPr="00801F35" w:rsidRDefault="00C64113">
      <w:pPr>
        <w:rPr>
          <w:i/>
        </w:rPr>
      </w:pPr>
      <w:r>
        <w:rPr>
          <w:i/>
        </w:rPr>
        <w:t xml:space="preserve">Table 5 – Elevated-supply-pressure results: </w:t>
      </w:r>
      <w:del w:id="950" w:author="Sean de Noronha | DRG" w:date="2026-09-23T12:32:00Z" w16du:dateUtc="2026-09-23T10:32:00Z">
        <w:r>
          <w:rPr>
            <w:i/>
          </w:rPr>
          <w:delText>equalisation</w:delText>
        </w:r>
      </w:del>
      <w:ins w:id="951" w:author="Sean de Noronha | DRG" w:date="2026-09-23T12:32:00Z" w16du:dateUtc="2026-09-23T10:32:00Z">
        <w:r>
          <w:rPr>
            <w:i/>
          </w:rPr>
          <w:t>equalization</w:t>
        </w:r>
      </w:ins>
      <w:r>
        <w:rPr>
          <w:i/>
        </w:rPr>
        <w:t xml:space="preserve"> pressures for fitting-generated noise against the North American indoor pressure cap.</w:t>
      </w:r>
    </w:p>
    <w:p w14:paraId="59B242B6" w14:textId="77777777" w:rsidR="00976B66" w:rsidRPr="00801F35" w:rsidRDefault="00C64113" w:rsidP="00A055D8">
      <w:pPr>
        <w:pStyle w:val="Heading3"/>
      </w:pPr>
      <w:bookmarkStart w:id="952" w:name="_Toc241506982"/>
      <w:r>
        <w:t>Corrugated Stainless Steel Tubing (CSST)</w:t>
      </w:r>
      <w:bookmarkEnd w:id="952"/>
    </w:p>
    <w:p w14:paraId="26B6389B" w14:textId="7D95CF0C" w:rsidR="00B622FE" w:rsidRPr="00801F35" w:rsidRDefault="00C64113">
      <w:r>
        <w:t xml:space="preserve">The main findings for CSST are twofold: first, its published flow capacities (the EHD values) are calibrated for natural gas and are not directly transferable to hydrogen, so hydrogen-specific certification testing would be required; second, CSST carries a specific tonal-noise (“whistling”) risk whose onset velocity </w:t>
      </w:r>
      <w:r>
        <w:lastRenderedPageBreak/>
        <w:t xml:space="preserve">depends on the speed of sound in the gas, which is roughly three times higher for hydrogen than for natural gas. The analytical background is as follows. Corrugated stainless steel tubing (CSST) presents a non-circular, periodic geometry </w:t>
      </w:r>
      <w:proofErr w:type="gramStart"/>
      <w:r>
        <w:t>whose</w:t>
      </w:r>
      <w:proofErr w:type="gramEnd"/>
      <w:r>
        <w:t xml:space="preserve"> hydraulic </w:t>
      </w:r>
      <w:del w:id="953" w:author="Sean de Noronha | DRG" w:date="2026-09-23T12:34:00Z" w16du:dateUtc="2026-09-23T10:34:00Z">
        <w:r>
          <w:delText>behaviour</w:delText>
        </w:r>
      </w:del>
      <w:ins w:id="954" w:author="Sean de Noronha | DRG" w:date="2026-09-23T12:34:00Z" w16du:dateUtc="2026-09-23T10:34:00Z">
        <w:r>
          <w:t>behavior</w:t>
        </w:r>
      </w:ins>
      <w:r>
        <w:t xml:space="preserve"> is not captured by the Moody friction factor for smooth pipe [28]. Three complementary analytical approaches appear in the literature. (</w:t>
      </w:r>
      <w:proofErr w:type="spellStart"/>
      <w:r>
        <w:t>i</w:t>
      </w:r>
      <w:proofErr w:type="spellEnd"/>
      <w:r>
        <w:t xml:space="preserve">) The equivalent-roughness approach treats the corrugations as a uniform sand-grain roughness, ε, calibrated against measured ΔP versus Q data; this yields a single Colebrook-friction-factor input [29] that reproduces the test data within experimental uncertainty but loses the geometric content of the corrugation pitch. (ii) </w:t>
      </w:r>
      <w:proofErr w:type="spellStart"/>
      <w:r>
        <w:t>Idelchik’s</w:t>
      </w:r>
      <w:proofErr w:type="spellEnd"/>
      <w:r>
        <w:t xml:space="preserve"> expansion-contraction approach [30] treats each corrugation as a sudden enlargement followed by a sudden contraction, with discrete loss coefficients K</w:t>
      </w:r>
      <w:del w:id="955" w:author="Sean de Noronha | DRG" w:date="2026-09-28T16:47:00Z" w16du:dateUtc="2026-09-28T14:47:00Z">
        <w:r>
          <w:delText>ₑ</w:delText>
        </w:r>
      </w:del>
      <w:ins w:id="956" w:author="Sean de Noronha | DRG" w:date="2026-09-28T16:47:00Z" w16du:dateUtc="2026-09-28T14:47:00Z">
        <w:r>
          <w:rPr>
            <w:vertAlign w:val="subscript"/>
          </w:rPr>
          <w:t>e</w:t>
        </w:r>
      </w:ins>
      <w:r>
        <w:t xml:space="preserve"> and K</w:t>
      </w:r>
      <w:del w:id="957" w:author="Sean de Noronha | DRG" w:date="2026-09-28T16:47:00Z" w16du:dateUtc="2026-09-28T14:47:00Z">
        <w:r>
          <w:delText>ₘ</w:delText>
        </w:r>
      </w:del>
      <w:ins w:id="958" w:author="Sean de Noronha | DRG" w:date="2026-09-28T16:47:00Z" w16du:dateUtc="2026-09-28T14:47:00Z">
        <w:r>
          <w:rPr>
            <w:vertAlign w:val="subscript"/>
          </w:rPr>
          <w:t>m</w:t>
        </w:r>
      </w:ins>
      <w:r>
        <w:t xml:space="preserve"> summed over the tubing length; this preserves the geometric content but requires per-tubing K-factor data. (iii) The CSA/ANSI LC 1 equivalent hydraulic diameter (EHD) approach defined in Clause 5.10.3.2 of LC 1:23 / CSA 6.26:23 [35] fits measured ΔP-vs-Q test data with a power-law regression y = </w:t>
      </w:r>
      <w:proofErr w:type="spellStart"/>
      <w:r>
        <w:t>a·x</w:t>
      </w:r>
      <w:proofErr w:type="spellEnd"/>
      <w:r>
        <w:t>ᵇ constrained to a correlation factor of at least 0.99, and assigns a single EHD label per tubing line.</w:t>
      </w:r>
    </w:p>
    <w:p w14:paraId="37A648C8" w14:textId="5B9BD4EF" w:rsidR="00B622FE" w:rsidRPr="00801F35" w:rsidRDefault="00C64113">
      <w:r>
        <w:t xml:space="preserve">The LC 1:23 EHD method is calibrated against natural gas at specific gravity 0.60 (Tables 1 a, 1 b, and 1 c of LC 1:23 set the acceptance criteria at three discrete pressure / pressure-drop pairs, each “based on 0.60 specific gravity gas”) and the standard does not list </w:t>
      </w:r>
      <w:ins w:id="959" w:author="Olga Arevalo Quintero" w:date="2026-09-18T15:43:00Z" w16du:dateUtc="2026-09-18T19:43:00Z">
        <w:r>
          <w:t xml:space="preserve">100% </w:t>
        </w:r>
      </w:ins>
      <w:r>
        <w:t>hydrogen as an applicable fuel gas (LC 1:23 Clause 1.6). No public-domain revalidation data for the EHD labels under 100% hydrogen were identified in the reviewed source set, and the manufacturer test programs that underpin the existing EHD values were conducted with air or natural gas, not hydrogen. A separate acoustic risk specific to CSST is “whistling”, which is better framed as a Strouhal/acoustic lock-in phenomenon in the corrugations and end restrictions: tonal noise is generated when shear-layer oscillations across the corrugations lock onto an acoustic mode of the tubing or fitting. Reported Strouhal numbers for corrugated-pipe whistling fall in the range of approximately 0.25–0.5, with the onset velocity therefore depending on corrugation pitch, tubing-line size, fitting geometry, and the gas sound speed (which is roughly 3× higher for hydrogen than for natural gas</w:t>
      </w:r>
      <w:r>
        <w:rPr>
          <w:rFonts w:cs="Arial"/>
        </w:rPr>
        <w:t>,</w:t>
      </w:r>
      <w:r>
        <w:t xml:space="preserve"> see Table 1). Momentum flux ρv</w:t>
      </w:r>
      <w:del w:id="960" w:author="Sean de Noronha | DRG" w:date="2026-09-28T16:47:00Z" w16du:dateUtc="2026-09-28T14:47:00Z">
        <w:r>
          <w:delText>²</w:delText>
        </w:r>
      </w:del>
      <w:ins w:id="961" w:author="Sean de Noronha | DRG" w:date="2026-09-28T16:47:00Z" w16du:dateUtc="2026-09-28T14:47:00Z">
        <w:r>
          <w:rPr>
            <w:vertAlign w:val="superscript"/>
          </w:rPr>
          <w:t>2</w:t>
        </w:r>
      </w:ins>
      <w:r>
        <w:t xml:space="preserve"> acts only as a coarse screening factor for this mechanism rather than as the governing parameter. The whistling risk is documented in CSST manufacturer literature [31]. The certification basis of the EHD method is described in §3.3.2 and §3.5.1, and Appendix A row 11 records it at primary-source resolution.</w:t>
      </w:r>
    </w:p>
    <w:p w14:paraId="0142FC86" w14:textId="77777777" w:rsidR="00976B66" w:rsidRPr="00801F35" w:rsidRDefault="00C64113" w:rsidP="00A055D8">
      <w:pPr>
        <w:pStyle w:val="Heading3"/>
      </w:pPr>
      <w:bookmarkStart w:id="962" w:name="_Toc241506983"/>
      <w:r>
        <w:t>Effect of Pipe Upsizing</w:t>
      </w:r>
      <w:bookmarkEnd w:id="962"/>
    </w:p>
    <w:p w14:paraId="30969B3F" w14:textId="77777777" w:rsidR="00D62EA6" w:rsidRDefault="00C64113">
      <w:pPr>
        <w:rPr>
          <w:ins w:id="963" w:author="Sean de Noronha | DRG" w:date="2026-09-23T13:50:00Z" w16du:dateUtc="2026-09-23T11:50:00Z"/>
        </w:rPr>
      </w:pPr>
      <w:r>
        <w:t>In summary, increasing the pipe by one nominal size restores the hydrogen pressure drop, momentum flux, and fitting-noise contribution to at or below the natural-gas baseline in most domestic cases, and the effect is strongest for the smaller sizes (NPS ½ through NPS 1). The supporting reasoning follows. Upsizing the nominal pipe size by one standard increment (e.g., NPS ½ to NPS ¾, NPS ¾ to NPS 1, or NPS 1 to NPS 1¼) reduces the mean velocity in proportion to D</w:t>
      </w:r>
      <w:del w:id="964" w:author="Sean de Noronha | DRG" w:date="2026-09-28T16:47:00Z" w16du:dateUtc="2026-09-28T14:47:00Z">
        <w:r>
          <w:delText>⁻²</w:delText>
        </w:r>
      </w:del>
      <w:ins w:id="965" w:author="Sean de Noronha | DRG" w:date="2026-09-28T16:47:00Z" w16du:dateUtc="2026-09-28T14:47:00Z">
        <w:r>
          <w:rPr>
            <w:vertAlign w:val="superscript"/>
          </w:rPr>
          <w:t>−2</w:t>
        </w:r>
      </w:ins>
      <w:r>
        <w:t xml:space="preserve"> at fixed actual volumetric flow and reduces the Darcy–Weisbach pressure </w:t>
      </w:r>
      <w:proofErr w:type="gramStart"/>
      <w:r>
        <w:t>drop</w:t>
      </w:r>
      <w:proofErr w:type="gramEnd"/>
      <w:r>
        <w:t xml:space="preserve"> in proportion to </w:t>
      </w:r>
      <w:r>
        <w:rPr>
          <w:i/>
        </w:rPr>
        <w:t>f</w:t>
      </w:r>
      <w:r>
        <w:t xml:space="preserve"> L Q</w:t>
      </w:r>
      <w:del w:id="966" w:author="Sean de Noronha | DRG" w:date="2026-09-28T16:47:00Z" w16du:dateUtc="2026-09-28T14:47:00Z">
        <w:r>
          <w:delText>²</w:delText>
        </w:r>
      </w:del>
      <w:ins w:id="967" w:author="Sean de Noronha | DRG" w:date="2026-09-28T16:47:00Z" w16du:dateUtc="2026-09-28T14:47:00Z">
        <w:r>
          <w:rPr>
            <w:vertAlign w:val="superscript"/>
          </w:rPr>
          <w:t>2</w:t>
        </w:r>
      </w:ins>
      <w:r>
        <w:t xml:space="preserve"> / D</w:t>
      </w:r>
      <w:del w:id="968" w:author="Sean de Noronha | DRG" w:date="2026-09-28T16:47:00Z" w16du:dateUtc="2026-09-28T14:47:00Z">
        <w:r>
          <w:delText>⁵</w:delText>
        </w:r>
      </w:del>
      <w:ins w:id="969" w:author="Sean de Noronha | DRG" w:date="2026-09-28T16:47:00Z" w16du:dateUtc="2026-09-28T14:47:00Z">
        <w:r>
          <w:rPr>
            <w:vertAlign w:val="superscript"/>
          </w:rPr>
          <w:t>5</w:t>
        </w:r>
      </w:ins>
      <w:r>
        <w:t xml:space="preserve"> for a given pipe family, before friction-factor changes. The D</w:t>
      </w:r>
      <w:del w:id="970" w:author="Sean de Noronha | DRG" w:date="2026-09-28T16:47:00Z" w16du:dateUtc="2026-09-28T14:47:00Z">
        <w:r>
          <w:delText>⁻⁵</w:delText>
        </w:r>
      </w:del>
      <w:ins w:id="971" w:author="Sean de Noronha | DRG" w:date="2026-09-28T16:47:00Z" w16du:dateUtc="2026-09-28T14:47:00Z">
        <w:r>
          <w:rPr>
            <w:vertAlign w:val="superscript"/>
          </w:rPr>
          <w:t>−5</w:t>
        </w:r>
      </w:ins>
      <w:r>
        <w:t xml:space="preserve"> scaling means that one-step upsizing is materially more effective at reducing ΔP than at reducing v alone. For hydrogen at equal appliance input on the reference-NG basis used in §3.4.1–§3.4.4, a one-step upsizing brings the pressure-drop ratio, the momentum flux ρv</w:t>
      </w:r>
      <w:del w:id="972" w:author="Sean de Noronha | DRG" w:date="2026-09-28T16:47:00Z" w16du:dateUtc="2026-09-28T14:47:00Z">
        <w:r>
          <w:delText>²</w:delText>
        </w:r>
      </w:del>
      <w:ins w:id="973" w:author="Sean de Noronha | DRG" w:date="2026-09-28T16:47:00Z" w16du:dateUtc="2026-09-28T14:47:00Z">
        <w:r>
          <w:rPr>
            <w:vertAlign w:val="superscript"/>
          </w:rPr>
          <w:t>2</w:t>
        </w:r>
      </w:ins>
      <w:r>
        <w:t xml:space="preserve">, and the dipole-noise contribution back to within or below the natural-gas baseline at the original size, with the precise effect depending on the original diameter and the length of the run. The effect is most pronounced in the smaller-diameter range (NPS ½ through NPS 1) and diminishes for the larger NPS 1¼ through NPS 2 sizes, where the baseline velocity is already low. </w:t>
      </w:r>
    </w:p>
    <w:p w14:paraId="01DE4852" w14:textId="354212B0" w:rsidR="00B622FE" w:rsidRPr="00801F35" w:rsidRDefault="00C64113">
      <w:r>
        <w:t xml:space="preserve">A compact diameter-ratio screening table for representative NPS ½ → ¾, ¾ → 1, and 1 → 1¼ increments is given in Table 6. The standard pipe-size increments are tabulated in </w:t>
      </w:r>
      <w:del w:id="974" w:author="Sean de Noronha | DRG" w:date="2026-09-23T16:00:00Z" w16du:dateUtc="2026-09-23T14:00:00Z">
        <w:r>
          <w:delText xml:space="preserve">CSA B149.1 </w:delText>
        </w:r>
      </w:del>
      <w:ins w:id="975" w:author="Sean de Noronha | DRG" w:date="2026-09-23T16:00:00Z" w16du:dateUtc="2026-09-23T14:00:00Z">
        <w:r>
          <w:t xml:space="preserve">CSA B149.1:25 </w:t>
        </w:r>
      </w:ins>
      <w:r>
        <w:t>Annex A, IFGC §402.4, and NFPA 54 Chapter 6; CSST sizes warrant separate treatment because the EHD increments are manufacturer-specific and do not map onto NPS series.</w:t>
      </w:r>
      <w:ins w:id="976" w:author="Sean de Noronha | DRG" w:date="2026-09-23T13:50:00Z" w16du:dateUtc="2026-09-23T11:50:00Z">
        <w:r>
          <w:t xml:space="preserve"> </w:t>
        </w:r>
      </w:ins>
      <w:ins w:id="977" w:author="Sean de Noronha | DRG" w:date="2026-09-23T13:50:00Z">
        <w:r>
          <w:t>Table 6 shows that a single one-step upsize is a substantial change: velocity drops to roughly 0.57 to 0.62 of its original value, pressure drop falls to roughly a quarter to a third of the original, and fitting noise drops by 13 to 15 dB across the three increments shown. The effect is largest at the smallest sizes, NPS ½ to NPS ¾, where the diameter increases proportionally the most</w:t>
        </w:r>
      </w:ins>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6"/>
        <w:tblDescription w:val="Table 6 – Effect of one-step pipe upsizing at fixed actual volumetric flow: velocity scales with the diameter ratio squared, pressure drop with the fifth power, and dipole noise with the twelfth power (before friction-factor changes)."/>
      </w:tblPr>
      <w:tblGrid>
        <w:gridCol w:w="4432"/>
        <w:gridCol w:w="3161"/>
        <w:gridCol w:w="1870"/>
      </w:tblGrid>
      <w:tr w:rsidR="0091433A" w:rsidRPr="00801F35" w14:paraId="7835A4FB" w14:textId="77777777" w:rsidTr="007E4085">
        <w:trPr>
          <w:tblHeader/>
        </w:trPr>
        <w:tc>
          <w:tcPr>
            <w:tcW w:w="4432" w:type="dxa"/>
            <w:shd w:val="clear" w:color="auto" w:fill="F2F2F2" w:themeFill="background1" w:themeFillShade="F2"/>
          </w:tcPr>
          <w:p w14:paraId="478928A3" w14:textId="77777777" w:rsidR="0091433A" w:rsidRPr="005D22F7" w:rsidRDefault="00C64113">
            <w:pPr>
              <w:spacing w:after="0"/>
              <w:rPr>
                <w:rFonts w:cs="Arial"/>
                <w:b/>
                <w:bCs/>
                <w:iCs/>
                <w:color w:val="000000"/>
                <w:sz w:val="16"/>
                <w:szCs w:val="16"/>
              </w:rPr>
            </w:pPr>
            <w:commentRangeStart w:id="978"/>
            <w:commentRangeStart w:id="979"/>
            <w:r>
              <w:rPr>
                <w:rFonts w:cs="Arial"/>
                <w:b/>
                <w:bCs/>
                <w:iCs/>
                <w:color w:val="000000"/>
                <w:sz w:val="16"/>
                <w:szCs w:val="16"/>
              </w:rPr>
              <w:lastRenderedPageBreak/>
              <w:t>One-step size increase (Schedule 40 inside diameters)</w:t>
            </w:r>
          </w:p>
        </w:tc>
        <w:tc>
          <w:tcPr>
            <w:tcW w:w="3161" w:type="dxa"/>
            <w:shd w:val="clear" w:color="auto" w:fill="F2F2F2" w:themeFill="background1" w:themeFillShade="F2"/>
          </w:tcPr>
          <w:p w14:paraId="73E8D90D" w14:textId="77777777" w:rsidR="0091433A" w:rsidRPr="005D22F7" w:rsidRDefault="00C64113">
            <w:pPr>
              <w:spacing w:after="0"/>
              <w:rPr>
                <w:rFonts w:cs="Arial"/>
                <w:b/>
                <w:bCs/>
                <w:iCs/>
                <w:color w:val="000000"/>
                <w:sz w:val="16"/>
                <w:szCs w:val="16"/>
              </w:rPr>
            </w:pPr>
            <w:r>
              <w:rPr>
                <w:rFonts w:cs="Arial"/>
                <w:b/>
                <w:bCs/>
                <w:iCs/>
                <w:color w:val="000000"/>
                <w:sz w:val="16"/>
                <w:szCs w:val="16"/>
              </w:rPr>
              <w:t xml:space="preserve">Velocity and </w:t>
            </w:r>
            <w:r>
              <w:rPr>
                <w:rFonts w:cs="Arial"/>
                <w:b/>
                <w:bCs/>
                <w:iCs/>
                <w:color w:val="000000"/>
                <w:sz w:val="16"/>
                <w:szCs w:val="16"/>
                <w:lang w:val="it-IT"/>
              </w:rPr>
              <w:t>Δ</w:t>
            </w:r>
            <w:r>
              <w:rPr>
                <w:rFonts w:cs="Arial"/>
                <w:b/>
                <w:bCs/>
                <w:iCs/>
                <w:color w:val="000000"/>
                <w:sz w:val="16"/>
                <w:szCs w:val="16"/>
              </w:rPr>
              <w:t>P after upsizing (× original)</w:t>
            </w:r>
          </w:p>
        </w:tc>
        <w:tc>
          <w:tcPr>
            <w:tcW w:w="1870" w:type="dxa"/>
            <w:shd w:val="clear" w:color="auto" w:fill="F2F2F2" w:themeFill="background1" w:themeFillShade="F2"/>
          </w:tcPr>
          <w:p w14:paraId="46DBC587" w14:textId="77777777" w:rsidR="0091433A" w:rsidRPr="00EF1138" w:rsidRDefault="00C64113">
            <w:pPr>
              <w:spacing w:after="0"/>
              <w:rPr>
                <w:rFonts w:cs="Arial"/>
                <w:b/>
                <w:bCs/>
                <w:iCs/>
                <w:color w:val="000000"/>
                <w:sz w:val="16"/>
                <w:szCs w:val="16"/>
                <w:lang w:val="it-IT"/>
              </w:rPr>
            </w:pPr>
            <w:r>
              <w:rPr>
                <w:rFonts w:cs="Arial"/>
                <w:b/>
                <w:bCs/>
                <w:iCs/>
                <w:color w:val="000000"/>
                <w:sz w:val="16"/>
                <w:szCs w:val="16"/>
                <w:lang w:val="it-IT"/>
              </w:rPr>
              <w:t>Fitting-</w:t>
            </w:r>
            <w:proofErr w:type="spellStart"/>
            <w:r>
              <w:rPr>
                <w:rFonts w:cs="Arial"/>
                <w:b/>
                <w:bCs/>
                <w:iCs/>
                <w:color w:val="000000"/>
                <w:sz w:val="16"/>
                <w:szCs w:val="16"/>
                <w:lang w:val="it-IT"/>
              </w:rPr>
              <w:t>noise</w:t>
            </w:r>
            <w:proofErr w:type="spellEnd"/>
            <w:r>
              <w:rPr>
                <w:rFonts w:cs="Arial"/>
                <w:b/>
                <w:bCs/>
                <w:iCs/>
                <w:color w:val="000000"/>
                <w:sz w:val="16"/>
                <w:szCs w:val="16"/>
                <w:lang w:val="it-IT"/>
              </w:rPr>
              <w:t xml:space="preserve"> </w:t>
            </w:r>
            <w:proofErr w:type="spellStart"/>
            <w:r>
              <w:rPr>
                <w:rFonts w:cs="Arial"/>
                <w:b/>
                <w:bCs/>
                <w:iCs/>
                <w:color w:val="000000"/>
                <w:sz w:val="16"/>
                <w:szCs w:val="16"/>
                <w:lang w:val="it-IT"/>
              </w:rPr>
              <w:t>change</w:t>
            </w:r>
            <w:proofErr w:type="spellEnd"/>
          </w:p>
        </w:tc>
      </w:tr>
      <w:tr w:rsidR="0091433A" w:rsidRPr="00801F35" w14:paraId="4421658F" w14:textId="77777777" w:rsidTr="007E4085">
        <w:tc>
          <w:tcPr>
            <w:tcW w:w="4432" w:type="dxa"/>
          </w:tcPr>
          <w:p w14:paraId="3D072253" w14:textId="77777777" w:rsidR="0091433A" w:rsidRPr="005D22F7" w:rsidRDefault="00C64113">
            <w:pPr>
              <w:spacing w:after="0"/>
              <w:rPr>
                <w:rFonts w:cs="Arial"/>
                <w:iCs/>
                <w:color w:val="000000"/>
                <w:sz w:val="16"/>
                <w:szCs w:val="16"/>
              </w:rPr>
            </w:pPr>
            <w:r>
              <w:rPr>
                <w:rFonts w:cs="Arial"/>
                <w:iCs/>
                <w:color w:val="000000"/>
                <w:sz w:val="16"/>
                <w:szCs w:val="16"/>
              </w:rPr>
              <w:t>NPS ½ to NPS ¾ (0.622 in to 0.824 in)</w:t>
            </w:r>
          </w:p>
        </w:tc>
        <w:tc>
          <w:tcPr>
            <w:tcW w:w="3161" w:type="dxa"/>
          </w:tcPr>
          <w:p w14:paraId="55BCAEC8"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v × 0.57; ΔP × 0.25</w:t>
            </w:r>
          </w:p>
        </w:tc>
        <w:tc>
          <w:tcPr>
            <w:tcW w:w="1870" w:type="dxa"/>
          </w:tcPr>
          <w:p w14:paraId="428A0653"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 −15 dB</w:t>
            </w:r>
          </w:p>
        </w:tc>
      </w:tr>
      <w:tr w:rsidR="0091433A" w:rsidRPr="00801F35" w14:paraId="271F824B" w14:textId="77777777" w:rsidTr="007E4085">
        <w:tc>
          <w:tcPr>
            <w:tcW w:w="4432" w:type="dxa"/>
          </w:tcPr>
          <w:p w14:paraId="5041FCC2" w14:textId="77777777" w:rsidR="0091433A" w:rsidRPr="005D22F7" w:rsidRDefault="00C64113">
            <w:pPr>
              <w:spacing w:after="0"/>
              <w:rPr>
                <w:rFonts w:cs="Arial"/>
                <w:iCs/>
                <w:color w:val="000000"/>
                <w:sz w:val="16"/>
                <w:szCs w:val="16"/>
              </w:rPr>
            </w:pPr>
            <w:r>
              <w:rPr>
                <w:rFonts w:cs="Arial"/>
                <w:iCs/>
                <w:color w:val="000000"/>
                <w:sz w:val="16"/>
                <w:szCs w:val="16"/>
              </w:rPr>
              <w:t>NPS ¾ to NPS 1 (0.824 in to 1.049 in)</w:t>
            </w:r>
          </w:p>
        </w:tc>
        <w:tc>
          <w:tcPr>
            <w:tcW w:w="3161" w:type="dxa"/>
          </w:tcPr>
          <w:p w14:paraId="0E8A8834"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v × 0.62; ΔP × 0.30</w:t>
            </w:r>
          </w:p>
        </w:tc>
        <w:tc>
          <w:tcPr>
            <w:tcW w:w="1870" w:type="dxa"/>
          </w:tcPr>
          <w:p w14:paraId="7397F1AD"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 −13 dB</w:t>
            </w:r>
          </w:p>
        </w:tc>
      </w:tr>
      <w:tr w:rsidR="0091433A" w:rsidRPr="00801F35" w14:paraId="17AB092E" w14:textId="77777777" w:rsidTr="007E4085">
        <w:tc>
          <w:tcPr>
            <w:tcW w:w="4432" w:type="dxa"/>
          </w:tcPr>
          <w:p w14:paraId="7ED6483D" w14:textId="77777777" w:rsidR="0091433A" w:rsidRPr="005D22F7" w:rsidRDefault="00C64113">
            <w:pPr>
              <w:spacing w:after="0"/>
              <w:rPr>
                <w:rFonts w:cs="Arial"/>
                <w:iCs/>
                <w:color w:val="000000"/>
                <w:sz w:val="16"/>
                <w:szCs w:val="16"/>
              </w:rPr>
            </w:pPr>
            <w:r>
              <w:rPr>
                <w:rFonts w:cs="Arial"/>
                <w:iCs/>
                <w:color w:val="000000"/>
                <w:sz w:val="16"/>
                <w:szCs w:val="16"/>
              </w:rPr>
              <w:t>NPS 1 to NPS 1¼ (1.049 in to 1.380 in)</w:t>
            </w:r>
          </w:p>
        </w:tc>
        <w:tc>
          <w:tcPr>
            <w:tcW w:w="3161" w:type="dxa"/>
          </w:tcPr>
          <w:p w14:paraId="7D9E59EC"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v × 0.58; ΔP × 0.25</w:t>
            </w:r>
          </w:p>
        </w:tc>
        <w:tc>
          <w:tcPr>
            <w:tcW w:w="1870" w:type="dxa"/>
          </w:tcPr>
          <w:p w14:paraId="3EECA60D" w14:textId="77777777" w:rsidR="0091433A" w:rsidRPr="00EF1138" w:rsidRDefault="00C64113">
            <w:pPr>
              <w:spacing w:after="0"/>
              <w:rPr>
                <w:rFonts w:cs="Arial"/>
                <w:iCs/>
                <w:color w:val="000000"/>
                <w:sz w:val="16"/>
                <w:szCs w:val="16"/>
                <w:lang w:val="it-IT"/>
              </w:rPr>
            </w:pPr>
            <w:r>
              <w:rPr>
                <w:rFonts w:cs="Arial"/>
                <w:iCs/>
                <w:color w:val="000000"/>
                <w:sz w:val="16"/>
                <w:szCs w:val="16"/>
                <w:lang w:val="it-IT"/>
              </w:rPr>
              <w:t>≈ −14 dB</w:t>
            </w:r>
            <w:commentRangeEnd w:id="978"/>
            <w:r>
              <w:rPr>
                <w:rStyle w:val="CommentReference"/>
                <w:rFonts w:cs="Arial"/>
                <w:iCs/>
                <w:color w:val="000000"/>
                <w:lang w:val="it-IT"/>
              </w:rPr>
              <w:commentReference w:id="978"/>
            </w:r>
            <w:r>
              <w:rPr>
                <w:rStyle w:val="CommentReference"/>
              </w:rPr>
              <w:commentReference w:id="979"/>
            </w:r>
          </w:p>
        </w:tc>
      </w:tr>
    </w:tbl>
    <w:commentRangeEnd w:id="979"/>
    <w:p w14:paraId="178BF5FE" w14:textId="77777777" w:rsidR="0091433A" w:rsidRPr="00801F35" w:rsidRDefault="00C64113">
      <w:pPr>
        <w:rPr>
          <w:i/>
        </w:rPr>
      </w:pPr>
      <w:r>
        <w:rPr>
          <w:i/>
        </w:rPr>
        <w:t>Table 6 – Effect of one-step pipe upsizing at fixed actual volumetric flow: velocity scales with the diameter ratio squared, pressure drop with the fifth power, and dipole noise with the twelfth power (before friction-factor changes).</w:t>
      </w:r>
    </w:p>
    <w:p w14:paraId="6F68C14D" w14:textId="77777777" w:rsidR="00976B66" w:rsidRPr="00801F35" w:rsidRDefault="00C64113" w:rsidP="00857005">
      <w:pPr>
        <w:pStyle w:val="Heading2"/>
      </w:pPr>
      <w:bookmarkStart w:id="980" w:name="_Toc241506984"/>
      <w:r>
        <w:t>Equation and Model Development</w:t>
      </w:r>
      <w:bookmarkEnd w:id="980"/>
    </w:p>
    <w:p w14:paraId="20CC9160" w14:textId="77777777" w:rsidR="00796C40" w:rsidRPr="00801F35" w:rsidRDefault="00796C40">
      <w:pPr>
        <w:rPr>
          <w:iCs/>
        </w:rPr>
      </w:pPr>
      <w:r>
        <w:rPr>
          <w:iCs/>
        </w:rPr>
        <w:t>This subsection presents the assessment, development, and validation of pipe sizing equations for hydrogen flow in domestic piping systems. The approach taken is not to adapt the Polyflo equation directly to hydrogen's properties, but first to establish precisely what physical assumption Polyflo embeds, and then to test that assumption against the Reynolds-number range hydrogen actually occupies. An equation calibrated to a specific flow regime cannot be assumed valid outside it. The evaluation is carried out separately for non-corrugated steel pipes and for CSST, which reach different conclusions.</w:t>
      </w:r>
    </w:p>
    <w:p w14:paraId="62F1C0A7" w14:textId="77777777" w:rsidR="00796C40" w:rsidRPr="00801F35" w:rsidRDefault="00796C40">
      <w:pPr>
        <w:rPr>
          <w:iCs/>
        </w:rPr>
      </w:pPr>
      <w:r>
        <w:rPr>
          <w:rFonts w:cs="Arial"/>
          <w:szCs w:val="20"/>
        </w:rPr>
        <w:t xml:space="preserve">All Reynolds numbers in this chapter are evaluated with </w:t>
      </w:r>
      <w:proofErr w:type="spellStart"/>
      <w:r>
        <w:rPr>
          <w:rFonts w:cs="Arial"/>
          <w:i/>
          <w:szCs w:val="20"/>
        </w:rPr>
        <w:t>μ</w:t>
      </w:r>
      <w:r>
        <w:rPr>
          <w:rFonts w:cs="Arial"/>
          <w:i/>
          <w:szCs w:val="20"/>
          <w:vertAlign w:val="subscript"/>
        </w:rPr>
        <w:t>NG</w:t>
      </w:r>
      <w:proofErr w:type="spellEnd"/>
      <w:r>
        <w:rPr>
          <w:rFonts w:cs="Arial"/>
          <w:szCs w:val="20"/>
        </w:rPr>
        <w:t xml:space="preserve"> = 1.2 × 10</w:t>
      </w:r>
      <w:r>
        <w:rPr>
          <w:rFonts w:cs="Arial"/>
          <w:szCs w:val="20"/>
          <w:vertAlign w:val="superscript"/>
        </w:rPr>
        <w:t>−5</w:t>
      </w:r>
      <w:r>
        <w:rPr>
          <w:rFonts w:cs="Arial"/>
          <w:szCs w:val="20"/>
        </w:rPr>
        <w:t xml:space="preserve"> </w:t>
      </w:r>
      <w:proofErr w:type="spellStart"/>
      <w:r>
        <w:rPr>
          <w:rFonts w:cs="Arial"/>
          <w:szCs w:val="20"/>
        </w:rPr>
        <w:t>Pa·s</w:t>
      </w:r>
      <w:proofErr w:type="spellEnd"/>
      <w:r>
        <w:rPr>
          <w:rFonts w:cs="Arial"/>
          <w:szCs w:val="20"/>
        </w:rPr>
        <w:t xml:space="preserve"> (the viscosity value embedded in the </w:t>
      </w:r>
      <w:r>
        <w:rPr>
          <w:rFonts w:cs="Arial"/>
          <w:i/>
          <w:szCs w:val="20"/>
        </w:rPr>
        <w:t>C</w:t>
      </w:r>
      <w:r>
        <w:rPr>
          <w:rFonts w:cs="Arial"/>
          <w:i/>
          <w:szCs w:val="20"/>
          <w:vertAlign w:val="subscript"/>
        </w:rPr>
        <w:t>r</w:t>
      </w:r>
      <w:r>
        <w:rPr>
          <w:rFonts w:cs="Arial"/>
          <w:szCs w:val="20"/>
        </w:rPr>
        <w:t xml:space="preserve"> definition of the codes under review) and </w:t>
      </w:r>
      <w:r>
        <w:rPr>
          <w:rFonts w:cs="Arial"/>
          <w:i/>
          <w:szCs w:val="20"/>
        </w:rPr>
        <w:t>μ</w:t>
      </w:r>
      <w:r>
        <w:rPr>
          <w:rFonts w:cs="Arial"/>
          <w:i/>
          <w:szCs w:val="20"/>
          <w:vertAlign w:val="subscript"/>
        </w:rPr>
        <w:t>H2</w:t>
      </w:r>
      <w:r>
        <w:rPr>
          <w:rFonts w:cs="Arial"/>
          <w:szCs w:val="20"/>
        </w:rPr>
        <w:t xml:space="preserve"> = 8.76 × 10</w:t>
      </w:r>
      <w:r>
        <w:rPr>
          <w:rFonts w:cs="Arial"/>
          <w:szCs w:val="20"/>
          <w:vertAlign w:val="superscript"/>
        </w:rPr>
        <w:t>−6</w:t>
      </w:r>
      <w:r>
        <w:rPr>
          <w:rFonts w:cs="Arial"/>
          <w:szCs w:val="20"/>
        </w:rPr>
        <w:t xml:space="preserve"> </w:t>
      </w:r>
      <w:proofErr w:type="spellStart"/>
      <w:r>
        <w:rPr>
          <w:rFonts w:cs="Arial"/>
          <w:szCs w:val="20"/>
        </w:rPr>
        <w:t>Pa·s</w:t>
      </w:r>
      <w:proofErr w:type="spellEnd"/>
      <w:r>
        <w:rPr>
          <w:rFonts w:cs="Arial"/>
          <w:szCs w:val="20"/>
        </w:rPr>
        <w:t xml:space="preserve">, giving </w:t>
      </w:r>
      <w:r>
        <w:rPr>
          <w:rFonts w:cs="Arial"/>
          <w:i/>
          <w:szCs w:val="20"/>
        </w:rPr>
        <w:t>Re</w:t>
      </w:r>
      <w:r>
        <w:rPr>
          <w:rFonts w:cs="Arial"/>
          <w:szCs w:val="20"/>
          <w:vertAlign w:val="subscript"/>
        </w:rPr>
        <w:t>H2</w:t>
      </w:r>
      <w:r>
        <w:rPr>
          <w:rFonts w:cs="Arial"/>
          <w:szCs w:val="20"/>
        </w:rPr>
        <w:t xml:space="preserve"> ≈ 0.49 × </w:t>
      </w:r>
      <w:r>
        <w:rPr>
          <w:rFonts w:cs="Arial"/>
          <w:i/>
          <w:szCs w:val="20"/>
        </w:rPr>
        <w:t>Re</w:t>
      </w:r>
      <w:r>
        <w:rPr>
          <w:rFonts w:cs="Arial"/>
          <w:szCs w:val="20"/>
          <w:vertAlign w:val="subscript"/>
        </w:rPr>
        <w:t>NG</w:t>
      </w:r>
      <w:r>
        <w:rPr>
          <w:rFonts w:cs="Arial"/>
          <w:szCs w:val="20"/>
        </w:rPr>
        <w:t xml:space="preserve"> at equal energy delivery. A first-principles property refinement (</w:t>
      </w:r>
      <w:proofErr w:type="spellStart"/>
      <w:r>
        <w:rPr>
          <w:rFonts w:cs="Arial"/>
          <w:i/>
          <w:szCs w:val="20"/>
        </w:rPr>
        <w:t>μ</w:t>
      </w:r>
      <w:r>
        <w:rPr>
          <w:rFonts w:cs="Arial"/>
          <w:i/>
          <w:szCs w:val="20"/>
          <w:vertAlign w:val="subscript"/>
        </w:rPr>
        <w:t>NG</w:t>
      </w:r>
      <w:proofErr w:type="spellEnd"/>
      <w:r>
        <w:rPr>
          <w:rFonts w:cs="Arial"/>
          <w:szCs w:val="20"/>
        </w:rPr>
        <w:t xml:space="preserve"> = 1.105 × 10</w:t>
      </w:r>
      <w:r>
        <w:rPr>
          <w:rFonts w:cs="Arial"/>
          <w:szCs w:val="20"/>
          <w:vertAlign w:val="superscript"/>
        </w:rPr>
        <w:t>−5</w:t>
      </w:r>
      <w:r>
        <w:rPr>
          <w:rFonts w:cs="Arial"/>
          <w:szCs w:val="20"/>
        </w:rPr>
        <w:t xml:space="preserve"> </w:t>
      </w:r>
      <w:proofErr w:type="spellStart"/>
      <w:r>
        <w:rPr>
          <w:rFonts w:cs="Arial"/>
          <w:szCs w:val="20"/>
        </w:rPr>
        <w:t>Pa·s</w:t>
      </w:r>
      <w:proofErr w:type="spellEnd"/>
      <w:r>
        <w:rPr>
          <w:rFonts w:cs="Arial"/>
          <w:szCs w:val="20"/>
        </w:rPr>
        <w:t>) lowers the ratio to 0.45 and changes no conclusion of this chapter.</w:t>
      </w:r>
    </w:p>
    <w:p w14:paraId="6F78AA05" w14:textId="77777777" w:rsidR="00976B66" w:rsidRPr="00801F35" w:rsidRDefault="00C64113" w:rsidP="00A055D8">
      <w:pPr>
        <w:pStyle w:val="Heading3"/>
      </w:pPr>
      <w:bookmarkStart w:id="981" w:name="_Toc241506985"/>
      <w:r>
        <w:t>Evaluation of Existing Pipe Sizing Equations</w:t>
      </w:r>
      <w:bookmarkEnd w:id="981"/>
    </w:p>
    <w:p w14:paraId="031F7C7A" w14:textId="076EE7FE" w:rsidR="00E12912" w:rsidRDefault="00C64113" w:rsidP="00E12912">
      <w:pPr>
        <w:rPr>
          <w:rFonts w:cs="Arial"/>
        </w:rPr>
      </w:pPr>
      <w:r>
        <w:rPr>
          <w:rFonts w:cs="Arial"/>
          <w:szCs w:val="20"/>
        </w:rPr>
        <w:t xml:space="preserve">Domestic pipe sizing of non-corrugated steel pipes and tubing in CSA B149.1, the IFGC and NFPA 54 rests on the Polyflo equation. §3.3 established that its gas-property constant is calibrated to natural gas and that the codes’ own correction routes do not </w:t>
      </w:r>
      <w:del w:id="982" w:author="Olga Arevalo Quintero" w:date="2026-09-18T15:59:00Z" w16du:dateUtc="2026-09-18T19:59:00Z">
        <w:r>
          <w:rPr>
            <w:rFonts w:cs="Arial"/>
            <w:szCs w:val="20"/>
          </w:rPr>
          <w:delText xml:space="preserve">reach </w:delText>
        </w:r>
      </w:del>
      <w:ins w:id="983" w:author="Olga Arevalo Quintero" w:date="2026-09-18T15:59:00Z" w16du:dateUtc="2026-09-18T19:59:00Z">
        <w:r>
          <w:rPr>
            <w:rFonts w:cs="Arial"/>
            <w:szCs w:val="20"/>
          </w:rPr>
          <w:t xml:space="preserve">extend to </w:t>
        </w:r>
      </w:ins>
      <w:r>
        <w:rPr>
          <w:rFonts w:cs="Arial"/>
          <w:szCs w:val="20"/>
        </w:rPr>
        <w:t>hydrogen</w:t>
      </w:r>
      <w:ins w:id="984" w:author="Olga Arevalo Quintero" w:date="2026-09-18T16:00:00Z" w16du:dateUtc="2026-09-18T20:00:00Z">
        <w:r>
          <w:rPr>
            <w:rFonts w:cs="Arial"/>
            <w:szCs w:val="20"/>
          </w:rPr>
          <w:t>. Therefore</w:t>
        </w:r>
      </w:ins>
      <w:r>
        <w:rPr>
          <w:rFonts w:cs="Arial"/>
          <w:szCs w:val="20"/>
        </w:rPr>
        <w:t xml:space="preserve">, </w:t>
      </w:r>
      <w:del w:id="985" w:author="Olga Arevalo Quintero" w:date="2026-09-18T16:00:00Z" w16du:dateUtc="2026-09-18T20:00:00Z">
        <w:r>
          <w:rPr>
            <w:rFonts w:cs="Arial"/>
            <w:szCs w:val="20"/>
          </w:rPr>
          <w:delText xml:space="preserve">so </w:delText>
        </w:r>
      </w:del>
      <w:r>
        <w:rPr>
          <w:rFonts w:cs="Arial"/>
          <w:szCs w:val="20"/>
        </w:rPr>
        <w:t xml:space="preserve">whether hydrogen tables can be produced in the published format </w:t>
      </w:r>
      <w:del w:id="986" w:author="Olga Arevalo Quintero" w:date="2026-09-18T16:00:00Z" w16du:dateUtc="2026-09-18T20:00:00Z">
        <w:r>
          <w:rPr>
            <w:rFonts w:cs="Arial"/>
            <w:szCs w:val="20"/>
          </w:rPr>
          <w:delText>at all</w:delText>
        </w:r>
      </w:del>
      <w:r>
        <w:rPr>
          <w:rFonts w:cs="Arial"/>
          <w:szCs w:val="20"/>
        </w:rPr>
        <w:t xml:space="preserve"> depends on whether this equation can be recalibrated from first principles. That requires establishing what physical assumption its published constants embed, which is the purpose of this subsection. The equation is given in Annex A.3.5 of CSA B149.1:25 in low-pressure (below 1.5 </w:t>
      </w:r>
      <w:proofErr w:type="spellStart"/>
      <w:r>
        <w:rPr>
          <w:rFonts w:cs="Arial"/>
          <w:szCs w:val="20"/>
        </w:rPr>
        <w:t>psig</w:t>
      </w:r>
      <w:proofErr w:type="spellEnd"/>
      <w:r>
        <w:rPr>
          <w:rFonts w:cs="Arial"/>
          <w:szCs w:val="20"/>
        </w:rPr>
        <w:t xml:space="preserve"> (10.3 kPa)) form as</w:t>
      </w:r>
    </w:p>
    <w:p w14:paraId="69F71522" w14:textId="77777777" w:rsidR="008F4107" w:rsidRDefault="005D1F2C">
      <w:pPr>
        <w:tabs>
          <w:tab w:val="center" w:pos="4680"/>
          <w:tab w:val="right" w:pos="9360"/>
        </w:tabs>
        <w:spacing w:before="120"/>
        <w:rPr>
          <w:rFonts w:cs="Arial"/>
        </w:rPr>
      </w:pPr>
      <w:r>
        <w:tab/>
      </w:r>
      <m:oMath>
        <m:r>
          <w:rPr>
            <w:rFonts w:ascii="Cambria Math" w:hAnsi="Cambria Math"/>
          </w:rPr>
          <m:t xml:space="preserve">Q = </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2.623</m:t>
            </m:r>
          </m:sup>
        </m:sSup>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ΔH</m:t>
                    </m:r>
                  </m:num>
                  <m:den>
                    <m:r>
                      <w:rPr>
                        <w:rFonts w:ascii="Cambria Math" w:hAnsi="Cambria Math"/>
                      </w:rPr>
                      <m:t>Cr · L · F</m:t>
                    </m:r>
                  </m:den>
                </m:f>
              </m:e>
            </m:d>
          </m:e>
          <m:sup>
            <m:r>
              <w:rPr>
                <w:rFonts w:ascii="Cambria Math" w:hAnsi="Cambria Math"/>
              </w:rPr>
              <m:t>0.541</m:t>
            </m:r>
          </m:sup>
        </m:sSup>
        <m:r>
          <w:rPr>
            <w:rFonts w:ascii="Cambria Math" w:hAnsi="Cambria Math"/>
          </w:rPr>
          <m:t xml:space="preserve"> · </m:t>
        </m:r>
        <m:d>
          <m:dPr>
            <m:ctrlPr>
              <w:rPr>
                <w:rFonts w:ascii="Cambria Math" w:hAnsi="Cambria Math"/>
              </w:rPr>
            </m:ctrlPr>
          </m:dPr>
          <m:e>
            <m:r>
              <w:rPr>
                <w:rFonts w:ascii="Cambria Math" w:hAnsi="Cambria Math"/>
              </w:rPr>
              <m:t>b · z</m:t>
            </m:r>
          </m:e>
        </m:d>
      </m:oMath>
      <w:r>
        <w:rPr>
          <w:rFonts w:cs="Arial"/>
        </w:rPr>
        <w:tab/>
        <w:t>(4)</w:t>
      </w:r>
    </w:p>
    <w:p w14:paraId="46F297C3" w14:textId="77777777" w:rsidR="002E0FD1" w:rsidRDefault="002E0FD1" w:rsidP="00E12912">
      <w:pPr>
        <w:rPr>
          <w:rFonts w:cs="Arial"/>
        </w:rPr>
      </w:pPr>
      <w:r>
        <w:rPr>
          <w:rFonts w:cs="Arial"/>
          <w:szCs w:val="20"/>
        </w:rPr>
        <w:t xml:space="preserve">and in high-pressure (at or above 1.5 </w:t>
      </w:r>
      <w:proofErr w:type="spellStart"/>
      <w:r>
        <w:rPr>
          <w:rFonts w:cs="Arial"/>
          <w:szCs w:val="20"/>
        </w:rPr>
        <w:t>psig</w:t>
      </w:r>
      <w:proofErr w:type="spellEnd"/>
      <w:r>
        <w:rPr>
          <w:rFonts w:cs="Arial"/>
          <w:szCs w:val="20"/>
        </w:rPr>
        <w:t xml:space="preserve"> (10.3 kPa)) form as</w:t>
      </w:r>
    </w:p>
    <w:p w14:paraId="63B4FF96" w14:textId="77777777" w:rsidR="008F4107" w:rsidRDefault="005D1F2C">
      <w:pPr>
        <w:tabs>
          <w:tab w:val="center" w:pos="4680"/>
          <w:tab w:val="right" w:pos="9360"/>
        </w:tabs>
        <w:spacing w:before="120"/>
        <w:rPr>
          <w:rFonts w:cs="Arial"/>
        </w:rPr>
      </w:pPr>
      <w:r>
        <w:tab/>
      </w:r>
      <m:oMath>
        <m:r>
          <w:rPr>
            <w:rFonts w:ascii="Cambria Math" w:hAnsi="Cambria Math"/>
          </w:rPr>
          <m:t xml:space="preserve">Q = </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2.623</m:t>
            </m:r>
          </m:sup>
        </m:sSup>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2</m:t>
                            </m:r>
                          </m:sup>
                        </m:sSubSup>
                      </m:e>
                    </m:d>
                    <m:r>
                      <w:rPr>
                        <w:rFonts w:ascii="Cambria Math" w:hAnsi="Cambria Math"/>
                      </w:rPr>
                      <m:t xml:space="preserve"> · Y</m:t>
                    </m:r>
                  </m:num>
                  <m:den>
                    <m:r>
                      <w:rPr>
                        <w:rFonts w:ascii="Cambria Math" w:hAnsi="Cambria Math"/>
                      </w:rPr>
                      <m:t>Cr · L · F</m:t>
                    </m:r>
                  </m:den>
                </m:f>
              </m:e>
            </m:d>
          </m:e>
          <m:sup>
            <m:r>
              <w:rPr>
                <w:rFonts w:ascii="Cambria Math" w:hAnsi="Cambria Math"/>
              </w:rPr>
              <m:t>0.541</m:t>
            </m:r>
          </m:sup>
        </m:sSup>
        <m:r>
          <w:rPr>
            <w:rFonts w:ascii="Cambria Math" w:hAnsi="Cambria Math"/>
          </w:rPr>
          <m:t xml:space="preserve"> · </m:t>
        </m:r>
        <m:d>
          <m:dPr>
            <m:ctrlPr>
              <w:rPr>
                <w:rFonts w:ascii="Cambria Math" w:hAnsi="Cambria Math"/>
              </w:rPr>
            </m:ctrlPr>
          </m:dPr>
          <m:e>
            <m:r>
              <w:rPr>
                <w:rFonts w:ascii="Cambria Math" w:hAnsi="Cambria Math"/>
              </w:rPr>
              <m:t>b · z</m:t>
            </m:r>
          </m:e>
        </m:d>
      </m:oMath>
      <w:r>
        <w:rPr>
          <w:rFonts w:cs="Arial"/>
        </w:rPr>
        <w:tab/>
        <w:t>(5)</w:t>
      </w:r>
    </w:p>
    <w:p w14:paraId="31BDFEFA" w14:textId="70D74117" w:rsidR="007F3771" w:rsidDel="002D5A47" w:rsidRDefault="00E12912" w:rsidP="00E12912">
      <w:pPr>
        <w:rPr>
          <w:del w:id="987" w:author="Sean de Noronha | DRG" w:date="2026-09-23T14:22:00Z" w16du:dateUtc="2026-09-23T12:22:00Z"/>
          <w:rFonts w:cs="Arial"/>
        </w:rPr>
      </w:pPr>
      <w:r>
        <w:rPr>
          <w:rFonts w:cs="Arial"/>
          <w:szCs w:val="20"/>
        </w:rPr>
        <w:t xml:space="preserve">Equations (4) and (5) return the thermal capacity </w:t>
      </w:r>
      <w:r>
        <w:rPr>
          <w:rFonts w:cs="Arial"/>
          <w:i/>
          <w:szCs w:val="20"/>
        </w:rPr>
        <w:t>Q</w:t>
      </w:r>
      <w:r>
        <w:rPr>
          <w:rFonts w:cs="Arial"/>
          <w:szCs w:val="20"/>
        </w:rPr>
        <w:t xml:space="preserve"> in </w:t>
      </w:r>
      <w:proofErr w:type="spellStart"/>
      <w:r>
        <w:rPr>
          <w:rFonts w:cs="Arial"/>
          <w:szCs w:val="20"/>
        </w:rPr>
        <w:t>MBtu</w:t>
      </w:r>
      <w:proofErr w:type="spellEnd"/>
      <w:r>
        <w:rPr>
          <w:rFonts w:cs="Arial"/>
          <w:szCs w:val="20"/>
        </w:rPr>
        <w:t xml:space="preserve">/h (kW). The low-pressure form, Equation (4), works in the pressure drop ΔH, expressed in inches water column (kPa), and applies where the </w:t>
      </w:r>
      <w:ins w:id="988" w:author="Olga Arevalo Quintero" w:date="2026-09-18T16:02:00Z" w16du:dateUtc="2026-09-18T20:02:00Z">
        <w:r>
          <w:rPr>
            <w:rFonts w:cs="Arial"/>
            <w:szCs w:val="20"/>
          </w:rPr>
          <w:t xml:space="preserve">pressure </w:t>
        </w:r>
      </w:ins>
      <w:r>
        <w:rPr>
          <w:rFonts w:cs="Arial"/>
          <w:szCs w:val="20"/>
        </w:rPr>
        <w:t xml:space="preserve">drop is small against the absolute pressure. The high-pressure form, Equation (5), works in the difference of squared absolute pressures </w:t>
      </w:r>
      <w:r>
        <w:rPr>
          <w:rFonts w:cs="Arial"/>
          <w:i/>
          <w:szCs w:val="20"/>
        </w:rPr>
        <w:t>P</w:t>
      </w:r>
      <w:r>
        <w:rPr>
          <w:rFonts w:cs="Arial"/>
          <w:i/>
          <w:szCs w:val="20"/>
          <w:vertAlign w:val="subscript"/>
        </w:rPr>
        <w:t>1</w:t>
      </w:r>
      <w:del w:id="989" w:author="Sean de Noronha | DRG" w:date="2026-09-28T16:47:00Z" w16du:dateUtc="2026-09-28T14:47:00Z">
        <w:r>
          <w:rPr>
            <w:rFonts w:cs="Arial"/>
            <w:szCs w:val="20"/>
          </w:rPr>
          <w:delText>²</w:delText>
        </w:r>
      </w:del>
      <w:ins w:id="990" w:author="Sean de Noronha | DRG" w:date="2026-09-28T16:47:00Z" w16du:dateUtc="2026-09-28T14:47:00Z">
        <w:r>
          <w:rPr>
            <w:rFonts w:cs="Arial"/>
            <w:szCs w:val="20"/>
            <w:vertAlign w:val="superscript"/>
          </w:rPr>
          <w:t>2</w:t>
        </w:r>
      </w:ins>
      <w:r>
        <w:rPr>
          <w:rFonts w:cs="Arial"/>
          <w:szCs w:val="20"/>
        </w:rPr>
        <w:t xml:space="preserve"> − </w:t>
      </w:r>
      <w:r>
        <w:rPr>
          <w:rFonts w:cs="Arial"/>
          <w:i/>
          <w:szCs w:val="20"/>
        </w:rPr>
        <w:t>P</w:t>
      </w:r>
      <w:r>
        <w:rPr>
          <w:rFonts w:cs="Arial"/>
          <w:i/>
          <w:szCs w:val="20"/>
          <w:vertAlign w:val="subscript"/>
        </w:rPr>
        <w:t>2</w:t>
      </w:r>
      <w:del w:id="991" w:author="Sean de Noronha | DRG" w:date="2026-09-28T16:47:00Z" w16du:dateUtc="2026-09-28T14:47:00Z">
        <w:r>
          <w:rPr>
            <w:rFonts w:cs="Arial"/>
            <w:szCs w:val="20"/>
          </w:rPr>
          <w:delText>²</w:delText>
        </w:r>
      </w:del>
      <w:ins w:id="992" w:author="Sean de Noronha | DRG" w:date="2026-09-28T16:47:00Z" w16du:dateUtc="2026-09-28T14:47:00Z">
        <w:r>
          <w:rPr>
            <w:rFonts w:cs="Arial"/>
            <w:szCs w:val="20"/>
            <w:vertAlign w:val="superscript"/>
          </w:rPr>
          <w:t>2</w:t>
        </w:r>
      </w:ins>
      <w:r>
        <w:rPr>
          <w:rFonts w:cs="Arial"/>
          <w:szCs w:val="20"/>
        </w:rPr>
        <w:t>, in psia</w:t>
      </w:r>
      <w:del w:id="993" w:author="Sean de Noronha | DRG" w:date="2026-09-28T16:47:00Z" w16du:dateUtc="2026-09-28T14:47:00Z">
        <w:r>
          <w:rPr>
            <w:rFonts w:cs="Arial"/>
            <w:szCs w:val="20"/>
          </w:rPr>
          <w:delText>²</w:delText>
        </w:r>
      </w:del>
      <w:ins w:id="994" w:author="Sean de Noronha | DRG" w:date="2026-09-28T16:47:00Z" w16du:dateUtc="2026-09-28T14:47:00Z">
        <w:r>
          <w:rPr>
            <w:rFonts w:cs="Arial"/>
            <w:szCs w:val="20"/>
            <w:vertAlign w:val="superscript"/>
          </w:rPr>
          <w:t>2</w:t>
        </w:r>
      </w:ins>
      <w:r>
        <w:rPr>
          <w:rFonts w:cs="Arial"/>
          <w:szCs w:val="20"/>
        </w:rPr>
        <w:t xml:space="preserve"> (kPa</w:t>
      </w:r>
      <w:del w:id="995" w:author="Sean de Noronha | DRG" w:date="2026-09-28T16:47:00Z" w16du:dateUtc="2026-09-28T14:47:00Z">
        <w:r>
          <w:rPr>
            <w:rFonts w:cs="Arial"/>
            <w:szCs w:val="20"/>
          </w:rPr>
          <w:delText>²</w:delText>
        </w:r>
      </w:del>
      <w:ins w:id="996" w:author="Sean de Noronha | DRG" w:date="2026-09-28T16:47:00Z" w16du:dateUtc="2026-09-28T14:47:00Z">
        <w:r>
          <w:rPr>
            <w:rFonts w:cs="Arial"/>
            <w:szCs w:val="20"/>
            <w:vertAlign w:val="superscript"/>
          </w:rPr>
          <w:t>2</w:t>
        </w:r>
      </w:ins>
      <w:r>
        <w:rPr>
          <w:rFonts w:cs="Arial"/>
          <w:szCs w:val="20"/>
        </w:rPr>
        <w:t xml:space="preserve">), and </w:t>
      </w:r>
      <w:del w:id="997" w:author="Sean de Noronha | DRG" w:date="2026-09-23T14:13:00Z" w16du:dateUtc="2026-09-23T12:13:00Z">
        <w:r>
          <w:rPr>
            <w:rFonts w:cs="Arial"/>
            <w:szCs w:val="20"/>
          </w:rPr>
          <w:delText xml:space="preserve">is </w:delText>
        </w:r>
      </w:del>
      <w:ins w:id="998" w:author="Sean de Noronha | DRG" w:date="2026-09-23T14:20:00Z" w16du:dateUtc="2026-09-23T12:20:00Z">
        <w:r>
          <w:rPr>
            <w:rFonts w:cs="Arial"/>
            <w:szCs w:val="20"/>
          </w:rPr>
          <w:t xml:space="preserve">applies </w:t>
        </w:r>
      </w:ins>
      <w:ins w:id="999" w:author="Sean de Noronha | DRG" w:date="2026-09-23T14:20:00Z">
        <w:r>
          <w:rPr>
            <w:rFonts w:cs="Arial"/>
            <w:szCs w:val="20"/>
          </w:rPr>
          <w:t xml:space="preserve">at operating pressures of 1.5 </w:t>
        </w:r>
        <w:proofErr w:type="spellStart"/>
        <w:r>
          <w:rPr>
            <w:rFonts w:cs="Arial"/>
            <w:szCs w:val="20"/>
          </w:rPr>
          <w:t>psig</w:t>
        </w:r>
        <w:proofErr w:type="spellEnd"/>
        <w:r>
          <w:rPr>
            <w:rFonts w:cs="Arial"/>
            <w:szCs w:val="20"/>
          </w:rPr>
          <w:t xml:space="preserve"> (10.3 kPa) and above, per </w:t>
        </w:r>
      </w:ins>
      <w:ins w:id="1000" w:author="Sean de Noronha | DRG" w:date="2026-09-23T16:00:00Z" w16du:dateUtc="2026-09-23T14:00:00Z">
        <w:r>
          <w:rPr>
            <w:rFonts w:cs="Arial"/>
            <w:szCs w:val="20"/>
          </w:rPr>
          <w:t xml:space="preserve">CSA B149.1:25 </w:t>
        </w:r>
      </w:ins>
      <w:ins w:id="1001" w:author="Sean de Noronha | DRG" w:date="2026-09-23T14:20:00Z">
        <w:r>
          <w:rPr>
            <w:rFonts w:cs="Arial"/>
            <w:szCs w:val="20"/>
          </w:rPr>
          <w:t>Annex A.3.5; below that, the low-pressure form of Equation (4) applies</w:t>
        </w:r>
      </w:ins>
      <w:ins w:id="1002" w:author="Sean de Noronha | DRG" w:date="2026-09-23T14:20:00Z" w16du:dateUtc="2026-09-23T12:20:00Z">
        <w:r>
          <w:rPr>
            <w:rFonts w:cs="Arial"/>
            <w:szCs w:val="20"/>
          </w:rPr>
          <w:t xml:space="preserve"> </w:t>
        </w:r>
      </w:ins>
      <w:del w:id="1003" w:author="Sean de Noronha | DRG" w:date="2026-09-23T14:14:00Z" w16du:dateUtc="2026-09-23T12:14:00Z">
        <w:r>
          <w:rPr>
            <w:rFonts w:cs="Arial"/>
            <w:szCs w:val="20"/>
          </w:rPr>
          <w:delText xml:space="preserve">required once </w:delText>
        </w:r>
        <w:commentRangeStart w:id="1004"/>
        <w:commentRangeStart w:id="1005"/>
        <w:r>
          <w:rPr>
            <w:rFonts w:cs="Arial"/>
            <w:szCs w:val="20"/>
          </w:rPr>
          <w:delText>the pressure drop is no longer small against the absolute pressure</w:delText>
        </w:r>
      </w:del>
      <w:del w:id="1006" w:author="Sean de Noronha | DRG" w:date="2026-09-23T14:20:00Z" w16du:dateUtc="2026-09-23T12:20:00Z">
        <w:r>
          <w:rPr>
            <w:rFonts w:cs="Arial"/>
            <w:szCs w:val="20"/>
          </w:rPr>
          <w:delText xml:space="preserve"> </w:delText>
        </w:r>
        <w:commentRangeEnd w:id="1004"/>
        <w:r>
          <w:rPr>
            <w:rStyle w:val="CommentReference"/>
            <w:rFonts w:cs="Arial"/>
            <w:sz w:val="20"/>
            <w:szCs w:val="20"/>
          </w:rPr>
          <w:commentReference w:id="1004"/>
        </w:r>
        <w:commentRangeEnd w:id="1005"/>
        <w:r>
          <w:rPr>
            <w:rStyle w:val="CommentReference"/>
          </w:rPr>
          <w:commentReference w:id="1005"/>
        </w:r>
      </w:del>
      <w:r>
        <w:rPr>
          <w:rFonts w:cs="Arial"/>
          <w:szCs w:val="20"/>
        </w:rPr>
        <w:t xml:space="preserve">(§3.1). The remaining parameters are: </w:t>
      </w:r>
      <w:r>
        <w:rPr>
          <w:rFonts w:cs="Arial"/>
          <w:i/>
          <w:szCs w:val="20"/>
        </w:rPr>
        <w:t>D</w:t>
      </w:r>
      <w:r>
        <w:rPr>
          <w:rFonts w:cs="Arial"/>
          <w:szCs w:val="20"/>
        </w:rPr>
        <w:t xml:space="preserve"> the inside diameter in in. (mm); </w:t>
      </w:r>
      <w:r>
        <w:rPr>
          <w:rFonts w:cs="Arial"/>
          <w:i/>
          <w:szCs w:val="20"/>
        </w:rPr>
        <w:t>L</w:t>
      </w:r>
      <w:r>
        <w:rPr>
          <w:rFonts w:cs="Arial"/>
          <w:szCs w:val="20"/>
        </w:rPr>
        <w:t xml:space="preserve"> the pipe length in ft (m); </w:t>
      </w:r>
      <w:r>
        <w:rPr>
          <w:rFonts w:cs="Arial"/>
          <w:i/>
          <w:szCs w:val="20"/>
        </w:rPr>
        <w:t>F</w:t>
      </w:r>
      <w:r>
        <w:rPr>
          <w:rFonts w:cs="Arial"/>
          <w:szCs w:val="20"/>
        </w:rPr>
        <w:t xml:space="preserve"> the fitting allowance factor (dimensionless), 1.2 for the low-pressure residential schedules and 1 for the elevated-pressure schedules of CSA B149.1:25 Annex A; </w:t>
      </w:r>
      <w:r>
        <w:rPr>
          <w:rFonts w:cs="Arial"/>
          <w:i/>
          <w:szCs w:val="20"/>
        </w:rPr>
        <w:t>Y</w:t>
      </w:r>
      <w:r>
        <w:rPr>
          <w:rFonts w:cs="Arial"/>
          <w:szCs w:val="20"/>
        </w:rPr>
        <w:t xml:space="preserve"> the </w:t>
      </w:r>
      <w:proofErr w:type="spellStart"/>
      <w:r>
        <w:rPr>
          <w:rFonts w:cs="Arial"/>
          <w:szCs w:val="20"/>
        </w:rPr>
        <w:t>superexpansibility</w:t>
      </w:r>
      <w:proofErr w:type="spellEnd"/>
      <w:r>
        <w:rPr>
          <w:rFonts w:cs="Arial"/>
          <w:szCs w:val="20"/>
        </w:rPr>
        <w:t xml:space="preserve"> factor, a dimensionless correction for the expansion of the gas as pressure falls along the run, tabulated in the codes alongside the gas-property factor; it stays within 0.1% of 1.0 at domestic conditions (§3.1); </w:t>
      </w:r>
      <w:r>
        <w:rPr>
          <w:rFonts w:cs="Arial"/>
          <w:i/>
          <w:szCs w:val="20"/>
        </w:rPr>
        <w:t>b</w:t>
      </w:r>
      <w:r>
        <w:rPr>
          <w:rFonts w:cs="Arial"/>
          <w:szCs w:val="20"/>
        </w:rPr>
        <w:t xml:space="preserve"> the higher heating value of the gas in Btu/ft</w:t>
      </w:r>
      <w:del w:id="1007" w:author="Sean de Noronha | DRG" w:date="2026-09-28T16:47:00Z" w16du:dateUtc="2026-09-28T14:47:00Z">
        <w:r>
          <w:rPr>
            <w:rFonts w:cs="Arial"/>
            <w:szCs w:val="20"/>
          </w:rPr>
          <w:delText>³</w:delText>
        </w:r>
      </w:del>
      <w:ins w:id="1008" w:author="Sean de Noronha | DRG" w:date="2026-09-28T16:47:00Z" w16du:dateUtc="2026-09-28T14:47:00Z">
        <w:r>
          <w:rPr>
            <w:rFonts w:cs="Arial"/>
            <w:szCs w:val="20"/>
            <w:vertAlign w:val="superscript"/>
          </w:rPr>
          <w:t>3</w:t>
        </w:r>
      </w:ins>
      <w:r>
        <w:rPr>
          <w:rFonts w:cs="Arial"/>
          <w:szCs w:val="20"/>
        </w:rPr>
        <w:t xml:space="preserve"> (MJ/m</w:t>
      </w:r>
      <w:del w:id="1009" w:author="Sean de Noronha | DRG" w:date="2026-09-28T16:47:00Z" w16du:dateUtc="2026-09-28T14:47:00Z">
        <w:r>
          <w:rPr>
            <w:rFonts w:cs="Arial"/>
            <w:szCs w:val="20"/>
          </w:rPr>
          <w:delText>³</w:delText>
        </w:r>
      </w:del>
      <w:ins w:id="1010" w:author="Sean de Noronha | DRG" w:date="2026-09-28T16:47:00Z" w16du:dateUtc="2026-09-28T14:47:00Z">
        <w:r>
          <w:rPr>
            <w:rFonts w:cs="Arial"/>
            <w:szCs w:val="20"/>
            <w:vertAlign w:val="superscript"/>
          </w:rPr>
          <w:t>3</w:t>
        </w:r>
      </w:ins>
      <w:r>
        <w:rPr>
          <w:rFonts w:cs="Arial"/>
          <w:szCs w:val="20"/>
        </w:rPr>
        <w:t xml:space="preserve">); and </w:t>
      </w:r>
      <w:r>
        <w:rPr>
          <w:rFonts w:cs="Arial"/>
          <w:i/>
          <w:szCs w:val="20"/>
        </w:rPr>
        <w:t>z</w:t>
      </w:r>
      <w:r>
        <w:rPr>
          <w:rFonts w:cs="Arial"/>
          <w:szCs w:val="20"/>
        </w:rPr>
        <w:t xml:space="preserve"> a unit-conversion constant, 1 in imperial units and 0.2778 in SI (converting MJ/h to kW). The constants are K</w:t>
      </w:r>
      <w:r>
        <w:rPr>
          <w:rFonts w:cs="Arial"/>
          <w:szCs w:val="20"/>
          <w:vertAlign w:val="subscript"/>
        </w:rPr>
        <w:t>1</w:t>
      </w:r>
      <w:r>
        <w:rPr>
          <w:rFonts w:cs="Arial"/>
          <w:szCs w:val="20"/>
        </w:rPr>
        <w:t xml:space="preserve"> = 2237 and K</w:t>
      </w:r>
      <w:r>
        <w:rPr>
          <w:rFonts w:cs="Arial"/>
          <w:szCs w:val="20"/>
          <w:vertAlign w:val="subscript"/>
        </w:rPr>
        <w:t>2</w:t>
      </w:r>
      <w:r>
        <w:rPr>
          <w:rFonts w:cs="Arial"/>
          <w:szCs w:val="20"/>
        </w:rPr>
        <w:t xml:space="preserve"> = 2313 in imperial units (0.3576 and 0.1509 in SI). </w:t>
      </w:r>
      <w:r>
        <w:rPr>
          <w:rFonts w:cs="Arial"/>
          <w:i/>
          <w:szCs w:val="20"/>
        </w:rPr>
        <w:t>C</w:t>
      </w:r>
      <w:r>
        <w:rPr>
          <w:rFonts w:cs="Arial"/>
          <w:i/>
          <w:szCs w:val="20"/>
          <w:vertAlign w:val="subscript"/>
        </w:rPr>
        <w:t>r</w:t>
      </w:r>
      <w:r>
        <w:rPr>
          <w:rFonts w:cs="Arial"/>
          <w:szCs w:val="20"/>
        </w:rPr>
        <w:t xml:space="preserve"> = K</w:t>
      </w:r>
      <w:r>
        <w:rPr>
          <w:rFonts w:cs="Arial"/>
          <w:szCs w:val="20"/>
          <w:vertAlign w:val="subscript"/>
        </w:rPr>
        <w:t>3</w:t>
      </w:r>
      <w:r>
        <w:rPr>
          <w:rFonts w:cs="Arial"/>
          <w:szCs w:val="20"/>
        </w:rPr>
        <w:t>·S·T</w:t>
      </w:r>
      <w:r>
        <w:rPr>
          <w:rFonts w:cs="Arial"/>
          <w:i/>
          <w:szCs w:val="20"/>
          <w:vertAlign w:val="subscript"/>
        </w:rPr>
        <w:t>f</w:t>
      </w:r>
      <w:r>
        <w:rPr>
          <w:rFonts w:cs="Arial"/>
          <w:szCs w:val="20"/>
        </w:rPr>
        <w:t>·(μ/S)</w:t>
      </w:r>
      <w:r>
        <w:rPr>
          <w:rFonts w:cs="Arial"/>
          <w:szCs w:val="20"/>
          <w:vertAlign w:val="superscript"/>
        </w:rPr>
        <w:t>0.152</w:t>
      </w:r>
      <w:r>
        <w:rPr>
          <w:rFonts w:cs="Arial"/>
          <w:szCs w:val="20"/>
        </w:rPr>
        <w:t xml:space="preserve"> is the gas-property factor, collecting the relative density </w:t>
      </w:r>
      <w:r>
        <w:rPr>
          <w:rFonts w:cs="Arial"/>
          <w:i/>
          <w:szCs w:val="20"/>
        </w:rPr>
        <w:t>S</w:t>
      </w:r>
      <w:r>
        <w:rPr>
          <w:rFonts w:cs="Arial"/>
          <w:szCs w:val="20"/>
        </w:rPr>
        <w:t xml:space="preserve"> (dimensionless, air = 1), the flowing gas temperature </w:t>
      </w:r>
      <w:proofErr w:type="spellStart"/>
      <w:r>
        <w:rPr>
          <w:rFonts w:cs="Arial"/>
          <w:i/>
          <w:szCs w:val="20"/>
        </w:rPr>
        <w:t>T</w:t>
      </w:r>
      <w:r>
        <w:rPr>
          <w:rFonts w:cs="Arial"/>
          <w:i/>
          <w:szCs w:val="20"/>
          <w:vertAlign w:val="subscript"/>
        </w:rPr>
        <w:t>f</w:t>
      </w:r>
      <w:proofErr w:type="spellEnd"/>
      <w:r>
        <w:rPr>
          <w:rFonts w:cs="Arial"/>
          <w:szCs w:val="20"/>
        </w:rPr>
        <w:t xml:space="preserve"> in °R (K) and the dynamic viscosity </w:t>
      </w:r>
      <w:r>
        <w:rPr>
          <w:rFonts w:cs="Arial"/>
          <w:i/>
          <w:szCs w:val="20"/>
        </w:rPr>
        <w:t>μ</w:t>
      </w:r>
      <w:r>
        <w:rPr>
          <w:rFonts w:cs="Arial"/>
          <w:szCs w:val="20"/>
        </w:rPr>
        <w:t xml:space="preserve"> in centipoise (0.012 </w:t>
      </w:r>
      <w:proofErr w:type="spellStart"/>
      <w:r>
        <w:rPr>
          <w:rFonts w:cs="Arial"/>
          <w:szCs w:val="20"/>
        </w:rPr>
        <w:t>cP</w:t>
      </w:r>
      <w:proofErr w:type="spellEnd"/>
      <w:r>
        <w:rPr>
          <w:rFonts w:cs="Arial"/>
          <w:szCs w:val="20"/>
        </w:rPr>
        <w:t xml:space="preserve"> for the design natural gas), with K</w:t>
      </w:r>
      <w:r>
        <w:rPr>
          <w:rFonts w:cs="Arial"/>
          <w:szCs w:val="20"/>
          <w:vertAlign w:val="subscript"/>
        </w:rPr>
        <w:t>3</w:t>
      </w:r>
      <w:r>
        <w:rPr>
          <w:rFonts w:cs="Arial"/>
          <w:szCs w:val="20"/>
        </w:rPr>
        <w:t xml:space="preserve"> = 0.00354 in imperial units (0.006372 in SI). For the 0.60-relative-density design natural gas, </w:t>
      </w:r>
      <w:r>
        <w:rPr>
          <w:rFonts w:cs="Arial"/>
          <w:i/>
          <w:szCs w:val="20"/>
        </w:rPr>
        <w:t>C</w:t>
      </w:r>
      <w:r>
        <w:rPr>
          <w:rFonts w:cs="Arial"/>
          <w:i/>
          <w:szCs w:val="20"/>
          <w:vertAlign w:val="subscript"/>
        </w:rPr>
        <w:t>r</w:t>
      </w:r>
      <w:r>
        <w:rPr>
          <w:rFonts w:cs="Arial"/>
          <w:szCs w:val="20"/>
        </w:rPr>
        <w:t xml:space="preserve"> = 0.6094.</w:t>
      </w:r>
      <w:ins w:id="1011" w:author="Sean de Noronha | DRG" w:date="2026-09-23T14:24:00Z" w16du:dateUtc="2026-09-23T12:24:00Z">
        <w:r>
          <w:rPr>
            <w:rFonts w:cs="Arial"/>
            <w:szCs w:val="20"/>
          </w:rPr>
          <w:t xml:space="preserve"> </w:t>
        </w:r>
      </w:ins>
    </w:p>
    <w:p w14:paraId="66C81747" w14:textId="77777777" w:rsidR="002D5A47" w:rsidRDefault="00E12912" w:rsidP="00E12912">
      <w:pPr>
        <w:rPr>
          <w:ins w:id="1012" w:author="Sean de Noronha | DRG" w:date="2026-09-23T14:23:00Z" w16du:dateUtc="2026-09-23T12:23:00Z"/>
          <w:rFonts w:cs="Arial"/>
        </w:rPr>
      </w:pPr>
      <w:r>
        <w:rPr>
          <w:rFonts w:cs="Arial"/>
        </w:rPr>
        <w:t xml:space="preserve">The exponents 2.623 and 0.541 are fixed constants and are published without derivation in the standards. Whether these constants remain valid for </w:t>
      </w:r>
      <w:r>
        <w:rPr>
          <w:rFonts w:cs="Arial"/>
        </w:rPr>
        <w:lastRenderedPageBreak/>
        <w:t xml:space="preserve">hydrogen cannot be assessed from Equations (4) and (5) as written, because nothing in them states what physical assumption produced them. </w:t>
      </w:r>
    </w:p>
    <w:p w14:paraId="60EB7C5C" w14:textId="56FA98E3" w:rsidR="00E12912" w:rsidRPr="00801F35" w:rsidRDefault="00E12912" w:rsidP="00E12912">
      <w:pPr>
        <w:rPr>
          <w:rFonts w:cs="Arial"/>
        </w:rPr>
      </w:pPr>
      <w:r>
        <w:rPr>
          <w:rFonts w:cs="Arial"/>
        </w:rPr>
        <w:t xml:space="preserve">The general relationship between flow, geometry and pressure drop is the </w:t>
      </w:r>
      <w:commentRangeStart w:id="1013"/>
      <w:commentRangeStart w:id="1014"/>
      <w:r>
        <w:rPr>
          <w:rFonts w:cs="Arial"/>
        </w:rPr>
        <w:t>General Flow Equation</w:t>
      </w:r>
      <w:commentRangeEnd w:id="1013"/>
      <w:r>
        <w:rPr>
          <w:rStyle w:val="CommentReference"/>
          <w:rFonts w:cs="Arial"/>
          <w:sz w:val="20"/>
          <w:szCs w:val="22"/>
        </w:rPr>
        <w:commentReference w:id="1013"/>
      </w:r>
      <w:commentRangeEnd w:id="1014"/>
      <w:r>
        <w:rPr>
          <w:rStyle w:val="CommentReference"/>
        </w:rPr>
        <w:commentReference w:id="1014"/>
      </w:r>
      <w:r>
        <w:rPr>
          <w:rFonts w:cs="Arial"/>
        </w:rPr>
        <w:t xml:space="preserve"> (GFE), which in SI units is</w:t>
      </w:r>
    </w:p>
    <w:p w14:paraId="450EB076" w14:textId="77777777" w:rsidR="008F4107" w:rsidRDefault="005D1F2C">
      <w:pPr>
        <w:tabs>
          <w:tab w:val="center" w:pos="4680"/>
          <w:tab w:val="right" w:pos="9360"/>
        </w:tabs>
        <w:spacing w:before="120"/>
        <w:rPr>
          <w:rFonts w:cs="Arial"/>
        </w:rPr>
      </w:pPr>
      <w:r>
        <w:tab/>
      </w:r>
      <m:oMath>
        <m:r>
          <w:rPr>
            <w:rFonts w:ascii="Cambria Math" w:hAnsi="Cambria Math"/>
          </w:rPr>
          <m:t xml:space="preserve">Q = 1.1494 × </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b</m:t>
                    </m:r>
                  </m:sub>
                </m:sSub>
              </m:num>
              <m:den>
                <m:sSub>
                  <m:sSubPr>
                    <m:ctrlPr>
                      <w:rPr>
                        <w:rFonts w:ascii="Cambria Math" w:hAnsi="Cambria Math"/>
                      </w:rPr>
                    </m:ctrlPr>
                  </m:sSubPr>
                  <m:e>
                    <m:r>
                      <w:rPr>
                        <w:rFonts w:ascii="Cambria Math" w:hAnsi="Cambria Math"/>
                      </w:rPr>
                      <m:t>P</m:t>
                    </m:r>
                  </m:e>
                  <m:sub>
                    <m:r>
                      <w:rPr>
                        <w:rFonts w:ascii="Cambria Math" w:hAnsi="Cambria Math"/>
                      </w:rPr>
                      <m:t>b</m:t>
                    </m:r>
                  </m:sub>
                </m:sSub>
              </m:den>
            </m:f>
          </m:e>
        </m:d>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2</m:t>
                            </m:r>
                          </m:sup>
                        </m:sSubSup>
                      </m:e>
                    </m:d>
                  </m:num>
                  <m:den>
                    <m:r>
                      <w:rPr>
                        <w:rFonts w:ascii="Cambria Math" w:hAnsi="Cambria Math"/>
                      </w:rPr>
                      <m:t xml:space="preserve">S · </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 xml:space="preserve"> · L · Z · f</m:t>
                    </m:r>
                  </m:den>
                </m:f>
              </m:e>
            </m:d>
          </m:e>
          <m:sup>
            <m:r>
              <w:rPr>
                <w:rFonts w:ascii="Cambria Math" w:hAnsi="Cambria Math"/>
              </w:rPr>
              <m:t>0.5</m:t>
            </m:r>
          </m:sup>
        </m:sSup>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2.5</m:t>
            </m:r>
          </m:sup>
        </m:sSup>
      </m:oMath>
      <w:r>
        <w:rPr>
          <w:rFonts w:cs="Arial"/>
        </w:rPr>
        <w:tab/>
        <w:t>(6)</w:t>
      </w:r>
    </w:p>
    <w:p w14:paraId="5F946CF1" w14:textId="77777777" w:rsidR="00E12912" w:rsidRPr="00801F35" w:rsidRDefault="0007589A" w:rsidP="00E12912">
      <w:pPr>
        <w:rPr>
          <w:rFonts w:cs="Arial"/>
        </w:rPr>
      </w:pPr>
      <w:r>
        <w:rPr>
          <w:rFonts w:cs="Arial"/>
          <w:szCs w:val="20"/>
        </w:rPr>
        <w:t xml:space="preserve">where </w:t>
      </w:r>
      <w:r>
        <w:rPr>
          <w:rFonts w:cs="Arial"/>
          <w:i/>
          <w:szCs w:val="20"/>
        </w:rPr>
        <w:t>f</w:t>
      </w:r>
      <w:r>
        <w:rPr>
          <w:rFonts w:cs="Arial"/>
          <w:szCs w:val="20"/>
        </w:rPr>
        <w:t xml:space="preserve"> is the Darcy friction factor (dimensionless), </w:t>
      </w:r>
      <w:r>
        <w:rPr>
          <w:rFonts w:cs="Arial"/>
          <w:i/>
          <w:szCs w:val="20"/>
        </w:rPr>
        <w:t>T</w:t>
      </w:r>
      <w:r>
        <w:rPr>
          <w:rFonts w:cs="Arial"/>
          <w:i/>
          <w:szCs w:val="20"/>
          <w:vertAlign w:val="subscript"/>
        </w:rPr>
        <w:t>b</w:t>
      </w:r>
      <w:r>
        <w:rPr>
          <w:rFonts w:cs="Arial"/>
          <w:szCs w:val="20"/>
        </w:rPr>
        <w:t xml:space="preserve"> and </w:t>
      </w:r>
      <w:r>
        <w:rPr>
          <w:rFonts w:cs="Arial"/>
          <w:i/>
          <w:szCs w:val="20"/>
        </w:rPr>
        <w:t>P</w:t>
      </w:r>
      <w:r>
        <w:rPr>
          <w:rFonts w:cs="Arial"/>
          <w:i/>
          <w:szCs w:val="20"/>
          <w:vertAlign w:val="subscript"/>
        </w:rPr>
        <w:t>b</w:t>
      </w:r>
      <w:r>
        <w:rPr>
          <w:rFonts w:cs="Arial"/>
          <w:szCs w:val="20"/>
        </w:rPr>
        <w:t xml:space="preserve"> the base temperature and pressure in °R (K) and psia (kPa), </w:t>
      </w:r>
      <w:r>
        <w:rPr>
          <w:rFonts w:cs="Arial"/>
          <w:i/>
          <w:szCs w:val="20"/>
        </w:rPr>
        <w:t>P</w:t>
      </w:r>
      <w:r>
        <w:rPr>
          <w:rFonts w:cs="Arial"/>
          <w:i/>
          <w:szCs w:val="20"/>
          <w:vertAlign w:val="subscript"/>
        </w:rPr>
        <w:t>1</w:t>
      </w:r>
      <w:r>
        <w:rPr>
          <w:rFonts w:cs="Arial"/>
          <w:szCs w:val="20"/>
        </w:rPr>
        <w:t xml:space="preserve"> and </w:t>
      </w:r>
      <w:r>
        <w:rPr>
          <w:rFonts w:cs="Arial"/>
          <w:i/>
          <w:szCs w:val="20"/>
        </w:rPr>
        <w:t>P</w:t>
      </w:r>
      <w:r>
        <w:rPr>
          <w:rFonts w:cs="Arial"/>
          <w:i/>
          <w:szCs w:val="20"/>
          <w:vertAlign w:val="subscript"/>
        </w:rPr>
        <w:t>2</w:t>
      </w:r>
      <w:r>
        <w:rPr>
          <w:rFonts w:cs="Arial"/>
          <w:szCs w:val="20"/>
        </w:rPr>
        <w:t xml:space="preserve"> the inlet and outlet absolute pressures in psia (kPa), </w:t>
      </w:r>
      <w:r>
        <w:rPr>
          <w:rFonts w:cs="Arial"/>
          <w:i/>
          <w:szCs w:val="20"/>
        </w:rPr>
        <w:t>S</w:t>
      </w:r>
      <w:r>
        <w:rPr>
          <w:rFonts w:cs="Arial"/>
          <w:szCs w:val="20"/>
        </w:rPr>
        <w:t xml:space="preserve"> the relative density (dimensionless, air = 1), </w:t>
      </w:r>
      <w:proofErr w:type="spellStart"/>
      <w:r>
        <w:rPr>
          <w:rFonts w:cs="Arial"/>
          <w:i/>
          <w:szCs w:val="20"/>
        </w:rPr>
        <w:t>T</w:t>
      </w:r>
      <w:r>
        <w:rPr>
          <w:rFonts w:cs="Arial"/>
          <w:i/>
          <w:szCs w:val="20"/>
          <w:vertAlign w:val="subscript"/>
        </w:rPr>
        <w:t>f</w:t>
      </w:r>
      <w:proofErr w:type="spellEnd"/>
      <w:r>
        <w:rPr>
          <w:rFonts w:cs="Arial"/>
          <w:szCs w:val="20"/>
        </w:rPr>
        <w:t xml:space="preserve"> the flowing gas temperature in °R (K), </w:t>
      </w:r>
      <w:r>
        <w:rPr>
          <w:rFonts w:cs="Arial"/>
          <w:i/>
          <w:szCs w:val="20"/>
        </w:rPr>
        <w:t>L</w:t>
      </w:r>
      <w:r>
        <w:rPr>
          <w:rFonts w:cs="Arial"/>
          <w:szCs w:val="20"/>
        </w:rPr>
        <w:t xml:space="preserve"> the pipe length in ft (m), </w:t>
      </w:r>
      <w:r>
        <w:rPr>
          <w:rFonts w:cs="Arial"/>
          <w:i/>
          <w:szCs w:val="20"/>
        </w:rPr>
        <w:t>D</w:t>
      </w:r>
      <w:r>
        <w:rPr>
          <w:rFonts w:cs="Arial"/>
          <w:szCs w:val="20"/>
        </w:rPr>
        <w:t xml:space="preserve"> the inside diameter in in. (mm), and </w:t>
      </w:r>
      <w:r>
        <w:rPr>
          <w:rFonts w:cs="Arial"/>
          <w:i/>
          <w:szCs w:val="20"/>
        </w:rPr>
        <w:t>Z</w:t>
      </w:r>
      <w:r>
        <w:rPr>
          <w:rFonts w:cs="Arial"/>
          <w:szCs w:val="20"/>
        </w:rPr>
        <w:t xml:space="preserve"> the gas compressibility factor (dimensionless), established in §3.1 as at or above 0.9994 across the pressure range considered here. Evaluated in the SI units shown, the GFE returns the volumetric flow rate </w:t>
      </w:r>
      <w:r>
        <w:rPr>
          <w:rFonts w:cs="Arial"/>
          <w:i/>
          <w:szCs w:val="20"/>
        </w:rPr>
        <w:t>Q</w:t>
      </w:r>
      <w:r>
        <w:rPr>
          <w:rFonts w:cs="Arial"/>
          <w:szCs w:val="20"/>
        </w:rPr>
        <w:t xml:space="preserve"> at base conditions in m</w:t>
      </w:r>
      <w:del w:id="1015" w:author="Sean de Noronha | DRG" w:date="2026-09-28T16:47:00Z" w16du:dateUtc="2026-09-28T14:47:00Z">
        <w:r>
          <w:rPr>
            <w:rFonts w:cs="Arial"/>
            <w:szCs w:val="20"/>
          </w:rPr>
          <w:delText>³</w:delText>
        </w:r>
      </w:del>
      <w:ins w:id="1016" w:author="Sean de Noronha | DRG" w:date="2026-09-28T16:47:00Z" w16du:dateUtc="2026-09-28T14:47:00Z">
        <w:r>
          <w:rPr>
            <w:rFonts w:cs="Arial"/>
            <w:szCs w:val="20"/>
            <w:vertAlign w:val="superscript"/>
          </w:rPr>
          <w:t>3</w:t>
        </w:r>
      </w:ins>
      <w:r>
        <w:rPr>
          <w:rFonts w:cs="Arial"/>
          <w:szCs w:val="20"/>
        </w:rPr>
        <w:t xml:space="preserve">/day. The GFE cannot be evaluated until </w:t>
      </w:r>
      <w:r>
        <w:rPr>
          <w:rFonts w:cs="Arial"/>
          <w:i/>
          <w:szCs w:val="20"/>
        </w:rPr>
        <w:t>f</w:t>
      </w:r>
      <w:r>
        <w:rPr>
          <w:rFonts w:cs="Arial"/>
          <w:szCs w:val="20"/>
        </w:rPr>
        <w:t xml:space="preserve"> is specified, and </w:t>
      </w:r>
      <w:r>
        <w:rPr>
          <w:rFonts w:cs="Arial"/>
          <w:i/>
          <w:szCs w:val="20"/>
        </w:rPr>
        <w:t>f</w:t>
      </w:r>
      <w:r>
        <w:rPr>
          <w:rFonts w:cs="Arial"/>
          <w:szCs w:val="20"/>
        </w:rPr>
        <w:t xml:space="preserve"> depends on the flow itself: a closure, meaning a relation that supplies </w:t>
      </w:r>
      <w:r>
        <w:rPr>
          <w:rFonts w:cs="Arial"/>
          <w:i/>
          <w:szCs w:val="20"/>
        </w:rPr>
        <w:t>f</w:t>
      </w:r>
      <w:r>
        <w:rPr>
          <w:rFonts w:cs="Arial"/>
          <w:szCs w:val="20"/>
        </w:rPr>
        <w:t>, is what turns the GFE into a usable sizing equation</w:t>
      </w:r>
      <w:commentRangeStart w:id="1017"/>
      <w:commentRangeStart w:id="1018"/>
      <w:r>
        <w:rPr>
          <w:rFonts w:cs="Arial"/>
          <w:szCs w:val="20"/>
        </w:rPr>
        <w:t>. If Polyflo is the GFE under some particular friction closure, that closure can be identified by assuming a power-law form and matching exponents. Closing the GFE with the power-law friction assumption</w:t>
      </w:r>
    </w:p>
    <w:p w14:paraId="5C243DBA" w14:textId="77777777" w:rsidR="008F4107" w:rsidRDefault="005D1F2C">
      <w:pPr>
        <w:tabs>
          <w:tab w:val="center" w:pos="4680"/>
          <w:tab w:val="right" w:pos="9360"/>
        </w:tabs>
        <w:spacing w:before="120"/>
        <w:rPr>
          <w:rFonts w:cs="Arial"/>
        </w:rPr>
      </w:pPr>
      <w:r>
        <w:tab/>
      </w:r>
      <m:oMath>
        <m:r>
          <w:rPr>
            <w:rFonts w:ascii="Cambria Math" w:hAnsi="Cambria Math"/>
          </w:rPr>
          <m:t xml:space="preserve">f =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 · </m:t>
        </m:r>
        <m:sSup>
          <m:sSupPr>
            <m:ctrlPr>
              <w:rPr>
                <w:rFonts w:ascii="Cambria Math" w:hAnsi="Cambria Math"/>
              </w:rPr>
            </m:ctrlPr>
          </m:sSupPr>
          <m:e>
            <m:r>
              <w:rPr>
                <w:rFonts w:ascii="Cambria Math" w:hAnsi="Cambria Math"/>
              </w:rPr>
              <m:t>Re</m:t>
            </m:r>
          </m:e>
          <m:sup>
            <m:r>
              <w:rPr>
                <w:rFonts w:ascii="Cambria Math" w:hAnsi="Cambria Math"/>
              </w:rPr>
              <m:t>-n</m:t>
            </m:r>
          </m:sup>
        </m:sSup>
      </m:oMath>
      <w:commentRangeEnd w:id="1017"/>
      <w:r>
        <w:rPr>
          <w:rStyle w:val="CommentReference"/>
          <w:rFonts w:cs="Arial"/>
          <w:sz w:val="20"/>
          <w:szCs w:val="22"/>
        </w:rPr>
        <w:commentReference w:id="1017"/>
      </w:r>
      <w:commentRangeEnd w:id="1018"/>
      <w:r>
        <w:rPr>
          <w:rStyle w:val="CommentReference"/>
        </w:rPr>
        <w:commentReference w:id="1018"/>
      </w:r>
      <w:r>
        <w:rPr>
          <w:rFonts w:cs="Arial"/>
        </w:rPr>
        <w:tab/>
        <w:t>(7)</w:t>
      </w:r>
    </w:p>
    <w:p w14:paraId="41CFCD45" w14:textId="77777777" w:rsidR="0016746E" w:rsidRDefault="00E12912" w:rsidP="007B41BD">
      <w:pPr>
        <w:rPr>
          <w:rFonts w:cs="Arial"/>
        </w:rPr>
      </w:pPr>
      <w:r>
        <w:rPr>
          <w:rFonts w:cs="Arial"/>
        </w:rPr>
        <w:t xml:space="preserve">and eliminating </w:t>
      </w:r>
      <w:r>
        <w:rPr>
          <w:rFonts w:cs="Arial"/>
          <w:i/>
        </w:rPr>
        <w:t>f</w:t>
      </w:r>
      <w:r>
        <w:rPr>
          <w:rFonts w:cs="Arial"/>
        </w:rPr>
        <w:t xml:space="preserve"> and </w:t>
      </w:r>
      <w:proofErr w:type="gramStart"/>
      <w:r>
        <w:rPr>
          <w:rFonts w:cs="Arial"/>
          <w:i/>
        </w:rPr>
        <w:t>Re</w:t>
      </w:r>
      <w:proofErr w:type="gramEnd"/>
      <w:r>
        <w:rPr>
          <w:rFonts w:cs="Arial"/>
        </w:rPr>
        <w:t xml:space="preserve"> algebraically yields an expression for Q in which the exponent on the pressure term is 1</w:t>
      </w:r>
      <w:proofErr w:type="gramStart"/>
      <w:r>
        <w:rPr>
          <w:rFonts w:cs="Arial"/>
        </w:rPr>
        <w:t>/(</w:t>
      </w:r>
      <w:proofErr w:type="gramEnd"/>
      <w:r>
        <w:rPr>
          <w:rFonts w:cs="Arial"/>
        </w:rPr>
        <w:t>2 - n) and the exponent on diameter is (5 - n)</w:t>
      </w:r>
      <w:proofErr w:type="gramStart"/>
      <w:r>
        <w:rPr>
          <w:rFonts w:cs="Arial"/>
        </w:rPr>
        <w:t>/(</w:t>
      </w:r>
      <w:proofErr w:type="gramEnd"/>
      <w:r>
        <w:rPr>
          <w:rFonts w:cs="Arial"/>
        </w:rPr>
        <w:t xml:space="preserve">2 - n). Setting these equal to </w:t>
      </w:r>
      <w:proofErr w:type="spellStart"/>
      <w:r>
        <w:rPr>
          <w:rFonts w:cs="Arial"/>
        </w:rPr>
        <w:t>Polyflo's</w:t>
      </w:r>
      <w:proofErr w:type="spellEnd"/>
      <w:r>
        <w:rPr>
          <w:rFonts w:cs="Arial"/>
        </w:rPr>
        <w:t xml:space="preserve"> published values,</w:t>
      </w:r>
      <w:r>
        <w:rPr>
          <w:rFonts w:cs="Arial"/>
        </w:rPr>
        <w:tab/>
        <w:t>1</w:t>
      </w:r>
      <w:proofErr w:type="gramStart"/>
      <w:r>
        <w:rPr>
          <w:rFonts w:cs="Arial"/>
        </w:rPr>
        <w:t>/(</w:t>
      </w:r>
      <w:proofErr w:type="gramEnd"/>
      <w:r>
        <w:rPr>
          <w:rFonts w:cs="Arial"/>
        </w:rPr>
        <w:t>2 − n) = 0.541 and (5 − n)</w:t>
      </w:r>
      <w:proofErr w:type="gramStart"/>
      <w:r>
        <w:rPr>
          <w:rFonts w:cs="Arial"/>
        </w:rPr>
        <w:t>/(</w:t>
      </w:r>
      <w:proofErr w:type="gramEnd"/>
      <w:r>
        <w:rPr>
          <w:rFonts w:cs="Arial"/>
        </w:rPr>
        <w:t>2 − n) = 2.623. Both return n = 0.151571, and evaluating Equation (7) as a</w:t>
      </w:r>
      <w:del w:id="1019" w:author="Sean de Noronha | DRG" w:date="2026-09-28T16:47:00Z" w16du:dateUtc="2026-09-28T14:47:00Z">
        <w:r>
          <w:rPr>
            <w:rFonts w:ascii="Cambria Math" w:hAnsi="Cambria Math" w:cs="Cambria Math"/>
          </w:rPr>
          <w:delText>₀</w:delText>
        </w:r>
      </w:del>
      <w:ins w:id="1020" w:author="Sean de Noronha | DRG" w:date="2026-09-28T16:47:00Z" w16du:dateUtc="2026-09-28T14:47:00Z">
        <w:r>
          <w:rPr>
            <w:rFonts w:ascii="Cambria Math" w:hAnsi="Cambria Math" w:cs="Cambria Math"/>
            <w:vertAlign w:val="subscript"/>
          </w:rPr>
          <w:t>0</w:t>
        </w:r>
      </w:ins>
      <w:r>
        <w:rPr>
          <w:rFonts w:cs="Arial"/>
        </w:rPr>
        <w:t xml:space="preserve"> = </w:t>
      </w:r>
      <w:r>
        <w:rPr>
          <w:rFonts w:cs="Arial"/>
          <w:i/>
        </w:rPr>
        <w:t>f</w:t>
      </w:r>
      <w:r>
        <w:rPr>
          <w:rFonts w:cs="Arial"/>
        </w:rPr>
        <w:t xml:space="preserve"> · </w:t>
      </w:r>
      <w:r>
        <w:rPr>
          <w:rFonts w:cs="Arial"/>
          <w:i/>
        </w:rPr>
        <w:t>Re</w:t>
      </w:r>
      <w:r>
        <w:rPr>
          <w:rFonts w:cs="Arial"/>
          <w:vertAlign w:val="superscript"/>
        </w:rPr>
        <w:t>n</w:t>
      </w:r>
      <w:r>
        <w:rPr>
          <w:rFonts w:cs="Arial"/>
        </w:rPr>
        <w:t xml:space="preserve"> across Tables A.1-A.7 of CSA B149.1:25 Annex A gives a</w:t>
      </w:r>
      <w:del w:id="1021" w:author="Sean de Noronha | DRG" w:date="2026-09-28T16:47:00Z" w16du:dateUtc="2026-09-28T14:47:00Z">
        <w:r>
          <w:rPr>
            <w:rFonts w:ascii="Cambria Math" w:hAnsi="Cambria Math" w:cs="Cambria Math"/>
          </w:rPr>
          <w:delText>₀</w:delText>
        </w:r>
      </w:del>
      <w:ins w:id="1022" w:author="Sean de Noronha | DRG" w:date="2026-09-28T16:47:00Z" w16du:dateUtc="2026-09-28T14:47:00Z">
        <w:r>
          <w:rPr>
            <w:rFonts w:ascii="Cambria Math" w:hAnsi="Cambria Math" w:cs="Cambria Math"/>
            <w:vertAlign w:val="subscript"/>
          </w:rPr>
          <w:t>0</w:t>
        </w:r>
      </w:ins>
      <w:r>
        <w:rPr>
          <w:rFonts w:cs="Arial"/>
        </w:rPr>
        <w:t xml:space="preserve"> = 0.140370 uniformly. </w:t>
      </w:r>
    </w:p>
    <w:p w14:paraId="59C0A3B6" w14:textId="77777777" w:rsidR="005319C7" w:rsidRDefault="005D1F2C">
      <w:r>
        <w:rPr>
          <w:rFonts w:cs="Arial"/>
          <w:szCs w:val="20"/>
        </w:rPr>
        <w:t>Written out, the result of the elimination is the Polyflo equation in General Flow Equation form:</w:t>
      </w:r>
    </w:p>
    <w:p w14:paraId="44A58FB0" w14:textId="77777777" w:rsidR="008F4107" w:rsidRDefault="005D1F2C" w:rsidP="000C40B9">
      <w:pPr>
        <w:tabs>
          <w:tab w:val="right" w:pos="9360"/>
        </w:tabs>
        <w:spacing w:before="120"/>
        <w:jc w:val="center"/>
        <w:rPr>
          <w:rFonts w:cs="Arial"/>
        </w:rPr>
      </w:pPr>
      <w:commentRangeStart w:id="1023"/>
      <w:commentRangeStart w:id="1024"/>
      <m:oMath>
        <m:r>
          <w:rPr>
            <w:rFonts w:ascii="Cambria Math" w:hAnsi="Cambria Math"/>
          </w:rPr>
          <m:t xml:space="preserve">Q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1.1494×</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b</m:t>
                            </m:r>
                          </m:sub>
                        </m:sSub>
                      </m:num>
                      <m:den>
                        <m:sSub>
                          <m:sSubPr>
                            <m:ctrlPr>
                              <w:rPr>
                                <w:rFonts w:ascii="Cambria Math" w:hAnsi="Cambria Math"/>
                              </w:rPr>
                            </m:ctrlPr>
                          </m:sSubPr>
                          <m:e>
                            <m:r>
                              <w:rPr>
                                <w:rFonts w:ascii="Cambria Math" w:hAnsi="Cambria Math"/>
                              </w:rPr>
                              <m:t>P</m:t>
                            </m:r>
                          </m:e>
                          <m:sub>
                            <m:r>
                              <w:rPr>
                                <w:rFonts w:ascii="Cambria Math" w:hAnsi="Cambria Math"/>
                              </w:rPr>
                              <m:t>b</m:t>
                            </m:r>
                          </m:sub>
                        </m:sSub>
                      </m:den>
                    </m:f>
                  </m:e>
                </m:d>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-1/2</m:t>
                    </m:r>
                  </m:sup>
                </m:sSub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1250·S·</m:t>
                            </m:r>
                            <m:sSub>
                              <m:sSubPr>
                                <m:ctrlPr>
                                  <w:rPr>
                                    <w:rFonts w:ascii="Cambria Math" w:hAnsi="Cambria Math"/>
                                  </w:rPr>
                                </m:ctrlPr>
                              </m:sSubPr>
                              <m:e>
                                <m:r>
                                  <w:rPr>
                                    <w:rFonts w:ascii="Cambria Math" w:hAnsi="Cambria Math"/>
                                  </w:rPr>
                                  <m:t>P</m:t>
                                </m:r>
                              </m:e>
                              <m:sub>
                                <m:r>
                                  <w:rPr>
                                    <w:rFonts w:ascii="Cambria Math" w:hAnsi="Cambria Math"/>
                                  </w:rPr>
                                  <m:t>b</m:t>
                                </m:r>
                              </m:sub>
                            </m:sSub>
                          </m:num>
                          <m:den>
                            <m:r>
                              <w:rPr>
                                <w:rFonts w:ascii="Cambria Math" w:hAnsi="Cambria Math"/>
                              </w:rPr>
                              <m:t>27·π·</m:t>
                            </m:r>
                            <m:sSub>
                              <m:sSubPr>
                                <m:ctrlPr>
                                  <w:rPr>
                                    <w:rFonts w:ascii="Cambria Math" w:hAnsi="Cambria Math"/>
                                  </w:rPr>
                                </m:ctrlPr>
                              </m:sSubPr>
                              <m:e>
                                <m:r>
                                  <w:rPr>
                                    <w:rFonts w:ascii="Cambria Math" w:hAnsi="Cambria Math"/>
                                  </w:rPr>
                                  <m:t>R</m:t>
                                </m:r>
                              </m:e>
                              <m:sub>
                                <m:r>
                                  <w:rPr>
                                    <w:rFonts w:ascii="Cambria Math" w:hAnsi="Cambria Math"/>
                                  </w:rPr>
                                  <m:t>air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·μ</m:t>
                            </m:r>
                          </m:den>
                        </m:f>
                      </m:e>
                    </m:d>
                  </m:e>
                  <m:sup>
                    <m:r>
                      <w:rPr>
                        <w:rFonts w:ascii="Cambria Math" w:hAnsi="Cambria Math"/>
                      </w:rPr>
                      <m:t>n/2</m:t>
                    </m:r>
                  </m:sup>
                </m:sSup>
              </m:e>
            </m:d>
          </m:e>
          <m:sup>
            <m:r>
              <w:rPr>
                <w:rFonts w:ascii="Cambria Math" w:hAnsi="Cambria Math"/>
              </w:rPr>
              <m:t>α</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2</m:t>
                            </m:r>
                          </m:sup>
                        </m:sSubSup>
                      </m:e>
                    </m:d>
                  </m:num>
                  <m:den>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·L·F</m:t>
                    </m:r>
                  </m:den>
                </m:f>
              </m:e>
            </m:d>
          </m:e>
          <m:sup>
            <m:r>
              <w:rPr>
                <w:rFonts w:ascii="Cambria Math" w:hAnsi="Cambria Math"/>
              </w:rPr>
              <m:t>α/2</m:t>
            </m:r>
          </m:sup>
        </m:s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mm</m:t>
            </m:r>
          </m:sub>
          <m:sup>
            <m:r>
              <w:rPr>
                <w:rFonts w:ascii="Cambria Math" w:hAnsi="Cambria Math"/>
              </w:rPr>
              <m:t>α(2.5 - n/2)</m:t>
            </m:r>
          </m:sup>
        </m:sSubSup>
      </m:oMath>
      <w:commentRangeEnd w:id="1023"/>
      <w:r>
        <w:rPr>
          <w:rStyle w:val="CommentReference"/>
          <w:rFonts w:cs="Arial"/>
          <w:sz w:val="20"/>
          <w:szCs w:val="22"/>
        </w:rPr>
        <w:commentReference w:id="1023"/>
      </w:r>
      <w:commentRangeEnd w:id="1024"/>
      <w:r>
        <w:rPr>
          <w:rStyle w:val="CommentReference"/>
        </w:rPr>
        <w:commentReference w:id="1024"/>
      </w:r>
      <w:r>
        <w:rPr>
          <w:rFonts w:cs="Arial"/>
        </w:rPr>
        <w:tab/>
        <w:t>(8)</w:t>
      </w:r>
    </w:p>
    <w:p w14:paraId="12A9E4CD" w14:textId="2D7E8888" w:rsidR="005319C7" w:rsidRDefault="005D1F2C">
      <w:r>
        <w:rPr>
          <w:rFonts w:cs="Arial"/>
          <w:szCs w:val="20"/>
        </w:rPr>
        <w:t xml:space="preserve">where </w:t>
      </w:r>
      <w:commentRangeStart w:id="1025"/>
      <w:commentRangeStart w:id="1026"/>
      <w:r>
        <w:rPr>
          <w:rFonts w:cs="Arial"/>
          <w:szCs w:val="20"/>
        </w:rPr>
        <w:t>α = 2</w:t>
      </w:r>
      <w:proofErr w:type="gramStart"/>
      <w:r>
        <w:rPr>
          <w:rFonts w:cs="Arial"/>
          <w:szCs w:val="20"/>
        </w:rPr>
        <w:t>/(</w:t>
      </w:r>
      <w:proofErr w:type="gramEnd"/>
      <w:r>
        <w:rPr>
          <w:rFonts w:cs="Arial"/>
          <w:szCs w:val="20"/>
        </w:rPr>
        <w:t xml:space="preserve">2 − n), </w:t>
      </w:r>
      <w:commentRangeEnd w:id="1025"/>
      <w:r>
        <w:rPr>
          <w:rStyle w:val="CommentReference"/>
          <w:rFonts w:cs="Arial"/>
          <w:sz w:val="20"/>
          <w:szCs w:val="20"/>
        </w:rPr>
        <w:commentReference w:id="1025"/>
      </w:r>
      <w:commentRangeEnd w:id="1026"/>
      <w:r>
        <w:rPr>
          <w:rStyle w:val="CommentReference"/>
        </w:rPr>
        <w:commentReference w:id="1026"/>
      </w:r>
      <w:r>
        <w:rPr>
          <w:rFonts w:cs="Arial"/>
          <w:szCs w:val="20"/>
        </w:rPr>
        <w:t>a</w:t>
      </w:r>
      <w:del w:id="1027" w:author="Sean de Noronha | DRG" w:date="2026-09-28T16:47:00Z" w16du:dateUtc="2026-09-28T14:47:00Z">
        <w:r>
          <w:rPr>
            <w:rFonts w:cs="Arial"/>
            <w:szCs w:val="20"/>
          </w:rPr>
          <w:delText>₀</w:delText>
        </w:r>
      </w:del>
      <w:ins w:id="1028" w:author="Sean de Noronha | DRG" w:date="2026-09-28T16:47:00Z" w16du:dateUtc="2026-09-28T14:47:00Z">
        <w:r>
          <w:rPr>
            <w:rFonts w:cs="Arial"/>
            <w:szCs w:val="20"/>
            <w:vertAlign w:val="subscript"/>
          </w:rPr>
          <w:t>0</w:t>
        </w:r>
      </w:ins>
      <w:r>
        <w:rPr>
          <w:rFonts w:cs="Arial"/>
          <w:szCs w:val="20"/>
        </w:rPr>
        <w:t xml:space="preserve"> and n are the friction-law constants of Equation (7) (a</w:t>
      </w:r>
      <w:del w:id="1029" w:author="Sean de Noronha | DRG" w:date="2026-09-28T16:47:00Z" w16du:dateUtc="2026-09-28T14:47:00Z">
        <w:r>
          <w:rPr>
            <w:rFonts w:cs="Arial"/>
            <w:szCs w:val="20"/>
          </w:rPr>
          <w:delText>₀</w:delText>
        </w:r>
      </w:del>
      <w:ins w:id="1030" w:author="Sean de Noronha | DRG" w:date="2026-09-28T16:47:00Z" w16du:dateUtc="2026-09-28T14:47:00Z">
        <w:r>
          <w:rPr>
            <w:rFonts w:cs="Arial"/>
            <w:szCs w:val="20"/>
            <w:vertAlign w:val="subscript"/>
          </w:rPr>
          <w:t>0</w:t>
        </w:r>
      </w:ins>
      <w:r>
        <w:rPr>
          <w:rFonts w:cs="Arial"/>
          <w:szCs w:val="20"/>
        </w:rPr>
        <w:t xml:space="preserve"> = 0.140370, n = 0.151571), and </w:t>
      </w:r>
      <w:proofErr w:type="spellStart"/>
      <w:r>
        <w:rPr>
          <w:rFonts w:cs="Arial"/>
          <w:szCs w:val="20"/>
        </w:rPr>
        <w:t>R</w:t>
      </w:r>
      <w:r>
        <w:rPr>
          <w:rFonts w:cs="Arial"/>
          <w:szCs w:val="20"/>
          <w:vertAlign w:val="subscript"/>
        </w:rPr>
        <w:t>air</w:t>
      </w:r>
      <w:proofErr w:type="spellEnd"/>
      <w:r>
        <w:rPr>
          <w:rFonts w:cs="Arial"/>
          <w:szCs w:val="20"/>
        </w:rPr>
        <w:t xml:space="preserve"> is the specific gas constant of air. </w:t>
      </w:r>
      <w:ins w:id="1031" w:author="Sean de Noronha | DRG" w:date="2026-09-23T14:35:00Z" w16du:dateUtc="2026-09-23T12:35:00Z">
        <w:r>
          <w:rPr>
            <w:rFonts w:cs="Arial"/>
            <w:szCs w:val="20"/>
          </w:rPr>
          <w:t>The full derivation and explanation of terms is given in Appendix B.</w:t>
        </w:r>
      </w:ins>
      <w:ins w:id="1032" w:author="Sean de Noronha | DRG" w:date="2026-09-23T14:36:00Z" w16du:dateUtc="2026-09-23T12:36:00Z">
        <w:r>
          <w:rPr>
            <w:rFonts w:cs="Arial"/>
            <w:szCs w:val="20"/>
          </w:rPr>
          <w:t xml:space="preserve"> </w:t>
        </w:r>
      </w:ins>
      <w:r>
        <w:rPr>
          <w:rFonts w:cs="Arial"/>
          <w:szCs w:val="20"/>
        </w:rPr>
        <w:t xml:space="preserve">The numerical constant is specific to SI inputs, and the equation is evaluated in SI units: </w:t>
      </w:r>
      <w:r>
        <w:rPr>
          <w:rFonts w:cs="Arial"/>
          <w:i/>
          <w:szCs w:val="20"/>
        </w:rPr>
        <w:t>Q</w:t>
      </w:r>
      <w:r>
        <w:rPr>
          <w:rFonts w:cs="Arial"/>
          <w:szCs w:val="20"/>
        </w:rPr>
        <w:t xml:space="preserve"> returns in m</w:t>
      </w:r>
      <w:del w:id="1033" w:author="Sean de Noronha | DRG" w:date="2026-09-28T16:47:00Z" w16du:dateUtc="2026-09-28T14:47:00Z">
        <w:r>
          <w:rPr>
            <w:rFonts w:cs="Arial"/>
            <w:szCs w:val="20"/>
          </w:rPr>
          <w:delText>³</w:delText>
        </w:r>
      </w:del>
      <w:ins w:id="1034" w:author="Sean de Noronha | DRG" w:date="2026-09-28T16:47:00Z" w16du:dateUtc="2026-09-28T14:47:00Z">
        <w:r>
          <w:rPr>
            <w:rFonts w:cs="Arial"/>
            <w:szCs w:val="20"/>
            <w:vertAlign w:val="superscript"/>
          </w:rPr>
          <w:t>3</w:t>
        </w:r>
      </w:ins>
      <w:r>
        <w:rPr>
          <w:rFonts w:cs="Arial"/>
          <w:szCs w:val="20"/>
        </w:rPr>
        <w:t xml:space="preserve">/day at base conditions; </w:t>
      </w:r>
      <w:r>
        <w:rPr>
          <w:rFonts w:cs="Arial"/>
          <w:i/>
          <w:szCs w:val="20"/>
        </w:rPr>
        <w:t>T</w:t>
      </w:r>
      <w:r>
        <w:rPr>
          <w:rFonts w:cs="Arial"/>
          <w:i/>
          <w:szCs w:val="20"/>
          <w:vertAlign w:val="subscript"/>
        </w:rPr>
        <w:t>b</w:t>
      </w:r>
      <w:r>
        <w:rPr>
          <w:rFonts w:cs="Arial"/>
          <w:szCs w:val="20"/>
        </w:rPr>
        <w:t xml:space="preserve"> and </w:t>
      </w:r>
      <w:r>
        <w:rPr>
          <w:rFonts w:cs="Arial"/>
          <w:i/>
          <w:szCs w:val="20"/>
        </w:rPr>
        <w:t>P</w:t>
      </w:r>
      <w:r>
        <w:rPr>
          <w:rFonts w:cs="Arial"/>
          <w:i/>
          <w:szCs w:val="20"/>
          <w:vertAlign w:val="subscript"/>
        </w:rPr>
        <w:t>b</w:t>
      </w:r>
      <w:r>
        <w:rPr>
          <w:rFonts w:cs="Arial"/>
          <w:szCs w:val="20"/>
        </w:rPr>
        <w:t xml:space="preserve"> are the base temperature and pressure in K and kPa; </w:t>
      </w:r>
      <w:r>
        <w:rPr>
          <w:rFonts w:cs="Arial"/>
          <w:i/>
          <w:szCs w:val="20"/>
        </w:rPr>
        <w:t>P</w:t>
      </w:r>
      <w:r>
        <w:rPr>
          <w:rFonts w:cs="Arial"/>
          <w:i/>
          <w:szCs w:val="20"/>
          <w:vertAlign w:val="subscript"/>
        </w:rPr>
        <w:t>1</w:t>
      </w:r>
      <w:r>
        <w:rPr>
          <w:rFonts w:cs="Arial"/>
          <w:szCs w:val="20"/>
        </w:rPr>
        <w:t xml:space="preserve"> and </w:t>
      </w:r>
      <w:r>
        <w:rPr>
          <w:rFonts w:cs="Arial"/>
          <w:i/>
          <w:szCs w:val="20"/>
        </w:rPr>
        <w:t>P</w:t>
      </w:r>
      <w:r>
        <w:rPr>
          <w:rFonts w:cs="Arial"/>
          <w:i/>
          <w:szCs w:val="20"/>
          <w:vertAlign w:val="subscript"/>
        </w:rPr>
        <w:t>2</w:t>
      </w:r>
      <w:r>
        <w:rPr>
          <w:rFonts w:cs="Arial"/>
          <w:szCs w:val="20"/>
        </w:rPr>
        <w:t xml:space="preserve"> the inlet and outlet absolute pressures in kPa; </w:t>
      </w:r>
      <w:r>
        <w:rPr>
          <w:rFonts w:cs="Arial"/>
          <w:i/>
          <w:szCs w:val="20"/>
        </w:rPr>
        <w:t>S</w:t>
      </w:r>
      <w:r>
        <w:rPr>
          <w:rFonts w:cs="Arial"/>
          <w:szCs w:val="20"/>
        </w:rPr>
        <w:t xml:space="preserve"> the relative density (dimensionless, air = 1); </w:t>
      </w:r>
      <w:r>
        <w:rPr>
          <w:rFonts w:cs="Arial"/>
          <w:i/>
          <w:szCs w:val="20"/>
        </w:rPr>
        <w:t>μ</w:t>
      </w:r>
      <w:r>
        <w:rPr>
          <w:rFonts w:cs="Arial"/>
          <w:szCs w:val="20"/>
        </w:rPr>
        <w:t xml:space="preserve"> the dynamic viscosity in </w:t>
      </w:r>
      <w:proofErr w:type="spellStart"/>
      <w:r>
        <w:rPr>
          <w:rFonts w:cs="Arial"/>
          <w:szCs w:val="20"/>
        </w:rPr>
        <w:t>Pa·s</w:t>
      </w:r>
      <w:proofErr w:type="spellEnd"/>
      <w:r>
        <w:rPr>
          <w:rFonts w:cs="Arial"/>
          <w:szCs w:val="20"/>
        </w:rPr>
        <w:t xml:space="preserve">; </w:t>
      </w:r>
      <w:proofErr w:type="spellStart"/>
      <w:r>
        <w:rPr>
          <w:rFonts w:cs="Arial"/>
          <w:i/>
          <w:szCs w:val="20"/>
        </w:rPr>
        <w:t>T</w:t>
      </w:r>
      <w:r>
        <w:rPr>
          <w:rFonts w:cs="Arial"/>
          <w:i/>
          <w:szCs w:val="20"/>
          <w:vertAlign w:val="subscript"/>
        </w:rPr>
        <w:t>f</w:t>
      </w:r>
      <w:proofErr w:type="spellEnd"/>
      <w:r>
        <w:rPr>
          <w:rFonts w:cs="Arial"/>
          <w:szCs w:val="20"/>
        </w:rPr>
        <w:t xml:space="preserve"> the flowing gas temperature in K; </w:t>
      </w:r>
      <w:r>
        <w:rPr>
          <w:rFonts w:cs="Arial"/>
          <w:i/>
          <w:szCs w:val="20"/>
        </w:rPr>
        <w:t>L</w:t>
      </w:r>
      <w:r>
        <w:rPr>
          <w:rFonts w:cs="Arial"/>
          <w:szCs w:val="20"/>
        </w:rPr>
        <w:t xml:space="preserve"> the pipe length in m; </w:t>
      </w:r>
      <w:r>
        <w:rPr>
          <w:rFonts w:cs="Arial"/>
          <w:i/>
          <w:szCs w:val="20"/>
        </w:rPr>
        <w:t>F</w:t>
      </w:r>
      <w:r>
        <w:rPr>
          <w:rFonts w:cs="Arial"/>
          <w:szCs w:val="20"/>
        </w:rPr>
        <w:t xml:space="preserve"> the fitting allowance factor (dimensionless, as in Equations (4) and (5)); and </w:t>
      </w:r>
      <w:r>
        <w:rPr>
          <w:rFonts w:cs="Arial"/>
          <w:i/>
          <w:szCs w:val="20"/>
        </w:rPr>
        <w:t>D</w:t>
      </w:r>
      <w:r>
        <w:rPr>
          <w:rFonts w:cs="Arial"/>
          <w:szCs w:val="20"/>
        </w:rPr>
        <w:t xml:space="preserve"> the inside diameter in mm. Imperial inputs are converted to these units before evaluation. With n = 0.151571, α = 1.08200, and the exponents evaluate to the values in Table 7. They match the published Polyflo exponents exactly, confirming that this expression is the GFE-closed form of Polyflo. </w:t>
      </w:r>
      <w:del w:id="1035" w:author="Sean de Noronha | DRG" w:date="2026-09-23T14:35:00Z" w16du:dateUtc="2026-09-23T12:35:00Z">
        <w:r>
          <w:rPr>
            <w:rFonts w:cs="Arial"/>
            <w:szCs w:val="20"/>
          </w:rPr>
          <w:delText>The full derivation and explanation of terms is given in Appendix B.</w:delText>
        </w:r>
      </w:del>
    </w:p>
    <w:tbl>
      <w:tblPr>
        <w:tblW w:w="3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7"/>
        <w:tblDescription w:val="Table 7 – Exponents obtained for the Polyflo equation in GFE-form for capacity calculation of non-corrugated steel pipes in the turbulent regime; exact matches with the published Polyflo exponents"/>
      </w:tblPr>
      <w:tblGrid>
        <w:gridCol w:w="1741"/>
        <w:gridCol w:w="1168"/>
        <w:gridCol w:w="1055"/>
      </w:tblGrid>
      <w:tr w:rsidR="00782706" w:rsidRPr="00C66505" w14:paraId="1A2395AA" w14:textId="77777777" w:rsidTr="00A071BA">
        <w:trPr>
          <w:trHeight w:val="58"/>
          <w:tblHeader/>
          <w:jc w:val="center"/>
        </w:trPr>
        <w:tc>
          <w:tcPr>
            <w:tcW w:w="1741" w:type="dxa"/>
            <w:shd w:val="clear" w:color="auto" w:fill="F2F2F2" w:themeFill="background1" w:themeFillShade="F2"/>
            <w:vAlign w:val="center"/>
            <w:hideMark/>
          </w:tcPr>
          <w:p w14:paraId="1F02E25A" w14:textId="77777777" w:rsidR="00782706" w:rsidRPr="00C66505" w:rsidRDefault="00782706" w:rsidP="00EF1138">
            <w:pPr>
              <w:spacing w:after="0"/>
              <w:rPr>
                <w:rFonts w:cs="Arial"/>
                <w:b/>
                <w:bCs/>
                <w:color w:val="000000"/>
                <w:sz w:val="16"/>
                <w:szCs w:val="16"/>
              </w:rPr>
            </w:pPr>
            <w:r>
              <w:rPr>
                <w:rFonts w:cs="Arial"/>
                <w:b/>
                <w:bCs/>
                <w:iCs/>
                <w:color w:val="000000"/>
                <w:sz w:val="16"/>
                <w:szCs w:val="16"/>
              </w:rPr>
              <w:t>Exponent</w:t>
            </w:r>
          </w:p>
        </w:tc>
        <w:tc>
          <w:tcPr>
            <w:tcW w:w="1168" w:type="dxa"/>
            <w:shd w:val="clear" w:color="auto" w:fill="F2F2F2" w:themeFill="background1" w:themeFillShade="F2"/>
            <w:vAlign w:val="center"/>
            <w:hideMark/>
          </w:tcPr>
          <w:p w14:paraId="4CB25915" w14:textId="77777777" w:rsidR="00782706" w:rsidRPr="00C66505" w:rsidRDefault="00782706" w:rsidP="00EF1138">
            <w:pPr>
              <w:spacing w:after="0"/>
              <w:rPr>
                <w:rFonts w:cs="Arial"/>
                <w:b/>
                <w:bCs/>
                <w:color w:val="000000"/>
                <w:sz w:val="16"/>
                <w:szCs w:val="16"/>
              </w:rPr>
            </w:pPr>
            <w:r>
              <w:rPr>
                <w:rFonts w:cs="Arial"/>
                <w:b/>
                <w:bCs/>
                <w:iCs/>
                <w:color w:val="000000"/>
                <w:sz w:val="16"/>
                <w:szCs w:val="16"/>
              </w:rPr>
              <w:t>Expression</w:t>
            </w:r>
          </w:p>
        </w:tc>
        <w:tc>
          <w:tcPr>
            <w:tcW w:w="1055" w:type="dxa"/>
            <w:shd w:val="clear" w:color="auto" w:fill="F2F2F2" w:themeFill="background1" w:themeFillShade="F2"/>
            <w:vAlign w:val="center"/>
            <w:hideMark/>
          </w:tcPr>
          <w:p w14:paraId="711051EB" w14:textId="77777777" w:rsidR="00782706" w:rsidRPr="00C66505" w:rsidRDefault="00782706" w:rsidP="00EF1138">
            <w:pPr>
              <w:spacing w:after="0"/>
              <w:rPr>
                <w:rFonts w:cs="Arial"/>
                <w:b/>
                <w:bCs/>
                <w:color w:val="000000"/>
                <w:sz w:val="16"/>
                <w:szCs w:val="16"/>
              </w:rPr>
            </w:pPr>
            <w:r>
              <w:rPr>
                <w:rFonts w:cs="Arial"/>
                <w:b/>
                <w:bCs/>
                <w:iCs/>
                <w:color w:val="000000"/>
                <w:sz w:val="16"/>
                <w:szCs w:val="16"/>
              </w:rPr>
              <w:t>Value</w:t>
            </w:r>
          </w:p>
        </w:tc>
      </w:tr>
      <w:tr w:rsidR="00782706" w:rsidRPr="00C66505" w14:paraId="4B7D6547" w14:textId="77777777" w:rsidTr="00456060">
        <w:trPr>
          <w:trHeight w:val="58"/>
          <w:jc w:val="center"/>
        </w:trPr>
        <w:tc>
          <w:tcPr>
            <w:tcW w:w="1741" w:type="dxa"/>
            <w:vAlign w:val="center"/>
            <w:hideMark/>
          </w:tcPr>
          <w:p w14:paraId="623166CF" w14:textId="77777777" w:rsidR="00782706" w:rsidRPr="00C66505" w:rsidRDefault="00782706" w:rsidP="00EF1138">
            <w:pPr>
              <w:spacing w:after="0"/>
              <w:rPr>
                <w:rFonts w:cs="Arial"/>
                <w:color w:val="000000"/>
                <w:sz w:val="16"/>
                <w:szCs w:val="16"/>
              </w:rPr>
            </w:pPr>
            <w:r>
              <w:rPr>
                <w:rFonts w:cs="Arial"/>
                <w:iCs/>
                <w:color w:val="000000"/>
                <w:sz w:val="16"/>
                <w:szCs w:val="16"/>
              </w:rPr>
              <w:t>Pressure term: α/2</w:t>
            </w:r>
          </w:p>
        </w:tc>
        <w:tc>
          <w:tcPr>
            <w:tcW w:w="1168" w:type="dxa"/>
            <w:vAlign w:val="center"/>
            <w:hideMark/>
          </w:tcPr>
          <w:p w14:paraId="1C41FB0D" w14:textId="77777777" w:rsidR="00782706" w:rsidRPr="00C66505" w:rsidRDefault="00782706" w:rsidP="00EF1138">
            <w:pPr>
              <w:spacing w:after="0"/>
              <w:rPr>
                <w:rFonts w:cs="Arial"/>
                <w:color w:val="000000"/>
                <w:sz w:val="16"/>
                <w:szCs w:val="16"/>
              </w:rPr>
            </w:pPr>
            <w:r>
              <w:rPr>
                <w:rFonts w:cs="Arial"/>
                <w:iCs/>
                <w:color w:val="000000"/>
                <w:sz w:val="16"/>
                <w:szCs w:val="16"/>
              </w:rPr>
              <w:t>1/(2-n)</w:t>
            </w:r>
          </w:p>
        </w:tc>
        <w:tc>
          <w:tcPr>
            <w:tcW w:w="1055" w:type="dxa"/>
            <w:vAlign w:val="center"/>
            <w:hideMark/>
          </w:tcPr>
          <w:p w14:paraId="2A48F21F" w14:textId="77777777" w:rsidR="00782706" w:rsidRPr="00C66505" w:rsidRDefault="00782706" w:rsidP="00EF1138">
            <w:pPr>
              <w:spacing w:after="0"/>
              <w:rPr>
                <w:rFonts w:cs="Arial"/>
                <w:color w:val="000000"/>
                <w:sz w:val="16"/>
                <w:szCs w:val="16"/>
              </w:rPr>
            </w:pPr>
            <w:r>
              <w:rPr>
                <w:rFonts w:cs="Arial"/>
                <w:iCs/>
                <w:color w:val="000000"/>
                <w:sz w:val="16"/>
                <w:szCs w:val="16"/>
              </w:rPr>
              <w:t>0.541</w:t>
            </w:r>
          </w:p>
        </w:tc>
      </w:tr>
      <w:tr w:rsidR="00782706" w:rsidRPr="00C66505" w14:paraId="0535AB1C" w14:textId="77777777" w:rsidTr="00456060">
        <w:trPr>
          <w:trHeight w:val="58"/>
          <w:jc w:val="center"/>
        </w:trPr>
        <w:tc>
          <w:tcPr>
            <w:tcW w:w="1741" w:type="dxa"/>
            <w:vAlign w:val="center"/>
            <w:hideMark/>
          </w:tcPr>
          <w:p w14:paraId="24A342B7" w14:textId="77777777" w:rsidR="00782706" w:rsidRPr="00C66505" w:rsidRDefault="00782706" w:rsidP="00EF1138">
            <w:pPr>
              <w:spacing w:after="0"/>
              <w:rPr>
                <w:rFonts w:cs="Arial"/>
                <w:color w:val="000000"/>
                <w:sz w:val="16"/>
                <w:szCs w:val="16"/>
              </w:rPr>
            </w:pPr>
            <w:r>
              <w:rPr>
                <w:rFonts w:cs="Arial"/>
                <w:iCs/>
                <w:color w:val="000000"/>
                <w:sz w:val="16"/>
                <w:szCs w:val="16"/>
                <w:lang w:val="it-IT"/>
              </w:rPr>
              <w:t>Diameter: α(2.5-n/2)</w:t>
            </w:r>
          </w:p>
        </w:tc>
        <w:tc>
          <w:tcPr>
            <w:tcW w:w="1168" w:type="dxa"/>
            <w:vAlign w:val="center"/>
            <w:hideMark/>
          </w:tcPr>
          <w:p w14:paraId="26432BDE" w14:textId="77777777" w:rsidR="00782706" w:rsidRPr="00C66505" w:rsidRDefault="00782706" w:rsidP="00EF1138">
            <w:pPr>
              <w:spacing w:after="0"/>
              <w:rPr>
                <w:rFonts w:cs="Arial"/>
                <w:color w:val="000000"/>
                <w:sz w:val="16"/>
                <w:szCs w:val="16"/>
              </w:rPr>
            </w:pPr>
            <w:r>
              <w:rPr>
                <w:rFonts w:cs="Arial"/>
                <w:iCs/>
                <w:color w:val="000000"/>
                <w:sz w:val="16"/>
                <w:szCs w:val="16"/>
                <w:lang w:val="it-IT"/>
              </w:rPr>
              <w:t>(5-</w:t>
            </w:r>
            <w:proofErr w:type="gramStart"/>
            <w:r>
              <w:rPr>
                <w:rFonts w:cs="Arial"/>
                <w:iCs/>
                <w:color w:val="000000"/>
                <w:sz w:val="16"/>
                <w:szCs w:val="16"/>
                <w:lang w:val="it-IT"/>
              </w:rPr>
              <w:t>n)/</w:t>
            </w:r>
            <w:proofErr w:type="gramEnd"/>
            <w:r>
              <w:rPr>
                <w:rFonts w:cs="Arial"/>
                <w:iCs/>
                <w:color w:val="000000"/>
                <w:sz w:val="16"/>
                <w:szCs w:val="16"/>
                <w:lang w:val="it-IT"/>
              </w:rPr>
              <w:t>(2-n)</w:t>
            </w:r>
          </w:p>
        </w:tc>
        <w:tc>
          <w:tcPr>
            <w:tcW w:w="1055" w:type="dxa"/>
            <w:vAlign w:val="center"/>
            <w:hideMark/>
          </w:tcPr>
          <w:p w14:paraId="79F69EC3" w14:textId="77777777" w:rsidR="00782706" w:rsidRPr="00C66505" w:rsidRDefault="00782706" w:rsidP="00EF1138">
            <w:pPr>
              <w:spacing w:after="0"/>
              <w:rPr>
                <w:rFonts w:cs="Arial"/>
                <w:color w:val="000000"/>
                <w:sz w:val="16"/>
                <w:szCs w:val="16"/>
              </w:rPr>
            </w:pPr>
            <w:r>
              <w:rPr>
                <w:rFonts w:cs="Arial"/>
                <w:iCs/>
                <w:color w:val="000000"/>
                <w:sz w:val="16"/>
                <w:szCs w:val="16"/>
                <w:lang w:val="it-IT"/>
              </w:rPr>
              <w:t>2.623</w:t>
            </w:r>
          </w:p>
        </w:tc>
      </w:tr>
    </w:tbl>
    <w:p w14:paraId="76F205D8" w14:textId="5BFEAC33" w:rsidR="006C38CC" w:rsidRDefault="00E760BC" w:rsidP="00E760BC">
      <w:pPr>
        <w:rPr>
          <w:i/>
        </w:rPr>
      </w:pPr>
      <w:r>
        <w:rPr>
          <w:i/>
        </w:rPr>
        <w:t>Table 7 – Exponents obtained for the Polyflo equation in GFE-form for capacity calculation of non-corrugated steel pipes; exact matches with the published Polyflo exponents</w:t>
      </w:r>
    </w:p>
    <w:p w14:paraId="064CF26D" w14:textId="77777777" w:rsidR="001D1CE4" w:rsidRDefault="005D1F2C">
      <w:pPr>
        <w:rPr>
          <w:ins w:id="1036" w:author="Sean de Noronha | DRG" w:date="2026-09-23T14:42:00Z" w16du:dateUtc="2026-09-23T12:42:00Z"/>
          <w:rFonts w:cs="Arial"/>
          <w:szCs w:val="20"/>
        </w:rPr>
      </w:pPr>
      <w:r>
        <w:rPr>
          <w:rFonts w:cs="Arial"/>
          <w:szCs w:val="20"/>
        </w:rPr>
        <w:t xml:space="preserve">This form carries the gas properties </w:t>
      </w:r>
      <w:r>
        <w:rPr>
          <w:rFonts w:cs="Arial"/>
          <w:i/>
          <w:szCs w:val="20"/>
        </w:rPr>
        <w:t>S</w:t>
      </w:r>
      <w:r>
        <w:rPr>
          <w:rFonts w:cs="Arial"/>
          <w:szCs w:val="20"/>
        </w:rPr>
        <w:t xml:space="preserve"> and </w:t>
      </w:r>
      <w:r>
        <w:rPr>
          <w:rFonts w:cs="Arial"/>
          <w:i/>
          <w:szCs w:val="20"/>
        </w:rPr>
        <w:t>μ</w:t>
      </w:r>
      <w:r>
        <w:rPr>
          <w:rFonts w:cs="Arial"/>
          <w:szCs w:val="20"/>
        </w:rPr>
        <w:t xml:space="preserve"> directly rather than through the lumped constant </w:t>
      </w:r>
      <w:r>
        <w:rPr>
          <w:rFonts w:cs="Arial"/>
          <w:i/>
          <w:szCs w:val="20"/>
        </w:rPr>
        <w:t>C</w:t>
      </w:r>
      <w:r>
        <w:rPr>
          <w:rFonts w:cs="Arial"/>
          <w:i/>
          <w:szCs w:val="20"/>
          <w:vertAlign w:val="subscript"/>
        </w:rPr>
        <w:t>r</w:t>
      </w:r>
      <w:r>
        <w:rPr>
          <w:rFonts w:cs="Arial"/>
          <w:szCs w:val="20"/>
        </w:rPr>
        <w:t xml:space="preserve">, so the gas dependence is visible in one step rather than two. The two forms are algebraically the same, and the connection is the exponent: the 0.152 appearing inside </w:t>
      </w:r>
      <w:r>
        <w:rPr>
          <w:rFonts w:cs="Arial"/>
          <w:i/>
          <w:szCs w:val="20"/>
        </w:rPr>
        <w:t>C</w:t>
      </w:r>
      <w:r>
        <w:rPr>
          <w:rFonts w:cs="Arial"/>
          <w:i/>
          <w:szCs w:val="20"/>
          <w:vertAlign w:val="subscript"/>
        </w:rPr>
        <w:t>r</w:t>
      </w:r>
      <w:r>
        <w:rPr>
          <w:rFonts w:cs="Arial"/>
          <w:szCs w:val="20"/>
        </w:rPr>
        <w:t xml:space="preserve"> is </w:t>
      </w:r>
      <w:proofErr w:type="spellStart"/>
      <w:r>
        <w:rPr>
          <w:rFonts w:cs="Arial"/>
          <w:szCs w:val="20"/>
        </w:rPr>
        <w:t>n</w:t>
      </w:r>
      <w:proofErr w:type="spellEnd"/>
      <w:r>
        <w:rPr>
          <w:rFonts w:cs="Arial"/>
          <w:szCs w:val="20"/>
        </w:rPr>
        <w:t xml:space="preserve"> itself, the same parameter that generates the published exponents 0.541 and 2.623. All three constants in the published Polyflo equation are therefore expressions of the single value n = 0.151571. The equation is not gas-specific: it can be evaluated for any gas for which </w:t>
      </w:r>
      <w:r>
        <w:rPr>
          <w:rFonts w:cs="Arial"/>
          <w:i/>
          <w:szCs w:val="20"/>
        </w:rPr>
        <w:t>S</w:t>
      </w:r>
      <w:r>
        <w:rPr>
          <w:rFonts w:cs="Arial"/>
          <w:szCs w:val="20"/>
        </w:rPr>
        <w:t xml:space="preserve"> and </w:t>
      </w:r>
      <w:r>
        <w:rPr>
          <w:rFonts w:cs="Arial"/>
          <w:i/>
          <w:szCs w:val="20"/>
        </w:rPr>
        <w:t>μ</w:t>
      </w:r>
      <w:r>
        <w:rPr>
          <w:rFonts w:cs="Arial"/>
          <w:szCs w:val="20"/>
        </w:rPr>
        <w:t xml:space="preserve"> are known, and no other term changes. Unlike Equations (4) and (5), which return capacity in kW (</w:t>
      </w:r>
      <w:proofErr w:type="spellStart"/>
      <w:r>
        <w:rPr>
          <w:rFonts w:cs="Arial"/>
          <w:szCs w:val="20"/>
        </w:rPr>
        <w:t>MBtu</w:t>
      </w:r>
      <w:proofErr w:type="spellEnd"/>
      <w:r>
        <w:rPr>
          <w:rFonts w:cs="Arial"/>
          <w:szCs w:val="20"/>
        </w:rPr>
        <w:t xml:space="preserve">/h in imperial units), this form returns the volumetric flow rate </w:t>
      </w:r>
      <w:r>
        <w:rPr>
          <w:rFonts w:cs="Arial"/>
          <w:i/>
          <w:szCs w:val="20"/>
        </w:rPr>
        <w:t>Q</w:t>
      </w:r>
      <w:r>
        <w:rPr>
          <w:rFonts w:cs="Arial"/>
          <w:szCs w:val="20"/>
        </w:rPr>
        <w:t xml:space="preserve"> in m</w:t>
      </w:r>
      <w:del w:id="1037" w:author="Sean de Noronha | DRG" w:date="2026-09-28T16:47:00Z" w16du:dateUtc="2026-09-28T14:47:00Z">
        <w:r>
          <w:rPr>
            <w:rFonts w:cs="Arial"/>
            <w:szCs w:val="20"/>
          </w:rPr>
          <w:delText>³</w:delText>
        </w:r>
      </w:del>
      <w:ins w:id="1038" w:author="Sean de Noronha | DRG" w:date="2026-09-28T16:47:00Z" w16du:dateUtc="2026-09-28T14:47:00Z">
        <w:r>
          <w:rPr>
            <w:rFonts w:cs="Arial"/>
            <w:szCs w:val="20"/>
            <w:vertAlign w:val="superscript"/>
          </w:rPr>
          <w:t>3</w:t>
        </w:r>
      </w:ins>
      <w:r>
        <w:rPr>
          <w:rFonts w:cs="Arial"/>
          <w:szCs w:val="20"/>
        </w:rPr>
        <w:t xml:space="preserve">/day, as the GFE does. </w:t>
      </w:r>
    </w:p>
    <w:p w14:paraId="1ABB5156" w14:textId="78E98135" w:rsidR="005319C7" w:rsidDel="001D1CE4" w:rsidRDefault="005D1F2C">
      <w:pPr>
        <w:rPr>
          <w:del w:id="1039" w:author="Sean de Noronha | DRG" w:date="2026-09-23T14:42:00Z" w16du:dateUtc="2026-09-23T12:42:00Z"/>
        </w:rPr>
      </w:pPr>
      <w:r>
        <w:rPr>
          <w:rFonts w:cs="Arial"/>
          <w:szCs w:val="20"/>
        </w:rPr>
        <w:t xml:space="preserve">The gas-interchange multipliers of Table A.15 of CSA B149.1:25 Annex A are equivalent </w:t>
      </w:r>
      <w:r>
        <w:rPr>
          <w:rFonts w:cs="Arial"/>
          <w:szCs w:val="20"/>
          <w:highlight w:val="green"/>
          <w:rPrChange w:id="1040" w:author="Olga Arevalo Quintero" w:date="2026-09-19T08:42:00Z" w16du:dateUtc="2026-09-19T12:42:00Z">
            <w:rPr>
              <w:rFonts w:cs="Arial"/>
              <w:szCs w:val="20"/>
            </w:rPr>
          </w:rPrChange>
        </w:rPr>
        <w:t>to √(</w:t>
      </w:r>
      <w:r>
        <w:rPr>
          <w:rFonts w:cs="Arial"/>
          <w:i/>
          <w:szCs w:val="20"/>
          <w:highlight w:val="green"/>
          <w:rPrChange w:id="1041" w:author="Olga Arevalo Quintero" w:date="2026-09-19T08:42:00Z" w16du:dateUtc="2026-09-19T12:42:00Z">
            <w:rPr>
              <w:rFonts w:cs="Arial"/>
              <w:i/>
              <w:szCs w:val="20"/>
            </w:rPr>
          </w:rPrChange>
        </w:rPr>
        <w:t>S</w:t>
      </w:r>
      <w:r>
        <w:rPr>
          <w:rFonts w:cs="Arial"/>
          <w:i/>
          <w:szCs w:val="20"/>
          <w:highlight w:val="green"/>
          <w:vertAlign w:val="subscript"/>
          <w:rPrChange w:id="1042" w:author="Olga Arevalo Quintero" w:date="2026-09-19T08:42:00Z" w16du:dateUtc="2026-09-19T12:42:00Z">
            <w:rPr>
              <w:rFonts w:cs="Arial"/>
              <w:i/>
              <w:szCs w:val="20"/>
              <w:vertAlign w:val="subscript"/>
            </w:rPr>
          </w:rPrChange>
        </w:rPr>
        <w:t>NG</w:t>
      </w:r>
      <w:r>
        <w:rPr>
          <w:rFonts w:cs="Arial"/>
          <w:szCs w:val="20"/>
          <w:highlight w:val="green"/>
          <w:rPrChange w:id="1043" w:author="Olga Arevalo Quintero" w:date="2026-09-19T08:42:00Z" w16du:dateUtc="2026-09-19T12:42:00Z">
            <w:rPr>
              <w:rFonts w:cs="Arial"/>
              <w:szCs w:val="20"/>
            </w:rPr>
          </w:rPrChange>
        </w:rPr>
        <w:t>/</w:t>
      </w:r>
      <w:proofErr w:type="spellStart"/>
      <w:r>
        <w:rPr>
          <w:rFonts w:cs="Arial"/>
          <w:i/>
          <w:szCs w:val="20"/>
          <w:highlight w:val="green"/>
          <w:rPrChange w:id="1044" w:author="Olga Arevalo Quintero" w:date="2026-09-19T08:42:00Z" w16du:dateUtc="2026-09-19T12:42:00Z">
            <w:rPr>
              <w:rFonts w:cs="Arial"/>
              <w:i/>
              <w:szCs w:val="20"/>
            </w:rPr>
          </w:rPrChange>
        </w:rPr>
        <w:t>S</w:t>
      </w:r>
      <w:r>
        <w:rPr>
          <w:rFonts w:cs="Arial"/>
          <w:i/>
          <w:szCs w:val="20"/>
          <w:highlight w:val="green"/>
          <w:vertAlign w:val="subscript"/>
          <w:rPrChange w:id="1045" w:author="Olga Arevalo Quintero" w:date="2026-09-19T08:42:00Z" w16du:dateUtc="2026-09-19T12:42:00Z">
            <w:rPr>
              <w:rFonts w:cs="Arial"/>
              <w:i/>
              <w:szCs w:val="20"/>
              <w:vertAlign w:val="subscript"/>
            </w:rPr>
          </w:rPrChange>
        </w:rPr>
        <w:t>gas</w:t>
      </w:r>
      <w:proofErr w:type="spellEnd"/>
      <w:r>
        <w:rPr>
          <w:rFonts w:cs="Arial"/>
          <w:szCs w:val="20"/>
          <w:highlight w:val="green"/>
          <w:rPrChange w:id="1046" w:author="Olga Arevalo Quintero" w:date="2026-09-19T08:42:00Z" w16du:dateUtc="2026-09-19T12:42:00Z">
            <w:rPr>
              <w:rFonts w:cs="Arial"/>
              <w:szCs w:val="20"/>
            </w:rPr>
          </w:rPrChange>
        </w:rPr>
        <w:t>)</w:t>
      </w:r>
      <w:ins w:id="1047" w:author="Sean de Noronha | DRG" w:date="2026-09-23T15:05:00Z" w16du:dateUtc="2026-09-23T13:05:00Z">
        <w:r>
          <w:rPr>
            <w:rFonts w:cs="Arial"/>
            <w:szCs w:val="20"/>
          </w:rPr>
          <w:t xml:space="preserve">, and </w:t>
        </w:r>
      </w:ins>
      <w:del w:id="1048" w:author="Sean de Noronha | DRG" w:date="2026-09-23T15:01:00Z" w16du:dateUtc="2026-09-23T13:01:00Z">
        <w:r>
          <w:rPr>
            <w:rFonts w:cs="Arial"/>
            <w:szCs w:val="20"/>
            <w:highlight w:val="green"/>
            <w:rPrChange w:id="1049" w:author="Olga Arevalo Quintero" w:date="2026-09-19T08:42:00Z" w16du:dateUtc="2026-09-19T12:42:00Z">
              <w:rPr>
                <w:rFonts w:cs="Arial"/>
                <w:szCs w:val="20"/>
              </w:rPr>
            </w:rPrChange>
          </w:rPr>
          <w:delText>.</w:delText>
        </w:r>
      </w:del>
    </w:p>
    <w:p w14:paraId="5A000003" w14:textId="2F4CFF34" w:rsidR="00C64113" w:rsidRPr="00AC5C6F" w:rsidRDefault="00C64113">
      <w:del w:id="1050" w:author="Sean de Noronha | DRG" w:date="2026-09-23T15:01:00Z" w16du:dateUtc="2026-09-23T13:01:00Z">
        <w:r>
          <w:rPr>
            <w:rFonts w:cs="Arial"/>
            <w:szCs w:val="20"/>
          </w:rPr>
          <w:delText>T</w:delText>
        </w:r>
      </w:del>
      <w:del w:id="1051" w:author="Sean de Noronha | DRG" w:date="2026-09-23T15:05:00Z" w16du:dateUtc="2026-09-23T13:05:00Z">
        <w:r>
          <w:rPr>
            <w:rFonts w:cs="Arial"/>
            <w:szCs w:val="20"/>
          </w:rPr>
          <w:delText xml:space="preserve">hose multipliers </w:delText>
        </w:r>
      </w:del>
      <w:r>
        <w:rPr>
          <w:rFonts w:cs="Arial"/>
          <w:szCs w:val="20"/>
        </w:rPr>
        <w:t>correct for density alone</w:t>
      </w:r>
      <w:ins w:id="1052" w:author="Sean de Noronha | DRG" w:date="2026-09-23T15:01:00Z" w16du:dateUtc="2026-09-23T13:01:00Z">
        <w:r>
          <w:rPr>
            <w:rFonts w:cs="Arial"/>
            <w:szCs w:val="20"/>
          </w:rPr>
          <w:t xml:space="preserve">. Rather than using the multiplier route, the relative density </w:t>
        </w:r>
      </w:ins>
      <w:ins w:id="1053" w:author="Sean de Noronha | DRG" w:date="2026-09-23T15:09:00Z" w16du:dateUtc="2026-09-23T13:09:00Z">
        <w:r>
          <w:rPr>
            <w:rFonts w:cs="Arial"/>
            <w:szCs w:val="20"/>
          </w:rPr>
          <w:t>and</w:t>
        </w:r>
      </w:ins>
      <w:ins w:id="1054" w:author="Sean de Noronha | DRG" w:date="2026-09-23T15:01:00Z" w16du:dateUtc="2026-09-23T13:01:00Z">
        <w:r>
          <w:rPr>
            <w:rFonts w:cs="Arial"/>
            <w:szCs w:val="20"/>
          </w:rPr>
          <w:t xml:space="preserve"> viscosity of the target gas can be substituted directly into the </w:t>
        </w:r>
        <w:r>
          <w:rPr>
            <w:rFonts w:cs="Arial"/>
            <w:i/>
            <w:szCs w:val="20"/>
          </w:rPr>
          <w:t>C</w:t>
        </w:r>
        <w:r>
          <w:rPr>
            <w:rFonts w:cs="Arial"/>
            <w:i/>
            <w:szCs w:val="20"/>
            <w:vertAlign w:val="subscript"/>
          </w:rPr>
          <w:t>r</w:t>
        </w:r>
        <w:r>
          <w:rPr>
            <w:rFonts w:cs="Arial"/>
            <w:szCs w:val="20"/>
          </w:rPr>
          <w:t xml:space="preserve"> term </w:t>
        </w:r>
      </w:ins>
      <w:ins w:id="1055" w:author="Sean de Noronha | DRG" w:date="2026-09-23T15:22:00Z" w16du:dateUtc="2026-09-23T13:22:00Z">
        <w:r>
          <w:rPr>
            <w:rFonts w:cs="Arial"/>
            <w:szCs w:val="20"/>
          </w:rPr>
          <w:t xml:space="preserve">that </w:t>
        </w:r>
      </w:ins>
      <w:ins w:id="1056" w:author="Sean de Noronha | DRG" w:date="2026-09-23T15:01:00Z" w16du:dateUtc="2026-09-23T13:01:00Z">
        <w:r>
          <w:rPr>
            <w:rFonts w:cs="Arial"/>
            <w:szCs w:val="20"/>
          </w:rPr>
          <w:t xml:space="preserve">the published Polyflo equation already </w:t>
        </w:r>
        <w:r>
          <w:rPr>
            <w:rFonts w:cs="Arial"/>
            <w:szCs w:val="20"/>
          </w:rPr>
          <w:lastRenderedPageBreak/>
          <w:t>carries. E</w:t>
        </w:r>
      </w:ins>
      <w:ins w:id="1057" w:author="Sean de Noronha | DRG" w:date="2026-09-23T15:02:00Z" w16du:dateUtc="2026-09-23T13:02:00Z">
        <w:r>
          <w:rPr>
            <w:rFonts w:cs="Arial"/>
            <w:szCs w:val="20"/>
          </w:rPr>
          <w:t xml:space="preserve">quation (8) shows this </w:t>
        </w:r>
      </w:ins>
      <w:ins w:id="1058" w:author="Sean de Noronha | DRG" w:date="2026-09-23T15:06:00Z" w16du:dateUtc="2026-09-23T13:06:00Z">
        <w:r>
          <w:rPr>
            <w:rFonts w:cs="Arial"/>
            <w:szCs w:val="20"/>
          </w:rPr>
          <w:t xml:space="preserve">even </w:t>
        </w:r>
      </w:ins>
      <w:ins w:id="1059" w:author="Sean de Noronha | DRG" w:date="2026-09-23T15:02:00Z" w16du:dateUtc="2026-09-23T13:02:00Z">
        <w:r>
          <w:rPr>
            <w:rFonts w:cs="Arial"/>
            <w:szCs w:val="20"/>
          </w:rPr>
          <w:t xml:space="preserve">more </w:t>
        </w:r>
      </w:ins>
      <w:ins w:id="1060" w:author="Sean de Noronha | DRG" w:date="2026-09-23T15:22:00Z" w16du:dateUtc="2026-09-23T13:22:00Z">
        <w:r>
          <w:rPr>
            <w:rFonts w:cs="Arial"/>
            <w:szCs w:val="20"/>
          </w:rPr>
          <w:t>explicitly</w:t>
        </w:r>
      </w:ins>
      <w:ins w:id="1061" w:author="Sean de Noronha | DRG" w:date="2026-09-23T15:02:00Z" w16du:dateUtc="2026-09-23T13:02:00Z">
        <w:r>
          <w:rPr>
            <w:rFonts w:cs="Arial"/>
            <w:szCs w:val="20"/>
          </w:rPr>
          <w:t xml:space="preserve">, with </w:t>
        </w:r>
        <w:r>
          <w:rPr>
            <w:rFonts w:cs="Arial"/>
            <w:i/>
            <w:iCs/>
            <w:szCs w:val="20"/>
          </w:rPr>
          <w:t>S</w:t>
        </w:r>
        <w:r>
          <w:rPr>
            <w:rFonts w:cs="Arial"/>
            <w:szCs w:val="20"/>
          </w:rPr>
          <w:t xml:space="preserve"> and </w:t>
        </w:r>
        <w:r>
          <w:rPr>
            <w:rFonts w:cs="Arial"/>
            <w:i/>
            <w:iCs/>
            <w:szCs w:val="20"/>
            <w:lang w:val="el-GR"/>
          </w:rPr>
          <w:t>μ</w:t>
        </w:r>
        <w:r>
          <w:rPr>
            <w:rFonts w:cs="Arial"/>
            <w:i/>
            <w:iCs/>
            <w:szCs w:val="20"/>
          </w:rPr>
          <w:t xml:space="preserve"> </w:t>
        </w:r>
      </w:ins>
      <w:ins w:id="1062" w:author="Sean de Noronha | DRG" w:date="2026-09-23T15:07:00Z" w16du:dateUtc="2026-09-23T13:07:00Z">
        <w:r>
          <w:rPr>
            <w:rFonts w:cs="Arial"/>
            <w:szCs w:val="20"/>
          </w:rPr>
          <w:t>as</w:t>
        </w:r>
      </w:ins>
      <w:ins w:id="1063" w:author="Sean de Noronha | DRG" w:date="2026-09-23T15:02:00Z" w16du:dateUtc="2026-09-23T13:02:00Z">
        <w:r>
          <w:rPr>
            <w:rFonts w:cs="Arial"/>
            <w:szCs w:val="20"/>
          </w:rPr>
          <w:t xml:space="preserve"> </w:t>
        </w:r>
      </w:ins>
      <w:ins w:id="1064" w:author="Sean de Noronha | DRG" w:date="2026-09-23T15:22:00Z" w16du:dateUtc="2026-09-23T13:22:00Z">
        <w:r>
          <w:rPr>
            <w:rFonts w:cs="Arial"/>
            <w:szCs w:val="20"/>
          </w:rPr>
          <w:t>direct</w:t>
        </w:r>
      </w:ins>
      <w:ins w:id="1065" w:author="Sean de Noronha | DRG" w:date="2026-09-23T15:07:00Z" w16du:dateUtc="2026-09-23T13:07:00Z">
        <w:r>
          <w:rPr>
            <w:rFonts w:cs="Arial"/>
            <w:szCs w:val="20"/>
          </w:rPr>
          <w:t xml:space="preserve"> </w:t>
        </w:r>
      </w:ins>
      <w:ins w:id="1066" w:author="Sean de Noronha | DRG" w:date="2026-09-23T15:02:00Z" w16du:dateUtc="2026-09-23T13:02:00Z">
        <w:r>
          <w:rPr>
            <w:rFonts w:cs="Arial"/>
            <w:szCs w:val="20"/>
          </w:rPr>
          <w:t>inputs</w:t>
        </w:r>
      </w:ins>
      <w:ins w:id="1067" w:author="Sean de Noronha | DRG" w:date="2026-09-23T15:03:00Z" w16du:dateUtc="2026-09-23T13:03:00Z">
        <w:r>
          <w:rPr>
            <w:rFonts w:cs="Arial"/>
            <w:szCs w:val="20"/>
          </w:rPr>
          <w:t xml:space="preserve">. Therefore, </w:t>
        </w:r>
      </w:ins>
      <w:ins w:id="1068" w:author="Sean de Noronha | DRG" w:date="2026-09-23T15:07:00Z" w16du:dateUtc="2026-09-23T13:07:00Z">
        <w:r>
          <w:rPr>
            <w:rFonts w:cs="Arial"/>
            <w:szCs w:val="20"/>
          </w:rPr>
          <w:t xml:space="preserve">direct substitution of the </w:t>
        </w:r>
      </w:ins>
      <w:ins w:id="1069" w:author="Sean de Noronha | DRG" w:date="2026-09-23T15:03:00Z" w16du:dateUtc="2026-09-23T13:03:00Z">
        <w:r>
          <w:rPr>
            <w:rFonts w:cs="Arial"/>
            <w:szCs w:val="20"/>
          </w:rPr>
          <w:t xml:space="preserve">target gas’s </w:t>
        </w:r>
      </w:ins>
      <w:ins w:id="1070" w:author="Sean de Noronha | DRG" w:date="2026-09-23T15:07:00Z" w16du:dateUtc="2026-09-23T13:07:00Z">
        <w:r>
          <w:rPr>
            <w:rFonts w:cs="Arial"/>
            <w:szCs w:val="20"/>
          </w:rPr>
          <w:t xml:space="preserve">physical properties corrects for the </w:t>
        </w:r>
      </w:ins>
      <w:ins w:id="1071" w:author="Sean de Noronha | DRG" w:date="2026-09-23T15:03:00Z" w16du:dateUtc="2026-09-23T13:03:00Z">
        <w:r>
          <w:rPr>
            <w:rFonts w:cs="Arial"/>
            <w:szCs w:val="20"/>
          </w:rPr>
          <w:t>differ</w:t>
        </w:r>
      </w:ins>
      <w:ins w:id="1072" w:author="Sean de Noronha | DRG" w:date="2026-09-23T15:07:00Z" w16du:dateUtc="2026-09-23T13:07:00Z">
        <w:r>
          <w:rPr>
            <w:rFonts w:cs="Arial"/>
            <w:szCs w:val="20"/>
          </w:rPr>
          <w:t xml:space="preserve">ing </w:t>
        </w:r>
      </w:ins>
      <w:ins w:id="1073" w:author="Sean de Noronha | DRG" w:date="2026-09-23T15:03:00Z" w16du:dateUtc="2026-09-23T13:03:00Z">
        <w:r>
          <w:rPr>
            <w:rFonts w:cs="Arial"/>
            <w:szCs w:val="20"/>
          </w:rPr>
          <w:t>viscosity as well as its differ</w:t>
        </w:r>
      </w:ins>
      <w:ins w:id="1074" w:author="Sean de Noronha | DRG" w:date="2026-09-23T15:09:00Z" w16du:dateUtc="2026-09-23T13:09:00Z">
        <w:r>
          <w:rPr>
            <w:rFonts w:cs="Arial"/>
            <w:szCs w:val="20"/>
          </w:rPr>
          <w:t xml:space="preserve">ing </w:t>
        </w:r>
      </w:ins>
      <w:ins w:id="1075" w:author="Sean de Noronha | DRG" w:date="2026-09-23T15:03:00Z" w16du:dateUtc="2026-09-23T13:03:00Z">
        <w:r>
          <w:rPr>
            <w:rFonts w:cs="Arial"/>
            <w:szCs w:val="20"/>
          </w:rPr>
          <w:t>density</w:t>
        </w:r>
      </w:ins>
      <w:ins w:id="1076" w:author="Sean de Noronha | DRG" w:date="2026-09-23T15:04:00Z" w16du:dateUtc="2026-09-23T13:04:00Z">
        <w:r>
          <w:rPr>
            <w:rFonts w:cs="Arial"/>
            <w:szCs w:val="20"/>
          </w:rPr>
          <w:t xml:space="preserve">, </w:t>
        </w:r>
      </w:ins>
      <w:ins w:id="1077" w:author="Sean de Noronha | DRG" w:date="2026-09-23T15:08:00Z" w16du:dateUtc="2026-09-23T13:08:00Z">
        <w:r>
          <w:rPr>
            <w:rFonts w:cs="Arial"/>
            <w:szCs w:val="20"/>
          </w:rPr>
          <w:t xml:space="preserve">whereas </w:t>
        </w:r>
      </w:ins>
      <w:ins w:id="1078" w:author="Sean de Noronha | DRG" w:date="2026-09-23T15:09:00Z" w16du:dateUtc="2026-09-23T13:09:00Z">
        <w:r>
          <w:rPr>
            <w:rFonts w:cs="Arial"/>
            <w:szCs w:val="20"/>
          </w:rPr>
          <w:t>applying the</w:t>
        </w:r>
      </w:ins>
      <w:ins w:id="1079" w:author="Sean de Noronha | DRG" w:date="2026-09-23T15:04:00Z" w16du:dateUtc="2026-09-23T13:04:00Z">
        <w:r>
          <w:rPr>
            <w:rFonts w:cs="Arial"/>
            <w:szCs w:val="20"/>
          </w:rPr>
          <w:t xml:space="preserve"> multiplier corrects for density alone</w:t>
        </w:r>
      </w:ins>
      <w:del w:id="1080" w:author="Sean de Noronha | DRG" w:date="2026-09-23T15:04:00Z" w16du:dateUtc="2026-09-23T13:04:00Z">
        <w:r>
          <w:rPr>
            <w:rFonts w:cs="Arial"/>
            <w:szCs w:val="20"/>
          </w:rPr>
          <w:delText xml:space="preserve">, and </w:delText>
        </w:r>
        <w:commentRangeStart w:id="1081"/>
        <w:commentRangeStart w:id="1082"/>
        <w:r>
          <w:rPr>
            <w:rFonts w:cs="Arial"/>
            <w:szCs w:val="20"/>
          </w:rPr>
          <w:delText>Polyflo does not</w:delText>
        </w:r>
        <w:commentRangeEnd w:id="1081"/>
        <w:r>
          <w:rPr>
            <w:rStyle w:val="CommentReference"/>
            <w:rFonts w:cs="Arial"/>
            <w:sz w:val="20"/>
            <w:szCs w:val="20"/>
          </w:rPr>
          <w:commentReference w:id="1081"/>
        </w:r>
      </w:del>
      <w:commentRangeEnd w:id="1082"/>
      <w:r>
        <w:rPr>
          <w:rStyle w:val="CommentReference"/>
        </w:rPr>
        <w:commentReference w:id="1082"/>
      </w:r>
      <w:del w:id="1083" w:author="Sean de Noronha | DRG" w:date="2026-09-23T15:04:00Z" w16du:dateUtc="2026-09-23T13:04:00Z">
        <w:r>
          <w:rPr>
            <w:rFonts w:cs="Arial"/>
            <w:szCs w:val="20"/>
          </w:rPr>
          <w:delText xml:space="preserve">. </w:delText>
        </w:r>
        <w:r>
          <w:rPr>
            <w:rFonts w:cs="Arial"/>
            <w:i/>
            <w:szCs w:val="20"/>
          </w:rPr>
          <w:delText>C</w:delText>
        </w:r>
        <w:r>
          <w:rPr>
            <w:rFonts w:cs="Arial"/>
            <w:i/>
            <w:szCs w:val="20"/>
            <w:vertAlign w:val="subscript"/>
          </w:rPr>
          <w:delText>r</w:delText>
        </w:r>
        <w:r>
          <w:rPr>
            <w:rFonts w:cs="Arial"/>
            <w:szCs w:val="20"/>
          </w:rPr>
          <w:delText>, its only gas-dependent term, carries viscosity as well as relative density, through the same exponent 0.152</w:delText>
        </w:r>
      </w:del>
      <w:r>
        <w:rPr>
          <w:rFonts w:cs="Arial"/>
          <w:szCs w:val="20"/>
        </w:rPr>
        <w:t xml:space="preserve">. </w:t>
      </w:r>
      <w:commentRangeStart w:id="1084"/>
      <w:commentRangeStart w:id="1085"/>
      <w:r>
        <w:rPr>
          <w:rFonts w:cs="Arial"/>
          <w:szCs w:val="20"/>
        </w:rPr>
        <w:t>The gap this leaves is visible inside the standard itself: applying the tabulated propane multiplier to the Annex A natural-gas capacities returns values 6.9% below the Annex B propane capacities at the same pressure schedule, uniformly at every cell.</w:t>
      </w:r>
      <w:commentRangeEnd w:id="1084"/>
      <w:r>
        <w:rPr>
          <w:rStyle w:val="CommentReference"/>
          <w:rFonts w:cs="Arial"/>
          <w:sz w:val="20"/>
          <w:szCs w:val="20"/>
        </w:rPr>
        <w:commentReference w:id="1084"/>
      </w:r>
      <w:commentRangeEnd w:id="1085"/>
      <w:r>
        <w:rPr>
          <w:rStyle w:val="CommentReference"/>
        </w:rPr>
        <w:commentReference w:id="1085"/>
      </w:r>
      <w:r>
        <w:rPr>
          <w:rFonts w:cs="Arial"/>
          <w:szCs w:val="20"/>
        </w:rPr>
        <w:t xml:space="preserve"> </w:t>
      </w:r>
      <w:ins w:id="1086" w:author="Sean de Noronha | DRG" w:date="2026-09-23T15:29:00Z">
        <w:r>
          <w:rPr>
            <w:rFonts w:cs="Arial"/>
            <w:szCs w:val="20"/>
          </w:rPr>
          <w:t>This is 6.9% below what Equation (8) gives directly from propane's own S and μ</w:t>
        </w:r>
      </w:ins>
      <w:ins w:id="1087" w:author="Sean de Noronha | DRG" w:date="2026-09-23T15:29:00Z" w16du:dateUtc="2026-09-23T13:29:00Z">
        <w:r>
          <w:rPr>
            <w:rFonts w:cs="Arial"/>
            <w:szCs w:val="20"/>
          </w:rPr>
          <w:t xml:space="preserve">. </w:t>
        </w:r>
      </w:ins>
      <w:commentRangeStart w:id="1088"/>
      <w:commentRangeStart w:id="1089"/>
      <w:r>
        <w:rPr>
          <w:rFonts w:cs="Arial"/>
          <w:szCs w:val="20"/>
        </w:rPr>
        <w:t xml:space="preserve">That margin </w:t>
      </w:r>
      <w:del w:id="1090" w:author="Sean de Noronha | DRG" w:date="2026-09-23T15:39:00Z" w16du:dateUtc="2026-09-23T13:39:00Z">
        <w:r>
          <w:rPr>
            <w:rFonts w:cs="Arial"/>
            <w:szCs w:val="20"/>
          </w:rPr>
          <w:delText>sits within the accuracy at which the tables are read in practice</w:delText>
        </w:r>
        <w:commentRangeEnd w:id="1088"/>
        <w:r>
          <w:rPr>
            <w:rStyle w:val="CommentReference"/>
            <w:rFonts w:cs="Arial"/>
            <w:sz w:val="20"/>
            <w:szCs w:val="20"/>
          </w:rPr>
          <w:commentReference w:id="1088"/>
        </w:r>
        <w:commentRangeEnd w:id="1089"/>
        <w:r>
          <w:rPr>
            <w:rStyle w:val="CommentReference"/>
          </w:rPr>
          <w:commentReference w:id="1089"/>
        </w:r>
        <w:r>
          <w:rPr>
            <w:rFonts w:cs="Arial"/>
            <w:szCs w:val="20"/>
          </w:rPr>
          <w:delText xml:space="preserve">, so it is a consistency observation </w:delText>
        </w:r>
      </w:del>
      <w:ins w:id="1091" w:author="Sean de Noronha | DRG" w:date="2026-09-23T15:39:00Z" w16du:dateUtc="2026-09-23T13:39:00Z">
        <w:r>
          <w:rPr>
            <w:rFonts w:cs="Arial"/>
            <w:szCs w:val="20"/>
          </w:rPr>
          <w:t xml:space="preserve">is conservative </w:t>
        </w:r>
      </w:ins>
      <w:r>
        <w:rPr>
          <w:rFonts w:cs="Arial"/>
          <w:szCs w:val="20"/>
        </w:rPr>
        <w:t xml:space="preserve">rather than a safety </w:t>
      </w:r>
      <w:del w:id="1092" w:author="Sean de Noronha | DRG" w:date="2026-09-23T15:39:00Z" w16du:dateUtc="2026-09-23T13:39:00Z">
        <w:r>
          <w:rPr>
            <w:rFonts w:cs="Arial"/>
            <w:szCs w:val="20"/>
          </w:rPr>
          <w:delText>finding</w:delText>
        </w:r>
      </w:del>
      <w:ins w:id="1093" w:author="Sean de Noronha | DRG" w:date="2026-09-23T15:39:00Z" w16du:dateUtc="2026-09-23T13:39:00Z">
        <w:r>
          <w:rPr>
            <w:rFonts w:cs="Arial"/>
            <w:szCs w:val="20"/>
          </w:rPr>
          <w:t>concern. The multiplier route under-predicts capacity relative to the direct calculation, so a pipe sized this way can carry more energy than its nominal rating, not less. The only practical consequence is a slightly larger pipe than strictly necessary</w:t>
        </w:r>
      </w:ins>
      <w:r>
        <w:rPr>
          <w:rFonts w:cs="Arial"/>
          <w:szCs w:val="20"/>
        </w:rPr>
        <w:t xml:space="preserve">. For hydrogen </w:t>
      </w:r>
      <w:commentRangeStart w:id="1094"/>
      <w:commentRangeStart w:id="1095"/>
      <w:r>
        <w:rPr>
          <w:rFonts w:cs="Arial"/>
          <w:szCs w:val="20"/>
        </w:rPr>
        <w:t>the two routes</w:t>
      </w:r>
      <w:ins w:id="1096" w:author="Sean de Noronha | DRG" w:date="2026-09-23T15:52:00Z" w16du:dateUtc="2026-09-23T13:52:00Z">
        <w:r>
          <w:rPr>
            <w:rFonts w:cs="Arial"/>
            <w:szCs w:val="20"/>
          </w:rPr>
          <w:t xml:space="preserve">, i.e. </w:t>
        </w:r>
      </w:ins>
      <w:ins w:id="1097" w:author="Sean de Noronha | DRG" w:date="2026-09-23T15:52:00Z">
        <w:r>
          <w:rPr>
            <w:rFonts w:cs="Arial"/>
            <w:szCs w:val="20"/>
          </w:rPr>
          <w:t xml:space="preserve">direct substitution of hydrogen's own </w:t>
        </w:r>
        <w:r>
          <w:rPr>
            <w:rFonts w:cs="Arial"/>
            <w:i/>
            <w:iCs/>
            <w:szCs w:val="20"/>
          </w:rPr>
          <w:t>S</w:t>
        </w:r>
        <w:r>
          <w:rPr>
            <w:rFonts w:cs="Arial"/>
            <w:szCs w:val="20"/>
          </w:rPr>
          <w:t xml:space="preserve"> and </w:t>
        </w:r>
        <w:r>
          <w:rPr>
            <w:rFonts w:cs="Arial"/>
            <w:i/>
            <w:iCs/>
            <w:szCs w:val="20"/>
          </w:rPr>
          <w:t>μ</w:t>
        </w:r>
        <w:r>
          <w:rPr>
            <w:rFonts w:cs="Arial"/>
            <w:szCs w:val="20"/>
          </w:rPr>
          <w:t xml:space="preserve"> into the Polyflo equation, and the multiplier route</w:t>
        </w:r>
      </w:ins>
      <w:ins w:id="1098" w:author="Sean de Noronha | DRG" w:date="2026-09-23T15:52:00Z" w16du:dateUtc="2026-09-23T13:52:00Z">
        <w:r>
          <w:rPr>
            <w:rFonts w:cs="Arial"/>
            <w:szCs w:val="20"/>
          </w:rPr>
          <w:t>,</w:t>
        </w:r>
      </w:ins>
      <w:r>
        <w:rPr>
          <w:rFonts w:cs="Arial"/>
          <w:szCs w:val="20"/>
        </w:rPr>
        <w:t xml:space="preserve"> </w:t>
      </w:r>
      <w:commentRangeEnd w:id="1094"/>
      <w:r>
        <w:rPr>
          <w:rStyle w:val="CommentReference"/>
          <w:rFonts w:cs="Arial"/>
          <w:sz w:val="20"/>
          <w:szCs w:val="20"/>
        </w:rPr>
        <w:commentReference w:id="1094"/>
      </w:r>
      <w:commentRangeEnd w:id="1095"/>
      <w:r>
        <w:rPr>
          <w:rStyle w:val="CommentReference"/>
        </w:rPr>
        <w:commentReference w:id="1095"/>
      </w:r>
      <w:r>
        <w:rPr>
          <w:rFonts w:cs="Arial"/>
          <w:szCs w:val="20"/>
        </w:rPr>
        <w:t>differ by about 6.5%</w:t>
      </w:r>
      <w:del w:id="1099" w:author="Sean de Noronha | DRG" w:date="2026-09-23T15:52:00Z" w16du:dateUtc="2026-09-23T13:52:00Z">
        <w:r>
          <w:rPr>
            <w:rFonts w:cs="Arial"/>
            <w:szCs w:val="20"/>
          </w:rPr>
          <w:delText>,</w:delText>
        </w:r>
      </w:del>
      <w:ins w:id="1100" w:author="Sean de Noronha | DRG" w:date="2026-09-23T15:52:00Z" w16du:dateUtc="2026-09-23T13:52:00Z">
        <w:r>
          <w:rPr>
            <w:rFonts w:cs="Arial"/>
            <w:szCs w:val="20"/>
          </w:rPr>
          <w:t>.</w:t>
        </w:r>
      </w:ins>
      <w:del w:id="1101" w:author="Sean de Noronha | DRG" w:date="2026-09-23T15:52:00Z" w16du:dateUtc="2026-09-23T13:52:00Z">
        <w:r>
          <w:rPr>
            <w:rFonts w:cs="Arial"/>
            <w:szCs w:val="20"/>
          </w:rPr>
          <w:delText xml:space="preserve"> and the</w:delText>
        </w:r>
      </w:del>
      <w:ins w:id="1102" w:author="Sean de Noronha | DRG" w:date="2026-09-23T15:52:00Z" w16du:dateUtc="2026-09-23T13:52:00Z">
        <w:r>
          <w:rPr>
            <w:rFonts w:cs="Arial"/>
            <w:szCs w:val="20"/>
          </w:rPr>
          <w:t xml:space="preserve"> No </w:t>
        </w:r>
      </w:ins>
      <w:del w:id="1103" w:author="Sean de Noronha | DRG" w:date="2026-09-23T16:00:00Z" w16du:dateUtc="2026-09-23T14:00:00Z">
        <w:r>
          <w:rPr>
            <w:rFonts w:cs="Arial"/>
            <w:szCs w:val="20"/>
          </w:rPr>
          <w:delText xml:space="preserve"> </w:delText>
        </w:r>
      </w:del>
      <w:ins w:id="1104" w:author="Sean de Noronha | DRG" w:date="2026-09-23T16:00:00Z" w16du:dateUtc="2026-09-23T14:00:00Z">
        <w:r>
          <w:rPr>
            <w:rFonts w:cs="Arial"/>
            <w:szCs w:val="20"/>
          </w:rPr>
          <w:t xml:space="preserve">CSA B149.1:25 </w:t>
        </w:r>
      </w:ins>
      <w:r>
        <w:rPr>
          <w:rFonts w:cs="Arial"/>
          <w:szCs w:val="20"/>
        </w:rPr>
        <w:t xml:space="preserve">multiplier </w:t>
      </w:r>
      <w:del w:id="1105" w:author="Sean de Noronha | DRG" w:date="2026-09-23T15:52:00Z" w16du:dateUtc="2026-09-23T13:52:00Z">
        <w:r>
          <w:rPr>
            <w:rFonts w:cs="Arial"/>
            <w:szCs w:val="20"/>
          </w:rPr>
          <w:delText xml:space="preserve">route </w:delText>
        </w:r>
      </w:del>
      <w:r>
        <w:rPr>
          <w:rFonts w:cs="Arial"/>
          <w:szCs w:val="20"/>
        </w:rPr>
        <w:t xml:space="preserve">is </w:t>
      </w:r>
      <w:del w:id="1106" w:author="Sean de Noronha | DRG" w:date="2026-09-23T15:53:00Z" w16du:dateUtc="2026-09-23T13:53:00Z">
        <w:r>
          <w:rPr>
            <w:rFonts w:cs="Arial"/>
            <w:szCs w:val="20"/>
          </w:rPr>
          <w:delText xml:space="preserve">in </w:delText>
        </w:r>
      </w:del>
      <w:ins w:id="1107" w:author="Sean de Noronha | DRG" w:date="2026-09-23T15:53:00Z" w16du:dateUtc="2026-09-23T13:53:00Z">
        <w:r>
          <w:rPr>
            <w:rFonts w:cs="Arial"/>
            <w:szCs w:val="20"/>
          </w:rPr>
          <w:t>tabulated for hydrogen’s relative density (</w:t>
        </w:r>
      </w:ins>
      <w:del w:id="1108" w:author="Sean de Noronha | DRG" w:date="2026-09-23T15:53:00Z" w16du:dateUtc="2026-09-23T13:53:00Z">
        <w:r>
          <w:rPr>
            <w:rFonts w:cs="Arial"/>
            <w:szCs w:val="20"/>
          </w:rPr>
          <w:delText xml:space="preserve">any case closed, as </w:delText>
        </w:r>
      </w:del>
      <w:r>
        <w:rPr>
          <w:rFonts w:cs="Arial"/>
          <w:szCs w:val="20"/>
        </w:rPr>
        <w:t>§3.3.2</w:t>
      </w:r>
      <w:ins w:id="1109" w:author="Sean de Noronha | DRG" w:date="2026-09-23T15:53:00Z" w16du:dateUtc="2026-09-23T13:53:00Z">
        <w:r>
          <w:rPr>
            <w:rFonts w:cs="Arial"/>
            <w:szCs w:val="20"/>
          </w:rPr>
          <w:t>), but simply using the relationship</w:t>
        </w:r>
      </w:ins>
      <w:ins w:id="1110" w:author="Sean de Noronha | DRG" w:date="2026-09-23T15:54:00Z" w16du:dateUtc="2026-09-23T13:54:00Z">
        <w:r>
          <w:rPr>
            <w:rFonts w:cs="Arial"/>
            <w:szCs w:val="20"/>
          </w:rPr>
          <w:t xml:space="preserve"> √(</w:t>
        </w:r>
        <w:r>
          <w:rPr>
            <w:rFonts w:cs="Arial"/>
            <w:i/>
            <w:szCs w:val="20"/>
          </w:rPr>
          <w:t>S</w:t>
        </w:r>
        <w:r>
          <w:rPr>
            <w:rFonts w:cs="Arial"/>
            <w:i/>
            <w:szCs w:val="20"/>
            <w:vertAlign w:val="subscript"/>
          </w:rPr>
          <w:t>NG</w:t>
        </w:r>
        <w:r>
          <w:rPr>
            <w:rFonts w:cs="Arial"/>
            <w:szCs w:val="20"/>
          </w:rPr>
          <w:t>/</w:t>
        </w:r>
        <w:proofErr w:type="spellStart"/>
        <w:r>
          <w:rPr>
            <w:rFonts w:cs="Arial"/>
            <w:i/>
            <w:szCs w:val="20"/>
          </w:rPr>
          <w:t>S</w:t>
        </w:r>
        <w:r>
          <w:rPr>
            <w:rFonts w:cs="Arial"/>
            <w:i/>
            <w:szCs w:val="20"/>
            <w:vertAlign w:val="subscript"/>
          </w:rPr>
          <w:t>gas</w:t>
        </w:r>
        <w:proofErr w:type="spellEnd"/>
        <w:r>
          <w:rPr>
            <w:rFonts w:cs="Arial"/>
            <w:szCs w:val="20"/>
          </w:rPr>
          <w:t>) for hydrogen and comparing the result against direct substitution</w:t>
        </w:r>
      </w:ins>
      <w:ins w:id="1111" w:author="Sean de Noronha | DRG" w:date="2026-09-23T15:55:00Z" w16du:dateUtc="2026-09-23T13:55:00Z">
        <w:r>
          <w:rPr>
            <w:rFonts w:cs="Arial"/>
            <w:szCs w:val="20"/>
          </w:rPr>
          <w:t xml:space="preserve"> is where the 6.5% comes from.</w:t>
        </w:r>
      </w:ins>
      <w:del w:id="1112" w:author="Sean de Noronha | DRG" w:date="2026-09-23T15:54:00Z" w16du:dateUtc="2026-09-23T13:54:00Z">
        <w:r>
          <w:rPr>
            <w:rFonts w:cs="Arial"/>
            <w:szCs w:val="20"/>
          </w:rPr>
          <w:delText xml:space="preserve"> </w:delText>
        </w:r>
      </w:del>
      <w:del w:id="1113" w:author="Sean de Noronha | DRG" w:date="2026-09-23T15:55:00Z" w16du:dateUtc="2026-09-23T13:55:00Z">
        <w:r>
          <w:rPr>
            <w:rFonts w:cs="Arial"/>
            <w:szCs w:val="20"/>
          </w:rPr>
          <w:delText>sets out.</w:delText>
        </w:r>
      </w:del>
    </w:p>
    <w:p w14:paraId="0092358B" w14:textId="3352AB25" w:rsidR="0016746E" w:rsidRDefault="00E12912" w:rsidP="007B41BD">
      <w:pPr>
        <w:rPr>
          <w:rFonts w:cs="Arial"/>
        </w:rPr>
      </w:pPr>
      <w:r>
        <w:rPr>
          <w:rFonts w:cs="Arial"/>
          <w:szCs w:val="20"/>
        </w:rPr>
        <w:t xml:space="preserve">Polyflo is therefore the GFE with the power-law friction assumption of Equation (7), and its two published exponents are both expressions of the single parameter n = 0.151571. Using this value for n, Tables A.1 to A.7 of CSA B149.1:25 Annex A are reproduced exactly, in SI and in imperial units, proving that this relation is the basis of all published Polyflo tables. For the subsequent analyses, </w:t>
      </w:r>
      <w:commentRangeStart w:id="1114"/>
      <w:commentRangeStart w:id="1115"/>
      <w:r>
        <w:rPr>
          <w:rFonts w:cs="Arial"/>
          <w:szCs w:val="20"/>
        </w:rPr>
        <w:t xml:space="preserve">b) </w:t>
      </w:r>
      <w:commentRangeEnd w:id="1114"/>
      <w:r>
        <w:rPr>
          <w:rStyle w:val="CommentReference"/>
          <w:rFonts w:cs="Arial"/>
          <w:sz w:val="20"/>
          <w:szCs w:val="20"/>
        </w:rPr>
        <w:commentReference w:id="1114"/>
      </w:r>
      <w:commentRangeEnd w:id="1115"/>
      <w:r>
        <w:rPr>
          <w:rStyle w:val="CommentReference"/>
        </w:rPr>
        <w:commentReference w:id="1115"/>
      </w:r>
      <w:r>
        <w:rPr>
          <w:rFonts w:cs="Arial"/>
          <w:szCs w:val="20"/>
        </w:rPr>
        <w:t>variants of the Tables are used</w:t>
      </w:r>
      <w:ins w:id="1116" w:author="Sean de Noronha | DRG" w:date="2026-09-23T15:57:00Z" w16du:dateUtc="2026-09-23T13:57:00Z">
        <w:r>
          <w:rPr>
            <w:rFonts w:cs="Arial"/>
            <w:szCs w:val="20"/>
          </w:rPr>
          <w:t xml:space="preserve"> (</w:t>
        </w:r>
      </w:ins>
      <w:ins w:id="1117" w:author="Sean de Noronha | DRG" w:date="2026-09-23T16:01:00Z" w16du:dateUtc="2026-09-23T14:01:00Z">
        <w:r>
          <w:rPr>
            <w:rFonts w:cs="Arial"/>
            <w:szCs w:val="20"/>
          </w:rPr>
          <w:t>e.g.</w:t>
        </w:r>
      </w:ins>
      <w:ins w:id="1118" w:author="Sean de Noronha | DRG" w:date="2026-09-23T15:58:00Z" w16du:dateUtc="2026-09-23T13:58:00Z">
        <w:r>
          <w:rPr>
            <w:rFonts w:cs="Arial"/>
            <w:szCs w:val="20"/>
          </w:rPr>
          <w:t>, Table A.5 b) of CSA B149.1:25)</w:t>
        </w:r>
      </w:ins>
      <w:ins w:id="1119" w:author="Olga Arevalo Quintero" w:date="2026-09-18T17:10:00Z" w16du:dateUtc="2026-09-18T21:10:00Z">
        <w:r>
          <w:rPr>
            <w:rFonts w:cs="Arial"/>
            <w:szCs w:val="20"/>
          </w:rPr>
          <w:t>.</w:t>
        </w:r>
      </w:ins>
      <w:r>
        <w:rPr>
          <w:rFonts w:cs="Arial"/>
          <w:szCs w:val="20"/>
        </w:rPr>
        <w:t xml:space="preserve"> </w:t>
      </w:r>
      <w:r>
        <w:rPr>
          <w:rFonts w:cs="Arial"/>
          <w:szCs w:val="20"/>
          <w:highlight w:val="cyan"/>
          <w:rPrChange w:id="1120" w:author="Olga Arevalo Quintero" w:date="2026-09-19T10:10:00Z" w16du:dateUtc="2026-09-19T14:10:00Z">
            <w:rPr>
              <w:rFonts w:cs="Arial"/>
              <w:szCs w:val="20"/>
            </w:rPr>
          </w:rPrChange>
        </w:rPr>
        <w:t xml:space="preserve">Table 8 shows the friction factor </w:t>
      </w:r>
      <w:commentRangeStart w:id="1121"/>
      <w:commentRangeStart w:id="1122"/>
      <w:r>
        <w:rPr>
          <w:rFonts w:cs="Arial"/>
          <w:szCs w:val="20"/>
          <w:highlight w:val="cyan"/>
          <w:rPrChange w:id="1123" w:author="Olga Arevalo Quintero" w:date="2026-09-19T10:10:00Z" w16du:dateUtc="2026-09-19T14:10:00Z">
            <w:rPr>
              <w:rFonts w:cs="Arial"/>
              <w:szCs w:val="20"/>
            </w:rPr>
          </w:rPrChange>
        </w:rPr>
        <w:t xml:space="preserve">the </w:t>
      </w:r>
      <w:ins w:id="1124" w:author="Sean de Noronha | DRG" w:date="2026-09-23T16:06:00Z" w16du:dateUtc="2026-09-23T14:06:00Z">
        <w:r>
          <w:rPr>
            <w:rFonts w:cs="Arial"/>
            <w:szCs w:val="20"/>
            <w:highlight w:val="cyan"/>
          </w:rPr>
          <w:t>power-</w:t>
        </w:r>
      </w:ins>
      <w:r>
        <w:rPr>
          <w:rFonts w:cs="Arial"/>
          <w:szCs w:val="20"/>
          <w:highlight w:val="cyan"/>
          <w:rPrChange w:id="1125" w:author="Olga Arevalo Quintero" w:date="2026-09-19T10:10:00Z" w16du:dateUtc="2026-09-19T14:10:00Z">
            <w:rPr>
              <w:rFonts w:cs="Arial"/>
              <w:szCs w:val="20"/>
            </w:rPr>
          </w:rPrChange>
        </w:rPr>
        <w:t xml:space="preserve">law </w:t>
      </w:r>
      <w:commentRangeEnd w:id="1121"/>
      <w:r>
        <w:rPr>
          <w:rStyle w:val="CommentReference"/>
          <w:rFonts w:cs="Arial"/>
          <w:sz w:val="20"/>
          <w:szCs w:val="20"/>
          <w:highlight w:val="cyan"/>
          <w:rPrChange w:id="1126" w:author="Olga Arevalo Quintero" w:date="2026-09-19T10:10:00Z" w16du:dateUtc="2026-09-19T14:10:00Z">
            <w:rPr>
              <w:rStyle w:val="CommentReference"/>
              <w:rFonts w:cs="Arial"/>
              <w:sz w:val="20"/>
              <w:szCs w:val="20"/>
            </w:rPr>
          </w:rPrChange>
        </w:rPr>
        <w:commentReference w:id="1121"/>
      </w:r>
      <w:commentRangeEnd w:id="1122"/>
      <w:r>
        <w:rPr>
          <w:rStyle w:val="CommentReference"/>
        </w:rPr>
        <w:commentReference w:id="1122"/>
      </w:r>
      <w:ins w:id="1127" w:author="Sean de Noronha | DRG" w:date="2026-09-23T16:06:00Z" w16du:dateUtc="2026-09-23T14:06:00Z">
        <w:r>
          <w:rPr>
            <w:rFonts w:cs="Arial"/>
            <w:szCs w:val="20"/>
            <w:highlight w:val="cyan"/>
          </w:rPr>
          <w:t xml:space="preserve">closure of Equation (7) </w:t>
        </w:r>
      </w:ins>
      <w:r>
        <w:rPr>
          <w:rFonts w:cs="Arial"/>
          <w:szCs w:val="20"/>
          <w:highlight w:val="cyan"/>
          <w:rPrChange w:id="1128" w:author="Olga Arevalo Quintero" w:date="2026-09-19T10:10:00Z" w16du:dateUtc="2026-09-19T14:10:00Z">
            <w:rPr>
              <w:rFonts w:cs="Arial"/>
              <w:szCs w:val="20"/>
            </w:rPr>
          </w:rPrChange>
        </w:rPr>
        <w:t xml:space="preserve">implies across the Reynolds range: a single monotonic power law, with no laminar branch and no roughness plateau, that crosses the laminar line </w:t>
      </w:r>
      <w:r>
        <w:rPr>
          <w:rFonts w:cs="Arial"/>
          <w:i/>
          <w:iCs/>
          <w:szCs w:val="20"/>
          <w:highlight w:val="cyan"/>
        </w:rPr>
        <w:t xml:space="preserve">f </w:t>
      </w:r>
      <w:r>
        <w:rPr>
          <w:rFonts w:cs="Arial"/>
          <w:szCs w:val="20"/>
          <w:highlight w:val="cyan"/>
        </w:rPr>
        <w:t xml:space="preserve">= 64/Re at </w:t>
      </w:r>
      <w:r>
        <w:rPr>
          <w:rFonts w:cs="Arial"/>
          <w:i/>
          <w:szCs w:val="20"/>
          <w:highlight w:val="cyan"/>
        </w:rPr>
        <w:t>Re</w:t>
      </w:r>
      <w:r>
        <w:rPr>
          <w:rFonts w:cs="Arial"/>
          <w:szCs w:val="20"/>
          <w:highlight w:val="cyan"/>
          <w:rPrChange w:id="1129" w:author="Olga Arevalo Quintero" w:date="2026-09-19T10:10:00Z" w16du:dateUtc="2026-09-19T14:10:00Z">
            <w:rPr>
              <w:rFonts w:cs="Arial"/>
              <w:szCs w:val="20"/>
            </w:rPr>
          </w:rPrChange>
        </w:rPr>
        <w:t xml:space="preserve"> = 1,361.</w:t>
      </w:r>
    </w:p>
    <w:tbl>
      <w:tblPr>
        <w:tblStyle w:val="TableGrid"/>
        <w:tblW w:w="0" w:type="auto"/>
        <w:jc w:val="center"/>
        <w:tblLook w:val="04A0" w:firstRow="1" w:lastRow="0" w:firstColumn="1" w:lastColumn="0" w:noHBand="0" w:noVBand="1"/>
        <w:tblCaption w:val="Table 8"/>
        <w:tblDescription w:val="Table 8 – Polyflo friction factor f = 0.140370·Re⁻⁰·¹⁵¹⁵⁷¹ against Reynolds number, with the laminar line 64/Re for comparison below the transition. The two laws cross at Re = 1,361; below the crossing Polyflo under-predicts friction and therefore ov"/>
      </w:tblPr>
      <w:tblGrid>
        <w:gridCol w:w="1906"/>
        <w:gridCol w:w="2012"/>
        <w:gridCol w:w="2475"/>
        <w:gridCol w:w="2253"/>
      </w:tblGrid>
      <w:tr w:rsidR="005319C7" w14:paraId="66833F43" w14:textId="77777777" w:rsidTr="00A071BA">
        <w:trPr>
          <w:trHeight w:val="20"/>
          <w:tblHeader/>
          <w:jc w:val="center"/>
        </w:trPr>
        <w:tc>
          <w:tcPr>
            <w:tcW w:w="1906" w:type="dxa"/>
            <w:shd w:val="clear" w:color="auto" w:fill="F2F2F2" w:themeFill="background1" w:themeFillShade="F2"/>
          </w:tcPr>
          <w:p w14:paraId="1F2C00F3" w14:textId="77777777" w:rsidR="005319C7" w:rsidRPr="00A710D1" w:rsidRDefault="005D1F2C" w:rsidP="00A710D1">
            <w:pPr>
              <w:spacing w:after="0"/>
              <w:rPr>
                <w:rFonts w:cs="Arial"/>
                <w:b/>
                <w:bCs/>
                <w:color w:val="000000"/>
                <w:sz w:val="16"/>
                <w:szCs w:val="18"/>
                <w:lang w:val="nl-NL"/>
              </w:rPr>
            </w:pPr>
            <w:r>
              <w:rPr>
                <w:rFonts w:cs="Arial"/>
                <w:b/>
                <w:bCs/>
                <w:color w:val="000000"/>
                <w:sz w:val="16"/>
                <w:szCs w:val="18"/>
                <w:lang w:val="nl-NL"/>
              </w:rPr>
              <w:t xml:space="preserve">Reynolds </w:t>
            </w:r>
            <w:proofErr w:type="spellStart"/>
            <w:r>
              <w:rPr>
                <w:rFonts w:cs="Arial"/>
                <w:b/>
                <w:bCs/>
                <w:color w:val="000000"/>
                <w:sz w:val="16"/>
                <w:szCs w:val="18"/>
                <w:lang w:val="nl-NL"/>
              </w:rPr>
              <w:t>number</w:t>
            </w:r>
            <w:proofErr w:type="spellEnd"/>
            <w:r>
              <w:rPr>
                <w:rFonts w:cs="Arial"/>
                <w:b/>
                <w:bCs/>
                <w:color w:val="000000"/>
                <w:sz w:val="16"/>
                <w:szCs w:val="18"/>
                <w:lang w:val="nl-NL"/>
              </w:rPr>
              <w:t xml:space="preserve"> </w:t>
            </w:r>
            <w:r>
              <w:rPr>
                <w:rFonts w:cs="Arial"/>
                <w:b/>
                <w:bCs/>
                <w:i/>
                <w:color w:val="000000"/>
                <w:sz w:val="16"/>
                <w:szCs w:val="18"/>
                <w:lang w:val="nl-NL"/>
              </w:rPr>
              <w:t>Re</w:t>
            </w:r>
          </w:p>
        </w:tc>
        <w:tc>
          <w:tcPr>
            <w:tcW w:w="2012" w:type="dxa"/>
            <w:shd w:val="clear" w:color="auto" w:fill="F2F2F2" w:themeFill="background1" w:themeFillShade="F2"/>
          </w:tcPr>
          <w:p w14:paraId="762D204C" w14:textId="77777777" w:rsidR="005319C7" w:rsidRPr="00A710D1" w:rsidRDefault="005D1F2C" w:rsidP="00A710D1">
            <w:pPr>
              <w:spacing w:after="0"/>
              <w:rPr>
                <w:rFonts w:cs="Arial"/>
                <w:b/>
                <w:bCs/>
                <w:color w:val="000000"/>
                <w:sz w:val="16"/>
                <w:szCs w:val="18"/>
                <w:lang w:val="nl-NL"/>
              </w:rPr>
            </w:pPr>
            <w:r>
              <w:rPr>
                <w:rFonts w:cs="Arial"/>
                <w:b/>
                <w:bCs/>
                <w:color w:val="000000"/>
                <w:sz w:val="16"/>
                <w:szCs w:val="18"/>
                <w:lang w:val="nl-NL"/>
              </w:rPr>
              <w:t xml:space="preserve">Polyflo friction factor </w:t>
            </w:r>
            <w:r>
              <w:rPr>
                <w:rFonts w:cs="Arial"/>
                <w:b/>
                <w:bCs/>
                <w:i/>
                <w:iCs/>
                <w:color w:val="000000"/>
                <w:sz w:val="16"/>
                <w:szCs w:val="18"/>
                <w:lang w:val="nl-NL"/>
              </w:rPr>
              <w:t>f</w:t>
            </w:r>
          </w:p>
        </w:tc>
        <w:tc>
          <w:tcPr>
            <w:tcW w:w="2475" w:type="dxa"/>
            <w:shd w:val="clear" w:color="auto" w:fill="F2F2F2" w:themeFill="background1" w:themeFillShade="F2"/>
          </w:tcPr>
          <w:p w14:paraId="3C3D0263" w14:textId="77777777" w:rsidR="005319C7" w:rsidRPr="00A710D1" w:rsidRDefault="005D1F2C" w:rsidP="00A710D1">
            <w:pPr>
              <w:spacing w:after="0"/>
              <w:rPr>
                <w:rFonts w:cs="Arial"/>
                <w:b/>
                <w:bCs/>
                <w:color w:val="000000"/>
                <w:sz w:val="16"/>
                <w:szCs w:val="18"/>
                <w:lang w:val="nl-NL"/>
              </w:rPr>
            </w:pPr>
            <w:proofErr w:type="spellStart"/>
            <w:r>
              <w:rPr>
                <w:rFonts w:cs="Arial"/>
                <w:b/>
                <w:bCs/>
                <w:color w:val="000000"/>
                <w:sz w:val="16"/>
                <w:szCs w:val="18"/>
                <w:lang w:val="nl-NL"/>
              </w:rPr>
              <w:t>Laminar</w:t>
            </w:r>
            <w:proofErr w:type="spellEnd"/>
            <w:r>
              <w:rPr>
                <w:rFonts w:cs="Arial"/>
                <w:b/>
                <w:bCs/>
                <w:color w:val="000000"/>
                <w:sz w:val="16"/>
                <w:szCs w:val="18"/>
                <w:lang w:val="nl-NL"/>
              </w:rPr>
              <w:t xml:space="preserve"> friction factor 64/</w:t>
            </w:r>
            <w:r>
              <w:rPr>
                <w:rFonts w:cs="Arial"/>
                <w:b/>
                <w:bCs/>
                <w:i/>
                <w:color w:val="000000"/>
                <w:sz w:val="16"/>
                <w:szCs w:val="18"/>
                <w:lang w:val="nl-NL"/>
              </w:rPr>
              <w:t>Re</w:t>
            </w:r>
          </w:p>
        </w:tc>
        <w:tc>
          <w:tcPr>
            <w:tcW w:w="2253" w:type="dxa"/>
            <w:shd w:val="clear" w:color="auto" w:fill="F2F2F2" w:themeFill="background1" w:themeFillShade="F2"/>
          </w:tcPr>
          <w:p w14:paraId="0B9176B2" w14:textId="77777777" w:rsidR="005319C7" w:rsidRPr="00A710D1" w:rsidRDefault="005D1F2C" w:rsidP="00A710D1">
            <w:pPr>
              <w:spacing w:after="0"/>
              <w:rPr>
                <w:rFonts w:cs="Arial"/>
                <w:b/>
                <w:bCs/>
                <w:color w:val="000000"/>
                <w:sz w:val="16"/>
                <w:szCs w:val="18"/>
                <w:lang w:val="nl-NL"/>
              </w:rPr>
            </w:pPr>
            <w:r>
              <w:rPr>
                <w:rFonts w:cs="Arial"/>
                <w:b/>
                <w:bCs/>
                <w:color w:val="000000"/>
                <w:sz w:val="16"/>
                <w:szCs w:val="18"/>
                <w:lang w:val="nl-NL"/>
              </w:rPr>
              <w:t xml:space="preserve">Polyflo </w:t>
            </w:r>
            <w:proofErr w:type="spellStart"/>
            <w:r>
              <w:rPr>
                <w:rFonts w:cs="Arial"/>
                <w:b/>
                <w:bCs/>
                <w:color w:val="000000"/>
                <w:sz w:val="16"/>
                <w:szCs w:val="18"/>
                <w:lang w:val="nl-NL"/>
              </w:rPr>
              <w:t>relative</w:t>
            </w:r>
            <w:proofErr w:type="spellEnd"/>
            <w:r>
              <w:rPr>
                <w:rFonts w:cs="Arial"/>
                <w:b/>
                <w:bCs/>
                <w:color w:val="000000"/>
                <w:sz w:val="16"/>
                <w:szCs w:val="18"/>
                <w:lang w:val="nl-NL"/>
              </w:rPr>
              <w:t xml:space="preserve"> </w:t>
            </w:r>
            <w:proofErr w:type="spellStart"/>
            <w:r>
              <w:rPr>
                <w:rFonts w:cs="Arial"/>
                <w:b/>
                <w:bCs/>
                <w:color w:val="000000"/>
                <w:sz w:val="16"/>
                <w:szCs w:val="18"/>
                <w:lang w:val="nl-NL"/>
              </w:rPr>
              <w:t>to</w:t>
            </w:r>
            <w:proofErr w:type="spellEnd"/>
            <w:r>
              <w:rPr>
                <w:rFonts w:cs="Arial"/>
                <w:b/>
                <w:bCs/>
                <w:color w:val="000000"/>
                <w:sz w:val="16"/>
                <w:szCs w:val="18"/>
                <w:lang w:val="nl-NL"/>
              </w:rPr>
              <w:t xml:space="preserve"> </w:t>
            </w:r>
            <w:proofErr w:type="spellStart"/>
            <w:r>
              <w:rPr>
                <w:rFonts w:cs="Arial"/>
                <w:b/>
                <w:bCs/>
                <w:color w:val="000000"/>
                <w:sz w:val="16"/>
                <w:szCs w:val="18"/>
                <w:lang w:val="nl-NL"/>
              </w:rPr>
              <w:t>laminar</w:t>
            </w:r>
            <w:proofErr w:type="spellEnd"/>
          </w:p>
        </w:tc>
      </w:tr>
      <w:tr w:rsidR="005319C7" w14:paraId="44F4D814" w14:textId="77777777" w:rsidTr="00A710D1">
        <w:trPr>
          <w:trHeight w:val="20"/>
          <w:jc w:val="center"/>
        </w:trPr>
        <w:tc>
          <w:tcPr>
            <w:tcW w:w="1906" w:type="dxa"/>
          </w:tcPr>
          <w:p w14:paraId="541EDACF"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500</w:t>
            </w:r>
          </w:p>
        </w:tc>
        <w:tc>
          <w:tcPr>
            <w:tcW w:w="2012" w:type="dxa"/>
          </w:tcPr>
          <w:p w14:paraId="3EBD1F80"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0.0547</w:t>
            </w:r>
          </w:p>
        </w:tc>
        <w:tc>
          <w:tcPr>
            <w:tcW w:w="2475" w:type="dxa"/>
          </w:tcPr>
          <w:p w14:paraId="786E4557"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0.1280</w:t>
            </w:r>
          </w:p>
        </w:tc>
        <w:tc>
          <w:tcPr>
            <w:tcW w:w="2253" w:type="dxa"/>
          </w:tcPr>
          <w:p w14:paraId="396724A0"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0.43</w:t>
            </w:r>
          </w:p>
        </w:tc>
      </w:tr>
      <w:tr w:rsidR="005319C7" w14:paraId="7CADD8F7" w14:textId="77777777" w:rsidTr="00A710D1">
        <w:trPr>
          <w:trHeight w:val="20"/>
          <w:jc w:val="center"/>
        </w:trPr>
        <w:tc>
          <w:tcPr>
            <w:tcW w:w="1906" w:type="dxa"/>
          </w:tcPr>
          <w:p w14:paraId="00125BD3"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1,000</w:t>
            </w:r>
          </w:p>
        </w:tc>
        <w:tc>
          <w:tcPr>
            <w:tcW w:w="2012" w:type="dxa"/>
          </w:tcPr>
          <w:p w14:paraId="5B5957FC"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0.0493</w:t>
            </w:r>
          </w:p>
        </w:tc>
        <w:tc>
          <w:tcPr>
            <w:tcW w:w="2475" w:type="dxa"/>
          </w:tcPr>
          <w:p w14:paraId="0D915071"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0.0640</w:t>
            </w:r>
          </w:p>
        </w:tc>
        <w:tc>
          <w:tcPr>
            <w:tcW w:w="2253" w:type="dxa"/>
          </w:tcPr>
          <w:p w14:paraId="1AC7C3C3"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0.77</w:t>
            </w:r>
          </w:p>
        </w:tc>
      </w:tr>
      <w:tr w:rsidR="005319C7" w14:paraId="76751B27" w14:textId="77777777" w:rsidTr="00A710D1">
        <w:trPr>
          <w:trHeight w:val="20"/>
          <w:jc w:val="center"/>
        </w:trPr>
        <w:tc>
          <w:tcPr>
            <w:tcW w:w="1906" w:type="dxa"/>
          </w:tcPr>
          <w:p w14:paraId="346986B9"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1,361</w:t>
            </w:r>
          </w:p>
        </w:tc>
        <w:tc>
          <w:tcPr>
            <w:tcW w:w="2012" w:type="dxa"/>
          </w:tcPr>
          <w:p w14:paraId="4F623EF3"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0.0470</w:t>
            </w:r>
          </w:p>
        </w:tc>
        <w:tc>
          <w:tcPr>
            <w:tcW w:w="2475" w:type="dxa"/>
          </w:tcPr>
          <w:p w14:paraId="0715BEA8"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0.0470</w:t>
            </w:r>
          </w:p>
        </w:tc>
        <w:tc>
          <w:tcPr>
            <w:tcW w:w="2253" w:type="dxa"/>
          </w:tcPr>
          <w:p w14:paraId="683FE65B"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1.00</w:t>
            </w:r>
          </w:p>
        </w:tc>
      </w:tr>
      <w:tr w:rsidR="005319C7" w14:paraId="2C06FAD6" w14:textId="77777777" w:rsidTr="00A710D1">
        <w:trPr>
          <w:trHeight w:val="20"/>
          <w:jc w:val="center"/>
        </w:trPr>
        <w:tc>
          <w:tcPr>
            <w:tcW w:w="1906" w:type="dxa"/>
          </w:tcPr>
          <w:p w14:paraId="059FAF2B"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2,000</w:t>
            </w:r>
          </w:p>
        </w:tc>
        <w:tc>
          <w:tcPr>
            <w:tcW w:w="2012" w:type="dxa"/>
          </w:tcPr>
          <w:p w14:paraId="5A0FABCF"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0.0444</w:t>
            </w:r>
          </w:p>
        </w:tc>
        <w:tc>
          <w:tcPr>
            <w:tcW w:w="2475" w:type="dxa"/>
          </w:tcPr>
          <w:p w14:paraId="263EFDF7"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0.0320</w:t>
            </w:r>
          </w:p>
        </w:tc>
        <w:tc>
          <w:tcPr>
            <w:tcW w:w="2253" w:type="dxa"/>
          </w:tcPr>
          <w:p w14:paraId="59A1B76F"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1.39</w:t>
            </w:r>
          </w:p>
        </w:tc>
      </w:tr>
      <w:tr w:rsidR="005319C7" w14:paraId="41706D4E" w14:textId="77777777" w:rsidTr="00A710D1">
        <w:trPr>
          <w:trHeight w:val="20"/>
          <w:jc w:val="center"/>
        </w:trPr>
        <w:tc>
          <w:tcPr>
            <w:tcW w:w="1906" w:type="dxa"/>
          </w:tcPr>
          <w:p w14:paraId="22D1B198"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4,000</w:t>
            </w:r>
          </w:p>
        </w:tc>
        <w:tc>
          <w:tcPr>
            <w:tcW w:w="2012" w:type="dxa"/>
          </w:tcPr>
          <w:p w14:paraId="6196E37E"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0.0399</w:t>
            </w:r>
          </w:p>
        </w:tc>
        <w:tc>
          <w:tcPr>
            <w:tcW w:w="2475" w:type="dxa"/>
          </w:tcPr>
          <w:p w14:paraId="74A2395A"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w:t>
            </w:r>
          </w:p>
        </w:tc>
        <w:tc>
          <w:tcPr>
            <w:tcW w:w="2253" w:type="dxa"/>
          </w:tcPr>
          <w:p w14:paraId="0E7F3712"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w:t>
            </w:r>
          </w:p>
        </w:tc>
      </w:tr>
      <w:tr w:rsidR="005319C7" w14:paraId="4FDF925D" w14:textId="77777777" w:rsidTr="00A710D1">
        <w:trPr>
          <w:trHeight w:val="20"/>
          <w:jc w:val="center"/>
        </w:trPr>
        <w:tc>
          <w:tcPr>
            <w:tcW w:w="1906" w:type="dxa"/>
          </w:tcPr>
          <w:p w14:paraId="111E12EB"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10,000</w:t>
            </w:r>
          </w:p>
        </w:tc>
        <w:tc>
          <w:tcPr>
            <w:tcW w:w="2012" w:type="dxa"/>
          </w:tcPr>
          <w:p w14:paraId="49C88315"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0.0348</w:t>
            </w:r>
          </w:p>
        </w:tc>
        <w:tc>
          <w:tcPr>
            <w:tcW w:w="2475" w:type="dxa"/>
          </w:tcPr>
          <w:p w14:paraId="2C59A1EF"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w:t>
            </w:r>
          </w:p>
        </w:tc>
        <w:tc>
          <w:tcPr>
            <w:tcW w:w="2253" w:type="dxa"/>
          </w:tcPr>
          <w:p w14:paraId="05A6177C"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w:t>
            </w:r>
          </w:p>
        </w:tc>
      </w:tr>
      <w:tr w:rsidR="005319C7" w14:paraId="7316E67B" w14:textId="77777777" w:rsidTr="00A710D1">
        <w:trPr>
          <w:trHeight w:val="20"/>
          <w:jc w:val="center"/>
        </w:trPr>
        <w:tc>
          <w:tcPr>
            <w:tcW w:w="1906" w:type="dxa"/>
          </w:tcPr>
          <w:p w14:paraId="4EFEDAF7"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100,000</w:t>
            </w:r>
          </w:p>
        </w:tc>
        <w:tc>
          <w:tcPr>
            <w:tcW w:w="2012" w:type="dxa"/>
          </w:tcPr>
          <w:p w14:paraId="22232620"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0.0245</w:t>
            </w:r>
          </w:p>
        </w:tc>
        <w:tc>
          <w:tcPr>
            <w:tcW w:w="2475" w:type="dxa"/>
          </w:tcPr>
          <w:p w14:paraId="397A5EC9"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w:t>
            </w:r>
          </w:p>
        </w:tc>
        <w:tc>
          <w:tcPr>
            <w:tcW w:w="2253" w:type="dxa"/>
          </w:tcPr>
          <w:p w14:paraId="26931199"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w:t>
            </w:r>
          </w:p>
        </w:tc>
      </w:tr>
      <w:tr w:rsidR="005319C7" w14:paraId="383CB022" w14:textId="77777777" w:rsidTr="00A710D1">
        <w:trPr>
          <w:trHeight w:val="20"/>
          <w:jc w:val="center"/>
        </w:trPr>
        <w:tc>
          <w:tcPr>
            <w:tcW w:w="1906" w:type="dxa"/>
          </w:tcPr>
          <w:p w14:paraId="5094FCF6"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1,000,000</w:t>
            </w:r>
          </w:p>
        </w:tc>
        <w:tc>
          <w:tcPr>
            <w:tcW w:w="2012" w:type="dxa"/>
          </w:tcPr>
          <w:p w14:paraId="7EB94201"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0.0173</w:t>
            </w:r>
          </w:p>
        </w:tc>
        <w:tc>
          <w:tcPr>
            <w:tcW w:w="2475" w:type="dxa"/>
          </w:tcPr>
          <w:p w14:paraId="24261BFF"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w:t>
            </w:r>
          </w:p>
        </w:tc>
        <w:tc>
          <w:tcPr>
            <w:tcW w:w="2253" w:type="dxa"/>
          </w:tcPr>
          <w:p w14:paraId="650CD462" w14:textId="77777777" w:rsidR="005319C7" w:rsidRPr="00A710D1" w:rsidRDefault="005D1F2C" w:rsidP="00A710D1">
            <w:pPr>
              <w:spacing w:after="0"/>
              <w:rPr>
                <w:rFonts w:cs="Arial"/>
                <w:color w:val="000000"/>
                <w:sz w:val="16"/>
                <w:szCs w:val="18"/>
                <w:lang w:val="nl-NL"/>
              </w:rPr>
            </w:pPr>
            <w:r>
              <w:rPr>
                <w:rFonts w:cs="Arial"/>
                <w:color w:val="000000"/>
                <w:sz w:val="16"/>
                <w:szCs w:val="18"/>
                <w:lang w:val="nl-NL"/>
              </w:rPr>
              <w:t>–</w:t>
            </w:r>
          </w:p>
        </w:tc>
      </w:tr>
    </w:tbl>
    <w:p w14:paraId="0B3DDDD9" w14:textId="77777777" w:rsidR="005319C7" w:rsidDel="006F004E" w:rsidRDefault="005D1F2C">
      <w:pPr>
        <w:rPr>
          <w:del w:id="1130" w:author="Sean de Noronha | DRG" w:date="2026-09-23T16:11:00Z" w16du:dateUtc="2026-09-23T14:11:00Z"/>
        </w:rPr>
      </w:pPr>
      <w:r>
        <w:rPr>
          <w:rFonts w:cs="Arial"/>
          <w:i/>
          <w:szCs w:val="20"/>
        </w:rPr>
        <w:t>Table 8 – Polyflo friction factor f = 0.140370·Re</w:t>
      </w:r>
      <w:del w:id="1131" w:author="Sean de Noronha | DRG" w:date="2026-09-28T16:47:00Z" w16du:dateUtc="2026-09-28T14:47:00Z">
        <w:r>
          <w:rPr>
            <w:rFonts w:cs="Arial"/>
            <w:i/>
            <w:szCs w:val="20"/>
          </w:rPr>
          <w:delText>⁻⁰·¹⁵¹⁵⁷¹</w:delText>
        </w:r>
      </w:del>
      <w:ins w:id="1132" w:author="Sean de Noronha | DRG" w:date="2026-09-28T16:47:00Z" w16du:dateUtc="2026-09-28T14:47:00Z">
        <w:r>
          <w:rPr>
            <w:rFonts w:cs="Arial"/>
            <w:i/>
            <w:szCs w:val="20"/>
            <w:vertAlign w:val="superscript"/>
          </w:rPr>
          <w:t>−0.151571</w:t>
        </w:r>
      </w:ins>
      <w:r>
        <w:rPr>
          <w:rFonts w:cs="Arial"/>
          <w:i/>
          <w:szCs w:val="20"/>
        </w:rPr>
        <w:t xml:space="preserve"> against Reynolds number, with the laminar line 64/Re for comparison below the transition. The two laws cross at Re = 1,361; below the crossing Polyflo under-predicts friction and therefore over-predicts capacity.</w:t>
      </w:r>
    </w:p>
    <w:p w14:paraId="34F55B90" w14:textId="77777777" w:rsidR="008020FC" w:rsidRDefault="008020FC" w:rsidP="007B41BD">
      <w:pPr>
        <w:rPr>
          <w:rFonts w:cs="Arial"/>
        </w:rPr>
      </w:pPr>
    </w:p>
    <w:p w14:paraId="6D6AF0ED" w14:textId="101C9E66" w:rsidR="0016746E" w:rsidRDefault="0016746E" w:rsidP="007B41BD">
      <w:pPr>
        <w:rPr>
          <w:rFonts w:cs="Arial"/>
        </w:rPr>
      </w:pPr>
      <w:r>
        <w:rPr>
          <w:rFonts w:cs="Arial"/>
          <w:szCs w:val="20"/>
        </w:rPr>
        <w:t>With the exact equation by which the published tables were produced in hand, hydrogen’s properties can be substituted into it, and theoretical sizing tables for hydrogen service can be generated in the published format. The figure below gives a step-by-step guide for using the Polyflo equation, in the form of Equations (4), (5) and (8), for a gas other than natural gas, including the conversions between volumetric and thermal units and between SI and imperial unit systems.</w:t>
      </w:r>
    </w:p>
    <w:p w14:paraId="01895F9D" w14:textId="77777777" w:rsidR="00E760BC" w:rsidRDefault="00E760BC" w:rsidP="00E760BC">
      <w:pPr>
        <w:rPr>
          <w:iCs/>
        </w:rPr>
      </w:pPr>
      <w:r>
        <w:rPr>
          <w:iCs/>
        </w:rPr>
        <w:t>The terms b and z are as defined in §3.5.1. In SI, b is in MJ/m</w:t>
      </w:r>
      <w:r>
        <w:rPr>
          <w:iCs/>
          <w:vertAlign w:val="superscript"/>
        </w:rPr>
        <w:t>3</w:t>
      </w:r>
      <w:r>
        <w:rPr>
          <w:iCs/>
        </w:rPr>
        <w:t xml:space="preserve"> and volumetric flow in m</w:t>
      </w:r>
      <w:r>
        <w:rPr>
          <w:iCs/>
          <w:vertAlign w:val="superscript"/>
        </w:rPr>
        <w:t>3</w:t>
      </w:r>
      <w:r>
        <w:rPr>
          <w:iCs/>
        </w:rPr>
        <w:t>/h, giving thermal capacity in kW; in imperial, b is in Btu/ft</w:t>
      </w:r>
      <w:r>
        <w:rPr>
          <w:iCs/>
          <w:vertAlign w:val="superscript"/>
        </w:rPr>
        <w:t>3</w:t>
      </w:r>
      <w:r>
        <w:rPr>
          <w:iCs/>
        </w:rPr>
        <w:t xml:space="preserve"> and volumetric flow in ft</w:t>
      </w:r>
      <w:r>
        <w:rPr>
          <w:iCs/>
          <w:vertAlign w:val="superscript"/>
        </w:rPr>
        <w:t>3</w:t>
      </w:r>
      <w:r>
        <w:rPr>
          <w:iCs/>
        </w:rPr>
        <w:t xml:space="preserve">/h, giving Btu/h, which is divided by 1000 to obtain </w:t>
      </w:r>
      <w:proofErr w:type="spellStart"/>
      <w:r>
        <w:rPr>
          <w:iCs/>
        </w:rPr>
        <w:t>MBtu</w:t>
      </w:r>
      <w:proofErr w:type="spellEnd"/>
      <w:r>
        <w:rPr>
          <w:iCs/>
        </w:rPr>
        <w:t>/h. Values of b are on a higher heating value basis, taken as 1000 Btu/ft</w:t>
      </w:r>
      <w:r>
        <w:rPr>
          <w:iCs/>
          <w:vertAlign w:val="superscript"/>
        </w:rPr>
        <w:t>3</w:t>
      </w:r>
      <w:r>
        <w:rPr>
          <w:iCs/>
        </w:rPr>
        <w:t xml:space="preserve"> (37.26 MJ/m</w:t>
      </w:r>
      <w:r>
        <w:rPr>
          <w:iCs/>
          <w:vertAlign w:val="superscript"/>
        </w:rPr>
        <w:t>3</w:t>
      </w:r>
      <w:r>
        <w:rPr>
          <w:iCs/>
        </w:rPr>
        <w:t>) for natural gas and 324 Btu/ft</w:t>
      </w:r>
      <w:r>
        <w:rPr>
          <w:iCs/>
          <w:vertAlign w:val="superscript"/>
        </w:rPr>
        <w:t>3</w:t>
      </w:r>
      <w:r>
        <w:rPr>
          <w:iCs/>
        </w:rPr>
        <w:t xml:space="preserve"> (12.1 MJ/m</w:t>
      </w:r>
      <w:r>
        <w:rPr>
          <w:iCs/>
          <w:vertAlign w:val="superscript"/>
        </w:rPr>
        <w:t>3</w:t>
      </w:r>
      <w:r>
        <w:rPr>
          <w:iCs/>
        </w:rPr>
        <w:t>) for hydrogen. The natural gas value makes a capacity expressed in ft</w:t>
      </w:r>
      <w:r>
        <w:rPr>
          <w:iCs/>
          <w:vertAlign w:val="superscript"/>
        </w:rPr>
        <w:t>3</w:t>
      </w:r>
      <w:r>
        <w:rPr>
          <w:iCs/>
        </w:rPr>
        <w:t xml:space="preserve">/h numerically equal to the same capacity in </w:t>
      </w:r>
      <w:proofErr w:type="spellStart"/>
      <w:r>
        <w:rPr>
          <w:iCs/>
        </w:rPr>
        <w:t>MBtu</w:t>
      </w:r>
      <w:proofErr w:type="spellEnd"/>
      <w:r>
        <w:rPr>
          <w:iCs/>
        </w:rPr>
        <w:t xml:space="preserve">/h. Hydrogen carries only 32.4% of the thermal power at the same volumetric flow, which is the origin of the factor of approximately 3.1 between hydrogen and natural gas volumetric flows at equal appliance input given in §3.4.1. </w:t>
      </w:r>
    </w:p>
    <w:p w14:paraId="0E25C5D5" w14:textId="23753205" w:rsidR="0030467A" w:rsidRPr="000070FC" w:rsidRDefault="00115143" w:rsidP="0030467A">
      <w:pPr>
        <w:jc w:val="center"/>
        <w:rPr>
          <w:iCs/>
        </w:rPr>
      </w:pPr>
      <w:commentRangeStart w:id="1133"/>
      <w:commentRangeStart w:id="1134"/>
      <w:r>
        <w:rPr>
          <w:iCs/>
          <w:noProof/>
        </w:rPr>
        <w:lastRenderedPageBreak/>
        <w:drawing>
          <wp:inline distT="0" distB="0" distL="0" distR="0" wp14:anchorId="0ACF4F04" wp14:editId="6963C293">
            <wp:extent cx="6025544" cy="3879517"/>
            <wp:effectExtent l="0" t="0" r="0" b="6985"/>
            <wp:docPr id="50870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02202" name="Picture 1"/>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025544" cy="3879517"/>
                    </a:xfrm>
                    <a:prstGeom prst="rect">
                      <a:avLst/>
                    </a:prstGeom>
                    <a:noFill/>
                  </pic:spPr>
                </pic:pic>
              </a:graphicData>
            </a:graphic>
          </wp:inline>
        </w:drawing>
      </w:r>
      <w:commentRangeEnd w:id="1133"/>
      <w:r>
        <w:rPr>
          <w:rStyle w:val="CommentReference"/>
          <w:iCs/>
          <w:sz w:val="20"/>
          <w:szCs w:val="22"/>
        </w:rPr>
        <w:commentReference w:id="1133"/>
      </w:r>
      <w:commentRangeEnd w:id="1134"/>
      <w:r>
        <w:rPr>
          <w:rStyle w:val="CommentReference"/>
        </w:rPr>
        <w:commentReference w:id="1134"/>
      </w:r>
    </w:p>
    <w:p w14:paraId="5A232DE8" w14:textId="19B624FB" w:rsidR="0030467A" w:rsidRDefault="0030467A" w:rsidP="0030467A">
      <w:pPr>
        <w:rPr>
          <w:i/>
        </w:rPr>
      </w:pPr>
      <w:r>
        <w:rPr>
          <w:i/>
        </w:rPr>
        <w:t>Figure 7 – Step-by-step guide for obtaining capacities for gases other than natural gas using the Polyflo equation in its various forms. Conversions between volumetric and thermal units, as well as SI and imperial unit systems are provided. The multiplier route does not appropriately correct for the viscosity.</w:t>
      </w:r>
    </w:p>
    <w:p w14:paraId="75610326" w14:textId="5C01EB57" w:rsidR="003959DD" w:rsidRPr="00C675A9" w:rsidRDefault="0016746E" w:rsidP="007B41BD">
      <w:pPr>
        <w:rPr>
          <w:rFonts w:cs="Arial"/>
        </w:rPr>
      </w:pPr>
      <w:r>
        <w:rPr>
          <w:rFonts w:cs="Arial"/>
          <w:szCs w:val="20"/>
        </w:rPr>
        <w:t xml:space="preserve">It has not yet been established whether these hydrogen tables would be applicable to the actual </w:t>
      </w:r>
      <w:del w:id="1135" w:author="Sean de Noronha | DRG" w:date="2026-09-23T14:55:00Z">
        <w:r>
          <w:rPr>
            <w:rFonts w:cs="Arial"/>
            <w:szCs w:val="20"/>
          </w:rPr>
          <w:delText>behaviour</w:delText>
        </w:r>
      </w:del>
      <w:ins w:id="1136" w:author="Sean de Noronha | DRG" w:date="2026-09-23T14:55:00Z">
        <w:r>
          <w:rPr>
            <w:rFonts w:cs="Arial"/>
            <w:szCs w:val="20"/>
          </w:rPr>
          <w:t>behavior</w:t>
        </w:r>
      </w:ins>
      <w:r>
        <w:rPr>
          <w:rFonts w:cs="Arial"/>
          <w:szCs w:val="20"/>
        </w:rPr>
        <w:t xml:space="preserve"> of hydrogen. The testable question is whether a friction factor falling as </w:t>
      </w:r>
      <w:r>
        <w:rPr>
          <w:rFonts w:cs="Arial"/>
          <w:i/>
          <w:szCs w:val="20"/>
        </w:rPr>
        <w:t>Re</w:t>
      </w:r>
      <w:r>
        <w:rPr>
          <w:rFonts w:cs="Arial"/>
          <w:szCs w:val="20"/>
          <w:vertAlign w:val="superscript"/>
        </w:rPr>
        <w:t>−0.151571</w:t>
      </w:r>
      <w:r>
        <w:rPr>
          <w:rFonts w:cs="Arial"/>
          <w:szCs w:val="20"/>
        </w:rPr>
        <w:t xml:space="preserve"> follows well-known pipe friction at the Reynolds numbers hydrogen actually occupies in domestic service.</w:t>
      </w:r>
    </w:p>
    <w:p w14:paraId="0D1C670B" w14:textId="77777777" w:rsidR="008020FC" w:rsidRDefault="008020FC" w:rsidP="007B41BD">
      <w:pPr>
        <w:rPr>
          <w:rFonts w:cs="Arial"/>
        </w:rPr>
      </w:pPr>
    </w:p>
    <w:p w14:paraId="775EC14A" w14:textId="63B6FEA5" w:rsidR="008020FC" w:rsidRDefault="008020FC" w:rsidP="008020FC">
      <w:pPr>
        <w:pStyle w:val="Heading4"/>
      </w:pPr>
      <w:r>
        <w:rPr>
          <w:rFonts w:ascii="Arial" w:hAnsi="Arial" w:cs="Arial"/>
          <w:sz w:val="20"/>
          <w:szCs w:val="20"/>
        </w:rPr>
        <w:t>Comparison Between Polyflo and Moody Friction for Smooth Pipes</w:t>
      </w:r>
    </w:p>
    <w:p w14:paraId="688FE28D" w14:textId="4B8D7A92" w:rsidR="008020FC" w:rsidRDefault="008020FC" w:rsidP="007B41BD">
      <w:pPr>
        <w:rPr>
          <w:rFonts w:cs="Arial"/>
        </w:rPr>
      </w:pPr>
      <w:r>
        <w:rPr>
          <w:rFonts w:cs="Arial"/>
          <w:szCs w:val="20"/>
        </w:rPr>
        <w:t>It has been established that Polyflo uses a friction factor tied to the Reynolds number through the power law of Equation (7). The question is whether that law describes real pipe friction at the Reynolds numbers that matter for domestic service.</w:t>
      </w:r>
    </w:p>
    <w:p w14:paraId="313F6D1D" w14:textId="0DC12680" w:rsidR="008020FC" w:rsidRDefault="008020FC" w:rsidP="007B41BD">
      <w:pPr>
        <w:rPr>
          <w:rFonts w:cs="Arial"/>
        </w:rPr>
      </w:pPr>
      <w:r>
        <w:rPr>
          <w:rFonts w:cs="Arial"/>
          <w:szCs w:val="20"/>
        </w:rPr>
        <w:t xml:space="preserve">The reference description of pipe friction is the Moody representation, shown for the nine steel </w:t>
      </w:r>
      <w:commentRangeStart w:id="1137"/>
      <w:commentRangeStart w:id="1138"/>
      <w:r>
        <w:rPr>
          <w:rFonts w:cs="Arial"/>
          <w:szCs w:val="20"/>
        </w:rPr>
        <w:t xml:space="preserve">sizes </w:t>
      </w:r>
      <w:ins w:id="1139" w:author="Olga Arevalo Quintero" w:date="2026-09-20T09:08:00Z" w16du:dateUtc="2026-09-20T13:08:00Z">
        <w:r>
          <w:rPr>
            <w:rFonts w:cs="Arial"/>
            <w:szCs w:val="20"/>
          </w:rPr>
          <w:t>(</w:t>
        </w:r>
      </w:ins>
      <w:ins w:id="1140" w:author="Sean de Noronha | DRG" w:date="2026-09-23T16:22:00Z">
        <w:r>
          <w:rPr>
            <w:rFonts w:cs="Arial"/>
            <w:szCs w:val="20"/>
          </w:rPr>
          <w:t>NPS ½, ¾, 1, 1¼, 1½, 2, 2½, 3, and 4</w:t>
        </w:r>
      </w:ins>
      <w:ins w:id="1141" w:author="Olga Arevalo Quintero" w:date="2026-09-20T09:08:00Z" w16du:dateUtc="2026-09-20T13:08:00Z">
        <w:del w:id="1142" w:author="Sean de Noronha | DRG" w:date="2026-09-23T16:22:00Z" w16du:dateUtc="2026-09-23T14:22:00Z">
          <w:r>
            <w:rPr>
              <w:rFonts w:cs="Arial"/>
              <w:szCs w:val="20"/>
            </w:rPr>
            <w:delText>i.e., ….</w:delText>
          </w:r>
        </w:del>
        <w:r>
          <w:rPr>
            <w:rFonts w:cs="Arial"/>
            <w:szCs w:val="20"/>
          </w:rPr>
          <w:t xml:space="preserve">) </w:t>
        </w:r>
      </w:ins>
      <w:commentRangeEnd w:id="1137"/>
      <w:r>
        <w:rPr>
          <w:rStyle w:val="CommentReference"/>
          <w:rFonts w:cs="Arial"/>
          <w:sz w:val="20"/>
          <w:szCs w:val="20"/>
        </w:rPr>
        <w:commentReference w:id="1137"/>
      </w:r>
      <w:commentRangeEnd w:id="1138"/>
      <w:r>
        <w:rPr>
          <w:rStyle w:val="CommentReference"/>
        </w:rPr>
        <w:commentReference w:id="1138"/>
      </w:r>
      <w:r>
        <w:rPr>
          <w:rFonts w:cs="Arial"/>
          <w:szCs w:val="20"/>
        </w:rPr>
        <w:t xml:space="preserve">considered here in Figure 8 together with the Polyflo power law. In laminar flow, below </w:t>
      </w:r>
      <w:r>
        <w:rPr>
          <w:rFonts w:cs="Arial"/>
          <w:i/>
          <w:szCs w:val="20"/>
        </w:rPr>
        <w:t>Re</w:t>
      </w:r>
      <w:r>
        <w:rPr>
          <w:rFonts w:cs="Arial"/>
          <w:szCs w:val="20"/>
        </w:rPr>
        <w:t xml:space="preserve"> = 2,300, the friction factor falls steeply as </w:t>
      </w:r>
      <w:r>
        <w:rPr>
          <w:rFonts w:cs="Arial"/>
          <w:i/>
          <w:szCs w:val="20"/>
        </w:rPr>
        <w:t>f</w:t>
      </w:r>
      <w:r>
        <w:rPr>
          <w:rFonts w:cs="Arial"/>
          <w:szCs w:val="20"/>
        </w:rPr>
        <w:t xml:space="preserve"> = 64/</w:t>
      </w:r>
      <w:r>
        <w:rPr>
          <w:rFonts w:cs="Arial"/>
          <w:i/>
          <w:szCs w:val="20"/>
        </w:rPr>
        <w:t>Re</w:t>
      </w:r>
      <w:r>
        <w:rPr>
          <w:rFonts w:cs="Arial"/>
          <w:szCs w:val="20"/>
        </w:rPr>
        <w:t xml:space="preserve">, independent of pipe roughness. In turbulent flow, above </w:t>
      </w:r>
      <w:r>
        <w:rPr>
          <w:rFonts w:cs="Arial"/>
          <w:i/>
          <w:szCs w:val="20"/>
        </w:rPr>
        <w:t>Re</w:t>
      </w:r>
      <w:r>
        <w:rPr>
          <w:rFonts w:cs="Arial"/>
          <w:szCs w:val="20"/>
        </w:rPr>
        <w:t xml:space="preserve"> = 4,000, it settles onto a family of curves, one per relative roughness, that flatten as the Reynolds number grows. Between the two lies a transition with no settled description. The Churchill correlation [40] describes this whole </w:t>
      </w:r>
      <w:del w:id="1143" w:author="Sean de Noronha | DRG" w:date="2026-09-23T14:55:00Z">
        <w:r>
          <w:rPr>
            <w:rFonts w:cs="Arial"/>
            <w:szCs w:val="20"/>
          </w:rPr>
          <w:delText>behaviour</w:delText>
        </w:r>
      </w:del>
      <w:ins w:id="1144" w:author="Sean de Noronha | DRG" w:date="2026-09-23T14:55:00Z">
        <w:r>
          <w:rPr>
            <w:rFonts w:cs="Arial"/>
            <w:szCs w:val="20"/>
          </w:rPr>
          <w:t>behavior</w:t>
        </w:r>
      </w:ins>
      <w:r>
        <w:rPr>
          <w:rFonts w:cs="Arial"/>
          <w:szCs w:val="20"/>
        </w:rPr>
        <w:t>, laminar branch included, as a single continuous function of the Reynolds number and the relative roughness:</w:t>
      </w:r>
    </w:p>
    <w:p w14:paraId="3D97989C" w14:textId="77777777" w:rsidR="008F4107" w:rsidRDefault="005D1F2C">
      <w:pPr>
        <w:tabs>
          <w:tab w:val="center" w:pos="4680"/>
          <w:tab w:val="right" w:pos="9360"/>
        </w:tabs>
        <w:spacing w:before="120"/>
        <w:rPr>
          <w:rFonts w:cs="Arial"/>
        </w:rPr>
      </w:pPr>
      <w:r>
        <w:tab/>
      </w:r>
      <m:oMath>
        <m:r>
          <w:rPr>
            <w:rFonts w:ascii="Cambria Math" w:hAnsi="Cambria Math"/>
          </w:rPr>
          <m:t xml:space="preserve">f = 8 · </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8</m:t>
                            </m:r>
                          </m:num>
                          <m:den>
                            <m:r>
                              <w:rPr>
                                <w:rFonts w:ascii="Cambria Math" w:hAnsi="Cambria Math"/>
                              </w:rPr>
                              <m:t>Re</m:t>
                            </m:r>
                          </m:den>
                        </m:f>
                      </m:e>
                    </m:d>
                  </m:e>
                  <m:sup>
                    <m:r>
                      <w:rPr>
                        <w:rFonts w:ascii="Cambria Math" w:hAnsi="Cambria Math"/>
                      </w:rPr>
                      <m:t>12</m:t>
                    </m:r>
                  </m:sup>
                </m:sSup>
                <m:r>
                  <w:rPr>
                    <w:rFonts w:ascii="Cambria Math" w:hAnsi="Cambria Math"/>
                  </w:rPr>
                  <m:t xml:space="preserve"> + </m:t>
                </m:r>
                <m:f>
                  <m:fPr>
                    <m:ctrlPr>
                      <w:rPr>
                        <w:rFonts w:ascii="Cambria Math" w:hAnsi="Cambria Math"/>
                      </w:rPr>
                    </m:ctrlPr>
                  </m:fPr>
                  <m:num>
                    <m:r>
                      <w:rPr>
                        <w:rFonts w:ascii="Cambria Math" w:hAnsi="Cambria Math"/>
                      </w:rPr>
                      <m:t>1</m:t>
                    </m:r>
                  </m:num>
                  <m:den>
                    <m:sSup>
                      <m:sSupPr>
                        <m:ctrlPr>
                          <w:rPr>
                            <w:rFonts w:ascii="Cambria Math" w:hAnsi="Cambria Math"/>
                          </w:rPr>
                        </m:ctrlPr>
                      </m:sSupPr>
                      <m:e>
                        <m:d>
                          <m:dPr>
                            <m:ctrlPr>
                              <w:rPr>
                                <w:rFonts w:ascii="Cambria Math" w:hAnsi="Cambria Math"/>
                              </w:rPr>
                            </m:ctrlPr>
                          </m:dPr>
                          <m:e>
                            <m:r>
                              <w:rPr>
                                <w:rFonts w:ascii="Cambria Math" w:hAnsi="Cambria Math"/>
                              </w:rPr>
                              <m:t>A + B</m:t>
                            </m:r>
                          </m:e>
                        </m:d>
                      </m:e>
                      <m:sup>
                        <m:r>
                          <w:rPr>
                            <w:rFonts w:ascii="Cambria Math" w:hAnsi="Cambria Math"/>
                          </w:rPr>
                          <m:t>1.5</m:t>
                        </m:r>
                      </m:sup>
                    </m:sSup>
                  </m:den>
                </m:f>
              </m:e>
            </m:d>
          </m:e>
          <m:sup>
            <m:f>
              <m:fPr>
                <m:ctrlPr>
                  <w:rPr>
                    <w:rFonts w:ascii="Cambria Math" w:hAnsi="Cambria Math"/>
                  </w:rPr>
                </m:ctrlPr>
              </m:fPr>
              <m:num>
                <m:r>
                  <w:rPr>
                    <w:rFonts w:ascii="Cambria Math" w:hAnsi="Cambria Math"/>
                  </w:rPr>
                  <m:t>1</m:t>
                </m:r>
              </m:num>
              <m:den>
                <m:r>
                  <w:rPr>
                    <w:rFonts w:ascii="Cambria Math" w:hAnsi="Cambria Math"/>
                  </w:rPr>
                  <m:t>12</m:t>
                </m:r>
              </m:den>
            </m:f>
          </m:sup>
        </m:sSup>
      </m:oMath>
      <w:r>
        <w:rPr>
          <w:rFonts w:cs="Arial"/>
        </w:rPr>
        <w:tab/>
        <w:t>(9)</w:t>
      </w:r>
    </w:p>
    <w:p w14:paraId="7BC67821" w14:textId="77777777" w:rsidR="008F4107" w:rsidRDefault="005D1F2C">
      <w:pPr>
        <w:tabs>
          <w:tab w:val="center" w:pos="4680"/>
          <w:tab w:val="right" w:pos="9360"/>
        </w:tabs>
        <w:spacing w:before="120"/>
        <w:rPr>
          <w:rFonts w:cs="Arial"/>
        </w:rPr>
      </w:pPr>
      <w:r>
        <w:tab/>
      </w:r>
      <m:oMath>
        <m:r>
          <w:rPr>
            <w:rFonts w:ascii="Cambria Math" w:hAnsi="Cambria Math"/>
          </w:rPr>
          <m:t xml:space="preserve">A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 xml:space="preserve">2.457 </m:t>
                </m:r>
                <m:func>
                  <m:funcPr>
                    <m:ctrlPr>
                      <w:rPr>
                        <w:rFonts w:ascii="Cambria Math" w:hAnsi="Cambria Math"/>
                      </w:rPr>
                    </m:ctrlPr>
                  </m:funcPr>
                  <m:fName>
                    <m:r>
                      <m:rPr>
                        <m:nor/>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7</m:t>
                                        </m:r>
                                      </m:num>
                                      <m:den>
                                        <m:r>
                                          <w:rPr>
                                            <w:rFonts w:ascii="Cambria Math" w:hAnsi="Cambria Math"/>
                                          </w:rPr>
                                          <m:t>Re</m:t>
                                        </m:r>
                                      </m:den>
                                    </m:f>
                                  </m:e>
                                </m:d>
                              </m:e>
                              <m:sup>
                                <m:r>
                                  <w:rPr>
                                    <w:rFonts w:ascii="Cambria Math" w:hAnsi="Cambria Math"/>
                                  </w:rPr>
                                  <m:t>0.9</m:t>
                                </m:r>
                              </m:sup>
                            </m:sSup>
                            <m:r>
                              <w:rPr>
                                <w:rFonts w:ascii="Cambria Math" w:hAnsi="Cambria Math"/>
                              </w:rPr>
                              <m:t xml:space="preserve"> + 0.27 · </m:t>
                            </m:r>
                            <m:f>
                              <m:fPr>
                                <m:ctrlPr>
                                  <w:rPr>
                                    <w:rFonts w:ascii="Cambria Math" w:hAnsi="Cambria Math"/>
                                  </w:rPr>
                                </m:ctrlPr>
                              </m:fPr>
                              <m:num>
                                <m:r>
                                  <w:rPr>
                                    <w:rFonts w:ascii="Cambria Math" w:hAnsi="Cambria Math"/>
                                  </w:rPr>
                                  <m:t>ε</m:t>
                                </m:r>
                              </m:num>
                              <m:den>
                                <m:r>
                                  <w:rPr>
                                    <w:rFonts w:ascii="Cambria Math" w:hAnsi="Cambria Math"/>
                                  </w:rPr>
                                  <m:t>D</m:t>
                                </m:r>
                              </m:den>
                            </m:f>
                          </m:den>
                        </m:f>
                      </m:e>
                    </m:d>
                  </m:e>
                </m:func>
              </m:e>
            </m:d>
          </m:e>
          <m:sup>
            <m:r>
              <w:rPr>
                <w:rFonts w:ascii="Cambria Math" w:hAnsi="Cambria Math"/>
              </w:rPr>
              <m:t>16</m:t>
            </m:r>
          </m:sup>
        </m:sSup>
      </m:oMath>
      <w:r>
        <w:rPr>
          <w:rFonts w:cs="Arial"/>
        </w:rPr>
        <w:tab/>
        <w:t>(10)</w:t>
      </w:r>
    </w:p>
    <w:p w14:paraId="07FB7391" w14:textId="77777777" w:rsidR="008F4107" w:rsidRDefault="005D1F2C">
      <w:pPr>
        <w:tabs>
          <w:tab w:val="center" w:pos="4680"/>
          <w:tab w:val="right" w:pos="9360"/>
        </w:tabs>
        <w:spacing w:before="120"/>
        <w:rPr>
          <w:rFonts w:cs="Arial"/>
        </w:rPr>
      </w:pPr>
      <w:r>
        <w:lastRenderedPageBreak/>
        <w:tab/>
      </w:r>
      <m:oMath>
        <m:r>
          <w:rPr>
            <w:rFonts w:ascii="Cambria Math" w:hAnsi="Cambria Math"/>
          </w:rPr>
          <m:t xml:space="preserve">B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37530</m:t>
                    </m:r>
                  </m:num>
                  <m:den>
                    <m:r>
                      <w:rPr>
                        <w:rFonts w:ascii="Cambria Math" w:hAnsi="Cambria Math"/>
                      </w:rPr>
                      <m:t>Re</m:t>
                    </m:r>
                  </m:den>
                </m:f>
              </m:e>
            </m:d>
          </m:e>
          <m:sup>
            <m:r>
              <w:rPr>
                <w:rFonts w:ascii="Cambria Math" w:hAnsi="Cambria Math"/>
              </w:rPr>
              <m:t>16</m:t>
            </m:r>
          </m:sup>
        </m:sSup>
      </m:oMath>
      <w:r>
        <w:rPr>
          <w:rFonts w:cs="Arial"/>
        </w:rPr>
        <w:tab/>
        <w:t>(11)</w:t>
      </w:r>
    </w:p>
    <w:p w14:paraId="1B2012AA" w14:textId="77777777" w:rsidR="005319C7" w:rsidRDefault="005D1F2C">
      <w:r>
        <w:rPr>
          <w:rFonts w:cs="Arial"/>
          <w:szCs w:val="20"/>
        </w:rPr>
        <w:t xml:space="preserve">In Equations (9) to (11), </w:t>
      </w:r>
      <w:r>
        <w:rPr>
          <w:rFonts w:cs="Arial"/>
          <w:i/>
          <w:iCs/>
          <w:szCs w:val="20"/>
        </w:rPr>
        <w:t>Re</w:t>
      </w:r>
      <w:r>
        <w:rPr>
          <w:rFonts w:cs="Arial"/>
          <w:szCs w:val="20"/>
        </w:rPr>
        <w:t xml:space="preserve"> is the Reynolds number (dimensionless), </w:t>
      </w:r>
      <w:r>
        <w:rPr>
          <w:rFonts w:cs="Arial"/>
          <w:i/>
          <w:szCs w:val="20"/>
        </w:rPr>
        <w:t>ε</w:t>
      </w:r>
      <w:r>
        <w:rPr>
          <w:rFonts w:cs="Arial"/>
          <w:szCs w:val="20"/>
        </w:rPr>
        <w:t xml:space="preserve"> the equivalent sand-grain roughness in in. (mm), </w:t>
      </w:r>
      <w:r>
        <w:rPr>
          <w:rFonts w:cs="Arial"/>
          <w:i/>
          <w:szCs w:val="20"/>
        </w:rPr>
        <w:t>D</w:t>
      </w:r>
      <w:r>
        <w:rPr>
          <w:rFonts w:cs="Arial"/>
          <w:szCs w:val="20"/>
        </w:rPr>
        <w:t xml:space="preserve"> the inside diameter in in. (mm), </w:t>
      </w:r>
      <w:r>
        <w:rPr>
          <w:rFonts w:cs="Arial"/>
          <w:i/>
          <w:szCs w:val="20"/>
        </w:rPr>
        <w:t>f</w:t>
      </w:r>
      <w:r>
        <w:rPr>
          <w:rFonts w:cs="Arial"/>
          <w:szCs w:val="20"/>
        </w:rPr>
        <w:t xml:space="preserve"> the Darcy friction factor (dimensionless), and A and B intermediate dimensionless groups.</w:t>
      </w:r>
    </w:p>
    <w:p w14:paraId="548D329A" w14:textId="7B373DD6" w:rsidR="00F6426C" w:rsidRPr="00F6426C" w:rsidRDefault="00D7632A" w:rsidP="00F6426C">
      <w:pPr>
        <w:rPr>
          <w:rFonts w:cs="Arial"/>
        </w:rPr>
      </w:pPr>
      <w:r>
        <w:rPr>
          <w:rFonts w:cs="Arial"/>
          <w:szCs w:val="20"/>
        </w:rPr>
        <w:t xml:space="preserve">The Churchill correlation is a continuous description of pipe friction against Reynolds number across the laminar, transitional and turbulent regimes. That continuity is what matters here. The GFE must be solved by iteration, because </w:t>
      </w:r>
      <w:r>
        <w:rPr>
          <w:rFonts w:cs="Arial"/>
          <w:i/>
          <w:szCs w:val="20"/>
        </w:rPr>
        <w:t>Q</w:t>
      </w:r>
      <w:r>
        <w:rPr>
          <w:rFonts w:cs="Arial"/>
          <w:szCs w:val="20"/>
        </w:rPr>
        <w:t xml:space="preserve"> depends on </w:t>
      </w:r>
      <w:r>
        <w:rPr>
          <w:rFonts w:cs="Arial"/>
          <w:i/>
          <w:szCs w:val="20"/>
        </w:rPr>
        <w:t>f</w:t>
      </w:r>
      <w:r>
        <w:rPr>
          <w:rFonts w:cs="Arial"/>
          <w:szCs w:val="20"/>
        </w:rPr>
        <w:t xml:space="preserve"> and </w:t>
      </w:r>
      <w:r>
        <w:rPr>
          <w:rFonts w:cs="Arial"/>
          <w:i/>
          <w:szCs w:val="20"/>
        </w:rPr>
        <w:t>f</w:t>
      </w:r>
      <w:r>
        <w:rPr>
          <w:rFonts w:cs="Arial"/>
          <w:szCs w:val="20"/>
        </w:rPr>
        <w:t xml:space="preserve"> depends on </w:t>
      </w:r>
      <w:r>
        <w:rPr>
          <w:rFonts w:cs="Arial"/>
          <w:i/>
          <w:szCs w:val="20"/>
        </w:rPr>
        <w:t>Q</w:t>
      </w:r>
      <w:r>
        <w:rPr>
          <w:rFonts w:cs="Arial"/>
          <w:szCs w:val="20"/>
        </w:rPr>
        <w:t xml:space="preserve"> through the Reynolds number, and a single smooth friction function lets the sizing relations be evaluated continuously over the whole Reynolds range with stated accuracy. Churchill reproduces established turbulent friction values above </w:t>
      </w:r>
      <w:r>
        <w:rPr>
          <w:rFonts w:cs="Arial"/>
          <w:i/>
          <w:szCs w:val="20"/>
        </w:rPr>
        <w:t>Re</w:t>
      </w:r>
      <w:r>
        <w:rPr>
          <w:rFonts w:cs="Arial"/>
          <w:szCs w:val="20"/>
        </w:rPr>
        <w:t xml:space="preserve"> = 4,000 and the laminar line </w:t>
      </w:r>
      <w:r>
        <w:rPr>
          <w:rFonts w:cs="Arial"/>
          <w:i/>
          <w:szCs w:val="20"/>
        </w:rPr>
        <w:t>f</w:t>
      </w:r>
      <w:r>
        <w:rPr>
          <w:rFonts w:cs="Arial"/>
          <w:szCs w:val="20"/>
        </w:rPr>
        <w:t xml:space="preserve"> = 64/</w:t>
      </w:r>
      <w:r>
        <w:rPr>
          <w:rFonts w:cs="Arial"/>
          <w:i/>
          <w:szCs w:val="20"/>
        </w:rPr>
        <w:t>Re</w:t>
      </w:r>
      <w:r>
        <w:rPr>
          <w:rFonts w:cs="Arial"/>
          <w:szCs w:val="20"/>
        </w:rPr>
        <w:t xml:space="preserve"> below </w:t>
      </w:r>
      <w:r>
        <w:rPr>
          <w:rFonts w:cs="Arial"/>
          <w:i/>
          <w:szCs w:val="20"/>
        </w:rPr>
        <w:t>Re</w:t>
      </w:r>
      <w:r>
        <w:rPr>
          <w:rFonts w:cs="Arial"/>
          <w:szCs w:val="20"/>
        </w:rPr>
        <w:t xml:space="preserve"> = 2,300, within a single expression, which is sufficient for the capacity comparisons made here. In this report the GFE closed with the Churchill correlation is referred to as </w:t>
      </w:r>
      <w:commentRangeStart w:id="1145"/>
      <w:commentRangeStart w:id="1146"/>
      <w:r>
        <w:rPr>
          <w:rFonts w:cs="Arial"/>
          <w:szCs w:val="20"/>
        </w:rPr>
        <w:t>GFE-Churchill; it represents sizing on Moody friction.</w:t>
      </w:r>
      <w:commentRangeEnd w:id="1145"/>
      <w:r>
        <w:rPr>
          <w:rStyle w:val="CommentReference"/>
          <w:rFonts w:cs="Arial"/>
          <w:sz w:val="20"/>
          <w:szCs w:val="22"/>
        </w:rPr>
        <w:commentReference w:id="1145"/>
      </w:r>
      <w:commentRangeEnd w:id="1146"/>
      <w:r>
        <w:rPr>
          <w:rStyle w:val="CommentReference"/>
        </w:rPr>
        <w:commentReference w:id="1146"/>
      </w:r>
    </w:p>
    <w:p w14:paraId="5E000002" w14:textId="77777777" w:rsidR="00C60D85" w:rsidRDefault="00000000">
      <w:pPr>
        <w:rPr>
          <w:ins w:id="1147" w:author="Sean de Noronha | DRG" w:date="2026-09-29T14:20:00Z" w16du:dateUtc="2026-09-29T12:20:00Z"/>
        </w:rPr>
      </w:pPr>
      <w:ins w:id="1148" w:author="Sean de Noronha | DRG" w:date="2026-09-29T14:20:00Z" w16du:dateUtc="2026-09-29T12:20:00Z">
        <w:r>
          <w:t>Written out, GFE-Churchill is</w:t>
        </w:r>
      </w:ins>
    </w:p>
    <w:p w14:paraId="5E000001" w14:textId="77777777" w:rsidR="00C60D85" w:rsidRDefault="00000000">
      <w:pPr>
        <w:tabs>
          <w:tab w:val="center" w:pos="4680"/>
          <w:tab w:val="right" w:pos="9360"/>
        </w:tabs>
        <w:spacing w:before="120"/>
        <w:rPr>
          <w:ins w:id="1149" w:author="Sean de Noronha | DRG" w:date="2026-09-29T14:20:00Z" w16du:dateUtc="2026-09-29T12:20:00Z"/>
          <w:rFonts w:cs="Arial"/>
        </w:rPr>
      </w:pPr>
      <w:ins w:id="1150" w:author="Sean de Noronha | DRG" w:date="2026-09-29T14:20:00Z" w16du:dateUtc="2026-09-29T12:20:00Z">
        <w:r>
          <w:tab/>
        </w:r>
      </w:ins>
      <m:oMath>
        <m:r>
          <w:ins w:id="1151" w:author="Sean de Noronha | DRG" w:date="2026-09-29T14:20:00Z" w16du:dateUtc="2026-09-29T12:20:00Z">
            <w:rPr>
              <w:rFonts w:ascii="Cambria Math" w:hAnsi="Cambria Math"/>
            </w:rPr>
            <m:t>Q=1.1494×</m:t>
          </w:ins>
        </m:r>
        <m:sSup>
          <m:sSupPr>
            <m:ctrlPr>
              <w:ins w:id="1152" w:author="Sean de Noronha | DRG" w:date="2026-09-29T14:20:00Z" w16du:dateUtc="2026-09-29T12:20:00Z">
                <w:rPr>
                  <w:rFonts w:ascii="Cambria Math" w:hAnsi="Cambria Math"/>
                </w:rPr>
              </w:ins>
            </m:ctrlPr>
          </m:sSupPr>
          <m:e>
            <m:r>
              <w:ins w:id="1153" w:author="Sean de Noronha | DRG" w:date="2026-09-29T14:20:00Z" w16du:dateUtc="2026-09-29T12:20:00Z">
                <w:rPr>
                  <w:rFonts w:ascii="Cambria Math" w:hAnsi="Cambria Math"/>
                </w:rPr>
                <m:t>10</m:t>
              </w:ins>
            </m:r>
          </m:e>
          <m:sup>
            <m:r>
              <w:ins w:id="1154" w:author="Sean de Noronha | DRG" w:date="2026-09-29T14:20:00Z" w16du:dateUtc="2026-09-29T12:20:00Z">
                <w:rPr>
                  <w:rFonts w:ascii="Cambria Math" w:hAnsi="Cambria Math"/>
                </w:rPr>
                <m:t>-3</m:t>
              </w:ins>
            </m:r>
          </m:sup>
        </m:sSup>
        <m:r>
          <w:ins w:id="1155" w:author="Sean de Noronha | DRG" w:date="2026-09-29T14:20:00Z" w16du:dateUtc="2026-09-29T12:20:00Z">
            <w:rPr>
              <w:rFonts w:ascii="Cambria Math" w:hAnsi="Cambria Math"/>
            </w:rPr>
            <m:t>·</m:t>
          </w:ins>
        </m:r>
        <m:f>
          <m:fPr>
            <m:ctrlPr>
              <w:ins w:id="1156" w:author="Sean de Noronha | DRG" w:date="2026-09-29T14:20:00Z" w16du:dateUtc="2026-09-29T12:20:00Z">
                <w:rPr>
                  <w:rFonts w:ascii="Cambria Math" w:hAnsi="Cambria Math"/>
                </w:rPr>
              </w:ins>
            </m:ctrlPr>
          </m:fPr>
          <m:num>
            <m:sSub>
              <m:sSubPr>
                <m:ctrlPr>
                  <w:ins w:id="1157" w:author="Sean de Noronha | DRG" w:date="2026-09-29T14:20:00Z" w16du:dateUtc="2026-09-29T12:20:00Z">
                    <w:rPr>
                      <w:rFonts w:ascii="Cambria Math" w:hAnsi="Cambria Math"/>
                    </w:rPr>
                  </w:ins>
                </m:ctrlPr>
              </m:sSubPr>
              <m:e>
                <m:r>
                  <w:ins w:id="1158" w:author="Sean de Noronha | DRG" w:date="2026-09-29T14:20:00Z" w16du:dateUtc="2026-09-29T12:20:00Z">
                    <w:rPr>
                      <w:rFonts w:ascii="Cambria Math" w:hAnsi="Cambria Math"/>
                    </w:rPr>
                    <m:t>T</m:t>
                  </w:ins>
                </m:r>
              </m:e>
              <m:sub>
                <m:r>
                  <w:ins w:id="1159" w:author="Sean de Noronha | DRG" w:date="2026-09-29T14:20:00Z" w16du:dateUtc="2026-09-29T12:20:00Z">
                    <w:rPr>
                      <w:rFonts w:ascii="Cambria Math" w:hAnsi="Cambria Math"/>
                    </w:rPr>
                    <m:t>b</m:t>
                  </w:ins>
                </m:r>
              </m:sub>
            </m:sSub>
          </m:num>
          <m:den>
            <m:sSub>
              <m:sSubPr>
                <m:ctrlPr>
                  <w:ins w:id="1160" w:author="Sean de Noronha | DRG" w:date="2026-09-29T14:20:00Z" w16du:dateUtc="2026-09-29T12:20:00Z">
                    <w:rPr>
                      <w:rFonts w:ascii="Cambria Math" w:hAnsi="Cambria Math"/>
                    </w:rPr>
                  </w:ins>
                </m:ctrlPr>
              </m:sSubPr>
              <m:e>
                <m:r>
                  <w:ins w:id="1161" w:author="Sean de Noronha | DRG" w:date="2026-09-29T14:20:00Z" w16du:dateUtc="2026-09-29T12:20:00Z">
                    <w:rPr>
                      <w:rFonts w:ascii="Cambria Math" w:hAnsi="Cambria Math"/>
                    </w:rPr>
                    <m:t>P</m:t>
                  </w:ins>
                </m:r>
              </m:e>
              <m:sub>
                <m:r>
                  <w:ins w:id="1162" w:author="Sean de Noronha | DRG" w:date="2026-09-29T14:20:00Z" w16du:dateUtc="2026-09-29T12:20:00Z">
                    <w:rPr>
                      <w:rFonts w:ascii="Cambria Math" w:hAnsi="Cambria Math"/>
                    </w:rPr>
                    <m:t>b</m:t>
                  </w:ins>
                </m:r>
              </m:sub>
            </m:sSub>
          </m:den>
        </m:f>
        <m:r>
          <w:ins w:id="1163" w:author="Sean de Noronha | DRG" w:date="2026-09-29T14:20:00Z" w16du:dateUtc="2026-09-29T12:20:00Z">
            <w:rPr>
              <w:rFonts w:ascii="Cambria Math" w:hAnsi="Cambria Math"/>
            </w:rPr>
            <m:t>·</m:t>
          </w:ins>
        </m:r>
        <m:sSup>
          <m:sSupPr>
            <m:ctrlPr>
              <w:ins w:id="1164" w:author="Sean de Noronha | DRG" w:date="2026-09-29T14:20:00Z" w16du:dateUtc="2026-09-29T12:20:00Z">
                <w:rPr>
                  <w:rFonts w:ascii="Cambria Math" w:hAnsi="Cambria Math"/>
                </w:rPr>
              </w:ins>
            </m:ctrlPr>
          </m:sSupPr>
          <m:e>
            <m:d>
              <m:dPr>
                <m:ctrlPr>
                  <w:ins w:id="1165" w:author="Sean de Noronha | DRG" w:date="2026-09-29T14:20:00Z" w16du:dateUtc="2026-09-29T12:20:00Z">
                    <w:rPr>
                      <w:rFonts w:ascii="Cambria Math" w:hAnsi="Cambria Math"/>
                    </w:rPr>
                  </w:ins>
                </m:ctrlPr>
              </m:dPr>
              <m:e>
                <m:f>
                  <m:fPr>
                    <m:ctrlPr>
                      <w:ins w:id="1166" w:author="Sean de Noronha | DRG" w:date="2026-09-29T14:20:00Z" w16du:dateUtc="2026-09-29T12:20:00Z">
                        <w:rPr>
                          <w:rFonts w:ascii="Cambria Math" w:hAnsi="Cambria Math"/>
                        </w:rPr>
                      </w:ins>
                    </m:ctrlPr>
                  </m:fPr>
                  <m:num>
                    <m:sSubSup>
                      <m:sSubSupPr>
                        <m:ctrlPr>
                          <w:ins w:id="1167" w:author="Sean de Noronha | DRG" w:date="2026-09-29T14:20:00Z" w16du:dateUtc="2026-09-29T12:20:00Z">
                            <w:rPr>
                              <w:rFonts w:ascii="Cambria Math" w:hAnsi="Cambria Math"/>
                            </w:rPr>
                          </w:ins>
                        </m:ctrlPr>
                      </m:sSubSupPr>
                      <m:e>
                        <m:r>
                          <w:ins w:id="1168" w:author="Sean de Noronha | DRG" w:date="2026-09-29T14:20:00Z" w16du:dateUtc="2026-09-29T12:20:00Z">
                            <w:rPr>
                              <w:rFonts w:ascii="Cambria Math" w:hAnsi="Cambria Math"/>
                            </w:rPr>
                            <m:t>P</m:t>
                          </w:ins>
                        </m:r>
                      </m:e>
                      <m:sub>
                        <m:r>
                          <w:ins w:id="1169" w:author="Sean de Noronha | DRG" w:date="2026-09-29T14:20:00Z" w16du:dateUtc="2026-09-29T12:20:00Z">
                            <w:rPr>
                              <w:rFonts w:ascii="Cambria Math" w:hAnsi="Cambria Math"/>
                            </w:rPr>
                            <m:t>1</m:t>
                          </w:ins>
                        </m:r>
                      </m:sub>
                      <m:sup>
                        <m:r>
                          <w:ins w:id="1170" w:author="Sean de Noronha | DRG" w:date="2026-09-29T14:20:00Z" w16du:dateUtc="2026-09-29T12:20:00Z">
                            <w:rPr>
                              <w:rFonts w:ascii="Cambria Math" w:hAnsi="Cambria Math"/>
                            </w:rPr>
                            <m:t>2</m:t>
                          </w:ins>
                        </m:r>
                      </m:sup>
                    </m:sSubSup>
                    <m:r>
                      <w:ins w:id="1171" w:author="Sean de Noronha | DRG" w:date="2026-09-29T14:20:00Z" w16du:dateUtc="2026-09-29T12:20:00Z">
                        <w:rPr>
                          <w:rFonts w:ascii="Cambria Math" w:hAnsi="Cambria Math"/>
                        </w:rPr>
                        <m:t>-</m:t>
                      </w:ins>
                    </m:r>
                    <m:sSubSup>
                      <m:sSubSupPr>
                        <m:ctrlPr>
                          <w:ins w:id="1172" w:author="Sean de Noronha | DRG" w:date="2026-09-29T14:20:00Z" w16du:dateUtc="2026-09-29T12:20:00Z">
                            <w:rPr>
                              <w:rFonts w:ascii="Cambria Math" w:hAnsi="Cambria Math"/>
                            </w:rPr>
                          </w:ins>
                        </m:ctrlPr>
                      </m:sSubSupPr>
                      <m:e>
                        <m:r>
                          <w:ins w:id="1173" w:author="Sean de Noronha | DRG" w:date="2026-09-29T14:20:00Z" w16du:dateUtc="2026-09-29T12:20:00Z">
                            <w:rPr>
                              <w:rFonts w:ascii="Cambria Math" w:hAnsi="Cambria Math"/>
                            </w:rPr>
                            <m:t>P</m:t>
                          </w:ins>
                        </m:r>
                      </m:e>
                      <m:sub>
                        <m:r>
                          <w:ins w:id="1174" w:author="Sean de Noronha | DRG" w:date="2026-09-29T14:20:00Z" w16du:dateUtc="2026-09-29T12:20:00Z">
                            <w:rPr>
                              <w:rFonts w:ascii="Cambria Math" w:hAnsi="Cambria Math"/>
                            </w:rPr>
                            <m:t>2</m:t>
                          </w:ins>
                        </m:r>
                      </m:sub>
                      <m:sup>
                        <m:r>
                          <w:ins w:id="1175" w:author="Sean de Noronha | DRG" w:date="2026-09-29T14:20:00Z" w16du:dateUtc="2026-09-29T12:20:00Z">
                            <w:rPr>
                              <w:rFonts w:ascii="Cambria Math" w:hAnsi="Cambria Math"/>
                            </w:rPr>
                            <m:t>2</m:t>
                          </w:ins>
                        </m:r>
                      </m:sup>
                    </m:sSubSup>
                  </m:num>
                  <m:den>
                    <m:r>
                      <w:ins w:id="1176" w:author="Sean de Noronha | DRG" w:date="2026-09-29T14:20:00Z" w16du:dateUtc="2026-09-29T12:20:00Z">
                        <w:rPr>
                          <w:rFonts w:ascii="Cambria Math" w:hAnsi="Cambria Math"/>
                        </w:rPr>
                        <m:t>S·</m:t>
                      </w:ins>
                    </m:r>
                    <m:sSub>
                      <m:sSubPr>
                        <m:ctrlPr>
                          <w:ins w:id="1177" w:author="Sean de Noronha | DRG" w:date="2026-09-29T14:20:00Z" w16du:dateUtc="2026-09-29T12:20:00Z">
                            <w:rPr>
                              <w:rFonts w:ascii="Cambria Math" w:hAnsi="Cambria Math"/>
                            </w:rPr>
                          </w:ins>
                        </m:ctrlPr>
                      </m:sSubPr>
                      <m:e>
                        <m:r>
                          <w:ins w:id="1178" w:author="Sean de Noronha | DRG" w:date="2026-09-29T14:20:00Z" w16du:dateUtc="2026-09-29T12:20:00Z">
                            <w:rPr>
                              <w:rFonts w:ascii="Cambria Math" w:hAnsi="Cambria Math"/>
                            </w:rPr>
                            <m:t>T</m:t>
                          </w:ins>
                        </m:r>
                      </m:e>
                      <m:sub>
                        <m:r>
                          <w:ins w:id="1179" w:author="Sean de Noronha | DRG" w:date="2026-09-29T14:20:00Z" w16du:dateUtc="2026-09-29T12:20:00Z">
                            <w:rPr>
                              <w:rFonts w:ascii="Cambria Math" w:hAnsi="Cambria Math"/>
                            </w:rPr>
                            <m:t>f</m:t>
                          </w:ins>
                        </m:r>
                      </m:sub>
                    </m:sSub>
                    <m:r>
                      <w:ins w:id="1180" w:author="Sean de Noronha | DRG" w:date="2026-09-29T14:20:00Z" w16du:dateUtc="2026-09-29T12:20:00Z">
                        <w:rPr>
                          <w:rFonts w:ascii="Cambria Math" w:hAnsi="Cambria Math"/>
                        </w:rPr>
                        <m:t>·L·F·</m:t>
                      </w:ins>
                    </m:r>
                    <m:sSub>
                      <m:sSubPr>
                        <m:ctrlPr>
                          <w:ins w:id="1181" w:author="Sean de Noronha | DRG" w:date="2026-09-29T14:20:00Z" w16du:dateUtc="2026-09-29T12:20:00Z">
                            <w:rPr>
                              <w:rFonts w:ascii="Cambria Math" w:hAnsi="Cambria Math"/>
                            </w:rPr>
                          </w:ins>
                        </m:ctrlPr>
                      </m:sSubPr>
                      <m:e>
                        <m:r>
                          <w:ins w:id="1182" w:author="Sean de Noronha | DRG" w:date="2026-09-29T14:20:00Z" w16du:dateUtc="2026-09-29T12:20:00Z">
                            <w:rPr>
                              <w:rFonts w:ascii="Cambria Math" w:hAnsi="Cambria Math"/>
                            </w:rPr>
                            <m:t>f</m:t>
                          </w:ins>
                        </m:r>
                      </m:e>
                      <m:sub>
                        <m:r>
                          <w:ins w:id="1183" w:author="Sean de Noronha | DRG" w:date="2026-09-29T14:20:00Z" w16du:dateUtc="2026-09-29T12:20:00Z">
                            <m:rPr>
                              <m:sty m:val="p"/>
                            </m:rPr>
                            <w:rPr>
                              <w:rFonts w:ascii="Cambria Math" w:hAnsi="Cambria Math"/>
                            </w:rPr>
                            <m:t>C</m:t>
                          </w:ins>
                        </m:r>
                      </m:sub>
                    </m:sSub>
                  </m:den>
                </m:f>
              </m:e>
            </m:d>
          </m:e>
          <m:sup>
            <m:r>
              <w:ins w:id="1184" w:author="Sean de Noronha | DRG" w:date="2026-09-29T14:20:00Z" w16du:dateUtc="2026-09-29T12:20:00Z">
                <w:rPr>
                  <w:rFonts w:ascii="Cambria Math" w:hAnsi="Cambria Math"/>
                </w:rPr>
                <m:t>0.5</m:t>
              </w:ins>
            </m:r>
          </m:sup>
        </m:sSup>
        <m:r>
          <w:ins w:id="1185" w:author="Sean de Noronha | DRG" w:date="2026-09-29T14:20:00Z" w16du:dateUtc="2026-09-29T12:20:00Z">
            <w:rPr>
              <w:rFonts w:ascii="Cambria Math" w:hAnsi="Cambria Math"/>
            </w:rPr>
            <m:t>·</m:t>
          </w:ins>
        </m:r>
        <m:sSup>
          <m:sSupPr>
            <m:ctrlPr>
              <w:ins w:id="1186" w:author="Sean de Noronha | DRG" w:date="2026-09-29T14:20:00Z" w16du:dateUtc="2026-09-29T12:20:00Z">
                <w:rPr>
                  <w:rFonts w:ascii="Cambria Math" w:hAnsi="Cambria Math"/>
                </w:rPr>
              </w:ins>
            </m:ctrlPr>
          </m:sSupPr>
          <m:e>
            <m:r>
              <w:ins w:id="1187" w:author="Sean de Noronha | DRG" w:date="2026-09-29T14:20:00Z" w16du:dateUtc="2026-09-29T12:20:00Z">
                <w:rPr>
                  <w:rFonts w:ascii="Cambria Math" w:hAnsi="Cambria Math"/>
                </w:rPr>
                <m:t>D</m:t>
              </w:ins>
            </m:r>
          </m:e>
          <m:sup>
            <m:r>
              <w:ins w:id="1188" w:author="Sean de Noronha | DRG" w:date="2026-09-29T14:20:00Z" w16du:dateUtc="2026-09-29T12:20:00Z">
                <w:rPr>
                  <w:rFonts w:ascii="Cambria Math" w:hAnsi="Cambria Math"/>
                </w:rPr>
                <m:t>2.5</m:t>
              </w:ins>
            </m:r>
          </m:sup>
        </m:sSup>
        <m:r>
          <w:ins w:id="1189" w:author="Sean de Noronha | DRG" w:date="2026-09-29T14:20:00Z" w16du:dateUtc="2026-09-29T12:20:00Z">
            <m:rPr>
              <m:nor/>
            </m:rPr>
            <w:rPr>
              <w:rFonts w:ascii="Cambria Math" w:hAnsi="Cambria Math"/>
            </w:rPr>
            <m:t xml:space="preserve">,    </m:t>
          </w:ins>
        </m:r>
        <m:sSub>
          <m:sSubPr>
            <m:ctrlPr>
              <w:ins w:id="1190" w:author="Sean de Noronha | DRG" w:date="2026-09-29T14:20:00Z" w16du:dateUtc="2026-09-29T12:20:00Z">
                <w:rPr>
                  <w:rFonts w:ascii="Cambria Math" w:hAnsi="Cambria Math"/>
                </w:rPr>
              </w:ins>
            </m:ctrlPr>
          </m:sSubPr>
          <m:e>
            <m:r>
              <w:ins w:id="1191" w:author="Sean de Noronha | DRG" w:date="2026-09-29T14:20:00Z" w16du:dateUtc="2026-09-29T12:20:00Z">
                <w:rPr>
                  <w:rFonts w:ascii="Cambria Math" w:hAnsi="Cambria Math"/>
                </w:rPr>
                <m:t>f</m:t>
              </w:ins>
            </m:r>
          </m:e>
          <m:sub>
            <m:r>
              <w:ins w:id="1192" w:author="Sean de Noronha | DRG" w:date="2026-09-29T14:20:00Z" w16du:dateUtc="2026-09-29T12:20:00Z">
                <m:rPr>
                  <m:sty m:val="p"/>
                </m:rPr>
                <w:rPr>
                  <w:rFonts w:ascii="Cambria Math" w:hAnsi="Cambria Math"/>
                </w:rPr>
                <m:t>C</m:t>
              </w:ins>
            </m:r>
          </m:sub>
        </m:sSub>
        <m:r>
          <w:ins w:id="1193" w:author="Sean de Noronha | DRG" w:date="2026-09-29T14:20:00Z" w16du:dateUtc="2026-09-29T12:20:00Z">
            <w:rPr>
              <w:rFonts w:ascii="Cambria Math" w:hAnsi="Cambria Math"/>
            </w:rPr>
            <m:t>=</m:t>
          </w:ins>
        </m:r>
        <m:sSub>
          <m:sSubPr>
            <m:ctrlPr>
              <w:ins w:id="1194" w:author="Sean de Noronha | DRG" w:date="2026-09-29T14:20:00Z" w16du:dateUtc="2026-09-29T12:20:00Z">
                <w:rPr>
                  <w:rFonts w:ascii="Cambria Math" w:hAnsi="Cambria Math"/>
                </w:rPr>
              </w:ins>
            </m:ctrlPr>
          </m:sSubPr>
          <m:e>
            <m:r>
              <w:ins w:id="1195" w:author="Sean de Noronha | DRG" w:date="2026-09-29T14:20:00Z" w16du:dateUtc="2026-09-29T12:20:00Z">
                <w:rPr>
                  <w:rFonts w:ascii="Cambria Math" w:hAnsi="Cambria Math"/>
                </w:rPr>
                <m:t>f</m:t>
              </w:ins>
            </m:r>
          </m:e>
          <m:sub>
            <m:r>
              <w:ins w:id="1196" w:author="Sean de Noronha | DRG" w:date="2026-09-29T14:20:00Z" w16du:dateUtc="2026-09-29T12:20:00Z">
                <m:rPr>
                  <m:sty m:val="p"/>
                </m:rPr>
                <w:rPr>
                  <w:rFonts w:ascii="Cambria Math" w:hAnsi="Cambria Math"/>
                </w:rPr>
                <m:t>Churchill</m:t>
              </w:ins>
            </m:r>
          </m:sub>
        </m:sSub>
        <m:d>
          <m:dPr>
            <m:ctrlPr>
              <w:ins w:id="1197" w:author="Sean de Noronha | DRG" w:date="2026-09-29T14:20:00Z" w16du:dateUtc="2026-09-29T12:20:00Z">
                <w:rPr>
                  <w:rFonts w:ascii="Cambria Math" w:hAnsi="Cambria Math"/>
                </w:rPr>
              </w:ins>
            </m:ctrlPr>
          </m:dPr>
          <m:e>
            <m:r>
              <w:ins w:id="1198" w:author="Sean de Noronha | DRG" w:date="2026-09-29T14:20:00Z" w16du:dateUtc="2026-09-29T12:20:00Z">
                <w:rPr>
                  <w:rFonts w:ascii="Cambria Math" w:hAnsi="Cambria Math"/>
                </w:rPr>
                <m:t>Re, ε/D</m:t>
              </w:ins>
            </m:r>
          </m:e>
        </m:d>
      </m:oMath>
      <w:ins w:id="1199" w:author="Sean de Noronha | DRG" w:date="2026-09-29T14:20:00Z" w16du:dateUtc="2026-09-29T12:20:00Z">
        <w:r>
          <w:rPr>
            <w:rFonts w:cs="Arial"/>
          </w:rPr>
          <w:tab/>
          <w:t>(12)</w:t>
        </w:r>
      </w:ins>
    </w:p>
    <w:p w14:paraId="5E000003" w14:textId="77777777" w:rsidR="00C60D85" w:rsidRDefault="00000000">
      <w:pPr>
        <w:rPr>
          <w:ins w:id="1200" w:author="Sean de Noronha | DRG" w:date="2026-09-29T14:20:00Z" w16du:dateUtc="2026-09-29T12:20:00Z"/>
        </w:rPr>
      </w:pPr>
      <w:ins w:id="1201" w:author="Sean de Noronha | DRG" w:date="2026-09-29T14:20:00Z" w16du:dateUtc="2026-09-29T12:20:00Z">
        <w:r>
          <w:t xml:space="preserve">where </w:t>
        </w:r>
        <w:proofErr w:type="spellStart"/>
        <w:r>
          <w:rPr>
            <w:i/>
          </w:rPr>
          <w:t>f</w:t>
        </w:r>
        <w:r>
          <w:rPr>
            <w:vertAlign w:val="subscript"/>
          </w:rPr>
          <w:t>C</w:t>
        </w:r>
        <w:proofErr w:type="spellEnd"/>
        <w:r>
          <w:t xml:space="preserve"> is the Churchill friction factor of Equations (9) to (11), evaluated at the relative roughness </w:t>
        </w:r>
        <w:r>
          <w:rPr>
            <w:i/>
          </w:rPr>
          <w:t>ε</w:t>
        </w:r>
        <w:r>
          <w:t>/</w:t>
        </w:r>
        <w:r>
          <w:rPr>
            <w:i/>
          </w:rPr>
          <w:t>D</w:t>
        </w:r>
        <w:r>
          <w:t xml:space="preserve"> and at the Reynolds number of the flow </w:t>
        </w:r>
        <w:r>
          <w:rPr>
            <w:i/>
          </w:rPr>
          <w:t>Q</w:t>
        </w:r>
        <w:r>
          <w:t xml:space="preserve"> itself, from Equation (B.4), and the remaining symbols are as defined for Equations (6) and (8). Because </w:t>
        </w:r>
        <w:proofErr w:type="spellStart"/>
        <w:r>
          <w:rPr>
            <w:i/>
          </w:rPr>
          <w:t>f</w:t>
        </w:r>
        <w:r>
          <w:rPr>
            <w:vertAlign w:val="subscript"/>
          </w:rPr>
          <w:t>C</w:t>
        </w:r>
        <w:proofErr w:type="spellEnd"/>
        <w:r>
          <w:t xml:space="preserve"> depends on </w:t>
        </w:r>
        <w:r>
          <w:rPr>
            <w:i/>
          </w:rPr>
          <w:t>Q</w:t>
        </w:r>
        <w:r>
          <w:t xml:space="preserve"> through the Reynolds number, Equation (12) is solved by fixed-point iteration: starting from </w:t>
        </w:r>
        <w:proofErr w:type="spellStart"/>
        <w:r>
          <w:rPr>
            <w:i/>
          </w:rPr>
          <w:t>f</w:t>
        </w:r>
        <w:r>
          <w:rPr>
            <w:vertAlign w:val="subscript"/>
          </w:rPr>
          <w:t>C</w:t>
        </w:r>
        <w:proofErr w:type="spellEnd"/>
        <w:r>
          <w:t xml:space="preserve"> = 0.02, </w:t>
        </w:r>
        <w:r>
          <w:rPr>
            <w:i/>
          </w:rPr>
          <w:t>Q</w:t>
        </w:r>
        <w:r>
          <w:t xml:space="preserve"> and </w:t>
        </w:r>
        <w:r>
          <w:rPr>
            <w:i/>
          </w:rPr>
          <w:t>Re</w:t>
        </w:r>
        <w:r>
          <w:t xml:space="preserve"> are evaluated, </w:t>
        </w:r>
        <w:proofErr w:type="spellStart"/>
        <w:r>
          <w:rPr>
            <w:i/>
          </w:rPr>
          <w:t>f</w:t>
        </w:r>
        <w:r>
          <w:rPr>
            <w:vertAlign w:val="subscript"/>
          </w:rPr>
          <w:t>C</w:t>
        </w:r>
        <w:proofErr w:type="spellEnd"/>
        <w:r>
          <w:t xml:space="preserve"> is updated, and the steps are repeated until successive values of </w:t>
        </w:r>
        <w:proofErr w:type="spellStart"/>
        <w:r>
          <w:rPr>
            <w:i/>
          </w:rPr>
          <w:t>f</w:t>
        </w:r>
        <w:r>
          <w:rPr>
            <w:vertAlign w:val="subscript"/>
          </w:rPr>
          <w:t>C</w:t>
        </w:r>
        <w:proofErr w:type="spellEnd"/>
        <w:r>
          <w:t xml:space="preserve"> agree to within 10</w:t>
        </w:r>
        <w:r>
          <w:rPr>
            <w:vertAlign w:val="superscript"/>
          </w:rPr>
          <w:t>−12</w:t>
        </w:r>
        <w:r>
          <w:t>.</w:t>
        </w:r>
      </w:ins>
    </w:p>
    <w:p w14:paraId="0BC16177" w14:textId="77777777" w:rsidR="001E2BE7" w:rsidRPr="00801F35" w:rsidRDefault="001E2BE7" w:rsidP="006C1EE6">
      <w:pPr>
        <w:jc w:val="center"/>
      </w:pPr>
      <w:r>
        <w:rPr>
          <w:noProof/>
        </w:rPr>
        <w:drawing>
          <wp:inline distT="0" distB="0" distL="0" distR="0" wp14:anchorId="6B2E7547" wp14:editId="51911F14">
            <wp:extent cx="5670150" cy="4440866"/>
            <wp:effectExtent l="0" t="0" r="6985" b="0"/>
            <wp:docPr id="69607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71863"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70150" cy="4440866"/>
                    </a:xfrm>
                    <a:prstGeom prst="rect">
                      <a:avLst/>
                    </a:prstGeom>
                  </pic:spPr>
                </pic:pic>
              </a:graphicData>
            </a:graphic>
          </wp:inline>
        </w:drawing>
      </w:r>
    </w:p>
    <w:p w14:paraId="14C4D119" w14:textId="77777777" w:rsidR="001E2BE7" w:rsidRPr="00983849" w:rsidRDefault="001E2BE7" w:rsidP="00F34E88">
      <w:pPr>
        <w:rPr>
          <w:i/>
        </w:rPr>
      </w:pPr>
      <w:r>
        <w:rPr>
          <w:i/>
        </w:rPr>
        <w:lastRenderedPageBreak/>
        <w:t>Figure 8 – Darcy friction factor versus Reynolds number: Churchill and Colebrook-White families for the nine steel sizes, the Polyflo power law, the laminar line f = 64/Re, and the Re = 4,000-10,000 agreement band. Operating spans of the published schedules for natural gas and hydrogen are indicated.</w:t>
      </w:r>
    </w:p>
    <w:p w14:paraId="47DB2F3D" w14:textId="055BB394" w:rsidR="00770FFC" w:rsidRPr="001E3296" w:rsidRDefault="00DE6B8F" w:rsidP="00616D9F">
      <w:pPr>
        <w:rPr>
          <w:rFonts w:cs="Arial"/>
        </w:rPr>
      </w:pPr>
      <w:r>
        <w:rPr>
          <w:rFonts w:cs="Arial"/>
          <w:szCs w:val="20"/>
        </w:rPr>
        <w:t xml:space="preserve">Figure 9 makes the comparison directly. For each of the nine steel sizes, the capacity from the GFE closed with the Polyflo power law is divided by the GFE-Churchill capacity at ε = 0.0018 in. (0.045 mm), the standard roughness for steel pipes [28], at fixed pressure drop and geometry. Natural gas is the baseline case, but the ratio itself is gas-independent: only the Reynolds number and the relative roughness enter it (§3.5.3). </w:t>
      </w:r>
      <w:r>
        <w:rPr>
          <w:rFonts w:cs="Arial"/>
          <w:szCs w:val="20"/>
          <w:highlight w:val="cyan"/>
          <w:rPrChange w:id="1202" w:author="Olga Arevalo Quintero" w:date="2026-09-20T09:26:00Z" w16du:dateUtc="2026-09-20T13:26:00Z">
            <w:rPr>
              <w:rFonts w:cs="Arial"/>
              <w:szCs w:val="20"/>
            </w:rPr>
          </w:rPrChange>
        </w:rPr>
        <w:t>Below the crossing at Re = 1,361 the sizing equation</w:t>
      </w:r>
      <w:r>
        <w:rPr>
          <w:rFonts w:cs="Arial"/>
          <w:szCs w:val="20"/>
        </w:rPr>
        <w:t xml:space="preserve"> </w:t>
      </w:r>
      <w:r>
        <w:rPr>
          <w:rFonts w:cs="Arial"/>
          <w:szCs w:val="20"/>
          <w:highlight w:val="cyan"/>
          <w:rPrChange w:id="1203" w:author="Olga Arevalo Quintero" w:date="2026-09-20T09:25:00Z" w16du:dateUtc="2026-09-20T13:25:00Z">
            <w:rPr>
              <w:rFonts w:cs="Arial"/>
              <w:szCs w:val="20"/>
            </w:rPr>
          </w:rPrChange>
        </w:rPr>
        <w:t>over-predicts capacity</w:t>
      </w:r>
      <w:r>
        <w:rPr>
          <w:rFonts w:cs="Arial"/>
          <w:szCs w:val="20"/>
        </w:rPr>
        <w:t xml:space="preserve">, by a factor that reaches 6 at the lowest tabulated Reynolds numbers; between </w:t>
      </w:r>
      <w:r>
        <w:rPr>
          <w:rFonts w:cs="Arial"/>
          <w:i/>
          <w:szCs w:val="20"/>
        </w:rPr>
        <w:t>Re</w:t>
      </w:r>
      <w:r>
        <w:rPr>
          <w:rFonts w:cs="Arial"/>
          <w:szCs w:val="20"/>
        </w:rPr>
        <w:t xml:space="preserve"> = 1,361 and the transition it </w:t>
      </w:r>
      <w:r>
        <w:rPr>
          <w:rFonts w:cs="Arial"/>
          <w:szCs w:val="20"/>
          <w:highlight w:val="cyan"/>
          <w:rPrChange w:id="1204" w:author="Olga Arevalo Quintero" w:date="2026-09-20T09:26:00Z" w16du:dateUtc="2026-09-20T13:26:00Z">
            <w:rPr>
              <w:rFonts w:cs="Arial"/>
              <w:szCs w:val="20"/>
            </w:rPr>
          </w:rPrChange>
        </w:rPr>
        <w:t>under-predicts by up to about 23%;</w:t>
      </w:r>
      <w:r>
        <w:rPr>
          <w:rFonts w:cs="Arial"/>
          <w:szCs w:val="20"/>
        </w:rPr>
        <w:t xml:space="preserve"> and from </w:t>
      </w:r>
      <w:r>
        <w:rPr>
          <w:rFonts w:cs="Arial"/>
          <w:szCs w:val="20"/>
          <w:highlight w:val="cyan"/>
          <w:rPrChange w:id="1205" w:author="Olga Arevalo Quintero" w:date="2026-09-20T09:26:00Z" w16du:dateUtc="2026-09-20T13:26:00Z">
            <w:rPr>
              <w:rFonts w:cs="Arial"/>
              <w:szCs w:val="20"/>
            </w:rPr>
          </w:rPrChange>
        </w:rPr>
        <w:t xml:space="preserve">Re = 4,000 to 10,000 every size </w:t>
      </w:r>
      <w:proofErr w:type="gramStart"/>
      <w:r>
        <w:rPr>
          <w:rFonts w:cs="Arial"/>
          <w:szCs w:val="20"/>
          <w:highlight w:val="cyan"/>
          <w:rPrChange w:id="1206" w:author="Olga Arevalo Quintero" w:date="2026-09-20T09:26:00Z" w16du:dateUtc="2026-09-20T13:26:00Z">
            <w:rPr>
              <w:rFonts w:cs="Arial"/>
              <w:szCs w:val="20"/>
            </w:rPr>
          </w:rPrChange>
        </w:rPr>
        <w:t>stays</w:t>
      </w:r>
      <w:proofErr w:type="gramEnd"/>
      <w:r>
        <w:rPr>
          <w:rFonts w:cs="Arial"/>
          <w:szCs w:val="20"/>
          <w:highlight w:val="cyan"/>
          <w:rPrChange w:id="1207" w:author="Olga Arevalo Quintero" w:date="2026-09-20T09:26:00Z" w16du:dateUtc="2026-09-20T13:26:00Z">
            <w:rPr>
              <w:rFonts w:cs="Arial"/>
              <w:szCs w:val="20"/>
            </w:rPr>
          </w:rPrChange>
        </w:rPr>
        <w:t xml:space="preserve"> within 5% of the GFE-Churchill capacity</w:t>
      </w:r>
      <w:r>
        <w:rPr>
          <w:rFonts w:cs="Arial"/>
          <w:szCs w:val="20"/>
        </w:rPr>
        <w:t xml:space="preserve">. Above </w:t>
      </w:r>
      <w:r>
        <w:rPr>
          <w:rFonts w:cs="Arial"/>
          <w:i/>
          <w:szCs w:val="20"/>
        </w:rPr>
        <w:t>Re</w:t>
      </w:r>
      <w:r>
        <w:rPr>
          <w:rFonts w:cs="Arial"/>
          <w:szCs w:val="20"/>
        </w:rPr>
        <w:t xml:space="preserve"> = 10,000 the curves fan out by roughness, and the smallest sizes drift back into over-prediction from </w:t>
      </w:r>
      <w:r>
        <w:rPr>
          <w:rFonts w:cs="Arial"/>
          <w:i/>
          <w:szCs w:val="20"/>
        </w:rPr>
        <w:t>Re</w:t>
      </w:r>
      <w:r>
        <w:rPr>
          <w:rFonts w:cs="Arial"/>
          <w:szCs w:val="20"/>
        </w:rPr>
        <w:t xml:space="preserve"> near 9 × 10</w:t>
      </w:r>
      <w:del w:id="1208" w:author="Sean de Noronha | DRG" w:date="2026-09-28T16:47:00Z" w16du:dateUtc="2026-09-28T14:47:00Z">
        <w:r>
          <w:rPr>
            <w:rFonts w:cs="Arial"/>
            <w:szCs w:val="20"/>
          </w:rPr>
          <w:delText>⁴</w:delText>
        </w:r>
      </w:del>
      <w:ins w:id="1209" w:author="Sean de Noronha | DRG" w:date="2026-09-28T16:47:00Z" w16du:dateUtc="2026-09-28T14:47:00Z">
        <w:r>
          <w:rPr>
            <w:rFonts w:cs="Arial"/>
            <w:szCs w:val="20"/>
            <w:vertAlign w:val="superscript"/>
          </w:rPr>
          <w:t>4</w:t>
        </w:r>
      </w:ins>
      <w:r>
        <w:rPr>
          <w:rFonts w:cs="Arial"/>
          <w:szCs w:val="20"/>
        </w:rPr>
        <w:t xml:space="preserve">. The objective here is to identify where the friction law underpinning Polyflo is a valid approximation, not to produce hydrogen-specific sizing guidance. Table 9 </w:t>
      </w:r>
      <w:del w:id="1210" w:author="Sean de Noronha | DRG" w:date="2026-09-23T14:55:00Z">
        <w:r>
          <w:rPr>
            <w:rFonts w:cs="Arial"/>
            <w:szCs w:val="20"/>
          </w:rPr>
          <w:delText>summarises</w:delText>
        </w:r>
      </w:del>
      <w:ins w:id="1211" w:author="Sean de Noronha | DRG" w:date="2026-09-23T14:55:00Z">
        <w:r>
          <w:rPr>
            <w:rFonts w:cs="Arial"/>
            <w:szCs w:val="20"/>
          </w:rPr>
          <w:t>summarizes</w:t>
        </w:r>
      </w:ins>
      <w:r>
        <w:rPr>
          <w:rFonts w:cs="Arial"/>
          <w:szCs w:val="20"/>
        </w:rPr>
        <w:t xml:space="preserve">, for each Annex A pressure schedule, the fraction of operating points below </w:t>
      </w:r>
      <w:r>
        <w:rPr>
          <w:rFonts w:cs="Arial"/>
          <w:i/>
          <w:szCs w:val="20"/>
        </w:rPr>
        <w:t>Re</w:t>
      </w:r>
      <w:r>
        <w:rPr>
          <w:rFonts w:cs="Arial"/>
          <w:szCs w:val="20"/>
        </w:rPr>
        <w:t xml:space="preserve"> = 4,000 and the </w:t>
      </w:r>
      <w:commentRangeStart w:id="1212"/>
      <w:commentRangeStart w:id="1213"/>
      <w:del w:id="1214" w:author="Sean de Noronha | DRG" w:date="2026-09-23T16:27:00Z" w16du:dateUtc="2026-09-23T14:27:00Z">
        <w:r>
          <w:rPr>
            <w:rFonts w:cs="Arial"/>
            <w:szCs w:val="20"/>
          </w:rPr>
          <w:delText xml:space="preserve">RMS </w:delText>
        </w:r>
      </w:del>
      <w:ins w:id="1215" w:author="Sean de Noronha | DRG" w:date="2026-09-23T16:27:00Z" w16du:dateUtc="2026-09-23T14:27:00Z">
        <w:r>
          <w:rPr>
            <w:rFonts w:cs="Arial"/>
            <w:szCs w:val="20"/>
          </w:rPr>
          <w:t xml:space="preserve">root mean square (RMS) </w:t>
        </w:r>
      </w:ins>
      <w:r>
        <w:rPr>
          <w:rFonts w:cs="Arial"/>
          <w:szCs w:val="20"/>
        </w:rPr>
        <w:t xml:space="preserve">capacity </w:t>
      </w:r>
      <w:commentRangeEnd w:id="1212"/>
      <w:r>
        <w:rPr>
          <w:rStyle w:val="CommentReference"/>
          <w:rFonts w:cs="Arial"/>
          <w:sz w:val="20"/>
          <w:szCs w:val="20"/>
        </w:rPr>
        <w:commentReference w:id="1212"/>
      </w:r>
      <w:commentRangeEnd w:id="1213"/>
      <w:r>
        <w:rPr>
          <w:rStyle w:val="CommentReference"/>
        </w:rPr>
        <w:commentReference w:id="1213"/>
      </w:r>
      <w:r>
        <w:rPr>
          <w:rFonts w:cs="Arial"/>
          <w:szCs w:val="20"/>
        </w:rPr>
        <w:t>difference between Polyflo and GFE-Churchill. The hydrogen columns are indicative only: they substitute hydrogen’s viscosity and relative density into an equation whose validity for hydrogen is the question under test.</w:t>
      </w:r>
    </w:p>
    <w:p w14:paraId="3878B7D5" w14:textId="77777777" w:rsidR="005319C7" w:rsidRDefault="005D1F2C">
      <w:pPr>
        <w:jc w:val="center"/>
      </w:pPr>
      <w:commentRangeStart w:id="1216"/>
      <w:commentRangeStart w:id="1217"/>
      <w:r>
        <w:rPr>
          <w:noProof/>
        </w:rPr>
        <w:drawing>
          <wp:inline distT="0" distB="0" distL="0" distR="0" wp14:anchorId="0F720B50" wp14:editId="5A3A1019">
            <wp:extent cx="5829300" cy="3780598"/>
            <wp:effectExtent l="0" t="0" r="0" b="0"/>
            <wp:docPr id="9003" name="fig_capacity_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_capacity_ratio"/>
                    <pic:cNvPicPr/>
                  </pic:nvPicPr>
                  <pic:blipFill>
                    <a:blip r:embed="rId31" cstate="print">
                      <a:extLst>
                        <a:ext uri="{28A0092B-C50C-407E-A947-70E740481C1C}">
                          <a14:useLocalDpi xmlns:a14="http://schemas.microsoft.com/office/drawing/2010/main" val="0"/>
                        </a:ext>
                      </a:extLst>
                    </a:blip>
                    <a:srcRect t="99" b="99"/>
                    <a:stretch>
                      <a:fillRect/>
                    </a:stretch>
                  </pic:blipFill>
                  <pic:spPr bwMode="auto">
                    <a:xfrm>
                      <a:off x="0" y="0"/>
                      <a:ext cx="5829300" cy="3780598"/>
                    </a:xfrm>
                    <a:prstGeom prst="rect">
                      <a:avLst/>
                    </a:prstGeom>
                    <a:ln>
                      <a:noFill/>
                    </a:ln>
                    <a:extLst>
                      <a:ext uri="{53640926-AAD7-44D8-BBD7-CCE9431645EC}">
                        <a14:shadowObscured xmlns:a14="http://schemas.microsoft.com/office/drawing/2010/main"/>
                      </a:ext>
                    </a:extLst>
                  </pic:spPr>
                </pic:pic>
              </a:graphicData>
            </a:graphic>
          </wp:inline>
        </w:drawing>
      </w:r>
      <w:commentRangeEnd w:id="1216"/>
      <w:r>
        <w:rPr>
          <w:rStyle w:val="CommentReference"/>
          <w:sz w:val="20"/>
          <w:szCs w:val="22"/>
        </w:rPr>
        <w:commentReference w:id="1216"/>
      </w:r>
      <w:commentRangeEnd w:id="1217"/>
      <w:r>
        <w:rPr>
          <w:rStyle w:val="CommentReference"/>
        </w:rPr>
        <w:commentReference w:id="1217"/>
      </w:r>
    </w:p>
    <w:p w14:paraId="0A314970" w14:textId="77777777" w:rsidR="005319C7" w:rsidRDefault="005D1F2C">
      <w:r>
        <w:rPr>
          <w:rFonts w:cs="Arial"/>
          <w:i/>
          <w:szCs w:val="20"/>
        </w:rPr>
        <w:t xml:space="preserve">Figure 9 – Capacity ratio between the GFE closed with the Polyflo power law and the GFE closed with Churchill friction (ε = 0.0018 in. (0.045 mm)), at fixed pressure drop, against the GFE-Churchill Reynolds number. The ratio is gas-independent: only the Reynolds number and the relative roughness enter it. Values above 1.0 mean the sizing equation over-predicts capacity and is not conservative. The </w:t>
      </w:r>
      <w:del w:id="1218" w:author="Sean de Noronha | DRG" w:date="2026-09-23T14:55:00Z">
        <w:r>
          <w:rPr>
            <w:rFonts w:cs="Arial"/>
            <w:i/>
            <w:szCs w:val="20"/>
          </w:rPr>
          <w:delText>grey</w:delText>
        </w:r>
      </w:del>
      <w:ins w:id="1219" w:author="Sean de Noronha | DRG" w:date="2026-09-23T14:55:00Z">
        <w:r>
          <w:rPr>
            <w:rFonts w:cs="Arial"/>
            <w:i/>
            <w:szCs w:val="20"/>
          </w:rPr>
          <w:t>gray</w:t>
        </w:r>
      </w:ins>
      <w:r>
        <w:rPr>
          <w:rFonts w:cs="Arial"/>
          <w:i/>
          <w:szCs w:val="20"/>
        </w:rPr>
        <w:t xml:space="preserve"> band marks ±5%; the yellow band marks Re = 4,000 to 10,000. Curves top to bottom at the right edge: NPS ½ to NPS 4.</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9"/>
        <w:tblDescription w:val="Table 9 – Fraction of operating points below Re = 4000 and RMS capacity error between Polyflo and GFE-Churchill, natural gas and hydrogen, non-corrugated Schedule 40 steel, Tables A.1-A.7 of CSA B149.1:25 Annex A. Hydrogen is purely indicative. Diffe"/>
      </w:tblPr>
      <w:tblGrid>
        <w:gridCol w:w="824"/>
        <w:gridCol w:w="2523"/>
        <w:gridCol w:w="1474"/>
        <w:gridCol w:w="1376"/>
        <w:gridCol w:w="1580"/>
        <w:gridCol w:w="1578"/>
      </w:tblGrid>
      <w:tr w:rsidR="00907275" w:rsidRPr="00C66505" w14:paraId="0D4647FE" w14:textId="77777777" w:rsidTr="00907275">
        <w:trPr>
          <w:trHeight w:val="58"/>
          <w:tblHeader/>
        </w:trPr>
        <w:tc>
          <w:tcPr>
            <w:tcW w:w="826" w:type="dxa"/>
            <w:shd w:val="clear" w:color="auto" w:fill="F2F2F2" w:themeFill="background1" w:themeFillShade="F2"/>
            <w:vAlign w:val="center"/>
            <w:hideMark/>
          </w:tcPr>
          <w:p w14:paraId="3EB00336" w14:textId="77777777" w:rsidR="00531ED2" w:rsidRPr="00A90FF5" w:rsidRDefault="00531ED2" w:rsidP="00A507BF">
            <w:pPr>
              <w:spacing w:after="0"/>
              <w:rPr>
                <w:rFonts w:cs="Arial"/>
                <w:b/>
                <w:bCs/>
                <w:color w:val="000000"/>
                <w:sz w:val="16"/>
                <w:szCs w:val="18"/>
              </w:rPr>
            </w:pPr>
            <w:commentRangeStart w:id="1220"/>
            <w:commentRangeStart w:id="1221"/>
            <w:r>
              <w:rPr>
                <w:rFonts w:cs="Arial"/>
                <w:b/>
                <w:bCs/>
                <w:color w:val="000000"/>
                <w:sz w:val="16"/>
                <w:szCs w:val="18"/>
              </w:rPr>
              <w:t>Annex A table</w:t>
            </w:r>
          </w:p>
        </w:tc>
        <w:tc>
          <w:tcPr>
            <w:tcW w:w="2545" w:type="dxa"/>
            <w:shd w:val="clear" w:color="auto" w:fill="F2F2F2" w:themeFill="background1" w:themeFillShade="F2"/>
            <w:vAlign w:val="center"/>
            <w:hideMark/>
          </w:tcPr>
          <w:p w14:paraId="01781679" w14:textId="77777777" w:rsidR="00531ED2" w:rsidRPr="00A90FF5" w:rsidRDefault="00531ED2" w:rsidP="00A507BF">
            <w:pPr>
              <w:spacing w:after="0"/>
              <w:rPr>
                <w:rFonts w:cs="Arial"/>
                <w:b/>
                <w:bCs/>
                <w:color w:val="000000"/>
                <w:sz w:val="16"/>
                <w:szCs w:val="18"/>
              </w:rPr>
            </w:pPr>
            <w:r>
              <w:rPr>
                <w:rFonts w:cs="Arial"/>
                <w:b/>
                <w:bCs/>
                <w:color w:val="000000"/>
                <w:sz w:val="16"/>
                <w:szCs w:val="18"/>
              </w:rPr>
              <w:t>Pressure schedule</w:t>
            </w:r>
          </w:p>
        </w:tc>
        <w:tc>
          <w:tcPr>
            <w:tcW w:w="1484" w:type="dxa"/>
            <w:shd w:val="clear" w:color="auto" w:fill="F2F2F2" w:themeFill="background1" w:themeFillShade="F2"/>
            <w:vAlign w:val="center"/>
            <w:hideMark/>
          </w:tcPr>
          <w:p w14:paraId="7702C9FD" w14:textId="77777777" w:rsidR="00531ED2" w:rsidRPr="00A90FF5" w:rsidRDefault="00531ED2" w:rsidP="00A507BF">
            <w:pPr>
              <w:spacing w:after="0"/>
              <w:rPr>
                <w:rFonts w:cs="Arial"/>
                <w:b/>
                <w:bCs/>
                <w:color w:val="000000"/>
                <w:sz w:val="16"/>
                <w:szCs w:val="18"/>
              </w:rPr>
            </w:pPr>
            <w:r>
              <w:rPr>
                <w:rFonts w:cs="Arial"/>
                <w:b/>
                <w:bCs/>
                <w:color w:val="000000"/>
                <w:sz w:val="16"/>
                <w:szCs w:val="18"/>
              </w:rPr>
              <w:t xml:space="preserve">NG: % points below </w:t>
            </w:r>
            <w:r>
              <w:rPr>
                <w:rFonts w:cs="Arial"/>
                <w:b/>
                <w:bCs/>
                <w:i/>
                <w:color w:val="000000"/>
                <w:sz w:val="16"/>
                <w:szCs w:val="18"/>
              </w:rPr>
              <w:t>Re</w:t>
            </w:r>
            <w:r>
              <w:rPr>
                <w:rFonts w:cs="Arial"/>
                <w:b/>
                <w:bCs/>
                <w:color w:val="000000"/>
                <w:sz w:val="16"/>
                <w:szCs w:val="18"/>
              </w:rPr>
              <w:t xml:space="preserve"> = 4000</w:t>
            </w:r>
          </w:p>
        </w:tc>
        <w:tc>
          <w:tcPr>
            <w:tcW w:w="1382" w:type="dxa"/>
            <w:shd w:val="clear" w:color="auto" w:fill="F2F2F2" w:themeFill="background1" w:themeFillShade="F2"/>
            <w:vAlign w:val="center"/>
            <w:hideMark/>
          </w:tcPr>
          <w:p w14:paraId="410BEB4B" w14:textId="65B4E76A" w:rsidR="00531ED2" w:rsidRPr="00A90FF5" w:rsidRDefault="00531ED2" w:rsidP="00A507BF">
            <w:pPr>
              <w:spacing w:after="0"/>
              <w:rPr>
                <w:rFonts w:cs="Arial"/>
                <w:b/>
                <w:bCs/>
                <w:color w:val="000000"/>
                <w:sz w:val="16"/>
                <w:szCs w:val="18"/>
              </w:rPr>
            </w:pPr>
            <w:r>
              <w:rPr>
                <w:rFonts w:cs="Arial"/>
                <w:b/>
                <w:bCs/>
                <w:color w:val="000000"/>
                <w:sz w:val="16"/>
                <w:szCs w:val="18"/>
              </w:rPr>
              <w:t xml:space="preserve">NG: RMS </w:t>
            </w:r>
            <w:del w:id="1222" w:author="Sean de Noronha | DRG" w:date="2026-09-23T16:28:00Z" w16du:dateUtc="2026-09-23T14:28:00Z">
              <w:r>
                <w:rPr>
                  <w:rFonts w:cs="Arial"/>
                  <w:b/>
                  <w:bCs/>
                  <w:color w:val="000000"/>
                  <w:sz w:val="16"/>
                  <w:szCs w:val="18"/>
                </w:rPr>
                <w:delText xml:space="preserve">error </w:delText>
              </w:r>
            </w:del>
            <w:ins w:id="1223" w:author="Sean de Noronha | DRG" w:date="2026-09-23T16:28:00Z" w16du:dateUtc="2026-09-23T14:28:00Z">
              <w:r>
                <w:rPr>
                  <w:rFonts w:cs="Arial"/>
                  <w:b/>
                  <w:bCs/>
                  <w:color w:val="000000"/>
                  <w:sz w:val="16"/>
                  <w:szCs w:val="18"/>
                </w:rPr>
                <w:t xml:space="preserve">deviation </w:t>
              </w:r>
            </w:ins>
            <w:r>
              <w:rPr>
                <w:rFonts w:cs="Arial"/>
                <w:b/>
                <w:bCs/>
                <w:color w:val="000000"/>
                <w:sz w:val="16"/>
                <w:szCs w:val="18"/>
              </w:rPr>
              <w:t>(%)</w:t>
            </w:r>
          </w:p>
        </w:tc>
        <w:tc>
          <w:tcPr>
            <w:tcW w:w="1592" w:type="dxa"/>
            <w:shd w:val="clear" w:color="auto" w:fill="F2F2F2" w:themeFill="background1" w:themeFillShade="F2"/>
            <w:vAlign w:val="center"/>
            <w:hideMark/>
          </w:tcPr>
          <w:p w14:paraId="014E6F59" w14:textId="77777777" w:rsidR="00531ED2" w:rsidRPr="00A90FF5" w:rsidRDefault="00531ED2" w:rsidP="00A507BF">
            <w:pPr>
              <w:spacing w:after="0"/>
              <w:rPr>
                <w:rFonts w:cs="Arial"/>
                <w:b/>
                <w:bCs/>
                <w:color w:val="000000"/>
                <w:sz w:val="16"/>
                <w:szCs w:val="18"/>
              </w:rPr>
            </w:pPr>
            <w:r>
              <w:rPr>
                <w:rFonts w:cs="Arial"/>
                <w:b/>
                <w:bCs/>
                <w:color w:val="000000"/>
                <w:sz w:val="16"/>
                <w:szCs w:val="18"/>
              </w:rPr>
              <w:t xml:space="preserve">H2: % points below </w:t>
            </w:r>
            <w:r>
              <w:rPr>
                <w:rFonts w:cs="Arial"/>
                <w:b/>
                <w:bCs/>
                <w:i/>
                <w:color w:val="000000"/>
                <w:sz w:val="16"/>
                <w:szCs w:val="18"/>
              </w:rPr>
              <w:t>Re</w:t>
            </w:r>
            <w:r>
              <w:rPr>
                <w:rFonts w:cs="Arial"/>
                <w:b/>
                <w:bCs/>
                <w:color w:val="000000"/>
                <w:sz w:val="16"/>
                <w:szCs w:val="18"/>
              </w:rPr>
              <w:t xml:space="preserve"> = 4000</w:t>
            </w:r>
          </w:p>
        </w:tc>
        <w:tc>
          <w:tcPr>
            <w:tcW w:w="1526" w:type="dxa"/>
            <w:shd w:val="clear" w:color="auto" w:fill="F2F2F2" w:themeFill="background1" w:themeFillShade="F2"/>
            <w:vAlign w:val="center"/>
            <w:hideMark/>
          </w:tcPr>
          <w:p w14:paraId="3912474E" w14:textId="1E788997" w:rsidR="00531ED2" w:rsidRPr="00A90FF5" w:rsidRDefault="00531ED2" w:rsidP="00A507BF">
            <w:pPr>
              <w:spacing w:after="0"/>
              <w:rPr>
                <w:rFonts w:cs="Arial"/>
                <w:b/>
                <w:bCs/>
                <w:color w:val="000000"/>
                <w:sz w:val="16"/>
                <w:szCs w:val="18"/>
              </w:rPr>
            </w:pPr>
            <w:r>
              <w:rPr>
                <w:rFonts w:cs="Arial"/>
                <w:b/>
                <w:bCs/>
                <w:color w:val="000000"/>
                <w:sz w:val="16"/>
                <w:szCs w:val="18"/>
              </w:rPr>
              <w:t xml:space="preserve">H2: RMS </w:t>
            </w:r>
            <w:del w:id="1224" w:author="Sean de Noronha | DRG" w:date="2026-09-23T16:28:00Z" w16du:dateUtc="2026-09-23T14:28:00Z">
              <w:r>
                <w:rPr>
                  <w:rFonts w:cs="Arial"/>
                  <w:b/>
                  <w:bCs/>
                  <w:color w:val="000000"/>
                  <w:sz w:val="16"/>
                  <w:szCs w:val="18"/>
                </w:rPr>
                <w:delText xml:space="preserve">error </w:delText>
              </w:r>
            </w:del>
            <w:ins w:id="1225" w:author="Sean de Noronha | DRG" w:date="2026-09-23T16:28:00Z" w16du:dateUtc="2026-09-23T14:28:00Z">
              <w:r>
                <w:rPr>
                  <w:rFonts w:cs="Arial"/>
                  <w:b/>
                  <w:bCs/>
                  <w:color w:val="000000"/>
                  <w:sz w:val="16"/>
                  <w:szCs w:val="18"/>
                </w:rPr>
                <w:t xml:space="preserve">deviation </w:t>
              </w:r>
            </w:ins>
            <w:r>
              <w:rPr>
                <w:rFonts w:cs="Arial"/>
                <w:b/>
                <w:bCs/>
                <w:color w:val="000000"/>
                <w:sz w:val="16"/>
                <w:szCs w:val="18"/>
              </w:rPr>
              <w:t>(%)</w:t>
            </w:r>
          </w:p>
        </w:tc>
      </w:tr>
      <w:tr w:rsidR="00907275" w:rsidRPr="00C66505" w14:paraId="651E0243" w14:textId="77777777" w:rsidTr="00907275">
        <w:trPr>
          <w:trHeight w:val="58"/>
        </w:trPr>
        <w:tc>
          <w:tcPr>
            <w:tcW w:w="826" w:type="dxa"/>
            <w:vAlign w:val="center"/>
            <w:hideMark/>
          </w:tcPr>
          <w:p w14:paraId="5C44933E" w14:textId="77777777" w:rsidR="00531ED2" w:rsidRPr="00A90FF5" w:rsidRDefault="00531ED2" w:rsidP="00A507BF">
            <w:pPr>
              <w:spacing w:after="0"/>
              <w:rPr>
                <w:rFonts w:cs="Arial"/>
                <w:color w:val="000000"/>
                <w:sz w:val="16"/>
                <w:szCs w:val="18"/>
              </w:rPr>
            </w:pPr>
            <w:r>
              <w:rPr>
                <w:rFonts w:cs="Arial"/>
                <w:color w:val="000000"/>
                <w:sz w:val="16"/>
                <w:szCs w:val="18"/>
                <w:lang w:val="nl-NL"/>
              </w:rPr>
              <w:t>A.1</w:t>
            </w:r>
          </w:p>
        </w:tc>
        <w:tc>
          <w:tcPr>
            <w:tcW w:w="2545" w:type="dxa"/>
            <w:vAlign w:val="center"/>
            <w:hideMark/>
          </w:tcPr>
          <w:p w14:paraId="4DD1A5A9" w14:textId="77777777" w:rsidR="00531ED2" w:rsidRPr="00A90FF5" w:rsidRDefault="00531ED2" w:rsidP="00A507BF">
            <w:pPr>
              <w:spacing w:after="0"/>
              <w:rPr>
                <w:rFonts w:cs="Arial"/>
                <w:color w:val="000000"/>
                <w:sz w:val="16"/>
                <w:szCs w:val="18"/>
              </w:rPr>
            </w:pPr>
            <w:r>
              <w:rPr>
                <w:rFonts w:cs="Arial"/>
                <w:color w:val="000000"/>
                <w:sz w:val="16"/>
                <w:szCs w:val="18"/>
                <w:lang w:val="nl-NL"/>
              </w:rPr>
              <w:t xml:space="preserve">&lt;1.75 kPa </w:t>
            </w:r>
            <w:proofErr w:type="spellStart"/>
            <w:r>
              <w:rPr>
                <w:rFonts w:cs="Arial"/>
                <w:color w:val="000000"/>
                <w:sz w:val="16"/>
                <w:szCs w:val="18"/>
                <w:lang w:val="nl-NL"/>
              </w:rPr>
              <w:t>inlet</w:t>
            </w:r>
            <w:proofErr w:type="spellEnd"/>
            <w:r>
              <w:rPr>
                <w:rFonts w:cs="Arial"/>
                <w:color w:val="000000"/>
                <w:sz w:val="16"/>
                <w:szCs w:val="18"/>
                <w:lang w:val="nl-NL"/>
              </w:rPr>
              <w:t>, 125 Pa drop</w:t>
            </w:r>
          </w:p>
        </w:tc>
        <w:tc>
          <w:tcPr>
            <w:tcW w:w="1484" w:type="dxa"/>
            <w:vAlign w:val="center"/>
            <w:hideMark/>
          </w:tcPr>
          <w:p w14:paraId="7ECD330F"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40.6</w:t>
            </w:r>
          </w:p>
        </w:tc>
        <w:tc>
          <w:tcPr>
            <w:tcW w:w="1382" w:type="dxa"/>
            <w:vAlign w:val="center"/>
            <w:hideMark/>
          </w:tcPr>
          <w:p w14:paraId="212CD185"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15.6</w:t>
            </w:r>
          </w:p>
        </w:tc>
        <w:tc>
          <w:tcPr>
            <w:tcW w:w="1592" w:type="dxa"/>
            <w:vAlign w:val="center"/>
            <w:hideMark/>
          </w:tcPr>
          <w:p w14:paraId="4F6E9396"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64.8</w:t>
            </w:r>
          </w:p>
        </w:tc>
        <w:tc>
          <w:tcPr>
            <w:tcW w:w="1526" w:type="dxa"/>
            <w:vAlign w:val="center"/>
            <w:hideMark/>
          </w:tcPr>
          <w:p w14:paraId="6020CB24"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28.5</w:t>
            </w:r>
          </w:p>
        </w:tc>
      </w:tr>
      <w:tr w:rsidR="00907275" w:rsidRPr="00C66505" w14:paraId="00CEB43A" w14:textId="77777777" w:rsidTr="00907275">
        <w:trPr>
          <w:trHeight w:val="58"/>
        </w:trPr>
        <w:tc>
          <w:tcPr>
            <w:tcW w:w="826" w:type="dxa"/>
            <w:vAlign w:val="center"/>
            <w:hideMark/>
          </w:tcPr>
          <w:p w14:paraId="4B49AA8B" w14:textId="77777777" w:rsidR="00531ED2" w:rsidRPr="00A90FF5" w:rsidRDefault="00531ED2" w:rsidP="00A507BF">
            <w:pPr>
              <w:spacing w:after="0"/>
              <w:rPr>
                <w:rFonts w:cs="Arial"/>
                <w:color w:val="000000"/>
                <w:sz w:val="16"/>
                <w:szCs w:val="18"/>
              </w:rPr>
            </w:pPr>
            <w:r>
              <w:rPr>
                <w:rFonts w:cs="Arial"/>
                <w:color w:val="000000"/>
                <w:sz w:val="16"/>
                <w:szCs w:val="18"/>
                <w:lang w:val="nl-NL"/>
              </w:rPr>
              <w:t>A.2</w:t>
            </w:r>
          </w:p>
        </w:tc>
        <w:tc>
          <w:tcPr>
            <w:tcW w:w="2545" w:type="dxa"/>
            <w:vAlign w:val="center"/>
            <w:hideMark/>
          </w:tcPr>
          <w:p w14:paraId="6420670B" w14:textId="77777777" w:rsidR="00531ED2" w:rsidRPr="00A90FF5" w:rsidRDefault="00531ED2" w:rsidP="00A507BF">
            <w:pPr>
              <w:spacing w:after="0"/>
              <w:rPr>
                <w:rFonts w:cs="Arial"/>
                <w:color w:val="000000"/>
                <w:sz w:val="16"/>
                <w:szCs w:val="18"/>
              </w:rPr>
            </w:pPr>
            <w:r>
              <w:rPr>
                <w:rFonts w:cs="Arial"/>
                <w:color w:val="000000"/>
                <w:sz w:val="16"/>
                <w:szCs w:val="18"/>
                <w:lang w:val="nl-NL"/>
              </w:rPr>
              <w:t xml:space="preserve">1.75-3.50 kPa </w:t>
            </w:r>
            <w:proofErr w:type="spellStart"/>
            <w:r>
              <w:rPr>
                <w:rFonts w:cs="Arial"/>
                <w:color w:val="000000"/>
                <w:sz w:val="16"/>
                <w:szCs w:val="18"/>
                <w:lang w:val="nl-NL"/>
              </w:rPr>
              <w:t>inlet</w:t>
            </w:r>
            <w:proofErr w:type="spellEnd"/>
            <w:r>
              <w:rPr>
                <w:rFonts w:cs="Arial"/>
                <w:color w:val="000000"/>
                <w:sz w:val="16"/>
                <w:szCs w:val="18"/>
                <w:lang w:val="nl-NL"/>
              </w:rPr>
              <w:t>, 250 Pa drop</w:t>
            </w:r>
          </w:p>
        </w:tc>
        <w:tc>
          <w:tcPr>
            <w:tcW w:w="1484" w:type="dxa"/>
            <w:vAlign w:val="center"/>
            <w:hideMark/>
          </w:tcPr>
          <w:p w14:paraId="4A1DF4F3"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29.9</w:t>
            </w:r>
          </w:p>
        </w:tc>
        <w:tc>
          <w:tcPr>
            <w:tcW w:w="1382" w:type="dxa"/>
            <w:vAlign w:val="center"/>
            <w:hideMark/>
          </w:tcPr>
          <w:p w14:paraId="7A4AF3F4"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11.1</w:t>
            </w:r>
          </w:p>
        </w:tc>
        <w:tc>
          <w:tcPr>
            <w:tcW w:w="1592" w:type="dxa"/>
            <w:vAlign w:val="center"/>
            <w:hideMark/>
          </w:tcPr>
          <w:p w14:paraId="287DC423"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53.3</w:t>
            </w:r>
          </w:p>
        </w:tc>
        <w:tc>
          <w:tcPr>
            <w:tcW w:w="1526" w:type="dxa"/>
            <w:vAlign w:val="center"/>
            <w:hideMark/>
          </w:tcPr>
          <w:p w14:paraId="7BDA4D26"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21.7</w:t>
            </w:r>
          </w:p>
        </w:tc>
      </w:tr>
      <w:tr w:rsidR="00907275" w:rsidRPr="00C66505" w14:paraId="4DA9569E" w14:textId="77777777" w:rsidTr="00907275">
        <w:trPr>
          <w:trHeight w:val="58"/>
        </w:trPr>
        <w:tc>
          <w:tcPr>
            <w:tcW w:w="826" w:type="dxa"/>
            <w:vAlign w:val="center"/>
            <w:hideMark/>
          </w:tcPr>
          <w:p w14:paraId="14E4CDA5" w14:textId="77777777" w:rsidR="00531ED2" w:rsidRPr="00A90FF5" w:rsidRDefault="00531ED2" w:rsidP="00A507BF">
            <w:pPr>
              <w:spacing w:after="0"/>
              <w:rPr>
                <w:rFonts w:cs="Arial"/>
                <w:color w:val="000000"/>
                <w:sz w:val="16"/>
                <w:szCs w:val="18"/>
              </w:rPr>
            </w:pPr>
            <w:r>
              <w:rPr>
                <w:rFonts w:cs="Arial"/>
                <w:color w:val="000000"/>
                <w:sz w:val="16"/>
                <w:szCs w:val="18"/>
                <w:lang w:val="nl-NL"/>
              </w:rPr>
              <w:t>A.3</w:t>
            </w:r>
          </w:p>
        </w:tc>
        <w:tc>
          <w:tcPr>
            <w:tcW w:w="2545" w:type="dxa"/>
            <w:vAlign w:val="center"/>
            <w:hideMark/>
          </w:tcPr>
          <w:p w14:paraId="28B1EBBD" w14:textId="77777777" w:rsidR="00531ED2" w:rsidRPr="00A90FF5" w:rsidRDefault="00531ED2" w:rsidP="00A507BF">
            <w:pPr>
              <w:spacing w:after="0"/>
              <w:rPr>
                <w:rFonts w:cs="Arial"/>
                <w:color w:val="000000"/>
                <w:sz w:val="16"/>
                <w:szCs w:val="18"/>
              </w:rPr>
            </w:pPr>
            <w:r>
              <w:rPr>
                <w:rFonts w:cs="Arial"/>
                <w:color w:val="000000"/>
                <w:sz w:val="16"/>
                <w:szCs w:val="18"/>
                <w:lang w:val="nl-NL"/>
              </w:rPr>
              <w:t xml:space="preserve">14 kPa </w:t>
            </w:r>
            <w:proofErr w:type="spellStart"/>
            <w:r>
              <w:rPr>
                <w:rFonts w:cs="Arial"/>
                <w:color w:val="000000"/>
                <w:sz w:val="16"/>
                <w:szCs w:val="18"/>
                <w:lang w:val="nl-NL"/>
              </w:rPr>
              <w:t>inlet</w:t>
            </w:r>
            <w:proofErr w:type="spellEnd"/>
            <w:r>
              <w:rPr>
                <w:rFonts w:cs="Arial"/>
                <w:color w:val="000000"/>
                <w:sz w:val="16"/>
                <w:szCs w:val="18"/>
                <w:lang w:val="nl-NL"/>
              </w:rPr>
              <w:t>, 7 kPa drop</w:t>
            </w:r>
          </w:p>
        </w:tc>
        <w:tc>
          <w:tcPr>
            <w:tcW w:w="1484" w:type="dxa"/>
            <w:vAlign w:val="center"/>
            <w:hideMark/>
          </w:tcPr>
          <w:p w14:paraId="4CAD8ADD"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1.1</w:t>
            </w:r>
          </w:p>
        </w:tc>
        <w:tc>
          <w:tcPr>
            <w:tcW w:w="1382" w:type="dxa"/>
            <w:vAlign w:val="center"/>
            <w:hideMark/>
          </w:tcPr>
          <w:p w14:paraId="38B51046"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5.7</w:t>
            </w:r>
          </w:p>
        </w:tc>
        <w:tc>
          <w:tcPr>
            <w:tcW w:w="1592" w:type="dxa"/>
            <w:vAlign w:val="center"/>
            <w:hideMark/>
          </w:tcPr>
          <w:p w14:paraId="153E1045"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8.4</w:t>
            </w:r>
          </w:p>
        </w:tc>
        <w:tc>
          <w:tcPr>
            <w:tcW w:w="1526" w:type="dxa"/>
            <w:vAlign w:val="center"/>
            <w:hideMark/>
          </w:tcPr>
          <w:p w14:paraId="0902DB72"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6.7</w:t>
            </w:r>
          </w:p>
        </w:tc>
      </w:tr>
      <w:tr w:rsidR="00907275" w:rsidRPr="00C66505" w14:paraId="74E9436A" w14:textId="77777777" w:rsidTr="00907275">
        <w:trPr>
          <w:trHeight w:val="58"/>
        </w:trPr>
        <w:tc>
          <w:tcPr>
            <w:tcW w:w="826" w:type="dxa"/>
            <w:vAlign w:val="center"/>
            <w:hideMark/>
          </w:tcPr>
          <w:p w14:paraId="746CB9B2" w14:textId="77777777" w:rsidR="00531ED2" w:rsidRPr="00A90FF5" w:rsidRDefault="00531ED2" w:rsidP="00A507BF">
            <w:pPr>
              <w:spacing w:after="0"/>
              <w:rPr>
                <w:rFonts w:cs="Arial"/>
                <w:color w:val="000000"/>
                <w:sz w:val="16"/>
                <w:szCs w:val="18"/>
              </w:rPr>
            </w:pPr>
            <w:r>
              <w:rPr>
                <w:rFonts w:cs="Arial"/>
                <w:color w:val="000000"/>
                <w:sz w:val="16"/>
                <w:szCs w:val="18"/>
                <w:lang w:val="nl-NL"/>
              </w:rPr>
              <w:t>A.4</w:t>
            </w:r>
          </w:p>
        </w:tc>
        <w:tc>
          <w:tcPr>
            <w:tcW w:w="2545" w:type="dxa"/>
            <w:vAlign w:val="center"/>
            <w:hideMark/>
          </w:tcPr>
          <w:p w14:paraId="0A1CDAC0" w14:textId="77777777" w:rsidR="00531ED2" w:rsidRPr="00A90FF5" w:rsidRDefault="00531ED2" w:rsidP="00A507BF">
            <w:pPr>
              <w:spacing w:after="0"/>
              <w:rPr>
                <w:rFonts w:cs="Arial"/>
                <w:color w:val="000000"/>
                <w:sz w:val="16"/>
                <w:szCs w:val="18"/>
              </w:rPr>
            </w:pPr>
            <w:r>
              <w:rPr>
                <w:rFonts w:cs="Arial"/>
                <w:color w:val="000000"/>
                <w:sz w:val="16"/>
                <w:szCs w:val="18"/>
                <w:lang w:val="nl-NL"/>
              </w:rPr>
              <w:t xml:space="preserve">14 kPa </w:t>
            </w:r>
            <w:proofErr w:type="spellStart"/>
            <w:r>
              <w:rPr>
                <w:rFonts w:cs="Arial"/>
                <w:color w:val="000000"/>
                <w:sz w:val="16"/>
                <w:szCs w:val="18"/>
                <w:lang w:val="nl-NL"/>
              </w:rPr>
              <w:t>inlet</w:t>
            </w:r>
            <w:proofErr w:type="spellEnd"/>
            <w:r>
              <w:rPr>
                <w:rFonts w:cs="Arial"/>
                <w:color w:val="000000"/>
                <w:sz w:val="16"/>
                <w:szCs w:val="18"/>
                <w:lang w:val="nl-NL"/>
              </w:rPr>
              <w:t>, 10 kPa drop</w:t>
            </w:r>
          </w:p>
        </w:tc>
        <w:tc>
          <w:tcPr>
            <w:tcW w:w="1484" w:type="dxa"/>
            <w:vAlign w:val="center"/>
            <w:hideMark/>
          </w:tcPr>
          <w:p w14:paraId="1000BF9C"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0.4</w:t>
            </w:r>
          </w:p>
        </w:tc>
        <w:tc>
          <w:tcPr>
            <w:tcW w:w="1382" w:type="dxa"/>
            <w:vAlign w:val="center"/>
            <w:hideMark/>
          </w:tcPr>
          <w:p w14:paraId="07C37E92"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5.4</w:t>
            </w:r>
          </w:p>
        </w:tc>
        <w:tc>
          <w:tcPr>
            <w:tcW w:w="1592" w:type="dxa"/>
            <w:vAlign w:val="center"/>
            <w:hideMark/>
          </w:tcPr>
          <w:p w14:paraId="71DB51AC"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6.1</w:t>
            </w:r>
          </w:p>
        </w:tc>
        <w:tc>
          <w:tcPr>
            <w:tcW w:w="1526" w:type="dxa"/>
            <w:vAlign w:val="center"/>
            <w:hideMark/>
          </w:tcPr>
          <w:p w14:paraId="05D91AE4"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6.7</w:t>
            </w:r>
          </w:p>
        </w:tc>
      </w:tr>
      <w:tr w:rsidR="00907275" w:rsidRPr="00C66505" w14:paraId="38202CD8" w14:textId="77777777" w:rsidTr="00907275">
        <w:trPr>
          <w:trHeight w:val="58"/>
        </w:trPr>
        <w:tc>
          <w:tcPr>
            <w:tcW w:w="826" w:type="dxa"/>
            <w:vAlign w:val="center"/>
            <w:hideMark/>
          </w:tcPr>
          <w:p w14:paraId="33CC2841" w14:textId="77777777" w:rsidR="00531ED2" w:rsidRPr="00A90FF5" w:rsidRDefault="00531ED2" w:rsidP="00A507BF">
            <w:pPr>
              <w:spacing w:after="0"/>
              <w:rPr>
                <w:rFonts w:cs="Arial"/>
                <w:color w:val="000000"/>
                <w:sz w:val="16"/>
                <w:szCs w:val="18"/>
              </w:rPr>
            </w:pPr>
            <w:r>
              <w:rPr>
                <w:rFonts w:cs="Arial"/>
                <w:color w:val="000000"/>
                <w:sz w:val="16"/>
                <w:szCs w:val="18"/>
                <w:lang w:val="nl-NL"/>
              </w:rPr>
              <w:lastRenderedPageBreak/>
              <w:t>A.5</w:t>
            </w:r>
          </w:p>
        </w:tc>
        <w:tc>
          <w:tcPr>
            <w:tcW w:w="2545" w:type="dxa"/>
            <w:vAlign w:val="center"/>
            <w:hideMark/>
          </w:tcPr>
          <w:p w14:paraId="3A310B13" w14:textId="77777777" w:rsidR="00531ED2" w:rsidRPr="00A90FF5" w:rsidRDefault="00531ED2" w:rsidP="00A507BF">
            <w:pPr>
              <w:spacing w:after="0"/>
              <w:rPr>
                <w:rFonts w:cs="Arial"/>
                <w:color w:val="000000"/>
                <w:sz w:val="16"/>
                <w:szCs w:val="18"/>
              </w:rPr>
            </w:pPr>
            <w:r>
              <w:rPr>
                <w:rFonts w:cs="Arial"/>
                <w:color w:val="000000"/>
                <w:sz w:val="16"/>
                <w:szCs w:val="18"/>
                <w:lang w:val="nl-NL"/>
              </w:rPr>
              <w:t xml:space="preserve">34 kPa </w:t>
            </w:r>
            <w:proofErr w:type="spellStart"/>
            <w:r>
              <w:rPr>
                <w:rFonts w:cs="Arial"/>
                <w:color w:val="000000"/>
                <w:sz w:val="16"/>
                <w:szCs w:val="18"/>
                <w:lang w:val="nl-NL"/>
              </w:rPr>
              <w:t>inlet</w:t>
            </w:r>
            <w:proofErr w:type="spellEnd"/>
            <w:r>
              <w:rPr>
                <w:rFonts w:cs="Arial"/>
                <w:color w:val="000000"/>
                <w:sz w:val="16"/>
                <w:szCs w:val="18"/>
                <w:lang w:val="nl-NL"/>
              </w:rPr>
              <w:t>, 17 kPa drop</w:t>
            </w:r>
          </w:p>
        </w:tc>
        <w:tc>
          <w:tcPr>
            <w:tcW w:w="1484" w:type="dxa"/>
            <w:vAlign w:val="center"/>
            <w:hideMark/>
          </w:tcPr>
          <w:p w14:paraId="068299FE"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0</w:t>
            </w:r>
          </w:p>
        </w:tc>
        <w:tc>
          <w:tcPr>
            <w:tcW w:w="1382" w:type="dxa"/>
            <w:vAlign w:val="center"/>
            <w:hideMark/>
          </w:tcPr>
          <w:p w14:paraId="5B5A60B1"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4.5</w:t>
            </w:r>
          </w:p>
        </w:tc>
        <w:tc>
          <w:tcPr>
            <w:tcW w:w="1592" w:type="dxa"/>
            <w:vAlign w:val="center"/>
            <w:hideMark/>
          </w:tcPr>
          <w:p w14:paraId="353C41B7"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1.9</w:t>
            </w:r>
          </w:p>
        </w:tc>
        <w:tc>
          <w:tcPr>
            <w:tcW w:w="1526" w:type="dxa"/>
            <w:vAlign w:val="center"/>
            <w:hideMark/>
          </w:tcPr>
          <w:p w14:paraId="63B1D408"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5.9</w:t>
            </w:r>
          </w:p>
        </w:tc>
      </w:tr>
      <w:tr w:rsidR="00907275" w:rsidRPr="00C66505" w14:paraId="4435AC1C" w14:textId="77777777" w:rsidTr="00907275">
        <w:trPr>
          <w:trHeight w:val="58"/>
        </w:trPr>
        <w:tc>
          <w:tcPr>
            <w:tcW w:w="826" w:type="dxa"/>
            <w:vAlign w:val="center"/>
            <w:hideMark/>
          </w:tcPr>
          <w:p w14:paraId="45653090" w14:textId="77777777" w:rsidR="00531ED2" w:rsidRPr="00A90FF5" w:rsidRDefault="00531ED2" w:rsidP="00A507BF">
            <w:pPr>
              <w:spacing w:after="0"/>
              <w:rPr>
                <w:rFonts w:cs="Arial"/>
                <w:color w:val="000000"/>
                <w:sz w:val="16"/>
                <w:szCs w:val="18"/>
              </w:rPr>
            </w:pPr>
            <w:r>
              <w:rPr>
                <w:rFonts w:cs="Arial"/>
                <w:color w:val="000000"/>
                <w:sz w:val="16"/>
                <w:szCs w:val="18"/>
                <w:lang w:val="nl-NL"/>
              </w:rPr>
              <w:t>A.6</w:t>
            </w:r>
          </w:p>
        </w:tc>
        <w:tc>
          <w:tcPr>
            <w:tcW w:w="2545" w:type="dxa"/>
            <w:vAlign w:val="center"/>
            <w:hideMark/>
          </w:tcPr>
          <w:p w14:paraId="5604D2D6" w14:textId="77777777" w:rsidR="00531ED2" w:rsidRPr="00A90FF5" w:rsidRDefault="00531ED2" w:rsidP="00A507BF">
            <w:pPr>
              <w:spacing w:after="0"/>
              <w:rPr>
                <w:rFonts w:cs="Arial"/>
                <w:color w:val="000000"/>
                <w:sz w:val="16"/>
                <w:szCs w:val="18"/>
              </w:rPr>
            </w:pPr>
            <w:r>
              <w:rPr>
                <w:rFonts w:cs="Arial"/>
                <w:color w:val="000000"/>
                <w:sz w:val="16"/>
                <w:szCs w:val="18"/>
                <w:lang w:val="nl-NL"/>
              </w:rPr>
              <w:t xml:space="preserve">70 kPa </w:t>
            </w:r>
            <w:proofErr w:type="spellStart"/>
            <w:r>
              <w:rPr>
                <w:rFonts w:cs="Arial"/>
                <w:color w:val="000000"/>
                <w:sz w:val="16"/>
                <w:szCs w:val="18"/>
                <w:lang w:val="nl-NL"/>
              </w:rPr>
              <w:t>inlet</w:t>
            </w:r>
            <w:proofErr w:type="spellEnd"/>
            <w:r>
              <w:rPr>
                <w:rFonts w:cs="Arial"/>
                <w:color w:val="000000"/>
                <w:sz w:val="16"/>
                <w:szCs w:val="18"/>
                <w:lang w:val="nl-NL"/>
              </w:rPr>
              <w:t>, 35 kPa drop</w:t>
            </w:r>
          </w:p>
        </w:tc>
        <w:tc>
          <w:tcPr>
            <w:tcW w:w="1484" w:type="dxa"/>
            <w:vAlign w:val="center"/>
            <w:hideMark/>
          </w:tcPr>
          <w:p w14:paraId="1219435F"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0</w:t>
            </w:r>
          </w:p>
        </w:tc>
        <w:tc>
          <w:tcPr>
            <w:tcW w:w="1382" w:type="dxa"/>
            <w:vAlign w:val="center"/>
            <w:hideMark/>
          </w:tcPr>
          <w:p w14:paraId="6E3A4F01"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3.9</w:t>
            </w:r>
          </w:p>
        </w:tc>
        <w:tc>
          <w:tcPr>
            <w:tcW w:w="1592" w:type="dxa"/>
            <w:vAlign w:val="center"/>
            <w:hideMark/>
          </w:tcPr>
          <w:p w14:paraId="4DF5BBBE"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0</w:t>
            </w:r>
          </w:p>
        </w:tc>
        <w:tc>
          <w:tcPr>
            <w:tcW w:w="1526" w:type="dxa"/>
            <w:vAlign w:val="center"/>
            <w:hideMark/>
          </w:tcPr>
          <w:p w14:paraId="673054E4"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5.1</w:t>
            </w:r>
          </w:p>
        </w:tc>
      </w:tr>
      <w:tr w:rsidR="00907275" w:rsidRPr="00C66505" w14:paraId="6343F943" w14:textId="77777777" w:rsidTr="00907275">
        <w:trPr>
          <w:trHeight w:val="58"/>
        </w:trPr>
        <w:tc>
          <w:tcPr>
            <w:tcW w:w="826" w:type="dxa"/>
            <w:vAlign w:val="center"/>
            <w:hideMark/>
          </w:tcPr>
          <w:p w14:paraId="5A187C9F" w14:textId="77777777" w:rsidR="00531ED2" w:rsidRPr="00A90FF5" w:rsidRDefault="00531ED2" w:rsidP="00A507BF">
            <w:pPr>
              <w:spacing w:after="0"/>
              <w:rPr>
                <w:rFonts w:cs="Arial"/>
                <w:color w:val="000000"/>
                <w:sz w:val="16"/>
                <w:szCs w:val="18"/>
              </w:rPr>
            </w:pPr>
            <w:r>
              <w:rPr>
                <w:rFonts w:cs="Arial"/>
                <w:color w:val="000000"/>
                <w:sz w:val="16"/>
                <w:szCs w:val="18"/>
                <w:lang w:val="nl-NL"/>
              </w:rPr>
              <w:t>A.7</w:t>
            </w:r>
          </w:p>
        </w:tc>
        <w:tc>
          <w:tcPr>
            <w:tcW w:w="2545" w:type="dxa"/>
            <w:vAlign w:val="center"/>
            <w:hideMark/>
          </w:tcPr>
          <w:p w14:paraId="7871C06B" w14:textId="77777777" w:rsidR="00531ED2" w:rsidRPr="00A90FF5" w:rsidRDefault="00531ED2" w:rsidP="00A507BF">
            <w:pPr>
              <w:spacing w:after="0"/>
              <w:rPr>
                <w:rFonts w:cs="Arial"/>
                <w:color w:val="000000"/>
                <w:sz w:val="16"/>
                <w:szCs w:val="18"/>
              </w:rPr>
            </w:pPr>
            <w:r>
              <w:rPr>
                <w:rFonts w:cs="Arial"/>
                <w:color w:val="000000"/>
                <w:sz w:val="16"/>
                <w:szCs w:val="18"/>
                <w:lang w:val="nl-NL"/>
              </w:rPr>
              <w:t xml:space="preserve">140 kPa </w:t>
            </w:r>
            <w:proofErr w:type="spellStart"/>
            <w:r>
              <w:rPr>
                <w:rFonts w:cs="Arial"/>
                <w:color w:val="000000"/>
                <w:sz w:val="16"/>
                <w:szCs w:val="18"/>
                <w:lang w:val="nl-NL"/>
              </w:rPr>
              <w:t>inlet</w:t>
            </w:r>
            <w:proofErr w:type="spellEnd"/>
            <w:r>
              <w:rPr>
                <w:rFonts w:cs="Arial"/>
                <w:color w:val="000000"/>
                <w:sz w:val="16"/>
                <w:szCs w:val="18"/>
                <w:lang w:val="nl-NL"/>
              </w:rPr>
              <w:t>, 70 kPa drop</w:t>
            </w:r>
          </w:p>
        </w:tc>
        <w:tc>
          <w:tcPr>
            <w:tcW w:w="1484" w:type="dxa"/>
            <w:vAlign w:val="center"/>
            <w:hideMark/>
          </w:tcPr>
          <w:p w14:paraId="3EEFAED9"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0</w:t>
            </w:r>
          </w:p>
        </w:tc>
        <w:tc>
          <w:tcPr>
            <w:tcW w:w="1382" w:type="dxa"/>
            <w:vAlign w:val="center"/>
            <w:hideMark/>
          </w:tcPr>
          <w:p w14:paraId="0C139CEB"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4.2</w:t>
            </w:r>
          </w:p>
        </w:tc>
        <w:tc>
          <w:tcPr>
            <w:tcW w:w="1592" w:type="dxa"/>
            <w:vAlign w:val="center"/>
            <w:hideMark/>
          </w:tcPr>
          <w:p w14:paraId="67778DEE"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0</w:t>
            </w:r>
          </w:p>
        </w:tc>
        <w:tc>
          <w:tcPr>
            <w:tcW w:w="1526" w:type="dxa"/>
            <w:vAlign w:val="center"/>
            <w:hideMark/>
          </w:tcPr>
          <w:p w14:paraId="708CC3E4" w14:textId="77777777" w:rsidR="00531ED2" w:rsidRPr="00A90FF5" w:rsidRDefault="00531ED2" w:rsidP="00A507BF">
            <w:pPr>
              <w:spacing w:after="0"/>
              <w:jc w:val="right"/>
              <w:rPr>
                <w:rFonts w:cs="Arial"/>
                <w:color w:val="000000"/>
                <w:sz w:val="16"/>
                <w:szCs w:val="18"/>
              </w:rPr>
            </w:pPr>
            <w:r>
              <w:rPr>
                <w:rFonts w:cs="Arial"/>
                <w:color w:val="000000"/>
                <w:sz w:val="16"/>
                <w:szCs w:val="18"/>
                <w:lang w:val="nl-NL"/>
              </w:rPr>
              <w:t>4.2</w:t>
            </w:r>
            <w:commentRangeEnd w:id="1220"/>
            <w:r>
              <w:rPr>
                <w:rStyle w:val="CommentReference"/>
                <w:rFonts w:cs="Arial"/>
                <w:color w:val="000000"/>
                <w:szCs w:val="18"/>
              </w:rPr>
              <w:commentReference w:id="1220"/>
            </w:r>
            <w:r>
              <w:rPr>
                <w:rStyle w:val="CommentReference"/>
              </w:rPr>
              <w:commentReference w:id="1221"/>
            </w:r>
          </w:p>
        </w:tc>
      </w:tr>
    </w:tbl>
    <w:commentRangeEnd w:id="1221"/>
    <w:p w14:paraId="41BE6DDC" w14:textId="4E561883" w:rsidR="00A57136" w:rsidRPr="00B47F03" w:rsidRDefault="00A57136" w:rsidP="00A57136">
      <w:pPr>
        <w:rPr>
          <w:rFonts w:cs="Arial"/>
          <w:i/>
          <w:iCs/>
        </w:rPr>
      </w:pPr>
      <w:r>
        <w:rPr>
          <w:rFonts w:cs="Arial"/>
          <w:i/>
          <w:iCs/>
        </w:rPr>
        <w:t xml:space="preserve">Table 9 – Fraction of operating points below Re = 4000 and RMS capacity </w:t>
      </w:r>
      <w:del w:id="1226" w:author="Sean de Noronha | DRG" w:date="2026-09-23T16:30:00Z" w16du:dateUtc="2026-09-23T14:30:00Z">
        <w:r>
          <w:rPr>
            <w:rFonts w:cs="Arial"/>
            <w:i/>
            <w:iCs/>
          </w:rPr>
          <w:delText xml:space="preserve">error </w:delText>
        </w:r>
      </w:del>
      <w:ins w:id="1227" w:author="Sean de Noronha | DRG" w:date="2026-09-23T16:30:00Z" w16du:dateUtc="2026-09-23T14:30:00Z">
        <w:r>
          <w:rPr>
            <w:rFonts w:cs="Arial"/>
            <w:i/>
            <w:iCs/>
          </w:rPr>
          <w:t xml:space="preserve">deviation </w:t>
        </w:r>
      </w:ins>
      <w:r>
        <w:rPr>
          <w:rFonts w:cs="Arial"/>
          <w:i/>
          <w:iCs/>
        </w:rPr>
        <w:t>between Polyflo and GFE-Churchill, natural gas and hydrogen, non-corrugated Schedule 40 steel, Tables A.1-A.7 of CSA B149.1:25 Annex A. Hydrogen is purely indicative. Differences are computed from capacities rounded to whole kW as published, the same basis as Table 16.</w:t>
      </w:r>
    </w:p>
    <w:p w14:paraId="418967B0" w14:textId="26CA627A" w:rsidR="00016913" w:rsidRDefault="006C1EE6" w:rsidP="006C1EE6">
      <w:pPr>
        <w:rPr>
          <w:rFonts w:cs="Arial"/>
        </w:rPr>
      </w:pPr>
      <w:r>
        <w:rPr>
          <w:rFonts w:cs="Arial"/>
          <w:szCs w:val="20"/>
        </w:rPr>
        <w:t xml:space="preserve">At the pressure schedules of Tables A.1 and A.2, a substantial fraction of operating points falls below </w:t>
      </w:r>
      <w:r>
        <w:rPr>
          <w:rFonts w:cs="Arial"/>
          <w:i/>
          <w:szCs w:val="20"/>
        </w:rPr>
        <w:t>Re</w:t>
      </w:r>
      <w:r>
        <w:rPr>
          <w:rFonts w:cs="Arial"/>
          <w:szCs w:val="20"/>
        </w:rPr>
        <w:t xml:space="preserve"> = 4000: 40.6% and 29.9% for natural gas, and 64.8% and 53.3% for hydrogen. The hydrogen fractions are larger because hydrogen operates at lower Reynolds numbers than natural gas at equal energy delivery. RMS </w:t>
      </w:r>
      <w:del w:id="1228" w:author="Olga Arevalo Quintero" w:date="2026-09-20T09:46:00Z" w16du:dateUtc="2026-09-20T13:46:00Z">
        <w:r>
          <w:rPr>
            <w:rFonts w:cs="Arial"/>
            <w:szCs w:val="20"/>
          </w:rPr>
          <w:delText xml:space="preserve">errors </w:delText>
        </w:r>
      </w:del>
      <w:ins w:id="1229" w:author="Olga Arevalo Quintero" w:date="2026-09-20T09:46:00Z" w16du:dateUtc="2026-09-20T13:46:00Z">
        <w:r>
          <w:rPr>
            <w:rFonts w:cs="Arial"/>
            <w:szCs w:val="20"/>
          </w:rPr>
          <w:t xml:space="preserve">deviations </w:t>
        </w:r>
      </w:ins>
      <w:r>
        <w:rPr>
          <w:rFonts w:cs="Arial"/>
          <w:szCs w:val="20"/>
        </w:rPr>
        <w:t xml:space="preserve">follow the same pattern: 15.6% and 11.1% for natural gas at Tables A.1 and A.2, and 28.5% and 21.7% for hydrogen. At the pressure schedules of Tables A.6 and A.7, all operating points are fully turbulent, and RMS </w:t>
      </w:r>
      <w:del w:id="1230" w:author="Olga Arevalo Quintero" w:date="2026-09-20T09:46:00Z" w16du:dateUtc="2026-09-20T13:46:00Z">
        <w:r>
          <w:rPr>
            <w:rFonts w:cs="Arial"/>
            <w:szCs w:val="20"/>
          </w:rPr>
          <w:delText xml:space="preserve">errors </w:delText>
        </w:r>
      </w:del>
      <w:ins w:id="1231" w:author="Olga Arevalo Quintero" w:date="2026-09-20T09:46:00Z" w16du:dateUtc="2026-09-20T13:46:00Z">
        <w:r>
          <w:rPr>
            <w:rFonts w:cs="Arial"/>
            <w:szCs w:val="20"/>
          </w:rPr>
          <w:t>de</w:t>
        </w:r>
      </w:ins>
      <w:ins w:id="1232" w:author="Olga Arevalo Quintero" w:date="2026-09-20T09:47:00Z" w16du:dateUtc="2026-09-20T13:47:00Z">
        <w:r>
          <w:rPr>
            <w:rFonts w:cs="Arial"/>
            <w:szCs w:val="20"/>
          </w:rPr>
          <w:t>viations</w:t>
        </w:r>
      </w:ins>
      <w:ins w:id="1233" w:author="Olga Arevalo Quintero" w:date="2026-09-20T09:46:00Z" w16du:dateUtc="2026-09-20T13:46:00Z">
        <w:r>
          <w:rPr>
            <w:rFonts w:cs="Arial"/>
            <w:szCs w:val="20"/>
          </w:rPr>
          <w:t xml:space="preserve"> </w:t>
        </w:r>
      </w:ins>
      <w:r>
        <w:rPr>
          <w:rFonts w:cs="Arial"/>
          <w:szCs w:val="20"/>
        </w:rPr>
        <w:t xml:space="preserve">drop to around 5%. The schedules of Tables A.6 and A.7 sit at or above the </w:t>
      </w:r>
      <w:proofErr w:type="gramStart"/>
      <w:r>
        <w:rPr>
          <w:rFonts w:cs="Arial"/>
          <w:szCs w:val="20"/>
        </w:rPr>
        <w:t xml:space="preserve">10 </w:t>
      </w:r>
      <w:proofErr w:type="spellStart"/>
      <w:r>
        <w:rPr>
          <w:rFonts w:cs="Arial"/>
          <w:szCs w:val="20"/>
        </w:rPr>
        <w:t>psig</w:t>
      </w:r>
      <w:proofErr w:type="spellEnd"/>
      <w:proofErr w:type="gramEnd"/>
      <w:r>
        <w:rPr>
          <w:rFonts w:cs="Arial"/>
          <w:szCs w:val="20"/>
        </w:rPr>
        <w:t xml:space="preserve"> scope boundary of this study; they are retained in the comparison to bound the fully turbulent </w:t>
      </w:r>
      <w:del w:id="1234" w:author="Sean de Noronha | DRG" w:date="2026-09-23T14:55:00Z">
        <w:r>
          <w:rPr>
            <w:rFonts w:cs="Arial"/>
            <w:szCs w:val="20"/>
          </w:rPr>
          <w:delText>behaviour</w:delText>
        </w:r>
      </w:del>
      <w:ins w:id="1235" w:author="Sean de Noronha | DRG" w:date="2026-09-23T14:55:00Z">
        <w:r>
          <w:rPr>
            <w:rFonts w:cs="Arial"/>
            <w:szCs w:val="20"/>
          </w:rPr>
          <w:t>behavior</w:t>
        </w:r>
      </w:ins>
      <w:r>
        <w:rPr>
          <w:rFonts w:cs="Arial"/>
          <w:szCs w:val="20"/>
        </w:rPr>
        <w:t xml:space="preserve"> of the sizing equation.</w:t>
      </w:r>
    </w:p>
    <w:p w14:paraId="4F5BB1D0" w14:textId="4C37AECE" w:rsidR="006C1EE6" w:rsidRPr="005E1C90" w:rsidRDefault="00C77F52" w:rsidP="006C1EE6">
      <w:pPr>
        <w:rPr>
          <w:rFonts w:cs="Arial"/>
        </w:rPr>
      </w:pPr>
      <w:r>
        <w:rPr>
          <w:rFonts w:cs="Arial"/>
        </w:rPr>
        <w:t xml:space="preserve">Figure 8 shows precisely why this is observed. The Polyflo power law intersects the laminar line </w:t>
      </w:r>
      <w:r>
        <w:rPr>
          <w:rFonts w:cs="Arial"/>
          <w:i/>
        </w:rPr>
        <w:t>f</w:t>
      </w:r>
      <w:r>
        <w:rPr>
          <w:rFonts w:cs="Arial"/>
        </w:rPr>
        <w:t xml:space="preserve"> = 64/</w:t>
      </w:r>
      <w:r>
        <w:rPr>
          <w:rFonts w:cs="Arial"/>
          <w:i/>
        </w:rPr>
        <w:t>Re</w:t>
      </w:r>
      <w:r>
        <w:rPr>
          <w:rFonts w:cs="Arial"/>
        </w:rPr>
        <w:t xml:space="preserve"> at </w:t>
      </w:r>
      <w:r>
        <w:rPr>
          <w:rFonts w:cs="Arial"/>
          <w:i/>
        </w:rPr>
        <w:t>Re</w:t>
      </w:r>
      <w:r>
        <w:rPr>
          <w:rFonts w:cs="Arial"/>
        </w:rPr>
        <w:t xml:space="preserve"> = 1361, so operating points below this value carry the largest </w:t>
      </w:r>
      <w:del w:id="1236" w:author="Olga Arevalo Quintero" w:date="2026-09-20T09:48:00Z" w16du:dateUtc="2026-09-20T13:48:00Z">
        <w:r>
          <w:rPr>
            <w:rFonts w:cs="Arial"/>
          </w:rPr>
          <w:delText>errors</w:delText>
        </w:r>
      </w:del>
      <w:ins w:id="1237" w:author="Olga Arevalo Quintero" w:date="2026-09-20T09:48:00Z" w16du:dateUtc="2026-09-20T13:48:00Z">
        <w:r>
          <w:rPr>
            <w:rFonts w:cs="Arial"/>
          </w:rPr>
          <w:t>deviations</w:t>
        </w:r>
      </w:ins>
      <w:r>
        <w:rPr>
          <w:rFonts w:cs="Arial"/>
        </w:rPr>
        <w:t xml:space="preserve">. Above </w:t>
      </w:r>
      <w:r>
        <w:rPr>
          <w:rFonts w:cs="Arial"/>
          <w:i/>
        </w:rPr>
        <w:t>Re</w:t>
      </w:r>
      <w:r>
        <w:rPr>
          <w:rFonts w:cs="Arial"/>
        </w:rPr>
        <w:t xml:space="preserve"> = 4000, the Polyflo friction curve follows the Moody turbulent curves closely up to Reynolds numbers of order 10</w:t>
      </w:r>
      <w:r>
        <w:rPr>
          <w:rFonts w:cs="Arial"/>
          <w:vertAlign w:val="superscript"/>
        </w:rPr>
        <w:t>6</w:t>
      </w:r>
      <w:r>
        <w:rPr>
          <w:rFonts w:cs="Arial"/>
        </w:rPr>
        <w:t xml:space="preserve">, which is why capacity </w:t>
      </w:r>
      <w:del w:id="1238" w:author="Olga Arevalo Quintero" w:date="2026-09-20T09:48:00Z" w16du:dateUtc="2026-09-20T13:48:00Z">
        <w:r>
          <w:rPr>
            <w:rFonts w:cs="Arial"/>
          </w:rPr>
          <w:delText xml:space="preserve">errors </w:delText>
        </w:r>
      </w:del>
      <w:ins w:id="1239" w:author="Olga Arevalo Quintero" w:date="2026-09-20T09:48:00Z" w16du:dateUtc="2026-09-20T13:48:00Z">
        <w:r>
          <w:rPr>
            <w:rFonts w:cs="Arial"/>
          </w:rPr>
          <w:t xml:space="preserve">deviations </w:t>
        </w:r>
      </w:ins>
      <w:r>
        <w:rPr>
          <w:rFonts w:cs="Arial"/>
        </w:rPr>
        <w:t xml:space="preserve">are small wherever flow is fully turbulent. Hence, Polyflo and Moody friction agree closely only in the turbulent regime. Back calculating a single pipe roughness </w:t>
      </w:r>
      <w:r>
        <w:rPr>
          <w:rFonts w:cs="Arial"/>
          <w:lang w:val="el-GR"/>
        </w:rPr>
        <w:t>ε</w:t>
      </w:r>
      <w:r>
        <w:rPr>
          <w:rFonts w:cs="Arial"/>
          <w:lang w:val="en-GB"/>
        </w:rPr>
        <w:t xml:space="preserve"> </w:t>
      </w:r>
      <w:r>
        <w:rPr>
          <w:rFonts w:cs="Arial"/>
        </w:rPr>
        <w:t xml:space="preserve">from the capacities obtained using the Polyflo equations does not result in a single pipe roughness. The shape of the Polyflo friction law on logarithmic axes in Figure 8 explains why: the friction factor decreases monotonically, so each measurement yields a unique value of the roughness </w:t>
      </w:r>
      <w:r>
        <w:rPr>
          <w:rFonts w:cs="Arial"/>
          <w:lang w:val="el-GR"/>
        </w:rPr>
        <w:t>ε</w:t>
      </w:r>
      <w:r>
        <w:rPr>
          <w:rFonts w:cs="Arial"/>
        </w:rPr>
        <w:t xml:space="preserve"> that decreases with increasing Reynolds number even at matched pipe diameter. The friction factor </w:t>
      </w:r>
      <w:r>
        <w:rPr>
          <w:rFonts w:cs="Arial"/>
          <w:i/>
        </w:rPr>
        <w:t>f</w:t>
      </w:r>
      <w:r>
        <w:rPr>
          <w:rFonts w:cs="Arial"/>
        </w:rPr>
        <w:t xml:space="preserve"> never asymptotes to a single value in the fully turbulent region, as it does with Moody friction, so Polyflo cannot </w:t>
      </w:r>
      <w:del w:id="1240" w:author="Sean de Noronha | DRG" w:date="2026-09-23T14:55:00Z">
        <w:r>
          <w:rPr>
            <w:rFonts w:cs="Arial"/>
          </w:rPr>
          <w:delText>characterise</w:delText>
        </w:r>
      </w:del>
      <w:ins w:id="1241" w:author="Sean de Noronha | DRG" w:date="2026-09-23T14:55:00Z">
        <w:r>
          <w:rPr>
            <w:rFonts w:cs="Arial"/>
          </w:rPr>
          <w:t>characterize</w:t>
        </w:r>
      </w:ins>
      <w:r>
        <w:rPr>
          <w:rFonts w:cs="Arial"/>
        </w:rPr>
        <w:t xml:space="preserve"> a single pipe roughness.</w:t>
      </w:r>
    </w:p>
    <w:p w14:paraId="74604219" w14:textId="68069BFD" w:rsidR="00813087" w:rsidRDefault="00813087" w:rsidP="00813087">
      <w:pPr>
        <w:pStyle w:val="Heading4"/>
      </w:pPr>
      <w:r>
        <w:rPr>
          <w:rFonts w:ascii="Arial" w:hAnsi="Arial" w:cs="Arial"/>
          <w:sz w:val="20"/>
          <w:szCs w:val="20"/>
        </w:rPr>
        <w:t>CSST Pipe Sizing Tables Empirically Determined</w:t>
      </w:r>
    </w:p>
    <w:p w14:paraId="5316BD03" w14:textId="201247D1" w:rsidR="00AC6460" w:rsidRDefault="00005F04" w:rsidP="0045482A">
      <w:pPr>
        <w:rPr>
          <w:ins w:id="1242" w:author="Olga Arevalo Quintero" w:date="2026-09-20T10:55:00Z" w16du:dateUtc="2026-09-20T14:55:00Z"/>
          <w:rFonts w:cs="Arial"/>
          <w:szCs w:val="20"/>
        </w:rPr>
      </w:pPr>
      <w:r>
        <w:rPr>
          <w:rFonts w:cs="Arial"/>
          <w:szCs w:val="20"/>
        </w:rPr>
        <w:t xml:space="preserve">The sizing basis of CSST differs fundamentally from that of non-corrugated steel tubing. CSST is sized under CSA/ANSI LC 1:23 using an empirically assigned EHD capacity index rather than a physical pipe dimension. Manufacturers conduct flow tests and fit the results to a power-law curve; the resulting capacities are compared against Tables 1 a) to 1 c) of CSA/ANSI LC 1:23 and the EHD value is assigned as the largest designation whose tabulated capacity the measured curve meets or exceeds. The primary data source for this evaluation is measured engineering flow data </w:t>
      </w:r>
      <w:del w:id="1243" w:author="Sean de Noronha | DRG" w:date="2026-09-25T10:47:00Z" w16du:dateUtc="2026-09-25T08:47:00Z">
        <w:r>
          <w:rPr>
            <w:rFonts w:cs="Arial"/>
            <w:szCs w:val="20"/>
          </w:rPr>
          <w:delText xml:space="preserve">provided </w:delText>
        </w:r>
      </w:del>
      <w:ins w:id="1244" w:author="Sean de Noronha | DRG" w:date="2026-09-25T10:47:00Z">
        <w:r>
          <w:rPr>
            <w:rFonts w:cs="Arial"/>
            <w:szCs w:val="20"/>
          </w:rPr>
          <w:t>from a documented CSST flow-capacity test program conducted in 1996</w:t>
        </w:r>
      </w:ins>
      <w:ins w:id="1245" w:author="Sean de Noronha | DRG" w:date="2026-09-25T10:47:00Z" w16du:dateUtc="2026-09-25T08:47:00Z">
        <w:r>
          <w:rPr>
            <w:rFonts w:cs="Arial"/>
            <w:szCs w:val="20"/>
          </w:rPr>
          <w:t xml:space="preserve"> </w:t>
        </w:r>
      </w:ins>
      <w:r>
        <w:rPr>
          <w:rFonts w:cs="Arial"/>
          <w:szCs w:val="20"/>
        </w:rPr>
        <w:t>by one manufacturer</w:t>
      </w:r>
      <w:ins w:id="1246" w:author="Sean de Noronha | DRG" w:date="2026-09-25T10:48:00Z" w16du:dateUtc="2026-09-25T08:48:00Z">
        <w:r>
          <w:rPr>
            <w:rFonts w:cs="Arial"/>
            <w:szCs w:val="20"/>
          </w:rPr>
          <w:t>,</w:t>
        </w:r>
      </w:ins>
      <w:r>
        <w:rPr>
          <w:rFonts w:cs="Arial"/>
          <w:szCs w:val="20"/>
        </w:rPr>
        <w:t xml:space="preserve"> </w:t>
      </w:r>
      <w:commentRangeStart w:id="1247"/>
      <w:del w:id="1248" w:author="Sean de Noronha | DRG" w:date="2026-09-24T17:01:00Z">
        <w:r>
          <w:rPr>
            <w:rFonts w:cs="Arial"/>
            <w:szCs w:val="20"/>
          </w:rPr>
          <w:delText>(Manufacturer D)</w:delText>
        </w:r>
      </w:del>
      <w:ins w:id="1249" w:author="Sean de Noronha | DRG" w:date="2026-09-24T17:01:00Z">
        <w:r>
          <w:rPr>
            <w:rFonts w:cs="Arial"/>
            <w:szCs w:val="20"/>
          </w:rPr>
          <w:t>Manufacturer C</w:t>
        </w:r>
      </w:ins>
      <w:commentRangeEnd w:id="1247"/>
      <w:del w:id="1250" w:author="Sean de Noronha | DRG" w:date="2026-09-25T10:48:00Z" w16du:dateUtc="2026-09-25T08:48:00Z">
        <w:r>
          <w:rPr>
            <w:rStyle w:val="CommentReference"/>
          </w:rPr>
          <w:commentReference w:id="1247"/>
        </w:r>
        <w:r>
          <w:rPr>
            <w:rFonts w:cs="Arial"/>
            <w:szCs w:val="20"/>
          </w:rPr>
          <w:delText>,</w:delText>
        </w:r>
      </w:del>
      <w:del w:id="1251" w:author="Sean de Noronha | DRG" w:date="2026-09-25T10:47:00Z" w16du:dateUtc="2026-09-25T08:47:00Z">
        <w:r>
          <w:rPr>
            <w:rFonts w:cs="Arial"/>
            <w:szCs w:val="20"/>
          </w:rPr>
          <w:delText xml:space="preserve"> a documented CSST flow-capacity test </w:delText>
        </w:r>
      </w:del>
      <w:del w:id="1252" w:author="Sean de Noronha | DRG" w:date="2026-09-23T14:55:00Z">
        <w:r>
          <w:rPr>
            <w:rFonts w:cs="Arial"/>
            <w:szCs w:val="20"/>
          </w:rPr>
          <w:delText>programme</w:delText>
        </w:r>
      </w:del>
      <w:del w:id="1253" w:author="Sean de Noronha | DRG" w:date="2026-09-25T10:47:00Z" w16du:dateUtc="2026-09-25T08:47:00Z">
        <w:r>
          <w:rPr>
            <w:rFonts w:cs="Arial"/>
            <w:szCs w:val="20"/>
          </w:rPr>
          <w:delText xml:space="preserve"> conducted in 1996</w:delText>
        </w:r>
      </w:del>
      <w:r>
        <w:rPr>
          <w:rFonts w:cs="Arial"/>
          <w:szCs w:val="20"/>
        </w:rPr>
        <w:t xml:space="preserve">. Sizing tables from </w:t>
      </w:r>
      <w:del w:id="1254" w:author="Sean de Noronha | DRG" w:date="2026-09-24T17:02:00Z">
        <w:r>
          <w:rPr>
            <w:rFonts w:cs="Arial"/>
            <w:szCs w:val="20"/>
          </w:rPr>
          <w:delText>Manufacturers A, B and C</w:delText>
        </w:r>
      </w:del>
      <w:ins w:id="1255" w:author="Sean de Noronha | DRG" w:date="2026-09-24T17:02:00Z">
        <w:r>
          <w:rPr>
            <w:rFonts w:cs="Arial"/>
            <w:szCs w:val="20"/>
          </w:rPr>
          <w:t>Manufacturer A, Manufacturer B and Manufacturer C</w:t>
        </w:r>
      </w:ins>
      <w:r>
        <w:rPr>
          <w:rFonts w:cs="Arial"/>
          <w:szCs w:val="20"/>
        </w:rPr>
        <w:t xml:space="preserve"> are </w:t>
      </w:r>
      <w:ins w:id="1256" w:author="Sean de Noronha | DRG" w:date="2026-09-25T10:48:00Z" w16du:dateUtc="2026-09-25T08:48:00Z">
        <w:r>
          <w:rPr>
            <w:rFonts w:cs="Arial"/>
            <w:szCs w:val="20"/>
          </w:rPr>
          <w:t xml:space="preserve">also </w:t>
        </w:r>
      </w:ins>
      <w:r>
        <w:rPr>
          <w:rFonts w:cs="Arial"/>
          <w:szCs w:val="20"/>
        </w:rPr>
        <w:t xml:space="preserve">consulted as a secondary check, giving approximately 5,500 published capacity data points across the four </w:t>
      </w:r>
      <w:ins w:id="1257" w:author="Sean de Noronha | DRG" w:date="2026-09-25T10:46:00Z" w16du:dateUtc="2026-09-25T08:46:00Z">
        <w:r>
          <w:rPr>
            <w:rFonts w:cs="Arial"/>
            <w:szCs w:val="20"/>
          </w:rPr>
          <w:t>datasets</w:t>
        </w:r>
      </w:ins>
      <w:del w:id="1258" w:author="Sean de Noronha | DRG" w:date="2026-09-25T10:46:00Z" w16du:dateUtc="2026-09-25T08:46:00Z">
        <w:r>
          <w:rPr>
            <w:rFonts w:cs="Arial"/>
            <w:szCs w:val="20"/>
          </w:rPr>
          <w:delText>sources</w:delText>
        </w:r>
      </w:del>
      <w:r>
        <w:rPr>
          <w:rFonts w:cs="Arial"/>
          <w:szCs w:val="20"/>
        </w:rPr>
        <w:t xml:space="preserve">. </w:t>
      </w:r>
      <w:del w:id="1259" w:author="Sean de Noronha | DRG" w:date="2026-09-25T10:49:00Z" w16du:dateUtc="2026-09-25T08:49:00Z">
        <w:r>
          <w:rPr>
            <w:rFonts w:cs="Arial"/>
            <w:szCs w:val="20"/>
          </w:rPr>
          <w:delText xml:space="preserve">Of these, only </w:delText>
        </w:r>
      </w:del>
      <w:del w:id="1260" w:author="Sean de Noronha | DRG" w:date="2026-09-24T17:03:00Z">
        <w:r>
          <w:rPr>
            <w:rFonts w:cs="Arial"/>
            <w:szCs w:val="20"/>
          </w:rPr>
          <w:delText>the Manufacturer D set is measured data</w:delText>
        </w:r>
      </w:del>
      <w:ins w:id="1261" w:author="Sean de Noronha | DRG" w:date="2026-09-25T10:49:00Z" w16du:dateUtc="2026-09-25T08:49:00Z">
        <w:r>
          <w:rPr>
            <w:rFonts w:cs="Arial"/>
            <w:szCs w:val="20"/>
          </w:rPr>
          <w:t>Since the sizing tables are not</w:t>
        </w:r>
      </w:ins>
      <w:ins w:id="1262" w:author="Sean de Noronha | DRG" w:date="2026-09-24T17:03:00Z">
        <w:r>
          <w:rPr>
            <w:rFonts w:cs="Arial"/>
            <w:szCs w:val="20"/>
          </w:rPr>
          <w:t xml:space="preserve"> </w:t>
        </w:r>
      </w:ins>
      <w:ins w:id="1263" w:author="Sean de Noronha | DRG" w:date="2026-09-25T10:49:00Z" w16du:dateUtc="2026-09-25T08:49:00Z">
        <w:r>
          <w:rPr>
            <w:rFonts w:cs="Arial"/>
            <w:szCs w:val="20"/>
          </w:rPr>
          <w:t xml:space="preserve">fully </w:t>
        </w:r>
      </w:ins>
      <w:ins w:id="1264" w:author="Sean de Noronha | DRG" w:date="2026-09-24T17:03:00Z">
        <w:r>
          <w:rPr>
            <w:rFonts w:cs="Arial"/>
            <w:szCs w:val="20"/>
          </w:rPr>
          <w:t>measured</w:t>
        </w:r>
      </w:ins>
      <w:ins w:id="1265" w:author="Sean de Noronha | DRG" w:date="2026-09-25T10:49:00Z" w16du:dateUtc="2026-09-25T08:49:00Z">
        <w:r>
          <w:rPr>
            <w:rFonts w:cs="Arial"/>
            <w:szCs w:val="20"/>
          </w:rPr>
          <w:t xml:space="preserve"> flow data,</w:t>
        </w:r>
      </w:ins>
      <w:del w:id="1266" w:author="Sean de Noronha | DRG" w:date="2026-09-25T10:49:00Z" w16du:dateUtc="2026-09-25T08:49:00Z">
        <w:r>
          <w:rPr>
            <w:rFonts w:cs="Arial"/>
            <w:szCs w:val="20"/>
          </w:rPr>
          <w:delText>; the remaining three are manufacturer sizing tables rather than</w:delText>
        </w:r>
      </w:del>
      <w:del w:id="1267" w:author="Sean de Noronha | DRG" w:date="2026-09-25T10:50:00Z" w16du:dateUtc="2026-09-25T08:50:00Z">
        <w:r>
          <w:rPr>
            <w:rFonts w:cs="Arial"/>
            <w:szCs w:val="20"/>
          </w:rPr>
          <w:delText xml:space="preserve"> test results and</w:delText>
        </w:r>
      </w:del>
      <w:ins w:id="1268" w:author="Sean de Noronha | DRG" w:date="2026-09-25T10:50:00Z" w16du:dateUtc="2026-09-25T08:50:00Z">
        <w:r>
          <w:rPr>
            <w:rFonts w:cs="Arial"/>
            <w:szCs w:val="20"/>
          </w:rPr>
          <w:t xml:space="preserve"> they</w:t>
        </w:r>
      </w:ins>
      <w:r>
        <w:rPr>
          <w:rFonts w:cs="Arial"/>
          <w:szCs w:val="20"/>
        </w:rPr>
        <w:t xml:space="preserve"> are used for qualitative corroboration only. </w:t>
      </w:r>
      <w:commentRangeStart w:id="1269"/>
      <w:commentRangeStart w:id="1270"/>
      <w:r>
        <w:rPr>
          <w:rFonts w:cs="Arial"/>
          <w:szCs w:val="20"/>
        </w:rPr>
        <w:t xml:space="preserve">Forward-solving Polyflo at the published EHD dimensions and all known test conditions overpredicts </w:t>
      </w:r>
      <w:del w:id="1271" w:author="Sean de Noronha | DRG" w:date="2026-09-24T17:04:00Z">
        <w:r>
          <w:rPr>
            <w:rFonts w:cs="Arial"/>
            <w:szCs w:val="20"/>
          </w:rPr>
          <w:delText>Manufacturer D measured capacity</w:delText>
        </w:r>
      </w:del>
      <w:ins w:id="1272" w:author="Sean de Noronha | DRG" w:date="2026-09-24T17:04:00Z">
        <w:r>
          <w:rPr>
            <w:rFonts w:cs="Arial"/>
            <w:szCs w:val="20"/>
          </w:rPr>
          <w:t>Manufacturer C</w:t>
        </w:r>
      </w:ins>
      <w:ins w:id="1273" w:author="Sean de Noronha | DRG" w:date="2026-09-25T10:50:00Z" w16du:dateUtc="2026-09-25T08:50:00Z">
        <w:r>
          <w:rPr>
            <w:rFonts w:cs="Arial"/>
            <w:szCs w:val="20"/>
          </w:rPr>
          <w:t xml:space="preserve">’s measurement data </w:t>
        </w:r>
      </w:ins>
      <w:ins w:id="1274" w:author="Sean de Noronha | DRG" w:date="2026-09-24T17:04:00Z">
        <w:r>
          <w:rPr>
            <w:rFonts w:cs="Arial"/>
            <w:szCs w:val="20"/>
          </w:rPr>
          <w:t>capacity</w:t>
        </w:r>
      </w:ins>
      <w:r>
        <w:rPr>
          <w:rFonts w:cs="Arial"/>
          <w:szCs w:val="20"/>
        </w:rPr>
        <w:t xml:space="preserve"> on average by over 50% (overprediction range spanned 7% to 148%) across all pipe sizes and test conditions, with the largest </w:t>
      </w:r>
      <w:del w:id="1275" w:author="Olga Arevalo Quintero" w:date="2026-09-20T10:44:00Z" w16du:dateUtc="2026-09-20T14:44:00Z">
        <w:r>
          <w:rPr>
            <w:rFonts w:cs="Arial"/>
            <w:szCs w:val="20"/>
          </w:rPr>
          <w:delText xml:space="preserve">errors </w:delText>
        </w:r>
      </w:del>
      <w:ins w:id="1276" w:author="Olga Arevalo Quintero" w:date="2026-09-20T10:44:00Z" w16du:dateUtc="2026-09-20T14:44:00Z">
        <w:r>
          <w:rPr>
            <w:rFonts w:cs="Arial"/>
            <w:szCs w:val="20"/>
          </w:rPr>
          <w:t xml:space="preserve">deviations </w:t>
        </w:r>
      </w:ins>
      <w:r>
        <w:rPr>
          <w:rFonts w:cs="Arial"/>
          <w:szCs w:val="20"/>
        </w:rPr>
        <w:t xml:space="preserve">at small diameters and low pressure drops. Similarly, using Polyflo to back-calculate the inner diameter that would give the published capacity yields 5% to 30% smaller inner diameters than those published. The certification tables of CSA/ANSI LC 1:23 do not conform to </w:t>
      </w:r>
      <w:proofErr w:type="spellStart"/>
      <w:r>
        <w:rPr>
          <w:rFonts w:cs="Arial"/>
          <w:szCs w:val="20"/>
        </w:rPr>
        <w:t>Polyflo's</w:t>
      </w:r>
      <w:proofErr w:type="spellEnd"/>
      <w:r>
        <w:rPr>
          <w:rFonts w:cs="Arial"/>
          <w:szCs w:val="20"/>
        </w:rPr>
        <w:t xml:space="preserve"> friction law either. Polyflo is therefore not applicable to CSST</w:t>
      </w:r>
      <w:commentRangeEnd w:id="1269"/>
      <w:r>
        <w:rPr>
          <w:rStyle w:val="CommentReference"/>
          <w:rFonts w:cs="Arial"/>
          <w:sz w:val="20"/>
          <w:szCs w:val="20"/>
        </w:rPr>
        <w:commentReference w:id="1269"/>
      </w:r>
      <w:commentRangeEnd w:id="1270"/>
      <w:r>
        <w:rPr>
          <w:rStyle w:val="CommentReference"/>
        </w:rPr>
        <w:commentReference w:id="1270"/>
      </w:r>
      <w:r>
        <w:rPr>
          <w:rFonts w:cs="Arial"/>
          <w:szCs w:val="20"/>
        </w:rPr>
        <w:t xml:space="preserve">. Two details of the certification basis matter for any hydrogen requalification. The fitted curve is a power law in pressure drop against flow (Clause 5.10.3.2 of LC 1:23 requires a correlation factor of at least 0.99), and the tabulated acceptance capacities include “losses for four 90° bends and two end fittings” (notes below Tables 1 a), 1 b) and 1 c) of LC 1:23). A hydrogen-specific EHD requalification must therefore reproduce both the curve-fit form and the baseline fitting allowance, not merely the headline capacity number. </w:t>
      </w:r>
    </w:p>
    <w:p w14:paraId="5D966EC4" w14:textId="05E591CB" w:rsidR="001D646A" w:rsidRPr="00D55B61" w:rsidRDefault="00856FA4" w:rsidP="0045482A">
      <w:pPr>
        <w:rPr>
          <w:rFonts w:cs="Arial"/>
        </w:rPr>
      </w:pPr>
      <w:r>
        <w:rPr>
          <w:rFonts w:cs="Arial"/>
          <w:szCs w:val="20"/>
        </w:rPr>
        <w:t xml:space="preserve">Polyflo and the EHD certification basis accordingly support separate </w:t>
      </w:r>
      <w:del w:id="1277" w:author="Sean de Noronha | DRG" w:date="2026-09-23T14:55:00Z">
        <w:r>
          <w:rPr>
            <w:rFonts w:cs="Arial"/>
            <w:szCs w:val="20"/>
          </w:rPr>
          <w:delText>modelling</w:delText>
        </w:r>
      </w:del>
      <w:ins w:id="1278" w:author="Sean de Noronha | DRG" w:date="2026-09-23T14:55:00Z">
        <w:r>
          <w:rPr>
            <w:rFonts w:cs="Arial"/>
            <w:szCs w:val="20"/>
          </w:rPr>
          <w:t>modeling</w:t>
        </w:r>
      </w:ins>
      <w:r>
        <w:rPr>
          <w:rFonts w:cs="Arial"/>
          <w:szCs w:val="20"/>
        </w:rPr>
        <w:t xml:space="preserve"> pathways: a regime-valid pipe-friction formulation for non-corrugated pipe, and product-specific empirical </w:t>
      </w:r>
      <w:del w:id="1279" w:author="Sean de Noronha | DRG" w:date="2026-09-23T14:55:00Z">
        <w:r>
          <w:rPr>
            <w:rFonts w:cs="Arial"/>
            <w:szCs w:val="20"/>
          </w:rPr>
          <w:delText>characterisation</w:delText>
        </w:r>
      </w:del>
      <w:ins w:id="1280" w:author="Sean de Noronha | DRG" w:date="2026-09-23T14:55:00Z">
        <w:r>
          <w:rPr>
            <w:rFonts w:cs="Arial"/>
            <w:szCs w:val="20"/>
          </w:rPr>
          <w:t>characterization</w:t>
        </w:r>
      </w:ins>
      <w:r>
        <w:rPr>
          <w:rFonts w:cs="Arial"/>
          <w:szCs w:val="20"/>
        </w:rPr>
        <w:t xml:space="preserve"> for CSST.</w:t>
      </w:r>
    </w:p>
    <w:p w14:paraId="6F24485E" w14:textId="77777777" w:rsidR="00976B66" w:rsidRPr="00801F35" w:rsidRDefault="00C64113" w:rsidP="00A055D8">
      <w:pPr>
        <w:pStyle w:val="Heading3"/>
      </w:pPr>
      <w:bookmarkStart w:id="1281" w:name="_Toc241506986"/>
      <w:r>
        <w:lastRenderedPageBreak/>
        <w:t>Development of Hydrogen-Specific Equations</w:t>
      </w:r>
      <w:bookmarkEnd w:id="1281"/>
    </w:p>
    <w:p w14:paraId="30863165" w14:textId="77777777" w:rsidR="005319C7" w:rsidRDefault="005D1F2C">
      <w:pPr>
        <w:pStyle w:val="Heading4"/>
      </w:pPr>
      <w:r>
        <w:rPr>
          <w:rFonts w:ascii="Arial" w:hAnsi="Arial" w:cs="Arial"/>
          <w:sz w:val="20"/>
          <w:szCs w:val="20"/>
        </w:rPr>
        <w:t>Hydrogen Coefficient for Non-Corrugated Steel Pipe</w:t>
      </w:r>
    </w:p>
    <w:p w14:paraId="5DF91EF4" w14:textId="77777777" w:rsidR="00012226" w:rsidRDefault="00012226" w:rsidP="005225FC">
      <w:pPr>
        <w:rPr>
          <w:iCs/>
        </w:rPr>
      </w:pPr>
      <w:r>
        <w:rPr>
          <w:rFonts w:cs="Arial"/>
          <w:szCs w:val="20"/>
        </w:rPr>
        <w:t xml:space="preserve">For non-corrugated steel </w:t>
      </w:r>
      <w:proofErr w:type="gramStart"/>
      <w:r>
        <w:rPr>
          <w:rFonts w:cs="Arial"/>
          <w:szCs w:val="20"/>
        </w:rPr>
        <w:t>pipe</w:t>
      </w:r>
      <w:proofErr w:type="gramEnd"/>
      <w:r>
        <w:rPr>
          <w:rFonts w:cs="Arial"/>
          <w:szCs w:val="20"/>
        </w:rPr>
        <w:t xml:space="preserve"> a published sizing equation already exists, carried by CSA B149.1, the IFGC and NFPA 54 alike. </w:t>
      </w:r>
      <w:r>
        <w:rPr>
          <w:rFonts w:cs="Arial"/>
          <w:i/>
          <w:szCs w:val="20"/>
        </w:rPr>
        <w:t>C</w:t>
      </w:r>
      <w:r>
        <w:rPr>
          <w:rFonts w:cs="Arial"/>
          <w:i/>
          <w:szCs w:val="20"/>
          <w:vertAlign w:val="subscript"/>
        </w:rPr>
        <w:t>r</w:t>
      </w:r>
      <w:r>
        <w:rPr>
          <w:rFonts w:cs="Arial"/>
          <w:szCs w:val="20"/>
        </w:rPr>
        <w:t xml:space="preserve"> is the only gas-dependent term in Equations (4) and (5), and it is defined in terms of relative density, viscosity and temperature, so a value can be evaluated for any gas. For hydrogen it comes out at 0.0935 against 0.6094 for natural gas, and substituting it into those equations generates theoretical hydrogen sizing tables. Whether the result is valid is a separate question, taken up in §3.5.3.</w:t>
      </w:r>
    </w:p>
    <w:p w14:paraId="2721C5A3" w14:textId="77777777" w:rsidR="005319C7" w:rsidRDefault="005D1F2C">
      <w:pPr>
        <w:pStyle w:val="Heading4"/>
      </w:pPr>
      <w:r>
        <w:rPr>
          <w:rFonts w:ascii="Arial" w:hAnsi="Arial" w:cs="Arial"/>
          <w:sz w:val="20"/>
          <w:szCs w:val="20"/>
        </w:rPr>
        <w:t>Data Requirements for a CSST Closure</w:t>
      </w:r>
    </w:p>
    <w:p w14:paraId="55A7BECD" w14:textId="77777777" w:rsidR="005319C7" w:rsidRDefault="005D1F2C">
      <w:r>
        <w:rPr>
          <w:rFonts w:cs="Arial"/>
          <w:szCs w:val="20"/>
        </w:rPr>
        <w:t xml:space="preserve">For CSST no equation exists to adapt: §3.5.1 establishes that Polyflo does not describe corrugated tubing at any size or condition. A closure for CSST must therefore be built from measured friction </w:t>
      </w:r>
      <w:del w:id="1282" w:author="Sean de Noronha | DRG" w:date="2026-09-23T14:55:00Z">
        <w:r>
          <w:rPr>
            <w:rFonts w:cs="Arial"/>
            <w:szCs w:val="20"/>
          </w:rPr>
          <w:delText>behaviour</w:delText>
        </w:r>
      </w:del>
      <w:ins w:id="1283" w:author="Sean de Noronha | DRG" w:date="2026-09-23T14:55:00Z">
        <w:r>
          <w:rPr>
            <w:rFonts w:cs="Arial"/>
            <w:szCs w:val="20"/>
          </w:rPr>
          <w:t>behavior</w:t>
        </w:r>
      </w:ins>
      <w:r>
        <w:rPr>
          <w:rFonts w:cs="Arial"/>
          <w:szCs w:val="20"/>
        </w:rPr>
        <w:t xml:space="preserve">. The subsections below establish which of the available data sources can support that, what the measured friction </w:t>
      </w:r>
      <w:del w:id="1284" w:author="Sean de Noronha | DRG" w:date="2026-09-23T14:55:00Z">
        <w:r>
          <w:rPr>
            <w:rFonts w:cs="Arial"/>
            <w:szCs w:val="20"/>
          </w:rPr>
          <w:delText>behaviour</w:delText>
        </w:r>
      </w:del>
      <w:ins w:id="1285" w:author="Sean de Noronha | DRG" w:date="2026-09-23T14:55:00Z">
        <w:r>
          <w:rPr>
            <w:rFonts w:cs="Arial"/>
            <w:szCs w:val="20"/>
          </w:rPr>
          <w:t>behavior</w:t>
        </w:r>
      </w:ins>
      <w:r>
        <w:rPr>
          <w:rFonts w:cs="Arial"/>
          <w:szCs w:val="20"/>
        </w:rPr>
        <w:t xml:space="preserve"> is, and what class of closure that </w:t>
      </w:r>
      <w:del w:id="1286" w:author="Sean de Noronha | DRG" w:date="2026-09-23T14:55:00Z">
        <w:r>
          <w:rPr>
            <w:rFonts w:cs="Arial"/>
            <w:szCs w:val="20"/>
          </w:rPr>
          <w:delText>behaviour</w:delText>
        </w:r>
      </w:del>
      <w:ins w:id="1287" w:author="Sean de Noronha | DRG" w:date="2026-09-23T14:55:00Z">
        <w:r>
          <w:rPr>
            <w:rFonts w:cs="Arial"/>
            <w:szCs w:val="20"/>
          </w:rPr>
          <w:t>behavior</w:t>
        </w:r>
      </w:ins>
      <w:r>
        <w:rPr>
          <w:rFonts w:cs="Arial"/>
          <w:szCs w:val="20"/>
        </w:rPr>
        <w:t xml:space="preserve"> supports.</w:t>
      </w:r>
    </w:p>
    <w:p w14:paraId="1F4FAE58" w14:textId="77777777" w:rsidR="005319C7" w:rsidRDefault="005D1F2C">
      <w:pPr>
        <w:pStyle w:val="Heading4"/>
      </w:pPr>
      <w:r>
        <w:rPr>
          <w:rFonts w:ascii="Arial" w:hAnsi="Arial" w:cs="Arial"/>
          <w:sz w:val="20"/>
          <w:szCs w:val="20"/>
        </w:rPr>
        <w:t>Screening the Available CSST Data Sources</w:t>
      </w:r>
    </w:p>
    <w:p w14:paraId="39256A8E" w14:textId="2DF5CC7F" w:rsidR="005038F2" w:rsidRDefault="005038F2" w:rsidP="005225FC">
      <w:pPr>
        <w:rPr>
          <w:iCs/>
        </w:rPr>
      </w:pPr>
      <w:r>
        <w:rPr>
          <w:iCs/>
        </w:rPr>
        <w:t xml:space="preserve">Establishing a replacement closure requires measured friction data. </w:t>
      </w:r>
      <w:commentRangeStart w:id="1288"/>
      <w:del w:id="1289" w:author="Sean de Noronha | DRG" w:date="2026-09-24T17:05:00Z">
        <w:r>
          <w:rPr>
            <w:iCs/>
          </w:rPr>
          <w:delText>The Manufacturer D dataset</w:delText>
        </w:r>
      </w:del>
      <w:ins w:id="1290" w:author="Sean de Noronha | DRG" w:date="2026-09-24T17:05:00Z">
        <w:r>
          <w:rPr>
            <w:iCs/>
          </w:rPr>
          <w:t>The Manufacturer C measurement dataset</w:t>
        </w:r>
      </w:ins>
      <w:commentRangeEnd w:id="1288"/>
      <w:r>
        <w:rPr>
          <w:rStyle w:val="CommentReference"/>
        </w:rPr>
        <w:commentReference w:id="1288"/>
      </w:r>
      <w:r>
        <w:rPr>
          <w:iCs/>
        </w:rPr>
        <w:t xml:space="preserve"> is a documented flow-capacity test </w:t>
      </w:r>
      <w:del w:id="1291" w:author="Sean de Noronha | DRG" w:date="2026-09-23T14:55:00Z">
        <w:r>
          <w:rPr>
            <w:iCs/>
          </w:rPr>
          <w:delText>programme</w:delText>
        </w:r>
      </w:del>
      <w:ins w:id="1292" w:author="Sean de Noronha | DRG" w:date="2026-09-23T14:55:00Z">
        <w:r>
          <w:rPr>
            <w:iCs/>
          </w:rPr>
          <w:t>program</w:t>
        </w:r>
      </w:ins>
      <w:del w:id="1293" w:author="Sean de Noronha | DRG" w:date="2026-09-25T10:22:00Z" w16du:dateUtc="2026-09-25T08:22:00Z">
        <w:r>
          <w:rPr>
            <w:iCs/>
          </w:rPr>
          <w:delText xml:space="preserve"> and is therefore treated as measured data</w:delText>
        </w:r>
      </w:del>
      <w:r>
        <w:rPr>
          <w:iCs/>
        </w:rPr>
        <w:t>. The other three sources are published sizing tables whose method of generation is not stated</w:t>
      </w:r>
      <w:del w:id="1294" w:author="Sean de Noronha | DRG" w:date="2026-09-24T09:29:00Z" w16du:dateUtc="2026-09-24T07:29:00Z">
        <w:r>
          <w:rPr>
            <w:iCs/>
          </w:rPr>
          <w:delText>,</w:delText>
        </w:r>
      </w:del>
      <w:ins w:id="1295" w:author="Sean de Noronha | DRG" w:date="2026-09-24T09:29:00Z" w16du:dateUtc="2026-09-24T07:29:00Z">
        <w:r>
          <w:rPr>
            <w:iCs/>
          </w:rPr>
          <w:t>.</w:t>
        </w:r>
      </w:ins>
      <w:r>
        <w:rPr>
          <w:iCs/>
        </w:rPr>
        <w:t xml:space="preserve"> </w:t>
      </w:r>
      <w:del w:id="1296" w:author="Sean de Noronha | DRG" w:date="2026-09-24T09:29:00Z" w16du:dateUtc="2026-09-24T07:29:00Z">
        <w:r>
          <w:rPr>
            <w:iCs/>
          </w:rPr>
          <w:delText xml:space="preserve">and </w:delText>
        </w:r>
        <w:commentRangeStart w:id="1297"/>
        <w:commentRangeStart w:id="1298"/>
        <w:r>
          <w:rPr>
            <w:iCs/>
          </w:rPr>
          <w:delText>e</w:delText>
        </w:r>
      </w:del>
      <w:del w:id="1299" w:author="Sean de Noronha | DRG" w:date="2026-09-24T09:37:00Z" w16du:dateUtc="2026-09-24T07:37:00Z">
        <w:r>
          <w:rPr>
            <w:iCs/>
          </w:rPr>
          <w:delText>ach</w:delText>
        </w:r>
      </w:del>
      <w:ins w:id="1300" w:author="Sean de Noronha | DRG" w:date="2026-09-24T09:37:00Z" w16du:dateUtc="2026-09-24T07:37:00Z">
        <w:r>
          <w:rPr>
            <w:iCs/>
          </w:rPr>
          <w:t>This section assesses</w:t>
        </w:r>
      </w:ins>
      <w:del w:id="1301" w:author="Sean de Noronha | DRG" w:date="2026-09-24T09:37:00Z" w16du:dateUtc="2026-09-24T07:37:00Z">
        <w:r>
          <w:rPr>
            <w:iCs/>
          </w:rPr>
          <w:delText xml:space="preserve"> </w:delText>
        </w:r>
      </w:del>
      <w:del w:id="1302" w:author="Sean de Noronha | DRG" w:date="2026-09-24T09:29:00Z" w16du:dateUtc="2026-09-24T07:29:00Z">
        <w:r>
          <w:rPr>
            <w:iCs/>
          </w:rPr>
          <w:delText xml:space="preserve">is </w:delText>
        </w:r>
      </w:del>
      <w:del w:id="1303" w:author="Sean de Noronha | DRG" w:date="2026-09-24T09:37:00Z" w16du:dateUtc="2026-09-24T07:37:00Z">
        <w:r>
          <w:rPr>
            <w:iCs/>
          </w:rPr>
          <w:delText xml:space="preserve">tested for </w:delText>
        </w:r>
      </w:del>
      <w:ins w:id="1304" w:author="Sean de Noronha | DRG" w:date="2026-09-24T09:38:00Z" w16du:dateUtc="2026-09-24T07:38:00Z">
        <w:r>
          <w:rPr>
            <w:iCs/>
          </w:rPr>
          <w:t xml:space="preserve"> </w:t>
        </w:r>
      </w:ins>
      <w:r>
        <w:rPr>
          <w:iCs/>
        </w:rPr>
        <w:t xml:space="preserve">whether </w:t>
      </w:r>
      <w:ins w:id="1305" w:author="Sean de Noronha | DRG" w:date="2026-09-24T09:37:00Z" w16du:dateUtc="2026-09-24T07:37:00Z">
        <w:r>
          <w:rPr>
            <w:iCs/>
          </w:rPr>
          <w:t>those ta</w:t>
        </w:r>
      </w:ins>
      <w:ins w:id="1306" w:author="Sean de Noronha | DRG" w:date="2026-09-24T09:38:00Z" w16du:dateUtc="2026-09-24T07:38:00Z">
        <w:r>
          <w:rPr>
            <w:iCs/>
          </w:rPr>
          <w:t xml:space="preserve">bulated capacities were generated by calculation or </w:t>
        </w:r>
      </w:ins>
      <w:del w:id="1307" w:author="Sean de Noronha | DRG" w:date="2026-09-24T09:30:00Z" w16du:dateUtc="2026-09-24T07:30:00Z">
        <w:r>
          <w:rPr>
            <w:iCs/>
          </w:rPr>
          <w:delText xml:space="preserve">it </w:delText>
        </w:r>
      </w:del>
      <w:del w:id="1308" w:author="Sean de Noronha | DRG" w:date="2026-09-24T09:38:00Z" w16du:dateUtc="2026-09-24T07:38:00Z">
        <w:r>
          <w:rPr>
            <w:iCs/>
          </w:rPr>
          <w:delText>record</w:delText>
        </w:r>
      </w:del>
      <w:del w:id="1309" w:author="Sean de Noronha | DRG" w:date="2026-09-24T09:30:00Z" w16du:dateUtc="2026-09-24T07:30:00Z">
        <w:r>
          <w:rPr>
            <w:iCs/>
          </w:rPr>
          <w:delText xml:space="preserve">s </w:delText>
        </w:r>
      </w:del>
      <w:ins w:id="1310" w:author="Sean de Noronha | DRG" w:date="2026-09-24T09:38:00Z" w16du:dateUtc="2026-09-24T07:38:00Z">
        <w:r>
          <w:rPr>
            <w:iCs/>
          </w:rPr>
          <w:t xml:space="preserve">by </w:t>
        </w:r>
      </w:ins>
      <w:r>
        <w:rPr>
          <w:iCs/>
        </w:rPr>
        <w:t>measurement</w:t>
      </w:r>
      <w:del w:id="1311" w:author="Sean de Noronha | DRG" w:date="2026-09-24T09:38:00Z" w16du:dateUtc="2026-09-24T07:38:00Z">
        <w:r>
          <w:rPr>
            <w:iCs/>
          </w:rPr>
          <w:delText>s</w:delText>
        </w:r>
      </w:del>
      <w:ins w:id="1312" w:author="Sean de Noronha | DRG" w:date="2026-09-24T09:38:00Z" w16du:dateUtc="2026-09-24T07:38:00Z">
        <w:r>
          <w:rPr>
            <w:iCs/>
          </w:rPr>
          <w:t>, since only measured data is usable for a hydrogen closure</w:t>
        </w:r>
      </w:ins>
      <w:del w:id="1313" w:author="Sean de Noronha | DRG" w:date="2026-09-24T09:38:00Z" w16du:dateUtc="2026-09-24T07:38:00Z">
        <w:r>
          <w:rPr>
            <w:iCs/>
          </w:rPr>
          <w:delText xml:space="preserve"> at all</w:delText>
        </w:r>
      </w:del>
      <w:commentRangeEnd w:id="1297"/>
      <w:r>
        <w:rPr>
          <w:rStyle w:val="CommentReference"/>
          <w:iCs/>
          <w:sz w:val="20"/>
          <w:szCs w:val="22"/>
        </w:rPr>
        <w:commentReference w:id="1297"/>
      </w:r>
      <w:commentRangeEnd w:id="1298"/>
      <w:r>
        <w:rPr>
          <w:rStyle w:val="CommentReference"/>
        </w:rPr>
        <w:commentReference w:id="1298"/>
      </w:r>
      <w:del w:id="1314" w:author="Sean de Noronha | DRG" w:date="2026-09-24T09:30:00Z" w16du:dateUtc="2026-09-24T07:30:00Z">
        <w:r>
          <w:rPr>
            <w:iCs/>
          </w:rPr>
          <w:delText>.</w:delText>
        </w:r>
      </w:del>
      <w:ins w:id="1315" w:author="Sean de Noronha | DRG" w:date="2026-09-24T09:30:00Z" w16du:dateUtc="2026-09-24T07:30:00Z">
        <w:r>
          <w:rPr>
            <w:iCs/>
          </w:rPr>
          <w:t xml:space="preserve"> </w:t>
        </w:r>
      </w:ins>
      <w:del w:id="1316" w:author="Sean de Noronha | DRG" w:date="2026-09-24T09:38:00Z" w16du:dateUtc="2026-09-24T07:38:00Z">
        <w:r>
          <w:rPr>
            <w:iCs/>
          </w:rPr>
          <w:delText xml:space="preserve"> </w:delText>
        </w:r>
      </w:del>
      <w:del w:id="1317" w:author="Sean de Noronha | DRG" w:date="2026-09-24T09:30:00Z" w16du:dateUtc="2026-09-24T07:30:00Z">
        <w:r>
          <w:rPr>
            <w:iCs/>
          </w:rPr>
          <w:delText>S</w:delText>
        </w:r>
      </w:del>
      <w:ins w:id="1318" w:author="Sean de Noronha | DRG" w:date="2026-09-24T09:39:00Z" w16du:dateUtc="2026-09-24T07:39:00Z">
        <w:r>
          <w:rPr>
            <w:iCs/>
          </w:rPr>
          <w:t>Each of the other datasets can be tested for this by s</w:t>
        </w:r>
      </w:ins>
      <w:r>
        <w:rPr>
          <w:iCs/>
        </w:rPr>
        <w:t>caling the pressure drop and the length by the same factor</w:t>
      </w:r>
      <w:ins w:id="1319" w:author="Sean de Noronha | DRG" w:date="2026-09-24T09:30:00Z" w16du:dateUtc="2026-09-24T07:30:00Z">
        <w:r>
          <w:rPr>
            <w:iCs/>
          </w:rPr>
          <w:t xml:space="preserve">. </w:t>
        </w:r>
      </w:ins>
      <w:del w:id="1320" w:author="Sean de Noronha | DRG" w:date="2026-09-24T09:30:00Z" w16du:dateUtc="2026-09-24T07:30:00Z">
        <w:r>
          <w:rPr>
            <w:iCs/>
          </w:rPr>
          <w:delText xml:space="preserve"> </w:delText>
        </w:r>
      </w:del>
      <w:ins w:id="1321" w:author="Sean de Noronha | DRG" w:date="2026-09-24T09:39:00Z" w16du:dateUtc="2026-09-24T07:39:00Z">
        <w:r>
          <w:rPr>
            <w:iCs/>
          </w:rPr>
          <w:t>If a table</w:t>
        </w:r>
      </w:ins>
      <w:ins w:id="1322" w:author="Sean de Noronha | DRG" w:date="2026-09-24T09:40:00Z" w16du:dateUtc="2026-09-24T07:40:00Z">
        <w:r>
          <w:rPr>
            <w:iCs/>
          </w:rPr>
          <w:t xml:space="preserve"> entry was </w:t>
        </w:r>
      </w:ins>
      <w:del w:id="1323" w:author="Sean de Noronha | DRG" w:date="2026-09-24T09:30:00Z" w16du:dateUtc="2026-09-24T07:30:00Z">
        <w:r>
          <w:rPr>
            <w:iCs/>
          </w:rPr>
          <w:delText>leaves</w:delText>
        </w:r>
      </w:del>
      <w:del w:id="1324" w:author="Sean de Noronha | DRG" w:date="2026-09-24T09:40:00Z" w16du:dateUtc="2026-09-24T07:40:00Z">
        <w:r>
          <w:rPr>
            <w:iCs/>
          </w:rPr>
          <w:delText xml:space="preserve"> the published flow unchanged to the last digit across large parts of the Manufacturer A, Manufacturer B and Manufacturer C tables. This </w:delText>
        </w:r>
      </w:del>
      <w:del w:id="1325" w:author="Sean de Noronha | DRG" w:date="2026-09-24T09:42:00Z" w16du:dateUtc="2026-09-24T07:42:00Z">
        <w:r>
          <w:rPr>
            <w:iCs/>
          </w:rPr>
          <w:delText>identity, Q(ΔP, L) = Q(k·ΔP, k·L)</w:delText>
        </w:r>
      </w:del>
      <w:del w:id="1326" w:author="Sean de Noronha | DRG" w:date="2026-09-24T09:40:00Z" w16du:dateUtc="2026-09-24T07:40:00Z">
        <w:r>
          <w:rPr>
            <w:iCs/>
          </w:rPr>
          <w:delText xml:space="preserve">, holds exactly only if the tabulated value is </w:delText>
        </w:r>
      </w:del>
      <w:r>
        <w:rPr>
          <w:iCs/>
        </w:rPr>
        <w:t>computed from a formula in ΔP/L</w:t>
      </w:r>
      <w:ins w:id="1327" w:author="Sean de Noronha | DRG" w:date="2026-09-24T09:40:00Z" w16du:dateUtc="2026-09-24T07:40:00Z">
        <w:r>
          <w:rPr>
            <w:iCs/>
          </w:rPr>
          <w:t>, the published flow remains unchanged to the last digit under t</w:t>
        </w:r>
      </w:ins>
      <w:ins w:id="1328" w:author="Sean de Noronha | DRG" w:date="2026-09-25T10:23:00Z" w16du:dateUtc="2026-09-25T08:23:00Z">
        <w:r>
          <w:rPr>
            <w:iCs/>
          </w:rPr>
          <w:t>h</w:t>
        </w:r>
      </w:ins>
      <w:ins w:id="1329" w:author="Sean de Noronha | DRG" w:date="2026-09-24T09:40:00Z" w16du:dateUtc="2026-09-24T07:40:00Z">
        <w:r>
          <w:rPr>
            <w:iCs/>
          </w:rPr>
          <w:t>is scaling;</w:t>
        </w:r>
      </w:ins>
      <w:ins w:id="1330" w:author="Sean de Noronha | DRG" w:date="2026-09-24T09:41:00Z" w16du:dateUtc="2026-09-24T07:41:00Z">
        <w:r>
          <w:rPr>
            <w:iCs/>
          </w:rPr>
          <w:t xml:space="preserve"> a real measurement would not reproduce this identity exactly. The test shows that the published flow does remain unchanged to the last digit across large parts of the Manufacturer A, B and C </w:t>
        </w:r>
      </w:ins>
      <w:ins w:id="1331" w:author="Sean de Noronha | DRG" w:date="2026-09-25T10:17:00Z" w16du:dateUtc="2026-09-25T08:17:00Z">
        <w:r>
          <w:rPr>
            <w:iCs/>
          </w:rPr>
          <w:t xml:space="preserve">sizing </w:t>
        </w:r>
      </w:ins>
      <w:ins w:id="1332" w:author="Sean de Noronha | DRG" w:date="2026-09-24T09:41:00Z" w16du:dateUtc="2026-09-24T07:41:00Z">
        <w:r>
          <w:rPr>
            <w:iCs/>
          </w:rPr>
          <w:t>tables, and</w:t>
        </w:r>
      </w:ins>
      <w:del w:id="1333" w:author="Sean de Noronha | DRG" w:date="2026-09-24T09:42:00Z" w16du:dateUtc="2026-09-24T07:42:00Z">
        <w:r>
          <w:rPr>
            <w:iCs/>
          </w:rPr>
          <w:delText xml:space="preserve"> rather than measured on a test rig. It </w:delText>
        </w:r>
      </w:del>
      <w:ins w:id="1334" w:author="Sean de Noronha | DRG" w:date="2026-09-24T09:42:00Z" w16du:dateUtc="2026-09-24T07:42:00Z">
        <w:r>
          <w:rPr>
            <w:iCs/>
          </w:rPr>
          <w:t xml:space="preserve"> </w:t>
        </w:r>
      </w:ins>
      <w:r>
        <w:rPr>
          <w:iCs/>
        </w:rPr>
        <w:t xml:space="preserve">holds to different extents </w:t>
      </w:r>
      <w:del w:id="1335" w:author="Sean de Noronha | DRG" w:date="2026-09-24T09:42:00Z" w16du:dateUtc="2026-09-24T07:42:00Z">
        <w:r>
          <w:rPr>
            <w:iCs/>
          </w:rPr>
          <w:delText xml:space="preserve">in </w:delText>
        </w:r>
      </w:del>
      <w:ins w:id="1336" w:author="Sean de Noronha | DRG" w:date="2026-09-24T09:42:00Z" w16du:dateUtc="2026-09-24T07:42:00Z">
        <w:r>
          <w:rPr>
            <w:iCs/>
          </w:rPr>
          <w:t xml:space="preserve">across </w:t>
        </w:r>
      </w:ins>
      <w:r>
        <w:rPr>
          <w:iCs/>
        </w:rPr>
        <w:t xml:space="preserve">the three. </w:t>
      </w:r>
      <w:commentRangeStart w:id="1337"/>
      <w:commentRangeStart w:id="1338"/>
      <w:r>
        <w:rPr>
          <w:iCs/>
        </w:rPr>
        <w:t xml:space="preserve">Manufacturer A satisfies </w:t>
      </w:r>
      <w:ins w:id="1339" w:author="Sean de Noronha | DRG" w:date="2026-09-24T09:42:00Z" w16du:dateUtc="2026-09-24T07:42:00Z">
        <w:r>
          <w:rPr>
            <w:iCs/>
          </w:rPr>
          <w:t>the identity, Q(ΔP, L) = Q(</w:t>
        </w:r>
        <w:proofErr w:type="spellStart"/>
        <w:r>
          <w:rPr>
            <w:iCs/>
          </w:rPr>
          <w:t>k·ΔP</w:t>
        </w:r>
        <w:proofErr w:type="spellEnd"/>
        <w:r>
          <w:rPr>
            <w:iCs/>
          </w:rPr>
          <w:t xml:space="preserve">, </w:t>
        </w:r>
        <w:proofErr w:type="spellStart"/>
        <w:r>
          <w:rPr>
            <w:iCs/>
          </w:rPr>
          <w:t>k·L</w:t>
        </w:r>
        <w:proofErr w:type="spellEnd"/>
        <w:r>
          <w:rPr>
            <w:iCs/>
          </w:rPr>
          <w:t xml:space="preserve">) </w:t>
        </w:r>
      </w:ins>
      <w:del w:id="1340" w:author="Sean de Noronha | DRG" w:date="2026-09-24T09:42:00Z" w16du:dateUtc="2026-09-24T07:42:00Z">
        <w:r>
          <w:rPr>
            <w:iCs/>
          </w:rPr>
          <w:delText xml:space="preserve">it </w:delText>
        </w:r>
      </w:del>
      <w:r>
        <w:rPr>
          <w:iCs/>
        </w:rPr>
        <w:t xml:space="preserve">exactly at every cell; </w:t>
      </w:r>
      <w:del w:id="1341" w:author="Sean de Noronha | DRG" w:date="2026-09-24T09:43:00Z" w16du:dateUtc="2026-09-24T07:43:00Z">
        <w:r>
          <w:rPr>
            <w:iCs/>
          </w:rPr>
          <w:delText>m</w:delText>
        </w:r>
      </w:del>
      <w:ins w:id="1342" w:author="Sean de Noronha | DRG" w:date="2026-09-24T09:43:00Z" w16du:dateUtc="2026-09-24T07:43:00Z">
        <w:r>
          <w:rPr>
            <w:iCs/>
          </w:rPr>
          <w:t>M</w:t>
        </w:r>
      </w:ins>
      <w:r>
        <w:rPr>
          <w:iCs/>
        </w:rPr>
        <w:t xml:space="preserve">anufacturer B satisfies it for 59% of its natural-gas pairs; </w:t>
      </w:r>
      <w:del w:id="1343" w:author="Sean de Noronha | DRG" w:date="2026-09-24T09:43:00Z" w16du:dateUtc="2026-09-24T07:43:00Z">
        <w:r>
          <w:rPr>
            <w:iCs/>
          </w:rPr>
          <w:delText>m</w:delText>
        </w:r>
      </w:del>
      <w:ins w:id="1344" w:author="Sean de Noronha | DRG" w:date="2026-09-24T09:43:00Z" w16du:dateUtc="2026-09-24T07:43:00Z">
        <w:r>
          <w:rPr>
            <w:iCs/>
          </w:rPr>
          <w:t>M</w:t>
        </w:r>
      </w:ins>
      <w:r>
        <w:rPr>
          <w:iCs/>
        </w:rPr>
        <w:t xml:space="preserve">anufacturer </w:t>
      </w:r>
      <w:del w:id="1345" w:author="Sean de Noronha | DRG" w:date="2026-09-24T17:06:00Z">
        <w:r>
          <w:rPr>
            <w:iCs/>
          </w:rPr>
          <w:delText>C satisfies it at its two largest sizes while failing it at the four smallest.</w:delText>
        </w:r>
      </w:del>
      <w:ins w:id="1346" w:author="Sean de Noronha | DRG" w:date="2026-09-24T17:06:00Z">
        <w:r>
          <w:rPr>
            <w:iCs/>
          </w:rPr>
          <w:t>C</w:t>
        </w:r>
      </w:ins>
      <w:ins w:id="1347" w:author="Sean de Noronha | DRG" w:date="2026-09-25T10:18:00Z" w16du:dateUtc="2026-09-25T08:18:00Z">
        <w:r>
          <w:rPr>
            <w:iCs/>
          </w:rPr>
          <w:t xml:space="preserve">’s </w:t>
        </w:r>
      </w:ins>
      <w:ins w:id="1348" w:author="Sean de Noronha | DRG" w:date="2026-09-24T17:06:00Z">
        <w:r>
          <w:rPr>
            <w:iCs/>
          </w:rPr>
          <w:t>published sizing tables</w:t>
        </w:r>
      </w:ins>
      <w:ins w:id="1349" w:author="Sean de Noronha | DRG" w:date="2026-09-25T10:18:00Z" w16du:dateUtc="2026-09-25T08:18:00Z">
        <w:r>
          <w:rPr>
            <w:iCs/>
          </w:rPr>
          <w:t xml:space="preserve"> satisfy</w:t>
        </w:r>
      </w:ins>
      <w:ins w:id="1350" w:author="Sean de Noronha | DRG" w:date="2026-09-24T17:06:00Z">
        <w:r>
          <w:rPr>
            <w:iCs/>
          </w:rPr>
          <w:t xml:space="preserve"> it at </w:t>
        </w:r>
      </w:ins>
      <w:ins w:id="1351" w:author="Sean de Noronha | DRG" w:date="2026-09-25T10:19:00Z" w16du:dateUtc="2026-09-25T08:19:00Z">
        <w:r>
          <w:rPr>
            <w:iCs/>
          </w:rPr>
          <w:t xml:space="preserve">its </w:t>
        </w:r>
      </w:ins>
      <w:ins w:id="1352" w:author="Sean de Noronha | DRG" w:date="2026-09-24T17:06:00Z">
        <w:r>
          <w:rPr>
            <w:iCs/>
          </w:rPr>
          <w:t>two largest sizes while failing it at the four smallest.</w:t>
        </w:r>
      </w:ins>
      <w:r>
        <w:rPr>
          <w:iCs/>
        </w:rPr>
        <w:t xml:space="preserve"> Where the identity holds, the tabulated value is </w:t>
      </w:r>
      <w:ins w:id="1353" w:author="Sean de Noronha | DRG" w:date="2026-09-24T09:32:00Z" w16du:dateUtc="2026-09-24T07:32:00Z">
        <w:r>
          <w:rPr>
            <w:iCs/>
          </w:rPr>
          <w:t xml:space="preserve">purely </w:t>
        </w:r>
      </w:ins>
      <w:r>
        <w:rPr>
          <w:iCs/>
        </w:rPr>
        <w:t xml:space="preserve">formula output rather than </w:t>
      </w:r>
      <w:ins w:id="1354" w:author="Sean de Noronha | DRG" w:date="2026-09-24T09:33:00Z" w16du:dateUtc="2026-09-24T07:33:00Z">
        <w:r>
          <w:rPr>
            <w:iCs/>
          </w:rPr>
          <w:t xml:space="preserve">a </w:t>
        </w:r>
      </w:ins>
      <w:r>
        <w:rPr>
          <w:iCs/>
        </w:rPr>
        <w:t xml:space="preserve">measurement, and fitting a friction model to it </w:t>
      </w:r>
      <w:ins w:id="1355" w:author="Sean de Noronha | DRG" w:date="2026-09-24T09:43:00Z" w16du:dateUtc="2026-09-24T07:43:00Z">
        <w:r>
          <w:rPr>
            <w:iCs/>
          </w:rPr>
          <w:t xml:space="preserve">would </w:t>
        </w:r>
      </w:ins>
      <w:del w:id="1356" w:author="Sean de Noronha | DRG" w:date="2026-09-23T14:55:00Z">
        <w:r>
          <w:rPr>
            <w:iCs/>
          </w:rPr>
          <w:delText>characterises</w:delText>
        </w:r>
      </w:del>
      <w:ins w:id="1357" w:author="Sean de Noronha | DRG" w:date="2026-09-23T14:55:00Z">
        <w:r>
          <w:rPr>
            <w:iCs/>
          </w:rPr>
          <w:t>characterize</w:t>
        </w:r>
      </w:ins>
      <w:r>
        <w:rPr>
          <w:iCs/>
        </w:rPr>
        <w:t xml:space="preserve"> the formula rather than the tube. That covers the whole of Manufacturer A and part of the other two; the test below settles the remainder</w:t>
      </w:r>
      <w:commentRangeEnd w:id="1337"/>
      <w:r>
        <w:rPr>
          <w:rStyle w:val="CommentReference"/>
          <w:iCs/>
          <w:sz w:val="20"/>
          <w:szCs w:val="22"/>
        </w:rPr>
        <w:commentReference w:id="1337"/>
      </w:r>
      <w:commentRangeEnd w:id="1338"/>
      <w:r>
        <w:rPr>
          <w:rStyle w:val="CommentReference"/>
        </w:rPr>
        <w:commentReference w:id="1338"/>
      </w:r>
      <w:r>
        <w:rPr>
          <w:iCs/>
        </w:rPr>
        <w:t xml:space="preserve">. </w:t>
      </w:r>
    </w:p>
    <w:p w14:paraId="6B75A359" w14:textId="1608C0FA" w:rsidR="0072286B" w:rsidRDefault="005225FC" w:rsidP="005225FC">
      <w:pPr>
        <w:rPr>
          <w:iCs/>
        </w:rPr>
      </w:pPr>
      <w:r>
        <w:rPr>
          <w:iCs/>
        </w:rPr>
        <w:t>The same identity carries a second consequence. A capacity that depends only on ΔP/L is independent of the absolute pressure at which the drop occurs, so these tables return the same flow for a given drop whether it is taken at a few inches of water column or at 10 psi. Compressible flow does not behave this way. The driving term in Equation (6) is P1</w:t>
      </w:r>
      <w:r>
        <w:rPr>
          <w:iCs/>
          <w:vertAlign w:val="superscript"/>
        </w:rPr>
        <w:t>2</w:t>
      </w:r>
      <w:r>
        <w:rPr>
          <w:iCs/>
        </w:rPr>
        <w:t xml:space="preserve"> - P2</w:t>
      </w:r>
      <w:r>
        <w:rPr>
          <w:iCs/>
          <w:vertAlign w:val="superscript"/>
        </w:rPr>
        <w:t>2</w:t>
      </w:r>
      <w:r>
        <w:rPr>
          <w:iCs/>
        </w:rPr>
        <w:t>, which is identically 2·P</w:t>
      </w:r>
      <w:r>
        <w:rPr>
          <w:iCs/>
          <w:vertAlign w:val="subscript"/>
        </w:rPr>
        <w:t>avg</w:t>
      </w:r>
      <w:r>
        <w:rPr>
          <w:iCs/>
        </w:rPr>
        <w:t xml:space="preserve">·ΔP where </w:t>
      </w:r>
      <w:proofErr w:type="spellStart"/>
      <w:r>
        <w:rPr>
          <w:iCs/>
        </w:rPr>
        <w:t>P</w:t>
      </w:r>
      <w:r>
        <w:rPr>
          <w:iCs/>
          <w:vertAlign w:val="subscript"/>
        </w:rPr>
        <w:t>avg</w:t>
      </w:r>
      <w:proofErr w:type="spellEnd"/>
      <w:r>
        <w:rPr>
          <w:iCs/>
        </w:rPr>
        <w:t xml:space="preserve"> is the mean absolute pressure, so at fixed ΔP/L the capacity scales with the square root of </w:t>
      </w:r>
      <w:proofErr w:type="spellStart"/>
      <w:r>
        <w:rPr>
          <w:iCs/>
        </w:rPr>
        <w:t>P</w:t>
      </w:r>
      <w:r>
        <w:rPr>
          <w:iCs/>
          <w:vertAlign w:val="subscript"/>
        </w:rPr>
        <w:t>avg</w:t>
      </w:r>
      <w:proofErr w:type="spellEnd"/>
      <w:r>
        <w:rPr>
          <w:iCs/>
        </w:rPr>
        <w:t xml:space="preserve"> rather than being independent of it. This follows from the density increase established in §3.1, where hydrogen is about 13.6% denser at 2 </w:t>
      </w:r>
      <w:proofErr w:type="spellStart"/>
      <w:r>
        <w:rPr>
          <w:iCs/>
        </w:rPr>
        <w:t>psig</w:t>
      </w:r>
      <w:proofErr w:type="spellEnd"/>
      <w:r>
        <w:rPr>
          <w:iCs/>
        </w:rPr>
        <w:t xml:space="preserve"> and about 68% denser at 10 </w:t>
      </w:r>
      <w:proofErr w:type="spellStart"/>
      <w:r>
        <w:rPr>
          <w:iCs/>
        </w:rPr>
        <w:t>psig</w:t>
      </w:r>
      <w:proofErr w:type="spellEnd"/>
      <w:r>
        <w:rPr>
          <w:iCs/>
        </w:rPr>
        <w:t xml:space="preserve"> than at atmospheric pressure, and where the (P1</w:t>
      </w:r>
      <w:r>
        <w:rPr>
          <w:iCs/>
          <w:vertAlign w:val="superscript"/>
        </w:rPr>
        <w:t>2</w:t>
      </w:r>
      <w:r>
        <w:rPr>
          <w:iCs/>
        </w:rPr>
        <w:t xml:space="preserve"> - P2</w:t>
      </w:r>
      <w:r>
        <w:rPr>
          <w:iCs/>
          <w:vertAlign w:val="superscript"/>
        </w:rPr>
        <w:t>2</w:t>
      </w:r>
      <w:r>
        <w:rPr>
          <w:iCs/>
        </w:rPr>
        <w:t>) form is accordingly required wherever the pressure drop is not small relative to the absolute pressure; the elevated-pressure schedules in the CSST tables fall in exactly that range. A capacity expressed as a function of ΔP/L alone cannot represent this dependence</w:t>
      </w:r>
      <w:del w:id="1358" w:author="Sean de Noronha | DRG" w:date="2026-09-24T09:49:00Z" w16du:dateUtc="2026-09-24T07:49:00Z">
        <w:r>
          <w:rPr>
            <w:iCs/>
          </w:rPr>
          <w:delText>,</w:delText>
        </w:r>
      </w:del>
      <w:ins w:id="1359" w:author="Sean de Noronha | DRG" w:date="2026-09-24T09:49:00Z" w16du:dateUtc="2026-09-24T07:49:00Z">
        <w:r>
          <w:rPr>
            <w:iCs/>
          </w:rPr>
          <w:t>.</w:t>
        </w:r>
      </w:ins>
      <w:r>
        <w:rPr>
          <w:iCs/>
        </w:rPr>
        <w:t xml:space="preserve"> </w:t>
      </w:r>
      <w:del w:id="1360" w:author="Sean de Noronha | DRG" w:date="2026-09-24T09:49:00Z" w16du:dateUtc="2026-09-24T07:49:00Z">
        <w:r>
          <w:rPr>
            <w:iCs/>
          </w:rPr>
          <w:delText>so a</w:delText>
        </w:r>
      </w:del>
      <w:ins w:id="1361" w:author="Sean de Noronha | DRG" w:date="2026-09-24T09:49:00Z" w16du:dateUtc="2026-09-24T07:49:00Z">
        <w:r>
          <w:rPr>
            <w:iCs/>
          </w:rPr>
          <w:t>A</w:t>
        </w:r>
      </w:ins>
      <w:r>
        <w:rPr>
          <w:iCs/>
        </w:rPr>
        <w:t xml:space="preserve"> single such law </w:t>
      </w:r>
      <w:del w:id="1362" w:author="Sean de Noronha | DRG" w:date="2026-09-24T09:50:00Z" w16du:dateUtc="2026-09-24T07:50:00Z">
        <w:r>
          <w:rPr>
            <w:iCs/>
          </w:rPr>
          <w:delText xml:space="preserve">fitted </w:delText>
        </w:r>
      </w:del>
      <w:ins w:id="1363" w:author="Sean de Noronha | DRG" w:date="2026-09-24T09:50:00Z" w16du:dateUtc="2026-09-24T07:50:00Z">
        <w:r>
          <w:rPr>
            <w:iCs/>
          </w:rPr>
          <w:t xml:space="preserve">expressed </w:t>
        </w:r>
      </w:ins>
      <w:r>
        <w:rPr>
          <w:iCs/>
        </w:rPr>
        <w:t xml:space="preserve">across the full range of tabulated inlet pressures </w:t>
      </w:r>
      <w:ins w:id="1364" w:author="Sean de Noronha | DRG" w:date="2026-09-24T09:50:00Z" w16du:dateUtc="2026-09-24T07:50:00Z">
        <w:r>
          <w:rPr>
            <w:iCs/>
          </w:rPr>
          <w:t xml:space="preserve">would need one exponent to hold at both the lowest and the highest pressures in that range; since the true capacity depends on the </w:t>
        </w:r>
      </w:ins>
      <w:ins w:id="1365" w:author="Sean de Noronha | DRG" w:date="2026-09-24T09:51:00Z" w16du:dateUtc="2026-09-24T07:51:00Z">
        <w:r>
          <w:rPr>
            <w:iCs/>
          </w:rPr>
          <w:t xml:space="preserve">pressure level itself and not only on ΔP/L, that single exponent forces the fit low at one end of the range and high at the other rather than matching the whole range at once. </w:t>
        </w:r>
      </w:ins>
      <w:ins w:id="1366" w:author="Olga Arevalo Quintero" w:date="2026-09-20T11:21:00Z">
        <w:del w:id="1367" w:author="Sean de Noronha | DRG" w:date="2026-09-24T09:52:00Z" w16du:dateUtc="2026-09-24T07:52:00Z">
          <w:r>
            <w:rPr>
              <w:iCs/>
              <w:lang w:val="en-CA"/>
            </w:rPr>
            <w:delText>may not accurately</w:delText>
          </w:r>
        </w:del>
      </w:ins>
      <w:ins w:id="1368" w:author="Olga Arevalo Quintero" w:date="2026-09-20T11:21:00Z" w16du:dateUtc="2026-09-20T15:21:00Z">
        <w:del w:id="1369" w:author="Sean de Noronha | DRG" w:date="2026-09-24T09:52:00Z" w16du:dateUtc="2026-09-24T07:52:00Z">
          <w:r>
            <w:rPr>
              <w:iCs/>
              <w:lang w:val="en-CA"/>
            </w:rPr>
            <w:delText xml:space="preserve"> </w:delText>
          </w:r>
        </w:del>
      </w:ins>
      <w:del w:id="1370" w:author="Sean de Noronha | DRG" w:date="2026-09-24T09:52:00Z" w16du:dateUtc="2026-09-24T07:52:00Z">
        <w:r>
          <w:rPr>
            <w:iCs/>
          </w:rPr>
          <w:delText xml:space="preserve">must misstate </w:delText>
        </w:r>
      </w:del>
      <w:ins w:id="1371" w:author="Olga Arevalo Quintero" w:date="2026-09-20T11:22:00Z" w16du:dateUtc="2026-09-20T15:22:00Z">
        <w:del w:id="1372" w:author="Sean de Noronha | DRG" w:date="2026-09-24T09:52:00Z" w16du:dateUtc="2026-09-24T07:52:00Z">
          <w:r>
            <w:rPr>
              <w:iCs/>
            </w:rPr>
            <w:delText xml:space="preserve">represent </w:delText>
          </w:r>
        </w:del>
      </w:ins>
      <w:commentRangeStart w:id="1373"/>
      <w:commentRangeStart w:id="1374"/>
      <w:del w:id="1375" w:author="Sean de Noronha | DRG" w:date="2026-09-24T09:52:00Z" w16du:dateUtc="2026-09-24T07:52:00Z">
        <w:r>
          <w:rPr>
            <w:iCs/>
          </w:rPr>
          <w:delText>capacity at one end of that range or the other</w:delText>
        </w:r>
        <w:commentRangeEnd w:id="1373"/>
        <w:r>
          <w:rPr>
            <w:rStyle w:val="CommentReference"/>
            <w:iCs/>
            <w:sz w:val="20"/>
            <w:szCs w:val="22"/>
          </w:rPr>
          <w:commentReference w:id="1373"/>
        </w:r>
      </w:del>
      <w:commentRangeEnd w:id="1374"/>
      <w:r>
        <w:rPr>
          <w:rStyle w:val="CommentReference"/>
        </w:rPr>
        <w:commentReference w:id="1374"/>
      </w:r>
      <w:del w:id="1376" w:author="Sean de Noronha | DRG" w:date="2026-09-24T09:52:00Z" w16du:dateUtc="2026-09-24T07:52:00Z">
        <w:r>
          <w:rPr>
            <w:iCs/>
          </w:rPr>
          <w:delText xml:space="preserve">. </w:delText>
        </w:r>
      </w:del>
      <w:r>
        <w:rPr>
          <w:iCs/>
        </w:rPr>
        <w:t xml:space="preserve">These tables are therefore not derived from compressible pipe flow, on this basis alone and independently of any friction model. Fitting the generating relationship directly, in the form Q = </w:t>
      </w:r>
      <w:proofErr w:type="spellStart"/>
      <w:r>
        <w:rPr>
          <w:iCs/>
        </w:rPr>
        <w:t>C·D</w:t>
      </w:r>
      <w:r>
        <w:rPr>
          <w:iCs/>
          <w:vertAlign w:val="superscript"/>
        </w:rPr>
        <w:t>p</w:t>
      </w:r>
      <w:proofErr w:type="spellEnd"/>
      <w:r>
        <w:rPr>
          <w:iCs/>
        </w:rPr>
        <w:t>·(ΔP/</w:t>
      </w:r>
      <w:proofErr w:type="gramStart"/>
      <w:r>
        <w:rPr>
          <w:iCs/>
        </w:rPr>
        <w:t>L)</w:t>
      </w:r>
      <w:r>
        <w:rPr>
          <w:iCs/>
          <w:vertAlign w:val="superscript"/>
        </w:rPr>
        <w:t>q</w:t>
      </w:r>
      <w:proofErr w:type="gramEnd"/>
      <w:r>
        <w:rPr>
          <w:iCs/>
        </w:rPr>
        <w:t>, returns R</w:t>
      </w:r>
      <w:r>
        <w:rPr>
          <w:iCs/>
          <w:vertAlign w:val="superscript"/>
        </w:rPr>
        <w:t>2</w:t>
      </w:r>
      <w:r>
        <w:rPr>
          <w:iCs/>
        </w:rPr>
        <w:t xml:space="preserve"> of 0.998 or better but a different pressure exponent for each EHD and a different exponent again across manufacturers at the same EHD, so no single equation is recovered from them either. </w:t>
      </w:r>
      <w:commentRangeStart w:id="1377"/>
      <w:commentRangeStart w:id="1378"/>
      <w:r>
        <w:rPr>
          <w:iCs/>
        </w:rPr>
        <w:t>The Manufacturer A, Manufacturer B and Manufacturer C</w:t>
      </w:r>
      <w:ins w:id="1379" w:author="Sean de Noronha | DRG" w:date="2026-09-25T10:17:00Z" w16du:dateUtc="2026-09-25T08:17:00Z">
        <w:r>
          <w:rPr>
            <w:iCs/>
          </w:rPr>
          <w:t xml:space="preserve"> sizing</w:t>
        </w:r>
      </w:ins>
      <w:r>
        <w:rPr>
          <w:iCs/>
        </w:rPr>
        <w:t xml:space="preserve"> tables are therefore </w:t>
      </w:r>
      <w:del w:id="1380" w:author="Sean de Noronha | DRG" w:date="2026-09-24T09:53:00Z" w16du:dateUtc="2026-09-24T07:53:00Z">
        <w:r>
          <w:rPr>
            <w:iCs/>
          </w:rPr>
          <w:delText xml:space="preserve">set aside </w:delText>
        </w:r>
      </w:del>
      <w:ins w:id="1381" w:author="Sean de Noronha | DRG" w:date="2026-09-24T09:53:00Z" w16du:dateUtc="2026-09-24T07:53:00Z">
        <w:r>
          <w:rPr>
            <w:iCs/>
          </w:rPr>
          <w:t xml:space="preserve">not suitable </w:t>
        </w:r>
      </w:ins>
      <w:r>
        <w:rPr>
          <w:iCs/>
        </w:rPr>
        <w:t>as a source of friction data</w:t>
      </w:r>
      <w:del w:id="1382" w:author="Sean de Noronha | DRG" w:date="2026-09-24T09:53:00Z" w16du:dateUtc="2026-09-24T07:53:00Z">
        <w:r>
          <w:rPr>
            <w:iCs/>
          </w:rPr>
          <w:delText>,</w:delText>
        </w:r>
      </w:del>
      <w:ins w:id="1383" w:author="Sean de Noronha | DRG" w:date="2026-09-24T09:53:00Z">
        <w:r>
          <w:rPr>
            <w:iCs/>
          </w:rPr>
          <w:t xml:space="preserve">. </w:t>
        </w:r>
        <w:del w:id="1384" w:author="Sean de Noronha | DRG" w:date="2026-09-24T17:07:00Z">
          <w:r>
            <w:rPr>
              <w:iCs/>
            </w:rPr>
            <w:delText>Manufacturer D is retained</w:delText>
          </w:r>
        </w:del>
      </w:ins>
      <w:del w:id="1385" w:author="Sean de Noronha | DRG" w:date="2026-09-25T10:21:00Z" w16du:dateUtc="2026-09-25T08:21:00Z">
        <w:r>
          <w:rPr>
            <w:iCs/>
          </w:rPr>
          <w:delText xml:space="preserve"> and a</w:delText>
        </w:r>
      </w:del>
      <w:ins w:id="1386" w:author="Sean de Noronha | DRG" w:date="2026-09-25T10:21:00Z" w16du:dateUtc="2026-09-25T08:21:00Z">
        <w:r>
          <w:rPr>
            <w:iCs/>
          </w:rPr>
          <w:t>A</w:t>
        </w:r>
      </w:ins>
      <w:r>
        <w:rPr>
          <w:iCs/>
        </w:rPr>
        <w:t xml:space="preserve">ll quantitative work is restricted </w:t>
      </w:r>
      <w:ins w:id="1387" w:author="Sean de Noronha | DRG" w:date="2026-09-25T11:07:00Z" w16du:dateUtc="2026-09-25T09:07:00Z">
        <w:r>
          <w:rPr>
            <w:iCs/>
          </w:rPr>
          <w:t xml:space="preserve">to </w:t>
        </w:r>
      </w:ins>
      <w:ins w:id="1388" w:author="Sean de Noronha | DRG" w:date="2026-09-25T10:21:00Z" w16du:dateUtc="2026-09-25T08:21:00Z">
        <w:r>
          <w:rPr>
            <w:iCs/>
          </w:rPr>
          <w:t>Manufacturer C’s</w:t>
        </w:r>
      </w:ins>
      <w:ins w:id="1389" w:author="Sean de Noronha | DRG" w:date="2026-09-25T10:22:00Z" w16du:dateUtc="2026-09-25T08:22:00Z">
        <w:r>
          <w:rPr>
            <w:iCs/>
          </w:rPr>
          <w:t xml:space="preserve"> </w:t>
        </w:r>
      </w:ins>
      <w:del w:id="1390" w:author="Sean de Noronha | DRG" w:date="2026-09-25T10:21:00Z" w16du:dateUtc="2026-09-25T08:21:00Z">
        <w:r>
          <w:rPr>
            <w:iCs/>
          </w:rPr>
          <w:delText xml:space="preserve">to </w:delText>
        </w:r>
      </w:del>
      <w:del w:id="1391" w:author="Sean de Noronha | DRG" w:date="2026-09-24T17:08:00Z">
        <w:r>
          <w:rPr>
            <w:iCs/>
          </w:rPr>
          <w:delText>the Manufacturer D measurements</w:delText>
        </w:r>
      </w:del>
      <w:ins w:id="1392" w:author="Sean de Noronha | DRG" w:date="2026-09-24T17:08:00Z">
        <w:r>
          <w:rPr>
            <w:iCs/>
          </w:rPr>
          <w:t>measurement</w:t>
        </w:r>
      </w:ins>
      <w:ins w:id="1393" w:author="Sean de Noronha | DRG" w:date="2026-09-25T10:22:00Z" w16du:dateUtc="2026-09-25T08:22:00Z">
        <w:r>
          <w:rPr>
            <w:iCs/>
          </w:rPr>
          <w:t xml:space="preserve"> data</w:t>
        </w:r>
      </w:ins>
      <w:r>
        <w:rPr>
          <w:iCs/>
        </w:rPr>
        <w:t>.</w:t>
      </w:r>
      <w:commentRangeEnd w:id="1377"/>
      <w:r>
        <w:rPr>
          <w:rStyle w:val="CommentReference"/>
          <w:iCs/>
          <w:sz w:val="20"/>
          <w:szCs w:val="22"/>
        </w:rPr>
        <w:commentReference w:id="1377"/>
      </w:r>
      <w:commentRangeEnd w:id="1378"/>
      <w:r>
        <w:rPr>
          <w:rStyle w:val="CommentReference"/>
        </w:rPr>
        <w:commentReference w:id="1378"/>
      </w:r>
    </w:p>
    <w:p w14:paraId="4EE020B6" w14:textId="77777777" w:rsidR="005319C7" w:rsidRDefault="005D1F2C">
      <w:pPr>
        <w:pStyle w:val="Heading4"/>
      </w:pPr>
      <w:r>
        <w:rPr>
          <w:rFonts w:ascii="Arial" w:hAnsi="Arial" w:cs="Arial"/>
          <w:sz w:val="20"/>
          <w:szCs w:val="20"/>
        </w:rPr>
        <w:lastRenderedPageBreak/>
        <w:t xml:space="preserve">Friction </w:t>
      </w:r>
      <w:del w:id="1394" w:author="Sean de Noronha | DRG" w:date="2026-09-23T14:55:00Z">
        <w:r>
          <w:rPr>
            <w:rFonts w:ascii="Arial" w:hAnsi="Arial" w:cs="Arial"/>
            <w:sz w:val="20"/>
            <w:szCs w:val="20"/>
          </w:rPr>
          <w:delText>Modelling</w:delText>
        </w:r>
      </w:del>
      <w:ins w:id="1395" w:author="Sean de Noronha | DRG" w:date="2026-09-23T14:55:00Z">
        <w:r>
          <w:rPr>
            <w:rFonts w:ascii="Arial" w:hAnsi="Arial" w:cs="Arial"/>
            <w:sz w:val="20"/>
            <w:szCs w:val="20"/>
          </w:rPr>
          <w:t>Modeling</w:t>
        </w:r>
      </w:ins>
      <w:r>
        <w:rPr>
          <w:rFonts w:ascii="Arial" w:hAnsi="Arial" w:cs="Arial"/>
          <w:sz w:val="20"/>
          <w:szCs w:val="20"/>
        </w:rPr>
        <w:t xml:space="preserve"> Approaches Tested</w:t>
      </w:r>
    </w:p>
    <w:p w14:paraId="1B087E67" w14:textId="77777777" w:rsidR="00617091" w:rsidRDefault="00617091" w:rsidP="00617091">
      <w:pPr>
        <w:rPr>
          <w:iCs/>
        </w:rPr>
      </w:pPr>
      <w:r>
        <w:rPr>
          <w:iCs/>
        </w:rPr>
        <w:t xml:space="preserve">A summary of each of the existing friction </w:t>
      </w:r>
      <w:del w:id="1396" w:author="Sean de Noronha | DRG" w:date="2026-09-23T14:55:00Z">
        <w:r>
          <w:rPr>
            <w:iCs/>
          </w:rPr>
          <w:delText>modelling</w:delText>
        </w:r>
      </w:del>
      <w:ins w:id="1397" w:author="Sean de Noronha | DRG" w:date="2026-09-23T14:55:00Z">
        <w:r>
          <w:rPr>
            <w:iCs/>
          </w:rPr>
          <w:t>modeling</w:t>
        </w:r>
      </w:ins>
      <w:r>
        <w:rPr>
          <w:iCs/>
        </w:rPr>
        <w:t xml:space="preserve"> approaches that have been tested on CSST is provided in Table 10. For each approach, the outcome is quoted against </w:t>
      </w:r>
      <w:del w:id="1398" w:author="Sean de Noronha | DRG" w:date="2026-09-24T17:09:00Z">
        <w:r>
          <w:rPr>
            <w:iCs/>
          </w:rPr>
          <w:delText>the Manufacturer D measurements</w:delText>
        </w:r>
      </w:del>
      <w:ins w:id="1399" w:author="Sean de Noronha | DRG" w:date="2026-09-24T17:09:00Z">
        <w:r>
          <w:rPr>
            <w:iCs/>
          </w:rPr>
          <w:t>Manufacturer C's measurement data</w:t>
        </w:r>
      </w:ins>
      <w:r>
        <w:rPr>
          <w:iCs/>
        </w:rPr>
        <w:t xml:space="preserve"> in every case, along with the reasons why the approach was not explored further. </w:t>
      </w:r>
      <w:commentRangeStart w:id="1400"/>
      <w:ins w:id="1401" w:author="Sean de Noronha | DRG" w:date="2026-09-28T14:00:00Z">
        <w:r>
          <w:t>The capacity fits in Table 10 use the nominal bore D = EHD·25.4/32 mm, the diameter implied by the size index, so the roughness values they return are tied to that bore.</w:t>
        </w:r>
      </w:ins>
      <w:commentRangeEnd w:id="1400"/>
      <w:r>
        <w:rPr>
          <w:rStyle w:val="CommentReference"/>
        </w:rPr>
        <w:commentReference w:id="1400"/>
      </w:r>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0"/>
        <w:tblDescription w:val="Table 10 – CSST friction modelling approaches attempted, outcomes, and reasons for rejection."/>
      </w:tblPr>
      <w:tblGrid>
        <w:gridCol w:w="2155"/>
        <w:gridCol w:w="3690"/>
        <w:gridCol w:w="3618"/>
      </w:tblGrid>
      <w:tr w:rsidR="00304AF8" w:rsidRPr="00C66505" w14:paraId="39445A36" w14:textId="77777777" w:rsidTr="00C02673">
        <w:trPr>
          <w:trHeight w:val="58"/>
          <w:tblHeader/>
        </w:trPr>
        <w:tc>
          <w:tcPr>
            <w:tcW w:w="2155" w:type="dxa"/>
            <w:shd w:val="clear" w:color="auto" w:fill="F2F2F2" w:themeFill="background1" w:themeFillShade="F2"/>
            <w:vAlign w:val="center"/>
            <w:hideMark/>
          </w:tcPr>
          <w:p w14:paraId="2FE5ECA4" w14:textId="77777777" w:rsidR="00617091" w:rsidRPr="00C66505" w:rsidRDefault="00617091" w:rsidP="00A507BF">
            <w:pPr>
              <w:spacing w:after="0"/>
              <w:rPr>
                <w:rFonts w:cs="Arial"/>
                <w:b/>
                <w:bCs/>
                <w:color w:val="000000"/>
                <w:sz w:val="16"/>
                <w:szCs w:val="16"/>
              </w:rPr>
            </w:pPr>
            <w:r>
              <w:rPr>
                <w:rFonts w:cs="Arial"/>
                <w:b/>
                <w:bCs/>
                <w:iCs/>
                <w:color w:val="000000"/>
                <w:sz w:val="16"/>
                <w:szCs w:val="16"/>
              </w:rPr>
              <w:t>Approach</w:t>
            </w:r>
          </w:p>
        </w:tc>
        <w:tc>
          <w:tcPr>
            <w:tcW w:w="3690" w:type="dxa"/>
            <w:shd w:val="clear" w:color="auto" w:fill="F2F2F2" w:themeFill="background1" w:themeFillShade="F2"/>
            <w:vAlign w:val="center"/>
            <w:hideMark/>
          </w:tcPr>
          <w:p w14:paraId="22B42466" w14:textId="77777777" w:rsidR="00617091" w:rsidRPr="00C66505" w:rsidRDefault="00617091" w:rsidP="00A507BF">
            <w:pPr>
              <w:spacing w:after="0"/>
              <w:rPr>
                <w:rFonts w:cs="Arial"/>
                <w:b/>
                <w:bCs/>
                <w:color w:val="000000"/>
                <w:sz w:val="16"/>
                <w:szCs w:val="16"/>
              </w:rPr>
            </w:pPr>
            <w:r>
              <w:rPr>
                <w:rFonts w:cs="Arial"/>
                <w:b/>
                <w:bCs/>
                <w:iCs/>
                <w:color w:val="000000"/>
                <w:sz w:val="16"/>
                <w:szCs w:val="16"/>
              </w:rPr>
              <w:t>Outcome</w:t>
            </w:r>
          </w:p>
        </w:tc>
        <w:tc>
          <w:tcPr>
            <w:tcW w:w="3618" w:type="dxa"/>
            <w:shd w:val="clear" w:color="auto" w:fill="F2F2F2" w:themeFill="background1" w:themeFillShade="F2"/>
            <w:vAlign w:val="center"/>
            <w:hideMark/>
          </w:tcPr>
          <w:p w14:paraId="73E52834" w14:textId="77777777" w:rsidR="00617091" w:rsidRPr="00C66505" w:rsidRDefault="00617091" w:rsidP="00A507BF">
            <w:pPr>
              <w:spacing w:after="0"/>
              <w:rPr>
                <w:rFonts w:cs="Arial"/>
                <w:b/>
                <w:bCs/>
                <w:color w:val="000000"/>
                <w:sz w:val="16"/>
                <w:szCs w:val="16"/>
              </w:rPr>
            </w:pPr>
            <w:r>
              <w:rPr>
                <w:rFonts w:cs="Arial"/>
                <w:b/>
                <w:bCs/>
                <w:iCs/>
                <w:color w:val="000000"/>
                <w:sz w:val="16"/>
                <w:szCs w:val="16"/>
              </w:rPr>
              <w:t>Why set aside</w:t>
            </w:r>
          </w:p>
        </w:tc>
      </w:tr>
      <w:tr w:rsidR="00304AF8" w:rsidRPr="00C66505" w14:paraId="09D359C1" w14:textId="77777777" w:rsidTr="00C02673">
        <w:trPr>
          <w:trHeight w:val="58"/>
        </w:trPr>
        <w:tc>
          <w:tcPr>
            <w:tcW w:w="2155" w:type="dxa"/>
            <w:vAlign w:val="center"/>
            <w:hideMark/>
          </w:tcPr>
          <w:p w14:paraId="0E45A542" w14:textId="77777777" w:rsidR="00617091" w:rsidRPr="00C66505" w:rsidRDefault="000733AB" w:rsidP="00A507BF">
            <w:pPr>
              <w:spacing w:after="0"/>
              <w:rPr>
                <w:rFonts w:cs="Arial"/>
                <w:color w:val="000000"/>
                <w:sz w:val="16"/>
                <w:szCs w:val="16"/>
              </w:rPr>
            </w:pPr>
            <w:r>
              <w:rPr>
                <w:rFonts w:cs="Arial"/>
                <w:iCs/>
                <w:color w:val="000000"/>
                <w:sz w:val="16"/>
                <w:szCs w:val="16"/>
              </w:rPr>
              <w:t>Applying the Polyflo equation at published pipe dimensions and capacities per EHD</w:t>
            </w:r>
          </w:p>
        </w:tc>
        <w:tc>
          <w:tcPr>
            <w:tcW w:w="3690" w:type="dxa"/>
            <w:vAlign w:val="center"/>
            <w:hideMark/>
          </w:tcPr>
          <w:p w14:paraId="20E18E13" w14:textId="77777777" w:rsidR="00617091" w:rsidRPr="00C66505" w:rsidRDefault="000733AB" w:rsidP="00A507BF">
            <w:pPr>
              <w:spacing w:after="0"/>
              <w:rPr>
                <w:rFonts w:cs="Arial"/>
                <w:color w:val="000000"/>
                <w:sz w:val="16"/>
                <w:szCs w:val="16"/>
              </w:rPr>
            </w:pPr>
            <w:r>
              <w:rPr>
                <w:rFonts w:cs="Arial"/>
                <w:iCs/>
                <w:color w:val="000000"/>
                <w:sz w:val="16"/>
                <w:szCs w:val="16"/>
              </w:rPr>
              <w:t>Forward-calculating with the published diameter yields a mean capacity overprediction above 50%, with individual cells from +7% to +148%. Back-calculating from the published capacity yields a smaller diameter than published for the same capacity.</w:t>
            </w:r>
          </w:p>
        </w:tc>
        <w:tc>
          <w:tcPr>
            <w:tcW w:w="3618" w:type="dxa"/>
            <w:vAlign w:val="center"/>
            <w:hideMark/>
          </w:tcPr>
          <w:p w14:paraId="0814321E" w14:textId="77777777" w:rsidR="00617091" w:rsidRPr="00C66505" w:rsidRDefault="00617091" w:rsidP="00A507BF">
            <w:pPr>
              <w:spacing w:after="0"/>
              <w:rPr>
                <w:rFonts w:cs="Arial"/>
                <w:color w:val="000000"/>
                <w:sz w:val="16"/>
                <w:szCs w:val="16"/>
              </w:rPr>
            </w:pPr>
            <w:proofErr w:type="spellStart"/>
            <w:r>
              <w:rPr>
                <w:rFonts w:cs="Arial"/>
                <w:iCs/>
                <w:color w:val="000000"/>
                <w:sz w:val="16"/>
                <w:szCs w:val="16"/>
              </w:rPr>
              <w:t>Polyflo's</w:t>
            </w:r>
            <w:proofErr w:type="spellEnd"/>
            <w:r>
              <w:rPr>
                <w:rFonts w:cs="Arial"/>
                <w:iCs/>
                <w:color w:val="000000"/>
                <w:sz w:val="16"/>
                <w:szCs w:val="16"/>
              </w:rPr>
              <w:t xml:space="preserve"> friction law is found to be an approximation for turbulent non-corrugated-wall pipe flow and does not describe corrugated tubing at any size.</w:t>
            </w:r>
          </w:p>
        </w:tc>
      </w:tr>
      <w:tr w:rsidR="00304AF8" w:rsidRPr="00C66505" w14:paraId="040FE729" w14:textId="77777777" w:rsidTr="00C02673">
        <w:trPr>
          <w:trHeight w:val="58"/>
        </w:trPr>
        <w:tc>
          <w:tcPr>
            <w:tcW w:w="2155" w:type="dxa"/>
            <w:vAlign w:val="center"/>
            <w:hideMark/>
          </w:tcPr>
          <w:p w14:paraId="0C270514" w14:textId="77777777" w:rsidR="00617091" w:rsidRPr="00C66505" w:rsidRDefault="000733AB" w:rsidP="00A507BF">
            <w:pPr>
              <w:spacing w:after="0"/>
              <w:rPr>
                <w:rFonts w:cs="Arial"/>
                <w:color w:val="000000"/>
                <w:sz w:val="16"/>
                <w:szCs w:val="16"/>
              </w:rPr>
            </w:pPr>
            <w:r>
              <w:rPr>
                <w:rFonts w:cs="Arial"/>
                <w:iCs/>
                <w:color w:val="000000"/>
                <w:sz w:val="16"/>
                <w:szCs w:val="16"/>
              </w:rPr>
              <w:t>Back-calculate using Colebrook-White to obtain one roughness per EHD</w:t>
            </w:r>
          </w:p>
        </w:tc>
        <w:tc>
          <w:tcPr>
            <w:tcW w:w="3690" w:type="dxa"/>
            <w:vAlign w:val="center"/>
            <w:hideMark/>
          </w:tcPr>
          <w:p w14:paraId="4FFA7A13" w14:textId="0FBA4474" w:rsidR="00617091" w:rsidRPr="00C66505" w:rsidRDefault="00617091" w:rsidP="00A507BF">
            <w:pPr>
              <w:spacing w:after="0"/>
              <w:rPr>
                <w:rFonts w:cs="Arial"/>
                <w:color w:val="000000"/>
                <w:sz w:val="16"/>
                <w:szCs w:val="16"/>
              </w:rPr>
            </w:pPr>
            <w:r>
              <w:rPr>
                <w:rFonts w:cs="Arial"/>
                <w:iCs/>
                <w:color w:val="000000"/>
                <w:sz w:val="16"/>
                <w:szCs w:val="16"/>
              </w:rPr>
              <w:t xml:space="preserve">ε/D that minimizes the capacity </w:t>
            </w:r>
            <w:del w:id="1402" w:author="Sean de Noronha | DRG" w:date="2026-09-23T16:30:00Z" w16du:dateUtc="2026-09-23T14:30:00Z">
              <w:r>
                <w:rPr>
                  <w:rFonts w:cs="Arial"/>
                  <w:iCs/>
                  <w:color w:val="000000"/>
                  <w:sz w:val="16"/>
                  <w:szCs w:val="16"/>
                </w:rPr>
                <w:delText xml:space="preserve">error </w:delText>
              </w:r>
            </w:del>
            <w:ins w:id="1403" w:author="Sean de Noronha | DRG" w:date="2026-09-23T16:30:00Z" w16du:dateUtc="2026-09-23T14:30:00Z">
              <w:r>
                <w:rPr>
                  <w:rFonts w:cs="Arial"/>
                  <w:iCs/>
                  <w:color w:val="000000"/>
                  <w:sz w:val="16"/>
                  <w:szCs w:val="16"/>
                </w:rPr>
                <w:t xml:space="preserve">deviation </w:t>
              </w:r>
            </w:ins>
            <w:r>
              <w:rPr>
                <w:rFonts w:cs="Arial"/>
                <w:iCs/>
                <w:color w:val="000000"/>
                <w:sz w:val="16"/>
                <w:szCs w:val="16"/>
              </w:rPr>
              <w:t xml:space="preserve">over the piping lengths per EHD yields </w:t>
            </w:r>
            <w:r>
              <w:rPr>
                <w:rFonts w:cs="Arial"/>
                <w:iCs/>
                <w:color w:val="000000"/>
                <w:sz w:val="16"/>
                <w:szCs w:val="16"/>
                <w:lang w:val="el-GR"/>
              </w:rPr>
              <w:t>ε</w:t>
            </w:r>
            <w:r>
              <w:rPr>
                <w:rFonts w:cs="Arial"/>
                <w:iCs/>
                <w:color w:val="000000"/>
                <w:sz w:val="16"/>
                <w:szCs w:val="16"/>
              </w:rPr>
              <w:t xml:space="preserve">/D values that vary a factor of over 6x across four sizes. </w:t>
            </w:r>
          </w:p>
        </w:tc>
        <w:tc>
          <w:tcPr>
            <w:tcW w:w="3618" w:type="dxa"/>
            <w:vAlign w:val="center"/>
            <w:hideMark/>
          </w:tcPr>
          <w:p w14:paraId="572A1261" w14:textId="35EF5C34" w:rsidR="00617091" w:rsidRPr="00C66505" w:rsidRDefault="00617091" w:rsidP="00A507BF">
            <w:pPr>
              <w:spacing w:after="0"/>
              <w:rPr>
                <w:rFonts w:cs="Arial"/>
                <w:color w:val="000000"/>
                <w:sz w:val="16"/>
                <w:szCs w:val="16"/>
              </w:rPr>
            </w:pPr>
            <w:r>
              <w:rPr>
                <w:rFonts w:cs="Arial"/>
                <w:iCs/>
                <w:color w:val="000000"/>
                <w:sz w:val="16"/>
                <w:szCs w:val="16"/>
              </w:rPr>
              <w:t xml:space="preserve">Roughness should be a property of the tubing wall, not of the size. </w:t>
            </w:r>
            <w:ins w:id="1404" w:author="Sean de Noronha | DRG" w:date="2026-09-24T10:06:00Z">
              <w:r>
                <w:rPr>
                  <w:rFonts w:cs="Arial"/>
                  <w:iCs/>
                  <w:color w:val="000000"/>
                  <w:sz w:val="16"/>
                  <w:szCs w:val="16"/>
                </w:rPr>
                <w:t xml:space="preserve">The 3/8-in, ½-in and ¾-in sizes </w:t>
              </w:r>
            </w:ins>
            <w:commentRangeStart w:id="1405"/>
            <w:commentRangeStart w:id="1406"/>
            <w:del w:id="1407" w:author="Sean de Noronha | DRG" w:date="2026-09-24T10:06:00Z" w16du:dateUtc="2026-09-24T08:06:00Z">
              <w:r>
                <w:rPr>
                  <w:rFonts w:cs="Arial"/>
                  <w:iCs/>
                  <w:color w:val="000000"/>
                  <w:sz w:val="16"/>
                  <w:szCs w:val="16"/>
                </w:rPr>
                <w:delText xml:space="preserve">Three of the four </w:delText>
              </w:r>
              <w:commentRangeEnd w:id="1405"/>
              <w:r>
                <w:rPr>
                  <w:rStyle w:val="CommentReference"/>
                  <w:rFonts w:cs="Arial"/>
                  <w:iCs/>
                  <w:color w:val="000000"/>
                </w:rPr>
                <w:commentReference w:id="1405"/>
              </w:r>
            </w:del>
            <w:commentRangeEnd w:id="1406"/>
            <w:r>
              <w:rPr>
                <w:rStyle w:val="CommentReference"/>
              </w:rPr>
              <w:commentReference w:id="1406"/>
            </w:r>
            <w:r>
              <w:rPr>
                <w:rFonts w:cs="Arial"/>
                <w:iCs/>
                <w:color w:val="000000"/>
                <w:sz w:val="16"/>
                <w:szCs w:val="16"/>
              </w:rPr>
              <w:t>exceed Colebrook-White's own validity limit of ε/D ≤ 0.05</w:t>
            </w:r>
            <w:del w:id="1408" w:author="Sean de Noronha | DRG" w:date="2026-09-24T10:06:00Z" w16du:dateUtc="2026-09-24T08:06:00Z">
              <w:r>
                <w:rPr>
                  <w:rFonts w:cs="Arial"/>
                  <w:iCs/>
                  <w:color w:val="000000"/>
                  <w:sz w:val="16"/>
                  <w:szCs w:val="16"/>
                </w:rPr>
                <w:delText>.</w:delText>
              </w:r>
            </w:del>
            <w:ins w:id="1409" w:author="Sean de Noronha | DRG" w:date="2026-09-24T10:07:00Z" w16du:dateUtc="2026-09-24T08:07:00Z">
              <w:r>
                <w:rPr>
                  <w:rFonts w:cs="Arial"/>
                  <w:iCs/>
                  <w:color w:val="000000"/>
                  <w:sz w:val="16"/>
                  <w:szCs w:val="16"/>
                </w:rPr>
                <w:t xml:space="preserve">; </w:t>
              </w:r>
            </w:ins>
            <w:ins w:id="1410" w:author="Sean de Noronha | DRG" w:date="2026-09-24T10:07:00Z">
              <w:r>
                <w:rPr>
                  <w:rFonts w:cs="Arial"/>
                  <w:iCs/>
                  <w:color w:val="000000"/>
                  <w:sz w:val="16"/>
                  <w:szCs w:val="16"/>
                </w:rPr>
                <w:t>only the 1-in size is within it.</w:t>
              </w:r>
            </w:ins>
          </w:p>
        </w:tc>
      </w:tr>
      <w:tr w:rsidR="00304AF8" w:rsidRPr="00C66505" w14:paraId="5A9B319E" w14:textId="77777777" w:rsidTr="00C02673">
        <w:trPr>
          <w:trHeight w:val="58"/>
        </w:trPr>
        <w:tc>
          <w:tcPr>
            <w:tcW w:w="2155" w:type="dxa"/>
            <w:vAlign w:val="center"/>
            <w:hideMark/>
          </w:tcPr>
          <w:p w14:paraId="7123D427" w14:textId="77777777" w:rsidR="00617091" w:rsidRPr="00C66505" w:rsidRDefault="00617091" w:rsidP="00A507BF">
            <w:pPr>
              <w:spacing w:after="0"/>
              <w:rPr>
                <w:rFonts w:cs="Arial"/>
                <w:color w:val="000000"/>
                <w:sz w:val="16"/>
                <w:szCs w:val="16"/>
              </w:rPr>
            </w:pPr>
            <w:r>
              <w:rPr>
                <w:rFonts w:cs="Arial"/>
                <w:iCs/>
                <w:color w:val="000000"/>
                <w:sz w:val="16"/>
                <w:szCs w:val="16"/>
              </w:rPr>
              <w:t>Colebrook-White, single roughness across all sizes</w:t>
            </w:r>
          </w:p>
        </w:tc>
        <w:tc>
          <w:tcPr>
            <w:tcW w:w="3690" w:type="dxa"/>
            <w:vAlign w:val="center"/>
            <w:hideMark/>
          </w:tcPr>
          <w:p w14:paraId="068EC838" w14:textId="72E4DB5F" w:rsidR="00617091" w:rsidRPr="00C66505" w:rsidRDefault="00617091" w:rsidP="00A507BF">
            <w:pPr>
              <w:spacing w:after="0"/>
              <w:rPr>
                <w:rFonts w:cs="Arial"/>
                <w:color w:val="000000"/>
                <w:sz w:val="16"/>
                <w:szCs w:val="16"/>
              </w:rPr>
            </w:pPr>
            <w:commentRangeStart w:id="1411"/>
            <w:commentRangeStart w:id="1412"/>
            <w:r>
              <w:rPr>
                <w:rFonts w:cs="Arial"/>
                <w:iCs/>
                <w:color w:val="000000"/>
                <w:sz w:val="16"/>
                <w:szCs w:val="16"/>
              </w:rPr>
              <w:t xml:space="preserve">ε/D can </w:t>
            </w:r>
            <w:del w:id="1413" w:author="Sean de Noronha | DRG" w:date="2026-09-24T10:08:00Z" w16du:dateUtc="2026-09-24T08:08:00Z">
              <w:r>
                <w:rPr>
                  <w:rFonts w:cs="Arial"/>
                  <w:iCs/>
                  <w:color w:val="000000"/>
                  <w:sz w:val="16"/>
                  <w:szCs w:val="16"/>
                </w:rPr>
                <w:delText>move over roughly</w:delText>
              </w:r>
            </w:del>
            <w:ins w:id="1414" w:author="Sean de Noronha | DRG" w:date="2026-09-24T10:08:00Z" w16du:dateUtc="2026-09-24T08:08:00Z">
              <w:r>
                <w:rPr>
                  <w:rFonts w:cs="Arial"/>
                  <w:iCs/>
                  <w:color w:val="000000"/>
                  <w:sz w:val="16"/>
                  <w:szCs w:val="16"/>
                </w:rPr>
                <w:t>vary by</w:t>
              </w:r>
            </w:ins>
            <w:r>
              <w:rPr>
                <w:rFonts w:cs="Arial"/>
                <w:iCs/>
                <w:color w:val="000000"/>
                <w:sz w:val="16"/>
                <w:szCs w:val="16"/>
              </w:rPr>
              <w:t xml:space="preserve"> a</w:t>
            </w:r>
            <w:ins w:id="1415" w:author="Sean de Noronha | DRG" w:date="2026-09-24T10:08:00Z" w16du:dateUtc="2026-09-24T08:08:00Z">
              <w:r>
                <w:rPr>
                  <w:rFonts w:cs="Arial"/>
                  <w:iCs/>
                  <w:color w:val="000000"/>
                  <w:sz w:val="16"/>
                  <w:szCs w:val="16"/>
                </w:rPr>
                <w:t xml:space="preserve"> factor of about</w:t>
              </w:r>
            </w:ins>
            <w:r>
              <w:rPr>
                <w:rFonts w:cs="Arial"/>
                <w:iCs/>
                <w:color w:val="000000"/>
                <w:sz w:val="16"/>
                <w:szCs w:val="16"/>
              </w:rPr>
              <w:t xml:space="preserve"> 20</w:t>
            </w:r>
            <w:del w:id="1416" w:author="Sean de Noronha | DRG" w:date="2026-09-24T10:09:00Z" w16du:dateUtc="2026-09-24T08:09:00Z">
              <w:r>
                <w:rPr>
                  <w:rFonts w:cs="Arial"/>
                  <w:iCs/>
                  <w:color w:val="000000"/>
                  <w:sz w:val="16"/>
                  <w:szCs w:val="16"/>
                </w:rPr>
                <w:delText>x range</w:delText>
              </w:r>
            </w:del>
            <w:r>
              <w:rPr>
                <w:rFonts w:cs="Arial"/>
                <w:iCs/>
                <w:color w:val="000000"/>
                <w:sz w:val="16"/>
                <w:szCs w:val="16"/>
              </w:rPr>
              <w:t xml:space="preserve"> </w:t>
            </w:r>
            <w:del w:id="1417" w:author="Sean de Noronha | DRG" w:date="2026-09-24T10:10:00Z" w16du:dateUtc="2026-09-24T08:10:00Z">
              <w:r>
                <w:rPr>
                  <w:rFonts w:cs="Arial"/>
                  <w:iCs/>
                  <w:color w:val="000000"/>
                  <w:sz w:val="16"/>
                  <w:szCs w:val="16"/>
                </w:rPr>
                <w:delText xml:space="preserve">for </w:delText>
              </w:r>
            </w:del>
            <w:ins w:id="1418" w:author="Sean de Noronha | DRG" w:date="2026-09-24T10:10:00Z" w16du:dateUtc="2026-09-24T08:10:00Z">
              <w:r>
                <w:rPr>
                  <w:rFonts w:cs="Arial"/>
                  <w:iCs/>
                  <w:color w:val="000000"/>
                  <w:sz w:val="16"/>
                  <w:szCs w:val="16"/>
                </w:rPr>
                <w:t xml:space="preserve">and maintain </w:t>
              </w:r>
            </w:ins>
            <w:r>
              <w:rPr>
                <w:rFonts w:cs="Arial"/>
                <w:iCs/>
                <w:color w:val="000000"/>
                <w:sz w:val="16"/>
                <w:szCs w:val="16"/>
              </w:rPr>
              <w:t xml:space="preserve">under one percentage point of RMS capacity </w:t>
            </w:r>
            <w:ins w:id="1419" w:author="Olga Arevalo Quintero" w:date="2026-09-20T11:37:00Z" w16du:dateUtc="2026-09-20T15:37:00Z">
              <w:r>
                <w:rPr>
                  <w:rFonts w:cs="Arial"/>
                  <w:iCs/>
                  <w:color w:val="000000"/>
                  <w:sz w:val="16"/>
                  <w:szCs w:val="16"/>
                </w:rPr>
                <w:t>deviation</w:t>
              </w:r>
            </w:ins>
            <w:del w:id="1420" w:author="Olga Arevalo Quintero" w:date="2026-09-20T11:37:00Z" w16du:dateUtc="2026-09-20T15:37:00Z">
              <w:r>
                <w:rPr>
                  <w:rFonts w:cs="Arial"/>
                  <w:iCs/>
                  <w:color w:val="000000"/>
                  <w:sz w:val="16"/>
                  <w:szCs w:val="16"/>
                </w:rPr>
                <w:delText>error</w:delText>
              </w:r>
            </w:del>
            <w:r>
              <w:rPr>
                <w:rFonts w:cs="Arial"/>
                <w:iCs/>
                <w:color w:val="000000"/>
                <w:sz w:val="16"/>
                <w:szCs w:val="16"/>
              </w:rPr>
              <w:t>.</w:t>
            </w:r>
            <w:commentRangeEnd w:id="1411"/>
            <w:r>
              <w:rPr>
                <w:rStyle w:val="CommentReference"/>
                <w:rFonts w:cs="Arial"/>
                <w:color w:val="000000"/>
              </w:rPr>
              <w:commentReference w:id="1411"/>
            </w:r>
            <w:commentRangeEnd w:id="1412"/>
            <w:r>
              <w:rPr>
                <w:rStyle w:val="CommentReference"/>
              </w:rPr>
              <w:commentReference w:id="1412"/>
            </w:r>
          </w:p>
        </w:tc>
        <w:tc>
          <w:tcPr>
            <w:tcW w:w="3618" w:type="dxa"/>
            <w:vAlign w:val="center"/>
            <w:hideMark/>
          </w:tcPr>
          <w:p w14:paraId="2EA3BD20" w14:textId="39C7DE65" w:rsidR="00617091" w:rsidRPr="00C66505" w:rsidRDefault="00617091" w:rsidP="00A507BF">
            <w:pPr>
              <w:spacing w:after="0"/>
              <w:rPr>
                <w:rFonts w:cs="Arial"/>
                <w:color w:val="000000"/>
                <w:sz w:val="16"/>
                <w:szCs w:val="16"/>
              </w:rPr>
            </w:pPr>
            <w:commentRangeStart w:id="1421"/>
            <w:commentRangeStart w:id="1422"/>
            <w:r>
              <w:rPr>
                <w:rFonts w:cs="Arial"/>
                <w:iCs/>
                <w:color w:val="000000"/>
                <w:sz w:val="16"/>
                <w:szCs w:val="16"/>
              </w:rPr>
              <w:t xml:space="preserve">Bore </w:t>
            </w:r>
            <w:ins w:id="1423" w:author="Sean de Noronha | DRG" w:date="2026-09-24T10:11:00Z" w16du:dateUtc="2026-09-24T08:11:00Z">
              <w:r>
                <w:rPr>
                  <w:rFonts w:cs="Arial"/>
                  <w:iCs/>
                  <w:color w:val="000000"/>
                  <w:sz w:val="16"/>
                  <w:szCs w:val="16"/>
                </w:rPr>
                <w:t xml:space="preserve">diameter </w:t>
              </w:r>
            </w:ins>
            <w:r>
              <w:rPr>
                <w:rFonts w:cs="Arial"/>
                <w:iCs/>
                <w:color w:val="000000"/>
                <w:sz w:val="16"/>
                <w:szCs w:val="16"/>
              </w:rPr>
              <w:t>and roughness cannot be separated</w:t>
            </w:r>
            <w:ins w:id="1424" w:author="Sean de Noronha | DRG" w:date="2026-09-24T10:15:00Z" w16du:dateUtc="2026-09-24T08:15:00Z">
              <w:r>
                <w:rPr>
                  <w:rFonts w:cs="Arial"/>
                  <w:iCs/>
                  <w:color w:val="000000"/>
                  <w:sz w:val="16"/>
                  <w:szCs w:val="16"/>
                </w:rPr>
                <w:t>;</w:t>
              </w:r>
            </w:ins>
            <w:del w:id="1425" w:author="Sean de Noronha | DRG" w:date="2026-09-24T10:15:00Z" w16du:dateUtc="2026-09-24T08:15:00Z">
              <w:r>
                <w:rPr>
                  <w:rFonts w:cs="Arial"/>
                  <w:iCs/>
                  <w:color w:val="000000"/>
                  <w:sz w:val="16"/>
                  <w:szCs w:val="16"/>
                </w:rPr>
                <w:delText>,</w:delText>
              </w:r>
            </w:del>
            <w:r>
              <w:rPr>
                <w:rFonts w:cs="Arial"/>
                <w:iCs/>
                <w:color w:val="000000"/>
                <w:sz w:val="16"/>
                <w:szCs w:val="16"/>
              </w:rPr>
              <w:t xml:space="preserve"> infinitely many </w:t>
            </w:r>
            <w:del w:id="1426" w:author="Sean de Noronha | DRG" w:date="2026-09-24T10:11:00Z" w16du:dateUtc="2026-09-24T08:11:00Z">
              <w:r>
                <w:rPr>
                  <w:rFonts w:cs="Arial"/>
                  <w:iCs/>
                  <w:color w:val="000000"/>
                  <w:sz w:val="16"/>
                  <w:szCs w:val="16"/>
                </w:rPr>
                <w:delText xml:space="preserve">solutions for bore and roughness </w:delText>
              </w:r>
            </w:del>
            <w:ins w:id="1427" w:author="Sean de Noronha | DRG" w:date="2026-09-24T10:11:00Z" w16du:dateUtc="2026-09-24T08:11:00Z">
              <w:r>
                <w:rPr>
                  <w:rFonts w:cs="Arial"/>
                  <w:iCs/>
                  <w:color w:val="000000"/>
                  <w:sz w:val="16"/>
                  <w:szCs w:val="16"/>
                </w:rPr>
                <w:t>combinations of the two</w:t>
              </w:r>
            </w:ins>
            <w:ins w:id="1428" w:author="Olga Arevalo Quintero" w:date="2026-09-20T11:41:00Z" w16du:dateUtc="2026-09-20T15:41:00Z">
              <w:r>
                <w:rPr>
                  <w:rFonts w:cs="Arial"/>
                  <w:iCs/>
                  <w:color w:val="000000"/>
                  <w:sz w:val="16"/>
                  <w:szCs w:val="16"/>
                </w:rPr>
                <w:t xml:space="preserve"> </w:t>
              </w:r>
            </w:ins>
            <w:ins w:id="1429" w:author="Sean de Noronha | DRG" w:date="2026-09-24T10:11:00Z" w16du:dateUtc="2026-09-24T08:11:00Z">
              <w:r>
                <w:rPr>
                  <w:rFonts w:cs="Arial"/>
                  <w:iCs/>
                  <w:color w:val="000000"/>
                  <w:sz w:val="16"/>
                  <w:szCs w:val="16"/>
                </w:rPr>
                <w:t>produce simi</w:t>
              </w:r>
            </w:ins>
            <w:ins w:id="1430" w:author="Sean de Noronha | DRG" w:date="2026-09-24T10:12:00Z" w16du:dateUtc="2026-09-24T08:12:00Z">
              <w:r>
                <w:rPr>
                  <w:rFonts w:cs="Arial"/>
                  <w:iCs/>
                  <w:color w:val="000000"/>
                  <w:sz w:val="16"/>
                  <w:szCs w:val="16"/>
                </w:rPr>
                <w:t xml:space="preserve">lar </w:t>
              </w:r>
            </w:ins>
            <w:del w:id="1431" w:author="Sean de Noronha | DRG" w:date="2026-09-24T10:12:00Z" w16du:dateUtc="2026-09-24T08:12:00Z">
              <w:r>
                <w:rPr>
                  <w:rFonts w:cs="Arial"/>
                  <w:iCs/>
                  <w:color w:val="000000"/>
                  <w:sz w:val="16"/>
                  <w:szCs w:val="16"/>
                </w:rPr>
                <w:delText xml:space="preserve">that minimize the </w:delText>
              </w:r>
            </w:del>
            <w:r>
              <w:rPr>
                <w:rFonts w:cs="Arial"/>
                <w:iCs/>
                <w:color w:val="000000"/>
                <w:sz w:val="16"/>
                <w:szCs w:val="16"/>
              </w:rPr>
              <w:t xml:space="preserve">RMS capacity </w:t>
            </w:r>
            <w:del w:id="1432" w:author="Olga Arevalo Quintero" w:date="2026-09-20T11:37:00Z" w16du:dateUtc="2026-09-20T15:37:00Z">
              <w:r>
                <w:rPr>
                  <w:rFonts w:cs="Arial"/>
                  <w:iCs/>
                  <w:color w:val="000000"/>
                  <w:sz w:val="16"/>
                  <w:szCs w:val="16"/>
                </w:rPr>
                <w:delText xml:space="preserve">error </w:delText>
              </w:r>
            </w:del>
            <w:ins w:id="1433" w:author="Olga Arevalo Quintero" w:date="2026-09-20T11:37:00Z" w16du:dateUtc="2026-09-20T15:37:00Z">
              <w:r>
                <w:rPr>
                  <w:rFonts w:cs="Arial"/>
                  <w:iCs/>
                  <w:color w:val="000000"/>
                  <w:sz w:val="16"/>
                  <w:szCs w:val="16"/>
                </w:rPr>
                <w:t>deviation</w:t>
              </w:r>
              <w:del w:id="1434" w:author="Sean de Noronha | DRG" w:date="2026-09-24T10:12:00Z" w16du:dateUtc="2026-09-24T08:12:00Z">
                <w:r>
                  <w:rPr>
                    <w:rFonts w:cs="Arial"/>
                    <w:iCs/>
                    <w:color w:val="000000"/>
                    <w:sz w:val="16"/>
                    <w:szCs w:val="16"/>
                  </w:rPr>
                  <w:delText xml:space="preserve"> </w:delText>
                </w:r>
              </w:del>
            </w:ins>
            <w:del w:id="1435" w:author="Sean de Noronha | DRG" w:date="2026-09-24T10:12:00Z" w16du:dateUtc="2026-09-24T08:12:00Z">
              <w:r>
                <w:rPr>
                  <w:rFonts w:cs="Arial"/>
                  <w:iCs/>
                  <w:color w:val="000000"/>
                  <w:sz w:val="16"/>
                  <w:szCs w:val="16"/>
                </w:rPr>
                <w:delText>obtained</w:delText>
              </w:r>
            </w:del>
            <w:r>
              <w:rPr>
                <w:rFonts w:cs="Arial"/>
                <w:iCs/>
                <w:color w:val="000000"/>
                <w:sz w:val="16"/>
                <w:szCs w:val="16"/>
              </w:rPr>
              <w:t>, so n</w:t>
            </w:r>
            <w:ins w:id="1436" w:author="Sean de Noronha | DRG" w:date="2026-09-24T10:12:00Z" w16du:dateUtc="2026-09-24T08:12:00Z">
              <w:r>
                <w:rPr>
                  <w:rFonts w:cs="Arial"/>
                  <w:iCs/>
                  <w:color w:val="000000"/>
                  <w:sz w:val="16"/>
                  <w:szCs w:val="16"/>
                </w:rPr>
                <w:t xml:space="preserve">either parameter </w:t>
              </w:r>
            </w:ins>
            <w:del w:id="1437" w:author="Sean de Noronha | DRG" w:date="2026-09-24T10:12:00Z" w16du:dateUtc="2026-09-24T08:12:00Z">
              <w:r>
                <w:rPr>
                  <w:rFonts w:cs="Arial"/>
                  <w:iCs/>
                  <w:color w:val="000000"/>
                  <w:sz w:val="16"/>
                  <w:szCs w:val="16"/>
                </w:rPr>
                <w:delText xml:space="preserve">o value </w:delText>
              </w:r>
            </w:del>
            <w:r>
              <w:rPr>
                <w:rFonts w:cs="Arial"/>
                <w:iCs/>
                <w:color w:val="000000"/>
                <w:sz w:val="16"/>
                <w:szCs w:val="16"/>
              </w:rPr>
              <w:t xml:space="preserve">is </w:t>
            </w:r>
            <w:ins w:id="1438" w:author="Sean de Noronha | DRG" w:date="2026-09-24T10:16:00Z" w16du:dateUtc="2026-09-24T08:16:00Z">
              <w:r>
                <w:rPr>
                  <w:rFonts w:cs="Arial"/>
                  <w:iCs/>
                  <w:color w:val="000000"/>
                  <w:sz w:val="16"/>
                  <w:szCs w:val="16"/>
                </w:rPr>
                <w:t xml:space="preserve">uniquely </w:t>
              </w:r>
            </w:ins>
            <w:del w:id="1439" w:author="Sean de Noronha | DRG" w:date="2026-09-24T10:16:00Z" w16du:dateUtc="2026-09-24T08:16:00Z">
              <w:r>
                <w:rPr>
                  <w:rFonts w:cs="Arial"/>
                  <w:iCs/>
                  <w:color w:val="000000"/>
                  <w:sz w:val="16"/>
                  <w:szCs w:val="16"/>
                </w:rPr>
                <w:delText xml:space="preserve">physically </w:delText>
              </w:r>
            </w:del>
            <w:r>
              <w:rPr>
                <w:rFonts w:cs="Arial"/>
                <w:iCs/>
                <w:color w:val="000000"/>
                <w:sz w:val="16"/>
                <w:szCs w:val="16"/>
              </w:rPr>
              <w:t>identifiable</w:t>
            </w:r>
            <w:ins w:id="1440" w:author="Sean de Noronha | DRG" w:date="2026-09-24T10:12:00Z" w16du:dateUtc="2026-09-24T08:12:00Z">
              <w:r>
                <w:rPr>
                  <w:rFonts w:cs="Arial"/>
                  <w:iCs/>
                  <w:color w:val="000000"/>
                  <w:sz w:val="16"/>
                  <w:szCs w:val="16"/>
                </w:rPr>
                <w:t xml:space="preserve"> from the fit</w:t>
              </w:r>
            </w:ins>
            <w:r>
              <w:rPr>
                <w:rFonts w:cs="Arial"/>
                <w:iCs/>
                <w:color w:val="000000"/>
                <w:sz w:val="16"/>
                <w:szCs w:val="16"/>
              </w:rPr>
              <w:t>.</w:t>
            </w:r>
            <w:commentRangeEnd w:id="1421"/>
            <w:r>
              <w:rPr>
                <w:rStyle w:val="CommentReference"/>
                <w:rFonts w:cs="Arial"/>
                <w:color w:val="000000"/>
              </w:rPr>
              <w:commentReference w:id="1421"/>
            </w:r>
            <w:commentRangeEnd w:id="1422"/>
            <w:r>
              <w:rPr>
                <w:rStyle w:val="CommentReference"/>
              </w:rPr>
              <w:commentReference w:id="1422"/>
            </w:r>
          </w:p>
        </w:tc>
      </w:tr>
      <w:tr w:rsidR="00304AF8" w:rsidRPr="00C66505" w14:paraId="502D59C9" w14:textId="77777777" w:rsidTr="00C02673">
        <w:trPr>
          <w:trHeight w:val="58"/>
        </w:trPr>
        <w:tc>
          <w:tcPr>
            <w:tcW w:w="2155" w:type="dxa"/>
            <w:vAlign w:val="center"/>
            <w:hideMark/>
          </w:tcPr>
          <w:p w14:paraId="0ECB4EB2" w14:textId="77777777" w:rsidR="00617091" w:rsidRPr="00C66505" w:rsidRDefault="00617091" w:rsidP="00A507BF">
            <w:pPr>
              <w:spacing w:after="0"/>
              <w:rPr>
                <w:rFonts w:cs="Arial"/>
                <w:color w:val="000000"/>
                <w:sz w:val="16"/>
                <w:szCs w:val="16"/>
              </w:rPr>
            </w:pPr>
            <w:r>
              <w:rPr>
                <w:rFonts w:cs="Arial"/>
                <w:iCs/>
                <w:color w:val="000000"/>
                <w:sz w:val="16"/>
                <w:szCs w:val="16"/>
              </w:rPr>
              <w:t>Churchill, ε/D set per EHD so the fully rough limit equals the measured plateau</w:t>
            </w:r>
          </w:p>
        </w:tc>
        <w:tc>
          <w:tcPr>
            <w:tcW w:w="3690" w:type="dxa"/>
            <w:vAlign w:val="center"/>
            <w:hideMark/>
          </w:tcPr>
          <w:p w14:paraId="2896C367" w14:textId="77777777" w:rsidR="00617091" w:rsidRPr="00C66505" w:rsidRDefault="00617091" w:rsidP="00A507BF">
            <w:pPr>
              <w:spacing w:after="0"/>
              <w:rPr>
                <w:rFonts w:cs="Arial"/>
                <w:color w:val="000000"/>
                <w:sz w:val="16"/>
                <w:szCs w:val="16"/>
              </w:rPr>
            </w:pPr>
            <w:r>
              <w:rPr>
                <w:rFonts w:cs="Arial"/>
                <w:iCs/>
                <w:color w:val="000000"/>
                <w:sz w:val="16"/>
                <w:szCs w:val="16"/>
              </w:rPr>
              <w:t>Log-residual of 0.08 to 0.27 over the turbulent points but 0.50 to 0.61 over the laminar points</w:t>
            </w:r>
          </w:p>
        </w:tc>
        <w:tc>
          <w:tcPr>
            <w:tcW w:w="3618" w:type="dxa"/>
            <w:vAlign w:val="center"/>
            <w:hideMark/>
          </w:tcPr>
          <w:p w14:paraId="3AD31DDC" w14:textId="77777777" w:rsidR="00617091" w:rsidRPr="00C66505" w:rsidRDefault="00617091" w:rsidP="00A507BF">
            <w:pPr>
              <w:spacing w:after="0"/>
              <w:rPr>
                <w:rFonts w:cs="Arial"/>
                <w:color w:val="000000"/>
                <w:sz w:val="16"/>
                <w:szCs w:val="16"/>
              </w:rPr>
            </w:pPr>
            <w:r>
              <w:rPr>
                <w:rFonts w:cs="Arial"/>
                <w:iCs/>
                <w:color w:val="000000"/>
                <w:sz w:val="16"/>
                <w:szCs w:val="16"/>
              </w:rPr>
              <w:t>Reproduces the plateau by construction, but the transition from laminar produces a sharp minimum where the measured data shows a shallow one</w:t>
            </w:r>
          </w:p>
        </w:tc>
      </w:tr>
    </w:tbl>
    <w:p w14:paraId="76DA5E31" w14:textId="77777777" w:rsidR="00617091" w:rsidRDefault="00617091" w:rsidP="00617091">
      <w:pPr>
        <w:rPr>
          <w:i/>
        </w:rPr>
      </w:pPr>
      <w:r>
        <w:rPr>
          <w:i/>
        </w:rPr>
        <w:t xml:space="preserve">Table 10 – CSST friction </w:t>
      </w:r>
      <w:del w:id="1441" w:author="Sean de Noronha | DRG" w:date="2026-09-23T14:55:00Z">
        <w:r>
          <w:rPr>
            <w:i/>
          </w:rPr>
          <w:delText>modelling</w:delText>
        </w:r>
      </w:del>
      <w:ins w:id="1442" w:author="Sean de Noronha | DRG" w:date="2026-09-23T14:55:00Z">
        <w:r>
          <w:rPr>
            <w:i/>
          </w:rPr>
          <w:t>modeling</w:t>
        </w:r>
      </w:ins>
      <w:r>
        <w:rPr>
          <w:i/>
        </w:rPr>
        <w:t xml:space="preserve"> approaches attempted, outcomes, and reasons for rejection. </w:t>
      </w:r>
    </w:p>
    <w:p w14:paraId="325C6667" w14:textId="538EE24E" w:rsidR="00E81065" w:rsidRDefault="000733AB" w:rsidP="003E6661">
      <w:pPr>
        <w:rPr>
          <w:ins w:id="1443" w:author="Sean de Noronha | DRG" w:date="2026-09-24T11:08:00Z" w16du:dateUtc="2026-09-24T09:08:00Z"/>
          <w:iCs/>
        </w:rPr>
      </w:pPr>
      <w:r>
        <w:rPr>
          <w:iCs/>
        </w:rPr>
        <w:t xml:space="preserve">It is established in Table 10 that back-calculating relative roughness using Colebrook-White </w:t>
      </w:r>
      <w:del w:id="1444" w:author="Sean de Noronha | DRG" w:date="2026-09-24T10:16:00Z" w16du:dateUtc="2026-09-24T08:16:00Z">
        <w:r>
          <w:rPr>
            <w:iCs/>
          </w:rPr>
          <w:delText xml:space="preserve">using purely </w:delText>
        </w:r>
      </w:del>
      <w:ins w:id="1445" w:author="Sean de Noronha | DRG" w:date="2026-09-24T10:16:00Z" w16du:dateUtc="2026-09-24T08:16:00Z">
        <w:r>
          <w:rPr>
            <w:iCs/>
          </w:rPr>
          <w:t xml:space="preserve">from </w:t>
        </w:r>
      </w:ins>
      <w:r>
        <w:rPr>
          <w:iCs/>
        </w:rPr>
        <w:t xml:space="preserve">the diameter </w:t>
      </w:r>
      <w:ins w:id="1446" w:author="Sean de Noronha | DRG" w:date="2026-09-24T10:16:00Z" w16du:dateUtc="2026-09-24T08:16:00Z">
        <w:r>
          <w:rPr>
            <w:iCs/>
          </w:rPr>
          <w:t xml:space="preserve">alone, </w:t>
        </w:r>
      </w:ins>
      <w:del w:id="1447" w:author="Sean de Noronha | DRG" w:date="2026-09-24T10:16:00Z" w16du:dateUtc="2026-09-24T08:16:00Z">
        <w:r>
          <w:rPr>
            <w:iCs/>
          </w:rPr>
          <w:delText xml:space="preserve">and </w:delText>
        </w:r>
      </w:del>
      <w:r>
        <w:rPr>
          <w:iCs/>
        </w:rPr>
        <w:t xml:space="preserve">fitting a roughness to minimize capacity </w:t>
      </w:r>
      <w:del w:id="1448" w:author="Olga Arevalo Quintero" w:date="2026-09-20T11:46:00Z" w16du:dateUtc="2026-09-20T15:46:00Z">
        <w:r>
          <w:rPr>
            <w:iCs/>
          </w:rPr>
          <w:delText xml:space="preserve">error </w:delText>
        </w:r>
      </w:del>
      <w:ins w:id="1449" w:author="Olga Arevalo Quintero" w:date="2026-09-20T11:46:00Z" w16du:dateUtc="2026-09-20T15:46:00Z">
        <w:r>
          <w:rPr>
            <w:iCs/>
          </w:rPr>
          <w:t xml:space="preserve">deviation </w:t>
        </w:r>
      </w:ins>
      <w:r>
        <w:rPr>
          <w:iCs/>
        </w:rPr>
        <w:t xml:space="preserve">over the range does not work for </w:t>
      </w:r>
      <w:del w:id="1450" w:author="Sean de Noronha | DRG" w:date="2026-09-24T17:10:00Z">
        <w:r>
          <w:rPr>
            <w:iCs/>
          </w:rPr>
          <w:delText>the Manufacturer D CSST dataset</w:delText>
        </w:r>
      </w:del>
      <w:ins w:id="1451" w:author="Sean de Noronha | DRG" w:date="2026-09-24T17:10:00Z">
        <w:r>
          <w:rPr>
            <w:iCs/>
          </w:rPr>
          <w:t>Manufacturer C</w:t>
        </w:r>
      </w:ins>
      <w:ins w:id="1452" w:author="Sean de Noronha | DRG" w:date="2026-09-25T10:25:00Z" w16du:dateUtc="2026-09-25T08:25:00Z">
        <w:r>
          <w:rPr>
            <w:iCs/>
          </w:rPr>
          <w:t xml:space="preserve">‘s </w:t>
        </w:r>
      </w:ins>
      <w:ins w:id="1453" w:author="Sean de Noronha | DRG" w:date="2026-09-24T17:10:00Z">
        <w:r>
          <w:rPr>
            <w:iCs/>
          </w:rPr>
          <w:t>measurement dataset</w:t>
        </w:r>
      </w:ins>
      <w:r>
        <w:rPr>
          <w:iCs/>
        </w:rPr>
        <w:t xml:space="preserve">. </w:t>
      </w:r>
      <w:ins w:id="1454" w:author="Sean de Noronha | DRG" w:date="2026-09-24T10:43:00Z" w16du:dateUtc="2026-09-24T08:43:00Z">
        <w:r>
          <w:rPr>
            <w:iCs/>
          </w:rPr>
          <w:t>An estimate of relative corrugation height w</w:t>
        </w:r>
      </w:ins>
      <w:ins w:id="1455" w:author="Sean de Noronha | DRG" w:date="2026-09-24T10:44:00Z" w16du:dateUtc="2026-09-24T08:44:00Z">
        <w:r>
          <w:rPr>
            <w:iCs/>
          </w:rPr>
          <w:t>ould help separate a genuine rough</w:t>
        </w:r>
      </w:ins>
      <w:ins w:id="1456" w:author="Sean de Noronha | DRG" w:date="2026-09-24T11:04:00Z" w16du:dateUtc="2026-09-24T09:04:00Z">
        <w:r>
          <w:rPr>
            <w:iCs/>
          </w:rPr>
          <w:t>n</w:t>
        </w:r>
      </w:ins>
      <w:ins w:id="1457" w:author="Sean de Noronha | DRG" w:date="2026-09-24T10:44:00Z" w16du:dateUtc="2026-09-24T08:44:00Z">
        <w:r>
          <w:rPr>
            <w:iCs/>
          </w:rPr>
          <w:t>ess effect from the bore-roughness ambiguity above</w:t>
        </w:r>
      </w:ins>
      <w:ins w:id="1458" w:author="Sean de Noronha | DRG" w:date="2026-09-24T11:04:00Z" w16du:dateUtc="2026-09-24T09:04:00Z">
        <w:r>
          <w:rPr>
            <w:iCs/>
          </w:rPr>
          <w:t>.</w:t>
        </w:r>
      </w:ins>
      <w:del w:id="1459" w:author="Sean de Noronha | DRG" w:date="2026-09-24T10:44:00Z" w16du:dateUtc="2026-09-24T08:44:00Z">
        <w:r>
          <w:rPr>
            <w:iCs/>
          </w:rPr>
          <w:delText xml:space="preserve">The measurement datasheet contains information only on the inside diameter (ID), but other geometrical specifications such as </w:delText>
        </w:r>
      </w:del>
      <w:r>
        <w:rPr>
          <w:iCs/>
        </w:rPr>
        <w:t xml:space="preserve"> </w:t>
      </w:r>
      <w:del w:id="1460" w:author="Sean de Noronha | DRG" w:date="2026-09-24T17:11:00Z">
        <w:r>
          <w:rPr>
            <w:iCs/>
          </w:rPr>
          <w:delText>Manufacturer C's published sizing table is for the same tubing as the Manufacturer D measurements</w:delText>
        </w:r>
      </w:del>
      <w:ins w:id="1461" w:author="Sean de Noronha | DRG" w:date="2026-09-24T17:11:00Z">
        <w:r>
          <w:rPr>
            <w:iCs/>
          </w:rPr>
          <w:t xml:space="preserve">Manufacturer </w:t>
        </w:r>
      </w:ins>
      <w:ins w:id="1462" w:author="Sean de Noronha | DRG" w:date="2026-09-25T10:20:00Z" w16du:dateUtc="2026-09-25T08:20:00Z">
        <w:r>
          <w:rPr>
            <w:iCs/>
          </w:rPr>
          <w:t>C’s</w:t>
        </w:r>
      </w:ins>
      <w:del w:id="1463" w:author="Sean de Noronha | DRG" w:date="2026-09-25T10:20:00Z" w16du:dateUtc="2026-09-25T08:20:00Z">
        <w:r>
          <w:rPr>
            <w:iCs/>
          </w:rPr>
          <w:delText>, so</w:delText>
        </w:r>
      </w:del>
      <w:r>
        <w:rPr>
          <w:iCs/>
        </w:rPr>
        <w:t xml:space="preserve"> </w:t>
      </w:r>
      <w:del w:id="1464" w:author="Sean de Noronha | DRG" w:date="2026-09-25T10:20:00Z" w16du:dateUtc="2026-09-25T08:20:00Z">
        <w:r>
          <w:rPr>
            <w:iCs/>
          </w:rPr>
          <w:delText xml:space="preserve">its </w:delText>
        </w:r>
      </w:del>
      <w:r>
        <w:rPr>
          <w:iCs/>
        </w:rPr>
        <w:t xml:space="preserve">inside and outside diameters are used directly, with corrugation height approximated as h = (OD − ID)/2; this simplification omits wall thickness, which is not published, and so overstates h slightly, making it a conservative check. </w:t>
      </w:r>
      <w:del w:id="1465" w:author="Sean de Noronha | DRG" w:date="2026-09-24T11:05:00Z" w16du:dateUtc="2026-09-24T09:05:00Z">
        <w:r>
          <w:rPr>
            <w:iCs/>
          </w:rPr>
          <w:delText>the wall thickness and outer diameter (OD)</w:delText>
        </w:r>
      </w:del>
      <w:del w:id="1466" w:author="Sean de Noronha | DRG" w:date="2026-09-24T10:44:00Z" w16du:dateUtc="2026-09-24T08:44:00Z">
        <w:r>
          <w:rPr>
            <w:iCs/>
          </w:rPr>
          <w:delText xml:space="preserve"> are not provided. </w:delText>
        </w:r>
      </w:del>
      <w:del w:id="1467" w:author="Sean de Noronha | DRG" w:date="2026-09-24T10:24:00Z" w16du:dateUtc="2026-09-24T08:24:00Z">
        <w:r>
          <w:rPr>
            <w:iCs/>
          </w:rPr>
          <w:delText>However,</w:delText>
        </w:r>
      </w:del>
      <w:del w:id="1468" w:author="Sean de Noronha | DRG" w:date="2026-09-24T10:45:00Z" w16du:dateUtc="2026-09-24T08:45:00Z">
        <w:r>
          <w:rPr>
            <w:iCs/>
          </w:rPr>
          <w:delText xml:space="preserve"> </w:delText>
        </w:r>
      </w:del>
      <w:commentRangeStart w:id="1469"/>
      <w:commentRangeStart w:id="1470"/>
      <w:del w:id="1471" w:author="Sean de Noronha | DRG" w:date="2026-09-24T11:05:00Z" w16du:dateUtc="2026-09-24T09:05:00Z">
        <w:r>
          <w:rPr>
            <w:iCs/>
          </w:rPr>
          <w:delText xml:space="preserve">Manufacturer A’s CSST </w:delText>
        </w:r>
        <w:commentRangeEnd w:id="1469"/>
        <w:r>
          <w:rPr>
            <w:rStyle w:val="CommentReference"/>
            <w:iCs/>
            <w:sz w:val="20"/>
            <w:szCs w:val="22"/>
          </w:rPr>
          <w:commentReference w:id="1469"/>
        </w:r>
        <w:commentRangeEnd w:id="1470"/>
        <w:r>
          <w:rPr>
            <w:rStyle w:val="CommentReference"/>
          </w:rPr>
          <w:commentReference w:id="1470"/>
        </w:r>
        <w:r>
          <w:rPr>
            <w:iCs/>
          </w:rPr>
          <w:delText xml:space="preserve">sizing datasheet </w:delText>
        </w:r>
      </w:del>
      <w:del w:id="1472" w:author="Sean de Noronha | DRG" w:date="2026-09-24T10:43:00Z" w16du:dateUtc="2026-09-24T08:43:00Z">
        <w:r>
          <w:rPr>
            <w:iCs/>
          </w:rPr>
          <w:delText xml:space="preserve">presents </w:delText>
        </w:r>
      </w:del>
      <w:del w:id="1473" w:author="Sean de Noronha | DRG" w:date="2026-09-24T10:24:00Z" w16du:dateUtc="2026-09-24T08:24:00Z">
        <w:r>
          <w:rPr>
            <w:iCs/>
          </w:rPr>
          <w:delText xml:space="preserve">these geometrical specifications and </w:delText>
        </w:r>
      </w:del>
      <w:r>
        <w:rPr>
          <w:iCs/>
        </w:rPr>
        <w:t xml:space="preserve">Table 11 </w:t>
      </w:r>
      <w:del w:id="1474" w:author="Sean de Noronha | DRG" w:date="2026-09-23T14:55:00Z">
        <w:r>
          <w:rPr>
            <w:iCs/>
          </w:rPr>
          <w:delText>summarises</w:delText>
        </w:r>
      </w:del>
      <w:ins w:id="1475" w:author="Sean de Noronha | DRG" w:date="2026-09-23T14:55:00Z">
        <w:r>
          <w:rPr>
            <w:iCs/>
          </w:rPr>
          <w:t>summarizes</w:t>
        </w:r>
      </w:ins>
      <w:r>
        <w:rPr>
          <w:iCs/>
        </w:rPr>
        <w:t xml:space="preserve"> the </w:t>
      </w:r>
      <w:ins w:id="1476" w:author="Sean de Noronha | DRG" w:date="2026-09-24T10:25:00Z" w16du:dateUtc="2026-09-24T08:25:00Z">
        <w:r>
          <w:rPr>
            <w:iCs/>
          </w:rPr>
          <w:t xml:space="preserve">resulting </w:t>
        </w:r>
      </w:ins>
      <w:r>
        <w:rPr>
          <w:iCs/>
        </w:rPr>
        <w:t>relative corrugation height h/D per EHD. These h/D are higher than Colebrook-White’s validity</w:t>
      </w:r>
      <w:ins w:id="1477" w:author="Sean de Noronha | DRG" w:date="2026-09-24T11:06:00Z" w16du:dateUtc="2026-09-24T09:06:00Z">
        <w:r>
          <w:rPr>
            <w:iCs/>
          </w:rPr>
          <w:t>,</w:t>
        </w:r>
      </w:ins>
      <w:r>
        <w:rPr>
          <w:iCs/>
        </w:rPr>
        <w:t xml:space="preserve"> which tops out at </w:t>
      </w:r>
      <w:r>
        <w:rPr>
          <w:iCs/>
          <w:lang w:val="el-GR"/>
        </w:rPr>
        <w:t>ε</w:t>
      </w:r>
      <w:r>
        <w:rPr>
          <w:iCs/>
        </w:rPr>
        <w:t>/D = 0.05</w:t>
      </w:r>
      <w:ins w:id="1478" w:author="Sean de Noronha | DRG" w:date="2026-09-24T11:06:00Z" w16du:dateUtc="2026-09-24T09:06:00Z">
        <w:r>
          <w:rPr>
            <w:iCs/>
          </w:rPr>
          <w:t>, at every size</w:t>
        </w:r>
      </w:ins>
      <w:r>
        <w:rPr>
          <w:iCs/>
        </w:rPr>
        <w:t xml:space="preserve">. </w:t>
      </w:r>
      <w:del w:id="1479" w:author="Sean de Noronha | DRG" w:date="2026-09-24T11:06:00Z" w16du:dateUtc="2026-09-24T09:06:00Z">
        <w:r>
          <w:rPr>
            <w:iCs/>
          </w:rPr>
          <w:delText xml:space="preserve">The geometry in Table 11 is taken from one manufacturer’s published specification and is applied here as representative; the measured flow data derive from a different manufacturer’s product line, and the ½-in sizes differ in EHD rating (19 versus 18). </w:delText>
        </w:r>
      </w:del>
      <w:r>
        <w:rPr>
          <w:iCs/>
        </w:rPr>
        <w:t xml:space="preserve">Corrugation height h is used here as a proxy for the equivalent sand-grain roughness ε; that is a </w:t>
      </w:r>
      <w:del w:id="1480" w:author="Sean de Noronha | DRG" w:date="2026-09-23T14:55:00Z">
        <w:r>
          <w:rPr>
            <w:iCs/>
          </w:rPr>
          <w:delText>modelling</w:delText>
        </w:r>
      </w:del>
      <w:ins w:id="1481" w:author="Sean de Noronha | DRG" w:date="2026-09-23T14:55:00Z">
        <w:r>
          <w:rPr>
            <w:iCs/>
          </w:rPr>
          <w:t>modeling</w:t>
        </w:r>
      </w:ins>
      <w:r>
        <w:rPr>
          <w:iCs/>
        </w:rPr>
        <w:t xml:space="preserve"> assumption, not an established equivalence.</w:t>
      </w:r>
    </w:p>
    <w:tbl>
      <w:tblPr>
        <w:tblStyle w:val="TableGrid"/>
        <w:tblW w:w="0" w:type="auto"/>
        <w:tblLook w:val="04A0" w:firstRow="1" w:lastRow="0" w:firstColumn="1" w:lastColumn="0" w:noHBand="0" w:noVBand="1"/>
        <w:tblCaption w:val="Table 11"/>
        <w:tblDescription w:val="Table 11 – Corrugation height ratio h/D per EHD, Manufacturer C (published sizing tables) geometry"/>
      </w:tblPr>
      <w:tblGrid>
        <w:gridCol w:w="643"/>
        <w:gridCol w:w="1301"/>
        <w:gridCol w:w="803"/>
        <w:gridCol w:w="883"/>
        <w:gridCol w:w="741"/>
        <w:gridCol w:w="774"/>
        <w:gridCol w:w="2419"/>
      </w:tblGrid>
      <w:tr w:rsidR="005C527B" w:rsidRPr="00EB4A23" w14:paraId="6FAB7CD8" w14:textId="77777777" w:rsidTr="00EB4A23">
        <w:trPr>
          <w:gridAfter w:val="1"/>
          <w:wAfter w:w="2419" w:type="dxa"/>
          <w:trHeight w:val="20"/>
          <w:ins w:id="1482" w:author="Sean de Noronha | DRG" w:date="2026-09-24T11:08:00Z"/>
        </w:trPr>
        <w:tc>
          <w:tcPr>
            <w:tcW w:w="643" w:type="dxa"/>
          </w:tcPr>
          <w:p w14:paraId="066A8221" w14:textId="77777777" w:rsidR="00EB4A23" w:rsidRPr="00EB4A23" w:rsidRDefault="00EB4A23" w:rsidP="00EB4A23">
            <w:pPr>
              <w:spacing w:after="0"/>
              <w:rPr>
                <w:ins w:id="1483" w:author="Sean de Noronha | DRG" w:date="2026-09-24T11:08:00Z" w16du:dateUtc="2026-09-24T09:08:00Z"/>
                <w:rFonts w:cs="Arial"/>
                <w:b/>
                <w:bCs/>
                <w:iCs/>
                <w:color w:val="000000"/>
                <w:sz w:val="16"/>
                <w:szCs w:val="18"/>
              </w:rPr>
            </w:pPr>
            <w:ins w:id="1484" w:author="Sean de Noronha | DRG" w:date="2026-09-24T11:08:00Z" w16du:dateUtc="2026-09-24T09:08:00Z">
              <w:r>
                <w:rPr>
                  <w:rFonts w:cs="Arial"/>
                  <w:b/>
                  <w:bCs/>
                  <w:iCs/>
                  <w:color w:val="000000"/>
                  <w:sz w:val="16"/>
                  <w:szCs w:val="18"/>
                </w:rPr>
                <w:t>EHD</w:t>
              </w:r>
            </w:ins>
          </w:p>
        </w:tc>
        <w:tc>
          <w:tcPr>
            <w:tcW w:w="1301" w:type="dxa"/>
          </w:tcPr>
          <w:p w14:paraId="3F0EE622" w14:textId="77777777" w:rsidR="00EB4A23" w:rsidRPr="00EB4A23" w:rsidRDefault="00EB4A23" w:rsidP="00EB4A23">
            <w:pPr>
              <w:spacing w:after="0"/>
              <w:rPr>
                <w:ins w:id="1485" w:author="Sean de Noronha | DRG" w:date="2026-09-24T11:08:00Z" w16du:dateUtc="2026-09-24T09:08:00Z"/>
                <w:rFonts w:cs="Arial"/>
                <w:b/>
                <w:bCs/>
                <w:iCs/>
                <w:color w:val="000000"/>
                <w:sz w:val="16"/>
                <w:szCs w:val="18"/>
              </w:rPr>
            </w:pPr>
            <w:ins w:id="1486" w:author="Sean de Noronha | DRG" w:date="2026-09-24T11:08:00Z" w16du:dateUtc="2026-09-24T09:08:00Z">
              <w:r>
                <w:rPr>
                  <w:rFonts w:cs="Arial"/>
                  <w:b/>
                  <w:bCs/>
                  <w:iCs/>
                  <w:color w:val="000000"/>
                  <w:sz w:val="16"/>
                  <w:szCs w:val="18"/>
                </w:rPr>
                <w:t>Nominal Size</w:t>
              </w:r>
            </w:ins>
          </w:p>
        </w:tc>
        <w:tc>
          <w:tcPr>
            <w:tcW w:w="803" w:type="dxa"/>
          </w:tcPr>
          <w:p w14:paraId="399F7E65" w14:textId="77777777" w:rsidR="00EB4A23" w:rsidRPr="00EB4A23" w:rsidRDefault="00EB4A23" w:rsidP="00EB4A23">
            <w:pPr>
              <w:spacing w:after="0"/>
              <w:rPr>
                <w:ins w:id="1487" w:author="Sean de Noronha | DRG" w:date="2026-09-24T11:08:00Z" w16du:dateUtc="2026-09-24T09:08:00Z"/>
                <w:rFonts w:cs="Arial"/>
                <w:b/>
                <w:bCs/>
                <w:iCs/>
                <w:color w:val="000000"/>
                <w:sz w:val="16"/>
                <w:szCs w:val="18"/>
              </w:rPr>
            </w:pPr>
            <w:ins w:id="1488" w:author="Sean de Noronha | DRG" w:date="2026-09-24T11:08:00Z" w16du:dateUtc="2026-09-24T09:08:00Z">
              <w:r>
                <w:rPr>
                  <w:rFonts w:cs="Arial"/>
                  <w:b/>
                  <w:bCs/>
                  <w:iCs/>
                  <w:color w:val="000000"/>
                  <w:sz w:val="16"/>
                  <w:szCs w:val="18"/>
                </w:rPr>
                <w:t>ID (in.)</w:t>
              </w:r>
            </w:ins>
          </w:p>
        </w:tc>
        <w:tc>
          <w:tcPr>
            <w:tcW w:w="883" w:type="dxa"/>
          </w:tcPr>
          <w:p w14:paraId="36C0AC94" w14:textId="77777777" w:rsidR="00EB4A23" w:rsidRPr="00EB4A23" w:rsidRDefault="00EB4A23" w:rsidP="00EB4A23">
            <w:pPr>
              <w:spacing w:after="0"/>
              <w:rPr>
                <w:ins w:id="1489" w:author="Sean de Noronha | DRG" w:date="2026-09-24T11:08:00Z" w16du:dateUtc="2026-09-24T09:08:00Z"/>
                <w:rFonts w:cs="Arial"/>
                <w:b/>
                <w:bCs/>
                <w:iCs/>
                <w:color w:val="000000"/>
                <w:sz w:val="16"/>
                <w:szCs w:val="18"/>
              </w:rPr>
            </w:pPr>
            <w:ins w:id="1490" w:author="Sean de Noronha | DRG" w:date="2026-09-24T11:08:00Z" w16du:dateUtc="2026-09-24T09:08:00Z">
              <w:r>
                <w:rPr>
                  <w:rFonts w:cs="Arial"/>
                  <w:b/>
                  <w:bCs/>
                  <w:iCs/>
                  <w:color w:val="000000"/>
                  <w:sz w:val="16"/>
                  <w:szCs w:val="18"/>
                </w:rPr>
                <w:t>OD (in.)</w:t>
              </w:r>
            </w:ins>
          </w:p>
        </w:tc>
        <w:tc>
          <w:tcPr>
            <w:tcW w:w="741" w:type="dxa"/>
          </w:tcPr>
          <w:p w14:paraId="18A972F9" w14:textId="77777777" w:rsidR="00EB4A23" w:rsidRPr="00EB4A23" w:rsidRDefault="00EB4A23" w:rsidP="00EB4A23">
            <w:pPr>
              <w:spacing w:after="0"/>
              <w:rPr>
                <w:ins w:id="1491" w:author="Sean de Noronha | DRG" w:date="2026-09-24T11:08:00Z" w16du:dateUtc="2026-09-24T09:08:00Z"/>
                <w:rFonts w:cs="Arial"/>
                <w:b/>
                <w:bCs/>
                <w:iCs/>
                <w:color w:val="000000"/>
                <w:sz w:val="16"/>
                <w:szCs w:val="18"/>
              </w:rPr>
            </w:pPr>
            <w:ins w:id="1492" w:author="Sean de Noronha | DRG" w:date="2026-09-24T11:08:00Z" w16du:dateUtc="2026-09-24T09:08:00Z">
              <w:r>
                <w:rPr>
                  <w:rFonts w:cs="Arial"/>
                  <w:b/>
                  <w:bCs/>
                  <w:iCs/>
                  <w:color w:val="000000"/>
                  <w:sz w:val="16"/>
                  <w:szCs w:val="18"/>
                </w:rPr>
                <w:t>h (in.)</w:t>
              </w:r>
            </w:ins>
          </w:p>
        </w:tc>
        <w:tc>
          <w:tcPr>
            <w:tcW w:w="706" w:type="dxa"/>
          </w:tcPr>
          <w:p w14:paraId="37AC7FB1" w14:textId="77777777" w:rsidR="00EB4A23" w:rsidRPr="00EB4A23" w:rsidRDefault="00EB4A23" w:rsidP="00EB4A23">
            <w:pPr>
              <w:spacing w:after="0"/>
              <w:rPr>
                <w:ins w:id="1493" w:author="Sean de Noronha | DRG" w:date="2026-09-24T11:08:00Z" w16du:dateUtc="2026-09-24T09:08:00Z"/>
                <w:rFonts w:cs="Arial"/>
                <w:b/>
                <w:bCs/>
                <w:iCs/>
                <w:color w:val="000000"/>
                <w:sz w:val="16"/>
                <w:szCs w:val="18"/>
              </w:rPr>
            </w:pPr>
            <w:ins w:id="1494" w:author="Sean de Noronha | DRG" w:date="2026-09-24T11:08:00Z" w16du:dateUtc="2026-09-24T09:08:00Z">
              <w:r>
                <w:rPr>
                  <w:rFonts w:cs="Arial"/>
                  <w:b/>
                  <w:bCs/>
                  <w:iCs/>
                  <w:color w:val="000000"/>
                  <w:sz w:val="16"/>
                  <w:szCs w:val="18"/>
                </w:rPr>
                <w:t>h/ID</w:t>
              </w:r>
            </w:ins>
          </w:p>
        </w:tc>
      </w:tr>
      <w:tr w:rsidR="005C527B" w:rsidRPr="00EB4A23" w14:paraId="1C311BBC" w14:textId="77777777" w:rsidTr="00EB4A23">
        <w:trPr>
          <w:gridAfter w:val="1"/>
          <w:wAfter w:w="2419" w:type="dxa"/>
          <w:trHeight w:val="20"/>
          <w:ins w:id="1495" w:author="Sean de Noronha | DRG" w:date="2026-09-24T11:08:00Z"/>
        </w:trPr>
        <w:tc>
          <w:tcPr>
            <w:tcW w:w="643" w:type="dxa"/>
          </w:tcPr>
          <w:p w14:paraId="20E1589E" w14:textId="77777777" w:rsidR="00EB4A23" w:rsidRPr="00EB4A23" w:rsidRDefault="00EB4A23" w:rsidP="00EB4A23">
            <w:pPr>
              <w:spacing w:after="0"/>
              <w:rPr>
                <w:ins w:id="1496" w:author="Sean de Noronha | DRG" w:date="2026-09-24T11:08:00Z" w16du:dateUtc="2026-09-24T09:08:00Z"/>
                <w:rFonts w:cs="Arial"/>
                <w:iCs/>
                <w:color w:val="000000"/>
                <w:sz w:val="16"/>
                <w:szCs w:val="18"/>
              </w:rPr>
            </w:pPr>
            <w:ins w:id="1497" w:author="Sean de Noronha | DRG" w:date="2026-09-24T11:08:00Z" w16du:dateUtc="2026-09-24T09:08:00Z">
              <w:r>
                <w:rPr>
                  <w:rFonts w:cs="Arial"/>
                  <w:iCs/>
                  <w:color w:val="000000"/>
                  <w:sz w:val="16"/>
                  <w:szCs w:val="18"/>
                </w:rPr>
                <w:t>13</w:t>
              </w:r>
            </w:ins>
          </w:p>
        </w:tc>
        <w:tc>
          <w:tcPr>
            <w:tcW w:w="1301" w:type="dxa"/>
          </w:tcPr>
          <w:p w14:paraId="0011597A" w14:textId="77777777" w:rsidR="00EB4A23" w:rsidRPr="00EB4A23" w:rsidRDefault="00EB4A23" w:rsidP="00EB4A23">
            <w:pPr>
              <w:spacing w:after="0"/>
              <w:rPr>
                <w:ins w:id="1498" w:author="Sean de Noronha | DRG" w:date="2026-09-24T11:08:00Z" w16du:dateUtc="2026-09-24T09:08:00Z"/>
                <w:rFonts w:cs="Arial"/>
                <w:iCs/>
                <w:color w:val="000000"/>
                <w:sz w:val="16"/>
                <w:szCs w:val="18"/>
              </w:rPr>
            </w:pPr>
            <w:ins w:id="1499" w:author="Sean de Noronha | DRG" w:date="2026-09-24T11:08:00Z" w16du:dateUtc="2026-09-24T09:08:00Z">
              <w:r>
                <w:rPr>
                  <w:rFonts w:cs="Arial"/>
                  <w:iCs/>
                  <w:color w:val="000000"/>
                  <w:sz w:val="16"/>
                  <w:szCs w:val="18"/>
                </w:rPr>
                <w:t>3/8"</w:t>
              </w:r>
            </w:ins>
          </w:p>
        </w:tc>
        <w:tc>
          <w:tcPr>
            <w:tcW w:w="803" w:type="dxa"/>
          </w:tcPr>
          <w:p w14:paraId="34A25A03" w14:textId="77777777" w:rsidR="00EB4A23" w:rsidRPr="00EB4A23" w:rsidRDefault="00EB4A23" w:rsidP="00EB4A23">
            <w:pPr>
              <w:spacing w:after="0"/>
              <w:rPr>
                <w:ins w:id="1500" w:author="Sean de Noronha | DRG" w:date="2026-09-24T11:08:00Z" w16du:dateUtc="2026-09-24T09:08:00Z"/>
                <w:rFonts w:cs="Arial"/>
                <w:iCs/>
                <w:color w:val="000000"/>
                <w:sz w:val="16"/>
                <w:szCs w:val="18"/>
              </w:rPr>
            </w:pPr>
            <w:ins w:id="1501" w:author="Sean de Noronha | DRG" w:date="2026-09-24T11:08:00Z" w16du:dateUtc="2026-09-24T09:08:00Z">
              <w:r>
                <w:rPr>
                  <w:rFonts w:cs="Arial"/>
                  <w:iCs/>
                  <w:color w:val="000000"/>
                  <w:sz w:val="16"/>
                  <w:szCs w:val="18"/>
                </w:rPr>
                <w:t>0.39</w:t>
              </w:r>
            </w:ins>
          </w:p>
        </w:tc>
        <w:tc>
          <w:tcPr>
            <w:tcW w:w="883" w:type="dxa"/>
          </w:tcPr>
          <w:p w14:paraId="536403E0" w14:textId="77777777" w:rsidR="00EB4A23" w:rsidRPr="00EB4A23" w:rsidRDefault="00EB4A23" w:rsidP="00EB4A23">
            <w:pPr>
              <w:spacing w:after="0"/>
              <w:rPr>
                <w:ins w:id="1502" w:author="Sean de Noronha | DRG" w:date="2026-09-24T11:08:00Z" w16du:dateUtc="2026-09-24T09:08:00Z"/>
                <w:rFonts w:cs="Arial"/>
                <w:iCs/>
                <w:color w:val="000000"/>
                <w:sz w:val="16"/>
                <w:szCs w:val="18"/>
              </w:rPr>
            </w:pPr>
            <w:ins w:id="1503" w:author="Sean de Noronha | DRG" w:date="2026-09-24T11:08:00Z" w16du:dateUtc="2026-09-24T09:08:00Z">
              <w:r>
                <w:rPr>
                  <w:rFonts w:cs="Arial"/>
                  <w:iCs/>
                  <w:color w:val="000000"/>
                  <w:sz w:val="16"/>
                  <w:szCs w:val="18"/>
                </w:rPr>
                <w:t>0.51</w:t>
              </w:r>
            </w:ins>
          </w:p>
        </w:tc>
        <w:tc>
          <w:tcPr>
            <w:tcW w:w="741" w:type="dxa"/>
          </w:tcPr>
          <w:p w14:paraId="3EF5873C" w14:textId="77777777" w:rsidR="00EB4A23" w:rsidRPr="00EB4A23" w:rsidRDefault="00EB4A23" w:rsidP="00EB4A23">
            <w:pPr>
              <w:spacing w:after="0"/>
              <w:rPr>
                <w:ins w:id="1504" w:author="Sean de Noronha | DRG" w:date="2026-09-24T11:08:00Z" w16du:dateUtc="2026-09-24T09:08:00Z"/>
                <w:rFonts w:cs="Arial"/>
                <w:iCs/>
                <w:color w:val="000000"/>
                <w:sz w:val="16"/>
                <w:szCs w:val="18"/>
              </w:rPr>
            </w:pPr>
            <w:ins w:id="1505" w:author="Sean de Noronha | DRG" w:date="2026-09-24T11:08:00Z" w16du:dateUtc="2026-09-24T09:08:00Z">
              <w:r>
                <w:rPr>
                  <w:rFonts w:cs="Arial"/>
                  <w:iCs/>
                  <w:color w:val="000000"/>
                  <w:sz w:val="16"/>
                  <w:szCs w:val="18"/>
                </w:rPr>
                <w:t>0.060</w:t>
              </w:r>
            </w:ins>
          </w:p>
        </w:tc>
        <w:tc>
          <w:tcPr>
            <w:tcW w:w="706" w:type="dxa"/>
          </w:tcPr>
          <w:p w14:paraId="6C51E0FC" w14:textId="77777777" w:rsidR="00EB4A23" w:rsidRPr="00EB4A23" w:rsidRDefault="00EB4A23" w:rsidP="00EB4A23">
            <w:pPr>
              <w:spacing w:after="0"/>
              <w:rPr>
                <w:ins w:id="1506" w:author="Sean de Noronha | DRG" w:date="2026-09-24T11:08:00Z" w16du:dateUtc="2026-09-24T09:08:00Z"/>
                <w:rFonts w:cs="Arial"/>
                <w:iCs/>
                <w:color w:val="000000"/>
                <w:sz w:val="16"/>
                <w:szCs w:val="18"/>
              </w:rPr>
            </w:pPr>
            <w:ins w:id="1507" w:author="Sean de Noronha | DRG" w:date="2026-09-24T11:08:00Z" w16du:dateUtc="2026-09-24T09:08:00Z">
              <w:r>
                <w:rPr>
                  <w:rFonts w:cs="Arial"/>
                  <w:iCs/>
                  <w:color w:val="000000"/>
                  <w:sz w:val="16"/>
                  <w:szCs w:val="18"/>
                </w:rPr>
                <w:t>0.154</w:t>
              </w:r>
            </w:ins>
          </w:p>
        </w:tc>
      </w:tr>
      <w:tr w:rsidR="005C527B" w:rsidRPr="00EB4A23" w14:paraId="1475F542" w14:textId="77777777" w:rsidTr="00EB4A23">
        <w:trPr>
          <w:gridAfter w:val="1"/>
          <w:wAfter w:w="2419" w:type="dxa"/>
          <w:trHeight w:val="20"/>
          <w:ins w:id="1508" w:author="Sean de Noronha | DRG" w:date="2026-09-24T11:08:00Z"/>
        </w:trPr>
        <w:tc>
          <w:tcPr>
            <w:tcW w:w="643" w:type="dxa"/>
          </w:tcPr>
          <w:p w14:paraId="2301BC43" w14:textId="77777777" w:rsidR="00EB4A23" w:rsidRPr="00EB4A23" w:rsidRDefault="00EB4A23" w:rsidP="00EB4A23">
            <w:pPr>
              <w:spacing w:after="0"/>
              <w:rPr>
                <w:ins w:id="1509" w:author="Sean de Noronha | DRG" w:date="2026-09-24T11:08:00Z" w16du:dateUtc="2026-09-24T09:08:00Z"/>
                <w:rFonts w:cs="Arial"/>
                <w:iCs/>
                <w:color w:val="000000"/>
                <w:sz w:val="16"/>
                <w:szCs w:val="18"/>
              </w:rPr>
            </w:pPr>
            <w:ins w:id="1510" w:author="Sean de Noronha | DRG" w:date="2026-09-24T11:08:00Z" w16du:dateUtc="2026-09-24T09:08:00Z">
              <w:r>
                <w:rPr>
                  <w:rFonts w:cs="Arial"/>
                  <w:iCs/>
                  <w:color w:val="000000"/>
                  <w:sz w:val="16"/>
                  <w:szCs w:val="18"/>
                </w:rPr>
                <w:t>18</w:t>
              </w:r>
            </w:ins>
          </w:p>
        </w:tc>
        <w:tc>
          <w:tcPr>
            <w:tcW w:w="1301" w:type="dxa"/>
          </w:tcPr>
          <w:p w14:paraId="14A01C53" w14:textId="77777777" w:rsidR="00EB4A23" w:rsidRPr="00EB4A23" w:rsidRDefault="00EB4A23" w:rsidP="00EB4A23">
            <w:pPr>
              <w:spacing w:after="0"/>
              <w:rPr>
                <w:ins w:id="1511" w:author="Sean de Noronha | DRG" w:date="2026-09-24T11:08:00Z" w16du:dateUtc="2026-09-24T09:08:00Z"/>
                <w:rFonts w:cs="Arial"/>
                <w:iCs/>
                <w:color w:val="000000"/>
                <w:sz w:val="16"/>
                <w:szCs w:val="18"/>
              </w:rPr>
            </w:pPr>
            <w:ins w:id="1512" w:author="Sean de Noronha | DRG" w:date="2026-09-24T11:08:00Z" w16du:dateUtc="2026-09-24T09:08:00Z">
              <w:r>
                <w:rPr>
                  <w:rFonts w:cs="Arial"/>
                  <w:iCs/>
                  <w:color w:val="000000"/>
                  <w:sz w:val="16"/>
                  <w:szCs w:val="18"/>
                </w:rPr>
                <w:t>1/2"</w:t>
              </w:r>
            </w:ins>
          </w:p>
        </w:tc>
        <w:tc>
          <w:tcPr>
            <w:tcW w:w="803" w:type="dxa"/>
          </w:tcPr>
          <w:p w14:paraId="5D6B68A7" w14:textId="77777777" w:rsidR="00EB4A23" w:rsidRPr="00EB4A23" w:rsidRDefault="00EB4A23" w:rsidP="00EB4A23">
            <w:pPr>
              <w:spacing w:after="0"/>
              <w:rPr>
                <w:ins w:id="1513" w:author="Sean de Noronha | DRG" w:date="2026-09-24T11:08:00Z" w16du:dateUtc="2026-09-24T09:08:00Z"/>
                <w:rFonts w:cs="Arial"/>
                <w:iCs/>
                <w:color w:val="000000"/>
                <w:sz w:val="16"/>
                <w:szCs w:val="18"/>
              </w:rPr>
            </w:pPr>
            <w:ins w:id="1514" w:author="Sean de Noronha | DRG" w:date="2026-09-24T11:08:00Z" w16du:dateUtc="2026-09-24T09:08:00Z">
              <w:r>
                <w:rPr>
                  <w:rFonts w:cs="Arial"/>
                  <w:iCs/>
                  <w:color w:val="000000"/>
                  <w:sz w:val="16"/>
                  <w:szCs w:val="18"/>
                </w:rPr>
                <w:t>0.57</w:t>
              </w:r>
            </w:ins>
          </w:p>
        </w:tc>
        <w:tc>
          <w:tcPr>
            <w:tcW w:w="883" w:type="dxa"/>
          </w:tcPr>
          <w:p w14:paraId="7C9AB9F6" w14:textId="77777777" w:rsidR="00EB4A23" w:rsidRPr="00EB4A23" w:rsidRDefault="00EB4A23" w:rsidP="00EB4A23">
            <w:pPr>
              <w:spacing w:after="0"/>
              <w:rPr>
                <w:ins w:id="1515" w:author="Sean de Noronha | DRG" w:date="2026-09-24T11:08:00Z" w16du:dateUtc="2026-09-24T09:08:00Z"/>
                <w:rFonts w:cs="Arial"/>
                <w:iCs/>
                <w:color w:val="000000"/>
                <w:sz w:val="16"/>
                <w:szCs w:val="18"/>
              </w:rPr>
            </w:pPr>
            <w:ins w:id="1516" w:author="Sean de Noronha | DRG" w:date="2026-09-24T11:08:00Z" w16du:dateUtc="2026-09-24T09:08:00Z">
              <w:r>
                <w:rPr>
                  <w:rFonts w:cs="Arial"/>
                  <w:iCs/>
                  <w:color w:val="000000"/>
                  <w:sz w:val="16"/>
                  <w:szCs w:val="18"/>
                </w:rPr>
                <w:t>0.70</w:t>
              </w:r>
            </w:ins>
          </w:p>
        </w:tc>
        <w:tc>
          <w:tcPr>
            <w:tcW w:w="741" w:type="dxa"/>
          </w:tcPr>
          <w:p w14:paraId="56DD16C4" w14:textId="77777777" w:rsidR="00EB4A23" w:rsidRPr="00EB4A23" w:rsidRDefault="00EB4A23" w:rsidP="00EB4A23">
            <w:pPr>
              <w:spacing w:after="0"/>
              <w:rPr>
                <w:ins w:id="1517" w:author="Sean de Noronha | DRG" w:date="2026-09-24T11:08:00Z" w16du:dateUtc="2026-09-24T09:08:00Z"/>
                <w:rFonts w:cs="Arial"/>
                <w:iCs/>
                <w:color w:val="000000"/>
                <w:sz w:val="16"/>
                <w:szCs w:val="18"/>
              </w:rPr>
            </w:pPr>
            <w:ins w:id="1518" w:author="Sean de Noronha | DRG" w:date="2026-09-24T11:08:00Z" w16du:dateUtc="2026-09-24T09:08:00Z">
              <w:r>
                <w:rPr>
                  <w:rFonts w:cs="Arial"/>
                  <w:iCs/>
                  <w:color w:val="000000"/>
                  <w:sz w:val="16"/>
                  <w:szCs w:val="18"/>
                </w:rPr>
                <w:t>0.065</w:t>
              </w:r>
            </w:ins>
          </w:p>
        </w:tc>
        <w:tc>
          <w:tcPr>
            <w:tcW w:w="706" w:type="dxa"/>
          </w:tcPr>
          <w:p w14:paraId="7ABF358A" w14:textId="77777777" w:rsidR="00EB4A23" w:rsidRPr="00EB4A23" w:rsidRDefault="00EB4A23" w:rsidP="00EB4A23">
            <w:pPr>
              <w:spacing w:after="0"/>
              <w:rPr>
                <w:ins w:id="1519" w:author="Sean de Noronha | DRG" w:date="2026-09-24T11:08:00Z" w16du:dateUtc="2026-09-24T09:08:00Z"/>
                <w:rFonts w:cs="Arial"/>
                <w:iCs/>
                <w:color w:val="000000"/>
                <w:sz w:val="16"/>
                <w:szCs w:val="18"/>
              </w:rPr>
            </w:pPr>
            <w:ins w:id="1520" w:author="Sean de Noronha | DRG" w:date="2026-09-24T11:08:00Z" w16du:dateUtc="2026-09-24T09:08:00Z">
              <w:r>
                <w:rPr>
                  <w:rFonts w:cs="Arial"/>
                  <w:iCs/>
                  <w:color w:val="000000"/>
                  <w:sz w:val="16"/>
                  <w:szCs w:val="18"/>
                </w:rPr>
                <w:t>0.114</w:t>
              </w:r>
            </w:ins>
          </w:p>
        </w:tc>
      </w:tr>
      <w:tr w:rsidR="005C527B" w:rsidRPr="00EB4A23" w14:paraId="7D7B1690" w14:textId="77777777" w:rsidTr="00EB4A23">
        <w:trPr>
          <w:gridAfter w:val="1"/>
          <w:wAfter w:w="2419" w:type="dxa"/>
          <w:trHeight w:val="20"/>
          <w:ins w:id="1521" w:author="Sean de Noronha | DRG" w:date="2026-09-24T11:08:00Z"/>
        </w:trPr>
        <w:tc>
          <w:tcPr>
            <w:tcW w:w="643" w:type="dxa"/>
          </w:tcPr>
          <w:p w14:paraId="0C4E9DDA" w14:textId="77777777" w:rsidR="00EB4A23" w:rsidRPr="00EB4A23" w:rsidRDefault="00EB4A23" w:rsidP="00EB4A23">
            <w:pPr>
              <w:spacing w:after="0"/>
              <w:rPr>
                <w:ins w:id="1522" w:author="Sean de Noronha | DRG" w:date="2026-09-24T11:08:00Z" w16du:dateUtc="2026-09-24T09:08:00Z"/>
                <w:rFonts w:cs="Arial"/>
                <w:iCs/>
                <w:color w:val="000000"/>
                <w:sz w:val="16"/>
                <w:szCs w:val="18"/>
              </w:rPr>
            </w:pPr>
            <w:ins w:id="1523" w:author="Sean de Noronha | DRG" w:date="2026-09-24T11:08:00Z" w16du:dateUtc="2026-09-24T09:08:00Z">
              <w:r>
                <w:rPr>
                  <w:rFonts w:cs="Arial"/>
                  <w:iCs/>
                  <w:color w:val="000000"/>
                  <w:sz w:val="16"/>
                  <w:szCs w:val="18"/>
                </w:rPr>
                <w:t>23</w:t>
              </w:r>
            </w:ins>
          </w:p>
        </w:tc>
        <w:tc>
          <w:tcPr>
            <w:tcW w:w="1301" w:type="dxa"/>
          </w:tcPr>
          <w:p w14:paraId="3F0A6280" w14:textId="77777777" w:rsidR="00EB4A23" w:rsidRPr="00EB4A23" w:rsidRDefault="00EB4A23" w:rsidP="00EB4A23">
            <w:pPr>
              <w:spacing w:after="0"/>
              <w:rPr>
                <w:ins w:id="1524" w:author="Sean de Noronha | DRG" w:date="2026-09-24T11:08:00Z" w16du:dateUtc="2026-09-24T09:08:00Z"/>
                <w:rFonts w:cs="Arial"/>
                <w:iCs/>
                <w:color w:val="000000"/>
                <w:sz w:val="16"/>
                <w:szCs w:val="18"/>
              </w:rPr>
            </w:pPr>
            <w:ins w:id="1525" w:author="Sean de Noronha | DRG" w:date="2026-09-24T11:08:00Z" w16du:dateUtc="2026-09-24T09:08:00Z">
              <w:r>
                <w:rPr>
                  <w:rFonts w:cs="Arial"/>
                  <w:iCs/>
                  <w:color w:val="000000"/>
                  <w:sz w:val="16"/>
                  <w:szCs w:val="18"/>
                </w:rPr>
                <w:t>3/4"</w:t>
              </w:r>
            </w:ins>
          </w:p>
        </w:tc>
        <w:tc>
          <w:tcPr>
            <w:tcW w:w="803" w:type="dxa"/>
          </w:tcPr>
          <w:p w14:paraId="0C71AC15" w14:textId="77777777" w:rsidR="00EB4A23" w:rsidRPr="00EB4A23" w:rsidRDefault="00EB4A23" w:rsidP="00EB4A23">
            <w:pPr>
              <w:spacing w:after="0"/>
              <w:rPr>
                <w:ins w:id="1526" w:author="Sean de Noronha | DRG" w:date="2026-09-24T11:08:00Z" w16du:dateUtc="2026-09-24T09:08:00Z"/>
                <w:rFonts w:cs="Arial"/>
                <w:iCs/>
                <w:color w:val="000000"/>
                <w:sz w:val="16"/>
                <w:szCs w:val="18"/>
              </w:rPr>
            </w:pPr>
            <w:ins w:id="1527" w:author="Sean de Noronha | DRG" w:date="2026-09-24T11:08:00Z" w16du:dateUtc="2026-09-24T09:08:00Z">
              <w:r>
                <w:rPr>
                  <w:rFonts w:cs="Arial"/>
                  <w:iCs/>
                  <w:color w:val="000000"/>
                  <w:sz w:val="16"/>
                  <w:szCs w:val="18"/>
                </w:rPr>
                <w:t>0.75</w:t>
              </w:r>
            </w:ins>
          </w:p>
        </w:tc>
        <w:tc>
          <w:tcPr>
            <w:tcW w:w="883" w:type="dxa"/>
          </w:tcPr>
          <w:p w14:paraId="7FE36476" w14:textId="77777777" w:rsidR="00EB4A23" w:rsidRPr="00EB4A23" w:rsidRDefault="00EB4A23" w:rsidP="00EB4A23">
            <w:pPr>
              <w:spacing w:after="0"/>
              <w:rPr>
                <w:ins w:id="1528" w:author="Sean de Noronha | DRG" w:date="2026-09-24T11:08:00Z" w16du:dateUtc="2026-09-24T09:08:00Z"/>
                <w:rFonts w:cs="Arial"/>
                <w:iCs/>
                <w:color w:val="000000"/>
                <w:sz w:val="16"/>
                <w:szCs w:val="18"/>
              </w:rPr>
            </w:pPr>
            <w:ins w:id="1529" w:author="Sean de Noronha | DRG" w:date="2026-09-24T11:08:00Z" w16du:dateUtc="2026-09-24T09:08:00Z">
              <w:r>
                <w:rPr>
                  <w:rFonts w:cs="Arial"/>
                  <w:iCs/>
                  <w:color w:val="000000"/>
                  <w:sz w:val="16"/>
                  <w:szCs w:val="18"/>
                </w:rPr>
                <w:t>0.93</w:t>
              </w:r>
            </w:ins>
          </w:p>
        </w:tc>
        <w:tc>
          <w:tcPr>
            <w:tcW w:w="741" w:type="dxa"/>
          </w:tcPr>
          <w:p w14:paraId="519203F8" w14:textId="77777777" w:rsidR="00EB4A23" w:rsidRPr="00EB4A23" w:rsidRDefault="00EB4A23" w:rsidP="00EB4A23">
            <w:pPr>
              <w:spacing w:after="0"/>
              <w:rPr>
                <w:ins w:id="1530" w:author="Sean de Noronha | DRG" w:date="2026-09-24T11:08:00Z" w16du:dateUtc="2026-09-24T09:08:00Z"/>
                <w:rFonts w:cs="Arial"/>
                <w:iCs/>
                <w:color w:val="000000"/>
                <w:sz w:val="16"/>
                <w:szCs w:val="18"/>
              </w:rPr>
            </w:pPr>
            <w:ins w:id="1531" w:author="Sean de Noronha | DRG" w:date="2026-09-24T11:08:00Z" w16du:dateUtc="2026-09-24T09:08:00Z">
              <w:r>
                <w:rPr>
                  <w:rFonts w:cs="Arial"/>
                  <w:iCs/>
                  <w:color w:val="000000"/>
                  <w:sz w:val="16"/>
                  <w:szCs w:val="18"/>
                </w:rPr>
                <w:t>0.090</w:t>
              </w:r>
            </w:ins>
          </w:p>
        </w:tc>
        <w:tc>
          <w:tcPr>
            <w:tcW w:w="706" w:type="dxa"/>
          </w:tcPr>
          <w:p w14:paraId="69AF19BB" w14:textId="77777777" w:rsidR="00EB4A23" w:rsidRPr="00EB4A23" w:rsidRDefault="00EB4A23" w:rsidP="00EB4A23">
            <w:pPr>
              <w:spacing w:after="0"/>
              <w:rPr>
                <w:ins w:id="1532" w:author="Sean de Noronha | DRG" w:date="2026-09-24T11:08:00Z" w16du:dateUtc="2026-09-24T09:08:00Z"/>
                <w:rFonts w:cs="Arial"/>
                <w:iCs/>
                <w:color w:val="000000"/>
                <w:sz w:val="16"/>
                <w:szCs w:val="18"/>
              </w:rPr>
            </w:pPr>
            <w:ins w:id="1533" w:author="Sean de Noronha | DRG" w:date="2026-09-24T11:08:00Z" w16du:dateUtc="2026-09-24T09:08:00Z">
              <w:r>
                <w:rPr>
                  <w:rFonts w:cs="Arial"/>
                  <w:iCs/>
                  <w:color w:val="000000"/>
                  <w:sz w:val="16"/>
                  <w:szCs w:val="18"/>
                </w:rPr>
                <w:t>0.120</w:t>
              </w:r>
            </w:ins>
          </w:p>
        </w:tc>
      </w:tr>
      <w:tr w:rsidR="005C527B" w:rsidRPr="00EB4A23" w14:paraId="3B341A65" w14:textId="77777777" w:rsidTr="00EB4A23">
        <w:trPr>
          <w:gridAfter w:val="1"/>
          <w:wAfter w:w="2419" w:type="dxa"/>
          <w:trHeight w:val="20"/>
          <w:ins w:id="1534" w:author="Sean de Noronha | DRG" w:date="2026-09-24T11:08:00Z"/>
        </w:trPr>
        <w:tc>
          <w:tcPr>
            <w:tcW w:w="643" w:type="dxa"/>
          </w:tcPr>
          <w:p w14:paraId="761D8746" w14:textId="77777777" w:rsidR="00EB4A23" w:rsidRPr="00EB4A23" w:rsidRDefault="00EB4A23" w:rsidP="00EB4A23">
            <w:pPr>
              <w:spacing w:after="0"/>
              <w:rPr>
                <w:ins w:id="1535" w:author="Sean de Noronha | DRG" w:date="2026-09-24T11:08:00Z" w16du:dateUtc="2026-09-24T09:08:00Z"/>
                <w:rFonts w:cs="Arial"/>
                <w:iCs/>
                <w:color w:val="000000"/>
                <w:sz w:val="16"/>
                <w:szCs w:val="18"/>
              </w:rPr>
            </w:pPr>
            <w:ins w:id="1536" w:author="Sean de Noronha | DRG" w:date="2026-09-24T11:08:00Z" w16du:dateUtc="2026-09-24T09:08:00Z">
              <w:r>
                <w:rPr>
                  <w:rFonts w:cs="Arial"/>
                  <w:iCs/>
                  <w:color w:val="000000"/>
                  <w:sz w:val="16"/>
                  <w:szCs w:val="18"/>
                </w:rPr>
                <w:t>31</w:t>
              </w:r>
            </w:ins>
          </w:p>
        </w:tc>
        <w:tc>
          <w:tcPr>
            <w:tcW w:w="1301" w:type="dxa"/>
          </w:tcPr>
          <w:p w14:paraId="65DB7719" w14:textId="77777777" w:rsidR="00EB4A23" w:rsidRPr="00EB4A23" w:rsidRDefault="00EB4A23" w:rsidP="00EB4A23">
            <w:pPr>
              <w:spacing w:after="0"/>
              <w:rPr>
                <w:ins w:id="1537" w:author="Sean de Noronha | DRG" w:date="2026-09-24T11:08:00Z" w16du:dateUtc="2026-09-24T09:08:00Z"/>
                <w:rFonts w:cs="Arial"/>
                <w:iCs/>
                <w:color w:val="000000"/>
                <w:sz w:val="16"/>
                <w:szCs w:val="18"/>
              </w:rPr>
            </w:pPr>
            <w:ins w:id="1538" w:author="Sean de Noronha | DRG" w:date="2026-09-24T11:08:00Z" w16du:dateUtc="2026-09-24T09:08:00Z">
              <w:r>
                <w:rPr>
                  <w:rFonts w:cs="Arial"/>
                  <w:iCs/>
                  <w:color w:val="000000"/>
                  <w:sz w:val="16"/>
                  <w:szCs w:val="18"/>
                </w:rPr>
                <w:t>1"</w:t>
              </w:r>
            </w:ins>
          </w:p>
        </w:tc>
        <w:tc>
          <w:tcPr>
            <w:tcW w:w="803" w:type="dxa"/>
          </w:tcPr>
          <w:p w14:paraId="2F74DEDD" w14:textId="77777777" w:rsidR="00EB4A23" w:rsidRPr="00EB4A23" w:rsidRDefault="00EB4A23" w:rsidP="00EB4A23">
            <w:pPr>
              <w:spacing w:after="0"/>
              <w:rPr>
                <w:ins w:id="1539" w:author="Sean de Noronha | DRG" w:date="2026-09-24T11:08:00Z" w16du:dateUtc="2026-09-24T09:08:00Z"/>
                <w:rFonts w:cs="Arial"/>
                <w:iCs/>
                <w:color w:val="000000"/>
                <w:sz w:val="16"/>
                <w:szCs w:val="18"/>
              </w:rPr>
            </w:pPr>
            <w:ins w:id="1540" w:author="Sean de Noronha | DRG" w:date="2026-09-24T11:08:00Z" w16du:dateUtc="2026-09-24T09:08:00Z">
              <w:r>
                <w:rPr>
                  <w:rFonts w:cs="Arial"/>
                  <w:iCs/>
                  <w:color w:val="000000"/>
                  <w:sz w:val="16"/>
                  <w:szCs w:val="18"/>
                </w:rPr>
                <w:t>1.04</w:t>
              </w:r>
            </w:ins>
          </w:p>
        </w:tc>
        <w:tc>
          <w:tcPr>
            <w:tcW w:w="883" w:type="dxa"/>
          </w:tcPr>
          <w:p w14:paraId="31968387" w14:textId="77777777" w:rsidR="00EB4A23" w:rsidRPr="00EB4A23" w:rsidRDefault="00EB4A23" w:rsidP="00EB4A23">
            <w:pPr>
              <w:spacing w:after="0"/>
              <w:rPr>
                <w:ins w:id="1541" w:author="Sean de Noronha | DRG" w:date="2026-09-24T11:08:00Z" w16du:dateUtc="2026-09-24T09:08:00Z"/>
                <w:rFonts w:cs="Arial"/>
                <w:iCs/>
                <w:color w:val="000000"/>
                <w:sz w:val="16"/>
                <w:szCs w:val="18"/>
              </w:rPr>
            </w:pPr>
            <w:ins w:id="1542" w:author="Sean de Noronha | DRG" w:date="2026-09-24T11:08:00Z" w16du:dateUtc="2026-09-24T09:08:00Z">
              <w:r>
                <w:rPr>
                  <w:rFonts w:cs="Arial"/>
                  <w:iCs/>
                  <w:color w:val="000000"/>
                  <w:sz w:val="16"/>
                  <w:szCs w:val="18"/>
                </w:rPr>
                <w:t>1.23</w:t>
              </w:r>
            </w:ins>
          </w:p>
        </w:tc>
        <w:tc>
          <w:tcPr>
            <w:tcW w:w="741" w:type="dxa"/>
          </w:tcPr>
          <w:p w14:paraId="76409134" w14:textId="77777777" w:rsidR="00EB4A23" w:rsidRPr="00EB4A23" w:rsidRDefault="00EB4A23" w:rsidP="00EB4A23">
            <w:pPr>
              <w:spacing w:after="0"/>
              <w:rPr>
                <w:ins w:id="1543" w:author="Sean de Noronha | DRG" w:date="2026-09-24T11:08:00Z" w16du:dateUtc="2026-09-24T09:08:00Z"/>
                <w:rFonts w:cs="Arial"/>
                <w:iCs/>
                <w:color w:val="000000"/>
                <w:sz w:val="16"/>
                <w:szCs w:val="18"/>
              </w:rPr>
            </w:pPr>
            <w:ins w:id="1544" w:author="Sean de Noronha | DRG" w:date="2026-09-24T11:08:00Z" w16du:dateUtc="2026-09-24T09:08:00Z">
              <w:r>
                <w:rPr>
                  <w:rFonts w:cs="Arial"/>
                  <w:iCs/>
                  <w:color w:val="000000"/>
                  <w:sz w:val="16"/>
                  <w:szCs w:val="18"/>
                </w:rPr>
                <w:t>0.095</w:t>
              </w:r>
            </w:ins>
          </w:p>
        </w:tc>
        <w:tc>
          <w:tcPr>
            <w:tcW w:w="706" w:type="dxa"/>
          </w:tcPr>
          <w:p w14:paraId="260F7CD1" w14:textId="77777777" w:rsidR="00EB4A23" w:rsidRPr="00EB4A23" w:rsidRDefault="00EB4A23" w:rsidP="00EB4A23">
            <w:pPr>
              <w:spacing w:after="0"/>
              <w:rPr>
                <w:ins w:id="1545" w:author="Sean de Noronha | DRG" w:date="2026-09-24T11:08:00Z" w16du:dateUtc="2026-09-24T09:08:00Z"/>
                <w:rFonts w:cs="Arial"/>
                <w:iCs/>
                <w:color w:val="000000"/>
                <w:sz w:val="16"/>
                <w:szCs w:val="18"/>
              </w:rPr>
            </w:pPr>
            <w:ins w:id="1546" w:author="Sean de Noronha | DRG" w:date="2026-09-24T11:08:00Z" w16du:dateUtc="2026-09-24T09:08:00Z">
              <w:r>
                <w:rPr>
                  <w:rFonts w:cs="Arial"/>
                  <w:iCs/>
                  <w:color w:val="000000"/>
                  <w:sz w:val="16"/>
                  <w:szCs w:val="18"/>
                </w:rPr>
                <w:t>0.091</w:t>
              </w:r>
            </w:ins>
          </w:p>
        </w:tc>
      </w:tr>
      <w:tr w:rsidR="005C527B" w:rsidRPr="00EB4A23" w14:paraId="286D72A1" w14:textId="77777777" w:rsidTr="00EB4A23">
        <w:trPr>
          <w:gridAfter w:val="1"/>
          <w:wAfter w:w="2419" w:type="dxa"/>
          <w:trHeight w:val="20"/>
          <w:ins w:id="1547" w:author="Sean de Noronha | DRG" w:date="2026-09-24T11:08:00Z"/>
        </w:trPr>
        <w:tc>
          <w:tcPr>
            <w:tcW w:w="643" w:type="dxa"/>
          </w:tcPr>
          <w:p w14:paraId="58E55E92" w14:textId="77777777" w:rsidR="00EB4A23" w:rsidRPr="00EB4A23" w:rsidRDefault="00EB4A23" w:rsidP="00EB4A23">
            <w:pPr>
              <w:spacing w:after="0"/>
              <w:rPr>
                <w:ins w:id="1548" w:author="Sean de Noronha | DRG" w:date="2026-09-24T11:08:00Z" w16du:dateUtc="2026-09-24T09:08:00Z"/>
                <w:rFonts w:cs="Arial"/>
                <w:iCs/>
                <w:color w:val="000000"/>
                <w:sz w:val="16"/>
                <w:szCs w:val="18"/>
              </w:rPr>
            </w:pPr>
            <w:ins w:id="1549" w:author="Sean de Noronha | DRG" w:date="2026-09-24T11:08:00Z" w16du:dateUtc="2026-09-24T09:08:00Z">
              <w:r>
                <w:rPr>
                  <w:rFonts w:cs="Arial"/>
                  <w:iCs/>
                  <w:color w:val="000000"/>
                  <w:sz w:val="16"/>
                  <w:szCs w:val="18"/>
                </w:rPr>
                <w:t>39</w:t>
              </w:r>
            </w:ins>
          </w:p>
        </w:tc>
        <w:tc>
          <w:tcPr>
            <w:tcW w:w="1301" w:type="dxa"/>
          </w:tcPr>
          <w:p w14:paraId="7269E49F" w14:textId="77777777" w:rsidR="00EB4A23" w:rsidRPr="00EB4A23" w:rsidRDefault="00EB4A23" w:rsidP="00EB4A23">
            <w:pPr>
              <w:spacing w:after="0"/>
              <w:rPr>
                <w:ins w:id="1550" w:author="Sean de Noronha | DRG" w:date="2026-09-24T11:08:00Z" w16du:dateUtc="2026-09-24T09:08:00Z"/>
                <w:rFonts w:cs="Arial"/>
                <w:iCs/>
                <w:color w:val="000000"/>
                <w:sz w:val="16"/>
                <w:szCs w:val="18"/>
              </w:rPr>
            </w:pPr>
            <w:ins w:id="1551" w:author="Sean de Noronha | DRG" w:date="2026-09-24T11:08:00Z" w16du:dateUtc="2026-09-24T09:08:00Z">
              <w:r>
                <w:rPr>
                  <w:rFonts w:cs="Arial"/>
                  <w:iCs/>
                  <w:color w:val="000000"/>
                  <w:sz w:val="16"/>
                  <w:szCs w:val="18"/>
                </w:rPr>
                <w:t>1-1/4"</w:t>
              </w:r>
            </w:ins>
          </w:p>
        </w:tc>
        <w:tc>
          <w:tcPr>
            <w:tcW w:w="803" w:type="dxa"/>
          </w:tcPr>
          <w:p w14:paraId="6374A2F1" w14:textId="77777777" w:rsidR="00EB4A23" w:rsidRPr="00EB4A23" w:rsidRDefault="00EB4A23" w:rsidP="00EB4A23">
            <w:pPr>
              <w:spacing w:after="0"/>
              <w:rPr>
                <w:ins w:id="1552" w:author="Sean de Noronha | DRG" w:date="2026-09-24T11:08:00Z" w16du:dateUtc="2026-09-24T09:08:00Z"/>
                <w:rFonts w:cs="Arial"/>
                <w:iCs/>
                <w:color w:val="000000"/>
                <w:sz w:val="16"/>
                <w:szCs w:val="18"/>
              </w:rPr>
            </w:pPr>
            <w:ins w:id="1553" w:author="Sean de Noronha | DRG" w:date="2026-09-24T11:08:00Z" w16du:dateUtc="2026-09-24T09:08:00Z">
              <w:r>
                <w:rPr>
                  <w:rFonts w:cs="Arial"/>
                  <w:iCs/>
                  <w:color w:val="000000"/>
                  <w:sz w:val="16"/>
                  <w:szCs w:val="18"/>
                </w:rPr>
                <w:t>1.38</w:t>
              </w:r>
            </w:ins>
          </w:p>
        </w:tc>
        <w:tc>
          <w:tcPr>
            <w:tcW w:w="883" w:type="dxa"/>
          </w:tcPr>
          <w:p w14:paraId="0C9BE912" w14:textId="77777777" w:rsidR="00EB4A23" w:rsidRPr="00EB4A23" w:rsidRDefault="00EB4A23" w:rsidP="00EB4A23">
            <w:pPr>
              <w:spacing w:after="0"/>
              <w:rPr>
                <w:ins w:id="1554" w:author="Sean de Noronha | DRG" w:date="2026-09-24T11:08:00Z" w16du:dateUtc="2026-09-24T09:08:00Z"/>
                <w:rFonts w:cs="Arial"/>
                <w:iCs/>
                <w:color w:val="000000"/>
                <w:sz w:val="16"/>
                <w:szCs w:val="18"/>
              </w:rPr>
            </w:pPr>
            <w:ins w:id="1555" w:author="Sean de Noronha | DRG" w:date="2026-09-24T11:08:00Z" w16du:dateUtc="2026-09-24T09:08:00Z">
              <w:r>
                <w:rPr>
                  <w:rFonts w:cs="Arial"/>
                  <w:iCs/>
                  <w:color w:val="000000"/>
                  <w:sz w:val="16"/>
                  <w:szCs w:val="18"/>
                </w:rPr>
                <w:t>1.57</w:t>
              </w:r>
            </w:ins>
          </w:p>
        </w:tc>
        <w:tc>
          <w:tcPr>
            <w:tcW w:w="741" w:type="dxa"/>
          </w:tcPr>
          <w:p w14:paraId="54491222" w14:textId="77777777" w:rsidR="00EB4A23" w:rsidRPr="00EB4A23" w:rsidRDefault="00EB4A23" w:rsidP="00EB4A23">
            <w:pPr>
              <w:spacing w:after="0"/>
              <w:rPr>
                <w:ins w:id="1556" w:author="Sean de Noronha | DRG" w:date="2026-09-24T11:08:00Z" w16du:dateUtc="2026-09-24T09:08:00Z"/>
                <w:rFonts w:cs="Arial"/>
                <w:iCs/>
                <w:color w:val="000000"/>
                <w:sz w:val="16"/>
                <w:szCs w:val="18"/>
              </w:rPr>
            </w:pPr>
            <w:ins w:id="1557" w:author="Sean de Noronha | DRG" w:date="2026-09-24T11:08:00Z" w16du:dateUtc="2026-09-24T09:08:00Z">
              <w:r>
                <w:rPr>
                  <w:rFonts w:cs="Arial"/>
                  <w:iCs/>
                  <w:color w:val="000000"/>
                  <w:sz w:val="16"/>
                  <w:szCs w:val="18"/>
                </w:rPr>
                <w:t>0.095</w:t>
              </w:r>
            </w:ins>
          </w:p>
        </w:tc>
        <w:tc>
          <w:tcPr>
            <w:tcW w:w="706" w:type="dxa"/>
          </w:tcPr>
          <w:p w14:paraId="12497DD8" w14:textId="77777777" w:rsidR="00EB4A23" w:rsidRPr="00EB4A23" w:rsidRDefault="00EB4A23" w:rsidP="00EB4A23">
            <w:pPr>
              <w:spacing w:after="0"/>
              <w:rPr>
                <w:ins w:id="1558" w:author="Sean de Noronha | DRG" w:date="2026-09-24T11:08:00Z" w16du:dateUtc="2026-09-24T09:08:00Z"/>
                <w:rFonts w:cs="Arial"/>
                <w:iCs/>
                <w:color w:val="000000"/>
                <w:sz w:val="16"/>
                <w:szCs w:val="18"/>
              </w:rPr>
            </w:pPr>
            <w:ins w:id="1559" w:author="Sean de Noronha | DRG" w:date="2026-09-24T11:08:00Z" w16du:dateUtc="2026-09-24T09:08:00Z">
              <w:r>
                <w:rPr>
                  <w:rFonts w:cs="Arial"/>
                  <w:iCs/>
                  <w:color w:val="000000"/>
                  <w:sz w:val="16"/>
                  <w:szCs w:val="18"/>
                </w:rPr>
                <w:t>0.069</w:t>
              </w:r>
            </w:ins>
          </w:p>
        </w:tc>
      </w:tr>
      <w:tr w:rsidR="005C527B" w:rsidRPr="00EB4A23" w14:paraId="230FF6CC" w14:textId="77777777" w:rsidTr="00EB4A23">
        <w:trPr>
          <w:gridAfter w:val="1"/>
          <w:wAfter w:w="2419" w:type="dxa"/>
          <w:trHeight w:val="20"/>
          <w:ins w:id="1560" w:author="Sean de Noronha | DRG" w:date="2026-09-24T11:08:00Z"/>
        </w:trPr>
        <w:tc>
          <w:tcPr>
            <w:tcW w:w="643" w:type="dxa"/>
          </w:tcPr>
          <w:p w14:paraId="09D355F2" w14:textId="77777777" w:rsidR="00EB4A23" w:rsidRPr="00EB4A23" w:rsidRDefault="00EB4A23" w:rsidP="00EB4A23">
            <w:pPr>
              <w:spacing w:after="0"/>
              <w:rPr>
                <w:ins w:id="1561" w:author="Sean de Noronha | DRG" w:date="2026-09-24T11:08:00Z" w16du:dateUtc="2026-09-24T09:08:00Z"/>
                <w:rFonts w:cs="Arial"/>
                <w:iCs/>
                <w:color w:val="000000"/>
                <w:sz w:val="16"/>
                <w:szCs w:val="18"/>
              </w:rPr>
            </w:pPr>
            <w:ins w:id="1562" w:author="Sean de Noronha | DRG" w:date="2026-09-24T11:08:00Z" w16du:dateUtc="2026-09-24T09:08:00Z">
              <w:r>
                <w:rPr>
                  <w:rFonts w:cs="Arial"/>
                  <w:iCs/>
                  <w:color w:val="000000"/>
                  <w:sz w:val="16"/>
                  <w:szCs w:val="18"/>
                </w:rPr>
                <w:t>62</w:t>
              </w:r>
            </w:ins>
          </w:p>
        </w:tc>
        <w:tc>
          <w:tcPr>
            <w:tcW w:w="1301" w:type="dxa"/>
          </w:tcPr>
          <w:p w14:paraId="0B94D506" w14:textId="77777777" w:rsidR="00EB4A23" w:rsidRPr="00EB4A23" w:rsidRDefault="00EB4A23" w:rsidP="00EB4A23">
            <w:pPr>
              <w:spacing w:after="0"/>
              <w:rPr>
                <w:ins w:id="1563" w:author="Sean de Noronha | DRG" w:date="2026-09-24T11:08:00Z" w16du:dateUtc="2026-09-24T09:08:00Z"/>
                <w:rFonts w:cs="Arial"/>
                <w:iCs/>
                <w:color w:val="000000"/>
                <w:sz w:val="16"/>
                <w:szCs w:val="18"/>
              </w:rPr>
            </w:pPr>
            <w:ins w:id="1564" w:author="Sean de Noronha | DRG" w:date="2026-09-24T11:08:00Z" w16du:dateUtc="2026-09-24T09:08:00Z">
              <w:r>
                <w:rPr>
                  <w:rFonts w:cs="Arial"/>
                  <w:iCs/>
                  <w:color w:val="000000"/>
                  <w:sz w:val="16"/>
                  <w:szCs w:val="18"/>
                </w:rPr>
                <w:t>2"</w:t>
              </w:r>
            </w:ins>
          </w:p>
        </w:tc>
        <w:tc>
          <w:tcPr>
            <w:tcW w:w="803" w:type="dxa"/>
          </w:tcPr>
          <w:p w14:paraId="67BCEBD1" w14:textId="77777777" w:rsidR="00EB4A23" w:rsidRPr="00EB4A23" w:rsidRDefault="00EB4A23" w:rsidP="00EB4A23">
            <w:pPr>
              <w:spacing w:after="0"/>
              <w:rPr>
                <w:ins w:id="1565" w:author="Sean de Noronha | DRG" w:date="2026-09-24T11:08:00Z" w16du:dateUtc="2026-09-24T09:08:00Z"/>
                <w:rFonts w:cs="Arial"/>
                <w:iCs/>
                <w:color w:val="000000"/>
                <w:sz w:val="16"/>
                <w:szCs w:val="18"/>
              </w:rPr>
            </w:pPr>
            <w:ins w:id="1566" w:author="Sean de Noronha | DRG" w:date="2026-09-24T11:08:00Z" w16du:dateUtc="2026-09-24T09:08:00Z">
              <w:r>
                <w:rPr>
                  <w:rFonts w:cs="Arial"/>
                  <w:iCs/>
                  <w:color w:val="000000"/>
                  <w:sz w:val="16"/>
                  <w:szCs w:val="18"/>
                </w:rPr>
                <w:t>2.07</w:t>
              </w:r>
            </w:ins>
          </w:p>
        </w:tc>
        <w:tc>
          <w:tcPr>
            <w:tcW w:w="883" w:type="dxa"/>
          </w:tcPr>
          <w:p w14:paraId="55AFAA4F" w14:textId="77777777" w:rsidR="00EB4A23" w:rsidRPr="00EB4A23" w:rsidRDefault="00EB4A23" w:rsidP="00EB4A23">
            <w:pPr>
              <w:spacing w:after="0"/>
              <w:rPr>
                <w:ins w:id="1567" w:author="Sean de Noronha | DRG" w:date="2026-09-24T11:08:00Z" w16du:dateUtc="2026-09-24T09:08:00Z"/>
                <w:rFonts w:cs="Arial"/>
                <w:iCs/>
                <w:color w:val="000000"/>
                <w:sz w:val="16"/>
                <w:szCs w:val="18"/>
              </w:rPr>
            </w:pPr>
            <w:ins w:id="1568" w:author="Sean de Noronha | DRG" w:date="2026-09-24T11:08:00Z" w16du:dateUtc="2026-09-24T09:08:00Z">
              <w:r>
                <w:rPr>
                  <w:rFonts w:cs="Arial"/>
                  <w:iCs/>
                  <w:color w:val="000000"/>
                  <w:sz w:val="16"/>
                  <w:szCs w:val="18"/>
                </w:rPr>
                <w:t>2.30</w:t>
              </w:r>
            </w:ins>
          </w:p>
        </w:tc>
        <w:tc>
          <w:tcPr>
            <w:tcW w:w="741" w:type="dxa"/>
          </w:tcPr>
          <w:p w14:paraId="4F257C6E" w14:textId="77777777" w:rsidR="00EB4A23" w:rsidRPr="00EB4A23" w:rsidRDefault="00EB4A23" w:rsidP="00EB4A23">
            <w:pPr>
              <w:spacing w:after="0"/>
              <w:rPr>
                <w:ins w:id="1569" w:author="Sean de Noronha | DRG" w:date="2026-09-24T11:08:00Z" w16du:dateUtc="2026-09-24T09:08:00Z"/>
                <w:rFonts w:cs="Arial"/>
                <w:iCs/>
                <w:color w:val="000000"/>
                <w:sz w:val="16"/>
                <w:szCs w:val="18"/>
              </w:rPr>
            </w:pPr>
            <w:ins w:id="1570" w:author="Sean de Noronha | DRG" w:date="2026-09-24T11:08:00Z" w16du:dateUtc="2026-09-24T09:08:00Z">
              <w:r>
                <w:rPr>
                  <w:rFonts w:cs="Arial"/>
                  <w:iCs/>
                  <w:color w:val="000000"/>
                  <w:sz w:val="16"/>
                  <w:szCs w:val="18"/>
                </w:rPr>
                <w:t>0.115</w:t>
              </w:r>
            </w:ins>
          </w:p>
        </w:tc>
        <w:tc>
          <w:tcPr>
            <w:tcW w:w="706" w:type="dxa"/>
          </w:tcPr>
          <w:p w14:paraId="6C2358BB" w14:textId="77777777" w:rsidR="00EB4A23" w:rsidRPr="00EB4A23" w:rsidRDefault="00EB4A23" w:rsidP="00EB4A23">
            <w:pPr>
              <w:spacing w:after="0"/>
              <w:rPr>
                <w:ins w:id="1571" w:author="Sean de Noronha | DRG" w:date="2026-09-24T11:08:00Z" w16du:dateUtc="2026-09-24T09:08:00Z"/>
                <w:rFonts w:cs="Arial"/>
                <w:iCs/>
                <w:color w:val="000000"/>
                <w:sz w:val="16"/>
                <w:szCs w:val="18"/>
              </w:rPr>
            </w:pPr>
            <w:ins w:id="1572" w:author="Sean de Noronha | DRG" w:date="2026-09-24T11:08:00Z" w16du:dateUtc="2026-09-24T09:08:00Z">
              <w:r>
                <w:rPr>
                  <w:rFonts w:cs="Arial"/>
                  <w:iCs/>
                  <w:color w:val="000000"/>
                  <w:sz w:val="16"/>
                  <w:szCs w:val="18"/>
                </w:rPr>
                <w:t>0.056</w:t>
              </w:r>
            </w:ins>
          </w:p>
        </w:tc>
      </w:tr>
      <w:tr w:rsidR="005C527B" w:rsidRPr="00EB4A23" w:rsidDel="00EB4A23" w14:paraId="3130683D" w14:textId="723ACAF0" w:rsidTr="00EB4A23">
        <w:trPr>
          <w:trHeight w:val="20"/>
          <w:tblHeader/>
          <w:del w:id="1573" w:author="Sean de Noronha | DRG" w:date="2026-09-24T11:08:00Z"/>
        </w:trPr>
        <w:tc>
          <w:tcPr>
            <w:tcW w:w="643" w:type="dxa"/>
            <w:shd w:val="clear" w:color="auto" w:fill="F2F2F2" w:themeFill="background1" w:themeFillShade="F2"/>
          </w:tcPr>
          <w:p w14:paraId="1DD146C6" w14:textId="591E4970" w:rsidR="00F534A6" w:rsidRPr="00EB4A23" w:rsidDel="00EB4A23" w:rsidRDefault="00F534A6" w:rsidP="0046729F">
            <w:pPr>
              <w:spacing w:after="0"/>
              <w:rPr>
                <w:del w:id="1574" w:author="Sean de Noronha | DRG" w:date="2026-09-24T11:08:00Z" w16du:dateUtc="2026-09-24T09:08:00Z"/>
                <w:rFonts w:cs="Arial"/>
                <w:b/>
                <w:bCs/>
                <w:iCs/>
                <w:color w:val="000000"/>
                <w:sz w:val="16"/>
                <w:szCs w:val="18"/>
              </w:rPr>
            </w:pPr>
            <w:del w:id="1575" w:author="Sean de Noronha | DRG" w:date="2026-09-24T11:08:00Z" w16du:dateUtc="2026-09-24T09:08:00Z">
              <w:r>
                <w:rPr>
                  <w:rFonts w:cs="Arial"/>
                  <w:b/>
                  <w:bCs/>
                  <w:iCs/>
                  <w:color w:val="000000"/>
                  <w:sz w:val="16"/>
                  <w:szCs w:val="18"/>
                </w:rPr>
                <w:delText xml:space="preserve"> Size</w:delText>
              </w:r>
            </w:del>
          </w:p>
        </w:tc>
        <w:tc>
          <w:tcPr>
            <w:tcW w:w="1301" w:type="dxa"/>
            <w:shd w:val="clear" w:color="auto" w:fill="F2F2F2" w:themeFill="background1" w:themeFillShade="F2"/>
          </w:tcPr>
          <w:p w14:paraId="0094ED1B" w14:textId="295A9829" w:rsidR="00F534A6" w:rsidRPr="00EB4A23" w:rsidDel="00EB4A23" w:rsidRDefault="00F534A6" w:rsidP="0046729F">
            <w:pPr>
              <w:spacing w:after="0"/>
              <w:rPr>
                <w:del w:id="1576" w:author="Sean de Noronha | DRG" w:date="2026-09-24T11:08:00Z" w16du:dateUtc="2026-09-24T09:08:00Z"/>
                <w:rFonts w:cs="Arial"/>
                <w:b/>
                <w:bCs/>
                <w:iCs/>
                <w:color w:val="000000"/>
                <w:sz w:val="16"/>
                <w:szCs w:val="18"/>
              </w:rPr>
            </w:pPr>
            <w:del w:id="1577" w:author="Sean de Noronha | DRG" w:date="2026-09-24T11:08:00Z" w16du:dateUtc="2026-09-24T09:08:00Z">
              <w:r>
                <w:rPr>
                  <w:rFonts w:cs="Arial"/>
                  <w:b/>
                  <w:bCs/>
                  <w:iCs/>
                  <w:color w:val="000000"/>
                  <w:sz w:val="16"/>
                  <w:szCs w:val="18"/>
                </w:rPr>
                <w:delText>EHD</w:delText>
              </w:r>
            </w:del>
          </w:p>
        </w:tc>
        <w:tc>
          <w:tcPr>
            <w:tcW w:w="803" w:type="dxa"/>
            <w:shd w:val="clear" w:color="auto" w:fill="F2F2F2" w:themeFill="background1" w:themeFillShade="F2"/>
          </w:tcPr>
          <w:p w14:paraId="6C58C9BF" w14:textId="3E3E1690" w:rsidR="00F534A6" w:rsidRPr="00EB4A23" w:rsidDel="00EB4A23" w:rsidRDefault="00F534A6" w:rsidP="0046729F">
            <w:pPr>
              <w:spacing w:after="0"/>
              <w:rPr>
                <w:del w:id="1578" w:author="Sean de Noronha | DRG" w:date="2026-09-24T11:08:00Z" w16du:dateUtc="2026-09-24T09:08:00Z"/>
                <w:rFonts w:cs="Arial"/>
                <w:b/>
                <w:bCs/>
                <w:iCs/>
                <w:color w:val="000000"/>
                <w:sz w:val="16"/>
                <w:szCs w:val="18"/>
              </w:rPr>
            </w:pPr>
            <w:del w:id="1579" w:author="Sean de Noronha | DRG" w:date="2026-09-24T11:08:00Z" w16du:dateUtc="2026-09-24T09:08:00Z">
              <w:r>
                <w:rPr>
                  <w:rFonts w:cs="Arial"/>
                  <w:b/>
                  <w:bCs/>
                  <w:iCs/>
                  <w:color w:val="000000"/>
                  <w:sz w:val="16"/>
                  <w:szCs w:val="18"/>
                </w:rPr>
                <w:delText>ID</w:delText>
              </w:r>
              <w:r>
                <w:rPr>
                  <w:rFonts w:cs="Arial"/>
                  <w:b/>
                  <w:bCs/>
                  <w:iCs/>
                  <w:color w:val="000000"/>
                  <w:sz w:val="16"/>
                  <w:szCs w:val="18"/>
                  <w:vertAlign w:val="subscript"/>
                </w:rPr>
                <w:delText xml:space="preserve">nom </w:delText>
              </w:r>
              <w:r>
                <w:rPr>
                  <w:rFonts w:cs="Arial"/>
                  <w:b/>
                  <w:bCs/>
                  <w:iCs/>
                  <w:color w:val="000000"/>
                  <w:sz w:val="16"/>
                  <w:szCs w:val="18"/>
                </w:rPr>
                <w:delText>(in.)</w:delText>
              </w:r>
            </w:del>
          </w:p>
        </w:tc>
        <w:tc>
          <w:tcPr>
            <w:tcW w:w="883" w:type="dxa"/>
            <w:shd w:val="clear" w:color="auto" w:fill="F2F2F2" w:themeFill="background1" w:themeFillShade="F2"/>
          </w:tcPr>
          <w:p w14:paraId="25409349" w14:textId="31676B88" w:rsidR="00F534A6" w:rsidRPr="00EB4A23" w:rsidDel="00EB4A23" w:rsidRDefault="00F534A6" w:rsidP="0046729F">
            <w:pPr>
              <w:spacing w:after="0"/>
              <w:rPr>
                <w:del w:id="1580" w:author="Sean de Noronha | DRG" w:date="2026-09-24T11:08:00Z" w16du:dateUtc="2026-09-24T09:08:00Z"/>
                <w:rFonts w:cs="Arial"/>
                <w:b/>
                <w:bCs/>
                <w:iCs/>
                <w:color w:val="000000"/>
                <w:sz w:val="16"/>
                <w:szCs w:val="18"/>
              </w:rPr>
            </w:pPr>
            <w:del w:id="1581" w:author="Sean de Noronha | DRG" w:date="2026-09-24T11:08:00Z" w16du:dateUtc="2026-09-24T09:08:00Z">
              <w:r>
                <w:rPr>
                  <w:rFonts w:cs="Arial"/>
                  <w:b/>
                  <w:bCs/>
                  <w:iCs/>
                  <w:color w:val="000000"/>
                  <w:sz w:val="16"/>
                  <w:szCs w:val="18"/>
                </w:rPr>
                <w:delText>OD (in.)</w:delText>
              </w:r>
            </w:del>
          </w:p>
        </w:tc>
        <w:tc>
          <w:tcPr>
            <w:tcW w:w="741" w:type="dxa"/>
            <w:shd w:val="clear" w:color="auto" w:fill="F2F2F2" w:themeFill="background1" w:themeFillShade="F2"/>
          </w:tcPr>
          <w:p w14:paraId="395F0FF1" w14:textId="5C7EC72E" w:rsidR="00F534A6" w:rsidRPr="00EB4A23" w:rsidDel="00EB4A23" w:rsidRDefault="00F534A6" w:rsidP="0046729F">
            <w:pPr>
              <w:spacing w:after="0"/>
              <w:rPr>
                <w:del w:id="1582" w:author="Sean de Noronha | DRG" w:date="2026-09-24T11:08:00Z" w16du:dateUtc="2026-09-24T09:08:00Z"/>
                <w:rFonts w:cs="Arial"/>
                <w:b/>
                <w:bCs/>
                <w:iCs/>
                <w:color w:val="000000"/>
                <w:sz w:val="16"/>
                <w:szCs w:val="18"/>
              </w:rPr>
            </w:pPr>
            <w:del w:id="1583" w:author="Sean de Noronha | DRG" w:date="2026-09-24T11:08:00Z" w16du:dateUtc="2026-09-24T09:08:00Z">
              <w:r>
                <w:rPr>
                  <w:rFonts w:cs="Arial"/>
                  <w:b/>
                  <w:bCs/>
                  <w:iCs/>
                  <w:color w:val="000000"/>
                  <w:sz w:val="16"/>
                  <w:szCs w:val="18"/>
                </w:rPr>
                <w:delText>t (in.)</w:delText>
              </w:r>
            </w:del>
          </w:p>
        </w:tc>
        <w:tc>
          <w:tcPr>
            <w:tcW w:w="706" w:type="dxa"/>
            <w:shd w:val="clear" w:color="auto" w:fill="F2F2F2" w:themeFill="background1" w:themeFillShade="F2"/>
          </w:tcPr>
          <w:p w14:paraId="29FABEE0" w14:textId="5DF7E2CD" w:rsidR="00F534A6" w:rsidRPr="00EB4A23" w:rsidDel="00EB4A23" w:rsidRDefault="00F534A6" w:rsidP="0046729F">
            <w:pPr>
              <w:spacing w:after="0"/>
              <w:rPr>
                <w:del w:id="1584" w:author="Sean de Noronha | DRG" w:date="2026-09-24T11:08:00Z" w16du:dateUtc="2026-09-24T09:08:00Z"/>
                <w:rFonts w:cs="Arial"/>
                <w:b/>
                <w:bCs/>
                <w:iCs/>
                <w:color w:val="000000"/>
                <w:sz w:val="16"/>
                <w:szCs w:val="18"/>
              </w:rPr>
            </w:pPr>
            <w:del w:id="1585" w:author="Sean de Noronha | DRG" w:date="2026-09-24T11:08:00Z" w16du:dateUtc="2026-09-24T09:08:00Z">
              <w:r>
                <w:rPr>
                  <w:rFonts w:cs="Arial"/>
                  <w:b/>
                  <w:bCs/>
                  <w:iCs/>
                  <w:color w:val="000000"/>
                  <w:sz w:val="16"/>
                  <w:szCs w:val="18"/>
                </w:rPr>
                <w:delText>h = (OD – 2t – ID</w:delText>
              </w:r>
              <w:r>
                <w:rPr>
                  <w:rFonts w:cs="Arial"/>
                  <w:b/>
                  <w:bCs/>
                  <w:iCs/>
                  <w:color w:val="000000"/>
                  <w:sz w:val="16"/>
                  <w:szCs w:val="18"/>
                  <w:vertAlign w:val="subscript"/>
                </w:rPr>
                <w:delText>nom</w:delText>
              </w:r>
              <w:r>
                <w:rPr>
                  <w:rFonts w:cs="Arial"/>
                  <w:b/>
                  <w:bCs/>
                  <w:iCs/>
                  <w:color w:val="000000"/>
                  <w:sz w:val="16"/>
                  <w:szCs w:val="18"/>
                </w:rPr>
                <w:delText>)/2 (in.)</w:delText>
              </w:r>
            </w:del>
          </w:p>
        </w:tc>
        <w:tc>
          <w:tcPr>
            <w:tcW w:w="2279" w:type="dxa"/>
            <w:shd w:val="clear" w:color="auto" w:fill="F2F2F2" w:themeFill="background1" w:themeFillShade="F2"/>
          </w:tcPr>
          <w:p w14:paraId="137957F7" w14:textId="74D388FA" w:rsidR="00F534A6" w:rsidRPr="00EB4A23" w:rsidDel="00EB4A23" w:rsidRDefault="00F534A6" w:rsidP="0046729F">
            <w:pPr>
              <w:spacing w:after="0"/>
              <w:rPr>
                <w:del w:id="1586" w:author="Sean de Noronha | DRG" w:date="2026-09-24T11:08:00Z" w16du:dateUtc="2026-09-24T09:08:00Z"/>
                <w:rFonts w:cs="Arial"/>
                <w:b/>
                <w:bCs/>
                <w:iCs/>
                <w:color w:val="000000"/>
                <w:sz w:val="16"/>
                <w:szCs w:val="18"/>
              </w:rPr>
            </w:pPr>
            <w:del w:id="1587" w:author="Sean de Noronha | DRG" w:date="2026-09-24T11:08:00Z" w16du:dateUtc="2026-09-24T09:08:00Z">
              <w:r>
                <w:rPr>
                  <w:rFonts w:cs="Arial"/>
                  <w:b/>
                  <w:bCs/>
                  <w:iCs/>
                  <w:color w:val="000000"/>
                  <w:sz w:val="16"/>
                  <w:szCs w:val="18"/>
                </w:rPr>
                <w:delText>h/ID</w:delText>
              </w:r>
              <w:r>
                <w:rPr>
                  <w:rFonts w:cs="Arial"/>
                  <w:b/>
                  <w:bCs/>
                  <w:iCs/>
                  <w:color w:val="000000"/>
                  <w:sz w:val="16"/>
                  <w:szCs w:val="18"/>
                  <w:vertAlign w:val="subscript"/>
                </w:rPr>
                <w:delText>nom</w:delText>
              </w:r>
              <w:r>
                <w:rPr>
                  <w:rFonts w:cs="Arial"/>
                  <w:b/>
                  <w:bCs/>
                  <w:iCs/>
                  <w:color w:val="000000"/>
                  <w:sz w:val="16"/>
                  <w:szCs w:val="18"/>
                </w:rPr>
                <w:delText xml:space="preserve"> (–)</w:delText>
              </w:r>
            </w:del>
          </w:p>
        </w:tc>
      </w:tr>
      <w:tr w:rsidR="005C527B" w:rsidRPr="00EB4A23" w:rsidDel="00EB4A23" w14:paraId="0EF9C454" w14:textId="7618E0CC" w:rsidTr="00EB4A23">
        <w:trPr>
          <w:trHeight w:val="20"/>
          <w:del w:id="1588" w:author="Sean de Noronha | DRG" w:date="2026-09-24T11:08:00Z"/>
        </w:trPr>
        <w:tc>
          <w:tcPr>
            <w:tcW w:w="643" w:type="dxa"/>
          </w:tcPr>
          <w:p w14:paraId="291BA6E8" w14:textId="0E7B1BD6" w:rsidR="00F534A6" w:rsidRPr="00EB4A23" w:rsidDel="00EB4A23" w:rsidRDefault="00F534A6" w:rsidP="00B80951">
            <w:pPr>
              <w:spacing w:after="0"/>
              <w:rPr>
                <w:del w:id="1589" w:author="Sean de Noronha | DRG" w:date="2026-09-24T11:08:00Z" w16du:dateUtc="2026-09-24T09:08:00Z"/>
                <w:rFonts w:cs="Arial"/>
                <w:iCs/>
                <w:color w:val="000000"/>
                <w:sz w:val="16"/>
                <w:szCs w:val="18"/>
              </w:rPr>
            </w:pPr>
            <w:del w:id="1590" w:author="Sean de Noronha | DRG" w:date="2026-09-24T11:08:00Z" w16du:dateUtc="2026-09-24T09:08:00Z">
              <w:r>
                <w:rPr>
                  <w:rFonts w:cs="Arial"/>
                  <w:iCs/>
                  <w:color w:val="000000"/>
                  <w:sz w:val="16"/>
                  <w:szCs w:val="18"/>
                </w:rPr>
                <w:delText>3/8</w:delText>
              </w:r>
            </w:del>
          </w:p>
        </w:tc>
        <w:tc>
          <w:tcPr>
            <w:tcW w:w="1301" w:type="dxa"/>
          </w:tcPr>
          <w:p w14:paraId="24DED558" w14:textId="07110FCD" w:rsidR="00F534A6" w:rsidRPr="00EB4A23" w:rsidDel="00EB4A23" w:rsidRDefault="00F534A6" w:rsidP="00B80951">
            <w:pPr>
              <w:spacing w:after="0"/>
              <w:rPr>
                <w:del w:id="1591" w:author="Sean de Noronha | DRG" w:date="2026-09-24T11:08:00Z" w16du:dateUtc="2026-09-24T09:08:00Z"/>
                <w:rFonts w:cs="Arial"/>
                <w:iCs/>
                <w:color w:val="000000"/>
                <w:sz w:val="16"/>
                <w:szCs w:val="18"/>
              </w:rPr>
            </w:pPr>
            <w:del w:id="1592" w:author="Sean de Noronha | DRG" w:date="2026-09-24T11:08:00Z" w16du:dateUtc="2026-09-24T09:08:00Z">
              <w:r>
                <w:rPr>
                  <w:rFonts w:cs="Arial"/>
                  <w:iCs/>
                  <w:color w:val="000000"/>
                  <w:sz w:val="16"/>
                  <w:szCs w:val="18"/>
                </w:rPr>
                <w:delText>13</w:delText>
              </w:r>
            </w:del>
          </w:p>
        </w:tc>
        <w:tc>
          <w:tcPr>
            <w:tcW w:w="803" w:type="dxa"/>
          </w:tcPr>
          <w:p w14:paraId="13AB5A40" w14:textId="4433A0B6" w:rsidR="00F534A6" w:rsidRPr="00EB4A23" w:rsidDel="00EB4A23" w:rsidRDefault="00F534A6" w:rsidP="00B80951">
            <w:pPr>
              <w:spacing w:after="0"/>
              <w:rPr>
                <w:del w:id="1593" w:author="Sean de Noronha | DRG" w:date="2026-09-24T11:08:00Z" w16du:dateUtc="2026-09-24T09:08:00Z"/>
                <w:rFonts w:cs="Arial"/>
                <w:iCs/>
                <w:color w:val="000000"/>
                <w:sz w:val="16"/>
                <w:szCs w:val="18"/>
              </w:rPr>
            </w:pPr>
            <w:del w:id="1594" w:author="Sean de Noronha | DRG" w:date="2026-09-24T11:08:00Z" w16du:dateUtc="2026-09-24T09:08:00Z">
              <w:r>
                <w:rPr>
                  <w:rFonts w:cs="Arial"/>
                  <w:iCs/>
                  <w:color w:val="000000"/>
                  <w:sz w:val="16"/>
                  <w:szCs w:val="18"/>
                </w:rPr>
                <w:delText>0.390</w:delText>
              </w:r>
            </w:del>
          </w:p>
        </w:tc>
        <w:tc>
          <w:tcPr>
            <w:tcW w:w="883" w:type="dxa"/>
          </w:tcPr>
          <w:p w14:paraId="2FB21574" w14:textId="7937F274" w:rsidR="00F534A6" w:rsidRPr="00EB4A23" w:rsidDel="00EB4A23" w:rsidRDefault="00F534A6" w:rsidP="00B80951">
            <w:pPr>
              <w:spacing w:after="0"/>
              <w:rPr>
                <w:del w:id="1595" w:author="Sean de Noronha | DRG" w:date="2026-09-24T11:08:00Z" w16du:dateUtc="2026-09-24T09:08:00Z"/>
                <w:rFonts w:cs="Arial"/>
                <w:iCs/>
                <w:color w:val="000000"/>
                <w:sz w:val="16"/>
                <w:szCs w:val="18"/>
              </w:rPr>
            </w:pPr>
            <w:del w:id="1596" w:author="Sean de Noronha | DRG" w:date="2026-09-24T11:08:00Z" w16du:dateUtc="2026-09-24T09:08:00Z">
              <w:r>
                <w:rPr>
                  <w:rFonts w:cs="Arial"/>
                  <w:iCs/>
                  <w:color w:val="000000"/>
                  <w:sz w:val="16"/>
                  <w:szCs w:val="18"/>
                </w:rPr>
                <w:delText>0.510</w:delText>
              </w:r>
            </w:del>
          </w:p>
        </w:tc>
        <w:tc>
          <w:tcPr>
            <w:tcW w:w="741" w:type="dxa"/>
          </w:tcPr>
          <w:p w14:paraId="5DEDD290" w14:textId="0082FAEE" w:rsidR="00F534A6" w:rsidRPr="00EB4A23" w:rsidDel="00EB4A23" w:rsidRDefault="00F534A6" w:rsidP="00B80951">
            <w:pPr>
              <w:spacing w:after="0"/>
              <w:rPr>
                <w:del w:id="1597" w:author="Sean de Noronha | DRG" w:date="2026-09-24T11:08:00Z" w16du:dateUtc="2026-09-24T09:08:00Z"/>
                <w:rFonts w:cs="Arial"/>
                <w:iCs/>
                <w:color w:val="000000"/>
                <w:sz w:val="16"/>
                <w:szCs w:val="18"/>
              </w:rPr>
            </w:pPr>
            <w:del w:id="1598" w:author="Sean de Noronha | DRG" w:date="2026-09-24T11:08:00Z" w16du:dateUtc="2026-09-24T09:08:00Z">
              <w:r>
                <w:rPr>
                  <w:rFonts w:cs="Arial"/>
                  <w:iCs/>
                  <w:color w:val="000000"/>
                  <w:sz w:val="16"/>
                  <w:szCs w:val="18"/>
                </w:rPr>
                <w:delText>0.010</w:delText>
              </w:r>
            </w:del>
          </w:p>
        </w:tc>
        <w:tc>
          <w:tcPr>
            <w:tcW w:w="706" w:type="dxa"/>
          </w:tcPr>
          <w:p w14:paraId="17C5DE26" w14:textId="4771ED73" w:rsidR="00F534A6" w:rsidRPr="00EB4A23" w:rsidDel="00EB4A23" w:rsidRDefault="00F534A6" w:rsidP="00B80951">
            <w:pPr>
              <w:spacing w:after="0"/>
              <w:rPr>
                <w:del w:id="1599" w:author="Sean de Noronha | DRG" w:date="2026-09-24T11:08:00Z" w16du:dateUtc="2026-09-24T09:08:00Z"/>
                <w:rFonts w:cs="Arial"/>
                <w:iCs/>
                <w:color w:val="000000"/>
                <w:sz w:val="16"/>
                <w:szCs w:val="18"/>
              </w:rPr>
            </w:pPr>
            <w:del w:id="1600" w:author="Sean de Noronha | DRG" w:date="2026-09-24T11:08:00Z" w16du:dateUtc="2026-09-24T09:08:00Z">
              <w:r>
                <w:rPr>
                  <w:rFonts w:cs="Arial"/>
                  <w:iCs/>
                  <w:color w:val="000000"/>
                  <w:sz w:val="16"/>
                  <w:szCs w:val="18"/>
                </w:rPr>
                <w:delText>0.0500</w:delText>
              </w:r>
            </w:del>
          </w:p>
        </w:tc>
        <w:tc>
          <w:tcPr>
            <w:tcW w:w="2279" w:type="dxa"/>
          </w:tcPr>
          <w:p w14:paraId="1CE81852" w14:textId="7303DBEC" w:rsidR="00F534A6" w:rsidRPr="00EB4A23" w:rsidDel="00EB4A23" w:rsidRDefault="00F534A6" w:rsidP="00B80951">
            <w:pPr>
              <w:spacing w:after="0"/>
              <w:rPr>
                <w:del w:id="1601" w:author="Sean de Noronha | DRG" w:date="2026-09-24T11:08:00Z" w16du:dateUtc="2026-09-24T09:08:00Z"/>
                <w:rFonts w:cs="Arial"/>
                <w:iCs/>
                <w:color w:val="000000"/>
                <w:sz w:val="16"/>
                <w:szCs w:val="18"/>
              </w:rPr>
            </w:pPr>
            <w:del w:id="1602" w:author="Sean de Noronha | DRG" w:date="2026-09-24T11:08:00Z" w16du:dateUtc="2026-09-24T09:08:00Z">
              <w:r>
                <w:rPr>
                  <w:rFonts w:cs="Arial"/>
                  <w:iCs/>
                  <w:color w:val="000000"/>
                  <w:sz w:val="16"/>
                  <w:szCs w:val="18"/>
                </w:rPr>
                <w:delText>0.128</w:delText>
              </w:r>
            </w:del>
          </w:p>
        </w:tc>
      </w:tr>
      <w:tr w:rsidR="005C527B" w:rsidRPr="00EB4A23" w:rsidDel="00EB4A23" w14:paraId="26B89638" w14:textId="64B3B0EF" w:rsidTr="00EB4A23">
        <w:trPr>
          <w:trHeight w:val="20"/>
          <w:del w:id="1603" w:author="Sean de Noronha | DRG" w:date="2026-09-24T11:08:00Z"/>
        </w:trPr>
        <w:tc>
          <w:tcPr>
            <w:tcW w:w="643" w:type="dxa"/>
          </w:tcPr>
          <w:p w14:paraId="1EED8962" w14:textId="24D7A2F9" w:rsidR="00F534A6" w:rsidRPr="00EB4A23" w:rsidDel="00EB4A23" w:rsidRDefault="00F534A6" w:rsidP="00B80951">
            <w:pPr>
              <w:spacing w:after="0"/>
              <w:rPr>
                <w:del w:id="1604" w:author="Sean de Noronha | DRG" w:date="2026-09-24T11:08:00Z" w16du:dateUtc="2026-09-24T09:08:00Z"/>
                <w:rFonts w:cs="Arial"/>
                <w:iCs/>
                <w:color w:val="000000"/>
                <w:sz w:val="16"/>
                <w:szCs w:val="18"/>
              </w:rPr>
            </w:pPr>
            <w:del w:id="1605" w:author="Sean de Noronha | DRG" w:date="2026-09-24T11:08:00Z" w16du:dateUtc="2026-09-24T09:08:00Z">
              <w:r>
                <w:rPr>
                  <w:rFonts w:cs="Arial"/>
                  <w:iCs/>
                  <w:color w:val="000000"/>
                  <w:sz w:val="16"/>
                  <w:szCs w:val="18"/>
                </w:rPr>
                <w:delText>1/2</w:delText>
              </w:r>
            </w:del>
          </w:p>
        </w:tc>
        <w:tc>
          <w:tcPr>
            <w:tcW w:w="1301" w:type="dxa"/>
          </w:tcPr>
          <w:p w14:paraId="19BC374A" w14:textId="67CCBEF3" w:rsidR="00F534A6" w:rsidRPr="00EB4A23" w:rsidDel="00EB4A23" w:rsidRDefault="00F534A6" w:rsidP="00B80951">
            <w:pPr>
              <w:spacing w:after="0"/>
              <w:rPr>
                <w:del w:id="1606" w:author="Sean de Noronha | DRG" w:date="2026-09-24T11:08:00Z" w16du:dateUtc="2026-09-24T09:08:00Z"/>
                <w:rFonts w:cs="Arial"/>
                <w:iCs/>
                <w:color w:val="000000"/>
                <w:sz w:val="16"/>
                <w:szCs w:val="18"/>
              </w:rPr>
            </w:pPr>
            <w:del w:id="1607" w:author="Sean de Noronha | DRG" w:date="2026-09-24T11:08:00Z" w16du:dateUtc="2026-09-24T09:08:00Z">
              <w:r>
                <w:rPr>
                  <w:rFonts w:cs="Arial"/>
                  <w:iCs/>
                  <w:color w:val="000000"/>
                  <w:sz w:val="16"/>
                  <w:szCs w:val="18"/>
                </w:rPr>
                <w:delText>19</w:delText>
              </w:r>
            </w:del>
          </w:p>
        </w:tc>
        <w:tc>
          <w:tcPr>
            <w:tcW w:w="803" w:type="dxa"/>
          </w:tcPr>
          <w:p w14:paraId="64A1DEAF" w14:textId="395D8CCF" w:rsidR="00F534A6" w:rsidRPr="00EB4A23" w:rsidDel="00EB4A23" w:rsidRDefault="00F534A6" w:rsidP="00B80951">
            <w:pPr>
              <w:spacing w:after="0"/>
              <w:rPr>
                <w:del w:id="1608" w:author="Sean de Noronha | DRG" w:date="2026-09-24T11:08:00Z" w16du:dateUtc="2026-09-24T09:08:00Z"/>
                <w:rFonts w:cs="Arial"/>
                <w:iCs/>
                <w:color w:val="000000"/>
                <w:sz w:val="16"/>
                <w:szCs w:val="18"/>
              </w:rPr>
            </w:pPr>
            <w:del w:id="1609" w:author="Sean de Noronha | DRG" w:date="2026-09-24T11:08:00Z" w16du:dateUtc="2026-09-24T09:08:00Z">
              <w:r>
                <w:rPr>
                  <w:rFonts w:cs="Arial"/>
                  <w:iCs/>
                  <w:color w:val="000000"/>
                  <w:sz w:val="16"/>
                  <w:szCs w:val="18"/>
                </w:rPr>
                <w:delText>0.580</w:delText>
              </w:r>
            </w:del>
          </w:p>
        </w:tc>
        <w:tc>
          <w:tcPr>
            <w:tcW w:w="883" w:type="dxa"/>
          </w:tcPr>
          <w:p w14:paraId="30E8C062" w14:textId="09B99966" w:rsidR="00F534A6" w:rsidRPr="00EB4A23" w:rsidDel="00EB4A23" w:rsidRDefault="00F534A6" w:rsidP="00B80951">
            <w:pPr>
              <w:spacing w:after="0"/>
              <w:rPr>
                <w:del w:id="1610" w:author="Sean de Noronha | DRG" w:date="2026-09-24T11:08:00Z" w16du:dateUtc="2026-09-24T09:08:00Z"/>
                <w:rFonts w:cs="Arial"/>
                <w:iCs/>
                <w:color w:val="000000"/>
                <w:sz w:val="16"/>
                <w:szCs w:val="18"/>
              </w:rPr>
            </w:pPr>
            <w:del w:id="1611" w:author="Sean de Noronha | DRG" w:date="2026-09-24T11:08:00Z" w16du:dateUtc="2026-09-24T09:08:00Z">
              <w:r>
                <w:rPr>
                  <w:rFonts w:cs="Arial"/>
                  <w:iCs/>
                  <w:color w:val="000000"/>
                  <w:sz w:val="16"/>
                  <w:szCs w:val="18"/>
                </w:rPr>
                <w:delText>0.720</w:delText>
              </w:r>
            </w:del>
          </w:p>
        </w:tc>
        <w:tc>
          <w:tcPr>
            <w:tcW w:w="741" w:type="dxa"/>
          </w:tcPr>
          <w:p w14:paraId="6C293D26" w14:textId="6A64EB75" w:rsidR="00F534A6" w:rsidRPr="00EB4A23" w:rsidDel="00EB4A23" w:rsidRDefault="00F534A6" w:rsidP="00B80951">
            <w:pPr>
              <w:spacing w:after="0"/>
              <w:rPr>
                <w:del w:id="1612" w:author="Sean de Noronha | DRG" w:date="2026-09-24T11:08:00Z" w16du:dateUtc="2026-09-24T09:08:00Z"/>
                <w:rFonts w:cs="Arial"/>
                <w:iCs/>
                <w:color w:val="000000"/>
                <w:sz w:val="16"/>
                <w:szCs w:val="18"/>
              </w:rPr>
            </w:pPr>
            <w:del w:id="1613" w:author="Sean de Noronha | DRG" w:date="2026-09-24T11:08:00Z" w16du:dateUtc="2026-09-24T09:08:00Z">
              <w:r>
                <w:rPr>
                  <w:rFonts w:cs="Arial"/>
                  <w:iCs/>
                  <w:color w:val="000000"/>
                  <w:sz w:val="16"/>
                  <w:szCs w:val="18"/>
                </w:rPr>
                <w:delText>0.010</w:delText>
              </w:r>
            </w:del>
          </w:p>
        </w:tc>
        <w:tc>
          <w:tcPr>
            <w:tcW w:w="706" w:type="dxa"/>
          </w:tcPr>
          <w:p w14:paraId="18AACDAE" w14:textId="59F4C169" w:rsidR="00F534A6" w:rsidRPr="00EB4A23" w:rsidDel="00EB4A23" w:rsidRDefault="00F534A6" w:rsidP="00B80951">
            <w:pPr>
              <w:spacing w:after="0"/>
              <w:rPr>
                <w:del w:id="1614" w:author="Sean de Noronha | DRG" w:date="2026-09-24T11:08:00Z" w16du:dateUtc="2026-09-24T09:08:00Z"/>
                <w:rFonts w:cs="Arial"/>
                <w:iCs/>
                <w:color w:val="000000"/>
                <w:sz w:val="16"/>
                <w:szCs w:val="18"/>
              </w:rPr>
            </w:pPr>
            <w:del w:id="1615" w:author="Sean de Noronha | DRG" w:date="2026-09-24T11:08:00Z" w16du:dateUtc="2026-09-24T09:08:00Z">
              <w:r>
                <w:rPr>
                  <w:rFonts w:cs="Arial"/>
                  <w:iCs/>
                  <w:color w:val="000000"/>
                  <w:sz w:val="16"/>
                  <w:szCs w:val="18"/>
                </w:rPr>
                <w:delText>0.0600</w:delText>
              </w:r>
            </w:del>
          </w:p>
        </w:tc>
        <w:tc>
          <w:tcPr>
            <w:tcW w:w="2279" w:type="dxa"/>
          </w:tcPr>
          <w:p w14:paraId="6BA1514B" w14:textId="09719026" w:rsidR="00F534A6" w:rsidRPr="00EB4A23" w:rsidDel="00EB4A23" w:rsidRDefault="00F534A6" w:rsidP="00B80951">
            <w:pPr>
              <w:spacing w:after="0"/>
              <w:rPr>
                <w:del w:id="1616" w:author="Sean de Noronha | DRG" w:date="2026-09-24T11:08:00Z" w16du:dateUtc="2026-09-24T09:08:00Z"/>
                <w:rFonts w:cs="Arial"/>
                <w:iCs/>
                <w:color w:val="000000"/>
                <w:sz w:val="16"/>
                <w:szCs w:val="18"/>
              </w:rPr>
            </w:pPr>
            <w:del w:id="1617" w:author="Sean de Noronha | DRG" w:date="2026-09-24T11:08:00Z" w16du:dateUtc="2026-09-24T09:08:00Z">
              <w:r>
                <w:rPr>
                  <w:rFonts w:cs="Arial"/>
                  <w:iCs/>
                  <w:color w:val="000000"/>
                  <w:sz w:val="16"/>
                  <w:szCs w:val="18"/>
                </w:rPr>
                <w:delText>0.103</w:delText>
              </w:r>
            </w:del>
          </w:p>
        </w:tc>
      </w:tr>
      <w:tr w:rsidR="005C527B" w:rsidRPr="00EB4A23" w:rsidDel="00EB4A23" w14:paraId="463A146A" w14:textId="28D72BA9" w:rsidTr="00EB4A23">
        <w:trPr>
          <w:trHeight w:val="20"/>
          <w:del w:id="1618" w:author="Sean de Noronha | DRG" w:date="2026-09-24T11:08:00Z"/>
        </w:trPr>
        <w:tc>
          <w:tcPr>
            <w:tcW w:w="643" w:type="dxa"/>
          </w:tcPr>
          <w:p w14:paraId="1267B272" w14:textId="40880CBF" w:rsidR="00F534A6" w:rsidRPr="00EB4A23" w:rsidDel="00EB4A23" w:rsidRDefault="00F534A6" w:rsidP="00B80951">
            <w:pPr>
              <w:spacing w:after="0"/>
              <w:rPr>
                <w:del w:id="1619" w:author="Sean de Noronha | DRG" w:date="2026-09-24T11:08:00Z" w16du:dateUtc="2026-09-24T09:08:00Z"/>
                <w:rFonts w:cs="Arial"/>
                <w:iCs/>
                <w:color w:val="000000"/>
                <w:sz w:val="16"/>
                <w:szCs w:val="18"/>
              </w:rPr>
            </w:pPr>
            <w:del w:id="1620" w:author="Sean de Noronha | DRG" w:date="2026-09-24T11:08:00Z" w16du:dateUtc="2026-09-24T09:08:00Z">
              <w:r>
                <w:rPr>
                  <w:rFonts w:cs="Arial"/>
                  <w:iCs/>
                  <w:color w:val="000000"/>
                  <w:sz w:val="16"/>
                  <w:szCs w:val="18"/>
                </w:rPr>
                <w:delText>3/4</w:delText>
              </w:r>
            </w:del>
          </w:p>
        </w:tc>
        <w:tc>
          <w:tcPr>
            <w:tcW w:w="1301" w:type="dxa"/>
          </w:tcPr>
          <w:p w14:paraId="2F35798F" w14:textId="318A7B14" w:rsidR="00F534A6" w:rsidRPr="00EB4A23" w:rsidDel="00EB4A23" w:rsidRDefault="00F534A6" w:rsidP="00B80951">
            <w:pPr>
              <w:spacing w:after="0"/>
              <w:rPr>
                <w:del w:id="1621" w:author="Sean de Noronha | DRG" w:date="2026-09-24T11:08:00Z" w16du:dateUtc="2026-09-24T09:08:00Z"/>
                <w:rFonts w:cs="Arial"/>
                <w:iCs/>
                <w:color w:val="000000"/>
                <w:sz w:val="16"/>
                <w:szCs w:val="18"/>
              </w:rPr>
            </w:pPr>
            <w:del w:id="1622" w:author="Sean de Noronha | DRG" w:date="2026-09-24T11:08:00Z" w16du:dateUtc="2026-09-24T09:08:00Z">
              <w:r>
                <w:rPr>
                  <w:rFonts w:cs="Arial"/>
                  <w:iCs/>
                  <w:color w:val="000000"/>
                  <w:sz w:val="16"/>
                  <w:szCs w:val="18"/>
                </w:rPr>
                <w:delText>23</w:delText>
              </w:r>
            </w:del>
          </w:p>
        </w:tc>
        <w:tc>
          <w:tcPr>
            <w:tcW w:w="803" w:type="dxa"/>
          </w:tcPr>
          <w:p w14:paraId="31853AFE" w14:textId="305EB352" w:rsidR="00F534A6" w:rsidRPr="00EB4A23" w:rsidDel="00EB4A23" w:rsidRDefault="00F534A6" w:rsidP="00B80951">
            <w:pPr>
              <w:spacing w:after="0"/>
              <w:rPr>
                <w:del w:id="1623" w:author="Sean de Noronha | DRG" w:date="2026-09-24T11:08:00Z" w16du:dateUtc="2026-09-24T09:08:00Z"/>
                <w:rFonts w:cs="Arial"/>
                <w:iCs/>
                <w:color w:val="000000"/>
                <w:sz w:val="16"/>
                <w:szCs w:val="18"/>
              </w:rPr>
            </w:pPr>
            <w:del w:id="1624" w:author="Sean de Noronha | DRG" w:date="2026-09-24T11:08:00Z" w16du:dateUtc="2026-09-24T09:08:00Z">
              <w:r>
                <w:rPr>
                  <w:rFonts w:cs="Arial"/>
                  <w:iCs/>
                  <w:color w:val="000000"/>
                  <w:sz w:val="16"/>
                  <w:szCs w:val="18"/>
                </w:rPr>
                <w:delText>0.750</w:delText>
              </w:r>
            </w:del>
          </w:p>
        </w:tc>
        <w:tc>
          <w:tcPr>
            <w:tcW w:w="883" w:type="dxa"/>
          </w:tcPr>
          <w:p w14:paraId="5F34E628" w14:textId="1D00766F" w:rsidR="00F534A6" w:rsidRPr="00EB4A23" w:rsidDel="00EB4A23" w:rsidRDefault="00F534A6" w:rsidP="00B80951">
            <w:pPr>
              <w:spacing w:after="0"/>
              <w:rPr>
                <w:del w:id="1625" w:author="Sean de Noronha | DRG" w:date="2026-09-24T11:08:00Z" w16du:dateUtc="2026-09-24T09:08:00Z"/>
                <w:rFonts w:cs="Arial"/>
                <w:iCs/>
                <w:color w:val="000000"/>
                <w:sz w:val="16"/>
                <w:szCs w:val="18"/>
              </w:rPr>
            </w:pPr>
            <w:del w:id="1626" w:author="Sean de Noronha | DRG" w:date="2026-09-24T11:08:00Z" w16du:dateUtc="2026-09-24T09:08:00Z">
              <w:r>
                <w:rPr>
                  <w:rFonts w:cs="Arial"/>
                  <w:iCs/>
                  <w:color w:val="000000"/>
                  <w:sz w:val="16"/>
                  <w:szCs w:val="18"/>
                </w:rPr>
                <w:delText>0.920</w:delText>
              </w:r>
            </w:del>
          </w:p>
        </w:tc>
        <w:tc>
          <w:tcPr>
            <w:tcW w:w="741" w:type="dxa"/>
          </w:tcPr>
          <w:p w14:paraId="0B6E7C1A" w14:textId="7889D302" w:rsidR="00F534A6" w:rsidRPr="00EB4A23" w:rsidDel="00EB4A23" w:rsidRDefault="00F534A6" w:rsidP="00B80951">
            <w:pPr>
              <w:spacing w:after="0"/>
              <w:rPr>
                <w:del w:id="1627" w:author="Sean de Noronha | DRG" w:date="2026-09-24T11:08:00Z" w16du:dateUtc="2026-09-24T09:08:00Z"/>
                <w:rFonts w:cs="Arial"/>
                <w:iCs/>
                <w:color w:val="000000"/>
                <w:sz w:val="16"/>
                <w:szCs w:val="18"/>
              </w:rPr>
            </w:pPr>
            <w:del w:id="1628" w:author="Sean de Noronha | DRG" w:date="2026-09-24T11:08:00Z" w16du:dateUtc="2026-09-24T09:08:00Z">
              <w:r>
                <w:rPr>
                  <w:rFonts w:cs="Arial"/>
                  <w:iCs/>
                  <w:color w:val="000000"/>
                  <w:sz w:val="16"/>
                  <w:szCs w:val="18"/>
                </w:rPr>
                <w:delText>0.010</w:delText>
              </w:r>
            </w:del>
          </w:p>
        </w:tc>
        <w:tc>
          <w:tcPr>
            <w:tcW w:w="706" w:type="dxa"/>
          </w:tcPr>
          <w:p w14:paraId="78BC04C1" w14:textId="3A0E6600" w:rsidR="00F534A6" w:rsidRPr="00EB4A23" w:rsidDel="00EB4A23" w:rsidRDefault="00F534A6" w:rsidP="00B80951">
            <w:pPr>
              <w:spacing w:after="0"/>
              <w:rPr>
                <w:del w:id="1629" w:author="Sean de Noronha | DRG" w:date="2026-09-24T11:08:00Z" w16du:dateUtc="2026-09-24T09:08:00Z"/>
                <w:rFonts w:cs="Arial"/>
                <w:iCs/>
                <w:color w:val="000000"/>
                <w:sz w:val="16"/>
                <w:szCs w:val="18"/>
              </w:rPr>
            </w:pPr>
            <w:del w:id="1630" w:author="Sean de Noronha | DRG" w:date="2026-09-24T11:08:00Z" w16du:dateUtc="2026-09-24T09:08:00Z">
              <w:r>
                <w:rPr>
                  <w:rFonts w:cs="Arial"/>
                  <w:iCs/>
                  <w:color w:val="000000"/>
                  <w:sz w:val="16"/>
                  <w:szCs w:val="18"/>
                </w:rPr>
                <w:delText>0.0750</w:delText>
              </w:r>
            </w:del>
          </w:p>
        </w:tc>
        <w:tc>
          <w:tcPr>
            <w:tcW w:w="2279" w:type="dxa"/>
          </w:tcPr>
          <w:p w14:paraId="600F4E42" w14:textId="25682EC6" w:rsidR="00F534A6" w:rsidRPr="00EB4A23" w:rsidDel="00EB4A23" w:rsidRDefault="00F534A6" w:rsidP="00B80951">
            <w:pPr>
              <w:spacing w:after="0"/>
              <w:rPr>
                <w:del w:id="1631" w:author="Sean de Noronha | DRG" w:date="2026-09-24T11:08:00Z" w16du:dateUtc="2026-09-24T09:08:00Z"/>
                <w:rFonts w:cs="Arial"/>
                <w:iCs/>
                <w:color w:val="000000"/>
                <w:sz w:val="16"/>
                <w:szCs w:val="18"/>
              </w:rPr>
            </w:pPr>
            <w:del w:id="1632" w:author="Sean de Noronha | DRG" w:date="2026-09-24T11:08:00Z" w16du:dateUtc="2026-09-24T09:08:00Z">
              <w:r>
                <w:rPr>
                  <w:rFonts w:cs="Arial"/>
                  <w:iCs/>
                  <w:color w:val="000000"/>
                  <w:sz w:val="16"/>
                  <w:szCs w:val="18"/>
                </w:rPr>
                <w:delText>0.100</w:delText>
              </w:r>
            </w:del>
          </w:p>
        </w:tc>
      </w:tr>
      <w:tr w:rsidR="005C527B" w:rsidRPr="00EB4A23" w:rsidDel="00EB4A23" w14:paraId="52D77D87" w14:textId="47BD439D" w:rsidTr="00EB4A23">
        <w:trPr>
          <w:trHeight w:val="20"/>
          <w:del w:id="1633" w:author="Sean de Noronha | DRG" w:date="2026-09-24T11:08:00Z"/>
        </w:trPr>
        <w:tc>
          <w:tcPr>
            <w:tcW w:w="643" w:type="dxa"/>
          </w:tcPr>
          <w:p w14:paraId="3D2E0990" w14:textId="21CAFD0F" w:rsidR="00F534A6" w:rsidRPr="00EB4A23" w:rsidDel="00EB4A23" w:rsidRDefault="00F534A6" w:rsidP="00B80951">
            <w:pPr>
              <w:spacing w:after="0"/>
              <w:rPr>
                <w:del w:id="1634" w:author="Sean de Noronha | DRG" w:date="2026-09-24T11:08:00Z" w16du:dateUtc="2026-09-24T09:08:00Z"/>
                <w:rFonts w:cs="Arial"/>
                <w:iCs/>
                <w:color w:val="000000"/>
                <w:sz w:val="16"/>
                <w:szCs w:val="18"/>
              </w:rPr>
            </w:pPr>
            <w:del w:id="1635" w:author="Sean de Noronha | DRG" w:date="2026-09-24T11:08:00Z" w16du:dateUtc="2026-09-24T09:08:00Z">
              <w:r>
                <w:rPr>
                  <w:rFonts w:cs="Arial"/>
                  <w:iCs/>
                  <w:color w:val="000000"/>
                  <w:sz w:val="16"/>
                  <w:szCs w:val="18"/>
                </w:rPr>
                <w:delText>1</w:delText>
              </w:r>
            </w:del>
          </w:p>
        </w:tc>
        <w:tc>
          <w:tcPr>
            <w:tcW w:w="1301" w:type="dxa"/>
          </w:tcPr>
          <w:p w14:paraId="2A31B819" w14:textId="53237D32" w:rsidR="00F534A6" w:rsidRPr="00EB4A23" w:rsidDel="00EB4A23" w:rsidRDefault="00F534A6" w:rsidP="00B80951">
            <w:pPr>
              <w:spacing w:after="0"/>
              <w:rPr>
                <w:del w:id="1636" w:author="Sean de Noronha | DRG" w:date="2026-09-24T11:08:00Z" w16du:dateUtc="2026-09-24T09:08:00Z"/>
                <w:rFonts w:cs="Arial"/>
                <w:iCs/>
                <w:color w:val="000000"/>
                <w:sz w:val="16"/>
                <w:szCs w:val="18"/>
              </w:rPr>
            </w:pPr>
            <w:del w:id="1637" w:author="Sean de Noronha | DRG" w:date="2026-09-24T11:08:00Z" w16du:dateUtc="2026-09-24T09:08:00Z">
              <w:r>
                <w:rPr>
                  <w:rFonts w:cs="Arial"/>
                  <w:iCs/>
                  <w:color w:val="000000"/>
                  <w:sz w:val="16"/>
                  <w:szCs w:val="18"/>
                </w:rPr>
                <w:delText>31</w:delText>
              </w:r>
            </w:del>
          </w:p>
        </w:tc>
        <w:tc>
          <w:tcPr>
            <w:tcW w:w="803" w:type="dxa"/>
          </w:tcPr>
          <w:p w14:paraId="5070684E" w14:textId="34538D47" w:rsidR="00F534A6" w:rsidRPr="00EB4A23" w:rsidDel="00EB4A23" w:rsidRDefault="00F534A6" w:rsidP="00B80951">
            <w:pPr>
              <w:spacing w:after="0"/>
              <w:rPr>
                <w:del w:id="1638" w:author="Sean de Noronha | DRG" w:date="2026-09-24T11:08:00Z" w16du:dateUtc="2026-09-24T09:08:00Z"/>
                <w:rFonts w:cs="Arial"/>
                <w:iCs/>
                <w:color w:val="000000"/>
                <w:sz w:val="16"/>
                <w:szCs w:val="18"/>
              </w:rPr>
            </w:pPr>
            <w:del w:id="1639" w:author="Sean de Noronha | DRG" w:date="2026-09-24T11:08:00Z" w16du:dateUtc="2026-09-24T09:08:00Z">
              <w:r>
                <w:rPr>
                  <w:rFonts w:cs="Arial"/>
                  <w:iCs/>
                  <w:color w:val="000000"/>
                  <w:sz w:val="16"/>
                  <w:szCs w:val="18"/>
                </w:rPr>
                <w:delText>1.040</w:delText>
              </w:r>
            </w:del>
          </w:p>
        </w:tc>
        <w:tc>
          <w:tcPr>
            <w:tcW w:w="883" w:type="dxa"/>
          </w:tcPr>
          <w:p w14:paraId="035E4E48" w14:textId="644D94C9" w:rsidR="00F534A6" w:rsidRPr="00EB4A23" w:rsidDel="00EB4A23" w:rsidRDefault="00F534A6" w:rsidP="00B80951">
            <w:pPr>
              <w:spacing w:after="0"/>
              <w:rPr>
                <w:del w:id="1640" w:author="Sean de Noronha | DRG" w:date="2026-09-24T11:08:00Z" w16du:dateUtc="2026-09-24T09:08:00Z"/>
                <w:rFonts w:cs="Arial"/>
                <w:iCs/>
                <w:color w:val="000000"/>
                <w:sz w:val="16"/>
                <w:szCs w:val="18"/>
              </w:rPr>
            </w:pPr>
            <w:del w:id="1641" w:author="Sean de Noronha | DRG" w:date="2026-09-24T11:08:00Z" w16du:dateUtc="2026-09-24T09:08:00Z">
              <w:r>
                <w:rPr>
                  <w:rFonts w:cs="Arial"/>
                  <w:iCs/>
                  <w:color w:val="000000"/>
                  <w:sz w:val="16"/>
                  <w:szCs w:val="18"/>
                </w:rPr>
                <w:delText>1.260</w:delText>
              </w:r>
            </w:del>
          </w:p>
        </w:tc>
        <w:tc>
          <w:tcPr>
            <w:tcW w:w="741" w:type="dxa"/>
          </w:tcPr>
          <w:p w14:paraId="53EDE0BE" w14:textId="4E7F0D51" w:rsidR="00F534A6" w:rsidRPr="00EB4A23" w:rsidDel="00EB4A23" w:rsidRDefault="00F534A6" w:rsidP="00B80951">
            <w:pPr>
              <w:spacing w:after="0"/>
              <w:rPr>
                <w:del w:id="1642" w:author="Sean de Noronha | DRG" w:date="2026-09-24T11:08:00Z" w16du:dateUtc="2026-09-24T09:08:00Z"/>
                <w:rFonts w:cs="Arial"/>
                <w:iCs/>
                <w:color w:val="000000"/>
                <w:sz w:val="16"/>
                <w:szCs w:val="18"/>
              </w:rPr>
            </w:pPr>
            <w:del w:id="1643" w:author="Sean de Noronha | DRG" w:date="2026-09-24T11:08:00Z" w16du:dateUtc="2026-09-24T09:08:00Z">
              <w:r>
                <w:rPr>
                  <w:rFonts w:cs="Arial"/>
                  <w:iCs/>
                  <w:color w:val="000000"/>
                  <w:sz w:val="16"/>
                  <w:szCs w:val="18"/>
                </w:rPr>
                <w:delText>0.010</w:delText>
              </w:r>
            </w:del>
          </w:p>
        </w:tc>
        <w:tc>
          <w:tcPr>
            <w:tcW w:w="706" w:type="dxa"/>
          </w:tcPr>
          <w:p w14:paraId="42CEB3EF" w14:textId="4AB9D8E0" w:rsidR="00F534A6" w:rsidRPr="00EB4A23" w:rsidDel="00EB4A23" w:rsidRDefault="00F534A6" w:rsidP="00B80951">
            <w:pPr>
              <w:spacing w:after="0"/>
              <w:rPr>
                <w:del w:id="1644" w:author="Sean de Noronha | DRG" w:date="2026-09-24T11:08:00Z" w16du:dateUtc="2026-09-24T09:08:00Z"/>
                <w:rFonts w:cs="Arial"/>
                <w:iCs/>
                <w:color w:val="000000"/>
                <w:sz w:val="16"/>
                <w:szCs w:val="18"/>
              </w:rPr>
            </w:pPr>
            <w:del w:id="1645" w:author="Sean de Noronha | DRG" w:date="2026-09-24T11:08:00Z" w16du:dateUtc="2026-09-24T09:08:00Z">
              <w:r>
                <w:rPr>
                  <w:rFonts w:cs="Arial"/>
                  <w:iCs/>
                  <w:color w:val="000000"/>
                  <w:sz w:val="16"/>
                  <w:szCs w:val="18"/>
                </w:rPr>
                <w:delText>0.1000</w:delText>
              </w:r>
            </w:del>
          </w:p>
        </w:tc>
        <w:tc>
          <w:tcPr>
            <w:tcW w:w="2279" w:type="dxa"/>
          </w:tcPr>
          <w:p w14:paraId="0ED9C140" w14:textId="65D216B0" w:rsidR="00F534A6" w:rsidRPr="00EB4A23" w:rsidDel="00EB4A23" w:rsidRDefault="00F534A6" w:rsidP="00B80951">
            <w:pPr>
              <w:spacing w:after="0"/>
              <w:rPr>
                <w:del w:id="1646" w:author="Sean de Noronha | DRG" w:date="2026-09-24T11:08:00Z" w16du:dateUtc="2026-09-24T09:08:00Z"/>
                <w:rFonts w:cs="Arial"/>
                <w:iCs/>
                <w:color w:val="000000"/>
                <w:sz w:val="16"/>
                <w:szCs w:val="18"/>
              </w:rPr>
            </w:pPr>
            <w:del w:id="1647" w:author="Sean de Noronha | DRG" w:date="2026-09-24T11:08:00Z" w16du:dateUtc="2026-09-24T09:08:00Z">
              <w:r>
                <w:rPr>
                  <w:rFonts w:cs="Arial"/>
                  <w:iCs/>
                  <w:color w:val="000000"/>
                  <w:sz w:val="16"/>
                  <w:szCs w:val="18"/>
                </w:rPr>
                <w:delText>0.096</w:delText>
              </w:r>
            </w:del>
          </w:p>
        </w:tc>
      </w:tr>
      <w:tr w:rsidR="005C527B" w:rsidRPr="00EB4A23" w:rsidDel="00EB4A23" w14:paraId="7439D8D6" w14:textId="28A35881" w:rsidTr="00EB4A23">
        <w:trPr>
          <w:trHeight w:val="20"/>
          <w:del w:id="1648" w:author="Sean de Noronha | DRG" w:date="2026-09-24T11:08:00Z"/>
        </w:trPr>
        <w:tc>
          <w:tcPr>
            <w:tcW w:w="643" w:type="dxa"/>
          </w:tcPr>
          <w:p w14:paraId="2FF7969C" w14:textId="6B819DD8" w:rsidR="00F534A6" w:rsidRPr="00EB4A23" w:rsidDel="00EB4A23" w:rsidRDefault="00F534A6" w:rsidP="00B80951">
            <w:pPr>
              <w:spacing w:after="0"/>
              <w:rPr>
                <w:del w:id="1649" w:author="Sean de Noronha | DRG" w:date="2026-09-24T11:08:00Z" w16du:dateUtc="2026-09-24T09:08:00Z"/>
                <w:rFonts w:cs="Arial"/>
                <w:iCs/>
                <w:color w:val="000000"/>
                <w:sz w:val="16"/>
                <w:szCs w:val="18"/>
              </w:rPr>
            </w:pPr>
            <w:del w:id="1650" w:author="Sean de Noronha | DRG" w:date="2026-09-24T11:08:00Z" w16du:dateUtc="2026-09-24T09:08:00Z">
              <w:r>
                <w:rPr>
                  <w:rFonts w:cs="Arial"/>
                  <w:iCs/>
                  <w:color w:val="000000"/>
                  <w:sz w:val="16"/>
                  <w:szCs w:val="18"/>
                </w:rPr>
                <w:delText>1-1/4</w:delText>
              </w:r>
            </w:del>
          </w:p>
        </w:tc>
        <w:tc>
          <w:tcPr>
            <w:tcW w:w="1301" w:type="dxa"/>
          </w:tcPr>
          <w:p w14:paraId="4859AE18" w14:textId="6EE4D59C" w:rsidR="00F534A6" w:rsidRPr="00EB4A23" w:rsidDel="00EB4A23" w:rsidRDefault="00F534A6" w:rsidP="00B80951">
            <w:pPr>
              <w:spacing w:after="0"/>
              <w:rPr>
                <w:del w:id="1651" w:author="Sean de Noronha | DRG" w:date="2026-09-24T11:08:00Z" w16du:dateUtc="2026-09-24T09:08:00Z"/>
                <w:rFonts w:cs="Arial"/>
                <w:iCs/>
                <w:color w:val="000000"/>
                <w:sz w:val="16"/>
                <w:szCs w:val="18"/>
              </w:rPr>
            </w:pPr>
            <w:del w:id="1652" w:author="Sean de Noronha | DRG" w:date="2026-09-24T11:08:00Z" w16du:dateUtc="2026-09-24T09:08:00Z">
              <w:r>
                <w:rPr>
                  <w:rFonts w:cs="Arial"/>
                  <w:iCs/>
                  <w:color w:val="000000"/>
                  <w:sz w:val="16"/>
                  <w:szCs w:val="18"/>
                </w:rPr>
                <w:delText>37</w:delText>
              </w:r>
            </w:del>
          </w:p>
        </w:tc>
        <w:tc>
          <w:tcPr>
            <w:tcW w:w="803" w:type="dxa"/>
          </w:tcPr>
          <w:p w14:paraId="3378BD3D" w14:textId="4C5D9704" w:rsidR="00F534A6" w:rsidRPr="00EB4A23" w:rsidDel="00EB4A23" w:rsidRDefault="00F534A6" w:rsidP="00B80951">
            <w:pPr>
              <w:spacing w:after="0"/>
              <w:rPr>
                <w:del w:id="1653" w:author="Sean de Noronha | DRG" w:date="2026-09-24T11:08:00Z" w16du:dateUtc="2026-09-24T09:08:00Z"/>
                <w:rFonts w:cs="Arial"/>
                <w:iCs/>
                <w:color w:val="000000"/>
                <w:sz w:val="16"/>
                <w:szCs w:val="18"/>
              </w:rPr>
            </w:pPr>
            <w:del w:id="1654" w:author="Sean de Noronha | DRG" w:date="2026-09-24T11:08:00Z" w16du:dateUtc="2026-09-24T09:08:00Z">
              <w:r>
                <w:rPr>
                  <w:rFonts w:cs="Arial"/>
                  <w:iCs/>
                  <w:color w:val="000000"/>
                  <w:sz w:val="16"/>
                  <w:szCs w:val="18"/>
                </w:rPr>
                <w:delText>1.250</w:delText>
              </w:r>
            </w:del>
          </w:p>
        </w:tc>
        <w:tc>
          <w:tcPr>
            <w:tcW w:w="883" w:type="dxa"/>
          </w:tcPr>
          <w:p w14:paraId="3A00A3EE" w14:textId="236E1728" w:rsidR="00F534A6" w:rsidRPr="00EB4A23" w:rsidDel="00EB4A23" w:rsidRDefault="00F534A6" w:rsidP="00B80951">
            <w:pPr>
              <w:spacing w:after="0"/>
              <w:rPr>
                <w:del w:id="1655" w:author="Sean de Noronha | DRG" w:date="2026-09-24T11:08:00Z" w16du:dateUtc="2026-09-24T09:08:00Z"/>
                <w:rFonts w:cs="Arial"/>
                <w:iCs/>
                <w:color w:val="000000"/>
                <w:sz w:val="16"/>
                <w:szCs w:val="18"/>
              </w:rPr>
            </w:pPr>
            <w:del w:id="1656" w:author="Sean de Noronha | DRG" w:date="2026-09-24T11:08:00Z" w16du:dateUtc="2026-09-24T09:08:00Z">
              <w:r>
                <w:rPr>
                  <w:rFonts w:cs="Arial"/>
                  <w:iCs/>
                  <w:color w:val="000000"/>
                  <w:sz w:val="16"/>
                  <w:szCs w:val="18"/>
                </w:rPr>
                <w:delText>1.500</w:delText>
              </w:r>
            </w:del>
          </w:p>
        </w:tc>
        <w:tc>
          <w:tcPr>
            <w:tcW w:w="741" w:type="dxa"/>
          </w:tcPr>
          <w:p w14:paraId="459DA1F9" w14:textId="79752E79" w:rsidR="00F534A6" w:rsidRPr="00EB4A23" w:rsidDel="00EB4A23" w:rsidRDefault="00F534A6" w:rsidP="00B80951">
            <w:pPr>
              <w:spacing w:after="0"/>
              <w:rPr>
                <w:del w:id="1657" w:author="Sean de Noronha | DRG" w:date="2026-09-24T11:08:00Z" w16du:dateUtc="2026-09-24T09:08:00Z"/>
                <w:rFonts w:cs="Arial"/>
                <w:iCs/>
                <w:color w:val="000000"/>
                <w:sz w:val="16"/>
                <w:szCs w:val="18"/>
              </w:rPr>
            </w:pPr>
            <w:del w:id="1658" w:author="Sean de Noronha | DRG" w:date="2026-09-24T11:08:00Z" w16du:dateUtc="2026-09-24T09:08:00Z">
              <w:r>
                <w:rPr>
                  <w:rFonts w:cs="Arial"/>
                  <w:iCs/>
                  <w:color w:val="000000"/>
                  <w:sz w:val="16"/>
                  <w:szCs w:val="18"/>
                </w:rPr>
                <w:delText>0.011</w:delText>
              </w:r>
            </w:del>
          </w:p>
        </w:tc>
        <w:tc>
          <w:tcPr>
            <w:tcW w:w="706" w:type="dxa"/>
          </w:tcPr>
          <w:p w14:paraId="186FA64A" w14:textId="43F5AAC8" w:rsidR="00F534A6" w:rsidRPr="00EB4A23" w:rsidDel="00EB4A23" w:rsidRDefault="00F534A6" w:rsidP="00B80951">
            <w:pPr>
              <w:spacing w:after="0"/>
              <w:rPr>
                <w:del w:id="1659" w:author="Sean de Noronha | DRG" w:date="2026-09-24T11:08:00Z" w16du:dateUtc="2026-09-24T09:08:00Z"/>
                <w:rFonts w:cs="Arial"/>
                <w:iCs/>
                <w:color w:val="000000"/>
                <w:sz w:val="16"/>
                <w:szCs w:val="18"/>
              </w:rPr>
            </w:pPr>
            <w:del w:id="1660" w:author="Sean de Noronha | DRG" w:date="2026-09-24T11:08:00Z" w16du:dateUtc="2026-09-24T09:08:00Z">
              <w:r>
                <w:rPr>
                  <w:rFonts w:cs="Arial"/>
                  <w:iCs/>
                  <w:color w:val="000000"/>
                  <w:sz w:val="16"/>
                  <w:szCs w:val="18"/>
                </w:rPr>
                <w:delText>0.1140</w:delText>
              </w:r>
            </w:del>
          </w:p>
        </w:tc>
        <w:tc>
          <w:tcPr>
            <w:tcW w:w="2279" w:type="dxa"/>
          </w:tcPr>
          <w:p w14:paraId="0E4B2793" w14:textId="634D542E" w:rsidR="00F534A6" w:rsidRPr="00EB4A23" w:rsidDel="00EB4A23" w:rsidRDefault="00F534A6" w:rsidP="00B80951">
            <w:pPr>
              <w:spacing w:after="0"/>
              <w:rPr>
                <w:del w:id="1661" w:author="Sean de Noronha | DRG" w:date="2026-09-24T11:08:00Z" w16du:dateUtc="2026-09-24T09:08:00Z"/>
                <w:rFonts w:cs="Arial"/>
                <w:iCs/>
                <w:color w:val="000000"/>
                <w:sz w:val="16"/>
                <w:szCs w:val="18"/>
              </w:rPr>
            </w:pPr>
            <w:del w:id="1662" w:author="Sean de Noronha | DRG" w:date="2026-09-24T11:08:00Z" w16du:dateUtc="2026-09-24T09:08:00Z">
              <w:r>
                <w:rPr>
                  <w:rFonts w:cs="Arial"/>
                  <w:iCs/>
                  <w:color w:val="000000"/>
                  <w:sz w:val="16"/>
                  <w:szCs w:val="18"/>
                </w:rPr>
                <w:delText>0.091</w:delText>
              </w:r>
            </w:del>
          </w:p>
        </w:tc>
      </w:tr>
      <w:tr w:rsidR="005C527B" w:rsidRPr="00EB4A23" w:rsidDel="00EB4A23" w14:paraId="51E730D1" w14:textId="7667BBFA" w:rsidTr="00EB4A23">
        <w:trPr>
          <w:trHeight w:val="20"/>
          <w:del w:id="1663" w:author="Sean de Noronha | DRG" w:date="2026-09-24T11:08:00Z"/>
        </w:trPr>
        <w:tc>
          <w:tcPr>
            <w:tcW w:w="643" w:type="dxa"/>
          </w:tcPr>
          <w:p w14:paraId="6A4090E9" w14:textId="64F0188B" w:rsidR="00F534A6" w:rsidRPr="00EB4A23" w:rsidDel="00EB4A23" w:rsidRDefault="00F534A6" w:rsidP="00B80951">
            <w:pPr>
              <w:spacing w:after="0"/>
              <w:rPr>
                <w:del w:id="1664" w:author="Sean de Noronha | DRG" w:date="2026-09-24T11:08:00Z" w16du:dateUtc="2026-09-24T09:08:00Z"/>
                <w:rFonts w:cs="Arial"/>
                <w:iCs/>
                <w:color w:val="000000"/>
                <w:sz w:val="16"/>
                <w:szCs w:val="18"/>
              </w:rPr>
            </w:pPr>
            <w:del w:id="1665" w:author="Sean de Noronha | DRG" w:date="2026-09-24T11:08:00Z" w16du:dateUtc="2026-09-24T09:08:00Z">
              <w:r>
                <w:rPr>
                  <w:rFonts w:cs="Arial"/>
                  <w:iCs/>
                  <w:color w:val="000000"/>
                  <w:sz w:val="16"/>
                  <w:szCs w:val="18"/>
                </w:rPr>
                <w:delText>1-1/2</w:delText>
              </w:r>
            </w:del>
          </w:p>
        </w:tc>
        <w:tc>
          <w:tcPr>
            <w:tcW w:w="1301" w:type="dxa"/>
          </w:tcPr>
          <w:p w14:paraId="4A042E8F" w14:textId="639ADDED" w:rsidR="00F534A6" w:rsidRPr="00EB4A23" w:rsidDel="00EB4A23" w:rsidRDefault="00F534A6" w:rsidP="00B80951">
            <w:pPr>
              <w:spacing w:after="0"/>
              <w:rPr>
                <w:del w:id="1666" w:author="Sean de Noronha | DRG" w:date="2026-09-24T11:08:00Z" w16du:dateUtc="2026-09-24T09:08:00Z"/>
                <w:rFonts w:cs="Arial"/>
                <w:iCs/>
                <w:color w:val="000000"/>
                <w:sz w:val="16"/>
                <w:szCs w:val="18"/>
              </w:rPr>
            </w:pPr>
            <w:del w:id="1667" w:author="Sean de Noronha | DRG" w:date="2026-09-24T11:08:00Z" w16du:dateUtc="2026-09-24T09:08:00Z">
              <w:r>
                <w:rPr>
                  <w:rFonts w:cs="Arial"/>
                  <w:iCs/>
                  <w:color w:val="000000"/>
                  <w:sz w:val="16"/>
                  <w:szCs w:val="18"/>
                </w:rPr>
                <w:delText>48</w:delText>
              </w:r>
            </w:del>
          </w:p>
        </w:tc>
        <w:tc>
          <w:tcPr>
            <w:tcW w:w="803" w:type="dxa"/>
          </w:tcPr>
          <w:p w14:paraId="1D7AFDB7" w14:textId="17D80546" w:rsidR="00F534A6" w:rsidRPr="00EB4A23" w:rsidDel="00EB4A23" w:rsidRDefault="00F534A6" w:rsidP="00B80951">
            <w:pPr>
              <w:spacing w:after="0"/>
              <w:rPr>
                <w:del w:id="1668" w:author="Sean de Noronha | DRG" w:date="2026-09-24T11:08:00Z" w16du:dateUtc="2026-09-24T09:08:00Z"/>
                <w:rFonts w:cs="Arial"/>
                <w:iCs/>
                <w:color w:val="000000"/>
                <w:sz w:val="16"/>
                <w:szCs w:val="18"/>
              </w:rPr>
            </w:pPr>
            <w:del w:id="1669" w:author="Sean de Noronha | DRG" w:date="2026-09-24T11:08:00Z" w16du:dateUtc="2026-09-24T09:08:00Z">
              <w:r>
                <w:rPr>
                  <w:rFonts w:cs="Arial"/>
                  <w:iCs/>
                  <w:color w:val="000000"/>
                  <w:sz w:val="16"/>
                  <w:szCs w:val="18"/>
                </w:rPr>
                <w:delText>1.480</w:delText>
              </w:r>
            </w:del>
          </w:p>
        </w:tc>
        <w:tc>
          <w:tcPr>
            <w:tcW w:w="883" w:type="dxa"/>
          </w:tcPr>
          <w:p w14:paraId="12642030" w14:textId="553699DD" w:rsidR="00F534A6" w:rsidRPr="00EB4A23" w:rsidDel="00EB4A23" w:rsidRDefault="00F534A6" w:rsidP="00B80951">
            <w:pPr>
              <w:spacing w:after="0"/>
              <w:rPr>
                <w:del w:id="1670" w:author="Sean de Noronha | DRG" w:date="2026-09-24T11:08:00Z" w16du:dateUtc="2026-09-24T09:08:00Z"/>
                <w:rFonts w:cs="Arial"/>
                <w:iCs/>
                <w:color w:val="000000"/>
                <w:sz w:val="16"/>
                <w:szCs w:val="18"/>
              </w:rPr>
            </w:pPr>
            <w:del w:id="1671" w:author="Sean de Noronha | DRG" w:date="2026-09-24T11:08:00Z" w16du:dateUtc="2026-09-24T09:08:00Z">
              <w:r>
                <w:rPr>
                  <w:rFonts w:cs="Arial"/>
                  <w:iCs/>
                  <w:color w:val="000000"/>
                  <w:sz w:val="16"/>
                  <w:szCs w:val="18"/>
                </w:rPr>
                <w:delText>1.750</w:delText>
              </w:r>
            </w:del>
          </w:p>
        </w:tc>
        <w:tc>
          <w:tcPr>
            <w:tcW w:w="741" w:type="dxa"/>
          </w:tcPr>
          <w:p w14:paraId="26338896" w14:textId="2C424C78" w:rsidR="00F534A6" w:rsidRPr="00EB4A23" w:rsidDel="00EB4A23" w:rsidRDefault="00F534A6" w:rsidP="00B80951">
            <w:pPr>
              <w:spacing w:after="0"/>
              <w:rPr>
                <w:del w:id="1672" w:author="Sean de Noronha | DRG" w:date="2026-09-24T11:08:00Z" w16du:dateUtc="2026-09-24T09:08:00Z"/>
                <w:rFonts w:cs="Arial"/>
                <w:iCs/>
                <w:color w:val="000000"/>
                <w:sz w:val="16"/>
                <w:szCs w:val="18"/>
              </w:rPr>
            </w:pPr>
            <w:del w:id="1673" w:author="Sean de Noronha | DRG" w:date="2026-09-24T11:08:00Z" w16du:dateUtc="2026-09-24T09:08:00Z">
              <w:r>
                <w:rPr>
                  <w:rFonts w:cs="Arial"/>
                  <w:iCs/>
                  <w:color w:val="000000"/>
                  <w:sz w:val="16"/>
                  <w:szCs w:val="18"/>
                </w:rPr>
                <w:delText>0.011</w:delText>
              </w:r>
            </w:del>
          </w:p>
        </w:tc>
        <w:tc>
          <w:tcPr>
            <w:tcW w:w="706" w:type="dxa"/>
          </w:tcPr>
          <w:p w14:paraId="3578EF3E" w14:textId="6E15CCA2" w:rsidR="00F534A6" w:rsidRPr="00EB4A23" w:rsidDel="00EB4A23" w:rsidRDefault="00F534A6" w:rsidP="00B80951">
            <w:pPr>
              <w:spacing w:after="0"/>
              <w:rPr>
                <w:del w:id="1674" w:author="Sean de Noronha | DRG" w:date="2026-09-24T11:08:00Z" w16du:dateUtc="2026-09-24T09:08:00Z"/>
                <w:rFonts w:cs="Arial"/>
                <w:iCs/>
                <w:color w:val="000000"/>
                <w:sz w:val="16"/>
                <w:szCs w:val="18"/>
              </w:rPr>
            </w:pPr>
            <w:del w:id="1675" w:author="Sean de Noronha | DRG" w:date="2026-09-24T11:08:00Z" w16du:dateUtc="2026-09-24T09:08:00Z">
              <w:r>
                <w:rPr>
                  <w:rFonts w:cs="Arial"/>
                  <w:iCs/>
                  <w:color w:val="000000"/>
                  <w:sz w:val="16"/>
                  <w:szCs w:val="18"/>
                </w:rPr>
                <w:delText>0.1240</w:delText>
              </w:r>
            </w:del>
          </w:p>
        </w:tc>
        <w:tc>
          <w:tcPr>
            <w:tcW w:w="2279" w:type="dxa"/>
          </w:tcPr>
          <w:p w14:paraId="7B7EFE1A" w14:textId="38E2F898" w:rsidR="00F534A6" w:rsidRPr="00EB4A23" w:rsidDel="00EB4A23" w:rsidRDefault="00F534A6" w:rsidP="00B80951">
            <w:pPr>
              <w:spacing w:after="0"/>
              <w:rPr>
                <w:del w:id="1676" w:author="Sean de Noronha | DRG" w:date="2026-09-24T11:08:00Z" w16du:dateUtc="2026-09-24T09:08:00Z"/>
                <w:rFonts w:cs="Arial"/>
                <w:iCs/>
                <w:color w:val="000000"/>
                <w:sz w:val="16"/>
                <w:szCs w:val="18"/>
              </w:rPr>
            </w:pPr>
            <w:del w:id="1677" w:author="Sean de Noronha | DRG" w:date="2026-09-24T11:08:00Z" w16du:dateUtc="2026-09-24T09:08:00Z">
              <w:r>
                <w:rPr>
                  <w:rFonts w:cs="Arial"/>
                  <w:iCs/>
                  <w:color w:val="000000"/>
                  <w:sz w:val="16"/>
                  <w:szCs w:val="18"/>
                </w:rPr>
                <w:delText>0.084</w:delText>
              </w:r>
            </w:del>
          </w:p>
        </w:tc>
      </w:tr>
      <w:tr w:rsidR="005C527B" w:rsidRPr="00EB4A23" w:rsidDel="00EB4A23" w14:paraId="2AC95189" w14:textId="42514335" w:rsidTr="00EB4A23">
        <w:trPr>
          <w:trHeight w:val="20"/>
          <w:del w:id="1678" w:author="Sean de Noronha | DRG" w:date="2026-09-24T11:08:00Z"/>
        </w:trPr>
        <w:tc>
          <w:tcPr>
            <w:tcW w:w="643" w:type="dxa"/>
          </w:tcPr>
          <w:p w14:paraId="2D48A80E" w14:textId="0AD00E77" w:rsidR="00F534A6" w:rsidRPr="00EB4A23" w:rsidDel="00EB4A23" w:rsidRDefault="00F534A6" w:rsidP="00B80951">
            <w:pPr>
              <w:spacing w:after="0"/>
              <w:rPr>
                <w:del w:id="1679" w:author="Sean de Noronha | DRG" w:date="2026-09-24T11:08:00Z" w16du:dateUtc="2026-09-24T09:08:00Z"/>
                <w:rFonts w:cs="Arial"/>
                <w:iCs/>
                <w:color w:val="000000"/>
                <w:sz w:val="16"/>
                <w:szCs w:val="18"/>
              </w:rPr>
            </w:pPr>
            <w:del w:id="1680" w:author="Sean de Noronha | DRG" w:date="2026-09-24T11:08:00Z" w16du:dateUtc="2026-09-24T09:08:00Z">
              <w:r>
                <w:rPr>
                  <w:rFonts w:cs="Arial"/>
                  <w:iCs/>
                  <w:color w:val="000000"/>
                  <w:sz w:val="16"/>
                  <w:szCs w:val="18"/>
                </w:rPr>
                <w:delText>2</w:delText>
              </w:r>
            </w:del>
          </w:p>
        </w:tc>
        <w:tc>
          <w:tcPr>
            <w:tcW w:w="1301" w:type="dxa"/>
          </w:tcPr>
          <w:p w14:paraId="5763EAAA" w14:textId="089EA63B" w:rsidR="00F534A6" w:rsidRPr="00EB4A23" w:rsidDel="00EB4A23" w:rsidRDefault="00F534A6" w:rsidP="00B80951">
            <w:pPr>
              <w:spacing w:after="0"/>
              <w:rPr>
                <w:del w:id="1681" w:author="Sean de Noronha | DRG" w:date="2026-09-24T11:08:00Z" w16du:dateUtc="2026-09-24T09:08:00Z"/>
                <w:rFonts w:cs="Arial"/>
                <w:iCs/>
                <w:color w:val="000000"/>
                <w:sz w:val="16"/>
                <w:szCs w:val="18"/>
              </w:rPr>
            </w:pPr>
            <w:del w:id="1682" w:author="Sean de Noronha | DRG" w:date="2026-09-24T11:08:00Z" w16du:dateUtc="2026-09-24T09:08:00Z">
              <w:r>
                <w:rPr>
                  <w:rFonts w:cs="Arial"/>
                  <w:iCs/>
                  <w:color w:val="000000"/>
                  <w:sz w:val="16"/>
                  <w:szCs w:val="18"/>
                </w:rPr>
                <w:delText>60</w:delText>
              </w:r>
            </w:del>
          </w:p>
        </w:tc>
        <w:tc>
          <w:tcPr>
            <w:tcW w:w="803" w:type="dxa"/>
          </w:tcPr>
          <w:p w14:paraId="2F2E63D6" w14:textId="61E847F9" w:rsidR="00F534A6" w:rsidRPr="00EB4A23" w:rsidDel="00EB4A23" w:rsidRDefault="00F534A6" w:rsidP="00B80951">
            <w:pPr>
              <w:spacing w:after="0"/>
              <w:rPr>
                <w:del w:id="1683" w:author="Sean de Noronha | DRG" w:date="2026-09-24T11:08:00Z" w16du:dateUtc="2026-09-24T09:08:00Z"/>
                <w:rFonts w:cs="Arial"/>
                <w:iCs/>
                <w:color w:val="000000"/>
                <w:sz w:val="16"/>
                <w:szCs w:val="18"/>
              </w:rPr>
            </w:pPr>
            <w:del w:id="1684" w:author="Sean de Noronha | DRG" w:date="2026-09-24T11:08:00Z" w16du:dateUtc="2026-09-24T09:08:00Z">
              <w:r>
                <w:rPr>
                  <w:rFonts w:cs="Arial"/>
                  <w:iCs/>
                  <w:color w:val="000000"/>
                  <w:sz w:val="16"/>
                  <w:szCs w:val="18"/>
                </w:rPr>
                <w:delText>1.980</w:delText>
              </w:r>
            </w:del>
          </w:p>
        </w:tc>
        <w:tc>
          <w:tcPr>
            <w:tcW w:w="883" w:type="dxa"/>
          </w:tcPr>
          <w:p w14:paraId="21B8C7AF" w14:textId="4529E155" w:rsidR="00F534A6" w:rsidRPr="00EB4A23" w:rsidDel="00EB4A23" w:rsidRDefault="00F534A6" w:rsidP="00B80951">
            <w:pPr>
              <w:spacing w:after="0"/>
              <w:rPr>
                <w:del w:id="1685" w:author="Sean de Noronha | DRG" w:date="2026-09-24T11:08:00Z" w16du:dateUtc="2026-09-24T09:08:00Z"/>
                <w:rFonts w:cs="Arial"/>
                <w:iCs/>
                <w:color w:val="000000"/>
                <w:sz w:val="16"/>
                <w:szCs w:val="18"/>
              </w:rPr>
            </w:pPr>
            <w:del w:id="1686" w:author="Sean de Noronha | DRG" w:date="2026-09-24T11:08:00Z" w16du:dateUtc="2026-09-24T09:08:00Z">
              <w:r>
                <w:rPr>
                  <w:rFonts w:cs="Arial"/>
                  <w:iCs/>
                  <w:color w:val="000000"/>
                  <w:sz w:val="16"/>
                  <w:szCs w:val="18"/>
                </w:rPr>
                <w:delText>2.320</w:delText>
              </w:r>
            </w:del>
          </w:p>
        </w:tc>
        <w:tc>
          <w:tcPr>
            <w:tcW w:w="741" w:type="dxa"/>
          </w:tcPr>
          <w:p w14:paraId="48D14E3B" w14:textId="555526EF" w:rsidR="00F534A6" w:rsidRPr="00EB4A23" w:rsidDel="00EB4A23" w:rsidRDefault="00F534A6" w:rsidP="00B80951">
            <w:pPr>
              <w:spacing w:after="0"/>
              <w:rPr>
                <w:del w:id="1687" w:author="Sean de Noronha | DRG" w:date="2026-09-24T11:08:00Z" w16du:dateUtc="2026-09-24T09:08:00Z"/>
                <w:rFonts w:cs="Arial"/>
                <w:iCs/>
                <w:color w:val="000000"/>
                <w:sz w:val="16"/>
                <w:szCs w:val="18"/>
              </w:rPr>
            </w:pPr>
            <w:del w:id="1688" w:author="Sean de Noronha | DRG" w:date="2026-09-24T11:08:00Z" w16du:dateUtc="2026-09-24T09:08:00Z">
              <w:r>
                <w:rPr>
                  <w:rFonts w:cs="Arial"/>
                  <w:iCs/>
                  <w:color w:val="000000"/>
                  <w:sz w:val="16"/>
                  <w:szCs w:val="18"/>
                </w:rPr>
                <w:delText>0.012</w:delText>
              </w:r>
            </w:del>
          </w:p>
        </w:tc>
        <w:tc>
          <w:tcPr>
            <w:tcW w:w="706" w:type="dxa"/>
          </w:tcPr>
          <w:p w14:paraId="0C9897B8" w14:textId="6A9FF2F2" w:rsidR="00F534A6" w:rsidRPr="00EB4A23" w:rsidDel="00EB4A23" w:rsidRDefault="00F534A6" w:rsidP="00B80951">
            <w:pPr>
              <w:spacing w:after="0"/>
              <w:rPr>
                <w:del w:id="1689" w:author="Sean de Noronha | DRG" w:date="2026-09-24T11:08:00Z" w16du:dateUtc="2026-09-24T09:08:00Z"/>
                <w:rFonts w:cs="Arial"/>
                <w:iCs/>
                <w:color w:val="000000"/>
                <w:sz w:val="16"/>
                <w:szCs w:val="18"/>
              </w:rPr>
            </w:pPr>
            <w:del w:id="1690" w:author="Sean de Noronha | DRG" w:date="2026-09-24T11:08:00Z" w16du:dateUtc="2026-09-24T09:08:00Z">
              <w:r>
                <w:rPr>
                  <w:rFonts w:cs="Arial"/>
                  <w:iCs/>
                  <w:color w:val="000000"/>
                  <w:sz w:val="16"/>
                  <w:szCs w:val="18"/>
                </w:rPr>
                <w:delText>0.1580</w:delText>
              </w:r>
            </w:del>
          </w:p>
        </w:tc>
        <w:tc>
          <w:tcPr>
            <w:tcW w:w="2279" w:type="dxa"/>
          </w:tcPr>
          <w:p w14:paraId="550137DF" w14:textId="269BCE97" w:rsidR="00F534A6" w:rsidRPr="00EB4A23" w:rsidDel="00EB4A23" w:rsidRDefault="00F534A6" w:rsidP="00B80951">
            <w:pPr>
              <w:spacing w:after="0"/>
              <w:rPr>
                <w:del w:id="1691" w:author="Sean de Noronha | DRG" w:date="2026-09-24T11:08:00Z" w16du:dateUtc="2026-09-24T09:08:00Z"/>
                <w:rFonts w:cs="Arial"/>
                <w:iCs/>
                <w:color w:val="000000"/>
                <w:sz w:val="16"/>
                <w:szCs w:val="18"/>
              </w:rPr>
            </w:pPr>
            <w:del w:id="1692" w:author="Sean de Noronha | DRG" w:date="2026-09-24T11:08:00Z" w16du:dateUtc="2026-09-24T09:08:00Z">
              <w:r>
                <w:rPr>
                  <w:rFonts w:cs="Arial"/>
                  <w:iCs/>
                  <w:color w:val="000000"/>
                  <w:sz w:val="16"/>
                  <w:szCs w:val="18"/>
                </w:rPr>
                <w:delText>0.080</w:delText>
              </w:r>
            </w:del>
          </w:p>
        </w:tc>
      </w:tr>
    </w:tbl>
    <w:p w14:paraId="0849C15A" w14:textId="6CA22943" w:rsidR="00951727" w:rsidRPr="00C02673" w:rsidRDefault="00951727" w:rsidP="003E6661">
      <w:pPr>
        <w:rPr>
          <w:i/>
          <w:rPrChange w:id="1693" w:author="Sean de Noronha | DRG" w:date="2026-09-25T11:13:00Z" w16du:dateUtc="2026-09-25T09:13:00Z">
            <w:rPr>
              <w:iCs/>
            </w:rPr>
          </w:rPrChange>
        </w:rPr>
      </w:pPr>
      <w:r>
        <w:rPr>
          <w:i/>
        </w:rPr>
        <w:t xml:space="preserve">Table 11 – </w:t>
      </w:r>
      <w:commentRangeStart w:id="1694"/>
      <w:ins w:id="1695" w:author="Sean de Noronha | DRG" w:date="2026-09-24T11:07:00Z">
        <w:r>
          <w:rPr>
            <w:i/>
          </w:rPr>
          <w:t>Manufacturer C</w:t>
        </w:r>
      </w:ins>
      <w:ins w:id="1696" w:author="Sean de Noronha | DRG" w:date="2026-09-24T17:12:00Z">
        <w:r>
          <w:rPr>
            <w:i/>
          </w:rPr>
          <w:t xml:space="preserve"> </w:t>
        </w:r>
      </w:ins>
      <w:ins w:id="1697" w:author="Sean de Noronha | DRG" w:date="2026-09-24T11:07:00Z">
        <w:r>
          <w:rPr>
            <w:i/>
          </w:rPr>
          <w:t>geometry and corrugation height ratio h/ID per EHD, h = (OD − ID)/2</w:t>
        </w:r>
      </w:ins>
      <w:commentRangeEnd w:id="1694"/>
      <w:r>
        <w:rPr>
          <w:rStyle w:val="CommentReference"/>
          <w:i/>
        </w:rPr>
        <w:commentReference w:id="1694"/>
      </w:r>
      <w:del w:id="1698" w:author="Sean de Noronha | DRG" w:date="2026-09-24T11:07:00Z" w16du:dateUtc="2026-09-24T09:07:00Z">
        <w:r>
          <w:rPr>
            <w:i/>
            <w:rPrChange w:id="1699" w:author="Sean de Noronha | DRG" w:date="2026-09-25T11:13:00Z" w16du:dateUtc="2026-09-25T09:13:00Z">
              <w:rPr>
                <w:iCs/>
              </w:rPr>
            </w:rPrChange>
          </w:rPr>
          <w:delText xml:space="preserve">Corrugation height ratio h/D per EHD, Manufacturer A geometry </w:delText>
        </w:r>
      </w:del>
    </w:p>
    <w:p w14:paraId="0753CF8C" w14:textId="77777777" w:rsidR="005319C7" w:rsidRDefault="005D1F2C">
      <w:pPr>
        <w:pStyle w:val="Heading4"/>
      </w:pPr>
      <w:r>
        <w:rPr>
          <w:rFonts w:ascii="Arial" w:hAnsi="Arial" w:cs="Arial"/>
          <w:sz w:val="20"/>
          <w:szCs w:val="20"/>
        </w:rPr>
        <w:t xml:space="preserve">Friction </w:t>
      </w:r>
      <w:del w:id="1700" w:author="Sean de Noronha | DRG" w:date="2026-09-23T14:55:00Z">
        <w:r>
          <w:rPr>
            <w:rFonts w:ascii="Arial" w:hAnsi="Arial" w:cs="Arial"/>
            <w:sz w:val="20"/>
            <w:szCs w:val="20"/>
          </w:rPr>
          <w:delText>Behaviour</w:delText>
        </w:r>
      </w:del>
      <w:ins w:id="1701" w:author="Sean de Noronha | DRG" w:date="2026-09-23T14:55:00Z">
        <w:r>
          <w:rPr>
            <w:rFonts w:ascii="Arial" w:hAnsi="Arial" w:cs="Arial"/>
            <w:sz w:val="20"/>
            <w:szCs w:val="20"/>
          </w:rPr>
          <w:t>Behavior</w:t>
        </w:r>
      </w:ins>
      <w:r>
        <w:rPr>
          <w:rFonts w:ascii="Arial" w:hAnsi="Arial" w:cs="Arial"/>
          <w:sz w:val="20"/>
          <w:szCs w:val="20"/>
        </w:rPr>
        <w:t xml:space="preserve"> Back-Calculated from the Measured Data</w:t>
      </w:r>
    </w:p>
    <w:p w14:paraId="108B3F3D" w14:textId="03A5524B" w:rsidR="007F5EB2" w:rsidRDefault="007F5EB2" w:rsidP="003E6661">
      <w:pPr>
        <w:rPr>
          <w:iCs/>
        </w:rPr>
      </w:pPr>
      <w:r>
        <w:rPr>
          <w:iCs/>
        </w:rPr>
        <w:t xml:space="preserve">To examine the friction </w:t>
      </w:r>
      <w:del w:id="1702" w:author="Sean de Noronha | DRG" w:date="2026-09-23T14:55:00Z">
        <w:r>
          <w:rPr>
            <w:iCs/>
          </w:rPr>
          <w:delText>behaviour</w:delText>
        </w:r>
      </w:del>
      <w:ins w:id="1703" w:author="Sean de Noronha | DRG" w:date="2026-09-23T14:55:00Z">
        <w:r>
          <w:rPr>
            <w:iCs/>
          </w:rPr>
          <w:t>behavior</w:t>
        </w:r>
      </w:ins>
      <w:r>
        <w:rPr>
          <w:iCs/>
        </w:rPr>
        <w:t xml:space="preserve"> directly rather than through a candidate model, the Darcy friction factor is back-calculated from </w:t>
      </w:r>
      <w:commentRangeStart w:id="1704"/>
      <w:commentRangeStart w:id="1705"/>
      <w:r>
        <w:rPr>
          <w:iCs/>
        </w:rPr>
        <w:t>each</w:t>
      </w:r>
      <w:ins w:id="1706" w:author="Sean de Noronha | DRG" w:date="2026-09-24T11:26:00Z" w16du:dateUtc="2026-09-24T09:26:00Z">
        <w:r>
          <w:rPr>
            <w:iCs/>
          </w:rPr>
          <w:t xml:space="preserve"> Manufacturer </w:t>
        </w:r>
      </w:ins>
      <w:ins w:id="1707" w:author="Sean de Noronha | DRG" w:date="2026-09-25T10:26:00Z" w16du:dateUtc="2026-09-25T08:26:00Z">
        <w:r>
          <w:rPr>
            <w:iCs/>
          </w:rPr>
          <w:t>C</w:t>
        </w:r>
      </w:ins>
      <w:del w:id="1708" w:author="Sean de Noronha | DRG" w:date="2026-09-24T11:26:00Z" w16du:dateUtc="2026-09-24T09:26:00Z">
        <w:r>
          <w:rPr>
            <w:iCs/>
          </w:rPr>
          <w:delText xml:space="preserve"> measured</w:delText>
        </w:r>
      </w:del>
      <w:r>
        <w:rPr>
          <w:iCs/>
        </w:rPr>
        <w:t xml:space="preserve"> </w:t>
      </w:r>
      <w:del w:id="1709" w:author="Sean de Noronha | DRG" w:date="2026-09-25T11:17:00Z" w16du:dateUtc="2026-09-25T09:17:00Z">
        <w:r>
          <w:rPr>
            <w:iCs/>
          </w:rPr>
          <w:delText xml:space="preserve">flow </w:delText>
        </w:r>
        <w:commentRangeEnd w:id="1704"/>
        <w:r>
          <w:rPr>
            <w:rStyle w:val="CommentReference"/>
            <w:iCs/>
            <w:sz w:val="20"/>
            <w:szCs w:val="22"/>
          </w:rPr>
          <w:commentReference w:id="1704"/>
        </w:r>
        <w:commentRangeEnd w:id="1705"/>
        <w:r>
          <w:rPr>
            <w:rStyle w:val="CommentReference"/>
          </w:rPr>
          <w:commentReference w:id="1705"/>
        </w:r>
      </w:del>
      <w:ins w:id="1710" w:author="Sean de Noronha | DRG" w:date="2026-09-24T11:26:00Z" w16du:dateUtc="2026-09-24T09:26:00Z">
        <w:r>
          <w:rPr>
            <w:iCs/>
          </w:rPr>
          <w:t xml:space="preserve">measurement </w:t>
        </w:r>
      </w:ins>
      <w:r>
        <w:rPr>
          <w:iCs/>
        </w:rPr>
        <w:t>using the Darcy-Weisbach equation evaluated at the arithmetic mean pressure,</w:t>
      </w:r>
    </w:p>
    <w:p w14:paraId="4905BAB6" w14:textId="77777777" w:rsidR="008F4107" w:rsidRDefault="005D1F2C">
      <w:pPr>
        <w:tabs>
          <w:tab w:val="center" w:pos="4680"/>
          <w:tab w:val="right" w:pos="9360"/>
        </w:tabs>
        <w:spacing w:before="120"/>
        <w:rPr>
          <w:rFonts w:cs="Arial"/>
        </w:rPr>
      </w:pPr>
      <w:r>
        <w:tab/>
      </w:r>
      <m:oMath>
        <m:r>
          <w:rPr>
            <w:rFonts w:ascii="Cambria Math" w:hAnsi="Cambria Math"/>
          </w:rPr>
          <m:t xml:space="preserve">f = </m:t>
        </m:r>
        <m:f>
          <m:fPr>
            <m:ctrlPr>
              <w:rPr>
                <w:rFonts w:ascii="Cambria Math" w:hAnsi="Cambria Math"/>
              </w:rPr>
            </m:ctrlPr>
          </m:fPr>
          <m:num>
            <m:d>
              <m:dPr>
                <m:ctrlPr>
                  <w:rPr>
                    <w:rFonts w:ascii="Cambria Math" w:hAnsi="Cambria Math"/>
                  </w:rPr>
                </m:ctrlPr>
              </m:dPr>
              <m:e>
                <m:f>
                  <m:fPr>
                    <m:ctrlPr>
                      <w:rPr>
                        <w:rFonts w:ascii="Cambria Math" w:hAnsi="Cambria Math"/>
                      </w:rPr>
                    </m:ctrlPr>
                  </m:fPr>
                  <m:num>
                    <m:r>
                      <w:rPr>
                        <w:rFonts w:ascii="Cambria Math" w:hAnsi="Cambria Math"/>
                      </w:rPr>
                      <m:t>ΔP</m:t>
                    </m:r>
                  </m:num>
                  <m:den>
                    <m:r>
                      <w:rPr>
                        <w:rFonts w:ascii="Cambria Math" w:hAnsi="Cambria Math"/>
                      </w:rPr>
                      <m:t>L</m:t>
                    </m:r>
                  </m:den>
                </m:f>
              </m:e>
            </m:d>
            <m:r>
              <w:rPr>
                <w:rFonts w:ascii="Cambria Math" w:hAnsi="Cambria Math"/>
              </w:rPr>
              <m:t xml:space="preserve"> · D</m:t>
            </m:r>
          </m:num>
          <m:den>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 </m:t>
            </m:r>
            <m:sSub>
              <m:sSubPr>
                <m:ctrlPr>
                  <w:rPr>
                    <w:rFonts w:ascii="Cambria Math" w:hAnsi="Cambria Math"/>
                  </w:rPr>
                </m:ctrlPr>
              </m:sSubPr>
              <m:e>
                <m:r>
                  <w:rPr>
                    <w:rFonts w:ascii="Cambria Math" w:hAnsi="Cambria Math"/>
                  </w:rPr>
                  <m:t>ρ</m:t>
                </m:r>
              </m:e>
              <m:sub>
                <m:r>
                  <w:rPr>
                    <w:rFonts w:ascii="Cambria Math" w:hAnsi="Cambria Math"/>
                  </w:rPr>
                  <m:t>avg</m:t>
                </m:r>
              </m:sub>
            </m:sSub>
            <m:r>
              <w:rPr>
                <w:rFonts w:ascii="Cambria Math" w:hAnsi="Cambria Math"/>
              </w:rPr>
              <m:t xml:space="preserve"> · </m:t>
            </m:r>
            <m:sSup>
              <m:sSupPr>
                <m:ctrlPr>
                  <w:rPr>
                    <w:rFonts w:ascii="Cambria Math" w:hAnsi="Cambria Math"/>
                  </w:rPr>
                </m:ctrlPr>
              </m:sSupPr>
              <m:e>
                <m:r>
                  <w:rPr>
                    <w:rFonts w:ascii="Cambria Math" w:hAnsi="Cambria Math"/>
                  </w:rPr>
                  <m:t>V</m:t>
                </m:r>
              </m:e>
              <m:sup>
                <m:r>
                  <w:rPr>
                    <w:rFonts w:ascii="Cambria Math" w:hAnsi="Cambria Math"/>
                  </w:rPr>
                  <m:t>2</m:t>
                </m:r>
              </m:sup>
            </m:sSup>
          </m:den>
        </m:f>
      </m:oMath>
      <w:del w:id="1711" w:author="Sean de Noronha | DRG" w:date="2026-09-29T14:20:00Z" w16du:dateUtc="2026-09-29T12:20:00Z">
        <w:r>
          <w:rPr>
            <w:rFonts w:cs="Arial"/>
          </w:rPr>
          <w:tab/>
          <w:delText>(12)</w:delText>
        </w:r>
      </w:del>
      <w:ins w:id="1712" w:author="Sean de Noronha | DRG" w:date="2026-09-29T14:20:00Z" w16du:dateUtc="2026-09-29T12:20:00Z">
        <w:r>
          <w:rPr>
            <w:rFonts w:cs="Arial"/>
          </w:rPr>
          <w:t>(13)</w:t>
        </w:r>
      </w:ins>
    </w:p>
    <w:p w14:paraId="7BD8B0C1" w14:textId="77777777" w:rsidR="0032334D" w:rsidRDefault="0032334D" w:rsidP="003E6661">
      <w:pPr>
        <w:rPr>
          <w:iCs/>
        </w:rPr>
      </w:pPr>
      <w:r>
        <w:rPr>
          <w:rFonts w:cs="Arial"/>
          <w:szCs w:val="20"/>
        </w:rPr>
        <w:t xml:space="preserve">where </w:t>
      </w:r>
      <w:proofErr w:type="spellStart"/>
      <w:r>
        <w:rPr>
          <w:rFonts w:cs="Arial"/>
          <w:szCs w:val="20"/>
        </w:rPr>
        <w:t>ρ</w:t>
      </w:r>
      <w:r>
        <w:rPr>
          <w:rFonts w:cs="Arial"/>
          <w:szCs w:val="20"/>
          <w:vertAlign w:val="subscript"/>
        </w:rPr>
        <w:t>avg</w:t>
      </w:r>
      <w:proofErr w:type="spellEnd"/>
      <w:r>
        <w:rPr>
          <w:rFonts w:cs="Arial"/>
          <w:szCs w:val="20"/>
        </w:rPr>
        <w:t xml:space="preserve"> is the gas density at the arithmetic mean pressure in </w:t>
      </w:r>
      <w:proofErr w:type="spellStart"/>
      <w:r>
        <w:rPr>
          <w:rFonts w:cs="Arial"/>
          <w:szCs w:val="20"/>
        </w:rPr>
        <w:t>lb</w:t>
      </w:r>
      <w:proofErr w:type="spellEnd"/>
      <w:r>
        <w:rPr>
          <w:rFonts w:cs="Arial"/>
          <w:szCs w:val="20"/>
        </w:rPr>
        <w:t>/ft</w:t>
      </w:r>
      <w:del w:id="1713" w:author="Sean de Noronha | DRG" w:date="2026-09-28T16:47:00Z" w16du:dateUtc="2026-09-28T14:47:00Z">
        <w:r>
          <w:rPr>
            <w:rFonts w:cs="Arial"/>
            <w:szCs w:val="20"/>
          </w:rPr>
          <w:delText>³</w:delText>
        </w:r>
      </w:del>
      <w:ins w:id="1714" w:author="Sean de Noronha | DRG" w:date="2026-09-28T16:47:00Z" w16du:dateUtc="2026-09-28T14:47:00Z">
        <w:r>
          <w:rPr>
            <w:rFonts w:cs="Arial"/>
            <w:szCs w:val="20"/>
            <w:vertAlign w:val="superscript"/>
          </w:rPr>
          <w:t>3</w:t>
        </w:r>
      </w:ins>
      <w:r>
        <w:rPr>
          <w:rFonts w:cs="Arial"/>
          <w:szCs w:val="20"/>
        </w:rPr>
        <w:t xml:space="preserve"> (kg/m</w:t>
      </w:r>
      <w:del w:id="1715" w:author="Sean de Noronha | DRG" w:date="2026-09-28T16:47:00Z" w16du:dateUtc="2026-09-28T14:47:00Z">
        <w:r>
          <w:rPr>
            <w:rFonts w:cs="Arial"/>
            <w:szCs w:val="20"/>
          </w:rPr>
          <w:delText>³</w:delText>
        </w:r>
      </w:del>
      <w:ins w:id="1716" w:author="Sean de Noronha | DRG" w:date="2026-09-28T16:47:00Z" w16du:dateUtc="2026-09-28T14:47:00Z">
        <w:r>
          <w:rPr>
            <w:rFonts w:cs="Arial"/>
            <w:szCs w:val="20"/>
            <w:vertAlign w:val="superscript"/>
          </w:rPr>
          <w:t>3</w:t>
        </w:r>
      </w:ins>
      <w:r>
        <w:rPr>
          <w:rFonts w:cs="Arial"/>
          <w:szCs w:val="20"/>
        </w:rPr>
        <w:t xml:space="preserve">), computed as </w:t>
      </w:r>
      <w:proofErr w:type="spellStart"/>
      <w:r>
        <w:rPr>
          <w:rFonts w:cs="Arial"/>
          <w:szCs w:val="20"/>
        </w:rPr>
        <w:t>ρ</w:t>
      </w:r>
      <w:r>
        <w:rPr>
          <w:rFonts w:cs="Arial"/>
          <w:szCs w:val="20"/>
          <w:vertAlign w:val="subscript"/>
        </w:rPr>
        <w:t>avg</w:t>
      </w:r>
      <w:proofErr w:type="spellEnd"/>
      <w:r>
        <w:rPr>
          <w:rFonts w:cs="Arial"/>
          <w:szCs w:val="20"/>
        </w:rPr>
        <w:t xml:space="preserve"> = </w:t>
      </w:r>
      <w:proofErr w:type="spellStart"/>
      <w:r>
        <w:rPr>
          <w:rFonts w:cs="Arial"/>
          <w:szCs w:val="20"/>
        </w:rPr>
        <w:t>S·P</w:t>
      </w:r>
      <w:r>
        <w:rPr>
          <w:rFonts w:cs="Arial"/>
          <w:szCs w:val="20"/>
          <w:vertAlign w:val="subscript"/>
        </w:rPr>
        <w:t>avg</w:t>
      </w:r>
      <w:proofErr w:type="spellEnd"/>
      <w:r>
        <w:rPr>
          <w:rFonts w:cs="Arial"/>
          <w:szCs w:val="20"/>
        </w:rPr>
        <w:t>/(</w:t>
      </w:r>
      <w:proofErr w:type="spellStart"/>
      <w:r>
        <w:rPr>
          <w:rFonts w:cs="Arial"/>
          <w:szCs w:val="20"/>
        </w:rPr>
        <w:t>R</w:t>
      </w:r>
      <w:r>
        <w:rPr>
          <w:rFonts w:cs="Arial"/>
          <w:szCs w:val="20"/>
          <w:vertAlign w:val="subscript"/>
        </w:rPr>
        <w:t>air</w:t>
      </w:r>
      <w:r>
        <w:rPr>
          <w:rFonts w:cs="Arial"/>
          <w:szCs w:val="20"/>
        </w:rPr>
        <w:t>·T</w:t>
      </w:r>
      <w:proofErr w:type="spellEnd"/>
      <w:r>
        <w:rPr>
          <w:rFonts w:cs="Arial"/>
          <w:szCs w:val="20"/>
        </w:rPr>
        <w:t xml:space="preserve">) with </w:t>
      </w:r>
      <w:proofErr w:type="spellStart"/>
      <w:r>
        <w:rPr>
          <w:rFonts w:cs="Arial"/>
          <w:szCs w:val="20"/>
        </w:rPr>
        <w:t>P</w:t>
      </w:r>
      <w:r>
        <w:rPr>
          <w:rFonts w:cs="Arial"/>
          <w:szCs w:val="20"/>
          <w:vertAlign w:val="subscript"/>
        </w:rPr>
        <w:t>avg</w:t>
      </w:r>
      <w:proofErr w:type="spellEnd"/>
      <w:r>
        <w:rPr>
          <w:rFonts w:cs="Arial"/>
          <w:szCs w:val="20"/>
        </w:rPr>
        <w:t xml:space="preserve"> = (P</w:t>
      </w:r>
      <w:r>
        <w:rPr>
          <w:rFonts w:cs="Arial"/>
          <w:szCs w:val="20"/>
          <w:vertAlign w:val="subscript"/>
        </w:rPr>
        <w:t>1</w:t>
      </w:r>
      <w:r>
        <w:rPr>
          <w:rFonts w:cs="Arial"/>
          <w:szCs w:val="20"/>
        </w:rPr>
        <w:t xml:space="preserve"> + P</w:t>
      </w:r>
      <w:r>
        <w:rPr>
          <w:rFonts w:cs="Arial"/>
          <w:szCs w:val="20"/>
          <w:vertAlign w:val="subscript"/>
        </w:rPr>
        <w:t>2</w:t>
      </w:r>
      <w:r>
        <w:rPr>
          <w:rFonts w:cs="Arial"/>
          <w:szCs w:val="20"/>
        </w:rPr>
        <w:t xml:space="preserve">)/2 in psia (kPa absolute), </w:t>
      </w:r>
      <w:proofErr w:type="spellStart"/>
      <w:r>
        <w:rPr>
          <w:rFonts w:cs="Arial"/>
          <w:szCs w:val="20"/>
        </w:rPr>
        <w:t>R</w:t>
      </w:r>
      <w:r>
        <w:rPr>
          <w:rFonts w:cs="Arial"/>
          <w:szCs w:val="20"/>
          <w:vertAlign w:val="subscript"/>
        </w:rPr>
        <w:t>air</w:t>
      </w:r>
      <w:proofErr w:type="spellEnd"/>
      <w:r>
        <w:rPr>
          <w:rFonts w:cs="Arial"/>
          <w:szCs w:val="20"/>
        </w:rPr>
        <w:t xml:space="preserve"> the specific gas constant of air in </w:t>
      </w:r>
      <w:proofErr w:type="spellStart"/>
      <w:r>
        <w:rPr>
          <w:rFonts w:cs="Arial"/>
          <w:szCs w:val="20"/>
        </w:rPr>
        <w:t>ft·lbf</w:t>
      </w:r>
      <w:proofErr w:type="spellEnd"/>
      <w:r>
        <w:rPr>
          <w:rFonts w:cs="Arial"/>
          <w:szCs w:val="20"/>
        </w:rPr>
        <w:t>/(</w:t>
      </w:r>
      <w:proofErr w:type="spellStart"/>
      <w:r>
        <w:rPr>
          <w:rFonts w:cs="Arial"/>
          <w:szCs w:val="20"/>
        </w:rPr>
        <w:t>lb</w:t>
      </w:r>
      <w:proofErr w:type="spellEnd"/>
      <w:r>
        <w:rPr>
          <w:rFonts w:cs="Arial"/>
          <w:szCs w:val="20"/>
        </w:rPr>
        <w:t>·°R) (J/(</w:t>
      </w:r>
      <w:proofErr w:type="spellStart"/>
      <w:r>
        <w:rPr>
          <w:rFonts w:cs="Arial"/>
          <w:szCs w:val="20"/>
        </w:rPr>
        <w:t>kg·K</w:t>
      </w:r>
      <w:proofErr w:type="spellEnd"/>
      <w:r>
        <w:rPr>
          <w:rFonts w:cs="Arial"/>
          <w:szCs w:val="20"/>
        </w:rPr>
        <w:t xml:space="preserve">)), T the gas temperature in °R (K), V the mean velocity in ft/s (m/s), and the remaining symbols as defined for Equation (1). The arithmetic mean is the exact choice here rather than </w:t>
      </w:r>
      <w:r>
        <w:rPr>
          <w:rFonts w:cs="Arial"/>
          <w:szCs w:val="20"/>
        </w:rPr>
        <w:lastRenderedPageBreak/>
        <w:t xml:space="preserve">an approximation, since multiplying </w:t>
      </w:r>
      <w:del w:id="1717" w:author="Sean de Noronha | DRG" w:date="2026-09-29T14:20:00Z" w16du:dateUtc="2026-09-29T12:20:00Z">
        <w:r>
          <w:rPr>
            <w:rFonts w:cs="Arial"/>
            <w:szCs w:val="20"/>
          </w:rPr>
          <w:delText>Equation (12)</w:delText>
        </w:r>
      </w:del>
      <w:ins w:id="1718" w:author="Sean de Noronha | DRG" w:date="2026-09-29T14:20:00Z" w16du:dateUtc="2026-09-29T12:20:00Z">
        <w:r>
          <w:rPr>
            <w:rFonts w:cs="Arial"/>
            <w:szCs w:val="20"/>
          </w:rPr>
          <w:t>Equation (13)</w:t>
        </w:r>
      </w:ins>
      <w:r>
        <w:rPr>
          <w:rFonts w:cs="Arial"/>
          <w:szCs w:val="20"/>
        </w:rPr>
        <w:t xml:space="preserve"> through by 2ρ</w:t>
      </w:r>
      <w:r>
        <w:rPr>
          <w:rFonts w:cs="Arial"/>
          <w:szCs w:val="20"/>
          <w:vertAlign w:val="subscript"/>
        </w:rPr>
        <w:t>avg</w:t>
      </w:r>
      <w:r>
        <w:rPr>
          <w:rFonts w:cs="Arial"/>
          <w:szCs w:val="20"/>
        </w:rPr>
        <w:t xml:space="preserve"> and substituting the mass flux G = </w:t>
      </w:r>
      <w:proofErr w:type="spellStart"/>
      <w:r>
        <w:rPr>
          <w:rFonts w:cs="Arial"/>
          <w:szCs w:val="20"/>
        </w:rPr>
        <w:t>ρV</w:t>
      </w:r>
      <w:proofErr w:type="spellEnd"/>
      <w:r>
        <w:rPr>
          <w:rFonts w:cs="Arial"/>
          <w:szCs w:val="20"/>
        </w:rPr>
        <w:t xml:space="preserve">, which is constant along the pipe, returns the GFE. The back-calculated friction factor is therefore equivalent to inverting Equation (6), with no approximation introduced beyond neglect of the acceleration term, which reaches at most 1.5% of the friction term at the highest pressure drop in the dataset. </w:t>
      </w:r>
    </w:p>
    <w:p w14:paraId="4301D7BF" w14:textId="233313C8" w:rsidR="005B18A8" w:rsidRDefault="005B18A8" w:rsidP="005B18A8">
      <w:pPr>
        <w:rPr>
          <w:iCs/>
        </w:rPr>
      </w:pPr>
      <w:r>
        <w:rPr>
          <w:iCs/>
        </w:rPr>
        <w:t>The back-calculated friction factors follow a consistent pattern across all four EHD sizes. Figure 10 shows that at the lowest Reynolds numbers</w:t>
      </w:r>
      <w:ins w:id="1719" w:author="Sean de Noronha | DRG" w:date="2026-09-24T11:31:00Z" w16du:dateUtc="2026-09-24T09:31:00Z">
        <w:r>
          <w:rPr>
            <w:iCs/>
          </w:rPr>
          <w:t>,</w:t>
        </w:r>
      </w:ins>
      <w:r>
        <w:rPr>
          <w:iCs/>
        </w:rPr>
        <w:t xml:space="preserve"> </w:t>
      </w:r>
      <w:del w:id="1720" w:author="Sean de Noronha | DRG" w:date="2026-09-24T11:32:00Z" w16du:dateUtc="2026-09-24T09:32:00Z">
        <w:r>
          <w:rPr>
            <w:iCs/>
          </w:rPr>
          <w:delText xml:space="preserve">the measured points appear to approach a laminar asymptote, </w:delText>
        </w:r>
      </w:del>
      <w:del w:id="1721" w:author="Sean de Noronha | DRG" w:date="2026-09-24T11:27:00Z" w16du:dateUtc="2026-09-24T09:27:00Z">
        <w:r>
          <w:rPr>
            <w:iCs/>
          </w:rPr>
          <w:delText xml:space="preserve">indicating </w:delText>
        </w:r>
      </w:del>
      <w:del w:id="1722" w:author="Sean de Noronha | DRG" w:date="2026-09-24T11:32:00Z" w16du:dateUtc="2026-09-24T09:32:00Z">
        <w:r>
          <w:rPr>
            <w:iCs/>
          </w:rPr>
          <w:delText>th</w:delText>
        </w:r>
      </w:del>
      <w:del w:id="1723" w:author="Sean de Noronha | DRG" w:date="2026-09-24T11:27:00Z" w16du:dateUtc="2026-09-24T09:27:00Z">
        <w:r>
          <w:rPr>
            <w:iCs/>
          </w:rPr>
          <w:delText>at</w:delText>
        </w:r>
      </w:del>
      <w:del w:id="1724" w:author="Sean de Noronha | DRG" w:date="2026-09-24T11:32:00Z" w16du:dateUtc="2026-09-24T09:32:00Z">
        <w:r>
          <w:rPr>
            <w:iCs/>
          </w:rPr>
          <w:delText xml:space="preserve"> flow there </w:delText>
        </w:r>
      </w:del>
      <w:del w:id="1725" w:author="Sean de Noronha | DRG" w:date="2026-09-24T11:27:00Z" w16du:dateUtc="2026-09-24T09:27:00Z">
        <w:r>
          <w:rPr>
            <w:iCs/>
          </w:rPr>
          <w:delText xml:space="preserve">is governed by physics closely related to </w:delText>
        </w:r>
      </w:del>
      <w:del w:id="1726" w:author="Sean de Noronha | DRG" w:date="2026-09-24T11:32:00Z" w16du:dateUtc="2026-09-24T09:32:00Z">
        <w:r>
          <w:rPr>
            <w:iCs/>
          </w:rPr>
          <w:delText>Moody friction</w:delText>
        </w:r>
      </w:del>
      <w:ins w:id="1727" w:author="Olga Arevalo Quintero" w:date="2026-09-20T12:09:00Z" w16du:dateUtc="2026-09-20T16:09:00Z">
        <w:del w:id="1728" w:author="Sean de Noronha | DRG" w:date="2026-09-24T11:28:00Z" w16du:dateUtc="2026-09-24T09:28:00Z">
          <w:r>
            <w:rPr>
              <w:iCs/>
            </w:rPr>
            <w:delText xml:space="preserve"> </w:delText>
          </w:r>
          <w:commentRangeStart w:id="1729"/>
          <w:commentRangeStart w:id="1730"/>
          <w:r>
            <w:rPr>
              <w:iCs/>
            </w:rPr>
            <w:delText>(i.e</w:delText>
          </w:r>
        </w:del>
        <w:del w:id="1731" w:author="Sean de Noronha | DRG" w:date="2026-09-24T11:32:00Z" w16du:dateUtc="2026-09-24T09:32:00Z">
          <w:r>
            <w:rPr>
              <w:iCs/>
            </w:rPr>
            <w:delText xml:space="preserve">., </w:delText>
          </w:r>
        </w:del>
        <w:r>
          <w:rPr>
            <w:iCs/>
            <w:lang w:val="en-CA"/>
          </w:rPr>
          <w:t>the data trend is moving toward the characteristic behavior expected for laminar flow</w:t>
        </w:r>
        <w:del w:id="1732" w:author="Sean de Noronha | DRG" w:date="2026-09-24T11:32:00Z" w16du:dateUtc="2026-09-24T09:32:00Z">
          <w:r>
            <w:rPr>
              <w:iCs/>
              <w:lang w:val="en-CA"/>
            </w:rPr>
            <w:delText>)</w:delText>
          </w:r>
        </w:del>
      </w:ins>
      <w:r>
        <w:rPr>
          <w:iCs/>
        </w:rPr>
        <w:t xml:space="preserve">. </w:t>
      </w:r>
      <w:commentRangeEnd w:id="1729"/>
      <w:r>
        <w:rPr>
          <w:rStyle w:val="CommentReference"/>
          <w:iCs/>
          <w:sz w:val="20"/>
          <w:szCs w:val="22"/>
        </w:rPr>
        <w:commentReference w:id="1729"/>
      </w:r>
      <w:commentRangeEnd w:id="1730"/>
      <w:r>
        <w:rPr>
          <w:rStyle w:val="CommentReference"/>
        </w:rPr>
        <w:commentReference w:id="1730"/>
      </w:r>
      <w:r>
        <w:rPr>
          <w:iCs/>
        </w:rPr>
        <w:t xml:space="preserve">The agreement does not extend across the whole sub-transitional range: </w:t>
      </w:r>
      <w:del w:id="1733" w:author="Sean de Noronha | DRG" w:date="2026-09-28T11:44:00Z" w16du:dateUtc="2026-09-28T09:44:00Z">
        <w:r>
          <w:rPr>
            <w:iCs/>
          </w:rPr>
          <w:delText xml:space="preserve">from </w:delText>
        </w:r>
      </w:del>
      <w:ins w:id="1734" w:author="Sean de Noronha | DRG" w:date="2026-09-28T11:44:00Z" w16du:dateUtc="2026-09-28T09:44:00Z">
        <w:r>
          <w:rPr>
            <w:iCs/>
          </w:rPr>
          <w:t>the me</w:t>
        </w:r>
      </w:ins>
      <w:ins w:id="1735" w:author="Sean de Noronha | DRG" w:date="2026-09-28T11:45:00Z" w16du:dateUtc="2026-09-28T09:45:00Z">
        <w:r>
          <w:rPr>
            <w:iCs/>
          </w:rPr>
          <w:t xml:space="preserve">asured points reach a minimum at </w:t>
        </w:r>
      </w:ins>
      <w:r>
        <w:rPr>
          <w:iCs/>
        </w:rPr>
        <w:t xml:space="preserve">roughly </w:t>
      </w:r>
      <w:r>
        <w:rPr>
          <w:i/>
          <w:iCs/>
        </w:rPr>
        <w:t>Re</w:t>
      </w:r>
      <w:r>
        <w:rPr>
          <w:iCs/>
        </w:rPr>
        <w:t xml:space="preserve"> =</w:t>
      </w:r>
      <w:ins w:id="1736" w:author="Sean de Noronha | DRG" w:date="2026-09-28T11:45:00Z" w16du:dateUtc="2026-09-28T09:45:00Z">
        <w:r>
          <w:rPr>
            <w:iCs/>
          </w:rPr>
          <w:t xml:space="preserve"> </w:t>
        </w:r>
      </w:ins>
      <w:del w:id="1737" w:author="Sean de Noronha | DRG" w:date="2026-09-28T11:45:00Z" w16du:dateUtc="2026-09-28T09:45:00Z">
        <w:r>
          <w:rPr>
            <w:iCs/>
          </w:rPr>
          <w:delText xml:space="preserve"> 800 </w:delText>
        </w:r>
      </w:del>
      <w:ins w:id="1738" w:author="Sean de Noronha | DRG" w:date="2026-09-28T11:45:00Z" w16du:dateUtc="2026-09-28T09:45:00Z">
        <w:r>
          <w:rPr>
            <w:iCs/>
          </w:rPr>
          <w:t>1200 to 1400 and rise from there</w:t>
        </w:r>
      </w:ins>
      <w:del w:id="1739" w:author="Sean de Noronha | DRG" w:date="2026-09-28T11:45:00Z" w16du:dateUtc="2026-09-28T09:45:00Z">
        <w:r>
          <w:rPr>
            <w:iCs/>
          </w:rPr>
          <w:delText>upward the measured points rise</w:delText>
        </w:r>
      </w:del>
      <w:del w:id="1740" w:author="Sean de Noronha | DRG" w:date="2026-09-24T11:33:00Z" w16du:dateUtc="2026-09-24T09:33:00Z">
        <w:r>
          <w:rPr>
            <w:iCs/>
          </w:rPr>
          <w:delText>, then dip to a shallow minimum before rising again</w:delText>
        </w:r>
      </w:del>
      <w:ins w:id="1741" w:author="Sean de Noronha | DRG" w:date="2026-09-24T11:33:00Z" w16du:dateUtc="2026-09-24T09:33:00Z">
        <w:r>
          <w:rPr>
            <w:iCs/>
          </w:rPr>
          <w:t>.</w:t>
        </w:r>
      </w:ins>
      <w:del w:id="1742" w:author="Sean de Noronha | DRG" w:date="2026-09-25T11:16:00Z" w16du:dateUtc="2026-09-25T09:16:00Z">
        <w:r>
          <w:rPr>
            <w:iCs/>
          </w:rPr>
          <w:delText>.</w:delText>
        </w:r>
      </w:del>
      <w:r>
        <w:rPr>
          <w:iCs/>
        </w:rPr>
        <w:t xml:space="preserve"> Above the transition the </w:t>
      </w:r>
      <w:del w:id="1743" w:author="Sean de Noronha | DRG" w:date="2026-09-23T14:55:00Z">
        <w:r>
          <w:rPr>
            <w:iCs/>
          </w:rPr>
          <w:delText>behaviour</w:delText>
        </w:r>
      </w:del>
      <w:ins w:id="1744" w:author="Sean de Noronha | DRG" w:date="2026-09-23T14:55:00Z">
        <w:r>
          <w:rPr>
            <w:iCs/>
          </w:rPr>
          <w:t>behavior</w:t>
        </w:r>
      </w:ins>
      <w:r>
        <w:rPr>
          <w:iCs/>
        </w:rPr>
        <w:t xml:space="preserve"> departs somewhat from Moody friction, in that the friction factor does not fall with increasing Reynolds number as the turbulent Moody curves do, but instead levels off onto a plateau whose height depends on pipe size</w:t>
      </w:r>
      <w:ins w:id="1745" w:author="Sean de Noronha | DRG" w:date="2026-09-28T11:46:00Z" w16du:dateUtc="2026-09-28T09:46:00Z">
        <w:r>
          <w:rPr>
            <w:iCs/>
          </w:rPr>
          <w:t xml:space="preserve"> </w:t>
        </w:r>
      </w:ins>
      <w:ins w:id="1746" w:author="Sean de Noronha | DRG" w:date="2026-09-28T11:46:00Z">
        <w:r>
          <w:rPr>
            <w:iCs/>
          </w:rPr>
          <w:t>(median friction factor above Re = 4,000 of 0.28, 0.22, 0.22 and 0.14 for EHD 13, 18, 23 and 31)</w:t>
        </w:r>
      </w:ins>
      <w:r>
        <w:rPr>
          <w:iCs/>
        </w:rPr>
        <w:t xml:space="preserve">. A friction factor that is flat or rising with Reynolds number is not consistent with turbulent flow in a fixed-roughness pipe, and is better read as the corrugation imposing an increasing drag loss that does not scale in the same way as wall shear. The mechanism is form drag. Flow separates at every corrugation, and with a fixed number of corrugations per unit length the loss follows the dynamic pressure and therefore the square of the velocity. Darcy-Weisbach defines </w:t>
      </w:r>
      <w:r>
        <w:rPr>
          <w:i/>
          <w:iCs/>
        </w:rPr>
        <w:t>f</w:t>
      </w:r>
      <w:r>
        <w:rPr>
          <w:iCs/>
        </w:rPr>
        <w:t xml:space="preserve"> as that loss divided by ½ρV</w:t>
      </w:r>
      <w:del w:id="1747" w:author="Sean de Noronha | DRG" w:date="2026-09-28T16:47:00Z" w16du:dateUtc="2026-09-28T14:47:00Z">
        <w:r>
          <w:rPr>
            <w:iCs/>
          </w:rPr>
          <w:delText>²</w:delText>
        </w:r>
      </w:del>
      <w:ins w:id="1748" w:author="Sean de Noronha | DRG" w:date="2026-09-28T16:47:00Z" w16du:dateUtc="2026-09-28T14:47:00Z">
        <w:r>
          <w:rPr>
            <w:iCs/>
            <w:vertAlign w:val="superscript"/>
          </w:rPr>
          <w:t>2</w:t>
        </w:r>
      </w:ins>
      <w:r>
        <w:rPr>
          <w:iCs/>
        </w:rPr>
        <w:t xml:space="preserve">, so a loss of this kind leaves </w:t>
      </w:r>
      <w:r>
        <w:rPr>
          <w:i/>
          <w:iCs/>
        </w:rPr>
        <w:t>f</w:t>
      </w:r>
      <w:r>
        <w:rPr>
          <w:iCs/>
        </w:rPr>
        <w:t xml:space="preserve"> independent of Reynolds number. Wall shear behaves this way only once a pipe is fully rough, which for commercial steel means Reynolds numbers of order 10</w:t>
      </w:r>
      <w:del w:id="1749" w:author="Sean de Noronha | DRG" w:date="2026-09-28T16:47:00Z" w16du:dateUtc="2026-09-28T14:47:00Z">
        <w:r>
          <w:rPr>
            <w:iCs/>
          </w:rPr>
          <w:delText>⁵</w:delText>
        </w:r>
      </w:del>
      <w:ins w:id="1750" w:author="Sean de Noronha | DRG" w:date="2026-09-28T16:47:00Z" w16du:dateUtc="2026-09-28T14:47:00Z">
        <w:r>
          <w:rPr>
            <w:iCs/>
            <w:vertAlign w:val="superscript"/>
          </w:rPr>
          <w:t>5</w:t>
        </w:r>
      </w:ins>
      <w:r>
        <w:rPr>
          <w:iCs/>
        </w:rPr>
        <w:t xml:space="preserve"> to 10</w:t>
      </w:r>
      <w:del w:id="1751" w:author="Sean de Noronha | DRG" w:date="2026-09-28T16:47:00Z" w16du:dateUtc="2026-09-28T14:47:00Z">
        <w:r>
          <w:rPr>
            <w:iCs/>
          </w:rPr>
          <w:delText>⁶</w:delText>
        </w:r>
      </w:del>
      <w:ins w:id="1752" w:author="Sean de Noronha | DRG" w:date="2026-09-28T16:47:00Z" w16du:dateUtc="2026-09-28T14:47:00Z">
        <w:r>
          <w:rPr>
            <w:iCs/>
            <w:vertAlign w:val="superscript"/>
          </w:rPr>
          <w:t>6</w:t>
        </w:r>
      </w:ins>
      <w:r>
        <w:rPr>
          <w:iCs/>
        </w:rPr>
        <w:t>; here the plateau arrives immediately above the transition.</w:t>
      </w:r>
    </w:p>
    <w:p w14:paraId="38BE8923" w14:textId="490AC494" w:rsidR="00764CED" w:rsidRDefault="00764CED" w:rsidP="005B18A8">
      <w:pPr>
        <w:rPr>
          <w:iCs/>
        </w:rPr>
      </w:pPr>
      <w:r>
        <w:rPr>
          <w:iCs/>
        </w:rPr>
        <w:t xml:space="preserve">Since EHD is a capacity index rather than a measured bore, </w:t>
      </w:r>
      <w:proofErr w:type="gramStart"/>
      <w:r>
        <w:rPr>
          <w:iCs/>
        </w:rPr>
        <w:t>these friction</w:t>
      </w:r>
      <w:proofErr w:type="gramEnd"/>
      <w:r>
        <w:rPr>
          <w:iCs/>
        </w:rPr>
        <w:t xml:space="preserve"> factors depend on the diameter assumed for each size. The bore of corrugated tubing varies along its length between corrugation root and crest, so no </w:t>
      </w:r>
      <w:ins w:id="1753" w:author="Sean de Noronha | DRG" w:date="2026-09-28T11:47:00Z" w16du:dateUtc="2026-09-28T09:47:00Z">
        <w:r>
          <w:rPr>
            <w:iCs/>
          </w:rPr>
          <w:t xml:space="preserve">single </w:t>
        </w:r>
      </w:ins>
      <w:r>
        <w:rPr>
          <w:iCs/>
        </w:rPr>
        <w:t>published dimension represents the flow diameter</w:t>
      </w:r>
      <w:ins w:id="1754" w:author="Sean de Noronha | DRG" w:date="2026-09-28T11:50:00Z" w16du:dateUtc="2026-09-28T09:50:00Z">
        <w:r>
          <w:rPr>
            <w:iCs/>
          </w:rPr>
          <w:t xml:space="preserve">. </w:t>
        </w:r>
      </w:ins>
      <w:del w:id="1755" w:author="Sean de Noronha | DRG" w:date="2026-09-28T11:50:00Z" w16du:dateUtc="2026-09-28T09:50:00Z">
        <w:r>
          <w:rPr>
            <w:iCs/>
          </w:rPr>
          <w:delText>; t</w:delText>
        </w:r>
      </w:del>
      <w:ins w:id="1756" w:author="Sean de Noronha | DRG" w:date="2026-09-28T11:50:00Z" w16du:dateUtc="2026-09-28T09:50:00Z">
        <w:r>
          <w:rPr>
            <w:iCs/>
          </w:rPr>
          <w:t>T</w:t>
        </w:r>
      </w:ins>
      <w:r>
        <w:rPr>
          <w:iCs/>
        </w:rPr>
        <w:t xml:space="preserve">he </w:t>
      </w:r>
      <w:ins w:id="1757" w:author="Sean de Noronha | DRG" w:date="2026-09-28T11:50:00Z" w16du:dateUtc="2026-09-28T09:50:00Z">
        <w:r>
          <w:rPr>
            <w:iCs/>
          </w:rPr>
          <w:t xml:space="preserve">volume-equivalent diameter is </w:t>
        </w:r>
      </w:ins>
      <w:del w:id="1758" w:author="Sean de Noronha | DRG" w:date="2026-09-28T11:50:00Z" w16du:dateUtc="2026-09-28T09:50:00Z">
        <w:r>
          <w:rPr>
            <w:iCs/>
          </w:rPr>
          <w:delText xml:space="preserve">convention </w:delText>
        </w:r>
      </w:del>
      <w:r>
        <w:rPr>
          <w:iCs/>
        </w:rPr>
        <w:t xml:space="preserve">used </w:t>
      </w:r>
      <w:del w:id="1759" w:author="Sean de Noronha | DRG" w:date="2026-09-28T14:00:00Z">
        <w:r>
          <w:rPr>
            <w:iCs/>
          </w:rPr>
          <w:delText>throughout</w:delText>
        </w:r>
      </w:del>
      <w:ins w:id="1760" w:author="Sean de Noronha | DRG" w:date="2026-09-28T14:00:00Z">
        <w:r>
          <w:rPr>
            <w:iCs/>
          </w:rPr>
          <w:t>for these friction factors</w:t>
        </w:r>
      </w:ins>
      <w:ins w:id="1761" w:author="Sean de Noronha | DRG" w:date="2026-09-28T11:51:00Z" w16du:dateUtc="2026-09-28T09:51:00Z">
        <w:r>
          <w:rPr>
            <w:iCs/>
          </w:rPr>
          <w:t>,</w:t>
        </w:r>
      </w:ins>
      <w:del w:id="1762" w:author="Sean de Noronha | DRG" w:date="2026-09-28T11:51:00Z" w16du:dateUtc="2026-09-28T09:51:00Z">
        <w:r>
          <w:rPr>
            <w:iCs/>
          </w:rPr>
          <w:delText xml:space="preserve"> is</w:delText>
        </w:r>
      </w:del>
      <w:r>
        <w:rPr>
          <w:iCs/>
        </w:rPr>
        <w:t xml:space="preserve"> </w:t>
      </w:r>
      <w:del w:id="1763" w:author="Sean de Noronha | DRG" w:date="2026-09-28T17:02:00Z" w16du:dateUtc="2026-09-28T15:02:00Z">
        <w:r>
          <w:rPr>
            <w:iCs/>
          </w:rPr>
          <w:delText xml:space="preserve">D = </w:delText>
        </w:r>
      </w:del>
      <w:del w:id="1764" w:author="Sean de Noronha | DRG" w:date="2026-09-28T11:51:00Z" w16du:dateUtc="2026-09-28T09:51:00Z">
        <w:r>
          <w:rPr>
            <w:iCs/>
          </w:rPr>
          <w:delText xml:space="preserve">EHD/32 </w:delText>
        </w:r>
      </w:del>
      <w:ins w:id="1765" w:author="Sean de Noronha | DRG" w:date="2026-09-28T11:51:00Z" w16du:dateUtc="2026-09-28T09:51:00Z">
        <w:del w:id="1766" w:author="Sean de Noronha | DRG" w:date="2026-09-28T14:00:00Z">
          <w:r>
            <w:rPr>
              <w:iCs/>
            </w:rPr>
            <w:delText>s</w:delText>
          </w:r>
        </w:del>
      </w:ins>
      <w:del w:id="1767" w:author="Sean de Noronha | DRG" w:date="2026-09-28T11:51:00Z" w16du:dateUtc="2026-09-28T09:51:00Z">
        <w:r>
          <w:rPr>
            <w:iCs/>
          </w:rPr>
          <w:delText>in</w:delText>
        </w:r>
      </w:del>
      <w:ins w:id="1768" w:author="Sean de Noronha | DRG" w:date="2026-09-28T11:51:00Z" w16du:dateUtc="2026-09-28T09:51:00Z">
        <w:del w:id="1769" w:author="Sean de Noronha | DRG" w:date="2026-09-28T14:00:00Z">
          <w:r>
            <w:rPr>
              <w:iCs/>
            </w:rPr>
            <w:delText xml:space="preserve"> sqrt(4A_mean/pi)</w:delText>
          </w:r>
        </w:del>
      </w:ins>
      <m:oMath>
        <m:sSub>
          <m:sSubPr>
            <m:ctrlPr>
              <w:ins w:id="1770" w:author="Sean de Noronha | DRG" w:date="2026-09-28T17:02:00Z" w16du:dateUtc="2026-09-28T15:02:00Z">
                <w:rPr>
                  <w:rFonts w:ascii="Cambria Math" w:hAnsi="Cambria Math"/>
                </w:rPr>
              </w:ins>
            </m:ctrlPr>
          </m:sSubPr>
          <m:e>
            <m:r>
              <w:ins w:id="1771" w:author="Sean de Noronha | DRG" w:date="2026-09-28T17:02:00Z" w16du:dateUtc="2026-09-28T15:02:00Z">
                <w:rPr>
                  <w:rFonts w:ascii="Cambria Math" w:hAnsi="Cambria Math"/>
                </w:rPr>
                <m:t>D</m:t>
              </w:ins>
            </m:r>
          </m:e>
          <m:sub>
            <m:r>
              <w:ins w:id="1772" w:author="Sean de Noronha | DRG" w:date="2026-09-28T17:02:00Z" w16du:dateUtc="2026-09-28T15:02:00Z">
                <w:rPr>
                  <w:rFonts w:ascii="Cambria Math" w:hAnsi="Cambria Math"/>
                </w:rPr>
                <m:t>eff</m:t>
              </w:ins>
            </m:r>
          </m:sub>
        </m:sSub>
        <m:r>
          <w:ins w:id="1773" w:author="Sean de Noronha | DRG" w:date="2026-09-28T17:02:00Z" w16du:dateUtc="2026-09-28T15:02:00Z">
            <w:rPr>
              <w:rFonts w:ascii="Cambria Math" w:hAnsi="Cambria Math"/>
            </w:rPr>
            <m:t>=</m:t>
          </w:ins>
        </m:r>
        <m:rad>
          <m:radPr>
            <m:degHide m:val="1"/>
            <m:ctrlPr>
              <w:ins w:id="1774" w:author="Sean de Noronha | DRG" w:date="2026-09-28T17:02:00Z" w16du:dateUtc="2026-09-28T15:02:00Z">
                <w:rPr>
                  <w:rFonts w:ascii="Cambria Math" w:hAnsi="Cambria Math"/>
                </w:rPr>
              </w:ins>
            </m:ctrlPr>
          </m:radPr>
          <m:deg/>
          <m:e>
            <m:f>
              <m:fPr>
                <m:ctrlPr>
                  <w:ins w:id="1775" w:author="Sean de Noronha | DRG" w:date="2026-09-28T17:02:00Z" w16du:dateUtc="2026-09-28T15:02:00Z">
                    <w:rPr>
                      <w:rFonts w:ascii="Cambria Math" w:hAnsi="Cambria Math"/>
                    </w:rPr>
                  </w:ins>
                </m:ctrlPr>
              </m:fPr>
              <m:num>
                <m:r>
                  <w:ins w:id="1776" w:author="Sean de Noronha | DRG" w:date="2026-09-28T17:02:00Z" w16du:dateUtc="2026-09-28T15:02:00Z">
                    <w:rPr>
                      <w:rFonts w:ascii="Cambria Math" w:hAnsi="Cambria Math"/>
                    </w:rPr>
                    <m:t>4·</m:t>
                  </w:ins>
                </m:r>
                <m:sSub>
                  <m:sSubPr>
                    <m:ctrlPr>
                      <w:ins w:id="1777" w:author="Sean de Noronha | DRG" w:date="2026-09-28T17:02:00Z" w16du:dateUtc="2026-09-28T15:02:00Z">
                        <w:rPr>
                          <w:rFonts w:ascii="Cambria Math" w:hAnsi="Cambria Math"/>
                        </w:rPr>
                      </w:ins>
                    </m:ctrlPr>
                  </m:sSubPr>
                  <m:e>
                    <m:r>
                      <w:ins w:id="1778" w:author="Sean de Noronha | DRG" w:date="2026-09-28T17:02:00Z" w16du:dateUtc="2026-09-28T15:02:00Z">
                        <w:rPr>
                          <w:rFonts w:ascii="Cambria Math" w:hAnsi="Cambria Math"/>
                        </w:rPr>
                        <m:t>A</m:t>
                      </w:ins>
                    </m:r>
                  </m:e>
                  <m:sub>
                    <m:r>
                      <w:ins w:id="1779" w:author="Sean de Noronha | DRG" w:date="2026-09-28T17:02:00Z" w16du:dateUtc="2026-09-28T15:02:00Z">
                        <w:rPr>
                          <w:rFonts w:ascii="Cambria Math" w:hAnsi="Cambria Math"/>
                        </w:rPr>
                        <m:t>mean</m:t>
                      </w:ins>
                    </m:r>
                  </m:sub>
                </m:sSub>
              </m:num>
              <m:den>
                <m:r>
                  <w:ins w:id="1780" w:author="Sean de Noronha | DRG" w:date="2026-09-28T17:02:00Z" w16du:dateUtc="2026-09-28T15:02:00Z">
                    <w:rPr>
                      <w:rFonts w:ascii="Cambria Math" w:hAnsi="Cambria Math"/>
                    </w:rPr>
                    <m:t>π</m:t>
                  </w:ins>
                </m:r>
              </m:den>
            </m:f>
          </m:e>
        </m:rad>
      </m:oMath>
      <w:del w:id="1781" w:author="Sean de Noronha | DRG" w:date="2026-09-28T11:51:00Z" w16du:dateUtc="2026-09-28T09:51:00Z">
        <w:r>
          <w:rPr>
            <w:iCs/>
          </w:rPr>
          <w:delText>.</w:delText>
        </w:r>
      </w:del>
      <w:r>
        <w:rPr>
          <w:iCs/>
        </w:rPr>
        <w:t>,</w:t>
      </w:r>
      <w:ins w:id="1782" w:author="Sean de Noronha | DRG" w:date="2026-09-28T11:51:00Z" w16du:dateUtc="2026-09-28T09:51:00Z">
        <w:r>
          <w:rPr>
            <w:iCs/>
          </w:rPr>
          <w:t xml:space="preserve"> where </w:t>
        </w:r>
        <w:proofErr w:type="spellStart"/>
        <w:r>
          <w:rPr>
            <w:iCs/>
          </w:rPr>
          <w:t>A</w:t>
        </w:r>
        <w:r>
          <w:rPr>
            <w:iCs/>
            <w:vertAlign w:val="subscript"/>
          </w:rPr>
          <w:t>mean</w:t>
        </w:r>
        <w:proofErr w:type="spellEnd"/>
        <w:r>
          <w:rPr>
            <w:iCs/>
          </w:rPr>
          <w:t xml:space="preserve"> is the mean flow area over one corrugation pitch of the measured Manufacturer</w:t>
        </w:r>
      </w:ins>
      <w:ins w:id="1783" w:author="Sean de Noronha | DRG" w:date="2026-09-28T11:52:00Z" w16du:dateUtc="2026-09-28T09:52:00Z">
        <w:r>
          <w:rPr>
            <w:iCs/>
          </w:rPr>
          <w:t xml:space="preserve"> C profile. The same diameter defines the Reynolds number of the CFD model, so measured and simulated friction factors are directly comparable. </w:t>
        </w:r>
      </w:ins>
      <w:ins w:id="1784" w:author="Sean de Noronha | DRG" w:date="2026-09-28T11:53:00Z" w16du:dateUtc="2026-09-28T09:53:00Z">
        <w:del w:id="1785" w:author="Sean de Noronha | DRG" w:date="2026-09-28T14:00:00Z">
          <w:r>
            <w:rPr>
              <w:iCs/>
            </w:rPr>
            <w:delText xml:space="preserve">An alternative diameter convention </w:delText>
          </w:r>
          <w:commentRangeStart w:id="1786"/>
          <w:r>
            <w:rPr>
              <w:iCs/>
            </w:rPr>
            <w:delText>that</w:delText>
          </w:r>
        </w:del>
      </w:ins>
      <w:ins w:id="1787" w:author="Sean de Noronha | DRG" w:date="2026-09-28T14:00:00Z">
        <w:r>
          <w:rPr>
            <w:iCs/>
          </w:rPr>
          <w:t>An alternative is the nominal bore implied by the size index, D = EHD·25.4/32 mm, which</w:t>
        </w:r>
      </w:ins>
      <w:del w:id="1788" w:author="Sean de Noronha | DRG" w:date="2026-09-28T11:53:00Z" w16du:dateUtc="2026-09-28T09:53:00Z">
        <w:r>
          <w:rPr>
            <w:iCs/>
          </w:rPr>
          <w:delText xml:space="preserve"> which</w:delText>
        </w:r>
      </w:del>
      <w:r>
        <w:rPr>
          <w:iCs/>
        </w:rPr>
        <w:t xml:space="preserve"> sits within 5.4% of the published nominal inside diameters on average across the three manufacturers</w:t>
      </w:r>
      <w:ins w:id="1789" w:author="Sean de Noronha | DRG" w:date="2026-09-28T11:53:00Z" w16du:dateUtc="2026-09-28T09:53:00Z">
        <w:del w:id="1790" w:author="Sean de Noronha | DRG" w:date="2026-09-28T14:00:00Z">
          <w:r>
            <w:rPr>
              <w:iCs/>
            </w:rPr>
            <w:delText xml:space="preserve"> is the EHD/32 </w:delText>
          </w:r>
        </w:del>
      </w:ins>
      <w:ins w:id="1791" w:author="Sean de Noronha | DRG" w:date="2026-09-28T11:54:00Z" w16du:dateUtc="2026-09-28T09:54:00Z">
        <w:del w:id="1792" w:author="Sean de Noronha | DRG" w:date="2026-09-28T14:00:00Z">
          <w:r>
            <w:rPr>
              <w:iCs/>
            </w:rPr>
            <w:delText>in</w:delText>
          </w:r>
        </w:del>
      </w:ins>
      <w:del w:id="1793" w:author="Sean de Noronha | DRG" w:date="2026-09-28T11:53:00Z" w16du:dateUtc="2026-09-28T09:53:00Z">
        <w:r>
          <w:rPr>
            <w:iCs/>
          </w:rPr>
          <w:delText xml:space="preserve"> that report them</w:delText>
        </w:r>
      </w:del>
      <w:ins w:id="1794" w:author="Sean de Noronha | DRG" w:date="2026-09-28T14:00:00Z">
        <w:r>
          <w:rPr>
            <w:iCs/>
          </w:rPr>
          <w:t xml:space="preserve"> that report them</w:t>
        </w:r>
      </w:ins>
      <w:commentRangeEnd w:id="1786"/>
      <w:ins w:id="1795" w:author="Sean de Noronha | DRG" w:date="2026-09-30T09:06:00Z" w16du:dateUtc="2026-09-30T07:06:00Z">
        <w:r w:rsidR="003F2A9D">
          <w:rPr>
            <w:rStyle w:val="CommentReference"/>
          </w:rPr>
          <w:commentReference w:id="1786"/>
        </w:r>
      </w:ins>
      <w:r>
        <w:rPr>
          <w:iCs/>
        </w:rPr>
        <w:t xml:space="preserve">. Appendix B shows that rescaling the assumed diameter moves every point along a line of </w:t>
      </w:r>
      <w:del w:id="1796" w:author="Sean de Noronha | DRG" w:date="2026-09-28T11:54:00Z" w16du:dateUtc="2026-09-28T09:54:00Z">
        <w:r>
          <w:rPr>
            <w:iCs/>
          </w:rPr>
          <w:delText>slope -5</w:delText>
        </w:r>
      </w:del>
      <w:ins w:id="1797" w:author="Sean de Noronha | DRG" w:date="2026-09-28T14:00:00Z">
        <w:r>
          <w:rPr>
            <w:iCs/>
          </w:rPr>
          <w:t>slope −5</w:t>
        </w:r>
      </w:ins>
      <w:r>
        <w:rPr>
          <w:iCs/>
        </w:rPr>
        <w:t>, which can bring the low Reynolds number points onto 64/</w:t>
      </w:r>
      <w:r>
        <w:rPr>
          <w:i/>
          <w:iCs/>
        </w:rPr>
        <w:t>Re</w:t>
      </w:r>
      <w:r>
        <w:rPr>
          <w:iCs/>
        </w:rPr>
        <w:t xml:space="preserve"> but leaves the slope of the sub-transitional branch and the shape of the plateau unchanged</w:t>
      </w:r>
      <w:ins w:id="1798" w:author="Sean de Noronha | DRG" w:date="2026-09-28T11:54:00Z" w16du:dateUtc="2026-09-28T09:54:00Z">
        <w:del w:id="1799" w:author="Sean de Noronha | DRG" w:date="2026-09-28T14:00:00Z">
          <w:r>
            <w:rPr>
              <w:iCs/>
            </w:rPr>
            <w:delText>; the points are shifted but relative to each other per pipe size they are preserved so the trends are preserved</w:delText>
          </w:r>
        </w:del>
      </w:ins>
      <w:ins w:id="1800" w:author="Sean de Noronha | DRG" w:date="2026-09-28T14:00:00Z">
        <w:r>
          <w:rPr>
            <w:iCs/>
          </w:rPr>
          <w:t>; every point of a given size moves by the same amount, so the trends are preserved</w:t>
        </w:r>
      </w:ins>
      <w:r>
        <w:rPr>
          <w:iCs/>
        </w:rPr>
        <w:t xml:space="preserve">. The </w:t>
      </w:r>
      <w:del w:id="1801" w:author="Sean de Noronha | DRG" w:date="2026-09-23T14:55:00Z">
        <w:r>
          <w:rPr>
            <w:iCs/>
          </w:rPr>
          <w:delText>behaviour</w:delText>
        </w:r>
      </w:del>
      <w:ins w:id="1802" w:author="Sean de Noronha | DRG" w:date="2026-09-23T14:55:00Z">
        <w:r>
          <w:rPr>
            <w:iCs/>
          </w:rPr>
          <w:t>behavior</w:t>
        </w:r>
      </w:ins>
      <w:r>
        <w:rPr>
          <w:iCs/>
        </w:rPr>
        <w:t xml:space="preserve"> described above is therefore not an </w:t>
      </w:r>
      <w:del w:id="1803" w:author="Sean de Noronha | DRG" w:date="2026-09-23T14:55:00Z">
        <w:r>
          <w:rPr>
            <w:iCs/>
          </w:rPr>
          <w:delText>artefact</w:delText>
        </w:r>
      </w:del>
      <w:ins w:id="1804" w:author="Sean de Noronha | DRG" w:date="2026-09-23T14:55:00Z">
        <w:r>
          <w:rPr>
            <w:iCs/>
          </w:rPr>
          <w:t>artifact</w:t>
        </w:r>
      </w:ins>
      <w:r>
        <w:rPr>
          <w:iCs/>
        </w:rPr>
        <w:t xml:space="preserve"> of the assumed bore. The certification tables 1 a) to 1 c) of CSA/ANSI LC 1:23 reproduce the same qualitative pattern as the Manufacturer </w:t>
      </w:r>
      <w:ins w:id="1805" w:author="Sean de Noronha | DRG" w:date="2026-09-25T10:27:00Z" w16du:dateUtc="2026-09-25T08:27:00Z">
        <w:r>
          <w:rPr>
            <w:iCs/>
          </w:rPr>
          <w:t>C measurement</w:t>
        </w:r>
      </w:ins>
      <w:del w:id="1806" w:author="Sean de Noronha | DRG" w:date="2026-09-25T10:27:00Z" w16du:dateUtc="2026-09-25T08:27:00Z">
        <w:r>
          <w:rPr>
            <w:iCs/>
          </w:rPr>
          <w:delText>D</w:delText>
        </w:r>
      </w:del>
      <w:r>
        <w:rPr>
          <w:iCs/>
        </w:rPr>
        <w:t xml:space="preserve"> data, as seen in Appendix B. The same back-calculation is applied to the other manufacturer datasets with no success, as these are not experimental data. Because the method by which those tables are generated is not published, the resulting friction factors describe the generating equation rather than the tubing, and no conclusion is drawn from them.</w:t>
      </w:r>
    </w:p>
    <w:p w14:paraId="009FD9E3" w14:textId="728F1868" w:rsidR="001E2BE7" w:rsidRPr="00801F35" w:rsidRDefault="00770959" w:rsidP="006C1EE6">
      <w:pPr>
        <w:jc w:val="center"/>
      </w:pPr>
      <w:r>
        <w:rPr>
          <w:noProof/>
        </w:rPr>
        <w:lastRenderedPageBreak/>
        <w:drawing>
          <wp:inline distT="0" distB="0" distL="0" distR="0" wp14:anchorId="776D58FA" wp14:editId="03843BBF">
            <wp:extent cx="4806027" cy="3425604"/>
            <wp:effectExtent l="0" t="0" r="0" b="3810"/>
            <wp:docPr id="1658869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69329"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4806027" cy="3425604"/>
                    </a:xfrm>
                    <a:prstGeom prst="rect">
                      <a:avLst/>
                    </a:prstGeom>
                    <a:noFill/>
                  </pic:spPr>
                </pic:pic>
              </a:graphicData>
            </a:graphic>
          </wp:inline>
        </w:drawing>
      </w:r>
    </w:p>
    <w:p w14:paraId="0F768899" w14:textId="2CEFB921" w:rsidR="001E2BE7" w:rsidRPr="00983849" w:rsidRDefault="001E2BE7" w:rsidP="00F34E88">
      <w:pPr>
        <w:rPr>
          <w:i/>
        </w:rPr>
      </w:pPr>
      <w:r>
        <w:rPr>
          <w:i/>
        </w:rPr>
        <w:t xml:space="preserve">Figure 10 – Friction factor back-calculated from measured engineering flow data </w:t>
      </w:r>
      <w:del w:id="1807" w:author="Sean de Noronha | DRG" w:date="2026-09-24T17:14:00Z">
        <w:r>
          <w:rPr>
            <w:i/>
          </w:rPr>
          <w:delText>provided by Manufacturer D</w:delText>
        </w:r>
      </w:del>
      <w:ins w:id="1808" w:author="Sean de Noronha | DRG" w:date="2026-09-24T17:14:00Z">
        <w:r>
          <w:rPr>
            <w:i/>
          </w:rPr>
          <w:t>provided by Manufacturer C</w:t>
        </w:r>
      </w:ins>
      <w:r>
        <w:rPr>
          <w:i/>
        </w:rPr>
        <w:t xml:space="preserve">, all four sizes. Below the transition, the data appear to collapse onto a common line; the branches separate only in the turbulent range. Diameter basis: </w:t>
      </w:r>
      <w:del w:id="1809" w:author="Sean de Noronha | DRG" w:date="2026-09-28T11:57:00Z" w16du:dateUtc="2026-09-28T09:57:00Z">
        <w:r>
          <w:rPr>
            <w:i/>
          </w:rPr>
          <w:delText>EHD-derived; friction values are convention-consistent rather than absolute</w:delText>
        </w:r>
      </w:del>
      <w:ins w:id="1810" w:author="Sean de Noronha | DRG" w:date="2026-09-28T11:57:00Z" w16du:dateUtc="2026-09-28T09:57:00Z">
        <w:r>
          <w:rPr>
            <w:i/>
          </w:rPr>
          <w:t xml:space="preserve">volume-equivalent diameter </w:t>
        </w:r>
        <w:proofErr w:type="spellStart"/>
        <w:r>
          <w:rPr>
            <w:i/>
          </w:rPr>
          <w:t>D</w:t>
        </w:r>
        <w:r>
          <w:rPr>
            <w:i/>
            <w:vertAlign w:val="subscript"/>
          </w:rPr>
          <w:t>eff</w:t>
        </w:r>
        <w:proofErr w:type="spellEnd"/>
        <w:r>
          <w:rPr>
            <w:i/>
          </w:rPr>
          <w:t xml:space="preserve"> of the measured corrugation profile (EHD 13: 11.49 mm</w:t>
        </w:r>
      </w:ins>
      <w:ins w:id="1811" w:author="Sean de Noronha | DRG" w:date="2026-09-28T11:58:00Z" w16du:dateUtc="2026-09-28T09:58:00Z">
        <w:r>
          <w:rPr>
            <w:i/>
          </w:rPr>
          <w:t xml:space="preserve">; EHD 18: 16.17 mm; EHD 23: 21.40 mm; </w:t>
        </w:r>
      </w:ins>
      <w:ins w:id="1812" w:author="Sean de Noronha | DRG" w:date="2026-09-28T11:59:00Z" w16du:dateUtc="2026-09-28T09:59:00Z">
        <w:r>
          <w:rPr>
            <w:i/>
          </w:rPr>
          <w:t>EHD 31: 28.88 mm).</w:t>
        </w:r>
      </w:ins>
      <w:ins w:id="1813" w:author="Sean de Noronha | DRG" w:date="2026-09-28T14:00:00Z">
        <w:r>
          <w:t xml:space="preserve"> The 3/4 in. test row at 41.5 in. w.c. is excluded as suspect.</w:t>
        </w:r>
      </w:ins>
      <w:del w:id="1814" w:author="Sean de Noronha | DRG" w:date="2026-09-28T12:00:00Z" w16du:dateUtc="2026-09-28T10:00:00Z">
        <w:r>
          <w:rPr>
            <w:i/>
          </w:rPr>
          <w:delText>.</w:delText>
        </w:r>
      </w:del>
    </w:p>
    <w:p w14:paraId="1952EF02" w14:textId="77777777" w:rsidR="005319C7" w:rsidRDefault="005D1F2C">
      <w:pPr>
        <w:pStyle w:val="Heading4"/>
      </w:pPr>
      <w:r>
        <w:rPr>
          <w:rFonts w:ascii="Arial" w:hAnsi="Arial" w:cs="Arial"/>
          <w:sz w:val="20"/>
          <w:szCs w:val="20"/>
        </w:rPr>
        <w:t>Closure Family and the Hydrogen Operating Range</w:t>
      </w:r>
    </w:p>
    <w:p w14:paraId="53DCFA11" w14:textId="00378DAF" w:rsidR="007C5B5F" w:rsidRDefault="00764CED" w:rsidP="00F65377">
      <w:pPr>
        <w:rPr>
          <w:iCs/>
        </w:rPr>
      </w:pPr>
      <w:r>
        <w:rPr>
          <w:iCs/>
        </w:rPr>
        <w:t xml:space="preserve">The measured points across all four sizes appear to trace a single laminar branch joined to a size-dependent high Reynolds number plateau. Where hydrogen sits against that </w:t>
      </w:r>
      <w:del w:id="1815" w:author="Sean de Noronha | DRG" w:date="2026-09-23T14:55:00Z">
        <w:r>
          <w:rPr>
            <w:iCs/>
          </w:rPr>
          <w:delText>behaviour</w:delText>
        </w:r>
      </w:del>
      <w:ins w:id="1816" w:author="Sean de Noronha | DRG" w:date="2026-09-23T14:55:00Z">
        <w:r>
          <w:rPr>
            <w:iCs/>
          </w:rPr>
          <w:t>behavior</w:t>
        </w:r>
      </w:ins>
      <w:r>
        <w:rPr>
          <w:iCs/>
        </w:rPr>
        <w:t xml:space="preserve"> follows from the property ratios of §3.4.2. At equal appliance input hydrogen carries approximately 3.1 times the volumetric flow of natural gas but only about 0.49 times its Reynolds number, as established in §3.4.2, so re-expressing </w:t>
      </w:r>
      <w:del w:id="1817" w:author="Sean de Noronha | DRG" w:date="2026-09-24T17:15:00Z">
        <w:r>
          <w:rPr>
            <w:iCs/>
          </w:rPr>
          <w:delText>the Manufacturer D test conditions</w:delText>
        </w:r>
      </w:del>
      <w:ins w:id="1818" w:author="Sean de Noronha | DRG" w:date="2026-09-24T17:15:00Z">
        <w:r>
          <w:rPr>
            <w:iCs/>
          </w:rPr>
          <w:t>the Manufacturer C</w:t>
        </w:r>
      </w:ins>
      <w:ins w:id="1819" w:author="Sean de Noronha | DRG" w:date="2026-09-25T10:28:00Z" w16du:dateUtc="2026-09-25T08:28:00Z">
        <w:r>
          <w:rPr>
            <w:iCs/>
          </w:rPr>
          <w:t xml:space="preserve"> flow</w:t>
        </w:r>
      </w:ins>
      <w:ins w:id="1820" w:author="Sean de Noronha | DRG" w:date="2026-09-24T17:15:00Z">
        <w:r>
          <w:rPr>
            <w:iCs/>
          </w:rPr>
          <w:t xml:space="preserve"> test conditions</w:t>
        </w:r>
      </w:ins>
      <w:r>
        <w:rPr>
          <w:iCs/>
        </w:rPr>
        <w:t xml:space="preserve"> for hydrogen shifts every operating point substantially to the left. Re-expressed in this way, </w:t>
      </w:r>
      <w:del w:id="1821" w:author="Sean de Noronha | DRG" w:date="2026-09-28T12:20:00Z" w16du:dateUtc="2026-09-28T10:20:00Z">
        <w:r>
          <w:rPr>
            <w:iCs/>
          </w:rPr>
          <w:delText>65</w:delText>
        </w:r>
      </w:del>
      <w:ins w:id="1822" w:author="Sean de Noronha | DRG" w:date="2026-09-28T12:20:00Z" w16du:dateUtc="2026-09-28T10:20:00Z">
        <w:r>
          <w:rPr>
            <w:iCs/>
          </w:rPr>
          <w:t>70</w:t>
        </w:r>
      </w:ins>
      <w:ins w:id="1823" w:author="Sean de Noronha | DRG" w:date="2026-09-28T14:00:00Z">
        <w:r>
          <w:t>.0</w:t>
        </w:r>
      </w:ins>
      <w:r>
        <w:rPr>
          <w:iCs/>
        </w:rPr>
        <w:t xml:space="preserve">% of cells at EHD 13 fall below </w:t>
      </w:r>
      <w:r>
        <w:rPr>
          <w:i/>
          <w:iCs/>
        </w:rPr>
        <w:t>Re</w:t>
      </w:r>
      <w:r>
        <w:rPr>
          <w:iCs/>
        </w:rPr>
        <w:t xml:space="preserve"> = 2300, together with </w:t>
      </w:r>
      <w:del w:id="1824" w:author="Sean de Noronha | DRG" w:date="2026-09-28T12:20:00Z" w16du:dateUtc="2026-09-28T10:20:00Z">
        <w:r>
          <w:rPr>
            <w:iCs/>
          </w:rPr>
          <w:delText>47</w:delText>
        </w:r>
      </w:del>
      <w:ins w:id="1825" w:author="Sean de Noronha | DRG" w:date="2026-09-28T12:20:00Z" w16du:dateUtc="2026-09-28T10:20:00Z">
        <w:r>
          <w:rPr>
            <w:iCs/>
          </w:rPr>
          <w:t>52</w:t>
        </w:r>
      </w:ins>
      <w:r>
        <w:rPr>
          <w:iCs/>
        </w:rPr>
        <w:t xml:space="preserve">.5% at EHD 18, </w:t>
      </w:r>
      <w:del w:id="1826" w:author="Sean de Noronha | DRG" w:date="2026-09-28T12:20:00Z" w16du:dateUtc="2026-09-28T10:20:00Z">
        <w:r>
          <w:rPr>
            <w:iCs/>
          </w:rPr>
          <w:delText>35</w:delText>
        </w:r>
      </w:del>
      <w:ins w:id="1827" w:author="Sean de Noronha | DRG" w:date="2026-09-28T12:20:00Z" w16du:dateUtc="2026-09-28T10:20:00Z">
        <w:r>
          <w:rPr>
            <w:iCs/>
          </w:rPr>
          <w:t>50</w:t>
        </w:r>
      </w:ins>
      <w:r>
        <w:rPr>
          <w:iCs/>
        </w:rPr>
        <w:t xml:space="preserve">.0% at EHD 23 and </w:t>
      </w:r>
      <w:del w:id="1828" w:author="Sean de Noronha | DRG" w:date="2026-09-28T12:20:00Z" w16du:dateUtc="2026-09-28T10:20:00Z">
        <w:r>
          <w:rPr>
            <w:iCs/>
          </w:rPr>
          <w:delText>16</w:delText>
        </w:r>
      </w:del>
      <w:ins w:id="1829" w:author="Sean de Noronha | DRG" w:date="2026-09-28T12:20:00Z" w16du:dateUtc="2026-09-28T10:20:00Z">
        <w:r>
          <w:rPr>
            <w:iCs/>
          </w:rPr>
          <w:t>21</w:t>
        </w:r>
      </w:ins>
      <w:r>
        <w:rPr>
          <w:iCs/>
        </w:rPr>
        <w:t>.</w:t>
      </w:r>
      <w:del w:id="1830" w:author="Sean de Noronha | DRG" w:date="2026-09-28T12:20:00Z" w16du:dateUtc="2026-09-28T10:20:00Z">
        <w:r>
          <w:rPr>
            <w:iCs/>
          </w:rPr>
          <w:delText>2</w:delText>
        </w:r>
      </w:del>
      <w:ins w:id="1831" w:author="Sean de Noronha | DRG" w:date="2026-09-28T12:20:00Z" w16du:dateUtc="2026-09-28T10:20:00Z">
        <w:r>
          <w:rPr>
            <w:iCs/>
          </w:rPr>
          <w:t>6</w:t>
        </w:r>
      </w:ins>
      <w:r>
        <w:rPr>
          <w:iCs/>
        </w:rPr>
        <w:t xml:space="preserve">% at EHD 31, and the hydrogen Reynolds number reaches as low as </w:t>
      </w:r>
      <w:del w:id="1832" w:author="Sean de Noronha | DRG" w:date="2026-09-28T12:20:00Z" w16du:dateUtc="2026-09-28T10:20:00Z">
        <w:r>
          <w:rPr>
            <w:iCs/>
          </w:rPr>
          <w:delText xml:space="preserve">55 </w:delText>
        </w:r>
      </w:del>
      <w:ins w:id="1833" w:author="Sean de Noronha | DRG" w:date="2026-09-28T12:20:00Z" w16du:dateUtc="2026-09-28T10:20:00Z">
        <w:r>
          <w:rPr>
            <w:iCs/>
          </w:rPr>
          <w:t xml:space="preserve">118 </w:t>
        </w:r>
      </w:ins>
      <w:r>
        <w:rPr>
          <w:iCs/>
        </w:rPr>
        <w:t xml:space="preserve">at the smallest size. </w:t>
      </w:r>
      <w:del w:id="1834" w:author="Sean de Noronha | DRG" w:date="2026-09-28T17:02:00Z" w16du:dateUtc="2026-09-28T15:02:00Z">
        <w:r>
          <w:rPr>
            <w:iCs/>
          </w:rPr>
          <w:delText>A closure for CSST is not proposed in this deliverable. Establishing a closure and calibrating it requires</w:delText>
        </w:r>
      </w:del>
      <w:ins w:id="1835" w:author="Sean de Noronha | DRG" w:date="2026-09-28T17:02:00Z" w16du:dateUtc="2026-09-28T15:02:00Z">
        <w:r>
          <w:rPr>
            <w:iCs/>
          </w:rPr>
          <w:t>A closure for CSST is not proposed in this report, because establishing and calibrating one requires</w:t>
        </w:r>
      </w:ins>
      <w:r>
        <w:rPr>
          <w:iCs/>
        </w:rPr>
        <w:t xml:space="preserve"> the validation testing set out in §3.</w:t>
      </w:r>
      <w:del w:id="1836" w:author="Sean de Noronha | DRG" w:date="2026-09-28T11:23:00Z" w16du:dateUtc="2026-09-28T09:23:00Z">
        <w:r>
          <w:rPr>
            <w:iCs/>
          </w:rPr>
          <w:delText>6.4</w:delText>
        </w:r>
      </w:del>
      <w:ins w:id="1837" w:author="Sean de Noronha | DRG" w:date="2026-09-28T11:23:00Z" w16du:dateUtc="2026-09-28T09:23:00Z">
        <w:r>
          <w:rPr>
            <w:iCs/>
          </w:rPr>
          <w:t>8</w:t>
        </w:r>
      </w:ins>
      <w:del w:id="1838" w:author="Sean de Noronha | DRG" w:date="2026-09-28T17:02:00Z" w16du:dateUtc="2026-09-28T15:02:00Z">
        <w:r>
          <w:rPr>
            <w:iCs/>
          </w:rPr>
          <w:delText>, and is carried forward to the next phase of the study.</w:delText>
        </w:r>
      </w:del>
      <w:ins w:id="1839" w:author="Sean de Noronha | DRG" w:date="2026-09-28T17:02:00Z" w16du:dateUtc="2026-09-28T15:02:00Z">
        <w:r>
          <w:rPr>
            <w:iCs/>
          </w:rPr>
          <w:t>.</w:t>
        </w:r>
      </w:ins>
      <w:r>
        <w:rPr>
          <w:iCs/>
        </w:rPr>
        <w:t xml:space="preserve"> Because hydrogen moves a substantial share of the CSST operating range toward lower Reynolds numbers, hydrogen capacities cannot be obtained by applying a property multiplier to the existing natural-gas tables</w:t>
      </w:r>
      <w:ins w:id="1840" w:author="Sean de Noronha | DRG" w:date="2026-09-29T13:45:00Z" w16du:dateUtc="2026-09-29T11:45:00Z">
        <w:r w:rsidR="00295D16">
          <w:rPr>
            <w:iCs/>
          </w:rPr>
          <w:t>;</w:t>
        </w:r>
      </w:ins>
      <w:del w:id="1841" w:author="Sean de Noronha | DRG" w:date="2026-09-29T13:45:00Z" w16du:dateUtc="2026-09-29T11:45:00Z">
        <w:r w:rsidDel="00295D16">
          <w:rPr>
            <w:iCs/>
          </w:rPr>
          <w:delText>, and product-specifi</w:delText>
        </w:r>
      </w:del>
      <w:del w:id="1842" w:author="Sean de Noronha | DRG" w:date="2026-09-29T13:46:00Z" w16du:dateUtc="2026-09-29T11:46:00Z">
        <w:r w:rsidDel="00295D16">
          <w:rPr>
            <w:iCs/>
          </w:rPr>
          <w:delText>c</w:delText>
        </w:r>
      </w:del>
      <w:r>
        <w:rPr>
          <w:iCs/>
        </w:rPr>
        <w:t xml:space="preserve"> flow measurements</w:t>
      </w:r>
      <w:del w:id="1843" w:author="Sean de Noronha | DRG" w:date="2026-09-29T14:26:00Z" w16du:dateUtc="2026-09-29T12:26:00Z">
        <w:r>
          <w:rPr>
            <w:iCs/>
          </w:rPr>
          <w:delText xml:space="preserve"> and measured internal geometry</w:delText>
        </w:r>
      </w:del>
      <w:r>
        <w:rPr>
          <w:iCs/>
        </w:rPr>
        <w:t xml:space="preserve"> are required.</w:t>
      </w:r>
    </w:p>
    <w:p w14:paraId="7AAC54BB" w14:textId="77777777" w:rsidR="00976B66" w:rsidRPr="00801F35" w:rsidRDefault="00C64113" w:rsidP="00A055D8">
      <w:pPr>
        <w:pStyle w:val="Heading3"/>
      </w:pPr>
      <w:bookmarkStart w:id="1844" w:name="_Toc241506987"/>
      <w:r>
        <w:t>Hydrogen Sizing Equations and Applicability</w:t>
      </w:r>
      <w:bookmarkEnd w:id="1844"/>
    </w:p>
    <w:p w14:paraId="12A50519" w14:textId="7B510CC3" w:rsidR="00C8776C" w:rsidRPr="006C715F" w:rsidRDefault="00090388" w:rsidP="00BC3B73">
      <w:pPr>
        <w:rPr>
          <w:iCs/>
        </w:rPr>
      </w:pPr>
      <w:r>
        <w:rPr>
          <w:rFonts w:cs="Arial"/>
          <w:szCs w:val="20"/>
        </w:rPr>
        <w:t xml:space="preserve">Whether the Polyflo equation can be applied to hydrogen depends on whether its friction law holds at the Reynolds numbers hydrogen occupies in domestic service. §3.5.1 gives the RMS capacity </w:t>
      </w:r>
      <w:ins w:id="1845" w:author="Olga Arevalo Quintero" w:date="2026-09-20T13:07:00Z" w16du:dateUtc="2026-09-20T17:07:00Z">
        <w:r>
          <w:rPr>
            <w:rFonts w:cs="Arial"/>
            <w:szCs w:val="20"/>
          </w:rPr>
          <w:t>deviation</w:t>
        </w:r>
      </w:ins>
      <w:del w:id="1846" w:author="Olga Arevalo Quintero" w:date="2026-09-20T13:07:00Z" w16du:dateUtc="2026-09-20T17:07:00Z">
        <w:r>
          <w:rPr>
            <w:rFonts w:cs="Arial"/>
            <w:szCs w:val="20"/>
          </w:rPr>
          <w:delText>er</w:delText>
        </w:r>
      </w:del>
      <w:del w:id="1847" w:author="Olga Arevalo Quintero" w:date="2026-09-20T13:06:00Z" w16du:dateUtc="2026-09-20T17:06:00Z">
        <w:r>
          <w:rPr>
            <w:rFonts w:cs="Arial"/>
            <w:szCs w:val="20"/>
          </w:rPr>
          <w:delText>ror</w:delText>
        </w:r>
      </w:del>
      <w:r>
        <w:rPr>
          <w:rFonts w:cs="Arial"/>
          <w:szCs w:val="20"/>
        </w:rPr>
        <w:t xml:space="preserve"> against GFE-Churchill for each Annex A pressure schedule, but an RMS figure over a whole table conceals where the disagreement sits. Tables 12, 13 and 14 resolve it cell by cell for natural gas at the pressure schedules of Tables A.1 (&lt;1.75 kPa inlet / 125 Pa drop), A.3 (14 kPa inlet, 7 kPa drop) and A.7 (140 kPa inlet, 70 kPa drop) of CSA B149.1:25 Annex A, chosen to span the range from a table with a substantial laminar and transitional population to one that is fully turbulent throughout. Each cell gives the Reynolds number back-calculated from the GFE-Churchill capacity at that pipe size and length. </w:t>
      </w:r>
      <w:commentRangeStart w:id="1848"/>
      <w:commentRangeStart w:id="1849"/>
      <w:r>
        <w:rPr>
          <w:rFonts w:cs="Arial"/>
          <w:szCs w:val="20"/>
        </w:rPr>
        <w:t>L</w:t>
      </w:r>
      <w:commentRangeEnd w:id="1848"/>
      <w:r>
        <w:rPr>
          <w:rStyle w:val="CommentReference"/>
          <w:rFonts w:cs="Arial"/>
          <w:sz w:val="20"/>
          <w:szCs w:val="20"/>
        </w:rPr>
        <w:commentReference w:id="1848"/>
      </w:r>
      <w:commentRangeEnd w:id="1849"/>
      <w:r>
        <w:rPr>
          <w:rStyle w:val="CommentReference"/>
        </w:rPr>
        <w:commentReference w:id="1849"/>
      </w:r>
      <w:r>
        <w:rPr>
          <w:rFonts w:cs="Arial"/>
          <w:szCs w:val="20"/>
        </w:rPr>
        <w:t xml:space="preserve"> denotes laminar flow at </w:t>
      </w:r>
      <w:r>
        <w:rPr>
          <w:rFonts w:cs="Arial"/>
          <w:i/>
          <w:szCs w:val="20"/>
        </w:rPr>
        <w:t>Re</w:t>
      </w:r>
      <w:r>
        <w:rPr>
          <w:rFonts w:cs="Arial"/>
          <w:szCs w:val="20"/>
        </w:rPr>
        <w:t xml:space="preserve"> below 2,300, T for transitional flow between 2,300 and 4,000, and U for turbulent flow </w:t>
      </w:r>
      <w:r>
        <w:rPr>
          <w:rFonts w:cs="Arial"/>
          <w:szCs w:val="20"/>
        </w:rPr>
        <w:lastRenderedPageBreak/>
        <w:t>above 4,000; an asterisk marks cells where Polyflo is non-conservative (</w:t>
      </w:r>
      <w:proofErr w:type="gramStart"/>
      <w:r>
        <w:rPr>
          <w:rFonts w:cs="Arial"/>
          <w:szCs w:val="20"/>
        </w:rPr>
        <w:t>it</w:t>
      </w:r>
      <w:proofErr w:type="gramEnd"/>
      <w:r>
        <w:rPr>
          <w:rFonts w:cs="Arial"/>
          <w:szCs w:val="20"/>
        </w:rPr>
        <w:t xml:space="preserve"> under-sizes pipes by over-predicting capacity). The fill </w:t>
      </w:r>
      <w:del w:id="1850" w:author="Sean de Noronha | DRG" w:date="2026-09-23T14:55:00Z">
        <w:r>
          <w:rPr>
            <w:rFonts w:cs="Arial"/>
            <w:szCs w:val="20"/>
          </w:rPr>
          <w:delText>colour</w:delText>
        </w:r>
      </w:del>
      <w:ins w:id="1851" w:author="Sean de Noronha | DRG" w:date="2026-09-23T14:55:00Z">
        <w:r>
          <w:rPr>
            <w:rFonts w:cs="Arial"/>
            <w:szCs w:val="20"/>
          </w:rPr>
          <w:t>color</w:t>
        </w:r>
      </w:ins>
      <w:r>
        <w:rPr>
          <w:rFonts w:cs="Arial"/>
          <w:szCs w:val="20"/>
        </w:rPr>
        <w:t xml:space="preserve"> denotes the absolute percent difference between the published capacity and the GFE-Churchill capacity at the same cell: red for a difference of 10% or more, yellow between 5 and 10%, and green below 5%. Figure 11 maps the Reynolds spans those tables cover, for the two gases side by side.</w:t>
      </w:r>
    </w:p>
    <w:p w14:paraId="4BF10F17" w14:textId="77777777" w:rsidR="005319C7" w:rsidRDefault="005D1F2C">
      <w:pPr>
        <w:jc w:val="center"/>
      </w:pPr>
      <w:commentRangeStart w:id="1852"/>
      <w:commentRangeStart w:id="1853"/>
      <w:r>
        <w:rPr>
          <w:noProof/>
        </w:rPr>
        <w:drawing>
          <wp:inline distT="0" distB="0" distL="0" distR="0" wp14:anchorId="23BDDFFF" wp14:editId="627C3257">
            <wp:extent cx="6005015" cy="2176701"/>
            <wp:effectExtent l="0" t="0" r="0" b="0"/>
            <wp:docPr id="9104" name="fig_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fig_FD"/>
                    <pic:cNvPicPr/>
                  </pic:nvPicPr>
                  <pic:blipFill rotWithShape="1">
                    <a:blip r:embed="rId33" cstate="print">
                      <a:extLst>
                        <a:ext uri="{28A0092B-C50C-407E-A947-70E740481C1C}">
                          <a14:useLocalDpi xmlns:a14="http://schemas.microsoft.com/office/drawing/2010/main" val="0"/>
                        </a:ext>
                      </a:extLst>
                    </a:blip>
                    <a:srcRect l="1" r="329"/>
                    <a:stretch>
                      <a:fillRect/>
                    </a:stretch>
                  </pic:blipFill>
                  <pic:spPr bwMode="auto">
                    <a:xfrm>
                      <a:off x="0" y="0"/>
                      <a:ext cx="6045658" cy="2191433"/>
                    </a:xfrm>
                    <a:prstGeom prst="rect">
                      <a:avLst/>
                    </a:prstGeom>
                    <a:ln>
                      <a:noFill/>
                    </a:ln>
                    <a:extLst>
                      <a:ext uri="{53640926-AAD7-44D8-BBD7-CCE9431645EC}">
                        <a14:shadowObscured xmlns:a14="http://schemas.microsoft.com/office/drawing/2010/main"/>
                      </a:ext>
                    </a:extLst>
                  </pic:spPr>
                </pic:pic>
              </a:graphicData>
            </a:graphic>
          </wp:inline>
        </w:drawing>
      </w:r>
      <w:commentRangeEnd w:id="1852"/>
      <w:r>
        <w:rPr>
          <w:rStyle w:val="CommentReference"/>
          <w:sz w:val="20"/>
          <w:szCs w:val="22"/>
        </w:rPr>
        <w:commentReference w:id="1852"/>
      </w:r>
      <w:commentRangeEnd w:id="1853"/>
      <w:r>
        <w:rPr>
          <w:rStyle w:val="CommentReference"/>
        </w:rPr>
        <w:commentReference w:id="1853"/>
      </w:r>
    </w:p>
    <w:p w14:paraId="79DCC15D" w14:textId="77777777" w:rsidR="005319C7" w:rsidRDefault="005D1F2C">
      <w:pPr>
        <w:rPr>
          <w:rFonts w:cs="Arial"/>
          <w:i/>
          <w:szCs w:val="20"/>
        </w:rPr>
      </w:pPr>
      <w:r>
        <w:rPr>
          <w:rFonts w:cs="Arial"/>
          <w:i/>
          <w:szCs w:val="20"/>
        </w:rPr>
        <w:t>Figure 11 – Reynolds-number spans of the published schedules: for each pipe size, the range covered by the tabulated lengths (GFE-Churchill basis, §3.5.3) for natural gas and for hydrogen, over the laminar, transitional and turbulent bands, at the schedule conditions of Tables A.1, A.3 and A.7 of CSA B149.1:25 Annex A (fixed pressure drop per schedule). Hydrogen operates at roughly half the natural-gas Reynolds number and pushes the small sizes of the low-pressure schedule deep into the laminar range; at the schedule of Table A.7 both gases are fully turbulent throughout.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4A0" w:firstRow="1" w:lastRow="0" w:firstColumn="1" w:lastColumn="0" w:noHBand="0" w:noVBand="1"/>
      </w:tblPr>
      <w:tblGrid>
        <w:gridCol w:w="936"/>
        <w:gridCol w:w="936"/>
        <w:gridCol w:w="936"/>
        <w:gridCol w:w="936"/>
        <w:gridCol w:w="936"/>
        <w:gridCol w:w="936"/>
        <w:gridCol w:w="936"/>
        <w:gridCol w:w="936"/>
        <w:gridCol w:w="936"/>
        <w:gridCol w:w="936"/>
      </w:tblGrid>
      <w:tr w:rsidR="00C055FB" w:rsidRPr="00C055FB" w14:paraId="38323771" w14:textId="77777777" w:rsidTr="00952C88">
        <w:trPr>
          <w:trHeight w:val="20"/>
          <w:tblHeader/>
          <w:jc w:val="center"/>
        </w:trPr>
        <w:tc>
          <w:tcPr>
            <w:tcW w:w="936" w:type="dxa"/>
            <w:shd w:val="clear" w:color="000000" w:fill="F2F2F2"/>
            <w:noWrap/>
            <w:vAlign w:val="center"/>
            <w:hideMark/>
          </w:tcPr>
          <w:p w14:paraId="42136BD4" w14:textId="77777777" w:rsidR="00C055FB" w:rsidRPr="00C055FB" w:rsidRDefault="00C055FB" w:rsidP="00C055FB">
            <w:pPr>
              <w:spacing w:after="0"/>
              <w:jc w:val="center"/>
              <w:rPr>
                <w:rFonts w:eastAsia="Times New Roman" w:cs="Arial"/>
                <w:b/>
                <w:bCs/>
                <w:sz w:val="16"/>
                <w:szCs w:val="16"/>
              </w:rPr>
            </w:pPr>
            <w:r>
              <w:rPr>
                <w:rFonts w:eastAsia="Times New Roman" w:cs="Arial"/>
                <w:b/>
                <w:bCs/>
                <w:sz w:val="16"/>
                <w:szCs w:val="16"/>
              </w:rPr>
              <w:t>L (m) / NPS</w:t>
            </w:r>
          </w:p>
        </w:tc>
        <w:tc>
          <w:tcPr>
            <w:tcW w:w="936" w:type="dxa"/>
            <w:shd w:val="clear" w:color="000000" w:fill="F2F2F2"/>
            <w:vAlign w:val="center"/>
            <w:hideMark/>
          </w:tcPr>
          <w:p w14:paraId="7E1C7ADB" w14:textId="77777777" w:rsidR="00C055FB" w:rsidRPr="00C055FB" w:rsidRDefault="00C055FB" w:rsidP="00C055FB">
            <w:pPr>
              <w:spacing w:after="0"/>
              <w:jc w:val="center"/>
              <w:rPr>
                <w:rFonts w:eastAsia="Times New Roman" w:cs="Arial"/>
                <w:b/>
                <w:bCs/>
                <w:sz w:val="16"/>
                <w:szCs w:val="16"/>
              </w:rPr>
            </w:pPr>
            <w:r>
              <w:rPr>
                <w:rFonts w:eastAsia="Times New Roman" w:cs="Arial"/>
                <w:b/>
                <w:bCs/>
                <w:sz w:val="16"/>
                <w:szCs w:val="16"/>
              </w:rPr>
              <w:t>1/2</w:t>
            </w:r>
          </w:p>
        </w:tc>
        <w:tc>
          <w:tcPr>
            <w:tcW w:w="936" w:type="dxa"/>
            <w:shd w:val="clear" w:color="000000" w:fill="F2F2F2"/>
            <w:vAlign w:val="center"/>
            <w:hideMark/>
          </w:tcPr>
          <w:p w14:paraId="25A21168" w14:textId="77777777" w:rsidR="00C055FB" w:rsidRPr="00C055FB" w:rsidRDefault="00C055FB" w:rsidP="00C055FB">
            <w:pPr>
              <w:spacing w:after="0"/>
              <w:jc w:val="center"/>
              <w:rPr>
                <w:rFonts w:eastAsia="Times New Roman" w:cs="Arial"/>
                <w:b/>
                <w:bCs/>
                <w:sz w:val="16"/>
                <w:szCs w:val="16"/>
              </w:rPr>
            </w:pPr>
            <w:r>
              <w:rPr>
                <w:rFonts w:eastAsia="Times New Roman" w:cs="Arial"/>
                <w:b/>
                <w:bCs/>
                <w:sz w:val="16"/>
                <w:szCs w:val="16"/>
              </w:rPr>
              <w:t>3/4</w:t>
            </w:r>
          </w:p>
        </w:tc>
        <w:tc>
          <w:tcPr>
            <w:tcW w:w="936" w:type="dxa"/>
            <w:shd w:val="clear" w:color="000000" w:fill="F2F2F2"/>
            <w:vAlign w:val="center"/>
            <w:hideMark/>
          </w:tcPr>
          <w:p w14:paraId="55828158" w14:textId="77777777" w:rsidR="00C055FB" w:rsidRPr="00C055FB" w:rsidRDefault="00C055FB" w:rsidP="00C055FB">
            <w:pPr>
              <w:spacing w:after="0"/>
              <w:jc w:val="center"/>
              <w:rPr>
                <w:rFonts w:eastAsia="Times New Roman" w:cs="Arial"/>
                <w:b/>
                <w:bCs/>
                <w:sz w:val="16"/>
                <w:szCs w:val="16"/>
              </w:rPr>
            </w:pPr>
            <w:r>
              <w:rPr>
                <w:rFonts w:eastAsia="Times New Roman" w:cs="Arial"/>
                <w:b/>
                <w:bCs/>
                <w:sz w:val="16"/>
                <w:szCs w:val="16"/>
              </w:rPr>
              <w:t>1</w:t>
            </w:r>
          </w:p>
        </w:tc>
        <w:tc>
          <w:tcPr>
            <w:tcW w:w="936" w:type="dxa"/>
            <w:shd w:val="clear" w:color="000000" w:fill="F2F2F2"/>
            <w:vAlign w:val="center"/>
            <w:hideMark/>
          </w:tcPr>
          <w:p w14:paraId="0AA90083" w14:textId="77777777" w:rsidR="00C055FB" w:rsidRPr="00C055FB" w:rsidRDefault="00C055FB" w:rsidP="00C055FB">
            <w:pPr>
              <w:spacing w:after="0"/>
              <w:jc w:val="center"/>
              <w:rPr>
                <w:rFonts w:eastAsia="Times New Roman" w:cs="Arial"/>
                <w:b/>
                <w:bCs/>
                <w:sz w:val="16"/>
                <w:szCs w:val="16"/>
              </w:rPr>
            </w:pPr>
            <w:r>
              <w:rPr>
                <w:rFonts w:eastAsia="Times New Roman" w:cs="Arial"/>
                <w:b/>
                <w:bCs/>
                <w:sz w:val="16"/>
                <w:szCs w:val="16"/>
              </w:rPr>
              <w:t>1-1/4</w:t>
            </w:r>
          </w:p>
        </w:tc>
        <w:tc>
          <w:tcPr>
            <w:tcW w:w="936" w:type="dxa"/>
            <w:shd w:val="clear" w:color="000000" w:fill="F2F2F2"/>
            <w:vAlign w:val="center"/>
            <w:hideMark/>
          </w:tcPr>
          <w:p w14:paraId="10855884" w14:textId="77777777" w:rsidR="00C055FB" w:rsidRPr="00C055FB" w:rsidRDefault="00C055FB" w:rsidP="00C055FB">
            <w:pPr>
              <w:spacing w:after="0"/>
              <w:jc w:val="center"/>
              <w:rPr>
                <w:rFonts w:eastAsia="Times New Roman" w:cs="Arial"/>
                <w:b/>
                <w:bCs/>
                <w:sz w:val="16"/>
                <w:szCs w:val="16"/>
              </w:rPr>
            </w:pPr>
            <w:r>
              <w:rPr>
                <w:rFonts w:eastAsia="Times New Roman" w:cs="Arial"/>
                <w:b/>
                <w:bCs/>
                <w:sz w:val="16"/>
                <w:szCs w:val="16"/>
              </w:rPr>
              <w:t>1-1/2</w:t>
            </w:r>
          </w:p>
        </w:tc>
        <w:tc>
          <w:tcPr>
            <w:tcW w:w="936" w:type="dxa"/>
            <w:shd w:val="clear" w:color="000000" w:fill="F2F2F2"/>
            <w:vAlign w:val="center"/>
            <w:hideMark/>
          </w:tcPr>
          <w:p w14:paraId="66A178E6" w14:textId="77777777" w:rsidR="00C055FB" w:rsidRPr="00C055FB" w:rsidRDefault="00C055FB" w:rsidP="00C055FB">
            <w:pPr>
              <w:spacing w:after="0"/>
              <w:jc w:val="center"/>
              <w:rPr>
                <w:rFonts w:eastAsia="Times New Roman" w:cs="Arial"/>
                <w:b/>
                <w:bCs/>
                <w:sz w:val="16"/>
                <w:szCs w:val="16"/>
              </w:rPr>
            </w:pPr>
            <w:r>
              <w:rPr>
                <w:rFonts w:eastAsia="Times New Roman" w:cs="Arial"/>
                <w:b/>
                <w:bCs/>
                <w:sz w:val="16"/>
                <w:szCs w:val="16"/>
              </w:rPr>
              <w:t>2</w:t>
            </w:r>
          </w:p>
        </w:tc>
        <w:tc>
          <w:tcPr>
            <w:tcW w:w="936" w:type="dxa"/>
            <w:shd w:val="clear" w:color="000000" w:fill="F2F2F2"/>
            <w:vAlign w:val="center"/>
            <w:hideMark/>
          </w:tcPr>
          <w:p w14:paraId="5BA7EB31" w14:textId="77777777" w:rsidR="00C055FB" w:rsidRPr="00C055FB" w:rsidRDefault="00C055FB" w:rsidP="00C055FB">
            <w:pPr>
              <w:spacing w:after="0"/>
              <w:jc w:val="center"/>
              <w:rPr>
                <w:rFonts w:eastAsia="Times New Roman" w:cs="Arial"/>
                <w:b/>
                <w:bCs/>
                <w:sz w:val="16"/>
                <w:szCs w:val="16"/>
              </w:rPr>
            </w:pPr>
            <w:r>
              <w:rPr>
                <w:rFonts w:eastAsia="Times New Roman" w:cs="Arial"/>
                <w:b/>
                <w:bCs/>
                <w:sz w:val="16"/>
                <w:szCs w:val="16"/>
              </w:rPr>
              <w:t>2-1/2</w:t>
            </w:r>
          </w:p>
        </w:tc>
        <w:tc>
          <w:tcPr>
            <w:tcW w:w="936" w:type="dxa"/>
            <w:shd w:val="clear" w:color="000000" w:fill="F2F2F2"/>
            <w:vAlign w:val="center"/>
            <w:hideMark/>
          </w:tcPr>
          <w:p w14:paraId="53F69642" w14:textId="77777777" w:rsidR="00C055FB" w:rsidRPr="00C055FB" w:rsidRDefault="00C055FB" w:rsidP="00C055FB">
            <w:pPr>
              <w:spacing w:after="0"/>
              <w:jc w:val="center"/>
              <w:rPr>
                <w:rFonts w:eastAsia="Times New Roman" w:cs="Arial"/>
                <w:b/>
                <w:bCs/>
                <w:sz w:val="16"/>
                <w:szCs w:val="16"/>
              </w:rPr>
            </w:pPr>
            <w:r>
              <w:rPr>
                <w:rFonts w:eastAsia="Times New Roman" w:cs="Arial"/>
                <w:b/>
                <w:bCs/>
                <w:sz w:val="16"/>
                <w:szCs w:val="16"/>
              </w:rPr>
              <w:t>3</w:t>
            </w:r>
          </w:p>
        </w:tc>
        <w:tc>
          <w:tcPr>
            <w:tcW w:w="936" w:type="dxa"/>
            <w:shd w:val="clear" w:color="000000" w:fill="F2F2F2"/>
            <w:vAlign w:val="center"/>
            <w:hideMark/>
          </w:tcPr>
          <w:p w14:paraId="35EF4B8D" w14:textId="77777777" w:rsidR="00C055FB" w:rsidRPr="00C055FB" w:rsidRDefault="00C055FB" w:rsidP="00C055FB">
            <w:pPr>
              <w:spacing w:after="0"/>
              <w:jc w:val="center"/>
              <w:rPr>
                <w:rFonts w:eastAsia="Times New Roman" w:cs="Arial"/>
                <w:b/>
                <w:bCs/>
                <w:sz w:val="16"/>
                <w:szCs w:val="16"/>
              </w:rPr>
            </w:pPr>
            <w:r>
              <w:rPr>
                <w:rFonts w:eastAsia="Times New Roman" w:cs="Arial"/>
                <w:b/>
                <w:bCs/>
                <w:sz w:val="16"/>
                <w:szCs w:val="16"/>
              </w:rPr>
              <w:t>4</w:t>
            </w:r>
          </w:p>
        </w:tc>
      </w:tr>
      <w:tr w:rsidR="00640043" w:rsidRPr="00C055FB" w14:paraId="72FA6C28" w14:textId="77777777" w:rsidTr="00952C88">
        <w:trPr>
          <w:trHeight w:val="20"/>
          <w:jc w:val="center"/>
        </w:trPr>
        <w:tc>
          <w:tcPr>
            <w:tcW w:w="936" w:type="dxa"/>
            <w:shd w:val="clear" w:color="000000" w:fill="F2F2F2"/>
            <w:noWrap/>
            <w:vAlign w:val="center"/>
            <w:hideMark/>
          </w:tcPr>
          <w:p w14:paraId="7985AE02"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3</w:t>
            </w:r>
          </w:p>
        </w:tc>
        <w:tc>
          <w:tcPr>
            <w:tcW w:w="936" w:type="dxa"/>
            <w:shd w:val="clear" w:color="C6EFCE" w:fill="C6EFCE"/>
            <w:vAlign w:val="center"/>
            <w:hideMark/>
          </w:tcPr>
          <w:p w14:paraId="18717944" w14:textId="02EC4F4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5933 U*</w:t>
            </w:r>
          </w:p>
        </w:tc>
        <w:tc>
          <w:tcPr>
            <w:tcW w:w="936" w:type="dxa"/>
            <w:shd w:val="clear" w:color="C6EFCE" w:fill="C6EFCE"/>
            <w:vAlign w:val="center"/>
            <w:hideMark/>
          </w:tcPr>
          <w:p w14:paraId="5445E6F7" w14:textId="2FA04CB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9669 U</w:t>
            </w:r>
          </w:p>
        </w:tc>
        <w:tc>
          <w:tcPr>
            <w:tcW w:w="936" w:type="dxa"/>
            <w:shd w:val="clear" w:color="C6EFCE" w:fill="C6EFCE"/>
            <w:vAlign w:val="center"/>
            <w:hideMark/>
          </w:tcPr>
          <w:p w14:paraId="18BA7397" w14:textId="3CACBB6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14641 U</w:t>
            </w:r>
          </w:p>
        </w:tc>
        <w:tc>
          <w:tcPr>
            <w:tcW w:w="936" w:type="dxa"/>
            <w:shd w:val="clear" w:color="C6EFCE" w:fill="C6EFCE"/>
            <w:vAlign w:val="center"/>
            <w:hideMark/>
          </w:tcPr>
          <w:p w14:paraId="43F123E0" w14:textId="4A9B0F7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23357 U</w:t>
            </w:r>
          </w:p>
        </w:tc>
        <w:tc>
          <w:tcPr>
            <w:tcW w:w="936" w:type="dxa"/>
            <w:shd w:val="clear" w:color="FFEB9C" w:fill="FFEB9C"/>
            <w:vAlign w:val="center"/>
            <w:hideMark/>
          </w:tcPr>
          <w:p w14:paraId="14FA0ED0" w14:textId="6953594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30316 U</w:t>
            </w:r>
          </w:p>
        </w:tc>
        <w:tc>
          <w:tcPr>
            <w:tcW w:w="936" w:type="dxa"/>
            <w:shd w:val="clear" w:color="FFEB9C" w:fill="FFEB9C"/>
            <w:vAlign w:val="center"/>
            <w:hideMark/>
          </w:tcPr>
          <w:p w14:paraId="5816EB26" w14:textId="43F41C0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46155 U</w:t>
            </w:r>
          </w:p>
        </w:tc>
        <w:tc>
          <w:tcPr>
            <w:tcW w:w="936" w:type="dxa"/>
            <w:shd w:val="clear" w:color="FFEB9C" w:fill="FFEB9C"/>
            <w:vAlign w:val="center"/>
            <w:hideMark/>
          </w:tcPr>
          <w:p w14:paraId="0247E361" w14:textId="08CCFA0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62136 U</w:t>
            </w:r>
          </w:p>
        </w:tc>
        <w:tc>
          <w:tcPr>
            <w:tcW w:w="936" w:type="dxa"/>
            <w:shd w:val="clear" w:color="FFEB9C" w:fill="FFEB9C"/>
            <w:vAlign w:val="center"/>
            <w:hideMark/>
          </w:tcPr>
          <w:p w14:paraId="1AEABA29" w14:textId="3E170F9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89213 U</w:t>
            </w:r>
          </w:p>
        </w:tc>
        <w:tc>
          <w:tcPr>
            <w:tcW w:w="936" w:type="dxa"/>
            <w:shd w:val="clear" w:color="FFC7CE" w:fill="FFC7CE"/>
            <w:vAlign w:val="center"/>
            <w:hideMark/>
          </w:tcPr>
          <w:p w14:paraId="39F47A09" w14:textId="32EFD05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139937 U</w:t>
            </w:r>
          </w:p>
        </w:tc>
      </w:tr>
      <w:tr w:rsidR="00640043" w:rsidRPr="00C055FB" w14:paraId="2B29B009" w14:textId="77777777" w:rsidTr="00952C88">
        <w:trPr>
          <w:trHeight w:val="20"/>
          <w:jc w:val="center"/>
        </w:trPr>
        <w:tc>
          <w:tcPr>
            <w:tcW w:w="936" w:type="dxa"/>
            <w:shd w:val="clear" w:color="000000" w:fill="F2F2F2"/>
            <w:noWrap/>
            <w:vAlign w:val="center"/>
            <w:hideMark/>
          </w:tcPr>
          <w:p w14:paraId="0C141FEA"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6</w:t>
            </w:r>
          </w:p>
        </w:tc>
        <w:tc>
          <w:tcPr>
            <w:tcW w:w="936" w:type="dxa"/>
            <w:shd w:val="clear" w:color="C6EFCE" w:fill="C6EFCE"/>
            <w:vAlign w:val="center"/>
            <w:hideMark/>
          </w:tcPr>
          <w:p w14:paraId="7B18FE57" w14:textId="1864DB0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3994 T*</w:t>
            </w:r>
          </w:p>
        </w:tc>
        <w:tc>
          <w:tcPr>
            <w:tcW w:w="936" w:type="dxa"/>
            <w:shd w:val="clear" w:color="C6EFCE" w:fill="C6EFCE"/>
            <w:vAlign w:val="center"/>
            <w:hideMark/>
          </w:tcPr>
          <w:p w14:paraId="08E24180" w14:textId="7F4DD7B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6544 U*</w:t>
            </w:r>
          </w:p>
        </w:tc>
        <w:tc>
          <w:tcPr>
            <w:tcW w:w="936" w:type="dxa"/>
            <w:shd w:val="clear" w:color="C6EFCE" w:fill="C6EFCE"/>
            <w:vAlign w:val="center"/>
            <w:hideMark/>
          </w:tcPr>
          <w:p w14:paraId="6AF78292" w14:textId="6F2D14E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9951 U</w:t>
            </w:r>
          </w:p>
        </w:tc>
        <w:tc>
          <w:tcPr>
            <w:tcW w:w="936" w:type="dxa"/>
            <w:shd w:val="clear" w:color="C6EFCE" w:fill="C6EFCE"/>
            <w:vAlign w:val="center"/>
            <w:hideMark/>
          </w:tcPr>
          <w:p w14:paraId="34590849" w14:textId="2DC6A04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15941 U</w:t>
            </w:r>
          </w:p>
        </w:tc>
        <w:tc>
          <w:tcPr>
            <w:tcW w:w="936" w:type="dxa"/>
            <w:shd w:val="clear" w:color="FFEB9C" w:fill="FFEB9C"/>
            <w:vAlign w:val="center"/>
            <w:hideMark/>
          </w:tcPr>
          <w:p w14:paraId="569FAC10" w14:textId="0965965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20734 U</w:t>
            </w:r>
          </w:p>
        </w:tc>
        <w:tc>
          <w:tcPr>
            <w:tcW w:w="936" w:type="dxa"/>
            <w:shd w:val="clear" w:color="FFEB9C" w:fill="FFEB9C"/>
            <w:vAlign w:val="center"/>
            <w:hideMark/>
          </w:tcPr>
          <w:p w14:paraId="4698CFF5" w14:textId="3376AD8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31666 U</w:t>
            </w:r>
          </w:p>
        </w:tc>
        <w:tc>
          <w:tcPr>
            <w:tcW w:w="936" w:type="dxa"/>
            <w:shd w:val="clear" w:color="FFEB9C" w:fill="FFEB9C"/>
            <w:vAlign w:val="center"/>
            <w:hideMark/>
          </w:tcPr>
          <w:p w14:paraId="6F6EC44A" w14:textId="52491BF4"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42716 U</w:t>
            </w:r>
          </w:p>
        </w:tc>
        <w:tc>
          <w:tcPr>
            <w:tcW w:w="936" w:type="dxa"/>
            <w:shd w:val="clear" w:color="FFEB9C" w:fill="FFEB9C"/>
            <w:vAlign w:val="center"/>
            <w:hideMark/>
          </w:tcPr>
          <w:p w14:paraId="076D465E" w14:textId="0DD01694"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61472 U</w:t>
            </w:r>
          </w:p>
        </w:tc>
        <w:tc>
          <w:tcPr>
            <w:tcW w:w="936" w:type="dxa"/>
            <w:shd w:val="clear" w:color="FFC7CE" w:fill="FFC7CE"/>
            <w:vAlign w:val="center"/>
            <w:hideMark/>
          </w:tcPr>
          <w:p w14:paraId="063144D1" w14:textId="09340344"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96674 U</w:t>
            </w:r>
          </w:p>
        </w:tc>
      </w:tr>
      <w:tr w:rsidR="00640043" w:rsidRPr="00C055FB" w14:paraId="1D832290" w14:textId="77777777" w:rsidTr="00952C88">
        <w:trPr>
          <w:trHeight w:val="20"/>
          <w:jc w:val="center"/>
        </w:trPr>
        <w:tc>
          <w:tcPr>
            <w:tcW w:w="936" w:type="dxa"/>
            <w:shd w:val="clear" w:color="000000" w:fill="F2F2F2"/>
            <w:noWrap/>
            <w:vAlign w:val="center"/>
            <w:hideMark/>
          </w:tcPr>
          <w:p w14:paraId="79532641"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9</w:t>
            </w:r>
          </w:p>
        </w:tc>
        <w:tc>
          <w:tcPr>
            <w:tcW w:w="936" w:type="dxa"/>
            <w:shd w:val="clear" w:color="FFEB9C" w:fill="FFEB9C"/>
            <w:vAlign w:val="center"/>
            <w:hideMark/>
          </w:tcPr>
          <w:p w14:paraId="05EF756A" w14:textId="340DCA9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3194 T*</w:t>
            </w:r>
          </w:p>
        </w:tc>
        <w:tc>
          <w:tcPr>
            <w:tcW w:w="936" w:type="dxa"/>
            <w:shd w:val="clear" w:color="C6EFCE" w:fill="C6EFCE"/>
            <w:vAlign w:val="center"/>
            <w:hideMark/>
          </w:tcPr>
          <w:p w14:paraId="4E782944" w14:textId="1057286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5193 U*</w:t>
            </w:r>
          </w:p>
        </w:tc>
        <w:tc>
          <w:tcPr>
            <w:tcW w:w="936" w:type="dxa"/>
            <w:shd w:val="clear" w:color="C6EFCE" w:fill="C6EFCE"/>
            <w:vAlign w:val="center"/>
            <w:hideMark/>
          </w:tcPr>
          <w:p w14:paraId="72D3F3A9" w14:textId="046E3C4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7917 U</w:t>
            </w:r>
          </w:p>
        </w:tc>
        <w:tc>
          <w:tcPr>
            <w:tcW w:w="936" w:type="dxa"/>
            <w:shd w:val="clear" w:color="C6EFCE" w:fill="C6EFCE"/>
            <w:vAlign w:val="center"/>
            <w:hideMark/>
          </w:tcPr>
          <w:p w14:paraId="4837920E" w14:textId="024ABC5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12716 U</w:t>
            </w:r>
          </w:p>
        </w:tc>
        <w:tc>
          <w:tcPr>
            <w:tcW w:w="936" w:type="dxa"/>
            <w:shd w:val="clear" w:color="FFEB9C" w:fill="FFEB9C"/>
            <w:vAlign w:val="center"/>
            <w:hideMark/>
          </w:tcPr>
          <w:p w14:paraId="16EB0013" w14:textId="026182C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16562 U</w:t>
            </w:r>
          </w:p>
        </w:tc>
        <w:tc>
          <w:tcPr>
            <w:tcW w:w="936" w:type="dxa"/>
            <w:shd w:val="clear" w:color="FFEB9C" w:fill="FFEB9C"/>
            <w:vAlign w:val="center"/>
            <w:hideMark/>
          </w:tcPr>
          <w:p w14:paraId="506E9C56" w14:textId="1CE7433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25344 U</w:t>
            </w:r>
          </w:p>
        </w:tc>
        <w:tc>
          <w:tcPr>
            <w:tcW w:w="936" w:type="dxa"/>
            <w:shd w:val="clear" w:color="FFEB9C" w:fill="FFEB9C"/>
            <w:vAlign w:val="center"/>
            <w:hideMark/>
          </w:tcPr>
          <w:p w14:paraId="3E707B5D" w14:textId="55F5108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34233 U</w:t>
            </w:r>
          </w:p>
        </w:tc>
        <w:tc>
          <w:tcPr>
            <w:tcW w:w="936" w:type="dxa"/>
            <w:shd w:val="clear" w:color="FFEB9C" w:fill="FFEB9C"/>
            <w:vAlign w:val="center"/>
            <w:hideMark/>
          </w:tcPr>
          <w:p w14:paraId="7C397CBE" w14:textId="104BDD1C"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49335 U</w:t>
            </w:r>
          </w:p>
        </w:tc>
        <w:tc>
          <w:tcPr>
            <w:tcW w:w="936" w:type="dxa"/>
            <w:shd w:val="clear" w:color="FFC7CE" w:fill="FFC7CE"/>
            <w:vAlign w:val="center"/>
            <w:hideMark/>
          </w:tcPr>
          <w:p w14:paraId="44737CAF" w14:textId="23E09DE4"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77716 U</w:t>
            </w:r>
          </w:p>
        </w:tc>
      </w:tr>
      <w:tr w:rsidR="00640043" w:rsidRPr="00C055FB" w14:paraId="1CDA7300" w14:textId="77777777" w:rsidTr="00952C88">
        <w:trPr>
          <w:trHeight w:val="20"/>
          <w:jc w:val="center"/>
        </w:trPr>
        <w:tc>
          <w:tcPr>
            <w:tcW w:w="936" w:type="dxa"/>
            <w:shd w:val="clear" w:color="000000" w:fill="F2F2F2"/>
            <w:noWrap/>
            <w:vAlign w:val="center"/>
            <w:hideMark/>
          </w:tcPr>
          <w:p w14:paraId="4AD1B1BF"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12</w:t>
            </w:r>
          </w:p>
        </w:tc>
        <w:tc>
          <w:tcPr>
            <w:tcW w:w="936" w:type="dxa"/>
            <w:shd w:val="clear" w:color="C6EFCE" w:fill="C6EFCE"/>
            <w:vAlign w:val="center"/>
            <w:hideMark/>
          </w:tcPr>
          <w:p w14:paraId="699CD882" w14:textId="15D844A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2847 T*</w:t>
            </w:r>
          </w:p>
        </w:tc>
        <w:tc>
          <w:tcPr>
            <w:tcW w:w="936" w:type="dxa"/>
            <w:shd w:val="clear" w:color="C6EFCE" w:fill="C6EFCE"/>
            <w:vAlign w:val="center"/>
            <w:hideMark/>
          </w:tcPr>
          <w:p w14:paraId="412AD130" w14:textId="2CA12F2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4400 U*</w:t>
            </w:r>
          </w:p>
        </w:tc>
        <w:tc>
          <w:tcPr>
            <w:tcW w:w="936" w:type="dxa"/>
            <w:shd w:val="clear" w:color="C6EFCE" w:fill="C6EFCE"/>
            <w:vAlign w:val="center"/>
            <w:hideMark/>
          </w:tcPr>
          <w:p w14:paraId="22A7EFBD" w14:textId="2EBE8B6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6722 U*</w:t>
            </w:r>
          </w:p>
        </w:tc>
        <w:tc>
          <w:tcPr>
            <w:tcW w:w="936" w:type="dxa"/>
            <w:shd w:val="clear" w:color="C6EFCE" w:fill="C6EFCE"/>
            <w:vAlign w:val="center"/>
            <w:hideMark/>
          </w:tcPr>
          <w:p w14:paraId="1FA4DC36" w14:textId="66047EA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10819 U</w:t>
            </w:r>
          </w:p>
        </w:tc>
        <w:tc>
          <w:tcPr>
            <w:tcW w:w="936" w:type="dxa"/>
            <w:shd w:val="clear" w:color="C6EFCE" w:fill="C6EFCE"/>
            <w:vAlign w:val="center"/>
            <w:hideMark/>
          </w:tcPr>
          <w:p w14:paraId="12A0C016" w14:textId="5C0123E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14106 U</w:t>
            </w:r>
          </w:p>
        </w:tc>
        <w:tc>
          <w:tcPr>
            <w:tcW w:w="936" w:type="dxa"/>
            <w:shd w:val="clear" w:color="FFEB9C" w:fill="FFEB9C"/>
            <w:vAlign w:val="center"/>
            <w:hideMark/>
          </w:tcPr>
          <w:p w14:paraId="3BF5D5DF" w14:textId="6957DF8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21617 U</w:t>
            </w:r>
          </w:p>
        </w:tc>
        <w:tc>
          <w:tcPr>
            <w:tcW w:w="936" w:type="dxa"/>
            <w:shd w:val="clear" w:color="FFEB9C" w:fill="FFEB9C"/>
            <w:vAlign w:val="center"/>
            <w:hideMark/>
          </w:tcPr>
          <w:p w14:paraId="611AA998" w14:textId="09C8F40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29227 U</w:t>
            </w:r>
          </w:p>
        </w:tc>
        <w:tc>
          <w:tcPr>
            <w:tcW w:w="936" w:type="dxa"/>
            <w:shd w:val="clear" w:color="FFEB9C" w:fill="FFEB9C"/>
            <w:vAlign w:val="center"/>
            <w:hideMark/>
          </w:tcPr>
          <w:p w14:paraId="56E92766" w14:textId="6611CDD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42167 U</w:t>
            </w:r>
          </w:p>
        </w:tc>
        <w:tc>
          <w:tcPr>
            <w:tcW w:w="936" w:type="dxa"/>
            <w:shd w:val="clear" w:color="FFC7CE" w:fill="FFC7CE"/>
            <w:vAlign w:val="center"/>
            <w:hideMark/>
          </w:tcPr>
          <w:p w14:paraId="49996592" w14:textId="4D36D9C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66506 U</w:t>
            </w:r>
          </w:p>
        </w:tc>
      </w:tr>
      <w:tr w:rsidR="00640043" w:rsidRPr="00C055FB" w14:paraId="4A8DB51B" w14:textId="77777777" w:rsidTr="00952C88">
        <w:trPr>
          <w:trHeight w:val="20"/>
          <w:jc w:val="center"/>
        </w:trPr>
        <w:tc>
          <w:tcPr>
            <w:tcW w:w="936" w:type="dxa"/>
            <w:shd w:val="clear" w:color="000000" w:fill="F2F2F2"/>
            <w:noWrap/>
            <w:vAlign w:val="center"/>
            <w:hideMark/>
          </w:tcPr>
          <w:p w14:paraId="037A7C21"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15</w:t>
            </w:r>
          </w:p>
        </w:tc>
        <w:tc>
          <w:tcPr>
            <w:tcW w:w="936" w:type="dxa"/>
            <w:shd w:val="clear" w:color="C6EFCE" w:fill="C6EFCE"/>
            <w:vAlign w:val="center"/>
            <w:hideMark/>
          </w:tcPr>
          <w:p w14:paraId="0CF8A927" w14:textId="6B9DFB5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2663 T</w:t>
            </w:r>
          </w:p>
        </w:tc>
        <w:tc>
          <w:tcPr>
            <w:tcW w:w="936" w:type="dxa"/>
            <w:shd w:val="clear" w:color="C6EFCE" w:fill="C6EFCE"/>
            <w:vAlign w:val="center"/>
            <w:hideMark/>
          </w:tcPr>
          <w:p w14:paraId="3A7DE242" w14:textId="12A9D51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3868 T*</w:t>
            </w:r>
          </w:p>
        </w:tc>
        <w:tc>
          <w:tcPr>
            <w:tcW w:w="936" w:type="dxa"/>
            <w:shd w:val="clear" w:color="C6EFCE" w:fill="C6EFCE"/>
            <w:vAlign w:val="center"/>
            <w:hideMark/>
          </w:tcPr>
          <w:p w14:paraId="0A5DD473" w14:textId="2C34E3B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5917 U*</w:t>
            </w:r>
          </w:p>
        </w:tc>
        <w:tc>
          <w:tcPr>
            <w:tcW w:w="936" w:type="dxa"/>
            <w:shd w:val="clear" w:color="C6EFCE" w:fill="C6EFCE"/>
            <w:vAlign w:val="center"/>
            <w:hideMark/>
          </w:tcPr>
          <w:p w14:paraId="4CABE46B" w14:textId="01865964"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9539 U</w:t>
            </w:r>
          </w:p>
        </w:tc>
        <w:tc>
          <w:tcPr>
            <w:tcW w:w="936" w:type="dxa"/>
            <w:shd w:val="clear" w:color="C6EFCE" w:fill="C6EFCE"/>
            <w:vAlign w:val="center"/>
            <w:hideMark/>
          </w:tcPr>
          <w:p w14:paraId="7966AFE3" w14:textId="5AF4B28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12446 U</w:t>
            </w:r>
          </w:p>
        </w:tc>
        <w:tc>
          <w:tcPr>
            <w:tcW w:w="936" w:type="dxa"/>
            <w:shd w:val="clear" w:color="FFEB9C" w:fill="FFEB9C"/>
            <w:vAlign w:val="center"/>
            <w:hideMark/>
          </w:tcPr>
          <w:p w14:paraId="7376A18E" w14:textId="46810BE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19097 U</w:t>
            </w:r>
          </w:p>
        </w:tc>
        <w:tc>
          <w:tcPr>
            <w:tcW w:w="936" w:type="dxa"/>
            <w:shd w:val="clear" w:color="FFEB9C" w:fill="FFEB9C"/>
            <w:vAlign w:val="center"/>
            <w:hideMark/>
          </w:tcPr>
          <w:p w14:paraId="2920BBCC" w14:textId="7536A5A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25840 U</w:t>
            </w:r>
          </w:p>
        </w:tc>
        <w:tc>
          <w:tcPr>
            <w:tcW w:w="936" w:type="dxa"/>
            <w:shd w:val="clear" w:color="FFEB9C" w:fill="FFEB9C"/>
            <w:vAlign w:val="center"/>
            <w:hideMark/>
          </w:tcPr>
          <w:p w14:paraId="67D15AA6" w14:textId="73285B8C"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37312 U</w:t>
            </w:r>
          </w:p>
        </w:tc>
        <w:tc>
          <w:tcPr>
            <w:tcW w:w="936" w:type="dxa"/>
            <w:shd w:val="clear" w:color="FFC7CE" w:fill="FFC7CE"/>
            <w:vAlign w:val="center"/>
            <w:hideMark/>
          </w:tcPr>
          <w:p w14:paraId="658F6E77" w14:textId="1BBBC2A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58907 U</w:t>
            </w:r>
          </w:p>
        </w:tc>
      </w:tr>
      <w:tr w:rsidR="00640043" w:rsidRPr="00C055FB" w14:paraId="029E5EDA" w14:textId="77777777" w:rsidTr="00952C88">
        <w:trPr>
          <w:trHeight w:val="20"/>
          <w:jc w:val="center"/>
        </w:trPr>
        <w:tc>
          <w:tcPr>
            <w:tcW w:w="936" w:type="dxa"/>
            <w:shd w:val="clear" w:color="000000" w:fill="F2F2F2"/>
            <w:noWrap/>
            <w:vAlign w:val="center"/>
            <w:hideMark/>
          </w:tcPr>
          <w:p w14:paraId="39699989"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18</w:t>
            </w:r>
          </w:p>
        </w:tc>
        <w:tc>
          <w:tcPr>
            <w:tcW w:w="936" w:type="dxa"/>
            <w:shd w:val="clear" w:color="FFEB9C" w:fill="FFEB9C"/>
            <w:vAlign w:val="center"/>
            <w:hideMark/>
          </w:tcPr>
          <w:p w14:paraId="2333F69C" w14:textId="4E938F6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2535 T</w:t>
            </w:r>
          </w:p>
        </w:tc>
        <w:tc>
          <w:tcPr>
            <w:tcW w:w="936" w:type="dxa"/>
            <w:shd w:val="clear" w:color="C6EFCE" w:fill="C6EFCE"/>
            <w:vAlign w:val="center"/>
            <w:hideMark/>
          </w:tcPr>
          <w:p w14:paraId="1B889059" w14:textId="63E1C7A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3485 T*</w:t>
            </w:r>
          </w:p>
        </w:tc>
        <w:tc>
          <w:tcPr>
            <w:tcW w:w="936" w:type="dxa"/>
            <w:shd w:val="clear" w:color="C6EFCE" w:fill="C6EFCE"/>
            <w:vAlign w:val="center"/>
            <w:hideMark/>
          </w:tcPr>
          <w:p w14:paraId="6116595B" w14:textId="3B6A3E1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5329 U*</w:t>
            </w:r>
          </w:p>
        </w:tc>
        <w:tc>
          <w:tcPr>
            <w:tcW w:w="936" w:type="dxa"/>
            <w:shd w:val="clear" w:color="C6EFCE" w:fill="C6EFCE"/>
            <w:vAlign w:val="center"/>
            <w:hideMark/>
          </w:tcPr>
          <w:p w14:paraId="316EECA6" w14:textId="2B7FB5A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8602 U</w:t>
            </w:r>
          </w:p>
        </w:tc>
        <w:tc>
          <w:tcPr>
            <w:tcW w:w="936" w:type="dxa"/>
            <w:shd w:val="clear" w:color="C6EFCE" w:fill="C6EFCE"/>
            <w:vAlign w:val="center"/>
            <w:hideMark/>
          </w:tcPr>
          <w:p w14:paraId="07796810" w14:textId="1943F69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11232 U</w:t>
            </w:r>
          </w:p>
        </w:tc>
        <w:tc>
          <w:tcPr>
            <w:tcW w:w="936" w:type="dxa"/>
            <w:shd w:val="clear" w:color="FFEB9C" w:fill="FFEB9C"/>
            <w:vAlign w:val="center"/>
            <w:hideMark/>
          </w:tcPr>
          <w:p w14:paraId="5799D36D" w14:textId="6985B5B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17251 U</w:t>
            </w:r>
          </w:p>
        </w:tc>
        <w:tc>
          <w:tcPr>
            <w:tcW w:w="936" w:type="dxa"/>
            <w:shd w:val="clear" w:color="FFEB9C" w:fill="FFEB9C"/>
            <w:vAlign w:val="center"/>
            <w:hideMark/>
          </w:tcPr>
          <w:p w14:paraId="4350DD7B" w14:textId="1771421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23357 U</w:t>
            </w:r>
          </w:p>
        </w:tc>
        <w:tc>
          <w:tcPr>
            <w:tcW w:w="936" w:type="dxa"/>
            <w:shd w:val="clear" w:color="FFEB9C" w:fill="FFEB9C"/>
            <w:vAlign w:val="center"/>
            <w:hideMark/>
          </w:tcPr>
          <w:p w14:paraId="104D8C35" w14:textId="33CB8D8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33751 U</w:t>
            </w:r>
          </w:p>
        </w:tc>
        <w:tc>
          <w:tcPr>
            <w:tcW w:w="936" w:type="dxa"/>
            <w:shd w:val="clear" w:color="FFC7CE" w:fill="FFC7CE"/>
            <w:vAlign w:val="center"/>
            <w:hideMark/>
          </w:tcPr>
          <w:p w14:paraId="0A087C8A" w14:textId="231EC35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53329 U</w:t>
            </w:r>
          </w:p>
        </w:tc>
      </w:tr>
      <w:tr w:rsidR="00640043" w:rsidRPr="00C055FB" w14:paraId="494EA938" w14:textId="77777777" w:rsidTr="00952C88">
        <w:trPr>
          <w:trHeight w:val="20"/>
          <w:jc w:val="center"/>
        </w:trPr>
        <w:tc>
          <w:tcPr>
            <w:tcW w:w="936" w:type="dxa"/>
            <w:shd w:val="clear" w:color="000000" w:fill="F2F2F2"/>
            <w:noWrap/>
            <w:vAlign w:val="center"/>
            <w:hideMark/>
          </w:tcPr>
          <w:p w14:paraId="10A984D3"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21</w:t>
            </w:r>
          </w:p>
        </w:tc>
        <w:tc>
          <w:tcPr>
            <w:tcW w:w="936" w:type="dxa"/>
            <w:shd w:val="clear" w:color="FFC7CE" w:fill="FFC7CE"/>
            <w:vAlign w:val="center"/>
            <w:hideMark/>
          </w:tcPr>
          <w:p w14:paraId="52594BE6" w14:textId="6F44417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2434 T</w:t>
            </w:r>
          </w:p>
        </w:tc>
        <w:tc>
          <w:tcPr>
            <w:tcW w:w="936" w:type="dxa"/>
            <w:shd w:val="clear" w:color="C6EFCE" w:fill="C6EFCE"/>
            <w:vAlign w:val="center"/>
            <w:hideMark/>
          </w:tcPr>
          <w:p w14:paraId="46C19EB4" w14:textId="3C7968B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3209 T*</w:t>
            </w:r>
          </w:p>
        </w:tc>
        <w:tc>
          <w:tcPr>
            <w:tcW w:w="936" w:type="dxa"/>
            <w:shd w:val="clear" w:color="C6EFCE" w:fill="C6EFCE"/>
            <w:vAlign w:val="center"/>
            <w:hideMark/>
          </w:tcPr>
          <w:p w14:paraId="0CF24BAA" w14:textId="1E99C04C"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4875 U*</w:t>
            </w:r>
          </w:p>
        </w:tc>
        <w:tc>
          <w:tcPr>
            <w:tcW w:w="936" w:type="dxa"/>
            <w:shd w:val="clear" w:color="C6EFCE" w:fill="C6EFCE"/>
            <w:vAlign w:val="center"/>
            <w:hideMark/>
          </w:tcPr>
          <w:p w14:paraId="464D7E4B" w14:textId="4FFA156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7879 U</w:t>
            </w:r>
          </w:p>
        </w:tc>
        <w:tc>
          <w:tcPr>
            <w:tcW w:w="936" w:type="dxa"/>
            <w:shd w:val="clear" w:color="C6EFCE" w:fill="C6EFCE"/>
            <w:vAlign w:val="center"/>
            <w:hideMark/>
          </w:tcPr>
          <w:p w14:paraId="25F2CC4E" w14:textId="690A741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10295 U</w:t>
            </w:r>
          </w:p>
        </w:tc>
        <w:tc>
          <w:tcPr>
            <w:tcW w:w="936" w:type="dxa"/>
            <w:shd w:val="clear" w:color="FFEB9C" w:fill="FFEB9C"/>
            <w:vAlign w:val="center"/>
            <w:hideMark/>
          </w:tcPr>
          <w:p w14:paraId="6E9483A1" w14:textId="2591C50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15825 U</w:t>
            </w:r>
          </w:p>
        </w:tc>
        <w:tc>
          <w:tcPr>
            <w:tcW w:w="936" w:type="dxa"/>
            <w:shd w:val="clear" w:color="FFEB9C" w:fill="FFEB9C"/>
            <w:vAlign w:val="center"/>
            <w:hideMark/>
          </w:tcPr>
          <w:p w14:paraId="528AB9A3" w14:textId="20437F4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21439 U</w:t>
            </w:r>
          </w:p>
        </w:tc>
        <w:tc>
          <w:tcPr>
            <w:tcW w:w="936" w:type="dxa"/>
            <w:shd w:val="clear" w:color="FFEB9C" w:fill="FFEB9C"/>
            <w:vAlign w:val="center"/>
            <w:hideMark/>
          </w:tcPr>
          <w:p w14:paraId="2F008FB0" w14:textId="69CF624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30999 U</w:t>
            </w:r>
          </w:p>
        </w:tc>
        <w:tc>
          <w:tcPr>
            <w:tcW w:w="936" w:type="dxa"/>
            <w:shd w:val="clear" w:color="FFC7CE" w:fill="FFC7CE"/>
            <w:vAlign w:val="center"/>
            <w:hideMark/>
          </w:tcPr>
          <w:p w14:paraId="439514E0" w14:textId="62885C7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49016 U</w:t>
            </w:r>
          </w:p>
        </w:tc>
      </w:tr>
      <w:tr w:rsidR="00640043" w:rsidRPr="00C055FB" w14:paraId="4389394A" w14:textId="77777777" w:rsidTr="00952C88">
        <w:trPr>
          <w:trHeight w:val="20"/>
          <w:jc w:val="center"/>
        </w:trPr>
        <w:tc>
          <w:tcPr>
            <w:tcW w:w="936" w:type="dxa"/>
            <w:shd w:val="clear" w:color="000000" w:fill="F2F2F2"/>
            <w:noWrap/>
            <w:vAlign w:val="center"/>
            <w:hideMark/>
          </w:tcPr>
          <w:p w14:paraId="69BEACFF"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24</w:t>
            </w:r>
          </w:p>
        </w:tc>
        <w:tc>
          <w:tcPr>
            <w:tcW w:w="936" w:type="dxa"/>
            <w:shd w:val="clear" w:color="FFC7CE" w:fill="FFC7CE"/>
            <w:vAlign w:val="center"/>
            <w:hideMark/>
          </w:tcPr>
          <w:p w14:paraId="52FFA2CE" w14:textId="2C17E22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2347 T</w:t>
            </w:r>
          </w:p>
        </w:tc>
        <w:tc>
          <w:tcPr>
            <w:tcW w:w="936" w:type="dxa"/>
            <w:shd w:val="clear" w:color="C6EFCE" w:fill="C6EFCE"/>
            <w:vAlign w:val="center"/>
            <w:hideMark/>
          </w:tcPr>
          <w:p w14:paraId="34158F74" w14:textId="1B84195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3017 T*</w:t>
            </w:r>
          </w:p>
        </w:tc>
        <w:tc>
          <w:tcPr>
            <w:tcW w:w="936" w:type="dxa"/>
            <w:shd w:val="clear" w:color="C6EFCE" w:fill="C6EFCE"/>
            <w:vAlign w:val="center"/>
            <w:hideMark/>
          </w:tcPr>
          <w:p w14:paraId="3A2D2E15" w14:textId="1EA15DA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4513 U*</w:t>
            </w:r>
          </w:p>
        </w:tc>
        <w:tc>
          <w:tcPr>
            <w:tcW w:w="936" w:type="dxa"/>
            <w:shd w:val="clear" w:color="C6EFCE" w:fill="C6EFCE"/>
            <w:vAlign w:val="center"/>
            <w:hideMark/>
          </w:tcPr>
          <w:p w14:paraId="724DA668" w14:textId="08A2C0C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7301 U</w:t>
            </w:r>
          </w:p>
        </w:tc>
        <w:tc>
          <w:tcPr>
            <w:tcW w:w="936" w:type="dxa"/>
            <w:shd w:val="clear" w:color="C6EFCE" w:fill="C6EFCE"/>
            <w:vAlign w:val="center"/>
            <w:hideMark/>
          </w:tcPr>
          <w:p w14:paraId="27F5C843" w14:textId="19E94BE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9544 U</w:t>
            </w:r>
          </w:p>
        </w:tc>
        <w:tc>
          <w:tcPr>
            <w:tcW w:w="936" w:type="dxa"/>
            <w:shd w:val="clear" w:color="FFEB9C" w:fill="FFEB9C"/>
            <w:vAlign w:val="center"/>
            <w:hideMark/>
          </w:tcPr>
          <w:p w14:paraId="1B107C26" w14:textId="7FB6E4C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14683 U</w:t>
            </w:r>
          </w:p>
        </w:tc>
        <w:tc>
          <w:tcPr>
            <w:tcW w:w="936" w:type="dxa"/>
            <w:shd w:val="clear" w:color="FFEB9C" w:fill="FFEB9C"/>
            <w:vAlign w:val="center"/>
            <w:hideMark/>
          </w:tcPr>
          <w:p w14:paraId="62776E0F" w14:textId="418FDC3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19901 U</w:t>
            </w:r>
          </w:p>
        </w:tc>
        <w:tc>
          <w:tcPr>
            <w:tcW w:w="936" w:type="dxa"/>
            <w:shd w:val="clear" w:color="FFEB9C" w:fill="FFEB9C"/>
            <w:vAlign w:val="center"/>
            <w:hideMark/>
          </w:tcPr>
          <w:p w14:paraId="1AC60E64" w14:textId="76A5486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28792 U</w:t>
            </w:r>
          </w:p>
        </w:tc>
        <w:tc>
          <w:tcPr>
            <w:tcW w:w="936" w:type="dxa"/>
            <w:shd w:val="clear" w:color="FFC7CE" w:fill="FFC7CE"/>
            <w:vAlign w:val="center"/>
            <w:hideMark/>
          </w:tcPr>
          <w:p w14:paraId="3B22DD1B" w14:textId="1CA2700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45554 U</w:t>
            </w:r>
          </w:p>
        </w:tc>
      </w:tr>
      <w:tr w:rsidR="00640043" w:rsidRPr="00C055FB" w14:paraId="77FC5DA8" w14:textId="77777777" w:rsidTr="00952C88">
        <w:trPr>
          <w:trHeight w:val="20"/>
          <w:jc w:val="center"/>
        </w:trPr>
        <w:tc>
          <w:tcPr>
            <w:tcW w:w="936" w:type="dxa"/>
            <w:shd w:val="clear" w:color="000000" w:fill="F2F2F2"/>
            <w:noWrap/>
            <w:vAlign w:val="center"/>
            <w:hideMark/>
          </w:tcPr>
          <w:p w14:paraId="0267959E"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27</w:t>
            </w:r>
          </w:p>
        </w:tc>
        <w:tc>
          <w:tcPr>
            <w:tcW w:w="936" w:type="dxa"/>
            <w:shd w:val="clear" w:color="FFC7CE" w:fill="FFC7CE"/>
            <w:vAlign w:val="center"/>
            <w:hideMark/>
          </w:tcPr>
          <w:p w14:paraId="5AE377AF" w14:textId="17F0A9E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2260 L</w:t>
            </w:r>
          </w:p>
        </w:tc>
        <w:tc>
          <w:tcPr>
            <w:tcW w:w="936" w:type="dxa"/>
            <w:shd w:val="clear" w:color="C6EFCE" w:fill="C6EFCE"/>
            <w:vAlign w:val="center"/>
            <w:hideMark/>
          </w:tcPr>
          <w:p w14:paraId="637351A3" w14:textId="217F34E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2885 T*</w:t>
            </w:r>
          </w:p>
        </w:tc>
        <w:tc>
          <w:tcPr>
            <w:tcW w:w="936" w:type="dxa"/>
            <w:shd w:val="clear" w:color="C6EFCE" w:fill="C6EFCE"/>
            <w:vAlign w:val="center"/>
            <w:hideMark/>
          </w:tcPr>
          <w:p w14:paraId="5A0FBB9F" w14:textId="071FACA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4215 U*</w:t>
            </w:r>
          </w:p>
        </w:tc>
        <w:tc>
          <w:tcPr>
            <w:tcW w:w="936" w:type="dxa"/>
            <w:shd w:val="clear" w:color="C6EFCE" w:fill="C6EFCE"/>
            <w:vAlign w:val="center"/>
            <w:hideMark/>
          </w:tcPr>
          <w:p w14:paraId="289DA1B3" w14:textId="3D9BDE7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6825 U</w:t>
            </w:r>
          </w:p>
        </w:tc>
        <w:tc>
          <w:tcPr>
            <w:tcW w:w="936" w:type="dxa"/>
            <w:shd w:val="clear" w:color="C6EFCE" w:fill="C6EFCE"/>
            <w:vAlign w:val="center"/>
            <w:hideMark/>
          </w:tcPr>
          <w:p w14:paraId="425108D3" w14:textId="7916E30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8926 U</w:t>
            </w:r>
          </w:p>
        </w:tc>
        <w:tc>
          <w:tcPr>
            <w:tcW w:w="936" w:type="dxa"/>
            <w:shd w:val="clear" w:color="FFEB9C" w:fill="FFEB9C"/>
            <w:vAlign w:val="center"/>
            <w:hideMark/>
          </w:tcPr>
          <w:p w14:paraId="39CC545B" w14:textId="6399807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13742 U</w:t>
            </w:r>
          </w:p>
        </w:tc>
        <w:tc>
          <w:tcPr>
            <w:tcW w:w="936" w:type="dxa"/>
            <w:shd w:val="clear" w:color="FFEB9C" w:fill="FFEB9C"/>
            <w:vAlign w:val="center"/>
            <w:hideMark/>
          </w:tcPr>
          <w:p w14:paraId="6ECCE865" w14:textId="0FA3D89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18634 U</w:t>
            </w:r>
          </w:p>
        </w:tc>
        <w:tc>
          <w:tcPr>
            <w:tcW w:w="936" w:type="dxa"/>
            <w:shd w:val="clear" w:color="FFEB9C" w:fill="FFEB9C"/>
            <w:vAlign w:val="center"/>
            <w:hideMark/>
          </w:tcPr>
          <w:p w14:paraId="45FC5384" w14:textId="497BD91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26972 U</w:t>
            </w:r>
          </w:p>
        </w:tc>
        <w:tc>
          <w:tcPr>
            <w:tcW w:w="936" w:type="dxa"/>
            <w:shd w:val="clear" w:color="FFC7CE" w:fill="FFC7CE"/>
            <w:vAlign w:val="center"/>
            <w:hideMark/>
          </w:tcPr>
          <w:p w14:paraId="7C1CCD49" w14:textId="64E53F6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42699 U</w:t>
            </w:r>
          </w:p>
        </w:tc>
      </w:tr>
      <w:tr w:rsidR="00640043" w:rsidRPr="00C055FB" w14:paraId="3B7B3BE6" w14:textId="77777777" w:rsidTr="00952C88">
        <w:trPr>
          <w:trHeight w:val="20"/>
          <w:jc w:val="center"/>
        </w:trPr>
        <w:tc>
          <w:tcPr>
            <w:tcW w:w="936" w:type="dxa"/>
            <w:shd w:val="clear" w:color="000000" w:fill="F2F2F2"/>
            <w:noWrap/>
            <w:vAlign w:val="center"/>
            <w:hideMark/>
          </w:tcPr>
          <w:p w14:paraId="27A1E4DA"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30</w:t>
            </w:r>
          </w:p>
        </w:tc>
        <w:tc>
          <w:tcPr>
            <w:tcW w:w="936" w:type="dxa"/>
            <w:shd w:val="clear" w:color="FFC7CE" w:fill="FFC7CE"/>
            <w:vAlign w:val="center"/>
            <w:hideMark/>
          </w:tcPr>
          <w:p w14:paraId="08D54B8D" w14:textId="07A786A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2147 L</w:t>
            </w:r>
          </w:p>
        </w:tc>
        <w:tc>
          <w:tcPr>
            <w:tcW w:w="936" w:type="dxa"/>
            <w:shd w:val="clear" w:color="C6EFCE" w:fill="C6EFCE"/>
            <w:vAlign w:val="center"/>
            <w:hideMark/>
          </w:tcPr>
          <w:p w14:paraId="79C01738" w14:textId="5356969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2786 T</w:t>
            </w:r>
          </w:p>
        </w:tc>
        <w:tc>
          <w:tcPr>
            <w:tcW w:w="936" w:type="dxa"/>
            <w:shd w:val="clear" w:color="C6EFCE" w:fill="C6EFCE"/>
            <w:vAlign w:val="center"/>
            <w:hideMark/>
          </w:tcPr>
          <w:p w14:paraId="5947A59F" w14:textId="5A23948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3965 T*</w:t>
            </w:r>
          </w:p>
        </w:tc>
        <w:tc>
          <w:tcPr>
            <w:tcW w:w="936" w:type="dxa"/>
            <w:shd w:val="clear" w:color="C6EFCE" w:fill="C6EFCE"/>
            <w:vAlign w:val="center"/>
            <w:hideMark/>
          </w:tcPr>
          <w:p w14:paraId="2CA99C5B" w14:textId="3C094B8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6425 U</w:t>
            </w:r>
          </w:p>
        </w:tc>
        <w:tc>
          <w:tcPr>
            <w:tcW w:w="936" w:type="dxa"/>
            <w:shd w:val="clear" w:color="C6EFCE" w:fill="C6EFCE"/>
            <w:vAlign w:val="center"/>
            <w:hideMark/>
          </w:tcPr>
          <w:p w14:paraId="01E00F80" w14:textId="5B7E3E9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8406 U</w:t>
            </w:r>
          </w:p>
        </w:tc>
        <w:tc>
          <w:tcPr>
            <w:tcW w:w="936" w:type="dxa"/>
            <w:shd w:val="clear" w:color="C6EFCE" w:fill="C6EFCE"/>
            <w:vAlign w:val="center"/>
            <w:hideMark/>
          </w:tcPr>
          <w:p w14:paraId="0BBF5D12" w14:textId="6E7A194C"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12950 U</w:t>
            </w:r>
          </w:p>
        </w:tc>
        <w:tc>
          <w:tcPr>
            <w:tcW w:w="936" w:type="dxa"/>
            <w:shd w:val="clear" w:color="FFEB9C" w:fill="FFEB9C"/>
            <w:vAlign w:val="center"/>
            <w:hideMark/>
          </w:tcPr>
          <w:p w14:paraId="47623E87" w14:textId="1B34D38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17567 U</w:t>
            </w:r>
          </w:p>
        </w:tc>
        <w:tc>
          <w:tcPr>
            <w:tcW w:w="936" w:type="dxa"/>
            <w:shd w:val="clear" w:color="FFEB9C" w:fill="FFEB9C"/>
            <w:vAlign w:val="center"/>
            <w:hideMark/>
          </w:tcPr>
          <w:p w14:paraId="1F059A5A" w14:textId="7E41E46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25439 U</w:t>
            </w:r>
          </w:p>
        </w:tc>
        <w:tc>
          <w:tcPr>
            <w:tcW w:w="936" w:type="dxa"/>
            <w:shd w:val="clear" w:color="FFC7CE" w:fill="FFC7CE"/>
            <w:vAlign w:val="center"/>
            <w:hideMark/>
          </w:tcPr>
          <w:p w14:paraId="34FF26AB" w14:textId="7B120DC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40292 U</w:t>
            </w:r>
          </w:p>
        </w:tc>
      </w:tr>
      <w:tr w:rsidR="00640043" w:rsidRPr="00C055FB" w14:paraId="33A41738" w14:textId="77777777" w:rsidTr="00952C88">
        <w:trPr>
          <w:trHeight w:val="20"/>
          <w:jc w:val="center"/>
        </w:trPr>
        <w:tc>
          <w:tcPr>
            <w:tcW w:w="936" w:type="dxa"/>
            <w:shd w:val="clear" w:color="000000" w:fill="F2F2F2"/>
            <w:noWrap/>
            <w:vAlign w:val="center"/>
            <w:hideMark/>
          </w:tcPr>
          <w:p w14:paraId="01B5AEDD"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35</w:t>
            </w:r>
          </w:p>
        </w:tc>
        <w:tc>
          <w:tcPr>
            <w:tcW w:w="936" w:type="dxa"/>
            <w:shd w:val="clear" w:color="FFC7CE" w:fill="FFC7CE"/>
            <w:vAlign w:val="center"/>
            <w:hideMark/>
          </w:tcPr>
          <w:p w14:paraId="320212A0" w14:textId="751C4F7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1869 L</w:t>
            </w:r>
          </w:p>
        </w:tc>
        <w:tc>
          <w:tcPr>
            <w:tcW w:w="936" w:type="dxa"/>
            <w:shd w:val="clear" w:color="C6EFCE" w:fill="C6EFCE"/>
            <w:vAlign w:val="center"/>
            <w:hideMark/>
          </w:tcPr>
          <w:p w14:paraId="149162C4" w14:textId="603D492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2662 T</w:t>
            </w:r>
          </w:p>
        </w:tc>
        <w:tc>
          <w:tcPr>
            <w:tcW w:w="936" w:type="dxa"/>
            <w:shd w:val="clear" w:color="C6EFCE" w:fill="C6EFCE"/>
            <w:vAlign w:val="center"/>
            <w:hideMark/>
          </w:tcPr>
          <w:p w14:paraId="2886AD21" w14:textId="03D2EE0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3626 T*</w:t>
            </w:r>
          </w:p>
        </w:tc>
        <w:tc>
          <w:tcPr>
            <w:tcW w:w="936" w:type="dxa"/>
            <w:shd w:val="clear" w:color="C6EFCE" w:fill="C6EFCE"/>
            <w:vAlign w:val="center"/>
            <w:hideMark/>
          </w:tcPr>
          <w:p w14:paraId="51ACA01B" w14:textId="257484D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5880 U*</w:t>
            </w:r>
          </w:p>
        </w:tc>
        <w:tc>
          <w:tcPr>
            <w:tcW w:w="936" w:type="dxa"/>
            <w:shd w:val="clear" w:color="C6EFCE" w:fill="C6EFCE"/>
            <w:vAlign w:val="center"/>
            <w:hideMark/>
          </w:tcPr>
          <w:p w14:paraId="668712D5" w14:textId="26EEB85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7698 U</w:t>
            </w:r>
          </w:p>
        </w:tc>
        <w:tc>
          <w:tcPr>
            <w:tcW w:w="936" w:type="dxa"/>
            <w:shd w:val="clear" w:color="C6EFCE" w:fill="C6EFCE"/>
            <w:vAlign w:val="center"/>
            <w:hideMark/>
          </w:tcPr>
          <w:p w14:paraId="66EA6C37" w14:textId="383D33B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11870 U</w:t>
            </w:r>
          </w:p>
        </w:tc>
        <w:tc>
          <w:tcPr>
            <w:tcW w:w="936" w:type="dxa"/>
            <w:shd w:val="clear" w:color="FFEB9C" w:fill="FFEB9C"/>
            <w:vAlign w:val="center"/>
            <w:hideMark/>
          </w:tcPr>
          <w:p w14:paraId="4A4656F7" w14:textId="7EF4063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16111 U</w:t>
            </w:r>
          </w:p>
        </w:tc>
        <w:tc>
          <w:tcPr>
            <w:tcW w:w="936" w:type="dxa"/>
            <w:shd w:val="clear" w:color="FFEB9C" w:fill="FFEB9C"/>
            <w:vAlign w:val="center"/>
            <w:hideMark/>
          </w:tcPr>
          <w:p w14:paraId="07832B88" w14:textId="176002F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23347 U</w:t>
            </w:r>
          </w:p>
        </w:tc>
        <w:tc>
          <w:tcPr>
            <w:tcW w:w="936" w:type="dxa"/>
            <w:shd w:val="clear" w:color="FFC7CE" w:fill="FFC7CE"/>
            <w:vAlign w:val="center"/>
            <w:hideMark/>
          </w:tcPr>
          <w:p w14:paraId="4E29C62A" w14:textId="1B629F4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37007 U</w:t>
            </w:r>
          </w:p>
        </w:tc>
      </w:tr>
      <w:tr w:rsidR="00640043" w:rsidRPr="00C055FB" w14:paraId="1641C161" w14:textId="77777777" w:rsidTr="00952C88">
        <w:trPr>
          <w:trHeight w:val="20"/>
          <w:jc w:val="center"/>
        </w:trPr>
        <w:tc>
          <w:tcPr>
            <w:tcW w:w="936" w:type="dxa"/>
            <w:shd w:val="clear" w:color="000000" w:fill="F2F2F2"/>
            <w:noWrap/>
            <w:vAlign w:val="center"/>
            <w:hideMark/>
          </w:tcPr>
          <w:p w14:paraId="391B90A4"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40</w:t>
            </w:r>
          </w:p>
        </w:tc>
        <w:tc>
          <w:tcPr>
            <w:tcW w:w="936" w:type="dxa"/>
            <w:shd w:val="clear" w:color="FFEB9C" w:fill="FFEB9C"/>
            <w:vAlign w:val="center"/>
            <w:hideMark/>
          </w:tcPr>
          <w:p w14:paraId="7188C07D" w14:textId="003BA5E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1636 L</w:t>
            </w:r>
          </w:p>
        </w:tc>
        <w:tc>
          <w:tcPr>
            <w:tcW w:w="936" w:type="dxa"/>
            <w:shd w:val="clear" w:color="FFEB9C" w:fill="FFEB9C"/>
            <w:vAlign w:val="center"/>
            <w:hideMark/>
          </w:tcPr>
          <w:p w14:paraId="264D5E3E" w14:textId="3225F3E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2567 T</w:t>
            </w:r>
          </w:p>
        </w:tc>
        <w:tc>
          <w:tcPr>
            <w:tcW w:w="936" w:type="dxa"/>
            <w:shd w:val="clear" w:color="C6EFCE" w:fill="C6EFCE"/>
            <w:vAlign w:val="center"/>
            <w:hideMark/>
          </w:tcPr>
          <w:p w14:paraId="01253A7B" w14:textId="2C4C580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3363 T*</w:t>
            </w:r>
          </w:p>
        </w:tc>
        <w:tc>
          <w:tcPr>
            <w:tcW w:w="936" w:type="dxa"/>
            <w:shd w:val="clear" w:color="C6EFCE" w:fill="C6EFCE"/>
            <w:vAlign w:val="center"/>
            <w:hideMark/>
          </w:tcPr>
          <w:p w14:paraId="0C413EE1" w14:textId="57EE204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5444 U*</w:t>
            </w:r>
          </w:p>
        </w:tc>
        <w:tc>
          <w:tcPr>
            <w:tcW w:w="936" w:type="dxa"/>
            <w:shd w:val="clear" w:color="C6EFCE" w:fill="C6EFCE"/>
            <w:vAlign w:val="center"/>
            <w:hideMark/>
          </w:tcPr>
          <w:p w14:paraId="3E15E813" w14:textId="0928373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7131 U</w:t>
            </w:r>
          </w:p>
        </w:tc>
        <w:tc>
          <w:tcPr>
            <w:tcW w:w="936" w:type="dxa"/>
            <w:shd w:val="clear" w:color="C6EFCE" w:fill="C6EFCE"/>
            <w:vAlign w:val="center"/>
            <w:hideMark/>
          </w:tcPr>
          <w:p w14:paraId="6974F7EE" w14:textId="6B03A80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11005 U</w:t>
            </w:r>
          </w:p>
        </w:tc>
        <w:tc>
          <w:tcPr>
            <w:tcW w:w="936" w:type="dxa"/>
            <w:shd w:val="clear" w:color="FFEB9C" w:fill="FFEB9C"/>
            <w:vAlign w:val="center"/>
            <w:hideMark/>
          </w:tcPr>
          <w:p w14:paraId="47585182" w14:textId="395CDD3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14945 U</w:t>
            </w:r>
          </w:p>
        </w:tc>
        <w:tc>
          <w:tcPr>
            <w:tcW w:w="936" w:type="dxa"/>
            <w:shd w:val="clear" w:color="FFEB9C" w:fill="FFEB9C"/>
            <w:vAlign w:val="center"/>
            <w:hideMark/>
          </w:tcPr>
          <w:p w14:paraId="223BBF38" w14:textId="33E464B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21670 U</w:t>
            </w:r>
          </w:p>
        </w:tc>
        <w:tc>
          <w:tcPr>
            <w:tcW w:w="936" w:type="dxa"/>
            <w:shd w:val="clear" w:color="FFC7CE" w:fill="FFC7CE"/>
            <w:vAlign w:val="center"/>
            <w:hideMark/>
          </w:tcPr>
          <w:p w14:paraId="69239CC3" w14:textId="19EC941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34372 U</w:t>
            </w:r>
          </w:p>
        </w:tc>
      </w:tr>
      <w:tr w:rsidR="00640043" w:rsidRPr="00C055FB" w14:paraId="0CBBA198" w14:textId="77777777" w:rsidTr="00952C88">
        <w:trPr>
          <w:trHeight w:val="20"/>
          <w:jc w:val="center"/>
        </w:trPr>
        <w:tc>
          <w:tcPr>
            <w:tcW w:w="936" w:type="dxa"/>
            <w:shd w:val="clear" w:color="000000" w:fill="F2F2F2"/>
            <w:noWrap/>
            <w:vAlign w:val="center"/>
            <w:hideMark/>
          </w:tcPr>
          <w:p w14:paraId="73A46639"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45</w:t>
            </w:r>
          </w:p>
        </w:tc>
        <w:tc>
          <w:tcPr>
            <w:tcW w:w="936" w:type="dxa"/>
            <w:shd w:val="clear" w:color="C6EFCE" w:fill="C6EFCE"/>
            <w:vAlign w:val="center"/>
            <w:hideMark/>
          </w:tcPr>
          <w:p w14:paraId="04F29D8F" w14:textId="6BC809B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1454 L</w:t>
            </w:r>
          </w:p>
        </w:tc>
        <w:tc>
          <w:tcPr>
            <w:tcW w:w="936" w:type="dxa"/>
            <w:shd w:val="clear" w:color="FFC7CE" w:fill="FFC7CE"/>
            <w:vAlign w:val="center"/>
            <w:hideMark/>
          </w:tcPr>
          <w:p w14:paraId="6A932C5F" w14:textId="5D52F754"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2488 T</w:t>
            </w:r>
          </w:p>
        </w:tc>
        <w:tc>
          <w:tcPr>
            <w:tcW w:w="936" w:type="dxa"/>
            <w:shd w:val="clear" w:color="C6EFCE" w:fill="C6EFCE"/>
            <w:vAlign w:val="center"/>
            <w:hideMark/>
          </w:tcPr>
          <w:p w14:paraId="2B1A25E9" w14:textId="0BEF774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3162 T*</w:t>
            </w:r>
          </w:p>
        </w:tc>
        <w:tc>
          <w:tcPr>
            <w:tcW w:w="936" w:type="dxa"/>
            <w:shd w:val="clear" w:color="C6EFCE" w:fill="C6EFCE"/>
            <w:vAlign w:val="center"/>
            <w:hideMark/>
          </w:tcPr>
          <w:p w14:paraId="252D169D" w14:textId="642618FC"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5085 U*</w:t>
            </w:r>
          </w:p>
        </w:tc>
        <w:tc>
          <w:tcPr>
            <w:tcW w:w="936" w:type="dxa"/>
            <w:shd w:val="clear" w:color="C6EFCE" w:fill="C6EFCE"/>
            <w:vAlign w:val="center"/>
            <w:hideMark/>
          </w:tcPr>
          <w:p w14:paraId="4DC95D00" w14:textId="2BF16BA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6665 U</w:t>
            </w:r>
          </w:p>
        </w:tc>
        <w:tc>
          <w:tcPr>
            <w:tcW w:w="936" w:type="dxa"/>
            <w:shd w:val="clear" w:color="C6EFCE" w:fill="C6EFCE"/>
            <w:vAlign w:val="center"/>
            <w:hideMark/>
          </w:tcPr>
          <w:p w14:paraId="4101AC48" w14:textId="3F406BF4"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10293 U</w:t>
            </w:r>
          </w:p>
        </w:tc>
        <w:tc>
          <w:tcPr>
            <w:tcW w:w="936" w:type="dxa"/>
            <w:shd w:val="clear" w:color="FFEB9C" w:fill="FFEB9C"/>
            <w:vAlign w:val="center"/>
            <w:hideMark/>
          </w:tcPr>
          <w:p w14:paraId="783B137B" w14:textId="5FC940B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13985 U</w:t>
            </w:r>
          </w:p>
        </w:tc>
        <w:tc>
          <w:tcPr>
            <w:tcW w:w="936" w:type="dxa"/>
            <w:shd w:val="clear" w:color="FFEB9C" w:fill="FFEB9C"/>
            <w:vAlign w:val="center"/>
            <w:hideMark/>
          </w:tcPr>
          <w:p w14:paraId="0D6740E9" w14:textId="66150A4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20289 U</w:t>
            </w:r>
          </w:p>
        </w:tc>
        <w:tc>
          <w:tcPr>
            <w:tcW w:w="936" w:type="dxa"/>
            <w:shd w:val="clear" w:color="FFC7CE" w:fill="FFC7CE"/>
            <w:vAlign w:val="center"/>
            <w:hideMark/>
          </w:tcPr>
          <w:p w14:paraId="4D31DB6C" w14:textId="3883B88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32200 U</w:t>
            </w:r>
          </w:p>
        </w:tc>
      </w:tr>
      <w:tr w:rsidR="00640043" w:rsidRPr="00C055FB" w14:paraId="3D235AAB" w14:textId="77777777" w:rsidTr="00952C88">
        <w:trPr>
          <w:trHeight w:val="20"/>
          <w:jc w:val="center"/>
        </w:trPr>
        <w:tc>
          <w:tcPr>
            <w:tcW w:w="936" w:type="dxa"/>
            <w:shd w:val="clear" w:color="000000" w:fill="F2F2F2"/>
            <w:noWrap/>
            <w:vAlign w:val="center"/>
            <w:hideMark/>
          </w:tcPr>
          <w:p w14:paraId="1532F227"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50</w:t>
            </w:r>
          </w:p>
        </w:tc>
        <w:tc>
          <w:tcPr>
            <w:tcW w:w="936" w:type="dxa"/>
            <w:shd w:val="clear" w:color="C6EFCE" w:fill="C6EFCE"/>
            <w:vAlign w:val="center"/>
            <w:hideMark/>
          </w:tcPr>
          <w:p w14:paraId="5E8082E8" w14:textId="28597AB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1309 L*</w:t>
            </w:r>
          </w:p>
        </w:tc>
        <w:tc>
          <w:tcPr>
            <w:tcW w:w="936" w:type="dxa"/>
            <w:shd w:val="clear" w:color="FFC7CE" w:fill="FFC7CE"/>
            <w:vAlign w:val="center"/>
            <w:hideMark/>
          </w:tcPr>
          <w:p w14:paraId="032AD5BA" w14:textId="48E6FED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2419 T</w:t>
            </w:r>
          </w:p>
        </w:tc>
        <w:tc>
          <w:tcPr>
            <w:tcW w:w="936" w:type="dxa"/>
            <w:shd w:val="clear" w:color="C6EFCE" w:fill="C6EFCE"/>
            <w:vAlign w:val="center"/>
            <w:hideMark/>
          </w:tcPr>
          <w:p w14:paraId="1D55F313" w14:textId="01B2528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3014 T*</w:t>
            </w:r>
          </w:p>
        </w:tc>
        <w:tc>
          <w:tcPr>
            <w:tcW w:w="936" w:type="dxa"/>
            <w:shd w:val="clear" w:color="C6EFCE" w:fill="C6EFCE"/>
            <w:vAlign w:val="center"/>
            <w:hideMark/>
          </w:tcPr>
          <w:p w14:paraId="055AE3B8" w14:textId="2997DB1C"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4784 U*</w:t>
            </w:r>
          </w:p>
        </w:tc>
        <w:tc>
          <w:tcPr>
            <w:tcW w:w="936" w:type="dxa"/>
            <w:shd w:val="clear" w:color="C6EFCE" w:fill="C6EFCE"/>
            <w:vAlign w:val="center"/>
            <w:hideMark/>
          </w:tcPr>
          <w:p w14:paraId="0ADEBCB9" w14:textId="2243F00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6272 U</w:t>
            </w:r>
          </w:p>
        </w:tc>
        <w:tc>
          <w:tcPr>
            <w:tcW w:w="936" w:type="dxa"/>
            <w:shd w:val="clear" w:color="C6EFCE" w:fill="C6EFCE"/>
            <w:vAlign w:val="center"/>
            <w:hideMark/>
          </w:tcPr>
          <w:p w14:paraId="1DFAC57F" w14:textId="0719B08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9694 U</w:t>
            </w:r>
          </w:p>
        </w:tc>
        <w:tc>
          <w:tcPr>
            <w:tcW w:w="936" w:type="dxa"/>
            <w:shd w:val="clear" w:color="FFEB9C" w:fill="FFEB9C"/>
            <w:vAlign w:val="center"/>
            <w:hideMark/>
          </w:tcPr>
          <w:p w14:paraId="38776D22" w14:textId="4A5A3F1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13177 U</w:t>
            </w:r>
          </w:p>
        </w:tc>
        <w:tc>
          <w:tcPr>
            <w:tcW w:w="936" w:type="dxa"/>
            <w:shd w:val="clear" w:color="FFEB9C" w:fill="FFEB9C"/>
            <w:vAlign w:val="center"/>
            <w:hideMark/>
          </w:tcPr>
          <w:p w14:paraId="58A27C94" w14:textId="3E9D484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19125 U</w:t>
            </w:r>
          </w:p>
        </w:tc>
        <w:tc>
          <w:tcPr>
            <w:tcW w:w="936" w:type="dxa"/>
            <w:shd w:val="clear" w:color="FFC7CE" w:fill="FFC7CE"/>
            <w:vAlign w:val="center"/>
            <w:hideMark/>
          </w:tcPr>
          <w:p w14:paraId="6C9221B0" w14:textId="05505E2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30370 U</w:t>
            </w:r>
          </w:p>
        </w:tc>
      </w:tr>
      <w:tr w:rsidR="00640043" w:rsidRPr="00C055FB" w14:paraId="7B9D5904" w14:textId="77777777" w:rsidTr="00952C88">
        <w:trPr>
          <w:trHeight w:val="20"/>
          <w:jc w:val="center"/>
        </w:trPr>
        <w:tc>
          <w:tcPr>
            <w:tcW w:w="936" w:type="dxa"/>
            <w:shd w:val="clear" w:color="000000" w:fill="F2F2F2"/>
            <w:noWrap/>
            <w:vAlign w:val="center"/>
            <w:hideMark/>
          </w:tcPr>
          <w:p w14:paraId="105A242C"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60</w:t>
            </w:r>
          </w:p>
        </w:tc>
        <w:tc>
          <w:tcPr>
            <w:tcW w:w="936" w:type="dxa"/>
            <w:shd w:val="clear" w:color="FFEB9C" w:fill="FFEB9C"/>
            <w:vAlign w:val="center"/>
            <w:hideMark/>
          </w:tcPr>
          <w:p w14:paraId="6D2A5B7D" w14:textId="3EB9F95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1090 L*</w:t>
            </w:r>
          </w:p>
        </w:tc>
        <w:tc>
          <w:tcPr>
            <w:tcW w:w="936" w:type="dxa"/>
            <w:shd w:val="clear" w:color="FFC7CE" w:fill="FFC7CE"/>
            <w:vAlign w:val="center"/>
            <w:hideMark/>
          </w:tcPr>
          <w:p w14:paraId="0D04AA66" w14:textId="0959993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2296 L</w:t>
            </w:r>
          </w:p>
        </w:tc>
        <w:tc>
          <w:tcPr>
            <w:tcW w:w="936" w:type="dxa"/>
            <w:shd w:val="clear" w:color="C6EFCE" w:fill="C6EFCE"/>
            <w:vAlign w:val="center"/>
            <w:hideMark/>
          </w:tcPr>
          <w:p w14:paraId="0709B265" w14:textId="24D31DA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2817 T*</w:t>
            </w:r>
          </w:p>
        </w:tc>
        <w:tc>
          <w:tcPr>
            <w:tcW w:w="936" w:type="dxa"/>
            <w:shd w:val="clear" w:color="C6EFCE" w:fill="C6EFCE"/>
            <w:vAlign w:val="center"/>
            <w:hideMark/>
          </w:tcPr>
          <w:p w14:paraId="1A0D8E08" w14:textId="23C3197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4302 U*</w:t>
            </w:r>
          </w:p>
        </w:tc>
        <w:tc>
          <w:tcPr>
            <w:tcW w:w="936" w:type="dxa"/>
            <w:shd w:val="clear" w:color="C6EFCE" w:fill="C6EFCE"/>
            <w:vAlign w:val="center"/>
            <w:hideMark/>
          </w:tcPr>
          <w:p w14:paraId="150E8B5F" w14:textId="68E13B7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5646 U*</w:t>
            </w:r>
          </w:p>
        </w:tc>
        <w:tc>
          <w:tcPr>
            <w:tcW w:w="936" w:type="dxa"/>
            <w:shd w:val="clear" w:color="C6EFCE" w:fill="C6EFCE"/>
            <w:vAlign w:val="center"/>
            <w:hideMark/>
          </w:tcPr>
          <w:p w14:paraId="6A057368" w14:textId="395374E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8736 U</w:t>
            </w:r>
          </w:p>
        </w:tc>
        <w:tc>
          <w:tcPr>
            <w:tcW w:w="936" w:type="dxa"/>
            <w:shd w:val="clear" w:color="FFEB9C" w:fill="FFEB9C"/>
            <w:vAlign w:val="center"/>
            <w:hideMark/>
          </w:tcPr>
          <w:p w14:paraId="6E2949F3" w14:textId="28F01E3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11884 U</w:t>
            </w:r>
          </w:p>
        </w:tc>
        <w:tc>
          <w:tcPr>
            <w:tcW w:w="936" w:type="dxa"/>
            <w:shd w:val="clear" w:color="FFEB9C" w:fill="FFEB9C"/>
            <w:vAlign w:val="center"/>
            <w:hideMark/>
          </w:tcPr>
          <w:p w14:paraId="4106E211" w14:textId="768A6E7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17263 U</w:t>
            </w:r>
          </w:p>
        </w:tc>
        <w:tc>
          <w:tcPr>
            <w:tcW w:w="936" w:type="dxa"/>
            <w:shd w:val="clear" w:color="FFEB9C" w:fill="FFEB9C"/>
            <w:vAlign w:val="center"/>
            <w:hideMark/>
          </w:tcPr>
          <w:p w14:paraId="401B8A81" w14:textId="0CC2392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27440 U</w:t>
            </w:r>
          </w:p>
        </w:tc>
      </w:tr>
      <w:tr w:rsidR="00640043" w:rsidRPr="00C055FB" w14:paraId="030BEDE0" w14:textId="77777777" w:rsidTr="00952C88">
        <w:trPr>
          <w:trHeight w:val="20"/>
          <w:jc w:val="center"/>
        </w:trPr>
        <w:tc>
          <w:tcPr>
            <w:tcW w:w="936" w:type="dxa"/>
            <w:shd w:val="clear" w:color="000000" w:fill="F2F2F2"/>
            <w:noWrap/>
            <w:vAlign w:val="center"/>
            <w:hideMark/>
          </w:tcPr>
          <w:p w14:paraId="5E6CECB5"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70</w:t>
            </w:r>
          </w:p>
        </w:tc>
        <w:tc>
          <w:tcPr>
            <w:tcW w:w="936" w:type="dxa"/>
            <w:shd w:val="clear" w:color="FFC7CE" w:fill="FFC7CE"/>
            <w:vAlign w:val="center"/>
            <w:hideMark/>
          </w:tcPr>
          <w:p w14:paraId="13C1B825" w14:textId="20B8EFE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935 L*</w:t>
            </w:r>
          </w:p>
        </w:tc>
        <w:tc>
          <w:tcPr>
            <w:tcW w:w="936" w:type="dxa"/>
            <w:shd w:val="clear" w:color="FFC7CE" w:fill="FFC7CE"/>
            <w:vAlign w:val="center"/>
            <w:hideMark/>
          </w:tcPr>
          <w:p w14:paraId="09C2157F" w14:textId="724B102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2142 L</w:t>
            </w:r>
          </w:p>
        </w:tc>
        <w:tc>
          <w:tcPr>
            <w:tcW w:w="936" w:type="dxa"/>
            <w:shd w:val="clear" w:color="C6EFCE" w:fill="C6EFCE"/>
            <w:vAlign w:val="center"/>
            <w:hideMark/>
          </w:tcPr>
          <w:p w14:paraId="75BF697F" w14:textId="305639C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2687 T</w:t>
            </w:r>
          </w:p>
        </w:tc>
        <w:tc>
          <w:tcPr>
            <w:tcW w:w="936" w:type="dxa"/>
            <w:shd w:val="clear" w:color="C6EFCE" w:fill="C6EFCE"/>
            <w:vAlign w:val="center"/>
            <w:hideMark/>
          </w:tcPr>
          <w:p w14:paraId="4B3F2E76" w14:textId="06D8D59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3932 T*</w:t>
            </w:r>
          </w:p>
        </w:tc>
        <w:tc>
          <w:tcPr>
            <w:tcW w:w="936" w:type="dxa"/>
            <w:shd w:val="clear" w:color="C6EFCE" w:fill="C6EFCE"/>
            <w:vAlign w:val="center"/>
            <w:hideMark/>
          </w:tcPr>
          <w:p w14:paraId="51E6527D" w14:textId="01667BB4"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5163 U*</w:t>
            </w:r>
          </w:p>
        </w:tc>
        <w:tc>
          <w:tcPr>
            <w:tcW w:w="936" w:type="dxa"/>
            <w:shd w:val="clear" w:color="C6EFCE" w:fill="C6EFCE"/>
            <w:vAlign w:val="center"/>
            <w:hideMark/>
          </w:tcPr>
          <w:p w14:paraId="0BF7554A" w14:textId="64341C0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7998 U</w:t>
            </w:r>
          </w:p>
        </w:tc>
        <w:tc>
          <w:tcPr>
            <w:tcW w:w="936" w:type="dxa"/>
            <w:shd w:val="clear" w:color="C6EFCE" w:fill="C6EFCE"/>
            <w:vAlign w:val="center"/>
            <w:hideMark/>
          </w:tcPr>
          <w:p w14:paraId="2A8F9D20" w14:textId="6F50D1B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10887 U</w:t>
            </w:r>
          </w:p>
        </w:tc>
        <w:tc>
          <w:tcPr>
            <w:tcW w:w="936" w:type="dxa"/>
            <w:shd w:val="clear" w:color="FFEB9C" w:fill="FFEB9C"/>
            <w:vAlign w:val="center"/>
            <w:hideMark/>
          </w:tcPr>
          <w:p w14:paraId="628B92AA" w14:textId="243EC9D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15827 U</w:t>
            </w:r>
          </w:p>
        </w:tc>
        <w:tc>
          <w:tcPr>
            <w:tcW w:w="936" w:type="dxa"/>
            <w:shd w:val="clear" w:color="FFEB9C" w:fill="FFEB9C"/>
            <w:vAlign w:val="center"/>
            <w:hideMark/>
          </w:tcPr>
          <w:p w14:paraId="1F866CE2" w14:textId="4D4BD7C4"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25178 U</w:t>
            </w:r>
          </w:p>
        </w:tc>
      </w:tr>
      <w:tr w:rsidR="00640043" w:rsidRPr="00C055FB" w14:paraId="2898B76B" w14:textId="77777777" w:rsidTr="00952C88">
        <w:trPr>
          <w:trHeight w:val="20"/>
          <w:jc w:val="center"/>
        </w:trPr>
        <w:tc>
          <w:tcPr>
            <w:tcW w:w="936" w:type="dxa"/>
            <w:shd w:val="clear" w:color="000000" w:fill="F2F2F2"/>
            <w:noWrap/>
            <w:vAlign w:val="center"/>
            <w:hideMark/>
          </w:tcPr>
          <w:p w14:paraId="7BB160B2"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80</w:t>
            </w:r>
          </w:p>
        </w:tc>
        <w:tc>
          <w:tcPr>
            <w:tcW w:w="936" w:type="dxa"/>
            <w:shd w:val="clear" w:color="FFC7CE" w:fill="FFC7CE"/>
            <w:vAlign w:val="center"/>
            <w:hideMark/>
          </w:tcPr>
          <w:p w14:paraId="5ED780F4" w14:textId="5524DB8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818 L*</w:t>
            </w:r>
          </w:p>
        </w:tc>
        <w:tc>
          <w:tcPr>
            <w:tcW w:w="936" w:type="dxa"/>
            <w:shd w:val="clear" w:color="FFC7CE" w:fill="FFC7CE"/>
            <w:vAlign w:val="center"/>
            <w:hideMark/>
          </w:tcPr>
          <w:p w14:paraId="0C7AFDF7" w14:textId="645CA7E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1901 L</w:t>
            </w:r>
          </w:p>
        </w:tc>
        <w:tc>
          <w:tcPr>
            <w:tcW w:w="936" w:type="dxa"/>
            <w:shd w:val="clear" w:color="FFEB9C" w:fill="FFEB9C"/>
            <w:vAlign w:val="center"/>
            <w:hideMark/>
          </w:tcPr>
          <w:p w14:paraId="656DA0BB" w14:textId="3F9B814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2589 T</w:t>
            </w:r>
          </w:p>
        </w:tc>
        <w:tc>
          <w:tcPr>
            <w:tcW w:w="936" w:type="dxa"/>
            <w:shd w:val="clear" w:color="C6EFCE" w:fill="C6EFCE"/>
            <w:vAlign w:val="center"/>
            <w:hideMark/>
          </w:tcPr>
          <w:p w14:paraId="39BC0205" w14:textId="0F82639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3639 T*</w:t>
            </w:r>
          </w:p>
        </w:tc>
        <w:tc>
          <w:tcPr>
            <w:tcW w:w="936" w:type="dxa"/>
            <w:shd w:val="clear" w:color="C6EFCE" w:fill="C6EFCE"/>
            <w:vAlign w:val="center"/>
            <w:hideMark/>
          </w:tcPr>
          <w:p w14:paraId="7CA65CB8" w14:textId="6D51A5B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4778 U*</w:t>
            </w:r>
          </w:p>
        </w:tc>
        <w:tc>
          <w:tcPr>
            <w:tcW w:w="936" w:type="dxa"/>
            <w:shd w:val="clear" w:color="C6EFCE" w:fill="C6EFCE"/>
            <w:vAlign w:val="center"/>
            <w:hideMark/>
          </w:tcPr>
          <w:p w14:paraId="153FF60F" w14:textId="3C09E74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7408 U</w:t>
            </w:r>
          </w:p>
        </w:tc>
        <w:tc>
          <w:tcPr>
            <w:tcW w:w="936" w:type="dxa"/>
            <w:shd w:val="clear" w:color="C6EFCE" w:fill="C6EFCE"/>
            <w:vAlign w:val="center"/>
            <w:hideMark/>
          </w:tcPr>
          <w:p w14:paraId="51CF50A0" w14:textId="5EF148E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10090 U</w:t>
            </w:r>
          </w:p>
        </w:tc>
        <w:tc>
          <w:tcPr>
            <w:tcW w:w="936" w:type="dxa"/>
            <w:shd w:val="clear" w:color="FFEB9C" w:fill="FFEB9C"/>
            <w:vAlign w:val="center"/>
            <w:hideMark/>
          </w:tcPr>
          <w:p w14:paraId="1954E64A" w14:textId="57F155E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14677 U</w:t>
            </w:r>
          </w:p>
        </w:tc>
        <w:tc>
          <w:tcPr>
            <w:tcW w:w="936" w:type="dxa"/>
            <w:shd w:val="clear" w:color="FFEB9C" w:fill="FFEB9C"/>
            <w:vAlign w:val="center"/>
            <w:hideMark/>
          </w:tcPr>
          <w:p w14:paraId="69136864" w14:textId="0F39941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23365 U</w:t>
            </w:r>
          </w:p>
        </w:tc>
      </w:tr>
      <w:tr w:rsidR="00640043" w:rsidRPr="00C055FB" w14:paraId="02F95C5C" w14:textId="77777777" w:rsidTr="00952C88">
        <w:trPr>
          <w:trHeight w:val="20"/>
          <w:jc w:val="center"/>
        </w:trPr>
        <w:tc>
          <w:tcPr>
            <w:tcW w:w="936" w:type="dxa"/>
            <w:shd w:val="clear" w:color="000000" w:fill="F2F2F2"/>
            <w:noWrap/>
            <w:vAlign w:val="center"/>
            <w:hideMark/>
          </w:tcPr>
          <w:p w14:paraId="05C15DB7"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90</w:t>
            </w:r>
          </w:p>
        </w:tc>
        <w:tc>
          <w:tcPr>
            <w:tcW w:w="936" w:type="dxa"/>
            <w:shd w:val="clear" w:color="FFC7CE" w:fill="FFC7CE"/>
            <w:vAlign w:val="center"/>
            <w:hideMark/>
          </w:tcPr>
          <w:p w14:paraId="6634E0C9" w14:textId="32C5DE5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727 L*</w:t>
            </w:r>
          </w:p>
        </w:tc>
        <w:tc>
          <w:tcPr>
            <w:tcW w:w="936" w:type="dxa"/>
            <w:shd w:val="clear" w:color="FFC7CE" w:fill="FFC7CE"/>
            <w:vAlign w:val="center"/>
            <w:hideMark/>
          </w:tcPr>
          <w:p w14:paraId="15A07EC6" w14:textId="3D3F364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1690 L</w:t>
            </w:r>
          </w:p>
        </w:tc>
        <w:tc>
          <w:tcPr>
            <w:tcW w:w="936" w:type="dxa"/>
            <w:shd w:val="clear" w:color="FFC7CE" w:fill="FFC7CE"/>
            <w:vAlign w:val="center"/>
            <w:hideMark/>
          </w:tcPr>
          <w:p w14:paraId="492C4028" w14:textId="719CD08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2509 T</w:t>
            </w:r>
          </w:p>
        </w:tc>
        <w:tc>
          <w:tcPr>
            <w:tcW w:w="936" w:type="dxa"/>
            <w:shd w:val="clear" w:color="C6EFCE" w:fill="C6EFCE"/>
            <w:vAlign w:val="center"/>
            <w:hideMark/>
          </w:tcPr>
          <w:p w14:paraId="41A60A49" w14:textId="1595F13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3402 T*</w:t>
            </w:r>
          </w:p>
        </w:tc>
        <w:tc>
          <w:tcPr>
            <w:tcW w:w="936" w:type="dxa"/>
            <w:shd w:val="clear" w:color="C6EFCE" w:fill="C6EFCE"/>
            <w:vAlign w:val="center"/>
            <w:hideMark/>
          </w:tcPr>
          <w:p w14:paraId="19E55E80" w14:textId="6770B3D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4461 U*</w:t>
            </w:r>
          </w:p>
        </w:tc>
        <w:tc>
          <w:tcPr>
            <w:tcW w:w="936" w:type="dxa"/>
            <w:shd w:val="clear" w:color="C6EFCE" w:fill="C6EFCE"/>
            <w:vAlign w:val="center"/>
            <w:hideMark/>
          </w:tcPr>
          <w:p w14:paraId="0F670F06" w14:textId="26DBC98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6922 U</w:t>
            </w:r>
          </w:p>
        </w:tc>
        <w:tc>
          <w:tcPr>
            <w:tcW w:w="936" w:type="dxa"/>
            <w:shd w:val="clear" w:color="C6EFCE" w:fill="C6EFCE"/>
            <w:vAlign w:val="center"/>
            <w:hideMark/>
          </w:tcPr>
          <w:p w14:paraId="7FB80755" w14:textId="79BC30E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9433 U</w:t>
            </w:r>
          </w:p>
        </w:tc>
        <w:tc>
          <w:tcPr>
            <w:tcW w:w="936" w:type="dxa"/>
            <w:shd w:val="clear" w:color="FFEB9C" w:fill="FFEB9C"/>
            <w:vAlign w:val="center"/>
            <w:hideMark/>
          </w:tcPr>
          <w:p w14:paraId="51FE43E2" w14:textId="55A3B01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13731 U</w:t>
            </w:r>
          </w:p>
        </w:tc>
        <w:tc>
          <w:tcPr>
            <w:tcW w:w="936" w:type="dxa"/>
            <w:shd w:val="clear" w:color="FFEB9C" w:fill="FFEB9C"/>
            <w:vAlign w:val="center"/>
            <w:hideMark/>
          </w:tcPr>
          <w:p w14:paraId="227F269F" w14:textId="42B7309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21872 U</w:t>
            </w:r>
          </w:p>
        </w:tc>
      </w:tr>
      <w:tr w:rsidR="00640043" w:rsidRPr="00C055FB" w14:paraId="2FADB717" w14:textId="77777777" w:rsidTr="00952C88">
        <w:trPr>
          <w:trHeight w:val="20"/>
          <w:jc w:val="center"/>
        </w:trPr>
        <w:tc>
          <w:tcPr>
            <w:tcW w:w="936" w:type="dxa"/>
            <w:shd w:val="clear" w:color="000000" w:fill="F2F2F2"/>
            <w:noWrap/>
            <w:vAlign w:val="center"/>
            <w:hideMark/>
          </w:tcPr>
          <w:p w14:paraId="3358EA8C"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100</w:t>
            </w:r>
          </w:p>
        </w:tc>
        <w:tc>
          <w:tcPr>
            <w:tcW w:w="936" w:type="dxa"/>
            <w:shd w:val="clear" w:color="FFC7CE" w:fill="FFC7CE"/>
            <w:vAlign w:val="center"/>
            <w:hideMark/>
          </w:tcPr>
          <w:p w14:paraId="752ACE61" w14:textId="239DBA3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654 L*</w:t>
            </w:r>
          </w:p>
        </w:tc>
        <w:tc>
          <w:tcPr>
            <w:tcW w:w="936" w:type="dxa"/>
            <w:shd w:val="clear" w:color="FFEB9C" w:fill="FFEB9C"/>
            <w:vAlign w:val="center"/>
            <w:hideMark/>
          </w:tcPr>
          <w:p w14:paraId="063C6810" w14:textId="4620242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1521 L</w:t>
            </w:r>
          </w:p>
        </w:tc>
        <w:tc>
          <w:tcPr>
            <w:tcW w:w="936" w:type="dxa"/>
            <w:shd w:val="clear" w:color="FFC7CE" w:fill="FFC7CE"/>
            <w:vAlign w:val="center"/>
            <w:hideMark/>
          </w:tcPr>
          <w:p w14:paraId="5670D500" w14:textId="5F922FB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2440 T</w:t>
            </w:r>
          </w:p>
        </w:tc>
        <w:tc>
          <w:tcPr>
            <w:tcW w:w="936" w:type="dxa"/>
            <w:shd w:val="clear" w:color="C6EFCE" w:fill="C6EFCE"/>
            <w:vAlign w:val="center"/>
            <w:hideMark/>
          </w:tcPr>
          <w:p w14:paraId="41A83AC4" w14:textId="532936A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3214 T*</w:t>
            </w:r>
          </w:p>
        </w:tc>
        <w:tc>
          <w:tcPr>
            <w:tcW w:w="936" w:type="dxa"/>
            <w:shd w:val="clear" w:color="C6EFCE" w:fill="C6EFCE"/>
            <w:vAlign w:val="center"/>
            <w:hideMark/>
          </w:tcPr>
          <w:p w14:paraId="6DE33BE7" w14:textId="1AD1C21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4195 U*</w:t>
            </w:r>
          </w:p>
        </w:tc>
        <w:tc>
          <w:tcPr>
            <w:tcW w:w="936" w:type="dxa"/>
            <w:shd w:val="clear" w:color="C6EFCE" w:fill="C6EFCE"/>
            <w:vAlign w:val="center"/>
            <w:hideMark/>
          </w:tcPr>
          <w:p w14:paraId="417E10CB" w14:textId="7E95FE7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6514 U</w:t>
            </w:r>
          </w:p>
        </w:tc>
        <w:tc>
          <w:tcPr>
            <w:tcW w:w="936" w:type="dxa"/>
            <w:shd w:val="clear" w:color="C6EFCE" w:fill="C6EFCE"/>
            <w:vAlign w:val="center"/>
            <w:hideMark/>
          </w:tcPr>
          <w:p w14:paraId="1C570999" w14:textId="5782450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8881 U</w:t>
            </w:r>
          </w:p>
        </w:tc>
        <w:tc>
          <w:tcPr>
            <w:tcW w:w="936" w:type="dxa"/>
            <w:shd w:val="clear" w:color="FFEB9C" w:fill="FFEB9C"/>
            <w:vAlign w:val="center"/>
            <w:hideMark/>
          </w:tcPr>
          <w:p w14:paraId="521801DB" w14:textId="42A3865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12934 U</w:t>
            </w:r>
          </w:p>
        </w:tc>
        <w:tc>
          <w:tcPr>
            <w:tcW w:w="936" w:type="dxa"/>
            <w:shd w:val="clear" w:color="FFEB9C" w:fill="FFEB9C"/>
            <w:vAlign w:val="center"/>
            <w:hideMark/>
          </w:tcPr>
          <w:p w14:paraId="7E0C0F23" w14:textId="7D347D2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20616 U</w:t>
            </w:r>
          </w:p>
        </w:tc>
      </w:tr>
      <w:tr w:rsidR="00640043" w:rsidRPr="00C055FB" w14:paraId="142FB91E" w14:textId="77777777" w:rsidTr="00952C88">
        <w:trPr>
          <w:trHeight w:val="20"/>
          <w:jc w:val="center"/>
        </w:trPr>
        <w:tc>
          <w:tcPr>
            <w:tcW w:w="936" w:type="dxa"/>
            <w:shd w:val="clear" w:color="000000" w:fill="F2F2F2"/>
            <w:noWrap/>
            <w:vAlign w:val="center"/>
            <w:hideMark/>
          </w:tcPr>
          <w:p w14:paraId="3655AD1F"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125</w:t>
            </w:r>
          </w:p>
        </w:tc>
        <w:tc>
          <w:tcPr>
            <w:tcW w:w="936" w:type="dxa"/>
            <w:shd w:val="clear" w:color="FFC7CE" w:fill="FFC7CE"/>
            <w:vAlign w:val="center"/>
            <w:hideMark/>
          </w:tcPr>
          <w:p w14:paraId="0FDF47D8" w14:textId="730E878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523 L*</w:t>
            </w:r>
          </w:p>
        </w:tc>
        <w:tc>
          <w:tcPr>
            <w:tcW w:w="936" w:type="dxa"/>
            <w:shd w:val="clear" w:color="FFEB9C" w:fill="FFEB9C"/>
            <w:vAlign w:val="center"/>
            <w:hideMark/>
          </w:tcPr>
          <w:p w14:paraId="03D3EB2F" w14:textId="33BA8EA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1217 L*</w:t>
            </w:r>
          </w:p>
        </w:tc>
        <w:tc>
          <w:tcPr>
            <w:tcW w:w="936" w:type="dxa"/>
            <w:shd w:val="clear" w:color="FFC7CE" w:fill="FFC7CE"/>
            <w:vAlign w:val="center"/>
            <w:hideMark/>
          </w:tcPr>
          <w:p w14:paraId="73F22903" w14:textId="3617BE3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2288 L</w:t>
            </w:r>
          </w:p>
        </w:tc>
        <w:tc>
          <w:tcPr>
            <w:tcW w:w="936" w:type="dxa"/>
            <w:shd w:val="clear" w:color="C6EFCE" w:fill="C6EFCE"/>
            <w:vAlign w:val="center"/>
            <w:hideMark/>
          </w:tcPr>
          <w:p w14:paraId="2C1C481C" w14:textId="64F07D4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2910 T*</w:t>
            </w:r>
          </w:p>
        </w:tc>
        <w:tc>
          <w:tcPr>
            <w:tcW w:w="936" w:type="dxa"/>
            <w:shd w:val="clear" w:color="C6EFCE" w:fill="C6EFCE"/>
            <w:vAlign w:val="center"/>
            <w:hideMark/>
          </w:tcPr>
          <w:p w14:paraId="540722ED" w14:textId="62F10D9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3682 T*</w:t>
            </w:r>
          </w:p>
        </w:tc>
        <w:tc>
          <w:tcPr>
            <w:tcW w:w="936" w:type="dxa"/>
            <w:shd w:val="clear" w:color="C6EFCE" w:fill="C6EFCE"/>
            <w:vAlign w:val="center"/>
            <w:hideMark/>
          </w:tcPr>
          <w:p w14:paraId="30D3C640" w14:textId="120EDBD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5725 U</w:t>
            </w:r>
          </w:p>
        </w:tc>
        <w:tc>
          <w:tcPr>
            <w:tcW w:w="936" w:type="dxa"/>
            <w:shd w:val="clear" w:color="C6EFCE" w:fill="C6EFCE"/>
            <w:vAlign w:val="center"/>
            <w:hideMark/>
          </w:tcPr>
          <w:p w14:paraId="47694B28" w14:textId="3397CACC"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7813 U</w:t>
            </w:r>
          </w:p>
        </w:tc>
        <w:tc>
          <w:tcPr>
            <w:tcW w:w="936" w:type="dxa"/>
            <w:shd w:val="clear" w:color="FFEB9C" w:fill="FFEB9C"/>
            <w:vAlign w:val="center"/>
            <w:hideMark/>
          </w:tcPr>
          <w:p w14:paraId="2D75296E" w14:textId="31E40F1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11392 U</w:t>
            </w:r>
          </w:p>
        </w:tc>
        <w:tc>
          <w:tcPr>
            <w:tcW w:w="936" w:type="dxa"/>
            <w:shd w:val="clear" w:color="FFEB9C" w:fill="FFEB9C"/>
            <w:vAlign w:val="center"/>
            <w:hideMark/>
          </w:tcPr>
          <w:p w14:paraId="02C32A05" w14:textId="7E9FD06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18182 U</w:t>
            </w:r>
          </w:p>
        </w:tc>
      </w:tr>
      <w:tr w:rsidR="00640043" w:rsidRPr="00C055FB" w14:paraId="6A601165" w14:textId="77777777" w:rsidTr="00952C88">
        <w:trPr>
          <w:trHeight w:val="20"/>
          <w:jc w:val="center"/>
        </w:trPr>
        <w:tc>
          <w:tcPr>
            <w:tcW w:w="936" w:type="dxa"/>
            <w:shd w:val="clear" w:color="000000" w:fill="F2F2F2"/>
            <w:noWrap/>
            <w:vAlign w:val="center"/>
            <w:hideMark/>
          </w:tcPr>
          <w:p w14:paraId="05DD6954"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150</w:t>
            </w:r>
          </w:p>
        </w:tc>
        <w:tc>
          <w:tcPr>
            <w:tcW w:w="936" w:type="dxa"/>
            <w:shd w:val="clear" w:color="FFC7CE" w:fill="FFC7CE"/>
            <w:vAlign w:val="center"/>
            <w:hideMark/>
          </w:tcPr>
          <w:p w14:paraId="1A1E7331" w14:textId="294147F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436 L*</w:t>
            </w:r>
          </w:p>
        </w:tc>
        <w:tc>
          <w:tcPr>
            <w:tcW w:w="936" w:type="dxa"/>
            <w:shd w:val="clear" w:color="FFC7CE" w:fill="FFC7CE"/>
            <w:vAlign w:val="center"/>
            <w:hideMark/>
          </w:tcPr>
          <w:p w14:paraId="1D35D0B5" w14:textId="521E06C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1014 L*</w:t>
            </w:r>
          </w:p>
        </w:tc>
        <w:tc>
          <w:tcPr>
            <w:tcW w:w="936" w:type="dxa"/>
            <w:shd w:val="clear" w:color="FFC7CE" w:fill="FFC7CE"/>
            <w:vAlign w:val="center"/>
            <w:hideMark/>
          </w:tcPr>
          <w:p w14:paraId="3494622F" w14:textId="584CABA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2081 L</w:t>
            </w:r>
          </w:p>
        </w:tc>
        <w:tc>
          <w:tcPr>
            <w:tcW w:w="936" w:type="dxa"/>
            <w:shd w:val="clear" w:color="C6EFCE" w:fill="C6EFCE"/>
            <w:vAlign w:val="center"/>
            <w:hideMark/>
          </w:tcPr>
          <w:p w14:paraId="3B8761EB" w14:textId="2C0F868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2738 T</w:t>
            </w:r>
          </w:p>
        </w:tc>
        <w:tc>
          <w:tcPr>
            <w:tcW w:w="936" w:type="dxa"/>
            <w:shd w:val="clear" w:color="C6EFCE" w:fill="C6EFCE"/>
            <w:vAlign w:val="center"/>
            <w:hideMark/>
          </w:tcPr>
          <w:p w14:paraId="53C43ABA" w14:textId="76FE94D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3320 T*</w:t>
            </w:r>
          </w:p>
        </w:tc>
        <w:tc>
          <w:tcPr>
            <w:tcW w:w="936" w:type="dxa"/>
            <w:shd w:val="clear" w:color="C6EFCE" w:fill="C6EFCE"/>
            <w:vAlign w:val="center"/>
            <w:hideMark/>
          </w:tcPr>
          <w:p w14:paraId="2A0DE0EA" w14:textId="0209E5B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5149 U*</w:t>
            </w:r>
          </w:p>
        </w:tc>
        <w:tc>
          <w:tcPr>
            <w:tcW w:w="936" w:type="dxa"/>
            <w:shd w:val="clear" w:color="C6EFCE" w:fill="C6EFCE"/>
            <w:vAlign w:val="center"/>
            <w:hideMark/>
          </w:tcPr>
          <w:p w14:paraId="717A47B2" w14:textId="0929FA5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7034 U</w:t>
            </w:r>
          </w:p>
        </w:tc>
        <w:tc>
          <w:tcPr>
            <w:tcW w:w="936" w:type="dxa"/>
            <w:shd w:val="clear" w:color="C6EFCE" w:fill="C6EFCE"/>
            <w:vAlign w:val="center"/>
            <w:hideMark/>
          </w:tcPr>
          <w:p w14:paraId="7B1D7DEF" w14:textId="07085FA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10266 U</w:t>
            </w:r>
          </w:p>
        </w:tc>
        <w:tc>
          <w:tcPr>
            <w:tcW w:w="936" w:type="dxa"/>
            <w:shd w:val="clear" w:color="FFEB9C" w:fill="FFEB9C"/>
            <w:vAlign w:val="center"/>
            <w:hideMark/>
          </w:tcPr>
          <w:p w14:paraId="357526D9" w14:textId="3C20486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16402 U</w:t>
            </w:r>
          </w:p>
        </w:tc>
      </w:tr>
      <w:tr w:rsidR="00640043" w:rsidRPr="00C055FB" w14:paraId="10410C1F" w14:textId="77777777" w:rsidTr="00952C88">
        <w:trPr>
          <w:trHeight w:val="20"/>
          <w:jc w:val="center"/>
        </w:trPr>
        <w:tc>
          <w:tcPr>
            <w:tcW w:w="936" w:type="dxa"/>
            <w:shd w:val="clear" w:color="000000" w:fill="F2F2F2"/>
            <w:noWrap/>
            <w:vAlign w:val="center"/>
            <w:hideMark/>
          </w:tcPr>
          <w:p w14:paraId="0288433C"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175</w:t>
            </w:r>
          </w:p>
        </w:tc>
        <w:tc>
          <w:tcPr>
            <w:tcW w:w="936" w:type="dxa"/>
            <w:shd w:val="clear" w:color="FFC7CE" w:fill="FFC7CE"/>
            <w:vAlign w:val="center"/>
            <w:hideMark/>
          </w:tcPr>
          <w:p w14:paraId="40880BB8" w14:textId="42C3032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374 L*</w:t>
            </w:r>
          </w:p>
        </w:tc>
        <w:tc>
          <w:tcPr>
            <w:tcW w:w="936" w:type="dxa"/>
            <w:shd w:val="clear" w:color="FFC7CE" w:fill="FFC7CE"/>
            <w:vAlign w:val="center"/>
            <w:hideMark/>
          </w:tcPr>
          <w:p w14:paraId="3E367128" w14:textId="55E082B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869 L*</w:t>
            </w:r>
          </w:p>
        </w:tc>
        <w:tc>
          <w:tcPr>
            <w:tcW w:w="936" w:type="dxa"/>
            <w:shd w:val="clear" w:color="FFC7CE" w:fill="FFC7CE"/>
            <w:vAlign w:val="center"/>
            <w:hideMark/>
          </w:tcPr>
          <w:p w14:paraId="499FD7CF" w14:textId="0188E79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1793 L</w:t>
            </w:r>
          </w:p>
        </w:tc>
        <w:tc>
          <w:tcPr>
            <w:tcW w:w="936" w:type="dxa"/>
            <w:shd w:val="clear" w:color="FFEB9C" w:fill="FFEB9C"/>
            <w:vAlign w:val="center"/>
            <w:hideMark/>
          </w:tcPr>
          <w:p w14:paraId="1426F698" w14:textId="3D90448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2618 T</w:t>
            </w:r>
          </w:p>
        </w:tc>
        <w:tc>
          <w:tcPr>
            <w:tcW w:w="936" w:type="dxa"/>
            <w:shd w:val="clear" w:color="C6EFCE" w:fill="C6EFCE"/>
            <w:vAlign w:val="center"/>
            <w:hideMark/>
          </w:tcPr>
          <w:p w14:paraId="35CEE941" w14:textId="497D7D4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3070 T*</w:t>
            </w:r>
          </w:p>
        </w:tc>
        <w:tc>
          <w:tcPr>
            <w:tcW w:w="936" w:type="dxa"/>
            <w:shd w:val="clear" w:color="C6EFCE" w:fill="C6EFCE"/>
            <w:vAlign w:val="center"/>
            <w:hideMark/>
          </w:tcPr>
          <w:p w14:paraId="5DD739C1" w14:textId="757C9ED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4706 U*</w:t>
            </w:r>
          </w:p>
        </w:tc>
        <w:tc>
          <w:tcPr>
            <w:tcW w:w="936" w:type="dxa"/>
            <w:shd w:val="clear" w:color="C6EFCE" w:fill="C6EFCE"/>
            <w:vAlign w:val="center"/>
            <w:hideMark/>
          </w:tcPr>
          <w:p w14:paraId="24CF8478" w14:textId="3CB9874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6434 U</w:t>
            </w:r>
          </w:p>
        </w:tc>
        <w:tc>
          <w:tcPr>
            <w:tcW w:w="936" w:type="dxa"/>
            <w:shd w:val="clear" w:color="C6EFCE" w:fill="C6EFCE"/>
            <w:vAlign w:val="center"/>
            <w:hideMark/>
          </w:tcPr>
          <w:p w14:paraId="4819C3E3" w14:textId="4234AEE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9399 U</w:t>
            </w:r>
          </w:p>
        </w:tc>
        <w:tc>
          <w:tcPr>
            <w:tcW w:w="936" w:type="dxa"/>
            <w:shd w:val="clear" w:color="FFEB9C" w:fill="FFEB9C"/>
            <w:vAlign w:val="center"/>
            <w:hideMark/>
          </w:tcPr>
          <w:p w14:paraId="1F7CC292" w14:textId="45E2878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15031 U</w:t>
            </w:r>
          </w:p>
        </w:tc>
      </w:tr>
      <w:tr w:rsidR="00640043" w:rsidRPr="00C055FB" w14:paraId="30234E47" w14:textId="77777777" w:rsidTr="00952C88">
        <w:trPr>
          <w:trHeight w:val="20"/>
          <w:jc w:val="center"/>
        </w:trPr>
        <w:tc>
          <w:tcPr>
            <w:tcW w:w="936" w:type="dxa"/>
            <w:shd w:val="clear" w:color="000000" w:fill="F2F2F2"/>
            <w:noWrap/>
            <w:vAlign w:val="center"/>
            <w:hideMark/>
          </w:tcPr>
          <w:p w14:paraId="2A7AB3C4"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200</w:t>
            </w:r>
          </w:p>
        </w:tc>
        <w:tc>
          <w:tcPr>
            <w:tcW w:w="936" w:type="dxa"/>
            <w:shd w:val="clear" w:color="FFC7CE" w:fill="FFC7CE"/>
            <w:vAlign w:val="center"/>
            <w:hideMark/>
          </w:tcPr>
          <w:p w14:paraId="404F2A03" w14:textId="277D8AD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327 L*</w:t>
            </w:r>
          </w:p>
        </w:tc>
        <w:tc>
          <w:tcPr>
            <w:tcW w:w="936" w:type="dxa"/>
            <w:shd w:val="clear" w:color="FFC7CE" w:fill="FFC7CE"/>
            <w:vAlign w:val="center"/>
            <w:hideMark/>
          </w:tcPr>
          <w:p w14:paraId="380B9DB1" w14:textId="7019FC8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761 L*</w:t>
            </w:r>
          </w:p>
        </w:tc>
        <w:tc>
          <w:tcPr>
            <w:tcW w:w="936" w:type="dxa"/>
            <w:shd w:val="clear" w:color="FFEB9C" w:fill="FFEB9C"/>
            <w:vAlign w:val="center"/>
            <w:hideMark/>
          </w:tcPr>
          <w:p w14:paraId="30AD58A8" w14:textId="47FA175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1569 L</w:t>
            </w:r>
          </w:p>
        </w:tc>
        <w:tc>
          <w:tcPr>
            <w:tcW w:w="936" w:type="dxa"/>
            <w:shd w:val="clear" w:color="FFC7CE" w:fill="FFC7CE"/>
            <w:vAlign w:val="center"/>
            <w:hideMark/>
          </w:tcPr>
          <w:p w14:paraId="052EF835" w14:textId="0EBB954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2525 T</w:t>
            </w:r>
          </w:p>
        </w:tc>
        <w:tc>
          <w:tcPr>
            <w:tcW w:w="936" w:type="dxa"/>
            <w:shd w:val="clear" w:color="C6EFCE" w:fill="C6EFCE"/>
            <w:vAlign w:val="center"/>
            <w:hideMark/>
          </w:tcPr>
          <w:p w14:paraId="75F4AE31" w14:textId="17DD9E5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2904 T*</w:t>
            </w:r>
          </w:p>
        </w:tc>
        <w:tc>
          <w:tcPr>
            <w:tcW w:w="936" w:type="dxa"/>
            <w:shd w:val="clear" w:color="C6EFCE" w:fill="C6EFCE"/>
            <w:vAlign w:val="center"/>
            <w:hideMark/>
          </w:tcPr>
          <w:p w14:paraId="46CB7CB2" w14:textId="6152480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4353 U*</w:t>
            </w:r>
          </w:p>
        </w:tc>
        <w:tc>
          <w:tcPr>
            <w:tcW w:w="936" w:type="dxa"/>
            <w:shd w:val="clear" w:color="C6EFCE" w:fill="C6EFCE"/>
            <w:vAlign w:val="center"/>
            <w:hideMark/>
          </w:tcPr>
          <w:p w14:paraId="077B8BEA" w14:textId="127632BC"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5955 U</w:t>
            </w:r>
          </w:p>
        </w:tc>
        <w:tc>
          <w:tcPr>
            <w:tcW w:w="936" w:type="dxa"/>
            <w:shd w:val="clear" w:color="C6EFCE" w:fill="C6EFCE"/>
            <w:vAlign w:val="center"/>
            <w:hideMark/>
          </w:tcPr>
          <w:p w14:paraId="29B33BEB" w14:textId="188471BC"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8705 U</w:t>
            </w:r>
          </w:p>
        </w:tc>
        <w:tc>
          <w:tcPr>
            <w:tcW w:w="936" w:type="dxa"/>
            <w:shd w:val="clear" w:color="FFEB9C" w:fill="FFEB9C"/>
            <w:vAlign w:val="center"/>
            <w:hideMark/>
          </w:tcPr>
          <w:p w14:paraId="5C0E6AC7" w14:textId="63BA74B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13933 U</w:t>
            </w:r>
          </w:p>
        </w:tc>
      </w:tr>
      <w:tr w:rsidR="00640043" w:rsidRPr="00C055FB" w14:paraId="56618030" w14:textId="77777777" w:rsidTr="00952C88">
        <w:trPr>
          <w:trHeight w:val="20"/>
          <w:jc w:val="center"/>
        </w:trPr>
        <w:tc>
          <w:tcPr>
            <w:tcW w:w="936" w:type="dxa"/>
            <w:shd w:val="clear" w:color="000000" w:fill="F2F2F2"/>
            <w:noWrap/>
            <w:vAlign w:val="center"/>
            <w:hideMark/>
          </w:tcPr>
          <w:p w14:paraId="557EC88B"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250</w:t>
            </w:r>
          </w:p>
        </w:tc>
        <w:tc>
          <w:tcPr>
            <w:tcW w:w="936" w:type="dxa"/>
            <w:shd w:val="clear" w:color="FFC7CE" w:fill="FFC7CE"/>
            <w:vAlign w:val="center"/>
            <w:hideMark/>
          </w:tcPr>
          <w:p w14:paraId="7BE052A9" w14:textId="1E8AD54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262 L*</w:t>
            </w:r>
          </w:p>
        </w:tc>
        <w:tc>
          <w:tcPr>
            <w:tcW w:w="936" w:type="dxa"/>
            <w:shd w:val="clear" w:color="FFC7CE" w:fill="FFC7CE"/>
            <w:vAlign w:val="center"/>
            <w:hideMark/>
          </w:tcPr>
          <w:p w14:paraId="67D01940" w14:textId="34B423A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608 L*</w:t>
            </w:r>
          </w:p>
        </w:tc>
        <w:tc>
          <w:tcPr>
            <w:tcW w:w="936" w:type="dxa"/>
            <w:shd w:val="clear" w:color="C6EFCE" w:fill="C6EFCE"/>
            <w:vAlign w:val="center"/>
            <w:hideMark/>
          </w:tcPr>
          <w:p w14:paraId="35658FD5" w14:textId="0CE0332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1255 L*</w:t>
            </w:r>
          </w:p>
        </w:tc>
        <w:tc>
          <w:tcPr>
            <w:tcW w:w="936" w:type="dxa"/>
            <w:shd w:val="clear" w:color="FFC7CE" w:fill="FFC7CE"/>
            <w:vAlign w:val="center"/>
            <w:hideMark/>
          </w:tcPr>
          <w:p w14:paraId="144BA138" w14:textId="7A1D6B2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2379 T</w:t>
            </w:r>
          </w:p>
        </w:tc>
        <w:tc>
          <w:tcPr>
            <w:tcW w:w="936" w:type="dxa"/>
            <w:shd w:val="clear" w:color="C6EFCE" w:fill="C6EFCE"/>
            <w:vAlign w:val="center"/>
            <w:hideMark/>
          </w:tcPr>
          <w:p w14:paraId="347495B8" w14:textId="033394E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2699 T</w:t>
            </w:r>
          </w:p>
        </w:tc>
        <w:tc>
          <w:tcPr>
            <w:tcW w:w="936" w:type="dxa"/>
            <w:shd w:val="clear" w:color="C6EFCE" w:fill="C6EFCE"/>
            <w:vAlign w:val="center"/>
            <w:hideMark/>
          </w:tcPr>
          <w:p w14:paraId="77A08C68" w14:textId="6DC901B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3820 T*</w:t>
            </w:r>
          </w:p>
        </w:tc>
        <w:tc>
          <w:tcPr>
            <w:tcW w:w="936" w:type="dxa"/>
            <w:shd w:val="clear" w:color="C6EFCE" w:fill="C6EFCE"/>
            <w:vAlign w:val="center"/>
            <w:hideMark/>
          </w:tcPr>
          <w:p w14:paraId="65376671" w14:textId="4D7BF234"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5230 U</w:t>
            </w:r>
          </w:p>
        </w:tc>
        <w:tc>
          <w:tcPr>
            <w:tcW w:w="936" w:type="dxa"/>
            <w:shd w:val="clear" w:color="C6EFCE" w:fill="C6EFCE"/>
            <w:vAlign w:val="center"/>
            <w:hideMark/>
          </w:tcPr>
          <w:p w14:paraId="1961F636" w14:textId="69CA38C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7656 U</w:t>
            </w:r>
          </w:p>
        </w:tc>
        <w:tc>
          <w:tcPr>
            <w:tcW w:w="936" w:type="dxa"/>
            <w:shd w:val="clear" w:color="FFEB9C" w:fill="FFEB9C"/>
            <w:vAlign w:val="center"/>
            <w:hideMark/>
          </w:tcPr>
          <w:p w14:paraId="5E2F4471" w14:textId="7BF48DE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12271 U</w:t>
            </w:r>
          </w:p>
        </w:tc>
      </w:tr>
      <w:tr w:rsidR="00640043" w:rsidRPr="00C055FB" w14:paraId="2568AEF8" w14:textId="77777777" w:rsidTr="00952C88">
        <w:trPr>
          <w:trHeight w:val="20"/>
          <w:jc w:val="center"/>
        </w:trPr>
        <w:tc>
          <w:tcPr>
            <w:tcW w:w="936" w:type="dxa"/>
            <w:shd w:val="clear" w:color="000000" w:fill="F2F2F2"/>
            <w:noWrap/>
            <w:vAlign w:val="center"/>
            <w:hideMark/>
          </w:tcPr>
          <w:p w14:paraId="757F82CF"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300</w:t>
            </w:r>
          </w:p>
        </w:tc>
        <w:tc>
          <w:tcPr>
            <w:tcW w:w="936" w:type="dxa"/>
            <w:shd w:val="clear" w:color="FFC7CE" w:fill="FFC7CE"/>
            <w:vAlign w:val="center"/>
            <w:hideMark/>
          </w:tcPr>
          <w:p w14:paraId="37CA2314" w14:textId="1296801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218 L*</w:t>
            </w:r>
          </w:p>
        </w:tc>
        <w:tc>
          <w:tcPr>
            <w:tcW w:w="936" w:type="dxa"/>
            <w:shd w:val="clear" w:color="FFC7CE" w:fill="FFC7CE"/>
            <w:vAlign w:val="center"/>
            <w:hideMark/>
          </w:tcPr>
          <w:p w14:paraId="60B0950C" w14:textId="67F9383C"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507 L*</w:t>
            </w:r>
          </w:p>
        </w:tc>
        <w:tc>
          <w:tcPr>
            <w:tcW w:w="936" w:type="dxa"/>
            <w:shd w:val="clear" w:color="FFC7CE" w:fill="FFC7CE"/>
            <w:vAlign w:val="center"/>
            <w:hideMark/>
          </w:tcPr>
          <w:p w14:paraId="7152E4F1" w14:textId="1B5EF6B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1046 L*</w:t>
            </w:r>
          </w:p>
        </w:tc>
        <w:tc>
          <w:tcPr>
            <w:tcW w:w="936" w:type="dxa"/>
            <w:shd w:val="clear" w:color="FFC7CE" w:fill="FFC7CE"/>
            <w:vAlign w:val="center"/>
            <w:hideMark/>
          </w:tcPr>
          <w:p w14:paraId="1425EDDC" w14:textId="2A034C5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2245 L</w:t>
            </w:r>
          </w:p>
        </w:tc>
        <w:tc>
          <w:tcPr>
            <w:tcW w:w="936" w:type="dxa"/>
            <w:shd w:val="clear" w:color="FFEB9C" w:fill="FFEB9C"/>
            <w:vAlign w:val="center"/>
            <w:hideMark/>
          </w:tcPr>
          <w:p w14:paraId="0E22D197" w14:textId="0F73A54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2565 T</w:t>
            </w:r>
          </w:p>
        </w:tc>
        <w:tc>
          <w:tcPr>
            <w:tcW w:w="936" w:type="dxa"/>
            <w:shd w:val="clear" w:color="C6EFCE" w:fill="C6EFCE"/>
            <w:vAlign w:val="center"/>
            <w:hideMark/>
          </w:tcPr>
          <w:p w14:paraId="68CF37F7" w14:textId="729E3CA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3437 T*</w:t>
            </w:r>
          </w:p>
        </w:tc>
        <w:tc>
          <w:tcPr>
            <w:tcW w:w="936" w:type="dxa"/>
            <w:shd w:val="clear" w:color="C6EFCE" w:fill="C6EFCE"/>
            <w:vAlign w:val="center"/>
            <w:hideMark/>
          </w:tcPr>
          <w:p w14:paraId="70A2DBB7" w14:textId="08C01B2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4702 U*</w:t>
            </w:r>
          </w:p>
        </w:tc>
        <w:tc>
          <w:tcPr>
            <w:tcW w:w="936" w:type="dxa"/>
            <w:shd w:val="clear" w:color="C6EFCE" w:fill="C6EFCE"/>
            <w:vAlign w:val="center"/>
            <w:hideMark/>
          </w:tcPr>
          <w:p w14:paraId="32D3E548" w14:textId="32F93D6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6890 U</w:t>
            </w:r>
          </w:p>
        </w:tc>
        <w:tc>
          <w:tcPr>
            <w:tcW w:w="936" w:type="dxa"/>
            <w:shd w:val="clear" w:color="FFEB9C" w:fill="FFEB9C"/>
            <w:vAlign w:val="center"/>
            <w:hideMark/>
          </w:tcPr>
          <w:p w14:paraId="060FC0EB" w14:textId="552C29B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11057 U</w:t>
            </w:r>
          </w:p>
        </w:tc>
      </w:tr>
      <w:tr w:rsidR="00640043" w:rsidRPr="00C055FB" w14:paraId="5964985E" w14:textId="77777777" w:rsidTr="00952C88">
        <w:trPr>
          <w:trHeight w:val="20"/>
          <w:jc w:val="center"/>
        </w:trPr>
        <w:tc>
          <w:tcPr>
            <w:tcW w:w="936" w:type="dxa"/>
            <w:shd w:val="clear" w:color="000000" w:fill="F2F2F2"/>
            <w:noWrap/>
            <w:vAlign w:val="center"/>
            <w:hideMark/>
          </w:tcPr>
          <w:p w14:paraId="3C0D3164"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350</w:t>
            </w:r>
          </w:p>
        </w:tc>
        <w:tc>
          <w:tcPr>
            <w:tcW w:w="936" w:type="dxa"/>
            <w:shd w:val="clear" w:color="FFC7CE" w:fill="FFC7CE"/>
            <w:vAlign w:val="center"/>
            <w:hideMark/>
          </w:tcPr>
          <w:p w14:paraId="612CA63D" w14:textId="661D735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187 L*</w:t>
            </w:r>
          </w:p>
        </w:tc>
        <w:tc>
          <w:tcPr>
            <w:tcW w:w="936" w:type="dxa"/>
            <w:shd w:val="clear" w:color="FFC7CE" w:fill="FFC7CE"/>
            <w:vAlign w:val="center"/>
            <w:hideMark/>
          </w:tcPr>
          <w:p w14:paraId="08F254FF" w14:textId="3401976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435 L*</w:t>
            </w:r>
          </w:p>
        </w:tc>
        <w:tc>
          <w:tcPr>
            <w:tcW w:w="936" w:type="dxa"/>
            <w:shd w:val="clear" w:color="FFC7CE" w:fill="FFC7CE"/>
            <w:vAlign w:val="center"/>
            <w:hideMark/>
          </w:tcPr>
          <w:p w14:paraId="53B35E27" w14:textId="714A4070"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897 L*</w:t>
            </w:r>
          </w:p>
        </w:tc>
        <w:tc>
          <w:tcPr>
            <w:tcW w:w="936" w:type="dxa"/>
            <w:shd w:val="clear" w:color="FFC7CE" w:fill="FFC7CE"/>
            <w:vAlign w:val="center"/>
            <w:hideMark/>
          </w:tcPr>
          <w:p w14:paraId="232FDBC1" w14:textId="6500875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2036 L</w:t>
            </w:r>
          </w:p>
        </w:tc>
        <w:tc>
          <w:tcPr>
            <w:tcW w:w="936" w:type="dxa"/>
            <w:shd w:val="clear" w:color="FFC7CE" w:fill="FFC7CE"/>
            <w:vAlign w:val="center"/>
            <w:hideMark/>
          </w:tcPr>
          <w:p w14:paraId="7E0E4FEE" w14:textId="5B48C79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2461 T</w:t>
            </w:r>
          </w:p>
        </w:tc>
        <w:tc>
          <w:tcPr>
            <w:tcW w:w="936" w:type="dxa"/>
            <w:shd w:val="clear" w:color="C6EFCE" w:fill="C6EFCE"/>
            <w:vAlign w:val="center"/>
            <w:hideMark/>
          </w:tcPr>
          <w:p w14:paraId="061D4EFB" w14:textId="078CD1C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3162 T*</w:t>
            </w:r>
          </w:p>
        </w:tc>
        <w:tc>
          <w:tcPr>
            <w:tcW w:w="936" w:type="dxa"/>
            <w:shd w:val="clear" w:color="C6EFCE" w:fill="C6EFCE"/>
            <w:vAlign w:val="center"/>
            <w:hideMark/>
          </w:tcPr>
          <w:p w14:paraId="2D6BADDB" w14:textId="2DF2950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4296 U*</w:t>
            </w:r>
          </w:p>
        </w:tc>
        <w:tc>
          <w:tcPr>
            <w:tcW w:w="936" w:type="dxa"/>
            <w:shd w:val="clear" w:color="C6EFCE" w:fill="C6EFCE"/>
            <w:vAlign w:val="center"/>
            <w:hideMark/>
          </w:tcPr>
          <w:p w14:paraId="16F966A7" w14:textId="5DA3119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6301 U</w:t>
            </w:r>
          </w:p>
        </w:tc>
        <w:tc>
          <w:tcPr>
            <w:tcW w:w="936" w:type="dxa"/>
            <w:shd w:val="clear" w:color="FFEB9C" w:fill="FFEB9C"/>
            <w:vAlign w:val="center"/>
            <w:hideMark/>
          </w:tcPr>
          <w:p w14:paraId="78E3E211" w14:textId="792B8EA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10122 U</w:t>
            </w:r>
          </w:p>
        </w:tc>
      </w:tr>
      <w:tr w:rsidR="00640043" w:rsidRPr="00C055FB" w14:paraId="1773FB97" w14:textId="77777777" w:rsidTr="00952C88">
        <w:trPr>
          <w:trHeight w:val="20"/>
          <w:jc w:val="center"/>
        </w:trPr>
        <w:tc>
          <w:tcPr>
            <w:tcW w:w="936" w:type="dxa"/>
            <w:shd w:val="clear" w:color="000000" w:fill="F2F2F2"/>
            <w:noWrap/>
            <w:vAlign w:val="center"/>
            <w:hideMark/>
          </w:tcPr>
          <w:p w14:paraId="03362119"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400</w:t>
            </w:r>
          </w:p>
        </w:tc>
        <w:tc>
          <w:tcPr>
            <w:tcW w:w="936" w:type="dxa"/>
            <w:shd w:val="clear" w:color="FFC7CE" w:fill="FFC7CE"/>
            <w:vAlign w:val="center"/>
            <w:hideMark/>
          </w:tcPr>
          <w:p w14:paraId="4EA0727B" w14:textId="55CBF82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164 L*</w:t>
            </w:r>
          </w:p>
        </w:tc>
        <w:tc>
          <w:tcPr>
            <w:tcW w:w="936" w:type="dxa"/>
            <w:shd w:val="clear" w:color="FFC7CE" w:fill="FFC7CE"/>
            <w:vAlign w:val="center"/>
            <w:hideMark/>
          </w:tcPr>
          <w:p w14:paraId="7C54AD94" w14:textId="2960898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380 L*</w:t>
            </w:r>
          </w:p>
        </w:tc>
        <w:tc>
          <w:tcPr>
            <w:tcW w:w="936" w:type="dxa"/>
            <w:shd w:val="clear" w:color="FFC7CE" w:fill="FFC7CE"/>
            <w:vAlign w:val="center"/>
            <w:hideMark/>
          </w:tcPr>
          <w:p w14:paraId="5793EFE4" w14:textId="6B3508C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785 L*</w:t>
            </w:r>
          </w:p>
        </w:tc>
        <w:tc>
          <w:tcPr>
            <w:tcW w:w="936" w:type="dxa"/>
            <w:shd w:val="clear" w:color="FFC7CE" w:fill="FFC7CE"/>
            <w:vAlign w:val="center"/>
            <w:hideMark/>
          </w:tcPr>
          <w:p w14:paraId="6166D1AC" w14:textId="2D6BD5D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1786 L</w:t>
            </w:r>
          </w:p>
        </w:tc>
        <w:tc>
          <w:tcPr>
            <w:tcW w:w="936" w:type="dxa"/>
            <w:shd w:val="clear" w:color="FFC7CE" w:fill="FFC7CE"/>
            <w:vAlign w:val="center"/>
            <w:hideMark/>
          </w:tcPr>
          <w:p w14:paraId="40869724" w14:textId="01BBCD0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2374 T</w:t>
            </w:r>
          </w:p>
        </w:tc>
        <w:tc>
          <w:tcPr>
            <w:tcW w:w="936" w:type="dxa"/>
            <w:shd w:val="clear" w:color="C6EFCE" w:fill="C6EFCE"/>
            <w:vAlign w:val="center"/>
            <w:hideMark/>
          </w:tcPr>
          <w:p w14:paraId="066109E3" w14:textId="17E233A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2973 T*</w:t>
            </w:r>
          </w:p>
        </w:tc>
        <w:tc>
          <w:tcPr>
            <w:tcW w:w="936" w:type="dxa"/>
            <w:shd w:val="clear" w:color="C6EFCE" w:fill="C6EFCE"/>
            <w:vAlign w:val="center"/>
            <w:hideMark/>
          </w:tcPr>
          <w:p w14:paraId="53C4F9B8" w14:textId="3AF7B4FB"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3972 T*</w:t>
            </w:r>
          </w:p>
        </w:tc>
        <w:tc>
          <w:tcPr>
            <w:tcW w:w="936" w:type="dxa"/>
            <w:shd w:val="clear" w:color="C6EFCE" w:fill="C6EFCE"/>
            <w:vAlign w:val="center"/>
            <w:hideMark/>
          </w:tcPr>
          <w:p w14:paraId="46ACE0C9" w14:textId="73F7152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5830 U</w:t>
            </w:r>
          </w:p>
        </w:tc>
        <w:tc>
          <w:tcPr>
            <w:tcW w:w="936" w:type="dxa"/>
            <w:shd w:val="clear" w:color="C6EFCE" w:fill="C6EFCE"/>
            <w:vAlign w:val="center"/>
            <w:hideMark/>
          </w:tcPr>
          <w:p w14:paraId="713849CC" w14:textId="3E951EA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9375 U</w:t>
            </w:r>
          </w:p>
        </w:tc>
      </w:tr>
      <w:tr w:rsidR="00640043" w:rsidRPr="00C055FB" w14:paraId="0C8B762E" w14:textId="77777777" w:rsidTr="00952C88">
        <w:trPr>
          <w:trHeight w:val="20"/>
          <w:jc w:val="center"/>
        </w:trPr>
        <w:tc>
          <w:tcPr>
            <w:tcW w:w="936" w:type="dxa"/>
            <w:shd w:val="clear" w:color="000000" w:fill="F2F2F2"/>
            <w:noWrap/>
            <w:vAlign w:val="center"/>
            <w:hideMark/>
          </w:tcPr>
          <w:p w14:paraId="578799A9"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500</w:t>
            </w:r>
          </w:p>
        </w:tc>
        <w:tc>
          <w:tcPr>
            <w:tcW w:w="936" w:type="dxa"/>
            <w:shd w:val="clear" w:color="FFC7CE" w:fill="FFC7CE"/>
            <w:vAlign w:val="center"/>
            <w:hideMark/>
          </w:tcPr>
          <w:p w14:paraId="081EBF04" w14:textId="2A47C386"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131 L*</w:t>
            </w:r>
          </w:p>
        </w:tc>
        <w:tc>
          <w:tcPr>
            <w:tcW w:w="936" w:type="dxa"/>
            <w:shd w:val="clear" w:color="FFC7CE" w:fill="FFC7CE"/>
            <w:vAlign w:val="center"/>
            <w:hideMark/>
          </w:tcPr>
          <w:p w14:paraId="1E92AF08" w14:textId="031F17F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304 L*</w:t>
            </w:r>
          </w:p>
        </w:tc>
        <w:tc>
          <w:tcPr>
            <w:tcW w:w="936" w:type="dxa"/>
            <w:shd w:val="clear" w:color="FFC7CE" w:fill="FFC7CE"/>
            <w:vAlign w:val="center"/>
            <w:hideMark/>
          </w:tcPr>
          <w:p w14:paraId="7C5190AE" w14:textId="7DBB143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628 L*</w:t>
            </w:r>
          </w:p>
        </w:tc>
        <w:tc>
          <w:tcPr>
            <w:tcW w:w="936" w:type="dxa"/>
            <w:shd w:val="clear" w:color="C6EFCE" w:fill="C6EFCE"/>
            <w:vAlign w:val="center"/>
            <w:hideMark/>
          </w:tcPr>
          <w:p w14:paraId="60286E0D" w14:textId="09BAD87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1429 L</w:t>
            </w:r>
          </w:p>
        </w:tc>
        <w:tc>
          <w:tcPr>
            <w:tcW w:w="936" w:type="dxa"/>
            <w:shd w:val="clear" w:color="FFC7CE" w:fill="FFC7CE"/>
            <w:vAlign w:val="center"/>
            <w:hideMark/>
          </w:tcPr>
          <w:p w14:paraId="0A12D8E5" w14:textId="5A9E20B7"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2197 L</w:t>
            </w:r>
          </w:p>
        </w:tc>
        <w:tc>
          <w:tcPr>
            <w:tcW w:w="936" w:type="dxa"/>
            <w:shd w:val="clear" w:color="C6EFCE" w:fill="C6EFCE"/>
            <w:vAlign w:val="center"/>
            <w:hideMark/>
          </w:tcPr>
          <w:p w14:paraId="10177973" w14:textId="3B15D939"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2747 T</w:t>
            </w:r>
          </w:p>
        </w:tc>
        <w:tc>
          <w:tcPr>
            <w:tcW w:w="936" w:type="dxa"/>
            <w:shd w:val="clear" w:color="C6EFCE" w:fill="C6EFCE"/>
            <w:vAlign w:val="center"/>
            <w:hideMark/>
          </w:tcPr>
          <w:p w14:paraId="6F9AE35A" w14:textId="0AA886B5"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3488 T*</w:t>
            </w:r>
          </w:p>
        </w:tc>
        <w:tc>
          <w:tcPr>
            <w:tcW w:w="936" w:type="dxa"/>
            <w:shd w:val="clear" w:color="C6EFCE" w:fill="C6EFCE"/>
            <w:vAlign w:val="center"/>
            <w:hideMark/>
          </w:tcPr>
          <w:p w14:paraId="2410E4D7" w14:textId="26C2333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5119 U</w:t>
            </w:r>
          </w:p>
        </w:tc>
        <w:tc>
          <w:tcPr>
            <w:tcW w:w="936" w:type="dxa"/>
            <w:shd w:val="clear" w:color="C6EFCE" w:fill="C6EFCE"/>
            <w:vAlign w:val="center"/>
            <w:hideMark/>
          </w:tcPr>
          <w:p w14:paraId="3727CA5F" w14:textId="7BA0975A"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8244 U</w:t>
            </w:r>
          </w:p>
        </w:tc>
      </w:tr>
      <w:tr w:rsidR="00640043" w:rsidRPr="00C055FB" w14:paraId="7AF94874" w14:textId="77777777" w:rsidTr="00952C88">
        <w:trPr>
          <w:trHeight w:val="20"/>
          <w:jc w:val="center"/>
        </w:trPr>
        <w:tc>
          <w:tcPr>
            <w:tcW w:w="936" w:type="dxa"/>
            <w:shd w:val="clear" w:color="000000" w:fill="F2F2F2"/>
            <w:noWrap/>
            <w:vAlign w:val="center"/>
            <w:hideMark/>
          </w:tcPr>
          <w:p w14:paraId="5D418A1E" w14:textId="77777777" w:rsidR="00640043" w:rsidRPr="00C055FB" w:rsidRDefault="00640043" w:rsidP="00640043">
            <w:pPr>
              <w:spacing w:after="0"/>
              <w:jc w:val="center"/>
              <w:rPr>
                <w:rFonts w:eastAsia="Times New Roman" w:cs="Arial"/>
                <w:b/>
                <w:bCs/>
                <w:sz w:val="16"/>
                <w:szCs w:val="16"/>
              </w:rPr>
            </w:pPr>
            <w:r>
              <w:rPr>
                <w:rFonts w:eastAsia="Times New Roman" w:cs="Arial"/>
                <w:b/>
                <w:bCs/>
                <w:sz w:val="16"/>
                <w:szCs w:val="16"/>
              </w:rPr>
              <w:t>600</w:t>
            </w:r>
          </w:p>
        </w:tc>
        <w:tc>
          <w:tcPr>
            <w:tcW w:w="936" w:type="dxa"/>
            <w:shd w:val="clear" w:color="FFC7CE" w:fill="FFC7CE"/>
            <w:vAlign w:val="center"/>
            <w:hideMark/>
          </w:tcPr>
          <w:p w14:paraId="365C7EB6" w14:textId="2D1B2BF8"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109 L*</w:t>
            </w:r>
          </w:p>
        </w:tc>
        <w:tc>
          <w:tcPr>
            <w:tcW w:w="936" w:type="dxa"/>
            <w:shd w:val="clear" w:color="FFC7CE" w:fill="FFC7CE"/>
            <w:vAlign w:val="center"/>
            <w:hideMark/>
          </w:tcPr>
          <w:p w14:paraId="1575CF7B" w14:textId="77519773"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254 L*</w:t>
            </w:r>
          </w:p>
        </w:tc>
        <w:tc>
          <w:tcPr>
            <w:tcW w:w="936" w:type="dxa"/>
            <w:shd w:val="clear" w:color="FFC7CE" w:fill="FFC7CE"/>
            <w:vAlign w:val="center"/>
            <w:hideMark/>
          </w:tcPr>
          <w:p w14:paraId="63A56079" w14:textId="05525A2E"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523 L*</w:t>
            </w:r>
          </w:p>
        </w:tc>
        <w:tc>
          <w:tcPr>
            <w:tcW w:w="936" w:type="dxa"/>
            <w:shd w:val="clear" w:color="FFEB9C" w:fill="FFEB9C"/>
            <w:vAlign w:val="center"/>
            <w:hideMark/>
          </w:tcPr>
          <w:p w14:paraId="5A72E409" w14:textId="7A2A819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1191 L*</w:t>
            </w:r>
          </w:p>
        </w:tc>
        <w:tc>
          <w:tcPr>
            <w:tcW w:w="936" w:type="dxa"/>
            <w:shd w:val="clear" w:color="FFC7CE" w:fill="FFC7CE"/>
            <w:vAlign w:val="center"/>
            <w:hideMark/>
          </w:tcPr>
          <w:p w14:paraId="04A3248F" w14:textId="6F82A40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1891 L</w:t>
            </w:r>
          </w:p>
        </w:tc>
        <w:tc>
          <w:tcPr>
            <w:tcW w:w="936" w:type="dxa"/>
            <w:shd w:val="clear" w:color="FFEB9C" w:fill="FFEB9C"/>
            <w:vAlign w:val="center"/>
            <w:hideMark/>
          </w:tcPr>
          <w:p w14:paraId="01BE3C06" w14:textId="45D6F211"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2605 T</w:t>
            </w:r>
          </w:p>
        </w:tc>
        <w:tc>
          <w:tcPr>
            <w:tcW w:w="936" w:type="dxa"/>
            <w:shd w:val="clear" w:color="C6EFCE" w:fill="C6EFCE"/>
            <w:vAlign w:val="center"/>
            <w:hideMark/>
          </w:tcPr>
          <w:p w14:paraId="7A115CE3" w14:textId="4C713B0D"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3157 T*</w:t>
            </w:r>
          </w:p>
        </w:tc>
        <w:tc>
          <w:tcPr>
            <w:tcW w:w="936" w:type="dxa"/>
            <w:shd w:val="clear" w:color="C6EFCE" w:fill="C6EFCE"/>
            <w:vAlign w:val="center"/>
            <w:hideMark/>
          </w:tcPr>
          <w:p w14:paraId="07255ED7" w14:textId="45324A1F"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4601 U*</w:t>
            </w:r>
          </w:p>
        </w:tc>
        <w:tc>
          <w:tcPr>
            <w:tcW w:w="936" w:type="dxa"/>
            <w:shd w:val="clear" w:color="C6EFCE" w:fill="C6EFCE"/>
            <w:vAlign w:val="center"/>
            <w:hideMark/>
          </w:tcPr>
          <w:p w14:paraId="3FB41793" w14:textId="34303672" w:rsidR="00640043" w:rsidRPr="00640043" w:rsidRDefault="00640043" w:rsidP="00640043">
            <w:pPr>
              <w:spacing w:after="0"/>
              <w:jc w:val="center"/>
              <w:rPr>
                <w:rFonts w:eastAsia="Times New Roman" w:cs="Arial"/>
                <w:color w:val="000000"/>
                <w:sz w:val="16"/>
                <w:szCs w:val="16"/>
              </w:rPr>
            </w:pPr>
            <w:r>
              <w:rPr>
                <w:rFonts w:cs="Arial"/>
                <w:color w:val="000000"/>
                <w:sz w:val="16"/>
                <w:szCs w:val="16"/>
              </w:rPr>
              <w:t>7419 U</w:t>
            </w:r>
          </w:p>
        </w:tc>
      </w:tr>
    </w:tbl>
    <w:p w14:paraId="6EE4350C" w14:textId="1BBD34EB" w:rsidR="000F5D4F" w:rsidRPr="004D1525" w:rsidRDefault="000F5D4F" w:rsidP="000F5D4F">
      <w:pPr>
        <w:rPr>
          <w:i/>
          <w:iCs/>
        </w:rPr>
      </w:pPr>
      <w:r>
        <w:rPr>
          <w:i/>
          <w:iCs/>
        </w:rPr>
        <w:t>Table 12 – Reynolds numbers for natural gas back-calculated using the Churchill correlation at each pipe size and length under an inlet pressure below 1.75 kPa and a pressure drop of 125 Pa, matching Table A.1 of CSA B149.1:25.</w:t>
      </w:r>
      <w:r>
        <w:t xml:space="preserve"> </w:t>
      </w:r>
      <w:r>
        <w:rPr>
          <w:rFonts w:cs="Arial"/>
          <w:i/>
          <w:iCs/>
          <w:szCs w:val="20"/>
        </w:rPr>
        <w:t>L: Re below 2,300; T: Re between 2,300 and 4,000; U: Re above 4,000.</w:t>
      </w:r>
    </w:p>
    <w:p w14:paraId="388F2545" w14:textId="7532028B" w:rsidR="00A90FF5" w:rsidRPr="00C7081C" w:rsidRDefault="00A90FF5" w:rsidP="000F5D4F">
      <w:pPr>
        <w:rPr>
          <w:rFonts w:cs="Arial"/>
        </w:rPr>
      </w:pPr>
      <w:r>
        <w:rPr>
          <w:rFonts w:cs="Arial"/>
        </w:rPr>
        <w:lastRenderedPageBreak/>
        <w:t xml:space="preserve">At the pressure schedule of Table A.1, 20.3% of cells are laminar and a further 20.3% transitional, and the red cells concentrate in the laminar block at the small diameters and long lengths. The </w:t>
      </w:r>
      <w:del w:id="1854" w:author="Olga Arevalo Quintero" w:date="2026-09-20T13:27:00Z" w16du:dateUtc="2026-09-20T17:27:00Z">
        <w:r>
          <w:rPr>
            <w:rFonts w:cs="Arial"/>
          </w:rPr>
          <w:delText xml:space="preserve">error </w:delText>
        </w:r>
      </w:del>
      <w:ins w:id="1855" w:author="Olga Arevalo Quintero" w:date="2026-09-20T13:27:00Z" w16du:dateUtc="2026-09-20T17:27:00Z">
        <w:r>
          <w:rPr>
            <w:rFonts w:cs="Arial"/>
          </w:rPr>
          <w:t xml:space="preserve">deviation </w:t>
        </w:r>
      </w:ins>
      <w:r>
        <w:rPr>
          <w:rFonts w:cs="Arial"/>
        </w:rPr>
        <w:t xml:space="preserve">there is not merely large but changes sign at the Reynolds number where the Polyflo power law crosses the laminar line in Figure 8. Below </w:t>
      </w:r>
      <w:r>
        <w:rPr>
          <w:rFonts w:cs="Arial"/>
          <w:i/>
        </w:rPr>
        <w:t>Re</w:t>
      </w:r>
      <w:r>
        <w:rPr>
          <w:rFonts w:cs="Arial"/>
        </w:rPr>
        <w:t xml:space="preserve"> = 1361, the published capacity exceeds the GFE-Churchill capacity by 33% on average and by up to 75% at the smallest pipe and longest length. Between </w:t>
      </w:r>
      <w:r>
        <w:rPr>
          <w:rFonts w:cs="Arial"/>
          <w:i/>
        </w:rPr>
        <w:t>Re</w:t>
      </w:r>
      <w:r>
        <w:rPr>
          <w:rFonts w:cs="Arial"/>
        </w:rPr>
        <w:t xml:space="preserve"> = 1361 and 2300, the sign reverses and Polyflo underpredicts by up to 23%. Both follow directly from Figure 8, where the Polyflo curve lies above the laminar line on one side of the crossover and below it on the other. At the largest diameter</w:t>
      </w:r>
      <w:ins w:id="1856" w:author="Olga Arevalo Quintero" w:date="2026-09-20T13:30:00Z" w16du:dateUtc="2026-09-20T17:30:00Z">
        <w:r>
          <w:rPr>
            <w:rFonts w:cs="Arial"/>
          </w:rPr>
          <w:t xml:space="preserve">, </w:t>
        </w:r>
      </w:ins>
      <w:del w:id="1857" w:author="Olga Arevalo Quintero" w:date="2026-09-20T13:30:00Z" w16du:dateUtc="2026-09-20T17:30:00Z">
        <w:r>
          <w:rPr>
            <w:rFonts w:cs="Arial"/>
          </w:rPr>
          <w:delText xml:space="preserve"> </w:delText>
        </w:r>
      </w:del>
      <w:r>
        <w:rPr>
          <w:rFonts w:cs="Arial"/>
        </w:rPr>
        <w:t xml:space="preserve">the shortest lengths also </w:t>
      </w:r>
      <w:del w:id="1858" w:author="Olga Arevalo Quintero" w:date="2026-09-20T13:30:00Z" w16du:dateUtc="2026-09-20T17:30:00Z">
        <w:r>
          <w:rPr>
            <w:rFonts w:cs="Arial"/>
          </w:rPr>
          <w:delText>carry errors</w:delText>
        </w:r>
      </w:del>
      <w:ins w:id="1859" w:author="Olga Arevalo Quintero" w:date="2026-09-20T13:30:00Z" w16du:dateUtc="2026-09-20T17:30:00Z">
        <w:r>
          <w:rPr>
            <w:rFonts w:cs="Arial"/>
          </w:rPr>
          <w:t>exhibit deviations of</w:t>
        </w:r>
      </w:ins>
      <w:r>
        <w:rPr>
          <w:rFonts w:cs="Arial"/>
        </w:rPr>
        <w:t xml:space="preserve"> around 11%, but with the opposite sign, because that pipe is the smoothest in the set and its Moody curve lies below the Polyflo curve rather than above it.</w:t>
      </w:r>
    </w:p>
    <w:p w14:paraId="24F30F16" w14:textId="37938E8D" w:rsidR="005319C7" w:rsidRDefault="005D1F2C">
      <w:pPr>
        <w:rPr>
          <w:rFonts w:cs="Arial"/>
          <w:szCs w:val="20"/>
        </w:rPr>
      </w:pPr>
      <w:r>
        <w:rPr>
          <w:rFonts w:cs="Arial"/>
          <w:szCs w:val="20"/>
        </w:rPr>
        <w:t>The same map follows for the pressure schedule of Table A.3, where nearly all cells are turbulent.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4A0" w:firstRow="1" w:lastRow="0" w:firstColumn="1" w:lastColumn="0" w:noHBand="0" w:noVBand="1"/>
      </w:tblPr>
      <w:tblGrid>
        <w:gridCol w:w="936"/>
        <w:gridCol w:w="936"/>
        <w:gridCol w:w="936"/>
        <w:gridCol w:w="936"/>
        <w:gridCol w:w="936"/>
        <w:gridCol w:w="936"/>
        <w:gridCol w:w="936"/>
        <w:gridCol w:w="936"/>
        <w:gridCol w:w="936"/>
        <w:gridCol w:w="936"/>
      </w:tblGrid>
      <w:tr w:rsidR="00AA601A" w:rsidRPr="00B354EE" w14:paraId="1DD4CE04" w14:textId="77777777" w:rsidTr="00952C88">
        <w:trPr>
          <w:trHeight w:val="20"/>
          <w:tblHeader/>
          <w:jc w:val="center"/>
        </w:trPr>
        <w:tc>
          <w:tcPr>
            <w:tcW w:w="936" w:type="dxa"/>
            <w:shd w:val="clear" w:color="000000" w:fill="F2F2F2"/>
            <w:noWrap/>
            <w:vAlign w:val="center"/>
            <w:hideMark/>
          </w:tcPr>
          <w:p w14:paraId="6FF3542A" w14:textId="77777777" w:rsidR="00B354EE" w:rsidRPr="00B354EE" w:rsidRDefault="00B354EE" w:rsidP="00B354EE">
            <w:pPr>
              <w:spacing w:after="0"/>
              <w:jc w:val="center"/>
              <w:rPr>
                <w:rFonts w:eastAsia="Times New Roman" w:cs="Arial"/>
                <w:b/>
                <w:bCs/>
                <w:sz w:val="16"/>
                <w:szCs w:val="16"/>
              </w:rPr>
            </w:pPr>
            <w:r>
              <w:rPr>
                <w:rFonts w:eastAsia="Times New Roman" w:cs="Arial"/>
                <w:b/>
                <w:bCs/>
                <w:sz w:val="16"/>
                <w:szCs w:val="16"/>
              </w:rPr>
              <w:t>L (m) / NPS</w:t>
            </w:r>
          </w:p>
        </w:tc>
        <w:tc>
          <w:tcPr>
            <w:tcW w:w="936" w:type="dxa"/>
            <w:shd w:val="clear" w:color="000000" w:fill="F2F2F2"/>
            <w:vAlign w:val="center"/>
            <w:hideMark/>
          </w:tcPr>
          <w:p w14:paraId="64F0C066" w14:textId="77777777" w:rsidR="00B354EE" w:rsidRPr="00B354EE" w:rsidRDefault="00B354EE" w:rsidP="00B354EE">
            <w:pPr>
              <w:spacing w:after="0"/>
              <w:jc w:val="center"/>
              <w:rPr>
                <w:rFonts w:eastAsia="Times New Roman" w:cs="Arial"/>
                <w:b/>
                <w:bCs/>
                <w:sz w:val="16"/>
                <w:szCs w:val="16"/>
              </w:rPr>
            </w:pPr>
            <w:r>
              <w:rPr>
                <w:rFonts w:eastAsia="Times New Roman" w:cs="Arial"/>
                <w:b/>
                <w:bCs/>
                <w:sz w:val="16"/>
                <w:szCs w:val="16"/>
              </w:rPr>
              <w:t>1/2</w:t>
            </w:r>
          </w:p>
        </w:tc>
        <w:tc>
          <w:tcPr>
            <w:tcW w:w="936" w:type="dxa"/>
            <w:shd w:val="clear" w:color="000000" w:fill="F2F2F2"/>
            <w:vAlign w:val="center"/>
            <w:hideMark/>
          </w:tcPr>
          <w:p w14:paraId="0311EDB0" w14:textId="77777777" w:rsidR="00B354EE" w:rsidRPr="00B354EE" w:rsidRDefault="00B354EE" w:rsidP="00B354EE">
            <w:pPr>
              <w:spacing w:after="0"/>
              <w:jc w:val="center"/>
              <w:rPr>
                <w:rFonts w:eastAsia="Times New Roman" w:cs="Arial"/>
                <w:b/>
                <w:bCs/>
                <w:sz w:val="16"/>
                <w:szCs w:val="16"/>
              </w:rPr>
            </w:pPr>
            <w:r>
              <w:rPr>
                <w:rFonts w:eastAsia="Times New Roman" w:cs="Arial"/>
                <w:b/>
                <w:bCs/>
                <w:sz w:val="16"/>
                <w:szCs w:val="16"/>
              </w:rPr>
              <w:t>3/4</w:t>
            </w:r>
          </w:p>
        </w:tc>
        <w:tc>
          <w:tcPr>
            <w:tcW w:w="936" w:type="dxa"/>
            <w:shd w:val="clear" w:color="000000" w:fill="F2F2F2"/>
            <w:vAlign w:val="center"/>
            <w:hideMark/>
          </w:tcPr>
          <w:p w14:paraId="61D82A3D" w14:textId="77777777" w:rsidR="00B354EE" w:rsidRPr="00B354EE" w:rsidRDefault="00B354EE" w:rsidP="00B354EE">
            <w:pPr>
              <w:spacing w:after="0"/>
              <w:jc w:val="center"/>
              <w:rPr>
                <w:rFonts w:eastAsia="Times New Roman" w:cs="Arial"/>
                <w:b/>
                <w:bCs/>
                <w:sz w:val="16"/>
                <w:szCs w:val="16"/>
              </w:rPr>
            </w:pPr>
            <w:r>
              <w:rPr>
                <w:rFonts w:eastAsia="Times New Roman" w:cs="Arial"/>
                <w:b/>
                <w:bCs/>
                <w:sz w:val="16"/>
                <w:szCs w:val="16"/>
              </w:rPr>
              <w:t>1</w:t>
            </w:r>
          </w:p>
        </w:tc>
        <w:tc>
          <w:tcPr>
            <w:tcW w:w="936" w:type="dxa"/>
            <w:shd w:val="clear" w:color="000000" w:fill="F2F2F2"/>
            <w:vAlign w:val="center"/>
            <w:hideMark/>
          </w:tcPr>
          <w:p w14:paraId="3CD953EF" w14:textId="77777777" w:rsidR="00B354EE" w:rsidRPr="00B354EE" w:rsidRDefault="00B354EE" w:rsidP="00B354EE">
            <w:pPr>
              <w:spacing w:after="0"/>
              <w:jc w:val="center"/>
              <w:rPr>
                <w:rFonts w:eastAsia="Times New Roman" w:cs="Arial"/>
                <w:b/>
                <w:bCs/>
                <w:sz w:val="16"/>
                <w:szCs w:val="16"/>
              </w:rPr>
            </w:pPr>
            <w:r>
              <w:rPr>
                <w:rFonts w:eastAsia="Times New Roman" w:cs="Arial"/>
                <w:b/>
                <w:bCs/>
                <w:sz w:val="16"/>
                <w:szCs w:val="16"/>
              </w:rPr>
              <w:t>1-1/4</w:t>
            </w:r>
          </w:p>
        </w:tc>
        <w:tc>
          <w:tcPr>
            <w:tcW w:w="936" w:type="dxa"/>
            <w:shd w:val="clear" w:color="000000" w:fill="F2F2F2"/>
            <w:vAlign w:val="center"/>
            <w:hideMark/>
          </w:tcPr>
          <w:p w14:paraId="7875C645" w14:textId="77777777" w:rsidR="00B354EE" w:rsidRPr="00B354EE" w:rsidRDefault="00B354EE" w:rsidP="00B354EE">
            <w:pPr>
              <w:spacing w:after="0"/>
              <w:jc w:val="center"/>
              <w:rPr>
                <w:rFonts w:eastAsia="Times New Roman" w:cs="Arial"/>
                <w:b/>
                <w:bCs/>
                <w:sz w:val="16"/>
                <w:szCs w:val="16"/>
              </w:rPr>
            </w:pPr>
            <w:r>
              <w:rPr>
                <w:rFonts w:eastAsia="Times New Roman" w:cs="Arial"/>
                <w:b/>
                <w:bCs/>
                <w:sz w:val="16"/>
                <w:szCs w:val="16"/>
              </w:rPr>
              <w:t>1-1/2</w:t>
            </w:r>
          </w:p>
        </w:tc>
        <w:tc>
          <w:tcPr>
            <w:tcW w:w="936" w:type="dxa"/>
            <w:shd w:val="clear" w:color="000000" w:fill="F2F2F2"/>
            <w:vAlign w:val="center"/>
            <w:hideMark/>
          </w:tcPr>
          <w:p w14:paraId="59444C16" w14:textId="77777777" w:rsidR="00B354EE" w:rsidRPr="00B354EE" w:rsidRDefault="00B354EE" w:rsidP="00B354EE">
            <w:pPr>
              <w:spacing w:after="0"/>
              <w:jc w:val="center"/>
              <w:rPr>
                <w:rFonts w:eastAsia="Times New Roman" w:cs="Arial"/>
                <w:b/>
                <w:bCs/>
                <w:sz w:val="16"/>
                <w:szCs w:val="16"/>
              </w:rPr>
            </w:pPr>
            <w:r>
              <w:rPr>
                <w:rFonts w:eastAsia="Times New Roman" w:cs="Arial"/>
                <w:b/>
                <w:bCs/>
                <w:sz w:val="16"/>
                <w:szCs w:val="16"/>
              </w:rPr>
              <w:t>2</w:t>
            </w:r>
          </w:p>
        </w:tc>
        <w:tc>
          <w:tcPr>
            <w:tcW w:w="936" w:type="dxa"/>
            <w:shd w:val="clear" w:color="000000" w:fill="F2F2F2"/>
            <w:vAlign w:val="center"/>
            <w:hideMark/>
          </w:tcPr>
          <w:p w14:paraId="2C27CE1F" w14:textId="77777777" w:rsidR="00B354EE" w:rsidRPr="00B354EE" w:rsidRDefault="00B354EE" w:rsidP="00B354EE">
            <w:pPr>
              <w:spacing w:after="0"/>
              <w:jc w:val="center"/>
              <w:rPr>
                <w:rFonts w:eastAsia="Times New Roman" w:cs="Arial"/>
                <w:b/>
                <w:bCs/>
                <w:sz w:val="16"/>
                <w:szCs w:val="16"/>
              </w:rPr>
            </w:pPr>
            <w:r>
              <w:rPr>
                <w:rFonts w:eastAsia="Times New Roman" w:cs="Arial"/>
                <w:b/>
                <w:bCs/>
                <w:sz w:val="16"/>
                <w:szCs w:val="16"/>
              </w:rPr>
              <w:t>2-1/2</w:t>
            </w:r>
          </w:p>
        </w:tc>
        <w:tc>
          <w:tcPr>
            <w:tcW w:w="936" w:type="dxa"/>
            <w:shd w:val="clear" w:color="000000" w:fill="F2F2F2"/>
            <w:vAlign w:val="center"/>
            <w:hideMark/>
          </w:tcPr>
          <w:p w14:paraId="0E1B44D8" w14:textId="77777777" w:rsidR="00B354EE" w:rsidRPr="00B354EE" w:rsidRDefault="00B354EE" w:rsidP="00B354EE">
            <w:pPr>
              <w:spacing w:after="0"/>
              <w:jc w:val="center"/>
              <w:rPr>
                <w:rFonts w:eastAsia="Times New Roman" w:cs="Arial"/>
                <w:b/>
                <w:bCs/>
                <w:sz w:val="16"/>
                <w:szCs w:val="16"/>
              </w:rPr>
            </w:pPr>
            <w:r>
              <w:rPr>
                <w:rFonts w:eastAsia="Times New Roman" w:cs="Arial"/>
                <w:b/>
                <w:bCs/>
                <w:sz w:val="16"/>
                <w:szCs w:val="16"/>
              </w:rPr>
              <w:t>3</w:t>
            </w:r>
          </w:p>
        </w:tc>
        <w:tc>
          <w:tcPr>
            <w:tcW w:w="936" w:type="dxa"/>
            <w:shd w:val="clear" w:color="000000" w:fill="F2F2F2"/>
            <w:vAlign w:val="center"/>
            <w:hideMark/>
          </w:tcPr>
          <w:p w14:paraId="472CD42E" w14:textId="77777777" w:rsidR="00B354EE" w:rsidRPr="00B354EE" w:rsidRDefault="00B354EE" w:rsidP="00B354EE">
            <w:pPr>
              <w:spacing w:after="0"/>
              <w:jc w:val="center"/>
              <w:rPr>
                <w:rFonts w:eastAsia="Times New Roman" w:cs="Arial"/>
                <w:b/>
                <w:bCs/>
                <w:sz w:val="16"/>
                <w:szCs w:val="16"/>
              </w:rPr>
            </w:pPr>
            <w:r>
              <w:rPr>
                <w:rFonts w:eastAsia="Times New Roman" w:cs="Arial"/>
                <w:b/>
                <w:bCs/>
                <w:sz w:val="16"/>
                <w:szCs w:val="16"/>
              </w:rPr>
              <w:t>4</w:t>
            </w:r>
          </w:p>
        </w:tc>
      </w:tr>
      <w:tr w:rsidR="00AA601A" w:rsidRPr="00B354EE" w14:paraId="4544C279" w14:textId="77777777" w:rsidTr="00952C88">
        <w:trPr>
          <w:trHeight w:val="20"/>
          <w:jc w:val="center"/>
        </w:trPr>
        <w:tc>
          <w:tcPr>
            <w:tcW w:w="936" w:type="dxa"/>
            <w:shd w:val="clear" w:color="000000" w:fill="F2F2F2"/>
            <w:noWrap/>
            <w:vAlign w:val="center"/>
            <w:hideMark/>
          </w:tcPr>
          <w:p w14:paraId="07F0391D"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3</w:t>
            </w:r>
          </w:p>
        </w:tc>
        <w:tc>
          <w:tcPr>
            <w:tcW w:w="936" w:type="dxa"/>
            <w:shd w:val="clear" w:color="C6EFCE" w:fill="C6EFCE"/>
            <w:vAlign w:val="center"/>
            <w:hideMark/>
          </w:tcPr>
          <w:p w14:paraId="25CBAFDB" w14:textId="14BD88D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55089 U*</w:t>
            </w:r>
          </w:p>
        </w:tc>
        <w:tc>
          <w:tcPr>
            <w:tcW w:w="936" w:type="dxa"/>
            <w:shd w:val="clear" w:color="C6EFCE" w:fill="C6EFCE"/>
            <w:vAlign w:val="center"/>
            <w:hideMark/>
          </w:tcPr>
          <w:p w14:paraId="12261F61" w14:textId="39229D1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87928 U*</w:t>
            </w:r>
          </w:p>
        </w:tc>
        <w:tc>
          <w:tcPr>
            <w:tcW w:w="936" w:type="dxa"/>
            <w:shd w:val="clear" w:color="C6EFCE" w:fill="C6EFCE"/>
            <w:vAlign w:val="center"/>
            <w:hideMark/>
          </w:tcPr>
          <w:p w14:paraId="5B8E9644" w14:textId="7DF0186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131084 U*</w:t>
            </w:r>
          </w:p>
        </w:tc>
        <w:tc>
          <w:tcPr>
            <w:tcW w:w="936" w:type="dxa"/>
            <w:shd w:val="clear" w:color="C6EFCE" w:fill="C6EFCE"/>
            <w:vAlign w:val="center"/>
            <w:hideMark/>
          </w:tcPr>
          <w:p w14:paraId="08279A3B" w14:textId="3051AB0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205898 U*</w:t>
            </w:r>
          </w:p>
        </w:tc>
        <w:tc>
          <w:tcPr>
            <w:tcW w:w="936" w:type="dxa"/>
            <w:shd w:val="clear" w:color="C6EFCE" w:fill="C6EFCE"/>
            <w:vAlign w:val="center"/>
            <w:hideMark/>
          </w:tcPr>
          <w:p w14:paraId="72546FA5" w14:textId="5D46358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265156 U*</w:t>
            </w:r>
          </w:p>
        </w:tc>
        <w:tc>
          <w:tcPr>
            <w:tcW w:w="936" w:type="dxa"/>
            <w:shd w:val="clear" w:color="C6EFCE" w:fill="C6EFCE"/>
            <w:vAlign w:val="center"/>
            <w:hideMark/>
          </w:tcPr>
          <w:p w14:paraId="2C4BFF35" w14:textId="7FFA9C4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399047 U</w:t>
            </w:r>
          </w:p>
        </w:tc>
        <w:tc>
          <w:tcPr>
            <w:tcW w:w="936" w:type="dxa"/>
            <w:shd w:val="clear" w:color="C6EFCE" w:fill="C6EFCE"/>
            <w:vAlign w:val="center"/>
            <w:hideMark/>
          </w:tcPr>
          <w:p w14:paraId="7A8A6E3D" w14:textId="4514AB6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533232 U</w:t>
            </w:r>
          </w:p>
        </w:tc>
        <w:tc>
          <w:tcPr>
            <w:tcW w:w="936" w:type="dxa"/>
            <w:shd w:val="clear" w:color="C6EFCE" w:fill="C6EFCE"/>
            <w:vAlign w:val="center"/>
            <w:hideMark/>
          </w:tcPr>
          <w:p w14:paraId="2BB42022" w14:textId="4A4DF52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759281 U</w:t>
            </w:r>
          </w:p>
        </w:tc>
        <w:tc>
          <w:tcPr>
            <w:tcW w:w="936" w:type="dxa"/>
            <w:shd w:val="clear" w:color="C6EFCE" w:fill="C6EFCE"/>
            <w:vAlign w:val="center"/>
            <w:hideMark/>
          </w:tcPr>
          <w:p w14:paraId="38418980" w14:textId="50750D1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1179972 U</w:t>
            </w:r>
          </w:p>
        </w:tc>
      </w:tr>
      <w:tr w:rsidR="00AA601A" w:rsidRPr="00B354EE" w14:paraId="72E2E3D7" w14:textId="77777777" w:rsidTr="00952C88">
        <w:trPr>
          <w:trHeight w:val="20"/>
          <w:jc w:val="center"/>
        </w:trPr>
        <w:tc>
          <w:tcPr>
            <w:tcW w:w="936" w:type="dxa"/>
            <w:shd w:val="clear" w:color="000000" w:fill="F2F2F2"/>
            <w:noWrap/>
            <w:vAlign w:val="center"/>
            <w:hideMark/>
          </w:tcPr>
          <w:p w14:paraId="79E58707"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6</w:t>
            </w:r>
          </w:p>
        </w:tc>
        <w:tc>
          <w:tcPr>
            <w:tcW w:w="936" w:type="dxa"/>
            <w:shd w:val="clear" w:color="C6EFCE" w:fill="C6EFCE"/>
            <w:vAlign w:val="center"/>
            <w:hideMark/>
          </w:tcPr>
          <w:p w14:paraId="757A0709" w14:textId="2AA77D3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38353 U*</w:t>
            </w:r>
          </w:p>
        </w:tc>
        <w:tc>
          <w:tcPr>
            <w:tcW w:w="936" w:type="dxa"/>
            <w:shd w:val="clear" w:color="C6EFCE" w:fill="C6EFCE"/>
            <w:vAlign w:val="center"/>
            <w:hideMark/>
          </w:tcPr>
          <w:p w14:paraId="656CC8E5" w14:textId="62EE3F9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61348 U*</w:t>
            </w:r>
          </w:p>
        </w:tc>
        <w:tc>
          <w:tcPr>
            <w:tcW w:w="936" w:type="dxa"/>
            <w:shd w:val="clear" w:color="C6EFCE" w:fill="C6EFCE"/>
            <w:vAlign w:val="center"/>
            <w:hideMark/>
          </w:tcPr>
          <w:p w14:paraId="1963F74C" w14:textId="7F4F0C3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91605 U</w:t>
            </w:r>
          </w:p>
        </w:tc>
        <w:tc>
          <w:tcPr>
            <w:tcW w:w="936" w:type="dxa"/>
            <w:shd w:val="clear" w:color="C6EFCE" w:fill="C6EFCE"/>
            <w:vAlign w:val="center"/>
            <w:hideMark/>
          </w:tcPr>
          <w:p w14:paraId="2B12ECFC" w14:textId="72B19F9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144115 U</w:t>
            </w:r>
          </w:p>
        </w:tc>
        <w:tc>
          <w:tcPr>
            <w:tcW w:w="936" w:type="dxa"/>
            <w:shd w:val="clear" w:color="C6EFCE" w:fill="C6EFCE"/>
            <w:vAlign w:val="center"/>
            <w:hideMark/>
          </w:tcPr>
          <w:p w14:paraId="101A593D" w14:textId="6C07F78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185737 U</w:t>
            </w:r>
          </w:p>
        </w:tc>
        <w:tc>
          <w:tcPr>
            <w:tcW w:w="936" w:type="dxa"/>
            <w:shd w:val="clear" w:color="C6EFCE" w:fill="C6EFCE"/>
            <w:vAlign w:val="center"/>
            <w:hideMark/>
          </w:tcPr>
          <w:p w14:paraId="5DDE3CE5" w14:textId="5ABB8EF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279847 U</w:t>
            </w:r>
          </w:p>
        </w:tc>
        <w:tc>
          <w:tcPr>
            <w:tcW w:w="936" w:type="dxa"/>
            <w:shd w:val="clear" w:color="C6EFCE" w:fill="C6EFCE"/>
            <w:vAlign w:val="center"/>
            <w:hideMark/>
          </w:tcPr>
          <w:p w14:paraId="31D2FED3" w14:textId="751E8BE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374222 U</w:t>
            </w:r>
          </w:p>
        </w:tc>
        <w:tc>
          <w:tcPr>
            <w:tcW w:w="936" w:type="dxa"/>
            <w:shd w:val="clear" w:color="C6EFCE" w:fill="C6EFCE"/>
            <w:vAlign w:val="center"/>
            <w:hideMark/>
          </w:tcPr>
          <w:p w14:paraId="0686B222" w14:textId="7280C1A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533289 U</w:t>
            </w:r>
          </w:p>
        </w:tc>
        <w:tc>
          <w:tcPr>
            <w:tcW w:w="936" w:type="dxa"/>
            <w:shd w:val="clear" w:color="C6EFCE" w:fill="C6EFCE"/>
            <w:vAlign w:val="center"/>
            <w:hideMark/>
          </w:tcPr>
          <w:p w14:paraId="786C6EC8" w14:textId="25FAA78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829495 U</w:t>
            </w:r>
          </w:p>
        </w:tc>
      </w:tr>
      <w:tr w:rsidR="00AA601A" w:rsidRPr="00B354EE" w14:paraId="50AD47FC" w14:textId="77777777" w:rsidTr="00952C88">
        <w:trPr>
          <w:trHeight w:val="20"/>
          <w:jc w:val="center"/>
        </w:trPr>
        <w:tc>
          <w:tcPr>
            <w:tcW w:w="936" w:type="dxa"/>
            <w:shd w:val="clear" w:color="000000" w:fill="F2F2F2"/>
            <w:noWrap/>
            <w:vAlign w:val="center"/>
            <w:hideMark/>
          </w:tcPr>
          <w:p w14:paraId="054BB29C"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9</w:t>
            </w:r>
          </w:p>
        </w:tc>
        <w:tc>
          <w:tcPr>
            <w:tcW w:w="936" w:type="dxa"/>
            <w:shd w:val="clear" w:color="C6EFCE" w:fill="C6EFCE"/>
            <w:vAlign w:val="center"/>
            <w:hideMark/>
          </w:tcPr>
          <w:p w14:paraId="440FB5C1" w14:textId="00085D3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30973 U*</w:t>
            </w:r>
          </w:p>
        </w:tc>
        <w:tc>
          <w:tcPr>
            <w:tcW w:w="936" w:type="dxa"/>
            <w:shd w:val="clear" w:color="C6EFCE" w:fill="C6EFCE"/>
            <w:vAlign w:val="center"/>
            <w:hideMark/>
          </w:tcPr>
          <w:p w14:paraId="29BC97F6" w14:textId="06A21B4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49617 U</w:t>
            </w:r>
          </w:p>
        </w:tc>
        <w:tc>
          <w:tcPr>
            <w:tcW w:w="936" w:type="dxa"/>
            <w:shd w:val="clear" w:color="C6EFCE" w:fill="C6EFCE"/>
            <w:vAlign w:val="center"/>
            <w:hideMark/>
          </w:tcPr>
          <w:p w14:paraId="431E92F5" w14:textId="5E92B2F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74170 U</w:t>
            </w:r>
          </w:p>
        </w:tc>
        <w:tc>
          <w:tcPr>
            <w:tcW w:w="936" w:type="dxa"/>
            <w:shd w:val="clear" w:color="C6EFCE" w:fill="C6EFCE"/>
            <w:vAlign w:val="center"/>
            <w:hideMark/>
          </w:tcPr>
          <w:p w14:paraId="06F88BA3" w14:textId="563A59A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116814 U</w:t>
            </w:r>
          </w:p>
        </w:tc>
        <w:tc>
          <w:tcPr>
            <w:tcW w:w="936" w:type="dxa"/>
            <w:shd w:val="clear" w:color="C6EFCE" w:fill="C6EFCE"/>
            <w:vAlign w:val="center"/>
            <w:hideMark/>
          </w:tcPr>
          <w:p w14:paraId="08119C66" w14:textId="2E71F93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150635 U</w:t>
            </w:r>
          </w:p>
        </w:tc>
        <w:tc>
          <w:tcPr>
            <w:tcW w:w="936" w:type="dxa"/>
            <w:shd w:val="clear" w:color="C6EFCE" w:fill="C6EFCE"/>
            <w:vAlign w:val="center"/>
            <w:hideMark/>
          </w:tcPr>
          <w:p w14:paraId="26A9A0AA" w14:textId="76BC440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227142 U</w:t>
            </w:r>
          </w:p>
        </w:tc>
        <w:tc>
          <w:tcPr>
            <w:tcW w:w="936" w:type="dxa"/>
            <w:shd w:val="clear" w:color="C6EFCE" w:fill="C6EFCE"/>
            <w:vAlign w:val="center"/>
            <w:hideMark/>
          </w:tcPr>
          <w:p w14:paraId="548568A8" w14:textId="69FCBEB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303897 U</w:t>
            </w:r>
          </w:p>
        </w:tc>
        <w:tc>
          <w:tcPr>
            <w:tcW w:w="936" w:type="dxa"/>
            <w:shd w:val="clear" w:color="C6EFCE" w:fill="C6EFCE"/>
            <w:vAlign w:val="center"/>
            <w:hideMark/>
          </w:tcPr>
          <w:p w14:paraId="1D0CD923" w14:textId="2E8C770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433316 U</w:t>
            </w:r>
          </w:p>
        </w:tc>
        <w:tc>
          <w:tcPr>
            <w:tcW w:w="936" w:type="dxa"/>
            <w:shd w:val="clear" w:color="C6EFCE" w:fill="C6EFCE"/>
            <w:vAlign w:val="center"/>
            <w:hideMark/>
          </w:tcPr>
          <w:p w14:paraId="10F2E0F8" w14:textId="76B5AA7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674414 U</w:t>
            </w:r>
          </w:p>
        </w:tc>
      </w:tr>
      <w:tr w:rsidR="00AA601A" w:rsidRPr="00B354EE" w14:paraId="584617E9" w14:textId="77777777" w:rsidTr="00952C88">
        <w:trPr>
          <w:trHeight w:val="20"/>
          <w:jc w:val="center"/>
        </w:trPr>
        <w:tc>
          <w:tcPr>
            <w:tcW w:w="936" w:type="dxa"/>
            <w:shd w:val="clear" w:color="000000" w:fill="F2F2F2"/>
            <w:noWrap/>
            <w:vAlign w:val="center"/>
            <w:hideMark/>
          </w:tcPr>
          <w:p w14:paraId="22AF69BD"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12</w:t>
            </w:r>
          </w:p>
        </w:tc>
        <w:tc>
          <w:tcPr>
            <w:tcW w:w="936" w:type="dxa"/>
            <w:shd w:val="clear" w:color="C6EFCE" w:fill="C6EFCE"/>
            <w:vAlign w:val="center"/>
            <w:hideMark/>
          </w:tcPr>
          <w:p w14:paraId="3E782D4F" w14:textId="4110C27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26590 U*</w:t>
            </w:r>
          </w:p>
        </w:tc>
        <w:tc>
          <w:tcPr>
            <w:tcW w:w="936" w:type="dxa"/>
            <w:shd w:val="clear" w:color="C6EFCE" w:fill="C6EFCE"/>
            <w:vAlign w:val="center"/>
            <w:hideMark/>
          </w:tcPr>
          <w:p w14:paraId="236F0BA3" w14:textId="643BFB3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42645 U</w:t>
            </w:r>
          </w:p>
        </w:tc>
        <w:tc>
          <w:tcPr>
            <w:tcW w:w="936" w:type="dxa"/>
            <w:shd w:val="clear" w:color="C6EFCE" w:fill="C6EFCE"/>
            <w:vAlign w:val="center"/>
            <w:hideMark/>
          </w:tcPr>
          <w:p w14:paraId="761E412E" w14:textId="7C7D419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63804 U</w:t>
            </w:r>
          </w:p>
        </w:tc>
        <w:tc>
          <w:tcPr>
            <w:tcW w:w="936" w:type="dxa"/>
            <w:shd w:val="clear" w:color="C6EFCE" w:fill="C6EFCE"/>
            <w:vAlign w:val="center"/>
            <w:hideMark/>
          </w:tcPr>
          <w:p w14:paraId="01B7812B" w14:textId="046FFF1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100575 U</w:t>
            </w:r>
          </w:p>
        </w:tc>
        <w:tc>
          <w:tcPr>
            <w:tcW w:w="936" w:type="dxa"/>
            <w:shd w:val="clear" w:color="C6EFCE" w:fill="C6EFCE"/>
            <w:vAlign w:val="center"/>
            <w:hideMark/>
          </w:tcPr>
          <w:p w14:paraId="77E3010B" w14:textId="6352E21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129750 U</w:t>
            </w:r>
          </w:p>
        </w:tc>
        <w:tc>
          <w:tcPr>
            <w:tcW w:w="936" w:type="dxa"/>
            <w:shd w:val="clear" w:color="C6EFCE" w:fill="C6EFCE"/>
            <w:vAlign w:val="center"/>
            <w:hideMark/>
          </w:tcPr>
          <w:p w14:paraId="5AAC0C91" w14:textId="408CEE7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195773 U</w:t>
            </w:r>
          </w:p>
        </w:tc>
        <w:tc>
          <w:tcPr>
            <w:tcW w:w="936" w:type="dxa"/>
            <w:shd w:val="clear" w:color="C6EFCE" w:fill="C6EFCE"/>
            <w:vAlign w:val="center"/>
            <w:hideMark/>
          </w:tcPr>
          <w:p w14:paraId="156AF41D" w14:textId="272B464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262034 U</w:t>
            </w:r>
          </w:p>
        </w:tc>
        <w:tc>
          <w:tcPr>
            <w:tcW w:w="936" w:type="dxa"/>
            <w:shd w:val="clear" w:color="C6EFCE" w:fill="C6EFCE"/>
            <w:vAlign w:val="center"/>
            <w:hideMark/>
          </w:tcPr>
          <w:p w14:paraId="4323C36B" w14:textId="4D422B8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373792 U</w:t>
            </w:r>
          </w:p>
        </w:tc>
        <w:tc>
          <w:tcPr>
            <w:tcW w:w="936" w:type="dxa"/>
            <w:shd w:val="clear" w:color="C6EFCE" w:fill="C6EFCE"/>
            <w:vAlign w:val="center"/>
            <w:hideMark/>
          </w:tcPr>
          <w:p w14:paraId="4E0CB344" w14:textId="10D94B8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582059 U</w:t>
            </w:r>
          </w:p>
        </w:tc>
      </w:tr>
      <w:tr w:rsidR="00AA601A" w:rsidRPr="00B354EE" w14:paraId="01538D9E" w14:textId="77777777" w:rsidTr="00952C88">
        <w:trPr>
          <w:trHeight w:val="20"/>
          <w:jc w:val="center"/>
        </w:trPr>
        <w:tc>
          <w:tcPr>
            <w:tcW w:w="936" w:type="dxa"/>
            <w:shd w:val="clear" w:color="000000" w:fill="F2F2F2"/>
            <w:noWrap/>
            <w:vAlign w:val="center"/>
            <w:hideMark/>
          </w:tcPr>
          <w:p w14:paraId="1410282E"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15</w:t>
            </w:r>
          </w:p>
        </w:tc>
        <w:tc>
          <w:tcPr>
            <w:tcW w:w="936" w:type="dxa"/>
            <w:shd w:val="clear" w:color="C6EFCE" w:fill="C6EFCE"/>
            <w:vAlign w:val="center"/>
            <w:hideMark/>
          </w:tcPr>
          <w:p w14:paraId="4AE21AB7" w14:textId="6688443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23608 U*</w:t>
            </w:r>
          </w:p>
        </w:tc>
        <w:tc>
          <w:tcPr>
            <w:tcW w:w="936" w:type="dxa"/>
            <w:shd w:val="clear" w:color="C6EFCE" w:fill="C6EFCE"/>
            <w:vAlign w:val="center"/>
            <w:hideMark/>
          </w:tcPr>
          <w:p w14:paraId="5F27CC8C" w14:textId="6BB2FA7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37900 U</w:t>
            </w:r>
          </w:p>
        </w:tc>
        <w:tc>
          <w:tcPr>
            <w:tcW w:w="936" w:type="dxa"/>
            <w:shd w:val="clear" w:color="C6EFCE" w:fill="C6EFCE"/>
            <w:vAlign w:val="center"/>
            <w:hideMark/>
          </w:tcPr>
          <w:p w14:paraId="14DF108C" w14:textId="4C475D7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56745 U</w:t>
            </w:r>
          </w:p>
        </w:tc>
        <w:tc>
          <w:tcPr>
            <w:tcW w:w="936" w:type="dxa"/>
            <w:shd w:val="clear" w:color="C6EFCE" w:fill="C6EFCE"/>
            <w:vAlign w:val="center"/>
            <w:hideMark/>
          </w:tcPr>
          <w:p w14:paraId="4C8A7DBC" w14:textId="19AF8DD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89513 U</w:t>
            </w:r>
          </w:p>
        </w:tc>
        <w:tc>
          <w:tcPr>
            <w:tcW w:w="936" w:type="dxa"/>
            <w:shd w:val="clear" w:color="C6EFCE" w:fill="C6EFCE"/>
            <w:vAlign w:val="center"/>
            <w:hideMark/>
          </w:tcPr>
          <w:p w14:paraId="78067BF2" w14:textId="1694326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115521 U</w:t>
            </w:r>
          </w:p>
        </w:tc>
        <w:tc>
          <w:tcPr>
            <w:tcW w:w="936" w:type="dxa"/>
            <w:shd w:val="clear" w:color="C6EFCE" w:fill="C6EFCE"/>
            <w:vAlign w:val="center"/>
            <w:hideMark/>
          </w:tcPr>
          <w:p w14:paraId="2BCDED46" w14:textId="04C69F7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174395 U</w:t>
            </w:r>
          </w:p>
        </w:tc>
        <w:tc>
          <w:tcPr>
            <w:tcW w:w="936" w:type="dxa"/>
            <w:shd w:val="clear" w:color="C6EFCE" w:fill="C6EFCE"/>
            <w:vAlign w:val="center"/>
            <w:hideMark/>
          </w:tcPr>
          <w:p w14:paraId="161461BC" w14:textId="2699883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233500 U</w:t>
            </w:r>
          </w:p>
        </w:tc>
        <w:tc>
          <w:tcPr>
            <w:tcW w:w="936" w:type="dxa"/>
            <w:shd w:val="clear" w:color="FFEB9C" w:fill="FFEB9C"/>
            <w:vAlign w:val="center"/>
            <w:hideMark/>
          </w:tcPr>
          <w:p w14:paraId="26F631D4" w14:textId="53A6B73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333214 U</w:t>
            </w:r>
          </w:p>
        </w:tc>
        <w:tc>
          <w:tcPr>
            <w:tcW w:w="936" w:type="dxa"/>
            <w:shd w:val="clear" w:color="FFEB9C" w:fill="FFEB9C"/>
            <w:vAlign w:val="center"/>
            <w:hideMark/>
          </w:tcPr>
          <w:p w14:paraId="4DE26543" w14:textId="56DA34B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519087 U</w:t>
            </w:r>
          </w:p>
        </w:tc>
      </w:tr>
      <w:tr w:rsidR="00AA601A" w:rsidRPr="00B354EE" w14:paraId="3DC2D4D2" w14:textId="77777777" w:rsidTr="00952C88">
        <w:trPr>
          <w:trHeight w:val="20"/>
          <w:jc w:val="center"/>
        </w:trPr>
        <w:tc>
          <w:tcPr>
            <w:tcW w:w="936" w:type="dxa"/>
            <w:shd w:val="clear" w:color="000000" w:fill="F2F2F2"/>
            <w:noWrap/>
            <w:vAlign w:val="center"/>
            <w:hideMark/>
          </w:tcPr>
          <w:p w14:paraId="7D6C8471"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18</w:t>
            </w:r>
          </w:p>
        </w:tc>
        <w:tc>
          <w:tcPr>
            <w:tcW w:w="936" w:type="dxa"/>
            <w:shd w:val="clear" w:color="C6EFCE" w:fill="C6EFCE"/>
            <w:vAlign w:val="center"/>
            <w:hideMark/>
          </w:tcPr>
          <w:p w14:paraId="4721DD09" w14:textId="6E0AD20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21414 U*</w:t>
            </w:r>
          </w:p>
        </w:tc>
        <w:tc>
          <w:tcPr>
            <w:tcW w:w="936" w:type="dxa"/>
            <w:shd w:val="clear" w:color="C6EFCE" w:fill="C6EFCE"/>
            <w:vAlign w:val="center"/>
            <w:hideMark/>
          </w:tcPr>
          <w:p w14:paraId="79297C8E" w14:textId="18499B7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34406 U</w:t>
            </w:r>
          </w:p>
        </w:tc>
        <w:tc>
          <w:tcPr>
            <w:tcW w:w="936" w:type="dxa"/>
            <w:shd w:val="clear" w:color="C6EFCE" w:fill="C6EFCE"/>
            <w:vAlign w:val="center"/>
            <w:hideMark/>
          </w:tcPr>
          <w:p w14:paraId="479C4F11" w14:textId="21BF2E0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51545 U</w:t>
            </w:r>
          </w:p>
        </w:tc>
        <w:tc>
          <w:tcPr>
            <w:tcW w:w="936" w:type="dxa"/>
            <w:shd w:val="clear" w:color="C6EFCE" w:fill="C6EFCE"/>
            <w:vAlign w:val="center"/>
            <w:hideMark/>
          </w:tcPr>
          <w:p w14:paraId="52922634" w14:textId="0A9318F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81360 U</w:t>
            </w:r>
          </w:p>
        </w:tc>
        <w:tc>
          <w:tcPr>
            <w:tcW w:w="936" w:type="dxa"/>
            <w:shd w:val="clear" w:color="C6EFCE" w:fill="C6EFCE"/>
            <w:vAlign w:val="center"/>
            <w:hideMark/>
          </w:tcPr>
          <w:p w14:paraId="4BD0695D" w14:textId="42E7A88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105033 U</w:t>
            </w:r>
          </w:p>
        </w:tc>
        <w:tc>
          <w:tcPr>
            <w:tcW w:w="936" w:type="dxa"/>
            <w:shd w:val="clear" w:color="C6EFCE" w:fill="C6EFCE"/>
            <w:vAlign w:val="center"/>
            <w:hideMark/>
          </w:tcPr>
          <w:p w14:paraId="1566F1C6" w14:textId="58A565F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158635 U</w:t>
            </w:r>
          </w:p>
        </w:tc>
        <w:tc>
          <w:tcPr>
            <w:tcW w:w="936" w:type="dxa"/>
            <w:shd w:val="clear" w:color="FFEB9C" w:fill="FFEB9C"/>
            <w:vAlign w:val="center"/>
            <w:hideMark/>
          </w:tcPr>
          <w:p w14:paraId="2955FC5E" w14:textId="23E33B3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212461 U</w:t>
            </w:r>
          </w:p>
        </w:tc>
        <w:tc>
          <w:tcPr>
            <w:tcW w:w="936" w:type="dxa"/>
            <w:shd w:val="clear" w:color="FFEB9C" w:fill="FFEB9C"/>
            <w:vAlign w:val="center"/>
            <w:hideMark/>
          </w:tcPr>
          <w:p w14:paraId="62BF67E8" w14:textId="5F5BAE9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303289 U</w:t>
            </w:r>
          </w:p>
        </w:tc>
        <w:tc>
          <w:tcPr>
            <w:tcW w:w="936" w:type="dxa"/>
            <w:shd w:val="clear" w:color="FFEB9C" w:fill="FFEB9C"/>
            <w:vAlign w:val="center"/>
            <w:hideMark/>
          </w:tcPr>
          <w:p w14:paraId="64020D3D" w14:textId="09C0DBD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472640 U</w:t>
            </w:r>
          </w:p>
        </w:tc>
      </w:tr>
      <w:tr w:rsidR="00AA601A" w:rsidRPr="00B354EE" w14:paraId="6B99186B" w14:textId="77777777" w:rsidTr="00952C88">
        <w:trPr>
          <w:trHeight w:val="20"/>
          <w:jc w:val="center"/>
        </w:trPr>
        <w:tc>
          <w:tcPr>
            <w:tcW w:w="936" w:type="dxa"/>
            <w:shd w:val="clear" w:color="000000" w:fill="F2F2F2"/>
            <w:noWrap/>
            <w:vAlign w:val="center"/>
            <w:hideMark/>
          </w:tcPr>
          <w:p w14:paraId="766B5932"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21</w:t>
            </w:r>
          </w:p>
        </w:tc>
        <w:tc>
          <w:tcPr>
            <w:tcW w:w="936" w:type="dxa"/>
            <w:shd w:val="clear" w:color="C6EFCE" w:fill="C6EFCE"/>
            <w:vAlign w:val="center"/>
            <w:hideMark/>
          </w:tcPr>
          <w:p w14:paraId="0F49DC5C" w14:textId="129CECE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19713 U*</w:t>
            </w:r>
          </w:p>
        </w:tc>
        <w:tc>
          <w:tcPr>
            <w:tcW w:w="936" w:type="dxa"/>
            <w:shd w:val="clear" w:color="C6EFCE" w:fill="C6EFCE"/>
            <w:vAlign w:val="center"/>
            <w:hideMark/>
          </w:tcPr>
          <w:p w14:paraId="1F977F61" w14:textId="72E1F77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31696 U</w:t>
            </w:r>
          </w:p>
        </w:tc>
        <w:tc>
          <w:tcPr>
            <w:tcW w:w="936" w:type="dxa"/>
            <w:shd w:val="clear" w:color="C6EFCE" w:fill="C6EFCE"/>
            <w:vAlign w:val="center"/>
            <w:hideMark/>
          </w:tcPr>
          <w:p w14:paraId="11FE6A6F" w14:textId="4AE2433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47511 U</w:t>
            </w:r>
          </w:p>
        </w:tc>
        <w:tc>
          <w:tcPr>
            <w:tcW w:w="936" w:type="dxa"/>
            <w:shd w:val="clear" w:color="C6EFCE" w:fill="C6EFCE"/>
            <w:vAlign w:val="center"/>
            <w:hideMark/>
          </w:tcPr>
          <w:p w14:paraId="6845CEA8" w14:textId="4BE91C2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75034 U</w:t>
            </w:r>
          </w:p>
        </w:tc>
        <w:tc>
          <w:tcPr>
            <w:tcW w:w="936" w:type="dxa"/>
            <w:shd w:val="clear" w:color="C6EFCE" w:fill="C6EFCE"/>
            <w:vAlign w:val="center"/>
            <w:hideMark/>
          </w:tcPr>
          <w:p w14:paraId="5915F4EC" w14:textId="5E1C75F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96893 U</w:t>
            </w:r>
          </w:p>
        </w:tc>
        <w:tc>
          <w:tcPr>
            <w:tcW w:w="936" w:type="dxa"/>
            <w:shd w:val="clear" w:color="FFEB9C" w:fill="FFEB9C"/>
            <w:vAlign w:val="center"/>
            <w:hideMark/>
          </w:tcPr>
          <w:p w14:paraId="3A61DF2C" w14:textId="6CF8C32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146400 U</w:t>
            </w:r>
          </w:p>
        </w:tc>
        <w:tc>
          <w:tcPr>
            <w:tcW w:w="936" w:type="dxa"/>
            <w:shd w:val="clear" w:color="FFEB9C" w:fill="FFEB9C"/>
            <w:vAlign w:val="center"/>
            <w:hideMark/>
          </w:tcPr>
          <w:p w14:paraId="57BB61DE" w14:textId="072285A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196126 U</w:t>
            </w:r>
          </w:p>
        </w:tc>
        <w:tc>
          <w:tcPr>
            <w:tcW w:w="936" w:type="dxa"/>
            <w:shd w:val="clear" w:color="FFEB9C" w:fill="FFEB9C"/>
            <w:vAlign w:val="center"/>
            <w:hideMark/>
          </w:tcPr>
          <w:p w14:paraId="4AA6550B" w14:textId="5D3C3AD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280052 U</w:t>
            </w:r>
          </w:p>
        </w:tc>
        <w:tc>
          <w:tcPr>
            <w:tcW w:w="936" w:type="dxa"/>
            <w:shd w:val="clear" w:color="FFEB9C" w:fill="FFEB9C"/>
            <w:vAlign w:val="center"/>
            <w:hideMark/>
          </w:tcPr>
          <w:p w14:paraId="6A196734" w14:textId="16F368F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436568 U</w:t>
            </w:r>
          </w:p>
        </w:tc>
      </w:tr>
      <w:tr w:rsidR="00AA601A" w:rsidRPr="00B354EE" w14:paraId="3E49A1EE" w14:textId="77777777" w:rsidTr="00952C88">
        <w:trPr>
          <w:trHeight w:val="20"/>
          <w:jc w:val="center"/>
        </w:trPr>
        <w:tc>
          <w:tcPr>
            <w:tcW w:w="936" w:type="dxa"/>
            <w:shd w:val="clear" w:color="000000" w:fill="F2F2F2"/>
            <w:noWrap/>
            <w:vAlign w:val="center"/>
            <w:hideMark/>
          </w:tcPr>
          <w:p w14:paraId="6B4ABB9A"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24</w:t>
            </w:r>
          </w:p>
        </w:tc>
        <w:tc>
          <w:tcPr>
            <w:tcW w:w="936" w:type="dxa"/>
            <w:shd w:val="clear" w:color="C6EFCE" w:fill="C6EFCE"/>
            <w:vAlign w:val="center"/>
            <w:hideMark/>
          </w:tcPr>
          <w:p w14:paraId="2D0BF12B" w14:textId="4BD4B0A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18345 U*</w:t>
            </w:r>
          </w:p>
        </w:tc>
        <w:tc>
          <w:tcPr>
            <w:tcW w:w="936" w:type="dxa"/>
            <w:shd w:val="clear" w:color="C6EFCE" w:fill="C6EFCE"/>
            <w:vAlign w:val="center"/>
            <w:hideMark/>
          </w:tcPr>
          <w:p w14:paraId="3E2FB997" w14:textId="5D34E6B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29516 U</w:t>
            </w:r>
          </w:p>
        </w:tc>
        <w:tc>
          <w:tcPr>
            <w:tcW w:w="936" w:type="dxa"/>
            <w:shd w:val="clear" w:color="C6EFCE" w:fill="C6EFCE"/>
            <w:vAlign w:val="center"/>
            <w:hideMark/>
          </w:tcPr>
          <w:p w14:paraId="47EFADD2" w14:textId="68645B2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44265 U</w:t>
            </w:r>
          </w:p>
        </w:tc>
        <w:tc>
          <w:tcPr>
            <w:tcW w:w="936" w:type="dxa"/>
            <w:shd w:val="clear" w:color="C6EFCE" w:fill="C6EFCE"/>
            <w:vAlign w:val="center"/>
            <w:hideMark/>
          </w:tcPr>
          <w:p w14:paraId="50EC3491" w14:textId="41798FD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69942 U</w:t>
            </w:r>
          </w:p>
        </w:tc>
        <w:tc>
          <w:tcPr>
            <w:tcW w:w="936" w:type="dxa"/>
            <w:shd w:val="clear" w:color="C6EFCE" w:fill="C6EFCE"/>
            <w:vAlign w:val="center"/>
            <w:hideMark/>
          </w:tcPr>
          <w:p w14:paraId="10A9925E" w14:textId="6A94A40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90340 U</w:t>
            </w:r>
          </w:p>
        </w:tc>
        <w:tc>
          <w:tcPr>
            <w:tcW w:w="936" w:type="dxa"/>
            <w:shd w:val="clear" w:color="FFEB9C" w:fill="FFEB9C"/>
            <w:vAlign w:val="center"/>
            <w:hideMark/>
          </w:tcPr>
          <w:p w14:paraId="5460E502" w14:textId="5049E93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136549 U</w:t>
            </w:r>
          </w:p>
        </w:tc>
        <w:tc>
          <w:tcPr>
            <w:tcW w:w="936" w:type="dxa"/>
            <w:shd w:val="clear" w:color="FFEB9C" w:fill="FFEB9C"/>
            <w:vAlign w:val="center"/>
            <w:hideMark/>
          </w:tcPr>
          <w:p w14:paraId="243E54CC" w14:textId="15FC15C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182971 U</w:t>
            </w:r>
          </w:p>
        </w:tc>
        <w:tc>
          <w:tcPr>
            <w:tcW w:w="936" w:type="dxa"/>
            <w:shd w:val="clear" w:color="FFEB9C" w:fill="FFEB9C"/>
            <w:vAlign w:val="center"/>
            <w:hideMark/>
          </w:tcPr>
          <w:p w14:paraId="0647CC23" w14:textId="6058890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261336 U</w:t>
            </w:r>
          </w:p>
        </w:tc>
        <w:tc>
          <w:tcPr>
            <w:tcW w:w="936" w:type="dxa"/>
            <w:shd w:val="clear" w:color="FFEB9C" w:fill="FFEB9C"/>
            <w:vAlign w:val="center"/>
            <w:hideMark/>
          </w:tcPr>
          <w:p w14:paraId="0B6F0CC5" w14:textId="233D716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407511 U</w:t>
            </w:r>
          </w:p>
        </w:tc>
      </w:tr>
      <w:tr w:rsidR="00AA601A" w:rsidRPr="00B354EE" w14:paraId="45602183" w14:textId="77777777" w:rsidTr="00952C88">
        <w:trPr>
          <w:trHeight w:val="20"/>
          <w:jc w:val="center"/>
        </w:trPr>
        <w:tc>
          <w:tcPr>
            <w:tcW w:w="936" w:type="dxa"/>
            <w:shd w:val="clear" w:color="000000" w:fill="F2F2F2"/>
            <w:noWrap/>
            <w:vAlign w:val="center"/>
            <w:hideMark/>
          </w:tcPr>
          <w:p w14:paraId="29D6026D"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27</w:t>
            </w:r>
          </w:p>
        </w:tc>
        <w:tc>
          <w:tcPr>
            <w:tcW w:w="936" w:type="dxa"/>
            <w:shd w:val="clear" w:color="C6EFCE" w:fill="C6EFCE"/>
            <w:vAlign w:val="center"/>
            <w:hideMark/>
          </w:tcPr>
          <w:p w14:paraId="1227D6B5" w14:textId="6F8738C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17214 U*</w:t>
            </w:r>
          </w:p>
        </w:tc>
        <w:tc>
          <w:tcPr>
            <w:tcW w:w="936" w:type="dxa"/>
            <w:shd w:val="clear" w:color="C6EFCE" w:fill="C6EFCE"/>
            <w:vAlign w:val="center"/>
            <w:hideMark/>
          </w:tcPr>
          <w:p w14:paraId="1D649FB1" w14:textId="1A5067F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27713 U</w:t>
            </w:r>
          </w:p>
        </w:tc>
        <w:tc>
          <w:tcPr>
            <w:tcW w:w="936" w:type="dxa"/>
            <w:shd w:val="clear" w:color="C6EFCE" w:fill="C6EFCE"/>
            <w:vAlign w:val="center"/>
            <w:hideMark/>
          </w:tcPr>
          <w:p w14:paraId="384F1D25" w14:textId="34E8889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41581 U</w:t>
            </w:r>
          </w:p>
        </w:tc>
        <w:tc>
          <w:tcPr>
            <w:tcW w:w="936" w:type="dxa"/>
            <w:shd w:val="clear" w:color="C6EFCE" w:fill="C6EFCE"/>
            <w:vAlign w:val="center"/>
            <w:hideMark/>
          </w:tcPr>
          <w:p w14:paraId="4E1DF818" w14:textId="5DA8080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65730 U</w:t>
            </w:r>
          </w:p>
        </w:tc>
        <w:tc>
          <w:tcPr>
            <w:tcW w:w="936" w:type="dxa"/>
            <w:shd w:val="clear" w:color="C6EFCE" w:fill="C6EFCE"/>
            <w:vAlign w:val="center"/>
            <w:hideMark/>
          </w:tcPr>
          <w:p w14:paraId="6EC3A0E2" w14:textId="7ECEA7C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84918 U</w:t>
            </w:r>
          </w:p>
        </w:tc>
        <w:tc>
          <w:tcPr>
            <w:tcW w:w="936" w:type="dxa"/>
            <w:shd w:val="clear" w:color="FFEB9C" w:fill="FFEB9C"/>
            <w:vAlign w:val="center"/>
            <w:hideMark/>
          </w:tcPr>
          <w:p w14:paraId="61FFFB15" w14:textId="2FB42EB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128397 U</w:t>
            </w:r>
          </w:p>
        </w:tc>
        <w:tc>
          <w:tcPr>
            <w:tcW w:w="936" w:type="dxa"/>
            <w:shd w:val="clear" w:color="FFEB9C" w:fill="FFEB9C"/>
            <w:vAlign w:val="center"/>
            <w:hideMark/>
          </w:tcPr>
          <w:p w14:paraId="34502D92" w14:textId="61AC3E7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172085 U</w:t>
            </w:r>
          </w:p>
        </w:tc>
        <w:tc>
          <w:tcPr>
            <w:tcW w:w="936" w:type="dxa"/>
            <w:shd w:val="clear" w:color="FFEB9C" w:fill="FFEB9C"/>
            <w:vAlign w:val="center"/>
            <w:hideMark/>
          </w:tcPr>
          <w:p w14:paraId="02F104D2" w14:textId="7A04516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245846 U</w:t>
            </w:r>
          </w:p>
        </w:tc>
        <w:tc>
          <w:tcPr>
            <w:tcW w:w="936" w:type="dxa"/>
            <w:shd w:val="clear" w:color="FFEB9C" w:fill="FFEB9C"/>
            <w:vAlign w:val="center"/>
            <w:hideMark/>
          </w:tcPr>
          <w:p w14:paraId="7352AA67" w14:textId="1CF205B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383459 U</w:t>
            </w:r>
          </w:p>
        </w:tc>
      </w:tr>
      <w:tr w:rsidR="00AA601A" w:rsidRPr="00B354EE" w14:paraId="25D2D609" w14:textId="77777777" w:rsidTr="00952C88">
        <w:trPr>
          <w:trHeight w:val="20"/>
          <w:jc w:val="center"/>
        </w:trPr>
        <w:tc>
          <w:tcPr>
            <w:tcW w:w="936" w:type="dxa"/>
            <w:shd w:val="clear" w:color="000000" w:fill="F2F2F2"/>
            <w:noWrap/>
            <w:vAlign w:val="center"/>
            <w:hideMark/>
          </w:tcPr>
          <w:p w14:paraId="13F28552"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30</w:t>
            </w:r>
          </w:p>
        </w:tc>
        <w:tc>
          <w:tcPr>
            <w:tcW w:w="936" w:type="dxa"/>
            <w:shd w:val="clear" w:color="C6EFCE" w:fill="C6EFCE"/>
            <w:vAlign w:val="center"/>
            <w:hideMark/>
          </w:tcPr>
          <w:p w14:paraId="59F14F63" w14:textId="3DB4CB3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16260 U*</w:t>
            </w:r>
          </w:p>
        </w:tc>
        <w:tc>
          <w:tcPr>
            <w:tcW w:w="936" w:type="dxa"/>
            <w:shd w:val="clear" w:color="C6EFCE" w:fill="C6EFCE"/>
            <w:vAlign w:val="center"/>
            <w:hideMark/>
          </w:tcPr>
          <w:p w14:paraId="197F7670" w14:textId="03A2403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26191 U</w:t>
            </w:r>
          </w:p>
        </w:tc>
        <w:tc>
          <w:tcPr>
            <w:tcW w:w="936" w:type="dxa"/>
            <w:shd w:val="clear" w:color="C6EFCE" w:fill="C6EFCE"/>
            <w:vAlign w:val="center"/>
            <w:hideMark/>
          </w:tcPr>
          <w:p w14:paraId="49EF68A0" w14:textId="0631D4B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39313 U</w:t>
            </w:r>
          </w:p>
        </w:tc>
        <w:tc>
          <w:tcPr>
            <w:tcW w:w="936" w:type="dxa"/>
            <w:shd w:val="clear" w:color="C6EFCE" w:fill="C6EFCE"/>
            <w:vAlign w:val="center"/>
            <w:hideMark/>
          </w:tcPr>
          <w:p w14:paraId="008D95F9" w14:textId="20CE1E1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62171 U</w:t>
            </w:r>
          </w:p>
        </w:tc>
        <w:tc>
          <w:tcPr>
            <w:tcW w:w="936" w:type="dxa"/>
            <w:shd w:val="clear" w:color="C6EFCE" w:fill="C6EFCE"/>
            <w:vAlign w:val="center"/>
            <w:hideMark/>
          </w:tcPr>
          <w:p w14:paraId="52BF2EBF" w14:textId="0812CF2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80337 U</w:t>
            </w:r>
          </w:p>
        </w:tc>
        <w:tc>
          <w:tcPr>
            <w:tcW w:w="936" w:type="dxa"/>
            <w:shd w:val="clear" w:color="FFEB9C" w:fill="FFEB9C"/>
            <w:vAlign w:val="center"/>
            <w:hideMark/>
          </w:tcPr>
          <w:p w14:paraId="0B71458F" w14:textId="54566B1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121508 U</w:t>
            </w:r>
          </w:p>
        </w:tc>
        <w:tc>
          <w:tcPr>
            <w:tcW w:w="936" w:type="dxa"/>
            <w:shd w:val="clear" w:color="FFEB9C" w:fill="FFEB9C"/>
            <w:vAlign w:val="center"/>
            <w:hideMark/>
          </w:tcPr>
          <w:p w14:paraId="13863AAC" w14:textId="4DFD108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162883 U</w:t>
            </w:r>
          </w:p>
        </w:tc>
        <w:tc>
          <w:tcPr>
            <w:tcW w:w="936" w:type="dxa"/>
            <w:shd w:val="clear" w:color="FFEB9C" w:fill="FFEB9C"/>
            <w:vAlign w:val="center"/>
            <w:hideMark/>
          </w:tcPr>
          <w:p w14:paraId="1F85830C" w14:textId="43D3C48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232751 U</w:t>
            </w:r>
          </w:p>
        </w:tc>
        <w:tc>
          <w:tcPr>
            <w:tcW w:w="936" w:type="dxa"/>
            <w:shd w:val="clear" w:color="FFEB9C" w:fill="FFEB9C"/>
            <w:vAlign w:val="center"/>
            <w:hideMark/>
          </w:tcPr>
          <w:p w14:paraId="60011D6D" w14:textId="0E2A589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363123 U</w:t>
            </w:r>
          </w:p>
        </w:tc>
      </w:tr>
      <w:tr w:rsidR="00AA601A" w:rsidRPr="00B354EE" w14:paraId="7364D7A3" w14:textId="77777777" w:rsidTr="00952C88">
        <w:trPr>
          <w:trHeight w:val="20"/>
          <w:jc w:val="center"/>
        </w:trPr>
        <w:tc>
          <w:tcPr>
            <w:tcW w:w="936" w:type="dxa"/>
            <w:shd w:val="clear" w:color="000000" w:fill="F2F2F2"/>
            <w:noWrap/>
            <w:vAlign w:val="center"/>
            <w:hideMark/>
          </w:tcPr>
          <w:p w14:paraId="2469DF47"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35</w:t>
            </w:r>
          </w:p>
        </w:tc>
        <w:tc>
          <w:tcPr>
            <w:tcW w:w="936" w:type="dxa"/>
            <w:shd w:val="clear" w:color="C6EFCE" w:fill="C6EFCE"/>
            <w:vAlign w:val="center"/>
            <w:hideMark/>
          </w:tcPr>
          <w:p w14:paraId="0CA76FA0" w14:textId="6E11F38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14955 U*</w:t>
            </w:r>
          </w:p>
        </w:tc>
        <w:tc>
          <w:tcPr>
            <w:tcW w:w="936" w:type="dxa"/>
            <w:shd w:val="clear" w:color="C6EFCE" w:fill="C6EFCE"/>
            <w:vAlign w:val="center"/>
            <w:hideMark/>
          </w:tcPr>
          <w:p w14:paraId="0E7215E2" w14:textId="5C05384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24108 U</w:t>
            </w:r>
          </w:p>
        </w:tc>
        <w:tc>
          <w:tcPr>
            <w:tcW w:w="936" w:type="dxa"/>
            <w:shd w:val="clear" w:color="C6EFCE" w:fill="C6EFCE"/>
            <w:vAlign w:val="center"/>
            <w:hideMark/>
          </w:tcPr>
          <w:p w14:paraId="49BE40E3" w14:textId="3084176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36210 U</w:t>
            </w:r>
          </w:p>
        </w:tc>
        <w:tc>
          <w:tcPr>
            <w:tcW w:w="936" w:type="dxa"/>
            <w:shd w:val="clear" w:color="C6EFCE" w:fill="C6EFCE"/>
            <w:vAlign w:val="center"/>
            <w:hideMark/>
          </w:tcPr>
          <w:p w14:paraId="22CC30BD" w14:textId="0AD0D10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57298 U</w:t>
            </w:r>
          </w:p>
        </w:tc>
        <w:tc>
          <w:tcPr>
            <w:tcW w:w="936" w:type="dxa"/>
            <w:shd w:val="clear" w:color="FFEB9C" w:fill="FFEB9C"/>
            <w:vAlign w:val="center"/>
            <w:hideMark/>
          </w:tcPr>
          <w:p w14:paraId="0E768832" w14:textId="66E2ED4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74063 U</w:t>
            </w:r>
          </w:p>
        </w:tc>
        <w:tc>
          <w:tcPr>
            <w:tcW w:w="936" w:type="dxa"/>
            <w:shd w:val="clear" w:color="FFEB9C" w:fill="FFEB9C"/>
            <w:vAlign w:val="center"/>
            <w:hideMark/>
          </w:tcPr>
          <w:p w14:paraId="7453AF37" w14:textId="7C58FFC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112071 U</w:t>
            </w:r>
          </w:p>
        </w:tc>
        <w:tc>
          <w:tcPr>
            <w:tcW w:w="936" w:type="dxa"/>
            <w:shd w:val="clear" w:color="FFEB9C" w:fill="FFEB9C"/>
            <w:vAlign w:val="center"/>
            <w:hideMark/>
          </w:tcPr>
          <w:p w14:paraId="4975D501" w14:textId="5C872D0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150278 U</w:t>
            </w:r>
          </w:p>
        </w:tc>
        <w:tc>
          <w:tcPr>
            <w:tcW w:w="936" w:type="dxa"/>
            <w:shd w:val="clear" w:color="FFEB9C" w:fill="FFEB9C"/>
            <w:vAlign w:val="center"/>
            <w:hideMark/>
          </w:tcPr>
          <w:p w14:paraId="4879634D" w14:textId="17790B8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214810 U</w:t>
            </w:r>
          </w:p>
        </w:tc>
        <w:tc>
          <w:tcPr>
            <w:tcW w:w="936" w:type="dxa"/>
            <w:shd w:val="clear" w:color="FFEB9C" w:fill="FFEB9C"/>
            <w:vAlign w:val="center"/>
            <w:hideMark/>
          </w:tcPr>
          <w:p w14:paraId="73E355F0" w14:textId="59491C5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335258 U</w:t>
            </w:r>
          </w:p>
        </w:tc>
      </w:tr>
      <w:tr w:rsidR="00AA601A" w:rsidRPr="00B354EE" w14:paraId="3D8BF13E" w14:textId="77777777" w:rsidTr="00952C88">
        <w:trPr>
          <w:trHeight w:val="20"/>
          <w:jc w:val="center"/>
        </w:trPr>
        <w:tc>
          <w:tcPr>
            <w:tcW w:w="936" w:type="dxa"/>
            <w:shd w:val="clear" w:color="000000" w:fill="F2F2F2"/>
            <w:noWrap/>
            <w:vAlign w:val="center"/>
            <w:hideMark/>
          </w:tcPr>
          <w:p w14:paraId="7EB1875D"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40</w:t>
            </w:r>
          </w:p>
        </w:tc>
        <w:tc>
          <w:tcPr>
            <w:tcW w:w="936" w:type="dxa"/>
            <w:shd w:val="clear" w:color="C6EFCE" w:fill="C6EFCE"/>
            <w:vAlign w:val="center"/>
            <w:hideMark/>
          </w:tcPr>
          <w:p w14:paraId="7BA3046D" w14:textId="5347A1E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13906 U*</w:t>
            </w:r>
          </w:p>
        </w:tc>
        <w:tc>
          <w:tcPr>
            <w:tcW w:w="936" w:type="dxa"/>
            <w:shd w:val="clear" w:color="C6EFCE" w:fill="C6EFCE"/>
            <w:vAlign w:val="center"/>
            <w:hideMark/>
          </w:tcPr>
          <w:p w14:paraId="37EDBD5D" w14:textId="0DC7B99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22434 U</w:t>
            </w:r>
          </w:p>
        </w:tc>
        <w:tc>
          <w:tcPr>
            <w:tcW w:w="936" w:type="dxa"/>
            <w:shd w:val="clear" w:color="C6EFCE" w:fill="C6EFCE"/>
            <w:vAlign w:val="center"/>
            <w:hideMark/>
          </w:tcPr>
          <w:p w14:paraId="368664B0" w14:textId="648F245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33713 U</w:t>
            </w:r>
          </w:p>
        </w:tc>
        <w:tc>
          <w:tcPr>
            <w:tcW w:w="936" w:type="dxa"/>
            <w:shd w:val="clear" w:color="C6EFCE" w:fill="C6EFCE"/>
            <w:vAlign w:val="center"/>
            <w:hideMark/>
          </w:tcPr>
          <w:p w14:paraId="5CD18DDA" w14:textId="250C824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53377 U</w:t>
            </w:r>
          </w:p>
        </w:tc>
        <w:tc>
          <w:tcPr>
            <w:tcW w:w="936" w:type="dxa"/>
            <w:shd w:val="clear" w:color="FFEB9C" w:fill="FFEB9C"/>
            <w:vAlign w:val="center"/>
            <w:hideMark/>
          </w:tcPr>
          <w:p w14:paraId="6E3BBCD5" w14:textId="2165F45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69015 U</w:t>
            </w:r>
          </w:p>
        </w:tc>
        <w:tc>
          <w:tcPr>
            <w:tcW w:w="936" w:type="dxa"/>
            <w:shd w:val="clear" w:color="FFEB9C" w:fill="FFEB9C"/>
            <w:vAlign w:val="center"/>
            <w:hideMark/>
          </w:tcPr>
          <w:p w14:paraId="04C83304" w14:textId="3EA2785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104475 U</w:t>
            </w:r>
          </w:p>
        </w:tc>
        <w:tc>
          <w:tcPr>
            <w:tcW w:w="936" w:type="dxa"/>
            <w:shd w:val="clear" w:color="FFEB9C" w:fill="FFEB9C"/>
            <w:vAlign w:val="center"/>
            <w:hideMark/>
          </w:tcPr>
          <w:p w14:paraId="0F59C8D8" w14:textId="0F32959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140130 U</w:t>
            </w:r>
          </w:p>
        </w:tc>
        <w:tc>
          <w:tcPr>
            <w:tcW w:w="936" w:type="dxa"/>
            <w:shd w:val="clear" w:color="FFEB9C" w:fill="FFEB9C"/>
            <w:vAlign w:val="center"/>
            <w:hideMark/>
          </w:tcPr>
          <w:p w14:paraId="027AB647" w14:textId="53F20B4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200365 U</w:t>
            </w:r>
          </w:p>
        </w:tc>
        <w:tc>
          <w:tcPr>
            <w:tcW w:w="936" w:type="dxa"/>
            <w:shd w:val="clear" w:color="FFEB9C" w:fill="FFEB9C"/>
            <w:vAlign w:val="center"/>
            <w:hideMark/>
          </w:tcPr>
          <w:p w14:paraId="38AF70EC" w14:textId="461097B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312817 U</w:t>
            </w:r>
          </w:p>
        </w:tc>
      </w:tr>
      <w:tr w:rsidR="00AA601A" w:rsidRPr="00B354EE" w14:paraId="7A5E3B13" w14:textId="77777777" w:rsidTr="00952C88">
        <w:trPr>
          <w:trHeight w:val="20"/>
          <w:jc w:val="center"/>
        </w:trPr>
        <w:tc>
          <w:tcPr>
            <w:tcW w:w="936" w:type="dxa"/>
            <w:shd w:val="clear" w:color="000000" w:fill="F2F2F2"/>
            <w:noWrap/>
            <w:vAlign w:val="center"/>
            <w:hideMark/>
          </w:tcPr>
          <w:p w14:paraId="3CB2AA65"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45</w:t>
            </w:r>
          </w:p>
        </w:tc>
        <w:tc>
          <w:tcPr>
            <w:tcW w:w="936" w:type="dxa"/>
            <w:shd w:val="clear" w:color="C6EFCE" w:fill="C6EFCE"/>
            <w:vAlign w:val="center"/>
            <w:hideMark/>
          </w:tcPr>
          <w:p w14:paraId="2D3FBA7C" w14:textId="4E69533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13039 U*</w:t>
            </w:r>
          </w:p>
        </w:tc>
        <w:tc>
          <w:tcPr>
            <w:tcW w:w="936" w:type="dxa"/>
            <w:shd w:val="clear" w:color="C6EFCE" w:fill="C6EFCE"/>
            <w:vAlign w:val="center"/>
            <w:hideMark/>
          </w:tcPr>
          <w:p w14:paraId="00E20011" w14:textId="48548D6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21050 U</w:t>
            </w:r>
          </w:p>
        </w:tc>
        <w:tc>
          <w:tcPr>
            <w:tcW w:w="936" w:type="dxa"/>
            <w:shd w:val="clear" w:color="C6EFCE" w:fill="C6EFCE"/>
            <w:vAlign w:val="center"/>
            <w:hideMark/>
          </w:tcPr>
          <w:p w14:paraId="7929378E" w14:textId="1782A10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31650 U</w:t>
            </w:r>
          </w:p>
        </w:tc>
        <w:tc>
          <w:tcPr>
            <w:tcW w:w="936" w:type="dxa"/>
            <w:shd w:val="clear" w:color="C6EFCE" w:fill="C6EFCE"/>
            <w:vAlign w:val="center"/>
            <w:hideMark/>
          </w:tcPr>
          <w:p w14:paraId="3D45494F" w14:textId="776291E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50135 U</w:t>
            </w:r>
          </w:p>
        </w:tc>
        <w:tc>
          <w:tcPr>
            <w:tcW w:w="936" w:type="dxa"/>
            <w:shd w:val="clear" w:color="FFEB9C" w:fill="FFEB9C"/>
            <w:vAlign w:val="center"/>
            <w:hideMark/>
          </w:tcPr>
          <w:p w14:paraId="261A3158" w14:textId="467D8BB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64840 U</w:t>
            </w:r>
          </w:p>
        </w:tc>
        <w:tc>
          <w:tcPr>
            <w:tcW w:w="936" w:type="dxa"/>
            <w:shd w:val="clear" w:color="FFEB9C" w:fill="FFEB9C"/>
            <w:vAlign w:val="center"/>
            <w:hideMark/>
          </w:tcPr>
          <w:p w14:paraId="55E3C80C" w14:textId="1E4FDBC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98192 U</w:t>
            </w:r>
          </w:p>
        </w:tc>
        <w:tc>
          <w:tcPr>
            <w:tcW w:w="936" w:type="dxa"/>
            <w:shd w:val="clear" w:color="FFEB9C" w:fill="FFEB9C"/>
            <w:vAlign w:val="center"/>
            <w:hideMark/>
          </w:tcPr>
          <w:p w14:paraId="1E7E4E5A" w14:textId="6B0DF12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131735 U</w:t>
            </w:r>
          </w:p>
        </w:tc>
        <w:tc>
          <w:tcPr>
            <w:tcW w:w="936" w:type="dxa"/>
            <w:shd w:val="clear" w:color="FFEB9C" w:fill="FFEB9C"/>
            <w:vAlign w:val="center"/>
            <w:hideMark/>
          </w:tcPr>
          <w:p w14:paraId="6E908BF0" w14:textId="74E5C6D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188411 U</w:t>
            </w:r>
          </w:p>
        </w:tc>
        <w:tc>
          <w:tcPr>
            <w:tcW w:w="936" w:type="dxa"/>
            <w:shd w:val="clear" w:color="FFEB9C" w:fill="FFEB9C"/>
            <w:vAlign w:val="center"/>
            <w:hideMark/>
          </w:tcPr>
          <w:p w14:paraId="3A556DB3" w14:textId="5098997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294245 U</w:t>
            </w:r>
          </w:p>
        </w:tc>
      </w:tr>
      <w:tr w:rsidR="00AA601A" w:rsidRPr="00B354EE" w14:paraId="737DBB8B" w14:textId="77777777" w:rsidTr="00952C88">
        <w:trPr>
          <w:trHeight w:val="20"/>
          <w:jc w:val="center"/>
        </w:trPr>
        <w:tc>
          <w:tcPr>
            <w:tcW w:w="936" w:type="dxa"/>
            <w:shd w:val="clear" w:color="000000" w:fill="F2F2F2"/>
            <w:noWrap/>
            <w:vAlign w:val="center"/>
            <w:hideMark/>
          </w:tcPr>
          <w:p w14:paraId="0C0D39F2"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50</w:t>
            </w:r>
          </w:p>
        </w:tc>
        <w:tc>
          <w:tcPr>
            <w:tcW w:w="936" w:type="dxa"/>
            <w:shd w:val="clear" w:color="C6EFCE" w:fill="C6EFCE"/>
            <w:vAlign w:val="center"/>
            <w:hideMark/>
          </w:tcPr>
          <w:p w14:paraId="7274BE12" w14:textId="41B419E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12308 U*</w:t>
            </w:r>
          </w:p>
        </w:tc>
        <w:tc>
          <w:tcPr>
            <w:tcW w:w="936" w:type="dxa"/>
            <w:shd w:val="clear" w:color="C6EFCE" w:fill="C6EFCE"/>
            <w:vAlign w:val="center"/>
            <w:hideMark/>
          </w:tcPr>
          <w:p w14:paraId="03ACAB7C" w14:textId="4243CBB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19882 U</w:t>
            </w:r>
          </w:p>
        </w:tc>
        <w:tc>
          <w:tcPr>
            <w:tcW w:w="936" w:type="dxa"/>
            <w:shd w:val="clear" w:color="C6EFCE" w:fill="C6EFCE"/>
            <w:vAlign w:val="center"/>
            <w:hideMark/>
          </w:tcPr>
          <w:p w14:paraId="123B59BD" w14:textId="64501FC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29907 U</w:t>
            </w:r>
          </w:p>
        </w:tc>
        <w:tc>
          <w:tcPr>
            <w:tcW w:w="936" w:type="dxa"/>
            <w:shd w:val="clear" w:color="C6EFCE" w:fill="C6EFCE"/>
            <w:vAlign w:val="center"/>
            <w:hideMark/>
          </w:tcPr>
          <w:p w14:paraId="09EE6927" w14:textId="74DB668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47397 U</w:t>
            </w:r>
          </w:p>
        </w:tc>
        <w:tc>
          <w:tcPr>
            <w:tcW w:w="936" w:type="dxa"/>
            <w:shd w:val="clear" w:color="FFEB9C" w:fill="FFEB9C"/>
            <w:vAlign w:val="center"/>
            <w:hideMark/>
          </w:tcPr>
          <w:p w14:paraId="1A44A735" w14:textId="1D248E0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61313 U</w:t>
            </w:r>
          </w:p>
        </w:tc>
        <w:tc>
          <w:tcPr>
            <w:tcW w:w="936" w:type="dxa"/>
            <w:shd w:val="clear" w:color="FFEB9C" w:fill="FFEB9C"/>
            <w:vAlign w:val="center"/>
            <w:hideMark/>
          </w:tcPr>
          <w:p w14:paraId="56CF4BE8" w14:textId="74118BF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92883 U</w:t>
            </w:r>
          </w:p>
        </w:tc>
        <w:tc>
          <w:tcPr>
            <w:tcW w:w="936" w:type="dxa"/>
            <w:shd w:val="clear" w:color="FFEB9C" w:fill="FFEB9C"/>
            <w:vAlign w:val="center"/>
            <w:hideMark/>
          </w:tcPr>
          <w:p w14:paraId="699FF133" w14:textId="072637D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124640 U</w:t>
            </w:r>
          </w:p>
        </w:tc>
        <w:tc>
          <w:tcPr>
            <w:tcW w:w="936" w:type="dxa"/>
            <w:shd w:val="clear" w:color="FFEB9C" w:fill="FFEB9C"/>
            <w:vAlign w:val="center"/>
            <w:hideMark/>
          </w:tcPr>
          <w:p w14:paraId="37F51D46" w14:textId="0A0576D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178309 U</w:t>
            </w:r>
          </w:p>
        </w:tc>
        <w:tc>
          <w:tcPr>
            <w:tcW w:w="936" w:type="dxa"/>
            <w:shd w:val="clear" w:color="FFEB9C" w:fill="FFEB9C"/>
            <w:vAlign w:val="center"/>
            <w:hideMark/>
          </w:tcPr>
          <w:p w14:paraId="5170E7E9" w14:textId="7792664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278546 U</w:t>
            </w:r>
          </w:p>
        </w:tc>
      </w:tr>
      <w:tr w:rsidR="00AA601A" w:rsidRPr="00B354EE" w14:paraId="2C94FE57" w14:textId="77777777" w:rsidTr="00952C88">
        <w:trPr>
          <w:trHeight w:val="20"/>
          <w:jc w:val="center"/>
        </w:trPr>
        <w:tc>
          <w:tcPr>
            <w:tcW w:w="936" w:type="dxa"/>
            <w:shd w:val="clear" w:color="000000" w:fill="F2F2F2"/>
            <w:noWrap/>
            <w:vAlign w:val="center"/>
            <w:hideMark/>
          </w:tcPr>
          <w:p w14:paraId="3990C4E6"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60</w:t>
            </w:r>
          </w:p>
        </w:tc>
        <w:tc>
          <w:tcPr>
            <w:tcW w:w="936" w:type="dxa"/>
            <w:shd w:val="clear" w:color="C6EFCE" w:fill="C6EFCE"/>
            <w:vAlign w:val="center"/>
            <w:hideMark/>
          </w:tcPr>
          <w:p w14:paraId="01DE79B6" w14:textId="20DAC2D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11135 U*</w:t>
            </w:r>
          </w:p>
        </w:tc>
        <w:tc>
          <w:tcPr>
            <w:tcW w:w="936" w:type="dxa"/>
            <w:shd w:val="clear" w:color="C6EFCE" w:fill="C6EFCE"/>
            <w:vAlign w:val="center"/>
            <w:hideMark/>
          </w:tcPr>
          <w:p w14:paraId="4EEFD98A" w14:textId="22D6922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18007 U</w:t>
            </w:r>
          </w:p>
        </w:tc>
        <w:tc>
          <w:tcPr>
            <w:tcW w:w="936" w:type="dxa"/>
            <w:shd w:val="clear" w:color="C6EFCE" w:fill="C6EFCE"/>
            <w:vAlign w:val="center"/>
            <w:hideMark/>
          </w:tcPr>
          <w:p w14:paraId="6279533B" w14:textId="3B8B5BF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27108 U</w:t>
            </w:r>
          </w:p>
        </w:tc>
        <w:tc>
          <w:tcPr>
            <w:tcW w:w="936" w:type="dxa"/>
            <w:shd w:val="clear" w:color="C6EFCE" w:fill="C6EFCE"/>
            <w:vAlign w:val="center"/>
            <w:hideMark/>
          </w:tcPr>
          <w:p w14:paraId="637AF5F1" w14:textId="0C76895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42997 U</w:t>
            </w:r>
          </w:p>
        </w:tc>
        <w:tc>
          <w:tcPr>
            <w:tcW w:w="936" w:type="dxa"/>
            <w:shd w:val="clear" w:color="FFEB9C" w:fill="FFEB9C"/>
            <w:vAlign w:val="center"/>
            <w:hideMark/>
          </w:tcPr>
          <w:p w14:paraId="7F3A13E3" w14:textId="238F1CD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55644 U</w:t>
            </w:r>
          </w:p>
        </w:tc>
        <w:tc>
          <w:tcPr>
            <w:tcW w:w="936" w:type="dxa"/>
            <w:shd w:val="clear" w:color="FFEB9C" w:fill="FFEB9C"/>
            <w:vAlign w:val="center"/>
            <w:hideMark/>
          </w:tcPr>
          <w:p w14:paraId="7219D689" w14:textId="34166FA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84347 U</w:t>
            </w:r>
          </w:p>
        </w:tc>
        <w:tc>
          <w:tcPr>
            <w:tcW w:w="936" w:type="dxa"/>
            <w:shd w:val="clear" w:color="FFEB9C" w:fill="FFEB9C"/>
            <w:vAlign w:val="center"/>
            <w:hideMark/>
          </w:tcPr>
          <w:p w14:paraId="64483556" w14:textId="6F98C5C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113231 U</w:t>
            </w:r>
          </w:p>
        </w:tc>
        <w:tc>
          <w:tcPr>
            <w:tcW w:w="936" w:type="dxa"/>
            <w:shd w:val="clear" w:color="FFEB9C" w:fill="FFEB9C"/>
            <w:vAlign w:val="center"/>
            <w:hideMark/>
          </w:tcPr>
          <w:p w14:paraId="41330FEA" w14:textId="0E9B306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162059 U</w:t>
            </w:r>
          </w:p>
        </w:tc>
        <w:tc>
          <w:tcPr>
            <w:tcW w:w="936" w:type="dxa"/>
            <w:shd w:val="clear" w:color="FFEB9C" w:fill="FFEB9C"/>
            <w:vAlign w:val="center"/>
            <w:hideMark/>
          </w:tcPr>
          <w:p w14:paraId="5EF65E85" w14:textId="210C1F1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253288 U</w:t>
            </w:r>
          </w:p>
        </w:tc>
      </w:tr>
      <w:tr w:rsidR="00AA601A" w:rsidRPr="00B354EE" w14:paraId="7D8D75BC" w14:textId="77777777" w:rsidTr="00952C88">
        <w:trPr>
          <w:trHeight w:val="20"/>
          <w:jc w:val="center"/>
        </w:trPr>
        <w:tc>
          <w:tcPr>
            <w:tcW w:w="936" w:type="dxa"/>
            <w:shd w:val="clear" w:color="000000" w:fill="F2F2F2"/>
            <w:noWrap/>
            <w:vAlign w:val="center"/>
            <w:hideMark/>
          </w:tcPr>
          <w:p w14:paraId="6AEE2A44"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70</w:t>
            </w:r>
          </w:p>
        </w:tc>
        <w:tc>
          <w:tcPr>
            <w:tcW w:w="936" w:type="dxa"/>
            <w:shd w:val="clear" w:color="C6EFCE" w:fill="C6EFCE"/>
            <w:vAlign w:val="center"/>
            <w:hideMark/>
          </w:tcPr>
          <w:p w14:paraId="4DD86AAA" w14:textId="0455F3B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10227 U*</w:t>
            </w:r>
          </w:p>
        </w:tc>
        <w:tc>
          <w:tcPr>
            <w:tcW w:w="936" w:type="dxa"/>
            <w:shd w:val="clear" w:color="C6EFCE" w:fill="C6EFCE"/>
            <w:vAlign w:val="center"/>
            <w:hideMark/>
          </w:tcPr>
          <w:p w14:paraId="0280CE42" w14:textId="3B88E95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16554 U</w:t>
            </w:r>
          </w:p>
        </w:tc>
        <w:tc>
          <w:tcPr>
            <w:tcW w:w="936" w:type="dxa"/>
            <w:shd w:val="clear" w:color="C6EFCE" w:fill="C6EFCE"/>
            <w:vAlign w:val="center"/>
            <w:hideMark/>
          </w:tcPr>
          <w:p w14:paraId="22756CEE" w14:textId="4E82875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24940 U</w:t>
            </w:r>
          </w:p>
        </w:tc>
        <w:tc>
          <w:tcPr>
            <w:tcW w:w="936" w:type="dxa"/>
            <w:shd w:val="clear" w:color="FFEB9C" w:fill="FFEB9C"/>
            <w:vAlign w:val="center"/>
            <w:hideMark/>
          </w:tcPr>
          <w:p w14:paraId="0DE0ADB9" w14:textId="5C20839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39586 U</w:t>
            </w:r>
          </w:p>
        </w:tc>
        <w:tc>
          <w:tcPr>
            <w:tcW w:w="936" w:type="dxa"/>
            <w:shd w:val="clear" w:color="FFEB9C" w:fill="FFEB9C"/>
            <w:vAlign w:val="center"/>
            <w:hideMark/>
          </w:tcPr>
          <w:p w14:paraId="7F7552B7" w14:textId="6BC4647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51249 U</w:t>
            </w:r>
          </w:p>
        </w:tc>
        <w:tc>
          <w:tcPr>
            <w:tcW w:w="936" w:type="dxa"/>
            <w:shd w:val="clear" w:color="FFEB9C" w:fill="FFEB9C"/>
            <w:vAlign w:val="center"/>
            <w:hideMark/>
          </w:tcPr>
          <w:p w14:paraId="52F345BE" w14:textId="55987FE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77727 U</w:t>
            </w:r>
          </w:p>
        </w:tc>
        <w:tc>
          <w:tcPr>
            <w:tcW w:w="936" w:type="dxa"/>
            <w:shd w:val="clear" w:color="FFEB9C" w:fill="FFEB9C"/>
            <w:vAlign w:val="center"/>
            <w:hideMark/>
          </w:tcPr>
          <w:p w14:paraId="59C76F40" w14:textId="42914D4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104381 U</w:t>
            </w:r>
          </w:p>
        </w:tc>
        <w:tc>
          <w:tcPr>
            <w:tcW w:w="936" w:type="dxa"/>
            <w:shd w:val="clear" w:color="FFEB9C" w:fill="FFEB9C"/>
            <w:vAlign w:val="center"/>
            <w:hideMark/>
          </w:tcPr>
          <w:p w14:paraId="5303D34C" w14:textId="7088243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149451 U</w:t>
            </w:r>
          </w:p>
        </w:tc>
        <w:tc>
          <w:tcPr>
            <w:tcW w:w="936" w:type="dxa"/>
            <w:shd w:val="clear" w:color="FFEB9C" w:fill="FFEB9C"/>
            <w:vAlign w:val="center"/>
            <w:hideMark/>
          </w:tcPr>
          <w:p w14:paraId="54CDFDC6" w14:textId="4DDFFBC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233686 U</w:t>
            </w:r>
          </w:p>
        </w:tc>
      </w:tr>
      <w:tr w:rsidR="00AA601A" w:rsidRPr="00B354EE" w14:paraId="308BBBE2" w14:textId="77777777" w:rsidTr="00952C88">
        <w:trPr>
          <w:trHeight w:val="20"/>
          <w:jc w:val="center"/>
        </w:trPr>
        <w:tc>
          <w:tcPr>
            <w:tcW w:w="936" w:type="dxa"/>
            <w:shd w:val="clear" w:color="000000" w:fill="F2F2F2"/>
            <w:noWrap/>
            <w:vAlign w:val="center"/>
            <w:hideMark/>
          </w:tcPr>
          <w:p w14:paraId="36EAA136"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80</w:t>
            </w:r>
          </w:p>
        </w:tc>
        <w:tc>
          <w:tcPr>
            <w:tcW w:w="936" w:type="dxa"/>
            <w:shd w:val="clear" w:color="C6EFCE" w:fill="C6EFCE"/>
            <w:vAlign w:val="center"/>
            <w:hideMark/>
          </w:tcPr>
          <w:p w14:paraId="62376E74" w14:textId="282B3F5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9498 U*</w:t>
            </w:r>
          </w:p>
        </w:tc>
        <w:tc>
          <w:tcPr>
            <w:tcW w:w="936" w:type="dxa"/>
            <w:shd w:val="clear" w:color="C6EFCE" w:fill="C6EFCE"/>
            <w:vAlign w:val="center"/>
            <w:hideMark/>
          </w:tcPr>
          <w:p w14:paraId="0395502E" w14:textId="6D0F588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15388 U</w:t>
            </w:r>
          </w:p>
        </w:tc>
        <w:tc>
          <w:tcPr>
            <w:tcW w:w="936" w:type="dxa"/>
            <w:shd w:val="clear" w:color="C6EFCE" w:fill="C6EFCE"/>
            <w:vAlign w:val="center"/>
            <w:hideMark/>
          </w:tcPr>
          <w:p w14:paraId="1231A7BD" w14:textId="717BA72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23198 U</w:t>
            </w:r>
          </w:p>
        </w:tc>
        <w:tc>
          <w:tcPr>
            <w:tcW w:w="936" w:type="dxa"/>
            <w:shd w:val="clear" w:color="FFEB9C" w:fill="FFEB9C"/>
            <w:vAlign w:val="center"/>
            <w:hideMark/>
          </w:tcPr>
          <w:p w14:paraId="15FCCBE3" w14:textId="4FCE5A1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36844 U</w:t>
            </w:r>
          </w:p>
        </w:tc>
        <w:tc>
          <w:tcPr>
            <w:tcW w:w="936" w:type="dxa"/>
            <w:shd w:val="clear" w:color="FFEB9C" w:fill="FFEB9C"/>
            <w:vAlign w:val="center"/>
            <w:hideMark/>
          </w:tcPr>
          <w:p w14:paraId="1E268F38" w14:textId="0EDC2A4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47715 U</w:t>
            </w:r>
          </w:p>
        </w:tc>
        <w:tc>
          <w:tcPr>
            <w:tcW w:w="936" w:type="dxa"/>
            <w:shd w:val="clear" w:color="FFEB9C" w:fill="FFEB9C"/>
            <w:vAlign w:val="center"/>
            <w:hideMark/>
          </w:tcPr>
          <w:p w14:paraId="48512352" w14:textId="128F4D5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72402 U</w:t>
            </w:r>
          </w:p>
        </w:tc>
        <w:tc>
          <w:tcPr>
            <w:tcW w:w="936" w:type="dxa"/>
            <w:shd w:val="clear" w:color="FFEB9C" w:fill="FFEB9C"/>
            <w:vAlign w:val="center"/>
            <w:hideMark/>
          </w:tcPr>
          <w:p w14:paraId="6BC4E1AB" w14:textId="3CAE015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97260 U</w:t>
            </w:r>
          </w:p>
        </w:tc>
        <w:tc>
          <w:tcPr>
            <w:tcW w:w="936" w:type="dxa"/>
            <w:shd w:val="clear" w:color="FFEB9C" w:fill="FFEB9C"/>
            <w:vAlign w:val="center"/>
            <w:hideMark/>
          </w:tcPr>
          <w:p w14:paraId="7B125800" w14:textId="2A924D8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139305 U</w:t>
            </w:r>
          </w:p>
        </w:tc>
        <w:tc>
          <w:tcPr>
            <w:tcW w:w="936" w:type="dxa"/>
            <w:shd w:val="clear" w:color="FFEB9C" w:fill="FFEB9C"/>
            <w:vAlign w:val="center"/>
            <w:hideMark/>
          </w:tcPr>
          <w:p w14:paraId="09C6F403" w14:textId="4E75D7E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217907 U</w:t>
            </w:r>
          </w:p>
        </w:tc>
      </w:tr>
      <w:tr w:rsidR="00AA601A" w:rsidRPr="00B354EE" w14:paraId="51DC1FA8" w14:textId="77777777" w:rsidTr="00952C88">
        <w:trPr>
          <w:trHeight w:val="20"/>
          <w:jc w:val="center"/>
        </w:trPr>
        <w:tc>
          <w:tcPr>
            <w:tcW w:w="936" w:type="dxa"/>
            <w:shd w:val="clear" w:color="000000" w:fill="F2F2F2"/>
            <w:noWrap/>
            <w:vAlign w:val="center"/>
            <w:hideMark/>
          </w:tcPr>
          <w:p w14:paraId="7BB387B1"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90</w:t>
            </w:r>
          </w:p>
        </w:tc>
        <w:tc>
          <w:tcPr>
            <w:tcW w:w="936" w:type="dxa"/>
            <w:shd w:val="clear" w:color="C6EFCE" w:fill="C6EFCE"/>
            <w:vAlign w:val="center"/>
            <w:hideMark/>
          </w:tcPr>
          <w:p w14:paraId="31699327" w14:textId="30B3F41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8897 U*</w:t>
            </w:r>
          </w:p>
        </w:tc>
        <w:tc>
          <w:tcPr>
            <w:tcW w:w="936" w:type="dxa"/>
            <w:shd w:val="clear" w:color="C6EFCE" w:fill="C6EFCE"/>
            <w:vAlign w:val="center"/>
            <w:hideMark/>
          </w:tcPr>
          <w:p w14:paraId="3A3F10C4" w14:textId="212C7E7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14425 U</w:t>
            </w:r>
          </w:p>
        </w:tc>
        <w:tc>
          <w:tcPr>
            <w:tcW w:w="936" w:type="dxa"/>
            <w:shd w:val="clear" w:color="C6EFCE" w:fill="C6EFCE"/>
            <w:vAlign w:val="center"/>
            <w:hideMark/>
          </w:tcPr>
          <w:p w14:paraId="207301A0" w14:textId="4CA7AFD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21759 U</w:t>
            </w:r>
          </w:p>
        </w:tc>
        <w:tc>
          <w:tcPr>
            <w:tcW w:w="936" w:type="dxa"/>
            <w:shd w:val="clear" w:color="FFEB9C" w:fill="FFEB9C"/>
            <w:vAlign w:val="center"/>
            <w:hideMark/>
          </w:tcPr>
          <w:p w14:paraId="77122978" w14:textId="2009DCE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34579 U</w:t>
            </w:r>
          </w:p>
        </w:tc>
        <w:tc>
          <w:tcPr>
            <w:tcW w:w="936" w:type="dxa"/>
            <w:shd w:val="clear" w:color="FFEB9C" w:fill="FFEB9C"/>
            <w:vAlign w:val="center"/>
            <w:hideMark/>
          </w:tcPr>
          <w:p w14:paraId="0ECDD257" w14:textId="353184A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44794 U</w:t>
            </w:r>
          </w:p>
        </w:tc>
        <w:tc>
          <w:tcPr>
            <w:tcW w:w="936" w:type="dxa"/>
            <w:shd w:val="clear" w:color="FFEB9C" w:fill="FFEB9C"/>
            <w:vAlign w:val="center"/>
            <w:hideMark/>
          </w:tcPr>
          <w:p w14:paraId="090AFCE5" w14:textId="4EDCF53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67999 U</w:t>
            </w:r>
          </w:p>
        </w:tc>
        <w:tc>
          <w:tcPr>
            <w:tcW w:w="936" w:type="dxa"/>
            <w:shd w:val="clear" w:color="FFEB9C" w:fill="FFEB9C"/>
            <w:vAlign w:val="center"/>
            <w:hideMark/>
          </w:tcPr>
          <w:p w14:paraId="059493E5" w14:textId="02EC49F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91371 U</w:t>
            </w:r>
          </w:p>
        </w:tc>
        <w:tc>
          <w:tcPr>
            <w:tcW w:w="936" w:type="dxa"/>
            <w:shd w:val="clear" w:color="FFEB9C" w:fill="FFEB9C"/>
            <w:vAlign w:val="center"/>
            <w:hideMark/>
          </w:tcPr>
          <w:p w14:paraId="2FFA5C3C" w14:textId="1FA20EB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130912 U</w:t>
            </w:r>
          </w:p>
        </w:tc>
        <w:tc>
          <w:tcPr>
            <w:tcW w:w="936" w:type="dxa"/>
            <w:shd w:val="clear" w:color="FFEB9C" w:fill="FFEB9C"/>
            <w:vAlign w:val="center"/>
            <w:hideMark/>
          </w:tcPr>
          <w:p w14:paraId="32B12B6F" w14:textId="4007742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204853 U</w:t>
            </w:r>
          </w:p>
        </w:tc>
      </w:tr>
      <w:tr w:rsidR="00AA601A" w:rsidRPr="00B354EE" w14:paraId="632373AC" w14:textId="77777777" w:rsidTr="00952C88">
        <w:trPr>
          <w:trHeight w:val="20"/>
          <w:jc w:val="center"/>
        </w:trPr>
        <w:tc>
          <w:tcPr>
            <w:tcW w:w="936" w:type="dxa"/>
            <w:shd w:val="clear" w:color="000000" w:fill="F2F2F2"/>
            <w:noWrap/>
            <w:vAlign w:val="center"/>
            <w:hideMark/>
          </w:tcPr>
          <w:p w14:paraId="04B7642D"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100</w:t>
            </w:r>
          </w:p>
        </w:tc>
        <w:tc>
          <w:tcPr>
            <w:tcW w:w="936" w:type="dxa"/>
            <w:shd w:val="clear" w:color="C6EFCE" w:fill="C6EFCE"/>
            <w:vAlign w:val="center"/>
            <w:hideMark/>
          </w:tcPr>
          <w:p w14:paraId="0A8AB44B" w14:textId="14C89D6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8390 U*</w:t>
            </w:r>
          </w:p>
        </w:tc>
        <w:tc>
          <w:tcPr>
            <w:tcW w:w="936" w:type="dxa"/>
            <w:shd w:val="clear" w:color="C6EFCE" w:fill="C6EFCE"/>
            <w:vAlign w:val="center"/>
            <w:hideMark/>
          </w:tcPr>
          <w:p w14:paraId="06335F97" w14:textId="34BFA0C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13613 U</w:t>
            </w:r>
          </w:p>
        </w:tc>
        <w:tc>
          <w:tcPr>
            <w:tcW w:w="936" w:type="dxa"/>
            <w:shd w:val="clear" w:color="C6EFCE" w:fill="C6EFCE"/>
            <w:vAlign w:val="center"/>
            <w:hideMark/>
          </w:tcPr>
          <w:p w14:paraId="7BE6DC20" w14:textId="7304F2B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20544 U</w:t>
            </w:r>
          </w:p>
        </w:tc>
        <w:tc>
          <w:tcPr>
            <w:tcW w:w="936" w:type="dxa"/>
            <w:shd w:val="clear" w:color="FFEB9C" w:fill="FFEB9C"/>
            <w:vAlign w:val="center"/>
            <w:hideMark/>
          </w:tcPr>
          <w:p w14:paraId="6297A146" w14:textId="01B14C8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32666 U</w:t>
            </w:r>
          </w:p>
        </w:tc>
        <w:tc>
          <w:tcPr>
            <w:tcW w:w="936" w:type="dxa"/>
            <w:shd w:val="clear" w:color="FFEB9C" w:fill="FFEB9C"/>
            <w:vAlign w:val="center"/>
            <w:hideMark/>
          </w:tcPr>
          <w:p w14:paraId="6E12D8C3" w14:textId="5BE64E3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42328 U</w:t>
            </w:r>
          </w:p>
        </w:tc>
        <w:tc>
          <w:tcPr>
            <w:tcW w:w="936" w:type="dxa"/>
            <w:shd w:val="clear" w:color="FFEB9C" w:fill="FFEB9C"/>
            <w:vAlign w:val="center"/>
            <w:hideMark/>
          </w:tcPr>
          <w:p w14:paraId="6412A4FA" w14:textId="6F7882B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64281 U</w:t>
            </w:r>
          </w:p>
        </w:tc>
        <w:tc>
          <w:tcPr>
            <w:tcW w:w="936" w:type="dxa"/>
            <w:shd w:val="clear" w:color="FFEB9C" w:fill="FFEB9C"/>
            <w:vAlign w:val="center"/>
            <w:hideMark/>
          </w:tcPr>
          <w:p w14:paraId="3A4FF9A4" w14:textId="5533C15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86398 U</w:t>
            </w:r>
          </w:p>
        </w:tc>
        <w:tc>
          <w:tcPr>
            <w:tcW w:w="936" w:type="dxa"/>
            <w:shd w:val="clear" w:color="FFEB9C" w:fill="FFEB9C"/>
            <w:vAlign w:val="center"/>
            <w:hideMark/>
          </w:tcPr>
          <w:p w14:paraId="2928D4DB" w14:textId="092E4A4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123823 U</w:t>
            </w:r>
          </w:p>
        </w:tc>
        <w:tc>
          <w:tcPr>
            <w:tcW w:w="936" w:type="dxa"/>
            <w:shd w:val="clear" w:color="FFEB9C" w:fill="FFEB9C"/>
            <w:vAlign w:val="center"/>
            <w:hideMark/>
          </w:tcPr>
          <w:p w14:paraId="1E7AABF4" w14:textId="07C5551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193822 U</w:t>
            </w:r>
          </w:p>
        </w:tc>
      </w:tr>
      <w:tr w:rsidR="00AA601A" w:rsidRPr="00B354EE" w14:paraId="47E3F3CE" w14:textId="77777777" w:rsidTr="00952C88">
        <w:trPr>
          <w:trHeight w:val="20"/>
          <w:jc w:val="center"/>
        </w:trPr>
        <w:tc>
          <w:tcPr>
            <w:tcW w:w="936" w:type="dxa"/>
            <w:shd w:val="clear" w:color="000000" w:fill="F2F2F2"/>
            <w:noWrap/>
            <w:vAlign w:val="center"/>
            <w:hideMark/>
          </w:tcPr>
          <w:p w14:paraId="62198AFD"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125</w:t>
            </w:r>
          </w:p>
        </w:tc>
        <w:tc>
          <w:tcPr>
            <w:tcW w:w="936" w:type="dxa"/>
            <w:shd w:val="clear" w:color="C6EFCE" w:fill="C6EFCE"/>
            <w:vAlign w:val="center"/>
            <w:hideMark/>
          </w:tcPr>
          <w:p w14:paraId="08F5EF45" w14:textId="5FC753E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7406 U*</w:t>
            </w:r>
          </w:p>
        </w:tc>
        <w:tc>
          <w:tcPr>
            <w:tcW w:w="936" w:type="dxa"/>
            <w:shd w:val="clear" w:color="C6EFCE" w:fill="C6EFCE"/>
            <w:vAlign w:val="center"/>
            <w:hideMark/>
          </w:tcPr>
          <w:p w14:paraId="5DE8D7FF" w14:textId="5018874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12035 U</w:t>
            </w:r>
          </w:p>
        </w:tc>
        <w:tc>
          <w:tcPr>
            <w:tcW w:w="936" w:type="dxa"/>
            <w:shd w:val="clear" w:color="C6EFCE" w:fill="C6EFCE"/>
            <w:vAlign w:val="center"/>
            <w:hideMark/>
          </w:tcPr>
          <w:p w14:paraId="48B338BD" w14:textId="4D3EC9D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18184 U</w:t>
            </w:r>
          </w:p>
        </w:tc>
        <w:tc>
          <w:tcPr>
            <w:tcW w:w="936" w:type="dxa"/>
            <w:shd w:val="clear" w:color="FFEB9C" w:fill="FFEB9C"/>
            <w:vAlign w:val="center"/>
            <w:hideMark/>
          </w:tcPr>
          <w:p w14:paraId="1E94821B" w14:textId="31CD268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28947 U</w:t>
            </w:r>
          </w:p>
        </w:tc>
        <w:tc>
          <w:tcPr>
            <w:tcW w:w="936" w:type="dxa"/>
            <w:shd w:val="clear" w:color="FFEB9C" w:fill="FFEB9C"/>
            <w:vAlign w:val="center"/>
            <w:hideMark/>
          </w:tcPr>
          <w:p w14:paraId="424FF84F" w14:textId="6685EDA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37530 U</w:t>
            </w:r>
          </w:p>
        </w:tc>
        <w:tc>
          <w:tcPr>
            <w:tcW w:w="936" w:type="dxa"/>
            <w:shd w:val="clear" w:color="FFEB9C" w:fill="FFEB9C"/>
            <w:vAlign w:val="center"/>
            <w:hideMark/>
          </w:tcPr>
          <w:p w14:paraId="10F5D8E0" w14:textId="25AA9BD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57045 U</w:t>
            </w:r>
          </w:p>
        </w:tc>
        <w:tc>
          <w:tcPr>
            <w:tcW w:w="936" w:type="dxa"/>
            <w:shd w:val="clear" w:color="FFEB9C" w:fill="FFEB9C"/>
            <w:vAlign w:val="center"/>
            <w:hideMark/>
          </w:tcPr>
          <w:p w14:paraId="428DCB9D" w14:textId="772E885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76715 U</w:t>
            </w:r>
          </w:p>
        </w:tc>
        <w:tc>
          <w:tcPr>
            <w:tcW w:w="936" w:type="dxa"/>
            <w:shd w:val="clear" w:color="FFEB9C" w:fill="FFEB9C"/>
            <w:vAlign w:val="center"/>
            <w:hideMark/>
          </w:tcPr>
          <w:p w14:paraId="54C90F64" w14:textId="5D03ED0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110016 U</w:t>
            </w:r>
          </w:p>
        </w:tc>
        <w:tc>
          <w:tcPr>
            <w:tcW w:w="936" w:type="dxa"/>
            <w:shd w:val="clear" w:color="FFC7CE" w:fill="FFC7CE"/>
            <w:vAlign w:val="center"/>
            <w:hideMark/>
          </w:tcPr>
          <w:p w14:paraId="40604280" w14:textId="2CB0E6B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172334 U</w:t>
            </w:r>
          </w:p>
        </w:tc>
      </w:tr>
      <w:tr w:rsidR="00AA601A" w:rsidRPr="00B354EE" w14:paraId="103128F7" w14:textId="77777777" w:rsidTr="00952C88">
        <w:trPr>
          <w:trHeight w:val="20"/>
          <w:jc w:val="center"/>
        </w:trPr>
        <w:tc>
          <w:tcPr>
            <w:tcW w:w="936" w:type="dxa"/>
            <w:shd w:val="clear" w:color="000000" w:fill="F2F2F2"/>
            <w:noWrap/>
            <w:vAlign w:val="center"/>
            <w:hideMark/>
          </w:tcPr>
          <w:p w14:paraId="0F0CEE5F"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150</w:t>
            </w:r>
          </w:p>
        </w:tc>
        <w:tc>
          <w:tcPr>
            <w:tcW w:w="936" w:type="dxa"/>
            <w:shd w:val="clear" w:color="C6EFCE" w:fill="C6EFCE"/>
            <w:vAlign w:val="center"/>
            <w:hideMark/>
          </w:tcPr>
          <w:p w14:paraId="7E215F64" w14:textId="49CF155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6685 U*</w:t>
            </w:r>
          </w:p>
        </w:tc>
        <w:tc>
          <w:tcPr>
            <w:tcW w:w="936" w:type="dxa"/>
            <w:shd w:val="clear" w:color="C6EFCE" w:fill="C6EFCE"/>
            <w:vAlign w:val="center"/>
            <w:hideMark/>
          </w:tcPr>
          <w:p w14:paraId="615577F6" w14:textId="4DD109C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10877 U</w:t>
            </w:r>
          </w:p>
        </w:tc>
        <w:tc>
          <w:tcPr>
            <w:tcW w:w="936" w:type="dxa"/>
            <w:shd w:val="clear" w:color="C6EFCE" w:fill="C6EFCE"/>
            <w:vAlign w:val="center"/>
            <w:hideMark/>
          </w:tcPr>
          <w:p w14:paraId="26E8034B" w14:textId="53CADCF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16451 U</w:t>
            </w:r>
          </w:p>
        </w:tc>
        <w:tc>
          <w:tcPr>
            <w:tcW w:w="936" w:type="dxa"/>
            <w:shd w:val="clear" w:color="FFEB9C" w:fill="FFEB9C"/>
            <w:vAlign w:val="center"/>
            <w:hideMark/>
          </w:tcPr>
          <w:p w14:paraId="2DD30F71" w14:textId="45A7500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26214 U</w:t>
            </w:r>
          </w:p>
        </w:tc>
        <w:tc>
          <w:tcPr>
            <w:tcW w:w="936" w:type="dxa"/>
            <w:shd w:val="clear" w:color="FFEB9C" w:fill="FFEB9C"/>
            <w:vAlign w:val="center"/>
            <w:hideMark/>
          </w:tcPr>
          <w:p w14:paraId="15042890" w14:textId="4768BC7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34004 U</w:t>
            </w:r>
          </w:p>
        </w:tc>
        <w:tc>
          <w:tcPr>
            <w:tcW w:w="936" w:type="dxa"/>
            <w:shd w:val="clear" w:color="FFEB9C" w:fill="FFEB9C"/>
            <w:vAlign w:val="center"/>
            <w:hideMark/>
          </w:tcPr>
          <w:p w14:paraId="5B94CCDD" w14:textId="1A1FB80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51724 U</w:t>
            </w:r>
          </w:p>
        </w:tc>
        <w:tc>
          <w:tcPr>
            <w:tcW w:w="936" w:type="dxa"/>
            <w:shd w:val="clear" w:color="FFEB9C" w:fill="FFEB9C"/>
            <w:vAlign w:val="center"/>
            <w:hideMark/>
          </w:tcPr>
          <w:p w14:paraId="76842F18" w14:textId="4ED35E5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69592 U</w:t>
            </w:r>
          </w:p>
        </w:tc>
        <w:tc>
          <w:tcPr>
            <w:tcW w:w="936" w:type="dxa"/>
            <w:shd w:val="clear" w:color="FFEB9C" w:fill="FFEB9C"/>
            <w:vAlign w:val="center"/>
            <w:hideMark/>
          </w:tcPr>
          <w:p w14:paraId="480FB2BD" w14:textId="5F91D51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99855 U</w:t>
            </w:r>
          </w:p>
        </w:tc>
        <w:tc>
          <w:tcPr>
            <w:tcW w:w="936" w:type="dxa"/>
            <w:shd w:val="clear" w:color="FFC7CE" w:fill="FFC7CE"/>
            <w:vAlign w:val="center"/>
            <w:hideMark/>
          </w:tcPr>
          <w:p w14:paraId="1D48E2CA" w14:textId="56C73EE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156513 U</w:t>
            </w:r>
          </w:p>
        </w:tc>
      </w:tr>
      <w:tr w:rsidR="00AA601A" w:rsidRPr="00B354EE" w14:paraId="77FF01FC" w14:textId="77777777" w:rsidTr="00952C88">
        <w:trPr>
          <w:trHeight w:val="20"/>
          <w:jc w:val="center"/>
        </w:trPr>
        <w:tc>
          <w:tcPr>
            <w:tcW w:w="936" w:type="dxa"/>
            <w:shd w:val="clear" w:color="000000" w:fill="F2F2F2"/>
            <w:noWrap/>
            <w:vAlign w:val="center"/>
            <w:hideMark/>
          </w:tcPr>
          <w:p w14:paraId="48FD4D71"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175</w:t>
            </w:r>
          </w:p>
        </w:tc>
        <w:tc>
          <w:tcPr>
            <w:tcW w:w="936" w:type="dxa"/>
            <w:shd w:val="clear" w:color="C6EFCE" w:fill="C6EFCE"/>
            <w:vAlign w:val="center"/>
            <w:hideMark/>
          </w:tcPr>
          <w:p w14:paraId="3890CD5B" w14:textId="1CFBB0A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6128 U*</w:t>
            </w:r>
          </w:p>
        </w:tc>
        <w:tc>
          <w:tcPr>
            <w:tcW w:w="936" w:type="dxa"/>
            <w:shd w:val="clear" w:color="C6EFCE" w:fill="C6EFCE"/>
            <w:vAlign w:val="center"/>
            <w:hideMark/>
          </w:tcPr>
          <w:p w14:paraId="2622E5B7" w14:textId="5AFCFE7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9983 U</w:t>
            </w:r>
          </w:p>
        </w:tc>
        <w:tc>
          <w:tcPr>
            <w:tcW w:w="936" w:type="dxa"/>
            <w:shd w:val="clear" w:color="C6EFCE" w:fill="C6EFCE"/>
            <w:vAlign w:val="center"/>
            <w:hideMark/>
          </w:tcPr>
          <w:p w14:paraId="23D3662A" w14:textId="4CC053C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15111 U</w:t>
            </w:r>
          </w:p>
        </w:tc>
        <w:tc>
          <w:tcPr>
            <w:tcW w:w="936" w:type="dxa"/>
            <w:shd w:val="clear" w:color="FFEB9C" w:fill="FFEB9C"/>
            <w:vAlign w:val="center"/>
            <w:hideMark/>
          </w:tcPr>
          <w:p w14:paraId="00031415" w14:textId="7A1DEB2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24099 U</w:t>
            </w:r>
          </w:p>
        </w:tc>
        <w:tc>
          <w:tcPr>
            <w:tcW w:w="936" w:type="dxa"/>
            <w:shd w:val="clear" w:color="FFEB9C" w:fill="FFEB9C"/>
            <w:vAlign w:val="center"/>
            <w:hideMark/>
          </w:tcPr>
          <w:p w14:paraId="11260D4C" w14:textId="7CB4A26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31274 U</w:t>
            </w:r>
          </w:p>
        </w:tc>
        <w:tc>
          <w:tcPr>
            <w:tcW w:w="936" w:type="dxa"/>
            <w:shd w:val="clear" w:color="FFEB9C" w:fill="FFEB9C"/>
            <w:vAlign w:val="center"/>
            <w:hideMark/>
          </w:tcPr>
          <w:p w14:paraId="7BD8E1C4" w14:textId="2A30026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47601 U</w:t>
            </w:r>
          </w:p>
        </w:tc>
        <w:tc>
          <w:tcPr>
            <w:tcW w:w="936" w:type="dxa"/>
            <w:shd w:val="clear" w:color="FFEB9C" w:fill="FFEB9C"/>
            <w:vAlign w:val="center"/>
            <w:hideMark/>
          </w:tcPr>
          <w:p w14:paraId="4A5A1CF8" w14:textId="515A35E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64073 U</w:t>
            </w:r>
          </w:p>
        </w:tc>
        <w:tc>
          <w:tcPr>
            <w:tcW w:w="936" w:type="dxa"/>
            <w:shd w:val="clear" w:color="FFEB9C" w:fill="FFEB9C"/>
            <w:vAlign w:val="center"/>
            <w:hideMark/>
          </w:tcPr>
          <w:p w14:paraId="7E162298" w14:textId="67B0B32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91978 U</w:t>
            </w:r>
          </w:p>
        </w:tc>
        <w:tc>
          <w:tcPr>
            <w:tcW w:w="936" w:type="dxa"/>
            <w:shd w:val="clear" w:color="FFC7CE" w:fill="FFC7CE"/>
            <w:vAlign w:val="center"/>
            <w:hideMark/>
          </w:tcPr>
          <w:p w14:paraId="323A0C84" w14:textId="0B6A794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144244 U</w:t>
            </w:r>
          </w:p>
        </w:tc>
      </w:tr>
      <w:tr w:rsidR="00AA601A" w:rsidRPr="00B354EE" w14:paraId="45A44569" w14:textId="77777777" w:rsidTr="00952C88">
        <w:trPr>
          <w:trHeight w:val="20"/>
          <w:jc w:val="center"/>
        </w:trPr>
        <w:tc>
          <w:tcPr>
            <w:tcW w:w="936" w:type="dxa"/>
            <w:shd w:val="clear" w:color="000000" w:fill="F2F2F2"/>
            <w:noWrap/>
            <w:vAlign w:val="center"/>
            <w:hideMark/>
          </w:tcPr>
          <w:p w14:paraId="0CFC1F2E"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200</w:t>
            </w:r>
          </w:p>
        </w:tc>
        <w:tc>
          <w:tcPr>
            <w:tcW w:w="936" w:type="dxa"/>
            <w:shd w:val="clear" w:color="C6EFCE" w:fill="C6EFCE"/>
            <w:vAlign w:val="center"/>
            <w:hideMark/>
          </w:tcPr>
          <w:p w14:paraId="3F44DA4A" w14:textId="50E3098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5682 U*</w:t>
            </w:r>
          </w:p>
        </w:tc>
        <w:tc>
          <w:tcPr>
            <w:tcW w:w="936" w:type="dxa"/>
            <w:shd w:val="clear" w:color="C6EFCE" w:fill="C6EFCE"/>
            <w:vAlign w:val="center"/>
            <w:hideMark/>
          </w:tcPr>
          <w:p w14:paraId="4F7713A9" w14:textId="46C2F47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9265 U</w:t>
            </w:r>
          </w:p>
        </w:tc>
        <w:tc>
          <w:tcPr>
            <w:tcW w:w="936" w:type="dxa"/>
            <w:shd w:val="clear" w:color="C6EFCE" w:fill="C6EFCE"/>
            <w:vAlign w:val="center"/>
            <w:hideMark/>
          </w:tcPr>
          <w:p w14:paraId="263A1EE0" w14:textId="35DF0D7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14035 U</w:t>
            </w:r>
          </w:p>
        </w:tc>
        <w:tc>
          <w:tcPr>
            <w:tcW w:w="936" w:type="dxa"/>
            <w:shd w:val="clear" w:color="C6EFCE" w:fill="C6EFCE"/>
            <w:vAlign w:val="center"/>
            <w:hideMark/>
          </w:tcPr>
          <w:p w14:paraId="1EBF411B" w14:textId="46E537F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22400 U</w:t>
            </w:r>
          </w:p>
        </w:tc>
        <w:tc>
          <w:tcPr>
            <w:tcW w:w="936" w:type="dxa"/>
            <w:shd w:val="clear" w:color="FFEB9C" w:fill="FFEB9C"/>
            <w:vAlign w:val="center"/>
            <w:hideMark/>
          </w:tcPr>
          <w:p w14:paraId="2A317876" w14:textId="5874850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29081 U</w:t>
            </w:r>
          </w:p>
        </w:tc>
        <w:tc>
          <w:tcPr>
            <w:tcW w:w="936" w:type="dxa"/>
            <w:shd w:val="clear" w:color="FFEB9C" w:fill="FFEB9C"/>
            <w:vAlign w:val="center"/>
            <w:hideMark/>
          </w:tcPr>
          <w:p w14:paraId="46E6FD91" w14:textId="6527C5D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44289 U</w:t>
            </w:r>
          </w:p>
        </w:tc>
        <w:tc>
          <w:tcPr>
            <w:tcW w:w="936" w:type="dxa"/>
            <w:shd w:val="clear" w:color="FFEB9C" w:fill="FFEB9C"/>
            <w:vAlign w:val="center"/>
            <w:hideMark/>
          </w:tcPr>
          <w:p w14:paraId="269A6E15" w14:textId="5A8518A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59636 U</w:t>
            </w:r>
          </w:p>
        </w:tc>
        <w:tc>
          <w:tcPr>
            <w:tcW w:w="936" w:type="dxa"/>
            <w:shd w:val="clear" w:color="FFEB9C" w:fill="FFEB9C"/>
            <w:vAlign w:val="center"/>
            <w:hideMark/>
          </w:tcPr>
          <w:p w14:paraId="0D7DDD45" w14:textId="3517ECF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85645 U</w:t>
            </w:r>
          </w:p>
        </w:tc>
        <w:tc>
          <w:tcPr>
            <w:tcW w:w="936" w:type="dxa"/>
            <w:shd w:val="clear" w:color="FFC7CE" w:fill="FFC7CE"/>
            <w:vAlign w:val="center"/>
            <w:hideMark/>
          </w:tcPr>
          <w:p w14:paraId="309E580A" w14:textId="2DDE91A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134376 U</w:t>
            </w:r>
          </w:p>
        </w:tc>
      </w:tr>
      <w:tr w:rsidR="00AA601A" w:rsidRPr="00B354EE" w14:paraId="71F8A0C2" w14:textId="77777777" w:rsidTr="00952C88">
        <w:trPr>
          <w:trHeight w:val="20"/>
          <w:jc w:val="center"/>
        </w:trPr>
        <w:tc>
          <w:tcPr>
            <w:tcW w:w="936" w:type="dxa"/>
            <w:shd w:val="clear" w:color="000000" w:fill="F2F2F2"/>
            <w:noWrap/>
            <w:vAlign w:val="center"/>
            <w:hideMark/>
          </w:tcPr>
          <w:p w14:paraId="4A079573"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250</w:t>
            </w:r>
          </w:p>
        </w:tc>
        <w:tc>
          <w:tcPr>
            <w:tcW w:w="936" w:type="dxa"/>
            <w:shd w:val="clear" w:color="C6EFCE" w:fill="C6EFCE"/>
            <w:vAlign w:val="center"/>
            <w:hideMark/>
          </w:tcPr>
          <w:p w14:paraId="1FFD417C" w14:textId="051001D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5005 U*</w:t>
            </w:r>
          </w:p>
        </w:tc>
        <w:tc>
          <w:tcPr>
            <w:tcW w:w="936" w:type="dxa"/>
            <w:shd w:val="clear" w:color="C6EFCE" w:fill="C6EFCE"/>
            <w:vAlign w:val="center"/>
            <w:hideMark/>
          </w:tcPr>
          <w:p w14:paraId="51C5EA51" w14:textId="1ECF442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8175 U*</w:t>
            </w:r>
          </w:p>
        </w:tc>
        <w:tc>
          <w:tcPr>
            <w:tcW w:w="936" w:type="dxa"/>
            <w:shd w:val="clear" w:color="C6EFCE" w:fill="C6EFCE"/>
            <w:vAlign w:val="center"/>
            <w:hideMark/>
          </w:tcPr>
          <w:p w14:paraId="30BB0F13" w14:textId="260F509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12400 U</w:t>
            </w:r>
          </w:p>
        </w:tc>
        <w:tc>
          <w:tcPr>
            <w:tcW w:w="936" w:type="dxa"/>
            <w:shd w:val="clear" w:color="C6EFCE" w:fill="C6EFCE"/>
            <w:vAlign w:val="center"/>
            <w:hideMark/>
          </w:tcPr>
          <w:p w14:paraId="133E2A17" w14:textId="385D10D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19816 U</w:t>
            </w:r>
          </w:p>
        </w:tc>
        <w:tc>
          <w:tcPr>
            <w:tcW w:w="936" w:type="dxa"/>
            <w:shd w:val="clear" w:color="FFEB9C" w:fill="FFEB9C"/>
            <w:vAlign w:val="center"/>
            <w:hideMark/>
          </w:tcPr>
          <w:p w14:paraId="52E17432" w14:textId="3564AF0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25743 U</w:t>
            </w:r>
          </w:p>
        </w:tc>
        <w:tc>
          <w:tcPr>
            <w:tcW w:w="936" w:type="dxa"/>
            <w:shd w:val="clear" w:color="FFEB9C" w:fill="FFEB9C"/>
            <w:vAlign w:val="center"/>
            <w:hideMark/>
          </w:tcPr>
          <w:p w14:paraId="2E3372B7" w14:textId="76FC071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39244 U</w:t>
            </w:r>
          </w:p>
        </w:tc>
        <w:tc>
          <w:tcPr>
            <w:tcW w:w="936" w:type="dxa"/>
            <w:shd w:val="clear" w:color="FFEB9C" w:fill="FFEB9C"/>
            <w:vAlign w:val="center"/>
            <w:hideMark/>
          </w:tcPr>
          <w:p w14:paraId="06C49413" w14:textId="21ADAE9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52877 U</w:t>
            </w:r>
          </w:p>
        </w:tc>
        <w:tc>
          <w:tcPr>
            <w:tcW w:w="936" w:type="dxa"/>
            <w:shd w:val="clear" w:color="FFEB9C" w:fill="FFEB9C"/>
            <w:vAlign w:val="center"/>
            <w:hideMark/>
          </w:tcPr>
          <w:p w14:paraId="3E715C38" w14:textId="591D10B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75992 U</w:t>
            </w:r>
          </w:p>
        </w:tc>
        <w:tc>
          <w:tcPr>
            <w:tcW w:w="936" w:type="dxa"/>
            <w:shd w:val="clear" w:color="FFC7CE" w:fill="FFC7CE"/>
            <w:vAlign w:val="center"/>
            <w:hideMark/>
          </w:tcPr>
          <w:p w14:paraId="1DEB967B" w14:textId="32ED457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119329 U</w:t>
            </w:r>
          </w:p>
        </w:tc>
      </w:tr>
      <w:tr w:rsidR="00AA601A" w:rsidRPr="00B354EE" w14:paraId="31B701A8" w14:textId="77777777" w:rsidTr="00952C88">
        <w:trPr>
          <w:trHeight w:val="20"/>
          <w:jc w:val="center"/>
        </w:trPr>
        <w:tc>
          <w:tcPr>
            <w:tcW w:w="936" w:type="dxa"/>
            <w:shd w:val="clear" w:color="000000" w:fill="F2F2F2"/>
            <w:noWrap/>
            <w:vAlign w:val="center"/>
            <w:hideMark/>
          </w:tcPr>
          <w:p w14:paraId="6A3C1588"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300</w:t>
            </w:r>
          </w:p>
        </w:tc>
        <w:tc>
          <w:tcPr>
            <w:tcW w:w="936" w:type="dxa"/>
            <w:shd w:val="clear" w:color="C6EFCE" w:fill="C6EFCE"/>
            <w:vAlign w:val="center"/>
            <w:hideMark/>
          </w:tcPr>
          <w:p w14:paraId="1E12E158" w14:textId="026E82B4"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4509 U*</w:t>
            </w:r>
          </w:p>
        </w:tc>
        <w:tc>
          <w:tcPr>
            <w:tcW w:w="936" w:type="dxa"/>
            <w:shd w:val="clear" w:color="C6EFCE" w:fill="C6EFCE"/>
            <w:vAlign w:val="center"/>
            <w:hideMark/>
          </w:tcPr>
          <w:p w14:paraId="555BA5C3" w14:textId="5A72F21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7376 U*</w:t>
            </w:r>
          </w:p>
        </w:tc>
        <w:tc>
          <w:tcPr>
            <w:tcW w:w="936" w:type="dxa"/>
            <w:shd w:val="clear" w:color="C6EFCE" w:fill="C6EFCE"/>
            <w:vAlign w:val="center"/>
            <w:hideMark/>
          </w:tcPr>
          <w:p w14:paraId="37F31DE8" w14:textId="46FBD2D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11201 U</w:t>
            </w:r>
          </w:p>
        </w:tc>
        <w:tc>
          <w:tcPr>
            <w:tcW w:w="936" w:type="dxa"/>
            <w:shd w:val="clear" w:color="C6EFCE" w:fill="C6EFCE"/>
            <w:vAlign w:val="center"/>
            <w:hideMark/>
          </w:tcPr>
          <w:p w14:paraId="04CF0E9F" w14:textId="662FC09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17920 U</w:t>
            </w:r>
          </w:p>
        </w:tc>
        <w:tc>
          <w:tcPr>
            <w:tcW w:w="936" w:type="dxa"/>
            <w:shd w:val="clear" w:color="FFEB9C" w:fill="FFEB9C"/>
            <w:vAlign w:val="center"/>
            <w:hideMark/>
          </w:tcPr>
          <w:p w14:paraId="1670AC3A" w14:textId="70FE1A0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23293 U</w:t>
            </w:r>
          </w:p>
        </w:tc>
        <w:tc>
          <w:tcPr>
            <w:tcW w:w="936" w:type="dxa"/>
            <w:shd w:val="clear" w:color="FFEB9C" w:fill="FFEB9C"/>
            <w:vAlign w:val="center"/>
            <w:hideMark/>
          </w:tcPr>
          <w:p w14:paraId="7B8BE4F7" w14:textId="59C0DD9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35538 U</w:t>
            </w:r>
          </w:p>
        </w:tc>
        <w:tc>
          <w:tcPr>
            <w:tcW w:w="936" w:type="dxa"/>
            <w:shd w:val="clear" w:color="FFEB9C" w:fill="FFEB9C"/>
            <w:vAlign w:val="center"/>
            <w:hideMark/>
          </w:tcPr>
          <w:p w14:paraId="40DBC4E7" w14:textId="638A750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47910 U</w:t>
            </w:r>
          </w:p>
        </w:tc>
        <w:tc>
          <w:tcPr>
            <w:tcW w:w="936" w:type="dxa"/>
            <w:shd w:val="clear" w:color="FFEB9C" w:fill="FFEB9C"/>
            <w:vAlign w:val="center"/>
            <w:hideMark/>
          </w:tcPr>
          <w:p w14:paraId="4A1D9E6B" w14:textId="1577BD3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68896 U</w:t>
            </w:r>
          </w:p>
        </w:tc>
        <w:tc>
          <w:tcPr>
            <w:tcW w:w="936" w:type="dxa"/>
            <w:shd w:val="clear" w:color="FFC7CE" w:fill="FFC7CE"/>
            <w:vAlign w:val="center"/>
            <w:hideMark/>
          </w:tcPr>
          <w:p w14:paraId="6D535A2A" w14:textId="4CF626C3"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108260 U</w:t>
            </w:r>
          </w:p>
        </w:tc>
      </w:tr>
      <w:tr w:rsidR="00AA601A" w:rsidRPr="00B354EE" w14:paraId="0C60762A" w14:textId="77777777" w:rsidTr="00952C88">
        <w:trPr>
          <w:trHeight w:val="20"/>
          <w:jc w:val="center"/>
        </w:trPr>
        <w:tc>
          <w:tcPr>
            <w:tcW w:w="936" w:type="dxa"/>
            <w:shd w:val="clear" w:color="000000" w:fill="F2F2F2"/>
            <w:noWrap/>
            <w:vAlign w:val="center"/>
            <w:hideMark/>
          </w:tcPr>
          <w:p w14:paraId="54C7625F"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350</w:t>
            </w:r>
          </w:p>
        </w:tc>
        <w:tc>
          <w:tcPr>
            <w:tcW w:w="936" w:type="dxa"/>
            <w:shd w:val="clear" w:color="C6EFCE" w:fill="C6EFCE"/>
            <w:vAlign w:val="center"/>
            <w:hideMark/>
          </w:tcPr>
          <w:p w14:paraId="0015B646" w14:textId="376ABC0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4127 U*</w:t>
            </w:r>
          </w:p>
        </w:tc>
        <w:tc>
          <w:tcPr>
            <w:tcW w:w="936" w:type="dxa"/>
            <w:shd w:val="clear" w:color="C6EFCE" w:fill="C6EFCE"/>
            <w:vAlign w:val="center"/>
            <w:hideMark/>
          </w:tcPr>
          <w:p w14:paraId="5BFE5426" w14:textId="19E47AB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6760 U*</w:t>
            </w:r>
          </w:p>
        </w:tc>
        <w:tc>
          <w:tcPr>
            <w:tcW w:w="936" w:type="dxa"/>
            <w:shd w:val="clear" w:color="C6EFCE" w:fill="C6EFCE"/>
            <w:vAlign w:val="center"/>
            <w:hideMark/>
          </w:tcPr>
          <w:p w14:paraId="46EF22E7" w14:textId="6AB3F5D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10275 U</w:t>
            </w:r>
          </w:p>
        </w:tc>
        <w:tc>
          <w:tcPr>
            <w:tcW w:w="936" w:type="dxa"/>
            <w:shd w:val="clear" w:color="C6EFCE" w:fill="C6EFCE"/>
            <w:vAlign w:val="center"/>
            <w:hideMark/>
          </w:tcPr>
          <w:p w14:paraId="5F1ACB03" w14:textId="1612445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16454 U</w:t>
            </w:r>
          </w:p>
        </w:tc>
        <w:tc>
          <w:tcPr>
            <w:tcW w:w="936" w:type="dxa"/>
            <w:shd w:val="clear" w:color="FFEB9C" w:fill="FFEB9C"/>
            <w:vAlign w:val="center"/>
            <w:hideMark/>
          </w:tcPr>
          <w:p w14:paraId="21EB1CCA" w14:textId="325EB0B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21398 U</w:t>
            </w:r>
          </w:p>
        </w:tc>
        <w:tc>
          <w:tcPr>
            <w:tcW w:w="936" w:type="dxa"/>
            <w:shd w:val="clear" w:color="FFEB9C" w:fill="FFEB9C"/>
            <w:vAlign w:val="center"/>
            <w:hideMark/>
          </w:tcPr>
          <w:p w14:paraId="53BC3E09" w14:textId="5DEFFD9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32671 U</w:t>
            </w:r>
          </w:p>
        </w:tc>
        <w:tc>
          <w:tcPr>
            <w:tcW w:w="936" w:type="dxa"/>
            <w:shd w:val="clear" w:color="FFEB9C" w:fill="FFEB9C"/>
            <w:vAlign w:val="center"/>
            <w:hideMark/>
          </w:tcPr>
          <w:p w14:paraId="77A4B223" w14:textId="11B352D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44065 U</w:t>
            </w:r>
          </w:p>
        </w:tc>
        <w:tc>
          <w:tcPr>
            <w:tcW w:w="936" w:type="dxa"/>
            <w:shd w:val="clear" w:color="FFEB9C" w:fill="FFEB9C"/>
            <w:vAlign w:val="center"/>
            <w:hideMark/>
          </w:tcPr>
          <w:p w14:paraId="0452E4E0" w14:textId="1ECE0E3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63400 U</w:t>
            </w:r>
          </w:p>
        </w:tc>
        <w:tc>
          <w:tcPr>
            <w:tcW w:w="936" w:type="dxa"/>
            <w:shd w:val="clear" w:color="FFC7CE" w:fill="FFC7CE"/>
            <w:vAlign w:val="center"/>
            <w:hideMark/>
          </w:tcPr>
          <w:p w14:paraId="7B231819" w14:textId="69F0B60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99684 U</w:t>
            </w:r>
          </w:p>
        </w:tc>
      </w:tr>
      <w:tr w:rsidR="00AA601A" w:rsidRPr="00B354EE" w14:paraId="277BB40D" w14:textId="77777777" w:rsidTr="00952C88">
        <w:trPr>
          <w:trHeight w:val="20"/>
          <w:jc w:val="center"/>
        </w:trPr>
        <w:tc>
          <w:tcPr>
            <w:tcW w:w="936" w:type="dxa"/>
            <w:shd w:val="clear" w:color="000000" w:fill="F2F2F2"/>
            <w:noWrap/>
            <w:vAlign w:val="center"/>
            <w:hideMark/>
          </w:tcPr>
          <w:p w14:paraId="6BA1DF21"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400</w:t>
            </w:r>
          </w:p>
        </w:tc>
        <w:tc>
          <w:tcPr>
            <w:tcW w:w="936" w:type="dxa"/>
            <w:shd w:val="clear" w:color="FFEB9C" w:fill="FFEB9C"/>
            <w:vAlign w:val="center"/>
            <w:hideMark/>
          </w:tcPr>
          <w:p w14:paraId="3BF9E5D5" w14:textId="3A42242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3823 T*</w:t>
            </w:r>
          </w:p>
        </w:tc>
        <w:tc>
          <w:tcPr>
            <w:tcW w:w="936" w:type="dxa"/>
            <w:shd w:val="clear" w:color="C6EFCE" w:fill="C6EFCE"/>
            <w:vAlign w:val="center"/>
            <w:hideMark/>
          </w:tcPr>
          <w:p w14:paraId="7CF2E522" w14:textId="3F6B6505"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6266 U*</w:t>
            </w:r>
          </w:p>
        </w:tc>
        <w:tc>
          <w:tcPr>
            <w:tcW w:w="936" w:type="dxa"/>
            <w:shd w:val="clear" w:color="C6EFCE" w:fill="C6EFCE"/>
            <w:vAlign w:val="center"/>
            <w:hideMark/>
          </w:tcPr>
          <w:p w14:paraId="0D4D3181" w14:textId="619938C2"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9533 U</w:t>
            </w:r>
          </w:p>
        </w:tc>
        <w:tc>
          <w:tcPr>
            <w:tcW w:w="936" w:type="dxa"/>
            <w:shd w:val="clear" w:color="C6EFCE" w:fill="C6EFCE"/>
            <w:vAlign w:val="center"/>
            <w:hideMark/>
          </w:tcPr>
          <w:p w14:paraId="6570E7EB" w14:textId="39D2AB2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15278 U</w:t>
            </w:r>
          </w:p>
        </w:tc>
        <w:tc>
          <w:tcPr>
            <w:tcW w:w="936" w:type="dxa"/>
            <w:shd w:val="clear" w:color="FFEB9C" w:fill="FFEB9C"/>
            <w:vAlign w:val="center"/>
            <w:hideMark/>
          </w:tcPr>
          <w:p w14:paraId="377E1C35" w14:textId="503AD5F0"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19878 U</w:t>
            </w:r>
          </w:p>
        </w:tc>
        <w:tc>
          <w:tcPr>
            <w:tcW w:w="936" w:type="dxa"/>
            <w:shd w:val="clear" w:color="FFEB9C" w:fill="FFEB9C"/>
            <w:vAlign w:val="center"/>
            <w:hideMark/>
          </w:tcPr>
          <w:p w14:paraId="7C0CDE10" w14:textId="13D7817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30369 U</w:t>
            </w:r>
          </w:p>
        </w:tc>
        <w:tc>
          <w:tcPr>
            <w:tcW w:w="936" w:type="dxa"/>
            <w:shd w:val="clear" w:color="FFEB9C" w:fill="FFEB9C"/>
            <w:vAlign w:val="center"/>
            <w:hideMark/>
          </w:tcPr>
          <w:p w14:paraId="14B01097" w14:textId="1574B806"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40977 U</w:t>
            </w:r>
          </w:p>
        </w:tc>
        <w:tc>
          <w:tcPr>
            <w:tcW w:w="936" w:type="dxa"/>
            <w:shd w:val="clear" w:color="FFEB9C" w:fill="FFEB9C"/>
            <w:vAlign w:val="center"/>
            <w:hideMark/>
          </w:tcPr>
          <w:p w14:paraId="41791F3C" w14:textId="43FDA10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58985 U</w:t>
            </w:r>
          </w:p>
        </w:tc>
        <w:tc>
          <w:tcPr>
            <w:tcW w:w="936" w:type="dxa"/>
            <w:shd w:val="clear" w:color="FFC7CE" w:fill="FFC7CE"/>
            <w:vAlign w:val="center"/>
            <w:hideMark/>
          </w:tcPr>
          <w:p w14:paraId="5EB02B58" w14:textId="3DA616C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92790 U</w:t>
            </w:r>
          </w:p>
        </w:tc>
      </w:tr>
      <w:tr w:rsidR="00AA601A" w:rsidRPr="00B354EE" w14:paraId="662A8C03" w14:textId="77777777" w:rsidTr="00952C88">
        <w:trPr>
          <w:trHeight w:val="20"/>
          <w:jc w:val="center"/>
        </w:trPr>
        <w:tc>
          <w:tcPr>
            <w:tcW w:w="936" w:type="dxa"/>
            <w:shd w:val="clear" w:color="000000" w:fill="F2F2F2"/>
            <w:noWrap/>
            <w:vAlign w:val="center"/>
            <w:hideMark/>
          </w:tcPr>
          <w:p w14:paraId="4FB70B79"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500</w:t>
            </w:r>
          </w:p>
        </w:tc>
        <w:tc>
          <w:tcPr>
            <w:tcW w:w="936" w:type="dxa"/>
            <w:shd w:val="clear" w:color="FFEB9C" w:fill="FFEB9C"/>
            <w:vAlign w:val="center"/>
            <w:hideMark/>
          </w:tcPr>
          <w:p w14:paraId="3C3FF600" w14:textId="57B88C6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3373 T*</w:t>
            </w:r>
          </w:p>
        </w:tc>
        <w:tc>
          <w:tcPr>
            <w:tcW w:w="936" w:type="dxa"/>
            <w:shd w:val="clear" w:color="C6EFCE" w:fill="C6EFCE"/>
            <w:vAlign w:val="center"/>
            <w:hideMark/>
          </w:tcPr>
          <w:p w14:paraId="7CCD3E0E" w14:textId="3AEDE138"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5517 U*</w:t>
            </w:r>
          </w:p>
        </w:tc>
        <w:tc>
          <w:tcPr>
            <w:tcW w:w="936" w:type="dxa"/>
            <w:shd w:val="clear" w:color="C6EFCE" w:fill="C6EFCE"/>
            <w:vAlign w:val="center"/>
            <w:hideMark/>
          </w:tcPr>
          <w:p w14:paraId="68D29A0B" w14:textId="58DFAE6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8406 U</w:t>
            </w:r>
          </w:p>
        </w:tc>
        <w:tc>
          <w:tcPr>
            <w:tcW w:w="936" w:type="dxa"/>
            <w:shd w:val="clear" w:color="C6EFCE" w:fill="C6EFCE"/>
            <w:vAlign w:val="center"/>
            <w:hideMark/>
          </w:tcPr>
          <w:p w14:paraId="726C74AE" w14:textId="68C0E52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13492 U</w:t>
            </w:r>
          </w:p>
        </w:tc>
        <w:tc>
          <w:tcPr>
            <w:tcW w:w="936" w:type="dxa"/>
            <w:shd w:val="clear" w:color="FFEB9C" w:fill="FFEB9C"/>
            <w:vAlign w:val="center"/>
            <w:hideMark/>
          </w:tcPr>
          <w:p w14:paraId="45C52B80" w14:textId="5E9FF89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17566 U</w:t>
            </w:r>
          </w:p>
        </w:tc>
        <w:tc>
          <w:tcPr>
            <w:tcW w:w="936" w:type="dxa"/>
            <w:shd w:val="clear" w:color="FFEB9C" w:fill="FFEB9C"/>
            <w:vAlign w:val="center"/>
            <w:hideMark/>
          </w:tcPr>
          <w:p w14:paraId="3822A3BE" w14:textId="296841DF"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26867 U</w:t>
            </w:r>
          </w:p>
        </w:tc>
        <w:tc>
          <w:tcPr>
            <w:tcW w:w="936" w:type="dxa"/>
            <w:shd w:val="clear" w:color="FFEB9C" w:fill="FFEB9C"/>
            <w:vAlign w:val="center"/>
            <w:hideMark/>
          </w:tcPr>
          <w:p w14:paraId="23F08C7D" w14:textId="50B8D337"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36277 U</w:t>
            </w:r>
          </w:p>
        </w:tc>
        <w:tc>
          <w:tcPr>
            <w:tcW w:w="936" w:type="dxa"/>
            <w:shd w:val="clear" w:color="FFEB9C" w:fill="FFEB9C"/>
            <w:vAlign w:val="center"/>
            <w:hideMark/>
          </w:tcPr>
          <w:p w14:paraId="5E4A506E" w14:textId="55638D1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52262 U</w:t>
            </w:r>
          </w:p>
        </w:tc>
        <w:tc>
          <w:tcPr>
            <w:tcW w:w="936" w:type="dxa"/>
            <w:shd w:val="clear" w:color="FFC7CE" w:fill="FFC7CE"/>
            <w:vAlign w:val="center"/>
            <w:hideMark/>
          </w:tcPr>
          <w:p w14:paraId="63FC6E91" w14:textId="3EA0EA2A"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82289 U</w:t>
            </w:r>
          </w:p>
        </w:tc>
      </w:tr>
      <w:tr w:rsidR="00AA601A" w:rsidRPr="00B354EE" w14:paraId="64283D39" w14:textId="77777777" w:rsidTr="00952C88">
        <w:trPr>
          <w:trHeight w:val="20"/>
          <w:jc w:val="center"/>
        </w:trPr>
        <w:tc>
          <w:tcPr>
            <w:tcW w:w="936" w:type="dxa"/>
            <w:shd w:val="clear" w:color="000000" w:fill="F2F2F2"/>
            <w:noWrap/>
            <w:vAlign w:val="center"/>
            <w:hideMark/>
          </w:tcPr>
          <w:p w14:paraId="094A390B" w14:textId="77777777" w:rsidR="00E846CE" w:rsidRPr="00B354EE" w:rsidRDefault="00E846CE" w:rsidP="00E846CE">
            <w:pPr>
              <w:spacing w:after="0"/>
              <w:jc w:val="center"/>
              <w:rPr>
                <w:rFonts w:eastAsia="Times New Roman" w:cs="Arial"/>
                <w:b/>
                <w:bCs/>
                <w:sz w:val="16"/>
                <w:szCs w:val="16"/>
              </w:rPr>
            </w:pPr>
            <w:r>
              <w:rPr>
                <w:rFonts w:eastAsia="Times New Roman" w:cs="Arial"/>
                <w:b/>
                <w:bCs/>
                <w:sz w:val="16"/>
                <w:szCs w:val="16"/>
              </w:rPr>
              <w:t>600</w:t>
            </w:r>
          </w:p>
        </w:tc>
        <w:tc>
          <w:tcPr>
            <w:tcW w:w="936" w:type="dxa"/>
            <w:shd w:val="clear" w:color="C6EFCE" w:fill="C6EFCE"/>
            <w:vAlign w:val="center"/>
            <w:hideMark/>
          </w:tcPr>
          <w:p w14:paraId="7F7B0853" w14:textId="5563955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3083 T*</w:t>
            </w:r>
          </w:p>
        </w:tc>
        <w:tc>
          <w:tcPr>
            <w:tcW w:w="936" w:type="dxa"/>
            <w:shd w:val="clear" w:color="C6EFCE" w:fill="C6EFCE"/>
            <w:vAlign w:val="center"/>
            <w:hideMark/>
          </w:tcPr>
          <w:p w14:paraId="2DFB543C" w14:textId="24A27EF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4970 U*</w:t>
            </w:r>
          </w:p>
        </w:tc>
        <w:tc>
          <w:tcPr>
            <w:tcW w:w="936" w:type="dxa"/>
            <w:shd w:val="clear" w:color="C6EFCE" w:fill="C6EFCE"/>
            <w:vAlign w:val="center"/>
            <w:hideMark/>
          </w:tcPr>
          <w:p w14:paraId="1DDB53D9" w14:textId="7C10C3AC"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7581 U</w:t>
            </w:r>
          </w:p>
        </w:tc>
        <w:tc>
          <w:tcPr>
            <w:tcW w:w="936" w:type="dxa"/>
            <w:shd w:val="clear" w:color="C6EFCE" w:fill="C6EFCE"/>
            <w:vAlign w:val="center"/>
            <w:hideMark/>
          </w:tcPr>
          <w:p w14:paraId="022C5B57" w14:textId="7CF85AC1"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12183 U</w:t>
            </w:r>
          </w:p>
        </w:tc>
        <w:tc>
          <w:tcPr>
            <w:tcW w:w="936" w:type="dxa"/>
            <w:shd w:val="clear" w:color="C6EFCE" w:fill="C6EFCE"/>
            <w:vAlign w:val="center"/>
            <w:hideMark/>
          </w:tcPr>
          <w:p w14:paraId="7AB8D239" w14:textId="50B587C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15872 U</w:t>
            </w:r>
          </w:p>
        </w:tc>
        <w:tc>
          <w:tcPr>
            <w:tcW w:w="936" w:type="dxa"/>
            <w:shd w:val="clear" w:color="FFEB9C" w:fill="FFEB9C"/>
            <w:vAlign w:val="center"/>
            <w:hideMark/>
          </w:tcPr>
          <w:p w14:paraId="1F65C8B3" w14:textId="00FB0B4D"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24298 U</w:t>
            </w:r>
          </w:p>
        </w:tc>
        <w:tc>
          <w:tcPr>
            <w:tcW w:w="936" w:type="dxa"/>
            <w:shd w:val="clear" w:color="FFEB9C" w:fill="FFEB9C"/>
            <w:vAlign w:val="center"/>
            <w:hideMark/>
          </w:tcPr>
          <w:p w14:paraId="1ED14C7A" w14:textId="5AA856CE"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32829 U</w:t>
            </w:r>
          </w:p>
        </w:tc>
        <w:tc>
          <w:tcPr>
            <w:tcW w:w="936" w:type="dxa"/>
            <w:shd w:val="clear" w:color="FFEB9C" w:fill="FFEB9C"/>
            <w:vAlign w:val="center"/>
            <w:hideMark/>
          </w:tcPr>
          <w:p w14:paraId="5E6FA8CE" w14:textId="1ADEF009"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47325 U</w:t>
            </w:r>
          </w:p>
        </w:tc>
        <w:tc>
          <w:tcPr>
            <w:tcW w:w="936" w:type="dxa"/>
            <w:shd w:val="clear" w:color="FFC7CE" w:fill="FFC7CE"/>
            <w:vAlign w:val="center"/>
            <w:hideMark/>
          </w:tcPr>
          <w:p w14:paraId="7CABC16C" w14:textId="4579FABB" w:rsidR="00E846CE" w:rsidRPr="00E846CE" w:rsidRDefault="00E846CE" w:rsidP="00E846CE">
            <w:pPr>
              <w:spacing w:after="0"/>
              <w:jc w:val="center"/>
              <w:rPr>
                <w:rFonts w:eastAsia="Times New Roman" w:cs="Arial"/>
                <w:color w:val="000000"/>
                <w:sz w:val="16"/>
                <w:szCs w:val="16"/>
              </w:rPr>
            </w:pPr>
            <w:r>
              <w:rPr>
                <w:rFonts w:cs="Arial"/>
                <w:color w:val="000000"/>
                <w:sz w:val="16"/>
                <w:szCs w:val="16"/>
              </w:rPr>
              <w:t>74573 U</w:t>
            </w:r>
          </w:p>
        </w:tc>
      </w:tr>
    </w:tbl>
    <w:p w14:paraId="2993A462" w14:textId="0C904C8F" w:rsidR="00902CDF" w:rsidRDefault="00E50A89" w:rsidP="000F5D4F">
      <w:pPr>
        <w:rPr>
          <w:i/>
          <w:iCs/>
        </w:rPr>
      </w:pPr>
      <w:r>
        <w:rPr>
          <w:i/>
          <w:iCs/>
        </w:rPr>
        <w:t xml:space="preserve">Table 13 – Reynolds numbers for natural gas back-calculated using the Churchill correlation at each pipe size and length under an inlet pressure of 14 kPa and a pressure drop of 7 kPa, matching Table A.3 of CSA B149.1:25. </w:t>
      </w:r>
      <w:r>
        <w:rPr>
          <w:rFonts w:cs="Arial"/>
          <w:i/>
          <w:iCs/>
          <w:szCs w:val="20"/>
        </w:rPr>
        <w:t>L: Re below 2,300; T: Re between 2,300 and 4,000; U: Re above 4,000.</w:t>
      </w:r>
      <w:r>
        <w:rPr>
          <w:i/>
          <w:iCs/>
        </w:rPr>
        <w:br/>
      </w:r>
    </w:p>
    <w:p w14:paraId="45D0450A" w14:textId="6C8A9E2D" w:rsidR="00BC0FD8" w:rsidRDefault="005D1F2C">
      <w:pPr>
        <w:rPr>
          <w:rFonts w:cs="Arial"/>
          <w:szCs w:val="20"/>
        </w:rPr>
      </w:pPr>
      <w:r>
        <w:rPr>
          <w:rFonts w:cs="Arial"/>
          <w:szCs w:val="20"/>
        </w:rPr>
        <w:t>The third map covers the highest published schedule, Table A.7, which is fully turbulent throughout.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4A0" w:firstRow="1" w:lastRow="0" w:firstColumn="1" w:lastColumn="0" w:noHBand="0" w:noVBand="1"/>
      </w:tblPr>
      <w:tblGrid>
        <w:gridCol w:w="936"/>
        <w:gridCol w:w="936"/>
        <w:gridCol w:w="936"/>
        <w:gridCol w:w="936"/>
        <w:gridCol w:w="936"/>
        <w:gridCol w:w="936"/>
        <w:gridCol w:w="936"/>
        <w:gridCol w:w="936"/>
        <w:gridCol w:w="936"/>
        <w:gridCol w:w="936"/>
      </w:tblGrid>
      <w:tr w:rsidR="00BB21F0" w:rsidRPr="00861080" w14:paraId="258BB83C" w14:textId="77777777" w:rsidTr="00952C88">
        <w:trPr>
          <w:trHeight w:val="20"/>
          <w:tblHeader/>
          <w:jc w:val="center"/>
        </w:trPr>
        <w:tc>
          <w:tcPr>
            <w:tcW w:w="936" w:type="dxa"/>
            <w:shd w:val="clear" w:color="000000" w:fill="F2F2F2"/>
            <w:noWrap/>
            <w:vAlign w:val="center"/>
            <w:hideMark/>
          </w:tcPr>
          <w:p w14:paraId="02D70976" w14:textId="77777777" w:rsidR="00861080" w:rsidRPr="00861080" w:rsidRDefault="00861080" w:rsidP="00861080">
            <w:pPr>
              <w:spacing w:after="0"/>
              <w:jc w:val="center"/>
              <w:rPr>
                <w:rFonts w:eastAsia="Times New Roman" w:cs="Arial"/>
                <w:b/>
                <w:bCs/>
                <w:sz w:val="16"/>
                <w:szCs w:val="16"/>
              </w:rPr>
            </w:pPr>
            <w:r>
              <w:rPr>
                <w:rFonts w:eastAsia="Times New Roman" w:cs="Arial"/>
                <w:b/>
                <w:bCs/>
                <w:sz w:val="16"/>
                <w:szCs w:val="16"/>
              </w:rPr>
              <w:t>L (m) / NPS</w:t>
            </w:r>
          </w:p>
        </w:tc>
        <w:tc>
          <w:tcPr>
            <w:tcW w:w="936" w:type="dxa"/>
            <w:shd w:val="clear" w:color="000000" w:fill="F2F2F2"/>
            <w:vAlign w:val="center"/>
            <w:hideMark/>
          </w:tcPr>
          <w:p w14:paraId="0E92AFE3" w14:textId="77777777" w:rsidR="00861080" w:rsidRPr="00861080" w:rsidRDefault="00861080" w:rsidP="00861080">
            <w:pPr>
              <w:spacing w:after="0"/>
              <w:jc w:val="center"/>
              <w:rPr>
                <w:rFonts w:eastAsia="Times New Roman" w:cs="Arial"/>
                <w:b/>
                <w:bCs/>
                <w:sz w:val="16"/>
                <w:szCs w:val="16"/>
              </w:rPr>
            </w:pPr>
            <w:r>
              <w:rPr>
                <w:rFonts w:eastAsia="Times New Roman" w:cs="Arial"/>
                <w:b/>
                <w:bCs/>
                <w:sz w:val="16"/>
                <w:szCs w:val="16"/>
              </w:rPr>
              <w:t>1/2</w:t>
            </w:r>
          </w:p>
        </w:tc>
        <w:tc>
          <w:tcPr>
            <w:tcW w:w="936" w:type="dxa"/>
            <w:shd w:val="clear" w:color="000000" w:fill="F2F2F2"/>
            <w:vAlign w:val="center"/>
            <w:hideMark/>
          </w:tcPr>
          <w:p w14:paraId="2C725DE7" w14:textId="77777777" w:rsidR="00861080" w:rsidRPr="00861080" w:rsidRDefault="00861080" w:rsidP="00861080">
            <w:pPr>
              <w:spacing w:after="0"/>
              <w:jc w:val="center"/>
              <w:rPr>
                <w:rFonts w:eastAsia="Times New Roman" w:cs="Arial"/>
                <w:b/>
                <w:bCs/>
                <w:sz w:val="16"/>
                <w:szCs w:val="16"/>
              </w:rPr>
            </w:pPr>
            <w:r>
              <w:rPr>
                <w:rFonts w:eastAsia="Times New Roman" w:cs="Arial"/>
                <w:b/>
                <w:bCs/>
                <w:sz w:val="16"/>
                <w:szCs w:val="16"/>
              </w:rPr>
              <w:t>3/4</w:t>
            </w:r>
          </w:p>
        </w:tc>
        <w:tc>
          <w:tcPr>
            <w:tcW w:w="936" w:type="dxa"/>
            <w:shd w:val="clear" w:color="000000" w:fill="F2F2F2"/>
            <w:vAlign w:val="center"/>
            <w:hideMark/>
          </w:tcPr>
          <w:p w14:paraId="3A892782" w14:textId="77777777" w:rsidR="00861080" w:rsidRPr="00861080" w:rsidRDefault="00861080" w:rsidP="00861080">
            <w:pPr>
              <w:spacing w:after="0"/>
              <w:jc w:val="center"/>
              <w:rPr>
                <w:rFonts w:eastAsia="Times New Roman" w:cs="Arial"/>
                <w:b/>
                <w:bCs/>
                <w:sz w:val="16"/>
                <w:szCs w:val="16"/>
              </w:rPr>
            </w:pPr>
            <w:r>
              <w:rPr>
                <w:rFonts w:eastAsia="Times New Roman" w:cs="Arial"/>
                <w:b/>
                <w:bCs/>
                <w:sz w:val="16"/>
                <w:szCs w:val="16"/>
              </w:rPr>
              <w:t>1</w:t>
            </w:r>
          </w:p>
        </w:tc>
        <w:tc>
          <w:tcPr>
            <w:tcW w:w="936" w:type="dxa"/>
            <w:shd w:val="clear" w:color="000000" w:fill="F2F2F2"/>
            <w:vAlign w:val="center"/>
            <w:hideMark/>
          </w:tcPr>
          <w:p w14:paraId="3ABD6FBB" w14:textId="77777777" w:rsidR="00861080" w:rsidRPr="00861080" w:rsidRDefault="00861080" w:rsidP="00861080">
            <w:pPr>
              <w:spacing w:after="0"/>
              <w:jc w:val="center"/>
              <w:rPr>
                <w:rFonts w:eastAsia="Times New Roman" w:cs="Arial"/>
                <w:b/>
                <w:bCs/>
                <w:sz w:val="16"/>
                <w:szCs w:val="16"/>
              </w:rPr>
            </w:pPr>
            <w:r>
              <w:rPr>
                <w:rFonts w:eastAsia="Times New Roman" w:cs="Arial"/>
                <w:b/>
                <w:bCs/>
                <w:sz w:val="16"/>
                <w:szCs w:val="16"/>
              </w:rPr>
              <w:t>1-1/4</w:t>
            </w:r>
          </w:p>
        </w:tc>
        <w:tc>
          <w:tcPr>
            <w:tcW w:w="936" w:type="dxa"/>
            <w:shd w:val="clear" w:color="000000" w:fill="F2F2F2"/>
            <w:vAlign w:val="center"/>
            <w:hideMark/>
          </w:tcPr>
          <w:p w14:paraId="10743A0B" w14:textId="77777777" w:rsidR="00861080" w:rsidRPr="00861080" w:rsidRDefault="00861080" w:rsidP="00861080">
            <w:pPr>
              <w:spacing w:after="0"/>
              <w:jc w:val="center"/>
              <w:rPr>
                <w:rFonts w:eastAsia="Times New Roman" w:cs="Arial"/>
                <w:b/>
                <w:bCs/>
                <w:sz w:val="16"/>
                <w:szCs w:val="16"/>
              </w:rPr>
            </w:pPr>
            <w:r>
              <w:rPr>
                <w:rFonts w:eastAsia="Times New Roman" w:cs="Arial"/>
                <w:b/>
                <w:bCs/>
                <w:sz w:val="16"/>
                <w:szCs w:val="16"/>
              </w:rPr>
              <w:t>1-1/2</w:t>
            </w:r>
          </w:p>
        </w:tc>
        <w:tc>
          <w:tcPr>
            <w:tcW w:w="936" w:type="dxa"/>
            <w:shd w:val="clear" w:color="000000" w:fill="F2F2F2"/>
            <w:vAlign w:val="center"/>
            <w:hideMark/>
          </w:tcPr>
          <w:p w14:paraId="55E37B0E" w14:textId="77777777" w:rsidR="00861080" w:rsidRPr="00861080" w:rsidRDefault="00861080" w:rsidP="00861080">
            <w:pPr>
              <w:spacing w:after="0"/>
              <w:jc w:val="center"/>
              <w:rPr>
                <w:rFonts w:eastAsia="Times New Roman" w:cs="Arial"/>
                <w:b/>
                <w:bCs/>
                <w:sz w:val="16"/>
                <w:szCs w:val="16"/>
              </w:rPr>
            </w:pPr>
            <w:r>
              <w:rPr>
                <w:rFonts w:eastAsia="Times New Roman" w:cs="Arial"/>
                <w:b/>
                <w:bCs/>
                <w:sz w:val="16"/>
                <w:szCs w:val="16"/>
              </w:rPr>
              <w:t>2</w:t>
            </w:r>
          </w:p>
        </w:tc>
        <w:tc>
          <w:tcPr>
            <w:tcW w:w="936" w:type="dxa"/>
            <w:shd w:val="clear" w:color="000000" w:fill="F2F2F2"/>
            <w:vAlign w:val="center"/>
            <w:hideMark/>
          </w:tcPr>
          <w:p w14:paraId="12F4B7BB" w14:textId="77777777" w:rsidR="00861080" w:rsidRPr="00861080" w:rsidRDefault="00861080" w:rsidP="00861080">
            <w:pPr>
              <w:spacing w:after="0"/>
              <w:jc w:val="center"/>
              <w:rPr>
                <w:rFonts w:eastAsia="Times New Roman" w:cs="Arial"/>
                <w:b/>
                <w:bCs/>
                <w:sz w:val="16"/>
                <w:szCs w:val="16"/>
              </w:rPr>
            </w:pPr>
            <w:r>
              <w:rPr>
                <w:rFonts w:eastAsia="Times New Roman" w:cs="Arial"/>
                <w:b/>
                <w:bCs/>
                <w:sz w:val="16"/>
                <w:szCs w:val="16"/>
              </w:rPr>
              <w:t>2-1/2</w:t>
            </w:r>
          </w:p>
        </w:tc>
        <w:tc>
          <w:tcPr>
            <w:tcW w:w="936" w:type="dxa"/>
            <w:shd w:val="clear" w:color="000000" w:fill="F2F2F2"/>
            <w:vAlign w:val="center"/>
            <w:hideMark/>
          </w:tcPr>
          <w:p w14:paraId="51394D23" w14:textId="77777777" w:rsidR="00861080" w:rsidRPr="00861080" w:rsidRDefault="00861080" w:rsidP="00861080">
            <w:pPr>
              <w:spacing w:after="0"/>
              <w:jc w:val="center"/>
              <w:rPr>
                <w:rFonts w:eastAsia="Times New Roman" w:cs="Arial"/>
                <w:b/>
                <w:bCs/>
                <w:sz w:val="16"/>
                <w:szCs w:val="16"/>
              </w:rPr>
            </w:pPr>
            <w:r>
              <w:rPr>
                <w:rFonts w:eastAsia="Times New Roman" w:cs="Arial"/>
                <w:b/>
                <w:bCs/>
                <w:sz w:val="16"/>
                <w:szCs w:val="16"/>
              </w:rPr>
              <w:t>3</w:t>
            </w:r>
          </w:p>
        </w:tc>
        <w:tc>
          <w:tcPr>
            <w:tcW w:w="936" w:type="dxa"/>
            <w:shd w:val="clear" w:color="000000" w:fill="F2F2F2"/>
            <w:vAlign w:val="center"/>
            <w:hideMark/>
          </w:tcPr>
          <w:p w14:paraId="1E510724" w14:textId="77777777" w:rsidR="00861080" w:rsidRPr="00861080" w:rsidRDefault="00861080" w:rsidP="00861080">
            <w:pPr>
              <w:spacing w:after="0"/>
              <w:jc w:val="center"/>
              <w:rPr>
                <w:rFonts w:eastAsia="Times New Roman" w:cs="Arial"/>
                <w:b/>
                <w:bCs/>
                <w:sz w:val="16"/>
                <w:szCs w:val="16"/>
              </w:rPr>
            </w:pPr>
            <w:r>
              <w:rPr>
                <w:rFonts w:eastAsia="Times New Roman" w:cs="Arial"/>
                <w:b/>
                <w:bCs/>
                <w:sz w:val="16"/>
                <w:szCs w:val="16"/>
              </w:rPr>
              <w:t>4</w:t>
            </w:r>
          </w:p>
        </w:tc>
      </w:tr>
      <w:tr w:rsidR="00C73AEA" w:rsidRPr="00861080" w14:paraId="1390921D" w14:textId="77777777" w:rsidTr="00952C88">
        <w:trPr>
          <w:trHeight w:val="20"/>
          <w:jc w:val="center"/>
        </w:trPr>
        <w:tc>
          <w:tcPr>
            <w:tcW w:w="936" w:type="dxa"/>
            <w:shd w:val="clear" w:color="000000" w:fill="F2F2F2"/>
            <w:noWrap/>
            <w:vAlign w:val="center"/>
            <w:hideMark/>
          </w:tcPr>
          <w:p w14:paraId="7C27AC8F"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3</w:t>
            </w:r>
          </w:p>
        </w:tc>
        <w:tc>
          <w:tcPr>
            <w:tcW w:w="936" w:type="dxa"/>
            <w:shd w:val="clear" w:color="FFC7CE" w:fill="FFC7CE"/>
            <w:vAlign w:val="center"/>
            <w:hideMark/>
          </w:tcPr>
          <w:p w14:paraId="1913F731" w14:textId="288E4A1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268601 U*</w:t>
            </w:r>
          </w:p>
        </w:tc>
        <w:tc>
          <w:tcPr>
            <w:tcW w:w="936" w:type="dxa"/>
            <w:shd w:val="clear" w:color="FFC7CE" w:fill="FFC7CE"/>
            <w:vAlign w:val="center"/>
            <w:hideMark/>
          </w:tcPr>
          <w:p w14:paraId="2DFED56A" w14:textId="07263C1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426482 U*</w:t>
            </w:r>
          </w:p>
        </w:tc>
        <w:tc>
          <w:tcPr>
            <w:tcW w:w="936" w:type="dxa"/>
            <w:shd w:val="clear" w:color="FFC7CE" w:fill="FFC7CE"/>
            <w:vAlign w:val="center"/>
            <w:hideMark/>
          </w:tcPr>
          <w:p w14:paraId="244E0958" w14:textId="733AAEA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633370 U*</w:t>
            </w:r>
          </w:p>
        </w:tc>
        <w:tc>
          <w:tcPr>
            <w:tcW w:w="936" w:type="dxa"/>
            <w:shd w:val="clear" w:color="FFC7CE" w:fill="FFC7CE"/>
            <w:vAlign w:val="center"/>
            <w:hideMark/>
          </w:tcPr>
          <w:p w14:paraId="60C93388" w14:textId="1928C7D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991150 U*</w:t>
            </w:r>
          </w:p>
        </w:tc>
        <w:tc>
          <w:tcPr>
            <w:tcW w:w="936" w:type="dxa"/>
            <w:shd w:val="clear" w:color="FFC7CE" w:fill="FFC7CE"/>
            <w:vAlign w:val="center"/>
            <w:hideMark/>
          </w:tcPr>
          <w:p w14:paraId="21CADBF3" w14:textId="654F154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1274041 U*</w:t>
            </w:r>
          </w:p>
        </w:tc>
        <w:tc>
          <w:tcPr>
            <w:tcW w:w="936" w:type="dxa"/>
            <w:shd w:val="clear" w:color="FFC7CE" w:fill="FFC7CE"/>
            <w:vAlign w:val="center"/>
            <w:hideMark/>
          </w:tcPr>
          <w:p w14:paraId="7E64B032" w14:textId="62B7C9F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1912259 U*</w:t>
            </w:r>
          </w:p>
        </w:tc>
        <w:tc>
          <w:tcPr>
            <w:tcW w:w="936" w:type="dxa"/>
            <w:shd w:val="clear" w:color="FFC7CE" w:fill="FFC7CE"/>
            <w:vAlign w:val="center"/>
            <w:hideMark/>
          </w:tcPr>
          <w:p w14:paraId="77C873D5" w14:textId="6F1AF69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2550996 U*</w:t>
            </w:r>
          </w:p>
        </w:tc>
        <w:tc>
          <w:tcPr>
            <w:tcW w:w="936" w:type="dxa"/>
            <w:shd w:val="clear" w:color="FFC7CE" w:fill="FFC7CE"/>
            <w:vAlign w:val="center"/>
            <w:hideMark/>
          </w:tcPr>
          <w:p w14:paraId="6010B461" w14:textId="170D8359"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3625763 U*</w:t>
            </w:r>
          </w:p>
        </w:tc>
        <w:tc>
          <w:tcPr>
            <w:tcW w:w="936" w:type="dxa"/>
            <w:shd w:val="clear" w:color="FFC7CE" w:fill="FFC7CE"/>
            <w:vAlign w:val="center"/>
            <w:hideMark/>
          </w:tcPr>
          <w:p w14:paraId="7BE4CCC5" w14:textId="2246EB7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5623422 U*</w:t>
            </w:r>
          </w:p>
        </w:tc>
      </w:tr>
      <w:tr w:rsidR="00C73AEA" w:rsidRPr="00861080" w14:paraId="0A4F4297" w14:textId="77777777" w:rsidTr="00952C88">
        <w:trPr>
          <w:trHeight w:val="20"/>
          <w:jc w:val="center"/>
        </w:trPr>
        <w:tc>
          <w:tcPr>
            <w:tcW w:w="936" w:type="dxa"/>
            <w:shd w:val="clear" w:color="000000" w:fill="F2F2F2"/>
            <w:noWrap/>
            <w:vAlign w:val="center"/>
            <w:hideMark/>
          </w:tcPr>
          <w:p w14:paraId="2C420F6B"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6</w:t>
            </w:r>
          </w:p>
        </w:tc>
        <w:tc>
          <w:tcPr>
            <w:tcW w:w="936" w:type="dxa"/>
            <w:shd w:val="clear" w:color="FFEB9C" w:fill="FFEB9C"/>
            <w:vAlign w:val="center"/>
            <w:hideMark/>
          </w:tcPr>
          <w:p w14:paraId="7D564E24" w14:textId="42F4693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189059 U*</w:t>
            </w:r>
          </w:p>
        </w:tc>
        <w:tc>
          <w:tcPr>
            <w:tcW w:w="936" w:type="dxa"/>
            <w:shd w:val="clear" w:color="FFEB9C" w:fill="FFEB9C"/>
            <w:vAlign w:val="center"/>
            <w:hideMark/>
          </w:tcPr>
          <w:p w14:paraId="7300A5D9" w14:textId="00DE78D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300395 U*</w:t>
            </w:r>
          </w:p>
        </w:tc>
        <w:tc>
          <w:tcPr>
            <w:tcW w:w="936" w:type="dxa"/>
            <w:shd w:val="clear" w:color="FFEB9C" w:fill="FFEB9C"/>
            <w:vAlign w:val="center"/>
            <w:hideMark/>
          </w:tcPr>
          <w:p w14:paraId="7AE76FE3" w14:textId="79D1366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446345 U*</w:t>
            </w:r>
          </w:p>
        </w:tc>
        <w:tc>
          <w:tcPr>
            <w:tcW w:w="936" w:type="dxa"/>
            <w:shd w:val="clear" w:color="FFEB9C" w:fill="FFEB9C"/>
            <w:vAlign w:val="center"/>
            <w:hideMark/>
          </w:tcPr>
          <w:p w14:paraId="1BBC53A0" w14:textId="3919119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698822 U*</w:t>
            </w:r>
          </w:p>
        </w:tc>
        <w:tc>
          <w:tcPr>
            <w:tcW w:w="936" w:type="dxa"/>
            <w:shd w:val="clear" w:color="FFEB9C" w:fill="FFEB9C"/>
            <w:vAlign w:val="center"/>
            <w:hideMark/>
          </w:tcPr>
          <w:p w14:paraId="22E0D3DB" w14:textId="4236B44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898496 U*</w:t>
            </w:r>
          </w:p>
        </w:tc>
        <w:tc>
          <w:tcPr>
            <w:tcW w:w="936" w:type="dxa"/>
            <w:shd w:val="clear" w:color="FFEB9C" w:fill="FFEB9C"/>
            <w:vAlign w:val="center"/>
            <w:hideMark/>
          </w:tcPr>
          <w:p w14:paraId="262C2AEA" w14:textId="7B54A32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1349058 U*</w:t>
            </w:r>
          </w:p>
        </w:tc>
        <w:tc>
          <w:tcPr>
            <w:tcW w:w="936" w:type="dxa"/>
            <w:shd w:val="clear" w:color="FFEB9C" w:fill="FFEB9C"/>
            <w:vAlign w:val="center"/>
            <w:hideMark/>
          </w:tcPr>
          <w:p w14:paraId="077708E3" w14:textId="01AA86B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1800066 U*</w:t>
            </w:r>
          </w:p>
        </w:tc>
        <w:tc>
          <w:tcPr>
            <w:tcW w:w="936" w:type="dxa"/>
            <w:shd w:val="clear" w:color="FFEB9C" w:fill="FFEB9C"/>
            <w:vAlign w:val="center"/>
            <w:hideMark/>
          </w:tcPr>
          <w:p w14:paraId="7C9C9094" w14:textId="015CAB2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2559063 U*</w:t>
            </w:r>
          </w:p>
        </w:tc>
        <w:tc>
          <w:tcPr>
            <w:tcW w:w="936" w:type="dxa"/>
            <w:shd w:val="clear" w:color="FFEB9C" w:fill="FFEB9C"/>
            <w:vAlign w:val="center"/>
            <w:hideMark/>
          </w:tcPr>
          <w:p w14:paraId="1D636CBD" w14:textId="23CF335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3970030 U*</w:t>
            </w:r>
          </w:p>
        </w:tc>
      </w:tr>
      <w:tr w:rsidR="00C73AEA" w:rsidRPr="00861080" w14:paraId="063D3351" w14:textId="77777777" w:rsidTr="00952C88">
        <w:trPr>
          <w:trHeight w:val="20"/>
          <w:jc w:val="center"/>
        </w:trPr>
        <w:tc>
          <w:tcPr>
            <w:tcW w:w="936" w:type="dxa"/>
            <w:shd w:val="clear" w:color="000000" w:fill="F2F2F2"/>
            <w:noWrap/>
            <w:vAlign w:val="center"/>
            <w:hideMark/>
          </w:tcPr>
          <w:p w14:paraId="1DBA499D"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9</w:t>
            </w:r>
          </w:p>
        </w:tc>
        <w:tc>
          <w:tcPr>
            <w:tcW w:w="936" w:type="dxa"/>
            <w:shd w:val="clear" w:color="FFEB9C" w:fill="FFEB9C"/>
            <w:vAlign w:val="center"/>
            <w:hideMark/>
          </w:tcPr>
          <w:p w14:paraId="0EA6CCB4" w14:textId="6A183C6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153846 U*</w:t>
            </w:r>
          </w:p>
        </w:tc>
        <w:tc>
          <w:tcPr>
            <w:tcW w:w="936" w:type="dxa"/>
            <w:shd w:val="clear" w:color="FFEB9C" w:fill="FFEB9C"/>
            <w:vAlign w:val="center"/>
            <w:hideMark/>
          </w:tcPr>
          <w:p w14:paraId="3007BF80" w14:textId="42AAFF5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244570 U*</w:t>
            </w:r>
          </w:p>
        </w:tc>
        <w:tc>
          <w:tcPr>
            <w:tcW w:w="936" w:type="dxa"/>
            <w:shd w:val="clear" w:color="FFEB9C" w:fill="FFEB9C"/>
            <w:vAlign w:val="center"/>
            <w:hideMark/>
          </w:tcPr>
          <w:p w14:paraId="344A6E7D" w14:textId="11ED76B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363531 U*</w:t>
            </w:r>
          </w:p>
        </w:tc>
        <w:tc>
          <w:tcPr>
            <w:tcW w:w="936" w:type="dxa"/>
            <w:shd w:val="clear" w:color="FFEB9C" w:fill="FFEB9C"/>
            <w:vAlign w:val="center"/>
            <w:hideMark/>
          </w:tcPr>
          <w:p w14:paraId="267D74D9" w14:textId="3747EC49"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569369 U*</w:t>
            </w:r>
          </w:p>
        </w:tc>
        <w:tc>
          <w:tcPr>
            <w:tcW w:w="936" w:type="dxa"/>
            <w:shd w:val="clear" w:color="FFEB9C" w:fill="FFEB9C"/>
            <w:vAlign w:val="center"/>
            <w:hideMark/>
          </w:tcPr>
          <w:p w14:paraId="35F86E97" w14:textId="0FBCE59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732184 U*</w:t>
            </w:r>
          </w:p>
        </w:tc>
        <w:tc>
          <w:tcPr>
            <w:tcW w:w="936" w:type="dxa"/>
            <w:shd w:val="clear" w:color="FFEB9C" w:fill="FFEB9C"/>
            <w:vAlign w:val="center"/>
            <w:hideMark/>
          </w:tcPr>
          <w:p w14:paraId="16B774D2" w14:textId="784830D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1099628 U*</w:t>
            </w:r>
          </w:p>
        </w:tc>
        <w:tc>
          <w:tcPr>
            <w:tcW w:w="936" w:type="dxa"/>
            <w:shd w:val="clear" w:color="FFEB9C" w:fill="FFEB9C"/>
            <w:vAlign w:val="center"/>
            <w:hideMark/>
          </w:tcPr>
          <w:p w14:paraId="1709473A" w14:textId="6614F6C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1467482 U*</w:t>
            </w:r>
          </w:p>
        </w:tc>
        <w:tc>
          <w:tcPr>
            <w:tcW w:w="936" w:type="dxa"/>
            <w:shd w:val="clear" w:color="FFEB9C" w:fill="FFEB9C"/>
            <w:vAlign w:val="center"/>
            <w:hideMark/>
          </w:tcPr>
          <w:p w14:paraId="59FE329E" w14:textId="1AE5A7A9"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2086608 U*</w:t>
            </w:r>
          </w:p>
        </w:tc>
        <w:tc>
          <w:tcPr>
            <w:tcW w:w="936" w:type="dxa"/>
            <w:shd w:val="clear" w:color="FFEB9C" w:fill="FFEB9C"/>
            <w:vAlign w:val="center"/>
            <w:hideMark/>
          </w:tcPr>
          <w:p w14:paraId="07E8BA3C" w14:textId="62CACF2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3237693 U*</w:t>
            </w:r>
          </w:p>
        </w:tc>
      </w:tr>
      <w:tr w:rsidR="00C73AEA" w:rsidRPr="00861080" w14:paraId="4CD7B8CC" w14:textId="77777777" w:rsidTr="00952C88">
        <w:trPr>
          <w:trHeight w:val="20"/>
          <w:jc w:val="center"/>
        </w:trPr>
        <w:tc>
          <w:tcPr>
            <w:tcW w:w="936" w:type="dxa"/>
            <w:shd w:val="clear" w:color="000000" w:fill="F2F2F2"/>
            <w:noWrap/>
            <w:vAlign w:val="center"/>
            <w:hideMark/>
          </w:tcPr>
          <w:p w14:paraId="74E661A5"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12</w:t>
            </w:r>
          </w:p>
        </w:tc>
        <w:tc>
          <w:tcPr>
            <w:tcW w:w="936" w:type="dxa"/>
            <w:shd w:val="clear" w:color="FFEB9C" w:fill="FFEB9C"/>
            <w:vAlign w:val="center"/>
            <w:hideMark/>
          </w:tcPr>
          <w:p w14:paraId="453CF220" w14:textId="10E40666"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132867 U*</w:t>
            </w:r>
          </w:p>
        </w:tc>
        <w:tc>
          <w:tcPr>
            <w:tcW w:w="936" w:type="dxa"/>
            <w:shd w:val="clear" w:color="FFEB9C" w:fill="FFEB9C"/>
            <w:vAlign w:val="center"/>
            <w:hideMark/>
          </w:tcPr>
          <w:p w14:paraId="4E2180C7" w14:textId="2F7B487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211307 U*</w:t>
            </w:r>
          </w:p>
        </w:tc>
        <w:tc>
          <w:tcPr>
            <w:tcW w:w="936" w:type="dxa"/>
            <w:shd w:val="clear" w:color="FFEB9C" w:fill="FFEB9C"/>
            <w:vAlign w:val="center"/>
            <w:hideMark/>
          </w:tcPr>
          <w:p w14:paraId="7656333F" w14:textId="18F751D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314184 U*</w:t>
            </w:r>
          </w:p>
        </w:tc>
        <w:tc>
          <w:tcPr>
            <w:tcW w:w="936" w:type="dxa"/>
            <w:shd w:val="clear" w:color="FFEB9C" w:fill="FFEB9C"/>
            <w:vAlign w:val="center"/>
            <w:hideMark/>
          </w:tcPr>
          <w:p w14:paraId="63F8F9BC" w14:textId="4D6200F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492225 U*</w:t>
            </w:r>
          </w:p>
        </w:tc>
        <w:tc>
          <w:tcPr>
            <w:tcW w:w="936" w:type="dxa"/>
            <w:shd w:val="clear" w:color="FFEB9C" w:fill="FFEB9C"/>
            <w:vAlign w:val="center"/>
            <w:hideMark/>
          </w:tcPr>
          <w:p w14:paraId="61919941" w14:textId="6172501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633072 U*</w:t>
            </w:r>
          </w:p>
        </w:tc>
        <w:tc>
          <w:tcPr>
            <w:tcW w:w="936" w:type="dxa"/>
            <w:shd w:val="clear" w:color="FFEB9C" w:fill="FFEB9C"/>
            <w:vAlign w:val="center"/>
            <w:hideMark/>
          </w:tcPr>
          <w:p w14:paraId="29B14B66" w14:textId="7D0009C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950974 U*</w:t>
            </w:r>
          </w:p>
        </w:tc>
        <w:tc>
          <w:tcPr>
            <w:tcW w:w="936" w:type="dxa"/>
            <w:shd w:val="clear" w:color="FFEB9C" w:fill="FFEB9C"/>
            <w:vAlign w:val="center"/>
            <w:hideMark/>
          </w:tcPr>
          <w:p w14:paraId="11A65A67" w14:textId="27AB6B7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1269266 U*</w:t>
            </w:r>
          </w:p>
        </w:tc>
        <w:tc>
          <w:tcPr>
            <w:tcW w:w="936" w:type="dxa"/>
            <w:shd w:val="clear" w:color="FFEB9C" w:fill="FFEB9C"/>
            <w:vAlign w:val="center"/>
            <w:hideMark/>
          </w:tcPr>
          <w:p w14:paraId="35E6ECCC" w14:textId="3325F4A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1805022 U*</w:t>
            </w:r>
          </w:p>
        </w:tc>
        <w:tc>
          <w:tcPr>
            <w:tcW w:w="936" w:type="dxa"/>
            <w:shd w:val="clear" w:color="FFEB9C" w:fill="FFEB9C"/>
            <w:vAlign w:val="center"/>
            <w:hideMark/>
          </w:tcPr>
          <w:p w14:paraId="77171D9B" w14:textId="63D3A8E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2801202 U*</w:t>
            </w:r>
          </w:p>
        </w:tc>
      </w:tr>
      <w:tr w:rsidR="00C73AEA" w:rsidRPr="00861080" w14:paraId="2DACB4E6" w14:textId="77777777" w:rsidTr="00952C88">
        <w:trPr>
          <w:trHeight w:val="20"/>
          <w:jc w:val="center"/>
        </w:trPr>
        <w:tc>
          <w:tcPr>
            <w:tcW w:w="936" w:type="dxa"/>
            <w:shd w:val="clear" w:color="000000" w:fill="F2F2F2"/>
            <w:noWrap/>
            <w:vAlign w:val="center"/>
            <w:hideMark/>
          </w:tcPr>
          <w:p w14:paraId="0AD93CC2"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15</w:t>
            </w:r>
          </w:p>
        </w:tc>
        <w:tc>
          <w:tcPr>
            <w:tcW w:w="936" w:type="dxa"/>
            <w:shd w:val="clear" w:color="FFEB9C" w:fill="FFEB9C"/>
            <w:vAlign w:val="center"/>
            <w:hideMark/>
          </w:tcPr>
          <w:p w14:paraId="4AFC9F5D" w14:textId="237194C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118558 U*</w:t>
            </w:r>
          </w:p>
        </w:tc>
        <w:tc>
          <w:tcPr>
            <w:tcW w:w="936" w:type="dxa"/>
            <w:shd w:val="clear" w:color="FFEB9C" w:fill="FFEB9C"/>
            <w:vAlign w:val="center"/>
            <w:hideMark/>
          </w:tcPr>
          <w:p w14:paraId="587A9829" w14:textId="4EB58F1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188617 U*</w:t>
            </w:r>
          </w:p>
        </w:tc>
        <w:tc>
          <w:tcPr>
            <w:tcW w:w="936" w:type="dxa"/>
            <w:shd w:val="clear" w:color="FFEB9C" w:fill="FFEB9C"/>
            <w:vAlign w:val="center"/>
            <w:hideMark/>
          </w:tcPr>
          <w:p w14:paraId="722C53E1" w14:textId="045437A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280520 U*</w:t>
            </w:r>
          </w:p>
        </w:tc>
        <w:tc>
          <w:tcPr>
            <w:tcW w:w="936" w:type="dxa"/>
            <w:shd w:val="clear" w:color="FFEB9C" w:fill="FFEB9C"/>
            <w:vAlign w:val="center"/>
            <w:hideMark/>
          </w:tcPr>
          <w:p w14:paraId="299AC9AA" w14:textId="33051A1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439594 U*</w:t>
            </w:r>
          </w:p>
        </w:tc>
        <w:tc>
          <w:tcPr>
            <w:tcW w:w="936" w:type="dxa"/>
            <w:shd w:val="clear" w:color="C6EFCE" w:fill="C6EFCE"/>
            <w:vAlign w:val="center"/>
            <w:hideMark/>
          </w:tcPr>
          <w:p w14:paraId="32373A07" w14:textId="118477F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565451 U*</w:t>
            </w:r>
          </w:p>
        </w:tc>
        <w:tc>
          <w:tcPr>
            <w:tcW w:w="936" w:type="dxa"/>
            <w:shd w:val="clear" w:color="C6EFCE" w:fill="C6EFCE"/>
            <w:vAlign w:val="center"/>
            <w:hideMark/>
          </w:tcPr>
          <w:p w14:paraId="0BB9EC06" w14:textId="4C294D0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849550 U*</w:t>
            </w:r>
          </w:p>
        </w:tc>
        <w:tc>
          <w:tcPr>
            <w:tcW w:w="936" w:type="dxa"/>
            <w:shd w:val="clear" w:color="C6EFCE" w:fill="C6EFCE"/>
            <w:vAlign w:val="center"/>
            <w:hideMark/>
          </w:tcPr>
          <w:p w14:paraId="76A04E9C" w14:textId="588DC1F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1134022 U*</w:t>
            </w:r>
          </w:p>
        </w:tc>
        <w:tc>
          <w:tcPr>
            <w:tcW w:w="936" w:type="dxa"/>
            <w:shd w:val="clear" w:color="C6EFCE" w:fill="C6EFCE"/>
            <w:vAlign w:val="center"/>
            <w:hideMark/>
          </w:tcPr>
          <w:p w14:paraId="7EF4ABDB" w14:textId="3AC4E1C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1612890 U*</w:t>
            </w:r>
          </w:p>
        </w:tc>
        <w:tc>
          <w:tcPr>
            <w:tcW w:w="936" w:type="dxa"/>
            <w:shd w:val="clear" w:color="C6EFCE" w:fill="C6EFCE"/>
            <w:vAlign w:val="center"/>
            <w:hideMark/>
          </w:tcPr>
          <w:p w14:paraId="0B71F410" w14:textId="5A12059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2503367 U*</w:t>
            </w:r>
          </w:p>
        </w:tc>
      </w:tr>
      <w:tr w:rsidR="00C73AEA" w:rsidRPr="00861080" w14:paraId="182E7997" w14:textId="77777777" w:rsidTr="00952C88">
        <w:trPr>
          <w:trHeight w:val="20"/>
          <w:jc w:val="center"/>
        </w:trPr>
        <w:tc>
          <w:tcPr>
            <w:tcW w:w="936" w:type="dxa"/>
            <w:shd w:val="clear" w:color="000000" w:fill="F2F2F2"/>
            <w:noWrap/>
            <w:vAlign w:val="center"/>
            <w:hideMark/>
          </w:tcPr>
          <w:p w14:paraId="55A4A00A"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18</w:t>
            </w:r>
          </w:p>
        </w:tc>
        <w:tc>
          <w:tcPr>
            <w:tcW w:w="936" w:type="dxa"/>
            <w:shd w:val="clear" w:color="FFEB9C" w:fill="FFEB9C"/>
            <w:vAlign w:val="center"/>
            <w:hideMark/>
          </w:tcPr>
          <w:p w14:paraId="279C7A39" w14:textId="6FB50AD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108001 U*</w:t>
            </w:r>
          </w:p>
        </w:tc>
        <w:tc>
          <w:tcPr>
            <w:tcW w:w="936" w:type="dxa"/>
            <w:shd w:val="clear" w:color="FFEB9C" w:fill="FFEB9C"/>
            <w:vAlign w:val="center"/>
            <w:hideMark/>
          </w:tcPr>
          <w:p w14:paraId="3909A756" w14:textId="5F0A13D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171875 U*</w:t>
            </w:r>
          </w:p>
        </w:tc>
        <w:tc>
          <w:tcPr>
            <w:tcW w:w="936" w:type="dxa"/>
            <w:shd w:val="clear" w:color="C6EFCE" w:fill="C6EFCE"/>
            <w:vAlign w:val="center"/>
            <w:hideMark/>
          </w:tcPr>
          <w:p w14:paraId="426564C9" w14:textId="0ABDF23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255678 U*</w:t>
            </w:r>
          </w:p>
        </w:tc>
        <w:tc>
          <w:tcPr>
            <w:tcW w:w="936" w:type="dxa"/>
            <w:shd w:val="clear" w:color="C6EFCE" w:fill="C6EFCE"/>
            <w:vAlign w:val="center"/>
            <w:hideMark/>
          </w:tcPr>
          <w:p w14:paraId="46D844FE" w14:textId="36A8BD5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400754 U*</w:t>
            </w:r>
          </w:p>
        </w:tc>
        <w:tc>
          <w:tcPr>
            <w:tcW w:w="936" w:type="dxa"/>
            <w:shd w:val="clear" w:color="C6EFCE" w:fill="C6EFCE"/>
            <w:vAlign w:val="center"/>
            <w:hideMark/>
          </w:tcPr>
          <w:p w14:paraId="71DB932C" w14:textId="38D8826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515548 U*</w:t>
            </w:r>
          </w:p>
        </w:tc>
        <w:tc>
          <w:tcPr>
            <w:tcW w:w="936" w:type="dxa"/>
            <w:shd w:val="clear" w:color="C6EFCE" w:fill="C6EFCE"/>
            <w:vAlign w:val="center"/>
            <w:hideMark/>
          </w:tcPr>
          <w:p w14:paraId="0FA9E318" w14:textId="4A5212A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774697 U*</w:t>
            </w:r>
          </w:p>
        </w:tc>
        <w:tc>
          <w:tcPr>
            <w:tcW w:w="936" w:type="dxa"/>
            <w:shd w:val="clear" w:color="C6EFCE" w:fill="C6EFCE"/>
            <w:vAlign w:val="center"/>
            <w:hideMark/>
          </w:tcPr>
          <w:p w14:paraId="0379B69C" w14:textId="7675538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1034207 U*</w:t>
            </w:r>
          </w:p>
        </w:tc>
        <w:tc>
          <w:tcPr>
            <w:tcW w:w="936" w:type="dxa"/>
            <w:shd w:val="clear" w:color="C6EFCE" w:fill="C6EFCE"/>
            <w:vAlign w:val="center"/>
            <w:hideMark/>
          </w:tcPr>
          <w:p w14:paraId="6F5F3C8F" w14:textId="13F998E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1471085 U*</w:t>
            </w:r>
          </w:p>
        </w:tc>
        <w:tc>
          <w:tcPr>
            <w:tcW w:w="936" w:type="dxa"/>
            <w:shd w:val="clear" w:color="C6EFCE" w:fill="C6EFCE"/>
            <w:vAlign w:val="center"/>
            <w:hideMark/>
          </w:tcPr>
          <w:p w14:paraId="33A33B80" w14:textId="7531089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2283542 U*</w:t>
            </w:r>
          </w:p>
        </w:tc>
      </w:tr>
      <w:tr w:rsidR="00C73AEA" w:rsidRPr="00861080" w14:paraId="0CD9ABD0" w14:textId="77777777" w:rsidTr="00952C88">
        <w:trPr>
          <w:trHeight w:val="20"/>
          <w:jc w:val="center"/>
        </w:trPr>
        <w:tc>
          <w:tcPr>
            <w:tcW w:w="936" w:type="dxa"/>
            <w:shd w:val="clear" w:color="000000" w:fill="F2F2F2"/>
            <w:noWrap/>
            <w:vAlign w:val="center"/>
            <w:hideMark/>
          </w:tcPr>
          <w:p w14:paraId="49FB5266"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21</w:t>
            </w:r>
          </w:p>
        </w:tc>
        <w:tc>
          <w:tcPr>
            <w:tcW w:w="936" w:type="dxa"/>
            <w:shd w:val="clear" w:color="FFEB9C" w:fill="FFEB9C"/>
            <w:vAlign w:val="center"/>
            <w:hideMark/>
          </w:tcPr>
          <w:p w14:paraId="4994E3E7" w14:textId="0E8D8E5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99799 U*</w:t>
            </w:r>
          </w:p>
        </w:tc>
        <w:tc>
          <w:tcPr>
            <w:tcW w:w="936" w:type="dxa"/>
            <w:shd w:val="clear" w:color="C6EFCE" w:fill="C6EFCE"/>
            <w:vAlign w:val="center"/>
            <w:hideMark/>
          </w:tcPr>
          <w:p w14:paraId="6FF7EE61" w14:textId="457B38D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158867 U*</w:t>
            </w:r>
          </w:p>
        </w:tc>
        <w:tc>
          <w:tcPr>
            <w:tcW w:w="936" w:type="dxa"/>
            <w:shd w:val="clear" w:color="C6EFCE" w:fill="C6EFCE"/>
            <w:vAlign w:val="center"/>
            <w:hideMark/>
          </w:tcPr>
          <w:p w14:paraId="1580FACC" w14:textId="7F5A337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236377 U*</w:t>
            </w:r>
          </w:p>
        </w:tc>
        <w:tc>
          <w:tcPr>
            <w:tcW w:w="936" w:type="dxa"/>
            <w:shd w:val="clear" w:color="C6EFCE" w:fill="C6EFCE"/>
            <w:vAlign w:val="center"/>
            <w:hideMark/>
          </w:tcPr>
          <w:p w14:paraId="10222BD2" w14:textId="199EACE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370575 U*</w:t>
            </w:r>
          </w:p>
        </w:tc>
        <w:tc>
          <w:tcPr>
            <w:tcW w:w="936" w:type="dxa"/>
            <w:shd w:val="clear" w:color="C6EFCE" w:fill="C6EFCE"/>
            <w:vAlign w:val="center"/>
            <w:hideMark/>
          </w:tcPr>
          <w:p w14:paraId="09F7C440" w14:textId="3C41EA7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476772 U*</w:t>
            </w:r>
          </w:p>
        </w:tc>
        <w:tc>
          <w:tcPr>
            <w:tcW w:w="936" w:type="dxa"/>
            <w:shd w:val="clear" w:color="C6EFCE" w:fill="C6EFCE"/>
            <w:vAlign w:val="center"/>
            <w:hideMark/>
          </w:tcPr>
          <w:p w14:paraId="01307E21" w14:textId="243BC73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716531 U*</w:t>
            </w:r>
          </w:p>
        </w:tc>
        <w:tc>
          <w:tcPr>
            <w:tcW w:w="936" w:type="dxa"/>
            <w:shd w:val="clear" w:color="C6EFCE" w:fill="C6EFCE"/>
            <w:vAlign w:val="center"/>
            <w:hideMark/>
          </w:tcPr>
          <w:p w14:paraId="3C637847" w14:textId="10FA1DA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956643 U*</w:t>
            </w:r>
          </w:p>
        </w:tc>
        <w:tc>
          <w:tcPr>
            <w:tcW w:w="936" w:type="dxa"/>
            <w:shd w:val="clear" w:color="C6EFCE" w:fill="C6EFCE"/>
            <w:vAlign w:val="center"/>
            <w:hideMark/>
          </w:tcPr>
          <w:p w14:paraId="4F0A0FCA" w14:textId="5415568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1360890 U*</w:t>
            </w:r>
          </w:p>
        </w:tc>
        <w:tc>
          <w:tcPr>
            <w:tcW w:w="936" w:type="dxa"/>
            <w:shd w:val="clear" w:color="C6EFCE" w:fill="C6EFCE"/>
            <w:vAlign w:val="center"/>
            <w:hideMark/>
          </w:tcPr>
          <w:p w14:paraId="500C8F13" w14:textId="51045BC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2112713 U*</w:t>
            </w:r>
          </w:p>
        </w:tc>
      </w:tr>
      <w:tr w:rsidR="00C73AEA" w:rsidRPr="00861080" w14:paraId="3C1ADC62" w14:textId="77777777" w:rsidTr="00952C88">
        <w:trPr>
          <w:trHeight w:val="20"/>
          <w:jc w:val="center"/>
        </w:trPr>
        <w:tc>
          <w:tcPr>
            <w:tcW w:w="936" w:type="dxa"/>
            <w:shd w:val="clear" w:color="000000" w:fill="F2F2F2"/>
            <w:noWrap/>
            <w:vAlign w:val="center"/>
            <w:hideMark/>
          </w:tcPr>
          <w:p w14:paraId="15A11139"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24</w:t>
            </w:r>
          </w:p>
        </w:tc>
        <w:tc>
          <w:tcPr>
            <w:tcW w:w="936" w:type="dxa"/>
            <w:shd w:val="clear" w:color="FFEB9C" w:fill="FFEB9C"/>
            <w:vAlign w:val="center"/>
            <w:hideMark/>
          </w:tcPr>
          <w:p w14:paraId="5F1E7632" w14:textId="7C97190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93191 U*</w:t>
            </w:r>
          </w:p>
        </w:tc>
        <w:tc>
          <w:tcPr>
            <w:tcW w:w="936" w:type="dxa"/>
            <w:shd w:val="clear" w:color="C6EFCE" w:fill="C6EFCE"/>
            <w:vAlign w:val="center"/>
            <w:hideMark/>
          </w:tcPr>
          <w:p w14:paraId="2EA948BD" w14:textId="30904A9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148386 U*</w:t>
            </w:r>
          </w:p>
        </w:tc>
        <w:tc>
          <w:tcPr>
            <w:tcW w:w="936" w:type="dxa"/>
            <w:shd w:val="clear" w:color="C6EFCE" w:fill="C6EFCE"/>
            <w:vAlign w:val="center"/>
            <w:hideMark/>
          </w:tcPr>
          <w:p w14:paraId="2F5835B4" w14:textId="288ED7F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220823 U*</w:t>
            </w:r>
          </w:p>
        </w:tc>
        <w:tc>
          <w:tcPr>
            <w:tcW w:w="936" w:type="dxa"/>
            <w:shd w:val="clear" w:color="C6EFCE" w:fill="C6EFCE"/>
            <w:vAlign w:val="center"/>
            <w:hideMark/>
          </w:tcPr>
          <w:p w14:paraId="66111953" w14:textId="461622B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346254 U*</w:t>
            </w:r>
          </w:p>
        </w:tc>
        <w:tc>
          <w:tcPr>
            <w:tcW w:w="936" w:type="dxa"/>
            <w:shd w:val="clear" w:color="C6EFCE" w:fill="C6EFCE"/>
            <w:vAlign w:val="center"/>
            <w:hideMark/>
          </w:tcPr>
          <w:p w14:paraId="39056450" w14:textId="0D5CE5C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445522 U*</w:t>
            </w:r>
          </w:p>
        </w:tc>
        <w:tc>
          <w:tcPr>
            <w:tcW w:w="936" w:type="dxa"/>
            <w:shd w:val="clear" w:color="C6EFCE" w:fill="C6EFCE"/>
            <w:vAlign w:val="center"/>
            <w:hideMark/>
          </w:tcPr>
          <w:p w14:paraId="1EE61EC4" w14:textId="3A5532F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669654 U*</w:t>
            </w:r>
          </w:p>
        </w:tc>
        <w:tc>
          <w:tcPr>
            <w:tcW w:w="936" w:type="dxa"/>
            <w:shd w:val="clear" w:color="C6EFCE" w:fill="C6EFCE"/>
            <w:vAlign w:val="center"/>
            <w:hideMark/>
          </w:tcPr>
          <w:p w14:paraId="7D37068A" w14:textId="66DBBB2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894130 U*</w:t>
            </w:r>
          </w:p>
        </w:tc>
        <w:tc>
          <w:tcPr>
            <w:tcW w:w="936" w:type="dxa"/>
            <w:shd w:val="clear" w:color="C6EFCE" w:fill="C6EFCE"/>
            <w:vAlign w:val="center"/>
            <w:hideMark/>
          </w:tcPr>
          <w:p w14:paraId="4302C4F5" w14:textId="61DCF776"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1272075 U*</w:t>
            </w:r>
          </w:p>
        </w:tc>
        <w:tc>
          <w:tcPr>
            <w:tcW w:w="936" w:type="dxa"/>
            <w:shd w:val="clear" w:color="C6EFCE" w:fill="C6EFCE"/>
            <w:vAlign w:val="center"/>
            <w:hideMark/>
          </w:tcPr>
          <w:p w14:paraId="5C4AC956" w14:textId="3F5F476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1975027 U*</w:t>
            </w:r>
          </w:p>
        </w:tc>
      </w:tr>
      <w:tr w:rsidR="00C73AEA" w:rsidRPr="00861080" w14:paraId="24035DC0" w14:textId="77777777" w:rsidTr="00952C88">
        <w:trPr>
          <w:trHeight w:val="20"/>
          <w:jc w:val="center"/>
        </w:trPr>
        <w:tc>
          <w:tcPr>
            <w:tcW w:w="936" w:type="dxa"/>
            <w:shd w:val="clear" w:color="000000" w:fill="F2F2F2"/>
            <w:noWrap/>
            <w:vAlign w:val="center"/>
            <w:hideMark/>
          </w:tcPr>
          <w:p w14:paraId="6D8563E8"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27</w:t>
            </w:r>
          </w:p>
        </w:tc>
        <w:tc>
          <w:tcPr>
            <w:tcW w:w="936" w:type="dxa"/>
            <w:shd w:val="clear" w:color="FFEB9C" w:fill="FFEB9C"/>
            <w:vAlign w:val="center"/>
            <w:hideMark/>
          </w:tcPr>
          <w:p w14:paraId="31569FFC" w14:textId="28F1378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87720 U*</w:t>
            </w:r>
          </w:p>
        </w:tc>
        <w:tc>
          <w:tcPr>
            <w:tcW w:w="936" w:type="dxa"/>
            <w:shd w:val="clear" w:color="C6EFCE" w:fill="C6EFCE"/>
            <w:vAlign w:val="center"/>
            <w:hideMark/>
          </w:tcPr>
          <w:p w14:paraId="6344652E" w14:textId="791A473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139706 U*</w:t>
            </w:r>
          </w:p>
        </w:tc>
        <w:tc>
          <w:tcPr>
            <w:tcW w:w="936" w:type="dxa"/>
            <w:shd w:val="clear" w:color="C6EFCE" w:fill="C6EFCE"/>
            <w:vAlign w:val="center"/>
            <w:hideMark/>
          </w:tcPr>
          <w:p w14:paraId="51EA7F5C" w14:textId="1BCA838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207942 U*</w:t>
            </w:r>
          </w:p>
        </w:tc>
        <w:tc>
          <w:tcPr>
            <w:tcW w:w="936" w:type="dxa"/>
            <w:shd w:val="clear" w:color="C6EFCE" w:fill="C6EFCE"/>
            <w:vAlign w:val="center"/>
            <w:hideMark/>
          </w:tcPr>
          <w:p w14:paraId="2C24CA9C" w14:textId="6F1411F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326113 U*</w:t>
            </w:r>
          </w:p>
        </w:tc>
        <w:tc>
          <w:tcPr>
            <w:tcW w:w="936" w:type="dxa"/>
            <w:shd w:val="clear" w:color="C6EFCE" w:fill="C6EFCE"/>
            <w:vAlign w:val="center"/>
            <w:hideMark/>
          </w:tcPr>
          <w:p w14:paraId="1A7D8283" w14:textId="3144216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419642 U*</w:t>
            </w:r>
          </w:p>
        </w:tc>
        <w:tc>
          <w:tcPr>
            <w:tcW w:w="936" w:type="dxa"/>
            <w:shd w:val="clear" w:color="C6EFCE" w:fill="C6EFCE"/>
            <w:vAlign w:val="center"/>
            <w:hideMark/>
          </w:tcPr>
          <w:p w14:paraId="5C04AC23" w14:textId="1A79600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630830 U*</w:t>
            </w:r>
          </w:p>
        </w:tc>
        <w:tc>
          <w:tcPr>
            <w:tcW w:w="936" w:type="dxa"/>
            <w:shd w:val="clear" w:color="C6EFCE" w:fill="C6EFCE"/>
            <w:vAlign w:val="center"/>
            <w:hideMark/>
          </w:tcPr>
          <w:p w14:paraId="3A4C9EAB" w14:textId="6DFDB22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842357 U*</w:t>
            </w:r>
          </w:p>
        </w:tc>
        <w:tc>
          <w:tcPr>
            <w:tcW w:w="936" w:type="dxa"/>
            <w:shd w:val="clear" w:color="C6EFCE" w:fill="C6EFCE"/>
            <w:vAlign w:val="center"/>
            <w:hideMark/>
          </w:tcPr>
          <w:p w14:paraId="286FEBCD" w14:textId="5C2175A6"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1198518 U*</w:t>
            </w:r>
          </w:p>
        </w:tc>
        <w:tc>
          <w:tcPr>
            <w:tcW w:w="936" w:type="dxa"/>
            <w:shd w:val="clear" w:color="C6EFCE" w:fill="C6EFCE"/>
            <w:vAlign w:val="center"/>
            <w:hideMark/>
          </w:tcPr>
          <w:p w14:paraId="68B5DD9A" w14:textId="696FC4E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1860991 U*</w:t>
            </w:r>
          </w:p>
        </w:tc>
      </w:tr>
      <w:tr w:rsidR="00C73AEA" w:rsidRPr="00861080" w14:paraId="0D674662" w14:textId="77777777" w:rsidTr="00952C88">
        <w:trPr>
          <w:trHeight w:val="20"/>
          <w:jc w:val="center"/>
        </w:trPr>
        <w:tc>
          <w:tcPr>
            <w:tcW w:w="936" w:type="dxa"/>
            <w:shd w:val="clear" w:color="000000" w:fill="F2F2F2"/>
            <w:noWrap/>
            <w:vAlign w:val="center"/>
            <w:hideMark/>
          </w:tcPr>
          <w:p w14:paraId="30304B71"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30</w:t>
            </w:r>
          </w:p>
        </w:tc>
        <w:tc>
          <w:tcPr>
            <w:tcW w:w="936" w:type="dxa"/>
            <w:shd w:val="clear" w:color="C6EFCE" w:fill="C6EFCE"/>
            <w:vAlign w:val="center"/>
            <w:hideMark/>
          </w:tcPr>
          <w:p w14:paraId="47CB0CD6" w14:textId="348C38C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83092 U*</w:t>
            </w:r>
          </w:p>
        </w:tc>
        <w:tc>
          <w:tcPr>
            <w:tcW w:w="936" w:type="dxa"/>
            <w:shd w:val="clear" w:color="C6EFCE" w:fill="C6EFCE"/>
            <w:vAlign w:val="center"/>
            <w:hideMark/>
          </w:tcPr>
          <w:p w14:paraId="53B83EF7" w14:textId="4682F2C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132366 U*</w:t>
            </w:r>
          </w:p>
        </w:tc>
        <w:tc>
          <w:tcPr>
            <w:tcW w:w="936" w:type="dxa"/>
            <w:shd w:val="clear" w:color="C6EFCE" w:fill="C6EFCE"/>
            <w:vAlign w:val="center"/>
            <w:hideMark/>
          </w:tcPr>
          <w:p w14:paraId="5E545FAC" w14:textId="6B96855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197049 U*</w:t>
            </w:r>
          </w:p>
        </w:tc>
        <w:tc>
          <w:tcPr>
            <w:tcW w:w="936" w:type="dxa"/>
            <w:shd w:val="clear" w:color="C6EFCE" w:fill="C6EFCE"/>
            <w:vAlign w:val="center"/>
            <w:hideMark/>
          </w:tcPr>
          <w:p w14:paraId="65E7306F" w14:textId="2A2D714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309078 U*</w:t>
            </w:r>
          </w:p>
        </w:tc>
        <w:tc>
          <w:tcPr>
            <w:tcW w:w="936" w:type="dxa"/>
            <w:shd w:val="clear" w:color="C6EFCE" w:fill="C6EFCE"/>
            <w:vAlign w:val="center"/>
            <w:hideMark/>
          </w:tcPr>
          <w:p w14:paraId="713A0231" w14:textId="6E6394D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397752 U*</w:t>
            </w:r>
          </w:p>
        </w:tc>
        <w:tc>
          <w:tcPr>
            <w:tcW w:w="936" w:type="dxa"/>
            <w:shd w:val="clear" w:color="C6EFCE" w:fill="C6EFCE"/>
            <w:vAlign w:val="center"/>
            <w:hideMark/>
          </w:tcPr>
          <w:p w14:paraId="5972F2E8" w14:textId="258C5E0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597992 U*</w:t>
            </w:r>
          </w:p>
        </w:tc>
        <w:tc>
          <w:tcPr>
            <w:tcW w:w="936" w:type="dxa"/>
            <w:shd w:val="clear" w:color="C6EFCE" w:fill="C6EFCE"/>
            <w:vAlign w:val="center"/>
            <w:hideMark/>
          </w:tcPr>
          <w:p w14:paraId="29DD97B5" w14:textId="670C036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798565 U*</w:t>
            </w:r>
          </w:p>
        </w:tc>
        <w:tc>
          <w:tcPr>
            <w:tcW w:w="936" w:type="dxa"/>
            <w:shd w:val="clear" w:color="C6EFCE" w:fill="C6EFCE"/>
            <w:vAlign w:val="center"/>
            <w:hideMark/>
          </w:tcPr>
          <w:p w14:paraId="3511C409" w14:textId="49DBF07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1136298 U*</w:t>
            </w:r>
          </w:p>
        </w:tc>
        <w:tc>
          <w:tcPr>
            <w:tcW w:w="936" w:type="dxa"/>
            <w:shd w:val="clear" w:color="C6EFCE" w:fill="C6EFCE"/>
            <w:vAlign w:val="center"/>
            <w:hideMark/>
          </w:tcPr>
          <w:p w14:paraId="059A597A" w14:textId="5BB8FCE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1764530 U*</w:t>
            </w:r>
          </w:p>
        </w:tc>
      </w:tr>
      <w:tr w:rsidR="00C73AEA" w:rsidRPr="00861080" w14:paraId="2EE5FDBC" w14:textId="77777777" w:rsidTr="00952C88">
        <w:trPr>
          <w:trHeight w:val="20"/>
          <w:jc w:val="center"/>
        </w:trPr>
        <w:tc>
          <w:tcPr>
            <w:tcW w:w="936" w:type="dxa"/>
            <w:shd w:val="clear" w:color="000000" w:fill="F2F2F2"/>
            <w:noWrap/>
            <w:vAlign w:val="center"/>
            <w:hideMark/>
          </w:tcPr>
          <w:p w14:paraId="4E03E5C2"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35</w:t>
            </w:r>
          </w:p>
        </w:tc>
        <w:tc>
          <w:tcPr>
            <w:tcW w:w="936" w:type="dxa"/>
            <w:shd w:val="clear" w:color="C6EFCE" w:fill="C6EFCE"/>
            <w:vAlign w:val="center"/>
            <w:hideMark/>
          </w:tcPr>
          <w:p w14:paraId="06921A3F" w14:textId="4A1E65B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76750 U*</w:t>
            </w:r>
          </w:p>
        </w:tc>
        <w:tc>
          <w:tcPr>
            <w:tcW w:w="936" w:type="dxa"/>
            <w:shd w:val="clear" w:color="C6EFCE" w:fill="C6EFCE"/>
            <w:vAlign w:val="center"/>
            <w:hideMark/>
          </w:tcPr>
          <w:p w14:paraId="2E05A367" w14:textId="54131E6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122304 U*</w:t>
            </w:r>
          </w:p>
        </w:tc>
        <w:tc>
          <w:tcPr>
            <w:tcW w:w="936" w:type="dxa"/>
            <w:shd w:val="clear" w:color="C6EFCE" w:fill="C6EFCE"/>
            <w:vAlign w:val="center"/>
            <w:hideMark/>
          </w:tcPr>
          <w:p w14:paraId="295A68F5" w14:textId="53F59DF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182115 U*</w:t>
            </w:r>
          </w:p>
        </w:tc>
        <w:tc>
          <w:tcPr>
            <w:tcW w:w="936" w:type="dxa"/>
            <w:shd w:val="clear" w:color="C6EFCE" w:fill="C6EFCE"/>
            <w:vAlign w:val="center"/>
            <w:hideMark/>
          </w:tcPr>
          <w:p w14:paraId="0C793DDF" w14:textId="6606592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285723 U*</w:t>
            </w:r>
          </w:p>
        </w:tc>
        <w:tc>
          <w:tcPr>
            <w:tcW w:w="936" w:type="dxa"/>
            <w:shd w:val="clear" w:color="C6EFCE" w:fill="C6EFCE"/>
            <w:vAlign w:val="center"/>
            <w:hideMark/>
          </w:tcPr>
          <w:p w14:paraId="224756B3" w14:textId="18FDC02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367740 U*</w:t>
            </w:r>
          </w:p>
        </w:tc>
        <w:tc>
          <w:tcPr>
            <w:tcW w:w="936" w:type="dxa"/>
            <w:shd w:val="clear" w:color="C6EFCE" w:fill="C6EFCE"/>
            <w:vAlign w:val="center"/>
            <w:hideMark/>
          </w:tcPr>
          <w:p w14:paraId="25D5DDD5" w14:textId="5E84321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552968 U*</w:t>
            </w:r>
          </w:p>
        </w:tc>
        <w:tc>
          <w:tcPr>
            <w:tcW w:w="936" w:type="dxa"/>
            <w:shd w:val="clear" w:color="C6EFCE" w:fill="C6EFCE"/>
            <w:vAlign w:val="center"/>
            <w:hideMark/>
          </w:tcPr>
          <w:p w14:paraId="18ABEED3" w14:textId="6090FB9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738520 U*</w:t>
            </w:r>
          </w:p>
        </w:tc>
        <w:tc>
          <w:tcPr>
            <w:tcW w:w="936" w:type="dxa"/>
            <w:shd w:val="clear" w:color="C6EFCE" w:fill="C6EFCE"/>
            <w:vAlign w:val="center"/>
            <w:hideMark/>
          </w:tcPr>
          <w:p w14:paraId="16F5E235" w14:textId="7871139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1050985 U*</w:t>
            </w:r>
          </w:p>
        </w:tc>
        <w:tc>
          <w:tcPr>
            <w:tcW w:w="936" w:type="dxa"/>
            <w:shd w:val="clear" w:color="C6EFCE" w:fill="C6EFCE"/>
            <w:vAlign w:val="center"/>
            <w:hideMark/>
          </w:tcPr>
          <w:p w14:paraId="71F3BEA7" w14:textId="0BA6EA89"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1632263 U*</w:t>
            </w:r>
          </w:p>
        </w:tc>
      </w:tr>
      <w:tr w:rsidR="00C73AEA" w:rsidRPr="00861080" w14:paraId="77FE7FCA" w14:textId="77777777" w:rsidTr="00952C88">
        <w:trPr>
          <w:trHeight w:val="20"/>
          <w:jc w:val="center"/>
        </w:trPr>
        <w:tc>
          <w:tcPr>
            <w:tcW w:w="936" w:type="dxa"/>
            <w:shd w:val="clear" w:color="000000" w:fill="F2F2F2"/>
            <w:noWrap/>
            <w:vAlign w:val="center"/>
            <w:hideMark/>
          </w:tcPr>
          <w:p w14:paraId="4843F2E2"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40</w:t>
            </w:r>
          </w:p>
        </w:tc>
        <w:tc>
          <w:tcPr>
            <w:tcW w:w="936" w:type="dxa"/>
            <w:shd w:val="clear" w:color="C6EFCE" w:fill="C6EFCE"/>
            <w:vAlign w:val="center"/>
            <w:hideMark/>
          </w:tcPr>
          <w:p w14:paraId="71C99CEB" w14:textId="5EA8A9C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71641 U*</w:t>
            </w:r>
          </w:p>
        </w:tc>
        <w:tc>
          <w:tcPr>
            <w:tcW w:w="936" w:type="dxa"/>
            <w:shd w:val="clear" w:color="C6EFCE" w:fill="C6EFCE"/>
            <w:vAlign w:val="center"/>
            <w:hideMark/>
          </w:tcPr>
          <w:p w14:paraId="5E95D4E3" w14:textId="65426AC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114197 U*</w:t>
            </w:r>
          </w:p>
        </w:tc>
        <w:tc>
          <w:tcPr>
            <w:tcW w:w="936" w:type="dxa"/>
            <w:shd w:val="clear" w:color="C6EFCE" w:fill="C6EFCE"/>
            <w:vAlign w:val="center"/>
            <w:hideMark/>
          </w:tcPr>
          <w:p w14:paraId="3514E97F" w14:textId="4A2322E9"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170082 U*</w:t>
            </w:r>
          </w:p>
        </w:tc>
        <w:tc>
          <w:tcPr>
            <w:tcW w:w="936" w:type="dxa"/>
            <w:shd w:val="clear" w:color="C6EFCE" w:fill="C6EFCE"/>
            <w:vAlign w:val="center"/>
            <w:hideMark/>
          </w:tcPr>
          <w:p w14:paraId="7E4E8F97" w14:textId="15D6F18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266902 U*</w:t>
            </w:r>
          </w:p>
        </w:tc>
        <w:tc>
          <w:tcPr>
            <w:tcW w:w="936" w:type="dxa"/>
            <w:shd w:val="clear" w:color="C6EFCE" w:fill="C6EFCE"/>
            <w:vAlign w:val="center"/>
            <w:hideMark/>
          </w:tcPr>
          <w:p w14:paraId="26E7879F" w14:textId="61261C8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343555 U*</w:t>
            </w:r>
          </w:p>
        </w:tc>
        <w:tc>
          <w:tcPr>
            <w:tcW w:w="936" w:type="dxa"/>
            <w:shd w:val="clear" w:color="C6EFCE" w:fill="C6EFCE"/>
            <w:vAlign w:val="center"/>
            <w:hideMark/>
          </w:tcPr>
          <w:p w14:paraId="1B4AAAAB" w14:textId="2171722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516684 U*</w:t>
            </w:r>
          </w:p>
        </w:tc>
        <w:tc>
          <w:tcPr>
            <w:tcW w:w="936" w:type="dxa"/>
            <w:shd w:val="clear" w:color="C6EFCE" w:fill="C6EFCE"/>
            <w:vAlign w:val="center"/>
            <w:hideMark/>
          </w:tcPr>
          <w:p w14:paraId="1A8215AD" w14:textId="2D4E43A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690129 U*</w:t>
            </w:r>
          </w:p>
        </w:tc>
        <w:tc>
          <w:tcPr>
            <w:tcW w:w="936" w:type="dxa"/>
            <w:shd w:val="clear" w:color="C6EFCE" w:fill="C6EFCE"/>
            <w:vAlign w:val="center"/>
            <w:hideMark/>
          </w:tcPr>
          <w:p w14:paraId="0B864021" w14:textId="46BF8C8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982228 U*</w:t>
            </w:r>
          </w:p>
        </w:tc>
        <w:tc>
          <w:tcPr>
            <w:tcW w:w="936" w:type="dxa"/>
            <w:shd w:val="clear" w:color="C6EFCE" w:fill="C6EFCE"/>
            <w:vAlign w:val="center"/>
            <w:hideMark/>
          </w:tcPr>
          <w:p w14:paraId="3856E0E5" w14:textId="5AF75B7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1525661 U*</w:t>
            </w:r>
          </w:p>
        </w:tc>
      </w:tr>
      <w:tr w:rsidR="00C73AEA" w:rsidRPr="00861080" w14:paraId="5D02A395" w14:textId="77777777" w:rsidTr="00952C88">
        <w:trPr>
          <w:trHeight w:val="20"/>
          <w:jc w:val="center"/>
        </w:trPr>
        <w:tc>
          <w:tcPr>
            <w:tcW w:w="936" w:type="dxa"/>
            <w:shd w:val="clear" w:color="000000" w:fill="F2F2F2"/>
            <w:noWrap/>
            <w:vAlign w:val="center"/>
            <w:hideMark/>
          </w:tcPr>
          <w:p w14:paraId="797956F9"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45</w:t>
            </w:r>
          </w:p>
        </w:tc>
        <w:tc>
          <w:tcPr>
            <w:tcW w:w="936" w:type="dxa"/>
            <w:shd w:val="clear" w:color="C6EFCE" w:fill="C6EFCE"/>
            <w:vAlign w:val="center"/>
            <w:hideMark/>
          </w:tcPr>
          <w:p w14:paraId="3F0A928E" w14:textId="66A213D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67411 U*</w:t>
            </w:r>
          </w:p>
        </w:tc>
        <w:tc>
          <w:tcPr>
            <w:tcW w:w="936" w:type="dxa"/>
            <w:shd w:val="clear" w:color="C6EFCE" w:fill="C6EFCE"/>
            <w:vAlign w:val="center"/>
            <w:hideMark/>
          </w:tcPr>
          <w:p w14:paraId="13A5346B" w14:textId="6EC3AA3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107485 U*</w:t>
            </w:r>
          </w:p>
        </w:tc>
        <w:tc>
          <w:tcPr>
            <w:tcW w:w="936" w:type="dxa"/>
            <w:shd w:val="clear" w:color="C6EFCE" w:fill="C6EFCE"/>
            <w:vAlign w:val="center"/>
            <w:hideMark/>
          </w:tcPr>
          <w:p w14:paraId="43D8B6C0" w14:textId="4BA30F4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160118 U*</w:t>
            </w:r>
          </w:p>
        </w:tc>
        <w:tc>
          <w:tcPr>
            <w:tcW w:w="936" w:type="dxa"/>
            <w:shd w:val="clear" w:color="C6EFCE" w:fill="C6EFCE"/>
            <w:vAlign w:val="center"/>
            <w:hideMark/>
          </w:tcPr>
          <w:p w14:paraId="6BE7C155" w14:textId="78F3069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251318 U*</w:t>
            </w:r>
          </w:p>
        </w:tc>
        <w:tc>
          <w:tcPr>
            <w:tcW w:w="936" w:type="dxa"/>
            <w:shd w:val="clear" w:color="C6EFCE" w:fill="C6EFCE"/>
            <w:vAlign w:val="center"/>
            <w:hideMark/>
          </w:tcPr>
          <w:p w14:paraId="34F0D510" w14:textId="193ED10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323528 U*</w:t>
            </w:r>
          </w:p>
        </w:tc>
        <w:tc>
          <w:tcPr>
            <w:tcW w:w="936" w:type="dxa"/>
            <w:shd w:val="clear" w:color="C6EFCE" w:fill="C6EFCE"/>
            <w:vAlign w:val="center"/>
            <w:hideMark/>
          </w:tcPr>
          <w:p w14:paraId="162A91F8" w14:textId="7471488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486635 U*</w:t>
            </w:r>
          </w:p>
        </w:tc>
        <w:tc>
          <w:tcPr>
            <w:tcW w:w="936" w:type="dxa"/>
            <w:shd w:val="clear" w:color="C6EFCE" w:fill="C6EFCE"/>
            <w:vAlign w:val="center"/>
            <w:hideMark/>
          </w:tcPr>
          <w:p w14:paraId="7A2E91AF" w14:textId="2ECFF95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650054 U*</w:t>
            </w:r>
          </w:p>
        </w:tc>
        <w:tc>
          <w:tcPr>
            <w:tcW w:w="936" w:type="dxa"/>
            <w:shd w:val="clear" w:color="C6EFCE" w:fill="C6EFCE"/>
            <w:vAlign w:val="center"/>
            <w:hideMark/>
          </w:tcPr>
          <w:p w14:paraId="6797E86C" w14:textId="76B7665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925285 U*</w:t>
            </w:r>
          </w:p>
        </w:tc>
        <w:tc>
          <w:tcPr>
            <w:tcW w:w="936" w:type="dxa"/>
            <w:shd w:val="clear" w:color="C6EFCE" w:fill="C6EFCE"/>
            <w:vAlign w:val="center"/>
            <w:hideMark/>
          </w:tcPr>
          <w:p w14:paraId="49BC6F32" w14:textId="637E0DF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1437373 U*</w:t>
            </w:r>
          </w:p>
        </w:tc>
      </w:tr>
      <w:tr w:rsidR="00C73AEA" w:rsidRPr="00861080" w14:paraId="4D74152E" w14:textId="77777777" w:rsidTr="00952C88">
        <w:trPr>
          <w:trHeight w:val="20"/>
          <w:jc w:val="center"/>
        </w:trPr>
        <w:tc>
          <w:tcPr>
            <w:tcW w:w="936" w:type="dxa"/>
            <w:shd w:val="clear" w:color="000000" w:fill="F2F2F2"/>
            <w:noWrap/>
            <w:vAlign w:val="center"/>
            <w:hideMark/>
          </w:tcPr>
          <w:p w14:paraId="494A83D7"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50</w:t>
            </w:r>
          </w:p>
        </w:tc>
        <w:tc>
          <w:tcPr>
            <w:tcW w:w="936" w:type="dxa"/>
            <w:shd w:val="clear" w:color="C6EFCE" w:fill="C6EFCE"/>
            <w:vAlign w:val="center"/>
            <w:hideMark/>
          </w:tcPr>
          <w:p w14:paraId="4AB09A7C" w14:textId="57458E6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63834 U*</w:t>
            </w:r>
          </w:p>
        </w:tc>
        <w:tc>
          <w:tcPr>
            <w:tcW w:w="936" w:type="dxa"/>
            <w:shd w:val="clear" w:color="C6EFCE" w:fill="C6EFCE"/>
            <w:vAlign w:val="center"/>
            <w:hideMark/>
          </w:tcPr>
          <w:p w14:paraId="7423568B" w14:textId="67667F4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101809 U*</w:t>
            </w:r>
          </w:p>
        </w:tc>
        <w:tc>
          <w:tcPr>
            <w:tcW w:w="936" w:type="dxa"/>
            <w:shd w:val="clear" w:color="C6EFCE" w:fill="C6EFCE"/>
            <w:vAlign w:val="center"/>
            <w:hideMark/>
          </w:tcPr>
          <w:p w14:paraId="0ABC07FD" w14:textId="2265F07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151692 U*</w:t>
            </w:r>
          </w:p>
        </w:tc>
        <w:tc>
          <w:tcPr>
            <w:tcW w:w="936" w:type="dxa"/>
            <w:shd w:val="clear" w:color="C6EFCE" w:fill="C6EFCE"/>
            <w:vAlign w:val="center"/>
            <w:hideMark/>
          </w:tcPr>
          <w:p w14:paraId="6A8B2131" w14:textId="32CDACD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238138 U*</w:t>
            </w:r>
          </w:p>
        </w:tc>
        <w:tc>
          <w:tcPr>
            <w:tcW w:w="936" w:type="dxa"/>
            <w:shd w:val="clear" w:color="C6EFCE" w:fill="C6EFCE"/>
            <w:vAlign w:val="center"/>
            <w:hideMark/>
          </w:tcPr>
          <w:p w14:paraId="76853C0D" w14:textId="135E51F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306590 U*</w:t>
            </w:r>
          </w:p>
        </w:tc>
        <w:tc>
          <w:tcPr>
            <w:tcW w:w="936" w:type="dxa"/>
            <w:shd w:val="clear" w:color="C6EFCE" w:fill="C6EFCE"/>
            <w:vAlign w:val="center"/>
            <w:hideMark/>
          </w:tcPr>
          <w:p w14:paraId="705DA419" w14:textId="7A49ADA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461221 U*</w:t>
            </w:r>
          </w:p>
        </w:tc>
        <w:tc>
          <w:tcPr>
            <w:tcW w:w="936" w:type="dxa"/>
            <w:shd w:val="clear" w:color="C6EFCE" w:fill="C6EFCE"/>
            <w:vAlign w:val="center"/>
            <w:hideMark/>
          </w:tcPr>
          <w:p w14:paraId="536D4A24" w14:textId="2F78F6A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616159 U*</w:t>
            </w:r>
          </w:p>
        </w:tc>
        <w:tc>
          <w:tcPr>
            <w:tcW w:w="936" w:type="dxa"/>
            <w:shd w:val="clear" w:color="C6EFCE" w:fill="C6EFCE"/>
            <w:vAlign w:val="center"/>
            <w:hideMark/>
          </w:tcPr>
          <w:p w14:paraId="22C2390C" w14:textId="233B5C6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877121 U*</w:t>
            </w:r>
          </w:p>
        </w:tc>
        <w:tc>
          <w:tcPr>
            <w:tcW w:w="936" w:type="dxa"/>
            <w:shd w:val="clear" w:color="C6EFCE" w:fill="C6EFCE"/>
            <w:vAlign w:val="center"/>
            <w:hideMark/>
          </w:tcPr>
          <w:p w14:paraId="10133F67" w14:textId="32C0E83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1362694 U*</w:t>
            </w:r>
          </w:p>
        </w:tc>
      </w:tr>
      <w:tr w:rsidR="00C73AEA" w:rsidRPr="00861080" w14:paraId="34279BA3" w14:textId="77777777" w:rsidTr="00952C88">
        <w:trPr>
          <w:trHeight w:val="20"/>
          <w:jc w:val="center"/>
        </w:trPr>
        <w:tc>
          <w:tcPr>
            <w:tcW w:w="936" w:type="dxa"/>
            <w:shd w:val="clear" w:color="000000" w:fill="F2F2F2"/>
            <w:noWrap/>
            <w:vAlign w:val="center"/>
            <w:hideMark/>
          </w:tcPr>
          <w:p w14:paraId="795D597A"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lastRenderedPageBreak/>
              <w:t>60</w:t>
            </w:r>
          </w:p>
        </w:tc>
        <w:tc>
          <w:tcPr>
            <w:tcW w:w="936" w:type="dxa"/>
            <w:shd w:val="clear" w:color="C6EFCE" w:fill="C6EFCE"/>
            <w:vAlign w:val="center"/>
            <w:hideMark/>
          </w:tcPr>
          <w:p w14:paraId="0D3EA060" w14:textId="04FD1B2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58077 U*</w:t>
            </w:r>
          </w:p>
        </w:tc>
        <w:tc>
          <w:tcPr>
            <w:tcW w:w="936" w:type="dxa"/>
            <w:shd w:val="clear" w:color="C6EFCE" w:fill="C6EFCE"/>
            <w:vAlign w:val="center"/>
            <w:hideMark/>
          </w:tcPr>
          <w:p w14:paraId="369B2A83" w14:textId="769005D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92671 U*</w:t>
            </w:r>
          </w:p>
        </w:tc>
        <w:tc>
          <w:tcPr>
            <w:tcW w:w="936" w:type="dxa"/>
            <w:shd w:val="clear" w:color="C6EFCE" w:fill="C6EFCE"/>
            <w:vAlign w:val="center"/>
            <w:hideMark/>
          </w:tcPr>
          <w:p w14:paraId="79BAC0CC" w14:textId="04765D4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138126 U*</w:t>
            </w:r>
          </w:p>
        </w:tc>
        <w:tc>
          <w:tcPr>
            <w:tcW w:w="936" w:type="dxa"/>
            <w:shd w:val="clear" w:color="C6EFCE" w:fill="C6EFCE"/>
            <w:vAlign w:val="center"/>
            <w:hideMark/>
          </w:tcPr>
          <w:p w14:paraId="0C8350D1" w14:textId="3877082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216916 U*</w:t>
            </w:r>
          </w:p>
        </w:tc>
        <w:tc>
          <w:tcPr>
            <w:tcW w:w="936" w:type="dxa"/>
            <w:shd w:val="clear" w:color="C6EFCE" w:fill="C6EFCE"/>
            <w:vAlign w:val="center"/>
            <w:hideMark/>
          </w:tcPr>
          <w:p w14:paraId="24C01B66" w14:textId="4769CC6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279316 U*</w:t>
            </w:r>
          </w:p>
        </w:tc>
        <w:tc>
          <w:tcPr>
            <w:tcW w:w="936" w:type="dxa"/>
            <w:shd w:val="clear" w:color="C6EFCE" w:fill="C6EFCE"/>
            <w:vAlign w:val="center"/>
            <w:hideMark/>
          </w:tcPr>
          <w:p w14:paraId="78E7D7BE" w14:textId="1A78BBF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420296 U*</w:t>
            </w:r>
          </w:p>
        </w:tc>
        <w:tc>
          <w:tcPr>
            <w:tcW w:w="936" w:type="dxa"/>
            <w:shd w:val="clear" w:color="C6EFCE" w:fill="C6EFCE"/>
            <w:vAlign w:val="center"/>
            <w:hideMark/>
          </w:tcPr>
          <w:p w14:paraId="714C7CFF" w14:textId="7EEEB39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561575 U*</w:t>
            </w:r>
          </w:p>
        </w:tc>
        <w:tc>
          <w:tcPr>
            <w:tcW w:w="936" w:type="dxa"/>
            <w:shd w:val="clear" w:color="C6EFCE" w:fill="C6EFCE"/>
            <w:vAlign w:val="center"/>
            <w:hideMark/>
          </w:tcPr>
          <w:p w14:paraId="1E642EE9" w14:textId="5E3CB5A6"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799558 U*</w:t>
            </w:r>
          </w:p>
        </w:tc>
        <w:tc>
          <w:tcPr>
            <w:tcW w:w="936" w:type="dxa"/>
            <w:shd w:val="clear" w:color="C6EFCE" w:fill="C6EFCE"/>
            <w:vAlign w:val="center"/>
            <w:hideMark/>
          </w:tcPr>
          <w:p w14:paraId="04686642" w14:textId="6C07281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1242427 U*</w:t>
            </w:r>
          </w:p>
        </w:tc>
      </w:tr>
      <w:tr w:rsidR="00C73AEA" w:rsidRPr="00861080" w14:paraId="7191B732" w14:textId="77777777" w:rsidTr="00952C88">
        <w:trPr>
          <w:trHeight w:val="20"/>
          <w:jc w:val="center"/>
        </w:trPr>
        <w:tc>
          <w:tcPr>
            <w:tcW w:w="936" w:type="dxa"/>
            <w:shd w:val="clear" w:color="000000" w:fill="F2F2F2"/>
            <w:noWrap/>
            <w:vAlign w:val="center"/>
            <w:hideMark/>
          </w:tcPr>
          <w:p w14:paraId="6E8A95C0"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70</w:t>
            </w:r>
          </w:p>
        </w:tc>
        <w:tc>
          <w:tcPr>
            <w:tcW w:w="936" w:type="dxa"/>
            <w:shd w:val="clear" w:color="C6EFCE" w:fill="C6EFCE"/>
            <w:vAlign w:val="center"/>
            <w:hideMark/>
          </w:tcPr>
          <w:p w14:paraId="559FE946" w14:textId="6276419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53607 U*</w:t>
            </w:r>
          </w:p>
        </w:tc>
        <w:tc>
          <w:tcPr>
            <w:tcW w:w="936" w:type="dxa"/>
            <w:shd w:val="clear" w:color="C6EFCE" w:fill="C6EFCE"/>
            <w:vAlign w:val="center"/>
            <w:hideMark/>
          </w:tcPr>
          <w:p w14:paraId="72C50C73" w14:textId="72823C5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85575 U*</w:t>
            </w:r>
          </w:p>
        </w:tc>
        <w:tc>
          <w:tcPr>
            <w:tcW w:w="936" w:type="dxa"/>
            <w:shd w:val="clear" w:color="C6EFCE" w:fill="C6EFCE"/>
            <w:vAlign w:val="center"/>
            <w:hideMark/>
          </w:tcPr>
          <w:p w14:paraId="0C7B98CF" w14:textId="38C8830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127589 U*</w:t>
            </w:r>
          </w:p>
        </w:tc>
        <w:tc>
          <w:tcPr>
            <w:tcW w:w="936" w:type="dxa"/>
            <w:shd w:val="clear" w:color="C6EFCE" w:fill="C6EFCE"/>
            <w:vAlign w:val="center"/>
            <w:hideMark/>
          </w:tcPr>
          <w:p w14:paraId="7CA1E894" w14:textId="364CEA9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200431 U*</w:t>
            </w:r>
          </w:p>
        </w:tc>
        <w:tc>
          <w:tcPr>
            <w:tcW w:w="936" w:type="dxa"/>
            <w:shd w:val="clear" w:color="C6EFCE" w:fill="C6EFCE"/>
            <w:vAlign w:val="center"/>
            <w:hideMark/>
          </w:tcPr>
          <w:p w14:paraId="6A647C7C" w14:textId="240BA1A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258129 U*</w:t>
            </w:r>
          </w:p>
        </w:tc>
        <w:tc>
          <w:tcPr>
            <w:tcW w:w="936" w:type="dxa"/>
            <w:shd w:val="clear" w:color="C6EFCE" w:fill="C6EFCE"/>
            <w:vAlign w:val="center"/>
            <w:hideMark/>
          </w:tcPr>
          <w:p w14:paraId="2C0891AA" w14:textId="417C051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388502 U</w:t>
            </w:r>
          </w:p>
        </w:tc>
        <w:tc>
          <w:tcPr>
            <w:tcW w:w="936" w:type="dxa"/>
            <w:shd w:val="clear" w:color="C6EFCE" w:fill="C6EFCE"/>
            <w:vAlign w:val="center"/>
            <w:hideMark/>
          </w:tcPr>
          <w:p w14:paraId="5FC900D2" w14:textId="211997E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519167 U</w:t>
            </w:r>
          </w:p>
        </w:tc>
        <w:tc>
          <w:tcPr>
            <w:tcW w:w="936" w:type="dxa"/>
            <w:shd w:val="clear" w:color="C6EFCE" w:fill="C6EFCE"/>
            <w:vAlign w:val="center"/>
            <w:hideMark/>
          </w:tcPr>
          <w:p w14:paraId="3D315EDE" w14:textId="73424C1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739293 U</w:t>
            </w:r>
          </w:p>
        </w:tc>
        <w:tc>
          <w:tcPr>
            <w:tcW w:w="936" w:type="dxa"/>
            <w:shd w:val="clear" w:color="C6EFCE" w:fill="C6EFCE"/>
            <w:vAlign w:val="center"/>
            <w:hideMark/>
          </w:tcPr>
          <w:p w14:paraId="2A1137AD" w14:textId="158DA4C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1148977 U</w:t>
            </w:r>
          </w:p>
        </w:tc>
      </w:tr>
      <w:tr w:rsidR="00C73AEA" w:rsidRPr="00861080" w14:paraId="0219E820" w14:textId="77777777" w:rsidTr="00952C88">
        <w:trPr>
          <w:trHeight w:val="20"/>
          <w:jc w:val="center"/>
        </w:trPr>
        <w:tc>
          <w:tcPr>
            <w:tcW w:w="936" w:type="dxa"/>
            <w:shd w:val="clear" w:color="000000" w:fill="F2F2F2"/>
            <w:noWrap/>
            <w:vAlign w:val="center"/>
            <w:hideMark/>
          </w:tcPr>
          <w:p w14:paraId="7E2DE0B6"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80</w:t>
            </w:r>
          </w:p>
        </w:tc>
        <w:tc>
          <w:tcPr>
            <w:tcW w:w="936" w:type="dxa"/>
            <w:shd w:val="clear" w:color="C6EFCE" w:fill="C6EFCE"/>
            <w:vAlign w:val="center"/>
            <w:hideMark/>
          </w:tcPr>
          <w:p w14:paraId="4112A785" w14:textId="2AA33BA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50007 U*</w:t>
            </w:r>
          </w:p>
        </w:tc>
        <w:tc>
          <w:tcPr>
            <w:tcW w:w="936" w:type="dxa"/>
            <w:shd w:val="clear" w:color="C6EFCE" w:fill="C6EFCE"/>
            <w:vAlign w:val="center"/>
            <w:hideMark/>
          </w:tcPr>
          <w:p w14:paraId="03B16778" w14:textId="303BB2A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79859 U*</w:t>
            </w:r>
          </w:p>
        </w:tc>
        <w:tc>
          <w:tcPr>
            <w:tcW w:w="936" w:type="dxa"/>
            <w:shd w:val="clear" w:color="C6EFCE" w:fill="C6EFCE"/>
            <w:vAlign w:val="center"/>
            <w:hideMark/>
          </w:tcPr>
          <w:p w14:paraId="47DB2B61" w14:textId="471A9F4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119101 U*</w:t>
            </w:r>
          </w:p>
        </w:tc>
        <w:tc>
          <w:tcPr>
            <w:tcW w:w="936" w:type="dxa"/>
            <w:shd w:val="clear" w:color="C6EFCE" w:fill="C6EFCE"/>
            <w:vAlign w:val="center"/>
            <w:hideMark/>
          </w:tcPr>
          <w:p w14:paraId="3E1BF856" w14:textId="2B3AEB4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187149 U*</w:t>
            </w:r>
          </w:p>
        </w:tc>
        <w:tc>
          <w:tcPr>
            <w:tcW w:w="936" w:type="dxa"/>
            <w:shd w:val="clear" w:color="C6EFCE" w:fill="C6EFCE"/>
            <w:vAlign w:val="center"/>
            <w:hideMark/>
          </w:tcPr>
          <w:p w14:paraId="5212DBC0" w14:textId="60D8CB6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241057 U</w:t>
            </w:r>
          </w:p>
        </w:tc>
        <w:tc>
          <w:tcPr>
            <w:tcW w:w="936" w:type="dxa"/>
            <w:shd w:val="clear" w:color="C6EFCE" w:fill="C6EFCE"/>
            <w:vAlign w:val="center"/>
            <w:hideMark/>
          </w:tcPr>
          <w:p w14:paraId="38852CCB" w14:textId="0E55D2C6"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362882 U</w:t>
            </w:r>
          </w:p>
        </w:tc>
        <w:tc>
          <w:tcPr>
            <w:tcW w:w="936" w:type="dxa"/>
            <w:shd w:val="clear" w:color="C6EFCE" w:fill="C6EFCE"/>
            <w:vAlign w:val="center"/>
            <w:hideMark/>
          </w:tcPr>
          <w:p w14:paraId="68142BA1" w14:textId="0F79C749"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484993 U</w:t>
            </w:r>
          </w:p>
        </w:tc>
        <w:tc>
          <w:tcPr>
            <w:tcW w:w="936" w:type="dxa"/>
            <w:shd w:val="clear" w:color="C6EFCE" w:fill="C6EFCE"/>
            <w:vAlign w:val="center"/>
            <w:hideMark/>
          </w:tcPr>
          <w:p w14:paraId="68DAAF0E" w14:textId="7ABD52B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690728 U</w:t>
            </w:r>
          </w:p>
        </w:tc>
        <w:tc>
          <w:tcPr>
            <w:tcW w:w="936" w:type="dxa"/>
            <w:shd w:val="clear" w:color="C6EFCE" w:fill="C6EFCE"/>
            <w:vAlign w:val="center"/>
            <w:hideMark/>
          </w:tcPr>
          <w:p w14:paraId="287A97AF" w14:textId="6D529E9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1073667 U</w:t>
            </w:r>
          </w:p>
        </w:tc>
      </w:tr>
      <w:tr w:rsidR="00C73AEA" w:rsidRPr="00861080" w14:paraId="5B6D6BF4" w14:textId="77777777" w:rsidTr="00952C88">
        <w:trPr>
          <w:trHeight w:val="20"/>
          <w:jc w:val="center"/>
        </w:trPr>
        <w:tc>
          <w:tcPr>
            <w:tcW w:w="936" w:type="dxa"/>
            <w:shd w:val="clear" w:color="000000" w:fill="F2F2F2"/>
            <w:noWrap/>
            <w:vAlign w:val="center"/>
            <w:hideMark/>
          </w:tcPr>
          <w:p w14:paraId="36EAB50B"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90</w:t>
            </w:r>
          </w:p>
        </w:tc>
        <w:tc>
          <w:tcPr>
            <w:tcW w:w="936" w:type="dxa"/>
            <w:shd w:val="clear" w:color="C6EFCE" w:fill="C6EFCE"/>
            <w:vAlign w:val="center"/>
            <w:hideMark/>
          </w:tcPr>
          <w:p w14:paraId="65304149" w14:textId="1BBD99E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47027 U*</w:t>
            </w:r>
          </w:p>
        </w:tc>
        <w:tc>
          <w:tcPr>
            <w:tcW w:w="936" w:type="dxa"/>
            <w:shd w:val="clear" w:color="C6EFCE" w:fill="C6EFCE"/>
            <w:vAlign w:val="center"/>
            <w:hideMark/>
          </w:tcPr>
          <w:p w14:paraId="074579A5" w14:textId="6EFB6A9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75127 U*</w:t>
            </w:r>
          </w:p>
        </w:tc>
        <w:tc>
          <w:tcPr>
            <w:tcW w:w="936" w:type="dxa"/>
            <w:shd w:val="clear" w:color="C6EFCE" w:fill="C6EFCE"/>
            <w:vAlign w:val="center"/>
            <w:hideMark/>
          </w:tcPr>
          <w:p w14:paraId="0F58668B" w14:textId="43C3AAF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112074 U*</w:t>
            </w:r>
          </w:p>
        </w:tc>
        <w:tc>
          <w:tcPr>
            <w:tcW w:w="936" w:type="dxa"/>
            <w:shd w:val="clear" w:color="C6EFCE" w:fill="C6EFCE"/>
            <w:vAlign w:val="center"/>
            <w:hideMark/>
          </w:tcPr>
          <w:p w14:paraId="4D628D6E" w14:textId="6295112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176153 U</w:t>
            </w:r>
          </w:p>
        </w:tc>
        <w:tc>
          <w:tcPr>
            <w:tcW w:w="936" w:type="dxa"/>
            <w:shd w:val="clear" w:color="C6EFCE" w:fill="C6EFCE"/>
            <w:vAlign w:val="center"/>
            <w:hideMark/>
          </w:tcPr>
          <w:p w14:paraId="58D891DF" w14:textId="0A29608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226923 U</w:t>
            </w:r>
          </w:p>
        </w:tc>
        <w:tc>
          <w:tcPr>
            <w:tcW w:w="936" w:type="dxa"/>
            <w:shd w:val="clear" w:color="C6EFCE" w:fill="C6EFCE"/>
            <w:vAlign w:val="center"/>
            <w:hideMark/>
          </w:tcPr>
          <w:p w14:paraId="0760FAD9" w14:textId="24B00CE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341668 U</w:t>
            </w:r>
          </w:p>
        </w:tc>
        <w:tc>
          <w:tcPr>
            <w:tcW w:w="936" w:type="dxa"/>
            <w:shd w:val="clear" w:color="C6EFCE" w:fill="C6EFCE"/>
            <w:vAlign w:val="center"/>
            <w:hideMark/>
          </w:tcPr>
          <w:p w14:paraId="2E83FA59" w14:textId="360CD69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456695 U</w:t>
            </w:r>
          </w:p>
        </w:tc>
        <w:tc>
          <w:tcPr>
            <w:tcW w:w="936" w:type="dxa"/>
            <w:shd w:val="clear" w:color="C6EFCE" w:fill="C6EFCE"/>
            <w:vAlign w:val="center"/>
            <w:hideMark/>
          </w:tcPr>
          <w:p w14:paraId="182805EC" w14:textId="25C433C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650510 U</w:t>
            </w:r>
          </w:p>
        </w:tc>
        <w:tc>
          <w:tcPr>
            <w:tcW w:w="936" w:type="dxa"/>
            <w:shd w:val="clear" w:color="C6EFCE" w:fill="C6EFCE"/>
            <w:vAlign w:val="center"/>
            <w:hideMark/>
          </w:tcPr>
          <w:p w14:paraId="5277DD30" w14:textId="086FBA7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1011298 U</w:t>
            </w:r>
          </w:p>
        </w:tc>
      </w:tr>
      <w:tr w:rsidR="00C73AEA" w:rsidRPr="00861080" w14:paraId="09C30E3E" w14:textId="77777777" w:rsidTr="00952C88">
        <w:trPr>
          <w:trHeight w:val="20"/>
          <w:jc w:val="center"/>
        </w:trPr>
        <w:tc>
          <w:tcPr>
            <w:tcW w:w="936" w:type="dxa"/>
            <w:shd w:val="clear" w:color="000000" w:fill="F2F2F2"/>
            <w:noWrap/>
            <w:vAlign w:val="center"/>
            <w:hideMark/>
          </w:tcPr>
          <w:p w14:paraId="0FD3509A"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100</w:t>
            </w:r>
          </w:p>
        </w:tc>
        <w:tc>
          <w:tcPr>
            <w:tcW w:w="936" w:type="dxa"/>
            <w:shd w:val="clear" w:color="C6EFCE" w:fill="C6EFCE"/>
            <w:vAlign w:val="center"/>
            <w:hideMark/>
          </w:tcPr>
          <w:p w14:paraId="38C7D912" w14:textId="629F3F36"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44508 U*</w:t>
            </w:r>
          </w:p>
        </w:tc>
        <w:tc>
          <w:tcPr>
            <w:tcW w:w="936" w:type="dxa"/>
            <w:shd w:val="clear" w:color="C6EFCE" w:fill="C6EFCE"/>
            <w:vAlign w:val="center"/>
            <w:hideMark/>
          </w:tcPr>
          <w:p w14:paraId="65DF590F" w14:textId="1446E1E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71127 U*</w:t>
            </w:r>
          </w:p>
        </w:tc>
        <w:tc>
          <w:tcPr>
            <w:tcW w:w="936" w:type="dxa"/>
            <w:shd w:val="clear" w:color="C6EFCE" w:fill="C6EFCE"/>
            <w:vAlign w:val="center"/>
            <w:hideMark/>
          </w:tcPr>
          <w:p w14:paraId="44688644" w14:textId="30EDC86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106132 U*</w:t>
            </w:r>
          </w:p>
        </w:tc>
        <w:tc>
          <w:tcPr>
            <w:tcW w:w="936" w:type="dxa"/>
            <w:shd w:val="clear" w:color="C6EFCE" w:fill="C6EFCE"/>
            <w:vAlign w:val="center"/>
            <w:hideMark/>
          </w:tcPr>
          <w:p w14:paraId="78F3B52B" w14:textId="2D801B7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166854 U</w:t>
            </w:r>
          </w:p>
        </w:tc>
        <w:tc>
          <w:tcPr>
            <w:tcW w:w="936" w:type="dxa"/>
            <w:shd w:val="clear" w:color="C6EFCE" w:fill="C6EFCE"/>
            <w:vAlign w:val="center"/>
            <w:hideMark/>
          </w:tcPr>
          <w:p w14:paraId="387A23FD" w14:textId="741B1C9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214970 U</w:t>
            </w:r>
          </w:p>
        </w:tc>
        <w:tc>
          <w:tcPr>
            <w:tcW w:w="936" w:type="dxa"/>
            <w:shd w:val="clear" w:color="C6EFCE" w:fill="C6EFCE"/>
            <w:vAlign w:val="center"/>
            <w:hideMark/>
          </w:tcPr>
          <w:p w14:paraId="40C37402" w14:textId="3681453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323728 U</w:t>
            </w:r>
          </w:p>
        </w:tc>
        <w:tc>
          <w:tcPr>
            <w:tcW w:w="936" w:type="dxa"/>
            <w:shd w:val="clear" w:color="C6EFCE" w:fill="C6EFCE"/>
            <w:vAlign w:val="center"/>
            <w:hideMark/>
          </w:tcPr>
          <w:p w14:paraId="25463510" w14:textId="659130D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432762 U</w:t>
            </w:r>
          </w:p>
        </w:tc>
        <w:tc>
          <w:tcPr>
            <w:tcW w:w="936" w:type="dxa"/>
            <w:shd w:val="clear" w:color="C6EFCE" w:fill="C6EFCE"/>
            <w:vAlign w:val="center"/>
            <w:hideMark/>
          </w:tcPr>
          <w:p w14:paraId="116E7378" w14:textId="71C2FF2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616496 U</w:t>
            </w:r>
          </w:p>
        </w:tc>
        <w:tc>
          <w:tcPr>
            <w:tcW w:w="936" w:type="dxa"/>
            <w:shd w:val="clear" w:color="C6EFCE" w:fill="C6EFCE"/>
            <w:vAlign w:val="center"/>
            <w:hideMark/>
          </w:tcPr>
          <w:p w14:paraId="55506F1A" w14:textId="5BA7E84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958547 U</w:t>
            </w:r>
          </w:p>
        </w:tc>
      </w:tr>
      <w:tr w:rsidR="00C73AEA" w:rsidRPr="00861080" w14:paraId="67E8ABD7" w14:textId="77777777" w:rsidTr="00952C88">
        <w:trPr>
          <w:trHeight w:val="20"/>
          <w:jc w:val="center"/>
        </w:trPr>
        <w:tc>
          <w:tcPr>
            <w:tcW w:w="936" w:type="dxa"/>
            <w:shd w:val="clear" w:color="000000" w:fill="F2F2F2"/>
            <w:noWrap/>
            <w:vAlign w:val="center"/>
            <w:hideMark/>
          </w:tcPr>
          <w:p w14:paraId="1B06132D"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125</w:t>
            </w:r>
          </w:p>
        </w:tc>
        <w:tc>
          <w:tcPr>
            <w:tcW w:w="936" w:type="dxa"/>
            <w:shd w:val="clear" w:color="C6EFCE" w:fill="C6EFCE"/>
            <w:vAlign w:val="center"/>
            <w:hideMark/>
          </w:tcPr>
          <w:p w14:paraId="531A7718" w14:textId="5C20607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39599 U*</w:t>
            </w:r>
          </w:p>
        </w:tc>
        <w:tc>
          <w:tcPr>
            <w:tcW w:w="936" w:type="dxa"/>
            <w:shd w:val="clear" w:color="C6EFCE" w:fill="C6EFCE"/>
            <w:vAlign w:val="center"/>
            <w:hideMark/>
          </w:tcPr>
          <w:p w14:paraId="3957B414" w14:textId="74BBE26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63327 U*</w:t>
            </w:r>
          </w:p>
        </w:tc>
        <w:tc>
          <w:tcPr>
            <w:tcW w:w="936" w:type="dxa"/>
            <w:shd w:val="clear" w:color="C6EFCE" w:fill="C6EFCE"/>
            <w:vAlign w:val="center"/>
            <w:hideMark/>
          </w:tcPr>
          <w:p w14:paraId="74A42D5E" w14:textId="1ABE26F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94545 U</w:t>
            </w:r>
          </w:p>
        </w:tc>
        <w:tc>
          <w:tcPr>
            <w:tcW w:w="936" w:type="dxa"/>
            <w:shd w:val="clear" w:color="C6EFCE" w:fill="C6EFCE"/>
            <w:vAlign w:val="center"/>
            <w:hideMark/>
          </w:tcPr>
          <w:p w14:paraId="596D61A3" w14:textId="7774325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148718 U</w:t>
            </w:r>
          </w:p>
        </w:tc>
        <w:tc>
          <w:tcPr>
            <w:tcW w:w="936" w:type="dxa"/>
            <w:shd w:val="clear" w:color="C6EFCE" w:fill="C6EFCE"/>
            <w:vAlign w:val="center"/>
            <w:hideMark/>
          </w:tcPr>
          <w:p w14:paraId="54479908" w14:textId="3002D60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191655 U</w:t>
            </w:r>
          </w:p>
        </w:tc>
        <w:tc>
          <w:tcPr>
            <w:tcW w:w="936" w:type="dxa"/>
            <w:shd w:val="clear" w:color="C6EFCE" w:fill="C6EFCE"/>
            <w:vAlign w:val="center"/>
            <w:hideMark/>
          </w:tcPr>
          <w:p w14:paraId="59C6BA8C" w14:textId="1C3260B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288731 U</w:t>
            </w:r>
          </w:p>
        </w:tc>
        <w:tc>
          <w:tcPr>
            <w:tcW w:w="936" w:type="dxa"/>
            <w:shd w:val="clear" w:color="C6EFCE" w:fill="C6EFCE"/>
            <w:vAlign w:val="center"/>
            <w:hideMark/>
          </w:tcPr>
          <w:p w14:paraId="37EF6341" w14:textId="77A5F00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386074 U</w:t>
            </w:r>
          </w:p>
        </w:tc>
        <w:tc>
          <w:tcPr>
            <w:tcW w:w="936" w:type="dxa"/>
            <w:shd w:val="clear" w:color="C6EFCE" w:fill="C6EFCE"/>
            <w:vAlign w:val="center"/>
            <w:hideMark/>
          </w:tcPr>
          <w:p w14:paraId="75BF78A5" w14:textId="65B64E0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550136 U</w:t>
            </w:r>
          </w:p>
        </w:tc>
        <w:tc>
          <w:tcPr>
            <w:tcW w:w="936" w:type="dxa"/>
            <w:shd w:val="clear" w:color="C6EFCE" w:fill="C6EFCE"/>
            <w:vAlign w:val="center"/>
            <w:hideMark/>
          </w:tcPr>
          <w:p w14:paraId="4D844F72" w14:textId="3D09D8A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855625 U</w:t>
            </w:r>
          </w:p>
        </w:tc>
      </w:tr>
      <w:tr w:rsidR="00C73AEA" w:rsidRPr="00861080" w14:paraId="63FBB25B" w14:textId="77777777" w:rsidTr="00952C88">
        <w:trPr>
          <w:trHeight w:val="20"/>
          <w:jc w:val="center"/>
        </w:trPr>
        <w:tc>
          <w:tcPr>
            <w:tcW w:w="936" w:type="dxa"/>
            <w:shd w:val="clear" w:color="000000" w:fill="F2F2F2"/>
            <w:noWrap/>
            <w:vAlign w:val="center"/>
            <w:hideMark/>
          </w:tcPr>
          <w:p w14:paraId="641558BB"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150</w:t>
            </w:r>
          </w:p>
        </w:tc>
        <w:tc>
          <w:tcPr>
            <w:tcW w:w="936" w:type="dxa"/>
            <w:shd w:val="clear" w:color="C6EFCE" w:fill="C6EFCE"/>
            <w:vAlign w:val="center"/>
            <w:hideMark/>
          </w:tcPr>
          <w:p w14:paraId="21F9E0EB" w14:textId="660F1B3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35980 U*</w:t>
            </w:r>
          </w:p>
        </w:tc>
        <w:tc>
          <w:tcPr>
            <w:tcW w:w="936" w:type="dxa"/>
            <w:shd w:val="clear" w:color="C6EFCE" w:fill="C6EFCE"/>
            <w:vAlign w:val="center"/>
            <w:hideMark/>
          </w:tcPr>
          <w:p w14:paraId="0A3648D4" w14:textId="19A4DC9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57578 U*</w:t>
            </w:r>
          </w:p>
        </w:tc>
        <w:tc>
          <w:tcPr>
            <w:tcW w:w="936" w:type="dxa"/>
            <w:shd w:val="clear" w:color="C6EFCE" w:fill="C6EFCE"/>
            <w:vAlign w:val="center"/>
            <w:hideMark/>
          </w:tcPr>
          <w:p w14:paraId="5F949BFE" w14:textId="52A019D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86002 U</w:t>
            </w:r>
          </w:p>
        </w:tc>
        <w:tc>
          <w:tcPr>
            <w:tcW w:w="936" w:type="dxa"/>
            <w:shd w:val="clear" w:color="C6EFCE" w:fill="C6EFCE"/>
            <w:vAlign w:val="center"/>
            <w:hideMark/>
          </w:tcPr>
          <w:p w14:paraId="63315B34" w14:textId="5B09CDA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135343 U</w:t>
            </w:r>
          </w:p>
        </w:tc>
        <w:tc>
          <w:tcPr>
            <w:tcW w:w="936" w:type="dxa"/>
            <w:shd w:val="clear" w:color="C6EFCE" w:fill="C6EFCE"/>
            <w:vAlign w:val="center"/>
            <w:hideMark/>
          </w:tcPr>
          <w:p w14:paraId="7784C45C" w14:textId="24DC280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174459 U</w:t>
            </w:r>
          </w:p>
        </w:tc>
        <w:tc>
          <w:tcPr>
            <w:tcW w:w="936" w:type="dxa"/>
            <w:shd w:val="clear" w:color="C6EFCE" w:fill="C6EFCE"/>
            <w:vAlign w:val="center"/>
            <w:hideMark/>
          </w:tcPr>
          <w:p w14:paraId="3B6E01E5" w14:textId="7F236BC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262915 U</w:t>
            </w:r>
          </w:p>
        </w:tc>
        <w:tc>
          <w:tcPr>
            <w:tcW w:w="936" w:type="dxa"/>
            <w:shd w:val="clear" w:color="C6EFCE" w:fill="C6EFCE"/>
            <w:vAlign w:val="center"/>
            <w:hideMark/>
          </w:tcPr>
          <w:p w14:paraId="064B8D6E" w14:textId="06BE286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351631 U</w:t>
            </w:r>
          </w:p>
        </w:tc>
        <w:tc>
          <w:tcPr>
            <w:tcW w:w="936" w:type="dxa"/>
            <w:shd w:val="clear" w:color="C6EFCE" w:fill="C6EFCE"/>
            <w:vAlign w:val="center"/>
            <w:hideMark/>
          </w:tcPr>
          <w:p w14:paraId="1B7D6345" w14:textId="184E7CE6"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501177 U</w:t>
            </w:r>
          </w:p>
        </w:tc>
        <w:tc>
          <w:tcPr>
            <w:tcW w:w="936" w:type="dxa"/>
            <w:shd w:val="clear" w:color="C6EFCE" w:fill="C6EFCE"/>
            <w:vAlign w:val="center"/>
            <w:hideMark/>
          </w:tcPr>
          <w:p w14:paraId="34560B49" w14:textId="05E0A98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779685 U</w:t>
            </w:r>
          </w:p>
        </w:tc>
      </w:tr>
      <w:tr w:rsidR="00C73AEA" w:rsidRPr="00861080" w14:paraId="327DBD3F" w14:textId="77777777" w:rsidTr="00952C88">
        <w:trPr>
          <w:trHeight w:val="20"/>
          <w:jc w:val="center"/>
        </w:trPr>
        <w:tc>
          <w:tcPr>
            <w:tcW w:w="936" w:type="dxa"/>
            <w:shd w:val="clear" w:color="000000" w:fill="F2F2F2"/>
            <w:noWrap/>
            <w:vAlign w:val="center"/>
            <w:hideMark/>
          </w:tcPr>
          <w:p w14:paraId="49F627CC"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175</w:t>
            </w:r>
          </w:p>
        </w:tc>
        <w:tc>
          <w:tcPr>
            <w:tcW w:w="936" w:type="dxa"/>
            <w:shd w:val="clear" w:color="C6EFCE" w:fill="C6EFCE"/>
            <w:vAlign w:val="center"/>
            <w:hideMark/>
          </w:tcPr>
          <w:p w14:paraId="036195AE" w14:textId="7D526F2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33173 U*</w:t>
            </w:r>
          </w:p>
        </w:tc>
        <w:tc>
          <w:tcPr>
            <w:tcW w:w="936" w:type="dxa"/>
            <w:shd w:val="clear" w:color="C6EFCE" w:fill="C6EFCE"/>
            <w:vAlign w:val="center"/>
            <w:hideMark/>
          </w:tcPr>
          <w:p w14:paraId="51B7DC26" w14:textId="3CB8A7C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53115 U</w:t>
            </w:r>
          </w:p>
        </w:tc>
        <w:tc>
          <w:tcPr>
            <w:tcW w:w="936" w:type="dxa"/>
            <w:shd w:val="clear" w:color="C6EFCE" w:fill="C6EFCE"/>
            <w:vAlign w:val="center"/>
            <w:hideMark/>
          </w:tcPr>
          <w:p w14:paraId="15857087" w14:textId="55E7F9C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79369 U</w:t>
            </w:r>
          </w:p>
        </w:tc>
        <w:tc>
          <w:tcPr>
            <w:tcW w:w="936" w:type="dxa"/>
            <w:shd w:val="clear" w:color="C6EFCE" w:fill="C6EFCE"/>
            <w:vAlign w:val="center"/>
            <w:hideMark/>
          </w:tcPr>
          <w:p w14:paraId="3B3AB2E6" w14:textId="391521B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124957 U</w:t>
            </w:r>
          </w:p>
        </w:tc>
        <w:tc>
          <w:tcPr>
            <w:tcW w:w="936" w:type="dxa"/>
            <w:shd w:val="clear" w:color="C6EFCE" w:fill="C6EFCE"/>
            <w:vAlign w:val="center"/>
            <w:hideMark/>
          </w:tcPr>
          <w:p w14:paraId="55EE02D0" w14:textId="7AFEAA6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161106 U</w:t>
            </w:r>
          </w:p>
        </w:tc>
        <w:tc>
          <w:tcPr>
            <w:tcW w:w="936" w:type="dxa"/>
            <w:shd w:val="clear" w:color="C6EFCE" w:fill="C6EFCE"/>
            <w:vAlign w:val="center"/>
            <w:hideMark/>
          </w:tcPr>
          <w:p w14:paraId="26EEB690" w14:textId="7AE086A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242865 U</w:t>
            </w:r>
          </w:p>
        </w:tc>
        <w:tc>
          <w:tcPr>
            <w:tcW w:w="936" w:type="dxa"/>
            <w:shd w:val="clear" w:color="C6EFCE" w:fill="C6EFCE"/>
            <w:vAlign w:val="center"/>
            <w:hideMark/>
          </w:tcPr>
          <w:p w14:paraId="2EDE735A" w14:textId="3591E05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324878 U</w:t>
            </w:r>
          </w:p>
        </w:tc>
        <w:tc>
          <w:tcPr>
            <w:tcW w:w="936" w:type="dxa"/>
            <w:shd w:val="clear" w:color="C6EFCE" w:fill="C6EFCE"/>
            <w:vAlign w:val="center"/>
            <w:hideMark/>
          </w:tcPr>
          <w:p w14:paraId="26FC10A6" w14:textId="10C624A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463144 U</w:t>
            </w:r>
          </w:p>
        </w:tc>
        <w:tc>
          <w:tcPr>
            <w:tcW w:w="936" w:type="dxa"/>
            <w:shd w:val="clear" w:color="C6EFCE" w:fill="C6EFCE"/>
            <w:vAlign w:val="center"/>
            <w:hideMark/>
          </w:tcPr>
          <w:p w14:paraId="2F1778B0" w14:textId="4BDA8CD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720688 U</w:t>
            </w:r>
          </w:p>
        </w:tc>
      </w:tr>
      <w:tr w:rsidR="00C73AEA" w:rsidRPr="00861080" w14:paraId="0657F12F" w14:textId="77777777" w:rsidTr="00952C88">
        <w:trPr>
          <w:trHeight w:val="20"/>
          <w:jc w:val="center"/>
        </w:trPr>
        <w:tc>
          <w:tcPr>
            <w:tcW w:w="936" w:type="dxa"/>
            <w:shd w:val="clear" w:color="000000" w:fill="F2F2F2"/>
            <w:noWrap/>
            <w:vAlign w:val="center"/>
            <w:hideMark/>
          </w:tcPr>
          <w:p w14:paraId="1CD1F467"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200</w:t>
            </w:r>
          </w:p>
        </w:tc>
        <w:tc>
          <w:tcPr>
            <w:tcW w:w="936" w:type="dxa"/>
            <w:shd w:val="clear" w:color="C6EFCE" w:fill="C6EFCE"/>
            <w:vAlign w:val="center"/>
            <w:hideMark/>
          </w:tcPr>
          <w:p w14:paraId="3D99D714" w14:textId="097432C9"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30913 U*</w:t>
            </w:r>
          </w:p>
        </w:tc>
        <w:tc>
          <w:tcPr>
            <w:tcW w:w="936" w:type="dxa"/>
            <w:shd w:val="clear" w:color="C6EFCE" w:fill="C6EFCE"/>
            <w:vAlign w:val="center"/>
            <w:hideMark/>
          </w:tcPr>
          <w:p w14:paraId="51DCF4EE" w14:textId="57614CE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49522 U</w:t>
            </w:r>
          </w:p>
        </w:tc>
        <w:tc>
          <w:tcPr>
            <w:tcW w:w="936" w:type="dxa"/>
            <w:shd w:val="clear" w:color="C6EFCE" w:fill="C6EFCE"/>
            <w:vAlign w:val="center"/>
            <w:hideMark/>
          </w:tcPr>
          <w:p w14:paraId="24AD200F" w14:textId="47B926E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74028 U</w:t>
            </w:r>
          </w:p>
        </w:tc>
        <w:tc>
          <w:tcPr>
            <w:tcW w:w="936" w:type="dxa"/>
            <w:shd w:val="clear" w:color="C6EFCE" w:fill="C6EFCE"/>
            <w:vAlign w:val="center"/>
            <w:hideMark/>
          </w:tcPr>
          <w:p w14:paraId="20B3B1DF" w14:textId="08E89AB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116592 U</w:t>
            </w:r>
          </w:p>
        </w:tc>
        <w:tc>
          <w:tcPr>
            <w:tcW w:w="936" w:type="dxa"/>
            <w:shd w:val="clear" w:color="C6EFCE" w:fill="C6EFCE"/>
            <w:vAlign w:val="center"/>
            <w:hideMark/>
          </w:tcPr>
          <w:p w14:paraId="28BB8A5C" w14:textId="1FCDEE0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150349 U</w:t>
            </w:r>
          </w:p>
        </w:tc>
        <w:tc>
          <w:tcPr>
            <w:tcW w:w="936" w:type="dxa"/>
            <w:shd w:val="clear" w:color="C6EFCE" w:fill="C6EFCE"/>
            <w:vAlign w:val="center"/>
            <w:hideMark/>
          </w:tcPr>
          <w:p w14:paraId="3DB7B6CD" w14:textId="389D188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226712 U</w:t>
            </w:r>
          </w:p>
        </w:tc>
        <w:tc>
          <w:tcPr>
            <w:tcW w:w="936" w:type="dxa"/>
            <w:shd w:val="clear" w:color="C6EFCE" w:fill="C6EFCE"/>
            <w:vAlign w:val="center"/>
            <w:hideMark/>
          </w:tcPr>
          <w:p w14:paraId="4BECA5F9" w14:textId="47C4964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303324 U</w:t>
            </w:r>
          </w:p>
        </w:tc>
        <w:tc>
          <w:tcPr>
            <w:tcW w:w="936" w:type="dxa"/>
            <w:shd w:val="clear" w:color="C6EFCE" w:fill="C6EFCE"/>
            <w:vAlign w:val="center"/>
            <w:hideMark/>
          </w:tcPr>
          <w:p w14:paraId="50A81095" w14:textId="367DEAA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432502 U</w:t>
            </w:r>
          </w:p>
        </w:tc>
        <w:tc>
          <w:tcPr>
            <w:tcW w:w="936" w:type="dxa"/>
            <w:shd w:val="clear" w:color="C6EFCE" w:fill="C6EFCE"/>
            <w:vAlign w:val="center"/>
            <w:hideMark/>
          </w:tcPr>
          <w:p w14:paraId="5A90F6C6" w14:textId="6B9368F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673150 U</w:t>
            </w:r>
          </w:p>
        </w:tc>
      </w:tr>
      <w:tr w:rsidR="00C73AEA" w:rsidRPr="00861080" w14:paraId="3DC0A99E" w14:textId="77777777" w:rsidTr="00952C88">
        <w:trPr>
          <w:trHeight w:val="20"/>
          <w:jc w:val="center"/>
        </w:trPr>
        <w:tc>
          <w:tcPr>
            <w:tcW w:w="936" w:type="dxa"/>
            <w:shd w:val="clear" w:color="000000" w:fill="F2F2F2"/>
            <w:noWrap/>
            <w:vAlign w:val="center"/>
            <w:hideMark/>
          </w:tcPr>
          <w:p w14:paraId="76CC5716"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250</w:t>
            </w:r>
          </w:p>
        </w:tc>
        <w:tc>
          <w:tcPr>
            <w:tcW w:w="936" w:type="dxa"/>
            <w:shd w:val="clear" w:color="C6EFCE" w:fill="C6EFCE"/>
            <w:vAlign w:val="center"/>
            <w:hideMark/>
          </w:tcPr>
          <w:p w14:paraId="1835DDFB" w14:textId="49A334F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27464 U*</w:t>
            </w:r>
          </w:p>
        </w:tc>
        <w:tc>
          <w:tcPr>
            <w:tcW w:w="936" w:type="dxa"/>
            <w:shd w:val="clear" w:color="C6EFCE" w:fill="C6EFCE"/>
            <w:vAlign w:val="center"/>
            <w:hideMark/>
          </w:tcPr>
          <w:p w14:paraId="6591AABE" w14:textId="04F65AB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44036 U</w:t>
            </w:r>
          </w:p>
        </w:tc>
        <w:tc>
          <w:tcPr>
            <w:tcW w:w="936" w:type="dxa"/>
            <w:shd w:val="clear" w:color="C6EFCE" w:fill="C6EFCE"/>
            <w:vAlign w:val="center"/>
            <w:hideMark/>
          </w:tcPr>
          <w:p w14:paraId="20501C95" w14:textId="0999E8A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65873 U</w:t>
            </w:r>
          </w:p>
        </w:tc>
        <w:tc>
          <w:tcPr>
            <w:tcW w:w="936" w:type="dxa"/>
            <w:shd w:val="clear" w:color="C6EFCE" w:fill="C6EFCE"/>
            <w:vAlign w:val="center"/>
            <w:hideMark/>
          </w:tcPr>
          <w:p w14:paraId="3C6546A3" w14:textId="721DF69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103816 U</w:t>
            </w:r>
          </w:p>
        </w:tc>
        <w:tc>
          <w:tcPr>
            <w:tcW w:w="936" w:type="dxa"/>
            <w:shd w:val="clear" w:color="C6EFCE" w:fill="C6EFCE"/>
            <w:vAlign w:val="center"/>
            <w:hideMark/>
          </w:tcPr>
          <w:p w14:paraId="1453B222" w14:textId="6172372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133919 U</w:t>
            </w:r>
          </w:p>
        </w:tc>
        <w:tc>
          <w:tcPr>
            <w:tcW w:w="936" w:type="dxa"/>
            <w:shd w:val="clear" w:color="C6EFCE" w:fill="C6EFCE"/>
            <w:vAlign w:val="center"/>
            <w:hideMark/>
          </w:tcPr>
          <w:p w14:paraId="69E590CD" w14:textId="01DD111D"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202035 U</w:t>
            </w:r>
          </w:p>
        </w:tc>
        <w:tc>
          <w:tcPr>
            <w:tcW w:w="936" w:type="dxa"/>
            <w:shd w:val="clear" w:color="C6EFCE" w:fill="C6EFCE"/>
            <w:vAlign w:val="center"/>
            <w:hideMark/>
          </w:tcPr>
          <w:p w14:paraId="26F0E922" w14:textId="5381F5A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270392 U</w:t>
            </w:r>
          </w:p>
        </w:tc>
        <w:tc>
          <w:tcPr>
            <w:tcW w:w="936" w:type="dxa"/>
            <w:shd w:val="clear" w:color="C6EFCE" w:fill="C6EFCE"/>
            <w:vAlign w:val="center"/>
            <w:hideMark/>
          </w:tcPr>
          <w:p w14:paraId="032C7CF8" w14:textId="3DAC2F7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385677 U</w:t>
            </w:r>
          </w:p>
        </w:tc>
        <w:tc>
          <w:tcPr>
            <w:tcW w:w="936" w:type="dxa"/>
            <w:shd w:val="clear" w:color="C6EFCE" w:fill="C6EFCE"/>
            <w:vAlign w:val="center"/>
            <w:hideMark/>
          </w:tcPr>
          <w:p w14:paraId="5CC2F1BC" w14:textId="00B37C0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600501 U</w:t>
            </w:r>
          </w:p>
        </w:tc>
      </w:tr>
      <w:tr w:rsidR="00C73AEA" w:rsidRPr="00861080" w14:paraId="0CFFCB63" w14:textId="77777777" w:rsidTr="00952C88">
        <w:trPr>
          <w:trHeight w:val="20"/>
          <w:jc w:val="center"/>
        </w:trPr>
        <w:tc>
          <w:tcPr>
            <w:tcW w:w="936" w:type="dxa"/>
            <w:shd w:val="clear" w:color="000000" w:fill="F2F2F2"/>
            <w:noWrap/>
            <w:vAlign w:val="center"/>
            <w:hideMark/>
          </w:tcPr>
          <w:p w14:paraId="2337E798"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300</w:t>
            </w:r>
          </w:p>
        </w:tc>
        <w:tc>
          <w:tcPr>
            <w:tcW w:w="936" w:type="dxa"/>
            <w:shd w:val="clear" w:color="C6EFCE" w:fill="C6EFCE"/>
            <w:vAlign w:val="center"/>
            <w:hideMark/>
          </w:tcPr>
          <w:p w14:paraId="32BC79DA" w14:textId="2182A179"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24925 U*</w:t>
            </w:r>
          </w:p>
        </w:tc>
        <w:tc>
          <w:tcPr>
            <w:tcW w:w="936" w:type="dxa"/>
            <w:shd w:val="clear" w:color="C6EFCE" w:fill="C6EFCE"/>
            <w:vAlign w:val="center"/>
            <w:hideMark/>
          </w:tcPr>
          <w:p w14:paraId="039B6C8D" w14:textId="69C206E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39996 U</w:t>
            </w:r>
          </w:p>
        </w:tc>
        <w:tc>
          <w:tcPr>
            <w:tcW w:w="936" w:type="dxa"/>
            <w:shd w:val="clear" w:color="C6EFCE" w:fill="C6EFCE"/>
            <w:vAlign w:val="center"/>
            <w:hideMark/>
          </w:tcPr>
          <w:p w14:paraId="7CA01437" w14:textId="399B949E"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59863 U</w:t>
            </w:r>
          </w:p>
        </w:tc>
        <w:tc>
          <w:tcPr>
            <w:tcW w:w="936" w:type="dxa"/>
            <w:shd w:val="clear" w:color="C6EFCE" w:fill="C6EFCE"/>
            <w:vAlign w:val="center"/>
            <w:hideMark/>
          </w:tcPr>
          <w:p w14:paraId="24348E9F" w14:textId="65A5424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94399 U</w:t>
            </w:r>
          </w:p>
        </w:tc>
        <w:tc>
          <w:tcPr>
            <w:tcW w:w="936" w:type="dxa"/>
            <w:shd w:val="clear" w:color="C6EFCE" w:fill="C6EFCE"/>
            <w:vAlign w:val="center"/>
            <w:hideMark/>
          </w:tcPr>
          <w:p w14:paraId="0F50415B" w14:textId="0461C6B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121806 U</w:t>
            </w:r>
          </w:p>
        </w:tc>
        <w:tc>
          <w:tcPr>
            <w:tcW w:w="936" w:type="dxa"/>
            <w:shd w:val="clear" w:color="C6EFCE" w:fill="C6EFCE"/>
            <w:vAlign w:val="center"/>
            <w:hideMark/>
          </w:tcPr>
          <w:p w14:paraId="14E80080" w14:textId="3CDA3A3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183839 U</w:t>
            </w:r>
          </w:p>
        </w:tc>
        <w:tc>
          <w:tcPr>
            <w:tcW w:w="936" w:type="dxa"/>
            <w:shd w:val="clear" w:color="C6EFCE" w:fill="C6EFCE"/>
            <w:vAlign w:val="center"/>
            <w:hideMark/>
          </w:tcPr>
          <w:p w14:paraId="2367EA12" w14:textId="3284EC6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246106 U</w:t>
            </w:r>
          </w:p>
        </w:tc>
        <w:tc>
          <w:tcPr>
            <w:tcW w:w="936" w:type="dxa"/>
            <w:shd w:val="clear" w:color="C6EFCE" w:fill="C6EFCE"/>
            <w:vAlign w:val="center"/>
            <w:hideMark/>
          </w:tcPr>
          <w:p w14:paraId="648B7786" w14:textId="0EA03806"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351141 U</w:t>
            </w:r>
          </w:p>
        </w:tc>
        <w:tc>
          <w:tcPr>
            <w:tcW w:w="936" w:type="dxa"/>
            <w:shd w:val="clear" w:color="FFEB9C" w:fill="FFEB9C"/>
            <w:vAlign w:val="center"/>
            <w:hideMark/>
          </w:tcPr>
          <w:p w14:paraId="5575385B" w14:textId="7F13612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546909 U</w:t>
            </w:r>
          </w:p>
        </w:tc>
      </w:tr>
      <w:tr w:rsidR="00C73AEA" w:rsidRPr="00861080" w14:paraId="737750F3" w14:textId="77777777" w:rsidTr="00952C88">
        <w:trPr>
          <w:trHeight w:val="20"/>
          <w:jc w:val="center"/>
        </w:trPr>
        <w:tc>
          <w:tcPr>
            <w:tcW w:w="936" w:type="dxa"/>
            <w:shd w:val="clear" w:color="000000" w:fill="F2F2F2"/>
            <w:noWrap/>
            <w:vAlign w:val="center"/>
            <w:hideMark/>
          </w:tcPr>
          <w:p w14:paraId="4C2A3DA7"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350</w:t>
            </w:r>
          </w:p>
        </w:tc>
        <w:tc>
          <w:tcPr>
            <w:tcW w:w="936" w:type="dxa"/>
            <w:shd w:val="clear" w:color="C6EFCE" w:fill="C6EFCE"/>
            <w:vAlign w:val="center"/>
            <w:hideMark/>
          </w:tcPr>
          <w:p w14:paraId="0B8BFB59" w14:textId="46CE324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22956 U*</w:t>
            </w:r>
          </w:p>
        </w:tc>
        <w:tc>
          <w:tcPr>
            <w:tcW w:w="936" w:type="dxa"/>
            <w:shd w:val="clear" w:color="C6EFCE" w:fill="C6EFCE"/>
            <w:vAlign w:val="center"/>
            <w:hideMark/>
          </w:tcPr>
          <w:p w14:paraId="14364A58" w14:textId="2D1714F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36861 U</w:t>
            </w:r>
          </w:p>
        </w:tc>
        <w:tc>
          <w:tcPr>
            <w:tcW w:w="936" w:type="dxa"/>
            <w:shd w:val="clear" w:color="C6EFCE" w:fill="C6EFCE"/>
            <w:vAlign w:val="center"/>
            <w:hideMark/>
          </w:tcPr>
          <w:p w14:paraId="01CED09D" w14:textId="34F56E3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55199 U</w:t>
            </w:r>
          </w:p>
        </w:tc>
        <w:tc>
          <w:tcPr>
            <w:tcW w:w="936" w:type="dxa"/>
            <w:shd w:val="clear" w:color="C6EFCE" w:fill="C6EFCE"/>
            <w:vAlign w:val="center"/>
            <w:hideMark/>
          </w:tcPr>
          <w:p w14:paraId="7625C4D0" w14:textId="49EF8D2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87089 U</w:t>
            </w:r>
          </w:p>
        </w:tc>
        <w:tc>
          <w:tcPr>
            <w:tcW w:w="936" w:type="dxa"/>
            <w:shd w:val="clear" w:color="C6EFCE" w:fill="C6EFCE"/>
            <w:vAlign w:val="center"/>
            <w:hideMark/>
          </w:tcPr>
          <w:p w14:paraId="21FC5F18" w14:textId="494EA6A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112403 U</w:t>
            </w:r>
          </w:p>
        </w:tc>
        <w:tc>
          <w:tcPr>
            <w:tcW w:w="936" w:type="dxa"/>
            <w:shd w:val="clear" w:color="C6EFCE" w:fill="C6EFCE"/>
            <w:vAlign w:val="center"/>
            <w:hideMark/>
          </w:tcPr>
          <w:p w14:paraId="69D8EC1D" w14:textId="29E85D9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169711 U</w:t>
            </w:r>
          </w:p>
        </w:tc>
        <w:tc>
          <w:tcPr>
            <w:tcW w:w="936" w:type="dxa"/>
            <w:shd w:val="clear" w:color="C6EFCE" w:fill="C6EFCE"/>
            <w:vAlign w:val="center"/>
            <w:hideMark/>
          </w:tcPr>
          <w:p w14:paraId="41E710EB" w14:textId="0E8C400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227247 U</w:t>
            </w:r>
          </w:p>
        </w:tc>
        <w:tc>
          <w:tcPr>
            <w:tcW w:w="936" w:type="dxa"/>
            <w:shd w:val="clear" w:color="FFEB9C" w:fill="FFEB9C"/>
            <w:vAlign w:val="center"/>
            <w:hideMark/>
          </w:tcPr>
          <w:p w14:paraId="5880CEED" w14:textId="222F3B2A"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324320 U</w:t>
            </w:r>
          </w:p>
        </w:tc>
        <w:tc>
          <w:tcPr>
            <w:tcW w:w="936" w:type="dxa"/>
            <w:shd w:val="clear" w:color="FFEB9C" w:fill="FFEB9C"/>
            <w:vAlign w:val="center"/>
            <w:hideMark/>
          </w:tcPr>
          <w:p w14:paraId="608F45D8" w14:textId="02BA19A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505283 U</w:t>
            </w:r>
          </w:p>
        </w:tc>
      </w:tr>
      <w:tr w:rsidR="00C73AEA" w:rsidRPr="00861080" w14:paraId="0F689F48" w14:textId="77777777" w:rsidTr="00952C88">
        <w:trPr>
          <w:trHeight w:val="20"/>
          <w:jc w:val="center"/>
        </w:trPr>
        <w:tc>
          <w:tcPr>
            <w:tcW w:w="936" w:type="dxa"/>
            <w:shd w:val="clear" w:color="000000" w:fill="F2F2F2"/>
            <w:noWrap/>
            <w:vAlign w:val="center"/>
            <w:hideMark/>
          </w:tcPr>
          <w:p w14:paraId="4369602E"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400</w:t>
            </w:r>
          </w:p>
        </w:tc>
        <w:tc>
          <w:tcPr>
            <w:tcW w:w="936" w:type="dxa"/>
            <w:shd w:val="clear" w:color="C6EFCE" w:fill="C6EFCE"/>
            <w:vAlign w:val="center"/>
            <w:hideMark/>
          </w:tcPr>
          <w:p w14:paraId="3C9B9FC0" w14:textId="5E1BC06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21372 U*</w:t>
            </w:r>
          </w:p>
        </w:tc>
        <w:tc>
          <w:tcPr>
            <w:tcW w:w="936" w:type="dxa"/>
            <w:shd w:val="clear" w:color="C6EFCE" w:fill="C6EFCE"/>
            <w:vAlign w:val="center"/>
            <w:hideMark/>
          </w:tcPr>
          <w:p w14:paraId="394C56D3" w14:textId="2F22F60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34339 U</w:t>
            </w:r>
          </w:p>
        </w:tc>
        <w:tc>
          <w:tcPr>
            <w:tcW w:w="936" w:type="dxa"/>
            <w:shd w:val="clear" w:color="C6EFCE" w:fill="C6EFCE"/>
            <w:vAlign w:val="center"/>
            <w:hideMark/>
          </w:tcPr>
          <w:p w14:paraId="40ABC0D5" w14:textId="35218DA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51446 U</w:t>
            </w:r>
          </w:p>
        </w:tc>
        <w:tc>
          <w:tcPr>
            <w:tcW w:w="936" w:type="dxa"/>
            <w:shd w:val="clear" w:color="C6EFCE" w:fill="C6EFCE"/>
            <w:vAlign w:val="center"/>
            <w:hideMark/>
          </w:tcPr>
          <w:p w14:paraId="18117F9A" w14:textId="22B63EF8"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81204 U</w:t>
            </w:r>
          </w:p>
        </w:tc>
        <w:tc>
          <w:tcPr>
            <w:tcW w:w="936" w:type="dxa"/>
            <w:shd w:val="clear" w:color="C6EFCE" w:fill="C6EFCE"/>
            <w:vAlign w:val="center"/>
            <w:hideMark/>
          </w:tcPr>
          <w:p w14:paraId="7258F0B6" w14:textId="7274A380"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104831 U</w:t>
            </w:r>
          </w:p>
        </w:tc>
        <w:tc>
          <w:tcPr>
            <w:tcW w:w="936" w:type="dxa"/>
            <w:shd w:val="clear" w:color="C6EFCE" w:fill="C6EFCE"/>
            <w:vAlign w:val="center"/>
            <w:hideMark/>
          </w:tcPr>
          <w:p w14:paraId="5917780B" w14:textId="52A0474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158333 U</w:t>
            </w:r>
          </w:p>
        </w:tc>
        <w:tc>
          <w:tcPr>
            <w:tcW w:w="936" w:type="dxa"/>
            <w:shd w:val="clear" w:color="FFEB9C" w:fill="FFEB9C"/>
            <w:vAlign w:val="center"/>
            <w:hideMark/>
          </w:tcPr>
          <w:p w14:paraId="746516A2" w14:textId="021B307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212057 U</w:t>
            </w:r>
          </w:p>
        </w:tc>
        <w:tc>
          <w:tcPr>
            <w:tcW w:w="936" w:type="dxa"/>
            <w:shd w:val="clear" w:color="FFEB9C" w:fill="FFEB9C"/>
            <w:vAlign w:val="center"/>
            <w:hideMark/>
          </w:tcPr>
          <w:p w14:paraId="6522407B" w14:textId="6731FA4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302715 U</w:t>
            </w:r>
          </w:p>
        </w:tc>
        <w:tc>
          <w:tcPr>
            <w:tcW w:w="936" w:type="dxa"/>
            <w:shd w:val="clear" w:color="FFEB9C" w:fill="FFEB9C"/>
            <w:vAlign w:val="center"/>
            <w:hideMark/>
          </w:tcPr>
          <w:p w14:paraId="6E10A3CB" w14:textId="4F89752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471749 U</w:t>
            </w:r>
          </w:p>
        </w:tc>
      </w:tr>
      <w:tr w:rsidR="00C73AEA" w:rsidRPr="00861080" w14:paraId="1DC36B38" w14:textId="77777777" w:rsidTr="00952C88">
        <w:trPr>
          <w:trHeight w:val="20"/>
          <w:jc w:val="center"/>
        </w:trPr>
        <w:tc>
          <w:tcPr>
            <w:tcW w:w="936" w:type="dxa"/>
            <w:shd w:val="clear" w:color="000000" w:fill="F2F2F2"/>
            <w:noWrap/>
            <w:vAlign w:val="center"/>
            <w:hideMark/>
          </w:tcPr>
          <w:p w14:paraId="3BB33C70"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500</w:t>
            </w:r>
          </w:p>
        </w:tc>
        <w:tc>
          <w:tcPr>
            <w:tcW w:w="936" w:type="dxa"/>
            <w:shd w:val="clear" w:color="C6EFCE" w:fill="C6EFCE"/>
            <w:vAlign w:val="center"/>
            <w:hideMark/>
          </w:tcPr>
          <w:p w14:paraId="66225FC3" w14:textId="61F5EDA6"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18957 U*</w:t>
            </w:r>
          </w:p>
        </w:tc>
        <w:tc>
          <w:tcPr>
            <w:tcW w:w="936" w:type="dxa"/>
            <w:shd w:val="clear" w:color="C6EFCE" w:fill="C6EFCE"/>
            <w:vAlign w:val="center"/>
            <w:hideMark/>
          </w:tcPr>
          <w:p w14:paraId="4FC0BC31" w14:textId="62BA32D7"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30491 U</w:t>
            </w:r>
          </w:p>
        </w:tc>
        <w:tc>
          <w:tcPr>
            <w:tcW w:w="936" w:type="dxa"/>
            <w:shd w:val="clear" w:color="C6EFCE" w:fill="C6EFCE"/>
            <w:vAlign w:val="center"/>
            <w:hideMark/>
          </w:tcPr>
          <w:p w14:paraId="30008369" w14:textId="748AA09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45718 U</w:t>
            </w:r>
          </w:p>
        </w:tc>
        <w:tc>
          <w:tcPr>
            <w:tcW w:w="936" w:type="dxa"/>
            <w:shd w:val="clear" w:color="C6EFCE" w:fill="C6EFCE"/>
            <w:vAlign w:val="center"/>
            <w:hideMark/>
          </w:tcPr>
          <w:p w14:paraId="1EBE244B" w14:textId="60E82D9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72220 U</w:t>
            </w:r>
          </w:p>
        </w:tc>
        <w:tc>
          <w:tcPr>
            <w:tcW w:w="936" w:type="dxa"/>
            <w:shd w:val="clear" w:color="C6EFCE" w:fill="C6EFCE"/>
            <w:vAlign w:val="center"/>
            <w:hideMark/>
          </w:tcPr>
          <w:p w14:paraId="7F832038" w14:textId="6EF0462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93272 U</w:t>
            </w:r>
          </w:p>
        </w:tc>
        <w:tc>
          <w:tcPr>
            <w:tcW w:w="936" w:type="dxa"/>
            <w:shd w:val="clear" w:color="FFEB9C" w:fill="FFEB9C"/>
            <w:vAlign w:val="center"/>
            <w:hideMark/>
          </w:tcPr>
          <w:p w14:paraId="6477EF6A" w14:textId="625BB6D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140957 U</w:t>
            </w:r>
          </w:p>
        </w:tc>
        <w:tc>
          <w:tcPr>
            <w:tcW w:w="936" w:type="dxa"/>
            <w:shd w:val="clear" w:color="FFEB9C" w:fill="FFEB9C"/>
            <w:vAlign w:val="center"/>
            <w:hideMark/>
          </w:tcPr>
          <w:p w14:paraId="6828A513" w14:textId="16200C9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188857 U</w:t>
            </w:r>
          </w:p>
        </w:tc>
        <w:tc>
          <w:tcPr>
            <w:tcW w:w="936" w:type="dxa"/>
            <w:shd w:val="clear" w:color="FFEB9C" w:fill="FFEB9C"/>
            <w:vAlign w:val="center"/>
            <w:hideMark/>
          </w:tcPr>
          <w:p w14:paraId="7A51B57F" w14:textId="2523CC09"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269711 U</w:t>
            </w:r>
          </w:p>
        </w:tc>
        <w:tc>
          <w:tcPr>
            <w:tcW w:w="936" w:type="dxa"/>
            <w:shd w:val="clear" w:color="FFEB9C" w:fill="FFEB9C"/>
            <w:vAlign w:val="center"/>
            <w:hideMark/>
          </w:tcPr>
          <w:p w14:paraId="2BACC30C" w14:textId="52AE576F"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420514 U</w:t>
            </w:r>
          </w:p>
        </w:tc>
      </w:tr>
      <w:tr w:rsidR="00C73AEA" w:rsidRPr="00861080" w14:paraId="7F4E2E5F" w14:textId="77777777" w:rsidTr="00952C88">
        <w:trPr>
          <w:trHeight w:val="20"/>
          <w:jc w:val="center"/>
        </w:trPr>
        <w:tc>
          <w:tcPr>
            <w:tcW w:w="936" w:type="dxa"/>
            <w:shd w:val="clear" w:color="000000" w:fill="F2F2F2"/>
            <w:noWrap/>
            <w:vAlign w:val="center"/>
            <w:hideMark/>
          </w:tcPr>
          <w:p w14:paraId="6CF4FE3C" w14:textId="77777777" w:rsidR="00C73AEA" w:rsidRPr="00861080" w:rsidRDefault="00C73AEA" w:rsidP="00C73AEA">
            <w:pPr>
              <w:spacing w:after="0"/>
              <w:jc w:val="center"/>
              <w:rPr>
                <w:rFonts w:eastAsia="Times New Roman" w:cs="Arial"/>
                <w:b/>
                <w:bCs/>
                <w:sz w:val="16"/>
                <w:szCs w:val="16"/>
              </w:rPr>
            </w:pPr>
            <w:r>
              <w:rPr>
                <w:rFonts w:eastAsia="Times New Roman" w:cs="Arial"/>
                <w:b/>
                <w:bCs/>
                <w:sz w:val="16"/>
                <w:szCs w:val="16"/>
              </w:rPr>
              <w:t>600</w:t>
            </w:r>
          </w:p>
        </w:tc>
        <w:tc>
          <w:tcPr>
            <w:tcW w:w="936" w:type="dxa"/>
            <w:shd w:val="clear" w:color="C6EFCE" w:fill="C6EFCE"/>
            <w:vAlign w:val="center"/>
            <w:hideMark/>
          </w:tcPr>
          <w:p w14:paraId="0DCA3B29" w14:textId="5FA4B40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17180 U*</w:t>
            </w:r>
          </w:p>
        </w:tc>
        <w:tc>
          <w:tcPr>
            <w:tcW w:w="936" w:type="dxa"/>
            <w:shd w:val="clear" w:color="C6EFCE" w:fill="C6EFCE"/>
            <w:vAlign w:val="center"/>
            <w:hideMark/>
          </w:tcPr>
          <w:p w14:paraId="224C5502" w14:textId="1DA6E582"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27659 U</w:t>
            </w:r>
          </w:p>
        </w:tc>
        <w:tc>
          <w:tcPr>
            <w:tcW w:w="936" w:type="dxa"/>
            <w:shd w:val="clear" w:color="C6EFCE" w:fill="C6EFCE"/>
            <w:vAlign w:val="center"/>
            <w:hideMark/>
          </w:tcPr>
          <w:p w14:paraId="656601A5" w14:textId="1615161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41500 U</w:t>
            </w:r>
          </w:p>
        </w:tc>
        <w:tc>
          <w:tcPr>
            <w:tcW w:w="936" w:type="dxa"/>
            <w:shd w:val="clear" w:color="C6EFCE" w:fill="C6EFCE"/>
            <w:vAlign w:val="center"/>
            <w:hideMark/>
          </w:tcPr>
          <w:p w14:paraId="155A0191" w14:textId="1F8F4D8C"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65603 U</w:t>
            </w:r>
          </w:p>
        </w:tc>
        <w:tc>
          <w:tcPr>
            <w:tcW w:w="936" w:type="dxa"/>
            <w:shd w:val="clear" w:color="C6EFCE" w:fill="C6EFCE"/>
            <w:vAlign w:val="center"/>
            <w:hideMark/>
          </w:tcPr>
          <w:p w14:paraId="38FADD5C" w14:textId="7E638A71"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84754 U</w:t>
            </w:r>
          </w:p>
        </w:tc>
        <w:tc>
          <w:tcPr>
            <w:tcW w:w="936" w:type="dxa"/>
            <w:shd w:val="clear" w:color="FFEB9C" w:fill="FFEB9C"/>
            <w:vAlign w:val="center"/>
            <w:hideMark/>
          </w:tcPr>
          <w:p w14:paraId="0B0AE96B" w14:textId="165FB204"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128151 U</w:t>
            </w:r>
          </w:p>
        </w:tc>
        <w:tc>
          <w:tcPr>
            <w:tcW w:w="936" w:type="dxa"/>
            <w:shd w:val="clear" w:color="FFEB9C" w:fill="FFEB9C"/>
            <w:vAlign w:val="center"/>
            <w:hideMark/>
          </w:tcPr>
          <w:p w14:paraId="3CA95CED" w14:textId="7129D3FB"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171756 U</w:t>
            </w:r>
          </w:p>
        </w:tc>
        <w:tc>
          <w:tcPr>
            <w:tcW w:w="936" w:type="dxa"/>
            <w:shd w:val="clear" w:color="FFEB9C" w:fill="FFEB9C"/>
            <w:vAlign w:val="center"/>
            <w:hideMark/>
          </w:tcPr>
          <w:p w14:paraId="485ECCA2" w14:textId="23654A03"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245378 U</w:t>
            </w:r>
          </w:p>
        </w:tc>
        <w:tc>
          <w:tcPr>
            <w:tcW w:w="936" w:type="dxa"/>
            <w:shd w:val="clear" w:color="FFEB9C" w:fill="FFEB9C"/>
            <w:vAlign w:val="center"/>
            <w:hideMark/>
          </w:tcPr>
          <w:p w14:paraId="77DD4933" w14:textId="2E540AB5" w:rsidR="00C73AEA" w:rsidRPr="00C73AEA" w:rsidRDefault="00C73AEA" w:rsidP="00C73AEA">
            <w:pPr>
              <w:spacing w:after="0"/>
              <w:jc w:val="center"/>
              <w:rPr>
                <w:rFonts w:eastAsia="Times New Roman" w:cs="Arial"/>
                <w:color w:val="000000"/>
                <w:sz w:val="16"/>
                <w:szCs w:val="16"/>
              </w:rPr>
            </w:pPr>
            <w:r>
              <w:rPr>
                <w:rFonts w:cs="Arial"/>
                <w:color w:val="000000"/>
                <w:sz w:val="16"/>
                <w:szCs w:val="16"/>
              </w:rPr>
              <w:t>382732 U</w:t>
            </w:r>
          </w:p>
        </w:tc>
      </w:tr>
    </w:tbl>
    <w:p w14:paraId="2FF83173" w14:textId="79AC0F60" w:rsidR="002566C8" w:rsidRDefault="00E50A89" w:rsidP="000F5D4F">
      <w:pPr>
        <w:rPr>
          <w:i/>
          <w:iCs/>
        </w:rPr>
      </w:pPr>
      <w:r>
        <w:rPr>
          <w:i/>
          <w:iCs/>
        </w:rPr>
        <w:t>Table 14 – Reynolds numbers for natural gas back-calculated using the Churchill correlation at each pipe size and length under an inlet pressure of 140 kPa and a pressure drop of 70 kPa, matching Table A.7 of CSA B149.1:25.</w:t>
      </w:r>
      <w:r>
        <w:rPr>
          <w:rFonts w:cs="Arial"/>
          <w:i/>
          <w:iCs/>
          <w:szCs w:val="20"/>
        </w:rPr>
        <w:t xml:space="preserve"> L: Re below 2,300; T: Re between 2,300 and 4,000; U: Re above 4,000.</w:t>
      </w:r>
    </w:p>
    <w:p w14:paraId="5F8DDB0C" w14:textId="77777777" w:rsidR="008A1FBF" w:rsidRDefault="00626F30" w:rsidP="00626F30">
      <w:pPr>
        <w:rPr>
          <w:rFonts w:cs="Arial"/>
        </w:rPr>
      </w:pPr>
      <w:r>
        <w:rPr>
          <w:rFonts w:cs="Arial"/>
        </w:rPr>
        <w:t xml:space="preserve">Turbulent flow by itself does not guarantee agreement with the GFE-Churchill computations. At the pressure schedule of Table A.3 only three cells fall below </w:t>
      </w:r>
      <w:r>
        <w:rPr>
          <w:rFonts w:cs="Arial"/>
          <w:i/>
        </w:rPr>
        <w:t>Re</w:t>
      </w:r>
      <w:r>
        <w:rPr>
          <w:rFonts w:cs="Arial"/>
        </w:rPr>
        <w:t xml:space="preserve"> = 4000, yet the difference still reaches 11.3% at the longest length and largest diameter. Figure 8 accounts for this, as Moody friction is a collection of curves fanning out by relative roughness, whereas the Polyflo power law is a single curve running through the middle of them. At Reynolds numbers of order 10</w:t>
      </w:r>
      <w:r>
        <w:rPr>
          <w:rFonts w:cs="Arial"/>
          <w:vertAlign w:val="superscript"/>
        </w:rPr>
        <w:t>5</w:t>
      </w:r>
      <w:r>
        <w:rPr>
          <w:rFonts w:cs="Arial"/>
        </w:rPr>
        <w:t xml:space="preserve"> the roughest pipes lie above the Polyflo curve, thus Polyflo underpredicts friction and overpredicts capacity. The smoothest pipes lie below the Polyflo curve, so Polyflo overpredicts friction and underpredicts capacity there. </w:t>
      </w:r>
    </w:p>
    <w:p w14:paraId="60194621" w14:textId="77777777" w:rsidR="0043373D" w:rsidRDefault="00221FCD" w:rsidP="006C5175">
      <w:pPr>
        <w:rPr>
          <w:rFonts w:cs="Arial"/>
        </w:rPr>
      </w:pPr>
      <w:r>
        <w:rPr>
          <w:rFonts w:cs="Arial"/>
        </w:rPr>
        <w:t xml:space="preserve">At the pressure schedule of Table A.7 every cell is turbulent, while the shortest length returns differences between 10.3% and 11.5% across all nine diameters at Reynolds numbers from 269,000 upwards. The mechanism differs at these far higher Reynolds numbers. Each Moody curve reaches a fully rough asymptote, the rough pipes early and the smooth ones later, whereas the Polyflo power law never asymptotes and continues to fall. In this region, the Polyflo curve drops below every Moody curve, underpredicts friction, thus overpredicts capacity at every diameter. The closest agreement occurs in a band immediately above the transition, between </w:t>
      </w:r>
      <w:r>
        <w:rPr>
          <w:rFonts w:cs="Arial"/>
          <w:i/>
        </w:rPr>
        <w:t>Re</w:t>
      </w:r>
      <w:r>
        <w:rPr>
          <w:rFonts w:cs="Arial"/>
        </w:rPr>
        <w:t xml:space="preserve"> = 4,000 and 10,000, within which all nine pipe sizes lie inside 5% of the GFE-Churchill capacity when evaluated on unrounded capacities; on the published whole-kilowatt basis three cells breach the band through rounding alone. </w:t>
      </w:r>
    </w:p>
    <w:p w14:paraId="44A459F9" w14:textId="401412AF" w:rsidR="00222D6C" w:rsidRDefault="00221FCD" w:rsidP="006C5175">
      <w:pPr>
        <w:rPr>
          <w:rFonts w:cs="Arial"/>
        </w:rPr>
      </w:pPr>
      <w:r>
        <w:rPr>
          <w:rFonts w:cs="Arial"/>
        </w:rPr>
        <w:t xml:space="preserve">The </w:t>
      </w:r>
      <w:del w:id="1860" w:author="Olga Arevalo Quintero" w:date="2026-09-20T13:34:00Z" w16du:dateUtc="2026-09-20T17:34:00Z">
        <w:r>
          <w:rPr>
            <w:rFonts w:cs="Arial"/>
          </w:rPr>
          <w:delText xml:space="preserve">error </w:delText>
        </w:r>
      </w:del>
      <w:ins w:id="1861" w:author="Olga Arevalo Quintero" w:date="2026-09-20T13:34:00Z" w16du:dateUtc="2026-09-20T17:34:00Z">
        <w:r>
          <w:rPr>
            <w:rFonts w:cs="Arial"/>
          </w:rPr>
          <w:t xml:space="preserve">deviations </w:t>
        </w:r>
      </w:ins>
      <w:r>
        <w:rPr>
          <w:rFonts w:cs="Arial"/>
        </w:rPr>
        <w:t>maps of Tables 12 to 14 are computed for natural gas, and no hydrogen flow data exists against which to repeat them. They transfer to hydrogen nonetheless, because at matched Reynolds number and ε/D the capacity ratio between GFE-Churchill and Polyflo is independent of the working gas. Both closures share the same GFE pre-factor collecting all gas and pressure terms; when the ratio Q</w:t>
      </w:r>
      <w:r>
        <w:rPr>
          <w:rFonts w:cs="Arial"/>
          <w:vertAlign w:val="subscript"/>
        </w:rPr>
        <w:t>GFE</w:t>
      </w:r>
      <w:r>
        <w:rPr>
          <w:rFonts w:cs="Arial"/>
        </w:rPr>
        <w:t xml:space="preserve"> / </w:t>
      </w:r>
      <w:proofErr w:type="spellStart"/>
      <w:r>
        <w:rPr>
          <w:rFonts w:cs="Arial"/>
        </w:rPr>
        <w:t>Q</w:t>
      </w:r>
      <w:r>
        <w:rPr>
          <w:rFonts w:cs="Arial"/>
          <w:vertAlign w:val="subscript"/>
        </w:rPr>
        <w:t>Polyflo</w:t>
      </w:r>
      <w:proofErr w:type="spellEnd"/>
      <w:r>
        <w:rPr>
          <w:rFonts w:cs="Arial"/>
        </w:rPr>
        <w:t xml:space="preserve"> is formed, this pre-factor cancels exactly, leaving (</w:t>
      </w:r>
      <w:proofErr w:type="spellStart"/>
      <w:r>
        <w:rPr>
          <w:rFonts w:cs="Arial"/>
          <w:i/>
        </w:rPr>
        <w:t>f</w:t>
      </w:r>
      <w:r>
        <w:rPr>
          <w:rFonts w:cs="Arial"/>
          <w:vertAlign w:val="subscript"/>
        </w:rPr>
        <w:t>Polyflo</w:t>
      </w:r>
      <w:proofErr w:type="spellEnd"/>
      <w:r>
        <w:rPr>
          <w:rFonts w:cs="Arial"/>
        </w:rPr>
        <w:t xml:space="preserve"> / </w:t>
      </w:r>
      <w:proofErr w:type="spellStart"/>
      <w:r>
        <w:rPr>
          <w:rFonts w:cs="Arial"/>
          <w:i/>
        </w:rPr>
        <w:t>f</w:t>
      </w:r>
      <w:r>
        <w:rPr>
          <w:rFonts w:cs="Arial"/>
          <w:vertAlign w:val="subscript"/>
        </w:rPr>
        <w:t>GFE</w:t>
      </w:r>
      <w:proofErr w:type="spellEnd"/>
      <w:r>
        <w:rPr>
          <w:rFonts w:cs="Arial"/>
        </w:rPr>
        <w:t>)</w:t>
      </w:r>
      <w:r>
        <w:rPr>
          <w:rFonts w:cs="Arial"/>
          <w:vertAlign w:val="superscript"/>
        </w:rPr>
        <w:t>0.5</w:t>
      </w:r>
      <w:r>
        <w:rPr>
          <w:rFonts w:cs="Arial"/>
        </w:rPr>
        <w:t xml:space="preserve">. Since </w:t>
      </w:r>
      <w:proofErr w:type="spellStart"/>
      <w:r>
        <w:rPr>
          <w:rFonts w:cs="Arial"/>
          <w:i/>
        </w:rPr>
        <w:t>f</w:t>
      </w:r>
      <w:r>
        <w:rPr>
          <w:rFonts w:cs="Arial"/>
          <w:vertAlign w:val="subscript"/>
        </w:rPr>
        <w:t>Polyflo</w:t>
      </w:r>
      <w:proofErr w:type="spellEnd"/>
      <w:r>
        <w:rPr>
          <w:rFonts w:cs="Arial"/>
        </w:rPr>
        <w:t xml:space="preserve"> depends only on </w:t>
      </w:r>
      <w:r>
        <w:rPr>
          <w:rFonts w:cs="Arial"/>
          <w:i/>
        </w:rPr>
        <w:t>Re</w:t>
      </w:r>
      <w:r>
        <w:rPr>
          <w:rFonts w:cs="Arial"/>
        </w:rPr>
        <w:t xml:space="preserve"> and </w:t>
      </w:r>
      <w:proofErr w:type="spellStart"/>
      <w:r>
        <w:rPr>
          <w:rFonts w:cs="Arial"/>
          <w:i/>
        </w:rPr>
        <w:t>f</w:t>
      </w:r>
      <w:r>
        <w:rPr>
          <w:rFonts w:cs="Arial"/>
          <w:vertAlign w:val="subscript"/>
        </w:rPr>
        <w:t>GFE</w:t>
      </w:r>
      <w:proofErr w:type="spellEnd"/>
      <w:r>
        <w:rPr>
          <w:rFonts w:cs="Arial"/>
        </w:rPr>
        <w:t xml:space="preserve"> depends only on </w:t>
      </w:r>
      <w:r>
        <w:rPr>
          <w:rFonts w:cs="Arial"/>
          <w:i/>
        </w:rPr>
        <w:t>Re</w:t>
      </w:r>
      <w:r>
        <w:rPr>
          <w:rFonts w:cs="Arial"/>
        </w:rPr>
        <w:t xml:space="preserve"> and ε/D, the ratio is a function of (</w:t>
      </w:r>
      <w:r>
        <w:rPr>
          <w:rFonts w:cs="Arial"/>
          <w:i/>
        </w:rPr>
        <w:t>Re</w:t>
      </w:r>
      <w:r>
        <w:rPr>
          <w:rFonts w:cs="Arial"/>
        </w:rPr>
        <w:t>, ε/D) alone, regardless of which gas, pipe length, or pressure schedule produced the operating point. The gas-independence follows directly from Equation (7), which contains no gas properties. Table 15 verifies this numerically for natural gas, hydrogen, butane and propane at NPS 1, drawn from three different pressure schedules at lengths from 24 m to 600 m and Reynolds numbers within 2.3% of each other, all returning a difference of 3.3%.</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5"/>
        <w:tblDescription w:val="Table 15 – GFE-Churchill versus Polyflo capacity difference at approximately matched Reynolds number, NPS 1 Schedule 40 throughout, for four gases drawn from three different pressure schedules of CSA B149.1:25 Annex A. Natural gas at 250 m is the anc"/>
      </w:tblPr>
      <w:tblGrid>
        <w:gridCol w:w="1124"/>
        <w:gridCol w:w="1372"/>
        <w:gridCol w:w="696"/>
        <w:gridCol w:w="1017"/>
        <w:gridCol w:w="2323"/>
        <w:gridCol w:w="2528"/>
      </w:tblGrid>
      <w:tr w:rsidR="00782706" w:rsidRPr="00C66505" w14:paraId="5DC7CE8B" w14:textId="77777777" w:rsidTr="00590014">
        <w:trPr>
          <w:trHeight w:val="58"/>
          <w:tblHeader/>
          <w:jc w:val="center"/>
        </w:trPr>
        <w:tc>
          <w:tcPr>
            <w:tcW w:w="1124" w:type="dxa"/>
            <w:shd w:val="clear" w:color="auto" w:fill="F2F2F2" w:themeFill="background1" w:themeFillShade="F2"/>
            <w:vAlign w:val="center"/>
            <w:hideMark/>
          </w:tcPr>
          <w:p w14:paraId="701C7434" w14:textId="77777777" w:rsidR="00782706" w:rsidRPr="00C66505" w:rsidRDefault="00782706" w:rsidP="00A507BF">
            <w:pPr>
              <w:spacing w:after="0"/>
              <w:rPr>
                <w:rFonts w:cs="Arial"/>
                <w:b/>
                <w:bCs/>
                <w:sz w:val="16"/>
                <w:szCs w:val="16"/>
              </w:rPr>
            </w:pPr>
            <w:r>
              <w:rPr>
                <w:rFonts w:cs="Arial"/>
                <w:b/>
                <w:bCs/>
                <w:sz w:val="16"/>
                <w:szCs w:val="16"/>
              </w:rPr>
              <w:t>Gas</w:t>
            </w:r>
          </w:p>
        </w:tc>
        <w:tc>
          <w:tcPr>
            <w:tcW w:w="1372" w:type="dxa"/>
            <w:shd w:val="clear" w:color="auto" w:fill="F2F2F2" w:themeFill="background1" w:themeFillShade="F2"/>
            <w:vAlign w:val="center"/>
            <w:hideMark/>
          </w:tcPr>
          <w:p w14:paraId="0EA2EB6D" w14:textId="77777777" w:rsidR="00782706" w:rsidRPr="00C66505" w:rsidRDefault="00782706" w:rsidP="00A507BF">
            <w:pPr>
              <w:spacing w:after="0"/>
              <w:rPr>
                <w:rFonts w:cs="Arial"/>
                <w:b/>
                <w:bCs/>
                <w:sz w:val="16"/>
                <w:szCs w:val="16"/>
              </w:rPr>
            </w:pPr>
            <w:r>
              <w:rPr>
                <w:rFonts w:cs="Arial"/>
                <w:b/>
                <w:bCs/>
                <w:sz w:val="16"/>
                <w:szCs w:val="16"/>
              </w:rPr>
              <w:t>Annex A table</w:t>
            </w:r>
          </w:p>
        </w:tc>
        <w:tc>
          <w:tcPr>
            <w:tcW w:w="696" w:type="dxa"/>
            <w:shd w:val="clear" w:color="auto" w:fill="F2F2F2" w:themeFill="background1" w:themeFillShade="F2"/>
            <w:vAlign w:val="center"/>
            <w:hideMark/>
          </w:tcPr>
          <w:p w14:paraId="1B2E63E1" w14:textId="77777777" w:rsidR="00782706" w:rsidRPr="00C66505" w:rsidRDefault="00782706" w:rsidP="00A507BF">
            <w:pPr>
              <w:spacing w:after="0"/>
              <w:rPr>
                <w:rFonts w:cs="Arial"/>
                <w:b/>
                <w:bCs/>
                <w:sz w:val="16"/>
                <w:szCs w:val="16"/>
              </w:rPr>
            </w:pPr>
            <w:r>
              <w:rPr>
                <w:rFonts w:cs="Arial"/>
                <w:b/>
                <w:bCs/>
                <w:sz w:val="16"/>
                <w:szCs w:val="16"/>
              </w:rPr>
              <w:t>L (m)</w:t>
            </w:r>
          </w:p>
        </w:tc>
        <w:tc>
          <w:tcPr>
            <w:tcW w:w="1017" w:type="dxa"/>
            <w:shd w:val="clear" w:color="auto" w:fill="F2F2F2" w:themeFill="background1" w:themeFillShade="F2"/>
            <w:vAlign w:val="center"/>
            <w:hideMark/>
          </w:tcPr>
          <w:p w14:paraId="5DBA79D1" w14:textId="77777777" w:rsidR="00782706" w:rsidRPr="00C66505" w:rsidRDefault="00782706" w:rsidP="00A507BF">
            <w:pPr>
              <w:spacing w:after="0"/>
              <w:rPr>
                <w:rFonts w:cs="Arial"/>
                <w:b/>
                <w:bCs/>
                <w:sz w:val="16"/>
                <w:szCs w:val="16"/>
              </w:rPr>
            </w:pPr>
            <w:r>
              <w:rPr>
                <w:rFonts w:cs="Arial"/>
                <w:b/>
                <w:bCs/>
                <w:i/>
                <w:sz w:val="16"/>
                <w:szCs w:val="16"/>
              </w:rPr>
              <w:t>Re</w:t>
            </w:r>
          </w:p>
        </w:tc>
        <w:tc>
          <w:tcPr>
            <w:tcW w:w="2323" w:type="dxa"/>
            <w:shd w:val="clear" w:color="auto" w:fill="F2F2F2" w:themeFill="background1" w:themeFillShade="F2"/>
            <w:vAlign w:val="center"/>
            <w:hideMark/>
          </w:tcPr>
          <w:p w14:paraId="55E020EA" w14:textId="77777777" w:rsidR="00782706" w:rsidRPr="00C66505" w:rsidRDefault="00782706" w:rsidP="00A507BF">
            <w:pPr>
              <w:spacing w:after="0"/>
              <w:rPr>
                <w:rFonts w:cs="Arial"/>
                <w:b/>
                <w:bCs/>
                <w:sz w:val="16"/>
                <w:szCs w:val="16"/>
              </w:rPr>
            </w:pPr>
            <w:r>
              <w:rPr>
                <w:rFonts w:cs="Arial"/>
                <w:b/>
                <w:bCs/>
                <w:sz w:val="16"/>
                <w:szCs w:val="16"/>
              </w:rPr>
              <w:t>GFE-Polyflo difference (%)</w:t>
            </w:r>
          </w:p>
        </w:tc>
        <w:tc>
          <w:tcPr>
            <w:tcW w:w="2528" w:type="dxa"/>
            <w:shd w:val="clear" w:color="auto" w:fill="F2F2F2" w:themeFill="background1" w:themeFillShade="F2"/>
            <w:vAlign w:val="center"/>
            <w:hideMark/>
          </w:tcPr>
          <w:p w14:paraId="125B909F" w14:textId="77777777" w:rsidR="00782706" w:rsidRPr="00C66505" w:rsidRDefault="00782706" w:rsidP="00A507BF">
            <w:pPr>
              <w:spacing w:after="0"/>
              <w:rPr>
                <w:rFonts w:cs="Arial"/>
                <w:b/>
                <w:bCs/>
                <w:sz w:val="16"/>
                <w:szCs w:val="16"/>
              </w:rPr>
            </w:pPr>
            <w:r>
              <w:rPr>
                <w:rFonts w:cs="Arial"/>
                <w:b/>
                <w:bCs/>
                <w:i/>
                <w:sz w:val="16"/>
                <w:szCs w:val="16"/>
              </w:rPr>
              <w:t>Re</w:t>
            </w:r>
            <w:r>
              <w:rPr>
                <w:rFonts w:cs="Arial"/>
                <w:b/>
                <w:bCs/>
                <w:sz w:val="16"/>
                <w:szCs w:val="16"/>
              </w:rPr>
              <w:t xml:space="preserve"> deviation from anchor (%)</w:t>
            </w:r>
          </w:p>
        </w:tc>
      </w:tr>
      <w:tr w:rsidR="00782706" w:rsidRPr="00C66505" w14:paraId="17264D68" w14:textId="77777777" w:rsidTr="00782706">
        <w:trPr>
          <w:trHeight w:val="58"/>
          <w:jc w:val="center"/>
        </w:trPr>
        <w:tc>
          <w:tcPr>
            <w:tcW w:w="1124" w:type="dxa"/>
            <w:vAlign w:val="center"/>
            <w:hideMark/>
          </w:tcPr>
          <w:p w14:paraId="554B9FD5" w14:textId="77777777" w:rsidR="00782706" w:rsidRPr="00C66505" w:rsidRDefault="00782706" w:rsidP="00A507BF">
            <w:pPr>
              <w:spacing w:after="0"/>
              <w:rPr>
                <w:rFonts w:cs="Arial"/>
                <w:sz w:val="16"/>
                <w:szCs w:val="16"/>
              </w:rPr>
            </w:pPr>
            <w:r>
              <w:rPr>
                <w:rFonts w:cs="Arial"/>
                <w:sz w:val="16"/>
                <w:szCs w:val="16"/>
              </w:rPr>
              <w:t>Natural gas</w:t>
            </w:r>
          </w:p>
        </w:tc>
        <w:tc>
          <w:tcPr>
            <w:tcW w:w="1372" w:type="dxa"/>
            <w:vAlign w:val="center"/>
            <w:hideMark/>
          </w:tcPr>
          <w:p w14:paraId="513F9973" w14:textId="77777777" w:rsidR="00782706" w:rsidRPr="00C66505" w:rsidRDefault="00782706" w:rsidP="00A507BF">
            <w:pPr>
              <w:spacing w:after="0"/>
              <w:rPr>
                <w:rFonts w:cs="Arial"/>
                <w:sz w:val="16"/>
                <w:szCs w:val="16"/>
              </w:rPr>
            </w:pPr>
            <w:r>
              <w:rPr>
                <w:rFonts w:cs="Arial"/>
                <w:sz w:val="16"/>
                <w:szCs w:val="16"/>
              </w:rPr>
              <w:t>A.5</w:t>
            </w:r>
          </w:p>
        </w:tc>
        <w:tc>
          <w:tcPr>
            <w:tcW w:w="696" w:type="dxa"/>
            <w:vAlign w:val="center"/>
            <w:hideMark/>
          </w:tcPr>
          <w:p w14:paraId="0FEEC046" w14:textId="77777777" w:rsidR="00782706" w:rsidRPr="00C66505" w:rsidRDefault="00782706" w:rsidP="00A507BF">
            <w:pPr>
              <w:spacing w:after="0"/>
              <w:rPr>
                <w:rFonts w:cs="Arial"/>
                <w:sz w:val="16"/>
                <w:szCs w:val="16"/>
              </w:rPr>
            </w:pPr>
            <w:r>
              <w:rPr>
                <w:rFonts w:cs="Arial"/>
                <w:sz w:val="16"/>
                <w:szCs w:val="16"/>
              </w:rPr>
              <w:t>250</w:t>
            </w:r>
          </w:p>
        </w:tc>
        <w:tc>
          <w:tcPr>
            <w:tcW w:w="1017" w:type="dxa"/>
            <w:vAlign w:val="center"/>
            <w:hideMark/>
          </w:tcPr>
          <w:p w14:paraId="5552FBB2" w14:textId="77777777" w:rsidR="00782706" w:rsidRPr="00C66505" w:rsidRDefault="00782706" w:rsidP="00A507BF">
            <w:pPr>
              <w:spacing w:after="0"/>
              <w:rPr>
                <w:rFonts w:cs="Arial"/>
                <w:sz w:val="16"/>
                <w:szCs w:val="16"/>
              </w:rPr>
            </w:pPr>
            <w:r>
              <w:rPr>
                <w:rFonts w:cs="Arial"/>
                <w:sz w:val="16"/>
                <w:szCs w:val="16"/>
              </w:rPr>
              <w:t>23,914.50</w:t>
            </w:r>
          </w:p>
        </w:tc>
        <w:tc>
          <w:tcPr>
            <w:tcW w:w="2323" w:type="dxa"/>
            <w:vAlign w:val="center"/>
            <w:hideMark/>
          </w:tcPr>
          <w:p w14:paraId="6B8EB354" w14:textId="77777777" w:rsidR="00782706" w:rsidRPr="00C66505" w:rsidRDefault="00782706" w:rsidP="00A507BF">
            <w:pPr>
              <w:spacing w:after="0"/>
              <w:rPr>
                <w:rFonts w:cs="Arial"/>
                <w:sz w:val="16"/>
                <w:szCs w:val="16"/>
              </w:rPr>
            </w:pPr>
            <w:r>
              <w:rPr>
                <w:rFonts w:cs="Arial"/>
                <w:sz w:val="16"/>
                <w:szCs w:val="16"/>
              </w:rPr>
              <w:t>3.2964</w:t>
            </w:r>
          </w:p>
        </w:tc>
        <w:tc>
          <w:tcPr>
            <w:tcW w:w="2528" w:type="dxa"/>
            <w:vAlign w:val="center"/>
            <w:hideMark/>
          </w:tcPr>
          <w:p w14:paraId="5C828B49" w14:textId="77777777" w:rsidR="00782706" w:rsidRPr="00C66505" w:rsidRDefault="00782706" w:rsidP="00A507BF">
            <w:pPr>
              <w:spacing w:after="0"/>
              <w:rPr>
                <w:rFonts w:cs="Arial"/>
                <w:sz w:val="16"/>
                <w:szCs w:val="16"/>
              </w:rPr>
            </w:pPr>
            <w:r>
              <w:rPr>
                <w:rFonts w:cs="Arial"/>
                <w:sz w:val="16"/>
                <w:szCs w:val="16"/>
              </w:rPr>
              <w:t>0</w:t>
            </w:r>
          </w:p>
        </w:tc>
      </w:tr>
      <w:tr w:rsidR="00782706" w:rsidRPr="00C66505" w14:paraId="50060FCD" w14:textId="77777777" w:rsidTr="00782706">
        <w:trPr>
          <w:trHeight w:val="58"/>
          <w:jc w:val="center"/>
        </w:trPr>
        <w:tc>
          <w:tcPr>
            <w:tcW w:w="1124" w:type="dxa"/>
            <w:vAlign w:val="center"/>
            <w:hideMark/>
          </w:tcPr>
          <w:p w14:paraId="3374591C" w14:textId="77777777" w:rsidR="00782706" w:rsidRPr="00C66505" w:rsidRDefault="00782706" w:rsidP="00A507BF">
            <w:pPr>
              <w:spacing w:after="0"/>
              <w:rPr>
                <w:rFonts w:cs="Arial"/>
                <w:sz w:val="16"/>
                <w:szCs w:val="16"/>
              </w:rPr>
            </w:pPr>
            <w:r>
              <w:rPr>
                <w:rFonts w:cs="Arial"/>
                <w:sz w:val="16"/>
                <w:szCs w:val="16"/>
              </w:rPr>
              <w:t>Hydrogen</w:t>
            </w:r>
          </w:p>
        </w:tc>
        <w:tc>
          <w:tcPr>
            <w:tcW w:w="1372" w:type="dxa"/>
            <w:vAlign w:val="center"/>
            <w:hideMark/>
          </w:tcPr>
          <w:p w14:paraId="118B6835" w14:textId="77777777" w:rsidR="00782706" w:rsidRPr="00C66505" w:rsidRDefault="00782706" w:rsidP="00A507BF">
            <w:pPr>
              <w:spacing w:after="0"/>
              <w:rPr>
                <w:rFonts w:cs="Arial"/>
                <w:sz w:val="16"/>
                <w:szCs w:val="16"/>
              </w:rPr>
            </w:pPr>
            <w:r>
              <w:rPr>
                <w:rFonts w:cs="Arial"/>
                <w:sz w:val="16"/>
                <w:szCs w:val="16"/>
              </w:rPr>
              <w:t>A.4</w:t>
            </w:r>
          </w:p>
        </w:tc>
        <w:tc>
          <w:tcPr>
            <w:tcW w:w="696" w:type="dxa"/>
            <w:vAlign w:val="center"/>
            <w:hideMark/>
          </w:tcPr>
          <w:p w14:paraId="2C297559" w14:textId="77777777" w:rsidR="00782706" w:rsidRPr="00C66505" w:rsidRDefault="00782706" w:rsidP="00A507BF">
            <w:pPr>
              <w:spacing w:after="0"/>
              <w:rPr>
                <w:rFonts w:cs="Arial"/>
                <w:sz w:val="16"/>
                <w:szCs w:val="16"/>
              </w:rPr>
            </w:pPr>
            <w:r>
              <w:rPr>
                <w:rFonts w:cs="Arial"/>
                <w:sz w:val="16"/>
                <w:szCs w:val="16"/>
              </w:rPr>
              <w:t>24</w:t>
            </w:r>
          </w:p>
        </w:tc>
        <w:tc>
          <w:tcPr>
            <w:tcW w:w="1017" w:type="dxa"/>
            <w:vAlign w:val="center"/>
            <w:hideMark/>
          </w:tcPr>
          <w:p w14:paraId="4D87A4BC" w14:textId="77777777" w:rsidR="00782706" w:rsidRPr="00C66505" w:rsidRDefault="00782706" w:rsidP="00A507BF">
            <w:pPr>
              <w:spacing w:after="0"/>
              <w:rPr>
                <w:rFonts w:cs="Arial"/>
                <w:sz w:val="16"/>
                <w:szCs w:val="16"/>
              </w:rPr>
            </w:pPr>
            <w:r>
              <w:rPr>
                <w:rFonts w:cs="Arial"/>
                <w:sz w:val="16"/>
                <w:szCs w:val="16"/>
              </w:rPr>
              <w:t>23,481.60</w:t>
            </w:r>
          </w:p>
        </w:tc>
        <w:tc>
          <w:tcPr>
            <w:tcW w:w="2323" w:type="dxa"/>
            <w:vAlign w:val="center"/>
            <w:hideMark/>
          </w:tcPr>
          <w:p w14:paraId="67C78C1F" w14:textId="77777777" w:rsidR="00782706" w:rsidRPr="00C66505" w:rsidRDefault="00782706" w:rsidP="00A507BF">
            <w:pPr>
              <w:spacing w:after="0"/>
              <w:rPr>
                <w:rFonts w:cs="Arial"/>
                <w:sz w:val="16"/>
                <w:szCs w:val="16"/>
              </w:rPr>
            </w:pPr>
            <w:r>
              <w:rPr>
                <w:rFonts w:cs="Arial"/>
                <w:sz w:val="16"/>
                <w:szCs w:val="16"/>
              </w:rPr>
              <w:t>3.2906</w:t>
            </w:r>
          </w:p>
        </w:tc>
        <w:tc>
          <w:tcPr>
            <w:tcW w:w="2528" w:type="dxa"/>
            <w:vAlign w:val="center"/>
            <w:hideMark/>
          </w:tcPr>
          <w:p w14:paraId="6D577A91" w14:textId="77777777" w:rsidR="00782706" w:rsidRPr="00C66505" w:rsidRDefault="00782706" w:rsidP="00A507BF">
            <w:pPr>
              <w:spacing w:after="0"/>
              <w:rPr>
                <w:rFonts w:cs="Arial"/>
                <w:sz w:val="16"/>
                <w:szCs w:val="16"/>
              </w:rPr>
            </w:pPr>
            <w:r>
              <w:rPr>
                <w:rFonts w:cs="Arial"/>
                <w:sz w:val="16"/>
                <w:szCs w:val="16"/>
              </w:rPr>
              <w:t>1.81</w:t>
            </w:r>
          </w:p>
        </w:tc>
      </w:tr>
      <w:tr w:rsidR="00782706" w:rsidRPr="00C66505" w14:paraId="2AC1D361" w14:textId="77777777" w:rsidTr="00782706">
        <w:trPr>
          <w:trHeight w:val="58"/>
          <w:jc w:val="center"/>
        </w:trPr>
        <w:tc>
          <w:tcPr>
            <w:tcW w:w="1124" w:type="dxa"/>
            <w:vAlign w:val="center"/>
            <w:hideMark/>
          </w:tcPr>
          <w:p w14:paraId="13990085" w14:textId="77777777" w:rsidR="00782706" w:rsidRPr="00C66505" w:rsidRDefault="00782706" w:rsidP="00A507BF">
            <w:pPr>
              <w:spacing w:after="0"/>
              <w:rPr>
                <w:rFonts w:cs="Arial"/>
                <w:sz w:val="16"/>
                <w:szCs w:val="16"/>
              </w:rPr>
            </w:pPr>
            <w:r>
              <w:rPr>
                <w:rFonts w:cs="Arial"/>
                <w:sz w:val="16"/>
                <w:szCs w:val="16"/>
              </w:rPr>
              <w:t>Butane</w:t>
            </w:r>
          </w:p>
        </w:tc>
        <w:tc>
          <w:tcPr>
            <w:tcW w:w="1372" w:type="dxa"/>
            <w:vAlign w:val="center"/>
            <w:hideMark/>
          </w:tcPr>
          <w:p w14:paraId="6FB5A802" w14:textId="77777777" w:rsidR="00782706" w:rsidRPr="00C66505" w:rsidRDefault="00782706" w:rsidP="00A507BF">
            <w:pPr>
              <w:spacing w:after="0"/>
              <w:rPr>
                <w:rFonts w:cs="Arial"/>
                <w:sz w:val="16"/>
                <w:szCs w:val="16"/>
              </w:rPr>
            </w:pPr>
            <w:r>
              <w:rPr>
                <w:rFonts w:cs="Arial"/>
                <w:sz w:val="16"/>
                <w:szCs w:val="16"/>
              </w:rPr>
              <w:t>A.2</w:t>
            </w:r>
          </w:p>
        </w:tc>
        <w:tc>
          <w:tcPr>
            <w:tcW w:w="696" w:type="dxa"/>
            <w:vAlign w:val="center"/>
            <w:hideMark/>
          </w:tcPr>
          <w:p w14:paraId="26FB4FB0" w14:textId="77777777" w:rsidR="00782706" w:rsidRPr="00C66505" w:rsidRDefault="00782706" w:rsidP="00A507BF">
            <w:pPr>
              <w:spacing w:after="0"/>
              <w:rPr>
                <w:rFonts w:cs="Arial"/>
                <w:sz w:val="16"/>
                <w:szCs w:val="16"/>
              </w:rPr>
            </w:pPr>
            <w:r>
              <w:rPr>
                <w:rFonts w:cs="Arial"/>
                <w:sz w:val="16"/>
                <w:szCs w:val="16"/>
              </w:rPr>
              <w:t>24</w:t>
            </w:r>
          </w:p>
        </w:tc>
        <w:tc>
          <w:tcPr>
            <w:tcW w:w="1017" w:type="dxa"/>
            <w:vAlign w:val="center"/>
            <w:hideMark/>
          </w:tcPr>
          <w:p w14:paraId="122CC943" w14:textId="77777777" w:rsidR="00782706" w:rsidRPr="00C66505" w:rsidRDefault="00782706" w:rsidP="00A507BF">
            <w:pPr>
              <w:spacing w:after="0"/>
              <w:rPr>
                <w:rFonts w:cs="Arial"/>
                <w:sz w:val="16"/>
                <w:szCs w:val="16"/>
              </w:rPr>
            </w:pPr>
            <w:r>
              <w:rPr>
                <w:rFonts w:cs="Arial"/>
                <w:sz w:val="16"/>
                <w:szCs w:val="16"/>
              </w:rPr>
              <w:t>23,365.80</w:t>
            </w:r>
          </w:p>
        </w:tc>
        <w:tc>
          <w:tcPr>
            <w:tcW w:w="2323" w:type="dxa"/>
            <w:vAlign w:val="center"/>
            <w:hideMark/>
          </w:tcPr>
          <w:p w14:paraId="5B31DD44" w14:textId="77777777" w:rsidR="00782706" w:rsidRPr="00C66505" w:rsidRDefault="00782706" w:rsidP="00A507BF">
            <w:pPr>
              <w:spacing w:after="0"/>
              <w:rPr>
                <w:rFonts w:cs="Arial"/>
                <w:sz w:val="16"/>
                <w:szCs w:val="16"/>
              </w:rPr>
            </w:pPr>
            <w:r>
              <w:rPr>
                <w:rFonts w:cs="Arial"/>
                <w:sz w:val="16"/>
                <w:szCs w:val="16"/>
              </w:rPr>
              <w:t>3.2888</w:t>
            </w:r>
          </w:p>
        </w:tc>
        <w:tc>
          <w:tcPr>
            <w:tcW w:w="2528" w:type="dxa"/>
            <w:vAlign w:val="center"/>
            <w:hideMark/>
          </w:tcPr>
          <w:p w14:paraId="23024FF3" w14:textId="77777777" w:rsidR="00782706" w:rsidRPr="00C66505" w:rsidRDefault="00782706" w:rsidP="00A507BF">
            <w:pPr>
              <w:spacing w:after="0"/>
              <w:rPr>
                <w:rFonts w:cs="Arial"/>
                <w:sz w:val="16"/>
                <w:szCs w:val="16"/>
              </w:rPr>
            </w:pPr>
            <w:r>
              <w:rPr>
                <w:rFonts w:cs="Arial"/>
                <w:sz w:val="16"/>
                <w:szCs w:val="16"/>
              </w:rPr>
              <w:t>2.29</w:t>
            </w:r>
          </w:p>
        </w:tc>
      </w:tr>
      <w:tr w:rsidR="00782706" w:rsidRPr="00C66505" w14:paraId="37E9606B" w14:textId="77777777" w:rsidTr="00782706">
        <w:trPr>
          <w:trHeight w:val="58"/>
          <w:jc w:val="center"/>
        </w:trPr>
        <w:tc>
          <w:tcPr>
            <w:tcW w:w="1124" w:type="dxa"/>
            <w:vAlign w:val="center"/>
            <w:hideMark/>
          </w:tcPr>
          <w:p w14:paraId="68D6E942" w14:textId="77777777" w:rsidR="00782706" w:rsidRPr="00C66505" w:rsidRDefault="00782706" w:rsidP="00A507BF">
            <w:pPr>
              <w:spacing w:after="0"/>
              <w:rPr>
                <w:rFonts w:cs="Arial"/>
                <w:sz w:val="16"/>
                <w:szCs w:val="16"/>
              </w:rPr>
            </w:pPr>
            <w:r>
              <w:rPr>
                <w:rFonts w:cs="Arial"/>
                <w:sz w:val="16"/>
                <w:szCs w:val="16"/>
              </w:rPr>
              <w:t>Propane</w:t>
            </w:r>
          </w:p>
        </w:tc>
        <w:tc>
          <w:tcPr>
            <w:tcW w:w="1372" w:type="dxa"/>
            <w:vAlign w:val="center"/>
            <w:hideMark/>
          </w:tcPr>
          <w:p w14:paraId="17BF6B96" w14:textId="77777777" w:rsidR="00782706" w:rsidRPr="00C66505" w:rsidRDefault="00782706" w:rsidP="00A507BF">
            <w:pPr>
              <w:spacing w:after="0"/>
              <w:rPr>
                <w:rFonts w:cs="Arial"/>
                <w:sz w:val="16"/>
                <w:szCs w:val="16"/>
              </w:rPr>
            </w:pPr>
            <w:r>
              <w:rPr>
                <w:rFonts w:cs="Arial"/>
                <w:sz w:val="16"/>
                <w:szCs w:val="16"/>
              </w:rPr>
              <w:t>A.4</w:t>
            </w:r>
          </w:p>
        </w:tc>
        <w:tc>
          <w:tcPr>
            <w:tcW w:w="696" w:type="dxa"/>
            <w:vAlign w:val="center"/>
            <w:hideMark/>
          </w:tcPr>
          <w:p w14:paraId="258F0E78" w14:textId="77777777" w:rsidR="00782706" w:rsidRPr="00C66505" w:rsidRDefault="00782706" w:rsidP="00A507BF">
            <w:pPr>
              <w:spacing w:after="0"/>
              <w:rPr>
                <w:rFonts w:cs="Arial"/>
                <w:sz w:val="16"/>
                <w:szCs w:val="16"/>
              </w:rPr>
            </w:pPr>
            <w:r>
              <w:rPr>
                <w:rFonts w:cs="Arial"/>
                <w:sz w:val="16"/>
                <w:szCs w:val="16"/>
              </w:rPr>
              <w:t>600</w:t>
            </w:r>
          </w:p>
        </w:tc>
        <w:tc>
          <w:tcPr>
            <w:tcW w:w="1017" w:type="dxa"/>
            <w:vAlign w:val="center"/>
            <w:hideMark/>
          </w:tcPr>
          <w:p w14:paraId="7C2AD52D" w14:textId="77777777" w:rsidR="00782706" w:rsidRPr="00C66505" w:rsidRDefault="00782706" w:rsidP="00A507BF">
            <w:pPr>
              <w:spacing w:after="0"/>
              <w:rPr>
                <w:rFonts w:cs="Arial"/>
                <w:sz w:val="16"/>
                <w:szCs w:val="16"/>
              </w:rPr>
            </w:pPr>
            <w:r>
              <w:rPr>
                <w:rFonts w:cs="Arial"/>
                <w:sz w:val="16"/>
                <w:szCs w:val="16"/>
              </w:rPr>
              <w:t>24,079.40</w:t>
            </w:r>
          </w:p>
        </w:tc>
        <w:tc>
          <w:tcPr>
            <w:tcW w:w="2323" w:type="dxa"/>
            <w:vAlign w:val="center"/>
            <w:hideMark/>
          </w:tcPr>
          <w:p w14:paraId="12411969" w14:textId="77777777" w:rsidR="00782706" w:rsidRPr="00C66505" w:rsidRDefault="00782706" w:rsidP="00A507BF">
            <w:pPr>
              <w:spacing w:after="0"/>
              <w:rPr>
                <w:rFonts w:cs="Arial"/>
                <w:sz w:val="16"/>
                <w:szCs w:val="16"/>
              </w:rPr>
            </w:pPr>
            <w:r>
              <w:rPr>
                <w:rFonts w:cs="Arial"/>
                <w:sz w:val="16"/>
                <w:szCs w:val="16"/>
              </w:rPr>
              <w:t>3.2983</w:t>
            </w:r>
          </w:p>
        </w:tc>
        <w:tc>
          <w:tcPr>
            <w:tcW w:w="2528" w:type="dxa"/>
            <w:vAlign w:val="center"/>
            <w:hideMark/>
          </w:tcPr>
          <w:p w14:paraId="66788092" w14:textId="77777777" w:rsidR="00782706" w:rsidRPr="00C66505" w:rsidRDefault="00782706" w:rsidP="00A507BF">
            <w:pPr>
              <w:spacing w:after="0"/>
              <w:rPr>
                <w:rFonts w:cs="Arial"/>
                <w:sz w:val="16"/>
                <w:szCs w:val="16"/>
              </w:rPr>
            </w:pPr>
            <w:r>
              <w:rPr>
                <w:rFonts w:cs="Arial"/>
                <w:sz w:val="16"/>
                <w:szCs w:val="16"/>
              </w:rPr>
              <w:t>0.69</w:t>
            </w:r>
          </w:p>
        </w:tc>
      </w:tr>
    </w:tbl>
    <w:p w14:paraId="0F24BA9F" w14:textId="77777777" w:rsidR="00222D6C" w:rsidRPr="00222D6C" w:rsidRDefault="00222D6C" w:rsidP="006C5175">
      <w:pPr>
        <w:rPr>
          <w:rFonts w:cs="Arial"/>
          <w:i/>
          <w:iCs/>
        </w:rPr>
      </w:pPr>
      <w:r>
        <w:rPr>
          <w:rFonts w:cs="Arial"/>
          <w:i/>
          <w:iCs/>
        </w:rPr>
        <w:t>Table 15 – GFE-Churchill versus Polyflo capacity difference at approximately matched Reynolds number, NPS 1 Schedule 40 throughout, for four gases drawn from three different pressure schedules of CSA B149.1:25 Annex A. Natural gas at 250 m is the anchor.</w:t>
      </w:r>
    </w:p>
    <w:p w14:paraId="0F181FC2" w14:textId="7586ECEF" w:rsidR="00CB7B9B" w:rsidRDefault="00CB7B9B" w:rsidP="00CB7B9B">
      <w:pPr>
        <w:rPr>
          <w:rFonts w:cs="Arial"/>
        </w:rPr>
      </w:pPr>
      <w:r>
        <w:rPr>
          <w:rFonts w:cs="Arial"/>
        </w:rPr>
        <w:t xml:space="preserve">The disagreement between the two closures therefore depends only on the Reynolds number and the relative roughness, not on the gas. Figure 12 shows this directly. Every cell from all seven pressure schedules is pooled onto one set of axes for each gas, and the points collapse onto nine curves indexed </w:t>
      </w:r>
      <w:r>
        <w:rPr>
          <w:rFonts w:cs="Arial"/>
        </w:rPr>
        <w:lastRenderedPageBreak/>
        <w:t xml:space="preserve">by pipe size alone; the schedule a cell came from is not recoverable from its position. The two subfigures carry the same nine curves in the same places, and differ only in which part of each curve the gas occupies. Figure 12 also locates where Polyflo works. All nine diameters lie within 5% only over a narrow range, from the transition at about </w:t>
      </w:r>
      <w:r>
        <w:rPr>
          <w:rFonts w:cs="Arial"/>
          <w:i/>
        </w:rPr>
        <w:t>Re</w:t>
      </w:r>
      <w:r>
        <w:rPr>
          <w:rFonts w:cs="Arial"/>
        </w:rPr>
        <w:t xml:space="preserve"> = 4000 to roughly </w:t>
      </w:r>
      <w:r>
        <w:rPr>
          <w:rFonts w:cs="Arial"/>
          <w:i/>
        </w:rPr>
        <w:t>Re</w:t>
      </w:r>
      <w:r>
        <w:rPr>
          <w:rFonts w:cs="Arial"/>
        </w:rPr>
        <w:t xml:space="preserve"> = 10</w:t>
      </w:r>
      <w:r>
        <w:rPr>
          <w:rFonts w:cs="Arial"/>
          <w:vertAlign w:val="superscript"/>
        </w:rPr>
        <w:t>4</w:t>
      </w:r>
      <w:r>
        <w:rPr>
          <w:rFonts w:cs="Arial"/>
        </w:rPr>
        <w:t xml:space="preserve">. Above that the larger diameters climb away from the smaller ones, reaching +11% near </w:t>
      </w:r>
      <w:r>
        <w:rPr>
          <w:rFonts w:cs="Arial"/>
          <w:i/>
        </w:rPr>
        <w:t>Re</w:t>
      </w:r>
      <w:r>
        <w:rPr>
          <w:rFonts w:cs="Arial"/>
        </w:rPr>
        <w:t xml:space="preserve"> = 10</w:t>
      </w:r>
      <w:r>
        <w:rPr>
          <w:rFonts w:cs="Arial"/>
          <w:vertAlign w:val="superscript"/>
        </w:rPr>
        <w:t>5</w:t>
      </w:r>
      <w:r>
        <w:rPr>
          <w:rFonts w:cs="Arial"/>
        </w:rPr>
        <w:t xml:space="preserve"> before falling back, and the ½ in size crosses below -5% at about </w:t>
      </w:r>
      <w:r>
        <w:rPr>
          <w:rFonts w:cs="Arial"/>
          <w:i/>
        </w:rPr>
        <w:t>Re</w:t>
      </w:r>
      <w:r>
        <w:rPr>
          <w:rFonts w:cs="Arial"/>
        </w:rPr>
        <w:t xml:space="preserve"> = 8.7 × 10</w:t>
      </w:r>
      <w:r>
        <w:rPr>
          <w:rFonts w:cs="Arial"/>
          <w:vertAlign w:val="superscript"/>
        </w:rPr>
        <w:t>4</w:t>
      </w:r>
      <w:r>
        <w:rPr>
          <w:rFonts w:cs="Arial"/>
        </w:rPr>
        <w:t xml:space="preserve">, and the next two sizes between </w:t>
      </w:r>
      <w:r>
        <w:rPr>
          <w:rFonts w:cs="Arial"/>
          <w:i/>
        </w:rPr>
        <w:t>Re</w:t>
      </w:r>
      <w:r>
        <w:rPr>
          <w:rFonts w:cs="Arial"/>
        </w:rPr>
        <w:t xml:space="preserve"> = 2 × 10</w:t>
      </w:r>
      <w:r>
        <w:rPr>
          <w:rFonts w:cs="Arial"/>
          <w:vertAlign w:val="superscript"/>
        </w:rPr>
        <w:t>5</w:t>
      </w:r>
      <w:r>
        <w:rPr>
          <w:rFonts w:cs="Arial"/>
        </w:rPr>
        <w:t xml:space="preserve"> and 3 × 10</w:t>
      </w:r>
      <w:r>
        <w:rPr>
          <w:rFonts w:cs="Arial"/>
          <w:vertAlign w:val="superscript"/>
        </w:rPr>
        <w:t>5</w:t>
      </w:r>
      <w:r>
        <w:rPr>
          <w:rFonts w:cs="Arial"/>
        </w:rPr>
        <w:t xml:space="preserve">. Below the transition the </w:t>
      </w:r>
      <w:del w:id="1862" w:author="Sean de Noronha | DRG" w:date="2026-09-23T14:55:00Z">
        <w:r>
          <w:rPr>
            <w:rFonts w:cs="Arial"/>
          </w:rPr>
          <w:delText>behaviour</w:delText>
        </w:r>
      </w:del>
      <w:ins w:id="1863" w:author="Sean de Noronha | DRG" w:date="2026-09-23T14:55:00Z">
        <w:r>
          <w:rPr>
            <w:rFonts w:cs="Arial"/>
          </w:rPr>
          <w:t>behavior</w:t>
        </w:r>
      </w:ins>
      <w:r>
        <w:rPr>
          <w:rFonts w:cs="Arial"/>
        </w:rPr>
        <w:t xml:space="preserve"> is </w:t>
      </w:r>
      <w:del w:id="1864" w:author="Olga Arevalo Quintero" w:date="2026-09-20T13:46:00Z" w16du:dateUtc="2026-09-20T17:46:00Z">
        <w:r>
          <w:rPr>
            <w:rFonts w:cs="Arial"/>
          </w:rPr>
          <w:delText>far worse</w:delText>
        </w:r>
      </w:del>
      <w:ins w:id="1865" w:author="Olga Arevalo Quintero" w:date="2026-09-20T13:46:00Z" w16du:dateUtc="2026-09-20T17:46:00Z">
        <w:r>
          <w:rPr>
            <w:rFonts w:cs="Arial"/>
          </w:rPr>
          <w:t>less consistent</w:t>
        </w:r>
      </w:ins>
      <w:r>
        <w:rPr>
          <w:rFonts w:cs="Arial"/>
        </w:rPr>
        <w:t xml:space="preserve">: the spike to +23% at the laminar-to-transitional knee near </w:t>
      </w:r>
      <w:r>
        <w:rPr>
          <w:rFonts w:cs="Arial"/>
          <w:i/>
        </w:rPr>
        <w:t>Re</w:t>
      </w:r>
      <w:r>
        <w:rPr>
          <w:rFonts w:cs="Arial"/>
        </w:rPr>
        <w:t xml:space="preserve"> ≈ 2,200 and the dive below the Polyflo/laminar crossing at </w:t>
      </w:r>
      <w:r>
        <w:rPr>
          <w:rFonts w:cs="Arial"/>
          <w:i/>
        </w:rPr>
        <w:t>Re</w:t>
      </w:r>
      <w:r>
        <w:rPr>
          <w:rFonts w:cs="Arial"/>
        </w:rPr>
        <w:t xml:space="preserve"> = 1361 both lie entirely outside the yellow band. At equal energy delivery hydrogen runs at about 0.49 times the Reynolds number of natural gas, so hydrogen occupies these same curves further to the left. This </w:t>
      </w:r>
      <w:ins w:id="1866" w:author="Olga Arevalo Quintero" w:date="2026-09-20T14:05:00Z" w16du:dateUtc="2026-09-20T18:05:00Z">
        <w:r>
          <w:rPr>
            <w:rFonts w:cs="Arial"/>
          </w:rPr>
          <w:t xml:space="preserve">helps explain </w:t>
        </w:r>
      </w:ins>
      <w:del w:id="1867" w:author="Olga Arevalo Quintero" w:date="2026-09-20T14:05:00Z" w16du:dateUtc="2026-09-20T18:05:00Z">
        <w:r>
          <w:rPr>
            <w:rFonts w:cs="Arial"/>
          </w:rPr>
          <w:delText xml:space="preserve">is </w:delText>
        </w:r>
      </w:del>
      <w:r>
        <w:rPr>
          <w:rFonts w:cs="Arial"/>
        </w:rPr>
        <w:t xml:space="preserve">why the RMS </w:t>
      </w:r>
      <w:del w:id="1868" w:author="Olga Arevalo Quintero" w:date="2026-09-20T13:47:00Z" w16du:dateUtc="2026-09-20T17:47:00Z">
        <w:r>
          <w:rPr>
            <w:rFonts w:cs="Arial"/>
          </w:rPr>
          <w:delText xml:space="preserve">errors </w:delText>
        </w:r>
      </w:del>
      <w:ins w:id="1869" w:author="Olga Arevalo Quintero" w:date="2026-09-20T13:47:00Z" w16du:dateUtc="2026-09-20T17:47:00Z">
        <w:r>
          <w:rPr>
            <w:rFonts w:cs="Arial"/>
          </w:rPr>
          <w:t xml:space="preserve">deviations </w:t>
        </w:r>
      </w:ins>
      <w:r>
        <w:rPr>
          <w:rFonts w:cs="Arial"/>
        </w:rPr>
        <w:t xml:space="preserve">in Table 9 </w:t>
      </w:r>
      <w:ins w:id="1870" w:author="Olga Arevalo Quintero" w:date="2026-09-20T14:05:00Z" w16du:dateUtc="2026-09-20T18:05:00Z">
        <w:r>
          <w:rPr>
            <w:rFonts w:cs="Arial"/>
          </w:rPr>
          <w:t xml:space="preserve">increase </w:t>
        </w:r>
      </w:ins>
      <w:del w:id="1871" w:author="Olga Arevalo Quintero" w:date="2026-09-20T14:05:00Z" w16du:dateUtc="2026-09-20T18:05:00Z">
        <w:r>
          <w:rPr>
            <w:rFonts w:cs="Arial"/>
          </w:rPr>
          <w:delText xml:space="preserve">rise </w:delText>
        </w:r>
      </w:del>
      <w:r>
        <w:rPr>
          <w:rFonts w:cs="Arial"/>
        </w:rPr>
        <w:t>from 15.6% and 11.1% for natural gas at the pressure schedules of Tables A.1 and A.2 to 28.5% and 21.7% for hydrogen</w:t>
      </w:r>
      <w:ins w:id="1872" w:author="Olga Arevalo Quintero" w:date="2026-09-20T13:59:00Z" w16du:dateUtc="2026-09-20T17:59:00Z">
        <w:r>
          <w:rPr>
            <w:rFonts w:cs="Arial"/>
          </w:rPr>
          <w:t xml:space="preserve">. </w:t>
        </w:r>
        <w:commentRangeStart w:id="1873"/>
        <w:commentRangeStart w:id="1874"/>
        <w:r>
          <w:rPr>
            <w:rFonts w:cs="Arial"/>
          </w:rPr>
          <w:t>Th</w:t>
        </w:r>
      </w:ins>
      <w:ins w:id="1875" w:author="Olga Arevalo Quintero" w:date="2026-09-20T14:06:00Z" w16du:dateUtc="2026-09-20T18:06:00Z">
        <w:r>
          <w:rPr>
            <w:rFonts w:cs="Arial"/>
          </w:rPr>
          <w:t>e</w:t>
        </w:r>
      </w:ins>
      <w:ins w:id="1876" w:author="Olga Arevalo Quintero" w:date="2026-09-20T13:59:00Z" w16du:dateUtc="2026-09-20T17:59:00Z">
        <w:r>
          <w:rPr>
            <w:rFonts w:cs="Arial"/>
          </w:rPr>
          <w:t xml:space="preserve"> increa</w:t>
        </w:r>
      </w:ins>
      <w:ins w:id="1877" w:author="Olga Arevalo Quintero" w:date="2026-09-20T14:00:00Z" w16du:dateUtc="2026-09-20T18:00:00Z">
        <w:r>
          <w:rPr>
            <w:rFonts w:cs="Arial"/>
          </w:rPr>
          <w:t>se reflects</w:t>
        </w:r>
      </w:ins>
      <w:ins w:id="1878" w:author="Olga Arevalo Quintero" w:date="2026-09-20T14:02:00Z" w16du:dateUtc="2026-09-20T18:02:00Z">
        <w:r>
          <w:rPr>
            <w:rFonts w:cs="Arial"/>
          </w:rPr>
          <w:t xml:space="preserve"> </w:t>
        </w:r>
      </w:ins>
      <w:del w:id="1879" w:author="Olga Arevalo Quintero" w:date="2026-09-20T14:00:00Z" w16du:dateUtc="2026-09-20T18:00:00Z">
        <w:r>
          <w:rPr>
            <w:rFonts w:cs="Arial"/>
          </w:rPr>
          <w:delText xml:space="preserve">, since </w:delText>
        </w:r>
      </w:del>
      <w:r>
        <w:rPr>
          <w:rFonts w:cs="Arial"/>
        </w:rPr>
        <w:t xml:space="preserve">the shift </w:t>
      </w:r>
      <w:ins w:id="1880" w:author="Olga Arevalo Quintero" w:date="2026-09-20T14:00:00Z" w16du:dateUtc="2026-09-20T18:00:00Z">
        <w:r>
          <w:rPr>
            <w:rFonts w:cs="Arial"/>
          </w:rPr>
          <w:t xml:space="preserve">of </w:t>
        </w:r>
      </w:ins>
      <w:ins w:id="1881" w:author="Olga Arevalo Quintero" w:date="2026-09-20T14:06:00Z" w16du:dateUtc="2026-09-20T18:06:00Z">
        <w:r>
          <w:rPr>
            <w:rFonts w:cs="Arial"/>
          </w:rPr>
          <w:t xml:space="preserve">a greater number of </w:t>
        </w:r>
      </w:ins>
      <w:del w:id="1882" w:author="Olga Arevalo Quintero" w:date="2026-09-20T14:00:00Z" w16du:dateUtc="2026-09-20T18:00:00Z">
        <w:r>
          <w:rPr>
            <w:rFonts w:cs="Arial"/>
          </w:rPr>
          <w:delText>moves</w:delText>
        </w:r>
      </w:del>
      <w:del w:id="1883" w:author="Olga Arevalo Quintero" w:date="2026-09-20T14:02:00Z" w16du:dateUtc="2026-09-20T18:02:00Z">
        <w:r>
          <w:rPr>
            <w:rFonts w:cs="Arial"/>
          </w:rPr>
          <w:delText xml:space="preserve"> </w:delText>
        </w:r>
      </w:del>
      <w:del w:id="1884" w:author="Olga Arevalo Quintero" w:date="2026-09-20T14:06:00Z" w16du:dateUtc="2026-09-20T18:06:00Z">
        <w:r>
          <w:rPr>
            <w:rFonts w:cs="Arial"/>
          </w:rPr>
          <w:delText xml:space="preserve">more </w:delText>
        </w:r>
      </w:del>
      <w:r>
        <w:rPr>
          <w:rFonts w:cs="Arial"/>
        </w:rPr>
        <w:t xml:space="preserve">cells below </w:t>
      </w:r>
      <w:r>
        <w:rPr>
          <w:rFonts w:cs="Arial"/>
          <w:i/>
        </w:rPr>
        <w:t>Re</w:t>
      </w:r>
      <w:r>
        <w:rPr>
          <w:rFonts w:cs="Arial"/>
        </w:rPr>
        <w:t xml:space="preserve"> = 1361, where Polyflo </w:t>
      </w:r>
      <w:ins w:id="1885" w:author="Olga Arevalo Quintero" w:date="2026-09-20T14:00:00Z" w16du:dateUtc="2026-09-20T18:00:00Z">
        <w:r>
          <w:rPr>
            <w:rFonts w:cs="Arial"/>
          </w:rPr>
          <w:t>tends to predict higher capacities</w:t>
        </w:r>
      </w:ins>
      <w:ins w:id="1886" w:author="Olga Arevalo Quintero" w:date="2026-09-20T14:02:00Z" w16du:dateUtc="2026-09-20T18:02:00Z">
        <w:r>
          <w:rPr>
            <w:rFonts w:cs="Arial"/>
          </w:rPr>
          <w:t xml:space="preserve"> </w:t>
        </w:r>
      </w:ins>
      <w:del w:id="1887" w:author="Olga Arevalo Quintero" w:date="2026-09-20T14:00:00Z" w16du:dateUtc="2026-09-20T18:00:00Z">
        <w:r>
          <w:rPr>
            <w:rFonts w:cs="Arial"/>
          </w:rPr>
          <w:delText xml:space="preserve">overpredicts </w:delText>
        </w:r>
        <w:commentRangeStart w:id="1888"/>
        <w:commentRangeStart w:id="1889"/>
        <w:r>
          <w:rPr>
            <w:rFonts w:cs="Arial"/>
          </w:rPr>
          <w:delText>capacity</w:delText>
        </w:r>
      </w:del>
      <w:ins w:id="1890" w:author="Olga Arevalo Quintero" w:date="2026-09-20T14:01:00Z" w16du:dateUtc="2026-09-20T18:01:00Z">
        <w:r>
          <w:rPr>
            <w:rFonts w:cs="Arial"/>
          </w:rPr>
          <w:t xml:space="preserve">than </w:t>
        </w:r>
      </w:ins>
      <w:ins w:id="1891" w:author="Olga Arevalo Quintero" w:date="2026-09-20T14:06:00Z" w16du:dateUtc="2026-09-20T18:06:00Z">
        <w:del w:id="1892" w:author="Sean de Noronha | DRG" w:date="2026-09-24T12:27:00Z" w16du:dateUtc="2026-09-24T10:27:00Z">
          <w:r>
            <w:rPr>
              <w:rFonts w:cs="Arial"/>
            </w:rPr>
            <w:delText>…..</w:delText>
          </w:r>
        </w:del>
      </w:ins>
      <w:ins w:id="1893" w:author="Sean de Noronha | DRG" w:date="2026-09-24T12:27:00Z" w16du:dateUtc="2026-09-24T10:27:00Z">
        <w:r>
          <w:rPr>
            <w:rFonts w:cs="Arial"/>
          </w:rPr>
          <w:t>GFE-Churchill</w:t>
        </w:r>
      </w:ins>
      <w:r>
        <w:rPr>
          <w:rFonts w:cs="Arial"/>
        </w:rPr>
        <w:t xml:space="preserve"> </w:t>
      </w:r>
      <w:commentRangeEnd w:id="1888"/>
      <w:r>
        <w:rPr>
          <w:rStyle w:val="CommentReference"/>
          <w:rFonts w:cs="Arial"/>
          <w:sz w:val="20"/>
          <w:szCs w:val="22"/>
        </w:rPr>
        <w:commentReference w:id="1888"/>
      </w:r>
      <w:commentRangeEnd w:id="1889"/>
      <w:r>
        <w:rPr>
          <w:rStyle w:val="CommentReference"/>
        </w:rPr>
        <w:commentReference w:id="1889"/>
      </w:r>
      <w:r>
        <w:rPr>
          <w:rFonts w:cs="Arial"/>
        </w:rPr>
        <w:t>and</w:t>
      </w:r>
      <w:del w:id="1894" w:author="Olga Arevalo Quintero" w:date="2026-09-20T14:03:00Z" w16du:dateUtc="2026-09-20T18:03:00Z">
        <w:r>
          <w:rPr>
            <w:rFonts w:cs="Arial"/>
          </w:rPr>
          <w:delText xml:space="preserve"> is</w:delText>
        </w:r>
      </w:del>
      <w:r>
        <w:rPr>
          <w:rFonts w:cs="Arial"/>
        </w:rPr>
        <w:t xml:space="preserve"> </w:t>
      </w:r>
      <w:ins w:id="1895" w:author="Olga Arevalo Quintero" w:date="2026-09-20T14:01:00Z" w16du:dateUtc="2026-09-20T18:01:00Z">
        <w:r>
          <w:rPr>
            <w:rFonts w:cs="Arial"/>
          </w:rPr>
          <w:t xml:space="preserve">may </w:t>
        </w:r>
      </w:ins>
      <w:r>
        <w:rPr>
          <w:rFonts w:cs="Arial"/>
        </w:rPr>
        <w:t xml:space="preserve">therefore </w:t>
      </w:r>
      <w:ins w:id="1896" w:author="Olga Arevalo Quintero" w:date="2026-09-20T14:01:00Z" w16du:dateUtc="2026-09-20T18:01:00Z">
        <w:r>
          <w:rPr>
            <w:rFonts w:cs="Arial"/>
          </w:rPr>
          <w:t xml:space="preserve">provide </w:t>
        </w:r>
      </w:ins>
      <w:del w:id="1897" w:author="Olga Arevalo Quintero" w:date="2026-09-20T14:01:00Z" w16du:dateUtc="2026-09-20T18:01:00Z">
        <w:r>
          <w:rPr>
            <w:rFonts w:cs="Arial"/>
          </w:rPr>
          <w:delText>not merely inaccurate but non-</w:delText>
        </w:r>
      </w:del>
      <w:ins w:id="1898" w:author="Olga Arevalo Quintero" w:date="2026-09-20T14:01:00Z" w16du:dateUtc="2026-09-20T18:01:00Z">
        <w:r>
          <w:rPr>
            <w:rFonts w:cs="Arial"/>
          </w:rPr>
          <w:t>le</w:t>
        </w:r>
      </w:ins>
      <w:ins w:id="1899" w:author="Olga Arevalo Quintero" w:date="2026-09-20T14:03:00Z" w16du:dateUtc="2026-09-20T18:03:00Z">
        <w:r>
          <w:rPr>
            <w:rFonts w:cs="Arial"/>
          </w:rPr>
          <w:t>s</w:t>
        </w:r>
      </w:ins>
      <w:ins w:id="1900" w:author="Olga Arevalo Quintero" w:date="2026-09-20T14:01:00Z" w16du:dateUtc="2026-09-20T18:01:00Z">
        <w:r>
          <w:rPr>
            <w:rFonts w:cs="Arial"/>
          </w:rPr>
          <w:t xml:space="preserve">s </w:t>
        </w:r>
      </w:ins>
      <w:r>
        <w:rPr>
          <w:rFonts w:cs="Arial"/>
        </w:rPr>
        <w:t>conservative</w:t>
      </w:r>
      <w:ins w:id="1901" w:author="Olga Arevalo Quintero" w:date="2026-09-20T14:01:00Z" w16du:dateUtc="2026-09-20T18:01:00Z">
        <w:r>
          <w:rPr>
            <w:rFonts w:cs="Arial"/>
          </w:rPr>
          <w:t xml:space="preserve"> capacity estimates</w:t>
        </w:r>
      </w:ins>
      <w:r>
        <w:rPr>
          <w:rFonts w:cs="Arial"/>
        </w:rPr>
        <w:t xml:space="preserve">. Figure 13 shows </w:t>
      </w:r>
      <w:del w:id="1902" w:author="Olga Arevalo Quintero" w:date="2026-09-20T14:07:00Z" w16du:dateUtc="2026-09-20T18:07:00Z">
        <w:r>
          <w:rPr>
            <w:rFonts w:cs="Arial"/>
          </w:rPr>
          <w:delText>the consequence</w:delText>
        </w:r>
      </w:del>
      <w:ins w:id="1903" w:author="Olga Arevalo Quintero" w:date="2026-09-20T14:07:00Z" w16du:dateUtc="2026-09-20T18:07:00Z">
        <w:r>
          <w:rPr>
            <w:rFonts w:cs="Arial"/>
          </w:rPr>
          <w:t xml:space="preserve">this trend </w:t>
        </w:r>
      </w:ins>
      <w:del w:id="1904" w:author="Olga Arevalo Quintero" w:date="2026-09-20T14:07:00Z" w16du:dateUtc="2026-09-20T18:07:00Z">
        <w:r>
          <w:rPr>
            <w:rFonts w:cs="Arial"/>
          </w:rPr>
          <w:delText xml:space="preserve"> </w:delText>
        </w:r>
      </w:del>
      <w:r>
        <w:rPr>
          <w:rFonts w:cs="Arial"/>
        </w:rPr>
        <w:t>across all seven schedules.</w:t>
      </w:r>
      <w:commentRangeEnd w:id="1873"/>
      <w:r>
        <w:rPr>
          <w:rStyle w:val="CommentReference"/>
          <w:rFonts w:cs="Arial"/>
          <w:sz w:val="20"/>
          <w:szCs w:val="22"/>
        </w:rPr>
        <w:commentReference w:id="1873"/>
      </w:r>
      <w:commentRangeEnd w:id="1874"/>
      <w:r>
        <w:rPr>
          <w:rStyle w:val="CommentReference"/>
        </w:rPr>
        <w:commentReference w:id="1874"/>
      </w:r>
    </w:p>
    <w:p w14:paraId="2B871F95" w14:textId="77777777" w:rsidR="00C83942" w:rsidRPr="00686CC2" w:rsidRDefault="00C83942" w:rsidP="00CB7B9B">
      <w:pPr>
        <w:jc w:val="center"/>
        <w:rPr>
          <w:rFonts w:cs="Arial"/>
        </w:rPr>
      </w:pPr>
      <w:r>
        <w:rPr>
          <w:rFonts w:cs="Arial"/>
          <w:noProof/>
        </w:rPr>
        <w:drawing>
          <wp:inline distT="0" distB="0" distL="0" distR="0" wp14:anchorId="2B91EF3A" wp14:editId="13A91B3D">
            <wp:extent cx="5980029" cy="2825831"/>
            <wp:effectExtent l="0" t="0" r="1905" b="0"/>
            <wp:docPr id="87082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22648" name="Picture 1"/>
                    <pic:cNvPicPr/>
                  </pic:nvPicPr>
                  <pic:blipFill>
                    <a:blip r:embed="rId34" cstate="print">
                      <a:extLst>
                        <a:ext uri="{28A0092B-C50C-407E-A947-70E740481C1C}">
                          <a14:useLocalDpi xmlns:a14="http://schemas.microsoft.com/office/drawing/2010/main" val="0"/>
                        </a:ext>
                      </a:extLst>
                    </a:blip>
                    <a:srcRect l="198" r="198"/>
                    <a:stretch>
                      <a:fillRect/>
                    </a:stretch>
                  </pic:blipFill>
                  <pic:spPr bwMode="auto">
                    <a:xfrm>
                      <a:off x="0" y="0"/>
                      <a:ext cx="5980029" cy="2825831"/>
                    </a:xfrm>
                    <a:prstGeom prst="rect">
                      <a:avLst/>
                    </a:prstGeom>
                    <a:ln>
                      <a:noFill/>
                    </a:ln>
                    <a:extLst>
                      <a:ext uri="{53640926-AAD7-44D8-BBD7-CCE9431645EC}">
                        <a14:shadowObscured xmlns:a14="http://schemas.microsoft.com/office/drawing/2010/main"/>
                      </a:ext>
                    </a:extLst>
                  </pic:spPr>
                </pic:pic>
              </a:graphicData>
            </a:graphic>
          </wp:inline>
        </w:drawing>
      </w:r>
    </w:p>
    <w:p w14:paraId="79D36341" w14:textId="77777777" w:rsidR="00C83942" w:rsidRPr="00FD44ED" w:rsidRDefault="00C83942" w:rsidP="00C83942">
      <w:pPr>
        <w:rPr>
          <w:i/>
        </w:rPr>
      </w:pPr>
      <w:r>
        <w:rPr>
          <w:i/>
        </w:rPr>
        <w:t>Figure 12 – Percent difference between the published Polyflo capacity and the GFE-Churchill capacity against Reynolds number. Points beyond ±30% are shown as open markers at the axis limit; the deepest laminar point reaches −84.4%.</w:t>
      </w:r>
      <w:ins w:id="1905" w:author="Sean de Noronha | DRG" w:date="2026-09-28T17:04:00Z" w16du:dateUtc="2026-09-28T15:04:00Z">
        <w:r>
          <w:t xml:space="preserve"> Capacities are unrounded; Figure 13 and Table 16 use capacities rounded to whole kW as published.</w:t>
        </w:r>
      </w:ins>
    </w:p>
    <w:p w14:paraId="3D93A36F" w14:textId="77777777" w:rsidR="00E9421E" w:rsidRPr="00E9421E" w:rsidRDefault="00E9421E" w:rsidP="00E9421E">
      <w:pPr>
        <w:rPr>
          <w:iCs/>
        </w:rPr>
      </w:pPr>
      <w:r>
        <w:rPr>
          <w:iCs/>
        </w:rPr>
        <w:t>Figure 13 shows that a high share of cells inside the agreement range does not protect a schedule from non-conservatism, because the cells falling outside it can lie on either side. The pressure schedules of Tables A.1 and A.2 hold 25.3% and 24.9% of natural gas cells inside the range, the largest shares of any schedule, yet are the two worst performers, with the non-conservative cells averaging 15.0% and 9.4%. The reason is that these schedules also place 40.6% and 29.9% of their cells at or below the transition, where Polyflo lies beneath the laminar line and underpredicts friction. Their advantage inside the range is overwhelmed by their exposure below it.</w:t>
      </w:r>
    </w:p>
    <w:p w14:paraId="63F1A5AD" w14:textId="77777777" w:rsidR="00E9421E" w:rsidRPr="00E9421E" w:rsidRDefault="00E9421E" w:rsidP="00E201E4">
      <w:pPr>
        <w:jc w:val="center"/>
        <w:rPr>
          <w:iCs/>
        </w:rPr>
      </w:pPr>
      <w:r>
        <w:rPr>
          <w:iCs/>
          <w:noProof/>
        </w:rPr>
        <w:lastRenderedPageBreak/>
        <w:drawing>
          <wp:inline distT="0" distB="0" distL="0" distR="0" wp14:anchorId="53229AAC" wp14:editId="60756B7A">
            <wp:extent cx="3998953" cy="2743200"/>
            <wp:effectExtent l="0" t="0" r="1905" b="0"/>
            <wp:docPr id="307620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2009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l="251" r="251"/>
                    <a:stretch>
                      <a:fillRect/>
                    </a:stretch>
                  </pic:blipFill>
                  <pic:spPr bwMode="auto">
                    <a:xfrm>
                      <a:off x="0" y="0"/>
                      <a:ext cx="4016642" cy="2755334"/>
                    </a:xfrm>
                    <a:prstGeom prst="rect">
                      <a:avLst/>
                    </a:prstGeom>
                    <a:noFill/>
                    <a:ln>
                      <a:noFill/>
                    </a:ln>
                    <a:extLst>
                      <a:ext uri="{53640926-AAD7-44D8-BBD7-CCE9431645EC}">
                        <a14:shadowObscured xmlns:a14="http://schemas.microsoft.com/office/drawing/2010/main"/>
                      </a:ext>
                    </a:extLst>
                  </pic:spPr>
                </pic:pic>
              </a:graphicData>
            </a:graphic>
          </wp:inline>
        </w:drawing>
      </w:r>
    </w:p>
    <w:p w14:paraId="486DBB35" w14:textId="77777777" w:rsidR="00E9421E" w:rsidRPr="00E9421E" w:rsidRDefault="00E9421E" w:rsidP="00C83942">
      <w:pPr>
        <w:rPr>
          <w:i/>
        </w:rPr>
      </w:pPr>
      <w:commentRangeStart w:id="1906"/>
      <w:r>
        <w:rPr>
          <w:i/>
        </w:rPr>
        <w:t xml:space="preserve">Figure 13 – Mean non-conservatism against the share of cells falling within Re = 4000 to 10000, for natural gas and hydrogen. Each point is one Annex A pressure schedule, </w:t>
      </w:r>
      <w:del w:id="1907" w:author="Sean de Noronha | DRG" w:date="2026-09-23T14:55:00Z">
        <w:r>
          <w:rPr>
            <w:i/>
          </w:rPr>
          <w:delText>coloured</w:delText>
        </w:r>
      </w:del>
      <w:ins w:id="1908" w:author="Sean de Noronha | DRG" w:date="2026-09-23T14:55:00Z">
        <w:r>
          <w:rPr>
            <w:i/>
          </w:rPr>
          <w:t>colored</w:t>
        </w:r>
      </w:ins>
      <w:r>
        <w:rPr>
          <w:i/>
        </w:rPr>
        <w:t xml:space="preserve"> by table, with marker area proportional to the share of cells non-conservative by more than 5%. Mean non-conservatism is plotted as positive magnitudes.</w:t>
      </w:r>
      <w:ins w:id="1909" w:author="Sean de Noronha | DRG" w:date="2026-09-28T17:04:00Z" w16du:dateUtc="2026-09-28T15:04:00Z">
        <w:r>
          <w:t xml:space="preserve"> Capacities are rounded to whole kW as published, the same basis as Table 16.</w:t>
        </w:r>
      </w:ins>
      <w:commentRangeEnd w:id="1906"/>
      <w:ins w:id="1910" w:author="Sean de Noronha | DRG" w:date="2026-09-28T18:58:00Z" w16du:dateUtc="2026-09-28T16:58:00Z">
        <w:r>
          <w:rPr>
            <w:rStyle w:val="CommentReference"/>
          </w:rPr>
          <w:commentReference w:id="1906"/>
        </w:r>
      </w:ins>
    </w:p>
    <w:p w14:paraId="34B3C688" w14:textId="232F8D8D" w:rsidR="00C83942" w:rsidRDefault="00E9421E" w:rsidP="00C83942">
      <w:pPr>
        <w:rPr>
          <w:iCs/>
        </w:rPr>
      </w:pPr>
      <w:r>
        <w:rPr>
          <w:iCs/>
        </w:rPr>
        <w:t xml:space="preserve">Raising the pressure schedule shifts Reynolds numbers higher, away from the laminar region, and the non-conservatism falls with it. From the schedule of Table A.3 onward no natural gas cell is laminar, and the mean non-conservatism drops from 9.4% at Table A.2 to 2.0% at Table A.3 and 1.6% at Table A.4, its best value. This improvement comes despite the share of cells inside the agreement range falling from 24.9% to 8.0% and then 6.1%, which confirms that the laminar exposure, not the share inside the range, is what governs the outcome. Beyond Table A.4 the trend reverses. The cells are now climbing past the upper edge of the agreement range rather than falling short of its lower edge, and the mean non-conservatism rises again to 1.8%, 2.6% and 3.8% at the schedules of Tables A.5, A.6 and A.7, with the share of affected cells rising much faster, from 23.0% to 37.9% and 62.1%. Above the range each Moody curve flattens toward its fully rough asymptote while the Polyflo power law continues to fall, so the two separate a second time. The </w:t>
      </w:r>
      <w:del w:id="1911" w:author="Olga Arevalo Quintero" w:date="2026-09-20T14:21:00Z" w16du:dateUtc="2026-09-20T18:21:00Z">
        <w:r>
          <w:rPr>
            <w:iCs/>
          </w:rPr>
          <w:delText xml:space="preserve">errors </w:delText>
        </w:r>
      </w:del>
      <w:ins w:id="1912" w:author="Olga Arevalo Quintero" w:date="2026-09-20T14:21:00Z" w16du:dateUtc="2026-09-20T18:21:00Z">
        <w:r>
          <w:rPr>
            <w:iCs/>
          </w:rPr>
          <w:t xml:space="preserve">deviations </w:t>
        </w:r>
      </w:ins>
      <w:r>
        <w:rPr>
          <w:iCs/>
        </w:rPr>
        <w:t>on this arm are shallow, never exceeding 11.5%, whereas those on the laminar arm reach 75%.</w:t>
      </w:r>
    </w:p>
    <w:p w14:paraId="6FD426EB" w14:textId="30AEBD61" w:rsidR="00E9421E" w:rsidRDefault="00E9421E" w:rsidP="00C83942">
      <w:pPr>
        <w:rPr>
          <w:iCs/>
        </w:rPr>
      </w:pPr>
      <w:r>
        <w:rPr>
          <w:iCs/>
        </w:rPr>
        <w:t xml:space="preserve">Hydrogen follows the same sequence displaced by about two pressure schedules, because it operates at roughly half the Reynolds number of natural gas at equal energy delivery. At the schedules of Tables A.1 and A.2 it is far worse than natural gas, with 41.8% and 31.0% of cells laminar against 20.3% and 12.3%, and the non-conservative cells averaging 28.3% and 21.6%. From Table A.3 to Table A.7, it is consistently better, holding a larger share of cells inside the agreement range at every one of those schedules, 17.2% against 8.0% at Table A.3 and 9.2% against 2.7% at Table A.5, because natural gas has already climbed past the range while hydrogen is still inside it. </w:t>
      </w:r>
      <w:commentRangeStart w:id="1913"/>
      <w:commentRangeStart w:id="1914"/>
      <w:r>
        <w:rPr>
          <w:iCs/>
        </w:rPr>
        <w:t xml:space="preserve">At the schedule of Table A.7, </w:t>
      </w:r>
      <w:ins w:id="1915" w:author="Sean de Noronha | DRG" w:date="2026-09-24T13:23:00Z" w16du:dateUtc="2026-09-24T11:23:00Z">
        <w:r>
          <w:rPr>
            <w:iCs/>
          </w:rPr>
          <w:t>sizing with Polyflo</w:t>
        </w:r>
      </w:ins>
      <w:ins w:id="1916" w:author="Sean de Noronha | DRG" w:date="2026-09-24T13:25:00Z" w16du:dateUtc="2026-09-24T11:25:00Z">
        <w:r>
          <w:rPr>
            <w:iCs/>
          </w:rPr>
          <w:t xml:space="preserve"> produces natural gas capacities that exceed </w:t>
        </w:r>
      </w:ins>
      <w:ins w:id="1917" w:author="Sean de Noronha | DRG" w:date="2026-09-24T13:27:00Z" w16du:dateUtc="2026-09-24T11:27:00Z">
        <w:r>
          <w:rPr>
            <w:iCs/>
          </w:rPr>
          <w:t xml:space="preserve">the </w:t>
        </w:r>
      </w:ins>
      <w:ins w:id="1918" w:author="Sean de Noronha | DRG" w:date="2026-09-24T13:25:00Z" w16du:dateUtc="2026-09-24T11:25:00Z">
        <w:r>
          <w:rPr>
            <w:iCs/>
          </w:rPr>
          <w:t xml:space="preserve">Moody friction prediction (non-conservative) in </w:t>
        </w:r>
      </w:ins>
      <w:ins w:id="1919" w:author="Sean de Noronha | DRG" w:date="2026-09-24T13:23:00Z" w16du:dateUtc="2026-09-24T11:23:00Z">
        <w:r>
          <w:rPr>
            <w:iCs/>
          </w:rPr>
          <w:t xml:space="preserve"> </w:t>
        </w:r>
      </w:ins>
      <w:del w:id="1920" w:author="Sean de Noronha | DRG" w:date="2026-09-24T13:20:00Z" w16du:dateUtc="2026-09-24T11:20:00Z">
        <w:r>
          <w:rPr>
            <w:iCs/>
          </w:rPr>
          <w:delText xml:space="preserve">where </w:delText>
        </w:r>
      </w:del>
      <w:del w:id="1921" w:author="Sean de Noronha | DRG" w:date="2026-09-24T13:25:00Z" w16du:dateUtc="2026-09-24T11:25:00Z">
        <w:r>
          <w:rPr>
            <w:iCs/>
          </w:rPr>
          <w:delText xml:space="preserve">natural gas </w:delText>
        </w:r>
      </w:del>
      <w:del w:id="1922" w:author="Sean de Noronha | DRG" w:date="2026-09-24T13:20:00Z" w16du:dateUtc="2026-09-24T11:20:00Z">
        <w:r>
          <w:rPr>
            <w:iCs/>
          </w:rPr>
          <w:delText xml:space="preserve">reaches its </w:delText>
        </w:r>
      </w:del>
      <w:ins w:id="1923" w:author="Olga Arevalo Quintero" w:date="2026-09-20T14:25:00Z" w16du:dateUtc="2026-09-20T18:25:00Z">
        <w:del w:id="1924" w:author="Sean de Noronha | DRG" w:date="2026-09-24T13:20:00Z" w16du:dateUtc="2026-09-24T11:20:00Z">
          <w:r>
            <w:rPr>
              <w:iCs/>
            </w:rPr>
            <w:delText xml:space="preserve">largest </w:delText>
          </w:r>
        </w:del>
      </w:ins>
      <w:del w:id="1925" w:author="Sean de Noronha | DRG" w:date="2026-09-24T13:20:00Z" w16du:dateUtc="2026-09-24T11:20:00Z">
        <w:r>
          <w:rPr>
            <w:iCs/>
          </w:rPr>
          <w:delText>wors</w:delText>
        </w:r>
      </w:del>
      <w:del w:id="1926" w:author="Sean de Noronha | DRG" w:date="2026-09-24T13:19:00Z" w16du:dateUtc="2026-09-24T11:19:00Z">
        <w:r>
          <w:rPr>
            <w:iCs/>
          </w:rPr>
          <w:delText>t</w:delText>
        </w:r>
      </w:del>
      <w:del w:id="1927" w:author="Sean de Noronha | DRG" w:date="2026-09-24T13:20:00Z" w16du:dateUtc="2026-09-24T11:20:00Z">
        <w:r>
          <w:rPr>
            <w:iCs/>
          </w:rPr>
          <w:delText xml:space="preserve"> turbulent performance at </w:delText>
        </w:r>
      </w:del>
      <w:r>
        <w:rPr>
          <w:iCs/>
        </w:rPr>
        <w:t>62.1% of cells</w:t>
      </w:r>
      <w:ins w:id="1928" w:author="Sean de Noronha | DRG" w:date="2026-09-24T13:25:00Z" w16du:dateUtc="2026-09-24T11:25:00Z">
        <w:r>
          <w:rPr>
            <w:iCs/>
          </w:rPr>
          <w:t>, by up to</w:t>
        </w:r>
      </w:ins>
      <w:del w:id="1929" w:author="Sean de Noronha | DRG" w:date="2026-09-24T13:20:00Z" w16du:dateUtc="2026-09-24T11:20:00Z">
        <w:r>
          <w:rPr>
            <w:iCs/>
          </w:rPr>
          <w:delText xml:space="preserve"> and a worst case</w:delText>
        </w:r>
      </w:del>
      <w:del w:id="1930" w:author="Sean de Noronha | DRG" w:date="2026-09-24T13:25:00Z" w16du:dateUtc="2026-09-24T11:25:00Z">
        <w:r>
          <w:rPr>
            <w:iCs/>
          </w:rPr>
          <w:delText xml:space="preserve"> of</w:delText>
        </w:r>
      </w:del>
      <w:r>
        <w:rPr>
          <w:iCs/>
        </w:rPr>
        <w:t xml:space="preserve"> 11.5%</w:t>
      </w:r>
      <w:ins w:id="1931" w:author="Sean de Noronha | DRG" w:date="2026-09-24T13:25:00Z" w16du:dateUtc="2026-09-24T11:25:00Z">
        <w:r>
          <w:rPr>
            <w:iCs/>
          </w:rPr>
          <w:t xml:space="preserve">. </w:t>
        </w:r>
      </w:ins>
      <w:ins w:id="1932" w:author="Sean de Noronha | DRG" w:date="2026-09-24T13:26:00Z" w16du:dateUtc="2026-09-24T11:26:00Z">
        <w:r>
          <w:rPr>
            <w:iCs/>
          </w:rPr>
          <w:t xml:space="preserve">At the same schedule, </w:t>
        </w:r>
      </w:ins>
      <w:del w:id="1933" w:author="Sean de Noronha | DRG" w:date="2026-09-24T13:25:00Z" w16du:dateUtc="2026-09-24T11:25:00Z">
        <w:r>
          <w:rPr>
            <w:iCs/>
          </w:rPr>
          <w:delText xml:space="preserve">, </w:delText>
        </w:r>
      </w:del>
      <w:r>
        <w:rPr>
          <w:iCs/>
        </w:rPr>
        <w:t xml:space="preserve">hydrogen </w:t>
      </w:r>
      <w:del w:id="1934" w:author="Sean de Noronha | DRG" w:date="2026-09-24T13:21:00Z" w16du:dateUtc="2026-09-24T11:21:00Z">
        <w:r>
          <w:rPr>
            <w:iCs/>
          </w:rPr>
          <w:delText xml:space="preserve">is </w:delText>
        </w:r>
      </w:del>
      <w:del w:id="1935" w:author="Sean de Noronha | DRG" w:date="2026-09-24T13:26:00Z" w16du:dateUtc="2026-09-24T11:26:00Z">
        <w:r>
          <w:rPr>
            <w:iCs/>
          </w:rPr>
          <w:delText>non-conservative</w:delText>
        </w:r>
      </w:del>
      <w:ins w:id="1936" w:author="Sean de Noronha | DRG" w:date="2026-09-24T13:26:00Z" w16du:dateUtc="2026-09-24T11:26:00Z">
        <w:r>
          <w:rPr>
            <w:iCs/>
          </w:rPr>
          <w:t>capacities are non-conservative</w:t>
        </w:r>
      </w:ins>
      <w:r>
        <w:rPr>
          <w:iCs/>
        </w:rPr>
        <w:t xml:space="preserve"> in 28.0% of cells</w:t>
      </w:r>
      <w:ins w:id="1937" w:author="Sean de Noronha | DRG" w:date="2026-09-24T13:21:00Z" w16du:dateUtc="2026-09-24T11:21:00Z">
        <w:r>
          <w:rPr>
            <w:iCs/>
          </w:rPr>
          <w:t xml:space="preserve">, </w:t>
        </w:r>
      </w:ins>
      <w:del w:id="1938" w:author="Sean de Noronha | DRG" w:date="2026-09-24T13:21:00Z" w16du:dateUtc="2026-09-24T11:21:00Z">
        <w:r>
          <w:rPr>
            <w:iCs/>
          </w:rPr>
          <w:delText xml:space="preserve"> </w:delText>
        </w:r>
      </w:del>
      <w:del w:id="1939" w:author="Sean de Noronha | DRG" w:date="2026-09-24T13:26:00Z" w16du:dateUtc="2026-09-24T11:26:00Z">
        <w:r>
          <w:rPr>
            <w:iCs/>
          </w:rPr>
          <w:delText xml:space="preserve">with a </w:delText>
        </w:r>
      </w:del>
      <w:del w:id="1940" w:author="Sean de Noronha | DRG" w:date="2026-09-24T13:21:00Z" w16du:dateUtc="2026-09-24T11:21:00Z">
        <w:r>
          <w:rPr>
            <w:iCs/>
          </w:rPr>
          <w:delText xml:space="preserve">worst case </w:delText>
        </w:r>
      </w:del>
      <w:ins w:id="1941" w:author="Sean de Noronha | DRG" w:date="2026-09-24T13:26:00Z" w16du:dateUtc="2026-09-24T11:26:00Z">
        <w:r>
          <w:rPr>
            <w:iCs/>
          </w:rPr>
          <w:t xml:space="preserve">by up to </w:t>
        </w:r>
      </w:ins>
      <w:del w:id="1942" w:author="Sean de Noronha | DRG" w:date="2026-09-24T13:26:00Z" w16du:dateUtc="2026-09-24T11:26:00Z">
        <w:r>
          <w:rPr>
            <w:iCs/>
          </w:rPr>
          <w:delText xml:space="preserve">of </w:delText>
        </w:r>
      </w:del>
      <w:r>
        <w:rPr>
          <w:iCs/>
        </w:rPr>
        <w:t>7.0%.</w:t>
      </w:r>
      <w:commentRangeEnd w:id="1913"/>
      <w:r>
        <w:rPr>
          <w:rStyle w:val="CommentReference"/>
          <w:iCs/>
          <w:sz w:val="20"/>
          <w:szCs w:val="22"/>
        </w:rPr>
        <w:commentReference w:id="1913"/>
      </w:r>
      <w:commentRangeEnd w:id="1914"/>
      <w:r>
        <w:rPr>
          <w:rStyle w:val="CommentReference"/>
        </w:rPr>
        <w:commentReference w:id="1914"/>
      </w:r>
    </w:p>
    <w:p w14:paraId="38E60B92" w14:textId="2AEA4077" w:rsidR="00F96650" w:rsidRPr="00F96650" w:rsidRDefault="00F96650" w:rsidP="00C83942">
      <w:pPr>
        <w:rPr>
          <w:iCs/>
        </w:rPr>
      </w:pPr>
      <w:r>
        <w:rPr>
          <w:iCs/>
        </w:rPr>
        <w:t xml:space="preserve">Polyflo is consequently not a suitable sizing basis for hydrogen </w:t>
      </w:r>
      <w:ins w:id="1943" w:author="Sean de Noronha | DRG" w:date="2026-09-24T13:34:00Z">
        <w:r>
          <w:rPr>
            <w:iCs/>
          </w:rPr>
          <w:t xml:space="preserve">across all flow regimes and pressure conditions </w:t>
        </w:r>
      </w:ins>
      <w:r>
        <w:rPr>
          <w:iCs/>
        </w:rPr>
        <w:t>in non-corrugated pipes.</w:t>
      </w:r>
      <w:del w:id="1944" w:author="Olga Arevalo Quintero" w:date="2026-09-20T14:35:00Z" w16du:dateUtc="2026-09-20T18:35:00Z">
        <w:r>
          <w:rPr>
            <w:iCs/>
          </w:rPr>
          <w:delText xml:space="preserve"> It is already non-conservative for natural gas in the laminar region at the lowest pressure schedules</w:delText>
        </w:r>
      </w:del>
      <w:del w:id="1945" w:author="Olga Arevalo Quintero" w:date="2026-09-20T14:34:00Z" w16du:dateUtc="2026-09-20T18:34:00Z">
        <w:r>
          <w:rPr>
            <w:iCs/>
          </w:rPr>
          <w:delText>, so the deficiency is not introduced by hydrogen but exposed further by it</w:delText>
        </w:r>
      </w:del>
      <w:r>
        <w:rPr>
          <w:iCs/>
        </w:rPr>
        <w:t xml:space="preserve">. Its use for hydrogen would be defensible only at the elevated-pressure schedules of Tables A.3 to A.7, where the worst overprediction for hydrogen is 7.0% and the hydrogen RMS difference does not exceed 6.7%. </w:t>
      </w:r>
      <w:commentRangeStart w:id="1946"/>
      <w:r>
        <w:rPr>
          <w:iCs/>
        </w:rPr>
        <w:t xml:space="preserve">For natural gas </w:t>
      </w:r>
      <w:del w:id="1947" w:author="Sean de Noronha | DRG" w:date="2026-09-24T13:35:00Z" w16du:dateUtc="2026-09-24T11:35:00Z">
        <w:r>
          <w:rPr>
            <w:iCs/>
          </w:rPr>
          <w:delText xml:space="preserve">on those same schedules </w:delText>
        </w:r>
      </w:del>
      <w:r>
        <w:rPr>
          <w:iCs/>
        </w:rPr>
        <w:t xml:space="preserve">the </w:t>
      </w:r>
      <w:del w:id="1948" w:author="Olga Arevalo Quintero" w:date="2026-09-20T14:35:00Z" w16du:dateUtc="2026-09-20T18:35:00Z">
        <w:r>
          <w:rPr>
            <w:iCs/>
          </w:rPr>
          <w:delText>worst overprediction</w:delText>
        </w:r>
      </w:del>
      <w:ins w:id="1949" w:author="Olga Arevalo Quintero" w:date="2026-09-20T14:35:00Z" w16du:dateUtc="2026-09-20T18:35:00Z">
        <w:r>
          <w:rPr>
            <w:iCs/>
          </w:rPr>
          <w:t>maximum deviation</w:t>
        </w:r>
      </w:ins>
      <w:r>
        <w:rPr>
          <w:iCs/>
        </w:rPr>
        <w:t xml:space="preserve"> </w:t>
      </w:r>
      <w:ins w:id="1950" w:author="Sean de Noronha | DRG" w:date="2026-09-24T13:35:00Z" w16du:dateUtc="2026-09-24T11:35:00Z">
        <w:r>
          <w:rPr>
            <w:iCs/>
          </w:rPr>
          <w:t xml:space="preserve">across those same schedules </w:t>
        </w:r>
      </w:ins>
      <w:r>
        <w:rPr>
          <w:iCs/>
        </w:rPr>
        <w:t>is 11.5%, at the schedule of Table A.7</w:t>
      </w:r>
      <w:ins w:id="1951" w:author="Sean de Noronha | DRG" w:date="2026-09-24T13:35:00Z" w16du:dateUtc="2026-09-24T11:35:00Z">
        <w:r>
          <w:rPr>
            <w:iCs/>
          </w:rPr>
          <w:t>.</w:t>
        </w:r>
      </w:ins>
      <w:del w:id="1952" w:author="Sean de Noronha | DRG" w:date="2026-09-24T13:35:00Z" w16du:dateUtc="2026-09-24T11:35:00Z">
        <w:r>
          <w:rPr>
            <w:iCs/>
          </w:rPr>
          <w:delText>,</w:delText>
        </w:r>
      </w:del>
      <w:r>
        <w:rPr>
          <w:iCs/>
        </w:rPr>
        <w:t xml:space="preserve"> </w:t>
      </w:r>
      <w:del w:id="1953" w:author="Sean de Noronha | DRG" w:date="2026-09-24T13:36:00Z" w16du:dateUtc="2026-09-24T11:36:00Z">
        <w:r>
          <w:rPr>
            <w:iCs/>
          </w:rPr>
          <w:delText xml:space="preserve">and </w:delText>
        </w:r>
      </w:del>
      <w:ins w:id="1954" w:author="Sean de Noronha | DRG" w:date="2026-09-24T13:36:00Z" w16du:dateUtc="2026-09-24T11:36:00Z">
        <w:r>
          <w:rPr>
            <w:iCs/>
          </w:rPr>
          <w:t xml:space="preserve">Hydrogen’s worst case is </w:t>
        </w:r>
      </w:ins>
      <w:r>
        <w:rPr>
          <w:iCs/>
        </w:rPr>
        <w:t xml:space="preserve">not </w:t>
      </w:r>
      <w:ins w:id="1955" w:author="Sean de Noronha | DRG" w:date="2026-09-24T13:36:00Z" w16du:dateUtc="2026-09-24T11:36:00Z">
        <w:r>
          <w:rPr>
            <w:iCs/>
          </w:rPr>
          <w:t xml:space="preserve">there, but </w:t>
        </w:r>
      </w:ins>
      <w:r>
        <w:rPr>
          <w:iCs/>
        </w:rPr>
        <w:t xml:space="preserve">at the low-pressure schedules of Tables A.1 and A.2, where 64.8% and 53.3% of hydrogen cells fall at or below the transition and the RMS differences are 28.5% and 21.7%. </w:t>
      </w:r>
      <w:commentRangeEnd w:id="1946"/>
      <w:r>
        <w:rPr>
          <w:rStyle w:val="CommentReference"/>
          <w:iCs/>
          <w:sz w:val="20"/>
          <w:szCs w:val="22"/>
        </w:rPr>
        <w:commentReference w:id="1946"/>
      </w:r>
      <w:r>
        <w:rPr>
          <w:iCs/>
        </w:rPr>
        <w:t xml:space="preserve">Since domestic service is predominantly low pressure, this excludes the majority of the hydrogen application range. The GFE closed under the </w:t>
      </w:r>
      <w:r>
        <w:rPr>
          <w:iCs/>
        </w:rPr>
        <w:lastRenderedPageBreak/>
        <w:t xml:space="preserve">Churchill correlation, that is Moody friction, carries no such calibrated band, requires only a known pipe roughness, and is the more widely used basis in industry, so it is an appropriate replacement, pending </w:t>
      </w:r>
      <w:commentRangeStart w:id="1956"/>
      <w:del w:id="1957" w:author="Sean de Noronha | DRG" w:date="2026-09-24T13:37:00Z" w16du:dateUtc="2026-09-24T11:37:00Z">
        <w:r>
          <w:rPr>
            <w:iCs/>
          </w:rPr>
          <w:delText xml:space="preserve">CFD and </w:delText>
        </w:r>
      </w:del>
      <w:commentRangeEnd w:id="1956"/>
      <w:r>
        <w:rPr>
          <w:rStyle w:val="CommentReference"/>
        </w:rPr>
        <w:commentReference w:id="1956"/>
      </w:r>
      <w:r>
        <w:rPr>
          <w:iCs/>
        </w:rPr>
        <w:t>experimental confirmation. The capacities it returns are to be read together with the calculated flow regime for the cell rather than as stand-alone values. Table 16 gives the regime split and the extreme differences for each pressure schedule and gas.</w:t>
      </w:r>
    </w:p>
    <w:tbl>
      <w:tblPr>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6"/>
        <w:tblDescription w:val="Table 16 – Fraction of operating points in each flow regime and the extreme signed capacity differences between Polyflo and GFE-Churchill, natural gas and hydrogen, Tables A.1 to A.7 of CSA B149.1:25 Annex A. Differences are computed from capacities "/>
      </w:tblPr>
      <w:tblGrid>
        <w:gridCol w:w="634"/>
        <w:gridCol w:w="519"/>
        <w:gridCol w:w="981"/>
        <w:gridCol w:w="1266"/>
        <w:gridCol w:w="1096"/>
        <w:gridCol w:w="697"/>
        <w:gridCol w:w="773"/>
        <w:gridCol w:w="779"/>
        <w:gridCol w:w="1440"/>
        <w:gridCol w:w="1111"/>
      </w:tblGrid>
      <w:tr w:rsidR="00345363" w:rsidRPr="005E4696" w14:paraId="0296EB4F" w14:textId="77777777" w:rsidTr="00590014">
        <w:trPr>
          <w:trHeight w:val="43"/>
          <w:tblHeader/>
        </w:trPr>
        <w:tc>
          <w:tcPr>
            <w:tcW w:w="634" w:type="dxa"/>
            <w:shd w:val="clear" w:color="auto" w:fill="F2F2F2" w:themeFill="background1" w:themeFillShade="F2"/>
            <w:noWrap/>
            <w:vAlign w:val="center"/>
            <w:hideMark/>
          </w:tcPr>
          <w:p w14:paraId="6C569FCD" w14:textId="77777777" w:rsidR="001834FB" w:rsidRPr="00957018" w:rsidRDefault="001834FB" w:rsidP="00A507BF">
            <w:pPr>
              <w:spacing w:after="0"/>
              <w:jc w:val="center"/>
              <w:rPr>
                <w:rFonts w:cs="Arial"/>
                <w:b/>
                <w:bCs/>
                <w:sz w:val="16"/>
                <w:szCs w:val="16"/>
              </w:rPr>
            </w:pPr>
            <w:r>
              <w:rPr>
                <w:rFonts w:cs="Arial"/>
                <w:b/>
                <w:bCs/>
                <w:sz w:val="16"/>
                <w:szCs w:val="16"/>
              </w:rPr>
              <w:t>Table</w:t>
            </w:r>
          </w:p>
        </w:tc>
        <w:tc>
          <w:tcPr>
            <w:tcW w:w="519" w:type="dxa"/>
            <w:shd w:val="clear" w:color="auto" w:fill="F2F2F2" w:themeFill="background1" w:themeFillShade="F2"/>
            <w:noWrap/>
            <w:vAlign w:val="center"/>
            <w:hideMark/>
          </w:tcPr>
          <w:p w14:paraId="523D6B6A" w14:textId="77777777" w:rsidR="001834FB" w:rsidRPr="00957018" w:rsidRDefault="001834FB" w:rsidP="00A507BF">
            <w:pPr>
              <w:spacing w:after="0"/>
              <w:jc w:val="center"/>
              <w:rPr>
                <w:rFonts w:cs="Arial"/>
                <w:b/>
                <w:bCs/>
                <w:sz w:val="16"/>
                <w:szCs w:val="16"/>
              </w:rPr>
            </w:pPr>
            <w:r>
              <w:rPr>
                <w:rFonts w:cs="Arial"/>
                <w:b/>
                <w:bCs/>
                <w:sz w:val="16"/>
                <w:szCs w:val="16"/>
              </w:rPr>
              <w:t>Gas</w:t>
            </w:r>
          </w:p>
        </w:tc>
        <w:tc>
          <w:tcPr>
            <w:tcW w:w="981" w:type="dxa"/>
            <w:shd w:val="clear" w:color="auto" w:fill="F2F2F2" w:themeFill="background1" w:themeFillShade="F2"/>
            <w:noWrap/>
            <w:vAlign w:val="center"/>
            <w:hideMark/>
          </w:tcPr>
          <w:p w14:paraId="194EA9BC" w14:textId="77777777" w:rsidR="001834FB" w:rsidRPr="00957018" w:rsidRDefault="001834FB" w:rsidP="00A507BF">
            <w:pPr>
              <w:spacing w:after="0"/>
              <w:jc w:val="center"/>
              <w:rPr>
                <w:rFonts w:cs="Arial"/>
                <w:b/>
                <w:bCs/>
                <w:sz w:val="16"/>
                <w:szCs w:val="16"/>
              </w:rPr>
            </w:pPr>
            <w:r>
              <w:rPr>
                <w:rFonts w:cs="Arial"/>
                <w:b/>
                <w:bCs/>
                <w:sz w:val="16"/>
                <w:szCs w:val="16"/>
              </w:rPr>
              <w:t>%Laminar</w:t>
            </w:r>
          </w:p>
        </w:tc>
        <w:tc>
          <w:tcPr>
            <w:tcW w:w="1266" w:type="dxa"/>
            <w:shd w:val="clear" w:color="auto" w:fill="F2F2F2" w:themeFill="background1" w:themeFillShade="F2"/>
            <w:noWrap/>
            <w:vAlign w:val="center"/>
            <w:hideMark/>
          </w:tcPr>
          <w:p w14:paraId="79D25E2C" w14:textId="77777777" w:rsidR="001834FB" w:rsidRPr="00957018" w:rsidRDefault="001834FB" w:rsidP="00A507BF">
            <w:pPr>
              <w:spacing w:after="0"/>
              <w:jc w:val="center"/>
              <w:rPr>
                <w:rFonts w:cs="Arial"/>
                <w:b/>
                <w:bCs/>
                <w:sz w:val="16"/>
                <w:szCs w:val="16"/>
              </w:rPr>
            </w:pPr>
            <w:r>
              <w:rPr>
                <w:rFonts w:cs="Arial"/>
                <w:b/>
                <w:bCs/>
                <w:sz w:val="16"/>
                <w:szCs w:val="16"/>
              </w:rPr>
              <w:t>%Transitional</w:t>
            </w:r>
          </w:p>
        </w:tc>
        <w:tc>
          <w:tcPr>
            <w:tcW w:w="1096" w:type="dxa"/>
            <w:shd w:val="clear" w:color="auto" w:fill="F2F2F2" w:themeFill="background1" w:themeFillShade="F2"/>
            <w:noWrap/>
            <w:vAlign w:val="center"/>
            <w:hideMark/>
          </w:tcPr>
          <w:p w14:paraId="1673A5C3" w14:textId="77777777" w:rsidR="001834FB" w:rsidRPr="00957018" w:rsidRDefault="001834FB" w:rsidP="00A507BF">
            <w:pPr>
              <w:spacing w:after="0"/>
              <w:jc w:val="center"/>
              <w:rPr>
                <w:rFonts w:cs="Arial"/>
                <w:b/>
                <w:bCs/>
                <w:sz w:val="16"/>
                <w:szCs w:val="16"/>
              </w:rPr>
            </w:pPr>
            <w:r>
              <w:rPr>
                <w:rFonts w:cs="Arial"/>
                <w:b/>
                <w:bCs/>
                <w:sz w:val="16"/>
                <w:szCs w:val="16"/>
              </w:rPr>
              <w:t>%Turbulent</w:t>
            </w:r>
          </w:p>
        </w:tc>
        <w:tc>
          <w:tcPr>
            <w:tcW w:w="697" w:type="dxa"/>
            <w:shd w:val="clear" w:color="auto" w:fill="F2F2F2" w:themeFill="background1" w:themeFillShade="F2"/>
            <w:noWrap/>
            <w:vAlign w:val="center"/>
            <w:hideMark/>
          </w:tcPr>
          <w:p w14:paraId="6DAAF358" w14:textId="77777777" w:rsidR="001834FB" w:rsidRPr="00957018" w:rsidRDefault="001834FB" w:rsidP="00A507BF">
            <w:pPr>
              <w:spacing w:after="0"/>
              <w:jc w:val="center"/>
              <w:rPr>
                <w:rFonts w:cs="Arial"/>
                <w:b/>
                <w:bCs/>
                <w:sz w:val="16"/>
                <w:szCs w:val="16"/>
              </w:rPr>
            </w:pPr>
            <w:r>
              <w:rPr>
                <w:rFonts w:cs="Arial"/>
                <w:b/>
                <w:bCs/>
                <w:sz w:val="16"/>
                <w:szCs w:val="16"/>
              </w:rPr>
              <w:t>RMS |diff%|</w:t>
            </w:r>
          </w:p>
        </w:tc>
        <w:tc>
          <w:tcPr>
            <w:tcW w:w="773" w:type="dxa"/>
            <w:shd w:val="clear" w:color="auto" w:fill="F2F2F2" w:themeFill="background1" w:themeFillShade="F2"/>
            <w:noWrap/>
            <w:vAlign w:val="center"/>
            <w:hideMark/>
          </w:tcPr>
          <w:p w14:paraId="52465813" w14:textId="77777777" w:rsidR="001834FB" w:rsidRPr="00957018" w:rsidRDefault="001834FB" w:rsidP="00A507BF">
            <w:pPr>
              <w:spacing w:after="0"/>
              <w:jc w:val="center"/>
              <w:rPr>
                <w:rFonts w:cs="Arial"/>
                <w:b/>
                <w:bCs/>
                <w:sz w:val="16"/>
                <w:szCs w:val="16"/>
              </w:rPr>
            </w:pPr>
            <w:r>
              <w:rPr>
                <w:rFonts w:cs="Arial"/>
                <w:b/>
                <w:bCs/>
                <w:sz w:val="16"/>
                <w:szCs w:val="16"/>
              </w:rPr>
              <w:t>min diff%</w:t>
            </w:r>
          </w:p>
        </w:tc>
        <w:tc>
          <w:tcPr>
            <w:tcW w:w="779" w:type="dxa"/>
            <w:shd w:val="clear" w:color="auto" w:fill="F2F2F2" w:themeFill="background1" w:themeFillShade="F2"/>
            <w:noWrap/>
            <w:vAlign w:val="center"/>
            <w:hideMark/>
          </w:tcPr>
          <w:p w14:paraId="6FADBA53" w14:textId="77777777" w:rsidR="001834FB" w:rsidRPr="00957018" w:rsidRDefault="001834FB" w:rsidP="00A507BF">
            <w:pPr>
              <w:spacing w:after="0"/>
              <w:jc w:val="center"/>
              <w:rPr>
                <w:rFonts w:cs="Arial"/>
                <w:b/>
                <w:bCs/>
                <w:sz w:val="16"/>
                <w:szCs w:val="16"/>
              </w:rPr>
            </w:pPr>
            <w:r>
              <w:rPr>
                <w:rFonts w:cs="Arial"/>
                <w:b/>
                <w:bCs/>
                <w:sz w:val="16"/>
                <w:szCs w:val="16"/>
              </w:rPr>
              <w:t>max diff%</w:t>
            </w:r>
          </w:p>
        </w:tc>
        <w:tc>
          <w:tcPr>
            <w:tcW w:w="1440" w:type="dxa"/>
            <w:shd w:val="clear" w:color="auto" w:fill="F2F2F2" w:themeFill="background1" w:themeFillShade="F2"/>
            <w:noWrap/>
            <w:vAlign w:val="center"/>
            <w:hideMark/>
          </w:tcPr>
          <w:p w14:paraId="76D1F1CB" w14:textId="77777777" w:rsidR="001834FB" w:rsidRPr="00957018" w:rsidRDefault="001834FB" w:rsidP="00A507BF">
            <w:pPr>
              <w:spacing w:after="0"/>
              <w:jc w:val="center"/>
              <w:rPr>
                <w:rFonts w:cs="Arial"/>
                <w:b/>
                <w:bCs/>
                <w:sz w:val="16"/>
                <w:szCs w:val="16"/>
              </w:rPr>
            </w:pPr>
            <w:r>
              <w:rPr>
                <w:rFonts w:cs="Arial"/>
                <w:b/>
                <w:bCs/>
                <w:sz w:val="16"/>
                <w:szCs w:val="16"/>
              </w:rPr>
              <w:t>% non-conservative</w:t>
            </w:r>
          </w:p>
        </w:tc>
        <w:tc>
          <w:tcPr>
            <w:tcW w:w="1111" w:type="dxa"/>
            <w:shd w:val="clear" w:color="auto" w:fill="F2F2F2" w:themeFill="background1" w:themeFillShade="F2"/>
            <w:vAlign w:val="center"/>
          </w:tcPr>
          <w:p w14:paraId="6F35EB75" w14:textId="47EBA317" w:rsidR="001834FB" w:rsidRPr="005E4696" w:rsidRDefault="001834FB" w:rsidP="00A507BF">
            <w:pPr>
              <w:spacing w:after="0"/>
              <w:jc w:val="center"/>
              <w:rPr>
                <w:rFonts w:cs="Arial"/>
                <w:b/>
                <w:bCs/>
                <w:sz w:val="16"/>
                <w:szCs w:val="16"/>
              </w:rPr>
            </w:pPr>
            <w:r>
              <w:rPr>
                <w:rFonts w:cs="Arial"/>
                <w:b/>
                <w:bCs/>
                <w:sz w:val="16"/>
                <w:szCs w:val="16"/>
              </w:rPr>
              <w:t>%</w:t>
            </w:r>
            <w:ins w:id="1958" w:author="Sean de Noronha | DRG" w:date="2026-09-23T17:10:00Z" w16du:dateUtc="2026-09-23T15:10:00Z">
              <w:r>
                <w:rPr>
                  <w:rFonts w:cs="Arial"/>
                  <w:b/>
                  <w:bCs/>
                  <w:sz w:val="16"/>
                  <w:szCs w:val="16"/>
                </w:rPr>
                <w:t xml:space="preserve"> </w:t>
              </w:r>
            </w:ins>
            <w:r>
              <w:rPr>
                <w:rFonts w:cs="Arial"/>
                <w:b/>
                <w:bCs/>
                <w:i/>
                <w:sz w:val="16"/>
                <w:szCs w:val="16"/>
              </w:rPr>
              <w:t>Re</w:t>
            </w:r>
            <w:r>
              <w:rPr>
                <w:rFonts w:cs="Arial"/>
                <w:b/>
                <w:bCs/>
                <w:sz w:val="16"/>
                <w:szCs w:val="16"/>
              </w:rPr>
              <w:t xml:space="preserve"> 4000-10000</w:t>
            </w:r>
          </w:p>
        </w:tc>
      </w:tr>
      <w:tr w:rsidR="00345363" w:rsidRPr="005E4696" w14:paraId="32F893F9" w14:textId="77777777" w:rsidTr="0046729F">
        <w:trPr>
          <w:trHeight w:val="43"/>
        </w:trPr>
        <w:tc>
          <w:tcPr>
            <w:tcW w:w="634" w:type="dxa"/>
            <w:vMerge w:val="restart"/>
            <w:shd w:val="clear" w:color="auto" w:fill="F2F2F2" w:themeFill="background1" w:themeFillShade="F2"/>
            <w:noWrap/>
            <w:vAlign w:val="center"/>
            <w:hideMark/>
          </w:tcPr>
          <w:p w14:paraId="72CDD64A" w14:textId="77777777" w:rsidR="001834FB" w:rsidRPr="0046729F" w:rsidRDefault="001834FB" w:rsidP="00A507BF">
            <w:pPr>
              <w:spacing w:after="0"/>
              <w:jc w:val="center"/>
              <w:rPr>
                <w:rFonts w:cs="Arial"/>
                <w:b/>
                <w:bCs/>
                <w:sz w:val="16"/>
                <w:szCs w:val="16"/>
              </w:rPr>
            </w:pPr>
            <w:r>
              <w:rPr>
                <w:rFonts w:cs="Arial"/>
                <w:b/>
                <w:bCs/>
                <w:sz w:val="16"/>
                <w:szCs w:val="16"/>
              </w:rPr>
              <w:t>A.1</w:t>
            </w:r>
          </w:p>
        </w:tc>
        <w:tc>
          <w:tcPr>
            <w:tcW w:w="519" w:type="dxa"/>
            <w:noWrap/>
            <w:vAlign w:val="center"/>
            <w:hideMark/>
          </w:tcPr>
          <w:p w14:paraId="5DA2D59C" w14:textId="77777777" w:rsidR="001834FB" w:rsidRPr="00957018" w:rsidRDefault="001834FB" w:rsidP="00A507BF">
            <w:pPr>
              <w:spacing w:after="0"/>
              <w:jc w:val="center"/>
              <w:rPr>
                <w:rFonts w:cs="Arial"/>
                <w:sz w:val="16"/>
                <w:szCs w:val="16"/>
              </w:rPr>
            </w:pPr>
            <w:r>
              <w:rPr>
                <w:rFonts w:cs="Arial"/>
                <w:sz w:val="16"/>
                <w:szCs w:val="16"/>
              </w:rPr>
              <w:t>NG</w:t>
            </w:r>
          </w:p>
        </w:tc>
        <w:tc>
          <w:tcPr>
            <w:tcW w:w="981" w:type="dxa"/>
            <w:noWrap/>
            <w:vAlign w:val="center"/>
            <w:hideMark/>
          </w:tcPr>
          <w:p w14:paraId="4AE9B4D6" w14:textId="77777777" w:rsidR="001834FB" w:rsidRPr="00957018" w:rsidRDefault="001834FB" w:rsidP="00A507BF">
            <w:pPr>
              <w:spacing w:after="0"/>
              <w:jc w:val="center"/>
              <w:rPr>
                <w:rFonts w:cs="Arial"/>
                <w:sz w:val="16"/>
                <w:szCs w:val="16"/>
              </w:rPr>
            </w:pPr>
            <w:r>
              <w:rPr>
                <w:rFonts w:cs="Arial"/>
                <w:sz w:val="16"/>
                <w:szCs w:val="16"/>
              </w:rPr>
              <w:t>20.3</w:t>
            </w:r>
          </w:p>
        </w:tc>
        <w:tc>
          <w:tcPr>
            <w:tcW w:w="1266" w:type="dxa"/>
            <w:noWrap/>
            <w:vAlign w:val="center"/>
            <w:hideMark/>
          </w:tcPr>
          <w:p w14:paraId="02CB568E" w14:textId="77777777" w:rsidR="001834FB" w:rsidRPr="00957018" w:rsidRDefault="001834FB" w:rsidP="00A507BF">
            <w:pPr>
              <w:spacing w:after="0"/>
              <w:jc w:val="center"/>
              <w:rPr>
                <w:rFonts w:cs="Arial"/>
                <w:sz w:val="16"/>
                <w:szCs w:val="16"/>
              </w:rPr>
            </w:pPr>
            <w:r>
              <w:rPr>
                <w:rFonts w:cs="Arial"/>
                <w:sz w:val="16"/>
                <w:szCs w:val="16"/>
              </w:rPr>
              <w:t>20.3</w:t>
            </w:r>
          </w:p>
        </w:tc>
        <w:tc>
          <w:tcPr>
            <w:tcW w:w="1096" w:type="dxa"/>
            <w:noWrap/>
            <w:vAlign w:val="center"/>
            <w:hideMark/>
          </w:tcPr>
          <w:p w14:paraId="4DC42CC6" w14:textId="77777777" w:rsidR="001834FB" w:rsidRPr="00957018" w:rsidRDefault="001834FB" w:rsidP="00A507BF">
            <w:pPr>
              <w:spacing w:after="0"/>
              <w:jc w:val="center"/>
              <w:rPr>
                <w:rFonts w:cs="Arial"/>
                <w:sz w:val="16"/>
                <w:szCs w:val="16"/>
              </w:rPr>
            </w:pPr>
            <w:r>
              <w:rPr>
                <w:rFonts w:cs="Arial"/>
                <w:sz w:val="16"/>
                <w:szCs w:val="16"/>
              </w:rPr>
              <w:t>59.4</w:t>
            </w:r>
          </w:p>
        </w:tc>
        <w:tc>
          <w:tcPr>
            <w:tcW w:w="697" w:type="dxa"/>
            <w:noWrap/>
            <w:vAlign w:val="center"/>
            <w:hideMark/>
          </w:tcPr>
          <w:p w14:paraId="79F681B1" w14:textId="77777777" w:rsidR="001834FB" w:rsidRPr="00957018" w:rsidRDefault="001834FB" w:rsidP="00A507BF">
            <w:pPr>
              <w:spacing w:after="0"/>
              <w:jc w:val="center"/>
              <w:rPr>
                <w:rFonts w:cs="Arial"/>
                <w:sz w:val="16"/>
                <w:szCs w:val="16"/>
              </w:rPr>
            </w:pPr>
            <w:r>
              <w:rPr>
                <w:rFonts w:cs="Arial"/>
                <w:sz w:val="16"/>
                <w:szCs w:val="16"/>
              </w:rPr>
              <w:t>15.6</w:t>
            </w:r>
          </w:p>
        </w:tc>
        <w:tc>
          <w:tcPr>
            <w:tcW w:w="773" w:type="dxa"/>
            <w:noWrap/>
            <w:vAlign w:val="center"/>
            <w:hideMark/>
          </w:tcPr>
          <w:p w14:paraId="00DA6B60" w14:textId="77777777" w:rsidR="001834FB" w:rsidRPr="00957018" w:rsidRDefault="001834FB" w:rsidP="00A507BF">
            <w:pPr>
              <w:spacing w:after="0"/>
              <w:jc w:val="center"/>
              <w:rPr>
                <w:rFonts w:cs="Arial"/>
                <w:sz w:val="16"/>
                <w:szCs w:val="16"/>
              </w:rPr>
            </w:pPr>
            <w:r>
              <w:rPr>
                <w:rFonts w:cs="Arial"/>
                <w:sz w:val="16"/>
                <w:szCs w:val="16"/>
              </w:rPr>
              <w:t>-75.0</w:t>
            </w:r>
          </w:p>
        </w:tc>
        <w:tc>
          <w:tcPr>
            <w:tcW w:w="779" w:type="dxa"/>
            <w:noWrap/>
            <w:vAlign w:val="center"/>
            <w:hideMark/>
          </w:tcPr>
          <w:p w14:paraId="5655EFF4" w14:textId="77777777" w:rsidR="001834FB" w:rsidRPr="00957018" w:rsidRDefault="001834FB" w:rsidP="00A507BF">
            <w:pPr>
              <w:spacing w:after="0"/>
              <w:jc w:val="center"/>
              <w:rPr>
                <w:rFonts w:cs="Arial"/>
                <w:sz w:val="16"/>
                <w:szCs w:val="16"/>
              </w:rPr>
            </w:pPr>
            <w:r>
              <w:rPr>
                <w:rFonts w:cs="Arial"/>
                <w:sz w:val="16"/>
                <w:szCs w:val="16"/>
              </w:rPr>
              <w:t>23.1</w:t>
            </w:r>
          </w:p>
        </w:tc>
        <w:tc>
          <w:tcPr>
            <w:tcW w:w="1440" w:type="dxa"/>
            <w:noWrap/>
            <w:vAlign w:val="center"/>
            <w:hideMark/>
          </w:tcPr>
          <w:p w14:paraId="39E358AE" w14:textId="77777777" w:rsidR="001834FB" w:rsidRPr="00957018" w:rsidRDefault="001834FB" w:rsidP="00A507BF">
            <w:pPr>
              <w:spacing w:after="0"/>
              <w:jc w:val="center"/>
              <w:rPr>
                <w:rFonts w:cs="Arial"/>
                <w:sz w:val="16"/>
                <w:szCs w:val="16"/>
              </w:rPr>
            </w:pPr>
            <w:r>
              <w:rPr>
                <w:rFonts w:cs="Arial"/>
                <w:sz w:val="16"/>
                <w:szCs w:val="16"/>
              </w:rPr>
              <w:t>31.4</w:t>
            </w:r>
          </w:p>
        </w:tc>
        <w:tc>
          <w:tcPr>
            <w:tcW w:w="1111" w:type="dxa"/>
            <w:vAlign w:val="center"/>
          </w:tcPr>
          <w:p w14:paraId="61CDE5DF" w14:textId="77777777" w:rsidR="001834FB" w:rsidRPr="005E4696" w:rsidRDefault="001834FB" w:rsidP="00A507BF">
            <w:pPr>
              <w:spacing w:after="0"/>
              <w:jc w:val="center"/>
              <w:rPr>
                <w:rFonts w:cs="Arial"/>
                <w:sz w:val="16"/>
                <w:szCs w:val="16"/>
              </w:rPr>
            </w:pPr>
            <w:r>
              <w:rPr>
                <w:rFonts w:cs="Arial"/>
                <w:sz w:val="16"/>
                <w:szCs w:val="16"/>
              </w:rPr>
              <w:t>25.3</w:t>
            </w:r>
          </w:p>
        </w:tc>
      </w:tr>
      <w:tr w:rsidR="00345363" w:rsidRPr="005E4696" w14:paraId="635C5B8E" w14:textId="77777777" w:rsidTr="0046729F">
        <w:trPr>
          <w:trHeight w:val="43"/>
        </w:trPr>
        <w:tc>
          <w:tcPr>
            <w:tcW w:w="634" w:type="dxa"/>
            <w:vMerge/>
            <w:shd w:val="clear" w:color="auto" w:fill="F2F2F2" w:themeFill="background1" w:themeFillShade="F2"/>
            <w:noWrap/>
            <w:vAlign w:val="center"/>
            <w:hideMark/>
          </w:tcPr>
          <w:p w14:paraId="055189E2" w14:textId="77777777" w:rsidR="001834FB" w:rsidRPr="0046729F" w:rsidRDefault="001834FB" w:rsidP="00A507BF">
            <w:pPr>
              <w:spacing w:after="0"/>
              <w:jc w:val="center"/>
              <w:rPr>
                <w:rFonts w:cs="Arial"/>
                <w:b/>
                <w:bCs/>
                <w:sz w:val="16"/>
                <w:szCs w:val="16"/>
              </w:rPr>
            </w:pPr>
          </w:p>
        </w:tc>
        <w:tc>
          <w:tcPr>
            <w:tcW w:w="519" w:type="dxa"/>
            <w:noWrap/>
            <w:vAlign w:val="center"/>
            <w:hideMark/>
          </w:tcPr>
          <w:p w14:paraId="24234F16" w14:textId="77777777" w:rsidR="001834FB" w:rsidRPr="00957018" w:rsidRDefault="001834FB" w:rsidP="00A507BF">
            <w:pPr>
              <w:spacing w:after="0"/>
              <w:jc w:val="center"/>
              <w:rPr>
                <w:rFonts w:cs="Arial"/>
                <w:sz w:val="16"/>
                <w:szCs w:val="16"/>
              </w:rPr>
            </w:pPr>
            <w:r>
              <w:rPr>
                <w:rFonts w:cs="Arial"/>
                <w:sz w:val="16"/>
                <w:szCs w:val="16"/>
              </w:rPr>
              <w:t>H2</w:t>
            </w:r>
          </w:p>
        </w:tc>
        <w:tc>
          <w:tcPr>
            <w:tcW w:w="981" w:type="dxa"/>
            <w:noWrap/>
            <w:vAlign w:val="center"/>
            <w:hideMark/>
          </w:tcPr>
          <w:p w14:paraId="799DCA5E" w14:textId="77777777" w:rsidR="001834FB" w:rsidRPr="00957018" w:rsidRDefault="001834FB" w:rsidP="00A507BF">
            <w:pPr>
              <w:spacing w:after="0"/>
              <w:jc w:val="center"/>
              <w:rPr>
                <w:rFonts w:cs="Arial"/>
                <w:sz w:val="16"/>
                <w:szCs w:val="16"/>
              </w:rPr>
            </w:pPr>
            <w:r>
              <w:rPr>
                <w:rFonts w:cs="Arial"/>
                <w:sz w:val="16"/>
                <w:szCs w:val="16"/>
              </w:rPr>
              <w:t>41.8</w:t>
            </w:r>
          </w:p>
        </w:tc>
        <w:tc>
          <w:tcPr>
            <w:tcW w:w="1266" w:type="dxa"/>
            <w:noWrap/>
            <w:vAlign w:val="center"/>
            <w:hideMark/>
          </w:tcPr>
          <w:p w14:paraId="35696E03" w14:textId="77777777" w:rsidR="001834FB" w:rsidRPr="00957018" w:rsidRDefault="001834FB" w:rsidP="00A507BF">
            <w:pPr>
              <w:spacing w:after="0"/>
              <w:jc w:val="center"/>
              <w:rPr>
                <w:rFonts w:cs="Arial"/>
                <w:sz w:val="16"/>
                <w:szCs w:val="16"/>
              </w:rPr>
            </w:pPr>
            <w:r>
              <w:rPr>
                <w:rFonts w:cs="Arial"/>
                <w:sz w:val="16"/>
                <w:szCs w:val="16"/>
              </w:rPr>
              <w:t>23.0</w:t>
            </w:r>
          </w:p>
        </w:tc>
        <w:tc>
          <w:tcPr>
            <w:tcW w:w="1096" w:type="dxa"/>
            <w:noWrap/>
            <w:vAlign w:val="center"/>
            <w:hideMark/>
          </w:tcPr>
          <w:p w14:paraId="28AE384A" w14:textId="77777777" w:rsidR="001834FB" w:rsidRPr="00957018" w:rsidRDefault="001834FB" w:rsidP="00A507BF">
            <w:pPr>
              <w:spacing w:after="0"/>
              <w:jc w:val="center"/>
              <w:rPr>
                <w:rFonts w:cs="Arial"/>
                <w:sz w:val="16"/>
                <w:szCs w:val="16"/>
              </w:rPr>
            </w:pPr>
            <w:r>
              <w:rPr>
                <w:rFonts w:cs="Arial"/>
                <w:sz w:val="16"/>
                <w:szCs w:val="16"/>
              </w:rPr>
              <w:t>35.2</w:t>
            </w:r>
          </w:p>
        </w:tc>
        <w:tc>
          <w:tcPr>
            <w:tcW w:w="697" w:type="dxa"/>
            <w:noWrap/>
            <w:vAlign w:val="center"/>
            <w:hideMark/>
          </w:tcPr>
          <w:p w14:paraId="3EB2487F" w14:textId="77777777" w:rsidR="001834FB" w:rsidRPr="00957018" w:rsidRDefault="001834FB" w:rsidP="00A507BF">
            <w:pPr>
              <w:spacing w:after="0"/>
              <w:jc w:val="center"/>
              <w:rPr>
                <w:rFonts w:cs="Arial"/>
                <w:sz w:val="16"/>
                <w:szCs w:val="16"/>
              </w:rPr>
            </w:pPr>
            <w:r>
              <w:rPr>
                <w:rFonts w:cs="Arial"/>
                <w:sz w:val="16"/>
                <w:szCs w:val="16"/>
              </w:rPr>
              <w:t>28.5</w:t>
            </w:r>
          </w:p>
        </w:tc>
        <w:tc>
          <w:tcPr>
            <w:tcW w:w="773" w:type="dxa"/>
            <w:noWrap/>
            <w:vAlign w:val="center"/>
            <w:hideMark/>
          </w:tcPr>
          <w:p w14:paraId="58941344" w14:textId="77777777" w:rsidR="001834FB" w:rsidRPr="00957018" w:rsidRDefault="001834FB" w:rsidP="00A507BF">
            <w:pPr>
              <w:spacing w:after="0"/>
              <w:jc w:val="center"/>
              <w:rPr>
                <w:rFonts w:cs="Arial"/>
                <w:sz w:val="16"/>
                <w:szCs w:val="16"/>
              </w:rPr>
            </w:pPr>
            <w:r>
              <w:rPr>
                <w:rFonts w:cs="Arial"/>
                <w:sz w:val="16"/>
                <w:szCs w:val="16"/>
              </w:rPr>
              <w:t>-100.0</w:t>
            </w:r>
          </w:p>
        </w:tc>
        <w:tc>
          <w:tcPr>
            <w:tcW w:w="779" w:type="dxa"/>
            <w:noWrap/>
            <w:vAlign w:val="center"/>
            <w:hideMark/>
          </w:tcPr>
          <w:p w14:paraId="43B3FD75" w14:textId="77777777" w:rsidR="001834FB" w:rsidRPr="00957018" w:rsidRDefault="001834FB" w:rsidP="00A507BF">
            <w:pPr>
              <w:spacing w:after="0"/>
              <w:jc w:val="center"/>
              <w:rPr>
                <w:rFonts w:cs="Arial"/>
                <w:sz w:val="16"/>
                <w:szCs w:val="16"/>
              </w:rPr>
            </w:pPr>
            <w:r>
              <w:rPr>
                <w:rFonts w:cs="Arial"/>
                <w:sz w:val="16"/>
                <w:szCs w:val="16"/>
              </w:rPr>
              <w:t>25.0</w:t>
            </w:r>
          </w:p>
        </w:tc>
        <w:tc>
          <w:tcPr>
            <w:tcW w:w="1440" w:type="dxa"/>
            <w:noWrap/>
            <w:vAlign w:val="center"/>
            <w:hideMark/>
          </w:tcPr>
          <w:p w14:paraId="6B0F3E9A" w14:textId="77777777" w:rsidR="001834FB" w:rsidRPr="00957018" w:rsidRDefault="001834FB" w:rsidP="00A507BF">
            <w:pPr>
              <w:spacing w:after="0"/>
              <w:jc w:val="center"/>
              <w:rPr>
                <w:rFonts w:cs="Arial"/>
                <w:sz w:val="16"/>
                <w:szCs w:val="16"/>
              </w:rPr>
            </w:pPr>
            <w:r>
              <w:rPr>
                <w:rFonts w:cs="Arial"/>
                <w:sz w:val="16"/>
                <w:szCs w:val="16"/>
              </w:rPr>
              <w:t>49.4</w:t>
            </w:r>
          </w:p>
        </w:tc>
        <w:tc>
          <w:tcPr>
            <w:tcW w:w="1111" w:type="dxa"/>
            <w:vAlign w:val="center"/>
          </w:tcPr>
          <w:p w14:paraId="42E196A0" w14:textId="77777777" w:rsidR="001834FB" w:rsidRPr="005E4696" w:rsidRDefault="001834FB" w:rsidP="00A507BF">
            <w:pPr>
              <w:spacing w:after="0"/>
              <w:jc w:val="center"/>
              <w:rPr>
                <w:rFonts w:cs="Arial"/>
                <w:sz w:val="16"/>
                <w:szCs w:val="16"/>
              </w:rPr>
            </w:pPr>
            <w:r>
              <w:rPr>
                <w:rFonts w:cs="Arial"/>
                <w:sz w:val="16"/>
                <w:szCs w:val="16"/>
              </w:rPr>
              <w:t>21.5</w:t>
            </w:r>
          </w:p>
        </w:tc>
      </w:tr>
      <w:tr w:rsidR="00345363" w:rsidRPr="005E4696" w14:paraId="474F39BC" w14:textId="77777777" w:rsidTr="0046729F">
        <w:trPr>
          <w:trHeight w:val="43"/>
        </w:trPr>
        <w:tc>
          <w:tcPr>
            <w:tcW w:w="634" w:type="dxa"/>
            <w:vMerge w:val="restart"/>
            <w:shd w:val="clear" w:color="auto" w:fill="F2F2F2" w:themeFill="background1" w:themeFillShade="F2"/>
            <w:noWrap/>
            <w:vAlign w:val="center"/>
            <w:hideMark/>
          </w:tcPr>
          <w:p w14:paraId="693131D9" w14:textId="77777777" w:rsidR="001834FB" w:rsidRPr="0046729F" w:rsidRDefault="001834FB" w:rsidP="00A507BF">
            <w:pPr>
              <w:spacing w:after="0"/>
              <w:jc w:val="center"/>
              <w:rPr>
                <w:rFonts w:cs="Arial"/>
                <w:b/>
                <w:bCs/>
                <w:sz w:val="16"/>
                <w:szCs w:val="16"/>
              </w:rPr>
            </w:pPr>
            <w:r>
              <w:rPr>
                <w:rFonts w:cs="Arial"/>
                <w:b/>
                <w:bCs/>
                <w:sz w:val="16"/>
                <w:szCs w:val="16"/>
              </w:rPr>
              <w:t>A.2</w:t>
            </w:r>
          </w:p>
        </w:tc>
        <w:tc>
          <w:tcPr>
            <w:tcW w:w="519" w:type="dxa"/>
            <w:noWrap/>
            <w:vAlign w:val="center"/>
            <w:hideMark/>
          </w:tcPr>
          <w:p w14:paraId="1F5234D1" w14:textId="77777777" w:rsidR="001834FB" w:rsidRPr="00957018" w:rsidRDefault="001834FB" w:rsidP="00A507BF">
            <w:pPr>
              <w:spacing w:after="0"/>
              <w:jc w:val="center"/>
              <w:rPr>
                <w:rFonts w:cs="Arial"/>
                <w:sz w:val="16"/>
                <w:szCs w:val="16"/>
              </w:rPr>
            </w:pPr>
            <w:r>
              <w:rPr>
                <w:rFonts w:cs="Arial"/>
                <w:sz w:val="16"/>
                <w:szCs w:val="16"/>
              </w:rPr>
              <w:t>NG</w:t>
            </w:r>
          </w:p>
        </w:tc>
        <w:tc>
          <w:tcPr>
            <w:tcW w:w="981" w:type="dxa"/>
            <w:noWrap/>
            <w:vAlign w:val="center"/>
            <w:hideMark/>
          </w:tcPr>
          <w:p w14:paraId="2FC0E761" w14:textId="77777777" w:rsidR="001834FB" w:rsidRPr="00957018" w:rsidRDefault="001834FB" w:rsidP="00A507BF">
            <w:pPr>
              <w:spacing w:after="0"/>
              <w:jc w:val="center"/>
              <w:rPr>
                <w:rFonts w:cs="Arial"/>
                <w:sz w:val="16"/>
                <w:szCs w:val="16"/>
              </w:rPr>
            </w:pPr>
            <w:r>
              <w:rPr>
                <w:rFonts w:cs="Arial"/>
                <w:sz w:val="16"/>
                <w:szCs w:val="16"/>
              </w:rPr>
              <w:t>12.3</w:t>
            </w:r>
          </w:p>
        </w:tc>
        <w:tc>
          <w:tcPr>
            <w:tcW w:w="1266" w:type="dxa"/>
            <w:noWrap/>
            <w:vAlign w:val="center"/>
            <w:hideMark/>
          </w:tcPr>
          <w:p w14:paraId="16794996" w14:textId="77777777" w:rsidR="001834FB" w:rsidRPr="00957018" w:rsidRDefault="001834FB" w:rsidP="00A507BF">
            <w:pPr>
              <w:spacing w:after="0"/>
              <w:jc w:val="center"/>
              <w:rPr>
                <w:rFonts w:cs="Arial"/>
                <w:sz w:val="16"/>
                <w:szCs w:val="16"/>
              </w:rPr>
            </w:pPr>
            <w:r>
              <w:rPr>
                <w:rFonts w:cs="Arial"/>
                <w:sz w:val="16"/>
                <w:szCs w:val="16"/>
              </w:rPr>
              <w:t>17.6</w:t>
            </w:r>
          </w:p>
        </w:tc>
        <w:tc>
          <w:tcPr>
            <w:tcW w:w="1096" w:type="dxa"/>
            <w:noWrap/>
            <w:vAlign w:val="center"/>
            <w:hideMark/>
          </w:tcPr>
          <w:p w14:paraId="4608AEB2" w14:textId="77777777" w:rsidR="001834FB" w:rsidRPr="00957018" w:rsidRDefault="001834FB" w:rsidP="00A507BF">
            <w:pPr>
              <w:spacing w:after="0"/>
              <w:jc w:val="center"/>
              <w:rPr>
                <w:rFonts w:cs="Arial"/>
                <w:sz w:val="16"/>
                <w:szCs w:val="16"/>
              </w:rPr>
            </w:pPr>
            <w:r>
              <w:rPr>
                <w:rFonts w:cs="Arial"/>
                <w:sz w:val="16"/>
                <w:szCs w:val="16"/>
              </w:rPr>
              <w:t>70.1</w:t>
            </w:r>
          </w:p>
        </w:tc>
        <w:tc>
          <w:tcPr>
            <w:tcW w:w="697" w:type="dxa"/>
            <w:noWrap/>
            <w:vAlign w:val="center"/>
            <w:hideMark/>
          </w:tcPr>
          <w:p w14:paraId="5622CD23" w14:textId="77777777" w:rsidR="001834FB" w:rsidRPr="00957018" w:rsidRDefault="001834FB" w:rsidP="00A507BF">
            <w:pPr>
              <w:spacing w:after="0"/>
              <w:jc w:val="center"/>
              <w:rPr>
                <w:rFonts w:cs="Arial"/>
                <w:sz w:val="16"/>
                <w:szCs w:val="16"/>
              </w:rPr>
            </w:pPr>
            <w:r>
              <w:rPr>
                <w:rFonts w:cs="Arial"/>
                <w:sz w:val="16"/>
                <w:szCs w:val="16"/>
              </w:rPr>
              <w:t>11.1</w:t>
            </w:r>
          </w:p>
        </w:tc>
        <w:tc>
          <w:tcPr>
            <w:tcW w:w="773" w:type="dxa"/>
            <w:noWrap/>
            <w:vAlign w:val="center"/>
            <w:hideMark/>
          </w:tcPr>
          <w:p w14:paraId="102495D4" w14:textId="77777777" w:rsidR="001834FB" w:rsidRPr="00957018" w:rsidRDefault="001834FB" w:rsidP="00A507BF">
            <w:pPr>
              <w:spacing w:after="0"/>
              <w:jc w:val="center"/>
              <w:rPr>
                <w:rFonts w:cs="Arial"/>
                <w:sz w:val="16"/>
                <w:szCs w:val="16"/>
              </w:rPr>
            </w:pPr>
            <w:r>
              <w:rPr>
                <w:rFonts w:cs="Arial"/>
                <w:sz w:val="16"/>
                <w:szCs w:val="16"/>
              </w:rPr>
              <w:t>-60.0</w:t>
            </w:r>
          </w:p>
        </w:tc>
        <w:tc>
          <w:tcPr>
            <w:tcW w:w="779" w:type="dxa"/>
            <w:noWrap/>
            <w:vAlign w:val="center"/>
            <w:hideMark/>
          </w:tcPr>
          <w:p w14:paraId="66949EE2" w14:textId="77777777" w:rsidR="001834FB" w:rsidRPr="00957018" w:rsidRDefault="001834FB" w:rsidP="00A507BF">
            <w:pPr>
              <w:spacing w:after="0"/>
              <w:jc w:val="center"/>
              <w:rPr>
                <w:rFonts w:cs="Arial"/>
                <w:sz w:val="16"/>
                <w:szCs w:val="16"/>
              </w:rPr>
            </w:pPr>
            <w:r>
              <w:rPr>
                <w:rFonts w:cs="Arial"/>
                <w:sz w:val="16"/>
                <w:szCs w:val="16"/>
              </w:rPr>
              <w:t>23.1</w:t>
            </w:r>
          </w:p>
        </w:tc>
        <w:tc>
          <w:tcPr>
            <w:tcW w:w="1440" w:type="dxa"/>
            <w:noWrap/>
            <w:vAlign w:val="center"/>
            <w:hideMark/>
          </w:tcPr>
          <w:p w14:paraId="6EA03F22" w14:textId="77777777" w:rsidR="001834FB" w:rsidRPr="00957018" w:rsidRDefault="001834FB" w:rsidP="00A507BF">
            <w:pPr>
              <w:spacing w:after="0"/>
              <w:jc w:val="center"/>
              <w:rPr>
                <w:rFonts w:cs="Arial"/>
                <w:sz w:val="16"/>
                <w:szCs w:val="16"/>
              </w:rPr>
            </w:pPr>
            <w:r>
              <w:rPr>
                <w:rFonts w:cs="Arial"/>
                <w:sz w:val="16"/>
                <w:szCs w:val="16"/>
              </w:rPr>
              <w:t>25.7</w:t>
            </w:r>
          </w:p>
        </w:tc>
        <w:tc>
          <w:tcPr>
            <w:tcW w:w="1111" w:type="dxa"/>
            <w:vAlign w:val="center"/>
          </w:tcPr>
          <w:p w14:paraId="14A2DEEF" w14:textId="77777777" w:rsidR="001834FB" w:rsidRPr="005E4696" w:rsidRDefault="001834FB" w:rsidP="00A507BF">
            <w:pPr>
              <w:spacing w:after="0"/>
              <w:jc w:val="center"/>
              <w:rPr>
                <w:rFonts w:cs="Arial"/>
                <w:sz w:val="16"/>
                <w:szCs w:val="16"/>
              </w:rPr>
            </w:pPr>
            <w:r>
              <w:rPr>
                <w:rFonts w:cs="Arial"/>
                <w:sz w:val="16"/>
                <w:szCs w:val="16"/>
              </w:rPr>
              <w:t>24.9</w:t>
            </w:r>
          </w:p>
        </w:tc>
      </w:tr>
      <w:tr w:rsidR="00345363" w:rsidRPr="005E4696" w14:paraId="0D3FC6D7" w14:textId="77777777" w:rsidTr="0046729F">
        <w:trPr>
          <w:trHeight w:val="43"/>
        </w:trPr>
        <w:tc>
          <w:tcPr>
            <w:tcW w:w="634" w:type="dxa"/>
            <w:vMerge/>
            <w:shd w:val="clear" w:color="auto" w:fill="F2F2F2" w:themeFill="background1" w:themeFillShade="F2"/>
            <w:noWrap/>
            <w:vAlign w:val="center"/>
            <w:hideMark/>
          </w:tcPr>
          <w:p w14:paraId="4566C301" w14:textId="77777777" w:rsidR="001834FB" w:rsidRPr="0046729F" w:rsidRDefault="001834FB" w:rsidP="00A507BF">
            <w:pPr>
              <w:spacing w:after="0"/>
              <w:jc w:val="center"/>
              <w:rPr>
                <w:rFonts w:cs="Arial"/>
                <w:b/>
                <w:bCs/>
                <w:sz w:val="16"/>
                <w:szCs w:val="16"/>
              </w:rPr>
            </w:pPr>
          </w:p>
        </w:tc>
        <w:tc>
          <w:tcPr>
            <w:tcW w:w="519" w:type="dxa"/>
            <w:noWrap/>
            <w:vAlign w:val="center"/>
            <w:hideMark/>
          </w:tcPr>
          <w:p w14:paraId="1253D1D0" w14:textId="77777777" w:rsidR="001834FB" w:rsidRPr="00957018" w:rsidRDefault="001834FB" w:rsidP="00A507BF">
            <w:pPr>
              <w:spacing w:after="0"/>
              <w:jc w:val="center"/>
              <w:rPr>
                <w:rFonts w:cs="Arial"/>
                <w:sz w:val="16"/>
                <w:szCs w:val="16"/>
              </w:rPr>
            </w:pPr>
            <w:r>
              <w:rPr>
                <w:rFonts w:cs="Arial"/>
                <w:sz w:val="16"/>
                <w:szCs w:val="16"/>
              </w:rPr>
              <w:t>H2</w:t>
            </w:r>
          </w:p>
        </w:tc>
        <w:tc>
          <w:tcPr>
            <w:tcW w:w="981" w:type="dxa"/>
            <w:noWrap/>
            <w:vAlign w:val="center"/>
            <w:hideMark/>
          </w:tcPr>
          <w:p w14:paraId="34A4C0E0" w14:textId="77777777" w:rsidR="001834FB" w:rsidRPr="00957018" w:rsidRDefault="001834FB" w:rsidP="00A507BF">
            <w:pPr>
              <w:spacing w:after="0"/>
              <w:jc w:val="center"/>
              <w:rPr>
                <w:rFonts w:cs="Arial"/>
                <w:sz w:val="16"/>
                <w:szCs w:val="16"/>
              </w:rPr>
            </w:pPr>
            <w:r>
              <w:rPr>
                <w:rFonts w:cs="Arial"/>
                <w:sz w:val="16"/>
                <w:szCs w:val="16"/>
              </w:rPr>
              <w:t>31.0</w:t>
            </w:r>
          </w:p>
        </w:tc>
        <w:tc>
          <w:tcPr>
            <w:tcW w:w="1266" w:type="dxa"/>
            <w:noWrap/>
            <w:vAlign w:val="center"/>
            <w:hideMark/>
          </w:tcPr>
          <w:p w14:paraId="2F882093" w14:textId="77777777" w:rsidR="001834FB" w:rsidRPr="00957018" w:rsidRDefault="001834FB" w:rsidP="00A507BF">
            <w:pPr>
              <w:spacing w:after="0"/>
              <w:jc w:val="center"/>
              <w:rPr>
                <w:rFonts w:cs="Arial"/>
                <w:sz w:val="16"/>
                <w:szCs w:val="16"/>
              </w:rPr>
            </w:pPr>
            <w:r>
              <w:rPr>
                <w:rFonts w:cs="Arial"/>
                <w:sz w:val="16"/>
                <w:szCs w:val="16"/>
              </w:rPr>
              <w:t>22.2</w:t>
            </w:r>
          </w:p>
        </w:tc>
        <w:tc>
          <w:tcPr>
            <w:tcW w:w="1096" w:type="dxa"/>
            <w:noWrap/>
            <w:vAlign w:val="center"/>
            <w:hideMark/>
          </w:tcPr>
          <w:p w14:paraId="14568105" w14:textId="77777777" w:rsidR="001834FB" w:rsidRPr="00957018" w:rsidRDefault="001834FB" w:rsidP="00A507BF">
            <w:pPr>
              <w:spacing w:after="0"/>
              <w:jc w:val="center"/>
              <w:rPr>
                <w:rFonts w:cs="Arial"/>
                <w:sz w:val="16"/>
                <w:szCs w:val="16"/>
              </w:rPr>
            </w:pPr>
            <w:r>
              <w:rPr>
                <w:rFonts w:cs="Arial"/>
                <w:sz w:val="16"/>
                <w:szCs w:val="16"/>
              </w:rPr>
              <w:t>46.7</w:t>
            </w:r>
          </w:p>
        </w:tc>
        <w:tc>
          <w:tcPr>
            <w:tcW w:w="697" w:type="dxa"/>
            <w:noWrap/>
            <w:vAlign w:val="center"/>
            <w:hideMark/>
          </w:tcPr>
          <w:p w14:paraId="55A05995" w14:textId="77777777" w:rsidR="001834FB" w:rsidRPr="00957018" w:rsidRDefault="001834FB" w:rsidP="00A507BF">
            <w:pPr>
              <w:spacing w:after="0"/>
              <w:jc w:val="center"/>
              <w:rPr>
                <w:rFonts w:cs="Arial"/>
                <w:sz w:val="16"/>
                <w:szCs w:val="16"/>
              </w:rPr>
            </w:pPr>
            <w:r>
              <w:rPr>
                <w:rFonts w:cs="Arial"/>
                <w:sz w:val="16"/>
                <w:szCs w:val="16"/>
              </w:rPr>
              <w:t>21.7</w:t>
            </w:r>
          </w:p>
        </w:tc>
        <w:tc>
          <w:tcPr>
            <w:tcW w:w="773" w:type="dxa"/>
            <w:noWrap/>
            <w:vAlign w:val="center"/>
            <w:hideMark/>
          </w:tcPr>
          <w:p w14:paraId="03998EE3" w14:textId="77777777" w:rsidR="001834FB" w:rsidRPr="00957018" w:rsidRDefault="001834FB" w:rsidP="00A507BF">
            <w:pPr>
              <w:spacing w:after="0"/>
              <w:jc w:val="center"/>
              <w:rPr>
                <w:rFonts w:cs="Arial"/>
                <w:sz w:val="16"/>
                <w:szCs w:val="16"/>
              </w:rPr>
            </w:pPr>
            <w:r>
              <w:rPr>
                <w:rFonts w:cs="Arial"/>
                <w:sz w:val="16"/>
                <w:szCs w:val="16"/>
              </w:rPr>
              <w:t>-80.0</w:t>
            </w:r>
          </w:p>
        </w:tc>
        <w:tc>
          <w:tcPr>
            <w:tcW w:w="779" w:type="dxa"/>
            <w:noWrap/>
            <w:vAlign w:val="center"/>
            <w:hideMark/>
          </w:tcPr>
          <w:p w14:paraId="350B4134" w14:textId="77777777" w:rsidR="001834FB" w:rsidRPr="00957018" w:rsidRDefault="001834FB" w:rsidP="00A507BF">
            <w:pPr>
              <w:spacing w:after="0"/>
              <w:jc w:val="center"/>
              <w:rPr>
                <w:rFonts w:cs="Arial"/>
                <w:sz w:val="16"/>
                <w:szCs w:val="16"/>
              </w:rPr>
            </w:pPr>
            <w:r>
              <w:rPr>
                <w:rFonts w:cs="Arial"/>
                <w:sz w:val="16"/>
                <w:szCs w:val="16"/>
              </w:rPr>
              <w:t>25.0</w:t>
            </w:r>
          </w:p>
        </w:tc>
        <w:tc>
          <w:tcPr>
            <w:tcW w:w="1440" w:type="dxa"/>
            <w:noWrap/>
            <w:vAlign w:val="center"/>
            <w:hideMark/>
          </w:tcPr>
          <w:p w14:paraId="0BD13E36" w14:textId="77777777" w:rsidR="001834FB" w:rsidRPr="00957018" w:rsidRDefault="001834FB" w:rsidP="00A507BF">
            <w:pPr>
              <w:spacing w:after="0"/>
              <w:jc w:val="center"/>
              <w:rPr>
                <w:rFonts w:cs="Arial"/>
                <w:sz w:val="16"/>
                <w:szCs w:val="16"/>
              </w:rPr>
            </w:pPr>
            <w:r>
              <w:rPr>
                <w:rFonts w:cs="Arial"/>
                <w:sz w:val="16"/>
                <w:szCs w:val="16"/>
              </w:rPr>
              <w:t>40.6</w:t>
            </w:r>
          </w:p>
        </w:tc>
        <w:tc>
          <w:tcPr>
            <w:tcW w:w="1111" w:type="dxa"/>
            <w:vAlign w:val="center"/>
          </w:tcPr>
          <w:p w14:paraId="754C5AAE" w14:textId="77777777" w:rsidR="001834FB" w:rsidRPr="005E4696" w:rsidRDefault="001834FB" w:rsidP="00A507BF">
            <w:pPr>
              <w:spacing w:after="0"/>
              <w:jc w:val="center"/>
              <w:rPr>
                <w:rFonts w:cs="Arial"/>
                <w:sz w:val="16"/>
                <w:szCs w:val="16"/>
              </w:rPr>
            </w:pPr>
            <w:r>
              <w:rPr>
                <w:rFonts w:cs="Arial"/>
                <w:sz w:val="16"/>
                <w:szCs w:val="16"/>
              </w:rPr>
              <w:t>24.5</w:t>
            </w:r>
          </w:p>
        </w:tc>
      </w:tr>
      <w:tr w:rsidR="00345363" w:rsidRPr="005E4696" w14:paraId="69072B7E" w14:textId="77777777" w:rsidTr="0046729F">
        <w:trPr>
          <w:trHeight w:val="43"/>
        </w:trPr>
        <w:tc>
          <w:tcPr>
            <w:tcW w:w="634" w:type="dxa"/>
            <w:vMerge w:val="restart"/>
            <w:shd w:val="clear" w:color="auto" w:fill="F2F2F2" w:themeFill="background1" w:themeFillShade="F2"/>
            <w:noWrap/>
            <w:vAlign w:val="center"/>
            <w:hideMark/>
          </w:tcPr>
          <w:p w14:paraId="62BBE2DF" w14:textId="77777777" w:rsidR="001834FB" w:rsidRPr="0046729F" w:rsidRDefault="001834FB" w:rsidP="00A507BF">
            <w:pPr>
              <w:spacing w:after="0"/>
              <w:jc w:val="center"/>
              <w:rPr>
                <w:rFonts w:cs="Arial"/>
                <w:b/>
                <w:bCs/>
                <w:sz w:val="16"/>
                <w:szCs w:val="16"/>
              </w:rPr>
            </w:pPr>
            <w:r>
              <w:rPr>
                <w:rFonts w:cs="Arial"/>
                <w:b/>
                <w:bCs/>
                <w:sz w:val="16"/>
                <w:szCs w:val="16"/>
              </w:rPr>
              <w:t>A.3</w:t>
            </w:r>
          </w:p>
        </w:tc>
        <w:tc>
          <w:tcPr>
            <w:tcW w:w="519" w:type="dxa"/>
            <w:noWrap/>
            <w:vAlign w:val="center"/>
            <w:hideMark/>
          </w:tcPr>
          <w:p w14:paraId="5CFB6AC3" w14:textId="77777777" w:rsidR="001834FB" w:rsidRPr="00957018" w:rsidRDefault="001834FB" w:rsidP="00A507BF">
            <w:pPr>
              <w:spacing w:after="0"/>
              <w:jc w:val="center"/>
              <w:rPr>
                <w:rFonts w:cs="Arial"/>
                <w:sz w:val="16"/>
                <w:szCs w:val="16"/>
              </w:rPr>
            </w:pPr>
            <w:r>
              <w:rPr>
                <w:rFonts w:cs="Arial"/>
                <w:sz w:val="16"/>
                <w:szCs w:val="16"/>
              </w:rPr>
              <w:t>NG</w:t>
            </w:r>
          </w:p>
        </w:tc>
        <w:tc>
          <w:tcPr>
            <w:tcW w:w="981" w:type="dxa"/>
            <w:noWrap/>
            <w:vAlign w:val="center"/>
            <w:hideMark/>
          </w:tcPr>
          <w:p w14:paraId="343BAE4E" w14:textId="77777777" w:rsidR="001834FB" w:rsidRPr="00957018" w:rsidRDefault="001834FB" w:rsidP="00A507BF">
            <w:pPr>
              <w:spacing w:after="0"/>
              <w:jc w:val="center"/>
              <w:rPr>
                <w:rFonts w:cs="Arial"/>
                <w:sz w:val="16"/>
                <w:szCs w:val="16"/>
              </w:rPr>
            </w:pPr>
            <w:r>
              <w:rPr>
                <w:rFonts w:cs="Arial"/>
                <w:sz w:val="16"/>
                <w:szCs w:val="16"/>
              </w:rPr>
              <w:t>0.0</w:t>
            </w:r>
          </w:p>
        </w:tc>
        <w:tc>
          <w:tcPr>
            <w:tcW w:w="1266" w:type="dxa"/>
            <w:noWrap/>
            <w:vAlign w:val="center"/>
            <w:hideMark/>
          </w:tcPr>
          <w:p w14:paraId="709ABCA7" w14:textId="77777777" w:rsidR="001834FB" w:rsidRPr="00957018" w:rsidRDefault="001834FB" w:rsidP="00A507BF">
            <w:pPr>
              <w:spacing w:after="0"/>
              <w:jc w:val="center"/>
              <w:rPr>
                <w:rFonts w:cs="Arial"/>
                <w:sz w:val="16"/>
                <w:szCs w:val="16"/>
              </w:rPr>
            </w:pPr>
            <w:r>
              <w:rPr>
                <w:rFonts w:cs="Arial"/>
                <w:sz w:val="16"/>
                <w:szCs w:val="16"/>
              </w:rPr>
              <w:t>1.1</w:t>
            </w:r>
          </w:p>
        </w:tc>
        <w:tc>
          <w:tcPr>
            <w:tcW w:w="1096" w:type="dxa"/>
            <w:noWrap/>
            <w:vAlign w:val="center"/>
            <w:hideMark/>
          </w:tcPr>
          <w:p w14:paraId="7B443618" w14:textId="77777777" w:rsidR="001834FB" w:rsidRPr="00957018" w:rsidRDefault="001834FB" w:rsidP="00A507BF">
            <w:pPr>
              <w:spacing w:after="0"/>
              <w:jc w:val="center"/>
              <w:rPr>
                <w:rFonts w:cs="Arial"/>
                <w:sz w:val="16"/>
                <w:szCs w:val="16"/>
              </w:rPr>
            </w:pPr>
            <w:r>
              <w:rPr>
                <w:rFonts w:cs="Arial"/>
                <w:sz w:val="16"/>
                <w:szCs w:val="16"/>
              </w:rPr>
              <w:t>98.9</w:t>
            </w:r>
          </w:p>
        </w:tc>
        <w:tc>
          <w:tcPr>
            <w:tcW w:w="697" w:type="dxa"/>
            <w:noWrap/>
            <w:vAlign w:val="center"/>
            <w:hideMark/>
          </w:tcPr>
          <w:p w14:paraId="02DC386C" w14:textId="77777777" w:rsidR="001834FB" w:rsidRPr="00957018" w:rsidRDefault="001834FB" w:rsidP="00A507BF">
            <w:pPr>
              <w:spacing w:after="0"/>
              <w:jc w:val="center"/>
              <w:rPr>
                <w:rFonts w:cs="Arial"/>
                <w:sz w:val="16"/>
                <w:szCs w:val="16"/>
              </w:rPr>
            </w:pPr>
            <w:r>
              <w:rPr>
                <w:rFonts w:cs="Arial"/>
                <w:sz w:val="16"/>
                <w:szCs w:val="16"/>
              </w:rPr>
              <w:t>5.7</w:t>
            </w:r>
          </w:p>
        </w:tc>
        <w:tc>
          <w:tcPr>
            <w:tcW w:w="773" w:type="dxa"/>
            <w:noWrap/>
            <w:vAlign w:val="center"/>
            <w:hideMark/>
          </w:tcPr>
          <w:p w14:paraId="556D4AE5" w14:textId="77777777" w:rsidR="001834FB" w:rsidRPr="00957018" w:rsidRDefault="001834FB" w:rsidP="00A507BF">
            <w:pPr>
              <w:spacing w:after="0"/>
              <w:jc w:val="center"/>
              <w:rPr>
                <w:rFonts w:cs="Arial"/>
                <w:sz w:val="16"/>
                <w:szCs w:val="16"/>
              </w:rPr>
            </w:pPr>
            <w:r>
              <w:rPr>
                <w:rFonts w:cs="Arial"/>
                <w:sz w:val="16"/>
                <w:szCs w:val="16"/>
              </w:rPr>
              <w:t>-7.4</w:t>
            </w:r>
          </w:p>
        </w:tc>
        <w:tc>
          <w:tcPr>
            <w:tcW w:w="779" w:type="dxa"/>
            <w:noWrap/>
            <w:vAlign w:val="center"/>
            <w:hideMark/>
          </w:tcPr>
          <w:p w14:paraId="5CDF0DDB" w14:textId="77777777" w:rsidR="001834FB" w:rsidRPr="00957018" w:rsidRDefault="001834FB" w:rsidP="00A507BF">
            <w:pPr>
              <w:spacing w:after="0"/>
              <w:jc w:val="center"/>
              <w:rPr>
                <w:rFonts w:cs="Arial"/>
                <w:sz w:val="16"/>
                <w:szCs w:val="16"/>
              </w:rPr>
            </w:pPr>
            <w:r>
              <w:rPr>
                <w:rFonts w:cs="Arial"/>
                <w:sz w:val="16"/>
                <w:szCs w:val="16"/>
              </w:rPr>
              <w:t>11.3</w:t>
            </w:r>
          </w:p>
        </w:tc>
        <w:tc>
          <w:tcPr>
            <w:tcW w:w="1440" w:type="dxa"/>
            <w:noWrap/>
            <w:vAlign w:val="center"/>
            <w:hideMark/>
          </w:tcPr>
          <w:p w14:paraId="74237328" w14:textId="77777777" w:rsidR="001834FB" w:rsidRPr="00957018" w:rsidRDefault="001834FB" w:rsidP="00A507BF">
            <w:pPr>
              <w:spacing w:after="0"/>
              <w:jc w:val="center"/>
              <w:rPr>
                <w:rFonts w:cs="Arial"/>
                <w:sz w:val="16"/>
                <w:szCs w:val="16"/>
              </w:rPr>
            </w:pPr>
            <w:r>
              <w:rPr>
                <w:rFonts w:cs="Arial"/>
                <w:sz w:val="16"/>
                <w:szCs w:val="16"/>
              </w:rPr>
              <w:t>13.4</w:t>
            </w:r>
          </w:p>
        </w:tc>
        <w:tc>
          <w:tcPr>
            <w:tcW w:w="1111" w:type="dxa"/>
            <w:vAlign w:val="center"/>
          </w:tcPr>
          <w:p w14:paraId="0F05B541" w14:textId="77777777" w:rsidR="001834FB" w:rsidRPr="005E4696" w:rsidRDefault="001834FB" w:rsidP="00A507BF">
            <w:pPr>
              <w:spacing w:after="0"/>
              <w:jc w:val="center"/>
              <w:rPr>
                <w:rFonts w:cs="Arial"/>
                <w:sz w:val="16"/>
                <w:szCs w:val="16"/>
              </w:rPr>
            </w:pPr>
            <w:r>
              <w:rPr>
                <w:rFonts w:cs="Arial"/>
                <w:sz w:val="16"/>
                <w:szCs w:val="16"/>
              </w:rPr>
              <w:t>8.0</w:t>
            </w:r>
          </w:p>
        </w:tc>
      </w:tr>
      <w:tr w:rsidR="00345363" w:rsidRPr="005E4696" w14:paraId="65BBE791" w14:textId="77777777" w:rsidTr="0046729F">
        <w:trPr>
          <w:trHeight w:val="43"/>
        </w:trPr>
        <w:tc>
          <w:tcPr>
            <w:tcW w:w="634" w:type="dxa"/>
            <w:vMerge/>
            <w:shd w:val="clear" w:color="auto" w:fill="F2F2F2" w:themeFill="background1" w:themeFillShade="F2"/>
            <w:noWrap/>
            <w:vAlign w:val="center"/>
            <w:hideMark/>
          </w:tcPr>
          <w:p w14:paraId="531C7968" w14:textId="77777777" w:rsidR="001834FB" w:rsidRPr="0046729F" w:rsidRDefault="001834FB" w:rsidP="00A507BF">
            <w:pPr>
              <w:spacing w:after="0"/>
              <w:jc w:val="center"/>
              <w:rPr>
                <w:rFonts w:cs="Arial"/>
                <w:b/>
                <w:bCs/>
                <w:sz w:val="16"/>
                <w:szCs w:val="16"/>
              </w:rPr>
            </w:pPr>
          </w:p>
        </w:tc>
        <w:tc>
          <w:tcPr>
            <w:tcW w:w="519" w:type="dxa"/>
            <w:noWrap/>
            <w:vAlign w:val="center"/>
            <w:hideMark/>
          </w:tcPr>
          <w:p w14:paraId="066A758F" w14:textId="77777777" w:rsidR="001834FB" w:rsidRPr="00957018" w:rsidRDefault="001834FB" w:rsidP="00A507BF">
            <w:pPr>
              <w:spacing w:after="0"/>
              <w:jc w:val="center"/>
              <w:rPr>
                <w:rFonts w:cs="Arial"/>
                <w:sz w:val="16"/>
                <w:szCs w:val="16"/>
              </w:rPr>
            </w:pPr>
            <w:r>
              <w:rPr>
                <w:rFonts w:cs="Arial"/>
                <w:sz w:val="16"/>
                <w:szCs w:val="16"/>
              </w:rPr>
              <w:t>H2</w:t>
            </w:r>
          </w:p>
        </w:tc>
        <w:tc>
          <w:tcPr>
            <w:tcW w:w="981" w:type="dxa"/>
            <w:noWrap/>
            <w:vAlign w:val="center"/>
            <w:hideMark/>
          </w:tcPr>
          <w:p w14:paraId="3D2C9C35" w14:textId="77777777" w:rsidR="001834FB" w:rsidRPr="00957018" w:rsidRDefault="001834FB" w:rsidP="00A507BF">
            <w:pPr>
              <w:spacing w:after="0"/>
              <w:jc w:val="center"/>
              <w:rPr>
                <w:rFonts w:cs="Arial"/>
                <w:sz w:val="16"/>
                <w:szCs w:val="16"/>
              </w:rPr>
            </w:pPr>
            <w:r>
              <w:rPr>
                <w:rFonts w:cs="Arial"/>
                <w:sz w:val="16"/>
                <w:szCs w:val="16"/>
              </w:rPr>
              <w:t>1.5</w:t>
            </w:r>
          </w:p>
        </w:tc>
        <w:tc>
          <w:tcPr>
            <w:tcW w:w="1266" w:type="dxa"/>
            <w:noWrap/>
            <w:vAlign w:val="center"/>
            <w:hideMark/>
          </w:tcPr>
          <w:p w14:paraId="73716C00" w14:textId="77777777" w:rsidR="001834FB" w:rsidRPr="00957018" w:rsidRDefault="001834FB" w:rsidP="00A507BF">
            <w:pPr>
              <w:spacing w:after="0"/>
              <w:jc w:val="center"/>
              <w:rPr>
                <w:rFonts w:cs="Arial"/>
                <w:sz w:val="16"/>
                <w:szCs w:val="16"/>
              </w:rPr>
            </w:pPr>
            <w:r>
              <w:rPr>
                <w:rFonts w:cs="Arial"/>
                <w:sz w:val="16"/>
                <w:szCs w:val="16"/>
              </w:rPr>
              <w:t>6.9</w:t>
            </w:r>
          </w:p>
        </w:tc>
        <w:tc>
          <w:tcPr>
            <w:tcW w:w="1096" w:type="dxa"/>
            <w:noWrap/>
            <w:vAlign w:val="center"/>
            <w:hideMark/>
          </w:tcPr>
          <w:p w14:paraId="61493887" w14:textId="77777777" w:rsidR="001834FB" w:rsidRPr="00957018" w:rsidRDefault="001834FB" w:rsidP="00A507BF">
            <w:pPr>
              <w:spacing w:after="0"/>
              <w:jc w:val="center"/>
              <w:rPr>
                <w:rFonts w:cs="Arial"/>
                <w:sz w:val="16"/>
                <w:szCs w:val="16"/>
              </w:rPr>
            </w:pPr>
            <w:r>
              <w:rPr>
                <w:rFonts w:cs="Arial"/>
                <w:sz w:val="16"/>
                <w:szCs w:val="16"/>
              </w:rPr>
              <w:t>91.6</w:t>
            </w:r>
          </w:p>
        </w:tc>
        <w:tc>
          <w:tcPr>
            <w:tcW w:w="697" w:type="dxa"/>
            <w:noWrap/>
            <w:vAlign w:val="center"/>
            <w:hideMark/>
          </w:tcPr>
          <w:p w14:paraId="510A8F0C" w14:textId="77777777" w:rsidR="001834FB" w:rsidRPr="00957018" w:rsidRDefault="001834FB" w:rsidP="00A507BF">
            <w:pPr>
              <w:spacing w:after="0"/>
              <w:jc w:val="center"/>
              <w:rPr>
                <w:rFonts w:cs="Arial"/>
                <w:sz w:val="16"/>
                <w:szCs w:val="16"/>
              </w:rPr>
            </w:pPr>
            <w:r>
              <w:rPr>
                <w:rFonts w:cs="Arial"/>
                <w:sz w:val="16"/>
                <w:szCs w:val="16"/>
              </w:rPr>
              <w:t>6.7</w:t>
            </w:r>
          </w:p>
        </w:tc>
        <w:tc>
          <w:tcPr>
            <w:tcW w:w="773" w:type="dxa"/>
            <w:noWrap/>
            <w:vAlign w:val="center"/>
            <w:hideMark/>
          </w:tcPr>
          <w:p w14:paraId="1D1EB0CE" w14:textId="77777777" w:rsidR="001834FB" w:rsidRPr="00957018" w:rsidRDefault="001834FB" w:rsidP="00A507BF">
            <w:pPr>
              <w:spacing w:after="0"/>
              <w:jc w:val="center"/>
              <w:rPr>
                <w:rFonts w:cs="Arial"/>
                <w:sz w:val="16"/>
                <w:szCs w:val="16"/>
              </w:rPr>
            </w:pPr>
            <w:r>
              <w:rPr>
                <w:rFonts w:cs="Arial"/>
                <w:sz w:val="16"/>
                <w:szCs w:val="16"/>
              </w:rPr>
              <w:t>-5.4</w:t>
            </w:r>
          </w:p>
        </w:tc>
        <w:tc>
          <w:tcPr>
            <w:tcW w:w="779" w:type="dxa"/>
            <w:noWrap/>
            <w:vAlign w:val="center"/>
            <w:hideMark/>
          </w:tcPr>
          <w:p w14:paraId="3D718276" w14:textId="77777777" w:rsidR="001834FB" w:rsidRPr="00957018" w:rsidRDefault="001834FB" w:rsidP="00A507BF">
            <w:pPr>
              <w:spacing w:after="0"/>
              <w:jc w:val="center"/>
              <w:rPr>
                <w:rFonts w:cs="Arial"/>
                <w:sz w:val="16"/>
                <w:szCs w:val="16"/>
              </w:rPr>
            </w:pPr>
            <w:r>
              <w:rPr>
                <w:rFonts w:cs="Arial"/>
                <w:sz w:val="16"/>
                <w:szCs w:val="16"/>
              </w:rPr>
              <w:t>22.2</w:t>
            </w:r>
          </w:p>
        </w:tc>
        <w:tc>
          <w:tcPr>
            <w:tcW w:w="1440" w:type="dxa"/>
            <w:noWrap/>
            <w:vAlign w:val="center"/>
            <w:hideMark/>
          </w:tcPr>
          <w:p w14:paraId="46A6C87A" w14:textId="77777777" w:rsidR="001834FB" w:rsidRPr="00957018" w:rsidRDefault="001834FB" w:rsidP="00A507BF">
            <w:pPr>
              <w:spacing w:after="0"/>
              <w:jc w:val="center"/>
              <w:rPr>
                <w:rFonts w:cs="Arial"/>
                <w:sz w:val="16"/>
                <w:szCs w:val="16"/>
              </w:rPr>
            </w:pPr>
            <w:r>
              <w:rPr>
                <w:rFonts w:cs="Arial"/>
                <w:sz w:val="16"/>
                <w:szCs w:val="16"/>
              </w:rPr>
              <w:t>16.5</w:t>
            </w:r>
          </w:p>
        </w:tc>
        <w:tc>
          <w:tcPr>
            <w:tcW w:w="1111" w:type="dxa"/>
            <w:vAlign w:val="center"/>
          </w:tcPr>
          <w:p w14:paraId="0765C179" w14:textId="77777777" w:rsidR="001834FB" w:rsidRPr="005E4696" w:rsidRDefault="001834FB" w:rsidP="00A507BF">
            <w:pPr>
              <w:spacing w:after="0"/>
              <w:jc w:val="center"/>
              <w:rPr>
                <w:rFonts w:cs="Arial"/>
                <w:sz w:val="16"/>
                <w:szCs w:val="16"/>
              </w:rPr>
            </w:pPr>
            <w:r>
              <w:rPr>
                <w:rFonts w:cs="Arial"/>
                <w:sz w:val="16"/>
                <w:szCs w:val="16"/>
              </w:rPr>
              <w:t>17.2</w:t>
            </w:r>
          </w:p>
        </w:tc>
      </w:tr>
      <w:tr w:rsidR="00345363" w:rsidRPr="005E4696" w14:paraId="00C82C95" w14:textId="77777777" w:rsidTr="0046729F">
        <w:trPr>
          <w:trHeight w:val="43"/>
        </w:trPr>
        <w:tc>
          <w:tcPr>
            <w:tcW w:w="634" w:type="dxa"/>
            <w:vMerge w:val="restart"/>
            <w:shd w:val="clear" w:color="auto" w:fill="F2F2F2" w:themeFill="background1" w:themeFillShade="F2"/>
            <w:noWrap/>
            <w:vAlign w:val="center"/>
            <w:hideMark/>
          </w:tcPr>
          <w:p w14:paraId="74AF90BF" w14:textId="77777777" w:rsidR="001834FB" w:rsidRPr="0046729F" w:rsidRDefault="001834FB" w:rsidP="00A507BF">
            <w:pPr>
              <w:spacing w:after="0"/>
              <w:jc w:val="center"/>
              <w:rPr>
                <w:rFonts w:cs="Arial"/>
                <w:b/>
                <w:bCs/>
                <w:sz w:val="16"/>
                <w:szCs w:val="16"/>
              </w:rPr>
            </w:pPr>
            <w:r>
              <w:rPr>
                <w:rFonts w:cs="Arial"/>
                <w:b/>
                <w:bCs/>
                <w:sz w:val="16"/>
                <w:szCs w:val="16"/>
              </w:rPr>
              <w:t>A.4</w:t>
            </w:r>
          </w:p>
        </w:tc>
        <w:tc>
          <w:tcPr>
            <w:tcW w:w="519" w:type="dxa"/>
            <w:noWrap/>
            <w:vAlign w:val="center"/>
            <w:hideMark/>
          </w:tcPr>
          <w:p w14:paraId="0E50DEE2" w14:textId="77777777" w:rsidR="001834FB" w:rsidRPr="00957018" w:rsidRDefault="001834FB" w:rsidP="00A507BF">
            <w:pPr>
              <w:spacing w:after="0"/>
              <w:jc w:val="center"/>
              <w:rPr>
                <w:rFonts w:cs="Arial"/>
                <w:sz w:val="16"/>
                <w:szCs w:val="16"/>
              </w:rPr>
            </w:pPr>
            <w:r>
              <w:rPr>
                <w:rFonts w:cs="Arial"/>
                <w:sz w:val="16"/>
                <w:szCs w:val="16"/>
              </w:rPr>
              <w:t>NG</w:t>
            </w:r>
          </w:p>
        </w:tc>
        <w:tc>
          <w:tcPr>
            <w:tcW w:w="981" w:type="dxa"/>
            <w:noWrap/>
            <w:vAlign w:val="center"/>
            <w:hideMark/>
          </w:tcPr>
          <w:p w14:paraId="4F83425E" w14:textId="77777777" w:rsidR="001834FB" w:rsidRPr="00957018" w:rsidRDefault="001834FB" w:rsidP="00A507BF">
            <w:pPr>
              <w:spacing w:after="0"/>
              <w:jc w:val="center"/>
              <w:rPr>
                <w:rFonts w:cs="Arial"/>
                <w:sz w:val="16"/>
                <w:szCs w:val="16"/>
              </w:rPr>
            </w:pPr>
            <w:r>
              <w:rPr>
                <w:rFonts w:cs="Arial"/>
                <w:sz w:val="16"/>
                <w:szCs w:val="16"/>
              </w:rPr>
              <w:t>0.0</w:t>
            </w:r>
          </w:p>
        </w:tc>
        <w:tc>
          <w:tcPr>
            <w:tcW w:w="1266" w:type="dxa"/>
            <w:noWrap/>
            <w:vAlign w:val="center"/>
            <w:hideMark/>
          </w:tcPr>
          <w:p w14:paraId="7995E7D0" w14:textId="77777777" w:rsidR="001834FB" w:rsidRPr="00957018" w:rsidRDefault="001834FB" w:rsidP="00A507BF">
            <w:pPr>
              <w:spacing w:after="0"/>
              <w:jc w:val="center"/>
              <w:rPr>
                <w:rFonts w:cs="Arial"/>
                <w:sz w:val="16"/>
                <w:szCs w:val="16"/>
              </w:rPr>
            </w:pPr>
            <w:r>
              <w:rPr>
                <w:rFonts w:cs="Arial"/>
                <w:sz w:val="16"/>
                <w:szCs w:val="16"/>
              </w:rPr>
              <w:t>0.4</w:t>
            </w:r>
          </w:p>
        </w:tc>
        <w:tc>
          <w:tcPr>
            <w:tcW w:w="1096" w:type="dxa"/>
            <w:noWrap/>
            <w:vAlign w:val="center"/>
            <w:hideMark/>
          </w:tcPr>
          <w:p w14:paraId="06EB0456" w14:textId="77777777" w:rsidR="001834FB" w:rsidRPr="00957018" w:rsidRDefault="001834FB" w:rsidP="00A507BF">
            <w:pPr>
              <w:spacing w:after="0"/>
              <w:jc w:val="center"/>
              <w:rPr>
                <w:rFonts w:cs="Arial"/>
                <w:sz w:val="16"/>
                <w:szCs w:val="16"/>
              </w:rPr>
            </w:pPr>
            <w:r>
              <w:rPr>
                <w:rFonts w:cs="Arial"/>
                <w:sz w:val="16"/>
                <w:szCs w:val="16"/>
              </w:rPr>
              <w:t>99.6</w:t>
            </w:r>
          </w:p>
        </w:tc>
        <w:tc>
          <w:tcPr>
            <w:tcW w:w="697" w:type="dxa"/>
            <w:noWrap/>
            <w:vAlign w:val="center"/>
            <w:hideMark/>
          </w:tcPr>
          <w:p w14:paraId="01120EC5" w14:textId="77777777" w:rsidR="001834FB" w:rsidRPr="00957018" w:rsidRDefault="001834FB" w:rsidP="00A507BF">
            <w:pPr>
              <w:spacing w:after="0"/>
              <w:jc w:val="center"/>
              <w:rPr>
                <w:rFonts w:cs="Arial"/>
                <w:sz w:val="16"/>
                <w:szCs w:val="16"/>
              </w:rPr>
            </w:pPr>
            <w:r>
              <w:rPr>
                <w:rFonts w:cs="Arial"/>
                <w:sz w:val="16"/>
                <w:szCs w:val="16"/>
              </w:rPr>
              <w:t>5.4</w:t>
            </w:r>
          </w:p>
        </w:tc>
        <w:tc>
          <w:tcPr>
            <w:tcW w:w="773" w:type="dxa"/>
            <w:noWrap/>
            <w:vAlign w:val="center"/>
            <w:hideMark/>
          </w:tcPr>
          <w:p w14:paraId="2CCD3F89" w14:textId="77777777" w:rsidR="001834FB" w:rsidRPr="00957018" w:rsidRDefault="001834FB" w:rsidP="00A507BF">
            <w:pPr>
              <w:spacing w:after="0"/>
              <w:jc w:val="center"/>
              <w:rPr>
                <w:rFonts w:cs="Arial"/>
                <w:sz w:val="16"/>
                <w:szCs w:val="16"/>
              </w:rPr>
            </w:pPr>
            <w:r>
              <w:rPr>
                <w:rFonts w:cs="Arial"/>
                <w:sz w:val="16"/>
                <w:szCs w:val="16"/>
              </w:rPr>
              <w:t>-5.4</w:t>
            </w:r>
          </w:p>
        </w:tc>
        <w:tc>
          <w:tcPr>
            <w:tcW w:w="779" w:type="dxa"/>
            <w:noWrap/>
            <w:vAlign w:val="center"/>
            <w:hideMark/>
          </w:tcPr>
          <w:p w14:paraId="590B2570" w14:textId="77777777" w:rsidR="001834FB" w:rsidRPr="00957018" w:rsidRDefault="001834FB" w:rsidP="00A507BF">
            <w:pPr>
              <w:spacing w:after="0"/>
              <w:jc w:val="center"/>
              <w:rPr>
                <w:rFonts w:cs="Arial"/>
                <w:sz w:val="16"/>
                <w:szCs w:val="16"/>
              </w:rPr>
            </w:pPr>
            <w:r>
              <w:rPr>
                <w:rFonts w:cs="Arial"/>
                <w:sz w:val="16"/>
                <w:szCs w:val="16"/>
              </w:rPr>
              <w:t>11.2</w:t>
            </w:r>
          </w:p>
        </w:tc>
        <w:tc>
          <w:tcPr>
            <w:tcW w:w="1440" w:type="dxa"/>
            <w:noWrap/>
            <w:vAlign w:val="center"/>
            <w:hideMark/>
          </w:tcPr>
          <w:p w14:paraId="1BA827A6" w14:textId="77777777" w:rsidR="001834FB" w:rsidRPr="00957018" w:rsidRDefault="001834FB" w:rsidP="00A507BF">
            <w:pPr>
              <w:spacing w:after="0"/>
              <w:jc w:val="center"/>
              <w:rPr>
                <w:rFonts w:cs="Arial"/>
                <w:sz w:val="16"/>
                <w:szCs w:val="16"/>
              </w:rPr>
            </w:pPr>
            <w:r>
              <w:rPr>
                <w:rFonts w:cs="Arial"/>
                <w:sz w:val="16"/>
                <w:szCs w:val="16"/>
              </w:rPr>
              <w:t>15.3</w:t>
            </w:r>
          </w:p>
        </w:tc>
        <w:tc>
          <w:tcPr>
            <w:tcW w:w="1111" w:type="dxa"/>
            <w:vAlign w:val="center"/>
          </w:tcPr>
          <w:p w14:paraId="1D05C0F5" w14:textId="77777777" w:rsidR="001834FB" w:rsidRPr="005E4696" w:rsidRDefault="001834FB" w:rsidP="00A507BF">
            <w:pPr>
              <w:spacing w:after="0"/>
              <w:jc w:val="center"/>
              <w:rPr>
                <w:rFonts w:cs="Arial"/>
                <w:sz w:val="16"/>
                <w:szCs w:val="16"/>
              </w:rPr>
            </w:pPr>
            <w:r>
              <w:rPr>
                <w:rFonts w:cs="Arial"/>
                <w:sz w:val="16"/>
                <w:szCs w:val="16"/>
              </w:rPr>
              <w:t>6.1</w:t>
            </w:r>
          </w:p>
        </w:tc>
      </w:tr>
      <w:tr w:rsidR="00345363" w:rsidRPr="005E4696" w14:paraId="622290B8" w14:textId="77777777" w:rsidTr="0046729F">
        <w:trPr>
          <w:trHeight w:val="43"/>
        </w:trPr>
        <w:tc>
          <w:tcPr>
            <w:tcW w:w="634" w:type="dxa"/>
            <w:vMerge/>
            <w:shd w:val="clear" w:color="auto" w:fill="F2F2F2" w:themeFill="background1" w:themeFillShade="F2"/>
            <w:noWrap/>
            <w:vAlign w:val="center"/>
            <w:hideMark/>
          </w:tcPr>
          <w:p w14:paraId="1A62FEBD" w14:textId="77777777" w:rsidR="001834FB" w:rsidRPr="0046729F" w:rsidRDefault="001834FB" w:rsidP="00A507BF">
            <w:pPr>
              <w:spacing w:after="0"/>
              <w:jc w:val="center"/>
              <w:rPr>
                <w:rFonts w:cs="Arial"/>
                <w:b/>
                <w:bCs/>
                <w:sz w:val="16"/>
                <w:szCs w:val="16"/>
              </w:rPr>
            </w:pPr>
          </w:p>
        </w:tc>
        <w:tc>
          <w:tcPr>
            <w:tcW w:w="519" w:type="dxa"/>
            <w:noWrap/>
            <w:vAlign w:val="center"/>
            <w:hideMark/>
          </w:tcPr>
          <w:p w14:paraId="62D34B63" w14:textId="77777777" w:rsidR="001834FB" w:rsidRPr="00957018" w:rsidRDefault="001834FB" w:rsidP="00A507BF">
            <w:pPr>
              <w:spacing w:after="0"/>
              <w:jc w:val="center"/>
              <w:rPr>
                <w:rFonts w:cs="Arial"/>
                <w:sz w:val="16"/>
                <w:szCs w:val="16"/>
              </w:rPr>
            </w:pPr>
            <w:r>
              <w:rPr>
                <w:rFonts w:cs="Arial"/>
                <w:sz w:val="16"/>
                <w:szCs w:val="16"/>
              </w:rPr>
              <w:t>H2</w:t>
            </w:r>
          </w:p>
        </w:tc>
        <w:tc>
          <w:tcPr>
            <w:tcW w:w="981" w:type="dxa"/>
            <w:noWrap/>
            <w:vAlign w:val="center"/>
            <w:hideMark/>
          </w:tcPr>
          <w:p w14:paraId="5EFFF92E" w14:textId="77777777" w:rsidR="001834FB" w:rsidRPr="00957018" w:rsidRDefault="001834FB" w:rsidP="00A507BF">
            <w:pPr>
              <w:spacing w:after="0"/>
              <w:jc w:val="center"/>
              <w:rPr>
                <w:rFonts w:cs="Arial"/>
                <w:sz w:val="16"/>
                <w:szCs w:val="16"/>
              </w:rPr>
            </w:pPr>
            <w:r>
              <w:rPr>
                <w:rFonts w:cs="Arial"/>
                <w:sz w:val="16"/>
                <w:szCs w:val="16"/>
              </w:rPr>
              <w:t>0.8</w:t>
            </w:r>
          </w:p>
        </w:tc>
        <w:tc>
          <w:tcPr>
            <w:tcW w:w="1266" w:type="dxa"/>
            <w:noWrap/>
            <w:vAlign w:val="center"/>
            <w:hideMark/>
          </w:tcPr>
          <w:p w14:paraId="1D074490" w14:textId="77777777" w:rsidR="001834FB" w:rsidRPr="00957018" w:rsidRDefault="001834FB" w:rsidP="00A507BF">
            <w:pPr>
              <w:spacing w:after="0"/>
              <w:jc w:val="center"/>
              <w:rPr>
                <w:rFonts w:cs="Arial"/>
                <w:sz w:val="16"/>
                <w:szCs w:val="16"/>
              </w:rPr>
            </w:pPr>
            <w:r>
              <w:rPr>
                <w:rFonts w:cs="Arial"/>
                <w:sz w:val="16"/>
                <w:szCs w:val="16"/>
              </w:rPr>
              <w:t>5.4</w:t>
            </w:r>
          </w:p>
        </w:tc>
        <w:tc>
          <w:tcPr>
            <w:tcW w:w="1096" w:type="dxa"/>
            <w:noWrap/>
            <w:vAlign w:val="center"/>
            <w:hideMark/>
          </w:tcPr>
          <w:p w14:paraId="3ADDFC8A" w14:textId="77777777" w:rsidR="001834FB" w:rsidRPr="00957018" w:rsidRDefault="001834FB" w:rsidP="00A507BF">
            <w:pPr>
              <w:spacing w:after="0"/>
              <w:jc w:val="center"/>
              <w:rPr>
                <w:rFonts w:cs="Arial"/>
                <w:sz w:val="16"/>
                <w:szCs w:val="16"/>
              </w:rPr>
            </w:pPr>
            <w:r>
              <w:rPr>
                <w:rFonts w:cs="Arial"/>
                <w:sz w:val="16"/>
                <w:szCs w:val="16"/>
              </w:rPr>
              <w:t>93.9</w:t>
            </w:r>
          </w:p>
        </w:tc>
        <w:tc>
          <w:tcPr>
            <w:tcW w:w="697" w:type="dxa"/>
            <w:noWrap/>
            <w:vAlign w:val="center"/>
            <w:hideMark/>
          </w:tcPr>
          <w:p w14:paraId="712E04C2" w14:textId="77777777" w:rsidR="001834FB" w:rsidRPr="00957018" w:rsidRDefault="001834FB" w:rsidP="00A507BF">
            <w:pPr>
              <w:spacing w:after="0"/>
              <w:jc w:val="center"/>
              <w:rPr>
                <w:rFonts w:cs="Arial"/>
                <w:sz w:val="16"/>
                <w:szCs w:val="16"/>
              </w:rPr>
            </w:pPr>
            <w:r>
              <w:rPr>
                <w:rFonts w:cs="Arial"/>
                <w:sz w:val="16"/>
                <w:szCs w:val="16"/>
              </w:rPr>
              <w:t>6.7</w:t>
            </w:r>
          </w:p>
        </w:tc>
        <w:tc>
          <w:tcPr>
            <w:tcW w:w="773" w:type="dxa"/>
            <w:noWrap/>
            <w:vAlign w:val="center"/>
            <w:hideMark/>
          </w:tcPr>
          <w:p w14:paraId="0D798363" w14:textId="77777777" w:rsidR="001834FB" w:rsidRPr="00957018" w:rsidRDefault="001834FB" w:rsidP="00A507BF">
            <w:pPr>
              <w:spacing w:after="0"/>
              <w:jc w:val="center"/>
              <w:rPr>
                <w:rFonts w:cs="Arial"/>
                <w:sz w:val="16"/>
                <w:szCs w:val="16"/>
              </w:rPr>
            </w:pPr>
            <w:r>
              <w:rPr>
                <w:rFonts w:cs="Arial"/>
                <w:sz w:val="16"/>
                <w:szCs w:val="16"/>
              </w:rPr>
              <w:t>-6.5</w:t>
            </w:r>
          </w:p>
        </w:tc>
        <w:tc>
          <w:tcPr>
            <w:tcW w:w="779" w:type="dxa"/>
            <w:noWrap/>
            <w:vAlign w:val="center"/>
            <w:hideMark/>
          </w:tcPr>
          <w:p w14:paraId="09B218A7" w14:textId="77777777" w:rsidR="001834FB" w:rsidRPr="00957018" w:rsidRDefault="001834FB" w:rsidP="00A507BF">
            <w:pPr>
              <w:spacing w:after="0"/>
              <w:jc w:val="center"/>
              <w:rPr>
                <w:rFonts w:cs="Arial"/>
                <w:sz w:val="16"/>
                <w:szCs w:val="16"/>
              </w:rPr>
            </w:pPr>
            <w:r>
              <w:rPr>
                <w:rFonts w:cs="Arial"/>
                <w:sz w:val="16"/>
                <w:szCs w:val="16"/>
              </w:rPr>
              <w:t>23.1</w:t>
            </w:r>
          </w:p>
        </w:tc>
        <w:tc>
          <w:tcPr>
            <w:tcW w:w="1440" w:type="dxa"/>
            <w:noWrap/>
            <w:vAlign w:val="center"/>
            <w:hideMark/>
          </w:tcPr>
          <w:p w14:paraId="10686E2D" w14:textId="77777777" w:rsidR="001834FB" w:rsidRPr="00957018" w:rsidRDefault="001834FB" w:rsidP="00A507BF">
            <w:pPr>
              <w:spacing w:after="0"/>
              <w:jc w:val="center"/>
              <w:rPr>
                <w:rFonts w:cs="Arial"/>
                <w:sz w:val="16"/>
                <w:szCs w:val="16"/>
              </w:rPr>
            </w:pPr>
            <w:r>
              <w:rPr>
                <w:rFonts w:cs="Arial"/>
                <w:sz w:val="16"/>
                <w:szCs w:val="16"/>
              </w:rPr>
              <w:t>15.7</w:t>
            </w:r>
          </w:p>
        </w:tc>
        <w:tc>
          <w:tcPr>
            <w:tcW w:w="1111" w:type="dxa"/>
            <w:vAlign w:val="center"/>
          </w:tcPr>
          <w:p w14:paraId="11576DF8" w14:textId="77777777" w:rsidR="001834FB" w:rsidRPr="005E4696" w:rsidRDefault="001834FB" w:rsidP="00A507BF">
            <w:pPr>
              <w:spacing w:after="0"/>
              <w:jc w:val="center"/>
              <w:rPr>
                <w:rFonts w:cs="Arial"/>
                <w:sz w:val="16"/>
                <w:szCs w:val="16"/>
              </w:rPr>
            </w:pPr>
            <w:r>
              <w:rPr>
                <w:rFonts w:cs="Arial"/>
                <w:sz w:val="16"/>
                <w:szCs w:val="16"/>
              </w:rPr>
              <w:t>14.6</w:t>
            </w:r>
          </w:p>
        </w:tc>
      </w:tr>
      <w:tr w:rsidR="00345363" w:rsidRPr="005E4696" w14:paraId="1F151583" w14:textId="77777777" w:rsidTr="0046729F">
        <w:trPr>
          <w:trHeight w:val="43"/>
        </w:trPr>
        <w:tc>
          <w:tcPr>
            <w:tcW w:w="634" w:type="dxa"/>
            <w:vMerge w:val="restart"/>
            <w:shd w:val="clear" w:color="auto" w:fill="F2F2F2" w:themeFill="background1" w:themeFillShade="F2"/>
            <w:noWrap/>
            <w:vAlign w:val="center"/>
            <w:hideMark/>
          </w:tcPr>
          <w:p w14:paraId="6316C393" w14:textId="77777777" w:rsidR="001834FB" w:rsidRPr="0046729F" w:rsidRDefault="001834FB" w:rsidP="00A507BF">
            <w:pPr>
              <w:spacing w:after="0"/>
              <w:jc w:val="center"/>
              <w:rPr>
                <w:rFonts w:cs="Arial"/>
                <w:b/>
                <w:bCs/>
                <w:sz w:val="16"/>
                <w:szCs w:val="16"/>
              </w:rPr>
            </w:pPr>
            <w:r>
              <w:rPr>
                <w:rFonts w:cs="Arial"/>
                <w:b/>
                <w:bCs/>
                <w:sz w:val="16"/>
                <w:szCs w:val="16"/>
              </w:rPr>
              <w:t>A.5</w:t>
            </w:r>
          </w:p>
        </w:tc>
        <w:tc>
          <w:tcPr>
            <w:tcW w:w="519" w:type="dxa"/>
            <w:noWrap/>
            <w:vAlign w:val="center"/>
            <w:hideMark/>
          </w:tcPr>
          <w:p w14:paraId="7B59CB58" w14:textId="77777777" w:rsidR="001834FB" w:rsidRPr="00957018" w:rsidRDefault="001834FB" w:rsidP="00A507BF">
            <w:pPr>
              <w:spacing w:after="0"/>
              <w:jc w:val="center"/>
              <w:rPr>
                <w:rFonts w:cs="Arial"/>
                <w:sz w:val="16"/>
                <w:szCs w:val="16"/>
              </w:rPr>
            </w:pPr>
            <w:r>
              <w:rPr>
                <w:rFonts w:cs="Arial"/>
                <w:sz w:val="16"/>
                <w:szCs w:val="16"/>
              </w:rPr>
              <w:t>NG</w:t>
            </w:r>
          </w:p>
        </w:tc>
        <w:tc>
          <w:tcPr>
            <w:tcW w:w="981" w:type="dxa"/>
            <w:noWrap/>
            <w:vAlign w:val="center"/>
            <w:hideMark/>
          </w:tcPr>
          <w:p w14:paraId="3EDAF338" w14:textId="77777777" w:rsidR="001834FB" w:rsidRPr="00957018" w:rsidRDefault="001834FB" w:rsidP="00A507BF">
            <w:pPr>
              <w:spacing w:after="0"/>
              <w:jc w:val="center"/>
              <w:rPr>
                <w:rFonts w:cs="Arial"/>
                <w:sz w:val="16"/>
                <w:szCs w:val="16"/>
              </w:rPr>
            </w:pPr>
            <w:r>
              <w:rPr>
                <w:rFonts w:cs="Arial"/>
                <w:sz w:val="16"/>
                <w:szCs w:val="16"/>
              </w:rPr>
              <w:t>0.0</w:t>
            </w:r>
          </w:p>
        </w:tc>
        <w:tc>
          <w:tcPr>
            <w:tcW w:w="1266" w:type="dxa"/>
            <w:noWrap/>
            <w:vAlign w:val="center"/>
            <w:hideMark/>
          </w:tcPr>
          <w:p w14:paraId="70B175BF" w14:textId="77777777" w:rsidR="001834FB" w:rsidRPr="00957018" w:rsidRDefault="001834FB" w:rsidP="00A507BF">
            <w:pPr>
              <w:spacing w:after="0"/>
              <w:jc w:val="center"/>
              <w:rPr>
                <w:rFonts w:cs="Arial"/>
                <w:sz w:val="16"/>
                <w:szCs w:val="16"/>
              </w:rPr>
            </w:pPr>
            <w:r>
              <w:rPr>
                <w:rFonts w:cs="Arial"/>
                <w:sz w:val="16"/>
                <w:szCs w:val="16"/>
              </w:rPr>
              <w:t>0.0</w:t>
            </w:r>
          </w:p>
        </w:tc>
        <w:tc>
          <w:tcPr>
            <w:tcW w:w="1096" w:type="dxa"/>
            <w:noWrap/>
            <w:vAlign w:val="center"/>
            <w:hideMark/>
          </w:tcPr>
          <w:p w14:paraId="62FF0863" w14:textId="77777777" w:rsidR="001834FB" w:rsidRPr="00957018" w:rsidRDefault="001834FB" w:rsidP="00A507BF">
            <w:pPr>
              <w:spacing w:after="0"/>
              <w:jc w:val="center"/>
              <w:rPr>
                <w:rFonts w:cs="Arial"/>
                <w:sz w:val="16"/>
                <w:szCs w:val="16"/>
              </w:rPr>
            </w:pPr>
            <w:r>
              <w:rPr>
                <w:rFonts w:cs="Arial"/>
                <w:sz w:val="16"/>
                <w:szCs w:val="16"/>
              </w:rPr>
              <w:t>100.0</w:t>
            </w:r>
          </w:p>
        </w:tc>
        <w:tc>
          <w:tcPr>
            <w:tcW w:w="697" w:type="dxa"/>
            <w:noWrap/>
            <w:vAlign w:val="center"/>
            <w:hideMark/>
          </w:tcPr>
          <w:p w14:paraId="6CF19C4C" w14:textId="77777777" w:rsidR="001834FB" w:rsidRPr="00957018" w:rsidRDefault="001834FB" w:rsidP="00A507BF">
            <w:pPr>
              <w:spacing w:after="0"/>
              <w:jc w:val="center"/>
              <w:rPr>
                <w:rFonts w:cs="Arial"/>
                <w:sz w:val="16"/>
                <w:szCs w:val="16"/>
              </w:rPr>
            </w:pPr>
            <w:r>
              <w:rPr>
                <w:rFonts w:cs="Arial"/>
                <w:sz w:val="16"/>
                <w:szCs w:val="16"/>
              </w:rPr>
              <w:t>4.5</w:t>
            </w:r>
          </w:p>
        </w:tc>
        <w:tc>
          <w:tcPr>
            <w:tcW w:w="773" w:type="dxa"/>
            <w:noWrap/>
            <w:vAlign w:val="center"/>
            <w:hideMark/>
          </w:tcPr>
          <w:p w14:paraId="0C0603C0" w14:textId="77777777" w:rsidR="001834FB" w:rsidRPr="00957018" w:rsidRDefault="001834FB" w:rsidP="00A507BF">
            <w:pPr>
              <w:spacing w:after="0"/>
              <w:jc w:val="center"/>
              <w:rPr>
                <w:rFonts w:cs="Arial"/>
                <w:sz w:val="16"/>
                <w:szCs w:val="16"/>
              </w:rPr>
            </w:pPr>
            <w:r>
              <w:rPr>
                <w:rFonts w:cs="Arial"/>
                <w:sz w:val="16"/>
                <w:szCs w:val="16"/>
              </w:rPr>
              <w:t>-5.9</w:t>
            </w:r>
          </w:p>
        </w:tc>
        <w:tc>
          <w:tcPr>
            <w:tcW w:w="779" w:type="dxa"/>
            <w:noWrap/>
            <w:vAlign w:val="center"/>
            <w:hideMark/>
          </w:tcPr>
          <w:p w14:paraId="5DCAA534" w14:textId="77777777" w:rsidR="001834FB" w:rsidRPr="00957018" w:rsidRDefault="001834FB" w:rsidP="00A507BF">
            <w:pPr>
              <w:spacing w:after="0"/>
              <w:jc w:val="center"/>
              <w:rPr>
                <w:rFonts w:cs="Arial"/>
                <w:sz w:val="16"/>
                <w:szCs w:val="16"/>
              </w:rPr>
            </w:pPr>
            <w:r>
              <w:rPr>
                <w:rFonts w:cs="Arial"/>
                <w:sz w:val="16"/>
                <w:szCs w:val="16"/>
              </w:rPr>
              <w:t>10.6</w:t>
            </w:r>
          </w:p>
        </w:tc>
        <w:tc>
          <w:tcPr>
            <w:tcW w:w="1440" w:type="dxa"/>
            <w:noWrap/>
            <w:vAlign w:val="center"/>
            <w:hideMark/>
          </w:tcPr>
          <w:p w14:paraId="4230AE88" w14:textId="77777777" w:rsidR="001834FB" w:rsidRPr="00957018" w:rsidRDefault="001834FB" w:rsidP="00A507BF">
            <w:pPr>
              <w:spacing w:after="0"/>
              <w:jc w:val="center"/>
              <w:rPr>
                <w:rFonts w:cs="Arial"/>
                <w:sz w:val="16"/>
                <w:szCs w:val="16"/>
              </w:rPr>
            </w:pPr>
            <w:r>
              <w:rPr>
                <w:rFonts w:cs="Arial"/>
                <w:sz w:val="16"/>
                <w:szCs w:val="16"/>
              </w:rPr>
              <w:t>23.0</w:t>
            </w:r>
          </w:p>
        </w:tc>
        <w:tc>
          <w:tcPr>
            <w:tcW w:w="1111" w:type="dxa"/>
            <w:vAlign w:val="center"/>
          </w:tcPr>
          <w:p w14:paraId="60A46DCC" w14:textId="77777777" w:rsidR="001834FB" w:rsidRPr="005E4696" w:rsidRDefault="001834FB" w:rsidP="00A507BF">
            <w:pPr>
              <w:spacing w:after="0"/>
              <w:jc w:val="center"/>
              <w:rPr>
                <w:rFonts w:cs="Arial"/>
                <w:sz w:val="16"/>
                <w:szCs w:val="16"/>
              </w:rPr>
            </w:pPr>
            <w:r>
              <w:rPr>
                <w:rFonts w:cs="Arial"/>
                <w:sz w:val="16"/>
                <w:szCs w:val="16"/>
              </w:rPr>
              <w:t>2.7</w:t>
            </w:r>
          </w:p>
        </w:tc>
      </w:tr>
      <w:tr w:rsidR="00345363" w:rsidRPr="005E4696" w14:paraId="2ACFD697" w14:textId="77777777" w:rsidTr="0046729F">
        <w:trPr>
          <w:trHeight w:val="43"/>
        </w:trPr>
        <w:tc>
          <w:tcPr>
            <w:tcW w:w="634" w:type="dxa"/>
            <w:vMerge/>
            <w:shd w:val="clear" w:color="auto" w:fill="F2F2F2" w:themeFill="background1" w:themeFillShade="F2"/>
            <w:noWrap/>
            <w:vAlign w:val="center"/>
            <w:hideMark/>
          </w:tcPr>
          <w:p w14:paraId="06E6F35F" w14:textId="77777777" w:rsidR="001834FB" w:rsidRPr="0046729F" w:rsidRDefault="001834FB" w:rsidP="00A507BF">
            <w:pPr>
              <w:spacing w:after="0"/>
              <w:jc w:val="center"/>
              <w:rPr>
                <w:rFonts w:cs="Arial"/>
                <w:b/>
                <w:bCs/>
                <w:sz w:val="16"/>
                <w:szCs w:val="16"/>
              </w:rPr>
            </w:pPr>
          </w:p>
        </w:tc>
        <w:tc>
          <w:tcPr>
            <w:tcW w:w="519" w:type="dxa"/>
            <w:noWrap/>
            <w:vAlign w:val="center"/>
            <w:hideMark/>
          </w:tcPr>
          <w:p w14:paraId="65134080" w14:textId="77777777" w:rsidR="001834FB" w:rsidRPr="00957018" w:rsidRDefault="001834FB" w:rsidP="00A507BF">
            <w:pPr>
              <w:spacing w:after="0"/>
              <w:jc w:val="center"/>
              <w:rPr>
                <w:rFonts w:cs="Arial"/>
                <w:sz w:val="16"/>
                <w:szCs w:val="16"/>
              </w:rPr>
            </w:pPr>
            <w:r>
              <w:rPr>
                <w:rFonts w:cs="Arial"/>
                <w:sz w:val="16"/>
                <w:szCs w:val="16"/>
              </w:rPr>
              <w:t>H2</w:t>
            </w:r>
          </w:p>
        </w:tc>
        <w:tc>
          <w:tcPr>
            <w:tcW w:w="981" w:type="dxa"/>
            <w:noWrap/>
            <w:vAlign w:val="center"/>
            <w:hideMark/>
          </w:tcPr>
          <w:p w14:paraId="2E9E6929" w14:textId="77777777" w:rsidR="001834FB" w:rsidRPr="00957018" w:rsidRDefault="001834FB" w:rsidP="00A507BF">
            <w:pPr>
              <w:spacing w:after="0"/>
              <w:jc w:val="center"/>
              <w:rPr>
                <w:rFonts w:cs="Arial"/>
                <w:sz w:val="16"/>
                <w:szCs w:val="16"/>
              </w:rPr>
            </w:pPr>
            <w:r>
              <w:rPr>
                <w:rFonts w:cs="Arial"/>
                <w:sz w:val="16"/>
                <w:szCs w:val="16"/>
              </w:rPr>
              <w:t>0.0</w:t>
            </w:r>
          </w:p>
        </w:tc>
        <w:tc>
          <w:tcPr>
            <w:tcW w:w="1266" w:type="dxa"/>
            <w:noWrap/>
            <w:vAlign w:val="center"/>
            <w:hideMark/>
          </w:tcPr>
          <w:p w14:paraId="0E350AA3" w14:textId="77777777" w:rsidR="001834FB" w:rsidRPr="00957018" w:rsidRDefault="001834FB" w:rsidP="00A507BF">
            <w:pPr>
              <w:spacing w:after="0"/>
              <w:jc w:val="center"/>
              <w:rPr>
                <w:rFonts w:cs="Arial"/>
                <w:sz w:val="16"/>
                <w:szCs w:val="16"/>
              </w:rPr>
            </w:pPr>
            <w:r>
              <w:rPr>
                <w:rFonts w:cs="Arial"/>
                <w:sz w:val="16"/>
                <w:szCs w:val="16"/>
              </w:rPr>
              <w:t>1.9</w:t>
            </w:r>
          </w:p>
        </w:tc>
        <w:tc>
          <w:tcPr>
            <w:tcW w:w="1096" w:type="dxa"/>
            <w:noWrap/>
            <w:vAlign w:val="center"/>
            <w:hideMark/>
          </w:tcPr>
          <w:p w14:paraId="23E5C04B" w14:textId="77777777" w:rsidR="001834FB" w:rsidRPr="00957018" w:rsidRDefault="001834FB" w:rsidP="00A507BF">
            <w:pPr>
              <w:spacing w:after="0"/>
              <w:jc w:val="center"/>
              <w:rPr>
                <w:rFonts w:cs="Arial"/>
                <w:sz w:val="16"/>
                <w:szCs w:val="16"/>
              </w:rPr>
            </w:pPr>
            <w:r>
              <w:rPr>
                <w:rFonts w:cs="Arial"/>
                <w:sz w:val="16"/>
                <w:szCs w:val="16"/>
              </w:rPr>
              <w:t>98.1</w:t>
            </w:r>
          </w:p>
        </w:tc>
        <w:tc>
          <w:tcPr>
            <w:tcW w:w="697" w:type="dxa"/>
            <w:noWrap/>
            <w:vAlign w:val="center"/>
            <w:hideMark/>
          </w:tcPr>
          <w:p w14:paraId="400ED61D" w14:textId="77777777" w:rsidR="001834FB" w:rsidRPr="00957018" w:rsidRDefault="001834FB" w:rsidP="00A507BF">
            <w:pPr>
              <w:spacing w:after="0"/>
              <w:jc w:val="center"/>
              <w:rPr>
                <w:rFonts w:cs="Arial"/>
                <w:sz w:val="16"/>
                <w:szCs w:val="16"/>
              </w:rPr>
            </w:pPr>
            <w:r>
              <w:rPr>
                <w:rFonts w:cs="Arial"/>
                <w:sz w:val="16"/>
                <w:szCs w:val="16"/>
              </w:rPr>
              <w:t>5.9</w:t>
            </w:r>
          </w:p>
        </w:tc>
        <w:tc>
          <w:tcPr>
            <w:tcW w:w="773" w:type="dxa"/>
            <w:noWrap/>
            <w:vAlign w:val="center"/>
            <w:hideMark/>
          </w:tcPr>
          <w:p w14:paraId="1438DA59" w14:textId="77777777" w:rsidR="001834FB" w:rsidRPr="00957018" w:rsidRDefault="001834FB" w:rsidP="00A507BF">
            <w:pPr>
              <w:spacing w:after="0"/>
              <w:jc w:val="center"/>
              <w:rPr>
                <w:rFonts w:cs="Arial"/>
                <w:sz w:val="16"/>
                <w:szCs w:val="16"/>
              </w:rPr>
            </w:pPr>
            <w:r>
              <w:rPr>
                <w:rFonts w:cs="Arial"/>
                <w:sz w:val="16"/>
                <w:szCs w:val="16"/>
              </w:rPr>
              <w:t>-5.8</w:t>
            </w:r>
          </w:p>
        </w:tc>
        <w:tc>
          <w:tcPr>
            <w:tcW w:w="779" w:type="dxa"/>
            <w:noWrap/>
            <w:vAlign w:val="center"/>
            <w:hideMark/>
          </w:tcPr>
          <w:p w14:paraId="641D4A91" w14:textId="77777777" w:rsidR="001834FB" w:rsidRPr="00957018" w:rsidRDefault="001834FB" w:rsidP="00A507BF">
            <w:pPr>
              <w:spacing w:after="0"/>
              <w:jc w:val="center"/>
              <w:rPr>
                <w:rFonts w:cs="Arial"/>
                <w:sz w:val="16"/>
                <w:szCs w:val="16"/>
              </w:rPr>
            </w:pPr>
            <w:r>
              <w:rPr>
                <w:rFonts w:cs="Arial"/>
                <w:sz w:val="16"/>
                <w:szCs w:val="16"/>
              </w:rPr>
              <w:t>11.3</w:t>
            </w:r>
          </w:p>
        </w:tc>
        <w:tc>
          <w:tcPr>
            <w:tcW w:w="1440" w:type="dxa"/>
            <w:noWrap/>
            <w:vAlign w:val="center"/>
            <w:hideMark/>
          </w:tcPr>
          <w:p w14:paraId="52C28C65" w14:textId="77777777" w:rsidR="001834FB" w:rsidRPr="00957018" w:rsidRDefault="001834FB" w:rsidP="00A507BF">
            <w:pPr>
              <w:spacing w:after="0"/>
              <w:jc w:val="center"/>
              <w:rPr>
                <w:rFonts w:cs="Arial"/>
                <w:sz w:val="16"/>
                <w:szCs w:val="16"/>
              </w:rPr>
            </w:pPr>
            <w:r>
              <w:rPr>
                <w:rFonts w:cs="Arial"/>
                <w:sz w:val="16"/>
                <w:szCs w:val="16"/>
              </w:rPr>
              <w:t>14.2</w:t>
            </w:r>
          </w:p>
        </w:tc>
        <w:tc>
          <w:tcPr>
            <w:tcW w:w="1111" w:type="dxa"/>
            <w:vAlign w:val="center"/>
          </w:tcPr>
          <w:p w14:paraId="0C90D1DE" w14:textId="77777777" w:rsidR="001834FB" w:rsidRPr="005E4696" w:rsidRDefault="001834FB" w:rsidP="00A507BF">
            <w:pPr>
              <w:spacing w:after="0"/>
              <w:jc w:val="center"/>
              <w:rPr>
                <w:rFonts w:cs="Arial"/>
                <w:sz w:val="16"/>
                <w:szCs w:val="16"/>
              </w:rPr>
            </w:pPr>
            <w:r>
              <w:rPr>
                <w:rFonts w:cs="Arial"/>
                <w:sz w:val="16"/>
                <w:szCs w:val="16"/>
              </w:rPr>
              <w:t>9.2</w:t>
            </w:r>
          </w:p>
        </w:tc>
      </w:tr>
      <w:tr w:rsidR="00345363" w:rsidRPr="005E4696" w14:paraId="197EFDE6" w14:textId="77777777" w:rsidTr="0046729F">
        <w:trPr>
          <w:trHeight w:val="43"/>
        </w:trPr>
        <w:tc>
          <w:tcPr>
            <w:tcW w:w="634" w:type="dxa"/>
            <w:vMerge w:val="restart"/>
            <w:shd w:val="clear" w:color="auto" w:fill="F2F2F2" w:themeFill="background1" w:themeFillShade="F2"/>
            <w:noWrap/>
            <w:vAlign w:val="center"/>
            <w:hideMark/>
          </w:tcPr>
          <w:p w14:paraId="02682764" w14:textId="77777777" w:rsidR="001834FB" w:rsidRPr="0046729F" w:rsidRDefault="001834FB" w:rsidP="00A507BF">
            <w:pPr>
              <w:spacing w:after="0"/>
              <w:jc w:val="center"/>
              <w:rPr>
                <w:rFonts w:cs="Arial"/>
                <w:b/>
                <w:bCs/>
                <w:sz w:val="16"/>
                <w:szCs w:val="16"/>
              </w:rPr>
            </w:pPr>
            <w:r>
              <w:rPr>
                <w:rFonts w:cs="Arial"/>
                <w:b/>
                <w:bCs/>
                <w:sz w:val="16"/>
                <w:szCs w:val="16"/>
              </w:rPr>
              <w:t>A.6</w:t>
            </w:r>
          </w:p>
        </w:tc>
        <w:tc>
          <w:tcPr>
            <w:tcW w:w="519" w:type="dxa"/>
            <w:noWrap/>
            <w:vAlign w:val="center"/>
            <w:hideMark/>
          </w:tcPr>
          <w:p w14:paraId="70BBD435" w14:textId="77777777" w:rsidR="001834FB" w:rsidRPr="00957018" w:rsidRDefault="001834FB" w:rsidP="00A507BF">
            <w:pPr>
              <w:spacing w:after="0"/>
              <w:jc w:val="center"/>
              <w:rPr>
                <w:rFonts w:cs="Arial"/>
                <w:sz w:val="16"/>
                <w:szCs w:val="16"/>
              </w:rPr>
            </w:pPr>
            <w:r>
              <w:rPr>
                <w:rFonts w:cs="Arial"/>
                <w:sz w:val="16"/>
                <w:szCs w:val="16"/>
              </w:rPr>
              <w:t>NG</w:t>
            </w:r>
          </w:p>
        </w:tc>
        <w:tc>
          <w:tcPr>
            <w:tcW w:w="981" w:type="dxa"/>
            <w:noWrap/>
            <w:vAlign w:val="center"/>
            <w:hideMark/>
          </w:tcPr>
          <w:p w14:paraId="70C8EDE3" w14:textId="77777777" w:rsidR="001834FB" w:rsidRPr="00957018" w:rsidRDefault="001834FB" w:rsidP="00A507BF">
            <w:pPr>
              <w:spacing w:after="0"/>
              <w:jc w:val="center"/>
              <w:rPr>
                <w:rFonts w:cs="Arial"/>
                <w:sz w:val="16"/>
                <w:szCs w:val="16"/>
              </w:rPr>
            </w:pPr>
            <w:r>
              <w:rPr>
                <w:rFonts w:cs="Arial"/>
                <w:sz w:val="16"/>
                <w:szCs w:val="16"/>
              </w:rPr>
              <w:t>0.0</w:t>
            </w:r>
          </w:p>
        </w:tc>
        <w:tc>
          <w:tcPr>
            <w:tcW w:w="1266" w:type="dxa"/>
            <w:noWrap/>
            <w:vAlign w:val="center"/>
            <w:hideMark/>
          </w:tcPr>
          <w:p w14:paraId="675B1F50" w14:textId="77777777" w:rsidR="001834FB" w:rsidRPr="00957018" w:rsidRDefault="001834FB" w:rsidP="00A507BF">
            <w:pPr>
              <w:spacing w:after="0"/>
              <w:jc w:val="center"/>
              <w:rPr>
                <w:rFonts w:cs="Arial"/>
                <w:sz w:val="16"/>
                <w:szCs w:val="16"/>
              </w:rPr>
            </w:pPr>
            <w:r>
              <w:rPr>
                <w:rFonts w:cs="Arial"/>
                <w:sz w:val="16"/>
                <w:szCs w:val="16"/>
              </w:rPr>
              <w:t>0.0</w:t>
            </w:r>
          </w:p>
        </w:tc>
        <w:tc>
          <w:tcPr>
            <w:tcW w:w="1096" w:type="dxa"/>
            <w:noWrap/>
            <w:vAlign w:val="center"/>
            <w:hideMark/>
          </w:tcPr>
          <w:p w14:paraId="2DCD3806" w14:textId="77777777" w:rsidR="001834FB" w:rsidRPr="00957018" w:rsidRDefault="001834FB" w:rsidP="00A507BF">
            <w:pPr>
              <w:spacing w:after="0"/>
              <w:jc w:val="center"/>
              <w:rPr>
                <w:rFonts w:cs="Arial"/>
                <w:sz w:val="16"/>
                <w:szCs w:val="16"/>
              </w:rPr>
            </w:pPr>
            <w:r>
              <w:rPr>
                <w:rFonts w:cs="Arial"/>
                <w:sz w:val="16"/>
                <w:szCs w:val="16"/>
              </w:rPr>
              <w:t>100.0</w:t>
            </w:r>
          </w:p>
        </w:tc>
        <w:tc>
          <w:tcPr>
            <w:tcW w:w="697" w:type="dxa"/>
            <w:noWrap/>
            <w:vAlign w:val="center"/>
            <w:hideMark/>
          </w:tcPr>
          <w:p w14:paraId="34EB109A" w14:textId="77777777" w:rsidR="001834FB" w:rsidRPr="00957018" w:rsidRDefault="001834FB" w:rsidP="00A507BF">
            <w:pPr>
              <w:spacing w:after="0"/>
              <w:jc w:val="center"/>
              <w:rPr>
                <w:rFonts w:cs="Arial"/>
                <w:sz w:val="16"/>
                <w:szCs w:val="16"/>
              </w:rPr>
            </w:pPr>
            <w:r>
              <w:rPr>
                <w:rFonts w:cs="Arial"/>
                <w:sz w:val="16"/>
                <w:szCs w:val="16"/>
              </w:rPr>
              <w:t>3.9</w:t>
            </w:r>
          </w:p>
        </w:tc>
        <w:tc>
          <w:tcPr>
            <w:tcW w:w="773" w:type="dxa"/>
            <w:noWrap/>
            <w:vAlign w:val="center"/>
            <w:hideMark/>
          </w:tcPr>
          <w:p w14:paraId="38E8B64B" w14:textId="77777777" w:rsidR="001834FB" w:rsidRPr="00957018" w:rsidRDefault="001834FB" w:rsidP="00A507BF">
            <w:pPr>
              <w:spacing w:after="0"/>
              <w:jc w:val="center"/>
              <w:rPr>
                <w:rFonts w:cs="Arial"/>
                <w:sz w:val="16"/>
                <w:szCs w:val="16"/>
              </w:rPr>
            </w:pPr>
            <w:r>
              <w:rPr>
                <w:rFonts w:cs="Arial"/>
                <w:sz w:val="16"/>
                <w:szCs w:val="16"/>
              </w:rPr>
              <w:t>-8.5</w:t>
            </w:r>
          </w:p>
        </w:tc>
        <w:tc>
          <w:tcPr>
            <w:tcW w:w="779" w:type="dxa"/>
            <w:noWrap/>
            <w:vAlign w:val="center"/>
            <w:hideMark/>
          </w:tcPr>
          <w:p w14:paraId="52A626A0" w14:textId="77777777" w:rsidR="001834FB" w:rsidRPr="00957018" w:rsidRDefault="001834FB" w:rsidP="00A507BF">
            <w:pPr>
              <w:spacing w:after="0"/>
              <w:jc w:val="center"/>
              <w:rPr>
                <w:rFonts w:cs="Arial"/>
                <w:sz w:val="16"/>
                <w:szCs w:val="16"/>
              </w:rPr>
            </w:pPr>
            <w:r>
              <w:rPr>
                <w:rFonts w:cs="Arial"/>
                <w:sz w:val="16"/>
                <w:szCs w:val="16"/>
              </w:rPr>
              <w:t>9.2</w:t>
            </w:r>
          </w:p>
        </w:tc>
        <w:tc>
          <w:tcPr>
            <w:tcW w:w="1440" w:type="dxa"/>
            <w:noWrap/>
            <w:vAlign w:val="center"/>
            <w:hideMark/>
          </w:tcPr>
          <w:p w14:paraId="4B2497A0" w14:textId="77777777" w:rsidR="001834FB" w:rsidRPr="00957018" w:rsidRDefault="001834FB" w:rsidP="00A507BF">
            <w:pPr>
              <w:spacing w:after="0"/>
              <w:jc w:val="center"/>
              <w:rPr>
                <w:rFonts w:cs="Arial"/>
                <w:sz w:val="16"/>
                <w:szCs w:val="16"/>
              </w:rPr>
            </w:pPr>
            <w:r>
              <w:rPr>
                <w:rFonts w:cs="Arial"/>
                <w:sz w:val="16"/>
                <w:szCs w:val="16"/>
              </w:rPr>
              <w:t>37.9</w:t>
            </w:r>
          </w:p>
        </w:tc>
        <w:tc>
          <w:tcPr>
            <w:tcW w:w="1111" w:type="dxa"/>
            <w:vAlign w:val="center"/>
          </w:tcPr>
          <w:p w14:paraId="55D9A440" w14:textId="77777777" w:rsidR="001834FB" w:rsidRPr="005E4696" w:rsidRDefault="001834FB" w:rsidP="00A507BF">
            <w:pPr>
              <w:spacing w:after="0"/>
              <w:jc w:val="center"/>
              <w:rPr>
                <w:rFonts w:cs="Arial"/>
                <w:sz w:val="16"/>
                <w:szCs w:val="16"/>
              </w:rPr>
            </w:pPr>
            <w:r>
              <w:rPr>
                <w:rFonts w:cs="Arial"/>
                <w:sz w:val="16"/>
                <w:szCs w:val="16"/>
              </w:rPr>
              <w:t>0.0</w:t>
            </w:r>
          </w:p>
        </w:tc>
      </w:tr>
      <w:tr w:rsidR="00345363" w:rsidRPr="005E4696" w14:paraId="0CCD5638" w14:textId="77777777" w:rsidTr="0046729F">
        <w:trPr>
          <w:trHeight w:val="43"/>
        </w:trPr>
        <w:tc>
          <w:tcPr>
            <w:tcW w:w="634" w:type="dxa"/>
            <w:vMerge/>
            <w:shd w:val="clear" w:color="auto" w:fill="F2F2F2" w:themeFill="background1" w:themeFillShade="F2"/>
            <w:noWrap/>
            <w:vAlign w:val="center"/>
            <w:hideMark/>
          </w:tcPr>
          <w:p w14:paraId="37DF2172" w14:textId="77777777" w:rsidR="001834FB" w:rsidRPr="0046729F" w:rsidRDefault="001834FB" w:rsidP="00A507BF">
            <w:pPr>
              <w:spacing w:after="0"/>
              <w:jc w:val="center"/>
              <w:rPr>
                <w:rFonts w:cs="Arial"/>
                <w:b/>
                <w:bCs/>
                <w:sz w:val="16"/>
                <w:szCs w:val="16"/>
              </w:rPr>
            </w:pPr>
          </w:p>
        </w:tc>
        <w:tc>
          <w:tcPr>
            <w:tcW w:w="519" w:type="dxa"/>
            <w:noWrap/>
            <w:vAlign w:val="center"/>
            <w:hideMark/>
          </w:tcPr>
          <w:p w14:paraId="0612D16F" w14:textId="77777777" w:rsidR="001834FB" w:rsidRPr="00957018" w:rsidRDefault="001834FB" w:rsidP="00A507BF">
            <w:pPr>
              <w:spacing w:after="0"/>
              <w:jc w:val="center"/>
              <w:rPr>
                <w:rFonts w:cs="Arial"/>
                <w:sz w:val="16"/>
                <w:szCs w:val="16"/>
              </w:rPr>
            </w:pPr>
            <w:r>
              <w:rPr>
                <w:rFonts w:cs="Arial"/>
                <w:sz w:val="16"/>
                <w:szCs w:val="16"/>
              </w:rPr>
              <w:t>H2</w:t>
            </w:r>
          </w:p>
        </w:tc>
        <w:tc>
          <w:tcPr>
            <w:tcW w:w="981" w:type="dxa"/>
            <w:noWrap/>
            <w:vAlign w:val="center"/>
            <w:hideMark/>
          </w:tcPr>
          <w:p w14:paraId="1AF93996" w14:textId="77777777" w:rsidR="001834FB" w:rsidRPr="00957018" w:rsidRDefault="001834FB" w:rsidP="00A507BF">
            <w:pPr>
              <w:spacing w:after="0"/>
              <w:jc w:val="center"/>
              <w:rPr>
                <w:rFonts w:cs="Arial"/>
                <w:sz w:val="16"/>
                <w:szCs w:val="16"/>
              </w:rPr>
            </w:pPr>
            <w:r>
              <w:rPr>
                <w:rFonts w:cs="Arial"/>
                <w:sz w:val="16"/>
                <w:szCs w:val="16"/>
              </w:rPr>
              <w:t>0.0</w:t>
            </w:r>
          </w:p>
        </w:tc>
        <w:tc>
          <w:tcPr>
            <w:tcW w:w="1266" w:type="dxa"/>
            <w:noWrap/>
            <w:vAlign w:val="center"/>
            <w:hideMark/>
          </w:tcPr>
          <w:p w14:paraId="6622F40D" w14:textId="77777777" w:rsidR="001834FB" w:rsidRPr="00957018" w:rsidRDefault="001834FB" w:rsidP="00A507BF">
            <w:pPr>
              <w:spacing w:after="0"/>
              <w:jc w:val="center"/>
              <w:rPr>
                <w:rFonts w:cs="Arial"/>
                <w:sz w:val="16"/>
                <w:szCs w:val="16"/>
              </w:rPr>
            </w:pPr>
            <w:r>
              <w:rPr>
                <w:rFonts w:cs="Arial"/>
                <w:sz w:val="16"/>
                <w:szCs w:val="16"/>
              </w:rPr>
              <w:t>0.0</w:t>
            </w:r>
          </w:p>
        </w:tc>
        <w:tc>
          <w:tcPr>
            <w:tcW w:w="1096" w:type="dxa"/>
            <w:noWrap/>
            <w:vAlign w:val="center"/>
            <w:hideMark/>
          </w:tcPr>
          <w:p w14:paraId="65F97847" w14:textId="77777777" w:rsidR="001834FB" w:rsidRPr="00957018" w:rsidRDefault="001834FB" w:rsidP="00A507BF">
            <w:pPr>
              <w:spacing w:after="0"/>
              <w:jc w:val="center"/>
              <w:rPr>
                <w:rFonts w:cs="Arial"/>
                <w:sz w:val="16"/>
                <w:szCs w:val="16"/>
              </w:rPr>
            </w:pPr>
            <w:r>
              <w:rPr>
                <w:rFonts w:cs="Arial"/>
                <w:sz w:val="16"/>
                <w:szCs w:val="16"/>
              </w:rPr>
              <w:t>100.0</w:t>
            </w:r>
          </w:p>
        </w:tc>
        <w:tc>
          <w:tcPr>
            <w:tcW w:w="697" w:type="dxa"/>
            <w:noWrap/>
            <w:vAlign w:val="center"/>
            <w:hideMark/>
          </w:tcPr>
          <w:p w14:paraId="2E8828AA" w14:textId="77777777" w:rsidR="001834FB" w:rsidRPr="00957018" w:rsidRDefault="001834FB" w:rsidP="00A507BF">
            <w:pPr>
              <w:spacing w:after="0"/>
              <w:jc w:val="center"/>
              <w:rPr>
                <w:rFonts w:cs="Arial"/>
                <w:sz w:val="16"/>
                <w:szCs w:val="16"/>
              </w:rPr>
            </w:pPr>
            <w:r>
              <w:rPr>
                <w:rFonts w:cs="Arial"/>
                <w:sz w:val="16"/>
                <w:szCs w:val="16"/>
              </w:rPr>
              <w:t>5.1</w:t>
            </w:r>
          </w:p>
        </w:tc>
        <w:tc>
          <w:tcPr>
            <w:tcW w:w="773" w:type="dxa"/>
            <w:noWrap/>
            <w:vAlign w:val="center"/>
            <w:hideMark/>
          </w:tcPr>
          <w:p w14:paraId="388CD8AD" w14:textId="77777777" w:rsidR="001834FB" w:rsidRPr="00957018" w:rsidRDefault="001834FB" w:rsidP="00A507BF">
            <w:pPr>
              <w:spacing w:after="0"/>
              <w:jc w:val="center"/>
              <w:rPr>
                <w:rFonts w:cs="Arial"/>
                <w:sz w:val="16"/>
                <w:szCs w:val="16"/>
              </w:rPr>
            </w:pPr>
            <w:r>
              <w:rPr>
                <w:rFonts w:cs="Arial"/>
                <w:sz w:val="16"/>
                <w:szCs w:val="16"/>
              </w:rPr>
              <w:t>-4.3</w:t>
            </w:r>
          </w:p>
        </w:tc>
        <w:tc>
          <w:tcPr>
            <w:tcW w:w="779" w:type="dxa"/>
            <w:noWrap/>
            <w:vAlign w:val="center"/>
            <w:hideMark/>
          </w:tcPr>
          <w:p w14:paraId="0E61334D" w14:textId="77777777" w:rsidR="001834FB" w:rsidRPr="00957018" w:rsidRDefault="001834FB" w:rsidP="00A507BF">
            <w:pPr>
              <w:spacing w:after="0"/>
              <w:jc w:val="center"/>
              <w:rPr>
                <w:rFonts w:cs="Arial"/>
                <w:sz w:val="16"/>
                <w:szCs w:val="16"/>
              </w:rPr>
            </w:pPr>
            <w:r>
              <w:rPr>
                <w:rFonts w:cs="Arial"/>
                <w:sz w:val="16"/>
                <w:szCs w:val="16"/>
              </w:rPr>
              <w:t>11.1</w:t>
            </w:r>
          </w:p>
        </w:tc>
        <w:tc>
          <w:tcPr>
            <w:tcW w:w="1440" w:type="dxa"/>
            <w:noWrap/>
            <w:vAlign w:val="center"/>
            <w:hideMark/>
          </w:tcPr>
          <w:p w14:paraId="41F9CB44" w14:textId="77777777" w:rsidR="001834FB" w:rsidRPr="00957018" w:rsidRDefault="001834FB" w:rsidP="00A507BF">
            <w:pPr>
              <w:spacing w:after="0"/>
              <w:jc w:val="center"/>
              <w:rPr>
                <w:rFonts w:cs="Arial"/>
                <w:sz w:val="16"/>
                <w:szCs w:val="16"/>
              </w:rPr>
            </w:pPr>
            <w:r>
              <w:rPr>
                <w:rFonts w:cs="Arial"/>
                <w:sz w:val="16"/>
                <w:szCs w:val="16"/>
              </w:rPr>
              <w:t>16.5</w:t>
            </w:r>
          </w:p>
        </w:tc>
        <w:tc>
          <w:tcPr>
            <w:tcW w:w="1111" w:type="dxa"/>
            <w:vAlign w:val="center"/>
          </w:tcPr>
          <w:p w14:paraId="26F7D5AF" w14:textId="77777777" w:rsidR="001834FB" w:rsidRPr="005E4696" w:rsidRDefault="001834FB" w:rsidP="00A507BF">
            <w:pPr>
              <w:spacing w:after="0"/>
              <w:jc w:val="center"/>
              <w:rPr>
                <w:rFonts w:cs="Arial"/>
                <w:sz w:val="16"/>
                <w:szCs w:val="16"/>
              </w:rPr>
            </w:pPr>
            <w:r>
              <w:rPr>
                <w:rFonts w:cs="Arial"/>
                <w:sz w:val="16"/>
                <w:szCs w:val="16"/>
              </w:rPr>
              <w:t>5.0</w:t>
            </w:r>
          </w:p>
        </w:tc>
      </w:tr>
      <w:tr w:rsidR="00345363" w:rsidRPr="005E4696" w14:paraId="00C01004" w14:textId="77777777" w:rsidTr="0046729F">
        <w:trPr>
          <w:trHeight w:val="43"/>
        </w:trPr>
        <w:tc>
          <w:tcPr>
            <w:tcW w:w="634" w:type="dxa"/>
            <w:vMerge w:val="restart"/>
            <w:shd w:val="clear" w:color="auto" w:fill="F2F2F2" w:themeFill="background1" w:themeFillShade="F2"/>
            <w:noWrap/>
            <w:vAlign w:val="center"/>
            <w:hideMark/>
          </w:tcPr>
          <w:p w14:paraId="3C716C4C" w14:textId="77777777" w:rsidR="001834FB" w:rsidRPr="0046729F" w:rsidRDefault="001834FB" w:rsidP="00A507BF">
            <w:pPr>
              <w:spacing w:after="0"/>
              <w:jc w:val="center"/>
              <w:rPr>
                <w:rFonts w:cs="Arial"/>
                <w:b/>
                <w:bCs/>
                <w:sz w:val="16"/>
                <w:szCs w:val="16"/>
              </w:rPr>
            </w:pPr>
            <w:r>
              <w:rPr>
                <w:rFonts w:cs="Arial"/>
                <w:b/>
                <w:bCs/>
                <w:sz w:val="16"/>
                <w:szCs w:val="16"/>
              </w:rPr>
              <w:t>A.7</w:t>
            </w:r>
          </w:p>
        </w:tc>
        <w:tc>
          <w:tcPr>
            <w:tcW w:w="519" w:type="dxa"/>
            <w:noWrap/>
            <w:vAlign w:val="center"/>
            <w:hideMark/>
          </w:tcPr>
          <w:p w14:paraId="66548429" w14:textId="77777777" w:rsidR="001834FB" w:rsidRPr="00957018" w:rsidRDefault="001834FB" w:rsidP="00A507BF">
            <w:pPr>
              <w:spacing w:after="0"/>
              <w:jc w:val="center"/>
              <w:rPr>
                <w:rFonts w:cs="Arial"/>
                <w:sz w:val="16"/>
                <w:szCs w:val="16"/>
              </w:rPr>
            </w:pPr>
            <w:r>
              <w:rPr>
                <w:rFonts w:cs="Arial"/>
                <w:sz w:val="16"/>
                <w:szCs w:val="16"/>
              </w:rPr>
              <w:t>NG</w:t>
            </w:r>
          </w:p>
        </w:tc>
        <w:tc>
          <w:tcPr>
            <w:tcW w:w="981" w:type="dxa"/>
            <w:noWrap/>
            <w:vAlign w:val="center"/>
            <w:hideMark/>
          </w:tcPr>
          <w:p w14:paraId="535F0FF4" w14:textId="77777777" w:rsidR="001834FB" w:rsidRPr="00957018" w:rsidRDefault="001834FB" w:rsidP="00A507BF">
            <w:pPr>
              <w:spacing w:after="0"/>
              <w:jc w:val="center"/>
              <w:rPr>
                <w:rFonts w:cs="Arial"/>
                <w:sz w:val="16"/>
                <w:szCs w:val="16"/>
              </w:rPr>
            </w:pPr>
            <w:r>
              <w:rPr>
                <w:rFonts w:cs="Arial"/>
                <w:sz w:val="16"/>
                <w:szCs w:val="16"/>
              </w:rPr>
              <w:t>0.0</w:t>
            </w:r>
          </w:p>
        </w:tc>
        <w:tc>
          <w:tcPr>
            <w:tcW w:w="1266" w:type="dxa"/>
            <w:noWrap/>
            <w:vAlign w:val="center"/>
            <w:hideMark/>
          </w:tcPr>
          <w:p w14:paraId="00F3F589" w14:textId="77777777" w:rsidR="001834FB" w:rsidRPr="00957018" w:rsidRDefault="001834FB" w:rsidP="00A507BF">
            <w:pPr>
              <w:spacing w:after="0"/>
              <w:jc w:val="center"/>
              <w:rPr>
                <w:rFonts w:cs="Arial"/>
                <w:sz w:val="16"/>
                <w:szCs w:val="16"/>
              </w:rPr>
            </w:pPr>
            <w:r>
              <w:rPr>
                <w:rFonts w:cs="Arial"/>
                <w:sz w:val="16"/>
                <w:szCs w:val="16"/>
              </w:rPr>
              <w:t>0.0</w:t>
            </w:r>
          </w:p>
        </w:tc>
        <w:tc>
          <w:tcPr>
            <w:tcW w:w="1096" w:type="dxa"/>
            <w:noWrap/>
            <w:vAlign w:val="center"/>
            <w:hideMark/>
          </w:tcPr>
          <w:p w14:paraId="2A1F3FD8" w14:textId="77777777" w:rsidR="001834FB" w:rsidRPr="00957018" w:rsidRDefault="001834FB" w:rsidP="00A507BF">
            <w:pPr>
              <w:spacing w:after="0"/>
              <w:jc w:val="center"/>
              <w:rPr>
                <w:rFonts w:cs="Arial"/>
                <w:sz w:val="16"/>
                <w:szCs w:val="16"/>
              </w:rPr>
            </w:pPr>
            <w:r>
              <w:rPr>
                <w:rFonts w:cs="Arial"/>
                <w:sz w:val="16"/>
                <w:szCs w:val="16"/>
              </w:rPr>
              <w:t>100.0</w:t>
            </w:r>
          </w:p>
        </w:tc>
        <w:tc>
          <w:tcPr>
            <w:tcW w:w="697" w:type="dxa"/>
            <w:noWrap/>
            <w:vAlign w:val="center"/>
            <w:hideMark/>
          </w:tcPr>
          <w:p w14:paraId="0BE1085B" w14:textId="77777777" w:rsidR="001834FB" w:rsidRPr="00957018" w:rsidRDefault="001834FB" w:rsidP="00A507BF">
            <w:pPr>
              <w:spacing w:after="0"/>
              <w:jc w:val="center"/>
              <w:rPr>
                <w:rFonts w:cs="Arial"/>
                <w:sz w:val="16"/>
                <w:szCs w:val="16"/>
              </w:rPr>
            </w:pPr>
            <w:r>
              <w:rPr>
                <w:rFonts w:cs="Arial"/>
                <w:sz w:val="16"/>
                <w:szCs w:val="16"/>
              </w:rPr>
              <w:t>4.2</w:t>
            </w:r>
          </w:p>
        </w:tc>
        <w:tc>
          <w:tcPr>
            <w:tcW w:w="773" w:type="dxa"/>
            <w:noWrap/>
            <w:vAlign w:val="center"/>
            <w:hideMark/>
          </w:tcPr>
          <w:p w14:paraId="530A4397" w14:textId="77777777" w:rsidR="001834FB" w:rsidRPr="00957018" w:rsidRDefault="001834FB" w:rsidP="00A507BF">
            <w:pPr>
              <w:spacing w:after="0"/>
              <w:jc w:val="center"/>
              <w:rPr>
                <w:rFonts w:cs="Arial"/>
                <w:sz w:val="16"/>
                <w:szCs w:val="16"/>
              </w:rPr>
            </w:pPr>
            <w:r>
              <w:rPr>
                <w:rFonts w:cs="Arial"/>
                <w:sz w:val="16"/>
                <w:szCs w:val="16"/>
              </w:rPr>
              <w:t>-11.5</w:t>
            </w:r>
          </w:p>
        </w:tc>
        <w:tc>
          <w:tcPr>
            <w:tcW w:w="779" w:type="dxa"/>
            <w:noWrap/>
            <w:vAlign w:val="center"/>
            <w:hideMark/>
          </w:tcPr>
          <w:p w14:paraId="4BCFE6B6" w14:textId="77777777" w:rsidR="001834FB" w:rsidRPr="00957018" w:rsidRDefault="001834FB" w:rsidP="00A507BF">
            <w:pPr>
              <w:spacing w:after="0"/>
              <w:jc w:val="center"/>
              <w:rPr>
                <w:rFonts w:cs="Arial"/>
                <w:sz w:val="16"/>
                <w:szCs w:val="16"/>
              </w:rPr>
            </w:pPr>
            <w:r>
              <w:rPr>
                <w:rFonts w:cs="Arial"/>
                <w:sz w:val="16"/>
                <w:szCs w:val="16"/>
              </w:rPr>
              <w:t>6.9</w:t>
            </w:r>
          </w:p>
        </w:tc>
        <w:tc>
          <w:tcPr>
            <w:tcW w:w="1440" w:type="dxa"/>
            <w:noWrap/>
            <w:vAlign w:val="center"/>
            <w:hideMark/>
          </w:tcPr>
          <w:p w14:paraId="01D2B707" w14:textId="77777777" w:rsidR="001834FB" w:rsidRPr="00957018" w:rsidRDefault="001834FB" w:rsidP="00A507BF">
            <w:pPr>
              <w:spacing w:after="0"/>
              <w:jc w:val="center"/>
              <w:rPr>
                <w:rFonts w:cs="Arial"/>
                <w:sz w:val="16"/>
                <w:szCs w:val="16"/>
              </w:rPr>
            </w:pPr>
            <w:r>
              <w:rPr>
                <w:rFonts w:cs="Arial"/>
                <w:sz w:val="16"/>
                <w:szCs w:val="16"/>
              </w:rPr>
              <w:t>62.1</w:t>
            </w:r>
          </w:p>
        </w:tc>
        <w:tc>
          <w:tcPr>
            <w:tcW w:w="1111" w:type="dxa"/>
            <w:vAlign w:val="center"/>
          </w:tcPr>
          <w:p w14:paraId="0BC43208" w14:textId="77777777" w:rsidR="001834FB" w:rsidRPr="005E4696" w:rsidRDefault="001834FB" w:rsidP="00A507BF">
            <w:pPr>
              <w:spacing w:after="0"/>
              <w:jc w:val="center"/>
              <w:rPr>
                <w:rFonts w:cs="Arial"/>
                <w:sz w:val="16"/>
                <w:szCs w:val="16"/>
              </w:rPr>
            </w:pPr>
            <w:r>
              <w:rPr>
                <w:rFonts w:cs="Arial"/>
                <w:sz w:val="16"/>
                <w:szCs w:val="16"/>
              </w:rPr>
              <w:t>0.0</w:t>
            </w:r>
          </w:p>
        </w:tc>
      </w:tr>
      <w:tr w:rsidR="00345363" w:rsidRPr="005E4696" w14:paraId="121566E4" w14:textId="77777777" w:rsidTr="0046729F">
        <w:trPr>
          <w:trHeight w:val="43"/>
        </w:trPr>
        <w:tc>
          <w:tcPr>
            <w:tcW w:w="634" w:type="dxa"/>
            <w:vMerge/>
            <w:shd w:val="clear" w:color="auto" w:fill="F2F2F2" w:themeFill="background1" w:themeFillShade="F2"/>
            <w:noWrap/>
            <w:vAlign w:val="center"/>
            <w:hideMark/>
          </w:tcPr>
          <w:p w14:paraId="633308E9" w14:textId="77777777" w:rsidR="001834FB" w:rsidRPr="00957018" w:rsidRDefault="001834FB" w:rsidP="00A507BF">
            <w:pPr>
              <w:spacing w:after="0"/>
              <w:jc w:val="center"/>
              <w:rPr>
                <w:rFonts w:cs="Arial"/>
                <w:sz w:val="16"/>
                <w:szCs w:val="16"/>
              </w:rPr>
            </w:pPr>
          </w:p>
        </w:tc>
        <w:tc>
          <w:tcPr>
            <w:tcW w:w="519" w:type="dxa"/>
            <w:noWrap/>
            <w:vAlign w:val="center"/>
            <w:hideMark/>
          </w:tcPr>
          <w:p w14:paraId="37E9CEAE" w14:textId="77777777" w:rsidR="001834FB" w:rsidRPr="00957018" w:rsidRDefault="001834FB" w:rsidP="00A507BF">
            <w:pPr>
              <w:spacing w:after="0"/>
              <w:jc w:val="center"/>
              <w:rPr>
                <w:rFonts w:cs="Arial"/>
                <w:sz w:val="16"/>
                <w:szCs w:val="16"/>
              </w:rPr>
            </w:pPr>
            <w:r>
              <w:rPr>
                <w:rFonts w:cs="Arial"/>
                <w:sz w:val="16"/>
                <w:szCs w:val="16"/>
              </w:rPr>
              <w:t>H2</w:t>
            </w:r>
          </w:p>
        </w:tc>
        <w:tc>
          <w:tcPr>
            <w:tcW w:w="981" w:type="dxa"/>
            <w:noWrap/>
            <w:vAlign w:val="center"/>
            <w:hideMark/>
          </w:tcPr>
          <w:p w14:paraId="1FAAC72C" w14:textId="77777777" w:rsidR="001834FB" w:rsidRPr="00957018" w:rsidRDefault="001834FB" w:rsidP="00A507BF">
            <w:pPr>
              <w:spacing w:after="0"/>
              <w:jc w:val="center"/>
              <w:rPr>
                <w:rFonts w:cs="Arial"/>
                <w:sz w:val="16"/>
                <w:szCs w:val="16"/>
              </w:rPr>
            </w:pPr>
            <w:r>
              <w:rPr>
                <w:rFonts w:cs="Arial"/>
                <w:sz w:val="16"/>
                <w:szCs w:val="16"/>
              </w:rPr>
              <w:t>0.0</w:t>
            </w:r>
          </w:p>
        </w:tc>
        <w:tc>
          <w:tcPr>
            <w:tcW w:w="1266" w:type="dxa"/>
            <w:noWrap/>
            <w:vAlign w:val="center"/>
            <w:hideMark/>
          </w:tcPr>
          <w:p w14:paraId="75A7B447" w14:textId="77777777" w:rsidR="001834FB" w:rsidRPr="00957018" w:rsidRDefault="001834FB" w:rsidP="00A507BF">
            <w:pPr>
              <w:spacing w:after="0"/>
              <w:jc w:val="center"/>
              <w:rPr>
                <w:rFonts w:cs="Arial"/>
                <w:sz w:val="16"/>
                <w:szCs w:val="16"/>
              </w:rPr>
            </w:pPr>
            <w:r>
              <w:rPr>
                <w:rFonts w:cs="Arial"/>
                <w:sz w:val="16"/>
                <w:szCs w:val="16"/>
              </w:rPr>
              <w:t>0.0</w:t>
            </w:r>
          </w:p>
        </w:tc>
        <w:tc>
          <w:tcPr>
            <w:tcW w:w="1096" w:type="dxa"/>
            <w:noWrap/>
            <w:vAlign w:val="center"/>
            <w:hideMark/>
          </w:tcPr>
          <w:p w14:paraId="3DBC0B11" w14:textId="77777777" w:rsidR="001834FB" w:rsidRPr="00957018" w:rsidRDefault="001834FB" w:rsidP="00A507BF">
            <w:pPr>
              <w:spacing w:after="0"/>
              <w:jc w:val="center"/>
              <w:rPr>
                <w:rFonts w:cs="Arial"/>
                <w:sz w:val="16"/>
                <w:szCs w:val="16"/>
              </w:rPr>
            </w:pPr>
            <w:r>
              <w:rPr>
                <w:rFonts w:cs="Arial"/>
                <w:sz w:val="16"/>
                <w:szCs w:val="16"/>
              </w:rPr>
              <w:t>100.0</w:t>
            </w:r>
          </w:p>
        </w:tc>
        <w:tc>
          <w:tcPr>
            <w:tcW w:w="697" w:type="dxa"/>
            <w:noWrap/>
            <w:vAlign w:val="center"/>
            <w:hideMark/>
          </w:tcPr>
          <w:p w14:paraId="72016E01" w14:textId="77777777" w:rsidR="001834FB" w:rsidRPr="00957018" w:rsidRDefault="001834FB" w:rsidP="00A507BF">
            <w:pPr>
              <w:spacing w:after="0"/>
              <w:jc w:val="center"/>
              <w:rPr>
                <w:rFonts w:cs="Arial"/>
                <w:sz w:val="16"/>
                <w:szCs w:val="16"/>
              </w:rPr>
            </w:pPr>
            <w:r>
              <w:rPr>
                <w:rFonts w:cs="Arial"/>
                <w:sz w:val="16"/>
                <w:szCs w:val="16"/>
              </w:rPr>
              <w:t>4.2</w:t>
            </w:r>
          </w:p>
        </w:tc>
        <w:tc>
          <w:tcPr>
            <w:tcW w:w="773" w:type="dxa"/>
            <w:noWrap/>
            <w:vAlign w:val="center"/>
            <w:hideMark/>
          </w:tcPr>
          <w:p w14:paraId="3BE60C9B" w14:textId="77777777" w:rsidR="001834FB" w:rsidRPr="00957018" w:rsidRDefault="001834FB" w:rsidP="00A507BF">
            <w:pPr>
              <w:spacing w:after="0"/>
              <w:jc w:val="center"/>
              <w:rPr>
                <w:rFonts w:cs="Arial"/>
                <w:sz w:val="16"/>
                <w:szCs w:val="16"/>
              </w:rPr>
            </w:pPr>
            <w:r>
              <w:rPr>
                <w:rFonts w:cs="Arial"/>
                <w:sz w:val="16"/>
                <w:szCs w:val="16"/>
              </w:rPr>
              <w:t>-7.0</w:t>
            </w:r>
          </w:p>
        </w:tc>
        <w:tc>
          <w:tcPr>
            <w:tcW w:w="779" w:type="dxa"/>
            <w:noWrap/>
            <w:vAlign w:val="center"/>
            <w:hideMark/>
          </w:tcPr>
          <w:p w14:paraId="037E740C" w14:textId="77777777" w:rsidR="001834FB" w:rsidRPr="00957018" w:rsidRDefault="001834FB" w:rsidP="00A507BF">
            <w:pPr>
              <w:spacing w:after="0"/>
              <w:jc w:val="center"/>
              <w:rPr>
                <w:rFonts w:cs="Arial"/>
                <w:sz w:val="16"/>
                <w:szCs w:val="16"/>
              </w:rPr>
            </w:pPr>
            <w:r>
              <w:rPr>
                <w:rFonts w:cs="Arial"/>
                <w:sz w:val="16"/>
                <w:szCs w:val="16"/>
              </w:rPr>
              <w:t>10.1</w:t>
            </w:r>
          </w:p>
        </w:tc>
        <w:tc>
          <w:tcPr>
            <w:tcW w:w="1440" w:type="dxa"/>
            <w:noWrap/>
            <w:vAlign w:val="center"/>
            <w:hideMark/>
          </w:tcPr>
          <w:p w14:paraId="2536ACC1" w14:textId="77777777" w:rsidR="001834FB" w:rsidRPr="00957018" w:rsidRDefault="001834FB" w:rsidP="00A507BF">
            <w:pPr>
              <w:spacing w:after="0"/>
              <w:jc w:val="center"/>
              <w:rPr>
                <w:rFonts w:cs="Arial"/>
                <w:sz w:val="16"/>
                <w:szCs w:val="16"/>
              </w:rPr>
            </w:pPr>
            <w:r>
              <w:rPr>
                <w:rFonts w:cs="Arial"/>
                <w:sz w:val="16"/>
                <w:szCs w:val="16"/>
              </w:rPr>
              <w:t>28.0</w:t>
            </w:r>
          </w:p>
        </w:tc>
        <w:tc>
          <w:tcPr>
            <w:tcW w:w="1111" w:type="dxa"/>
            <w:vAlign w:val="center"/>
          </w:tcPr>
          <w:p w14:paraId="3D8E2B06" w14:textId="77777777" w:rsidR="001834FB" w:rsidRPr="005E4696" w:rsidRDefault="001834FB" w:rsidP="00A507BF">
            <w:pPr>
              <w:spacing w:after="0"/>
              <w:jc w:val="center"/>
              <w:rPr>
                <w:rFonts w:cs="Arial"/>
                <w:sz w:val="16"/>
                <w:szCs w:val="16"/>
              </w:rPr>
            </w:pPr>
            <w:r>
              <w:rPr>
                <w:rFonts w:cs="Arial"/>
                <w:sz w:val="16"/>
                <w:szCs w:val="16"/>
              </w:rPr>
              <w:t>1.1</w:t>
            </w:r>
          </w:p>
        </w:tc>
      </w:tr>
    </w:tbl>
    <w:p w14:paraId="5A18E6E8" w14:textId="77777777" w:rsidR="00C83942" w:rsidRPr="008B0858" w:rsidDel="00863DA0" w:rsidRDefault="00C83942" w:rsidP="00FD46DC">
      <w:pPr>
        <w:rPr>
          <w:del w:id="1959" w:author="Sean de Noronha | DRG" w:date="2026-09-24T14:29:00Z" w16du:dateUtc="2026-09-24T12:29:00Z"/>
          <w:i/>
        </w:rPr>
      </w:pPr>
      <w:r>
        <w:rPr>
          <w:i/>
        </w:rPr>
        <w:t>Table 16 – Fraction of operating points in each flow regime and the extreme signed capacity differences between Polyflo and GFE-Churchill, natural gas and hydrogen, Tables A.1 to A.7 of CSA B149.1:25 Annex A. Differences are computed from capacities rounded to whole kW as published. The hydrogen minimum of −100% at the schedules of Tables A.1 and A.2 is a rounding floor: capacities below 0.5 kW publish as zero.</w:t>
      </w:r>
    </w:p>
    <w:p w14:paraId="085F4753" w14:textId="77777777" w:rsidR="00C83942" w:rsidRPr="00C83942" w:rsidRDefault="00C83942" w:rsidP="00FD46DC">
      <w:pPr>
        <w:rPr>
          <w:iCs/>
        </w:rPr>
      </w:pPr>
    </w:p>
    <w:p w14:paraId="4A3FE3FD" w14:textId="77777777" w:rsidR="00976B66" w:rsidRPr="00801F35" w:rsidRDefault="00C64113" w:rsidP="00857005">
      <w:pPr>
        <w:pStyle w:val="Heading2"/>
      </w:pPr>
      <w:bookmarkStart w:id="1960" w:name="_Toc241506988"/>
      <w:r>
        <w:t>Graph and Table Development</w:t>
      </w:r>
      <w:bookmarkEnd w:id="1960"/>
    </w:p>
    <w:p w14:paraId="101A3A87" w14:textId="725F39CD" w:rsidR="008F4107" w:rsidRDefault="005D1F2C">
      <w:pPr>
        <w:rPr>
          <w:rFonts w:cs="Arial"/>
        </w:rPr>
      </w:pPr>
      <w:r>
        <w:rPr>
          <w:rFonts w:cs="Arial"/>
        </w:rPr>
        <w:t>Section 3.5 established what the published sizing methods are,</w:t>
      </w:r>
      <w:ins w:id="1961" w:author="Olga Arevalo Quintero" w:date="2026-09-20T15:23:00Z" w16du:dateUtc="2026-09-20T19:23:00Z">
        <w:r>
          <w:rPr>
            <w:rFonts w:cs="Arial"/>
          </w:rPr>
          <w:t xml:space="preserve"> the conditions under which</w:t>
        </w:r>
      </w:ins>
      <w:ins w:id="1962" w:author="Olga Arevalo Quintero" w:date="2026-09-20T15:24:00Z" w16du:dateUtc="2026-09-20T19:24:00Z">
        <w:r>
          <w:rPr>
            <w:rFonts w:cs="Arial"/>
          </w:rPr>
          <w:t xml:space="preserve"> they apply</w:t>
        </w:r>
      </w:ins>
      <w:r>
        <w:rPr>
          <w:rFonts w:cs="Arial"/>
        </w:rPr>
        <w:t xml:space="preserve"> where they are valid, and what </w:t>
      </w:r>
      <w:ins w:id="1963" w:author="Olga Arevalo Quintero" w:date="2026-09-20T15:22:00Z" w16du:dateUtc="2026-09-20T19:22:00Z">
        <w:r>
          <w:rPr>
            <w:rFonts w:cs="Arial"/>
          </w:rPr>
          <w:t xml:space="preserve">could </w:t>
        </w:r>
      </w:ins>
      <w:r>
        <w:rPr>
          <w:rFonts w:cs="Arial"/>
        </w:rPr>
        <w:t>replace</w:t>
      </w:r>
      <w:del w:id="1964" w:author="Olga Arevalo Quintero" w:date="2026-09-20T15:22:00Z" w16du:dateUtc="2026-09-20T19:22:00Z">
        <w:r>
          <w:rPr>
            <w:rFonts w:cs="Arial"/>
          </w:rPr>
          <w:delText>s</w:delText>
        </w:r>
      </w:del>
      <w:r>
        <w:rPr>
          <w:rFonts w:cs="Arial"/>
        </w:rPr>
        <w:t xml:space="preserve"> them where </w:t>
      </w:r>
      <w:ins w:id="1965" w:author="Olga Arevalo Quintero" w:date="2026-09-20T15:24:00Z" w16du:dateUtc="2026-09-20T19:24:00Z">
        <w:r>
          <w:rPr>
            <w:rFonts w:cs="Arial"/>
          </w:rPr>
          <w:t xml:space="preserve">the conditions </w:t>
        </w:r>
      </w:ins>
      <w:del w:id="1966" w:author="Olga Arevalo Quintero" w:date="2026-09-20T15:24:00Z" w16du:dateUtc="2026-09-20T19:24:00Z">
        <w:r>
          <w:rPr>
            <w:rFonts w:cs="Arial"/>
          </w:rPr>
          <w:delText xml:space="preserve">they </w:delText>
        </w:r>
      </w:del>
      <w:r>
        <w:rPr>
          <w:rFonts w:cs="Arial"/>
        </w:rPr>
        <w:t>are not</w:t>
      </w:r>
      <w:ins w:id="1967" w:author="Olga Arevalo Quintero" w:date="2026-09-20T15:24:00Z" w16du:dateUtc="2026-09-20T19:24:00Z">
        <w:r>
          <w:rPr>
            <w:rFonts w:cs="Arial"/>
          </w:rPr>
          <w:t xml:space="preserve"> met</w:t>
        </w:r>
      </w:ins>
      <w:r>
        <w:rPr>
          <w:rFonts w:cs="Arial"/>
        </w:rPr>
        <w:t xml:space="preserve">. This section translates those findings into graphs and tables: first the graphing methodology by which CSST capacities are published (§3.6.1), then hydrogen sizing tables for smooth pipe built on Moody friction (§3.6.2), and </w:t>
      </w:r>
      <w:ins w:id="1968" w:author="Olga Arevalo Quintero" w:date="2026-09-20T15:28:00Z" w16du:dateUtc="2026-09-20T19:28:00Z">
        <w:r>
          <w:rPr>
            <w:rFonts w:cs="Arial"/>
          </w:rPr>
          <w:t xml:space="preserve">an illustration </w:t>
        </w:r>
      </w:ins>
      <w:ins w:id="1969" w:author="Olga Arevalo Quintero" w:date="2026-09-20T15:29:00Z" w16du:dateUtc="2026-09-20T19:29:00Z">
        <w:r>
          <w:rPr>
            <w:rFonts w:cs="Arial"/>
          </w:rPr>
          <w:t xml:space="preserve">of how </w:t>
        </w:r>
      </w:ins>
      <w:del w:id="1970" w:author="Olga Arevalo Quintero" w:date="2026-09-20T15:29:00Z" w16du:dateUtc="2026-09-20T19:29:00Z">
        <w:r>
          <w:rPr>
            <w:rFonts w:cs="Arial"/>
          </w:rPr>
          <w:delText>the form in which</w:delText>
        </w:r>
      </w:del>
      <w:r>
        <w:rPr>
          <w:rFonts w:cs="Arial"/>
        </w:rPr>
        <w:t xml:space="preserve"> these results </w:t>
      </w:r>
      <w:ins w:id="1971" w:author="Olga Arevalo Quintero" w:date="2026-09-20T15:29:00Z" w16du:dateUtc="2026-09-20T19:29:00Z">
        <w:r>
          <w:rPr>
            <w:rFonts w:cs="Arial"/>
          </w:rPr>
          <w:t>may be incorporated</w:t>
        </w:r>
      </w:ins>
      <w:del w:id="1972" w:author="Olga Arevalo Quintero" w:date="2026-09-20T15:29:00Z" w16du:dateUtc="2026-09-20T19:29:00Z">
        <w:r>
          <w:rPr>
            <w:rFonts w:cs="Arial"/>
          </w:rPr>
          <w:delText>can carry</w:delText>
        </w:r>
      </w:del>
      <w:r>
        <w:rPr>
          <w:rFonts w:cs="Arial"/>
        </w:rPr>
        <w:t xml:space="preserve"> into standards</w:t>
      </w:r>
      <w:ins w:id="1973" w:author="Olga Arevalo Quintero" w:date="2026-09-20T15:29:00Z" w16du:dateUtc="2026-09-20T19:29:00Z">
        <w:r>
          <w:rPr>
            <w:rFonts w:cs="Arial"/>
          </w:rPr>
          <w:t>-related</w:t>
        </w:r>
      </w:ins>
      <w:r>
        <w:rPr>
          <w:rFonts w:cs="Arial"/>
        </w:rPr>
        <w:t xml:space="preserve"> work (§3.6.3). </w:t>
      </w:r>
      <w:del w:id="1974" w:author="Sean de Noronha | DRG" w:date="2026-09-28T11:23:00Z" w16du:dateUtc="2026-09-28T09:23:00Z">
        <w:r>
          <w:rPr>
            <w:rFonts w:cs="Arial"/>
          </w:rPr>
          <w:delText xml:space="preserve">The section </w:delText>
        </w:r>
      </w:del>
      <w:ins w:id="1975" w:author="Olga Arevalo Quintero" w:date="2026-09-20T15:29:00Z" w16du:dateUtc="2026-09-20T19:29:00Z">
        <w:del w:id="1976" w:author="Sean de Noronha | DRG" w:date="2026-09-28T11:23:00Z" w16du:dateUtc="2026-09-28T09:23:00Z">
          <w:r>
            <w:rPr>
              <w:rFonts w:cs="Arial"/>
            </w:rPr>
            <w:delText xml:space="preserve">concludes </w:delText>
          </w:r>
        </w:del>
      </w:ins>
      <w:del w:id="1977" w:author="Sean de Noronha | DRG" w:date="2026-09-28T11:23:00Z" w16du:dateUtc="2026-09-28T09:23:00Z">
        <w:r>
          <w:rPr>
            <w:rFonts w:cs="Arial"/>
          </w:rPr>
          <w:delText>closes with recommendations and future work (§3.6.4).</w:delText>
        </w:r>
      </w:del>
    </w:p>
    <w:p w14:paraId="594409CF" w14:textId="77777777" w:rsidR="00976B66" w:rsidRPr="00801F35" w:rsidRDefault="00C64113" w:rsidP="00A055D8">
      <w:pPr>
        <w:pStyle w:val="Heading3"/>
      </w:pPr>
      <w:bookmarkStart w:id="1978" w:name="_Toc241506989"/>
      <w:r>
        <w:t>Applicability of CSA/ANSI LC 1 Graphing Methodology</w:t>
      </w:r>
      <w:bookmarkEnd w:id="1978"/>
    </w:p>
    <w:p w14:paraId="22392FF4" w14:textId="77777777" w:rsidR="008F4107" w:rsidRDefault="005D1F2C">
      <w:pPr>
        <w:rPr>
          <w:rFonts w:cs="Arial"/>
        </w:rPr>
      </w:pPr>
      <w:r>
        <w:rPr>
          <w:rFonts w:cs="Arial"/>
          <w:szCs w:val="20"/>
        </w:rPr>
        <w:t>CSA/ANSI LC 1:23 does not define a sizing equation for CSST. Manufacturers measure flow capacity at the lengths and pressure conditions prescribed by the standard, fit a pressure-gradient-versus-flow curve to the measurements, and designate the EHD rating by comparison of the fitted capacities against Tables 1 a) to 1 c) of the standard. The published sizing tables then extend that fit to lengths outside the tested range. The published sizing tables are therefore fitted extrapolations of test data, not evaluations of a flow equation.</w:t>
      </w:r>
    </w:p>
    <w:p w14:paraId="06F170BF" w14:textId="471C568E" w:rsidR="008F4107" w:rsidRDefault="00B24DEE">
      <w:pPr>
        <w:jc w:val="center"/>
        <w:rPr>
          <w:rFonts w:cs="Arial"/>
        </w:rPr>
      </w:pPr>
      <w:r>
        <w:rPr>
          <w:rFonts w:cs="Arial"/>
          <w:noProof/>
        </w:rPr>
        <w:lastRenderedPageBreak/>
        <w:drawing>
          <wp:inline distT="0" distB="0" distL="0" distR="0" wp14:anchorId="253167AB" wp14:editId="58B8E1AA">
            <wp:extent cx="4412974" cy="3766821"/>
            <wp:effectExtent l="0" t="0" r="6985" b="5080"/>
            <wp:docPr id="1992320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0958" name="Picture 1992320958"/>
                    <pic:cNvPicPr/>
                  </pic:nvPicPr>
                  <pic:blipFill rotWithShape="1">
                    <a:blip r:embed="rId36" cstate="print">
                      <a:extLst>
                        <a:ext uri="{28A0092B-C50C-407E-A947-70E740481C1C}">
                          <a14:useLocalDpi xmlns:a14="http://schemas.microsoft.com/office/drawing/2010/main" val="0"/>
                        </a:ext>
                      </a:extLst>
                    </a:blip>
                    <a:srcRect l="854" t="998" r="641" b="823"/>
                    <a:stretch>
                      <a:fillRect/>
                    </a:stretch>
                  </pic:blipFill>
                  <pic:spPr bwMode="auto">
                    <a:xfrm>
                      <a:off x="0" y="0"/>
                      <a:ext cx="4481572" cy="3825374"/>
                    </a:xfrm>
                    <a:prstGeom prst="rect">
                      <a:avLst/>
                    </a:prstGeom>
                    <a:ln>
                      <a:noFill/>
                    </a:ln>
                    <a:extLst>
                      <a:ext uri="{53640926-AAD7-44D8-BBD7-CCE9431645EC}">
                        <a14:shadowObscured xmlns:a14="http://schemas.microsoft.com/office/drawing/2010/main"/>
                      </a:ext>
                    </a:extLst>
                  </pic:spPr>
                </pic:pic>
              </a:graphicData>
            </a:graphic>
          </wp:inline>
        </w:drawing>
      </w:r>
    </w:p>
    <w:p w14:paraId="777EFF56" w14:textId="35D664F9" w:rsidR="008F4107" w:rsidRDefault="005D1F2C">
      <w:pPr>
        <w:rPr>
          <w:i/>
        </w:rPr>
      </w:pPr>
      <w:r>
        <w:rPr>
          <w:i/>
        </w:rPr>
        <w:t xml:space="preserve">Figure 14 </w:t>
      </w:r>
      <w:commentRangeStart w:id="1979"/>
      <w:commentRangeStart w:id="1980"/>
      <w:r>
        <w:rPr>
          <w:i/>
        </w:rPr>
        <w:t xml:space="preserve">– Published pressure-gradient-versus-flow curves at equal EHD: </w:t>
      </w:r>
      <w:del w:id="1981" w:author="Sean de Noronha | DRG" w:date="2026-09-24T17:16:00Z">
        <w:r>
          <w:rPr>
            <w:i/>
          </w:rPr>
          <w:delText xml:space="preserve">Manufacturers </w:delText>
        </w:r>
      </w:del>
      <w:ins w:id="1982" w:author="Sean de Noronha | DRG" w:date="2026-09-24T17:17:00Z">
        <w:r>
          <w:rPr>
            <w:i/>
          </w:rPr>
          <w:t xml:space="preserve">Manufacturer </w:t>
        </w:r>
      </w:ins>
      <w:ins w:id="1983" w:author="Sean de Noronha | DRG" w:date="2026-09-24T15:24:00Z" w16du:dateUtc="2026-09-24T13:24:00Z">
        <w:r>
          <w:rPr>
            <w:i/>
          </w:rPr>
          <w:t>C</w:t>
        </w:r>
      </w:ins>
      <w:ins w:id="1984" w:author="Sean de Noronha | DRG" w:date="2026-09-24T17:18:00Z">
        <w:r>
          <w:rPr>
            <w:i/>
          </w:rPr>
          <w:t xml:space="preserve"> (published sizing tables) and Manufacturer C (measurement data)</w:t>
        </w:r>
      </w:ins>
      <w:del w:id="1985" w:author="Sean de Noronha | DRG" w:date="2026-09-24T15:24:00Z" w16du:dateUtc="2026-09-24T13:24:00Z">
        <w:r>
          <w:rPr>
            <w:i/>
          </w:rPr>
          <w:delText>A</w:delText>
        </w:r>
      </w:del>
      <w:del w:id="1986" w:author="Sean de Noronha | DRG" w:date="2026-09-24T17:19:00Z">
        <w:r>
          <w:rPr>
            <w:i/>
          </w:rPr>
          <w:delText xml:space="preserve"> </w:delText>
        </w:r>
      </w:del>
      <w:del w:id="1987" w:author="Sean de Noronha | DRG" w:date="2026-09-24T15:24:00Z" w16du:dateUtc="2026-09-24T13:24:00Z">
        <w:r>
          <w:rPr>
            <w:i/>
          </w:rPr>
          <w:delText xml:space="preserve">to </w:delText>
        </w:r>
      </w:del>
      <w:ins w:id="1988" w:author="Sean de Noronha | DRG" w:date="2026-09-24T15:24:00Z" w16du:dateUtc="2026-09-24T13:24:00Z">
        <w:del w:id="1989" w:author="Sean de Noronha | DRG" w:date="2026-09-24T17:20:00Z">
          <w:r>
            <w:rPr>
              <w:i/>
            </w:rPr>
            <w:delText xml:space="preserve">and </w:delText>
          </w:r>
        </w:del>
      </w:ins>
      <w:del w:id="1990" w:author="Sean de Noronha | DRG" w:date="2026-09-24T17:21:00Z">
        <w:r>
          <w:rPr>
            <w:i/>
          </w:rPr>
          <w:delText>D</w:delText>
        </w:r>
      </w:del>
      <w:commentRangeEnd w:id="1979"/>
      <w:r>
        <w:rPr>
          <w:rStyle w:val="CommentReference"/>
          <w:i/>
          <w:sz w:val="20"/>
          <w:szCs w:val="22"/>
        </w:rPr>
        <w:commentReference w:id="1979"/>
      </w:r>
      <w:commentRangeEnd w:id="1980"/>
      <w:r>
        <w:rPr>
          <w:rStyle w:val="CommentReference"/>
        </w:rPr>
        <w:commentReference w:id="1980"/>
      </w:r>
      <w:r>
        <w:rPr>
          <w:i/>
        </w:rPr>
        <w:t xml:space="preserve"> against the CSA/ANSI LC 1 reference, drawn over the flow range for which every governing source has data.</w:t>
      </w:r>
    </w:p>
    <w:p w14:paraId="2D16DA30" w14:textId="716AD417" w:rsidR="00B24DEE" w:rsidRDefault="005D1F2C">
      <w:pPr>
        <w:rPr>
          <w:ins w:id="1991" w:author="Sean de Noronha | DRG" w:date="2026-09-25T13:22:00Z" w16du:dateUtc="2026-09-25T11:22:00Z"/>
          <w:rFonts w:cs="Arial"/>
        </w:rPr>
      </w:pPr>
      <w:r>
        <w:rPr>
          <w:rFonts w:cs="Arial"/>
        </w:rPr>
        <w:t>Figure 14 compares the published pressure-gradient curves at equal EHD</w:t>
      </w:r>
      <w:ins w:id="1992" w:author="Sean de Noronha | DRG" w:date="2026-09-25T13:19:00Z" w16du:dateUtc="2026-09-25T11:19:00Z">
        <w:r>
          <w:rPr>
            <w:rFonts w:cs="Arial"/>
          </w:rPr>
          <w:t>. For each of the four sizes</w:t>
        </w:r>
      </w:ins>
      <w:ins w:id="1993" w:author="Sean de Noronha | DRG" w:date="2026-09-25T13:20:00Z" w16du:dateUtc="2026-09-25T11:20:00Z">
        <w:r>
          <w:rPr>
            <w:rFonts w:cs="Arial"/>
          </w:rPr>
          <w:t xml:space="preserve"> where Manufacturer C has both a published sizing table and independent measurement data, capacity meets or exceeds the CSA/ANSI LC 1 reference requires for that EHD, </w:t>
        </w:r>
      </w:ins>
      <w:ins w:id="1994" w:author="Sean de Noronha | DRG" w:date="2026-09-25T13:21:00Z" w16du:dateUtc="2026-09-25T11:21:00Z">
        <w:r>
          <w:rPr>
            <w:rFonts w:cs="Arial"/>
          </w:rPr>
          <w:t>by margins of roughly 11-50% depending on size.</w:t>
        </w:r>
      </w:ins>
      <w:del w:id="1995" w:author="Sean de Noronha | DRG" w:date="2026-09-25T13:19:00Z" w16du:dateUtc="2026-09-25T11:19:00Z">
        <w:r>
          <w:rPr>
            <w:rFonts w:cs="Arial"/>
          </w:rPr>
          <w:delText>;</w:delText>
        </w:r>
      </w:del>
      <w:ins w:id="1996" w:author="Sean de Noronha | DRG" w:date="2026-09-25T13:21:00Z" w16du:dateUtc="2026-09-25T11:21:00Z">
        <w:r>
          <w:rPr>
            <w:rFonts w:cs="Arial"/>
          </w:rPr>
          <w:t xml:space="preserve"> The measurement data and the published table agree closely with each other and both sit consistently above the reference curve rather than scattered around it. </w:t>
        </w:r>
      </w:ins>
      <w:ins w:id="1997" w:author="Sean de Noronha | DRG" w:date="2026-09-25T13:23:00Z" w16du:dateUtc="2026-09-25T11:23:00Z">
        <w:r>
          <w:rPr>
            <w:rFonts w:cs="Arial"/>
          </w:rPr>
          <w:t>T</w:t>
        </w:r>
      </w:ins>
      <w:ins w:id="1998" w:author="Sean de Noronha | DRG" w:date="2026-09-25T13:22:00Z">
        <w:r>
          <w:rPr>
            <w:rFonts w:cs="Arial"/>
          </w:rPr>
          <w:t xml:space="preserve">he reference </w:t>
        </w:r>
      </w:ins>
      <w:ins w:id="1999" w:author="Sean de Noronha | DRG" w:date="2026-09-25T13:23:00Z" w16du:dateUtc="2026-09-25T11:23:00Z">
        <w:r>
          <w:rPr>
            <w:rFonts w:cs="Arial"/>
          </w:rPr>
          <w:t>being</w:t>
        </w:r>
      </w:ins>
      <w:ins w:id="2000" w:author="Sean de Noronha | DRG" w:date="2026-09-25T13:22:00Z">
        <w:r>
          <w:rPr>
            <w:rFonts w:cs="Arial"/>
          </w:rPr>
          <w:t xml:space="preserve"> met with this much margin, and consistently, indicates the CSA/ANSI </w:t>
        </w:r>
      </w:ins>
      <w:ins w:id="2001" w:author="Sean de Noronha | DRG" w:date="2026-09-25T13:23:00Z" w16du:dateUtc="2026-09-25T11:23:00Z">
        <w:r>
          <w:rPr>
            <w:rFonts w:cs="Arial"/>
          </w:rPr>
          <w:t xml:space="preserve">LC 1 </w:t>
        </w:r>
      </w:ins>
      <w:ins w:id="2002" w:author="Sean de Noronha | DRG" w:date="2026-09-25T13:22:00Z">
        <w:r>
          <w:rPr>
            <w:rFonts w:cs="Arial"/>
          </w:rPr>
          <w:t>capacity tables reflect real, achievable tubing performance rather than a nominal or unverified target</w:t>
        </w:r>
      </w:ins>
      <w:ins w:id="2003" w:author="Sean de Noronha | DRG" w:date="2026-09-25T13:23:00Z" w16du:dateUtc="2026-09-25T11:23:00Z">
        <w:r>
          <w:rPr>
            <w:rFonts w:cs="Arial"/>
          </w:rPr>
          <w:t xml:space="preserve">. This is consistent </w:t>
        </w:r>
      </w:ins>
      <w:ins w:id="2004" w:author="Sean de Noronha | DRG" w:date="2026-09-25T13:27:00Z">
        <w:r>
          <w:rPr>
            <w:rFonts w:cs="Arial"/>
          </w:rPr>
          <w:t xml:space="preserve">with Figure B.2 in Appendix B, where the friction factor back-calculated from the CSA/ANSI LC 1 tables follows </w:t>
        </w:r>
      </w:ins>
      <w:ins w:id="2005" w:author="Sean de Noronha | DRG" w:date="2026-09-25T13:27:00Z" w16du:dateUtc="2026-09-25T11:27:00Z">
        <w:r>
          <w:rPr>
            <w:rFonts w:cs="Arial"/>
          </w:rPr>
          <w:t xml:space="preserve">a similar </w:t>
        </w:r>
      </w:ins>
      <w:ins w:id="2006" w:author="Sean de Noronha | DRG" w:date="2026-09-25T13:27:00Z">
        <w:r>
          <w:rPr>
            <w:rFonts w:cs="Arial"/>
          </w:rPr>
          <w:t>pattern against Reynolds number as Manufacturer C's own measurement data in §3.5.2</w:t>
        </w:r>
      </w:ins>
      <w:ins w:id="2007" w:author="Sean de Noronha | DRG" w:date="2026-09-25T13:27:00Z" w16du:dateUtc="2026-09-25T11:27:00Z">
        <w:r>
          <w:rPr>
            <w:rFonts w:cs="Arial"/>
          </w:rPr>
          <w:t>.</w:t>
        </w:r>
      </w:ins>
    </w:p>
    <w:p w14:paraId="5E169009" w14:textId="519DCA45" w:rsidR="008F4107" w:rsidRDefault="005D1F2C">
      <w:pPr>
        <w:rPr>
          <w:rFonts w:cs="Arial"/>
        </w:rPr>
      </w:pPr>
      <w:del w:id="2008" w:author="Sean de Noronha | DRG" w:date="2026-09-25T13:22:00Z" w16du:dateUtc="2026-09-25T11:22:00Z">
        <w:r>
          <w:rPr>
            <w:rFonts w:cs="Arial"/>
          </w:rPr>
          <w:delText xml:space="preserve"> </w:delText>
        </w:r>
      </w:del>
      <w:r>
        <w:rPr>
          <w:rFonts w:cs="Arial"/>
        </w:rPr>
        <w:t xml:space="preserve">Figure 15 </w:t>
      </w:r>
      <w:ins w:id="2009" w:author="Sean de Noronha | DRG" w:date="2026-09-25T13:28:00Z" w16du:dateUtc="2026-09-25T11:28:00Z">
        <w:r>
          <w:rPr>
            <w:rFonts w:cs="Arial"/>
          </w:rPr>
          <w:t xml:space="preserve">extends the comparison to Manufacturer C’s full </w:t>
        </w:r>
      </w:ins>
      <w:ins w:id="2010" w:author="Sean de Noronha | DRG" w:date="2026-09-25T13:46:00Z" w16du:dateUtc="2026-09-25T11:46:00Z">
        <w:r>
          <w:rPr>
            <w:rFonts w:cs="Arial"/>
          </w:rPr>
          <w:t>tubing</w:t>
        </w:r>
      </w:ins>
      <w:ins w:id="2011" w:author="Sean de Noronha | DRG" w:date="2026-09-25T13:28:00Z" w16du:dateUtc="2026-09-25T11:28:00Z">
        <w:r>
          <w:rPr>
            <w:rFonts w:cs="Arial"/>
          </w:rPr>
          <w:t xml:space="preserve"> range</w:t>
        </w:r>
      </w:ins>
      <w:ins w:id="2012" w:author="Sean de Noronha | DRG" w:date="2026-09-25T13:44:00Z" w16du:dateUtc="2026-09-25T11:44:00Z">
        <w:r>
          <w:rPr>
            <w:rFonts w:cs="Arial"/>
          </w:rPr>
          <w:t>: EHD 13 (3/8 in</w:t>
        </w:r>
      </w:ins>
      <w:ins w:id="2013" w:author="Sean de Noronha | DRG" w:date="2026-09-25T13:45:00Z" w16du:dateUtc="2026-09-25T11:45:00Z">
        <w:r>
          <w:rPr>
            <w:rFonts w:cs="Arial"/>
          </w:rPr>
          <w:t>.</w:t>
        </w:r>
      </w:ins>
      <w:ins w:id="2014" w:author="Sean de Noronha | DRG" w:date="2026-09-25T13:44:00Z" w16du:dateUtc="2026-09-25T11:44:00Z">
        <w:r>
          <w:rPr>
            <w:rFonts w:cs="Arial"/>
          </w:rPr>
          <w:t>), 18</w:t>
        </w:r>
      </w:ins>
      <w:ins w:id="2015" w:author="Sean de Noronha | DRG" w:date="2026-09-25T13:45:00Z" w16du:dateUtc="2026-09-25T11:45:00Z">
        <w:r>
          <w:rPr>
            <w:rFonts w:cs="Arial"/>
          </w:rPr>
          <w:t xml:space="preserve"> (1/2 in.), 23 (3/4 in.), 31 (1 in.), </w:t>
        </w:r>
      </w:ins>
      <w:ins w:id="2016" w:author="Sean de Noronha | DRG" w:date="2026-09-25T13:46:00Z" w16du:dateUtc="2026-09-25T11:46:00Z">
        <w:r>
          <w:rPr>
            <w:rFonts w:cs="Arial"/>
          </w:rPr>
          <w:t xml:space="preserve">39 (1¼ in.) and 62 (2 in.). </w:t>
        </w:r>
      </w:ins>
      <w:del w:id="2017" w:author="Sean de Noronha | DRG" w:date="2026-09-25T13:46:00Z" w16du:dateUtc="2026-09-25T11:46:00Z">
        <w:r>
          <w:rPr>
            <w:rFonts w:cs="Arial"/>
          </w:rPr>
          <w:delText xml:space="preserve">compares the </w:delText>
        </w:r>
      </w:del>
      <w:ins w:id="2018" w:author="Sean de Noronha | DRG" w:date="2026-09-25T13:46:00Z" w16du:dateUtc="2026-09-25T11:46:00Z">
        <w:r>
          <w:rPr>
            <w:rFonts w:cs="Arial"/>
          </w:rPr>
          <w:t xml:space="preserve">The flow </w:t>
        </w:r>
      </w:ins>
      <w:r>
        <w:rPr>
          <w:rFonts w:cs="Arial"/>
        </w:rPr>
        <w:t xml:space="preserve">capacities </w:t>
      </w:r>
      <w:del w:id="2019" w:author="Sean de Noronha | DRG" w:date="2026-09-25T13:47:00Z" w16du:dateUtc="2026-09-25T11:47:00Z">
        <w:r>
          <w:rPr>
            <w:rFonts w:cs="Arial"/>
          </w:rPr>
          <w:delText xml:space="preserve">themselves </w:delText>
        </w:r>
      </w:del>
      <w:ins w:id="2020" w:author="Sean de Noronha | DRG" w:date="2026-09-25T13:47:00Z" w16du:dateUtc="2026-09-25T11:47:00Z">
        <w:r>
          <w:rPr>
            <w:rFonts w:cs="Arial"/>
          </w:rPr>
          <w:t xml:space="preserve">are compared </w:t>
        </w:r>
      </w:ins>
      <w:r>
        <w:rPr>
          <w:rFonts w:cs="Arial"/>
        </w:rPr>
        <w:t xml:space="preserve">at a matched </w:t>
      </w:r>
      <w:ins w:id="2021" w:author="Sean de Noronha | DRG" w:date="2026-09-25T13:47:00Z" w16du:dateUtc="2026-09-25T11:47:00Z">
        <w:r>
          <w:rPr>
            <w:rFonts w:cs="Arial"/>
          </w:rPr>
          <w:t xml:space="preserve">pressure </w:t>
        </w:r>
      </w:ins>
      <w:r>
        <w:rPr>
          <w:rFonts w:cs="Arial"/>
        </w:rPr>
        <w:t xml:space="preserve">gradient. </w:t>
      </w:r>
      <w:ins w:id="2022" w:author="Sean de Noronha | DRG" w:date="2026-09-25T13:52:00Z">
        <w:r>
          <w:rPr>
            <w:rFonts w:cs="Arial"/>
          </w:rPr>
          <w:t>At EHD 62, the largest size tabulated, published capacity falls below even the EHD 60 threshold and meets only the EHD 48 threshold. Under Clause 5.10.3.2 of CSA/ANSI LC 1:23, which assigns the largest designation whose tabulated capacity the measured curve meets or exceeds, EHD 48 is the nearest designation it still qualifies for</w:t>
        </w:r>
      </w:ins>
      <w:ins w:id="2023" w:author="Sean de Noronha | DRG" w:date="2026-09-25T13:51:00Z" w16du:dateUtc="2026-09-25T11:51:00Z">
        <w:r>
          <w:rPr>
            <w:rFonts w:cs="Arial"/>
          </w:rPr>
          <w:t>.</w:t>
        </w:r>
      </w:ins>
      <w:del w:id="2024" w:author="Sean de Noronha | DRG" w:date="2026-09-25T13:37:00Z" w16du:dateUtc="2026-09-25T11:37:00Z">
        <w:r>
          <w:rPr>
            <w:rFonts w:cs="Arial"/>
          </w:rPr>
          <w:delText xml:space="preserve">The curves do not coincide: products carrying the same EHD rating differ in published capacity at the same condition by up to 26% (from under 3% at EHD 31, the one rating carried by every source, to 26% at EHD 37 and EHD 62), and the capacity implied by the measured engineering flow data </w:delText>
        </w:r>
      </w:del>
      <w:del w:id="2025" w:author="Sean de Noronha | DRG" w:date="2026-09-24T17:22:00Z">
        <w:r>
          <w:rPr>
            <w:rFonts w:cs="Arial"/>
          </w:rPr>
          <w:delText>of Manufacturer D differs again</w:delText>
        </w:r>
      </w:del>
      <w:del w:id="2026" w:author="Sean de Noronha | DRG" w:date="2026-09-25T13:37:00Z" w16du:dateUtc="2026-09-25T11:37:00Z">
        <w:r>
          <w:rPr>
            <w:rFonts w:cs="Arial"/>
          </w:rPr>
          <w:delText xml:space="preserve">. An EHD rating identifies a certification class, not a hydraulic characteristic: the rating alone does not determine the pressure-drop </w:delText>
        </w:r>
      </w:del>
      <w:del w:id="2027" w:author="Sean de Noronha | DRG" w:date="2026-09-23T14:55:00Z">
        <w:r>
          <w:rPr>
            <w:rFonts w:cs="Arial"/>
          </w:rPr>
          <w:delText>behaviour</w:delText>
        </w:r>
      </w:del>
      <w:del w:id="2028" w:author="Sean de Noronha | DRG" w:date="2026-09-25T13:37:00Z" w16du:dateUtc="2026-09-25T11:37:00Z">
        <w:r>
          <w:rPr>
            <w:rFonts w:cs="Arial"/>
          </w:rPr>
          <w:delText xml:space="preserve"> of the product.</w:delText>
        </w:r>
      </w:del>
    </w:p>
    <w:p w14:paraId="22A0849C" w14:textId="77777777" w:rsidR="008F4107" w:rsidRDefault="005D1F2C">
      <w:pPr>
        <w:jc w:val="center"/>
        <w:rPr>
          <w:rFonts w:cs="Arial"/>
        </w:rPr>
      </w:pPr>
      <w:r>
        <w:rPr>
          <w:rFonts w:cs="Arial"/>
          <w:noProof/>
        </w:rPr>
        <w:lastRenderedPageBreak/>
        <w:drawing>
          <wp:inline distT="0" distB="0" distL="0" distR="0" wp14:anchorId="610175B7" wp14:editId="2BF8D15A">
            <wp:extent cx="5581650" cy="4017782"/>
            <wp:effectExtent l="0" t="0" r="0" b="1905"/>
            <wp:docPr id="900000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2" name="Picture 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03198" cy="4033293"/>
                    </a:xfrm>
                    <a:prstGeom prst="rect">
                      <a:avLst/>
                    </a:prstGeom>
                  </pic:spPr>
                </pic:pic>
              </a:graphicData>
            </a:graphic>
          </wp:inline>
        </w:drawing>
      </w:r>
    </w:p>
    <w:p w14:paraId="030C1843" w14:textId="4747CE30" w:rsidR="008F4107" w:rsidRDefault="005D1F2C">
      <w:pPr>
        <w:rPr>
          <w:i/>
        </w:rPr>
      </w:pPr>
      <w:r>
        <w:rPr>
          <w:i/>
        </w:rPr>
        <w:t xml:space="preserve">Figure 15 – Flow capacity at a matched pressure gradient versus EHD: </w:t>
      </w:r>
      <w:del w:id="2029" w:author="Sean de Noronha | DRG" w:date="2026-09-25T13:54:00Z" w16du:dateUtc="2026-09-25T11:54:00Z">
        <w:r>
          <w:rPr>
            <w:i/>
          </w:rPr>
          <w:delText>m</w:delText>
        </w:r>
      </w:del>
      <w:ins w:id="2030" w:author="Sean de Noronha | DRG" w:date="2026-09-25T13:54:00Z" w16du:dateUtc="2026-09-25T11:54:00Z">
        <w:r>
          <w:rPr>
            <w:i/>
          </w:rPr>
          <w:t>M</w:t>
        </w:r>
      </w:ins>
      <w:r>
        <w:rPr>
          <w:i/>
        </w:rPr>
        <w:t xml:space="preserve">anufacturer </w:t>
      </w:r>
      <w:ins w:id="2031" w:author="Sean de Noronha | DRG" w:date="2026-09-25T13:54:00Z" w16du:dateUtc="2026-09-25T11:54:00Z">
        <w:r>
          <w:rPr>
            <w:i/>
          </w:rPr>
          <w:t xml:space="preserve">C’s published sizing </w:t>
        </w:r>
      </w:ins>
      <w:r>
        <w:rPr>
          <w:i/>
        </w:rPr>
        <w:t>tables</w:t>
      </w:r>
      <w:del w:id="2032" w:author="Sean de Noronha | DRG" w:date="2026-09-25T13:55:00Z" w16du:dateUtc="2026-09-25T11:55:00Z">
        <w:r>
          <w:rPr>
            <w:i/>
          </w:rPr>
          <w:delText>, the CSA/ANSI LC 1 reference</w:delText>
        </w:r>
      </w:del>
      <w:r>
        <w:rPr>
          <w:i/>
        </w:rPr>
        <w:t xml:space="preserve">, </w:t>
      </w:r>
      <w:del w:id="2033" w:author="Sean de Noronha | DRG" w:date="2026-09-25T13:54:00Z" w16du:dateUtc="2026-09-25T11:54:00Z">
        <w:r>
          <w:rPr>
            <w:i/>
          </w:rPr>
          <w:delText xml:space="preserve">and the capacity implied by measured engineering flow data </w:delText>
        </w:r>
      </w:del>
      <w:del w:id="2034" w:author="Sean de Noronha | DRG" w:date="2026-09-24T17:23:00Z">
        <w:r>
          <w:rPr>
            <w:i/>
          </w:rPr>
          <w:delText>(Manufacturer D)</w:delText>
        </w:r>
      </w:del>
      <w:ins w:id="2035" w:author="Sean de Noronha | DRG" w:date="2026-09-24T17:23:00Z">
        <w:r>
          <w:rPr>
            <w:i/>
          </w:rPr>
          <w:t>Manufacturer C</w:t>
        </w:r>
      </w:ins>
      <w:ins w:id="2036" w:author="Sean de Noronha | DRG" w:date="2026-09-25T13:54:00Z" w16du:dateUtc="2026-09-25T11:54:00Z">
        <w:r>
          <w:rPr>
            <w:i/>
          </w:rPr>
          <w:t>’s</w:t>
        </w:r>
      </w:ins>
      <w:ins w:id="2037" w:author="Sean de Noronha | DRG" w:date="2026-09-24T17:23:00Z">
        <w:r>
          <w:rPr>
            <w:i/>
          </w:rPr>
          <w:t xml:space="preserve"> measurement data</w:t>
        </w:r>
      </w:ins>
      <w:ins w:id="2038" w:author="Sean de Noronha | DRG" w:date="2026-09-25T13:55:00Z" w16du:dateUtc="2026-09-25T11:55:00Z">
        <w:r>
          <w:rPr>
            <w:i/>
          </w:rPr>
          <w:t>, and the CSA/ANSI LC 1 reference.</w:t>
        </w:r>
      </w:ins>
      <w:del w:id="2039" w:author="Sean de Noronha | DRG" w:date="2026-09-25T13:55:00Z" w16du:dateUtc="2026-09-25T11:55:00Z">
        <w:r>
          <w:rPr>
            <w:i/>
          </w:rPr>
          <w:delText xml:space="preserve">; </w:delText>
        </w:r>
      </w:del>
      <w:ins w:id="2040" w:author="Sean de Noronha | DRG" w:date="2026-09-25T13:55:00Z" w16du:dateUtc="2026-09-25T11:55:00Z">
        <w:r>
          <w:rPr>
            <w:i/>
          </w:rPr>
          <w:t xml:space="preserve"> </w:t>
        </w:r>
      </w:ins>
      <w:del w:id="2041" w:author="Sean de Noronha | DRG" w:date="2026-09-25T13:55:00Z" w16du:dateUtc="2026-09-25T11:55:00Z">
        <w:r>
          <w:rPr>
            <w:i/>
          </w:rPr>
          <w:delText>lo</w:delText>
        </w:r>
      </w:del>
      <w:ins w:id="2042" w:author="Sean de Noronha | DRG" w:date="2026-09-25T13:55:00Z" w16du:dateUtc="2026-09-25T11:55:00Z">
        <w:r>
          <w:rPr>
            <w:i/>
          </w:rPr>
          <w:t xml:space="preserve">Pressure gradient is tabulated </w:t>
        </w:r>
      </w:ins>
      <w:del w:id="2043" w:author="Sean de Noronha | DRG" w:date="2026-09-25T13:55:00Z" w16du:dateUtc="2026-09-25T11:55:00Z">
        <w:r>
          <w:rPr>
            <w:i/>
          </w:rPr>
          <w:delText xml:space="preserve">wer panel, percent difference from the LC 1 reference. Conventions: uniform pressure gradient, formed as the published </w:delText>
        </w:r>
      </w:del>
      <w:r>
        <w:rPr>
          <w:i/>
        </w:rPr>
        <w:t xml:space="preserve">pressure drop </w:t>
      </w:r>
      <w:del w:id="2044" w:author="Sean de Noronha | DRG" w:date="2026-09-25T13:55:00Z" w16du:dateUtc="2026-09-25T11:55:00Z">
        <w:r>
          <w:rPr>
            <w:i/>
          </w:rPr>
          <w:delText xml:space="preserve">of a cell </w:delText>
        </w:r>
      </w:del>
      <w:r>
        <w:rPr>
          <w:i/>
        </w:rPr>
        <w:t xml:space="preserve">divided by </w:t>
      </w:r>
      <w:del w:id="2045" w:author="Sean de Noronha | DRG" w:date="2026-09-25T13:55:00Z" w16du:dateUtc="2026-09-25T11:55:00Z">
        <w:r>
          <w:rPr>
            <w:i/>
          </w:rPr>
          <w:delText xml:space="preserve">that cell's own </w:delText>
        </w:r>
      </w:del>
      <w:r>
        <w:rPr>
          <w:i/>
        </w:rPr>
        <w:t xml:space="preserve">bare tabulated length with no fitting allowance added; capacity read at a matched gradient of 0.02 inch water column per foot (16.3 Pa/m) by inverting a least-squares power-law fit to each source's own </w:t>
      </w:r>
      <w:del w:id="2046" w:author="Sean de Noronha | DRG" w:date="2026-09-25T13:56:00Z" w16du:dateUtc="2026-09-25T11:56:00Z">
        <w:r>
          <w:rPr>
            <w:i/>
          </w:rPr>
          <w:delText xml:space="preserve">published </w:delText>
        </w:r>
      </w:del>
      <w:ins w:id="2047" w:author="Sean de Noronha | DRG" w:date="2026-09-25T13:56:00Z" w16du:dateUtc="2026-09-25T11:56:00Z">
        <w:r>
          <w:rPr>
            <w:i/>
          </w:rPr>
          <w:t>data</w:t>
        </w:r>
      </w:ins>
      <w:del w:id="2048" w:author="Sean de Noronha | DRG" w:date="2026-09-25T13:56:00Z" w16du:dateUtc="2026-09-25T11:56:00Z">
        <w:r>
          <w:rPr>
            <w:i/>
          </w:rPr>
          <w:delText>points;</w:delText>
        </w:r>
      </w:del>
      <w:ins w:id="2049" w:author="Sean de Noronha | DRG" w:date="2026-09-25T13:56:00Z" w16du:dateUtc="2026-09-25T11:56:00Z">
        <w:r>
          <w:rPr>
            <w:i/>
          </w:rPr>
          <w:t>,</w:t>
        </w:r>
      </w:ins>
      <w:del w:id="2050" w:author="Sean de Noronha | DRG" w:date="2026-09-25T13:56:00Z" w16du:dateUtc="2026-09-25T11:56:00Z">
        <w:r>
          <w:rPr>
            <w:i/>
          </w:rPr>
          <w:delText xml:space="preserve"> the matched gradient lies inside </w:delText>
        </w:r>
      </w:del>
      <w:ins w:id="2051" w:author="Sean de Noronha | DRG" w:date="2026-09-25T13:56:00Z" w16du:dateUtc="2026-09-25T11:56:00Z">
        <w:r>
          <w:rPr>
            <w:i/>
          </w:rPr>
          <w:t xml:space="preserve"> within </w:t>
        </w:r>
      </w:ins>
      <w:del w:id="2052" w:author="Sean de Noronha | DRG" w:date="2026-09-25T13:56:00Z" w16du:dateUtc="2026-09-25T11:56:00Z">
        <w:r>
          <w:rPr>
            <w:i/>
          </w:rPr>
          <w:delText xml:space="preserve">every source's </w:delText>
        </w:r>
      </w:del>
      <w:ins w:id="2053" w:author="Sean de Noronha | DRG" w:date="2026-09-25T13:56:00Z" w16du:dateUtc="2026-09-25T11:56:00Z">
        <w:r>
          <w:rPr>
            <w:i/>
          </w:rPr>
          <w:t xml:space="preserve">its </w:t>
        </w:r>
      </w:ins>
      <w:r>
        <w:rPr>
          <w:i/>
        </w:rPr>
        <w:t>tested range, so no curve is extrapolated.</w:t>
      </w:r>
    </w:p>
    <w:p w14:paraId="4A6D5FA6" w14:textId="46D02C2A" w:rsidR="00042CEE" w:rsidDel="00042CEE" w:rsidRDefault="005D1F2C">
      <w:pPr>
        <w:rPr>
          <w:del w:id="2054" w:author="Sean de Noronha | DRG" w:date="2026-09-25T14:06:00Z" w16du:dateUtc="2026-09-25T12:06:00Z"/>
          <w:rFonts w:cs="Arial"/>
        </w:rPr>
      </w:pPr>
      <w:r>
        <w:rPr>
          <w:rFonts w:cs="Arial"/>
        </w:rPr>
        <w:t xml:space="preserve">Tables 12 to 14 established that the operating envelope of the published schedules spans laminar, transitional and turbulent flow. </w:t>
      </w:r>
      <w:del w:id="2055" w:author="Sean de Noronha | DRG" w:date="2026-09-25T13:59:00Z" w16du:dateUtc="2026-09-25T11:59:00Z">
        <w:r>
          <w:rPr>
            <w:rFonts w:cs="Arial"/>
          </w:rPr>
          <w:delText xml:space="preserve">A single power-law fit of pressure gradient against flow is regime-blind: it has no laminar branch and cannot be correct across that span. As the measured data of </w:delText>
        </w:r>
      </w:del>
      <w:r>
        <w:rPr>
          <w:rFonts w:cs="Arial"/>
        </w:rPr>
        <w:t>Figure 10 show</w:t>
      </w:r>
      <w:ins w:id="2056" w:author="Sean de Noronha | DRG" w:date="2026-09-25T13:59:00Z" w16du:dateUtc="2026-09-25T11:59:00Z">
        <w:r>
          <w:rPr>
            <w:rFonts w:cs="Arial"/>
          </w:rPr>
          <w:t>s the friction behavior changing across</w:t>
        </w:r>
      </w:ins>
      <w:r>
        <w:rPr>
          <w:rFonts w:cs="Arial"/>
        </w:rPr>
        <w:t xml:space="preserve"> </w:t>
      </w:r>
      <w:ins w:id="2057" w:author="Sean de Noronha | DRG" w:date="2026-09-25T14:00:00Z" w16du:dateUtc="2026-09-25T12:00:00Z">
        <w:r>
          <w:rPr>
            <w:rFonts w:cs="Arial"/>
          </w:rPr>
          <w:t xml:space="preserve">regimes. A single power-law fit of pressure gradient against flow has no laminar branch and cannot represent both regimes equally well. Hydrogen </w:t>
        </w:r>
      </w:ins>
      <w:ins w:id="2058" w:author="Sean de Noronha | DRG" w:date="2026-09-25T14:01:00Z" w16du:dateUtc="2026-09-25T12:01:00Z">
        <w:r>
          <w:rPr>
            <w:rFonts w:cs="Arial"/>
          </w:rPr>
          <w:t>operates deeper in the low-Reynolds number range than natural gas does at equal energy delivery, roughly half the Reynolds number at the same delivered energy, so extending the existing fit into that range is no</w:t>
        </w:r>
      </w:ins>
      <w:ins w:id="2059" w:author="Sean de Noronha | DRG" w:date="2026-09-25T14:02:00Z" w16du:dateUtc="2026-09-25T12:02:00Z">
        <w:r>
          <w:rPr>
            <w:rFonts w:cs="Arial"/>
          </w:rPr>
          <w:t xml:space="preserve">t a </w:t>
        </w:r>
      </w:ins>
      <w:ins w:id="2060" w:author="Sean de Noronha | DRG" w:date="2026-09-25T14:04:00Z" w16du:dateUtc="2026-09-25T12:04:00Z">
        <w:r>
          <w:rPr>
            <w:rFonts w:cs="Arial"/>
          </w:rPr>
          <w:t xml:space="preserve">sound </w:t>
        </w:r>
      </w:ins>
      <w:ins w:id="2061" w:author="Sean de Noronha | DRG" w:date="2026-09-25T14:02:00Z" w16du:dateUtc="2026-09-25T12:02:00Z">
        <w:r>
          <w:rPr>
            <w:rFonts w:cs="Arial"/>
          </w:rPr>
          <w:t>basis for hydrogen sizing.</w:t>
        </w:r>
      </w:ins>
      <w:ins w:id="2062" w:author="Sean de Noronha | DRG" w:date="2026-09-25T14:18:00Z" w16du:dateUtc="2026-09-25T12:18:00Z">
        <w:r>
          <w:rPr>
            <w:rFonts w:cs="Arial"/>
          </w:rPr>
          <w:t xml:space="preserve"> </w:t>
        </w:r>
      </w:ins>
      <w:del w:id="2063" w:author="Sean de Noronha | DRG" w:date="2026-09-25T14:00:00Z" w16du:dateUtc="2026-09-25T12:00:00Z">
        <w:r>
          <w:rPr>
            <w:rFonts w:cs="Arial"/>
          </w:rPr>
          <w:delText xml:space="preserve">directly, below the transition the friction </w:delText>
        </w:r>
      </w:del>
      <w:del w:id="2064" w:author="Sean de Noronha | DRG" w:date="2026-09-23T14:55:00Z">
        <w:r>
          <w:rPr>
            <w:rFonts w:cs="Arial"/>
          </w:rPr>
          <w:delText>behaviour</w:delText>
        </w:r>
      </w:del>
      <w:del w:id="2065" w:author="Sean de Noronha | DRG" w:date="2026-09-25T14:00:00Z" w16du:dateUtc="2026-09-25T12:00:00Z">
        <w:r>
          <w:rPr>
            <w:rFonts w:cs="Arial"/>
          </w:rPr>
          <w:delText xml:space="preserve"> changes character entirely. The published fits </w:delText>
        </w:r>
      </w:del>
      <w:ins w:id="2066" w:author="Olga Arevalo Quintero" w:date="2026-09-20T15:41:00Z">
        <w:del w:id="2067" w:author="Sean de Noronha | DRG" w:date="2026-09-25T14:00:00Z" w16du:dateUtc="2026-09-25T12:00:00Z">
          <w:r>
            <w:rPr>
              <w:rFonts w:cs="Arial"/>
              <w:lang w:val="en-CA"/>
            </w:rPr>
            <w:delText>should</w:delText>
          </w:r>
        </w:del>
      </w:ins>
      <w:del w:id="2068" w:author="Sean de Noronha | DRG" w:date="2026-09-25T14:00:00Z" w16du:dateUtc="2026-09-25T12:00:00Z">
        <w:r>
          <w:rPr>
            <w:rFonts w:cs="Arial"/>
          </w:rPr>
          <w:delText>must therefore not be extrapolated: not to lengths outside the tested range, not to gases other than the certification gas, and in particular not to hydrogen, whose Reynolds numbers at equal energy delivery are about half those of natural gas and which operates deeper in the region where a power-law fit fails</w:delText>
        </w:r>
      </w:del>
      <w:ins w:id="2069" w:author="Olga Arevalo Quintero" w:date="2026-09-20T15:39:00Z" w16du:dateUtc="2026-09-20T19:39:00Z">
        <w:del w:id="2070" w:author="Sean de Noronha | DRG" w:date="2026-09-25T14:00:00Z" w16du:dateUtc="2026-09-25T12:00:00Z">
          <w:r>
            <w:rPr>
              <w:rFonts w:cs="Arial"/>
            </w:rPr>
            <w:delText>becomes l</w:delText>
          </w:r>
        </w:del>
      </w:ins>
      <w:ins w:id="2071" w:author="Olga Arevalo Quintero" w:date="2026-09-20T15:40:00Z" w16du:dateUtc="2026-09-20T19:40:00Z">
        <w:del w:id="2072" w:author="Sean de Noronha | DRG" w:date="2026-09-25T14:00:00Z" w16du:dateUtc="2026-09-25T12:00:00Z">
          <w:r>
            <w:rPr>
              <w:rFonts w:cs="Arial"/>
            </w:rPr>
            <w:delText>ess representative</w:delText>
          </w:r>
        </w:del>
      </w:ins>
      <w:del w:id="2073" w:author="Sean de Noronha | DRG" w:date="2026-09-25T14:00:00Z" w16du:dateUtc="2026-09-25T12:00:00Z">
        <w:r>
          <w:rPr>
            <w:rFonts w:cs="Arial"/>
          </w:rPr>
          <w:delText>.</w:delText>
        </w:r>
      </w:del>
    </w:p>
    <w:p w14:paraId="1928BB01" w14:textId="77777777" w:rsidR="00042CEE" w:rsidRDefault="00C64113">
      <w:pPr>
        <w:rPr>
          <w:ins w:id="2074" w:author="Sean de Noronha | DRG" w:date="2026-09-25T14:07:00Z" w16du:dateUtc="2026-09-25T12:07:00Z"/>
          <w:rFonts w:cs="Arial"/>
        </w:rPr>
      </w:pPr>
      <w:commentRangeStart w:id="2075"/>
      <w:commentRangeStart w:id="2076"/>
      <w:del w:id="2077" w:author="Sean de Noronha | DRG" w:date="2026-09-25T14:07:00Z" w16du:dateUtc="2026-09-25T12:07:00Z">
        <w:r>
          <w:rPr>
            <w:rFonts w:cs="Arial"/>
          </w:rPr>
          <w:delText xml:space="preserve">Two things follow, and the second is the harder one. A fitted curve is never checked against independently measured tubing </w:delText>
        </w:r>
      </w:del>
      <w:del w:id="2078" w:author="Sean de Noronha | DRG" w:date="2026-09-23T14:55:00Z">
        <w:r>
          <w:rPr>
            <w:rFonts w:cs="Arial"/>
          </w:rPr>
          <w:delText>behaviour</w:delText>
        </w:r>
      </w:del>
      <w:del w:id="2079" w:author="Sean de Noronha | DRG" w:date="2026-09-25T14:07:00Z" w16du:dateUtc="2026-09-25T12:07:00Z">
        <w:r>
          <w:rPr>
            <w:rFonts w:cs="Arial"/>
          </w:rPr>
          <w:delText>; it is checked against the capacity tables of the standard itself, so whatever friction assumption produced those tables passes into every EHD rating derived from them, and the procedure has no means of detecting it if that assumption is wrong. Those tables are stated for gas of relative density 0.60, so for hydrogen there is at present nothing for a fitted curve to be judged against at all.</w:delText>
        </w:r>
        <w:commentRangeEnd w:id="2075"/>
        <w:r>
          <w:rPr>
            <w:rStyle w:val="CommentReference"/>
            <w:rFonts w:cs="Arial"/>
            <w:sz w:val="20"/>
            <w:szCs w:val="22"/>
          </w:rPr>
          <w:commentReference w:id="2075"/>
        </w:r>
      </w:del>
      <w:commentRangeEnd w:id="2076"/>
      <w:r>
        <w:rPr>
          <w:rStyle w:val="CommentReference"/>
        </w:rPr>
        <w:commentReference w:id="2076"/>
      </w:r>
    </w:p>
    <w:p w14:paraId="0D9D5169" w14:textId="55AE35C9" w:rsidR="00042CEE" w:rsidDel="005648C0" w:rsidRDefault="00237672">
      <w:pPr>
        <w:rPr>
          <w:del w:id="2080" w:author="Sean de Noronha | DRG" w:date="2026-09-25T14:10:00Z" w16du:dateUtc="2026-09-25T12:10:00Z"/>
          <w:rFonts w:cs="Arial"/>
        </w:rPr>
      </w:pPr>
      <w:ins w:id="2081" w:author="Sean de Noronha | DRG" w:date="2026-09-25T14:14:00Z">
        <w:r>
          <w:rPr>
            <w:rFonts w:cs="Arial"/>
          </w:rPr>
          <w:t xml:space="preserve">The CSA/ANSI LC 1 reference is stated for gas of relative density 0.60. Hydrogen's relative density is 0.0696, an order of magnitude lower, so there is no equivalent measured reference to test hydrogen against. </w:t>
        </w:r>
      </w:ins>
      <w:ins w:id="2082" w:author="Sean de Noronha | DRG" w:date="2026-09-25T14:16:00Z">
        <w:r>
          <w:rPr>
            <w:rFonts w:cs="Arial"/>
          </w:rPr>
          <w:t>Property-scaling or refitting the existing tables would assume the same friction relationship holds at hydrogen's properties and lower Reynolds numbers. That assumption cannot be confirmed without a dedicated measurement campaign, so it is not the right approach</w:t>
        </w:r>
      </w:ins>
      <w:ins w:id="2083" w:author="Sean de Noronha | DRG" w:date="2026-09-25T14:14:00Z">
        <w:r>
          <w:rPr>
            <w:rFonts w:cs="Arial"/>
          </w:rPr>
          <w:t>. Instead, the direct flow measurement that produced CSA/ANSI LC 1:23 Tables 1 a) to 1 c) should be repeated for hydrogen, at the lower Reynolds numbers it occupies, and used to build a hydrogen-specific EHD capacity scaling for CSS</w:t>
        </w:r>
      </w:ins>
      <w:ins w:id="2084" w:author="Sean de Noronha | DRG" w:date="2026-09-25T14:19:00Z" w16du:dateUtc="2026-09-25T12:19:00Z">
        <w:r>
          <w:rPr>
            <w:rFonts w:cs="Arial"/>
          </w:rPr>
          <w:t>T.</w:t>
        </w:r>
      </w:ins>
    </w:p>
    <w:p w14:paraId="1C74B539" w14:textId="048E67C4" w:rsidR="005648C0" w:rsidRDefault="005648C0">
      <w:pPr>
        <w:rPr>
          <w:ins w:id="2085" w:author="Sean de Noronha | DRG" w:date="2026-09-25T14:18:00Z" w16du:dateUtc="2026-09-25T12:18:00Z"/>
          <w:rFonts w:cs="Arial"/>
        </w:rPr>
      </w:pPr>
    </w:p>
    <w:p w14:paraId="0BC7EF35" w14:textId="13D2A949" w:rsidR="008F4107" w:rsidRDefault="005D1F2C">
      <w:pPr>
        <w:rPr>
          <w:rFonts w:cs="Arial"/>
        </w:rPr>
      </w:pPr>
      <w:r>
        <w:rPr>
          <w:rFonts w:cs="Arial"/>
        </w:rPr>
        <w:t>Hydrogen</w:t>
      </w:r>
      <w:del w:id="2086" w:author="Sean de Noronha | DRG" w:date="2026-09-25T14:48:00Z" w16du:dateUtc="2026-09-25T12:48:00Z">
        <w:r>
          <w:rPr>
            <w:rFonts w:cs="Arial"/>
          </w:rPr>
          <w:delText xml:space="preserve"> capacities for CSST consequently cannot be obtained by property-scaling the published tables or refitting the published curves. They require hydrogen</w:delText>
        </w:r>
      </w:del>
      <w:r>
        <w:rPr>
          <w:rFonts w:cs="Arial"/>
        </w:rPr>
        <w:t>-specific or surrogate-gas flow testing within the LC 1 certification framework</w:t>
      </w:r>
      <w:ins w:id="2087" w:author="Sean de Noronha | DRG" w:date="2026-09-25T14:48:00Z" w16du:dateUtc="2026-09-25T12:48:00Z">
        <w:r>
          <w:rPr>
            <w:rFonts w:cs="Arial"/>
          </w:rPr>
          <w:t xml:space="preserve"> mus</w:t>
        </w:r>
      </w:ins>
      <w:ins w:id="2088" w:author="Sean de Noronha | DRG" w:date="2026-09-25T14:49:00Z" w16du:dateUtc="2026-09-25T12:49:00Z">
        <w:r>
          <w:rPr>
            <w:rFonts w:cs="Arial"/>
          </w:rPr>
          <w:t>t</w:t>
        </w:r>
      </w:ins>
      <w:ins w:id="2089" w:author="Sean de Noronha | DRG" w:date="2026-09-25T15:08:00Z" w16du:dateUtc="2026-09-25T13:08:00Z">
        <w:r>
          <w:rPr>
            <w:rFonts w:cs="Arial"/>
          </w:rPr>
          <w:t xml:space="preserve"> </w:t>
        </w:r>
      </w:ins>
      <w:del w:id="2090" w:author="Sean de Noronha | DRG" w:date="2026-09-25T14:52:00Z" w16du:dateUtc="2026-09-25T12:52:00Z">
        <w:r>
          <w:rPr>
            <w:rFonts w:cs="Arial"/>
          </w:rPr>
          <w:delText xml:space="preserve">, and that testing has to </w:delText>
        </w:r>
      </w:del>
      <w:r>
        <w:rPr>
          <w:rFonts w:cs="Arial"/>
        </w:rPr>
        <w:t xml:space="preserve">deliver </w:t>
      </w:r>
      <w:del w:id="2091" w:author="Sean de Noronha | DRG" w:date="2026-09-25T14:52:00Z" w16du:dateUtc="2026-09-25T12:52:00Z">
        <w:r>
          <w:rPr>
            <w:rFonts w:cs="Arial"/>
          </w:rPr>
          <w:delText xml:space="preserve">three </w:delText>
        </w:r>
      </w:del>
      <w:ins w:id="2092" w:author="Sean de Noronha | DRG" w:date="2026-09-25T14:52:00Z" w16du:dateUtc="2026-09-25T12:52:00Z">
        <w:r>
          <w:rPr>
            <w:rFonts w:cs="Arial"/>
          </w:rPr>
          <w:t xml:space="preserve">two </w:t>
        </w:r>
      </w:ins>
      <w:r>
        <w:rPr>
          <w:rFonts w:cs="Arial"/>
        </w:rPr>
        <w:t>things</w:t>
      </w:r>
      <w:ins w:id="2093" w:author="Sean de Noronha | DRG" w:date="2026-09-25T14:53:00Z" w16du:dateUtc="2026-09-25T12:53:00Z">
        <w:r>
          <w:rPr>
            <w:rFonts w:cs="Arial"/>
          </w:rPr>
          <w:t>.</w:t>
        </w:r>
      </w:ins>
      <w:del w:id="2094" w:author="Sean de Noronha | DRG" w:date="2026-09-25T14:53:00Z" w16du:dateUtc="2026-09-25T12:53:00Z">
        <w:r>
          <w:rPr>
            <w:rFonts w:cs="Arial"/>
          </w:rPr>
          <w:delText>:</w:delText>
        </w:r>
      </w:del>
      <w:ins w:id="2095" w:author="Sean de Noronha | DRG" w:date="2026-09-25T14:53:00Z" w16du:dateUtc="2026-09-25T12:53:00Z">
        <w:r>
          <w:rPr>
            <w:rFonts w:cs="Arial"/>
          </w:rPr>
          <w:t xml:space="preserve"> The first is</w:t>
        </w:r>
      </w:ins>
      <w:r>
        <w:rPr>
          <w:rFonts w:cs="Arial"/>
        </w:rPr>
        <w:t xml:space="preserve"> pressure drop against flow</w:t>
      </w:r>
      <w:ins w:id="2096" w:author="Sean de Noronha | DRG" w:date="2026-09-25T14:53:00Z" w16du:dateUtc="2026-09-25T12:53:00Z">
        <w:r>
          <w:rPr>
            <w:rFonts w:cs="Arial"/>
          </w:rPr>
          <w:t>,</w:t>
        </w:r>
      </w:ins>
      <w:r>
        <w:rPr>
          <w:rFonts w:cs="Arial"/>
        </w:rPr>
        <w:t xml:space="preserve"> measured per product at the certification lengths and conditions</w:t>
      </w:r>
      <w:del w:id="2097" w:author="Sean de Noronha | DRG" w:date="2026-09-25T14:53:00Z" w16du:dateUtc="2026-09-25T12:53:00Z">
        <w:r>
          <w:rPr>
            <w:rFonts w:cs="Arial"/>
          </w:rPr>
          <w:delText>;</w:delText>
        </w:r>
      </w:del>
      <w:ins w:id="2098" w:author="Sean de Noronha | DRG" w:date="2026-09-25T14:53:00Z" w16du:dateUtc="2026-09-25T12:53:00Z">
        <w:r>
          <w:rPr>
            <w:rFonts w:cs="Arial"/>
          </w:rPr>
          <w:t>.</w:t>
        </w:r>
      </w:ins>
      <w:r>
        <w:rPr>
          <w:rFonts w:cs="Arial"/>
        </w:rPr>
        <w:t xml:space="preserve"> </w:t>
      </w:r>
      <w:ins w:id="2099" w:author="Sean de Noronha | DRG" w:date="2026-09-25T14:53:00Z" w16du:dateUtc="2026-09-25T12:53:00Z">
        <w:r>
          <w:rPr>
            <w:rFonts w:cs="Arial"/>
          </w:rPr>
          <w:t>T</w:t>
        </w:r>
      </w:ins>
      <w:del w:id="2100" w:author="Sean de Noronha | DRG" w:date="2026-09-25T14:53:00Z" w16du:dateUtc="2026-09-25T12:53:00Z">
        <w:r>
          <w:rPr>
            <w:rFonts w:cs="Arial"/>
          </w:rPr>
          <w:delText>t</w:delText>
        </w:r>
      </w:del>
      <w:r>
        <w:rPr>
          <w:rFonts w:cs="Arial"/>
        </w:rPr>
        <w:t>he s</w:t>
      </w:r>
      <w:ins w:id="2101" w:author="Sean de Noronha | DRG" w:date="2026-09-25T14:53:00Z" w16du:dateUtc="2026-09-25T12:53:00Z">
        <w:r>
          <w:rPr>
            <w:rFonts w:cs="Arial"/>
          </w:rPr>
          <w:t>econd is those s</w:t>
        </w:r>
      </w:ins>
      <w:r>
        <w:rPr>
          <w:rFonts w:cs="Arial"/>
        </w:rPr>
        <w:t>ame measurements carried down into the low-</w:t>
      </w:r>
      <w:ins w:id="2102" w:author="Sean de Noronha | DRG" w:date="2026-09-25T14:54:00Z" w16du:dateUtc="2026-09-25T12:54:00Z">
        <w:r>
          <w:rPr>
            <w:rFonts w:cs="Arial"/>
          </w:rPr>
          <w:t>Reynolds number</w:t>
        </w:r>
      </w:ins>
      <w:del w:id="2103" w:author="Sean de Noronha | DRG" w:date="2026-09-25T14:54:00Z" w16du:dateUtc="2026-09-25T12:54:00Z">
        <w:r>
          <w:rPr>
            <w:rFonts w:cs="Arial"/>
          </w:rPr>
          <w:delText>flow</w:delText>
        </w:r>
      </w:del>
      <w:r>
        <w:rPr>
          <w:rFonts w:cs="Arial"/>
        </w:rPr>
        <w:t xml:space="preserve"> range hydrogen occupies, which lies below anything the present method is exercised at</w:t>
      </w:r>
      <w:ins w:id="2104" w:author="Sean de Noronha | DRG" w:date="2026-09-25T14:54:00Z" w16du:dateUtc="2026-09-25T12:54:00Z">
        <w:r>
          <w:rPr>
            <w:rFonts w:cs="Arial"/>
          </w:rPr>
          <w:t>.</w:t>
        </w:r>
      </w:ins>
      <w:del w:id="2105" w:author="Sean de Noronha | DRG" w:date="2026-09-25T14:54:00Z" w16du:dateUtc="2026-09-25T12:54:00Z">
        <w:r>
          <w:rPr>
            <w:rFonts w:cs="Arial"/>
          </w:rPr>
          <w:delText>; and the internal geometry of each product measured rather than inferred, since EHD is a capacity index and not a dimension</w:delText>
        </w:r>
      </w:del>
      <w:del w:id="2106" w:author="Sean de Noronha | DRG" w:date="2026-09-25T14:55:00Z" w16du:dateUtc="2026-09-25T12:55:00Z">
        <w:r>
          <w:rPr>
            <w:rFonts w:cs="Arial"/>
          </w:rPr>
          <w:delText>. Those three are what a</w:delText>
        </w:r>
      </w:del>
      <w:ins w:id="2107" w:author="Sean de Noronha | DRG" w:date="2026-09-25T14:55:00Z" w16du:dateUtc="2026-09-25T12:55:00Z">
        <w:r>
          <w:rPr>
            <w:rFonts w:cs="Arial"/>
          </w:rPr>
          <w:t xml:space="preserve"> A</w:t>
        </w:r>
      </w:ins>
      <w:r>
        <w:rPr>
          <w:rFonts w:cs="Arial"/>
        </w:rPr>
        <w:t xml:space="preserve"> laboratory can deliver</w:t>
      </w:r>
      <w:ins w:id="2108" w:author="Sean de Noronha | DRG" w:date="2026-09-25T14:55:00Z" w16du:dateUtc="2026-09-25T12:55:00Z">
        <w:r>
          <w:rPr>
            <w:rFonts w:cs="Arial"/>
          </w:rPr>
          <w:t xml:space="preserve"> those two</w:t>
        </w:r>
      </w:ins>
      <w:ins w:id="2109" w:author="Sean de Noronha | DRG" w:date="2026-09-25T14:56:00Z" w16du:dateUtc="2026-09-25T12:56:00Z">
        <w:r>
          <w:rPr>
            <w:rFonts w:cs="Arial"/>
          </w:rPr>
          <w:t>.</w:t>
        </w:r>
      </w:ins>
      <w:ins w:id="2110" w:author="Sean de Noronha | DRG" w:date="2026-09-25T14:59:00Z" w16du:dateUtc="2026-09-25T12:59:00Z">
        <w:r>
          <w:rPr>
            <w:rFonts w:cs="Arial"/>
          </w:rPr>
          <w:t xml:space="preserve"> </w:t>
        </w:r>
      </w:ins>
      <w:del w:id="2111" w:author="Sean de Noronha | DRG" w:date="2026-09-25T14:56:00Z" w16du:dateUtc="2026-09-25T12:56:00Z">
        <w:r>
          <w:rPr>
            <w:rFonts w:cs="Arial"/>
          </w:rPr>
          <w:delText>; a fourth has to come f</w:delText>
        </w:r>
      </w:del>
      <w:ins w:id="2112" w:author="Sean de Noronha | DRG" w:date="2026-09-25T14:56:00Z" w16du:dateUtc="2026-09-25T12:56:00Z">
        <w:r>
          <w:rPr>
            <w:rFonts w:cs="Arial"/>
          </w:rPr>
          <w:t>F</w:t>
        </w:r>
      </w:ins>
      <w:r>
        <w:rPr>
          <w:rFonts w:cs="Arial"/>
        </w:rPr>
        <w:t>rom the standard itself</w:t>
      </w:r>
      <w:ins w:id="2113" w:author="Sean de Noronha | DRG" w:date="2026-09-25T14:56:00Z" w16du:dateUtc="2026-09-25T12:56:00Z">
        <w:r>
          <w:rPr>
            <w:rFonts w:cs="Arial"/>
          </w:rPr>
          <w:t>,</w:t>
        </w:r>
      </w:ins>
      <w:ins w:id="2114" w:author="Sean de Noronha | DRG" w:date="2026-09-25T14:59:00Z" w16du:dateUtc="2026-09-25T12:59:00Z">
        <w:r>
          <w:rPr>
            <w:rFonts w:cs="Arial"/>
          </w:rPr>
          <w:t xml:space="preserve"> </w:t>
        </w:r>
      </w:ins>
      <w:del w:id="2115" w:author="Sean de Noronha | DRG" w:date="2026-09-25T14:56:00Z" w16du:dateUtc="2026-09-25T12:56:00Z">
        <w:r>
          <w:rPr>
            <w:rFonts w:cs="Arial"/>
          </w:rPr>
          <w:delText>. T</w:delText>
        </w:r>
      </w:del>
      <w:ins w:id="2116" w:author="Sean de Noronha | DRG" w:date="2026-09-25T14:56:00Z" w16du:dateUtc="2026-09-25T12:56:00Z">
        <w:r>
          <w:rPr>
            <w:rFonts w:cs="Arial"/>
          </w:rPr>
          <w:t>t</w:t>
        </w:r>
      </w:ins>
      <w:r>
        <w:rPr>
          <w:rFonts w:cs="Arial"/>
        </w:rPr>
        <w:t xml:space="preserve">he capacities a product must meet to earn an EHD rating are tabulated for gas of relative density 0.60, so hydrogen acceptance capacities would have to be published before any hydrogen test result could be rated at all. </w:t>
      </w:r>
      <w:commentRangeStart w:id="2117"/>
      <w:commentRangeStart w:id="2118"/>
      <w:del w:id="2119" w:author="Sean de Noronha | DRG" w:date="2026-09-25T15:01:00Z" w16du:dateUtc="2026-09-25T13:01:00Z">
        <w:r>
          <w:rPr>
            <w:rFonts w:cs="Arial"/>
          </w:rPr>
          <w:delText xml:space="preserve">The </w:delText>
        </w:r>
      </w:del>
      <w:ins w:id="2120" w:author="Sean de Noronha | DRG" w:date="2026-09-25T15:01:00Z" w16du:dateUtc="2026-09-25T13:01:00Z">
        <w:r>
          <w:rPr>
            <w:rFonts w:cs="Arial"/>
          </w:rPr>
          <w:t xml:space="preserve">CSA/ANSI LC 1’s </w:t>
        </w:r>
      </w:ins>
      <w:r>
        <w:rPr>
          <w:rFonts w:cs="Arial"/>
        </w:rPr>
        <w:t xml:space="preserve">applicable-fuels clause </w:t>
      </w:r>
      <w:del w:id="2121" w:author="Sean de Noronha | DRG" w:date="2026-09-25T15:01:00Z" w16du:dateUtc="2026-09-25T13:01:00Z">
        <w:r>
          <w:rPr>
            <w:rFonts w:cs="Arial"/>
          </w:rPr>
          <w:delText>of LC 1</w:delText>
        </w:r>
      </w:del>
      <w:ins w:id="2122" w:author="Sean de Noronha | DRG" w:date="2026-09-25T15:01:00Z" w16du:dateUtc="2026-09-25T13:01:00Z">
        <w:r>
          <w:rPr>
            <w:rFonts w:cs="Arial"/>
          </w:rPr>
          <w:t xml:space="preserve">defines fuel gas as a </w:t>
        </w:r>
      </w:ins>
      <w:ins w:id="2123" w:author="Sean de Noronha | DRG" w:date="2026-09-25T14:57:00Z">
        <w:r>
          <w:rPr>
            <w:rFonts w:cs="Arial"/>
          </w:rPr>
          <w:t>commercially distributed gas used for combustion</w:t>
        </w:r>
      </w:ins>
      <w:ins w:id="2124" w:author="Sean de Noronha | DRG" w:date="2026-09-25T14:58:00Z" w16du:dateUtc="2026-09-25T12:58:00Z">
        <w:r>
          <w:rPr>
            <w:rFonts w:cs="Arial"/>
          </w:rPr>
          <w:t>, such as</w:t>
        </w:r>
      </w:ins>
      <w:ins w:id="2125" w:author="Sean de Noronha | DRG" w:date="2026-09-25T14:57:00Z">
        <w:r>
          <w:rPr>
            <w:rFonts w:cs="Arial"/>
          </w:rPr>
          <w:t xml:space="preserve"> natural gas, propane gas-air </w:t>
        </w:r>
        <w:r>
          <w:rPr>
            <w:rFonts w:cs="Arial"/>
          </w:rPr>
          <w:lastRenderedPageBreak/>
          <w:t>mixtures, or mixtures of these gases.</w:t>
        </w:r>
      </w:ins>
      <w:r>
        <w:rPr>
          <w:rFonts w:cs="Arial"/>
        </w:rPr>
        <w:t xml:space="preserve"> </w:t>
      </w:r>
      <w:del w:id="2126" w:author="Sean de Noronha | DRG" w:date="2026-09-25T14:58:00Z" w16du:dateUtc="2026-09-25T12:58:00Z">
        <w:r>
          <w:rPr>
            <w:rFonts w:cs="Arial"/>
          </w:rPr>
          <w:delText xml:space="preserve">already </w:delText>
        </w:r>
      </w:del>
      <w:ins w:id="2127" w:author="Sean de Noronha | DRG" w:date="2026-09-25T14:58:00Z" w16du:dateUtc="2026-09-25T12:58:00Z">
        <w:r>
          <w:rPr>
            <w:rFonts w:cs="Arial"/>
          </w:rPr>
          <w:t xml:space="preserve">Hydrogen is currently </w:t>
        </w:r>
      </w:ins>
      <w:r>
        <w:rPr>
          <w:rFonts w:cs="Arial"/>
        </w:rPr>
        <w:t>exclude</w:t>
      </w:r>
      <w:ins w:id="2128" w:author="Sean de Noronha | DRG" w:date="2026-09-25T14:58:00Z" w16du:dateUtc="2026-09-25T12:58:00Z">
        <w:r>
          <w:rPr>
            <w:rFonts w:cs="Arial"/>
          </w:rPr>
          <w:t>d</w:t>
        </w:r>
      </w:ins>
      <w:del w:id="2129" w:author="Sean de Noronha | DRG" w:date="2026-09-25T14:58:00Z" w16du:dateUtc="2026-09-25T12:58:00Z">
        <w:r>
          <w:rPr>
            <w:rFonts w:cs="Arial"/>
          </w:rPr>
          <w:delText xml:space="preserve">s hydrogen </w:delText>
        </w:r>
      </w:del>
      <w:ins w:id="2130" w:author="Sean de Noronha | DRG" w:date="2026-09-25T14:58:00Z" w16du:dateUtc="2026-09-25T12:58:00Z">
        <w:r>
          <w:rPr>
            <w:rFonts w:cs="Arial"/>
          </w:rPr>
          <w:t xml:space="preserve"> </w:t>
        </w:r>
      </w:ins>
      <w:r>
        <w:rPr>
          <w:rFonts w:cs="Arial"/>
        </w:rPr>
        <w:t>from the</w:t>
      </w:r>
      <w:ins w:id="2131" w:author="Sean de Noronha | DRG" w:date="2026-09-25T14:58:00Z" w16du:dateUtc="2026-09-25T12:58:00Z">
        <w:r>
          <w:rPr>
            <w:rFonts w:cs="Arial"/>
          </w:rPr>
          <w:t xml:space="preserve"> standard</w:t>
        </w:r>
      </w:ins>
      <w:del w:id="2132" w:author="Sean de Noronha | DRG" w:date="2026-09-25T14:58:00Z" w16du:dateUtc="2026-09-25T12:58:00Z">
        <w:r>
          <w:rPr>
            <w:rFonts w:cs="Arial"/>
          </w:rPr>
          <w:delText xml:space="preserve"> current tables</w:delText>
        </w:r>
      </w:del>
      <w:ins w:id="2133" w:author="Sean de Noronha | DRG" w:date="2026-09-25T14:58:00Z" w16du:dateUtc="2026-09-25T12:58:00Z">
        <w:r>
          <w:rPr>
            <w:rFonts w:cs="Arial"/>
          </w:rPr>
          <w:t xml:space="preserve"> </w:t>
        </w:r>
      </w:ins>
      <w:ins w:id="2134" w:author="Sean de Noronha | DRG" w:date="2026-09-25T15:09:00Z" w16du:dateUtc="2026-09-25T13:09:00Z">
        <w:r>
          <w:rPr>
            <w:rFonts w:cs="Arial"/>
          </w:rPr>
          <w:t>as it falls out</w:t>
        </w:r>
      </w:ins>
      <w:ins w:id="2135" w:author="Sean de Noronha | DRG" w:date="2026-09-25T15:10:00Z" w16du:dateUtc="2026-09-25T13:10:00Z">
        <w:r>
          <w:rPr>
            <w:rFonts w:cs="Arial"/>
          </w:rPr>
          <w:t>side</w:t>
        </w:r>
      </w:ins>
      <w:ins w:id="2136" w:author="Sean de Noronha | DRG" w:date="2026-09-25T15:09:00Z" w16du:dateUtc="2026-09-25T13:09:00Z">
        <w:r>
          <w:rPr>
            <w:rFonts w:cs="Arial"/>
          </w:rPr>
          <w:t xml:space="preserve"> that definition.</w:t>
        </w:r>
      </w:ins>
      <w:ins w:id="2137" w:author="Sean de Noronha | DRG" w:date="2026-09-25T15:10:00Z" w16du:dateUtc="2026-09-25T13:10:00Z">
        <w:r>
          <w:rPr>
            <w:rFonts w:cs="Arial"/>
          </w:rPr>
          <w:t xml:space="preserve"> </w:t>
        </w:r>
      </w:ins>
      <w:del w:id="2138" w:author="Sean de Noronha | DRG" w:date="2026-09-25T14:58:00Z" w16du:dateUtc="2026-09-25T12:58:00Z">
        <w:r>
          <w:rPr>
            <w:rFonts w:cs="Arial"/>
          </w:rPr>
          <w:delText>;</w:delText>
        </w:r>
      </w:del>
      <w:del w:id="2139" w:author="Sean de Noronha | DRG" w:date="2026-09-25T15:09:00Z" w16du:dateUtc="2026-09-25T13:09:00Z">
        <w:r>
          <w:rPr>
            <w:rFonts w:cs="Arial"/>
          </w:rPr>
          <w:delText xml:space="preserve"> </w:delText>
        </w:r>
      </w:del>
      <w:ins w:id="2140" w:author="Sean de Noronha | DRG" w:date="2026-09-25T15:09:00Z" w16du:dateUtc="2026-09-25T13:09:00Z">
        <w:r>
          <w:rPr>
            <w:rFonts w:cs="Arial"/>
          </w:rPr>
          <w:t>T</w:t>
        </w:r>
      </w:ins>
      <w:del w:id="2141" w:author="Sean de Noronha | DRG" w:date="2026-09-25T15:10:00Z" w16du:dateUtc="2026-09-25T13:10:00Z">
        <w:r>
          <w:rPr>
            <w:rFonts w:cs="Arial"/>
          </w:rPr>
          <w:delText>t</w:delText>
        </w:r>
      </w:del>
      <w:r>
        <w:rPr>
          <w:rFonts w:cs="Arial"/>
        </w:rPr>
        <w:t>h</w:t>
      </w:r>
      <w:ins w:id="2142" w:author="Sean de Noronha | DRG" w:date="2026-09-25T15:10:00Z" w16du:dateUtc="2026-09-25T13:10:00Z">
        <w:r>
          <w:rPr>
            <w:rFonts w:cs="Arial"/>
          </w:rPr>
          <w:t xml:space="preserve">is </w:t>
        </w:r>
      </w:ins>
      <w:del w:id="2143" w:author="Sean de Noronha | DRG" w:date="2026-09-25T15:10:00Z" w16du:dateUtc="2026-09-25T13:10:00Z">
        <w:r>
          <w:rPr>
            <w:rFonts w:cs="Arial"/>
          </w:rPr>
          <w:delText xml:space="preserve">e present </w:delText>
        </w:r>
      </w:del>
      <w:r>
        <w:rPr>
          <w:rFonts w:cs="Arial"/>
        </w:rPr>
        <w:t xml:space="preserve">analysis shows </w:t>
      </w:r>
      <w:ins w:id="2144" w:author="Sean de Noronha | DRG" w:date="2026-09-25T15:10:00Z" w16du:dateUtc="2026-09-25T13:10:00Z">
        <w:r>
          <w:rPr>
            <w:rFonts w:cs="Arial"/>
          </w:rPr>
          <w:t xml:space="preserve">the </w:t>
        </w:r>
      </w:ins>
      <w:del w:id="2145" w:author="Sean de Noronha | DRG" w:date="2026-09-25T15:10:00Z" w16du:dateUtc="2026-09-25T13:10:00Z">
        <w:r>
          <w:rPr>
            <w:rFonts w:cs="Arial"/>
          </w:rPr>
          <w:delText>th</w:delText>
        </w:r>
      </w:del>
      <w:del w:id="2146" w:author="Sean de Noronha | DRG" w:date="2026-09-25T14:59:00Z" w16du:dateUtc="2026-09-25T12:59:00Z">
        <w:r>
          <w:rPr>
            <w:rFonts w:cs="Arial"/>
          </w:rPr>
          <w:delText xml:space="preserve">at </w:delText>
        </w:r>
      </w:del>
      <w:r>
        <w:rPr>
          <w:rFonts w:cs="Arial"/>
        </w:rPr>
        <w:t>exclusion to be technically necessary rather than merely formal</w:t>
      </w:r>
      <w:del w:id="2147" w:author="Sean de Noronha | DRG" w:date="2026-09-25T14:59:00Z" w16du:dateUtc="2026-09-25T12:59:00Z">
        <w:r>
          <w:rPr>
            <w:rFonts w:cs="Arial"/>
          </w:rPr>
          <w:delText>.</w:delText>
        </w:r>
        <w:commentRangeEnd w:id="2117"/>
        <w:r>
          <w:rPr>
            <w:rStyle w:val="CommentReference"/>
            <w:rFonts w:cs="Arial"/>
            <w:sz w:val="20"/>
            <w:szCs w:val="22"/>
          </w:rPr>
          <w:commentReference w:id="2117"/>
        </w:r>
      </w:del>
      <w:commentRangeEnd w:id="2118"/>
      <w:r>
        <w:rPr>
          <w:rStyle w:val="CommentReference"/>
        </w:rPr>
        <w:commentReference w:id="2118"/>
      </w:r>
      <w:ins w:id="2148" w:author="Sean de Noronha | DRG" w:date="2026-09-25T14:59:00Z" w16du:dateUtc="2026-09-25T12:59:00Z">
        <w:r>
          <w:rPr>
            <w:rFonts w:cs="Arial"/>
          </w:rPr>
          <w:t>, as there is nothing</w:t>
        </w:r>
      </w:ins>
      <w:ins w:id="2149" w:author="Sean de Noronha | DRG" w:date="2026-09-25T15:00:00Z" w16du:dateUtc="2026-09-25T13:00:00Z">
        <w:r>
          <w:rPr>
            <w:rFonts w:cs="Arial"/>
          </w:rPr>
          <w:t xml:space="preserve"> at present for a hydrogen-tested curve to be judged against.</w:t>
        </w:r>
      </w:ins>
    </w:p>
    <w:p w14:paraId="103086F0" w14:textId="77777777" w:rsidR="00976B66" w:rsidRPr="00801F35" w:rsidRDefault="00C64113" w:rsidP="00A055D8">
      <w:pPr>
        <w:pStyle w:val="Heading3"/>
      </w:pPr>
      <w:bookmarkStart w:id="2150" w:name="_Toc241506990"/>
      <w:r>
        <w:t>Hydrogen Sizing Graphs and Tables</w:t>
      </w:r>
      <w:bookmarkEnd w:id="2150"/>
    </w:p>
    <w:p w14:paraId="30B56A5E" w14:textId="02021C94" w:rsidR="008F4107" w:rsidRDefault="005D1F2C">
      <w:pPr>
        <w:rPr>
          <w:rFonts w:cs="Arial"/>
        </w:rPr>
      </w:pPr>
      <w:r>
        <w:rPr>
          <w:rFonts w:cs="Arial"/>
        </w:rPr>
        <w:t xml:space="preserve">For smooth (non-corrugated) pipe no such barrier exists. The General Flow Equation closed with the Churchill correlation (Moody friction with its laminar branch included) requires only the pipe bore, roughness and gas properties, and §3.5.3 established both its agreement with the published capacities in the turbulent band and its validity where Polyflo </w:t>
      </w:r>
      <w:del w:id="2151" w:author="Olga Arevalo Quintero" w:date="2026-09-20T15:48:00Z" w16du:dateUtc="2026-09-20T19:48:00Z">
        <w:r>
          <w:rPr>
            <w:rFonts w:cs="Arial"/>
          </w:rPr>
          <w:delText>fails</w:delText>
        </w:r>
      </w:del>
      <w:ins w:id="2152" w:author="Olga Arevalo Quintero" w:date="2026-09-20T15:48:00Z" w16du:dateUtc="2026-09-20T19:48:00Z">
        <w:r>
          <w:rPr>
            <w:rFonts w:cs="Arial"/>
          </w:rPr>
          <w:t>becomes less representative</w:t>
        </w:r>
      </w:ins>
      <w:r>
        <w:rPr>
          <w:rFonts w:cs="Arial"/>
        </w:rPr>
        <w:t>. Hydrogen sizing tables</w:t>
      </w:r>
      <w:ins w:id="2153" w:author="Sean de Noronha | DRG" w:date="2026-09-25T16:40:00Z" w16du:dateUtc="2026-09-25T14:40:00Z">
        <w:r>
          <w:rPr>
            <w:rFonts w:cs="Arial"/>
          </w:rPr>
          <w:t>, scoped to a maximum of NPS 2,</w:t>
        </w:r>
      </w:ins>
      <w:r>
        <w:rPr>
          <w:rFonts w:cs="Arial"/>
        </w:rPr>
        <w:t xml:space="preserve"> can </w:t>
      </w:r>
      <w:del w:id="2154" w:author="Sean de Noronha | DRG" w:date="2026-09-25T16:40:00Z" w16du:dateUtc="2026-09-25T14:40:00Z">
        <w:r>
          <w:rPr>
            <w:rFonts w:cs="Arial"/>
          </w:rPr>
          <w:delText xml:space="preserve">therefore </w:delText>
        </w:r>
      </w:del>
      <w:r>
        <w:rPr>
          <w:rFonts w:cs="Arial"/>
        </w:rPr>
        <w:t>be generated directly, with the flow regime evaluated cell by cell.</w:t>
      </w:r>
      <w:ins w:id="2155" w:author="Sean de Noronha | DRG" w:date="2026-09-28T11:06:00Z" w16du:dateUtc="2026-09-28T09:06:00Z">
        <w:r>
          <w:rPr>
            <w:rFonts w:cs="Arial"/>
          </w:rPr>
          <w:t xml:space="preserve"> </w:t>
        </w:r>
        <w:commentRangeStart w:id="2156"/>
        <w:r>
          <w:rPr>
            <w:rFonts w:cs="Arial"/>
          </w:rPr>
          <w:t xml:space="preserve">These tables give the reference capacity on Moody friction, with no margin added. They are the benchmark against which a conservative sizing basis is calibrated </w:t>
        </w:r>
      </w:ins>
      <w:ins w:id="2157" w:author="Sean de Noronha | DRG" w:date="2026-09-28T11:07:00Z" w16du:dateUtc="2026-09-28T09:07:00Z">
        <w:r>
          <w:rPr>
            <w:rFonts w:cs="Arial"/>
          </w:rPr>
          <w:t>in §3.7.3, not the proposed code provision itself.</w:t>
        </w:r>
        <w:commentRangeEnd w:id="2156"/>
        <w:r>
          <w:rPr>
            <w:rStyle w:val="CommentReference"/>
          </w:rPr>
          <w:commentReference w:id="2156"/>
        </w:r>
      </w:ins>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Caption w:val="Table 17"/>
        <w:tblDescription w:val="Table 17 – Flow capacity for the conditions of CSA B149.1 Table A.1: published natural-gas values and hydrogen values computed on the GFE-Churchill basis of §3.5.3. Bold = laminar, italic = transitional at the hydrogen condition. Capacities below 0.5"/>
      </w:tblPr>
      <w:tblGrid>
        <w:gridCol w:w="764"/>
        <w:gridCol w:w="530"/>
        <w:gridCol w:w="45"/>
        <w:gridCol w:w="525"/>
        <w:gridCol w:w="661"/>
        <w:gridCol w:w="153"/>
        <w:gridCol w:w="526"/>
        <w:gridCol w:w="678"/>
        <w:gridCol w:w="135"/>
        <w:gridCol w:w="667"/>
        <w:gridCol w:w="672"/>
        <w:gridCol w:w="114"/>
        <w:gridCol w:w="803"/>
        <w:gridCol w:w="422"/>
        <w:gridCol w:w="363"/>
        <w:gridCol w:w="976"/>
        <w:gridCol w:w="1339"/>
      </w:tblGrid>
      <w:tr w:rsidR="00004641" w:rsidRPr="00354578" w:rsidDel="00410831" w14:paraId="3200016F" w14:textId="3E1DDAE5" w:rsidTr="00952C88">
        <w:trPr>
          <w:gridAfter w:val="2"/>
          <w:wAfter w:w="2315" w:type="dxa"/>
          <w:trHeight w:val="216"/>
          <w:tblHeader/>
          <w:del w:id="2158" w:author="Sean de Noronha | DRG" w:date="2026-09-25T15:15:00Z"/>
        </w:trPr>
        <w:tc>
          <w:tcPr>
            <w:tcW w:w="764" w:type="dxa"/>
            <w:shd w:val="clear" w:color="auto" w:fill="F2F2F2"/>
            <w:tcMar>
              <w:left w:w="14" w:type="dxa"/>
              <w:right w:w="14" w:type="dxa"/>
            </w:tcMar>
            <w:vAlign w:val="center"/>
          </w:tcPr>
          <w:p w14:paraId="3ABE5CE1" w14:textId="45F8E535" w:rsidR="008F4107" w:rsidRPr="00354578" w:rsidDel="00410831" w:rsidRDefault="005D1F2C" w:rsidP="00354578">
            <w:pPr>
              <w:spacing w:after="0"/>
              <w:jc w:val="center"/>
              <w:rPr>
                <w:del w:id="2159" w:author="Sean de Noronha | DRG" w:date="2026-09-25T15:15:00Z" w16du:dateUtc="2026-09-25T13:15:00Z"/>
                <w:rFonts w:cs="Arial"/>
                <w:sz w:val="16"/>
                <w:szCs w:val="16"/>
              </w:rPr>
            </w:pPr>
            <w:del w:id="2160" w:author="Sean de Noronha | DRG" w:date="2026-09-25T15:15:00Z" w16du:dateUtc="2026-09-25T13:15:00Z">
              <w:r>
                <w:rPr>
                  <w:rFonts w:cs="Arial"/>
                  <w:b/>
                  <w:bCs/>
                  <w:sz w:val="16"/>
                  <w:szCs w:val="16"/>
                </w:rPr>
                <w:delText>L (m) / NPS</w:delText>
              </w:r>
            </w:del>
          </w:p>
          <w:p w14:paraId="33FDE500" w14:textId="1CEED87A" w:rsidR="008F4107" w:rsidRPr="00354578" w:rsidDel="00410831" w:rsidRDefault="005D1F2C" w:rsidP="00354578">
            <w:pPr>
              <w:spacing w:after="0"/>
              <w:jc w:val="center"/>
              <w:rPr>
                <w:del w:id="2161" w:author="Sean de Noronha | DRG" w:date="2026-09-25T15:15:00Z" w16du:dateUtc="2026-09-25T13:15:00Z"/>
                <w:rFonts w:cs="Arial"/>
                <w:sz w:val="16"/>
                <w:szCs w:val="16"/>
              </w:rPr>
            </w:pPr>
            <w:del w:id="2162" w:author="Sean de Noronha | DRG" w:date="2026-09-25T15:15:00Z" w16du:dateUtc="2026-09-25T13:15:00Z">
              <w:r>
                <w:rPr>
                  <w:rFonts w:cs="Arial"/>
                  <w:b/>
                  <w:bCs/>
                  <w:sz w:val="16"/>
                  <w:szCs w:val="16"/>
                </w:rPr>
                <w:delText>NG / H</w:delText>
              </w:r>
              <w:r>
                <w:rPr>
                  <w:rFonts w:cs="Arial"/>
                  <w:b/>
                  <w:bCs/>
                  <w:sz w:val="16"/>
                  <w:szCs w:val="16"/>
                  <w:vertAlign w:val="subscript"/>
                </w:rPr>
                <w:delText>2</w:delText>
              </w:r>
              <w:r>
                <w:rPr>
                  <w:rFonts w:cs="Arial"/>
                  <w:b/>
                  <w:bCs/>
                  <w:sz w:val="16"/>
                  <w:szCs w:val="16"/>
                </w:rPr>
                <w:delText xml:space="preserve"> (kW)</w:delText>
              </w:r>
            </w:del>
          </w:p>
        </w:tc>
        <w:tc>
          <w:tcPr>
            <w:tcW w:w="530" w:type="dxa"/>
            <w:shd w:val="clear" w:color="auto" w:fill="F2F2F2"/>
            <w:tcMar>
              <w:left w:w="14" w:type="dxa"/>
              <w:right w:w="14" w:type="dxa"/>
            </w:tcMar>
            <w:vAlign w:val="center"/>
          </w:tcPr>
          <w:p w14:paraId="2E4712DC" w14:textId="45E7512D" w:rsidR="008F4107" w:rsidRPr="00354578" w:rsidDel="00410831" w:rsidRDefault="005D1F2C" w:rsidP="00354578">
            <w:pPr>
              <w:spacing w:after="0"/>
              <w:jc w:val="center"/>
              <w:rPr>
                <w:del w:id="2163" w:author="Sean de Noronha | DRG" w:date="2026-09-25T15:15:00Z" w16du:dateUtc="2026-09-25T13:15:00Z"/>
                <w:rFonts w:cs="Arial"/>
                <w:sz w:val="16"/>
                <w:szCs w:val="16"/>
              </w:rPr>
            </w:pPr>
            <w:del w:id="2164" w:author="Sean de Noronha | DRG" w:date="2026-09-25T15:15:00Z" w16du:dateUtc="2026-09-25T13:15:00Z">
              <w:r>
                <w:rPr>
                  <w:rFonts w:cs="Arial"/>
                  <w:b/>
                  <w:bCs/>
                  <w:sz w:val="16"/>
                  <w:szCs w:val="16"/>
                </w:rPr>
                <w:delText>1/2</w:delText>
              </w:r>
            </w:del>
          </w:p>
        </w:tc>
        <w:tc>
          <w:tcPr>
            <w:tcW w:w="570" w:type="dxa"/>
            <w:gridSpan w:val="2"/>
            <w:shd w:val="clear" w:color="auto" w:fill="F2F2F2"/>
            <w:tcMar>
              <w:left w:w="14" w:type="dxa"/>
              <w:right w:w="14" w:type="dxa"/>
            </w:tcMar>
            <w:vAlign w:val="center"/>
          </w:tcPr>
          <w:p w14:paraId="77AB3DF0" w14:textId="708FE6BB" w:rsidR="008F4107" w:rsidRPr="00354578" w:rsidDel="00410831" w:rsidRDefault="005D1F2C" w:rsidP="00354578">
            <w:pPr>
              <w:spacing w:after="0"/>
              <w:jc w:val="center"/>
              <w:rPr>
                <w:del w:id="2165" w:author="Sean de Noronha | DRG" w:date="2026-09-25T15:15:00Z" w16du:dateUtc="2026-09-25T13:15:00Z"/>
                <w:rFonts w:cs="Arial"/>
                <w:sz w:val="16"/>
                <w:szCs w:val="16"/>
              </w:rPr>
            </w:pPr>
            <w:del w:id="2166" w:author="Sean de Noronha | DRG" w:date="2026-09-25T15:15:00Z" w16du:dateUtc="2026-09-25T13:15:00Z">
              <w:r>
                <w:rPr>
                  <w:rFonts w:cs="Arial"/>
                  <w:b/>
                  <w:bCs/>
                  <w:sz w:val="16"/>
                  <w:szCs w:val="16"/>
                </w:rPr>
                <w:delText>3/4</w:delText>
              </w:r>
            </w:del>
          </w:p>
        </w:tc>
        <w:tc>
          <w:tcPr>
            <w:tcW w:w="661" w:type="dxa"/>
            <w:shd w:val="clear" w:color="auto" w:fill="F2F2F2"/>
            <w:tcMar>
              <w:left w:w="14" w:type="dxa"/>
              <w:right w:w="14" w:type="dxa"/>
            </w:tcMar>
            <w:vAlign w:val="center"/>
          </w:tcPr>
          <w:p w14:paraId="7F740CFB" w14:textId="4487B86A" w:rsidR="008F4107" w:rsidRPr="00354578" w:rsidDel="00410831" w:rsidRDefault="005D1F2C" w:rsidP="00354578">
            <w:pPr>
              <w:spacing w:after="0"/>
              <w:jc w:val="center"/>
              <w:rPr>
                <w:del w:id="2167" w:author="Sean de Noronha | DRG" w:date="2026-09-25T15:15:00Z" w16du:dateUtc="2026-09-25T13:15:00Z"/>
                <w:rFonts w:cs="Arial"/>
                <w:sz w:val="16"/>
                <w:szCs w:val="16"/>
              </w:rPr>
            </w:pPr>
            <w:del w:id="2168" w:author="Sean de Noronha | DRG" w:date="2026-09-25T15:15:00Z" w16du:dateUtc="2026-09-25T13:15:00Z">
              <w:r>
                <w:rPr>
                  <w:rFonts w:cs="Arial"/>
                  <w:b/>
                  <w:bCs/>
                  <w:sz w:val="16"/>
                  <w:szCs w:val="16"/>
                </w:rPr>
                <w:delText>1</w:delText>
              </w:r>
            </w:del>
          </w:p>
        </w:tc>
        <w:tc>
          <w:tcPr>
            <w:tcW w:w="679" w:type="dxa"/>
            <w:gridSpan w:val="2"/>
            <w:shd w:val="clear" w:color="auto" w:fill="F2F2F2"/>
            <w:tcMar>
              <w:left w:w="14" w:type="dxa"/>
              <w:right w:w="14" w:type="dxa"/>
            </w:tcMar>
            <w:vAlign w:val="center"/>
          </w:tcPr>
          <w:p w14:paraId="2222EF7F" w14:textId="020AC9CF" w:rsidR="008F4107" w:rsidRPr="00354578" w:rsidDel="00410831" w:rsidRDefault="005D1F2C" w:rsidP="00354578">
            <w:pPr>
              <w:spacing w:after="0"/>
              <w:jc w:val="center"/>
              <w:rPr>
                <w:del w:id="2169" w:author="Sean de Noronha | DRG" w:date="2026-09-25T15:15:00Z" w16du:dateUtc="2026-09-25T13:15:00Z"/>
                <w:rFonts w:cs="Arial"/>
                <w:sz w:val="16"/>
                <w:szCs w:val="16"/>
              </w:rPr>
            </w:pPr>
            <w:del w:id="2170" w:author="Sean de Noronha | DRG" w:date="2026-09-25T15:15:00Z" w16du:dateUtc="2026-09-25T13:15:00Z">
              <w:r>
                <w:rPr>
                  <w:rFonts w:cs="Arial"/>
                  <w:b/>
                  <w:bCs/>
                  <w:sz w:val="16"/>
                  <w:szCs w:val="16"/>
                </w:rPr>
                <w:delText>1-1/4</w:delText>
              </w:r>
            </w:del>
          </w:p>
        </w:tc>
        <w:tc>
          <w:tcPr>
            <w:tcW w:w="678" w:type="dxa"/>
            <w:shd w:val="clear" w:color="auto" w:fill="F2F2F2"/>
            <w:tcMar>
              <w:left w:w="14" w:type="dxa"/>
              <w:right w:w="14" w:type="dxa"/>
            </w:tcMar>
            <w:vAlign w:val="center"/>
          </w:tcPr>
          <w:p w14:paraId="314AADC9" w14:textId="0023FCCB" w:rsidR="008F4107" w:rsidRPr="00354578" w:rsidDel="00410831" w:rsidRDefault="005D1F2C" w:rsidP="00354578">
            <w:pPr>
              <w:spacing w:after="0"/>
              <w:jc w:val="center"/>
              <w:rPr>
                <w:del w:id="2171" w:author="Sean de Noronha | DRG" w:date="2026-09-25T15:15:00Z" w16du:dateUtc="2026-09-25T13:15:00Z"/>
                <w:rFonts w:cs="Arial"/>
                <w:sz w:val="16"/>
                <w:szCs w:val="16"/>
              </w:rPr>
            </w:pPr>
            <w:del w:id="2172" w:author="Sean de Noronha | DRG" w:date="2026-09-25T15:15:00Z" w16du:dateUtc="2026-09-25T13:15:00Z">
              <w:r>
                <w:rPr>
                  <w:rFonts w:cs="Arial"/>
                  <w:b/>
                  <w:bCs/>
                  <w:sz w:val="16"/>
                  <w:szCs w:val="16"/>
                </w:rPr>
                <w:delText>1-1/2</w:delText>
              </w:r>
            </w:del>
          </w:p>
        </w:tc>
        <w:tc>
          <w:tcPr>
            <w:tcW w:w="802" w:type="dxa"/>
            <w:gridSpan w:val="2"/>
            <w:shd w:val="clear" w:color="auto" w:fill="F2F2F2"/>
            <w:tcMar>
              <w:left w:w="14" w:type="dxa"/>
              <w:right w:w="14" w:type="dxa"/>
            </w:tcMar>
            <w:vAlign w:val="center"/>
          </w:tcPr>
          <w:p w14:paraId="18F9B8E9" w14:textId="0FC3911C" w:rsidR="008F4107" w:rsidRPr="00354578" w:rsidDel="00410831" w:rsidRDefault="005D1F2C" w:rsidP="00354578">
            <w:pPr>
              <w:spacing w:after="0"/>
              <w:jc w:val="center"/>
              <w:rPr>
                <w:del w:id="2173" w:author="Sean de Noronha | DRG" w:date="2026-09-25T15:15:00Z" w16du:dateUtc="2026-09-25T13:15:00Z"/>
                <w:rFonts w:cs="Arial"/>
                <w:sz w:val="16"/>
                <w:szCs w:val="16"/>
              </w:rPr>
            </w:pPr>
            <w:del w:id="2174" w:author="Sean de Noronha | DRG" w:date="2026-09-25T15:15:00Z" w16du:dateUtc="2026-09-25T13:15:00Z">
              <w:r>
                <w:rPr>
                  <w:rFonts w:cs="Arial"/>
                  <w:b/>
                  <w:bCs/>
                  <w:sz w:val="16"/>
                  <w:szCs w:val="16"/>
                </w:rPr>
                <w:delText>2</w:delText>
              </w:r>
            </w:del>
          </w:p>
        </w:tc>
        <w:tc>
          <w:tcPr>
            <w:tcW w:w="786" w:type="dxa"/>
            <w:gridSpan w:val="2"/>
            <w:shd w:val="clear" w:color="auto" w:fill="F2F2F2"/>
            <w:tcMar>
              <w:left w:w="14" w:type="dxa"/>
              <w:right w:w="14" w:type="dxa"/>
            </w:tcMar>
            <w:vAlign w:val="center"/>
          </w:tcPr>
          <w:p w14:paraId="3F3781A9" w14:textId="663C60D1" w:rsidR="008F4107" w:rsidRPr="00354578" w:rsidDel="00410831" w:rsidRDefault="005D1F2C" w:rsidP="00354578">
            <w:pPr>
              <w:spacing w:after="0"/>
              <w:jc w:val="center"/>
              <w:rPr>
                <w:del w:id="2175" w:author="Sean de Noronha | DRG" w:date="2026-09-25T15:15:00Z" w16du:dateUtc="2026-09-25T13:15:00Z"/>
                <w:rFonts w:cs="Arial"/>
                <w:sz w:val="16"/>
                <w:szCs w:val="16"/>
              </w:rPr>
            </w:pPr>
            <w:del w:id="2176" w:author="Sean de Noronha | DRG" w:date="2026-09-25T15:15:00Z" w16du:dateUtc="2026-09-25T13:15:00Z">
              <w:r>
                <w:rPr>
                  <w:rFonts w:cs="Arial"/>
                  <w:b/>
                  <w:bCs/>
                  <w:sz w:val="16"/>
                  <w:szCs w:val="16"/>
                </w:rPr>
                <w:delText>2-1/2</w:delText>
              </w:r>
            </w:del>
          </w:p>
        </w:tc>
        <w:tc>
          <w:tcPr>
            <w:tcW w:w="803" w:type="dxa"/>
            <w:shd w:val="clear" w:color="auto" w:fill="F2F2F2"/>
            <w:tcMar>
              <w:left w:w="14" w:type="dxa"/>
              <w:right w:w="14" w:type="dxa"/>
            </w:tcMar>
            <w:vAlign w:val="center"/>
          </w:tcPr>
          <w:p w14:paraId="4F760104" w14:textId="0357936D" w:rsidR="008F4107" w:rsidRPr="00354578" w:rsidDel="00410831" w:rsidRDefault="005D1F2C" w:rsidP="00354578">
            <w:pPr>
              <w:spacing w:after="0"/>
              <w:jc w:val="center"/>
              <w:rPr>
                <w:del w:id="2177" w:author="Sean de Noronha | DRG" w:date="2026-09-25T15:15:00Z" w16du:dateUtc="2026-09-25T13:15:00Z"/>
                <w:rFonts w:cs="Arial"/>
                <w:sz w:val="16"/>
                <w:szCs w:val="16"/>
              </w:rPr>
            </w:pPr>
            <w:del w:id="2178" w:author="Sean de Noronha | DRG" w:date="2026-09-25T15:15:00Z" w16du:dateUtc="2026-09-25T13:15:00Z">
              <w:r>
                <w:rPr>
                  <w:rFonts w:cs="Arial"/>
                  <w:b/>
                  <w:bCs/>
                  <w:sz w:val="16"/>
                  <w:szCs w:val="16"/>
                </w:rPr>
                <w:delText>3</w:delText>
              </w:r>
            </w:del>
          </w:p>
        </w:tc>
        <w:tc>
          <w:tcPr>
            <w:tcW w:w="785" w:type="dxa"/>
            <w:gridSpan w:val="2"/>
            <w:shd w:val="clear" w:color="auto" w:fill="F2F2F2"/>
            <w:tcMar>
              <w:left w:w="14" w:type="dxa"/>
              <w:right w:w="14" w:type="dxa"/>
            </w:tcMar>
            <w:vAlign w:val="center"/>
          </w:tcPr>
          <w:p w14:paraId="7D11E15F" w14:textId="3A46830A" w:rsidR="008F4107" w:rsidRPr="00354578" w:rsidDel="00410831" w:rsidRDefault="005D1F2C" w:rsidP="00354578">
            <w:pPr>
              <w:spacing w:after="0"/>
              <w:jc w:val="center"/>
              <w:rPr>
                <w:del w:id="2179" w:author="Sean de Noronha | DRG" w:date="2026-09-25T15:15:00Z" w16du:dateUtc="2026-09-25T13:15:00Z"/>
                <w:rFonts w:cs="Arial"/>
                <w:sz w:val="16"/>
                <w:szCs w:val="16"/>
              </w:rPr>
            </w:pPr>
            <w:del w:id="2180" w:author="Sean de Noronha | DRG" w:date="2026-09-25T15:15:00Z" w16du:dateUtc="2026-09-25T13:15:00Z">
              <w:r>
                <w:rPr>
                  <w:rFonts w:cs="Arial"/>
                  <w:b/>
                  <w:bCs/>
                  <w:sz w:val="16"/>
                  <w:szCs w:val="16"/>
                </w:rPr>
                <w:delText>4</w:delText>
              </w:r>
            </w:del>
          </w:p>
        </w:tc>
      </w:tr>
      <w:tr w:rsidR="00004641" w:rsidRPr="00354578" w:rsidDel="00410831" w14:paraId="64B567D0" w14:textId="293CE7D0" w:rsidTr="00952C88">
        <w:trPr>
          <w:gridAfter w:val="2"/>
          <w:wAfter w:w="2315" w:type="dxa"/>
          <w:trHeight w:val="216"/>
          <w:del w:id="2181" w:author="Sean de Noronha | DRG" w:date="2026-09-25T15:15:00Z"/>
        </w:trPr>
        <w:tc>
          <w:tcPr>
            <w:tcW w:w="764" w:type="dxa"/>
            <w:shd w:val="clear" w:color="auto" w:fill="F2F2F2"/>
            <w:tcMar>
              <w:left w:w="14" w:type="dxa"/>
              <w:right w:w="14" w:type="dxa"/>
            </w:tcMar>
            <w:vAlign w:val="center"/>
          </w:tcPr>
          <w:p w14:paraId="4543C5FB" w14:textId="6DEF905D" w:rsidR="00004641" w:rsidRPr="00354578" w:rsidDel="00410831" w:rsidRDefault="00004641" w:rsidP="00354578">
            <w:pPr>
              <w:spacing w:after="0"/>
              <w:jc w:val="center"/>
              <w:rPr>
                <w:del w:id="2182" w:author="Sean de Noronha | DRG" w:date="2026-09-25T15:15:00Z" w16du:dateUtc="2026-09-25T13:15:00Z"/>
                <w:rFonts w:cs="Arial"/>
                <w:sz w:val="16"/>
                <w:szCs w:val="16"/>
              </w:rPr>
            </w:pPr>
            <w:del w:id="2183" w:author="Sean de Noronha | DRG" w:date="2026-09-25T15:15:00Z" w16du:dateUtc="2026-09-25T13:15:00Z">
              <w:r>
                <w:rPr>
                  <w:rFonts w:cs="Arial"/>
                  <w:b/>
                  <w:bCs/>
                  <w:sz w:val="16"/>
                  <w:szCs w:val="16"/>
                </w:rPr>
                <w:delText>3</w:delText>
              </w:r>
            </w:del>
          </w:p>
        </w:tc>
        <w:tc>
          <w:tcPr>
            <w:tcW w:w="530" w:type="dxa"/>
            <w:tcMar>
              <w:left w:w="14" w:type="dxa"/>
              <w:right w:w="14" w:type="dxa"/>
            </w:tcMar>
            <w:vAlign w:val="center"/>
          </w:tcPr>
          <w:p w14:paraId="540F1309" w14:textId="11340637" w:rsidR="00004641" w:rsidRPr="00354578" w:rsidDel="00410831" w:rsidRDefault="00004641" w:rsidP="00354578">
            <w:pPr>
              <w:spacing w:after="0"/>
              <w:jc w:val="center"/>
              <w:rPr>
                <w:del w:id="2184" w:author="Sean de Noronha | DRG" w:date="2026-09-25T15:15:00Z" w16du:dateUtc="2026-09-25T13:15:00Z"/>
                <w:rFonts w:cs="Arial"/>
                <w:sz w:val="16"/>
                <w:szCs w:val="16"/>
              </w:rPr>
            </w:pPr>
            <w:del w:id="2185" w:author="Sean de Noronha | DRG" w:date="2026-09-25T15:15:00Z" w16du:dateUtc="2026-09-25T13:15:00Z">
              <w:r>
                <w:rPr>
                  <w:sz w:val="16"/>
                  <w:szCs w:val="16"/>
                </w:rPr>
                <w:delText>46 / 42 T</w:delText>
              </w:r>
            </w:del>
          </w:p>
        </w:tc>
        <w:tc>
          <w:tcPr>
            <w:tcW w:w="570" w:type="dxa"/>
            <w:gridSpan w:val="2"/>
            <w:tcMar>
              <w:left w:w="14" w:type="dxa"/>
              <w:right w:w="14" w:type="dxa"/>
            </w:tcMar>
            <w:vAlign w:val="center"/>
          </w:tcPr>
          <w:p w14:paraId="615A2CD7" w14:textId="73A6A793" w:rsidR="00004641" w:rsidRPr="00354578" w:rsidDel="00410831" w:rsidRDefault="00004641" w:rsidP="00354578">
            <w:pPr>
              <w:spacing w:after="0"/>
              <w:jc w:val="center"/>
              <w:rPr>
                <w:del w:id="2186" w:author="Sean de Noronha | DRG" w:date="2026-09-25T15:15:00Z" w16du:dateUtc="2026-09-25T13:15:00Z"/>
                <w:rFonts w:cs="Arial"/>
                <w:sz w:val="16"/>
                <w:szCs w:val="16"/>
              </w:rPr>
            </w:pPr>
            <w:del w:id="2187" w:author="Sean de Noronha | DRG" w:date="2026-09-25T15:15:00Z" w16du:dateUtc="2026-09-25T13:15:00Z">
              <w:r>
                <w:rPr>
                  <w:sz w:val="16"/>
                  <w:szCs w:val="16"/>
                </w:rPr>
                <w:delText>97 / 83 U</w:delText>
              </w:r>
            </w:del>
          </w:p>
        </w:tc>
        <w:tc>
          <w:tcPr>
            <w:tcW w:w="661" w:type="dxa"/>
            <w:tcMar>
              <w:left w:w="14" w:type="dxa"/>
              <w:right w:w="14" w:type="dxa"/>
            </w:tcMar>
            <w:vAlign w:val="center"/>
          </w:tcPr>
          <w:p w14:paraId="5B771583" w14:textId="1A5392C0" w:rsidR="00004641" w:rsidRPr="00354578" w:rsidDel="00410831" w:rsidRDefault="00004641" w:rsidP="00354578">
            <w:pPr>
              <w:spacing w:after="0"/>
              <w:jc w:val="center"/>
              <w:rPr>
                <w:del w:id="2188" w:author="Sean de Noronha | DRG" w:date="2026-09-25T15:15:00Z" w16du:dateUtc="2026-09-25T13:15:00Z"/>
                <w:rFonts w:cs="Arial"/>
                <w:sz w:val="16"/>
                <w:szCs w:val="16"/>
              </w:rPr>
            </w:pPr>
            <w:del w:id="2189" w:author="Sean de Noronha | DRG" w:date="2026-09-25T15:15:00Z" w16du:dateUtc="2026-09-25T13:15:00Z">
              <w:r>
                <w:rPr>
                  <w:sz w:val="16"/>
                  <w:szCs w:val="16"/>
                </w:rPr>
                <w:delText>182 / 162 U</w:delText>
              </w:r>
            </w:del>
          </w:p>
        </w:tc>
        <w:tc>
          <w:tcPr>
            <w:tcW w:w="679" w:type="dxa"/>
            <w:gridSpan w:val="2"/>
            <w:tcMar>
              <w:left w:w="14" w:type="dxa"/>
              <w:right w:w="14" w:type="dxa"/>
            </w:tcMar>
            <w:vAlign w:val="center"/>
          </w:tcPr>
          <w:p w14:paraId="02812187" w14:textId="6F41A5B2" w:rsidR="00004641" w:rsidRPr="00354578" w:rsidDel="00410831" w:rsidRDefault="00004641" w:rsidP="00354578">
            <w:pPr>
              <w:spacing w:after="0"/>
              <w:jc w:val="center"/>
              <w:rPr>
                <w:del w:id="2190" w:author="Sean de Noronha | DRG" w:date="2026-09-25T15:15:00Z" w16du:dateUtc="2026-09-25T13:15:00Z"/>
                <w:rFonts w:cs="Arial"/>
                <w:sz w:val="16"/>
                <w:szCs w:val="16"/>
              </w:rPr>
            </w:pPr>
            <w:del w:id="2191" w:author="Sean de Noronha | DRG" w:date="2026-09-25T15:15:00Z" w16du:dateUtc="2026-09-25T13:15:00Z">
              <w:r>
                <w:rPr>
                  <w:sz w:val="16"/>
                  <w:szCs w:val="16"/>
                </w:rPr>
                <w:delText>373 / 343 U</w:delText>
              </w:r>
            </w:del>
          </w:p>
        </w:tc>
        <w:tc>
          <w:tcPr>
            <w:tcW w:w="678" w:type="dxa"/>
            <w:tcMar>
              <w:left w:w="14" w:type="dxa"/>
              <w:right w:w="14" w:type="dxa"/>
            </w:tcMar>
            <w:vAlign w:val="center"/>
          </w:tcPr>
          <w:p w14:paraId="2EEFF0D7" w14:textId="44ACAB29" w:rsidR="00004641" w:rsidRPr="00354578" w:rsidDel="00410831" w:rsidRDefault="00004641" w:rsidP="00354578">
            <w:pPr>
              <w:spacing w:after="0"/>
              <w:jc w:val="center"/>
              <w:rPr>
                <w:del w:id="2192" w:author="Sean de Noronha | DRG" w:date="2026-09-25T15:15:00Z" w16du:dateUtc="2026-09-25T13:15:00Z"/>
                <w:rFonts w:cs="Arial"/>
                <w:sz w:val="16"/>
                <w:szCs w:val="16"/>
              </w:rPr>
            </w:pPr>
            <w:del w:id="2193" w:author="Sean de Noronha | DRG" w:date="2026-09-25T15:15:00Z" w16du:dateUtc="2026-09-25T13:15:00Z">
              <w:r>
                <w:rPr>
                  <w:sz w:val="16"/>
                  <w:szCs w:val="16"/>
                </w:rPr>
                <w:delText>559 / 522 U</w:delText>
              </w:r>
            </w:del>
          </w:p>
        </w:tc>
        <w:tc>
          <w:tcPr>
            <w:tcW w:w="802" w:type="dxa"/>
            <w:gridSpan w:val="2"/>
            <w:tcMar>
              <w:left w:w="14" w:type="dxa"/>
              <w:right w:w="14" w:type="dxa"/>
            </w:tcMar>
            <w:vAlign w:val="center"/>
          </w:tcPr>
          <w:p w14:paraId="45F735CF" w14:textId="3FE78C33" w:rsidR="00004641" w:rsidRPr="00354578" w:rsidDel="00410831" w:rsidRDefault="00004641" w:rsidP="00354578">
            <w:pPr>
              <w:spacing w:after="0"/>
              <w:jc w:val="center"/>
              <w:rPr>
                <w:del w:id="2194" w:author="Sean de Noronha | DRG" w:date="2026-09-25T15:15:00Z" w16du:dateUtc="2026-09-25T13:15:00Z"/>
                <w:rFonts w:cs="Arial"/>
                <w:sz w:val="16"/>
                <w:szCs w:val="16"/>
              </w:rPr>
            </w:pPr>
            <w:del w:id="2195" w:author="Sean de Noronha | DRG" w:date="2026-09-25T15:15:00Z" w16du:dateUtc="2026-09-25T13:15:00Z">
              <w:r>
                <w:rPr>
                  <w:sz w:val="16"/>
                  <w:szCs w:val="16"/>
                </w:rPr>
                <w:delText>1077 / 1028 U</w:delText>
              </w:r>
            </w:del>
          </w:p>
        </w:tc>
        <w:tc>
          <w:tcPr>
            <w:tcW w:w="786" w:type="dxa"/>
            <w:gridSpan w:val="2"/>
            <w:tcMar>
              <w:left w:w="14" w:type="dxa"/>
              <w:right w:w="14" w:type="dxa"/>
            </w:tcMar>
            <w:vAlign w:val="center"/>
          </w:tcPr>
          <w:p w14:paraId="37D81E8A" w14:textId="0DFC8A3F" w:rsidR="00004641" w:rsidRPr="00354578" w:rsidDel="00410831" w:rsidRDefault="00004641" w:rsidP="00354578">
            <w:pPr>
              <w:spacing w:after="0"/>
              <w:jc w:val="center"/>
              <w:rPr>
                <w:del w:id="2196" w:author="Sean de Noronha | DRG" w:date="2026-09-25T15:15:00Z" w16du:dateUtc="2026-09-25T13:15:00Z"/>
                <w:rFonts w:cs="Arial"/>
                <w:sz w:val="16"/>
                <w:szCs w:val="16"/>
              </w:rPr>
            </w:pPr>
            <w:del w:id="2197" w:author="Sean de Noronha | DRG" w:date="2026-09-25T15:15:00Z" w16du:dateUtc="2026-09-25T13:15:00Z">
              <w:r>
                <w:rPr>
                  <w:sz w:val="16"/>
                  <w:szCs w:val="16"/>
                </w:rPr>
                <w:delText>1717 / 1661 U</w:delText>
              </w:r>
            </w:del>
          </w:p>
        </w:tc>
        <w:tc>
          <w:tcPr>
            <w:tcW w:w="803" w:type="dxa"/>
            <w:tcMar>
              <w:left w:w="14" w:type="dxa"/>
              <w:right w:w="14" w:type="dxa"/>
            </w:tcMar>
            <w:vAlign w:val="center"/>
          </w:tcPr>
          <w:p w14:paraId="791873E3" w14:textId="2248A5B0" w:rsidR="00004641" w:rsidRPr="00354578" w:rsidDel="00410831" w:rsidRDefault="00004641" w:rsidP="00354578">
            <w:pPr>
              <w:spacing w:after="0"/>
              <w:jc w:val="center"/>
              <w:rPr>
                <w:del w:id="2198" w:author="Sean de Noronha | DRG" w:date="2026-09-25T15:15:00Z" w16du:dateUtc="2026-09-25T13:15:00Z"/>
                <w:rFonts w:cs="Arial"/>
                <w:sz w:val="16"/>
                <w:szCs w:val="16"/>
              </w:rPr>
            </w:pPr>
            <w:del w:id="2199" w:author="Sean de Noronha | DRG" w:date="2026-09-25T15:15:00Z" w16du:dateUtc="2026-09-25T13:15:00Z">
              <w:r>
                <w:rPr>
                  <w:sz w:val="16"/>
                  <w:szCs w:val="16"/>
                </w:rPr>
                <w:delText>3035 / 2979 U</w:delText>
              </w:r>
            </w:del>
          </w:p>
        </w:tc>
        <w:tc>
          <w:tcPr>
            <w:tcW w:w="785" w:type="dxa"/>
            <w:gridSpan w:val="2"/>
            <w:tcMar>
              <w:left w:w="14" w:type="dxa"/>
              <w:right w:w="14" w:type="dxa"/>
            </w:tcMar>
            <w:vAlign w:val="center"/>
          </w:tcPr>
          <w:p w14:paraId="3A22D0EA" w14:textId="6EA774E8" w:rsidR="00004641" w:rsidRPr="00354578" w:rsidDel="00410831" w:rsidRDefault="00004641" w:rsidP="00354578">
            <w:pPr>
              <w:spacing w:after="0"/>
              <w:jc w:val="center"/>
              <w:rPr>
                <w:del w:id="2200" w:author="Sean de Noronha | DRG" w:date="2026-09-25T15:15:00Z" w16du:dateUtc="2026-09-25T13:15:00Z"/>
                <w:rFonts w:cs="Arial"/>
                <w:sz w:val="16"/>
                <w:szCs w:val="16"/>
              </w:rPr>
            </w:pPr>
            <w:del w:id="2201" w:author="Sean de Noronha | DRG" w:date="2026-09-25T15:15:00Z" w16du:dateUtc="2026-09-25T13:15:00Z">
              <w:r>
                <w:rPr>
                  <w:sz w:val="16"/>
                  <w:szCs w:val="16"/>
                </w:rPr>
                <w:delText>6190 / 6169 U</w:delText>
              </w:r>
            </w:del>
          </w:p>
        </w:tc>
      </w:tr>
      <w:tr w:rsidR="00004641" w:rsidRPr="00354578" w:rsidDel="00410831" w14:paraId="6B31F120" w14:textId="5AF53936" w:rsidTr="00952C88">
        <w:trPr>
          <w:gridAfter w:val="2"/>
          <w:wAfter w:w="2315" w:type="dxa"/>
          <w:trHeight w:val="216"/>
          <w:del w:id="2202" w:author="Sean de Noronha | DRG" w:date="2026-09-25T15:15:00Z"/>
        </w:trPr>
        <w:tc>
          <w:tcPr>
            <w:tcW w:w="764" w:type="dxa"/>
            <w:shd w:val="clear" w:color="auto" w:fill="F2F2F2"/>
            <w:tcMar>
              <w:left w:w="14" w:type="dxa"/>
              <w:right w:w="14" w:type="dxa"/>
            </w:tcMar>
            <w:vAlign w:val="center"/>
          </w:tcPr>
          <w:p w14:paraId="1E5C895B" w14:textId="2E5AA8F6" w:rsidR="00004641" w:rsidRPr="00354578" w:rsidDel="00410831" w:rsidRDefault="00004641" w:rsidP="00354578">
            <w:pPr>
              <w:spacing w:after="0"/>
              <w:jc w:val="center"/>
              <w:rPr>
                <w:del w:id="2203" w:author="Sean de Noronha | DRG" w:date="2026-09-25T15:15:00Z" w16du:dateUtc="2026-09-25T13:15:00Z"/>
                <w:rFonts w:cs="Arial"/>
                <w:sz w:val="16"/>
                <w:szCs w:val="16"/>
              </w:rPr>
            </w:pPr>
            <w:del w:id="2204" w:author="Sean de Noronha | DRG" w:date="2026-09-25T15:15:00Z" w16du:dateUtc="2026-09-25T13:15:00Z">
              <w:r>
                <w:rPr>
                  <w:rFonts w:cs="Arial"/>
                  <w:b/>
                  <w:bCs/>
                  <w:sz w:val="16"/>
                  <w:szCs w:val="16"/>
                </w:rPr>
                <w:delText>6</w:delText>
              </w:r>
            </w:del>
          </w:p>
        </w:tc>
        <w:tc>
          <w:tcPr>
            <w:tcW w:w="530" w:type="dxa"/>
            <w:tcMar>
              <w:left w:w="14" w:type="dxa"/>
              <w:right w:w="14" w:type="dxa"/>
            </w:tcMar>
            <w:vAlign w:val="center"/>
          </w:tcPr>
          <w:p w14:paraId="5F0E2606" w14:textId="05090E05" w:rsidR="00004641" w:rsidRPr="00354578" w:rsidDel="00410831" w:rsidRDefault="00004641" w:rsidP="00354578">
            <w:pPr>
              <w:spacing w:after="0"/>
              <w:jc w:val="center"/>
              <w:rPr>
                <w:del w:id="2205" w:author="Sean de Noronha | DRG" w:date="2026-09-25T15:15:00Z" w16du:dateUtc="2026-09-25T13:15:00Z"/>
                <w:rFonts w:cs="Arial"/>
                <w:sz w:val="16"/>
                <w:szCs w:val="16"/>
              </w:rPr>
            </w:pPr>
            <w:del w:id="2206" w:author="Sean de Noronha | DRG" w:date="2026-09-25T15:15:00Z" w16du:dateUtc="2026-09-25T13:15:00Z">
              <w:r>
                <w:rPr>
                  <w:sz w:val="16"/>
                  <w:szCs w:val="16"/>
                </w:rPr>
                <w:delText>32 / 35 L</w:delText>
              </w:r>
            </w:del>
          </w:p>
        </w:tc>
        <w:tc>
          <w:tcPr>
            <w:tcW w:w="570" w:type="dxa"/>
            <w:gridSpan w:val="2"/>
            <w:tcMar>
              <w:left w:w="14" w:type="dxa"/>
              <w:right w:w="14" w:type="dxa"/>
            </w:tcMar>
            <w:vAlign w:val="center"/>
          </w:tcPr>
          <w:p w14:paraId="3CD59656" w14:textId="052840C8" w:rsidR="00004641" w:rsidRPr="00354578" w:rsidDel="00410831" w:rsidRDefault="00004641" w:rsidP="00354578">
            <w:pPr>
              <w:spacing w:after="0"/>
              <w:jc w:val="center"/>
              <w:rPr>
                <w:del w:id="2207" w:author="Sean de Noronha | DRG" w:date="2026-09-25T15:15:00Z" w16du:dateUtc="2026-09-25T13:15:00Z"/>
                <w:rFonts w:cs="Arial"/>
                <w:sz w:val="16"/>
                <w:szCs w:val="16"/>
              </w:rPr>
            </w:pPr>
            <w:del w:id="2208" w:author="Sean de Noronha | DRG" w:date="2026-09-25T15:15:00Z" w16du:dateUtc="2026-09-25T13:15:00Z">
              <w:r>
                <w:rPr>
                  <w:sz w:val="16"/>
                  <w:szCs w:val="16"/>
                </w:rPr>
                <w:delText>66 / 59 T</w:delText>
              </w:r>
            </w:del>
          </w:p>
        </w:tc>
        <w:tc>
          <w:tcPr>
            <w:tcW w:w="661" w:type="dxa"/>
            <w:tcMar>
              <w:left w:w="14" w:type="dxa"/>
              <w:right w:w="14" w:type="dxa"/>
            </w:tcMar>
            <w:vAlign w:val="center"/>
          </w:tcPr>
          <w:p w14:paraId="68F53922" w14:textId="5378E013" w:rsidR="00004641" w:rsidRPr="00354578" w:rsidDel="00410831" w:rsidRDefault="00004641" w:rsidP="00354578">
            <w:pPr>
              <w:spacing w:after="0"/>
              <w:jc w:val="center"/>
              <w:rPr>
                <w:del w:id="2209" w:author="Sean de Noronha | DRG" w:date="2026-09-25T15:15:00Z" w16du:dateUtc="2026-09-25T13:15:00Z"/>
                <w:rFonts w:cs="Arial"/>
                <w:sz w:val="16"/>
                <w:szCs w:val="16"/>
              </w:rPr>
            </w:pPr>
            <w:del w:id="2210" w:author="Sean de Noronha | DRG" w:date="2026-09-25T15:15:00Z" w16du:dateUtc="2026-09-25T13:15:00Z">
              <w:r>
                <w:rPr>
                  <w:sz w:val="16"/>
                  <w:szCs w:val="16"/>
                </w:rPr>
                <w:delText>125 / 109 U</w:delText>
              </w:r>
            </w:del>
          </w:p>
        </w:tc>
        <w:tc>
          <w:tcPr>
            <w:tcW w:w="679" w:type="dxa"/>
            <w:gridSpan w:val="2"/>
            <w:tcMar>
              <w:left w:w="14" w:type="dxa"/>
              <w:right w:w="14" w:type="dxa"/>
            </w:tcMar>
            <w:vAlign w:val="center"/>
          </w:tcPr>
          <w:p w14:paraId="229DA9AA" w14:textId="2BD5D198" w:rsidR="00004641" w:rsidRPr="00354578" w:rsidDel="00410831" w:rsidRDefault="00004641" w:rsidP="00354578">
            <w:pPr>
              <w:spacing w:after="0"/>
              <w:jc w:val="center"/>
              <w:rPr>
                <w:del w:id="2211" w:author="Sean de Noronha | DRG" w:date="2026-09-25T15:15:00Z" w16du:dateUtc="2026-09-25T13:15:00Z"/>
                <w:rFonts w:cs="Arial"/>
                <w:sz w:val="16"/>
                <w:szCs w:val="16"/>
              </w:rPr>
            </w:pPr>
            <w:del w:id="2212" w:author="Sean de Noronha | DRG" w:date="2026-09-25T15:15:00Z" w16du:dateUtc="2026-09-25T13:15:00Z">
              <w:r>
                <w:rPr>
                  <w:sz w:val="16"/>
                  <w:szCs w:val="16"/>
                </w:rPr>
                <w:delText>257 / 231 U</w:delText>
              </w:r>
            </w:del>
          </w:p>
        </w:tc>
        <w:tc>
          <w:tcPr>
            <w:tcW w:w="678" w:type="dxa"/>
            <w:tcMar>
              <w:left w:w="14" w:type="dxa"/>
              <w:right w:w="14" w:type="dxa"/>
            </w:tcMar>
            <w:vAlign w:val="center"/>
          </w:tcPr>
          <w:p w14:paraId="1582B035" w14:textId="72B08E2D" w:rsidR="00004641" w:rsidRPr="00354578" w:rsidDel="00410831" w:rsidRDefault="00004641" w:rsidP="00354578">
            <w:pPr>
              <w:spacing w:after="0"/>
              <w:jc w:val="center"/>
              <w:rPr>
                <w:del w:id="2213" w:author="Sean de Noronha | DRG" w:date="2026-09-25T15:15:00Z" w16du:dateUtc="2026-09-25T13:15:00Z"/>
                <w:rFonts w:cs="Arial"/>
                <w:sz w:val="16"/>
                <w:szCs w:val="16"/>
              </w:rPr>
            </w:pPr>
            <w:del w:id="2214" w:author="Sean de Noronha | DRG" w:date="2026-09-25T15:15:00Z" w16du:dateUtc="2026-09-25T13:15:00Z">
              <w:r>
                <w:rPr>
                  <w:sz w:val="16"/>
                  <w:szCs w:val="16"/>
                </w:rPr>
                <w:delText>384 / 353 U</w:delText>
              </w:r>
            </w:del>
          </w:p>
        </w:tc>
        <w:tc>
          <w:tcPr>
            <w:tcW w:w="802" w:type="dxa"/>
            <w:gridSpan w:val="2"/>
            <w:tcMar>
              <w:left w:w="14" w:type="dxa"/>
              <w:right w:w="14" w:type="dxa"/>
            </w:tcMar>
            <w:vAlign w:val="center"/>
          </w:tcPr>
          <w:p w14:paraId="51AEA5BD" w14:textId="33B01CBC" w:rsidR="00004641" w:rsidRPr="00354578" w:rsidDel="00410831" w:rsidRDefault="00004641" w:rsidP="00354578">
            <w:pPr>
              <w:spacing w:after="0"/>
              <w:jc w:val="center"/>
              <w:rPr>
                <w:del w:id="2215" w:author="Sean de Noronha | DRG" w:date="2026-09-25T15:15:00Z" w16du:dateUtc="2026-09-25T13:15:00Z"/>
                <w:rFonts w:cs="Arial"/>
                <w:sz w:val="16"/>
                <w:szCs w:val="16"/>
              </w:rPr>
            </w:pPr>
            <w:del w:id="2216" w:author="Sean de Noronha | DRG" w:date="2026-09-25T15:15:00Z" w16du:dateUtc="2026-09-25T13:15:00Z">
              <w:r>
                <w:rPr>
                  <w:sz w:val="16"/>
                  <w:szCs w:val="16"/>
                </w:rPr>
                <w:delText>740 / 697 U</w:delText>
              </w:r>
            </w:del>
          </w:p>
        </w:tc>
        <w:tc>
          <w:tcPr>
            <w:tcW w:w="786" w:type="dxa"/>
            <w:gridSpan w:val="2"/>
            <w:tcMar>
              <w:left w:w="14" w:type="dxa"/>
              <w:right w:w="14" w:type="dxa"/>
            </w:tcMar>
            <w:vAlign w:val="center"/>
          </w:tcPr>
          <w:p w14:paraId="34191E40" w14:textId="0B28D8E9" w:rsidR="00004641" w:rsidRPr="00354578" w:rsidDel="00410831" w:rsidRDefault="00004641" w:rsidP="00354578">
            <w:pPr>
              <w:spacing w:after="0"/>
              <w:jc w:val="center"/>
              <w:rPr>
                <w:del w:id="2217" w:author="Sean de Noronha | DRG" w:date="2026-09-25T15:15:00Z" w16du:dateUtc="2026-09-25T13:15:00Z"/>
                <w:rFonts w:cs="Arial"/>
                <w:sz w:val="16"/>
                <w:szCs w:val="16"/>
              </w:rPr>
            </w:pPr>
            <w:del w:id="2218" w:author="Sean de Noronha | DRG" w:date="2026-09-25T15:15:00Z" w16du:dateUtc="2026-09-25T13:15:00Z">
              <w:r>
                <w:rPr>
                  <w:sz w:val="16"/>
                  <w:szCs w:val="16"/>
                </w:rPr>
                <w:delText>1180 / 1130 U</w:delText>
              </w:r>
            </w:del>
          </w:p>
        </w:tc>
        <w:tc>
          <w:tcPr>
            <w:tcW w:w="803" w:type="dxa"/>
            <w:tcMar>
              <w:left w:w="14" w:type="dxa"/>
              <w:right w:w="14" w:type="dxa"/>
            </w:tcMar>
            <w:vAlign w:val="center"/>
          </w:tcPr>
          <w:p w14:paraId="42AA47E1" w14:textId="214F9E6F" w:rsidR="00004641" w:rsidRPr="00354578" w:rsidDel="00410831" w:rsidRDefault="00004641" w:rsidP="00354578">
            <w:pPr>
              <w:spacing w:after="0"/>
              <w:jc w:val="center"/>
              <w:rPr>
                <w:del w:id="2219" w:author="Sean de Noronha | DRG" w:date="2026-09-25T15:15:00Z" w16du:dateUtc="2026-09-25T13:15:00Z"/>
                <w:rFonts w:cs="Arial"/>
                <w:sz w:val="16"/>
                <w:szCs w:val="16"/>
              </w:rPr>
            </w:pPr>
            <w:del w:id="2220" w:author="Sean de Noronha | DRG" w:date="2026-09-25T15:15:00Z" w16du:dateUtc="2026-09-25T13:15:00Z">
              <w:r>
                <w:rPr>
                  <w:sz w:val="16"/>
                  <w:szCs w:val="16"/>
                </w:rPr>
                <w:delText>2086 / 2032 U</w:delText>
              </w:r>
            </w:del>
          </w:p>
        </w:tc>
        <w:tc>
          <w:tcPr>
            <w:tcW w:w="785" w:type="dxa"/>
            <w:gridSpan w:val="2"/>
            <w:tcMar>
              <w:left w:w="14" w:type="dxa"/>
              <w:right w:w="14" w:type="dxa"/>
            </w:tcMar>
            <w:vAlign w:val="center"/>
          </w:tcPr>
          <w:p w14:paraId="19945948" w14:textId="224F657D" w:rsidR="00004641" w:rsidRPr="00354578" w:rsidDel="00410831" w:rsidRDefault="00004641" w:rsidP="00354578">
            <w:pPr>
              <w:spacing w:after="0"/>
              <w:jc w:val="center"/>
              <w:rPr>
                <w:del w:id="2221" w:author="Sean de Noronha | DRG" w:date="2026-09-25T15:15:00Z" w16du:dateUtc="2026-09-25T13:15:00Z"/>
                <w:rFonts w:cs="Arial"/>
                <w:sz w:val="16"/>
                <w:szCs w:val="16"/>
              </w:rPr>
            </w:pPr>
            <w:del w:id="2222" w:author="Sean de Noronha | DRG" w:date="2026-09-25T15:15:00Z" w16du:dateUtc="2026-09-25T13:15:00Z">
              <w:r>
                <w:rPr>
                  <w:sz w:val="16"/>
                  <w:szCs w:val="16"/>
                </w:rPr>
                <w:delText>4254 / 4222 U</w:delText>
              </w:r>
            </w:del>
          </w:p>
        </w:tc>
      </w:tr>
      <w:tr w:rsidR="00004641" w:rsidRPr="00354578" w:rsidDel="00410831" w14:paraId="2D9AFBFB" w14:textId="6ED87EA2" w:rsidTr="00952C88">
        <w:trPr>
          <w:gridAfter w:val="2"/>
          <w:wAfter w:w="2315" w:type="dxa"/>
          <w:trHeight w:val="216"/>
          <w:del w:id="2223" w:author="Sean de Noronha | DRG" w:date="2026-09-25T15:15:00Z"/>
        </w:trPr>
        <w:tc>
          <w:tcPr>
            <w:tcW w:w="764" w:type="dxa"/>
            <w:shd w:val="clear" w:color="auto" w:fill="F2F2F2"/>
            <w:tcMar>
              <w:left w:w="14" w:type="dxa"/>
              <w:right w:w="14" w:type="dxa"/>
            </w:tcMar>
            <w:vAlign w:val="center"/>
          </w:tcPr>
          <w:p w14:paraId="75FC4DE3" w14:textId="0B29FC27" w:rsidR="00004641" w:rsidRPr="00354578" w:rsidDel="00410831" w:rsidRDefault="00004641" w:rsidP="00354578">
            <w:pPr>
              <w:spacing w:after="0"/>
              <w:jc w:val="center"/>
              <w:rPr>
                <w:del w:id="2224" w:author="Sean de Noronha | DRG" w:date="2026-09-25T15:15:00Z" w16du:dateUtc="2026-09-25T13:15:00Z"/>
                <w:rFonts w:cs="Arial"/>
                <w:sz w:val="16"/>
                <w:szCs w:val="16"/>
              </w:rPr>
            </w:pPr>
            <w:del w:id="2225" w:author="Sean de Noronha | DRG" w:date="2026-09-25T15:15:00Z" w16du:dateUtc="2026-09-25T13:15:00Z">
              <w:r>
                <w:rPr>
                  <w:rFonts w:cs="Arial"/>
                  <w:b/>
                  <w:bCs/>
                  <w:sz w:val="16"/>
                  <w:szCs w:val="16"/>
                </w:rPr>
                <w:delText>9</w:delText>
              </w:r>
            </w:del>
          </w:p>
        </w:tc>
        <w:tc>
          <w:tcPr>
            <w:tcW w:w="530" w:type="dxa"/>
            <w:tcMar>
              <w:left w:w="14" w:type="dxa"/>
              <w:right w:w="14" w:type="dxa"/>
            </w:tcMar>
            <w:vAlign w:val="center"/>
          </w:tcPr>
          <w:p w14:paraId="6B44E1A4" w14:textId="788406BD" w:rsidR="00004641" w:rsidRPr="00354578" w:rsidDel="00410831" w:rsidRDefault="00004641" w:rsidP="00354578">
            <w:pPr>
              <w:spacing w:after="0"/>
              <w:jc w:val="center"/>
              <w:rPr>
                <w:del w:id="2226" w:author="Sean de Noronha | DRG" w:date="2026-09-25T15:15:00Z" w16du:dateUtc="2026-09-25T13:15:00Z"/>
                <w:rFonts w:cs="Arial"/>
                <w:sz w:val="16"/>
                <w:szCs w:val="16"/>
              </w:rPr>
            </w:pPr>
            <w:del w:id="2227" w:author="Sean de Noronha | DRG" w:date="2026-09-25T15:15:00Z" w16du:dateUtc="2026-09-25T13:15:00Z">
              <w:r>
                <w:rPr>
                  <w:sz w:val="16"/>
                  <w:szCs w:val="16"/>
                </w:rPr>
                <w:delText>25 / 24 L</w:delText>
              </w:r>
            </w:del>
          </w:p>
        </w:tc>
        <w:tc>
          <w:tcPr>
            <w:tcW w:w="570" w:type="dxa"/>
            <w:gridSpan w:val="2"/>
            <w:tcMar>
              <w:left w:w="14" w:type="dxa"/>
              <w:right w:w="14" w:type="dxa"/>
            </w:tcMar>
            <w:vAlign w:val="center"/>
          </w:tcPr>
          <w:p w14:paraId="4C914B3C" w14:textId="2E00499F" w:rsidR="00004641" w:rsidRPr="00354578" w:rsidDel="00410831" w:rsidRDefault="00004641" w:rsidP="00354578">
            <w:pPr>
              <w:spacing w:after="0"/>
              <w:jc w:val="center"/>
              <w:rPr>
                <w:del w:id="2228" w:author="Sean de Noronha | DRG" w:date="2026-09-25T15:15:00Z" w16du:dateUtc="2026-09-25T13:15:00Z"/>
                <w:rFonts w:cs="Arial"/>
                <w:sz w:val="16"/>
                <w:szCs w:val="16"/>
              </w:rPr>
            </w:pPr>
            <w:del w:id="2229" w:author="Sean de Noronha | DRG" w:date="2026-09-25T15:15:00Z" w16du:dateUtc="2026-09-25T13:15:00Z">
              <w:r>
                <w:rPr>
                  <w:sz w:val="16"/>
                  <w:szCs w:val="16"/>
                </w:rPr>
                <w:delText>53 / 52 T</w:delText>
              </w:r>
            </w:del>
          </w:p>
        </w:tc>
        <w:tc>
          <w:tcPr>
            <w:tcW w:w="661" w:type="dxa"/>
            <w:tcMar>
              <w:left w:w="14" w:type="dxa"/>
              <w:right w:w="14" w:type="dxa"/>
            </w:tcMar>
            <w:vAlign w:val="center"/>
          </w:tcPr>
          <w:p w14:paraId="7D0023F8" w14:textId="32B0A1B9" w:rsidR="00004641" w:rsidRPr="00354578" w:rsidDel="00410831" w:rsidRDefault="00004641" w:rsidP="00354578">
            <w:pPr>
              <w:spacing w:after="0"/>
              <w:jc w:val="center"/>
              <w:rPr>
                <w:del w:id="2230" w:author="Sean de Noronha | DRG" w:date="2026-09-25T15:15:00Z" w16du:dateUtc="2026-09-25T13:15:00Z"/>
                <w:rFonts w:cs="Arial"/>
                <w:sz w:val="16"/>
                <w:szCs w:val="16"/>
              </w:rPr>
            </w:pPr>
            <w:del w:id="2231" w:author="Sean de Noronha | DRG" w:date="2026-09-25T15:15:00Z" w16du:dateUtc="2026-09-25T13:15:00Z">
              <w:r>
                <w:rPr>
                  <w:sz w:val="16"/>
                  <w:szCs w:val="16"/>
                </w:rPr>
                <w:delText>100 / 86 T</w:delText>
              </w:r>
            </w:del>
          </w:p>
        </w:tc>
        <w:tc>
          <w:tcPr>
            <w:tcW w:w="679" w:type="dxa"/>
            <w:gridSpan w:val="2"/>
            <w:tcMar>
              <w:left w:w="14" w:type="dxa"/>
              <w:right w:w="14" w:type="dxa"/>
            </w:tcMar>
            <w:vAlign w:val="center"/>
          </w:tcPr>
          <w:p w14:paraId="0970E5DF" w14:textId="5151AC38" w:rsidR="00004641" w:rsidRPr="00354578" w:rsidDel="00410831" w:rsidRDefault="00004641" w:rsidP="00354578">
            <w:pPr>
              <w:spacing w:after="0"/>
              <w:jc w:val="center"/>
              <w:rPr>
                <w:del w:id="2232" w:author="Sean de Noronha | DRG" w:date="2026-09-25T15:15:00Z" w16du:dateUtc="2026-09-25T13:15:00Z"/>
                <w:rFonts w:cs="Arial"/>
                <w:sz w:val="16"/>
                <w:szCs w:val="16"/>
              </w:rPr>
            </w:pPr>
            <w:del w:id="2233" w:author="Sean de Noronha | DRG" w:date="2026-09-25T15:15:00Z" w16du:dateUtc="2026-09-25T13:15:00Z">
              <w:r>
                <w:rPr>
                  <w:sz w:val="16"/>
                  <w:szCs w:val="16"/>
                </w:rPr>
                <w:delText>206 / 183 U</w:delText>
              </w:r>
            </w:del>
          </w:p>
        </w:tc>
        <w:tc>
          <w:tcPr>
            <w:tcW w:w="678" w:type="dxa"/>
            <w:tcMar>
              <w:left w:w="14" w:type="dxa"/>
              <w:right w:w="14" w:type="dxa"/>
            </w:tcMar>
            <w:vAlign w:val="center"/>
          </w:tcPr>
          <w:p w14:paraId="4B2F4A64" w14:textId="14E44EAD" w:rsidR="00004641" w:rsidRPr="00354578" w:rsidDel="00410831" w:rsidRDefault="00004641" w:rsidP="00354578">
            <w:pPr>
              <w:spacing w:after="0"/>
              <w:jc w:val="center"/>
              <w:rPr>
                <w:del w:id="2234" w:author="Sean de Noronha | DRG" w:date="2026-09-25T15:15:00Z" w16du:dateUtc="2026-09-25T13:15:00Z"/>
                <w:rFonts w:cs="Arial"/>
                <w:sz w:val="16"/>
                <w:szCs w:val="16"/>
              </w:rPr>
            </w:pPr>
            <w:del w:id="2235" w:author="Sean de Noronha | DRG" w:date="2026-09-25T15:15:00Z" w16du:dateUtc="2026-09-25T13:15:00Z">
              <w:r>
                <w:rPr>
                  <w:sz w:val="16"/>
                  <w:szCs w:val="16"/>
                </w:rPr>
                <w:delText>309 / 280 U</w:delText>
              </w:r>
            </w:del>
          </w:p>
        </w:tc>
        <w:tc>
          <w:tcPr>
            <w:tcW w:w="802" w:type="dxa"/>
            <w:gridSpan w:val="2"/>
            <w:tcMar>
              <w:left w:w="14" w:type="dxa"/>
              <w:right w:w="14" w:type="dxa"/>
            </w:tcMar>
            <w:vAlign w:val="center"/>
          </w:tcPr>
          <w:p w14:paraId="7045C8E0" w14:textId="5CB848CE" w:rsidR="00004641" w:rsidRPr="00354578" w:rsidDel="00410831" w:rsidRDefault="00004641" w:rsidP="00354578">
            <w:pPr>
              <w:spacing w:after="0"/>
              <w:jc w:val="center"/>
              <w:rPr>
                <w:del w:id="2236" w:author="Sean de Noronha | DRG" w:date="2026-09-25T15:15:00Z" w16du:dateUtc="2026-09-25T13:15:00Z"/>
                <w:rFonts w:cs="Arial"/>
                <w:sz w:val="16"/>
                <w:szCs w:val="16"/>
              </w:rPr>
            </w:pPr>
            <w:del w:id="2237" w:author="Sean de Noronha | DRG" w:date="2026-09-25T15:15:00Z" w16du:dateUtc="2026-09-25T13:15:00Z">
              <w:r>
                <w:rPr>
                  <w:sz w:val="16"/>
                  <w:szCs w:val="16"/>
                </w:rPr>
                <w:delText>594 / 555 U</w:delText>
              </w:r>
            </w:del>
          </w:p>
        </w:tc>
        <w:tc>
          <w:tcPr>
            <w:tcW w:w="786" w:type="dxa"/>
            <w:gridSpan w:val="2"/>
            <w:tcMar>
              <w:left w:w="14" w:type="dxa"/>
              <w:right w:w="14" w:type="dxa"/>
            </w:tcMar>
            <w:vAlign w:val="center"/>
          </w:tcPr>
          <w:p w14:paraId="40381E74" w14:textId="086DA751" w:rsidR="00004641" w:rsidRPr="00354578" w:rsidDel="00410831" w:rsidRDefault="00004641" w:rsidP="00354578">
            <w:pPr>
              <w:spacing w:after="0"/>
              <w:jc w:val="center"/>
              <w:rPr>
                <w:del w:id="2238" w:author="Sean de Noronha | DRG" w:date="2026-09-25T15:15:00Z" w16du:dateUtc="2026-09-25T13:15:00Z"/>
                <w:rFonts w:cs="Arial"/>
                <w:sz w:val="16"/>
                <w:szCs w:val="16"/>
              </w:rPr>
            </w:pPr>
            <w:del w:id="2239" w:author="Sean de Noronha | DRG" w:date="2026-09-25T15:15:00Z" w16du:dateUtc="2026-09-25T13:15:00Z">
              <w:r>
                <w:rPr>
                  <w:sz w:val="16"/>
                  <w:szCs w:val="16"/>
                </w:rPr>
                <w:delText>947 / 900 U</w:delText>
              </w:r>
            </w:del>
          </w:p>
        </w:tc>
        <w:tc>
          <w:tcPr>
            <w:tcW w:w="803" w:type="dxa"/>
            <w:tcMar>
              <w:left w:w="14" w:type="dxa"/>
              <w:right w:w="14" w:type="dxa"/>
            </w:tcMar>
            <w:vAlign w:val="center"/>
          </w:tcPr>
          <w:p w14:paraId="43F52354" w14:textId="500B7931" w:rsidR="00004641" w:rsidRPr="00354578" w:rsidDel="00410831" w:rsidRDefault="00004641" w:rsidP="00354578">
            <w:pPr>
              <w:spacing w:after="0"/>
              <w:jc w:val="center"/>
              <w:rPr>
                <w:del w:id="2240" w:author="Sean de Noronha | DRG" w:date="2026-09-25T15:15:00Z" w16du:dateUtc="2026-09-25T13:15:00Z"/>
                <w:rFonts w:cs="Arial"/>
                <w:sz w:val="16"/>
                <w:szCs w:val="16"/>
              </w:rPr>
            </w:pPr>
            <w:del w:id="2241" w:author="Sean de Noronha | DRG" w:date="2026-09-25T15:15:00Z" w16du:dateUtc="2026-09-25T13:15:00Z">
              <w:r>
                <w:rPr>
                  <w:sz w:val="16"/>
                  <w:szCs w:val="16"/>
                </w:rPr>
                <w:delText>1675 / 1621 U</w:delText>
              </w:r>
            </w:del>
          </w:p>
        </w:tc>
        <w:tc>
          <w:tcPr>
            <w:tcW w:w="785" w:type="dxa"/>
            <w:gridSpan w:val="2"/>
            <w:tcMar>
              <w:left w:w="14" w:type="dxa"/>
              <w:right w:w="14" w:type="dxa"/>
            </w:tcMar>
            <w:vAlign w:val="center"/>
          </w:tcPr>
          <w:p w14:paraId="2E592987" w14:textId="08603B88" w:rsidR="00004641" w:rsidRPr="00354578" w:rsidDel="00410831" w:rsidRDefault="00004641" w:rsidP="00354578">
            <w:pPr>
              <w:spacing w:after="0"/>
              <w:jc w:val="center"/>
              <w:rPr>
                <w:del w:id="2242" w:author="Sean de Noronha | DRG" w:date="2026-09-25T15:15:00Z" w16du:dateUtc="2026-09-25T13:15:00Z"/>
                <w:rFonts w:cs="Arial"/>
                <w:sz w:val="16"/>
                <w:szCs w:val="16"/>
              </w:rPr>
            </w:pPr>
            <w:del w:id="2243" w:author="Sean de Noronha | DRG" w:date="2026-09-25T15:15:00Z" w16du:dateUtc="2026-09-25T13:15:00Z">
              <w:r>
                <w:rPr>
                  <w:sz w:val="16"/>
                  <w:szCs w:val="16"/>
                </w:rPr>
                <w:delText>3416 / 3375 U</w:delText>
              </w:r>
            </w:del>
          </w:p>
        </w:tc>
      </w:tr>
      <w:tr w:rsidR="00004641" w:rsidRPr="00354578" w:rsidDel="00410831" w14:paraId="5B2E7BE6" w14:textId="63210EB0" w:rsidTr="00952C88">
        <w:trPr>
          <w:gridAfter w:val="2"/>
          <w:wAfter w:w="2315" w:type="dxa"/>
          <w:trHeight w:val="216"/>
          <w:del w:id="2244" w:author="Sean de Noronha | DRG" w:date="2026-09-25T15:15:00Z"/>
        </w:trPr>
        <w:tc>
          <w:tcPr>
            <w:tcW w:w="764" w:type="dxa"/>
            <w:shd w:val="clear" w:color="auto" w:fill="F2F2F2"/>
            <w:tcMar>
              <w:left w:w="14" w:type="dxa"/>
              <w:right w:w="14" w:type="dxa"/>
            </w:tcMar>
            <w:vAlign w:val="center"/>
          </w:tcPr>
          <w:p w14:paraId="2DC1A127" w14:textId="5F8EFEF9" w:rsidR="00004641" w:rsidRPr="00354578" w:rsidDel="00410831" w:rsidRDefault="00004641" w:rsidP="00354578">
            <w:pPr>
              <w:spacing w:after="0"/>
              <w:jc w:val="center"/>
              <w:rPr>
                <w:del w:id="2245" w:author="Sean de Noronha | DRG" w:date="2026-09-25T15:15:00Z" w16du:dateUtc="2026-09-25T13:15:00Z"/>
                <w:rFonts w:cs="Arial"/>
                <w:sz w:val="16"/>
                <w:szCs w:val="16"/>
              </w:rPr>
            </w:pPr>
            <w:del w:id="2246" w:author="Sean de Noronha | DRG" w:date="2026-09-25T15:15:00Z" w16du:dateUtc="2026-09-25T13:15:00Z">
              <w:r>
                <w:rPr>
                  <w:rFonts w:cs="Arial"/>
                  <w:b/>
                  <w:bCs/>
                  <w:sz w:val="16"/>
                  <w:szCs w:val="16"/>
                </w:rPr>
                <w:delText>12</w:delText>
              </w:r>
            </w:del>
          </w:p>
        </w:tc>
        <w:tc>
          <w:tcPr>
            <w:tcW w:w="530" w:type="dxa"/>
            <w:tcMar>
              <w:left w:w="14" w:type="dxa"/>
              <w:right w:w="14" w:type="dxa"/>
            </w:tcMar>
            <w:vAlign w:val="center"/>
          </w:tcPr>
          <w:p w14:paraId="78502E41" w14:textId="096D1B62" w:rsidR="00004641" w:rsidRPr="00354578" w:rsidDel="00410831" w:rsidRDefault="00004641" w:rsidP="00354578">
            <w:pPr>
              <w:spacing w:after="0"/>
              <w:jc w:val="center"/>
              <w:rPr>
                <w:del w:id="2247" w:author="Sean de Noronha | DRG" w:date="2026-09-25T15:15:00Z" w16du:dateUtc="2026-09-25T13:15:00Z"/>
                <w:rFonts w:cs="Arial"/>
                <w:sz w:val="16"/>
                <w:szCs w:val="16"/>
              </w:rPr>
            </w:pPr>
            <w:del w:id="2248" w:author="Sean de Noronha | DRG" w:date="2026-09-25T15:15:00Z" w16du:dateUtc="2026-09-25T13:15:00Z">
              <w:r>
                <w:rPr>
                  <w:sz w:val="16"/>
                  <w:szCs w:val="16"/>
                </w:rPr>
                <w:delText>22 / 18 L</w:delText>
              </w:r>
            </w:del>
          </w:p>
        </w:tc>
        <w:tc>
          <w:tcPr>
            <w:tcW w:w="570" w:type="dxa"/>
            <w:gridSpan w:val="2"/>
            <w:tcMar>
              <w:left w:w="14" w:type="dxa"/>
              <w:right w:w="14" w:type="dxa"/>
            </w:tcMar>
            <w:vAlign w:val="center"/>
          </w:tcPr>
          <w:p w14:paraId="370B72B1" w14:textId="1D4DFAF1" w:rsidR="00004641" w:rsidRPr="00354578" w:rsidDel="00410831" w:rsidRDefault="00004641" w:rsidP="00354578">
            <w:pPr>
              <w:spacing w:after="0"/>
              <w:jc w:val="center"/>
              <w:rPr>
                <w:del w:id="2249" w:author="Sean de Noronha | DRG" w:date="2026-09-25T15:15:00Z" w16du:dateUtc="2026-09-25T13:15:00Z"/>
                <w:rFonts w:cs="Arial"/>
                <w:sz w:val="16"/>
                <w:szCs w:val="16"/>
              </w:rPr>
            </w:pPr>
            <w:del w:id="2250" w:author="Sean de Noronha | DRG" w:date="2026-09-25T15:15:00Z" w16du:dateUtc="2026-09-25T13:15:00Z">
              <w:r>
                <w:rPr>
                  <w:sz w:val="16"/>
                  <w:szCs w:val="16"/>
                </w:rPr>
                <w:delText>46 / 48 T</w:delText>
              </w:r>
            </w:del>
          </w:p>
        </w:tc>
        <w:tc>
          <w:tcPr>
            <w:tcW w:w="661" w:type="dxa"/>
            <w:tcMar>
              <w:left w:w="14" w:type="dxa"/>
              <w:right w:w="14" w:type="dxa"/>
            </w:tcMar>
            <w:vAlign w:val="center"/>
          </w:tcPr>
          <w:p w14:paraId="4D3BCC89" w14:textId="5489D5FD" w:rsidR="00004641" w:rsidRPr="00354578" w:rsidDel="00410831" w:rsidRDefault="00004641" w:rsidP="00354578">
            <w:pPr>
              <w:spacing w:after="0"/>
              <w:jc w:val="center"/>
              <w:rPr>
                <w:del w:id="2251" w:author="Sean de Noronha | DRG" w:date="2026-09-25T15:15:00Z" w16du:dateUtc="2026-09-25T13:15:00Z"/>
                <w:rFonts w:cs="Arial"/>
                <w:sz w:val="16"/>
                <w:szCs w:val="16"/>
              </w:rPr>
            </w:pPr>
            <w:del w:id="2252" w:author="Sean de Noronha | DRG" w:date="2026-09-25T15:15:00Z" w16du:dateUtc="2026-09-25T13:15:00Z">
              <w:r>
                <w:rPr>
                  <w:sz w:val="16"/>
                  <w:szCs w:val="16"/>
                </w:rPr>
                <w:delText>86 / 76 T</w:delText>
              </w:r>
            </w:del>
          </w:p>
        </w:tc>
        <w:tc>
          <w:tcPr>
            <w:tcW w:w="679" w:type="dxa"/>
            <w:gridSpan w:val="2"/>
            <w:tcMar>
              <w:left w:w="14" w:type="dxa"/>
              <w:right w:w="14" w:type="dxa"/>
            </w:tcMar>
            <w:vAlign w:val="center"/>
          </w:tcPr>
          <w:p w14:paraId="0A22949D" w14:textId="16A90186" w:rsidR="00004641" w:rsidRPr="00354578" w:rsidDel="00410831" w:rsidRDefault="00004641" w:rsidP="00354578">
            <w:pPr>
              <w:spacing w:after="0"/>
              <w:jc w:val="center"/>
              <w:rPr>
                <w:del w:id="2253" w:author="Sean de Noronha | DRG" w:date="2026-09-25T15:15:00Z" w16du:dateUtc="2026-09-25T13:15:00Z"/>
                <w:rFonts w:cs="Arial"/>
                <w:sz w:val="16"/>
                <w:szCs w:val="16"/>
              </w:rPr>
            </w:pPr>
            <w:del w:id="2254" w:author="Sean de Noronha | DRG" w:date="2026-09-25T15:15:00Z" w16du:dateUtc="2026-09-25T13:15:00Z">
              <w:r>
                <w:rPr>
                  <w:sz w:val="16"/>
                  <w:szCs w:val="16"/>
                </w:rPr>
                <w:delText>176 / 155 U</w:delText>
              </w:r>
            </w:del>
          </w:p>
        </w:tc>
        <w:tc>
          <w:tcPr>
            <w:tcW w:w="678" w:type="dxa"/>
            <w:tcMar>
              <w:left w:w="14" w:type="dxa"/>
              <w:right w:w="14" w:type="dxa"/>
            </w:tcMar>
            <w:vAlign w:val="center"/>
          </w:tcPr>
          <w:p w14:paraId="6BAC13A3" w14:textId="2428750C" w:rsidR="00004641" w:rsidRPr="00354578" w:rsidDel="00410831" w:rsidRDefault="00004641" w:rsidP="00354578">
            <w:pPr>
              <w:spacing w:after="0"/>
              <w:jc w:val="center"/>
              <w:rPr>
                <w:del w:id="2255" w:author="Sean de Noronha | DRG" w:date="2026-09-25T15:15:00Z" w16du:dateUtc="2026-09-25T13:15:00Z"/>
                <w:rFonts w:cs="Arial"/>
                <w:sz w:val="16"/>
                <w:szCs w:val="16"/>
              </w:rPr>
            </w:pPr>
            <w:del w:id="2256" w:author="Sean de Noronha | DRG" w:date="2026-09-25T15:15:00Z" w16du:dateUtc="2026-09-25T13:15:00Z">
              <w:r>
                <w:rPr>
                  <w:sz w:val="16"/>
                  <w:szCs w:val="16"/>
                </w:rPr>
                <w:delText>264 / 237 U</w:delText>
              </w:r>
            </w:del>
          </w:p>
        </w:tc>
        <w:tc>
          <w:tcPr>
            <w:tcW w:w="802" w:type="dxa"/>
            <w:gridSpan w:val="2"/>
            <w:tcMar>
              <w:left w:w="14" w:type="dxa"/>
              <w:right w:w="14" w:type="dxa"/>
            </w:tcMar>
            <w:vAlign w:val="center"/>
          </w:tcPr>
          <w:p w14:paraId="437A54CB" w14:textId="288EA871" w:rsidR="00004641" w:rsidRPr="00354578" w:rsidDel="00410831" w:rsidRDefault="00004641" w:rsidP="00354578">
            <w:pPr>
              <w:spacing w:after="0"/>
              <w:jc w:val="center"/>
              <w:rPr>
                <w:del w:id="2257" w:author="Sean de Noronha | DRG" w:date="2026-09-25T15:15:00Z" w16du:dateUtc="2026-09-25T13:15:00Z"/>
                <w:rFonts w:cs="Arial"/>
                <w:sz w:val="16"/>
                <w:szCs w:val="16"/>
              </w:rPr>
            </w:pPr>
            <w:del w:id="2258" w:author="Sean de Noronha | DRG" w:date="2026-09-25T15:15:00Z" w16du:dateUtc="2026-09-25T13:15:00Z">
              <w:r>
                <w:rPr>
                  <w:sz w:val="16"/>
                  <w:szCs w:val="16"/>
                </w:rPr>
                <w:delText>509 / 471 U</w:delText>
              </w:r>
            </w:del>
          </w:p>
        </w:tc>
        <w:tc>
          <w:tcPr>
            <w:tcW w:w="786" w:type="dxa"/>
            <w:gridSpan w:val="2"/>
            <w:tcMar>
              <w:left w:w="14" w:type="dxa"/>
              <w:right w:w="14" w:type="dxa"/>
            </w:tcMar>
            <w:vAlign w:val="center"/>
          </w:tcPr>
          <w:p w14:paraId="4713BDE5" w14:textId="62C04C3D" w:rsidR="00004641" w:rsidRPr="00354578" w:rsidDel="00410831" w:rsidRDefault="00004641" w:rsidP="00354578">
            <w:pPr>
              <w:spacing w:after="0"/>
              <w:jc w:val="center"/>
              <w:rPr>
                <w:del w:id="2259" w:author="Sean de Noronha | DRG" w:date="2026-09-25T15:15:00Z" w16du:dateUtc="2026-09-25T13:15:00Z"/>
                <w:rFonts w:cs="Arial"/>
                <w:sz w:val="16"/>
                <w:szCs w:val="16"/>
              </w:rPr>
            </w:pPr>
            <w:del w:id="2260" w:author="Sean de Noronha | DRG" w:date="2026-09-25T15:15:00Z" w16du:dateUtc="2026-09-25T13:15:00Z">
              <w:r>
                <w:rPr>
                  <w:sz w:val="16"/>
                  <w:szCs w:val="16"/>
                </w:rPr>
                <w:delText>811 / 765 U</w:delText>
              </w:r>
            </w:del>
          </w:p>
        </w:tc>
        <w:tc>
          <w:tcPr>
            <w:tcW w:w="803" w:type="dxa"/>
            <w:tcMar>
              <w:left w:w="14" w:type="dxa"/>
              <w:right w:w="14" w:type="dxa"/>
            </w:tcMar>
            <w:vAlign w:val="center"/>
          </w:tcPr>
          <w:p w14:paraId="5B68E556" w14:textId="6F481075" w:rsidR="00004641" w:rsidRPr="00354578" w:rsidDel="00410831" w:rsidRDefault="00004641" w:rsidP="00354578">
            <w:pPr>
              <w:spacing w:after="0"/>
              <w:jc w:val="center"/>
              <w:rPr>
                <w:del w:id="2261" w:author="Sean de Noronha | DRG" w:date="2026-09-25T15:15:00Z" w16du:dateUtc="2026-09-25T13:15:00Z"/>
                <w:rFonts w:cs="Arial"/>
                <w:sz w:val="16"/>
                <w:szCs w:val="16"/>
              </w:rPr>
            </w:pPr>
            <w:del w:id="2262" w:author="Sean de Noronha | DRG" w:date="2026-09-25T15:15:00Z" w16du:dateUtc="2026-09-25T13:15:00Z">
              <w:r>
                <w:rPr>
                  <w:sz w:val="16"/>
                  <w:szCs w:val="16"/>
                </w:rPr>
                <w:delText>1434 / 1380 U</w:delText>
              </w:r>
            </w:del>
          </w:p>
        </w:tc>
        <w:tc>
          <w:tcPr>
            <w:tcW w:w="785" w:type="dxa"/>
            <w:gridSpan w:val="2"/>
            <w:tcMar>
              <w:left w:w="14" w:type="dxa"/>
              <w:right w:w="14" w:type="dxa"/>
            </w:tcMar>
            <w:vAlign w:val="center"/>
          </w:tcPr>
          <w:p w14:paraId="62330AB4" w14:textId="7DA94DF8" w:rsidR="00004641" w:rsidRPr="00354578" w:rsidDel="00410831" w:rsidRDefault="00004641" w:rsidP="00354578">
            <w:pPr>
              <w:spacing w:after="0"/>
              <w:jc w:val="center"/>
              <w:rPr>
                <w:del w:id="2263" w:author="Sean de Noronha | DRG" w:date="2026-09-25T15:15:00Z" w16du:dateUtc="2026-09-25T13:15:00Z"/>
                <w:rFonts w:cs="Arial"/>
                <w:sz w:val="16"/>
                <w:szCs w:val="16"/>
              </w:rPr>
            </w:pPr>
            <w:del w:id="2264" w:author="Sean de Noronha | DRG" w:date="2026-09-25T15:15:00Z" w16du:dateUtc="2026-09-25T13:15:00Z">
              <w:r>
                <w:rPr>
                  <w:sz w:val="16"/>
                  <w:szCs w:val="16"/>
                </w:rPr>
                <w:delText>2924 / 2877 U</w:delText>
              </w:r>
            </w:del>
          </w:p>
        </w:tc>
      </w:tr>
      <w:tr w:rsidR="00004641" w:rsidRPr="00354578" w:rsidDel="00410831" w14:paraId="069EFB1E" w14:textId="6E39C9F0" w:rsidTr="00952C88">
        <w:trPr>
          <w:gridAfter w:val="2"/>
          <w:wAfter w:w="2315" w:type="dxa"/>
          <w:trHeight w:val="216"/>
          <w:del w:id="2265" w:author="Sean de Noronha | DRG" w:date="2026-09-25T15:15:00Z"/>
        </w:trPr>
        <w:tc>
          <w:tcPr>
            <w:tcW w:w="764" w:type="dxa"/>
            <w:shd w:val="clear" w:color="auto" w:fill="F2F2F2"/>
            <w:tcMar>
              <w:left w:w="14" w:type="dxa"/>
              <w:right w:w="14" w:type="dxa"/>
            </w:tcMar>
            <w:vAlign w:val="center"/>
          </w:tcPr>
          <w:p w14:paraId="2153FE99" w14:textId="7DF89F9C" w:rsidR="00004641" w:rsidRPr="00354578" w:rsidDel="00410831" w:rsidRDefault="00004641" w:rsidP="00354578">
            <w:pPr>
              <w:spacing w:after="0"/>
              <w:jc w:val="center"/>
              <w:rPr>
                <w:del w:id="2266" w:author="Sean de Noronha | DRG" w:date="2026-09-25T15:15:00Z" w16du:dateUtc="2026-09-25T13:15:00Z"/>
                <w:rFonts w:cs="Arial"/>
                <w:sz w:val="16"/>
                <w:szCs w:val="16"/>
              </w:rPr>
            </w:pPr>
            <w:del w:id="2267" w:author="Sean de Noronha | DRG" w:date="2026-09-25T15:15:00Z" w16du:dateUtc="2026-09-25T13:15:00Z">
              <w:r>
                <w:rPr>
                  <w:rFonts w:cs="Arial"/>
                  <w:b/>
                  <w:bCs/>
                  <w:sz w:val="16"/>
                  <w:szCs w:val="16"/>
                </w:rPr>
                <w:delText>15</w:delText>
              </w:r>
            </w:del>
          </w:p>
        </w:tc>
        <w:tc>
          <w:tcPr>
            <w:tcW w:w="530" w:type="dxa"/>
            <w:tcMar>
              <w:left w:w="14" w:type="dxa"/>
              <w:right w:w="14" w:type="dxa"/>
            </w:tcMar>
            <w:vAlign w:val="center"/>
          </w:tcPr>
          <w:p w14:paraId="2E5AF778" w14:textId="744E5958" w:rsidR="00004641" w:rsidRPr="00354578" w:rsidDel="00410831" w:rsidRDefault="00004641" w:rsidP="00354578">
            <w:pPr>
              <w:spacing w:after="0"/>
              <w:jc w:val="center"/>
              <w:rPr>
                <w:del w:id="2268" w:author="Sean de Noronha | DRG" w:date="2026-09-25T15:15:00Z" w16du:dateUtc="2026-09-25T13:15:00Z"/>
                <w:rFonts w:cs="Arial"/>
                <w:sz w:val="16"/>
                <w:szCs w:val="16"/>
              </w:rPr>
            </w:pPr>
            <w:del w:id="2269" w:author="Sean de Noronha | DRG" w:date="2026-09-25T15:15:00Z" w16du:dateUtc="2026-09-25T13:15:00Z">
              <w:r>
                <w:rPr>
                  <w:sz w:val="16"/>
                  <w:szCs w:val="16"/>
                </w:rPr>
                <w:delText>19 / 15 L</w:delText>
              </w:r>
            </w:del>
          </w:p>
        </w:tc>
        <w:tc>
          <w:tcPr>
            <w:tcW w:w="570" w:type="dxa"/>
            <w:gridSpan w:val="2"/>
            <w:tcMar>
              <w:left w:w="14" w:type="dxa"/>
              <w:right w:w="14" w:type="dxa"/>
            </w:tcMar>
            <w:vAlign w:val="center"/>
          </w:tcPr>
          <w:p w14:paraId="72D47FCC" w14:textId="64353A15" w:rsidR="00004641" w:rsidRPr="00354578" w:rsidDel="00410831" w:rsidRDefault="00004641" w:rsidP="00354578">
            <w:pPr>
              <w:spacing w:after="0"/>
              <w:jc w:val="center"/>
              <w:rPr>
                <w:del w:id="2270" w:author="Sean de Noronha | DRG" w:date="2026-09-25T15:15:00Z" w16du:dateUtc="2026-09-25T13:15:00Z"/>
                <w:rFonts w:cs="Arial"/>
                <w:sz w:val="16"/>
                <w:szCs w:val="16"/>
              </w:rPr>
            </w:pPr>
            <w:del w:id="2271" w:author="Sean de Noronha | DRG" w:date="2026-09-25T15:15:00Z" w16du:dateUtc="2026-09-25T13:15:00Z">
              <w:r>
                <w:rPr>
                  <w:sz w:val="16"/>
                  <w:szCs w:val="16"/>
                </w:rPr>
                <w:delText>40 / 44 L</w:delText>
              </w:r>
            </w:del>
          </w:p>
        </w:tc>
        <w:tc>
          <w:tcPr>
            <w:tcW w:w="661" w:type="dxa"/>
            <w:tcMar>
              <w:left w:w="14" w:type="dxa"/>
              <w:right w:w="14" w:type="dxa"/>
            </w:tcMar>
            <w:vAlign w:val="center"/>
          </w:tcPr>
          <w:p w14:paraId="5D37A0B4" w14:textId="0FEEF410" w:rsidR="00004641" w:rsidRPr="00354578" w:rsidDel="00410831" w:rsidRDefault="00004641" w:rsidP="00354578">
            <w:pPr>
              <w:spacing w:after="0"/>
              <w:jc w:val="center"/>
              <w:rPr>
                <w:del w:id="2272" w:author="Sean de Noronha | DRG" w:date="2026-09-25T15:15:00Z" w16du:dateUtc="2026-09-25T13:15:00Z"/>
                <w:rFonts w:cs="Arial"/>
                <w:sz w:val="16"/>
                <w:szCs w:val="16"/>
              </w:rPr>
            </w:pPr>
            <w:del w:id="2273" w:author="Sean de Noronha | DRG" w:date="2026-09-25T15:15:00Z" w16du:dateUtc="2026-09-25T13:15:00Z">
              <w:r>
                <w:rPr>
                  <w:sz w:val="16"/>
                  <w:szCs w:val="16"/>
                </w:rPr>
                <w:delText>76 / 70 T</w:delText>
              </w:r>
            </w:del>
          </w:p>
        </w:tc>
        <w:tc>
          <w:tcPr>
            <w:tcW w:w="679" w:type="dxa"/>
            <w:gridSpan w:val="2"/>
            <w:tcMar>
              <w:left w:w="14" w:type="dxa"/>
              <w:right w:w="14" w:type="dxa"/>
            </w:tcMar>
            <w:vAlign w:val="center"/>
          </w:tcPr>
          <w:p w14:paraId="3A1D134D" w14:textId="25145CAE" w:rsidR="00004641" w:rsidRPr="00354578" w:rsidDel="00410831" w:rsidRDefault="00004641" w:rsidP="00354578">
            <w:pPr>
              <w:spacing w:after="0"/>
              <w:jc w:val="center"/>
              <w:rPr>
                <w:del w:id="2274" w:author="Sean de Noronha | DRG" w:date="2026-09-25T15:15:00Z" w16du:dateUtc="2026-09-25T13:15:00Z"/>
                <w:rFonts w:cs="Arial"/>
                <w:sz w:val="16"/>
                <w:szCs w:val="16"/>
              </w:rPr>
            </w:pPr>
            <w:del w:id="2275" w:author="Sean de Noronha | DRG" w:date="2026-09-25T15:15:00Z" w16du:dateUtc="2026-09-25T13:15:00Z">
              <w:r>
                <w:rPr>
                  <w:sz w:val="16"/>
                  <w:szCs w:val="16"/>
                </w:rPr>
                <w:delText>156 / 136 T</w:delText>
              </w:r>
            </w:del>
          </w:p>
        </w:tc>
        <w:tc>
          <w:tcPr>
            <w:tcW w:w="678" w:type="dxa"/>
            <w:tcMar>
              <w:left w:w="14" w:type="dxa"/>
              <w:right w:w="14" w:type="dxa"/>
            </w:tcMar>
            <w:vAlign w:val="center"/>
          </w:tcPr>
          <w:p w14:paraId="087A38C2" w14:textId="03D6CC9D" w:rsidR="00004641" w:rsidRPr="00354578" w:rsidDel="00410831" w:rsidRDefault="00004641" w:rsidP="00354578">
            <w:pPr>
              <w:spacing w:after="0"/>
              <w:jc w:val="center"/>
              <w:rPr>
                <w:del w:id="2276" w:author="Sean de Noronha | DRG" w:date="2026-09-25T15:15:00Z" w16du:dateUtc="2026-09-25T13:15:00Z"/>
                <w:rFonts w:cs="Arial"/>
                <w:sz w:val="16"/>
                <w:szCs w:val="16"/>
              </w:rPr>
            </w:pPr>
            <w:del w:id="2277" w:author="Sean de Noronha | DRG" w:date="2026-09-25T15:15:00Z" w16du:dateUtc="2026-09-25T13:15:00Z">
              <w:r>
                <w:rPr>
                  <w:sz w:val="16"/>
                  <w:szCs w:val="16"/>
                </w:rPr>
                <w:delText>234 / 208 U</w:delText>
              </w:r>
            </w:del>
          </w:p>
        </w:tc>
        <w:tc>
          <w:tcPr>
            <w:tcW w:w="802" w:type="dxa"/>
            <w:gridSpan w:val="2"/>
            <w:tcMar>
              <w:left w:w="14" w:type="dxa"/>
              <w:right w:w="14" w:type="dxa"/>
            </w:tcMar>
            <w:vAlign w:val="center"/>
          </w:tcPr>
          <w:p w14:paraId="53E01E67" w14:textId="21701090" w:rsidR="00004641" w:rsidRPr="00354578" w:rsidDel="00410831" w:rsidRDefault="00004641" w:rsidP="00354578">
            <w:pPr>
              <w:spacing w:after="0"/>
              <w:jc w:val="center"/>
              <w:rPr>
                <w:del w:id="2278" w:author="Sean de Noronha | DRG" w:date="2026-09-25T15:15:00Z" w16du:dateUtc="2026-09-25T13:15:00Z"/>
                <w:rFonts w:cs="Arial"/>
                <w:sz w:val="16"/>
                <w:szCs w:val="16"/>
              </w:rPr>
            </w:pPr>
            <w:del w:id="2279" w:author="Sean de Noronha | DRG" w:date="2026-09-25T15:15:00Z" w16du:dateUtc="2026-09-25T13:15:00Z">
              <w:r>
                <w:rPr>
                  <w:sz w:val="16"/>
                  <w:szCs w:val="16"/>
                </w:rPr>
                <w:delText>451 / 414 U</w:delText>
              </w:r>
            </w:del>
          </w:p>
        </w:tc>
        <w:tc>
          <w:tcPr>
            <w:tcW w:w="786" w:type="dxa"/>
            <w:gridSpan w:val="2"/>
            <w:tcMar>
              <w:left w:w="14" w:type="dxa"/>
              <w:right w:w="14" w:type="dxa"/>
            </w:tcMar>
            <w:vAlign w:val="center"/>
          </w:tcPr>
          <w:p w14:paraId="57FB2A89" w14:textId="79DE7316" w:rsidR="00004641" w:rsidRPr="00354578" w:rsidDel="00410831" w:rsidRDefault="00004641" w:rsidP="00354578">
            <w:pPr>
              <w:spacing w:after="0"/>
              <w:jc w:val="center"/>
              <w:rPr>
                <w:del w:id="2280" w:author="Sean de Noronha | DRG" w:date="2026-09-25T15:15:00Z" w16du:dateUtc="2026-09-25T13:15:00Z"/>
                <w:rFonts w:cs="Arial"/>
                <w:sz w:val="16"/>
                <w:szCs w:val="16"/>
              </w:rPr>
            </w:pPr>
            <w:del w:id="2281" w:author="Sean de Noronha | DRG" w:date="2026-09-25T15:15:00Z" w16du:dateUtc="2026-09-25T13:15:00Z">
              <w:r>
                <w:rPr>
                  <w:sz w:val="16"/>
                  <w:szCs w:val="16"/>
                </w:rPr>
                <w:delText>719 / 674 U</w:delText>
              </w:r>
            </w:del>
          </w:p>
        </w:tc>
        <w:tc>
          <w:tcPr>
            <w:tcW w:w="803" w:type="dxa"/>
            <w:tcMar>
              <w:left w:w="14" w:type="dxa"/>
              <w:right w:w="14" w:type="dxa"/>
            </w:tcMar>
            <w:vAlign w:val="center"/>
          </w:tcPr>
          <w:p w14:paraId="599BB0CB" w14:textId="11F70100" w:rsidR="00004641" w:rsidRPr="00354578" w:rsidDel="00410831" w:rsidRDefault="00004641" w:rsidP="00354578">
            <w:pPr>
              <w:spacing w:after="0"/>
              <w:jc w:val="center"/>
              <w:rPr>
                <w:del w:id="2282" w:author="Sean de Noronha | DRG" w:date="2026-09-25T15:15:00Z" w16du:dateUtc="2026-09-25T13:15:00Z"/>
                <w:rFonts w:cs="Arial"/>
                <w:sz w:val="16"/>
                <w:szCs w:val="16"/>
              </w:rPr>
            </w:pPr>
            <w:del w:id="2283" w:author="Sean de Noronha | DRG" w:date="2026-09-25T15:15:00Z" w16du:dateUtc="2026-09-25T13:15:00Z">
              <w:r>
                <w:rPr>
                  <w:sz w:val="16"/>
                  <w:szCs w:val="16"/>
                </w:rPr>
                <w:delText>1271 / 1217 U</w:delText>
              </w:r>
            </w:del>
          </w:p>
        </w:tc>
        <w:tc>
          <w:tcPr>
            <w:tcW w:w="785" w:type="dxa"/>
            <w:gridSpan w:val="2"/>
            <w:tcMar>
              <w:left w:w="14" w:type="dxa"/>
              <w:right w:w="14" w:type="dxa"/>
            </w:tcMar>
            <w:vAlign w:val="center"/>
          </w:tcPr>
          <w:p w14:paraId="44DA5295" w14:textId="0A22A5A8" w:rsidR="00004641" w:rsidRPr="00354578" w:rsidDel="00410831" w:rsidRDefault="00004641" w:rsidP="00354578">
            <w:pPr>
              <w:spacing w:after="0"/>
              <w:jc w:val="center"/>
              <w:rPr>
                <w:del w:id="2284" w:author="Sean de Noronha | DRG" w:date="2026-09-25T15:15:00Z" w16du:dateUtc="2026-09-25T13:15:00Z"/>
                <w:rFonts w:cs="Arial"/>
                <w:sz w:val="16"/>
                <w:szCs w:val="16"/>
              </w:rPr>
            </w:pPr>
            <w:del w:id="2285" w:author="Sean de Noronha | DRG" w:date="2026-09-25T15:15:00Z" w16du:dateUtc="2026-09-25T13:15:00Z">
              <w:r>
                <w:rPr>
                  <w:sz w:val="16"/>
                  <w:szCs w:val="16"/>
                </w:rPr>
                <w:delText>2591 / 2540 U</w:delText>
              </w:r>
            </w:del>
          </w:p>
        </w:tc>
      </w:tr>
      <w:tr w:rsidR="00004641" w:rsidRPr="00354578" w:rsidDel="00410831" w14:paraId="366FB348" w14:textId="418C7BC8" w:rsidTr="00952C88">
        <w:trPr>
          <w:gridAfter w:val="2"/>
          <w:wAfter w:w="2315" w:type="dxa"/>
          <w:trHeight w:val="216"/>
          <w:del w:id="2286" w:author="Sean de Noronha | DRG" w:date="2026-09-25T15:15:00Z"/>
        </w:trPr>
        <w:tc>
          <w:tcPr>
            <w:tcW w:w="764" w:type="dxa"/>
            <w:shd w:val="clear" w:color="auto" w:fill="F2F2F2"/>
            <w:tcMar>
              <w:left w:w="14" w:type="dxa"/>
              <w:right w:w="14" w:type="dxa"/>
            </w:tcMar>
            <w:vAlign w:val="center"/>
          </w:tcPr>
          <w:p w14:paraId="1C147156" w14:textId="691D3F0F" w:rsidR="00004641" w:rsidRPr="00354578" w:rsidDel="00410831" w:rsidRDefault="00004641" w:rsidP="00354578">
            <w:pPr>
              <w:spacing w:after="0"/>
              <w:jc w:val="center"/>
              <w:rPr>
                <w:del w:id="2287" w:author="Sean de Noronha | DRG" w:date="2026-09-25T15:15:00Z" w16du:dateUtc="2026-09-25T13:15:00Z"/>
                <w:rFonts w:cs="Arial"/>
                <w:sz w:val="16"/>
                <w:szCs w:val="16"/>
              </w:rPr>
            </w:pPr>
            <w:del w:id="2288" w:author="Sean de Noronha | DRG" w:date="2026-09-25T15:15:00Z" w16du:dateUtc="2026-09-25T13:15:00Z">
              <w:r>
                <w:rPr>
                  <w:rFonts w:cs="Arial"/>
                  <w:b/>
                  <w:bCs/>
                  <w:sz w:val="16"/>
                  <w:szCs w:val="16"/>
                </w:rPr>
                <w:delText>18</w:delText>
              </w:r>
            </w:del>
          </w:p>
        </w:tc>
        <w:tc>
          <w:tcPr>
            <w:tcW w:w="530" w:type="dxa"/>
            <w:tcMar>
              <w:left w:w="14" w:type="dxa"/>
              <w:right w:w="14" w:type="dxa"/>
            </w:tcMar>
            <w:vAlign w:val="center"/>
          </w:tcPr>
          <w:p w14:paraId="574CB600" w14:textId="52E51974" w:rsidR="00004641" w:rsidRPr="00354578" w:rsidDel="00410831" w:rsidRDefault="00004641" w:rsidP="00354578">
            <w:pPr>
              <w:spacing w:after="0"/>
              <w:jc w:val="center"/>
              <w:rPr>
                <w:del w:id="2289" w:author="Sean de Noronha | DRG" w:date="2026-09-25T15:15:00Z" w16du:dateUtc="2026-09-25T13:15:00Z"/>
                <w:rFonts w:cs="Arial"/>
                <w:sz w:val="16"/>
                <w:szCs w:val="16"/>
              </w:rPr>
            </w:pPr>
            <w:del w:id="2290" w:author="Sean de Noronha | DRG" w:date="2026-09-25T15:15:00Z" w16du:dateUtc="2026-09-25T13:15:00Z">
              <w:r>
                <w:rPr>
                  <w:sz w:val="16"/>
                  <w:szCs w:val="16"/>
                </w:rPr>
                <w:delText>18 / 12 L</w:delText>
              </w:r>
            </w:del>
          </w:p>
        </w:tc>
        <w:tc>
          <w:tcPr>
            <w:tcW w:w="570" w:type="dxa"/>
            <w:gridSpan w:val="2"/>
            <w:tcMar>
              <w:left w:w="14" w:type="dxa"/>
              <w:right w:w="14" w:type="dxa"/>
            </w:tcMar>
            <w:vAlign w:val="center"/>
          </w:tcPr>
          <w:p w14:paraId="34EEFBF6" w14:textId="51AD25B5" w:rsidR="00004641" w:rsidRPr="00354578" w:rsidDel="00410831" w:rsidRDefault="00004641" w:rsidP="00354578">
            <w:pPr>
              <w:spacing w:after="0"/>
              <w:jc w:val="center"/>
              <w:rPr>
                <w:del w:id="2291" w:author="Sean de Noronha | DRG" w:date="2026-09-25T15:15:00Z" w16du:dateUtc="2026-09-25T13:15:00Z"/>
                <w:rFonts w:cs="Arial"/>
                <w:sz w:val="16"/>
                <w:szCs w:val="16"/>
              </w:rPr>
            </w:pPr>
            <w:del w:id="2292" w:author="Sean de Noronha | DRG" w:date="2026-09-25T15:15:00Z" w16du:dateUtc="2026-09-25T13:15:00Z">
              <w:r>
                <w:rPr>
                  <w:sz w:val="16"/>
                  <w:szCs w:val="16"/>
                </w:rPr>
                <w:delText>37 / 38 L</w:delText>
              </w:r>
            </w:del>
          </w:p>
        </w:tc>
        <w:tc>
          <w:tcPr>
            <w:tcW w:w="661" w:type="dxa"/>
            <w:tcMar>
              <w:left w:w="14" w:type="dxa"/>
              <w:right w:w="14" w:type="dxa"/>
            </w:tcMar>
            <w:vAlign w:val="center"/>
          </w:tcPr>
          <w:p w14:paraId="4F44DDAA" w14:textId="7BCD4DC1" w:rsidR="00004641" w:rsidRPr="00354578" w:rsidDel="00410831" w:rsidRDefault="00004641" w:rsidP="00354578">
            <w:pPr>
              <w:spacing w:after="0"/>
              <w:jc w:val="center"/>
              <w:rPr>
                <w:del w:id="2293" w:author="Sean de Noronha | DRG" w:date="2026-09-25T15:15:00Z" w16du:dateUtc="2026-09-25T13:15:00Z"/>
                <w:rFonts w:cs="Arial"/>
                <w:sz w:val="16"/>
                <w:szCs w:val="16"/>
              </w:rPr>
            </w:pPr>
            <w:del w:id="2294" w:author="Sean de Noronha | DRG" w:date="2026-09-25T15:15:00Z" w16du:dateUtc="2026-09-25T13:15:00Z">
              <w:r>
                <w:rPr>
                  <w:sz w:val="16"/>
                  <w:szCs w:val="16"/>
                </w:rPr>
                <w:delText>69 / 67 T</w:delText>
              </w:r>
            </w:del>
          </w:p>
        </w:tc>
        <w:tc>
          <w:tcPr>
            <w:tcW w:w="679" w:type="dxa"/>
            <w:gridSpan w:val="2"/>
            <w:tcMar>
              <w:left w:w="14" w:type="dxa"/>
              <w:right w:w="14" w:type="dxa"/>
            </w:tcMar>
            <w:vAlign w:val="center"/>
          </w:tcPr>
          <w:p w14:paraId="1FF89FAC" w14:textId="68864747" w:rsidR="00004641" w:rsidRPr="00354578" w:rsidDel="00410831" w:rsidRDefault="00004641" w:rsidP="00354578">
            <w:pPr>
              <w:spacing w:after="0"/>
              <w:jc w:val="center"/>
              <w:rPr>
                <w:del w:id="2295" w:author="Sean de Noronha | DRG" w:date="2026-09-25T15:15:00Z" w16du:dateUtc="2026-09-25T13:15:00Z"/>
                <w:rFonts w:cs="Arial"/>
                <w:sz w:val="16"/>
                <w:szCs w:val="16"/>
              </w:rPr>
            </w:pPr>
            <w:del w:id="2296" w:author="Sean de Noronha | DRG" w:date="2026-09-25T15:15:00Z" w16du:dateUtc="2026-09-25T13:15:00Z">
              <w:r>
                <w:rPr>
                  <w:sz w:val="16"/>
                  <w:szCs w:val="16"/>
                </w:rPr>
                <w:delText>142 / 122 T</w:delText>
              </w:r>
            </w:del>
          </w:p>
        </w:tc>
        <w:tc>
          <w:tcPr>
            <w:tcW w:w="678" w:type="dxa"/>
            <w:tcMar>
              <w:left w:w="14" w:type="dxa"/>
              <w:right w:w="14" w:type="dxa"/>
            </w:tcMar>
            <w:vAlign w:val="center"/>
          </w:tcPr>
          <w:p w14:paraId="201245F4" w14:textId="1FEE342B" w:rsidR="00004641" w:rsidRPr="00354578" w:rsidDel="00410831" w:rsidRDefault="00004641" w:rsidP="00354578">
            <w:pPr>
              <w:spacing w:after="0"/>
              <w:jc w:val="center"/>
              <w:rPr>
                <w:del w:id="2297" w:author="Sean de Noronha | DRG" w:date="2026-09-25T15:15:00Z" w16du:dateUtc="2026-09-25T13:15:00Z"/>
                <w:rFonts w:cs="Arial"/>
                <w:sz w:val="16"/>
                <w:szCs w:val="16"/>
              </w:rPr>
            </w:pPr>
            <w:del w:id="2298" w:author="Sean de Noronha | DRG" w:date="2026-09-25T15:15:00Z" w16du:dateUtc="2026-09-25T13:15:00Z">
              <w:r>
                <w:rPr>
                  <w:sz w:val="16"/>
                  <w:szCs w:val="16"/>
                </w:rPr>
                <w:delText>212 / 187 U</w:delText>
              </w:r>
            </w:del>
          </w:p>
        </w:tc>
        <w:tc>
          <w:tcPr>
            <w:tcW w:w="802" w:type="dxa"/>
            <w:gridSpan w:val="2"/>
            <w:tcMar>
              <w:left w:w="14" w:type="dxa"/>
              <w:right w:w="14" w:type="dxa"/>
            </w:tcMar>
            <w:vAlign w:val="center"/>
          </w:tcPr>
          <w:p w14:paraId="78126B84" w14:textId="03BFC352" w:rsidR="00004641" w:rsidRPr="00354578" w:rsidDel="00410831" w:rsidRDefault="00004641" w:rsidP="00354578">
            <w:pPr>
              <w:spacing w:after="0"/>
              <w:jc w:val="center"/>
              <w:rPr>
                <w:del w:id="2299" w:author="Sean de Noronha | DRG" w:date="2026-09-25T15:15:00Z" w16du:dateUtc="2026-09-25T13:15:00Z"/>
                <w:rFonts w:cs="Arial"/>
                <w:sz w:val="16"/>
                <w:szCs w:val="16"/>
              </w:rPr>
            </w:pPr>
            <w:del w:id="2300" w:author="Sean de Noronha | DRG" w:date="2026-09-25T15:15:00Z" w16du:dateUtc="2026-09-25T13:15:00Z">
              <w:r>
                <w:rPr>
                  <w:sz w:val="16"/>
                  <w:szCs w:val="16"/>
                </w:rPr>
                <w:delText>409 / 373 U</w:delText>
              </w:r>
            </w:del>
          </w:p>
        </w:tc>
        <w:tc>
          <w:tcPr>
            <w:tcW w:w="786" w:type="dxa"/>
            <w:gridSpan w:val="2"/>
            <w:tcMar>
              <w:left w:w="14" w:type="dxa"/>
              <w:right w:w="14" w:type="dxa"/>
            </w:tcMar>
            <w:vAlign w:val="center"/>
          </w:tcPr>
          <w:p w14:paraId="75B3AAE6" w14:textId="29BBCC53" w:rsidR="00004641" w:rsidRPr="00354578" w:rsidDel="00410831" w:rsidRDefault="00004641" w:rsidP="00354578">
            <w:pPr>
              <w:spacing w:after="0"/>
              <w:jc w:val="center"/>
              <w:rPr>
                <w:del w:id="2301" w:author="Sean de Noronha | DRG" w:date="2026-09-25T15:15:00Z" w16du:dateUtc="2026-09-25T13:15:00Z"/>
                <w:rFonts w:cs="Arial"/>
                <w:sz w:val="16"/>
                <w:szCs w:val="16"/>
              </w:rPr>
            </w:pPr>
            <w:del w:id="2302" w:author="Sean de Noronha | DRG" w:date="2026-09-25T15:15:00Z" w16du:dateUtc="2026-09-25T13:15:00Z">
              <w:r>
                <w:rPr>
                  <w:sz w:val="16"/>
                  <w:szCs w:val="16"/>
                </w:rPr>
                <w:delText>651 / 607 U</w:delText>
              </w:r>
            </w:del>
          </w:p>
        </w:tc>
        <w:tc>
          <w:tcPr>
            <w:tcW w:w="803" w:type="dxa"/>
            <w:tcMar>
              <w:left w:w="14" w:type="dxa"/>
              <w:right w:w="14" w:type="dxa"/>
            </w:tcMar>
            <w:vAlign w:val="center"/>
          </w:tcPr>
          <w:p w14:paraId="08B034D1" w14:textId="51E0179A" w:rsidR="00004641" w:rsidRPr="00354578" w:rsidDel="00410831" w:rsidRDefault="00004641" w:rsidP="00354578">
            <w:pPr>
              <w:spacing w:after="0"/>
              <w:jc w:val="center"/>
              <w:rPr>
                <w:del w:id="2303" w:author="Sean de Noronha | DRG" w:date="2026-09-25T15:15:00Z" w16du:dateUtc="2026-09-25T13:15:00Z"/>
                <w:rFonts w:cs="Arial"/>
                <w:sz w:val="16"/>
                <w:szCs w:val="16"/>
              </w:rPr>
            </w:pPr>
            <w:del w:id="2304" w:author="Sean de Noronha | DRG" w:date="2026-09-25T15:15:00Z" w16du:dateUtc="2026-09-25T13:15:00Z">
              <w:r>
                <w:rPr>
                  <w:sz w:val="16"/>
                  <w:szCs w:val="16"/>
                </w:rPr>
                <w:delText>1151 / 1098 U</w:delText>
              </w:r>
            </w:del>
          </w:p>
        </w:tc>
        <w:tc>
          <w:tcPr>
            <w:tcW w:w="785" w:type="dxa"/>
            <w:gridSpan w:val="2"/>
            <w:tcMar>
              <w:left w:w="14" w:type="dxa"/>
              <w:right w:w="14" w:type="dxa"/>
            </w:tcMar>
            <w:vAlign w:val="center"/>
          </w:tcPr>
          <w:p w14:paraId="6AE6E1C2" w14:textId="2E7E6243" w:rsidR="00004641" w:rsidRPr="00354578" w:rsidDel="00410831" w:rsidRDefault="00004641" w:rsidP="00354578">
            <w:pPr>
              <w:spacing w:after="0"/>
              <w:jc w:val="center"/>
              <w:rPr>
                <w:del w:id="2305" w:author="Sean de Noronha | DRG" w:date="2026-09-25T15:15:00Z" w16du:dateUtc="2026-09-25T13:15:00Z"/>
                <w:rFonts w:cs="Arial"/>
                <w:sz w:val="16"/>
                <w:szCs w:val="16"/>
              </w:rPr>
            </w:pPr>
            <w:del w:id="2306" w:author="Sean de Noronha | DRG" w:date="2026-09-25T15:15:00Z" w16du:dateUtc="2026-09-25T13:15:00Z">
              <w:r>
                <w:rPr>
                  <w:sz w:val="16"/>
                  <w:szCs w:val="16"/>
                </w:rPr>
                <w:delText>2348 / 2294 U</w:delText>
              </w:r>
            </w:del>
          </w:p>
        </w:tc>
      </w:tr>
      <w:tr w:rsidR="00004641" w:rsidRPr="00354578" w:rsidDel="00410831" w14:paraId="794F5DC7" w14:textId="24DCAC65" w:rsidTr="00952C88">
        <w:trPr>
          <w:gridAfter w:val="2"/>
          <w:wAfter w:w="2315" w:type="dxa"/>
          <w:trHeight w:val="216"/>
          <w:del w:id="2307" w:author="Sean de Noronha | DRG" w:date="2026-09-25T15:15:00Z"/>
        </w:trPr>
        <w:tc>
          <w:tcPr>
            <w:tcW w:w="764" w:type="dxa"/>
            <w:shd w:val="clear" w:color="auto" w:fill="F2F2F2"/>
            <w:tcMar>
              <w:left w:w="14" w:type="dxa"/>
              <w:right w:w="14" w:type="dxa"/>
            </w:tcMar>
            <w:vAlign w:val="center"/>
          </w:tcPr>
          <w:p w14:paraId="763DA8E5" w14:textId="47D0587D" w:rsidR="00004641" w:rsidRPr="00354578" w:rsidDel="00410831" w:rsidRDefault="00004641" w:rsidP="00354578">
            <w:pPr>
              <w:spacing w:after="0"/>
              <w:jc w:val="center"/>
              <w:rPr>
                <w:del w:id="2308" w:author="Sean de Noronha | DRG" w:date="2026-09-25T15:15:00Z" w16du:dateUtc="2026-09-25T13:15:00Z"/>
                <w:rFonts w:cs="Arial"/>
                <w:sz w:val="16"/>
                <w:szCs w:val="16"/>
              </w:rPr>
            </w:pPr>
            <w:del w:id="2309" w:author="Sean de Noronha | DRG" w:date="2026-09-25T15:15:00Z" w16du:dateUtc="2026-09-25T13:15:00Z">
              <w:r>
                <w:rPr>
                  <w:rFonts w:cs="Arial"/>
                  <w:b/>
                  <w:bCs/>
                  <w:sz w:val="16"/>
                  <w:szCs w:val="16"/>
                </w:rPr>
                <w:delText>21</w:delText>
              </w:r>
            </w:del>
          </w:p>
        </w:tc>
        <w:tc>
          <w:tcPr>
            <w:tcW w:w="530" w:type="dxa"/>
            <w:tcMar>
              <w:left w:w="14" w:type="dxa"/>
              <w:right w:w="14" w:type="dxa"/>
            </w:tcMar>
            <w:vAlign w:val="center"/>
          </w:tcPr>
          <w:p w14:paraId="36854DEE" w14:textId="0370E873" w:rsidR="00004641" w:rsidRPr="00354578" w:rsidDel="00410831" w:rsidRDefault="00004641" w:rsidP="00354578">
            <w:pPr>
              <w:spacing w:after="0"/>
              <w:jc w:val="center"/>
              <w:rPr>
                <w:del w:id="2310" w:author="Sean de Noronha | DRG" w:date="2026-09-25T15:15:00Z" w16du:dateUtc="2026-09-25T13:15:00Z"/>
                <w:rFonts w:cs="Arial"/>
                <w:sz w:val="16"/>
                <w:szCs w:val="16"/>
              </w:rPr>
            </w:pPr>
            <w:del w:id="2311" w:author="Sean de Noronha | DRG" w:date="2026-09-25T15:15:00Z" w16du:dateUtc="2026-09-25T13:15:00Z">
              <w:r>
                <w:rPr>
                  <w:sz w:val="16"/>
                  <w:szCs w:val="16"/>
                </w:rPr>
                <w:delText>16 / 10 L</w:delText>
              </w:r>
            </w:del>
          </w:p>
        </w:tc>
        <w:tc>
          <w:tcPr>
            <w:tcW w:w="570" w:type="dxa"/>
            <w:gridSpan w:val="2"/>
            <w:tcMar>
              <w:left w:w="14" w:type="dxa"/>
              <w:right w:w="14" w:type="dxa"/>
            </w:tcMar>
            <w:vAlign w:val="center"/>
          </w:tcPr>
          <w:p w14:paraId="330B7D4D" w14:textId="0C5EB5CC" w:rsidR="00004641" w:rsidRPr="00354578" w:rsidDel="00410831" w:rsidRDefault="00004641" w:rsidP="00354578">
            <w:pPr>
              <w:spacing w:after="0"/>
              <w:jc w:val="center"/>
              <w:rPr>
                <w:del w:id="2312" w:author="Sean de Noronha | DRG" w:date="2026-09-25T15:15:00Z" w16du:dateUtc="2026-09-25T13:15:00Z"/>
                <w:rFonts w:cs="Arial"/>
                <w:sz w:val="16"/>
                <w:szCs w:val="16"/>
              </w:rPr>
            </w:pPr>
            <w:del w:id="2313" w:author="Sean de Noronha | DRG" w:date="2026-09-25T15:15:00Z" w16du:dateUtc="2026-09-25T13:15:00Z">
              <w:r>
                <w:rPr>
                  <w:sz w:val="16"/>
                  <w:szCs w:val="16"/>
                </w:rPr>
                <w:delText>34 / 32 L</w:delText>
              </w:r>
            </w:del>
          </w:p>
        </w:tc>
        <w:tc>
          <w:tcPr>
            <w:tcW w:w="661" w:type="dxa"/>
            <w:tcMar>
              <w:left w:w="14" w:type="dxa"/>
              <w:right w:w="14" w:type="dxa"/>
            </w:tcMar>
            <w:vAlign w:val="center"/>
          </w:tcPr>
          <w:p w14:paraId="5AD2C4A5" w14:textId="163E35D4" w:rsidR="00004641" w:rsidRPr="00354578" w:rsidDel="00410831" w:rsidRDefault="00004641" w:rsidP="00354578">
            <w:pPr>
              <w:spacing w:after="0"/>
              <w:jc w:val="center"/>
              <w:rPr>
                <w:del w:id="2314" w:author="Sean de Noronha | DRG" w:date="2026-09-25T15:15:00Z" w16du:dateUtc="2026-09-25T13:15:00Z"/>
                <w:rFonts w:cs="Arial"/>
                <w:sz w:val="16"/>
                <w:szCs w:val="16"/>
              </w:rPr>
            </w:pPr>
            <w:del w:id="2315" w:author="Sean de Noronha | DRG" w:date="2026-09-25T15:15:00Z" w16du:dateUtc="2026-09-25T13:15:00Z">
              <w:r>
                <w:rPr>
                  <w:sz w:val="16"/>
                  <w:szCs w:val="16"/>
                </w:rPr>
                <w:delText>63 / 64 T</w:delText>
              </w:r>
            </w:del>
          </w:p>
        </w:tc>
        <w:tc>
          <w:tcPr>
            <w:tcW w:w="679" w:type="dxa"/>
            <w:gridSpan w:val="2"/>
            <w:tcMar>
              <w:left w:w="14" w:type="dxa"/>
              <w:right w:w="14" w:type="dxa"/>
            </w:tcMar>
            <w:vAlign w:val="center"/>
          </w:tcPr>
          <w:p w14:paraId="62CEC754" w14:textId="01ED9583" w:rsidR="00004641" w:rsidRPr="00354578" w:rsidDel="00410831" w:rsidRDefault="00004641" w:rsidP="00354578">
            <w:pPr>
              <w:spacing w:after="0"/>
              <w:jc w:val="center"/>
              <w:rPr>
                <w:del w:id="2316" w:author="Sean de Noronha | DRG" w:date="2026-09-25T15:15:00Z" w16du:dateUtc="2026-09-25T13:15:00Z"/>
                <w:rFonts w:cs="Arial"/>
                <w:sz w:val="16"/>
                <w:szCs w:val="16"/>
              </w:rPr>
            </w:pPr>
            <w:del w:id="2317" w:author="Sean de Noronha | DRG" w:date="2026-09-25T15:15:00Z" w16du:dateUtc="2026-09-25T13:15:00Z">
              <w:r>
                <w:rPr>
                  <w:sz w:val="16"/>
                  <w:szCs w:val="16"/>
                </w:rPr>
                <w:delText>130 / 112 T</w:delText>
              </w:r>
            </w:del>
          </w:p>
        </w:tc>
        <w:tc>
          <w:tcPr>
            <w:tcW w:w="678" w:type="dxa"/>
            <w:tcMar>
              <w:left w:w="14" w:type="dxa"/>
              <w:right w:w="14" w:type="dxa"/>
            </w:tcMar>
            <w:vAlign w:val="center"/>
          </w:tcPr>
          <w:p w14:paraId="31C1D61B" w14:textId="570B8674" w:rsidR="00004641" w:rsidRPr="00354578" w:rsidDel="00410831" w:rsidRDefault="00004641" w:rsidP="00354578">
            <w:pPr>
              <w:spacing w:after="0"/>
              <w:jc w:val="center"/>
              <w:rPr>
                <w:del w:id="2318" w:author="Sean de Noronha | DRG" w:date="2026-09-25T15:15:00Z" w16du:dateUtc="2026-09-25T13:15:00Z"/>
                <w:rFonts w:cs="Arial"/>
                <w:sz w:val="16"/>
                <w:szCs w:val="16"/>
              </w:rPr>
            </w:pPr>
            <w:del w:id="2319" w:author="Sean de Noronha | DRG" w:date="2026-09-25T15:15:00Z" w16du:dateUtc="2026-09-25T13:15:00Z">
              <w:r>
                <w:rPr>
                  <w:sz w:val="16"/>
                  <w:szCs w:val="16"/>
                </w:rPr>
                <w:delText>195 / 171 U</w:delText>
              </w:r>
            </w:del>
          </w:p>
        </w:tc>
        <w:tc>
          <w:tcPr>
            <w:tcW w:w="802" w:type="dxa"/>
            <w:gridSpan w:val="2"/>
            <w:tcMar>
              <w:left w:w="14" w:type="dxa"/>
              <w:right w:w="14" w:type="dxa"/>
            </w:tcMar>
            <w:vAlign w:val="center"/>
          </w:tcPr>
          <w:p w14:paraId="743F958F" w14:textId="4831999A" w:rsidR="00004641" w:rsidRPr="00354578" w:rsidDel="00410831" w:rsidRDefault="00004641" w:rsidP="00354578">
            <w:pPr>
              <w:spacing w:after="0"/>
              <w:jc w:val="center"/>
              <w:rPr>
                <w:del w:id="2320" w:author="Sean de Noronha | DRG" w:date="2026-09-25T15:15:00Z" w16du:dateUtc="2026-09-25T13:15:00Z"/>
                <w:rFonts w:cs="Arial"/>
                <w:sz w:val="16"/>
                <w:szCs w:val="16"/>
              </w:rPr>
            </w:pPr>
            <w:del w:id="2321" w:author="Sean de Noronha | DRG" w:date="2026-09-25T15:15:00Z" w16du:dateUtc="2026-09-25T13:15:00Z">
              <w:r>
                <w:rPr>
                  <w:sz w:val="16"/>
                  <w:szCs w:val="16"/>
                </w:rPr>
                <w:delText>376 / 341 U</w:delText>
              </w:r>
            </w:del>
          </w:p>
        </w:tc>
        <w:tc>
          <w:tcPr>
            <w:tcW w:w="786" w:type="dxa"/>
            <w:gridSpan w:val="2"/>
            <w:tcMar>
              <w:left w:w="14" w:type="dxa"/>
              <w:right w:w="14" w:type="dxa"/>
            </w:tcMar>
            <w:vAlign w:val="center"/>
          </w:tcPr>
          <w:p w14:paraId="4659814A" w14:textId="415A5E89" w:rsidR="00004641" w:rsidRPr="00354578" w:rsidDel="00410831" w:rsidRDefault="00004641" w:rsidP="00354578">
            <w:pPr>
              <w:spacing w:after="0"/>
              <w:jc w:val="center"/>
              <w:rPr>
                <w:del w:id="2322" w:author="Sean de Noronha | DRG" w:date="2026-09-25T15:15:00Z" w16du:dateUtc="2026-09-25T13:15:00Z"/>
                <w:rFonts w:cs="Arial"/>
                <w:sz w:val="16"/>
                <w:szCs w:val="16"/>
              </w:rPr>
            </w:pPr>
            <w:del w:id="2323" w:author="Sean de Noronha | DRG" w:date="2026-09-25T15:15:00Z" w16du:dateUtc="2026-09-25T13:15:00Z">
              <w:r>
                <w:rPr>
                  <w:sz w:val="16"/>
                  <w:szCs w:val="16"/>
                </w:rPr>
                <w:delText>599 / 556 U</w:delText>
              </w:r>
            </w:del>
          </w:p>
        </w:tc>
        <w:tc>
          <w:tcPr>
            <w:tcW w:w="803" w:type="dxa"/>
            <w:tcMar>
              <w:left w:w="14" w:type="dxa"/>
              <w:right w:w="14" w:type="dxa"/>
            </w:tcMar>
            <w:vAlign w:val="center"/>
          </w:tcPr>
          <w:p w14:paraId="72C1D4EA" w14:textId="13634497" w:rsidR="00004641" w:rsidRPr="00354578" w:rsidDel="00410831" w:rsidRDefault="00004641" w:rsidP="00354578">
            <w:pPr>
              <w:spacing w:after="0"/>
              <w:jc w:val="center"/>
              <w:rPr>
                <w:del w:id="2324" w:author="Sean de Noronha | DRG" w:date="2026-09-25T15:15:00Z" w16du:dateUtc="2026-09-25T13:15:00Z"/>
                <w:rFonts w:cs="Arial"/>
                <w:sz w:val="16"/>
                <w:szCs w:val="16"/>
              </w:rPr>
            </w:pPr>
            <w:del w:id="2325" w:author="Sean de Noronha | DRG" w:date="2026-09-25T15:15:00Z" w16du:dateUtc="2026-09-25T13:15:00Z">
              <w:r>
                <w:rPr>
                  <w:sz w:val="16"/>
                  <w:szCs w:val="16"/>
                </w:rPr>
                <w:delText>1059 / 1006 U</w:delText>
              </w:r>
            </w:del>
          </w:p>
        </w:tc>
        <w:tc>
          <w:tcPr>
            <w:tcW w:w="785" w:type="dxa"/>
            <w:gridSpan w:val="2"/>
            <w:tcMar>
              <w:left w:w="14" w:type="dxa"/>
              <w:right w:w="14" w:type="dxa"/>
            </w:tcMar>
            <w:vAlign w:val="center"/>
          </w:tcPr>
          <w:p w14:paraId="1111F777" w14:textId="7391364A" w:rsidR="00004641" w:rsidRPr="00354578" w:rsidDel="00410831" w:rsidRDefault="00004641" w:rsidP="00354578">
            <w:pPr>
              <w:spacing w:after="0"/>
              <w:jc w:val="center"/>
              <w:rPr>
                <w:del w:id="2326" w:author="Sean de Noronha | DRG" w:date="2026-09-25T15:15:00Z" w16du:dateUtc="2026-09-25T13:15:00Z"/>
                <w:rFonts w:cs="Arial"/>
                <w:sz w:val="16"/>
                <w:szCs w:val="16"/>
              </w:rPr>
            </w:pPr>
            <w:del w:id="2327" w:author="Sean de Noronha | DRG" w:date="2026-09-25T15:15:00Z" w16du:dateUtc="2026-09-25T13:15:00Z">
              <w:r>
                <w:rPr>
                  <w:sz w:val="16"/>
                  <w:szCs w:val="16"/>
                </w:rPr>
                <w:delText>2160 / 2104 U</w:delText>
              </w:r>
            </w:del>
          </w:p>
        </w:tc>
      </w:tr>
      <w:tr w:rsidR="00004641" w:rsidRPr="00354578" w:rsidDel="00410831" w14:paraId="44DDA48A" w14:textId="07BB5AF2" w:rsidTr="00952C88">
        <w:trPr>
          <w:gridAfter w:val="2"/>
          <w:wAfter w:w="2315" w:type="dxa"/>
          <w:trHeight w:val="216"/>
          <w:del w:id="2328" w:author="Sean de Noronha | DRG" w:date="2026-09-25T15:15:00Z"/>
        </w:trPr>
        <w:tc>
          <w:tcPr>
            <w:tcW w:w="764" w:type="dxa"/>
            <w:shd w:val="clear" w:color="auto" w:fill="F2F2F2"/>
            <w:tcMar>
              <w:left w:w="14" w:type="dxa"/>
              <w:right w:w="14" w:type="dxa"/>
            </w:tcMar>
            <w:vAlign w:val="center"/>
          </w:tcPr>
          <w:p w14:paraId="74CD9B6B" w14:textId="4A54DDB3" w:rsidR="00004641" w:rsidRPr="00354578" w:rsidDel="00410831" w:rsidRDefault="00004641" w:rsidP="00354578">
            <w:pPr>
              <w:spacing w:after="0"/>
              <w:jc w:val="center"/>
              <w:rPr>
                <w:del w:id="2329" w:author="Sean de Noronha | DRG" w:date="2026-09-25T15:15:00Z" w16du:dateUtc="2026-09-25T13:15:00Z"/>
                <w:rFonts w:cs="Arial"/>
                <w:sz w:val="16"/>
                <w:szCs w:val="16"/>
              </w:rPr>
            </w:pPr>
            <w:del w:id="2330" w:author="Sean de Noronha | DRG" w:date="2026-09-25T15:15:00Z" w16du:dateUtc="2026-09-25T13:15:00Z">
              <w:r>
                <w:rPr>
                  <w:rFonts w:cs="Arial"/>
                  <w:b/>
                  <w:bCs/>
                  <w:sz w:val="16"/>
                  <w:szCs w:val="16"/>
                </w:rPr>
                <w:delText>24</w:delText>
              </w:r>
            </w:del>
          </w:p>
        </w:tc>
        <w:tc>
          <w:tcPr>
            <w:tcW w:w="530" w:type="dxa"/>
            <w:tcMar>
              <w:left w:w="14" w:type="dxa"/>
              <w:right w:w="14" w:type="dxa"/>
            </w:tcMar>
            <w:vAlign w:val="center"/>
          </w:tcPr>
          <w:p w14:paraId="0ED04917" w14:textId="458AB90F" w:rsidR="00004641" w:rsidRPr="00354578" w:rsidDel="00410831" w:rsidRDefault="00004641" w:rsidP="00354578">
            <w:pPr>
              <w:spacing w:after="0"/>
              <w:jc w:val="center"/>
              <w:rPr>
                <w:del w:id="2331" w:author="Sean de Noronha | DRG" w:date="2026-09-25T15:15:00Z" w16du:dateUtc="2026-09-25T13:15:00Z"/>
                <w:rFonts w:cs="Arial"/>
                <w:sz w:val="16"/>
                <w:szCs w:val="16"/>
              </w:rPr>
            </w:pPr>
            <w:del w:id="2332" w:author="Sean de Noronha | DRG" w:date="2026-09-25T15:15:00Z" w16du:dateUtc="2026-09-25T13:15:00Z">
              <w:r>
                <w:rPr>
                  <w:sz w:val="16"/>
                  <w:szCs w:val="16"/>
                </w:rPr>
                <w:delText>15 / 9 L</w:delText>
              </w:r>
            </w:del>
          </w:p>
        </w:tc>
        <w:tc>
          <w:tcPr>
            <w:tcW w:w="570" w:type="dxa"/>
            <w:gridSpan w:val="2"/>
            <w:tcMar>
              <w:left w:w="14" w:type="dxa"/>
              <w:right w:w="14" w:type="dxa"/>
            </w:tcMar>
            <w:vAlign w:val="center"/>
          </w:tcPr>
          <w:p w14:paraId="6790BC83" w14:textId="37EFC862" w:rsidR="00004641" w:rsidRPr="00354578" w:rsidDel="00410831" w:rsidRDefault="00004641" w:rsidP="00354578">
            <w:pPr>
              <w:spacing w:after="0"/>
              <w:jc w:val="center"/>
              <w:rPr>
                <w:del w:id="2333" w:author="Sean de Noronha | DRG" w:date="2026-09-25T15:15:00Z" w16du:dateUtc="2026-09-25T13:15:00Z"/>
                <w:rFonts w:cs="Arial"/>
                <w:sz w:val="16"/>
                <w:szCs w:val="16"/>
              </w:rPr>
            </w:pPr>
            <w:del w:id="2334" w:author="Sean de Noronha | DRG" w:date="2026-09-25T15:15:00Z" w16du:dateUtc="2026-09-25T13:15:00Z">
              <w:r>
                <w:rPr>
                  <w:sz w:val="16"/>
                  <w:szCs w:val="16"/>
                </w:rPr>
                <w:delText>31 / 28 L</w:delText>
              </w:r>
            </w:del>
          </w:p>
        </w:tc>
        <w:tc>
          <w:tcPr>
            <w:tcW w:w="661" w:type="dxa"/>
            <w:tcMar>
              <w:left w:w="14" w:type="dxa"/>
              <w:right w:w="14" w:type="dxa"/>
            </w:tcMar>
            <w:vAlign w:val="center"/>
          </w:tcPr>
          <w:p w14:paraId="369CE088" w14:textId="35468361" w:rsidR="00004641" w:rsidRPr="00354578" w:rsidDel="00410831" w:rsidRDefault="00004641" w:rsidP="00354578">
            <w:pPr>
              <w:spacing w:after="0"/>
              <w:jc w:val="center"/>
              <w:rPr>
                <w:del w:id="2335" w:author="Sean de Noronha | DRG" w:date="2026-09-25T15:15:00Z" w16du:dateUtc="2026-09-25T13:15:00Z"/>
                <w:rFonts w:cs="Arial"/>
                <w:sz w:val="16"/>
                <w:szCs w:val="16"/>
              </w:rPr>
            </w:pPr>
            <w:del w:id="2336" w:author="Sean de Noronha | DRG" w:date="2026-09-25T15:15:00Z" w16du:dateUtc="2026-09-25T13:15:00Z">
              <w:r>
                <w:rPr>
                  <w:sz w:val="16"/>
                  <w:szCs w:val="16"/>
                </w:rPr>
                <w:delText>59 / 62 T</w:delText>
              </w:r>
            </w:del>
          </w:p>
        </w:tc>
        <w:tc>
          <w:tcPr>
            <w:tcW w:w="679" w:type="dxa"/>
            <w:gridSpan w:val="2"/>
            <w:tcMar>
              <w:left w:w="14" w:type="dxa"/>
              <w:right w:w="14" w:type="dxa"/>
            </w:tcMar>
            <w:vAlign w:val="center"/>
          </w:tcPr>
          <w:p w14:paraId="3B5E8D4F" w14:textId="214D8B08" w:rsidR="00004641" w:rsidRPr="00354578" w:rsidDel="00410831" w:rsidRDefault="00004641" w:rsidP="00354578">
            <w:pPr>
              <w:spacing w:after="0"/>
              <w:jc w:val="center"/>
              <w:rPr>
                <w:del w:id="2337" w:author="Sean de Noronha | DRG" w:date="2026-09-25T15:15:00Z" w16du:dateUtc="2026-09-25T13:15:00Z"/>
                <w:rFonts w:cs="Arial"/>
                <w:sz w:val="16"/>
                <w:szCs w:val="16"/>
              </w:rPr>
            </w:pPr>
            <w:del w:id="2338" w:author="Sean de Noronha | DRG" w:date="2026-09-25T15:15:00Z" w16du:dateUtc="2026-09-25T13:15:00Z">
              <w:r>
                <w:rPr>
                  <w:sz w:val="16"/>
                  <w:szCs w:val="16"/>
                </w:rPr>
                <w:delText>121 / 105 T</w:delText>
              </w:r>
            </w:del>
          </w:p>
        </w:tc>
        <w:tc>
          <w:tcPr>
            <w:tcW w:w="678" w:type="dxa"/>
            <w:tcMar>
              <w:left w:w="14" w:type="dxa"/>
              <w:right w:w="14" w:type="dxa"/>
            </w:tcMar>
            <w:vAlign w:val="center"/>
          </w:tcPr>
          <w:p w14:paraId="355FE99D" w14:textId="1B769F23" w:rsidR="00004641" w:rsidRPr="00354578" w:rsidDel="00410831" w:rsidRDefault="00004641" w:rsidP="00354578">
            <w:pPr>
              <w:spacing w:after="0"/>
              <w:jc w:val="center"/>
              <w:rPr>
                <w:del w:id="2339" w:author="Sean de Noronha | DRG" w:date="2026-09-25T15:15:00Z" w16du:dateUtc="2026-09-25T13:15:00Z"/>
                <w:rFonts w:cs="Arial"/>
                <w:sz w:val="16"/>
                <w:szCs w:val="16"/>
              </w:rPr>
            </w:pPr>
            <w:del w:id="2340" w:author="Sean de Noronha | DRG" w:date="2026-09-25T15:15:00Z" w16du:dateUtc="2026-09-25T13:15:00Z">
              <w:r>
                <w:rPr>
                  <w:sz w:val="16"/>
                  <w:szCs w:val="16"/>
                </w:rPr>
                <w:delText>182 / 158 T</w:delText>
              </w:r>
            </w:del>
          </w:p>
        </w:tc>
        <w:tc>
          <w:tcPr>
            <w:tcW w:w="802" w:type="dxa"/>
            <w:gridSpan w:val="2"/>
            <w:tcMar>
              <w:left w:w="14" w:type="dxa"/>
              <w:right w:w="14" w:type="dxa"/>
            </w:tcMar>
            <w:vAlign w:val="center"/>
          </w:tcPr>
          <w:p w14:paraId="3B9204AD" w14:textId="5F8F2486" w:rsidR="00004641" w:rsidRPr="00354578" w:rsidDel="00410831" w:rsidRDefault="00004641" w:rsidP="00354578">
            <w:pPr>
              <w:spacing w:after="0"/>
              <w:jc w:val="center"/>
              <w:rPr>
                <w:del w:id="2341" w:author="Sean de Noronha | DRG" w:date="2026-09-25T15:15:00Z" w16du:dateUtc="2026-09-25T13:15:00Z"/>
                <w:rFonts w:cs="Arial"/>
                <w:sz w:val="16"/>
                <w:szCs w:val="16"/>
              </w:rPr>
            </w:pPr>
            <w:del w:id="2342" w:author="Sean de Noronha | DRG" w:date="2026-09-25T15:15:00Z" w16du:dateUtc="2026-09-25T13:15:00Z">
              <w:r>
                <w:rPr>
                  <w:sz w:val="16"/>
                  <w:szCs w:val="16"/>
                </w:rPr>
                <w:delText>350 / 316 U</w:delText>
              </w:r>
            </w:del>
          </w:p>
        </w:tc>
        <w:tc>
          <w:tcPr>
            <w:tcW w:w="786" w:type="dxa"/>
            <w:gridSpan w:val="2"/>
            <w:tcMar>
              <w:left w:w="14" w:type="dxa"/>
              <w:right w:w="14" w:type="dxa"/>
            </w:tcMar>
            <w:vAlign w:val="center"/>
          </w:tcPr>
          <w:p w14:paraId="6BCA361D" w14:textId="6AA776E2" w:rsidR="00004641" w:rsidRPr="00354578" w:rsidDel="00410831" w:rsidRDefault="00004641" w:rsidP="00354578">
            <w:pPr>
              <w:spacing w:after="0"/>
              <w:jc w:val="center"/>
              <w:rPr>
                <w:del w:id="2343" w:author="Sean de Noronha | DRG" w:date="2026-09-25T15:15:00Z" w16du:dateUtc="2026-09-25T13:15:00Z"/>
                <w:rFonts w:cs="Arial"/>
                <w:sz w:val="16"/>
                <w:szCs w:val="16"/>
              </w:rPr>
            </w:pPr>
            <w:del w:id="2344" w:author="Sean de Noronha | DRG" w:date="2026-09-25T15:15:00Z" w16du:dateUtc="2026-09-25T13:15:00Z">
              <w:r>
                <w:rPr>
                  <w:sz w:val="16"/>
                  <w:szCs w:val="16"/>
                </w:rPr>
                <w:delText>557 / 515 U</w:delText>
              </w:r>
            </w:del>
          </w:p>
        </w:tc>
        <w:tc>
          <w:tcPr>
            <w:tcW w:w="803" w:type="dxa"/>
            <w:tcMar>
              <w:left w:w="14" w:type="dxa"/>
              <w:right w:w="14" w:type="dxa"/>
            </w:tcMar>
            <w:vAlign w:val="center"/>
          </w:tcPr>
          <w:p w14:paraId="478AEB80" w14:textId="5648B510" w:rsidR="00004641" w:rsidRPr="00354578" w:rsidDel="00410831" w:rsidRDefault="00004641" w:rsidP="00354578">
            <w:pPr>
              <w:spacing w:after="0"/>
              <w:jc w:val="center"/>
              <w:rPr>
                <w:del w:id="2345" w:author="Sean de Noronha | DRG" w:date="2026-09-25T15:15:00Z" w16du:dateUtc="2026-09-25T13:15:00Z"/>
                <w:rFonts w:cs="Arial"/>
                <w:sz w:val="16"/>
                <w:szCs w:val="16"/>
              </w:rPr>
            </w:pPr>
            <w:del w:id="2346" w:author="Sean de Noronha | DRG" w:date="2026-09-25T15:15:00Z" w16du:dateUtc="2026-09-25T13:15:00Z">
              <w:r>
                <w:rPr>
                  <w:sz w:val="16"/>
                  <w:szCs w:val="16"/>
                </w:rPr>
                <w:delText>985 / 933 U</w:delText>
              </w:r>
            </w:del>
          </w:p>
        </w:tc>
        <w:tc>
          <w:tcPr>
            <w:tcW w:w="785" w:type="dxa"/>
            <w:gridSpan w:val="2"/>
            <w:tcMar>
              <w:left w:w="14" w:type="dxa"/>
              <w:right w:w="14" w:type="dxa"/>
            </w:tcMar>
            <w:vAlign w:val="center"/>
          </w:tcPr>
          <w:p w14:paraId="377955CF" w14:textId="2D393BE4" w:rsidR="00004641" w:rsidRPr="00354578" w:rsidDel="00410831" w:rsidRDefault="00004641" w:rsidP="00354578">
            <w:pPr>
              <w:spacing w:after="0"/>
              <w:jc w:val="center"/>
              <w:rPr>
                <w:del w:id="2347" w:author="Sean de Noronha | DRG" w:date="2026-09-25T15:15:00Z" w16du:dateUtc="2026-09-25T13:15:00Z"/>
                <w:rFonts w:cs="Arial"/>
                <w:sz w:val="16"/>
                <w:szCs w:val="16"/>
              </w:rPr>
            </w:pPr>
            <w:del w:id="2348" w:author="Sean de Noronha | DRG" w:date="2026-09-25T15:15:00Z" w16du:dateUtc="2026-09-25T13:15:00Z">
              <w:r>
                <w:rPr>
                  <w:sz w:val="16"/>
                  <w:szCs w:val="16"/>
                </w:rPr>
                <w:delText>2010 / 1952 U</w:delText>
              </w:r>
            </w:del>
          </w:p>
        </w:tc>
      </w:tr>
      <w:tr w:rsidR="00004641" w:rsidRPr="00354578" w:rsidDel="00410831" w14:paraId="7893F724" w14:textId="50F22571" w:rsidTr="00952C88">
        <w:trPr>
          <w:gridAfter w:val="2"/>
          <w:wAfter w:w="2315" w:type="dxa"/>
          <w:trHeight w:val="216"/>
          <w:del w:id="2349" w:author="Sean de Noronha | DRG" w:date="2026-09-25T15:15:00Z"/>
        </w:trPr>
        <w:tc>
          <w:tcPr>
            <w:tcW w:w="764" w:type="dxa"/>
            <w:shd w:val="clear" w:color="auto" w:fill="F2F2F2"/>
            <w:tcMar>
              <w:left w:w="14" w:type="dxa"/>
              <w:right w:w="14" w:type="dxa"/>
            </w:tcMar>
            <w:vAlign w:val="center"/>
          </w:tcPr>
          <w:p w14:paraId="05FE20C5" w14:textId="49381D37" w:rsidR="00004641" w:rsidRPr="00354578" w:rsidDel="00410831" w:rsidRDefault="00004641" w:rsidP="00354578">
            <w:pPr>
              <w:spacing w:after="0"/>
              <w:jc w:val="center"/>
              <w:rPr>
                <w:del w:id="2350" w:author="Sean de Noronha | DRG" w:date="2026-09-25T15:15:00Z" w16du:dateUtc="2026-09-25T13:15:00Z"/>
                <w:rFonts w:cs="Arial"/>
                <w:sz w:val="16"/>
                <w:szCs w:val="16"/>
              </w:rPr>
            </w:pPr>
            <w:del w:id="2351" w:author="Sean de Noronha | DRG" w:date="2026-09-25T15:15:00Z" w16du:dateUtc="2026-09-25T13:15:00Z">
              <w:r>
                <w:rPr>
                  <w:rFonts w:cs="Arial"/>
                  <w:b/>
                  <w:bCs/>
                  <w:sz w:val="16"/>
                  <w:szCs w:val="16"/>
                </w:rPr>
                <w:delText>27</w:delText>
              </w:r>
            </w:del>
          </w:p>
        </w:tc>
        <w:tc>
          <w:tcPr>
            <w:tcW w:w="530" w:type="dxa"/>
            <w:tcMar>
              <w:left w:w="14" w:type="dxa"/>
              <w:right w:w="14" w:type="dxa"/>
            </w:tcMar>
            <w:vAlign w:val="center"/>
          </w:tcPr>
          <w:p w14:paraId="013BE8DB" w14:textId="2371EA89" w:rsidR="00004641" w:rsidRPr="00354578" w:rsidDel="00410831" w:rsidRDefault="00004641" w:rsidP="00354578">
            <w:pPr>
              <w:spacing w:after="0"/>
              <w:jc w:val="center"/>
              <w:rPr>
                <w:del w:id="2352" w:author="Sean de Noronha | DRG" w:date="2026-09-25T15:15:00Z" w16du:dateUtc="2026-09-25T13:15:00Z"/>
                <w:rFonts w:cs="Arial"/>
                <w:sz w:val="16"/>
                <w:szCs w:val="16"/>
              </w:rPr>
            </w:pPr>
            <w:del w:id="2353" w:author="Sean de Noronha | DRG" w:date="2026-09-25T15:15:00Z" w16du:dateUtc="2026-09-25T13:15:00Z">
              <w:r>
                <w:rPr>
                  <w:sz w:val="16"/>
                  <w:szCs w:val="16"/>
                </w:rPr>
                <w:delText>14 / 8 L</w:delText>
              </w:r>
            </w:del>
          </w:p>
        </w:tc>
        <w:tc>
          <w:tcPr>
            <w:tcW w:w="570" w:type="dxa"/>
            <w:gridSpan w:val="2"/>
            <w:tcMar>
              <w:left w:w="14" w:type="dxa"/>
              <w:right w:w="14" w:type="dxa"/>
            </w:tcMar>
            <w:vAlign w:val="center"/>
          </w:tcPr>
          <w:p w14:paraId="7260D161" w14:textId="6E3390F9" w:rsidR="00004641" w:rsidRPr="00354578" w:rsidDel="00410831" w:rsidRDefault="00004641" w:rsidP="00354578">
            <w:pPr>
              <w:spacing w:after="0"/>
              <w:jc w:val="center"/>
              <w:rPr>
                <w:del w:id="2354" w:author="Sean de Noronha | DRG" w:date="2026-09-25T15:15:00Z" w16du:dateUtc="2026-09-25T13:15:00Z"/>
                <w:rFonts w:cs="Arial"/>
                <w:sz w:val="16"/>
                <w:szCs w:val="16"/>
              </w:rPr>
            </w:pPr>
            <w:del w:id="2355" w:author="Sean de Noronha | DRG" w:date="2026-09-25T15:15:00Z" w16du:dateUtc="2026-09-25T13:15:00Z">
              <w:r>
                <w:rPr>
                  <w:sz w:val="16"/>
                  <w:szCs w:val="16"/>
                </w:rPr>
                <w:delText>29 / 25 L</w:delText>
              </w:r>
            </w:del>
          </w:p>
        </w:tc>
        <w:tc>
          <w:tcPr>
            <w:tcW w:w="661" w:type="dxa"/>
            <w:tcMar>
              <w:left w:w="14" w:type="dxa"/>
              <w:right w:w="14" w:type="dxa"/>
            </w:tcMar>
            <w:vAlign w:val="center"/>
          </w:tcPr>
          <w:p w14:paraId="074D5C72" w14:textId="783991D5" w:rsidR="00004641" w:rsidRPr="00354578" w:rsidDel="00410831" w:rsidRDefault="00004641" w:rsidP="00354578">
            <w:pPr>
              <w:spacing w:after="0"/>
              <w:jc w:val="center"/>
              <w:rPr>
                <w:del w:id="2356" w:author="Sean de Noronha | DRG" w:date="2026-09-25T15:15:00Z" w16du:dateUtc="2026-09-25T13:15:00Z"/>
                <w:rFonts w:cs="Arial"/>
                <w:sz w:val="16"/>
                <w:szCs w:val="16"/>
              </w:rPr>
            </w:pPr>
            <w:del w:id="2357" w:author="Sean de Noronha | DRG" w:date="2026-09-25T15:15:00Z" w16du:dateUtc="2026-09-25T13:15:00Z">
              <w:r>
                <w:rPr>
                  <w:sz w:val="16"/>
                  <w:szCs w:val="16"/>
                </w:rPr>
                <w:delText>55 / 60 L</w:delText>
              </w:r>
            </w:del>
          </w:p>
        </w:tc>
        <w:tc>
          <w:tcPr>
            <w:tcW w:w="679" w:type="dxa"/>
            <w:gridSpan w:val="2"/>
            <w:tcMar>
              <w:left w:w="14" w:type="dxa"/>
              <w:right w:w="14" w:type="dxa"/>
            </w:tcMar>
            <w:vAlign w:val="center"/>
          </w:tcPr>
          <w:p w14:paraId="3DE03723" w14:textId="363524E1" w:rsidR="00004641" w:rsidRPr="00354578" w:rsidDel="00410831" w:rsidRDefault="00004641" w:rsidP="00354578">
            <w:pPr>
              <w:spacing w:after="0"/>
              <w:jc w:val="center"/>
              <w:rPr>
                <w:del w:id="2358" w:author="Sean de Noronha | DRG" w:date="2026-09-25T15:15:00Z" w16du:dateUtc="2026-09-25T13:15:00Z"/>
                <w:rFonts w:cs="Arial"/>
                <w:sz w:val="16"/>
                <w:szCs w:val="16"/>
              </w:rPr>
            </w:pPr>
            <w:del w:id="2359" w:author="Sean de Noronha | DRG" w:date="2026-09-25T15:15:00Z" w16du:dateUtc="2026-09-25T13:15:00Z">
              <w:r>
                <w:rPr>
                  <w:sz w:val="16"/>
                  <w:szCs w:val="16"/>
                </w:rPr>
                <w:delText>114 / 100 T</w:delText>
              </w:r>
            </w:del>
          </w:p>
        </w:tc>
        <w:tc>
          <w:tcPr>
            <w:tcW w:w="678" w:type="dxa"/>
            <w:tcMar>
              <w:left w:w="14" w:type="dxa"/>
              <w:right w:w="14" w:type="dxa"/>
            </w:tcMar>
            <w:vAlign w:val="center"/>
          </w:tcPr>
          <w:p w14:paraId="5DB01C9E" w14:textId="0A122543" w:rsidR="00004641" w:rsidRPr="00354578" w:rsidDel="00410831" w:rsidRDefault="00004641" w:rsidP="00354578">
            <w:pPr>
              <w:spacing w:after="0"/>
              <w:jc w:val="center"/>
              <w:rPr>
                <w:del w:id="2360" w:author="Sean de Noronha | DRG" w:date="2026-09-25T15:15:00Z" w16du:dateUtc="2026-09-25T13:15:00Z"/>
                <w:rFonts w:cs="Arial"/>
                <w:sz w:val="16"/>
                <w:szCs w:val="16"/>
              </w:rPr>
            </w:pPr>
            <w:del w:id="2361" w:author="Sean de Noronha | DRG" w:date="2026-09-25T15:15:00Z" w16du:dateUtc="2026-09-25T13:15:00Z">
              <w:r>
                <w:rPr>
                  <w:sz w:val="16"/>
                  <w:szCs w:val="16"/>
                </w:rPr>
                <w:delText>170 / 148 T</w:delText>
              </w:r>
            </w:del>
          </w:p>
        </w:tc>
        <w:tc>
          <w:tcPr>
            <w:tcW w:w="802" w:type="dxa"/>
            <w:gridSpan w:val="2"/>
            <w:tcMar>
              <w:left w:w="14" w:type="dxa"/>
              <w:right w:w="14" w:type="dxa"/>
            </w:tcMar>
            <w:vAlign w:val="center"/>
          </w:tcPr>
          <w:p w14:paraId="4846D09C" w14:textId="3CADA6D9" w:rsidR="00004641" w:rsidRPr="00354578" w:rsidDel="00410831" w:rsidRDefault="00004641" w:rsidP="00354578">
            <w:pPr>
              <w:spacing w:after="0"/>
              <w:jc w:val="center"/>
              <w:rPr>
                <w:del w:id="2362" w:author="Sean de Noronha | DRG" w:date="2026-09-25T15:15:00Z" w16du:dateUtc="2026-09-25T13:15:00Z"/>
                <w:rFonts w:cs="Arial"/>
                <w:sz w:val="16"/>
                <w:szCs w:val="16"/>
              </w:rPr>
            </w:pPr>
            <w:del w:id="2363" w:author="Sean de Noronha | DRG" w:date="2026-09-25T15:15:00Z" w16du:dateUtc="2026-09-25T13:15:00Z">
              <w:r>
                <w:rPr>
                  <w:sz w:val="16"/>
                  <w:szCs w:val="16"/>
                </w:rPr>
                <w:delText>328 / 295 U</w:delText>
              </w:r>
            </w:del>
          </w:p>
        </w:tc>
        <w:tc>
          <w:tcPr>
            <w:tcW w:w="786" w:type="dxa"/>
            <w:gridSpan w:val="2"/>
            <w:tcMar>
              <w:left w:w="14" w:type="dxa"/>
              <w:right w:w="14" w:type="dxa"/>
            </w:tcMar>
            <w:vAlign w:val="center"/>
          </w:tcPr>
          <w:p w14:paraId="5FBDCA22" w14:textId="651CBAF4" w:rsidR="00004641" w:rsidRPr="00354578" w:rsidDel="00410831" w:rsidRDefault="00004641" w:rsidP="00354578">
            <w:pPr>
              <w:spacing w:after="0"/>
              <w:jc w:val="center"/>
              <w:rPr>
                <w:del w:id="2364" w:author="Sean de Noronha | DRG" w:date="2026-09-25T15:15:00Z" w16du:dateUtc="2026-09-25T13:15:00Z"/>
                <w:rFonts w:cs="Arial"/>
                <w:sz w:val="16"/>
                <w:szCs w:val="16"/>
              </w:rPr>
            </w:pPr>
            <w:del w:id="2365" w:author="Sean de Noronha | DRG" w:date="2026-09-25T15:15:00Z" w16du:dateUtc="2026-09-25T13:15:00Z">
              <w:r>
                <w:rPr>
                  <w:sz w:val="16"/>
                  <w:szCs w:val="16"/>
                </w:rPr>
                <w:delText>523 / 481 U</w:delText>
              </w:r>
            </w:del>
          </w:p>
        </w:tc>
        <w:tc>
          <w:tcPr>
            <w:tcW w:w="803" w:type="dxa"/>
            <w:tcMar>
              <w:left w:w="14" w:type="dxa"/>
              <w:right w:w="14" w:type="dxa"/>
            </w:tcMar>
            <w:vAlign w:val="center"/>
          </w:tcPr>
          <w:p w14:paraId="0F0075E9" w14:textId="31F0BDDF" w:rsidR="00004641" w:rsidRPr="00354578" w:rsidDel="00410831" w:rsidRDefault="00004641" w:rsidP="00354578">
            <w:pPr>
              <w:spacing w:after="0"/>
              <w:jc w:val="center"/>
              <w:rPr>
                <w:del w:id="2366" w:author="Sean de Noronha | DRG" w:date="2026-09-25T15:15:00Z" w16du:dateUtc="2026-09-25T13:15:00Z"/>
                <w:rFonts w:cs="Arial"/>
                <w:sz w:val="16"/>
                <w:szCs w:val="16"/>
              </w:rPr>
            </w:pPr>
            <w:del w:id="2367" w:author="Sean de Noronha | DRG" w:date="2026-09-25T15:15:00Z" w16du:dateUtc="2026-09-25T13:15:00Z">
              <w:r>
                <w:rPr>
                  <w:sz w:val="16"/>
                  <w:szCs w:val="16"/>
                </w:rPr>
                <w:delText>924 / 872 U</w:delText>
              </w:r>
            </w:del>
          </w:p>
        </w:tc>
        <w:tc>
          <w:tcPr>
            <w:tcW w:w="785" w:type="dxa"/>
            <w:gridSpan w:val="2"/>
            <w:tcMar>
              <w:left w:w="14" w:type="dxa"/>
              <w:right w:w="14" w:type="dxa"/>
            </w:tcMar>
            <w:vAlign w:val="center"/>
          </w:tcPr>
          <w:p w14:paraId="1FB83347" w14:textId="4D6258B6" w:rsidR="00004641" w:rsidRPr="00354578" w:rsidDel="00410831" w:rsidRDefault="00004641" w:rsidP="00354578">
            <w:pPr>
              <w:spacing w:after="0"/>
              <w:jc w:val="center"/>
              <w:rPr>
                <w:del w:id="2368" w:author="Sean de Noronha | DRG" w:date="2026-09-25T15:15:00Z" w16du:dateUtc="2026-09-25T13:15:00Z"/>
                <w:rFonts w:cs="Arial"/>
                <w:sz w:val="16"/>
                <w:szCs w:val="16"/>
              </w:rPr>
            </w:pPr>
            <w:del w:id="2369" w:author="Sean de Noronha | DRG" w:date="2026-09-25T15:15:00Z" w16du:dateUtc="2026-09-25T13:15:00Z">
              <w:r>
                <w:rPr>
                  <w:sz w:val="16"/>
                  <w:szCs w:val="16"/>
                </w:rPr>
                <w:delText>1886 / 1826 U</w:delText>
              </w:r>
            </w:del>
          </w:p>
        </w:tc>
      </w:tr>
      <w:tr w:rsidR="00004641" w:rsidRPr="00354578" w:rsidDel="00410831" w14:paraId="649390C3" w14:textId="1FA4FEB4" w:rsidTr="00952C88">
        <w:trPr>
          <w:gridAfter w:val="2"/>
          <w:wAfter w:w="2315" w:type="dxa"/>
          <w:trHeight w:val="216"/>
          <w:del w:id="2370" w:author="Sean de Noronha | DRG" w:date="2026-09-25T15:15:00Z"/>
        </w:trPr>
        <w:tc>
          <w:tcPr>
            <w:tcW w:w="764" w:type="dxa"/>
            <w:shd w:val="clear" w:color="auto" w:fill="F2F2F2"/>
            <w:tcMar>
              <w:left w:w="14" w:type="dxa"/>
              <w:right w:w="14" w:type="dxa"/>
            </w:tcMar>
            <w:vAlign w:val="center"/>
          </w:tcPr>
          <w:p w14:paraId="5F7D23CD" w14:textId="51E6B18E" w:rsidR="00004641" w:rsidRPr="00354578" w:rsidDel="00410831" w:rsidRDefault="00004641" w:rsidP="00354578">
            <w:pPr>
              <w:spacing w:after="0"/>
              <w:jc w:val="center"/>
              <w:rPr>
                <w:del w:id="2371" w:author="Sean de Noronha | DRG" w:date="2026-09-25T15:15:00Z" w16du:dateUtc="2026-09-25T13:15:00Z"/>
                <w:rFonts w:cs="Arial"/>
                <w:sz w:val="16"/>
                <w:szCs w:val="16"/>
              </w:rPr>
            </w:pPr>
            <w:del w:id="2372" w:author="Sean de Noronha | DRG" w:date="2026-09-25T15:15:00Z" w16du:dateUtc="2026-09-25T13:15:00Z">
              <w:r>
                <w:rPr>
                  <w:rFonts w:cs="Arial"/>
                  <w:b/>
                  <w:bCs/>
                  <w:sz w:val="16"/>
                  <w:szCs w:val="16"/>
                </w:rPr>
                <w:delText>30</w:delText>
              </w:r>
            </w:del>
          </w:p>
        </w:tc>
        <w:tc>
          <w:tcPr>
            <w:tcW w:w="530" w:type="dxa"/>
            <w:tcMar>
              <w:left w:w="14" w:type="dxa"/>
              <w:right w:w="14" w:type="dxa"/>
            </w:tcMar>
            <w:vAlign w:val="center"/>
          </w:tcPr>
          <w:p w14:paraId="5ED355E6" w14:textId="37D7BF02" w:rsidR="00004641" w:rsidRPr="00354578" w:rsidDel="00410831" w:rsidRDefault="00004641" w:rsidP="00354578">
            <w:pPr>
              <w:spacing w:after="0"/>
              <w:jc w:val="center"/>
              <w:rPr>
                <w:del w:id="2373" w:author="Sean de Noronha | DRG" w:date="2026-09-25T15:15:00Z" w16du:dateUtc="2026-09-25T13:15:00Z"/>
                <w:rFonts w:cs="Arial"/>
                <w:sz w:val="16"/>
                <w:szCs w:val="16"/>
              </w:rPr>
            </w:pPr>
            <w:del w:id="2374" w:author="Sean de Noronha | DRG" w:date="2026-09-25T15:15:00Z" w16du:dateUtc="2026-09-25T13:15:00Z">
              <w:r>
                <w:rPr>
                  <w:sz w:val="16"/>
                  <w:szCs w:val="16"/>
                </w:rPr>
                <w:delText>13 / 7 L</w:delText>
              </w:r>
            </w:del>
          </w:p>
        </w:tc>
        <w:tc>
          <w:tcPr>
            <w:tcW w:w="570" w:type="dxa"/>
            <w:gridSpan w:val="2"/>
            <w:tcMar>
              <w:left w:w="14" w:type="dxa"/>
              <w:right w:w="14" w:type="dxa"/>
            </w:tcMar>
            <w:vAlign w:val="center"/>
          </w:tcPr>
          <w:p w14:paraId="6C933E01" w14:textId="031ADB2E" w:rsidR="00004641" w:rsidRPr="00354578" w:rsidDel="00410831" w:rsidRDefault="00004641" w:rsidP="00354578">
            <w:pPr>
              <w:spacing w:after="0"/>
              <w:jc w:val="center"/>
              <w:rPr>
                <w:del w:id="2375" w:author="Sean de Noronha | DRG" w:date="2026-09-25T15:15:00Z" w16du:dateUtc="2026-09-25T13:15:00Z"/>
                <w:rFonts w:cs="Arial"/>
                <w:sz w:val="16"/>
                <w:szCs w:val="16"/>
              </w:rPr>
            </w:pPr>
            <w:del w:id="2376" w:author="Sean de Noronha | DRG" w:date="2026-09-25T15:15:00Z" w16du:dateUtc="2026-09-25T13:15:00Z">
              <w:r>
                <w:rPr>
                  <w:sz w:val="16"/>
                  <w:szCs w:val="16"/>
                </w:rPr>
                <w:delText>28 / 23 L</w:delText>
              </w:r>
            </w:del>
          </w:p>
        </w:tc>
        <w:tc>
          <w:tcPr>
            <w:tcW w:w="661" w:type="dxa"/>
            <w:tcMar>
              <w:left w:w="14" w:type="dxa"/>
              <w:right w:w="14" w:type="dxa"/>
            </w:tcMar>
            <w:vAlign w:val="center"/>
          </w:tcPr>
          <w:p w14:paraId="67BEAA51" w14:textId="036D23C5" w:rsidR="00004641" w:rsidRPr="00354578" w:rsidDel="00410831" w:rsidRDefault="00004641" w:rsidP="00354578">
            <w:pPr>
              <w:spacing w:after="0"/>
              <w:jc w:val="center"/>
              <w:rPr>
                <w:del w:id="2377" w:author="Sean de Noronha | DRG" w:date="2026-09-25T15:15:00Z" w16du:dateUtc="2026-09-25T13:15:00Z"/>
                <w:rFonts w:cs="Arial"/>
                <w:sz w:val="16"/>
                <w:szCs w:val="16"/>
              </w:rPr>
            </w:pPr>
            <w:del w:id="2378" w:author="Sean de Noronha | DRG" w:date="2026-09-25T15:15:00Z" w16du:dateUtc="2026-09-25T13:15:00Z">
              <w:r>
                <w:rPr>
                  <w:sz w:val="16"/>
                  <w:szCs w:val="16"/>
                </w:rPr>
                <w:delText>52 / 57 L</w:delText>
              </w:r>
            </w:del>
          </w:p>
        </w:tc>
        <w:tc>
          <w:tcPr>
            <w:tcW w:w="679" w:type="dxa"/>
            <w:gridSpan w:val="2"/>
            <w:tcMar>
              <w:left w:w="14" w:type="dxa"/>
              <w:right w:w="14" w:type="dxa"/>
            </w:tcMar>
            <w:vAlign w:val="center"/>
          </w:tcPr>
          <w:p w14:paraId="1898CC4E" w14:textId="1E5A080F" w:rsidR="00004641" w:rsidRPr="00354578" w:rsidDel="00410831" w:rsidRDefault="00004641" w:rsidP="00354578">
            <w:pPr>
              <w:spacing w:after="0"/>
              <w:jc w:val="center"/>
              <w:rPr>
                <w:del w:id="2379" w:author="Sean de Noronha | DRG" w:date="2026-09-25T15:15:00Z" w16du:dateUtc="2026-09-25T13:15:00Z"/>
                <w:rFonts w:cs="Arial"/>
                <w:sz w:val="16"/>
                <w:szCs w:val="16"/>
              </w:rPr>
            </w:pPr>
            <w:del w:id="2380" w:author="Sean de Noronha | DRG" w:date="2026-09-25T15:15:00Z" w16du:dateUtc="2026-09-25T13:15:00Z">
              <w:r>
                <w:rPr>
                  <w:sz w:val="16"/>
                  <w:szCs w:val="16"/>
                </w:rPr>
                <w:delText>107 / 96 T</w:delText>
              </w:r>
            </w:del>
          </w:p>
        </w:tc>
        <w:tc>
          <w:tcPr>
            <w:tcW w:w="678" w:type="dxa"/>
            <w:tcMar>
              <w:left w:w="14" w:type="dxa"/>
              <w:right w:w="14" w:type="dxa"/>
            </w:tcMar>
            <w:vAlign w:val="center"/>
          </w:tcPr>
          <w:p w14:paraId="38E28EDF" w14:textId="6DEB9334" w:rsidR="00004641" w:rsidRPr="00354578" w:rsidDel="00410831" w:rsidRDefault="00004641" w:rsidP="00354578">
            <w:pPr>
              <w:spacing w:after="0"/>
              <w:jc w:val="center"/>
              <w:rPr>
                <w:del w:id="2381" w:author="Sean de Noronha | DRG" w:date="2026-09-25T15:15:00Z" w16du:dateUtc="2026-09-25T13:15:00Z"/>
                <w:rFonts w:cs="Arial"/>
                <w:sz w:val="16"/>
                <w:szCs w:val="16"/>
              </w:rPr>
            </w:pPr>
            <w:del w:id="2382" w:author="Sean de Noronha | DRG" w:date="2026-09-25T15:15:00Z" w16du:dateUtc="2026-09-25T13:15:00Z">
              <w:r>
                <w:rPr>
                  <w:sz w:val="16"/>
                  <w:szCs w:val="16"/>
                </w:rPr>
                <w:delText>161 / 139 T</w:delText>
              </w:r>
            </w:del>
          </w:p>
        </w:tc>
        <w:tc>
          <w:tcPr>
            <w:tcW w:w="802" w:type="dxa"/>
            <w:gridSpan w:val="2"/>
            <w:tcMar>
              <w:left w:w="14" w:type="dxa"/>
              <w:right w:w="14" w:type="dxa"/>
            </w:tcMar>
            <w:vAlign w:val="center"/>
          </w:tcPr>
          <w:p w14:paraId="668FE63D" w14:textId="6DB95A69" w:rsidR="00004641" w:rsidRPr="00354578" w:rsidDel="00410831" w:rsidRDefault="00004641" w:rsidP="00354578">
            <w:pPr>
              <w:spacing w:after="0"/>
              <w:jc w:val="center"/>
              <w:rPr>
                <w:del w:id="2383" w:author="Sean de Noronha | DRG" w:date="2026-09-25T15:15:00Z" w16du:dateUtc="2026-09-25T13:15:00Z"/>
                <w:rFonts w:cs="Arial"/>
                <w:sz w:val="16"/>
                <w:szCs w:val="16"/>
              </w:rPr>
            </w:pPr>
            <w:del w:id="2384" w:author="Sean de Noronha | DRG" w:date="2026-09-25T15:15:00Z" w16du:dateUtc="2026-09-25T13:15:00Z">
              <w:r>
                <w:rPr>
                  <w:sz w:val="16"/>
                  <w:szCs w:val="16"/>
                </w:rPr>
                <w:delText>310 / 278 U</w:delText>
              </w:r>
            </w:del>
          </w:p>
        </w:tc>
        <w:tc>
          <w:tcPr>
            <w:tcW w:w="786" w:type="dxa"/>
            <w:gridSpan w:val="2"/>
            <w:tcMar>
              <w:left w:w="14" w:type="dxa"/>
              <w:right w:w="14" w:type="dxa"/>
            </w:tcMar>
            <w:vAlign w:val="center"/>
          </w:tcPr>
          <w:p w14:paraId="39809B36" w14:textId="5D10022B" w:rsidR="00004641" w:rsidRPr="00354578" w:rsidDel="00410831" w:rsidRDefault="00004641" w:rsidP="00354578">
            <w:pPr>
              <w:spacing w:after="0"/>
              <w:jc w:val="center"/>
              <w:rPr>
                <w:del w:id="2385" w:author="Sean de Noronha | DRG" w:date="2026-09-25T15:15:00Z" w16du:dateUtc="2026-09-25T13:15:00Z"/>
                <w:rFonts w:cs="Arial"/>
                <w:sz w:val="16"/>
                <w:szCs w:val="16"/>
              </w:rPr>
            </w:pPr>
            <w:del w:id="2386" w:author="Sean de Noronha | DRG" w:date="2026-09-25T15:15:00Z" w16du:dateUtc="2026-09-25T13:15:00Z">
              <w:r>
                <w:rPr>
                  <w:sz w:val="16"/>
                  <w:szCs w:val="16"/>
                </w:rPr>
                <w:delText>494 / 453 U</w:delText>
              </w:r>
            </w:del>
          </w:p>
        </w:tc>
        <w:tc>
          <w:tcPr>
            <w:tcW w:w="803" w:type="dxa"/>
            <w:tcMar>
              <w:left w:w="14" w:type="dxa"/>
              <w:right w:w="14" w:type="dxa"/>
            </w:tcMar>
            <w:vAlign w:val="center"/>
          </w:tcPr>
          <w:p w14:paraId="15CF336C" w14:textId="342259EE" w:rsidR="00004641" w:rsidRPr="00354578" w:rsidDel="00410831" w:rsidRDefault="00004641" w:rsidP="00354578">
            <w:pPr>
              <w:spacing w:after="0"/>
              <w:jc w:val="center"/>
              <w:rPr>
                <w:del w:id="2387" w:author="Sean de Noronha | DRG" w:date="2026-09-25T15:15:00Z" w16du:dateUtc="2026-09-25T13:15:00Z"/>
                <w:rFonts w:cs="Arial"/>
                <w:sz w:val="16"/>
                <w:szCs w:val="16"/>
              </w:rPr>
            </w:pPr>
            <w:del w:id="2388" w:author="Sean de Noronha | DRG" w:date="2026-09-25T15:15:00Z" w16du:dateUtc="2026-09-25T13:15:00Z">
              <w:r>
                <w:rPr>
                  <w:sz w:val="16"/>
                  <w:szCs w:val="16"/>
                </w:rPr>
                <w:delText>873 / 821 U</w:delText>
              </w:r>
            </w:del>
          </w:p>
        </w:tc>
        <w:tc>
          <w:tcPr>
            <w:tcW w:w="785" w:type="dxa"/>
            <w:gridSpan w:val="2"/>
            <w:tcMar>
              <w:left w:w="14" w:type="dxa"/>
              <w:right w:w="14" w:type="dxa"/>
            </w:tcMar>
            <w:vAlign w:val="center"/>
          </w:tcPr>
          <w:p w14:paraId="48F470AE" w14:textId="5FD23E18" w:rsidR="00004641" w:rsidRPr="00354578" w:rsidDel="00410831" w:rsidRDefault="00004641" w:rsidP="00354578">
            <w:pPr>
              <w:spacing w:after="0"/>
              <w:jc w:val="center"/>
              <w:rPr>
                <w:del w:id="2389" w:author="Sean de Noronha | DRG" w:date="2026-09-25T15:15:00Z" w16du:dateUtc="2026-09-25T13:15:00Z"/>
                <w:rFonts w:cs="Arial"/>
                <w:sz w:val="16"/>
                <w:szCs w:val="16"/>
              </w:rPr>
            </w:pPr>
            <w:del w:id="2390" w:author="Sean de Noronha | DRG" w:date="2026-09-25T15:15:00Z" w16du:dateUtc="2026-09-25T13:15:00Z">
              <w:r>
                <w:rPr>
                  <w:sz w:val="16"/>
                  <w:szCs w:val="16"/>
                </w:rPr>
                <w:delText>1781 / 1721 U</w:delText>
              </w:r>
            </w:del>
          </w:p>
        </w:tc>
      </w:tr>
      <w:tr w:rsidR="00004641" w:rsidRPr="00354578" w:rsidDel="00410831" w14:paraId="26C09533" w14:textId="49BBAC22" w:rsidTr="00952C88">
        <w:trPr>
          <w:gridAfter w:val="2"/>
          <w:wAfter w:w="2315" w:type="dxa"/>
          <w:trHeight w:val="216"/>
          <w:del w:id="2391" w:author="Sean de Noronha | DRG" w:date="2026-09-25T15:15:00Z"/>
        </w:trPr>
        <w:tc>
          <w:tcPr>
            <w:tcW w:w="764" w:type="dxa"/>
            <w:shd w:val="clear" w:color="auto" w:fill="F2F2F2"/>
            <w:tcMar>
              <w:left w:w="14" w:type="dxa"/>
              <w:right w:w="14" w:type="dxa"/>
            </w:tcMar>
            <w:vAlign w:val="center"/>
          </w:tcPr>
          <w:p w14:paraId="0C25629C" w14:textId="0A1C3330" w:rsidR="00004641" w:rsidRPr="00354578" w:rsidDel="00410831" w:rsidRDefault="00004641" w:rsidP="00354578">
            <w:pPr>
              <w:spacing w:after="0"/>
              <w:jc w:val="center"/>
              <w:rPr>
                <w:del w:id="2392" w:author="Sean de Noronha | DRG" w:date="2026-09-25T15:15:00Z" w16du:dateUtc="2026-09-25T13:15:00Z"/>
                <w:rFonts w:cs="Arial"/>
                <w:sz w:val="16"/>
                <w:szCs w:val="16"/>
              </w:rPr>
            </w:pPr>
            <w:del w:id="2393" w:author="Sean de Noronha | DRG" w:date="2026-09-25T15:15:00Z" w16du:dateUtc="2026-09-25T13:15:00Z">
              <w:r>
                <w:rPr>
                  <w:rFonts w:cs="Arial"/>
                  <w:b/>
                  <w:bCs/>
                  <w:sz w:val="16"/>
                  <w:szCs w:val="16"/>
                </w:rPr>
                <w:delText>35</w:delText>
              </w:r>
            </w:del>
          </w:p>
        </w:tc>
        <w:tc>
          <w:tcPr>
            <w:tcW w:w="530" w:type="dxa"/>
            <w:tcMar>
              <w:left w:w="14" w:type="dxa"/>
              <w:right w:w="14" w:type="dxa"/>
            </w:tcMar>
            <w:vAlign w:val="center"/>
          </w:tcPr>
          <w:p w14:paraId="11449F04" w14:textId="36E9C0B4" w:rsidR="00004641" w:rsidRPr="00354578" w:rsidDel="00410831" w:rsidRDefault="00004641" w:rsidP="00354578">
            <w:pPr>
              <w:spacing w:after="0"/>
              <w:jc w:val="center"/>
              <w:rPr>
                <w:del w:id="2394" w:author="Sean de Noronha | DRG" w:date="2026-09-25T15:15:00Z" w16du:dateUtc="2026-09-25T13:15:00Z"/>
                <w:rFonts w:cs="Arial"/>
                <w:sz w:val="16"/>
                <w:szCs w:val="16"/>
              </w:rPr>
            </w:pPr>
            <w:del w:id="2395" w:author="Sean de Noronha | DRG" w:date="2026-09-25T15:15:00Z" w16du:dateUtc="2026-09-25T13:15:00Z">
              <w:r>
                <w:rPr>
                  <w:sz w:val="16"/>
                  <w:szCs w:val="16"/>
                </w:rPr>
                <w:delText>12 / 6 L</w:delText>
              </w:r>
            </w:del>
          </w:p>
        </w:tc>
        <w:tc>
          <w:tcPr>
            <w:tcW w:w="570" w:type="dxa"/>
            <w:gridSpan w:val="2"/>
            <w:tcMar>
              <w:left w:w="14" w:type="dxa"/>
              <w:right w:w="14" w:type="dxa"/>
            </w:tcMar>
            <w:vAlign w:val="center"/>
          </w:tcPr>
          <w:p w14:paraId="1095139B" w14:textId="4FD6EABF" w:rsidR="00004641" w:rsidRPr="00354578" w:rsidDel="00410831" w:rsidRDefault="00004641" w:rsidP="00354578">
            <w:pPr>
              <w:spacing w:after="0"/>
              <w:jc w:val="center"/>
              <w:rPr>
                <w:del w:id="2396" w:author="Sean de Noronha | DRG" w:date="2026-09-25T15:15:00Z" w16du:dateUtc="2026-09-25T13:15:00Z"/>
                <w:rFonts w:cs="Arial"/>
                <w:sz w:val="16"/>
                <w:szCs w:val="16"/>
              </w:rPr>
            </w:pPr>
            <w:del w:id="2397" w:author="Sean de Noronha | DRG" w:date="2026-09-25T15:15:00Z" w16du:dateUtc="2026-09-25T13:15:00Z">
              <w:r>
                <w:rPr>
                  <w:sz w:val="16"/>
                  <w:szCs w:val="16"/>
                </w:rPr>
                <w:delText>26 / 19 L</w:delText>
              </w:r>
            </w:del>
          </w:p>
        </w:tc>
        <w:tc>
          <w:tcPr>
            <w:tcW w:w="661" w:type="dxa"/>
            <w:tcMar>
              <w:left w:w="14" w:type="dxa"/>
              <w:right w:w="14" w:type="dxa"/>
            </w:tcMar>
            <w:vAlign w:val="center"/>
          </w:tcPr>
          <w:p w14:paraId="421DC8CC" w14:textId="1248A9FC" w:rsidR="00004641" w:rsidRPr="00354578" w:rsidDel="00410831" w:rsidRDefault="00004641" w:rsidP="00354578">
            <w:pPr>
              <w:spacing w:after="0"/>
              <w:jc w:val="center"/>
              <w:rPr>
                <w:del w:id="2398" w:author="Sean de Noronha | DRG" w:date="2026-09-25T15:15:00Z" w16du:dateUtc="2026-09-25T13:15:00Z"/>
                <w:rFonts w:cs="Arial"/>
                <w:sz w:val="16"/>
                <w:szCs w:val="16"/>
              </w:rPr>
            </w:pPr>
            <w:del w:id="2399" w:author="Sean de Noronha | DRG" w:date="2026-09-25T15:15:00Z" w16du:dateUtc="2026-09-25T13:15:00Z">
              <w:r>
                <w:rPr>
                  <w:sz w:val="16"/>
                  <w:szCs w:val="16"/>
                </w:rPr>
                <w:delText>48 / 51 L</w:delText>
              </w:r>
            </w:del>
          </w:p>
        </w:tc>
        <w:tc>
          <w:tcPr>
            <w:tcW w:w="679" w:type="dxa"/>
            <w:gridSpan w:val="2"/>
            <w:tcMar>
              <w:left w:w="14" w:type="dxa"/>
              <w:right w:w="14" w:type="dxa"/>
            </w:tcMar>
            <w:vAlign w:val="center"/>
          </w:tcPr>
          <w:p w14:paraId="0BAD0963" w14:textId="13FDD6E8" w:rsidR="00004641" w:rsidRPr="00354578" w:rsidDel="00410831" w:rsidRDefault="00004641" w:rsidP="00354578">
            <w:pPr>
              <w:spacing w:after="0"/>
              <w:jc w:val="center"/>
              <w:rPr>
                <w:del w:id="2400" w:author="Sean de Noronha | DRG" w:date="2026-09-25T15:15:00Z" w16du:dateUtc="2026-09-25T13:15:00Z"/>
                <w:rFonts w:cs="Arial"/>
                <w:sz w:val="16"/>
                <w:szCs w:val="16"/>
              </w:rPr>
            </w:pPr>
            <w:del w:id="2401" w:author="Sean de Noronha | DRG" w:date="2026-09-25T15:15:00Z" w16du:dateUtc="2026-09-25T13:15:00Z">
              <w:r>
                <w:rPr>
                  <w:sz w:val="16"/>
                  <w:szCs w:val="16"/>
                </w:rPr>
                <w:delText>99 / 92 T</w:delText>
              </w:r>
            </w:del>
          </w:p>
        </w:tc>
        <w:tc>
          <w:tcPr>
            <w:tcW w:w="678" w:type="dxa"/>
            <w:tcMar>
              <w:left w:w="14" w:type="dxa"/>
              <w:right w:w="14" w:type="dxa"/>
            </w:tcMar>
            <w:vAlign w:val="center"/>
          </w:tcPr>
          <w:p w14:paraId="084DD530" w14:textId="49B94C85" w:rsidR="00004641" w:rsidRPr="00354578" w:rsidDel="00410831" w:rsidRDefault="00004641" w:rsidP="00354578">
            <w:pPr>
              <w:spacing w:after="0"/>
              <w:jc w:val="center"/>
              <w:rPr>
                <w:del w:id="2402" w:author="Sean de Noronha | DRG" w:date="2026-09-25T15:15:00Z" w16du:dateUtc="2026-09-25T13:15:00Z"/>
                <w:rFonts w:cs="Arial"/>
                <w:sz w:val="16"/>
                <w:szCs w:val="16"/>
              </w:rPr>
            </w:pPr>
            <w:del w:id="2403" w:author="Sean de Noronha | DRG" w:date="2026-09-25T15:15:00Z" w16du:dateUtc="2026-09-25T13:15:00Z">
              <w:r>
                <w:rPr>
                  <w:sz w:val="16"/>
                  <w:szCs w:val="16"/>
                </w:rPr>
                <w:delText>148 / 128 T</w:delText>
              </w:r>
            </w:del>
          </w:p>
        </w:tc>
        <w:tc>
          <w:tcPr>
            <w:tcW w:w="802" w:type="dxa"/>
            <w:gridSpan w:val="2"/>
            <w:tcMar>
              <w:left w:w="14" w:type="dxa"/>
              <w:right w:w="14" w:type="dxa"/>
            </w:tcMar>
            <w:vAlign w:val="center"/>
          </w:tcPr>
          <w:p w14:paraId="2CF84B16" w14:textId="37E7FCD5" w:rsidR="00004641" w:rsidRPr="00354578" w:rsidDel="00410831" w:rsidRDefault="00004641" w:rsidP="00354578">
            <w:pPr>
              <w:spacing w:after="0"/>
              <w:jc w:val="center"/>
              <w:rPr>
                <w:del w:id="2404" w:author="Sean de Noronha | DRG" w:date="2026-09-25T15:15:00Z" w16du:dateUtc="2026-09-25T13:15:00Z"/>
                <w:rFonts w:cs="Arial"/>
                <w:sz w:val="16"/>
                <w:szCs w:val="16"/>
              </w:rPr>
            </w:pPr>
            <w:del w:id="2405" w:author="Sean de Noronha | DRG" w:date="2026-09-25T15:15:00Z" w16du:dateUtc="2026-09-25T13:15:00Z">
              <w:r>
                <w:rPr>
                  <w:sz w:val="16"/>
                  <w:szCs w:val="16"/>
                </w:rPr>
                <w:delText>285 / 254 U</w:delText>
              </w:r>
            </w:del>
          </w:p>
        </w:tc>
        <w:tc>
          <w:tcPr>
            <w:tcW w:w="786" w:type="dxa"/>
            <w:gridSpan w:val="2"/>
            <w:tcMar>
              <w:left w:w="14" w:type="dxa"/>
              <w:right w:w="14" w:type="dxa"/>
            </w:tcMar>
            <w:vAlign w:val="center"/>
          </w:tcPr>
          <w:p w14:paraId="4C654AC1" w14:textId="4D014BF0" w:rsidR="00004641" w:rsidRPr="00354578" w:rsidDel="00410831" w:rsidRDefault="00004641" w:rsidP="00354578">
            <w:pPr>
              <w:spacing w:after="0"/>
              <w:jc w:val="center"/>
              <w:rPr>
                <w:del w:id="2406" w:author="Sean de Noronha | DRG" w:date="2026-09-25T15:15:00Z" w16du:dateUtc="2026-09-25T13:15:00Z"/>
                <w:rFonts w:cs="Arial"/>
                <w:sz w:val="16"/>
                <w:szCs w:val="16"/>
              </w:rPr>
            </w:pPr>
            <w:del w:id="2407" w:author="Sean de Noronha | DRG" w:date="2026-09-25T15:15:00Z" w16du:dateUtc="2026-09-25T13:15:00Z">
              <w:r>
                <w:rPr>
                  <w:sz w:val="16"/>
                  <w:szCs w:val="16"/>
                </w:rPr>
                <w:delText>454 / 414 U</w:delText>
              </w:r>
            </w:del>
          </w:p>
        </w:tc>
        <w:tc>
          <w:tcPr>
            <w:tcW w:w="803" w:type="dxa"/>
            <w:tcMar>
              <w:left w:w="14" w:type="dxa"/>
              <w:right w:w="14" w:type="dxa"/>
            </w:tcMar>
            <w:vAlign w:val="center"/>
          </w:tcPr>
          <w:p w14:paraId="64F1BE0E" w14:textId="1C7FF3B5" w:rsidR="00004641" w:rsidRPr="00354578" w:rsidDel="00410831" w:rsidRDefault="00004641" w:rsidP="00354578">
            <w:pPr>
              <w:spacing w:after="0"/>
              <w:jc w:val="center"/>
              <w:rPr>
                <w:del w:id="2408" w:author="Sean de Noronha | DRG" w:date="2026-09-25T15:15:00Z" w16du:dateUtc="2026-09-25T13:15:00Z"/>
                <w:rFonts w:cs="Arial"/>
                <w:sz w:val="16"/>
                <w:szCs w:val="16"/>
              </w:rPr>
            </w:pPr>
            <w:del w:id="2409" w:author="Sean de Noronha | DRG" w:date="2026-09-25T15:15:00Z" w16du:dateUtc="2026-09-25T13:15:00Z">
              <w:r>
                <w:rPr>
                  <w:sz w:val="16"/>
                  <w:szCs w:val="16"/>
                </w:rPr>
                <w:delText>803 / 752 U</w:delText>
              </w:r>
            </w:del>
          </w:p>
        </w:tc>
        <w:tc>
          <w:tcPr>
            <w:tcW w:w="785" w:type="dxa"/>
            <w:gridSpan w:val="2"/>
            <w:tcMar>
              <w:left w:w="14" w:type="dxa"/>
              <w:right w:w="14" w:type="dxa"/>
            </w:tcMar>
            <w:vAlign w:val="center"/>
          </w:tcPr>
          <w:p w14:paraId="2915072A" w14:textId="058B3D4F" w:rsidR="00004641" w:rsidRPr="00354578" w:rsidDel="00410831" w:rsidRDefault="00004641" w:rsidP="00354578">
            <w:pPr>
              <w:spacing w:after="0"/>
              <w:jc w:val="center"/>
              <w:rPr>
                <w:del w:id="2410" w:author="Sean de Noronha | DRG" w:date="2026-09-25T15:15:00Z" w16du:dateUtc="2026-09-25T13:15:00Z"/>
                <w:rFonts w:cs="Arial"/>
                <w:sz w:val="16"/>
                <w:szCs w:val="16"/>
              </w:rPr>
            </w:pPr>
            <w:del w:id="2411" w:author="Sean de Noronha | DRG" w:date="2026-09-25T15:15:00Z" w16du:dateUtc="2026-09-25T13:15:00Z">
              <w:r>
                <w:rPr>
                  <w:sz w:val="16"/>
                  <w:szCs w:val="16"/>
                </w:rPr>
                <w:delText>1639 / 1577 U</w:delText>
              </w:r>
            </w:del>
          </w:p>
        </w:tc>
      </w:tr>
      <w:tr w:rsidR="00004641" w:rsidRPr="00354578" w:rsidDel="00410831" w14:paraId="0812A904" w14:textId="7C8C0061" w:rsidTr="00952C88">
        <w:trPr>
          <w:gridAfter w:val="2"/>
          <w:wAfter w:w="2315" w:type="dxa"/>
          <w:trHeight w:val="216"/>
          <w:del w:id="2412" w:author="Sean de Noronha | DRG" w:date="2026-09-25T15:15:00Z"/>
        </w:trPr>
        <w:tc>
          <w:tcPr>
            <w:tcW w:w="764" w:type="dxa"/>
            <w:shd w:val="clear" w:color="auto" w:fill="F2F2F2"/>
            <w:tcMar>
              <w:left w:w="14" w:type="dxa"/>
              <w:right w:w="14" w:type="dxa"/>
            </w:tcMar>
            <w:vAlign w:val="center"/>
          </w:tcPr>
          <w:p w14:paraId="45288F2F" w14:textId="5F34927B" w:rsidR="00004641" w:rsidRPr="00354578" w:rsidDel="00410831" w:rsidRDefault="00004641" w:rsidP="00354578">
            <w:pPr>
              <w:spacing w:after="0"/>
              <w:jc w:val="center"/>
              <w:rPr>
                <w:del w:id="2413" w:author="Sean de Noronha | DRG" w:date="2026-09-25T15:15:00Z" w16du:dateUtc="2026-09-25T13:15:00Z"/>
                <w:rFonts w:cs="Arial"/>
                <w:sz w:val="16"/>
                <w:szCs w:val="16"/>
              </w:rPr>
            </w:pPr>
            <w:del w:id="2414" w:author="Sean de Noronha | DRG" w:date="2026-09-25T15:15:00Z" w16du:dateUtc="2026-09-25T13:15:00Z">
              <w:r>
                <w:rPr>
                  <w:rFonts w:cs="Arial"/>
                  <w:b/>
                  <w:bCs/>
                  <w:sz w:val="16"/>
                  <w:szCs w:val="16"/>
                </w:rPr>
                <w:delText>40</w:delText>
              </w:r>
            </w:del>
          </w:p>
        </w:tc>
        <w:tc>
          <w:tcPr>
            <w:tcW w:w="530" w:type="dxa"/>
            <w:tcMar>
              <w:left w:w="14" w:type="dxa"/>
              <w:right w:w="14" w:type="dxa"/>
            </w:tcMar>
            <w:vAlign w:val="center"/>
          </w:tcPr>
          <w:p w14:paraId="4009C6C1" w14:textId="1CB99CC1" w:rsidR="00004641" w:rsidRPr="00354578" w:rsidDel="00410831" w:rsidRDefault="00004641" w:rsidP="00354578">
            <w:pPr>
              <w:spacing w:after="0"/>
              <w:jc w:val="center"/>
              <w:rPr>
                <w:del w:id="2415" w:author="Sean de Noronha | DRG" w:date="2026-09-25T15:15:00Z" w16du:dateUtc="2026-09-25T13:15:00Z"/>
                <w:rFonts w:cs="Arial"/>
                <w:sz w:val="16"/>
                <w:szCs w:val="16"/>
              </w:rPr>
            </w:pPr>
            <w:del w:id="2416" w:author="Sean de Noronha | DRG" w:date="2026-09-25T15:15:00Z" w16du:dateUtc="2026-09-25T13:15:00Z">
              <w:r>
                <w:rPr>
                  <w:sz w:val="16"/>
                  <w:szCs w:val="16"/>
                </w:rPr>
                <w:delText>11 / 6 L</w:delText>
              </w:r>
            </w:del>
          </w:p>
        </w:tc>
        <w:tc>
          <w:tcPr>
            <w:tcW w:w="570" w:type="dxa"/>
            <w:gridSpan w:val="2"/>
            <w:tcMar>
              <w:left w:w="14" w:type="dxa"/>
              <w:right w:w="14" w:type="dxa"/>
            </w:tcMar>
            <w:vAlign w:val="center"/>
          </w:tcPr>
          <w:p w14:paraId="521ABB4B" w14:textId="218168FE" w:rsidR="00004641" w:rsidRPr="00354578" w:rsidDel="00410831" w:rsidRDefault="00004641" w:rsidP="00354578">
            <w:pPr>
              <w:spacing w:after="0"/>
              <w:jc w:val="center"/>
              <w:rPr>
                <w:del w:id="2417" w:author="Sean de Noronha | DRG" w:date="2026-09-25T15:15:00Z" w16du:dateUtc="2026-09-25T13:15:00Z"/>
                <w:rFonts w:cs="Arial"/>
                <w:sz w:val="16"/>
                <w:szCs w:val="16"/>
              </w:rPr>
            </w:pPr>
            <w:del w:id="2418" w:author="Sean de Noronha | DRG" w:date="2026-09-25T15:15:00Z" w16du:dateUtc="2026-09-25T13:15:00Z">
              <w:r>
                <w:rPr>
                  <w:sz w:val="16"/>
                  <w:szCs w:val="16"/>
                </w:rPr>
                <w:delText>24 / 17 L</w:delText>
              </w:r>
            </w:del>
          </w:p>
        </w:tc>
        <w:tc>
          <w:tcPr>
            <w:tcW w:w="661" w:type="dxa"/>
            <w:tcMar>
              <w:left w:w="14" w:type="dxa"/>
              <w:right w:w="14" w:type="dxa"/>
            </w:tcMar>
            <w:vAlign w:val="center"/>
          </w:tcPr>
          <w:p w14:paraId="66901CA3" w14:textId="7B195AEE" w:rsidR="00004641" w:rsidRPr="00354578" w:rsidDel="00410831" w:rsidRDefault="00004641" w:rsidP="00354578">
            <w:pPr>
              <w:spacing w:after="0"/>
              <w:jc w:val="center"/>
              <w:rPr>
                <w:del w:id="2419" w:author="Sean de Noronha | DRG" w:date="2026-09-25T15:15:00Z" w16du:dateUtc="2026-09-25T13:15:00Z"/>
                <w:rFonts w:cs="Arial"/>
                <w:sz w:val="16"/>
                <w:szCs w:val="16"/>
              </w:rPr>
            </w:pPr>
            <w:del w:id="2420" w:author="Sean de Noronha | DRG" w:date="2026-09-25T15:15:00Z" w16du:dateUtc="2026-09-25T13:15:00Z">
              <w:r>
                <w:rPr>
                  <w:sz w:val="16"/>
                  <w:szCs w:val="16"/>
                </w:rPr>
                <w:delText>45 / 45 L</w:delText>
              </w:r>
            </w:del>
          </w:p>
        </w:tc>
        <w:tc>
          <w:tcPr>
            <w:tcW w:w="679" w:type="dxa"/>
            <w:gridSpan w:val="2"/>
            <w:tcMar>
              <w:left w:w="14" w:type="dxa"/>
              <w:right w:w="14" w:type="dxa"/>
            </w:tcMar>
            <w:vAlign w:val="center"/>
          </w:tcPr>
          <w:p w14:paraId="41A784BD" w14:textId="36FCD371" w:rsidR="00004641" w:rsidRPr="00354578" w:rsidDel="00410831" w:rsidRDefault="00004641" w:rsidP="00354578">
            <w:pPr>
              <w:spacing w:after="0"/>
              <w:jc w:val="center"/>
              <w:rPr>
                <w:del w:id="2421" w:author="Sean de Noronha | DRG" w:date="2026-09-25T15:15:00Z" w16du:dateUtc="2026-09-25T13:15:00Z"/>
                <w:rFonts w:cs="Arial"/>
                <w:sz w:val="16"/>
                <w:szCs w:val="16"/>
              </w:rPr>
            </w:pPr>
            <w:del w:id="2422" w:author="Sean de Noronha | DRG" w:date="2026-09-25T15:15:00Z" w16du:dateUtc="2026-09-25T13:15:00Z">
              <w:r>
                <w:rPr>
                  <w:sz w:val="16"/>
                  <w:szCs w:val="16"/>
                </w:rPr>
                <w:delText>92 / 89 T</w:delText>
              </w:r>
            </w:del>
          </w:p>
        </w:tc>
        <w:tc>
          <w:tcPr>
            <w:tcW w:w="678" w:type="dxa"/>
            <w:tcMar>
              <w:left w:w="14" w:type="dxa"/>
              <w:right w:w="14" w:type="dxa"/>
            </w:tcMar>
            <w:vAlign w:val="center"/>
          </w:tcPr>
          <w:p w14:paraId="529C133C" w14:textId="1E5E9904" w:rsidR="00004641" w:rsidRPr="00354578" w:rsidDel="00410831" w:rsidRDefault="00004641" w:rsidP="00354578">
            <w:pPr>
              <w:spacing w:after="0"/>
              <w:jc w:val="center"/>
              <w:rPr>
                <w:del w:id="2423" w:author="Sean de Noronha | DRG" w:date="2026-09-25T15:15:00Z" w16du:dateUtc="2026-09-25T13:15:00Z"/>
                <w:rFonts w:cs="Arial"/>
                <w:sz w:val="16"/>
                <w:szCs w:val="16"/>
              </w:rPr>
            </w:pPr>
            <w:del w:id="2424" w:author="Sean de Noronha | DRG" w:date="2026-09-25T15:15:00Z" w16du:dateUtc="2026-09-25T13:15:00Z">
              <w:r>
                <w:rPr>
                  <w:sz w:val="16"/>
                  <w:szCs w:val="16"/>
                </w:rPr>
                <w:delText>138 / 120 T</w:delText>
              </w:r>
            </w:del>
          </w:p>
        </w:tc>
        <w:tc>
          <w:tcPr>
            <w:tcW w:w="802" w:type="dxa"/>
            <w:gridSpan w:val="2"/>
            <w:tcMar>
              <w:left w:w="14" w:type="dxa"/>
              <w:right w:w="14" w:type="dxa"/>
            </w:tcMar>
            <w:vAlign w:val="center"/>
          </w:tcPr>
          <w:p w14:paraId="489AD710" w14:textId="413CF9F7" w:rsidR="00004641" w:rsidRPr="00354578" w:rsidDel="00410831" w:rsidRDefault="00004641" w:rsidP="00354578">
            <w:pPr>
              <w:spacing w:after="0"/>
              <w:jc w:val="center"/>
              <w:rPr>
                <w:del w:id="2425" w:author="Sean de Noronha | DRG" w:date="2026-09-25T15:15:00Z" w16du:dateUtc="2026-09-25T13:15:00Z"/>
                <w:rFonts w:cs="Arial"/>
                <w:sz w:val="16"/>
                <w:szCs w:val="16"/>
              </w:rPr>
            </w:pPr>
            <w:del w:id="2426" w:author="Sean de Noronha | DRG" w:date="2026-09-25T15:15:00Z" w16du:dateUtc="2026-09-25T13:15:00Z">
              <w:r>
                <w:rPr>
                  <w:sz w:val="16"/>
                  <w:szCs w:val="16"/>
                </w:rPr>
                <w:delText>265 / 235 U</w:delText>
              </w:r>
            </w:del>
          </w:p>
        </w:tc>
        <w:tc>
          <w:tcPr>
            <w:tcW w:w="786" w:type="dxa"/>
            <w:gridSpan w:val="2"/>
            <w:tcMar>
              <w:left w:w="14" w:type="dxa"/>
              <w:right w:w="14" w:type="dxa"/>
            </w:tcMar>
            <w:vAlign w:val="center"/>
          </w:tcPr>
          <w:p w14:paraId="77395AB9" w14:textId="6755161D" w:rsidR="00004641" w:rsidRPr="00354578" w:rsidDel="00410831" w:rsidRDefault="00004641" w:rsidP="00354578">
            <w:pPr>
              <w:spacing w:after="0"/>
              <w:jc w:val="center"/>
              <w:rPr>
                <w:del w:id="2427" w:author="Sean de Noronha | DRG" w:date="2026-09-25T15:15:00Z" w16du:dateUtc="2026-09-25T13:15:00Z"/>
                <w:rFonts w:cs="Arial"/>
                <w:sz w:val="16"/>
                <w:szCs w:val="16"/>
              </w:rPr>
            </w:pPr>
            <w:del w:id="2428" w:author="Sean de Noronha | DRG" w:date="2026-09-25T15:15:00Z" w16du:dateUtc="2026-09-25T13:15:00Z">
              <w:r>
                <w:rPr>
                  <w:sz w:val="16"/>
                  <w:szCs w:val="16"/>
                </w:rPr>
                <w:delText>423 / 384 U</w:delText>
              </w:r>
            </w:del>
          </w:p>
        </w:tc>
        <w:tc>
          <w:tcPr>
            <w:tcW w:w="803" w:type="dxa"/>
            <w:tcMar>
              <w:left w:w="14" w:type="dxa"/>
              <w:right w:w="14" w:type="dxa"/>
            </w:tcMar>
            <w:vAlign w:val="center"/>
          </w:tcPr>
          <w:p w14:paraId="6E5A6A35" w14:textId="5DC0E2CB" w:rsidR="00004641" w:rsidRPr="00354578" w:rsidDel="00410831" w:rsidRDefault="00004641" w:rsidP="00354578">
            <w:pPr>
              <w:spacing w:after="0"/>
              <w:jc w:val="center"/>
              <w:rPr>
                <w:del w:id="2429" w:author="Sean de Noronha | DRG" w:date="2026-09-25T15:15:00Z" w16du:dateUtc="2026-09-25T13:15:00Z"/>
                <w:rFonts w:cs="Arial"/>
                <w:sz w:val="16"/>
                <w:szCs w:val="16"/>
              </w:rPr>
            </w:pPr>
            <w:del w:id="2430" w:author="Sean de Noronha | DRG" w:date="2026-09-25T15:15:00Z" w16du:dateUtc="2026-09-25T13:15:00Z">
              <w:r>
                <w:rPr>
                  <w:sz w:val="16"/>
                  <w:szCs w:val="16"/>
                </w:rPr>
                <w:delText>747 / 697 U</w:delText>
              </w:r>
            </w:del>
          </w:p>
        </w:tc>
        <w:tc>
          <w:tcPr>
            <w:tcW w:w="785" w:type="dxa"/>
            <w:gridSpan w:val="2"/>
            <w:tcMar>
              <w:left w:w="14" w:type="dxa"/>
              <w:right w:w="14" w:type="dxa"/>
            </w:tcMar>
            <w:vAlign w:val="center"/>
          </w:tcPr>
          <w:p w14:paraId="1DA96EF7" w14:textId="071CF267" w:rsidR="00004641" w:rsidRPr="00354578" w:rsidDel="00410831" w:rsidRDefault="00004641" w:rsidP="00354578">
            <w:pPr>
              <w:spacing w:after="0"/>
              <w:jc w:val="center"/>
              <w:rPr>
                <w:del w:id="2431" w:author="Sean de Noronha | DRG" w:date="2026-09-25T15:15:00Z" w16du:dateUtc="2026-09-25T13:15:00Z"/>
                <w:rFonts w:cs="Arial"/>
                <w:sz w:val="16"/>
                <w:szCs w:val="16"/>
              </w:rPr>
            </w:pPr>
            <w:del w:id="2432" w:author="Sean de Noronha | DRG" w:date="2026-09-25T15:15:00Z" w16du:dateUtc="2026-09-25T13:15:00Z">
              <w:r>
                <w:rPr>
                  <w:sz w:val="16"/>
                  <w:szCs w:val="16"/>
                </w:rPr>
                <w:delText>1524 / 1462 U</w:delText>
              </w:r>
            </w:del>
          </w:p>
        </w:tc>
      </w:tr>
      <w:tr w:rsidR="00004641" w:rsidRPr="00354578" w:rsidDel="00410831" w14:paraId="064B22CC" w14:textId="6122ED2A" w:rsidTr="00952C88">
        <w:trPr>
          <w:gridAfter w:val="2"/>
          <w:wAfter w:w="2315" w:type="dxa"/>
          <w:trHeight w:val="216"/>
          <w:del w:id="2433" w:author="Sean de Noronha | DRG" w:date="2026-09-25T15:15:00Z"/>
        </w:trPr>
        <w:tc>
          <w:tcPr>
            <w:tcW w:w="764" w:type="dxa"/>
            <w:shd w:val="clear" w:color="auto" w:fill="F2F2F2"/>
            <w:tcMar>
              <w:left w:w="14" w:type="dxa"/>
              <w:right w:w="14" w:type="dxa"/>
            </w:tcMar>
            <w:vAlign w:val="center"/>
          </w:tcPr>
          <w:p w14:paraId="4EEAA32B" w14:textId="2D3BAA03" w:rsidR="00004641" w:rsidRPr="00354578" w:rsidDel="00410831" w:rsidRDefault="00004641" w:rsidP="00354578">
            <w:pPr>
              <w:spacing w:after="0"/>
              <w:jc w:val="center"/>
              <w:rPr>
                <w:del w:id="2434" w:author="Sean de Noronha | DRG" w:date="2026-09-25T15:15:00Z" w16du:dateUtc="2026-09-25T13:15:00Z"/>
                <w:rFonts w:cs="Arial"/>
                <w:sz w:val="16"/>
                <w:szCs w:val="16"/>
              </w:rPr>
            </w:pPr>
            <w:del w:id="2435" w:author="Sean de Noronha | DRG" w:date="2026-09-25T15:15:00Z" w16du:dateUtc="2026-09-25T13:15:00Z">
              <w:r>
                <w:rPr>
                  <w:rFonts w:cs="Arial"/>
                  <w:b/>
                  <w:bCs/>
                  <w:sz w:val="16"/>
                  <w:szCs w:val="16"/>
                </w:rPr>
                <w:delText>45</w:delText>
              </w:r>
            </w:del>
          </w:p>
        </w:tc>
        <w:tc>
          <w:tcPr>
            <w:tcW w:w="530" w:type="dxa"/>
            <w:tcMar>
              <w:left w:w="14" w:type="dxa"/>
              <w:right w:w="14" w:type="dxa"/>
            </w:tcMar>
            <w:vAlign w:val="center"/>
          </w:tcPr>
          <w:p w14:paraId="1A82829D" w14:textId="4A54E3EC" w:rsidR="00004641" w:rsidRPr="00354578" w:rsidDel="00410831" w:rsidRDefault="00004641" w:rsidP="00354578">
            <w:pPr>
              <w:spacing w:after="0"/>
              <w:jc w:val="center"/>
              <w:rPr>
                <w:del w:id="2436" w:author="Sean de Noronha | DRG" w:date="2026-09-25T15:15:00Z" w16du:dateUtc="2026-09-25T13:15:00Z"/>
                <w:rFonts w:cs="Arial"/>
                <w:sz w:val="16"/>
                <w:szCs w:val="16"/>
              </w:rPr>
            </w:pPr>
            <w:del w:id="2437" w:author="Sean de Noronha | DRG" w:date="2026-09-25T15:15:00Z" w16du:dateUtc="2026-09-25T13:15:00Z">
              <w:r>
                <w:rPr>
                  <w:sz w:val="16"/>
                  <w:szCs w:val="16"/>
                </w:rPr>
                <w:delText>11 / 5 L</w:delText>
              </w:r>
            </w:del>
          </w:p>
        </w:tc>
        <w:tc>
          <w:tcPr>
            <w:tcW w:w="570" w:type="dxa"/>
            <w:gridSpan w:val="2"/>
            <w:tcMar>
              <w:left w:w="14" w:type="dxa"/>
              <w:right w:w="14" w:type="dxa"/>
            </w:tcMar>
            <w:vAlign w:val="center"/>
          </w:tcPr>
          <w:p w14:paraId="1BD97A48" w14:textId="0B0AD830" w:rsidR="00004641" w:rsidRPr="00354578" w:rsidDel="00410831" w:rsidRDefault="00004641" w:rsidP="00354578">
            <w:pPr>
              <w:spacing w:after="0"/>
              <w:jc w:val="center"/>
              <w:rPr>
                <w:del w:id="2438" w:author="Sean de Noronha | DRG" w:date="2026-09-25T15:15:00Z" w16du:dateUtc="2026-09-25T13:15:00Z"/>
                <w:rFonts w:cs="Arial"/>
                <w:sz w:val="16"/>
                <w:szCs w:val="16"/>
              </w:rPr>
            </w:pPr>
            <w:del w:id="2439" w:author="Sean de Noronha | DRG" w:date="2026-09-25T15:15:00Z" w16du:dateUtc="2026-09-25T13:15:00Z">
              <w:r>
                <w:rPr>
                  <w:sz w:val="16"/>
                  <w:szCs w:val="16"/>
                </w:rPr>
                <w:delText>22 / 15 L</w:delText>
              </w:r>
            </w:del>
          </w:p>
        </w:tc>
        <w:tc>
          <w:tcPr>
            <w:tcW w:w="661" w:type="dxa"/>
            <w:tcMar>
              <w:left w:w="14" w:type="dxa"/>
              <w:right w:w="14" w:type="dxa"/>
            </w:tcMar>
            <w:vAlign w:val="center"/>
          </w:tcPr>
          <w:p w14:paraId="0134ED4F" w14:textId="3A17F05D" w:rsidR="00004641" w:rsidRPr="00354578" w:rsidDel="00410831" w:rsidRDefault="00004641" w:rsidP="00354578">
            <w:pPr>
              <w:spacing w:after="0"/>
              <w:jc w:val="center"/>
              <w:rPr>
                <w:del w:id="2440" w:author="Sean de Noronha | DRG" w:date="2026-09-25T15:15:00Z" w16du:dateUtc="2026-09-25T13:15:00Z"/>
                <w:rFonts w:cs="Arial"/>
                <w:sz w:val="16"/>
                <w:szCs w:val="16"/>
              </w:rPr>
            </w:pPr>
            <w:del w:id="2441" w:author="Sean de Noronha | DRG" w:date="2026-09-25T15:15:00Z" w16du:dateUtc="2026-09-25T13:15:00Z">
              <w:r>
                <w:rPr>
                  <w:sz w:val="16"/>
                  <w:szCs w:val="16"/>
                </w:rPr>
                <w:delText>42 / 40 L</w:delText>
              </w:r>
            </w:del>
          </w:p>
        </w:tc>
        <w:tc>
          <w:tcPr>
            <w:tcW w:w="679" w:type="dxa"/>
            <w:gridSpan w:val="2"/>
            <w:tcMar>
              <w:left w:w="14" w:type="dxa"/>
              <w:right w:w="14" w:type="dxa"/>
            </w:tcMar>
            <w:vAlign w:val="center"/>
          </w:tcPr>
          <w:p w14:paraId="6680984F" w14:textId="4327C989" w:rsidR="00004641" w:rsidRPr="00354578" w:rsidDel="00410831" w:rsidRDefault="00004641" w:rsidP="00354578">
            <w:pPr>
              <w:spacing w:after="0"/>
              <w:jc w:val="center"/>
              <w:rPr>
                <w:del w:id="2442" w:author="Sean de Noronha | DRG" w:date="2026-09-25T15:15:00Z" w16du:dateUtc="2026-09-25T13:15:00Z"/>
                <w:rFonts w:cs="Arial"/>
                <w:sz w:val="16"/>
                <w:szCs w:val="16"/>
              </w:rPr>
            </w:pPr>
            <w:del w:id="2443" w:author="Sean de Noronha | DRG" w:date="2026-09-25T15:15:00Z" w16du:dateUtc="2026-09-25T13:15:00Z">
              <w:r>
                <w:rPr>
                  <w:sz w:val="16"/>
                  <w:szCs w:val="16"/>
                </w:rPr>
                <w:delText>86 / 86 T</w:delText>
              </w:r>
            </w:del>
          </w:p>
        </w:tc>
        <w:tc>
          <w:tcPr>
            <w:tcW w:w="678" w:type="dxa"/>
            <w:tcMar>
              <w:left w:w="14" w:type="dxa"/>
              <w:right w:w="14" w:type="dxa"/>
            </w:tcMar>
            <w:vAlign w:val="center"/>
          </w:tcPr>
          <w:p w14:paraId="6E5FF9C5" w14:textId="7A4C6BDA" w:rsidR="00004641" w:rsidRPr="00354578" w:rsidDel="00410831" w:rsidRDefault="00004641" w:rsidP="00354578">
            <w:pPr>
              <w:spacing w:after="0"/>
              <w:jc w:val="center"/>
              <w:rPr>
                <w:del w:id="2444" w:author="Sean de Noronha | DRG" w:date="2026-09-25T15:15:00Z" w16du:dateUtc="2026-09-25T13:15:00Z"/>
                <w:rFonts w:cs="Arial"/>
                <w:sz w:val="16"/>
                <w:szCs w:val="16"/>
              </w:rPr>
            </w:pPr>
            <w:del w:id="2445" w:author="Sean de Noronha | DRG" w:date="2026-09-25T15:15:00Z" w16du:dateUtc="2026-09-25T13:15:00Z">
              <w:r>
                <w:rPr>
                  <w:sz w:val="16"/>
                  <w:szCs w:val="16"/>
                </w:rPr>
                <w:delText>129 / 115 T</w:delText>
              </w:r>
            </w:del>
          </w:p>
        </w:tc>
        <w:tc>
          <w:tcPr>
            <w:tcW w:w="802" w:type="dxa"/>
            <w:gridSpan w:val="2"/>
            <w:tcMar>
              <w:left w:w="14" w:type="dxa"/>
              <w:right w:w="14" w:type="dxa"/>
            </w:tcMar>
            <w:vAlign w:val="center"/>
          </w:tcPr>
          <w:p w14:paraId="72FDF585" w14:textId="057C3A9B" w:rsidR="00004641" w:rsidRPr="00354578" w:rsidDel="00410831" w:rsidRDefault="00004641" w:rsidP="00354578">
            <w:pPr>
              <w:spacing w:after="0"/>
              <w:jc w:val="center"/>
              <w:rPr>
                <w:del w:id="2446" w:author="Sean de Noronha | DRG" w:date="2026-09-25T15:15:00Z" w16du:dateUtc="2026-09-25T13:15:00Z"/>
                <w:rFonts w:cs="Arial"/>
                <w:sz w:val="16"/>
                <w:szCs w:val="16"/>
              </w:rPr>
            </w:pPr>
            <w:del w:id="2447" w:author="Sean de Noronha | DRG" w:date="2026-09-25T15:15:00Z" w16du:dateUtc="2026-09-25T13:15:00Z">
              <w:r>
                <w:rPr>
                  <w:sz w:val="16"/>
                  <w:szCs w:val="16"/>
                </w:rPr>
                <w:delText>249 / 219 U</w:delText>
              </w:r>
            </w:del>
          </w:p>
        </w:tc>
        <w:tc>
          <w:tcPr>
            <w:tcW w:w="786" w:type="dxa"/>
            <w:gridSpan w:val="2"/>
            <w:tcMar>
              <w:left w:w="14" w:type="dxa"/>
              <w:right w:w="14" w:type="dxa"/>
            </w:tcMar>
            <w:vAlign w:val="center"/>
          </w:tcPr>
          <w:p w14:paraId="13C0F25E" w14:textId="169F40C2" w:rsidR="00004641" w:rsidRPr="00354578" w:rsidDel="00410831" w:rsidRDefault="00004641" w:rsidP="00354578">
            <w:pPr>
              <w:spacing w:after="0"/>
              <w:jc w:val="center"/>
              <w:rPr>
                <w:del w:id="2448" w:author="Sean de Noronha | DRG" w:date="2026-09-25T15:15:00Z" w16du:dateUtc="2026-09-25T13:15:00Z"/>
                <w:rFonts w:cs="Arial"/>
                <w:sz w:val="16"/>
                <w:szCs w:val="16"/>
              </w:rPr>
            </w:pPr>
            <w:del w:id="2449" w:author="Sean de Noronha | DRG" w:date="2026-09-25T15:15:00Z" w16du:dateUtc="2026-09-25T13:15:00Z">
              <w:r>
                <w:rPr>
                  <w:sz w:val="16"/>
                  <w:szCs w:val="16"/>
                </w:rPr>
                <w:delText>397 / 358 U</w:delText>
              </w:r>
            </w:del>
          </w:p>
        </w:tc>
        <w:tc>
          <w:tcPr>
            <w:tcW w:w="803" w:type="dxa"/>
            <w:tcMar>
              <w:left w:w="14" w:type="dxa"/>
              <w:right w:w="14" w:type="dxa"/>
            </w:tcMar>
            <w:vAlign w:val="center"/>
          </w:tcPr>
          <w:p w14:paraId="6C1ECE25" w14:textId="40F69E0C" w:rsidR="00004641" w:rsidRPr="00354578" w:rsidDel="00410831" w:rsidRDefault="00004641" w:rsidP="00354578">
            <w:pPr>
              <w:spacing w:after="0"/>
              <w:jc w:val="center"/>
              <w:rPr>
                <w:del w:id="2450" w:author="Sean de Noronha | DRG" w:date="2026-09-25T15:15:00Z" w16du:dateUtc="2026-09-25T13:15:00Z"/>
                <w:rFonts w:cs="Arial"/>
                <w:sz w:val="16"/>
                <w:szCs w:val="16"/>
              </w:rPr>
            </w:pPr>
            <w:del w:id="2451" w:author="Sean de Noronha | DRG" w:date="2026-09-25T15:15:00Z" w16du:dateUtc="2026-09-25T13:15:00Z">
              <w:r>
                <w:rPr>
                  <w:sz w:val="16"/>
                  <w:szCs w:val="16"/>
                </w:rPr>
                <w:delText>701 / 651 U</w:delText>
              </w:r>
            </w:del>
          </w:p>
        </w:tc>
        <w:tc>
          <w:tcPr>
            <w:tcW w:w="785" w:type="dxa"/>
            <w:gridSpan w:val="2"/>
            <w:tcMar>
              <w:left w:w="14" w:type="dxa"/>
              <w:right w:w="14" w:type="dxa"/>
            </w:tcMar>
            <w:vAlign w:val="center"/>
          </w:tcPr>
          <w:p w14:paraId="74D76503" w14:textId="11C8D869" w:rsidR="00004641" w:rsidRPr="00354578" w:rsidDel="00410831" w:rsidRDefault="00004641" w:rsidP="00354578">
            <w:pPr>
              <w:spacing w:after="0"/>
              <w:jc w:val="center"/>
              <w:rPr>
                <w:del w:id="2452" w:author="Sean de Noronha | DRG" w:date="2026-09-25T15:15:00Z" w16du:dateUtc="2026-09-25T13:15:00Z"/>
                <w:rFonts w:cs="Arial"/>
                <w:sz w:val="16"/>
                <w:szCs w:val="16"/>
              </w:rPr>
            </w:pPr>
            <w:del w:id="2453" w:author="Sean de Noronha | DRG" w:date="2026-09-25T15:15:00Z" w16du:dateUtc="2026-09-25T13:15:00Z">
              <w:r>
                <w:rPr>
                  <w:sz w:val="16"/>
                  <w:szCs w:val="16"/>
                </w:rPr>
                <w:delText>1430 / 1368 U</w:delText>
              </w:r>
            </w:del>
          </w:p>
        </w:tc>
      </w:tr>
      <w:tr w:rsidR="00004641" w:rsidRPr="00354578" w:rsidDel="00410831" w14:paraId="5B0FA097" w14:textId="0BC24E6B" w:rsidTr="00952C88">
        <w:trPr>
          <w:gridAfter w:val="2"/>
          <w:wAfter w:w="2315" w:type="dxa"/>
          <w:trHeight w:val="216"/>
          <w:del w:id="2454" w:author="Sean de Noronha | DRG" w:date="2026-09-25T15:15:00Z"/>
        </w:trPr>
        <w:tc>
          <w:tcPr>
            <w:tcW w:w="764" w:type="dxa"/>
            <w:shd w:val="clear" w:color="auto" w:fill="F2F2F2"/>
            <w:tcMar>
              <w:left w:w="14" w:type="dxa"/>
              <w:right w:w="14" w:type="dxa"/>
            </w:tcMar>
            <w:vAlign w:val="center"/>
          </w:tcPr>
          <w:p w14:paraId="0B82A595" w14:textId="2A3867A0" w:rsidR="00004641" w:rsidRPr="00354578" w:rsidDel="00410831" w:rsidRDefault="00004641" w:rsidP="00354578">
            <w:pPr>
              <w:spacing w:after="0"/>
              <w:jc w:val="center"/>
              <w:rPr>
                <w:del w:id="2455" w:author="Sean de Noronha | DRG" w:date="2026-09-25T15:15:00Z" w16du:dateUtc="2026-09-25T13:15:00Z"/>
                <w:rFonts w:cs="Arial"/>
                <w:sz w:val="16"/>
                <w:szCs w:val="16"/>
              </w:rPr>
            </w:pPr>
            <w:del w:id="2456" w:author="Sean de Noronha | DRG" w:date="2026-09-25T15:15:00Z" w16du:dateUtc="2026-09-25T13:15:00Z">
              <w:r>
                <w:rPr>
                  <w:rFonts w:cs="Arial"/>
                  <w:b/>
                  <w:bCs/>
                  <w:sz w:val="16"/>
                  <w:szCs w:val="16"/>
                </w:rPr>
                <w:delText>50</w:delText>
              </w:r>
            </w:del>
          </w:p>
        </w:tc>
        <w:tc>
          <w:tcPr>
            <w:tcW w:w="530" w:type="dxa"/>
            <w:tcMar>
              <w:left w:w="14" w:type="dxa"/>
              <w:right w:w="14" w:type="dxa"/>
            </w:tcMar>
            <w:vAlign w:val="center"/>
          </w:tcPr>
          <w:p w14:paraId="2E1704D2" w14:textId="0EE2A1D1" w:rsidR="00004641" w:rsidRPr="00354578" w:rsidDel="00410831" w:rsidRDefault="00004641" w:rsidP="00354578">
            <w:pPr>
              <w:spacing w:after="0"/>
              <w:jc w:val="center"/>
              <w:rPr>
                <w:del w:id="2457" w:author="Sean de Noronha | DRG" w:date="2026-09-25T15:15:00Z" w16du:dateUtc="2026-09-25T13:15:00Z"/>
                <w:rFonts w:cs="Arial"/>
                <w:sz w:val="16"/>
                <w:szCs w:val="16"/>
              </w:rPr>
            </w:pPr>
            <w:del w:id="2458" w:author="Sean de Noronha | DRG" w:date="2026-09-25T15:15:00Z" w16du:dateUtc="2026-09-25T13:15:00Z">
              <w:r>
                <w:rPr>
                  <w:sz w:val="16"/>
                  <w:szCs w:val="16"/>
                </w:rPr>
                <w:delText>10 / 4 L</w:delText>
              </w:r>
            </w:del>
          </w:p>
        </w:tc>
        <w:tc>
          <w:tcPr>
            <w:tcW w:w="570" w:type="dxa"/>
            <w:gridSpan w:val="2"/>
            <w:tcMar>
              <w:left w:w="14" w:type="dxa"/>
              <w:right w:w="14" w:type="dxa"/>
            </w:tcMar>
            <w:vAlign w:val="center"/>
          </w:tcPr>
          <w:p w14:paraId="4420AEE6" w14:textId="22076234" w:rsidR="00004641" w:rsidRPr="00354578" w:rsidDel="00410831" w:rsidRDefault="00004641" w:rsidP="00354578">
            <w:pPr>
              <w:spacing w:after="0"/>
              <w:jc w:val="center"/>
              <w:rPr>
                <w:del w:id="2459" w:author="Sean de Noronha | DRG" w:date="2026-09-25T15:15:00Z" w16du:dateUtc="2026-09-25T13:15:00Z"/>
                <w:rFonts w:cs="Arial"/>
                <w:sz w:val="16"/>
                <w:szCs w:val="16"/>
              </w:rPr>
            </w:pPr>
            <w:del w:id="2460" w:author="Sean de Noronha | DRG" w:date="2026-09-25T15:15:00Z" w16du:dateUtc="2026-09-25T13:15:00Z">
              <w:r>
                <w:rPr>
                  <w:sz w:val="16"/>
                  <w:szCs w:val="16"/>
                </w:rPr>
                <w:delText>21 / 14 L</w:delText>
              </w:r>
            </w:del>
          </w:p>
        </w:tc>
        <w:tc>
          <w:tcPr>
            <w:tcW w:w="661" w:type="dxa"/>
            <w:tcMar>
              <w:left w:w="14" w:type="dxa"/>
              <w:right w:w="14" w:type="dxa"/>
            </w:tcMar>
            <w:vAlign w:val="center"/>
          </w:tcPr>
          <w:p w14:paraId="34E299C1" w14:textId="4A8E0476" w:rsidR="00004641" w:rsidRPr="00354578" w:rsidDel="00410831" w:rsidRDefault="00004641" w:rsidP="00354578">
            <w:pPr>
              <w:spacing w:after="0"/>
              <w:jc w:val="center"/>
              <w:rPr>
                <w:del w:id="2461" w:author="Sean de Noronha | DRG" w:date="2026-09-25T15:15:00Z" w16du:dateUtc="2026-09-25T13:15:00Z"/>
                <w:rFonts w:cs="Arial"/>
                <w:sz w:val="16"/>
                <w:szCs w:val="16"/>
              </w:rPr>
            </w:pPr>
            <w:del w:id="2462" w:author="Sean de Noronha | DRG" w:date="2026-09-25T15:15:00Z" w16du:dateUtc="2026-09-25T13:15:00Z">
              <w:r>
                <w:rPr>
                  <w:sz w:val="16"/>
                  <w:szCs w:val="16"/>
                </w:rPr>
                <w:delText>40 / 36 L</w:delText>
              </w:r>
            </w:del>
          </w:p>
        </w:tc>
        <w:tc>
          <w:tcPr>
            <w:tcW w:w="679" w:type="dxa"/>
            <w:gridSpan w:val="2"/>
            <w:tcMar>
              <w:left w:w="14" w:type="dxa"/>
              <w:right w:w="14" w:type="dxa"/>
            </w:tcMar>
            <w:vAlign w:val="center"/>
          </w:tcPr>
          <w:p w14:paraId="74313FAD" w14:textId="5A0FF281" w:rsidR="00004641" w:rsidRPr="00354578" w:rsidDel="00410831" w:rsidRDefault="00004641" w:rsidP="00354578">
            <w:pPr>
              <w:spacing w:after="0"/>
              <w:jc w:val="center"/>
              <w:rPr>
                <w:del w:id="2463" w:author="Sean de Noronha | DRG" w:date="2026-09-25T15:15:00Z" w16du:dateUtc="2026-09-25T13:15:00Z"/>
                <w:rFonts w:cs="Arial"/>
                <w:sz w:val="16"/>
                <w:szCs w:val="16"/>
              </w:rPr>
            </w:pPr>
            <w:del w:id="2464" w:author="Sean de Noronha | DRG" w:date="2026-09-25T15:15:00Z" w16du:dateUtc="2026-09-25T13:15:00Z">
              <w:r>
                <w:rPr>
                  <w:sz w:val="16"/>
                  <w:szCs w:val="16"/>
                </w:rPr>
                <w:delText>81 / 83 T</w:delText>
              </w:r>
            </w:del>
          </w:p>
        </w:tc>
        <w:tc>
          <w:tcPr>
            <w:tcW w:w="678" w:type="dxa"/>
            <w:tcMar>
              <w:left w:w="14" w:type="dxa"/>
              <w:right w:w="14" w:type="dxa"/>
            </w:tcMar>
            <w:vAlign w:val="center"/>
          </w:tcPr>
          <w:p w14:paraId="2064C364" w14:textId="49B88216" w:rsidR="00004641" w:rsidRPr="00354578" w:rsidDel="00410831" w:rsidRDefault="00004641" w:rsidP="00354578">
            <w:pPr>
              <w:spacing w:after="0"/>
              <w:jc w:val="center"/>
              <w:rPr>
                <w:del w:id="2465" w:author="Sean de Noronha | DRG" w:date="2026-09-25T15:15:00Z" w16du:dateUtc="2026-09-25T13:15:00Z"/>
                <w:rFonts w:cs="Arial"/>
                <w:sz w:val="16"/>
                <w:szCs w:val="16"/>
              </w:rPr>
            </w:pPr>
            <w:del w:id="2466" w:author="Sean de Noronha | DRG" w:date="2026-09-25T15:15:00Z" w16du:dateUtc="2026-09-25T13:15:00Z">
              <w:r>
                <w:rPr>
                  <w:sz w:val="16"/>
                  <w:szCs w:val="16"/>
                </w:rPr>
                <w:delText>122 / 111 T</w:delText>
              </w:r>
            </w:del>
          </w:p>
        </w:tc>
        <w:tc>
          <w:tcPr>
            <w:tcW w:w="802" w:type="dxa"/>
            <w:gridSpan w:val="2"/>
            <w:tcMar>
              <w:left w:w="14" w:type="dxa"/>
              <w:right w:w="14" w:type="dxa"/>
            </w:tcMar>
            <w:vAlign w:val="center"/>
          </w:tcPr>
          <w:p w14:paraId="54A88A66" w14:textId="6B0D3AD2" w:rsidR="00004641" w:rsidRPr="00354578" w:rsidDel="00410831" w:rsidRDefault="00004641" w:rsidP="00354578">
            <w:pPr>
              <w:spacing w:after="0"/>
              <w:jc w:val="center"/>
              <w:rPr>
                <w:del w:id="2467" w:author="Sean de Noronha | DRG" w:date="2026-09-25T15:15:00Z" w16du:dateUtc="2026-09-25T13:15:00Z"/>
                <w:rFonts w:cs="Arial"/>
                <w:sz w:val="16"/>
                <w:szCs w:val="16"/>
              </w:rPr>
            </w:pPr>
            <w:del w:id="2468" w:author="Sean de Noronha | DRG" w:date="2026-09-25T15:15:00Z" w16du:dateUtc="2026-09-25T13:15:00Z">
              <w:r>
                <w:rPr>
                  <w:sz w:val="16"/>
                  <w:szCs w:val="16"/>
                </w:rPr>
                <w:delText>235 / 206 U</w:delText>
              </w:r>
            </w:del>
          </w:p>
        </w:tc>
        <w:tc>
          <w:tcPr>
            <w:tcW w:w="786" w:type="dxa"/>
            <w:gridSpan w:val="2"/>
            <w:tcMar>
              <w:left w:w="14" w:type="dxa"/>
              <w:right w:w="14" w:type="dxa"/>
            </w:tcMar>
            <w:vAlign w:val="center"/>
          </w:tcPr>
          <w:p w14:paraId="60D2584C" w14:textId="26D6A8F0" w:rsidR="00004641" w:rsidRPr="00354578" w:rsidDel="00410831" w:rsidRDefault="00004641" w:rsidP="00354578">
            <w:pPr>
              <w:spacing w:after="0"/>
              <w:jc w:val="center"/>
              <w:rPr>
                <w:del w:id="2469" w:author="Sean de Noronha | DRG" w:date="2026-09-25T15:15:00Z" w16du:dateUtc="2026-09-25T13:15:00Z"/>
                <w:rFonts w:cs="Arial"/>
                <w:sz w:val="16"/>
                <w:szCs w:val="16"/>
              </w:rPr>
            </w:pPr>
            <w:del w:id="2470" w:author="Sean de Noronha | DRG" w:date="2026-09-25T15:15:00Z" w16du:dateUtc="2026-09-25T13:15:00Z">
              <w:r>
                <w:rPr>
                  <w:sz w:val="16"/>
                  <w:szCs w:val="16"/>
                </w:rPr>
                <w:delText>375 / 337 U</w:delText>
              </w:r>
            </w:del>
          </w:p>
        </w:tc>
        <w:tc>
          <w:tcPr>
            <w:tcW w:w="803" w:type="dxa"/>
            <w:tcMar>
              <w:left w:w="14" w:type="dxa"/>
              <w:right w:w="14" w:type="dxa"/>
            </w:tcMar>
            <w:vAlign w:val="center"/>
          </w:tcPr>
          <w:p w14:paraId="0092555F" w14:textId="0B61B338" w:rsidR="00004641" w:rsidRPr="00354578" w:rsidDel="00410831" w:rsidRDefault="00004641" w:rsidP="00354578">
            <w:pPr>
              <w:spacing w:after="0"/>
              <w:jc w:val="center"/>
              <w:rPr>
                <w:del w:id="2471" w:author="Sean de Noronha | DRG" w:date="2026-09-25T15:15:00Z" w16du:dateUtc="2026-09-25T13:15:00Z"/>
                <w:rFonts w:cs="Arial"/>
                <w:sz w:val="16"/>
                <w:szCs w:val="16"/>
              </w:rPr>
            </w:pPr>
            <w:del w:id="2472" w:author="Sean de Noronha | DRG" w:date="2026-09-25T15:15:00Z" w16du:dateUtc="2026-09-25T13:15:00Z">
              <w:r>
                <w:rPr>
                  <w:sz w:val="16"/>
                  <w:szCs w:val="16"/>
                </w:rPr>
                <w:delText>662 / 613 U</w:delText>
              </w:r>
            </w:del>
          </w:p>
        </w:tc>
        <w:tc>
          <w:tcPr>
            <w:tcW w:w="785" w:type="dxa"/>
            <w:gridSpan w:val="2"/>
            <w:tcMar>
              <w:left w:w="14" w:type="dxa"/>
              <w:right w:w="14" w:type="dxa"/>
            </w:tcMar>
            <w:vAlign w:val="center"/>
          </w:tcPr>
          <w:p w14:paraId="08E1D75C" w14:textId="310AF0BD" w:rsidR="00004641" w:rsidRPr="00354578" w:rsidDel="00410831" w:rsidRDefault="00004641" w:rsidP="00354578">
            <w:pPr>
              <w:spacing w:after="0"/>
              <w:jc w:val="center"/>
              <w:rPr>
                <w:del w:id="2473" w:author="Sean de Noronha | DRG" w:date="2026-09-25T15:15:00Z" w16du:dateUtc="2026-09-25T13:15:00Z"/>
                <w:rFonts w:cs="Arial"/>
                <w:sz w:val="16"/>
                <w:szCs w:val="16"/>
              </w:rPr>
            </w:pPr>
            <w:del w:id="2474" w:author="Sean de Noronha | DRG" w:date="2026-09-25T15:15:00Z" w16du:dateUtc="2026-09-25T13:15:00Z">
              <w:r>
                <w:rPr>
                  <w:sz w:val="16"/>
                  <w:szCs w:val="16"/>
                </w:rPr>
                <w:delText>1351 / 1288 U</w:delText>
              </w:r>
            </w:del>
          </w:p>
        </w:tc>
      </w:tr>
      <w:tr w:rsidR="00004641" w:rsidRPr="00354578" w:rsidDel="00410831" w14:paraId="618D1A4B" w14:textId="7F887650" w:rsidTr="00952C88">
        <w:trPr>
          <w:gridAfter w:val="2"/>
          <w:wAfter w:w="2315" w:type="dxa"/>
          <w:trHeight w:val="216"/>
          <w:del w:id="2475" w:author="Sean de Noronha | DRG" w:date="2026-09-25T15:15:00Z"/>
        </w:trPr>
        <w:tc>
          <w:tcPr>
            <w:tcW w:w="764" w:type="dxa"/>
            <w:shd w:val="clear" w:color="auto" w:fill="F2F2F2"/>
            <w:tcMar>
              <w:left w:w="14" w:type="dxa"/>
              <w:right w:w="14" w:type="dxa"/>
            </w:tcMar>
            <w:vAlign w:val="center"/>
          </w:tcPr>
          <w:p w14:paraId="0190A0BB" w14:textId="1783E9EF" w:rsidR="00004641" w:rsidRPr="00354578" w:rsidDel="00410831" w:rsidRDefault="00004641" w:rsidP="00354578">
            <w:pPr>
              <w:spacing w:after="0"/>
              <w:jc w:val="center"/>
              <w:rPr>
                <w:del w:id="2476" w:author="Sean de Noronha | DRG" w:date="2026-09-25T15:15:00Z" w16du:dateUtc="2026-09-25T13:15:00Z"/>
                <w:rFonts w:cs="Arial"/>
                <w:sz w:val="16"/>
                <w:szCs w:val="16"/>
              </w:rPr>
            </w:pPr>
            <w:del w:id="2477" w:author="Sean de Noronha | DRG" w:date="2026-09-25T15:15:00Z" w16du:dateUtc="2026-09-25T13:15:00Z">
              <w:r>
                <w:rPr>
                  <w:rFonts w:cs="Arial"/>
                  <w:b/>
                  <w:bCs/>
                  <w:sz w:val="16"/>
                  <w:szCs w:val="16"/>
                </w:rPr>
                <w:delText>60</w:delText>
              </w:r>
            </w:del>
          </w:p>
        </w:tc>
        <w:tc>
          <w:tcPr>
            <w:tcW w:w="530" w:type="dxa"/>
            <w:tcMar>
              <w:left w:w="14" w:type="dxa"/>
              <w:right w:w="14" w:type="dxa"/>
            </w:tcMar>
            <w:vAlign w:val="center"/>
          </w:tcPr>
          <w:p w14:paraId="2472D5E4" w14:textId="5F1B29D3" w:rsidR="00004641" w:rsidRPr="00354578" w:rsidDel="00410831" w:rsidRDefault="00004641" w:rsidP="00354578">
            <w:pPr>
              <w:spacing w:after="0"/>
              <w:jc w:val="center"/>
              <w:rPr>
                <w:del w:id="2478" w:author="Sean de Noronha | DRG" w:date="2026-09-25T15:15:00Z" w16du:dateUtc="2026-09-25T13:15:00Z"/>
                <w:rFonts w:cs="Arial"/>
                <w:sz w:val="16"/>
                <w:szCs w:val="16"/>
              </w:rPr>
            </w:pPr>
            <w:del w:id="2479" w:author="Sean de Noronha | DRG" w:date="2026-09-25T15:15:00Z" w16du:dateUtc="2026-09-25T13:15:00Z">
              <w:r>
                <w:rPr>
                  <w:sz w:val="16"/>
                  <w:szCs w:val="16"/>
                </w:rPr>
                <w:delText>9 / 4 L</w:delText>
              </w:r>
            </w:del>
          </w:p>
        </w:tc>
        <w:tc>
          <w:tcPr>
            <w:tcW w:w="570" w:type="dxa"/>
            <w:gridSpan w:val="2"/>
            <w:tcMar>
              <w:left w:w="14" w:type="dxa"/>
              <w:right w:w="14" w:type="dxa"/>
            </w:tcMar>
            <w:vAlign w:val="center"/>
          </w:tcPr>
          <w:p w14:paraId="648448E5" w14:textId="6838F3B5" w:rsidR="00004641" w:rsidRPr="00354578" w:rsidDel="00410831" w:rsidRDefault="00004641" w:rsidP="00354578">
            <w:pPr>
              <w:spacing w:after="0"/>
              <w:jc w:val="center"/>
              <w:rPr>
                <w:del w:id="2480" w:author="Sean de Noronha | DRG" w:date="2026-09-25T15:15:00Z" w16du:dateUtc="2026-09-25T13:15:00Z"/>
                <w:rFonts w:cs="Arial"/>
                <w:sz w:val="16"/>
                <w:szCs w:val="16"/>
              </w:rPr>
            </w:pPr>
            <w:del w:id="2481" w:author="Sean de Noronha | DRG" w:date="2026-09-25T15:15:00Z" w16du:dateUtc="2026-09-25T13:15:00Z">
              <w:r>
                <w:rPr>
                  <w:sz w:val="16"/>
                  <w:szCs w:val="16"/>
                </w:rPr>
                <w:delText>19 / 11 L</w:delText>
              </w:r>
            </w:del>
          </w:p>
        </w:tc>
        <w:tc>
          <w:tcPr>
            <w:tcW w:w="661" w:type="dxa"/>
            <w:tcMar>
              <w:left w:w="14" w:type="dxa"/>
              <w:right w:w="14" w:type="dxa"/>
            </w:tcMar>
            <w:vAlign w:val="center"/>
          </w:tcPr>
          <w:p w14:paraId="41ED5FF5" w14:textId="159A2EEF" w:rsidR="00004641" w:rsidRPr="00354578" w:rsidDel="00410831" w:rsidRDefault="00004641" w:rsidP="00354578">
            <w:pPr>
              <w:spacing w:after="0"/>
              <w:jc w:val="center"/>
              <w:rPr>
                <w:del w:id="2482" w:author="Sean de Noronha | DRG" w:date="2026-09-25T15:15:00Z" w16du:dateUtc="2026-09-25T13:15:00Z"/>
                <w:rFonts w:cs="Arial"/>
                <w:sz w:val="16"/>
                <w:szCs w:val="16"/>
              </w:rPr>
            </w:pPr>
            <w:del w:id="2483" w:author="Sean de Noronha | DRG" w:date="2026-09-25T15:15:00Z" w16du:dateUtc="2026-09-25T13:15:00Z">
              <w:r>
                <w:rPr>
                  <w:sz w:val="16"/>
                  <w:szCs w:val="16"/>
                </w:rPr>
                <w:delText>36 / 30 L</w:delText>
              </w:r>
            </w:del>
          </w:p>
        </w:tc>
        <w:tc>
          <w:tcPr>
            <w:tcW w:w="679" w:type="dxa"/>
            <w:gridSpan w:val="2"/>
            <w:tcMar>
              <w:left w:w="14" w:type="dxa"/>
              <w:right w:w="14" w:type="dxa"/>
            </w:tcMar>
            <w:vAlign w:val="center"/>
          </w:tcPr>
          <w:p w14:paraId="4A87053B" w14:textId="4F763E0D" w:rsidR="00004641" w:rsidRPr="00354578" w:rsidDel="00410831" w:rsidRDefault="00004641" w:rsidP="00354578">
            <w:pPr>
              <w:spacing w:after="0"/>
              <w:jc w:val="center"/>
              <w:rPr>
                <w:del w:id="2484" w:author="Sean de Noronha | DRG" w:date="2026-09-25T15:15:00Z" w16du:dateUtc="2026-09-25T13:15:00Z"/>
                <w:rFonts w:cs="Arial"/>
                <w:sz w:val="16"/>
                <w:szCs w:val="16"/>
              </w:rPr>
            </w:pPr>
            <w:del w:id="2485" w:author="Sean de Noronha | DRG" w:date="2026-09-25T15:15:00Z" w16du:dateUtc="2026-09-25T13:15:00Z">
              <w:r>
                <w:rPr>
                  <w:sz w:val="16"/>
                  <w:szCs w:val="16"/>
                </w:rPr>
                <w:delText>74 / 79 T</w:delText>
              </w:r>
            </w:del>
          </w:p>
        </w:tc>
        <w:tc>
          <w:tcPr>
            <w:tcW w:w="678" w:type="dxa"/>
            <w:tcMar>
              <w:left w:w="14" w:type="dxa"/>
              <w:right w:w="14" w:type="dxa"/>
            </w:tcMar>
            <w:vAlign w:val="center"/>
          </w:tcPr>
          <w:p w14:paraId="38E0905C" w14:textId="1607D1BA" w:rsidR="00004641" w:rsidRPr="00354578" w:rsidDel="00410831" w:rsidRDefault="00004641" w:rsidP="00354578">
            <w:pPr>
              <w:spacing w:after="0"/>
              <w:jc w:val="center"/>
              <w:rPr>
                <w:del w:id="2486" w:author="Sean de Noronha | DRG" w:date="2026-09-25T15:15:00Z" w16du:dateUtc="2026-09-25T13:15:00Z"/>
                <w:rFonts w:cs="Arial"/>
                <w:sz w:val="16"/>
                <w:szCs w:val="16"/>
              </w:rPr>
            </w:pPr>
            <w:del w:id="2487" w:author="Sean de Noronha | DRG" w:date="2026-09-25T15:15:00Z" w16du:dateUtc="2026-09-25T13:15:00Z">
              <w:r>
                <w:rPr>
                  <w:sz w:val="16"/>
                  <w:szCs w:val="16"/>
                </w:rPr>
                <w:delText>111 / 105 T</w:delText>
              </w:r>
            </w:del>
          </w:p>
        </w:tc>
        <w:tc>
          <w:tcPr>
            <w:tcW w:w="802" w:type="dxa"/>
            <w:gridSpan w:val="2"/>
            <w:tcMar>
              <w:left w:w="14" w:type="dxa"/>
              <w:right w:w="14" w:type="dxa"/>
            </w:tcMar>
            <w:vAlign w:val="center"/>
          </w:tcPr>
          <w:p w14:paraId="1A0EF0CA" w14:textId="7E33A7DB" w:rsidR="00004641" w:rsidRPr="00354578" w:rsidDel="00410831" w:rsidRDefault="00004641" w:rsidP="00354578">
            <w:pPr>
              <w:spacing w:after="0"/>
              <w:jc w:val="center"/>
              <w:rPr>
                <w:del w:id="2488" w:author="Sean de Noronha | DRG" w:date="2026-09-25T15:15:00Z" w16du:dateUtc="2026-09-25T13:15:00Z"/>
                <w:rFonts w:cs="Arial"/>
                <w:sz w:val="16"/>
                <w:szCs w:val="16"/>
              </w:rPr>
            </w:pPr>
            <w:del w:id="2489" w:author="Sean de Noronha | DRG" w:date="2026-09-25T15:15:00Z" w16du:dateUtc="2026-09-25T13:15:00Z">
              <w:r>
                <w:rPr>
                  <w:sz w:val="16"/>
                  <w:szCs w:val="16"/>
                </w:rPr>
                <w:delText>213 / 185 T</w:delText>
              </w:r>
            </w:del>
          </w:p>
        </w:tc>
        <w:tc>
          <w:tcPr>
            <w:tcW w:w="786" w:type="dxa"/>
            <w:gridSpan w:val="2"/>
            <w:tcMar>
              <w:left w:w="14" w:type="dxa"/>
              <w:right w:w="14" w:type="dxa"/>
            </w:tcMar>
            <w:vAlign w:val="center"/>
          </w:tcPr>
          <w:p w14:paraId="4A384747" w14:textId="1A8E4C80" w:rsidR="00004641" w:rsidRPr="00354578" w:rsidDel="00410831" w:rsidRDefault="00004641" w:rsidP="00354578">
            <w:pPr>
              <w:spacing w:after="0"/>
              <w:jc w:val="center"/>
              <w:rPr>
                <w:del w:id="2490" w:author="Sean de Noronha | DRG" w:date="2026-09-25T15:15:00Z" w16du:dateUtc="2026-09-25T13:15:00Z"/>
                <w:rFonts w:cs="Arial"/>
                <w:sz w:val="16"/>
                <w:szCs w:val="16"/>
              </w:rPr>
            </w:pPr>
            <w:del w:id="2491" w:author="Sean de Noronha | DRG" w:date="2026-09-25T15:15:00Z" w16du:dateUtc="2026-09-25T13:15:00Z">
              <w:r>
                <w:rPr>
                  <w:sz w:val="16"/>
                  <w:szCs w:val="16"/>
                </w:rPr>
                <w:delText>339 / 303 U</w:delText>
              </w:r>
            </w:del>
          </w:p>
        </w:tc>
        <w:tc>
          <w:tcPr>
            <w:tcW w:w="803" w:type="dxa"/>
            <w:tcMar>
              <w:left w:w="14" w:type="dxa"/>
              <w:right w:w="14" w:type="dxa"/>
            </w:tcMar>
            <w:vAlign w:val="center"/>
          </w:tcPr>
          <w:p w14:paraId="6C135D16" w14:textId="518EDD1D" w:rsidR="00004641" w:rsidRPr="00354578" w:rsidDel="00410831" w:rsidRDefault="00004641" w:rsidP="00354578">
            <w:pPr>
              <w:spacing w:after="0"/>
              <w:jc w:val="center"/>
              <w:rPr>
                <w:del w:id="2492" w:author="Sean de Noronha | DRG" w:date="2026-09-25T15:15:00Z" w16du:dateUtc="2026-09-25T13:15:00Z"/>
                <w:rFonts w:cs="Arial"/>
                <w:sz w:val="16"/>
                <w:szCs w:val="16"/>
              </w:rPr>
            </w:pPr>
            <w:del w:id="2493" w:author="Sean de Noronha | DRG" w:date="2026-09-25T15:15:00Z" w16du:dateUtc="2026-09-25T13:15:00Z">
              <w:r>
                <w:rPr>
                  <w:sz w:val="16"/>
                  <w:szCs w:val="16"/>
                </w:rPr>
                <w:delText>600 / 551 U</w:delText>
              </w:r>
            </w:del>
          </w:p>
        </w:tc>
        <w:tc>
          <w:tcPr>
            <w:tcW w:w="785" w:type="dxa"/>
            <w:gridSpan w:val="2"/>
            <w:tcMar>
              <w:left w:w="14" w:type="dxa"/>
              <w:right w:w="14" w:type="dxa"/>
            </w:tcMar>
            <w:vAlign w:val="center"/>
          </w:tcPr>
          <w:p w14:paraId="3DE6FD38" w14:textId="65E0E39A" w:rsidR="00004641" w:rsidRPr="00354578" w:rsidDel="00410831" w:rsidRDefault="00004641" w:rsidP="00354578">
            <w:pPr>
              <w:spacing w:after="0"/>
              <w:jc w:val="center"/>
              <w:rPr>
                <w:del w:id="2494" w:author="Sean de Noronha | DRG" w:date="2026-09-25T15:15:00Z" w16du:dateUtc="2026-09-25T13:15:00Z"/>
                <w:rFonts w:cs="Arial"/>
                <w:sz w:val="16"/>
                <w:szCs w:val="16"/>
              </w:rPr>
            </w:pPr>
            <w:del w:id="2495" w:author="Sean de Noronha | DRG" w:date="2026-09-25T15:15:00Z" w16du:dateUtc="2026-09-25T13:15:00Z">
              <w:r>
                <w:rPr>
                  <w:sz w:val="16"/>
                  <w:szCs w:val="16"/>
                </w:rPr>
                <w:delText>1224 / 1161 U</w:delText>
              </w:r>
            </w:del>
          </w:p>
        </w:tc>
      </w:tr>
      <w:tr w:rsidR="00004641" w:rsidRPr="00354578" w:rsidDel="00410831" w14:paraId="24666CF3" w14:textId="1486F0A1" w:rsidTr="00952C88">
        <w:trPr>
          <w:gridAfter w:val="2"/>
          <w:wAfter w:w="2315" w:type="dxa"/>
          <w:trHeight w:val="216"/>
          <w:del w:id="2496" w:author="Sean de Noronha | DRG" w:date="2026-09-25T15:15:00Z"/>
        </w:trPr>
        <w:tc>
          <w:tcPr>
            <w:tcW w:w="764" w:type="dxa"/>
            <w:shd w:val="clear" w:color="auto" w:fill="F2F2F2"/>
            <w:tcMar>
              <w:left w:w="14" w:type="dxa"/>
              <w:right w:w="14" w:type="dxa"/>
            </w:tcMar>
            <w:vAlign w:val="center"/>
          </w:tcPr>
          <w:p w14:paraId="7D369DFD" w14:textId="15A7DE1C" w:rsidR="00004641" w:rsidRPr="00354578" w:rsidDel="00410831" w:rsidRDefault="00004641" w:rsidP="00354578">
            <w:pPr>
              <w:spacing w:after="0"/>
              <w:jc w:val="center"/>
              <w:rPr>
                <w:del w:id="2497" w:author="Sean de Noronha | DRG" w:date="2026-09-25T15:15:00Z" w16du:dateUtc="2026-09-25T13:15:00Z"/>
                <w:rFonts w:cs="Arial"/>
                <w:sz w:val="16"/>
                <w:szCs w:val="16"/>
              </w:rPr>
            </w:pPr>
            <w:del w:id="2498" w:author="Sean de Noronha | DRG" w:date="2026-09-25T15:15:00Z" w16du:dateUtc="2026-09-25T13:15:00Z">
              <w:r>
                <w:rPr>
                  <w:rFonts w:cs="Arial"/>
                  <w:b/>
                  <w:bCs/>
                  <w:sz w:val="16"/>
                  <w:szCs w:val="16"/>
                </w:rPr>
                <w:delText>70</w:delText>
              </w:r>
            </w:del>
          </w:p>
        </w:tc>
        <w:tc>
          <w:tcPr>
            <w:tcW w:w="530" w:type="dxa"/>
            <w:tcMar>
              <w:left w:w="14" w:type="dxa"/>
              <w:right w:w="14" w:type="dxa"/>
            </w:tcMar>
            <w:vAlign w:val="center"/>
          </w:tcPr>
          <w:p w14:paraId="3357DE95" w14:textId="03E05225" w:rsidR="00004641" w:rsidRPr="00354578" w:rsidDel="00410831" w:rsidRDefault="00004641" w:rsidP="00354578">
            <w:pPr>
              <w:spacing w:after="0"/>
              <w:jc w:val="center"/>
              <w:rPr>
                <w:del w:id="2499" w:author="Sean de Noronha | DRG" w:date="2026-09-25T15:15:00Z" w16du:dateUtc="2026-09-25T13:15:00Z"/>
                <w:rFonts w:cs="Arial"/>
                <w:sz w:val="16"/>
                <w:szCs w:val="16"/>
              </w:rPr>
            </w:pPr>
            <w:del w:id="2500" w:author="Sean de Noronha | DRG" w:date="2026-09-25T15:15:00Z" w16du:dateUtc="2026-09-25T13:15:00Z">
              <w:r>
                <w:rPr>
                  <w:sz w:val="16"/>
                  <w:szCs w:val="16"/>
                </w:rPr>
                <w:delText>8 / 3 L</w:delText>
              </w:r>
            </w:del>
          </w:p>
        </w:tc>
        <w:tc>
          <w:tcPr>
            <w:tcW w:w="570" w:type="dxa"/>
            <w:gridSpan w:val="2"/>
            <w:tcMar>
              <w:left w:w="14" w:type="dxa"/>
              <w:right w:w="14" w:type="dxa"/>
            </w:tcMar>
            <w:vAlign w:val="center"/>
          </w:tcPr>
          <w:p w14:paraId="4D02D4B7" w14:textId="7B6CD404" w:rsidR="00004641" w:rsidRPr="00354578" w:rsidDel="00410831" w:rsidRDefault="00004641" w:rsidP="00354578">
            <w:pPr>
              <w:spacing w:after="0"/>
              <w:jc w:val="center"/>
              <w:rPr>
                <w:del w:id="2501" w:author="Sean de Noronha | DRG" w:date="2026-09-25T15:15:00Z" w16du:dateUtc="2026-09-25T13:15:00Z"/>
                <w:rFonts w:cs="Arial"/>
                <w:sz w:val="16"/>
                <w:szCs w:val="16"/>
              </w:rPr>
            </w:pPr>
            <w:del w:id="2502" w:author="Sean de Noronha | DRG" w:date="2026-09-25T15:15:00Z" w16du:dateUtc="2026-09-25T13:15:00Z">
              <w:r>
                <w:rPr>
                  <w:sz w:val="16"/>
                  <w:szCs w:val="16"/>
                </w:rPr>
                <w:delText>18 / 10 L</w:delText>
              </w:r>
            </w:del>
          </w:p>
        </w:tc>
        <w:tc>
          <w:tcPr>
            <w:tcW w:w="661" w:type="dxa"/>
            <w:tcMar>
              <w:left w:w="14" w:type="dxa"/>
              <w:right w:w="14" w:type="dxa"/>
            </w:tcMar>
            <w:vAlign w:val="center"/>
          </w:tcPr>
          <w:p w14:paraId="00A7617A" w14:textId="5DA6CBAD" w:rsidR="00004641" w:rsidRPr="00354578" w:rsidDel="00410831" w:rsidRDefault="00004641" w:rsidP="00354578">
            <w:pPr>
              <w:spacing w:after="0"/>
              <w:jc w:val="center"/>
              <w:rPr>
                <w:del w:id="2503" w:author="Sean de Noronha | DRG" w:date="2026-09-25T15:15:00Z" w16du:dateUtc="2026-09-25T13:15:00Z"/>
                <w:rFonts w:cs="Arial"/>
                <w:sz w:val="16"/>
                <w:szCs w:val="16"/>
              </w:rPr>
            </w:pPr>
            <w:del w:id="2504" w:author="Sean de Noronha | DRG" w:date="2026-09-25T15:15:00Z" w16du:dateUtc="2026-09-25T13:15:00Z">
              <w:r>
                <w:rPr>
                  <w:sz w:val="16"/>
                  <w:szCs w:val="16"/>
                </w:rPr>
                <w:delText>33 / 25 L</w:delText>
              </w:r>
            </w:del>
          </w:p>
        </w:tc>
        <w:tc>
          <w:tcPr>
            <w:tcW w:w="679" w:type="dxa"/>
            <w:gridSpan w:val="2"/>
            <w:tcMar>
              <w:left w:w="14" w:type="dxa"/>
              <w:right w:w="14" w:type="dxa"/>
            </w:tcMar>
            <w:vAlign w:val="center"/>
          </w:tcPr>
          <w:p w14:paraId="30533580" w14:textId="5B139B7F" w:rsidR="00004641" w:rsidRPr="00354578" w:rsidDel="00410831" w:rsidRDefault="00004641" w:rsidP="00354578">
            <w:pPr>
              <w:spacing w:after="0"/>
              <w:jc w:val="center"/>
              <w:rPr>
                <w:del w:id="2505" w:author="Sean de Noronha | DRG" w:date="2026-09-25T15:15:00Z" w16du:dateUtc="2026-09-25T13:15:00Z"/>
                <w:rFonts w:cs="Arial"/>
                <w:sz w:val="16"/>
                <w:szCs w:val="16"/>
              </w:rPr>
            </w:pPr>
            <w:del w:id="2506" w:author="Sean de Noronha | DRG" w:date="2026-09-25T15:15:00Z" w16du:dateUtc="2026-09-25T13:15:00Z">
              <w:r>
                <w:rPr>
                  <w:sz w:val="16"/>
                  <w:szCs w:val="16"/>
                </w:rPr>
                <w:delText>68 / 74 L</w:delText>
              </w:r>
            </w:del>
          </w:p>
        </w:tc>
        <w:tc>
          <w:tcPr>
            <w:tcW w:w="678" w:type="dxa"/>
            <w:tcMar>
              <w:left w:w="14" w:type="dxa"/>
              <w:right w:w="14" w:type="dxa"/>
            </w:tcMar>
            <w:vAlign w:val="center"/>
          </w:tcPr>
          <w:p w14:paraId="0338417A" w14:textId="52769330" w:rsidR="00004641" w:rsidRPr="00354578" w:rsidDel="00410831" w:rsidRDefault="00004641" w:rsidP="00354578">
            <w:pPr>
              <w:spacing w:after="0"/>
              <w:jc w:val="center"/>
              <w:rPr>
                <w:del w:id="2507" w:author="Sean de Noronha | DRG" w:date="2026-09-25T15:15:00Z" w16du:dateUtc="2026-09-25T13:15:00Z"/>
                <w:rFonts w:cs="Arial"/>
                <w:sz w:val="16"/>
                <w:szCs w:val="16"/>
              </w:rPr>
            </w:pPr>
            <w:del w:id="2508" w:author="Sean de Noronha | DRG" w:date="2026-09-25T15:15:00Z" w16du:dateUtc="2026-09-25T13:15:00Z">
              <w:r>
                <w:rPr>
                  <w:sz w:val="16"/>
                  <w:szCs w:val="16"/>
                </w:rPr>
                <w:delText>102 / 101 T</w:delText>
              </w:r>
            </w:del>
          </w:p>
        </w:tc>
        <w:tc>
          <w:tcPr>
            <w:tcW w:w="802" w:type="dxa"/>
            <w:gridSpan w:val="2"/>
            <w:tcMar>
              <w:left w:w="14" w:type="dxa"/>
              <w:right w:w="14" w:type="dxa"/>
            </w:tcMar>
            <w:vAlign w:val="center"/>
          </w:tcPr>
          <w:p w14:paraId="2034995C" w14:textId="64FD58CB" w:rsidR="00004641" w:rsidRPr="00354578" w:rsidDel="00410831" w:rsidRDefault="00004641" w:rsidP="00354578">
            <w:pPr>
              <w:spacing w:after="0"/>
              <w:jc w:val="center"/>
              <w:rPr>
                <w:del w:id="2509" w:author="Sean de Noronha | DRG" w:date="2026-09-25T15:15:00Z" w16du:dateUtc="2026-09-25T13:15:00Z"/>
                <w:rFonts w:cs="Arial"/>
                <w:sz w:val="16"/>
                <w:szCs w:val="16"/>
              </w:rPr>
            </w:pPr>
            <w:del w:id="2510" w:author="Sean de Noronha | DRG" w:date="2026-09-25T15:15:00Z" w16du:dateUtc="2026-09-25T13:15:00Z">
              <w:r>
                <w:rPr>
                  <w:sz w:val="16"/>
                  <w:szCs w:val="16"/>
                </w:rPr>
                <w:delText>196 / 170 T</w:delText>
              </w:r>
            </w:del>
          </w:p>
        </w:tc>
        <w:tc>
          <w:tcPr>
            <w:tcW w:w="786" w:type="dxa"/>
            <w:gridSpan w:val="2"/>
            <w:tcMar>
              <w:left w:w="14" w:type="dxa"/>
              <w:right w:w="14" w:type="dxa"/>
            </w:tcMar>
            <w:vAlign w:val="center"/>
          </w:tcPr>
          <w:p w14:paraId="1CEC2AD1" w14:textId="67FA9B9D" w:rsidR="00004641" w:rsidRPr="00354578" w:rsidDel="00410831" w:rsidRDefault="00004641" w:rsidP="00354578">
            <w:pPr>
              <w:spacing w:after="0"/>
              <w:jc w:val="center"/>
              <w:rPr>
                <w:del w:id="2511" w:author="Sean de Noronha | DRG" w:date="2026-09-25T15:15:00Z" w16du:dateUtc="2026-09-25T13:15:00Z"/>
                <w:rFonts w:cs="Arial"/>
                <w:sz w:val="16"/>
                <w:szCs w:val="16"/>
              </w:rPr>
            </w:pPr>
            <w:del w:id="2512" w:author="Sean de Noronha | DRG" w:date="2026-09-25T15:15:00Z" w16du:dateUtc="2026-09-25T13:15:00Z">
              <w:r>
                <w:rPr>
                  <w:sz w:val="16"/>
                  <w:szCs w:val="16"/>
                </w:rPr>
                <w:delText>312 / 277 U</w:delText>
              </w:r>
            </w:del>
          </w:p>
        </w:tc>
        <w:tc>
          <w:tcPr>
            <w:tcW w:w="803" w:type="dxa"/>
            <w:tcMar>
              <w:left w:w="14" w:type="dxa"/>
              <w:right w:w="14" w:type="dxa"/>
            </w:tcMar>
            <w:vAlign w:val="center"/>
          </w:tcPr>
          <w:p w14:paraId="2B33523B" w14:textId="2BE909C3" w:rsidR="00004641" w:rsidRPr="00354578" w:rsidDel="00410831" w:rsidRDefault="00004641" w:rsidP="00354578">
            <w:pPr>
              <w:spacing w:after="0"/>
              <w:jc w:val="center"/>
              <w:rPr>
                <w:del w:id="2513" w:author="Sean de Noronha | DRG" w:date="2026-09-25T15:15:00Z" w16du:dateUtc="2026-09-25T13:15:00Z"/>
                <w:rFonts w:cs="Arial"/>
                <w:sz w:val="16"/>
                <w:szCs w:val="16"/>
              </w:rPr>
            </w:pPr>
            <w:del w:id="2514" w:author="Sean de Noronha | DRG" w:date="2026-09-25T15:15:00Z" w16du:dateUtc="2026-09-25T13:15:00Z">
              <w:r>
                <w:rPr>
                  <w:sz w:val="16"/>
                  <w:szCs w:val="16"/>
                </w:rPr>
                <w:delText>552 / 504 U</w:delText>
              </w:r>
            </w:del>
          </w:p>
        </w:tc>
        <w:tc>
          <w:tcPr>
            <w:tcW w:w="785" w:type="dxa"/>
            <w:gridSpan w:val="2"/>
            <w:tcMar>
              <w:left w:w="14" w:type="dxa"/>
              <w:right w:w="14" w:type="dxa"/>
            </w:tcMar>
            <w:vAlign w:val="center"/>
          </w:tcPr>
          <w:p w14:paraId="6AE66966" w14:textId="73796E3C" w:rsidR="00004641" w:rsidRPr="00354578" w:rsidDel="00410831" w:rsidRDefault="00004641" w:rsidP="00354578">
            <w:pPr>
              <w:spacing w:after="0"/>
              <w:jc w:val="center"/>
              <w:rPr>
                <w:del w:id="2515" w:author="Sean de Noronha | DRG" w:date="2026-09-25T15:15:00Z" w16du:dateUtc="2026-09-25T13:15:00Z"/>
                <w:rFonts w:cs="Arial"/>
                <w:sz w:val="16"/>
                <w:szCs w:val="16"/>
              </w:rPr>
            </w:pPr>
            <w:del w:id="2516" w:author="Sean de Noronha | DRG" w:date="2026-09-25T15:15:00Z" w16du:dateUtc="2026-09-25T13:15:00Z">
              <w:r>
                <w:rPr>
                  <w:sz w:val="16"/>
                  <w:szCs w:val="16"/>
                </w:rPr>
                <w:delText>1126 / 1063 U</w:delText>
              </w:r>
            </w:del>
          </w:p>
        </w:tc>
      </w:tr>
      <w:tr w:rsidR="00004641" w:rsidRPr="00354578" w:rsidDel="00410831" w14:paraId="3009D576" w14:textId="4AE15F42" w:rsidTr="00952C88">
        <w:trPr>
          <w:gridAfter w:val="2"/>
          <w:wAfter w:w="2315" w:type="dxa"/>
          <w:trHeight w:val="216"/>
          <w:del w:id="2517" w:author="Sean de Noronha | DRG" w:date="2026-09-25T15:15:00Z"/>
        </w:trPr>
        <w:tc>
          <w:tcPr>
            <w:tcW w:w="764" w:type="dxa"/>
            <w:shd w:val="clear" w:color="auto" w:fill="F2F2F2"/>
            <w:tcMar>
              <w:left w:w="14" w:type="dxa"/>
              <w:right w:w="14" w:type="dxa"/>
            </w:tcMar>
            <w:vAlign w:val="center"/>
          </w:tcPr>
          <w:p w14:paraId="086E5DF4" w14:textId="3F934389" w:rsidR="00004641" w:rsidRPr="00354578" w:rsidDel="00410831" w:rsidRDefault="00004641" w:rsidP="00354578">
            <w:pPr>
              <w:spacing w:after="0"/>
              <w:jc w:val="center"/>
              <w:rPr>
                <w:del w:id="2518" w:author="Sean de Noronha | DRG" w:date="2026-09-25T15:15:00Z" w16du:dateUtc="2026-09-25T13:15:00Z"/>
                <w:rFonts w:cs="Arial"/>
                <w:sz w:val="16"/>
                <w:szCs w:val="16"/>
              </w:rPr>
            </w:pPr>
            <w:del w:id="2519" w:author="Sean de Noronha | DRG" w:date="2026-09-25T15:15:00Z" w16du:dateUtc="2026-09-25T13:15:00Z">
              <w:r>
                <w:rPr>
                  <w:rFonts w:cs="Arial"/>
                  <w:b/>
                  <w:bCs/>
                  <w:sz w:val="16"/>
                  <w:szCs w:val="16"/>
                </w:rPr>
                <w:delText>80</w:delText>
              </w:r>
            </w:del>
          </w:p>
        </w:tc>
        <w:tc>
          <w:tcPr>
            <w:tcW w:w="530" w:type="dxa"/>
            <w:tcMar>
              <w:left w:w="14" w:type="dxa"/>
              <w:right w:w="14" w:type="dxa"/>
            </w:tcMar>
            <w:vAlign w:val="center"/>
          </w:tcPr>
          <w:p w14:paraId="0D170B8C" w14:textId="0B004781" w:rsidR="00004641" w:rsidRPr="00354578" w:rsidDel="00410831" w:rsidRDefault="00004641" w:rsidP="00354578">
            <w:pPr>
              <w:spacing w:after="0"/>
              <w:jc w:val="center"/>
              <w:rPr>
                <w:del w:id="2520" w:author="Sean de Noronha | DRG" w:date="2026-09-25T15:15:00Z" w16du:dateUtc="2026-09-25T13:15:00Z"/>
                <w:rFonts w:cs="Arial"/>
                <w:sz w:val="16"/>
                <w:szCs w:val="16"/>
              </w:rPr>
            </w:pPr>
            <w:del w:id="2521" w:author="Sean de Noronha | DRG" w:date="2026-09-25T15:15:00Z" w16du:dateUtc="2026-09-25T13:15:00Z">
              <w:r>
                <w:rPr>
                  <w:sz w:val="16"/>
                  <w:szCs w:val="16"/>
                </w:rPr>
                <w:delText>8 / 3 L</w:delText>
              </w:r>
            </w:del>
          </w:p>
        </w:tc>
        <w:tc>
          <w:tcPr>
            <w:tcW w:w="570" w:type="dxa"/>
            <w:gridSpan w:val="2"/>
            <w:tcMar>
              <w:left w:w="14" w:type="dxa"/>
              <w:right w:w="14" w:type="dxa"/>
            </w:tcMar>
            <w:vAlign w:val="center"/>
          </w:tcPr>
          <w:p w14:paraId="4822AC49" w14:textId="05679B1D" w:rsidR="00004641" w:rsidRPr="00354578" w:rsidDel="00410831" w:rsidRDefault="00004641" w:rsidP="00354578">
            <w:pPr>
              <w:spacing w:after="0"/>
              <w:jc w:val="center"/>
              <w:rPr>
                <w:del w:id="2522" w:author="Sean de Noronha | DRG" w:date="2026-09-25T15:15:00Z" w16du:dateUtc="2026-09-25T13:15:00Z"/>
                <w:rFonts w:cs="Arial"/>
                <w:sz w:val="16"/>
                <w:szCs w:val="16"/>
              </w:rPr>
            </w:pPr>
            <w:del w:id="2523" w:author="Sean de Noronha | DRG" w:date="2026-09-25T15:15:00Z" w16du:dateUtc="2026-09-25T13:15:00Z">
              <w:r>
                <w:rPr>
                  <w:sz w:val="16"/>
                  <w:szCs w:val="16"/>
                </w:rPr>
                <w:delText>16 / 8 L</w:delText>
              </w:r>
            </w:del>
          </w:p>
        </w:tc>
        <w:tc>
          <w:tcPr>
            <w:tcW w:w="661" w:type="dxa"/>
            <w:tcMar>
              <w:left w:w="14" w:type="dxa"/>
              <w:right w:w="14" w:type="dxa"/>
            </w:tcMar>
            <w:vAlign w:val="center"/>
          </w:tcPr>
          <w:p w14:paraId="75384FB9" w14:textId="56952D5E" w:rsidR="00004641" w:rsidRPr="00354578" w:rsidDel="00410831" w:rsidRDefault="00004641" w:rsidP="00354578">
            <w:pPr>
              <w:spacing w:after="0"/>
              <w:jc w:val="center"/>
              <w:rPr>
                <w:del w:id="2524" w:author="Sean de Noronha | DRG" w:date="2026-09-25T15:15:00Z" w16du:dateUtc="2026-09-25T13:15:00Z"/>
                <w:rFonts w:cs="Arial"/>
                <w:sz w:val="16"/>
                <w:szCs w:val="16"/>
              </w:rPr>
            </w:pPr>
            <w:del w:id="2525" w:author="Sean de Noronha | DRG" w:date="2026-09-25T15:15:00Z" w16du:dateUtc="2026-09-25T13:15:00Z">
              <w:r>
                <w:rPr>
                  <w:sz w:val="16"/>
                  <w:szCs w:val="16"/>
                </w:rPr>
                <w:delText>31 / 22 L</w:delText>
              </w:r>
            </w:del>
          </w:p>
        </w:tc>
        <w:tc>
          <w:tcPr>
            <w:tcW w:w="679" w:type="dxa"/>
            <w:gridSpan w:val="2"/>
            <w:tcMar>
              <w:left w:w="14" w:type="dxa"/>
              <w:right w:w="14" w:type="dxa"/>
            </w:tcMar>
            <w:vAlign w:val="center"/>
          </w:tcPr>
          <w:p w14:paraId="0C5758EE" w14:textId="254A5283" w:rsidR="00004641" w:rsidRPr="00354578" w:rsidDel="00410831" w:rsidRDefault="00004641" w:rsidP="00354578">
            <w:pPr>
              <w:spacing w:after="0"/>
              <w:jc w:val="center"/>
              <w:rPr>
                <w:del w:id="2526" w:author="Sean de Noronha | DRG" w:date="2026-09-25T15:15:00Z" w16du:dateUtc="2026-09-25T13:15:00Z"/>
                <w:rFonts w:cs="Arial"/>
                <w:sz w:val="16"/>
                <w:szCs w:val="16"/>
              </w:rPr>
            </w:pPr>
            <w:del w:id="2527" w:author="Sean de Noronha | DRG" w:date="2026-09-25T15:15:00Z" w16du:dateUtc="2026-09-25T13:15:00Z">
              <w:r>
                <w:rPr>
                  <w:sz w:val="16"/>
                  <w:szCs w:val="16"/>
                </w:rPr>
                <w:delText>63 / 67 L</w:delText>
              </w:r>
            </w:del>
          </w:p>
        </w:tc>
        <w:tc>
          <w:tcPr>
            <w:tcW w:w="678" w:type="dxa"/>
            <w:tcMar>
              <w:left w:w="14" w:type="dxa"/>
              <w:right w:w="14" w:type="dxa"/>
            </w:tcMar>
            <w:vAlign w:val="center"/>
          </w:tcPr>
          <w:p w14:paraId="0DFB6B85" w14:textId="1AF6AB4F" w:rsidR="00004641" w:rsidRPr="00354578" w:rsidDel="00410831" w:rsidRDefault="00004641" w:rsidP="00354578">
            <w:pPr>
              <w:spacing w:after="0"/>
              <w:jc w:val="center"/>
              <w:rPr>
                <w:del w:id="2528" w:author="Sean de Noronha | DRG" w:date="2026-09-25T15:15:00Z" w16du:dateUtc="2026-09-25T13:15:00Z"/>
                <w:rFonts w:cs="Arial"/>
                <w:sz w:val="16"/>
                <w:szCs w:val="16"/>
              </w:rPr>
            </w:pPr>
            <w:del w:id="2529" w:author="Sean de Noronha | DRG" w:date="2026-09-25T15:15:00Z" w16du:dateUtc="2026-09-25T13:15:00Z">
              <w:r>
                <w:rPr>
                  <w:sz w:val="16"/>
                  <w:szCs w:val="16"/>
                </w:rPr>
                <w:delText>95 / 97 T</w:delText>
              </w:r>
            </w:del>
          </w:p>
        </w:tc>
        <w:tc>
          <w:tcPr>
            <w:tcW w:w="802" w:type="dxa"/>
            <w:gridSpan w:val="2"/>
            <w:tcMar>
              <w:left w:w="14" w:type="dxa"/>
              <w:right w:w="14" w:type="dxa"/>
            </w:tcMar>
            <w:vAlign w:val="center"/>
          </w:tcPr>
          <w:p w14:paraId="0158849E" w14:textId="775BD2E0" w:rsidR="00004641" w:rsidRPr="00354578" w:rsidDel="00410831" w:rsidRDefault="00004641" w:rsidP="00354578">
            <w:pPr>
              <w:spacing w:after="0"/>
              <w:jc w:val="center"/>
              <w:rPr>
                <w:del w:id="2530" w:author="Sean de Noronha | DRG" w:date="2026-09-25T15:15:00Z" w16du:dateUtc="2026-09-25T13:15:00Z"/>
                <w:rFonts w:cs="Arial"/>
                <w:sz w:val="16"/>
                <w:szCs w:val="16"/>
              </w:rPr>
            </w:pPr>
            <w:del w:id="2531" w:author="Sean de Noronha | DRG" w:date="2026-09-25T15:15:00Z" w16du:dateUtc="2026-09-25T13:15:00Z">
              <w:r>
                <w:rPr>
                  <w:sz w:val="16"/>
                  <w:szCs w:val="16"/>
                </w:rPr>
                <w:delText>182 / 159 T</w:delText>
              </w:r>
            </w:del>
          </w:p>
        </w:tc>
        <w:tc>
          <w:tcPr>
            <w:tcW w:w="786" w:type="dxa"/>
            <w:gridSpan w:val="2"/>
            <w:tcMar>
              <w:left w:w="14" w:type="dxa"/>
              <w:right w:w="14" w:type="dxa"/>
            </w:tcMar>
            <w:vAlign w:val="center"/>
          </w:tcPr>
          <w:p w14:paraId="3BE456D3" w14:textId="11936716" w:rsidR="00004641" w:rsidRPr="00354578" w:rsidDel="00410831" w:rsidRDefault="00004641" w:rsidP="00354578">
            <w:pPr>
              <w:spacing w:after="0"/>
              <w:jc w:val="center"/>
              <w:rPr>
                <w:del w:id="2532" w:author="Sean de Noronha | DRG" w:date="2026-09-25T15:15:00Z" w16du:dateUtc="2026-09-25T13:15:00Z"/>
                <w:rFonts w:cs="Arial"/>
                <w:sz w:val="16"/>
                <w:szCs w:val="16"/>
              </w:rPr>
            </w:pPr>
            <w:del w:id="2533" w:author="Sean de Noronha | DRG" w:date="2026-09-25T15:15:00Z" w16du:dateUtc="2026-09-25T13:15:00Z">
              <w:r>
                <w:rPr>
                  <w:sz w:val="16"/>
                  <w:szCs w:val="16"/>
                </w:rPr>
                <w:delText>291 / 256 U</w:delText>
              </w:r>
            </w:del>
          </w:p>
        </w:tc>
        <w:tc>
          <w:tcPr>
            <w:tcW w:w="803" w:type="dxa"/>
            <w:tcMar>
              <w:left w:w="14" w:type="dxa"/>
              <w:right w:w="14" w:type="dxa"/>
            </w:tcMar>
            <w:vAlign w:val="center"/>
          </w:tcPr>
          <w:p w14:paraId="41E3A3B0" w14:textId="4BE508DB" w:rsidR="00004641" w:rsidRPr="00354578" w:rsidDel="00410831" w:rsidRDefault="00004641" w:rsidP="00354578">
            <w:pPr>
              <w:spacing w:after="0"/>
              <w:jc w:val="center"/>
              <w:rPr>
                <w:del w:id="2534" w:author="Sean de Noronha | DRG" w:date="2026-09-25T15:15:00Z" w16du:dateUtc="2026-09-25T13:15:00Z"/>
                <w:rFonts w:cs="Arial"/>
                <w:sz w:val="16"/>
                <w:szCs w:val="16"/>
              </w:rPr>
            </w:pPr>
            <w:del w:id="2535" w:author="Sean de Noronha | DRG" w:date="2026-09-25T15:15:00Z" w16du:dateUtc="2026-09-25T13:15:00Z">
              <w:r>
                <w:rPr>
                  <w:sz w:val="16"/>
                  <w:szCs w:val="16"/>
                </w:rPr>
                <w:delText>514 / 467 U</w:delText>
              </w:r>
            </w:del>
          </w:p>
        </w:tc>
        <w:tc>
          <w:tcPr>
            <w:tcW w:w="785" w:type="dxa"/>
            <w:gridSpan w:val="2"/>
            <w:tcMar>
              <w:left w:w="14" w:type="dxa"/>
              <w:right w:w="14" w:type="dxa"/>
            </w:tcMar>
            <w:vAlign w:val="center"/>
          </w:tcPr>
          <w:p w14:paraId="550B5D5E" w14:textId="684C1C2A" w:rsidR="00004641" w:rsidRPr="00354578" w:rsidDel="00410831" w:rsidRDefault="00004641" w:rsidP="00354578">
            <w:pPr>
              <w:spacing w:after="0"/>
              <w:jc w:val="center"/>
              <w:rPr>
                <w:del w:id="2536" w:author="Sean de Noronha | DRG" w:date="2026-09-25T15:15:00Z" w16du:dateUtc="2026-09-25T13:15:00Z"/>
                <w:rFonts w:cs="Arial"/>
                <w:sz w:val="16"/>
                <w:szCs w:val="16"/>
              </w:rPr>
            </w:pPr>
            <w:del w:id="2537" w:author="Sean de Noronha | DRG" w:date="2026-09-25T15:15:00Z" w16du:dateUtc="2026-09-25T13:15:00Z">
              <w:r>
                <w:rPr>
                  <w:sz w:val="16"/>
                  <w:szCs w:val="16"/>
                </w:rPr>
                <w:delText>1048 / 984 U</w:delText>
              </w:r>
            </w:del>
          </w:p>
        </w:tc>
      </w:tr>
      <w:tr w:rsidR="00004641" w:rsidRPr="00354578" w:rsidDel="00410831" w14:paraId="6C4898A9" w14:textId="2196DC1F" w:rsidTr="00952C88">
        <w:trPr>
          <w:gridAfter w:val="2"/>
          <w:wAfter w:w="2315" w:type="dxa"/>
          <w:trHeight w:val="216"/>
          <w:del w:id="2538" w:author="Sean de Noronha | DRG" w:date="2026-09-25T15:15:00Z"/>
        </w:trPr>
        <w:tc>
          <w:tcPr>
            <w:tcW w:w="764" w:type="dxa"/>
            <w:shd w:val="clear" w:color="auto" w:fill="F2F2F2"/>
            <w:tcMar>
              <w:left w:w="14" w:type="dxa"/>
              <w:right w:w="14" w:type="dxa"/>
            </w:tcMar>
            <w:vAlign w:val="center"/>
          </w:tcPr>
          <w:p w14:paraId="044EE271" w14:textId="623FDBD6" w:rsidR="00004641" w:rsidRPr="00354578" w:rsidDel="00410831" w:rsidRDefault="00004641" w:rsidP="00354578">
            <w:pPr>
              <w:spacing w:after="0"/>
              <w:jc w:val="center"/>
              <w:rPr>
                <w:del w:id="2539" w:author="Sean de Noronha | DRG" w:date="2026-09-25T15:15:00Z" w16du:dateUtc="2026-09-25T13:15:00Z"/>
                <w:rFonts w:cs="Arial"/>
                <w:sz w:val="16"/>
                <w:szCs w:val="16"/>
              </w:rPr>
            </w:pPr>
            <w:del w:id="2540" w:author="Sean de Noronha | DRG" w:date="2026-09-25T15:15:00Z" w16du:dateUtc="2026-09-25T13:15:00Z">
              <w:r>
                <w:rPr>
                  <w:rFonts w:cs="Arial"/>
                  <w:b/>
                  <w:bCs/>
                  <w:sz w:val="16"/>
                  <w:szCs w:val="16"/>
                </w:rPr>
                <w:delText>90</w:delText>
              </w:r>
            </w:del>
          </w:p>
        </w:tc>
        <w:tc>
          <w:tcPr>
            <w:tcW w:w="530" w:type="dxa"/>
            <w:tcMar>
              <w:left w:w="14" w:type="dxa"/>
              <w:right w:w="14" w:type="dxa"/>
            </w:tcMar>
            <w:vAlign w:val="center"/>
          </w:tcPr>
          <w:p w14:paraId="6151C2F8" w14:textId="564793D9" w:rsidR="00004641" w:rsidRPr="00354578" w:rsidDel="00410831" w:rsidRDefault="00004641" w:rsidP="00354578">
            <w:pPr>
              <w:spacing w:after="0"/>
              <w:jc w:val="center"/>
              <w:rPr>
                <w:del w:id="2541" w:author="Sean de Noronha | DRG" w:date="2026-09-25T15:15:00Z" w16du:dateUtc="2026-09-25T13:15:00Z"/>
                <w:rFonts w:cs="Arial"/>
                <w:sz w:val="16"/>
                <w:szCs w:val="16"/>
              </w:rPr>
            </w:pPr>
            <w:del w:id="2542" w:author="Sean de Noronha | DRG" w:date="2026-09-25T15:15:00Z" w16du:dateUtc="2026-09-25T13:15:00Z">
              <w:r>
                <w:rPr>
                  <w:sz w:val="16"/>
                  <w:szCs w:val="16"/>
                </w:rPr>
                <w:delText>7 / 2 L</w:delText>
              </w:r>
            </w:del>
          </w:p>
        </w:tc>
        <w:tc>
          <w:tcPr>
            <w:tcW w:w="570" w:type="dxa"/>
            <w:gridSpan w:val="2"/>
            <w:tcMar>
              <w:left w:w="14" w:type="dxa"/>
              <w:right w:w="14" w:type="dxa"/>
            </w:tcMar>
            <w:vAlign w:val="center"/>
          </w:tcPr>
          <w:p w14:paraId="18B18D98" w14:textId="7A0720E0" w:rsidR="00004641" w:rsidRPr="00354578" w:rsidDel="00410831" w:rsidRDefault="00004641" w:rsidP="00354578">
            <w:pPr>
              <w:spacing w:after="0"/>
              <w:jc w:val="center"/>
              <w:rPr>
                <w:del w:id="2543" w:author="Sean de Noronha | DRG" w:date="2026-09-25T15:15:00Z" w16du:dateUtc="2026-09-25T13:15:00Z"/>
                <w:rFonts w:cs="Arial"/>
                <w:sz w:val="16"/>
                <w:szCs w:val="16"/>
              </w:rPr>
            </w:pPr>
            <w:del w:id="2544" w:author="Sean de Noronha | DRG" w:date="2026-09-25T15:15:00Z" w16du:dateUtc="2026-09-25T13:15:00Z">
              <w:r>
                <w:rPr>
                  <w:sz w:val="16"/>
                  <w:szCs w:val="16"/>
                </w:rPr>
                <w:delText>15 / 8 L</w:delText>
              </w:r>
            </w:del>
          </w:p>
        </w:tc>
        <w:tc>
          <w:tcPr>
            <w:tcW w:w="661" w:type="dxa"/>
            <w:tcMar>
              <w:left w:w="14" w:type="dxa"/>
              <w:right w:w="14" w:type="dxa"/>
            </w:tcMar>
            <w:vAlign w:val="center"/>
          </w:tcPr>
          <w:p w14:paraId="6E91D077" w14:textId="57728503" w:rsidR="00004641" w:rsidRPr="00354578" w:rsidDel="00410831" w:rsidRDefault="00004641" w:rsidP="00354578">
            <w:pPr>
              <w:spacing w:after="0"/>
              <w:jc w:val="center"/>
              <w:rPr>
                <w:del w:id="2545" w:author="Sean de Noronha | DRG" w:date="2026-09-25T15:15:00Z" w16du:dateUtc="2026-09-25T13:15:00Z"/>
                <w:rFonts w:cs="Arial"/>
                <w:sz w:val="16"/>
                <w:szCs w:val="16"/>
              </w:rPr>
            </w:pPr>
            <w:del w:id="2546" w:author="Sean de Noronha | DRG" w:date="2026-09-25T15:15:00Z" w16du:dateUtc="2026-09-25T13:15:00Z">
              <w:r>
                <w:rPr>
                  <w:sz w:val="16"/>
                  <w:szCs w:val="16"/>
                </w:rPr>
                <w:delText>29 / 20 L</w:delText>
              </w:r>
            </w:del>
          </w:p>
        </w:tc>
        <w:tc>
          <w:tcPr>
            <w:tcW w:w="679" w:type="dxa"/>
            <w:gridSpan w:val="2"/>
            <w:tcMar>
              <w:left w:w="14" w:type="dxa"/>
              <w:right w:w="14" w:type="dxa"/>
            </w:tcMar>
            <w:vAlign w:val="center"/>
          </w:tcPr>
          <w:p w14:paraId="6AF753AC" w14:textId="58124903" w:rsidR="00004641" w:rsidRPr="00354578" w:rsidDel="00410831" w:rsidRDefault="00004641" w:rsidP="00354578">
            <w:pPr>
              <w:spacing w:after="0"/>
              <w:jc w:val="center"/>
              <w:rPr>
                <w:del w:id="2547" w:author="Sean de Noronha | DRG" w:date="2026-09-25T15:15:00Z" w16du:dateUtc="2026-09-25T13:15:00Z"/>
                <w:rFonts w:cs="Arial"/>
                <w:sz w:val="16"/>
                <w:szCs w:val="16"/>
              </w:rPr>
            </w:pPr>
            <w:del w:id="2548" w:author="Sean de Noronha | DRG" w:date="2026-09-25T15:15:00Z" w16du:dateUtc="2026-09-25T13:15:00Z">
              <w:r>
                <w:rPr>
                  <w:sz w:val="16"/>
                  <w:szCs w:val="16"/>
                </w:rPr>
                <w:delText>59 / 59 L</w:delText>
              </w:r>
            </w:del>
          </w:p>
        </w:tc>
        <w:tc>
          <w:tcPr>
            <w:tcW w:w="678" w:type="dxa"/>
            <w:tcMar>
              <w:left w:w="14" w:type="dxa"/>
              <w:right w:w="14" w:type="dxa"/>
            </w:tcMar>
            <w:vAlign w:val="center"/>
          </w:tcPr>
          <w:p w14:paraId="2D51E3CC" w14:textId="06C3DB2B" w:rsidR="00004641" w:rsidRPr="00354578" w:rsidDel="00410831" w:rsidRDefault="00004641" w:rsidP="00354578">
            <w:pPr>
              <w:spacing w:after="0"/>
              <w:jc w:val="center"/>
              <w:rPr>
                <w:del w:id="2549" w:author="Sean de Noronha | DRG" w:date="2026-09-25T15:15:00Z" w16du:dateUtc="2026-09-25T13:15:00Z"/>
                <w:rFonts w:cs="Arial"/>
                <w:sz w:val="16"/>
                <w:szCs w:val="16"/>
              </w:rPr>
            </w:pPr>
            <w:del w:id="2550" w:author="Sean de Noronha | DRG" w:date="2026-09-25T15:15:00Z" w16du:dateUtc="2026-09-25T13:15:00Z">
              <w:r>
                <w:rPr>
                  <w:sz w:val="16"/>
                  <w:szCs w:val="16"/>
                </w:rPr>
                <w:delText>89 / 94 T</w:delText>
              </w:r>
            </w:del>
          </w:p>
        </w:tc>
        <w:tc>
          <w:tcPr>
            <w:tcW w:w="802" w:type="dxa"/>
            <w:gridSpan w:val="2"/>
            <w:tcMar>
              <w:left w:w="14" w:type="dxa"/>
              <w:right w:w="14" w:type="dxa"/>
            </w:tcMar>
            <w:vAlign w:val="center"/>
          </w:tcPr>
          <w:p w14:paraId="399CDBC2" w14:textId="18321B26" w:rsidR="00004641" w:rsidRPr="00354578" w:rsidDel="00410831" w:rsidRDefault="00004641" w:rsidP="00354578">
            <w:pPr>
              <w:spacing w:after="0"/>
              <w:jc w:val="center"/>
              <w:rPr>
                <w:del w:id="2551" w:author="Sean de Noronha | DRG" w:date="2026-09-25T15:15:00Z" w16du:dateUtc="2026-09-25T13:15:00Z"/>
                <w:rFonts w:cs="Arial"/>
                <w:sz w:val="16"/>
                <w:szCs w:val="16"/>
              </w:rPr>
            </w:pPr>
            <w:del w:id="2552" w:author="Sean de Noronha | DRG" w:date="2026-09-25T15:15:00Z" w16du:dateUtc="2026-09-25T13:15:00Z">
              <w:r>
                <w:rPr>
                  <w:sz w:val="16"/>
                  <w:szCs w:val="16"/>
                </w:rPr>
                <w:delText>171 / 151 T</w:delText>
              </w:r>
            </w:del>
          </w:p>
        </w:tc>
        <w:tc>
          <w:tcPr>
            <w:tcW w:w="786" w:type="dxa"/>
            <w:gridSpan w:val="2"/>
            <w:tcMar>
              <w:left w:w="14" w:type="dxa"/>
              <w:right w:w="14" w:type="dxa"/>
            </w:tcMar>
            <w:vAlign w:val="center"/>
          </w:tcPr>
          <w:p w14:paraId="51A7625D" w14:textId="522C503C" w:rsidR="00004641" w:rsidRPr="00354578" w:rsidDel="00410831" w:rsidRDefault="00004641" w:rsidP="00354578">
            <w:pPr>
              <w:spacing w:after="0"/>
              <w:jc w:val="center"/>
              <w:rPr>
                <w:del w:id="2553" w:author="Sean de Noronha | DRG" w:date="2026-09-25T15:15:00Z" w16du:dateUtc="2026-09-25T13:15:00Z"/>
                <w:rFonts w:cs="Arial"/>
                <w:sz w:val="16"/>
                <w:szCs w:val="16"/>
              </w:rPr>
            </w:pPr>
            <w:del w:id="2554" w:author="Sean de Noronha | DRG" w:date="2026-09-25T15:15:00Z" w16du:dateUtc="2026-09-25T13:15:00Z">
              <w:r>
                <w:rPr>
                  <w:sz w:val="16"/>
                  <w:szCs w:val="16"/>
                </w:rPr>
                <w:delText>273 / 239 T</w:delText>
              </w:r>
            </w:del>
          </w:p>
        </w:tc>
        <w:tc>
          <w:tcPr>
            <w:tcW w:w="803" w:type="dxa"/>
            <w:tcMar>
              <w:left w:w="14" w:type="dxa"/>
              <w:right w:w="14" w:type="dxa"/>
            </w:tcMar>
            <w:vAlign w:val="center"/>
          </w:tcPr>
          <w:p w14:paraId="1D756F2A" w14:textId="1E79CBA0" w:rsidR="00004641" w:rsidRPr="00354578" w:rsidDel="00410831" w:rsidRDefault="00004641" w:rsidP="00354578">
            <w:pPr>
              <w:spacing w:after="0"/>
              <w:jc w:val="center"/>
              <w:rPr>
                <w:del w:id="2555" w:author="Sean de Noronha | DRG" w:date="2026-09-25T15:15:00Z" w16du:dateUtc="2026-09-25T13:15:00Z"/>
                <w:rFonts w:cs="Arial"/>
                <w:sz w:val="16"/>
                <w:szCs w:val="16"/>
              </w:rPr>
            </w:pPr>
            <w:del w:id="2556" w:author="Sean de Noronha | DRG" w:date="2026-09-25T15:15:00Z" w16du:dateUtc="2026-09-25T13:15:00Z">
              <w:r>
                <w:rPr>
                  <w:sz w:val="16"/>
                  <w:szCs w:val="16"/>
                </w:rPr>
                <w:delText>482 / 436 U</w:delText>
              </w:r>
            </w:del>
          </w:p>
        </w:tc>
        <w:tc>
          <w:tcPr>
            <w:tcW w:w="785" w:type="dxa"/>
            <w:gridSpan w:val="2"/>
            <w:tcMar>
              <w:left w:w="14" w:type="dxa"/>
              <w:right w:w="14" w:type="dxa"/>
            </w:tcMar>
            <w:vAlign w:val="center"/>
          </w:tcPr>
          <w:p w14:paraId="3D366EE2" w14:textId="3B89693B" w:rsidR="00004641" w:rsidRPr="00354578" w:rsidDel="00410831" w:rsidRDefault="00004641" w:rsidP="00354578">
            <w:pPr>
              <w:spacing w:after="0"/>
              <w:jc w:val="center"/>
              <w:rPr>
                <w:del w:id="2557" w:author="Sean de Noronha | DRG" w:date="2026-09-25T15:15:00Z" w16du:dateUtc="2026-09-25T13:15:00Z"/>
                <w:rFonts w:cs="Arial"/>
                <w:sz w:val="16"/>
                <w:szCs w:val="16"/>
              </w:rPr>
            </w:pPr>
            <w:del w:id="2558" w:author="Sean de Noronha | DRG" w:date="2026-09-25T15:15:00Z" w16du:dateUtc="2026-09-25T13:15:00Z">
              <w:r>
                <w:rPr>
                  <w:sz w:val="16"/>
                  <w:szCs w:val="16"/>
                </w:rPr>
                <w:delText>983 / 920 U</w:delText>
              </w:r>
            </w:del>
          </w:p>
        </w:tc>
      </w:tr>
      <w:tr w:rsidR="00004641" w:rsidRPr="00354578" w:rsidDel="00410831" w14:paraId="39822D08" w14:textId="1C705F5D" w:rsidTr="00952C88">
        <w:trPr>
          <w:gridAfter w:val="2"/>
          <w:wAfter w:w="2315" w:type="dxa"/>
          <w:trHeight w:val="216"/>
          <w:del w:id="2559" w:author="Sean de Noronha | DRG" w:date="2026-09-25T15:15:00Z"/>
        </w:trPr>
        <w:tc>
          <w:tcPr>
            <w:tcW w:w="764" w:type="dxa"/>
            <w:shd w:val="clear" w:color="auto" w:fill="F2F2F2"/>
            <w:tcMar>
              <w:left w:w="14" w:type="dxa"/>
              <w:right w:w="14" w:type="dxa"/>
            </w:tcMar>
            <w:vAlign w:val="center"/>
          </w:tcPr>
          <w:p w14:paraId="38156CF4" w14:textId="6722BB4E" w:rsidR="00004641" w:rsidRPr="00354578" w:rsidDel="00410831" w:rsidRDefault="00004641" w:rsidP="00354578">
            <w:pPr>
              <w:spacing w:after="0"/>
              <w:jc w:val="center"/>
              <w:rPr>
                <w:del w:id="2560" w:author="Sean de Noronha | DRG" w:date="2026-09-25T15:15:00Z" w16du:dateUtc="2026-09-25T13:15:00Z"/>
                <w:rFonts w:cs="Arial"/>
                <w:sz w:val="16"/>
                <w:szCs w:val="16"/>
              </w:rPr>
            </w:pPr>
            <w:del w:id="2561" w:author="Sean de Noronha | DRG" w:date="2026-09-25T15:15:00Z" w16du:dateUtc="2026-09-25T13:15:00Z">
              <w:r>
                <w:rPr>
                  <w:rFonts w:cs="Arial"/>
                  <w:b/>
                  <w:bCs/>
                  <w:sz w:val="16"/>
                  <w:szCs w:val="16"/>
                </w:rPr>
                <w:delText>100</w:delText>
              </w:r>
            </w:del>
          </w:p>
        </w:tc>
        <w:tc>
          <w:tcPr>
            <w:tcW w:w="530" w:type="dxa"/>
            <w:tcMar>
              <w:left w:w="14" w:type="dxa"/>
              <w:right w:w="14" w:type="dxa"/>
            </w:tcMar>
            <w:vAlign w:val="center"/>
          </w:tcPr>
          <w:p w14:paraId="2901934D" w14:textId="3D7106A1" w:rsidR="00004641" w:rsidRPr="00354578" w:rsidDel="00410831" w:rsidRDefault="00004641" w:rsidP="00354578">
            <w:pPr>
              <w:spacing w:after="0"/>
              <w:jc w:val="center"/>
              <w:rPr>
                <w:del w:id="2562" w:author="Sean de Noronha | DRG" w:date="2026-09-25T15:15:00Z" w16du:dateUtc="2026-09-25T13:15:00Z"/>
                <w:rFonts w:cs="Arial"/>
                <w:sz w:val="16"/>
                <w:szCs w:val="16"/>
              </w:rPr>
            </w:pPr>
            <w:del w:id="2563" w:author="Sean de Noronha | DRG" w:date="2026-09-25T15:15:00Z" w16du:dateUtc="2026-09-25T13:15:00Z">
              <w:r>
                <w:rPr>
                  <w:sz w:val="16"/>
                  <w:szCs w:val="16"/>
                </w:rPr>
                <w:delText>7 / 2 L</w:delText>
              </w:r>
            </w:del>
          </w:p>
        </w:tc>
        <w:tc>
          <w:tcPr>
            <w:tcW w:w="570" w:type="dxa"/>
            <w:gridSpan w:val="2"/>
            <w:tcMar>
              <w:left w:w="14" w:type="dxa"/>
              <w:right w:w="14" w:type="dxa"/>
            </w:tcMar>
            <w:vAlign w:val="center"/>
          </w:tcPr>
          <w:p w14:paraId="3C7CAF77" w14:textId="1C576122" w:rsidR="00004641" w:rsidRPr="00354578" w:rsidDel="00410831" w:rsidRDefault="00004641" w:rsidP="00354578">
            <w:pPr>
              <w:spacing w:after="0"/>
              <w:jc w:val="center"/>
              <w:rPr>
                <w:del w:id="2564" w:author="Sean de Noronha | DRG" w:date="2026-09-25T15:15:00Z" w16du:dateUtc="2026-09-25T13:15:00Z"/>
                <w:rFonts w:cs="Arial"/>
                <w:sz w:val="16"/>
                <w:szCs w:val="16"/>
              </w:rPr>
            </w:pPr>
            <w:del w:id="2565" w:author="Sean de Noronha | DRG" w:date="2026-09-25T15:15:00Z" w16du:dateUtc="2026-09-25T13:15:00Z">
              <w:r>
                <w:rPr>
                  <w:sz w:val="16"/>
                  <w:szCs w:val="16"/>
                </w:rPr>
                <w:delText>14 / 7 L</w:delText>
              </w:r>
            </w:del>
          </w:p>
        </w:tc>
        <w:tc>
          <w:tcPr>
            <w:tcW w:w="661" w:type="dxa"/>
            <w:tcMar>
              <w:left w:w="14" w:type="dxa"/>
              <w:right w:w="14" w:type="dxa"/>
            </w:tcMar>
            <w:vAlign w:val="center"/>
          </w:tcPr>
          <w:p w14:paraId="16642E71" w14:textId="37569AAE" w:rsidR="00004641" w:rsidRPr="00354578" w:rsidDel="00410831" w:rsidRDefault="00004641" w:rsidP="00354578">
            <w:pPr>
              <w:spacing w:after="0"/>
              <w:jc w:val="center"/>
              <w:rPr>
                <w:del w:id="2566" w:author="Sean de Noronha | DRG" w:date="2026-09-25T15:15:00Z" w16du:dateUtc="2026-09-25T13:15:00Z"/>
                <w:rFonts w:cs="Arial"/>
                <w:sz w:val="16"/>
                <w:szCs w:val="16"/>
              </w:rPr>
            </w:pPr>
            <w:del w:id="2567" w:author="Sean de Noronha | DRG" w:date="2026-09-25T15:15:00Z" w16du:dateUtc="2026-09-25T13:15:00Z">
              <w:r>
                <w:rPr>
                  <w:sz w:val="16"/>
                  <w:szCs w:val="16"/>
                </w:rPr>
                <w:delText>27 / 18 L</w:delText>
              </w:r>
            </w:del>
          </w:p>
        </w:tc>
        <w:tc>
          <w:tcPr>
            <w:tcW w:w="679" w:type="dxa"/>
            <w:gridSpan w:val="2"/>
            <w:tcMar>
              <w:left w:w="14" w:type="dxa"/>
              <w:right w:w="14" w:type="dxa"/>
            </w:tcMar>
            <w:vAlign w:val="center"/>
          </w:tcPr>
          <w:p w14:paraId="1C566019" w14:textId="061ABE08" w:rsidR="00004641" w:rsidRPr="00354578" w:rsidDel="00410831" w:rsidRDefault="00004641" w:rsidP="00354578">
            <w:pPr>
              <w:spacing w:after="0"/>
              <w:jc w:val="center"/>
              <w:rPr>
                <w:del w:id="2568" w:author="Sean de Noronha | DRG" w:date="2026-09-25T15:15:00Z" w16du:dateUtc="2026-09-25T13:15:00Z"/>
                <w:rFonts w:cs="Arial"/>
                <w:sz w:val="16"/>
                <w:szCs w:val="16"/>
              </w:rPr>
            </w:pPr>
            <w:del w:id="2569" w:author="Sean de Noronha | DRG" w:date="2026-09-25T15:15:00Z" w16du:dateUtc="2026-09-25T13:15:00Z">
              <w:r>
                <w:rPr>
                  <w:sz w:val="16"/>
                  <w:szCs w:val="16"/>
                </w:rPr>
                <w:delText>56 / 53 L</w:delText>
              </w:r>
            </w:del>
          </w:p>
        </w:tc>
        <w:tc>
          <w:tcPr>
            <w:tcW w:w="678" w:type="dxa"/>
            <w:tcMar>
              <w:left w:w="14" w:type="dxa"/>
              <w:right w:w="14" w:type="dxa"/>
            </w:tcMar>
            <w:vAlign w:val="center"/>
          </w:tcPr>
          <w:p w14:paraId="38B157A7" w14:textId="4957EB5F" w:rsidR="00004641" w:rsidRPr="00354578" w:rsidDel="00410831" w:rsidRDefault="00004641" w:rsidP="00354578">
            <w:pPr>
              <w:spacing w:after="0"/>
              <w:jc w:val="center"/>
              <w:rPr>
                <w:del w:id="2570" w:author="Sean de Noronha | DRG" w:date="2026-09-25T15:15:00Z" w16du:dateUtc="2026-09-25T13:15:00Z"/>
                <w:rFonts w:cs="Arial"/>
                <w:sz w:val="16"/>
                <w:szCs w:val="16"/>
              </w:rPr>
            </w:pPr>
            <w:del w:id="2571" w:author="Sean de Noronha | DRG" w:date="2026-09-25T15:15:00Z" w16du:dateUtc="2026-09-25T13:15:00Z">
              <w:r>
                <w:rPr>
                  <w:sz w:val="16"/>
                  <w:szCs w:val="16"/>
                </w:rPr>
                <w:delText>84 / 91 L</w:delText>
              </w:r>
            </w:del>
          </w:p>
        </w:tc>
        <w:tc>
          <w:tcPr>
            <w:tcW w:w="802" w:type="dxa"/>
            <w:gridSpan w:val="2"/>
            <w:tcMar>
              <w:left w:w="14" w:type="dxa"/>
              <w:right w:w="14" w:type="dxa"/>
            </w:tcMar>
            <w:vAlign w:val="center"/>
          </w:tcPr>
          <w:p w14:paraId="067C80D5" w14:textId="4AFE436A" w:rsidR="00004641" w:rsidRPr="00354578" w:rsidDel="00410831" w:rsidRDefault="00004641" w:rsidP="00354578">
            <w:pPr>
              <w:spacing w:after="0"/>
              <w:jc w:val="center"/>
              <w:rPr>
                <w:del w:id="2572" w:author="Sean de Noronha | DRG" w:date="2026-09-25T15:15:00Z" w16du:dateUtc="2026-09-25T13:15:00Z"/>
                <w:rFonts w:cs="Arial"/>
                <w:sz w:val="16"/>
                <w:szCs w:val="16"/>
              </w:rPr>
            </w:pPr>
            <w:del w:id="2573" w:author="Sean de Noronha | DRG" w:date="2026-09-25T15:15:00Z" w16du:dateUtc="2026-09-25T13:15:00Z">
              <w:r>
                <w:rPr>
                  <w:sz w:val="16"/>
                  <w:szCs w:val="16"/>
                </w:rPr>
                <w:delText>162 / 145 T</w:delText>
              </w:r>
            </w:del>
          </w:p>
        </w:tc>
        <w:tc>
          <w:tcPr>
            <w:tcW w:w="786" w:type="dxa"/>
            <w:gridSpan w:val="2"/>
            <w:tcMar>
              <w:left w:w="14" w:type="dxa"/>
              <w:right w:w="14" w:type="dxa"/>
            </w:tcMar>
            <w:vAlign w:val="center"/>
          </w:tcPr>
          <w:p w14:paraId="716712B7" w14:textId="4C7846EE" w:rsidR="00004641" w:rsidRPr="00354578" w:rsidDel="00410831" w:rsidRDefault="00004641" w:rsidP="00354578">
            <w:pPr>
              <w:spacing w:after="0"/>
              <w:jc w:val="center"/>
              <w:rPr>
                <w:del w:id="2574" w:author="Sean de Noronha | DRG" w:date="2026-09-25T15:15:00Z" w16du:dateUtc="2026-09-25T13:15:00Z"/>
                <w:rFonts w:cs="Arial"/>
                <w:sz w:val="16"/>
                <w:szCs w:val="16"/>
              </w:rPr>
            </w:pPr>
            <w:del w:id="2575" w:author="Sean de Noronha | DRG" w:date="2026-09-25T15:15:00Z" w16du:dateUtc="2026-09-25T13:15:00Z">
              <w:r>
                <w:rPr>
                  <w:sz w:val="16"/>
                  <w:szCs w:val="16"/>
                </w:rPr>
                <w:delText>258 / 225 T</w:delText>
              </w:r>
            </w:del>
          </w:p>
        </w:tc>
        <w:tc>
          <w:tcPr>
            <w:tcW w:w="803" w:type="dxa"/>
            <w:tcMar>
              <w:left w:w="14" w:type="dxa"/>
              <w:right w:w="14" w:type="dxa"/>
            </w:tcMar>
            <w:vAlign w:val="center"/>
          </w:tcPr>
          <w:p w14:paraId="1A45DE2F" w14:textId="3EA12ED4" w:rsidR="00004641" w:rsidRPr="00354578" w:rsidDel="00410831" w:rsidRDefault="00004641" w:rsidP="00354578">
            <w:pPr>
              <w:spacing w:after="0"/>
              <w:jc w:val="center"/>
              <w:rPr>
                <w:del w:id="2576" w:author="Sean de Noronha | DRG" w:date="2026-09-25T15:15:00Z" w16du:dateUtc="2026-09-25T13:15:00Z"/>
                <w:rFonts w:cs="Arial"/>
                <w:sz w:val="16"/>
                <w:szCs w:val="16"/>
              </w:rPr>
            </w:pPr>
            <w:del w:id="2577" w:author="Sean de Noronha | DRG" w:date="2026-09-25T15:15:00Z" w16du:dateUtc="2026-09-25T13:15:00Z">
              <w:r>
                <w:rPr>
                  <w:sz w:val="16"/>
                  <w:szCs w:val="16"/>
                </w:rPr>
                <w:delText>455 / 410 U</w:delText>
              </w:r>
            </w:del>
          </w:p>
        </w:tc>
        <w:tc>
          <w:tcPr>
            <w:tcW w:w="785" w:type="dxa"/>
            <w:gridSpan w:val="2"/>
            <w:tcMar>
              <w:left w:w="14" w:type="dxa"/>
              <w:right w:w="14" w:type="dxa"/>
            </w:tcMar>
            <w:vAlign w:val="center"/>
          </w:tcPr>
          <w:p w14:paraId="0569738A" w14:textId="1523E0B6" w:rsidR="00004641" w:rsidRPr="00354578" w:rsidDel="00410831" w:rsidRDefault="00004641" w:rsidP="00354578">
            <w:pPr>
              <w:spacing w:after="0"/>
              <w:jc w:val="center"/>
              <w:rPr>
                <w:del w:id="2578" w:author="Sean de Noronha | DRG" w:date="2026-09-25T15:15:00Z" w16du:dateUtc="2026-09-25T13:15:00Z"/>
                <w:rFonts w:cs="Arial"/>
                <w:sz w:val="16"/>
                <w:szCs w:val="16"/>
              </w:rPr>
            </w:pPr>
            <w:del w:id="2579" w:author="Sean de Noronha | DRG" w:date="2026-09-25T15:15:00Z" w16du:dateUtc="2026-09-25T13:15:00Z">
              <w:r>
                <w:rPr>
                  <w:sz w:val="16"/>
                  <w:szCs w:val="16"/>
                </w:rPr>
                <w:delText>929 / 866 U</w:delText>
              </w:r>
            </w:del>
          </w:p>
        </w:tc>
      </w:tr>
      <w:tr w:rsidR="00004641" w:rsidRPr="00354578" w:rsidDel="00410831" w14:paraId="69B90643" w14:textId="7E1453CB" w:rsidTr="00952C88">
        <w:trPr>
          <w:gridAfter w:val="2"/>
          <w:wAfter w:w="2315" w:type="dxa"/>
          <w:trHeight w:val="216"/>
          <w:del w:id="2580" w:author="Sean de Noronha | DRG" w:date="2026-09-25T15:15:00Z"/>
        </w:trPr>
        <w:tc>
          <w:tcPr>
            <w:tcW w:w="764" w:type="dxa"/>
            <w:shd w:val="clear" w:color="auto" w:fill="F2F2F2"/>
            <w:tcMar>
              <w:left w:w="14" w:type="dxa"/>
              <w:right w:w="14" w:type="dxa"/>
            </w:tcMar>
            <w:vAlign w:val="center"/>
          </w:tcPr>
          <w:p w14:paraId="520652B6" w14:textId="17C5F6CD" w:rsidR="00004641" w:rsidRPr="00354578" w:rsidDel="00410831" w:rsidRDefault="00004641" w:rsidP="00354578">
            <w:pPr>
              <w:spacing w:after="0"/>
              <w:jc w:val="center"/>
              <w:rPr>
                <w:del w:id="2581" w:author="Sean de Noronha | DRG" w:date="2026-09-25T15:15:00Z" w16du:dateUtc="2026-09-25T13:15:00Z"/>
                <w:rFonts w:cs="Arial"/>
                <w:sz w:val="16"/>
                <w:szCs w:val="16"/>
              </w:rPr>
            </w:pPr>
            <w:del w:id="2582" w:author="Sean de Noronha | DRG" w:date="2026-09-25T15:15:00Z" w16du:dateUtc="2026-09-25T13:15:00Z">
              <w:r>
                <w:rPr>
                  <w:rFonts w:cs="Arial"/>
                  <w:b/>
                  <w:bCs/>
                  <w:sz w:val="16"/>
                  <w:szCs w:val="16"/>
                </w:rPr>
                <w:delText>125</w:delText>
              </w:r>
            </w:del>
          </w:p>
        </w:tc>
        <w:tc>
          <w:tcPr>
            <w:tcW w:w="530" w:type="dxa"/>
            <w:tcMar>
              <w:left w:w="14" w:type="dxa"/>
              <w:right w:w="14" w:type="dxa"/>
            </w:tcMar>
            <w:vAlign w:val="center"/>
          </w:tcPr>
          <w:p w14:paraId="57A002E8" w14:textId="497A6334" w:rsidR="00004641" w:rsidRPr="00354578" w:rsidDel="00410831" w:rsidRDefault="00004641" w:rsidP="00354578">
            <w:pPr>
              <w:spacing w:after="0"/>
              <w:jc w:val="center"/>
              <w:rPr>
                <w:del w:id="2583" w:author="Sean de Noronha | DRG" w:date="2026-09-25T15:15:00Z" w16du:dateUtc="2026-09-25T13:15:00Z"/>
                <w:rFonts w:cs="Arial"/>
                <w:sz w:val="16"/>
                <w:szCs w:val="16"/>
              </w:rPr>
            </w:pPr>
            <w:del w:id="2584" w:author="Sean de Noronha | DRG" w:date="2026-09-25T15:15:00Z" w16du:dateUtc="2026-09-25T13:15:00Z">
              <w:r>
                <w:rPr>
                  <w:sz w:val="16"/>
                  <w:szCs w:val="16"/>
                </w:rPr>
                <w:delText>6 / 2 L</w:delText>
              </w:r>
            </w:del>
          </w:p>
        </w:tc>
        <w:tc>
          <w:tcPr>
            <w:tcW w:w="570" w:type="dxa"/>
            <w:gridSpan w:val="2"/>
            <w:tcMar>
              <w:left w:w="14" w:type="dxa"/>
              <w:right w:w="14" w:type="dxa"/>
            </w:tcMar>
            <w:vAlign w:val="center"/>
          </w:tcPr>
          <w:p w14:paraId="309C629D" w14:textId="6CCD13FB" w:rsidR="00004641" w:rsidRPr="00354578" w:rsidDel="00410831" w:rsidRDefault="00004641" w:rsidP="00354578">
            <w:pPr>
              <w:spacing w:after="0"/>
              <w:jc w:val="center"/>
              <w:rPr>
                <w:del w:id="2585" w:author="Sean de Noronha | DRG" w:date="2026-09-25T15:15:00Z" w16du:dateUtc="2026-09-25T13:15:00Z"/>
                <w:rFonts w:cs="Arial"/>
                <w:sz w:val="16"/>
                <w:szCs w:val="16"/>
              </w:rPr>
            </w:pPr>
            <w:del w:id="2586" w:author="Sean de Noronha | DRG" w:date="2026-09-25T15:15:00Z" w16du:dateUtc="2026-09-25T13:15:00Z">
              <w:r>
                <w:rPr>
                  <w:sz w:val="16"/>
                  <w:szCs w:val="16"/>
                </w:rPr>
                <w:delText>13 / 5 L</w:delText>
              </w:r>
            </w:del>
          </w:p>
        </w:tc>
        <w:tc>
          <w:tcPr>
            <w:tcW w:w="661" w:type="dxa"/>
            <w:tcMar>
              <w:left w:w="14" w:type="dxa"/>
              <w:right w:w="14" w:type="dxa"/>
            </w:tcMar>
            <w:vAlign w:val="center"/>
          </w:tcPr>
          <w:p w14:paraId="7A7FDCD3" w14:textId="7E1A3B43" w:rsidR="00004641" w:rsidRPr="00354578" w:rsidDel="00410831" w:rsidRDefault="00004641" w:rsidP="00354578">
            <w:pPr>
              <w:spacing w:after="0"/>
              <w:jc w:val="center"/>
              <w:rPr>
                <w:del w:id="2587" w:author="Sean de Noronha | DRG" w:date="2026-09-25T15:15:00Z" w16du:dateUtc="2026-09-25T13:15:00Z"/>
                <w:rFonts w:cs="Arial"/>
                <w:sz w:val="16"/>
                <w:szCs w:val="16"/>
              </w:rPr>
            </w:pPr>
            <w:del w:id="2588" w:author="Sean de Noronha | DRG" w:date="2026-09-25T15:15:00Z" w16du:dateUtc="2026-09-25T13:15:00Z">
              <w:r>
                <w:rPr>
                  <w:sz w:val="16"/>
                  <w:szCs w:val="16"/>
                </w:rPr>
                <w:delText>24 / 14 L</w:delText>
              </w:r>
            </w:del>
          </w:p>
        </w:tc>
        <w:tc>
          <w:tcPr>
            <w:tcW w:w="679" w:type="dxa"/>
            <w:gridSpan w:val="2"/>
            <w:tcMar>
              <w:left w:w="14" w:type="dxa"/>
              <w:right w:w="14" w:type="dxa"/>
            </w:tcMar>
            <w:vAlign w:val="center"/>
          </w:tcPr>
          <w:p w14:paraId="164788E9" w14:textId="45542219" w:rsidR="00004641" w:rsidRPr="00354578" w:rsidDel="00410831" w:rsidRDefault="00004641" w:rsidP="00354578">
            <w:pPr>
              <w:spacing w:after="0"/>
              <w:jc w:val="center"/>
              <w:rPr>
                <w:del w:id="2589" w:author="Sean de Noronha | DRG" w:date="2026-09-25T15:15:00Z" w16du:dateUtc="2026-09-25T13:15:00Z"/>
                <w:rFonts w:cs="Arial"/>
                <w:sz w:val="16"/>
                <w:szCs w:val="16"/>
              </w:rPr>
            </w:pPr>
            <w:del w:id="2590" w:author="Sean de Noronha | DRG" w:date="2026-09-25T15:15:00Z" w16du:dateUtc="2026-09-25T13:15:00Z">
              <w:r>
                <w:rPr>
                  <w:sz w:val="16"/>
                  <w:szCs w:val="16"/>
                </w:rPr>
                <w:delText>50 / 43 L</w:delText>
              </w:r>
            </w:del>
          </w:p>
        </w:tc>
        <w:tc>
          <w:tcPr>
            <w:tcW w:w="678" w:type="dxa"/>
            <w:tcMar>
              <w:left w:w="14" w:type="dxa"/>
              <w:right w:w="14" w:type="dxa"/>
            </w:tcMar>
            <w:vAlign w:val="center"/>
          </w:tcPr>
          <w:p w14:paraId="515C08AB" w14:textId="53431EA3" w:rsidR="00004641" w:rsidRPr="00354578" w:rsidDel="00410831" w:rsidRDefault="00004641" w:rsidP="00354578">
            <w:pPr>
              <w:spacing w:after="0"/>
              <w:jc w:val="center"/>
              <w:rPr>
                <w:del w:id="2591" w:author="Sean de Noronha | DRG" w:date="2026-09-25T15:15:00Z" w16du:dateUtc="2026-09-25T13:15:00Z"/>
                <w:rFonts w:cs="Arial"/>
                <w:sz w:val="16"/>
                <w:szCs w:val="16"/>
              </w:rPr>
            </w:pPr>
            <w:del w:id="2592" w:author="Sean de Noronha | DRG" w:date="2026-09-25T15:15:00Z" w16du:dateUtc="2026-09-25T13:15:00Z">
              <w:r>
                <w:rPr>
                  <w:sz w:val="16"/>
                  <w:szCs w:val="16"/>
                </w:rPr>
                <w:delText>74 / 79 L</w:delText>
              </w:r>
            </w:del>
          </w:p>
        </w:tc>
        <w:tc>
          <w:tcPr>
            <w:tcW w:w="802" w:type="dxa"/>
            <w:gridSpan w:val="2"/>
            <w:tcMar>
              <w:left w:w="14" w:type="dxa"/>
              <w:right w:w="14" w:type="dxa"/>
            </w:tcMar>
            <w:vAlign w:val="center"/>
          </w:tcPr>
          <w:p w14:paraId="52C56089" w14:textId="4D8F342F" w:rsidR="00004641" w:rsidRPr="00354578" w:rsidDel="00410831" w:rsidRDefault="00004641" w:rsidP="00354578">
            <w:pPr>
              <w:spacing w:after="0"/>
              <w:jc w:val="center"/>
              <w:rPr>
                <w:del w:id="2593" w:author="Sean de Noronha | DRG" w:date="2026-09-25T15:15:00Z" w16du:dateUtc="2026-09-25T13:15:00Z"/>
                <w:rFonts w:cs="Arial"/>
                <w:sz w:val="16"/>
                <w:szCs w:val="16"/>
              </w:rPr>
            </w:pPr>
            <w:del w:id="2594" w:author="Sean de Noronha | DRG" w:date="2026-09-25T15:15:00Z" w16du:dateUtc="2026-09-25T13:15:00Z">
              <w:r>
                <w:rPr>
                  <w:sz w:val="16"/>
                  <w:szCs w:val="16"/>
                </w:rPr>
                <w:delText>143 / 135 T</w:delText>
              </w:r>
            </w:del>
          </w:p>
        </w:tc>
        <w:tc>
          <w:tcPr>
            <w:tcW w:w="786" w:type="dxa"/>
            <w:gridSpan w:val="2"/>
            <w:tcMar>
              <w:left w:w="14" w:type="dxa"/>
              <w:right w:w="14" w:type="dxa"/>
            </w:tcMar>
            <w:vAlign w:val="center"/>
          </w:tcPr>
          <w:p w14:paraId="79154E7E" w14:textId="4DF6431F" w:rsidR="00004641" w:rsidRPr="00354578" w:rsidDel="00410831" w:rsidRDefault="00004641" w:rsidP="00354578">
            <w:pPr>
              <w:spacing w:after="0"/>
              <w:jc w:val="center"/>
              <w:rPr>
                <w:del w:id="2595" w:author="Sean de Noronha | DRG" w:date="2026-09-25T15:15:00Z" w16du:dateUtc="2026-09-25T13:15:00Z"/>
                <w:rFonts w:cs="Arial"/>
                <w:sz w:val="16"/>
                <w:szCs w:val="16"/>
              </w:rPr>
            </w:pPr>
            <w:del w:id="2596" w:author="Sean de Noronha | DRG" w:date="2026-09-25T15:15:00Z" w16du:dateUtc="2026-09-25T13:15:00Z">
              <w:r>
                <w:rPr>
                  <w:sz w:val="16"/>
                  <w:szCs w:val="16"/>
                </w:rPr>
                <w:delText>228 / 198 T</w:delText>
              </w:r>
            </w:del>
          </w:p>
        </w:tc>
        <w:tc>
          <w:tcPr>
            <w:tcW w:w="803" w:type="dxa"/>
            <w:tcMar>
              <w:left w:w="14" w:type="dxa"/>
              <w:right w:w="14" w:type="dxa"/>
            </w:tcMar>
            <w:vAlign w:val="center"/>
          </w:tcPr>
          <w:p w14:paraId="4171391A" w14:textId="0DC3C1DA" w:rsidR="00004641" w:rsidRPr="00354578" w:rsidDel="00410831" w:rsidRDefault="00004641" w:rsidP="00354578">
            <w:pPr>
              <w:spacing w:after="0"/>
              <w:jc w:val="center"/>
              <w:rPr>
                <w:del w:id="2597" w:author="Sean de Noronha | DRG" w:date="2026-09-25T15:15:00Z" w16du:dateUtc="2026-09-25T13:15:00Z"/>
                <w:rFonts w:cs="Arial"/>
                <w:sz w:val="16"/>
                <w:szCs w:val="16"/>
              </w:rPr>
            </w:pPr>
            <w:del w:id="2598" w:author="Sean de Noronha | DRG" w:date="2026-09-25T15:15:00Z" w16du:dateUtc="2026-09-25T13:15:00Z">
              <w:r>
                <w:rPr>
                  <w:sz w:val="16"/>
                  <w:szCs w:val="16"/>
                </w:rPr>
                <w:delText>403 / 360 U</w:delText>
              </w:r>
            </w:del>
          </w:p>
        </w:tc>
        <w:tc>
          <w:tcPr>
            <w:tcW w:w="785" w:type="dxa"/>
            <w:gridSpan w:val="2"/>
            <w:tcMar>
              <w:left w:w="14" w:type="dxa"/>
              <w:right w:w="14" w:type="dxa"/>
            </w:tcMar>
            <w:vAlign w:val="center"/>
          </w:tcPr>
          <w:p w14:paraId="2FA861B4" w14:textId="09AE4832" w:rsidR="00004641" w:rsidRPr="00354578" w:rsidDel="00410831" w:rsidRDefault="00004641" w:rsidP="00354578">
            <w:pPr>
              <w:spacing w:after="0"/>
              <w:jc w:val="center"/>
              <w:rPr>
                <w:del w:id="2599" w:author="Sean de Noronha | DRG" w:date="2026-09-25T15:15:00Z" w16du:dateUtc="2026-09-25T13:15:00Z"/>
                <w:rFonts w:cs="Arial"/>
                <w:sz w:val="16"/>
                <w:szCs w:val="16"/>
              </w:rPr>
            </w:pPr>
            <w:del w:id="2600" w:author="Sean de Noronha | DRG" w:date="2026-09-25T15:15:00Z" w16du:dateUtc="2026-09-25T13:15:00Z">
              <w:r>
                <w:rPr>
                  <w:sz w:val="16"/>
                  <w:szCs w:val="16"/>
                </w:rPr>
                <w:delText>823 / 761 U</w:delText>
              </w:r>
            </w:del>
          </w:p>
        </w:tc>
      </w:tr>
      <w:tr w:rsidR="00004641" w:rsidRPr="00354578" w:rsidDel="00410831" w14:paraId="49640A9B" w14:textId="3AC4B19F" w:rsidTr="00952C88">
        <w:trPr>
          <w:gridAfter w:val="2"/>
          <w:wAfter w:w="2315" w:type="dxa"/>
          <w:trHeight w:val="216"/>
          <w:del w:id="2601" w:author="Sean de Noronha | DRG" w:date="2026-09-25T15:15:00Z"/>
        </w:trPr>
        <w:tc>
          <w:tcPr>
            <w:tcW w:w="764" w:type="dxa"/>
            <w:shd w:val="clear" w:color="auto" w:fill="F2F2F2"/>
            <w:tcMar>
              <w:left w:w="14" w:type="dxa"/>
              <w:right w:w="14" w:type="dxa"/>
            </w:tcMar>
            <w:vAlign w:val="center"/>
          </w:tcPr>
          <w:p w14:paraId="7A322A4D" w14:textId="55E4BF2B" w:rsidR="00004641" w:rsidRPr="00354578" w:rsidDel="00410831" w:rsidRDefault="00004641" w:rsidP="00354578">
            <w:pPr>
              <w:spacing w:after="0"/>
              <w:jc w:val="center"/>
              <w:rPr>
                <w:del w:id="2602" w:author="Sean de Noronha | DRG" w:date="2026-09-25T15:15:00Z" w16du:dateUtc="2026-09-25T13:15:00Z"/>
                <w:rFonts w:cs="Arial"/>
                <w:sz w:val="16"/>
                <w:szCs w:val="16"/>
              </w:rPr>
            </w:pPr>
            <w:del w:id="2603" w:author="Sean de Noronha | DRG" w:date="2026-09-25T15:15:00Z" w16du:dateUtc="2026-09-25T13:15:00Z">
              <w:r>
                <w:rPr>
                  <w:rFonts w:cs="Arial"/>
                  <w:b/>
                  <w:bCs/>
                  <w:sz w:val="16"/>
                  <w:szCs w:val="16"/>
                </w:rPr>
                <w:delText>150</w:delText>
              </w:r>
            </w:del>
          </w:p>
        </w:tc>
        <w:tc>
          <w:tcPr>
            <w:tcW w:w="530" w:type="dxa"/>
            <w:tcMar>
              <w:left w:w="14" w:type="dxa"/>
              <w:right w:w="14" w:type="dxa"/>
            </w:tcMar>
            <w:vAlign w:val="center"/>
          </w:tcPr>
          <w:p w14:paraId="718DD6BD" w14:textId="2083BAAE" w:rsidR="00004641" w:rsidRPr="00354578" w:rsidDel="00410831" w:rsidRDefault="00004641" w:rsidP="00354578">
            <w:pPr>
              <w:spacing w:after="0"/>
              <w:jc w:val="center"/>
              <w:rPr>
                <w:del w:id="2604" w:author="Sean de Noronha | DRG" w:date="2026-09-25T15:15:00Z" w16du:dateUtc="2026-09-25T13:15:00Z"/>
                <w:rFonts w:cs="Arial"/>
                <w:sz w:val="16"/>
                <w:szCs w:val="16"/>
              </w:rPr>
            </w:pPr>
            <w:del w:id="2605" w:author="Sean de Noronha | DRG" w:date="2026-09-25T15:15:00Z" w16du:dateUtc="2026-09-25T13:15:00Z">
              <w:r>
                <w:rPr>
                  <w:sz w:val="16"/>
                  <w:szCs w:val="16"/>
                </w:rPr>
                <w:delText>6 / 1 L</w:delText>
              </w:r>
            </w:del>
          </w:p>
        </w:tc>
        <w:tc>
          <w:tcPr>
            <w:tcW w:w="570" w:type="dxa"/>
            <w:gridSpan w:val="2"/>
            <w:tcMar>
              <w:left w:w="14" w:type="dxa"/>
              <w:right w:w="14" w:type="dxa"/>
            </w:tcMar>
            <w:vAlign w:val="center"/>
          </w:tcPr>
          <w:p w14:paraId="6973F9C8" w14:textId="49D2CD6B" w:rsidR="00004641" w:rsidRPr="00354578" w:rsidDel="00410831" w:rsidRDefault="00004641" w:rsidP="00354578">
            <w:pPr>
              <w:spacing w:after="0"/>
              <w:jc w:val="center"/>
              <w:rPr>
                <w:del w:id="2606" w:author="Sean de Noronha | DRG" w:date="2026-09-25T15:15:00Z" w16du:dateUtc="2026-09-25T13:15:00Z"/>
                <w:rFonts w:cs="Arial"/>
                <w:sz w:val="16"/>
                <w:szCs w:val="16"/>
              </w:rPr>
            </w:pPr>
            <w:del w:id="2607" w:author="Sean de Noronha | DRG" w:date="2026-09-25T15:15:00Z" w16du:dateUtc="2026-09-25T13:15:00Z">
              <w:r>
                <w:rPr>
                  <w:sz w:val="16"/>
                  <w:szCs w:val="16"/>
                </w:rPr>
                <w:delText>12 / 5 L</w:delText>
              </w:r>
            </w:del>
          </w:p>
        </w:tc>
        <w:tc>
          <w:tcPr>
            <w:tcW w:w="661" w:type="dxa"/>
            <w:tcMar>
              <w:left w:w="14" w:type="dxa"/>
              <w:right w:w="14" w:type="dxa"/>
            </w:tcMar>
            <w:vAlign w:val="center"/>
          </w:tcPr>
          <w:p w14:paraId="214267DE" w14:textId="4695C33E" w:rsidR="00004641" w:rsidRPr="00354578" w:rsidDel="00410831" w:rsidRDefault="00004641" w:rsidP="00354578">
            <w:pPr>
              <w:spacing w:after="0"/>
              <w:jc w:val="center"/>
              <w:rPr>
                <w:del w:id="2608" w:author="Sean de Noronha | DRG" w:date="2026-09-25T15:15:00Z" w16du:dateUtc="2026-09-25T13:15:00Z"/>
                <w:rFonts w:cs="Arial"/>
                <w:sz w:val="16"/>
                <w:szCs w:val="16"/>
              </w:rPr>
            </w:pPr>
            <w:del w:id="2609" w:author="Sean de Noronha | DRG" w:date="2026-09-25T15:15:00Z" w16du:dateUtc="2026-09-25T13:15:00Z">
              <w:r>
                <w:rPr>
                  <w:sz w:val="16"/>
                  <w:szCs w:val="16"/>
                </w:rPr>
                <w:delText>22 / 12 L</w:delText>
              </w:r>
            </w:del>
          </w:p>
        </w:tc>
        <w:tc>
          <w:tcPr>
            <w:tcW w:w="679" w:type="dxa"/>
            <w:gridSpan w:val="2"/>
            <w:tcMar>
              <w:left w:w="14" w:type="dxa"/>
              <w:right w:w="14" w:type="dxa"/>
            </w:tcMar>
            <w:vAlign w:val="center"/>
          </w:tcPr>
          <w:p w14:paraId="0B976CF1" w14:textId="32DD498C" w:rsidR="00004641" w:rsidRPr="00354578" w:rsidDel="00410831" w:rsidRDefault="00004641" w:rsidP="00354578">
            <w:pPr>
              <w:spacing w:after="0"/>
              <w:jc w:val="center"/>
              <w:rPr>
                <w:del w:id="2610" w:author="Sean de Noronha | DRG" w:date="2026-09-25T15:15:00Z" w16du:dateUtc="2026-09-25T13:15:00Z"/>
                <w:rFonts w:cs="Arial"/>
                <w:sz w:val="16"/>
                <w:szCs w:val="16"/>
              </w:rPr>
            </w:pPr>
            <w:del w:id="2611" w:author="Sean de Noronha | DRG" w:date="2026-09-25T15:15:00Z" w16du:dateUtc="2026-09-25T13:15:00Z">
              <w:r>
                <w:rPr>
                  <w:sz w:val="16"/>
                  <w:szCs w:val="16"/>
                </w:rPr>
                <w:delText>45 / 36 L</w:delText>
              </w:r>
            </w:del>
          </w:p>
        </w:tc>
        <w:tc>
          <w:tcPr>
            <w:tcW w:w="678" w:type="dxa"/>
            <w:tcMar>
              <w:left w:w="14" w:type="dxa"/>
              <w:right w:w="14" w:type="dxa"/>
            </w:tcMar>
            <w:vAlign w:val="center"/>
          </w:tcPr>
          <w:p w14:paraId="4B3B235B" w14:textId="40900515" w:rsidR="00004641" w:rsidRPr="00354578" w:rsidDel="00410831" w:rsidRDefault="00004641" w:rsidP="00354578">
            <w:pPr>
              <w:spacing w:after="0"/>
              <w:jc w:val="center"/>
              <w:rPr>
                <w:del w:id="2612" w:author="Sean de Noronha | DRG" w:date="2026-09-25T15:15:00Z" w16du:dateUtc="2026-09-25T13:15:00Z"/>
                <w:rFonts w:cs="Arial"/>
                <w:sz w:val="16"/>
                <w:szCs w:val="16"/>
              </w:rPr>
            </w:pPr>
            <w:del w:id="2613" w:author="Sean de Noronha | DRG" w:date="2026-09-25T15:15:00Z" w16du:dateUtc="2026-09-25T13:15:00Z">
              <w:r>
                <w:rPr>
                  <w:sz w:val="16"/>
                  <w:szCs w:val="16"/>
                </w:rPr>
                <w:delText>67 / 66 L</w:delText>
              </w:r>
            </w:del>
          </w:p>
        </w:tc>
        <w:tc>
          <w:tcPr>
            <w:tcW w:w="802" w:type="dxa"/>
            <w:gridSpan w:val="2"/>
            <w:tcMar>
              <w:left w:w="14" w:type="dxa"/>
              <w:right w:w="14" w:type="dxa"/>
            </w:tcMar>
            <w:vAlign w:val="center"/>
          </w:tcPr>
          <w:p w14:paraId="36C830AD" w14:textId="0C5D01FF" w:rsidR="00004641" w:rsidRPr="00354578" w:rsidDel="00410831" w:rsidRDefault="00004641" w:rsidP="00354578">
            <w:pPr>
              <w:spacing w:after="0"/>
              <w:jc w:val="center"/>
              <w:rPr>
                <w:del w:id="2614" w:author="Sean de Noronha | DRG" w:date="2026-09-25T15:15:00Z" w16du:dateUtc="2026-09-25T13:15:00Z"/>
                <w:rFonts w:cs="Arial"/>
                <w:sz w:val="16"/>
                <w:szCs w:val="16"/>
              </w:rPr>
            </w:pPr>
            <w:del w:id="2615" w:author="Sean de Noronha | DRG" w:date="2026-09-25T15:15:00Z" w16du:dateUtc="2026-09-25T13:15:00Z">
              <w:r>
                <w:rPr>
                  <w:sz w:val="16"/>
                  <w:szCs w:val="16"/>
                </w:rPr>
                <w:delText>130 / 129 T</w:delText>
              </w:r>
            </w:del>
          </w:p>
        </w:tc>
        <w:tc>
          <w:tcPr>
            <w:tcW w:w="786" w:type="dxa"/>
            <w:gridSpan w:val="2"/>
            <w:tcMar>
              <w:left w:w="14" w:type="dxa"/>
              <w:right w:w="14" w:type="dxa"/>
            </w:tcMar>
            <w:vAlign w:val="center"/>
          </w:tcPr>
          <w:p w14:paraId="390035CA" w14:textId="2BEED41A" w:rsidR="00004641" w:rsidRPr="00354578" w:rsidDel="00410831" w:rsidRDefault="00004641" w:rsidP="00354578">
            <w:pPr>
              <w:spacing w:after="0"/>
              <w:jc w:val="center"/>
              <w:rPr>
                <w:del w:id="2616" w:author="Sean de Noronha | DRG" w:date="2026-09-25T15:15:00Z" w16du:dateUtc="2026-09-25T13:15:00Z"/>
                <w:rFonts w:cs="Arial"/>
                <w:sz w:val="16"/>
                <w:szCs w:val="16"/>
              </w:rPr>
            </w:pPr>
            <w:del w:id="2617" w:author="Sean de Noronha | DRG" w:date="2026-09-25T15:15:00Z" w16du:dateUtc="2026-09-25T13:15:00Z">
              <w:r>
                <w:rPr>
                  <w:sz w:val="16"/>
                  <w:szCs w:val="16"/>
                </w:rPr>
                <w:delText>207 / 182 T</w:delText>
              </w:r>
            </w:del>
          </w:p>
        </w:tc>
        <w:tc>
          <w:tcPr>
            <w:tcW w:w="803" w:type="dxa"/>
            <w:tcMar>
              <w:left w:w="14" w:type="dxa"/>
              <w:right w:w="14" w:type="dxa"/>
            </w:tcMar>
            <w:vAlign w:val="center"/>
          </w:tcPr>
          <w:p w14:paraId="581C5129" w14:textId="669E7B13" w:rsidR="00004641" w:rsidRPr="00354578" w:rsidDel="00410831" w:rsidRDefault="00004641" w:rsidP="00354578">
            <w:pPr>
              <w:spacing w:after="0"/>
              <w:jc w:val="center"/>
              <w:rPr>
                <w:del w:id="2618" w:author="Sean de Noronha | DRG" w:date="2026-09-25T15:15:00Z" w16du:dateUtc="2026-09-25T13:15:00Z"/>
                <w:rFonts w:cs="Arial"/>
                <w:sz w:val="16"/>
                <w:szCs w:val="16"/>
              </w:rPr>
            </w:pPr>
            <w:del w:id="2619" w:author="Sean de Noronha | DRG" w:date="2026-09-25T15:15:00Z" w16du:dateUtc="2026-09-25T13:15:00Z">
              <w:r>
                <w:rPr>
                  <w:sz w:val="16"/>
                  <w:szCs w:val="16"/>
                </w:rPr>
                <w:delText>366 / 323 U</w:delText>
              </w:r>
            </w:del>
          </w:p>
        </w:tc>
        <w:tc>
          <w:tcPr>
            <w:tcW w:w="785" w:type="dxa"/>
            <w:gridSpan w:val="2"/>
            <w:tcMar>
              <w:left w:w="14" w:type="dxa"/>
              <w:right w:w="14" w:type="dxa"/>
            </w:tcMar>
            <w:vAlign w:val="center"/>
          </w:tcPr>
          <w:p w14:paraId="5162765F" w14:textId="1D49FEE7" w:rsidR="00004641" w:rsidRPr="00354578" w:rsidDel="00410831" w:rsidRDefault="00004641" w:rsidP="00354578">
            <w:pPr>
              <w:spacing w:after="0"/>
              <w:jc w:val="center"/>
              <w:rPr>
                <w:del w:id="2620" w:author="Sean de Noronha | DRG" w:date="2026-09-25T15:15:00Z" w16du:dateUtc="2026-09-25T13:15:00Z"/>
                <w:rFonts w:cs="Arial"/>
                <w:sz w:val="16"/>
                <w:szCs w:val="16"/>
              </w:rPr>
            </w:pPr>
            <w:del w:id="2621" w:author="Sean de Noronha | DRG" w:date="2026-09-25T15:15:00Z" w16du:dateUtc="2026-09-25T13:15:00Z">
              <w:r>
                <w:rPr>
                  <w:sz w:val="16"/>
                  <w:szCs w:val="16"/>
                </w:rPr>
                <w:delText>746 / 685 U</w:delText>
              </w:r>
            </w:del>
          </w:p>
        </w:tc>
      </w:tr>
      <w:tr w:rsidR="00004641" w:rsidRPr="00354578" w:rsidDel="00410831" w14:paraId="04DCC606" w14:textId="5734E997" w:rsidTr="00952C88">
        <w:trPr>
          <w:gridAfter w:val="2"/>
          <w:wAfter w:w="2315" w:type="dxa"/>
          <w:trHeight w:val="216"/>
          <w:del w:id="2622" w:author="Sean de Noronha | DRG" w:date="2026-09-25T15:15:00Z"/>
        </w:trPr>
        <w:tc>
          <w:tcPr>
            <w:tcW w:w="764" w:type="dxa"/>
            <w:shd w:val="clear" w:color="auto" w:fill="F2F2F2"/>
            <w:tcMar>
              <w:left w:w="14" w:type="dxa"/>
              <w:right w:w="14" w:type="dxa"/>
            </w:tcMar>
            <w:vAlign w:val="center"/>
          </w:tcPr>
          <w:p w14:paraId="1DF7ABF6" w14:textId="4F94C1E8" w:rsidR="00004641" w:rsidRPr="00354578" w:rsidDel="00410831" w:rsidRDefault="00004641" w:rsidP="00354578">
            <w:pPr>
              <w:spacing w:after="0"/>
              <w:jc w:val="center"/>
              <w:rPr>
                <w:del w:id="2623" w:author="Sean de Noronha | DRG" w:date="2026-09-25T15:15:00Z" w16du:dateUtc="2026-09-25T13:15:00Z"/>
                <w:rFonts w:cs="Arial"/>
                <w:sz w:val="16"/>
                <w:szCs w:val="16"/>
              </w:rPr>
            </w:pPr>
            <w:del w:id="2624" w:author="Sean de Noronha | DRG" w:date="2026-09-25T15:15:00Z" w16du:dateUtc="2026-09-25T13:15:00Z">
              <w:r>
                <w:rPr>
                  <w:rFonts w:cs="Arial"/>
                  <w:b/>
                  <w:bCs/>
                  <w:sz w:val="16"/>
                  <w:szCs w:val="16"/>
                </w:rPr>
                <w:delText>175</w:delText>
              </w:r>
            </w:del>
          </w:p>
        </w:tc>
        <w:tc>
          <w:tcPr>
            <w:tcW w:w="530" w:type="dxa"/>
            <w:tcMar>
              <w:left w:w="14" w:type="dxa"/>
              <w:right w:w="14" w:type="dxa"/>
            </w:tcMar>
            <w:vAlign w:val="center"/>
          </w:tcPr>
          <w:p w14:paraId="418CB311" w14:textId="5AC3FE4D" w:rsidR="00004641" w:rsidRPr="00354578" w:rsidDel="00410831" w:rsidRDefault="00004641" w:rsidP="00354578">
            <w:pPr>
              <w:spacing w:after="0"/>
              <w:jc w:val="center"/>
              <w:rPr>
                <w:del w:id="2625" w:author="Sean de Noronha | DRG" w:date="2026-09-25T15:15:00Z" w16du:dateUtc="2026-09-25T13:15:00Z"/>
                <w:rFonts w:cs="Arial"/>
                <w:sz w:val="16"/>
                <w:szCs w:val="16"/>
              </w:rPr>
            </w:pPr>
            <w:del w:id="2626" w:author="Sean de Noronha | DRG" w:date="2026-09-25T15:15:00Z" w16du:dateUtc="2026-09-25T13:15:00Z">
              <w:r>
                <w:rPr>
                  <w:sz w:val="16"/>
                  <w:szCs w:val="16"/>
                </w:rPr>
                <w:delText>5 / 1 L</w:delText>
              </w:r>
            </w:del>
          </w:p>
        </w:tc>
        <w:tc>
          <w:tcPr>
            <w:tcW w:w="570" w:type="dxa"/>
            <w:gridSpan w:val="2"/>
            <w:tcMar>
              <w:left w:w="14" w:type="dxa"/>
              <w:right w:w="14" w:type="dxa"/>
            </w:tcMar>
            <w:vAlign w:val="center"/>
          </w:tcPr>
          <w:p w14:paraId="4DBE5D94" w14:textId="0DDF972C" w:rsidR="00004641" w:rsidRPr="00354578" w:rsidDel="00410831" w:rsidRDefault="00004641" w:rsidP="00354578">
            <w:pPr>
              <w:spacing w:after="0"/>
              <w:jc w:val="center"/>
              <w:rPr>
                <w:del w:id="2627" w:author="Sean de Noronha | DRG" w:date="2026-09-25T15:15:00Z" w16du:dateUtc="2026-09-25T13:15:00Z"/>
                <w:rFonts w:cs="Arial"/>
                <w:sz w:val="16"/>
                <w:szCs w:val="16"/>
              </w:rPr>
            </w:pPr>
            <w:del w:id="2628" w:author="Sean de Noronha | DRG" w:date="2026-09-25T15:15:00Z" w16du:dateUtc="2026-09-25T13:15:00Z">
              <w:r>
                <w:rPr>
                  <w:sz w:val="16"/>
                  <w:szCs w:val="16"/>
                </w:rPr>
                <w:delText>11 / 4 L</w:delText>
              </w:r>
            </w:del>
          </w:p>
        </w:tc>
        <w:tc>
          <w:tcPr>
            <w:tcW w:w="661" w:type="dxa"/>
            <w:tcMar>
              <w:left w:w="14" w:type="dxa"/>
              <w:right w:w="14" w:type="dxa"/>
            </w:tcMar>
            <w:vAlign w:val="center"/>
          </w:tcPr>
          <w:p w14:paraId="1B18DEC5" w14:textId="6F8A602E" w:rsidR="00004641" w:rsidRPr="00354578" w:rsidDel="00410831" w:rsidRDefault="00004641" w:rsidP="00354578">
            <w:pPr>
              <w:spacing w:after="0"/>
              <w:jc w:val="center"/>
              <w:rPr>
                <w:del w:id="2629" w:author="Sean de Noronha | DRG" w:date="2026-09-25T15:15:00Z" w16du:dateUtc="2026-09-25T13:15:00Z"/>
                <w:rFonts w:cs="Arial"/>
                <w:sz w:val="16"/>
                <w:szCs w:val="16"/>
              </w:rPr>
            </w:pPr>
            <w:del w:id="2630" w:author="Sean de Noronha | DRG" w:date="2026-09-25T15:15:00Z" w16du:dateUtc="2026-09-25T13:15:00Z">
              <w:r>
                <w:rPr>
                  <w:sz w:val="16"/>
                  <w:szCs w:val="16"/>
                </w:rPr>
                <w:delText>20 / 10 L</w:delText>
              </w:r>
            </w:del>
          </w:p>
        </w:tc>
        <w:tc>
          <w:tcPr>
            <w:tcW w:w="679" w:type="dxa"/>
            <w:gridSpan w:val="2"/>
            <w:tcMar>
              <w:left w:w="14" w:type="dxa"/>
              <w:right w:w="14" w:type="dxa"/>
            </w:tcMar>
            <w:vAlign w:val="center"/>
          </w:tcPr>
          <w:p w14:paraId="2426E38A" w14:textId="4225F269" w:rsidR="00004641" w:rsidRPr="00354578" w:rsidDel="00410831" w:rsidRDefault="00004641" w:rsidP="00354578">
            <w:pPr>
              <w:spacing w:after="0"/>
              <w:jc w:val="center"/>
              <w:rPr>
                <w:del w:id="2631" w:author="Sean de Noronha | DRG" w:date="2026-09-25T15:15:00Z" w16du:dateUtc="2026-09-25T13:15:00Z"/>
                <w:rFonts w:cs="Arial"/>
                <w:sz w:val="16"/>
                <w:szCs w:val="16"/>
              </w:rPr>
            </w:pPr>
            <w:del w:id="2632" w:author="Sean de Noronha | DRG" w:date="2026-09-25T15:15:00Z" w16du:dateUtc="2026-09-25T13:15:00Z">
              <w:r>
                <w:rPr>
                  <w:sz w:val="16"/>
                  <w:szCs w:val="16"/>
                </w:rPr>
                <w:delText>41 / 30 L</w:delText>
              </w:r>
            </w:del>
          </w:p>
        </w:tc>
        <w:tc>
          <w:tcPr>
            <w:tcW w:w="678" w:type="dxa"/>
            <w:tcMar>
              <w:left w:w="14" w:type="dxa"/>
              <w:right w:w="14" w:type="dxa"/>
            </w:tcMar>
            <w:vAlign w:val="center"/>
          </w:tcPr>
          <w:p w14:paraId="02F3F2EA" w14:textId="36B43ADD" w:rsidR="00004641" w:rsidRPr="00354578" w:rsidDel="00410831" w:rsidRDefault="00004641" w:rsidP="00354578">
            <w:pPr>
              <w:spacing w:after="0"/>
              <w:jc w:val="center"/>
              <w:rPr>
                <w:del w:id="2633" w:author="Sean de Noronha | DRG" w:date="2026-09-25T15:15:00Z" w16du:dateUtc="2026-09-25T13:15:00Z"/>
                <w:rFonts w:cs="Arial"/>
                <w:sz w:val="16"/>
                <w:szCs w:val="16"/>
              </w:rPr>
            </w:pPr>
            <w:del w:id="2634" w:author="Sean de Noronha | DRG" w:date="2026-09-25T15:15:00Z" w16du:dateUtc="2026-09-25T13:15:00Z">
              <w:r>
                <w:rPr>
                  <w:sz w:val="16"/>
                  <w:szCs w:val="16"/>
                </w:rPr>
                <w:delText>62 / 56 L</w:delText>
              </w:r>
            </w:del>
          </w:p>
        </w:tc>
        <w:tc>
          <w:tcPr>
            <w:tcW w:w="802" w:type="dxa"/>
            <w:gridSpan w:val="2"/>
            <w:tcMar>
              <w:left w:w="14" w:type="dxa"/>
              <w:right w:w="14" w:type="dxa"/>
            </w:tcMar>
            <w:vAlign w:val="center"/>
          </w:tcPr>
          <w:p w14:paraId="63BA9CF3" w14:textId="13A0B98E" w:rsidR="00004641" w:rsidRPr="00354578" w:rsidDel="00410831" w:rsidRDefault="00004641" w:rsidP="00354578">
            <w:pPr>
              <w:spacing w:after="0"/>
              <w:jc w:val="center"/>
              <w:rPr>
                <w:del w:id="2635" w:author="Sean de Noronha | DRG" w:date="2026-09-25T15:15:00Z" w16du:dateUtc="2026-09-25T13:15:00Z"/>
                <w:rFonts w:cs="Arial"/>
                <w:sz w:val="16"/>
                <w:szCs w:val="16"/>
              </w:rPr>
            </w:pPr>
            <w:del w:id="2636" w:author="Sean de Noronha | DRG" w:date="2026-09-25T15:15:00Z" w16du:dateUtc="2026-09-25T13:15:00Z">
              <w:r>
                <w:rPr>
                  <w:sz w:val="16"/>
                  <w:szCs w:val="16"/>
                </w:rPr>
                <w:delText>119 / 124 T</w:delText>
              </w:r>
            </w:del>
          </w:p>
        </w:tc>
        <w:tc>
          <w:tcPr>
            <w:tcW w:w="786" w:type="dxa"/>
            <w:gridSpan w:val="2"/>
            <w:tcMar>
              <w:left w:w="14" w:type="dxa"/>
              <w:right w:w="14" w:type="dxa"/>
            </w:tcMar>
            <w:vAlign w:val="center"/>
          </w:tcPr>
          <w:p w14:paraId="0923FAFD" w14:textId="1941D511" w:rsidR="00004641" w:rsidRPr="00354578" w:rsidDel="00410831" w:rsidRDefault="00004641" w:rsidP="00354578">
            <w:pPr>
              <w:spacing w:after="0"/>
              <w:jc w:val="center"/>
              <w:rPr>
                <w:del w:id="2637" w:author="Sean de Noronha | DRG" w:date="2026-09-25T15:15:00Z" w16du:dateUtc="2026-09-25T13:15:00Z"/>
                <w:rFonts w:cs="Arial"/>
                <w:sz w:val="16"/>
                <w:szCs w:val="16"/>
              </w:rPr>
            </w:pPr>
            <w:del w:id="2638" w:author="Sean de Noronha | DRG" w:date="2026-09-25T15:15:00Z" w16du:dateUtc="2026-09-25T13:15:00Z">
              <w:r>
                <w:rPr>
                  <w:sz w:val="16"/>
                  <w:szCs w:val="16"/>
                </w:rPr>
                <w:delText>190 / 172 T</w:delText>
              </w:r>
            </w:del>
          </w:p>
        </w:tc>
        <w:tc>
          <w:tcPr>
            <w:tcW w:w="803" w:type="dxa"/>
            <w:tcMar>
              <w:left w:w="14" w:type="dxa"/>
              <w:right w:w="14" w:type="dxa"/>
            </w:tcMar>
            <w:vAlign w:val="center"/>
          </w:tcPr>
          <w:p w14:paraId="446064D2" w14:textId="0E84C6A0" w:rsidR="00004641" w:rsidRPr="00354578" w:rsidDel="00410831" w:rsidRDefault="00004641" w:rsidP="00354578">
            <w:pPr>
              <w:spacing w:after="0"/>
              <w:jc w:val="center"/>
              <w:rPr>
                <w:del w:id="2639" w:author="Sean de Noronha | DRG" w:date="2026-09-25T15:15:00Z" w16du:dateUtc="2026-09-25T13:15:00Z"/>
                <w:rFonts w:cs="Arial"/>
                <w:sz w:val="16"/>
                <w:szCs w:val="16"/>
              </w:rPr>
            </w:pPr>
            <w:del w:id="2640" w:author="Sean de Noronha | DRG" w:date="2026-09-25T15:15:00Z" w16du:dateUtc="2026-09-25T13:15:00Z">
              <w:r>
                <w:rPr>
                  <w:sz w:val="16"/>
                  <w:szCs w:val="16"/>
                </w:rPr>
                <w:delText>336 / 295 T</w:delText>
              </w:r>
            </w:del>
          </w:p>
        </w:tc>
        <w:tc>
          <w:tcPr>
            <w:tcW w:w="785" w:type="dxa"/>
            <w:gridSpan w:val="2"/>
            <w:tcMar>
              <w:left w:w="14" w:type="dxa"/>
              <w:right w:w="14" w:type="dxa"/>
            </w:tcMar>
            <w:vAlign w:val="center"/>
          </w:tcPr>
          <w:p w14:paraId="4108ACDF" w14:textId="1121C2A5" w:rsidR="00004641" w:rsidRPr="00354578" w:rsidDel="00410831" w:rsidRDefault="00004641" w:rsidP="00354578">
            <w:pPr>
              <w:spacing w:after="0"/>
              <w:jc w:val="center"/>
              <w:rPr>
                <w:del w:id="2641" w:author="Sean de Noronha | DRG" w:date="2026-09-25T15:15:00Z" w16du:dateUtc="2026-09-25T13:15:00Z"/>
                <w:rFonts w:cs="Arial"/>
                <w:sz w:val="16"/>
                <w:szCs w:val="16"/>
              </w:rPr>
            </w:pPr>
            <w:del w:id="2642" w:author="Sean de Noronha | DRG" w:date="2026-09-25T15:15:00Z" w16du:dateUtc="2026-09-25T13:15:00Z">
              <w:r>
                <w:rPr>
                  <w:sz w:val="16"/>
                  <w:szCs w:val="16"/>
                </w:rPr>
                <w:delText>686 / 626 U</w:delText>
              </w:r>
            </w:del>
          </w:p>
        </w:tc>
      </w:tr>
      <w:tr w:rsidR="00004641" w:rsidRPr="00354578" w:rsidDel="00410831" w14:paraId="0B15D8D5" w14:textId="3802C6D3" w:rsidTr="00952C88">
        <w:trPr>
          <w:gridAfter w:val="2"/>
          <w:wAfter w:w="2315" w:type="dxa"/>
          <w:trHeight w:val="216"/>
          <w:del w:id="2643" w:author="Sean de Noronha | DRG" w:date="2026-09-25T15:15:00Z"/>
        </w:trPr>
        <w:tc>
          <w:tcPr>
            <w:tcW w:w="764" w:type="dxa"/>
            <w:shd w:val="clear" w:color="auto" w:fill="F2F2F2"/>
            <w:tcMar>
              <w:left w:w="14" w:type="dxa"/>
              <w:right w:w="14" w:type="dxa"/>
            </w:tcMar>
            <w:vAlign w:val="center"/>
          </w:tcPr>
          <w:p w14:paraId="24A593F2" w14:textId="1B073DB8" w:rsidR="00004641" w:rsidRPr="00354578" w:rsidDel="00410831" w:rsidRDefault="00004641" w:rsidP="00354578">
            <w:pPr>
              <w:spacing w:after="0"/>
              <w:jc w:val="center"/>
              <w:rPr>
                <w:del w:id="2644" w:author="Sean de Noronha | DRG" w:date="2026-09-25T15:15:00Z" w16du:dateUtc="2026-09-25T13:15:00Z"/>
                <w:rFonts w:cs="Arial"/>
                <w:sz w:val="16"/>
                <w:szCs w:val="16"/>
              </w:rPr>
            </w:pPr>
            <w:del w:id="2645" w:author="Sean de Noronha | DRG" w:date="2026-09-25T15:15:00Z" w16du:dateUtc="2026-09-25T13:15:00Z">
              <w:r>
                <w:rPr>
                  <w:rFonts w:cs="Arial"/>
                  <w:b/>
                  <w:bCs/>
                  <w:sz w:val="16"/>
                  <w:szCs w:val="16"/>
                </w:rPr>
                <w:delText>200</w:delText>
              </w:r>
            </w:del>
          </w:p>
        </w:tc>
        <w:tc>
          <w:tcPr>
            <w:tcW w:w="530" w:type="dxa"/>
            <w:tcMar>
              <w:left w:w="14" w:type="dxa"/>
              <w:right w:w="14" w:type="dxa"/>
            </w:tcMar>
            <w:vAlign w:val="center"/>
          </w:tcPr>
          <w:p w14:paraId="7F29747D" w14:textId="06B9AFC2" w:rsidR="00004641" w:rsidRPr="00354578" w:rsidDel="00410831" w:rsidRDefault="00004641" w:rsidP="00354578">
            <w:pPr>
              <w:spacing w:after="0"/>
              <w:jc w:val="center"/>
              <w:rPr>
                <w:del w:id="2646" w:author="Sean de Noronha | DRG" w:date="2026-09-25T15:15:00Z" w16du:dateUtc="2026-09-25T13:15:00Z"/>
                <w:rFonts w:cs="Arial"/>
                <w:sz w:val="16"/>
                <w:szCs w:val="16"/>
              </w:rPr>
            </w:pPr>
            <w:del w:id="2647" w:author="Sean de Noronha | DRG" w:date="2026-09-25T15:15:00Z" w16du:dateUtc="2026-09-25T13:15:00Z">
              <w:r>
                <w:rPr>
                  <w:sz w:val="16"/>
                  <w:szCs w:val="16"/>
                </w:rPr>
                <w:delText>5 / 1 L</w:delText>
              </w:r>
            </w:del>
          </w:p>
        </w:tc>
        <w:tc>
          <w:tcPr>
            <w:tcW w:w="570" w:type="dxa"/>
            <w:gridSpan w:val="2"/>
            <w:tcMar>
              <w:left w:w="14" w:type="dxa"/>
              <w:right w:w="14" w:type="dxa"/>
            </w:tcMar>
            <w:vAlign w:val="center"/>
          </w:tcPr>
          <w:p w14:paraId="7466EDD9" w14:textId="1BF5562D" w:rsidR="00004641" w:rsidRPr="00354578" w:rsidDel="00410831" w:rsidRDefault="00004641" w:rsidP="00354578">
            <w:pPr>
              <w:spacing w:after="0"/>
              <w:jc w:val="center"/>
              <w:rPr>
                <w:del w:id="2648" w:author="Sean de Noronha | DRG" w:date="2026-09-25T15:15:00Z" w16du:dateUtc="2026-09-25T13:15:00Z"/>
                <w:rFonts w:cs="Arial"/>
                <w:sz w:val="16"/>
                <w:szCs w:val="16"/>
              </w:rPr>
            </w:pPr>
            <w:del w:id="2649" w:author="Sean de Noronha | DRG" w:date="2026-09-25T15:15:00Z" w16du:dateUtc="2026-09-25T13:15:00Z">
              <w:r>
                <w:rPr>
                  <w:sz w:val="16"/>
                  <w:szCs w:val="16"/>
                </w:rPr>
                <w:delText>10 / 3 L</w:delText>
              </w:r>
            </w:del>
          </w:p>
        </w:tc>
        <w:tc>
          <w:tcPr>
            <w:tcW w:w="661" w:type="dxa"/>
            <w:tcMar>
              <w:left w:w="14" w:type="dxa"/>
              <w:right w:w="14" w:type="dxa"/>
            </w:tcMar>
            <w:vAlign w:val="center"/>
          </w:tcPr>
          <w:p w14:paraId="2BBF8336" w14:textId="154B9EDB" w:rsidR="00004641" w:rsidRPr="00354578" w:rsidDel="00410831" w:rsidRDefault="00004641" w:rsidP="00354578">
            <w:pPr>
              <w:spacing w:after="0"/>
              <w:jc w:val="center"/>
              <w:rPr>
                <w:del w:id="2650" w:author="Sean de Noronha | DRG" w:date="2026-09-25T15:15:00Z" w16du:dateUtc="2026-09-25T13:15:00Z"/>
                <w:rFonts w:cs="Arial"/>
                <w:sz w:val="16"/>
                <w:szCs w:val="16"/>
              </w:rPr>
            </w:pPr>
            <w:del w:id="2651" w:author="Sean de Noronha | DRG" w:date="2026-09-25T15:15:00Z" w16du:dateUtc="2026-09-25T13:15:00Z">
              <w:r>
                <w:rPr>
                  <w:sz w:val="16"/>
                  <w:szCs w:val="16"/>
                </w:rPr>
                <w:delText>19 / 9 L</w:delText>
              </w:r>
            </w:del>
          </w:p>
        </w:tc>
        <w:tc>
          <w:tcPr>
            <w:tcW w:w="679" w:type="dxa"/>
            <w:gridSpan w:val="2"/>
            <w:tcMar>
              <w:left w:w="14" w:type="dxa"/>
              <w:right w:w="14" w:type="dxa"/>
            </w:tcMar>
            <w:vAlign w:val="center"/>
          </w:tcPr>
          <w:p w14:paraId="6D197F50" w14:textId="2E59DBE7" w:rsidR="00004641" w:rsidRPr="00354578" w:rsidDel="00410831" w:rsidRDefault="00004641" w:rsidP="00354578">
            <w:pPr>
              <w:spacing w:after="0"/>
              <w:jc w:val="center"/>
              <w:rPr>
                <w:del w:id="2652" w:author="Sean de Noronha | DRG" w:date="2026-09-25T15:15:00Z" w16du:dateUtc="2026-09-25T13:15:00Z"/>
                <w:rFonts w:cs="Arial"/>
                <w:sz w:val="16"/>
                <w:szCs w:val="16"/>
              </w:rPr>
            </w:pPr>
            <w:del w:id="2653" w:author="Sean de Noronha | DRG" w:date="2026-09-25T15:15:00Z" w16du:dateUtc="2026-09-25T13:15:00Z">
              <w:r>
                <w:rPr>
                  <w:sz w:val="16"/>
                  <w:szCs w:val="16"/>
                </w:rPr>
                <w:delText>38 / 27 L</w:delText>
              </w:r>
            </w:del>
          </w:p>
        </w:tc>
        <w:tc>
          <w:tcPr>
            <w:tcW w:w="678" w:type="dxa"/>
            <w:tcMar>
              <w:left w:w="14" w:type="dxa"/>
              <w:right w:w="14" w:type="dxa"/>
            </w:tcMar>
            <w:vAlign w:val="center"/>
          </w:tcPr>
          <w:p w14:paraId="063611F5" w14:textId="25D862F6" w:rsidR="00004641" w:rsidRPr="00354578" w:rsidDel="00410831" w:rsidRDefault="00004641" w:rsidP="00354578">
            <w:pPr>
              <w:spacing w:after="0"/>
              <w:jc w:val="center"/>
              <w:rPr>
                <w:del w:id="2654" w:author="Sean de Noronha | DRG" w:date="2026-09-25T15:15:00Z" w16du:dateUtc="2026-09-25T13:15:00Z"/>
                <w:rFonts w:cs="Arial"/>
                <w:sz w:val="16"/>
                <w:szCs w:val="16"/>
              </w:rPr>
            </w:pPr>
            <w:del w:id="2655" w:author="Sean de Noronha | DRG" w:date="2026-09-25T15:15:00Z" w16du:dateUtc="2026-09-25T13:15:00Z">
              <w:r>
                <w:rPr>
                  <w:sz w:val="16"/>
                  <w:szCs w:val="16"/>
                </w:rPr>
                <w:delText>58 / 49 L</w:delText>
              </w:r>
            </w:del>
          </w:p>
        </w:tc>
        <w:tc>
          <w:tcPr>
            <w:tcW w:w="802" w:type="dxa"/>
            <w:gridSpan w:val="2"/>
            <w:tcMar>
              <w:left w:w="14" w:type="dxa"/>
              <w:right w:w="14" w:type="dxa"/>
            </w:tcMar>
            <w:vAlign w:val="center"/>
          </w:tcPr>
          <w:p w14:paraId="635B9B13" w14:textId="72483307" w:rsidR="00004641" w:rsidRPr="00354578" w:rsidDel="00410831" w:rsidRDefault="00004641" w:rsidP="00354578">
            <w:pPr>
              <w:spacing w:after="0"/>
              <w:jc w:val="center"/>
              <w:rPr>
                <w:del w:id="2656" w:author="Sean de Noronha | DRG" w:date="2026-09-25T15:15:00Z" w16du:dateUtc="2026-09-25T13:15:00Z"/>
                <w:rFonts w:cs="Arial"/>
                <w:sz w:val="16"/>
                <w:szCs w:val="16"/>
              </w:rPr>
            </w:pPr>
            <w:del w:id="2657" w:author="Sean de Noronha | DRG" w:date="2026-09-25T15:15:00Z" w16du:dateUtc="2026-09-25T13:15:00Z">
              <w:r>
                <w:rPr>
                  <w:sz w:val="16"/>
                  <w:szCs w:val="16"/>
                </w:rPr>
                <w:delText>111 / 119 T</w:delText>
              </w:r>
            </w:del>
          </w:p>
        </w:tc>
        <w:tc>
          <w:tcPr>
            <w:tcW w:w="786" w:type="dxa"/>
            <w:gridSpan w:val="2"/>
            <w:tcMar>
              <w:left w:w="14" w:type="dxa"/>
              <w:right w:w="14" w:type="dxa"/>
            </w:tcMar>
            <w:vAlign w:val="center"/>
          </w:tcPr>
          <w:p w14:paraId="4C591526" w14:textId="17EA7497" w:rsidR="00004641" w:rsidRPr="00354578" w:rsidDel="00410831" w:rsidRDefault="00004641" w:rsidP="00354578">
            <w:pPr>
              <w:spacing w:after="0"/>
              <w:jc w:val="center"/>
              <w:rPr>
                <w:del w:id="2658" w:author="Sean de Noronha | DRG" w:date="2026-09-25T15:15:00Z" w16du:dateUtc="2026-09-25T13:15:00Z"/>
                <w:rFonts w:cs="Arial"/>
                <w:sz w:val="16"/>
                <w:szCs w:val="16"/>
              </w:rPr>
            </w:pPr>
            <w:del w:id="2659" w:author="Sean de Noronha | DRG" w:date="2026-09-25T15:15:00Z" w16du:dateUtc="2026-09-25T13:15:00Z">
              <w:r>
                <w:rPr>
                  <w:sz w:val="16"/>
                  <w:szCs w:val="16"/>
                </w:rPr>
                <w:delText>177 / 165 T</w:delText>
              </w:r>
            </w:del>
          </w:p>
        </w:tc>
        <w:tc>
          <w:tcPr>
            <w:tcW w:w="803" w:type="dxa"/>
            <w:tcMar>
              <w:left w:w="14" w:type="dxa"/>
              <w:right w:w="14" w:type="dxa"/>
            </w:tcMar>
            <w:vAlign w:val="center"/>
          </w:tcPr>
          <w:p w14:paraId="108D2634" w14:textId="1EFDD39D" w:rsidR="00004641" w:rsidRPr="00354578" w:rsidDel="00410831" w:rsidRDefault="00004641" w:rsidP="00354578">
            <w:pPr>
              <w:spacing w:after="0"/>
              <w:jc w:val="center"/>
              <w:rPr>
                <w:del w:id="2660" w:author="Sean de Noronha | DRG" w:date="2026-09-25T15:15:00Z" w16du:dateUtc="2026-09-25T13:15:00Z"/>
                <w:rFonts w:cs="Arial"/>
                <w:sz w:val="16"/>
                <w:szCs w:val="16"/>
              </w:rPr>
            </w:pPr>
            <w:del w:id="2661" w:author="Sean de Noronha | DRG" w:date="2026-09-25T15:15:00Z" w16du:dateUtc="2026-09-25T13:15:00Z">
              <w:r>
                <w:rPr>
                  <w:sz w:val="16"/>
                  <w:szCs w:val="16"/>
                </w:rPr>
                <w:delText>313 / 273 T</w:delText>
              </w:r>
            </w:del>
          </w:p>
        </w:tc>
        <w:tc>
          <w:tcPr>
            <w:tcW w:w="785" w:type="dxa"/>
            <w:gridSpan w:val="2"/>
            <w:tcMar>
              <w:left w:w="14" w:type="dxa"/>
              <w:right w:w="14" w:type="dxa"/>
            </w:tcMar>
            <w:vAlign w:val="center"/>
          </w:tcPr>
          <w:p w14:paraId="11FF52BD" w14:textId="03C858C9" w:rsidR="00004641" w:rsidRPr="00354578" w:rsidDel="00410831" w:rsidRDefault="00004641" w:rsidP="00354578">
            <w:pPr>
              <w:spacing w:after="0"/>
              <w:jc w:val="center"/>
              <w:rPr>
                <w:del w:id="2662" w:author="Sean de Noronha | DRG" w:date="2026-09-25T15:15:00Z" w16du:dateUtc="2026-09-25T13:15:00Z"/>
                <w:rFonts w:cs="Arial"/>
                <w:sz w:val="16"/>
                <w:szCs w:val="16"/>
              </w:rPr>
            </w:pPr>
            <w:del w:id="2663" w:author="Sean de Noronha | DRG" w:date="2026-09-25T15:15:00Z" w16du:dateUtc="2026-09-25T13:15:00Z">
              <w:r>
                <w:rPr>
                  <w:sz w:val="16"/>
                  <w:szCs w:val="16"/>
                </w:rPr>
                <w:delText>638 / 579 U</w:delText>
              </w:r>
            </w:del>
          </w:p>
        </w:tc>
      </w:tr>
      <w:tr w:rsidR="00004641" w:rsidRPr="00354578" w:rsidDel="00410831" w14:paraId="19D3E9F5" w14:textId="3293811F" w:rsidTr="00952C88">
        <w:trPr>
          <w:gridAfter w:val="2"/>
          <w:wAfter w:w="2315" w:type="dxa"/>
          <w:trHeight w:val="216"/>
          <w:del w:id="2664" w:author="Sean de Noronha | DRG" w:date="2026-09-25T15:15:00Z"/>
        </w:trPr>
        <w:tc>
          <w:tcPr>
            <w:tcW w:w="764" w:type="dxa"/>
            <w:shd w:val="clear" w:color="auto" w:fill="F2F2F2"/>
            <w:tcMar>
              <w:left w:w="14" w:type="dxa"/>
              <w:right w:w="14" w:type="dxa"/>
            </w:tcMar>
            <w:vAlign w:val="center"/>
          </w:tcPr>
          <w:p w14:paraId="602C1162" w14:textId="53CC08F2" w:rsidR="00004641" w:rsidRPr="00354578" w:rsidDel="00410831" w:rsidRDefault="00004641" w:rsidP="00354578">
            <w:pPr>
              <w:spacing w:after="0"/>
              <w:jc w:val="center"/>
              <w:rPr>
                <w:del w:id="2665" w:author="Sean de Noronha | DRG" w:date="2026-09-25T15:15:00Z" w16du:dateUtc="2026-09-25T13:15:00Z"/>
                <w:rFonts w:cs="Arial"/>
                <w:sz w:val="16"/>
                <w:szCs w:val="16"/>
              </w:rPr>
            </w:pPr>
            <w:del w:id="2666" w:author="Sean de Noronha | DRG" w:date="2026-09-25T15:15:00Z" w16du:dateUtc="2026-09-25T13:15:00Z">
              <w:r>
                <w:rPr>
                  <w:rFonts w:cs="Arial"/>
                  <w:b/>
                  <w:bCs/>
                  <w:sz w:val="16"/>
                  <w:szCs w:val="16"/>
                </w:rPr>
                <w:delText>250</w:delText>
              </w:r>
            </w:del>
          </w:p>
        </w:tc>
        <w:tc>
          <w:tcPr>
            <w:tcW w:w="530" w:type="dxa"/>
            <w:tcMar>
              <w:left w:w="14" w:type="dxa"/>
              <w:right w:w="14" w:type="dxa"/>
            </w:tcMar>
            <w:vAlign w:val="center"/>
          </w:tcPr>
          <w:p w14:paraId="15A3CAAD" w14:textId="2CAB804D" w:rsidR="00004641" w:rsidRPr="00354578" w:rsidDel="00410831" w:rsidRDefault="00004641" w:rsidP="00354578">
            <w:pPr>
              <w:spacing w:after="0"/>
              <w:jc w:val="center"/>
              <w:rPr>
                <w:del w:id="2667" w:author="Sean de Noronha | DRG" w:date="2026-09-25T15:15:00Z" w16du:dateUtc="2026-09-25T13:15:00Z"/>
                <w:rFonts w:cs="Arial"/>
                <w:sz w:val="16"/>
                <w:szCs w:val="16"/>
              </w:rPr>
            </w:pPr>
            <w:del w:id="2668" w:author="Sean de Noronha | DRG" w:date="2026-09-25T15:15:00Z" w16du:dateUtc="2026-09-25T13:15:00Z">
              <w:r>
                <w:rPr>
                  <w:sz w:val="16"/>
                  <w:szCs w:val="16"/>
                </w:rPr>
                <w:delText>4 / 1 L</w:delText>
              </w:r>
            </w:del>
          </w:p>
        </w:tc>
        <w:tc>
          <w:tcPr>
            <w:tcW w:w="570" w:type="dxa"/>
            <w:gridSpan w:val="2"/>
            <w:tcMar>
              <w:left w:w="14" w:type="dxa"/>
              <w:right w:w="14" w:type="dxa"/>
            </w:tcMar>
            <w:vAlign w:val="center"/>
          </w:tcPr>
          <w:p w14:paraId="47A2FBCE" w14:textId="41A23714" w:rsidR="00004641" w:rsidRPr="00354578" w:rsidDel="00410831" w:rsidRDefault="00004641" w:rsidP="00354578">
            <w:pPr>
              <w:spacing w:after="0"/>
              <w:jc w:val="center"/>
              <w:rPr>
                <w:del w:id="2669" w:author="Sean de Noronha | DRG" w:date="2026-09-25T15:15:00Z" w16du:dateUtc="2026-09-25T13:15:00Z"/>
                <w:rFonts w:cs="Arial"/>
                <w:sz w:val="16"/>
                <w:szCs w:val="16"/>
              </w:rPr>
            </w:pPr>
            <w:del w:id="2670" w:author="Sean de Noronha | DRG" w:date="2026-09-25T15:15:00Z" w16du:dateUtc="2026-09-25T13:15:00Z">
              <w:r>
                <w:rPr>
                  <w:sz w:val="16"/>
                  <w:szCs w:val="16"/>
                </w:rPr>
                <w:delText>9 / 3 L</w:delText>
              </w:r>
            </w:del>
          </w:p>
        </w:tc>
        <w:tc>
          <w:tcPr>
            <w:tcW w:w="661" w:type="dxa"/>
            <w:tcMar>
              <w:left w:w="14" w:type="dxa"/>
              <w:right w:w="14" w:type="dxa"/>
            </w:tcMar>
            <w:vAlign w:val="center"/>
          </w:tcPr>
          <w:p w14:paraId="52A2E713" w14:textId="20064A34" w:rsidR="00004641" w:rsidRPr="00354578" w:rsidDel="00410831" w:rsidRDefault="00004641" w:rsidP="00354578">
            <w:pPr>
              <w:spacing w:after="0"/>
              <w:jc w:val="center"/>
              <w:rPr>
                <w:del w:id="2671" w:author="Sean de Noronha | DRG" w:date="2026-09-25T15:15:00Z" w16du:dateUtc="2026-09-25T13:15:00Z"/>
                <w:rFonts w:cs="Arial"/>
                <w:sz w:val="16"/>
                <w:szCs w:val="16"/>
              </w:rPr>
            </w:pPr>
            <w:del w:id="2672" w:author="Sean de Noronha | DRG" w:date="2026-09-25T15:15:00Z" w16du:dateUtc="2026-09-25T13:15:00Z">
              <w:r>
                <w:rPr>
                  <w:sz w:val="16"/>
                  <w:szCs w:val="16"/>
                </w:rPr>
                <w:delText>17 / 7 L</w:delText>
              </w:r>
            </w:del>
          </w:p>
        </w:tc>
        <w:tc>
          <w:tcPr>
            <w:tcW w:w="679" w:type="dxa"/>
            <w:gridSpan w:val="2"/>
            <w:tcMar>
              <w:left w:w="14" w:type="dxa"/>
              <w:right w:w="14" w:type="dxa"/>
            </w:tcMar>
            <w:vAlign w:val="center"/>
          </w:tcPr>
          <w:p w14:paraId="4E87AA8E" w14:textId="7F92DC9F" w:rsidR="00004641" w:rsidRPr="00354578" w:rsidDel="00410831" w:rsidRDefault="00004641" w:rsidP="00354578">
            <w:pPr>
              <w:spacing w:after="0"/>
              <w:jc w:val="center"/>
              <w:rPr>
                <w:del w:id="2673" w:author="Sean de Noronha | DRG" w:date="2026-09-25T15:15:00Z" w16du:dateUtc="2026-09-25T13:15:00Z"/>
                <w:rFonts w:cs="Arial"/>
                <w:sz w:val="16"/>
                <w:szCs w:val="16"/>
              </w:rPr>
            </w:pPr>
            <w:del w:id="2674" w:author="Sean de Noronha | DRG" w:date="2026-09-25T15:15:00Z" w16du:dateUtc="2026-09-25T13:15:00Z">
              <w:r>
                <w:rPr>
                  <w:sz w:val="16"/>
                  <w:szCs w:val="16"/>
                </w:rPr>
                <w:delText>34 / 21 L</w:delText>
              </w:r>
            </w:del>
          </w:p>
        </w:tc>
        <w:tc>
          <w:tcPr>
            <w:tcW w:w="678" w:type="dxa"/>
            <w:tcMar>
              <w:left w:w="14" w:type="dxa"/>
              <w:right w:w="14" w:type="dxa"/>
            </w:tcMar>
            <w:vAlign w:val="center"/>
          </w:tcPr>
          <w:p w14:paraId="45A6DD95" w14:textId="2A40313D" w:rsidR="00004641" w:rsidRPr="00354578" w:rsidDel="00410831" w:rsidRDefault="00004641" w:rsidP="00354578">
            <w:pPr>
              <w:spacing w:after="0"/>
              <w:jc w:val="center"/>
              <w:rPr>
                <w:del w:id="2675" w:author="Sean de Noronha | DRG" w:date="2026-09-25T15:15:00Z" w16du:dateUtc="2026-09-25T13:15:00Z"/>
                <w:rFonts w:cs="Arial"/>
                <w:sz w:val="16"/>
                <w:szCs w:val="16"/>
              </w:rPr>
            </w:pPr>
            <w:del w:id="2676" w:author="Sean de Noronha | DRG" w:date="2026-09-25T15:15:00Z" w16du:dateUtc="2026-09-25T13:15:00Z">
              <w:r>
                <w:rPr>
                  <w:sz w:val="16"/>
                  <w:szCs w:val="16"/>
                </w:rPr>
                <w:delText>51 / 40 L</w:delText>
              </w:r>
            </w:del>
          </w:p>
        </w:tc>
        <w:tc>
          <w:tcPr>
            <w:tcW w:w="802" w:type="dxa"/>
            <w:gridSpan w:val="2"/>
            <w:tcMar>
              <w:left w:w="14" w:type="dxa"/>
              <w:right w:w="14" w:type="dxa"/>
            </w:tcMar>
            <w:vAlign w:val="center"/>
          </w:tcPr>
          <w:p w14:paraId="2D8F685C" w14:textId="5074E8AB" w:rsidR="00004641" w:rsidRPr="00354578" w:rsidDel="00410831" w:rsidRDefault="00004641" w:rsidP="00354578">
            <w:pPr>
              <w:spacing w:after="0"/>
              <w:jc w:val="center"/>
              <w:rPr>
                <w:del w:id="2677" w:author="Sean de Noronha | DRG" w:date="2026-09-25T15:15:00Z" w16du:dateUtc="2026-09-25T13:15:00Z"/>
                <w:rFonts w:cs="Arial"/>
                <w:sz w:val="16"/>
                <w:szCs w:val="16"/>
              </w:rPr>
            </w:pPr>
            <w:del w:id="2678" w:author="Sean de Noronha | DRG" w:date="2026-09-25T15:15:00Z" w16du:dateUtc="2026-09-25T13:15:00Z">
              <w:r>
                <w:rPr>
                  <w:sz w:val="16"/>
                  <w:szCs w:val="16"/>
                </w:rPr>
                <w:delText>98 / 107 L</w:delText>
              </w:r>
            </w:del>
          </w:p>
        </w:tc>
        <w:tc>
          <w:tcPr>
            <w:tcW w:w="786" w:type="dxa"/>
            <w:gridSpan w:val="2"/>
            <w:tcMar>
              <w:left w:w="14" w:type="dxa"/>
              <w:right w:w="14" w:type="dxa"/>
            </w:tcMar>
            <w:vAlign w:val="center"/>
          </w:tcPr>
          <w:p w14:paraId="71A352FB" w14:textId="44196AAC" w:rsidR="00004641" w:rsidRPr="00354578" w:rsidDel="00410831" w:rsidRDefault="00004641" w:rsidP="00354578">
            <w:pPr>
              <w:spacing w:after="0"/>
              <w:jc w:val="center"/>
              <w:rPr>
                <w:del w:id="2679" w:author="Sean de Noronha | DRG" w:date="2026-09-25T15:15:00Z" w16du:dateUtc="2026-09-25T13:15:00Z"/>
                <w:rFonts w:cs="Arial"/>
                <w:sz w:val="16"/>
                <w:szCs w:val="16"/>
              </w:rPr>
            </w:pPr>
            <w:del w:id="2680" w:author="Sean de Noronha | DRG" w:date="2026-09-25T15:15:00Z" w16du:dateUtc="2026-09-25T13:15:00Z">
              <w:r>
                <w:rPr>
                  <w:sz w:val="16"/>
                  <w:szCs w:val="16"/>
                </w:rPr>
                <w:delText>157 / 155 T</w:delText>
              </w:r>
            </w:del>
          </w:p>
        </w:tc>
        <w:tc>
          <w:tcPr>
            <w:tcW w:w="803" w:type="dxa"/>
            <w:tcMar>
              <w:left w:w="14" w:type="dxa"/>
              <w:right w:w="14" w:type="dxa"/>
            </w:tcMar>
            <w:vAlign w:val="center"/>
          </w:tcPr>
          <w:p w14:paraId="21B364EA" w14:textId="06AA09B9" w:rsidR="00004641" w:rsidRPr="00354578" w:rsidDel="00410831" w:rsidRDefault="00004641" w:rsidP="00354578">
            <w:pPr>
              <w:spacing w:after="0"/>
              <w:jc w:val="center"/>
              <w:rPr>
                <w:del w:id="2681" w:author="Sean de Noronha | DRG" w:date="2026-09-25T15:15:00Z" w16du:dateUtc="2026-09-25T13:15:00Z"/>
                <w:rFonts w:cs="Arial"/>
                <w:sz w:val="16"/>
                <w:szCs w:val="16"/>
              </w:rPr>
            </w:pPr>
            <w:del w:id="2682" w:author="Sean de Noronha | DRG" w:date="2026-09-25T15:15:00Z" w16du:dateUtc="2026-09-25T13:15:00Z">
              <w:r>
                <w:rPr>
                  <w:sz w:val="16"/>
                  <w:szCs w:val="16"/>
                </w:rPr>
                <w:delText>277 / 241 T</w:delText>
              </w:r>
            </w:del>
          </w:p>
        </w:tc>
        <w:tc>
          <w:tcPr>
            <w:tcW w:w="785" w:type="dxa"/>
            <w:gridSpan w:val="2"/>
            <w:tcMar>
              <w:left w:w="14" w:type="dxa"/>
              <w:right w:w="14" w:type="dxa"/>
            </w:tcMar>
            <w:vAlign w:val="center"/>
          </w:tcPr>
          <w:p w14:paraId="7A33370D" w14:textId="73B99B9B" w:rsidR="00004641" w:rsidRPr="00354578" w:rsidDel="00410831" w:rsidRDefault="00004641" w:rsidP="00354578">
            <w:pPr>
              <w:spacing w:after="0"/>
              <w:jc w:val="center"/>
              <w:rPr>
                <w:del w:id="2683" w:author="Sean de Noronha | DRG" w:date="2026-09-25T15:15:00Z" w16du:dateUtc="2026-09-25T13:15:00Z"/>
                <w:rFonts w:cs="Arial"/>
                <w:sz w:val="16"/>
                <w:szCs w:val="16"/>
              </w:rPr>
            </w:pPr>
            <w:del w:id="2684" w:author="Sean de Noronha | DRG" w:date="2026-09-25T15:15:00Z" w16du:dateUtc="2026-09-25T13:15:00Z">
              <w:r>
                <w:rPr>
                  <w:sz w:val="16"/>
                  <w:szCs w:val="16"/>
                </w:rPr>
                <w:delText>566 / 508 U</w:delText>
              </w:r>
            </w:del>
          </w:p>
        </w:tc>
      </w:tr>
      <w:tr w:rsidR="00004641" w:rsidRPr="00354578" w:rsidDel="00410831" w14:paraId="5C3DCC9A" w14:textId="3A23FCB6" w:rsidTr="00952C88">
        <w:trPr>
          <w:gridAfter w:val="2"/>
          <w:wAfter w:w="2315" w:type="dxa"/>
          <w:trHeight w:val="216"/>
          <w:del w:id="2685" w:author="Sean de Noronha | DRG" w:date="2026-09-25T15:15:00Z"/>
        </w:trPr>
        <w:tc>
          <w:tcPr>
            <w:tcW w:w="764" w:type="dxa"/>
            <w:shd w:val="clear" w:color="auto" w:fill="F2F2F2"/>
            <w:tcMar>
              <w:left w:w="14" w:type="dxa"/>
              <w:right w:w="14" w:type="dxa"/>
            </w:tcMar>
            <w:vAlign w:val="center"/>
          </w:tcPr>
          <w:p w14:paraId="71C315C5" w14:textId="6122C7D8" w:rsidR="00004641" w:rsidRPr="00354578" w:rsidDel="00410831" w:rsidRDefault="00004641" w:rsidP="00354578">
            <w:pPr>
              <w:spacing w:after="0"/>
              <w:jc w:val="center"/>
              <w:rPr>
                <w:del w:id="2686" w:author="Sean de Noronha | DRG" w:date="2026-09-25T15:15:00Z" w16du:dateUtc="2026-09-25T13:15:00Z"/>
                <w:rFonts w:cs="Arial"/>
                <w:sz w:val="16"/>
                <w:szCs w:val="16"/>
              </w:rPr>
            </w:pPr>
            <w:del w:id="2687" w:author="Sean de Noronha | DRG" w:date="2026-09-25T15:15:00Z" w16du:dateUtc="2026-09-25T13:15:00Z">
              <w:r>
                <w:rPr>
                  <w:rFonts w:cs="Arial"/>
                  <w:b/>
                  <w:bCs/>
                  <w:sz w:val="16"/>
                  <w:szCs w:val="16"/>
                </w:rPr>
                <w:delText>300</w:delText>
              </w:r>
            </w:del>
          </w:p>
        </w:tc>
        <w:tc>
          <w:tcPr>
            <w:tcW w:w="530" w:type="dxa"/>
            <w:tcMar>
              <w:left w:w="14" w:type="dxa"/>
              <w:right w:w="14" w:type="dxa"/>
            </w:tcMar>
            <w:vAlign w:val="center"/>
          </w:tcPr>
          <w:p w14:paraId="6427287D" w14:textId="1DE95E86" w:rsidR="00004641" w:rsidRPr="00354578" w:rsidDel="00410831" w:rsidRDefault="00004641" w:rsidP="00354578">
            <w:pPr>
              <w:spacing w:after="0"/>
              <w:jc w:val="center"/>
              <w:rPr>
                <w:del w:id="2688" w:author="Sean de Noronha | DRG" w:date="2026-09-25T15:15:00Z" w16du:dateUtc="2026-09-25T13:15:00Z"/>
                <w:rFonts w:cs="Arial"/>
                <w:sz w:val="16"/>
                <w:szCs w:val="16"/>
              </w:rPr>
            </w:pPr>
            <w:del w:id="2689" w:author="Sean de Noronha | DRG" w:date="2026-09-25T15:15:00Z" w16du:dateUtc="2026-09-25T13:15:00Z">
              <w:r>
                <w:rPr>
                  <w:sz w:val="16"/>
                  <w:szCs w:val="16"/>
                </w:rPr>
                <w:delText>4 / 1 L</w:delText>
              </w:r>
            </w:del>
          </w:p>
        </w:tc>
        <w:tc>
          <w:tcPr>
            <w:tcW w:w="570" w:type="dxa"/>
            <w:gridSpan w:val="2"/>
            <w:tcMar>
              <w:left w:w="14" w:type="dxa"/>
              <w:right w:w="14" w:type="dxa"/>
            </w:tcMar>
            <w:vAlign w:val="center"/>
          </w:tcPr>
          <w:p w14:paraId="4D49426A" w14:textId="405717A5" w:rsidR="00004641" w:rsidRPr="00354578" w:rsidDel="00410831" w:rsidRDefault="00004641" w:rsidP="00354578">
            <w:pPr>
              <w:spacing w:after="0"/>
              <w:jc w:val="center"/>
              <w:rPr>
                <w:del w:id="2690" w:author="Sean de Noronha | DRG" w:date="2026-09-25T15:15:00Z" w16du:dateUtc="2026-09-25T13:15:00Z"/>
                <w:rFonts w:cs="Arial"/>
                <w:sz w:val="16"/>
                <w:szCs w:val="16"/>
              </w:rPr>
            </w:pPr>
            <w:del w:id="2691" w:author="Sean de Noronha | DRG" w:date="2026-09-25T15:15:00Z" w16du:dateUtc="2026-09-25T13:15:00Z">
              <w:r>
                <w:rPr>
                  <w:sz w:val="16"/>
                  <w:szCs w:val="16"/>
                </w:rPr>
                <w:delText>8 / 2 L</w:delText>
              </w:r>
            </w:del>
          </w:p>
        </w:tc>
        <w:tc>
          <w:tcPr>
            <w:tcW w:w="661" w:type="dxa"/>
            <w:tcMar>
              <w:left w:w="14" w:type="dxa"/>
              <w:right w:w="14" w:type="dxa"/>
            </w:tcMar>
            <w:vAlign w:val="center"/>
          </w:tcPr>
          <w:p w14:paraId="0E85B1C8" w14:textId="06D0EB62" w:rsidR="00004641" w:rsidRPr="00354578" w:rsidDel="00410831" w:rsidRDefault="00004641" w:rsidP="00354578">
            <w:pPr>
              <w:spacing w:after="0"/>
              <w:jc w:val="center"/>
              <w:rPr>
                <w:del w:id="2692" w:author="Sean de Noronha | DRG" w:date="2026-09-25T15:15:00Z" w16du:dateUtc="2026-09-25T13:15:00Z"/>
                <w:rFonts w:cs="Arial"/>
                <w:sz w:val="16"/>
                <w:szCs w:val="16"/>
              </w:rPr>
            </w:pPr>
            <w:del w:id="2693" w:author="Sean de Noronha | DRG" w:date="2026-09-25T15:15:00Z" w16du:dateUtc="2026-09-25T13:15:00Z">
              <w:r>
                <w:rPr>
                  <w:sz w:val="16"/>
                  <w:szCs w:val="16"/>
                </w:rPr>
                <w:delText>15 / 6 L</w:delText>
              </w:r>
            </w:del>
          </w:p>
        </w:tc>
        <w:tc>
          <w:tcPr>
            <w:tcW w:w="679" w:type="dxa"/>
            <w:gridSpan w:val="2"/>
            <w:tcMar>
              <w:left w:w="14" w:type="dxa"/>
              <w:right w:w="14" w:type="dxa"/>
            </w:tcMar>
            <w:vAlign w:val="center"/>
          </w:tcPr>
          <w:p w14:paraId="3A01EDE5" w14:textId="6EDAE65A" w:rsidR="00004641" w:rsidRPr="00354578" w:rsidDel="00410831" w:rsidRDefault="00004641" w:rsidP="00354578">
            <w:pPr>
              <w:spacing w:after="0"/>
              <w:jc w:val="center"/>
              <w:rPr>
                <w:del w:id="2694" w:author="Sean de Noronha | DRG" w:date="2026-09-25T15:15:00Z" w16du:dateUtc="2026-09-25T13:15:00Z"/>
                <w:rFonts w:cs="Arial"/>
                <w:sz w:val="16"/>
                <w:szCs w:val="16"/>
              </w:rPr>
            </w:pPr>
            <w:del w:id="2695" w:author="Sean de Noronha | DRG" w:date="2026-09-25T15:15:00Z" w16du:dateUtc="2026-09-25T13:15:00Z">
              <w:r>
                <w:rPr>
                  <w:sz w:val="16"/>
                  <w:szCs w:val="16"/>
                </w:rPr>
                <w:delText>31 / 18 L</w:delText>
              </w:r>
            </w:del>
          </w:p>
        </w:tc>
        <w:tc>
          <w:tcPr>
            <w:tcW w:w="678" w:type="dxa"/>
            <w:tcMar>
              <w:left w:w="14" w:type="dxa"/>
              <w:right w:w="14" w:type="dxa"/>
            </w:tcMar>
            <w:vAlign w:val="center"/>
          </w:tcPr>
          <w:p w14:paraId="7710326B" w14:textId="20843B15" w:rsidR="00004641" w:rsidRPr="00354578" w:rsidDel="00410831" w:rsidRDefault="00004641" w:rsidP="00354578">
            <w:pPr>
              <w:spacing w:after="0"/>
              <w:jc w:val="center"/>
              <w:rPr>
                <w:del w:id="2696" w:author="Sean de Noronha | DRG" w:date="2026-09-25T15:15:00Z" w16du:dateUtc="2026-09-25T13:15:00Z"/>
                <w:rFonts w:cs="Arial"/>
                <w:sz w:val="16"/>
                <w:szCs w:val="16"/>
              </w:rPr>
            </w:pPr>
            <w:del w:id="2697" w:author="Sean de Noronha | DRG" w:date="2026-09-25T15:15:00Z" w16du:dateUtc="2026-09-25T13:15:00Z">
              <w:r>
                <w:rPr>
                  <w:sz w:val="16"/>
                  <w:szCs w:val="16"/>
                </w:rPr>
                <w:delText>46 / 33 L</w:delText>
              </w:r>
            </w:del>
          </w:p>
        </w:tc>
        <w:tc>
          <w:tcPr>
            <w:tcW w:w="802" w:type="dxa"/>
            <w:gridSpan w:val="2"/>
            <w:tcMar>
              <w:left w:w="14" w:type="dxa"/>
              <w:right w:w="14" w:type="dxa"/>
            </w:tcMar>
            <w:vAlign w:val="center"/>
          </w:tcPr>
          <w:p w14:paraId="436B36F8" w14:textId="77FF533E" w:rsidR="00004641" w:rsidRPr="00354578" w:rsidDel="00410831" w:rsidRDefault="00004641" w:rsidP="00354578">
            <w:pPr>
              <w:spacing w:after="0"/>
              <w:jc w:val="center"/>
              <w:rPr>
                <w:del w:id="2698" w:author="Sean de Noronha | DRG" w:date="2026-09-25T15:15:00Z" w16du:dateUtc="2026-09-25T13:15:00Z"/>
                <w:rFonts w:cs="Arial"/>
                <w:sz w:val="16"/>
                <w:szCs w:val="16"/>
              </w:rPr>
            </w:pPr>
            <w:del w:id="2699" w:author="Sean de Noronha | DRG" w:date="2026-09-25T15:15:00Z" w16du:dateUtc="2026-09-25T13:15:00Z">
              <w:r>
                <w:rPr>
                  <w:sz w:val="16"/>
                  <w:szCs w:val="16"/>
                </w:rPr>
                <w:delText>89 / 89 L</w:delText>
              </w:r>
            </w:del>
          </w:p>
        </w:tc>
        <w:tc>
          <w:tcPr>
            <w:tcW w:w="786" w:type="dxa"/>
            <w:gridSpan w:val="2"/>
            <w:tcMar>
              <w:left w:w="14" w:type="dxa"/>
              <w:right w:w="14" w:type="dxa"/>
            </w:tcMar>
            <w:vAlign w:val="center"/>
          </w:tcPr>
          <w:p w14:paraId="0328AAEE" w14:textId="6513E8DE" w:rsidR="00004641" w:rsidRPr="00354578" w:rsidDel="00410831" w:rsidRDefault="00004641" w:rsidP="00354578">
            <w:pPr>
              <w:spacing w:after="0"/>
              <w:jc w:val="center"/>
              <w:rPr>
                <w:del w:id="2700" w:author="Sean de Noronha | DRG" w:date="2026-09-25T15:15:00Z" w16du:dateUtc="2026-09-25T13:15:00Z"/>
                <w:rFonts w:cs="Arial"/>
                <w:sz w:val="16"/>
                <w:szCs w:val="16"/>
              </w:rPr>
            </w:pPr>
            <w:del w:id="2701" w:author="Sean de Noronha | DRG" w:date="2026-09-25T15:15:00Z" w16du:dateUtc="2026-09-25T13:15:00Z">
              <w:r>
                <w:rPr>
                  <w:sz w:val="16"/>
                  <w:szCs w:val="16"/>
                </w:rPr>
                <w:delText>142 / 147 T</w:delText>
              </w:r>
            </w:del>
          </w:p>
        </w:tc>
        <w:tc>
          <w:tcPr>
            <w:tcW w:w="803" w:type="dxa"/>
            <w:tcMar>
              <w:left w:w="14" w:type="dxa"/>
              <w:right w:w="14" w:type="dxa"/>
            </w:tcMar>
            <w:vAlign w:val="center"/>
          </w:tcPr>
          <w:p w14:paraId="4A320FFA" w14:textId="7A8B3796" w:rsidR="00004641" w:rsidRPr="00354578" w:rsidDel="00410831" w:rsidRDefault="00004641" w:rsidP="00354578">
            <w:pPr>
              <w:spacing w:after="0"/>
              <w:jc w:val="center"/>
              <w:rPr>
                <w:del w:id="2702" w:author="Sean de Noronha | DRG" w:date="2026-09-25T15:15:00Z" w16du:dateUtc="2026-09-25T13:15:00Z"/>
                <w:rFonts w:cs="Arial"/>
                <w:sz w:val="16"/>
                <w:szCs w:val="16"/>
              </w:rPr>
            </w:pPr>
            <w:del w:id="2703" w:author="Sean de Noronha | DRG" w:date="2026-09-25T15:15:00Z" w16du:dateUtc="2026-09-25T13:15:00Z">
              <w:r>
                <w:rPr>
                  <w:sz w:val="16"/>
                  <w:szCs w:val="16"/>
                </w:rPr>
                <w:delText>251 / 222 T</w:delText>
              </w:r>
            </w:del>
          </w:p>
        </w:tc>
        <w:tc>
          <w:tcPr>
            <w:tcW w:w="785" w:type="dxa"/>
            <w:gridSpan w:val="2"/>
            <w:tcMar>
              <w:left w:w="14" w:type="dxa"/>
              <w:right w:w="14" w:type="dxa"/>
            </w:tcMar>
            <w:vAlign w:val="center"/>
          </w:tcPr>
          <w:p w14:paraId="7D9BC768" w14:textId="43915984" w:rsidR="00004641" w:rsidRPr="00354578" w:rsidDel="00410831" w:rsidRDefault="00004641" w:rsidP="00354578">
            <w:pPr>
              <w:spacing w:after="0"/>
              <w:jc w:val="center"/>
              <w:rPr>
                <w:del w:id="2704" w:author="Sean de Noronha | DRG" w:date="2026-09-25T15:15:00Z" w16du:dateUtc="2026-09-25T13:15:00Z"/>
                <w:rFonts w:cs="Arial"/>
                <w:sz w:val="16"/>
                <w:szCs w:val="16"/>
              </w:rPr>
            </w:pPr>
            <w:del w:id="2705" w:author="Sean de Noronha | DRG" w:date="2026-09-25T15:15:00Z" w16du:dateUtc="2026-09-25T13:15:00Z">
              <w:r>
                <w:rPr>
                  <w:sz w:val="16"/>
                  <w:szCs w:val="16"/>
                </w:rPr>
                <w:delText>512 / 457 U</w:delText>
              </w:r>
            </w:del>
          </w:p>
        </w:tc>
      </w:tr>
      <w:tr w:rsidR="00004641" w:rsidRPr="00354578" w:rsidDel="00410831" w14:paraId="61103EA1" w14:textId="49B9AE97" w:rsidTr="00952C88">
        <w:trPr>
          <w:gridAfter w:val="2"/>
          <w:wAfter w:w="2315" w:type="dxa"/>
          <w:trHeight w:val="216"/>
          <w:del w:id="2706" w:author="Sean de Noronha | DRG" w:date="2026-09-25T15:15:00Z"/>
        </w:trPr>
        <w:tc>
          <w:tcPr>
            <w:tcW w:w="764" w:type="dxa"/>
            <w:shd w:val="clear" w:color="auto" w:fill="F2F2F2"/>
            <w:tcMar>
              <w:left w:w="14" w:type="dxa"/>
              <w:right w:w="14" w:type="dxa"/>
            </w:tcMar>
            <w:vAlign w:val="center"/>
          </w:tcPr>
          <w:p w14:paraId="49DF1878" w14:textId="2974DEA0" w:rsidR="00004641" w:rsidRPr="00354578" w:rsidDel="00410831" w:rsidRDefault="00004641" w:rsidP="00354578">
            <w:pPr>
              <w:spacing w:after="0"/>
              <w:jc w:val="center"/>
              <w:rPr>
                <w:del w:id="2707" w:author="Sean de Noronha | DRG" w:date="2026-09-25T15:15:00Z" w16du:dateUtc="2026-09-25T13:15:00Z"/>
                <w:rFonts w:cs="Arial"/>
                <w:sz w:val="16"/>
                <w:szCs w:val="16"/>
              </w:rPr>
            </w:pPr>
            <w:del w:id="2708" w:author="Sean de Noronha | DRG" w:date="2026-09-25T15:15:00Z" w16du:dateUtc="2026-09-25T13:15:00Z">
              <w:r>
                <w:rPr>
                  <w:rFonts w:cs="Arial"/>
                  <w:b/>
                  <w:bCs/>
                  <w:sz w:val="16"/>
                  <w:szCs w:val="16"/>
                </w:rPr>
                <w:delText>350</w:delText>
              </w:r>
            </w:del>
          </w:p>
        </w:tc>
        <w:tc>
          <w:tcPr>
            <w:tcW w:w="530" w:type="dxa"/>
            <w:tcMar>
              <w:left w:w="14" w:type="dxa"/>
              <w:right w:w="14" w:type="dxa"/>
            </w:tcMar>
            <w:vAlign w:val="center"/>
          </w:tcPr>
          <w:p w14:paraId="0EBA9C59" w14:textId="627EED94" w:rsidR="00004641" w:rsidRPr="00354578" w:rsidDel="00410831" w:rsidRDefault="00004641" w:rsidP="00354578">
            <w:pPr>
              <w:spacing w:after="0"/>
              <w:jc w:val="center"/>
              <w:rPr>
                <w:del w:id="2709" w:author="Sean de Noronha | DRG" w:date="2026-09-25T15:15:00Z" w16du:dateUtc="2026-09-25T13:15:00Z"/>
                <w:rFonts w:cs="Arial"/>
                <w:sz w:val="16"/>
                <w:szCs w:val="16"/>
              </w:rPr>
            </w:pPr>
            <w:del w:id="2710" w:author="Sean de Noronha | DRG" w:date="2026-09-25T15:15:00Z" w16du:dateUtc="2026-09-25T13:15:00Z">
              <w:r>
                <w:rPr>
                  <w:sz w:val="16"/>
                  <w:szCs w:val="16"/>
                </w:rPr>
                <w:delText>4 / 1 L</w:delText>
              </w:r>
            </w:del>
          </w:p>
        </w:tc>
        <w:tc>
          <w:tcPr>
            <w:tcW w:w="570" w:type="dxa"/>
            <w:gridSpan w:val="2"/>
            <w:tcMar>
              <w:left w:w="14" w:type="dxa"/>
              <w:right w:w="14" w:type="dxa"/>
            </w:tcMar>
            <w:vAlign w:val="center"/>
          </w:tcPr>
          <w:p w14:paraId="280CB343" w14:textId="08B95E47" w:rsidR="00004641" w:rsidRPr="00354578" w:rsidDel="00410831" w:rsidRDefault="00004641" w:rsidP="00354578">
            <w:pPr>
              <w:spacing w:after="0"/>
              <w:jc w:val="center"/>
              <w:rPr>
                <w:del w:id="2711" w:author="Sean de Noronha | DRG" w:date="2026-09-25T15:15:00Z" w16du:dateUtc="2026-09-25T13:15:00Z"/>
                <w:rFonts w:cs="Arial"/>
                <w:sz w:val="16"/>
                <w:szCs w:val="16"/>
              </w:rPr>
            </w:pPr>
            <w:del w:id="2712" w:author="Sean de Noronha | DRG" w:date="2026-09-25T15:15:00Z" w16du:dateUtc="2026-09-25T13:15:00Z">
              <w:r>
                <w:rPr>
                  <w:sz w:val="16"/>
                  <w:szCs w:val="16"/>
                </w:rPr>
                <w:delText>7 / 2 L</w:delText>
              </w:r>
            </w:del>
          </w:p>
        </w:tc>
        <w:tc>
          <w:tcPr>
            <w:tcW w:w="661" w:type="dxa"/>
            <w:tcMar>
              <w:left w:w="14" w:type="dxa"/>
              <w:right w:w="14" w:type="dxa"/>
            </w:tcMar>
            <w:vAlign w:val="center"/>
          </w:tcPr>
          <w:p w14:paraId="0A45DC46" w14:textId="3D222C1F" w:rsidR="00004641" w:rsidRPr="00354578" w:rsidDel="00410831" w:rsidRDefault="00004641" w:rsidP="00354578">
            <w:pPr>
              <w:spacing w:after="0"/>
              <w:jc w:val="center"/>
              <w:rPr>
                <w:del w:id="2713" w:author="Sean de Noronha | DRG" w:date="2026-09-25T15:15:00Z" w16du:dateUtc="2026-09-25T13:15:00Z"/>
                <w:rFonts w:cs="Arial"/>
                <w:sz w:val="16"/>
                <w:szCs w:val="16"/>
              </w:rPr>
            </w:pPr>
            <w:del w:id="2714" w:author="Sean de Noronha | DRG" w:date="2026-09-25T15:15:00Z" w16du:dateUtc="2026-09-25T13:15:00Z">
              <w:r>
                <w:rPr>
                  <w:sz w:val="16"/>
                  <w:szCs w:val="16"/>
                </w:rPr>
                <w:delText>14 / 5 L</w:delText>
              </w:r>
            </w:del>
          </w:p>
        </w:tc>
        <w:tc>
          <w:tcPr>
            <w:tcW w:w="679" w:type="dxa"/>
            <w:gridSpan w:val="2"/>
            <w:tcMar>
              <w:left w:w="14" w:type="dxa"/>
              <w:right w:w="14" w:type="dxa"/>
            </w:tcMar>
            <w:vAlign w:val="center"/>
          </w:tcPr>
          <w:p w14:paraId="35200F1F" w14:textId="1706AC96" w:rsidR="00004641" w:rsidRPr="00354578" w:rsidDel="00410831" w:rsidRDefault="00004641" w:rsidP="00354578">
            <w:pPr>
              <w:spacing w:after="0"/>
              <w:jc w:val="center"/>
              <w:rPr>
                <w:del w:id="2715" w:author="Sean de Noronha | DRG" w:date="2026-09-25T15:15:00Z" w16du:dateUtc="2026-09-25T13:15:00Z"/>
                <w:rFonts w:cs="Arial"/>
                <w:sz w:val="16"/>
                <w:szCs w:val="16"/>
              </w:rPr>
            </w:pPr>
            <w:del w:id="2716" w:author="Sean de Noronha | DRG" w:date="2026-09-25T15:15:00Z" w16du:dateUtc="2026-09-25T13:15:00Z">
              <w:r>
                <w:rPr>
                  <w:sz w:val="16"/>
                  <w:szCs w:val="16"/>
                </w:rPr>
                <w:delText>28 / 15 L</w:delText>
              </w:r>
            </w:del>
          </w:p>
        </w:tc>
        <w:tc>
          <w:tcPr>
            <w:tcW w:w="678" w:type="dxa"/>
            <w:tcMar>
              <w:left w:w="14" w:type="dxa"/>
              <w:right w:w="14" w:type="dxa"/>
            </w:tcMar>
            <w:vAlign w:val="center"/>
          </w:tcPr>
          <w:p w14:paraId="29F0D9C0" w14:textId="06F148F9" w:rsidR="00004641" w:rsidRPr="00354578" w:rsidDel="00410831" w:rsidRDefault="00004641" w:rsidP="00354578">
            <w:pPr>
              <w:spacing w:after="0"/>
              <w:jc w:val="center"/>
              <w:rPr>
                <w:del w:id="2717" w:author="Sean de Noronha | DRG" w:date="2026-09-25T15:15:00Z" w16du:dateUtc="2026-09-25T13:15:00Z"/>
                <w:rFonts w:cs="Arial"/>
                <w:sz w:val="16"/>
                <w:szCs w:val="16"/>
              </w:rPr>
            </w:pPr>
            <w:del w:id="2718" w:author="Sean de Noronha | DRG" w:date="2026-09-25T15:15:00Z" w16du:dateUtc="2026-09-25T13:15:00Z">
              <w:r>
                <w:rPr>
                  <w:sz w:val="16"/>
                  <w:szCs w:val="16"/>
                </w:rPr>
                <w:delText>43 / 28 L</w:delText>
              </w:r>
            </w:del>
          </w:p>
        </w:tc>
        <w:tc>
          <w:tcPr>
            <w:tcW w:w="802" w:type="dxa"/>
            <w:gridSpan w:val="2"/>
            <w:tcMar>
              <w:left w:w="14" w:type="dxa"/>
              <w:right w:w="14" w:type="dxa"/>
            </w:tcMar>
            <w:vAlign w:val="center"/>
          </w:tcPr>
          <w:p w14:paraId="17DE6B27" w14:textId="37B4B27F" w:rsidR="00004641" w:rsidRPr="00354578" w:rsidDel="00410831" w:rsidRDefault="00004641" w:rsidP="00354578">
            <w:pPr>
              <w:spacing w:after="0"/>
              <w:jc w:val="center"/>
              <w:rPr>
                <w:del w:id="2719" w:author="Sean de Noronha | DRG" w:date="2026-09-25T15:15:00Z" w16du:dateUtc="2026-09-25T13:15:00Z"/>
                <w:rFonts w:cs="Arial"/>
                <w:sz w:val="16"/>
                <w:szCs w:val="16"/>
              </w:rPr>
            </w:pPr>
            <w:del w:id="2720" w:author="Sean de Noronha | DRG" w:date="2026-09-25T15:15:00Z" w16du:dateUtc="2026-09-25T13:15:00Z">
              <w:r>
                <w:rPr>
                  <w:sz w:val="16"/>
                  <w:szCs w:val="16"/>
                </w:rPr>
                <w:delText>82 / 77 L</w:delText>
              </w:r>
            </w:del>
          </w:p>
        </w:tc>
        <w:tc>
          <w:tcPr>
            <w:tcW w:w="786" w:type="dxa"/>
            <w:gridSpan w:val="2"/>
            <w:tcMar>
              <w:left w:w="14" w:type="dxa"/>
              <w:right w:w="14" w:type="dxa"/>
            </w:tcMar>
            <w:vAlign w:val="center"/>
          </w:tcPr>
          <w:p w14:paraId="4AC166D2" w14:textId="20C4E688" w:rsidR="00004641" w:rsidRPr="00354578" w:rsidDel="00410831" w:rsidRDefault="00004641" w:rsidP="00354578">
            <w:pPr>
              <w:spacing w:after="0"/>
              <w:jc w:val="center"/>
              <w:rPr>
                <w:del w:id="2721" w:author="Sean de Noronha | DRG" w:date="2026-09-25T15:15:00Z" w16du:dateUtc="2026-09-25T13:15:00Z"/>
                <w:rFonts w:cs="Arial"/>
                <w:sz w:val="16"/>
                <w:szCs w:val="16"/>
              </w:rPr>
            </w:pPr>
            <w:del w:id="2722" w:author="Sean de Noronha | DRG" w:date="2026-09-25T15:15:00Z" w16du:dateUtc="2026-09-25T13:15:00Z">
              <w:r>
                <w:rPr>
                  <w:sz w:val="16"/>
                  <w:szCs w:val="16"/>
                </w:rPr>
                <w:delText>131 / 141 L</w:delText>
              </w:r>
            </w:del>
          </w:p>
        </w:tc>
        <w:tc>
          <w:tcPr>
            <w:tcW w:w="803" w:type="dxa"/>
            <w:tcMar>
              <w:left w:w="14" w:type="dxa"/>
              <w:right w:w="14" w:type="dxa"/>
            </w:tcMar>
            <w:vAlign w:val="center"/>
          </w:tcPr>
          <w:p w14:paraId="78927435" w14:textId="15FE16D2" w:rsidR="00004641" w:rsidRPr="00354578" w:rsidDel="00410831" w:rsidRDefault="00004641" w:rsidP="00354578">
            <w:pPr>
              <w:spacing w:after="0"/>
              <w:jc w:val="center"/>
              <w:rPr>
                <w:del w:id="2723" w:author="Sean de Noronha | DRG" w:date="2026-09-25T15:15:00Z" w16du:dateUtc="2026-09-25T13:15:00Z"/>
                <w:rFonts w:cs="Arial"/>
                <w:sz w:val="16"/>
                <w:szCs w:val="16"/>
              </w:rPr>
            </w:pPr>
            <w:del w:id="2724" w:author="Sean de Noronha | DRG" w:date="2026-09-25T15:15:00Z" w16du:dateUtc="2026-09-25T13:15:00Z">
              <w:r>
                <w:rPr>
                  <w:sz w:val="16"/>
                  <w:szCs w:val="16"/>
                </w:rPr>
                <w:delText>231 / 211 T</w:delText>
              </w:r>
            </w:del>
          </w:p>
        </w:tc>
        <w:tc>
          <w:tcPr>
            <w:tcW w:w="785" w:type="dxa"/>
            <w:gridSpan w:val="2"/>
            <w:tcMar>
              <w:left w:w="14" w:type="dxa"/>
              <w:right w:w="14" w:type="dxa"/>
            </w:tcMar>
            <w:vAlign w:val="center"/>
          </w:tcPr>
          <w:p w14:paraId="25810101" w14:textId="512669E7" w:rsidR="00004641" w:rsidRPr="00354578" w:rsidDel="00410831" w:rsidRDefault="00004641" w:rsidP="00354578">
            <w:pPr>
              <w:spacing w:after="0"/>
              <w:jc w:val="center"/>
              <w:rPr>
                <w:del w:id="2725" w:author="Sean de Noronha | DRG" w:date="2026-09-25T15:15:00Z" w16du:dateUtc="2026-09-25T13:15:00Z"/>
                <w:rFonts w:cs="Arial"/>
                <w:sz w:val="16"/>
                <w:szCs w:val="16"/>
              </w:rPr>
            </w:pPr>
            <w:del w:id="2726" w:author="Sean de Noronha | DRG" w:date="2026-09-25T15:15:00Z" w16du:dateUtc="2026-09-25T13:15:00Z">
              <w:r>
                <w:rPr>
                  <w:sz w:val="16"/>
                  <w:szCs w:val="16"/>
                </w:rPr>
                <w:delText>471 / 417 U</w:delText>
              </w:r>
            </w:del>
          </w:p>
        </w:tc>
      </w:tr>
      <w:tr w:rsidR="00004641" w:rsidRPr="00354578" w:rsidDel="00410831" w14:paraId="3CF84E6C" w14:textId="57FEE416" w:rsidTr="00952C88">
        <w:trPr>
          <w:gridAfter w:val="2"/>
          <w:wAfter w:w="2315" w:type="dxa"/>
          <w:trHeight w:val="216"/>
          <w:del w:id="2727" w:author="Sean de Noronha | DRG" w:date="2026-09-25T15:15:00Z"/>
        </w:trPr>
        <w:tc>
          <w:tcPr>
            <w:tcW w:w="764" w:type="dxa"/>
            <w:shd w:val="clear" w:color="auto" w:fill="F2F2F2"/>
            <w:tcMar>
              <w:left w:w="14" w:type="dxa"/>
              <w:right w:w="14" w:type="dxa"/>
            </w:tcMar>
            <w:vAlign w:val="center"/>
          </w:tcPr>
          <w:p w14:paraId="473F9A54" w14:textId="05804D2D" w:rsidR="00004641" w:rsidRPr="00354578" w:rsidDel="00410831" w:rsidRDefault="00004641" w:rsidP="00354578">
            <w:pPr>
              <w:spacing w:after="0"/>
              <w:jc w:val="center"/>
              <w:rPr>
                <w:del w:id="2728" w:author="Sean de Noronha | DRG" w:date="2026-09-25T15:15:00Z" w16du:dateUtc="2026-09-25T13:15:00Z"/>
                <w:rFonts w:cs="Arial"/>
                <w:sz w:val="16"/>
                <w:szCs w:val="16"/>
              </w:rPr>
            </w:pPr>
            <w:del w:id="2729" w:author="Sean de Noronha | DRG" w:date="2026-09-25T15:15:00Z" w16du:dateUtc="2026-09-25T13:15:00Z">
              <w:r>
                <w:rPr>
                  <w:rFonts w:cs="Arial"/>
                  <w:b/>
                  <w:bCs/>
                  <w:sz w:val="16"/>
                  <w:szCs w:val="16"/>
                </w:rPr>
                <w:delText>400</w:delText>
              </w:r>
            </w:del>
          </w:p>
        </w:tc>
        <w:tc>
          <w:tcPr>
            <w:tcW w:w="530" w:type="dxa"/>
            <w:tcMar>
              <w:left w:w="14" w:type="dxa"/>
              <w:right w:w="14" w:type="dxa"/>
            </w:tcMar>
            <w:vAlign w:val="center"/>
          </w:tcPr>
          <w:p w14:paraId="6E105B4F" w14:textId="51BA70C6" w:rsidR="00004641" w:rsidRPr="00354578" w:rsidDel="00410831" w:rsidRDefault="00004641" w:rsidP="00354578">
            <w:pPr>
              <w:spacing w:after="0"/>
              <w:jc w:val="center"/>
              <w:rPr>
                <w:del w:id="2730" w:author="Sean de Noronha | DRG" w:date="2026-09-25T15:15:00Z" w16du:dateUtc="2026-09-25T13:15:00Z"/>
                <w:rFonts w:cs="Arial"/>
                <w:sz w:val="16"/>
                <w:szCs w:val="16"/>
              </w:rPr>
            </w:pPr>
            <w:del w:id="2731" w:author="Sean de Noronha | DRG" w:date="2026-09-25T15:15:00Z" w16du:dateUtc="2026-09-25T13:15:00Z">
              <w:r>
                <w:rPr>
                  <w:sz w:val="16"/>
                  <w:szCs w:val="16"/>
                </w:rPr>
                <w:delText>3 / 1 L</w:delText>
              </w:r>
            </w:del>
          </w:p>
        </w:tc>
        <w:tc>
          <w:tcPr>
            <w:tcW w:w="570" w:type="dxa"/>
            <w:gridSpan w:val="2"/>
            <w:tcMar>
              <w:left w:w="14" w:type="dxa"/>
              <w:right w:w="14" w:type="dxa"/>
            </w:tcMar>
            <w:vAlign w:val="center"/>
          </w:tcPr>
          <w:p w14:paraId="048BDAE4" w14:textId="27B1EC28" w:rsidR="00004641" w:rsidRPr="00354578" w:rsidDel="00410831" w:rsidRDefault="00004641" w:rsidP="00354578">
            <w:pPr>
              <w:spacing w:after="0"/>
              <w:jc w:val="center"/>
              <w:rPr>
                <w:del w:id="2732" w:author="Sean de Noronha | DRG" w:date="2026-09-25T15:15:00Z" w16du:dateUtc="2026-09-25T13:15:00Z"/>
                <w:rFonts w:cs="Arial"/>
                <w:sz w:val="16"/>
                <w:szCs w:val="16"/>
              </w:rPr>
            </w:pPr>
            <w:del w:id="2733" w:author="Sean de Noronha | DRG" w:date="2026-09-25T15:15:00Z" w16du:dateUtc="2026-09-25T13:15:00Z">
              <w:r>
                <w:rPr>
                  <w:sz w:val="16"/>
                  <w:szCs w:val="16"/>
                </w:rPr>
                <w:delText>7 / 2 L</w:delText>
              </w:r>
            </w:del>
          </w:p>
        </w:tc>
        <w:tc>
          <w:tcPr>
            <w:tcW w:w="661" w:type="dxa"/>
            <w:tcMar>
              <w:left w:w="14" w:type="dxa"/>
              <w:right w:w="14" w:type="dxa"/>
            </w:tcMar>
            <w:vAlign w:val="center"/>
          </w:tcPr>
          <w:p w14:paraId="0459139B" w14:textId="543FF139" w:rsidR="00004641" w:rsidRPr="00354578" w:rsidDel="00410831" w:rsidRDefault="00004641" w:rsidP="00354578">
            <w:pPr>
              <w:spacing w:after="0"/>
              <w:jc w:val="center"/>
              <w:rPr>
                <w:del w:id="2734" w:author="Sean de Noronha | DRG" w:date="2026-09-25T15:15:00Z" w16du:dateUtc="2026-09-25T13:15:00Z"/>
                <w:rFonts w:cs="Arial"/>
                <w:sz w:val="16"/>
                <w:szCs w:val="16"/>
              </w:rPr>
            </w:pPr>
            <w:del w:id="2735" w:author="Sean de Noronha | DRG" w:date="2026-09-25T15:15:00Z" w16du:dateUtc="2026-09-25T13:15:00Z">
              <w:r>
                <w:rPr>
                  <w:sz w:val="16"/>
                  <w:szCs w:val="16"/>
                </w:rPr>
                <w:delText>13 / 4 L</w:delText>
              </w:r>
            </w:del>
          </w:p>
        </w:tc>
        <w:tc>
          <w:tcPr>
            <w:tcW w:w="679" w:type="dxa"/>
            <w:gridSpan w:val="2"/>
            <w:tcMar>
              <w:left w:w="14" w:type="dxa"/>
              <w:right w:w="14" w:type="dxa"/>
            </w:tcMar>
            <w:vAlign w:val="center"/>
          </w:tcPr>
          <w:p w14:paraId="6851CC51" w14:textId="4792E888" w:rsidR="00004641" w:rsidRPr="00354578" w:rsidDel="00410831" w:rsidRDefault="00004641" w:rsidP="00354578">
            <w:pPr>
              <w:spacing w:after="0"/>
              <w:jc w:val="center"/>
              <w:rPr>
                <w:del w:id="2736" w:author="Sean de Noronha | DRG" w:date="2026-09-25T15:15:00Z" w16du:dateUtc="2026-09-25T13:15:00Z"/>
                <w:rFonts w:cs="Arial"/>
                <w:sz w:val="16"/>
                <w:szCs w:val="16"/>
              </w:rPr>
            </w:pPr>
            <w:del w:id="2737" w:author="Sean de Noronha | DRG" w:date="2026-09-25T15:15:00Z" w16du:dateUtc="2026-09-25T13:15:00Z">
              <w:r>
                <w:rPr>
                  <w:sz w:val="16"/>
                  <w:szCs w:val="16"/>
                </w:rPr>
                <w:delText>26 / 13 L</w:delText>
              </w:r>
            </w:del>
          </w:p>
        </w:tc>
        <w:tc>
          <w:tcPr>
            <w:tcW w:w="678" w:type="dxa"/>
            <w:tcMar>
              <w:left w:w="14" w:type="dxa"/>
              <w:right w:w="14" w:type="dxa"/>
            </w:tcMar>
            <w:vAlign w:val="center"/>
          </w:tcPr>
          <w:p w14:paraId="2518234F" w14:textId="271FFBD1" w:rsidR="00004641" w:rsidRPr="00354578" w:rsidDel="00410831" w:rsidRDefault="00004641" w:rsidP="00354578">
            <w:pPr>
              <w:spacing w:after="0"/>
              <w:jc w:val="center"/>
              <w:rPr>
                <w:del w:id="2738" w:author="Sean de Noronha | DRG" w:date="2026-09-25T15:15:00Z" w16du:dateUtc="2026-09-25T13:15:00Z"/>
                <w:rFonts w:cs="Arial"/>
                <w:sz w:val="16"/>
                <w:szCs w:val="16"/>
              </w:rPr>
            </w:pPr>
            <w:del w:id="2739" w:author="Sean de Noronha | DRG" w:date="2026-09-25T15:15:00Z" w16du:dateUtc="2026-09-25T13:15:00Z">
              <w:r>
                <w:rPr>
                  <w:sz w:val="16"/>
                  <w:szCs w:val="16"/>
                </w:rPr>
                <w:delText>40 / 25 L</w:delText>
              </w:r>
            </w:del>
          </w:p>
        </w:tc>
        <w:tc>
          <w:tcPr>
            <w:tcW w:w="802" w:type="dxa"/>
            <w:gridSpan w:val="2"/>
            <w:tcMar>
              <w:left w:w="14" w:type="dxa"/>
              <w:right w:w="14" w:type="dxa"/>
            </w:tcMar>
            <w:vAlign w:val="center"/>
          </w:tcPr>
          <w:p w14:paraId="2A0F460C" w14:textId="1DE11278" w:rsidR="00004641" w:rsidRPr="00354578" w:rsidDel="00410831" w:rsidRDefault="00004641" w:rsidP="00354578">
            <w:pPr>
              <w:spacing w:after="0"/>
              <w:jc w:val="center"/>
              <w:rPr>
                <w:del w:id="2740" w:author="Sean de Noronha | DRG" w:date="2026-09-25T15:15:00Z" w16du:dateUtc="2026-09-25T13:15:00Z"/>
                <w:rFonts w:cs="Arial"/>
                <w:sz w:val="16"/>
                <w:szCs w:val="16"/>
              </w:rPr>
            </w:pPr>
            <w:del w:id="2741" w:author="Sean de Noronha | DRG" w:date="2026-09-25T15:15:00Z" w16du:dateUtc="2026-09-25T13:15:00Z">
              <w:r>
                <w:rPr>
                  <w:sz w:val="16"/>
                  <w:szCs w:val="16"/>
                </w:rPr>
                <w:delText>76 / 67 L</w:delText>
              </w:r>
            </w:del>
          </w:p>
        </w:tc>
        <w:tc>
          <w:tcPr>
            <w:tcW w:w="786" w:type="dxa"/>
            <w:gridSpan w:val="2"/>
            <w:tcMar>
              <w:left w:w="14" w:type="dxa"/>
              <w:right w:w="14" w:type="dxa"/>
            </w:tcMar>
            <w:vAlign w:val="center"/>
          </w:tcPr>
          <w:p w14:paraId="26FF049D" w14:textId="142CD6D0" w:rsidR="00004641" w:rsidRPr="00354578" w:rsidDel="00410831" w:rsidRDefault="00004641" w:rsidP="00354578">
            <w:pPr>
              <w:spacing w:after="0"/>
              <w:jc w:val="center"/>
              <w:rPr>
                <w:del w:id="2742" w:author="Sean de Noronha | DRG" w:date="2026-09-25T15:15:00Z" w16du:dateUtc="2026-09-25T13:15:00Z"/>
                <w:rFonts w:cs="Arial"/>
                <w:sz w:val="16"/>
                <w:szCs w:val="16"/>
              </w:rPr>
            </w:pPr>
            <w:del w:id="2743" w:author="Sean de Noronha | DRG" w:date="2026-09-25T15:15:00Z" w16du:dateUtc="2026-09-25T13:15:00Z">
              <w:r>
                <w:rPr>
                  <w:sz w:val="16"/>
                  <w:szCs w:val="16"/>
                </w:rPr>
                <w:delText>122 / 133 L</w:delText>
              </w:r>
            </w:del>
          </w:p>
        </w:tc>
        <w:tc>
          <w:tcPr>
            <w:tcW w:w="803" w:type="dxa"/>
            <w:tcMar>
              <w:left w:w="14" w:type="dxa"/>
              <w:right w:w="14" w:type="dxa"/>
            </w:tcMar>
            <w:vAlign w:val="center"/>
          </w:tcPr>
          <w:p w14:paraId="2060D51A" w14:textId="1AABBEE4" w:rsidR="00004641" w:rsidRPr="00354578" w:rsidDel="00410831" w:rsidRDefault="00004641" w:rsidP="00354578">
            <w:pPr>
              <w:spacing w:after="0"/>
              <w:jc w:val="center"/>
              <w:rPr>
                <w:del w:id="2744" w:author="Sean de Noronha | DRG" w:date="2026-09-25T15:15:00Z" w16du:dateUtc="2026-09-25T13:15:00Z"/>
                <w:rFonts w:cs="Arial"/>
                <w:sz w:val="16"/>
                <w:szCs w:val="16"/>
              </w:rPr>
            </w:pPr>
            <w:del w:id="2745" w:author="Sean de Noronha | DRG" w:date="2026-09-25T15:15:00Z" w16du:dateUtc="2026-09-25T13:15:00Z">
              <w:r>
                <w:rPr>
                  <w:sz w:val="16"/>
                  <w:szCs w:val="16"/>
                </w:rPr>
                <w:delText>215 / 202 T</w:delText>
              </w:r>
            </w:del>
          </w:p>
        </w:tc>
        <w:tc>
          <w:tcPr>
            <w:tcW w:w="785" w:type="dxa"/>
            <w:gridSpan w:val="2"/>
            <w:tcMar>
              <w:left w:w="14" w:type="dxa"/>
              <w:right w:w="14" w:type="dxa"/>
            </w:tcMar>
            <w:vAlign w:val="center"/>
          </w:tcPr>
          <w:p w14:paraId="3DDC06A9" w14:textId="6F6D87C8" w:rsidR="00004641" w:rsidRPr="00354578" w:rsidDel="00410831" w:rsidRDefault="00004641" w:rsidP="00354578">
            <w:pPr>
              <w:spacing w:after="0"/>
              <w:jc w:val="center"/>
              <w:rPr>
                <w:del w:id="2746" w:author="Sean de Noronha | DRG" w:date="2026-09-25T15:15:00Z" w16du:dateUtc="2026-09-25T13:15:00Z"/>
                <w:rFonts w:cs="Arial"/>
                <w:sz w:val="16"/>
                <w:szCs w:val="16"/>
              </w:rPr>
            </w:pPr>
            <w:del w:id="2747" w:author="Sean de Noronha | DRG" w:date="2026-09-25T15:15:00Z" w16du:dateUtc="2026-09-25T13:15:00Z">
              <w:r>
                <w:rPr>
                  <w:sz w:val="16"/>
                  <w:szCs w:val="16"/>
                </w:rPr>
                <w:delText>439 / 386 T</w:delText>
              </w:r>
            </w:del>
          </w:p>
        </w:tc>
      </w:tr>
      <w:tr w:rsidR="00004641" w:rsidRPr="00354578" w:rsidDel="00410831" w14:paraId="0829A5C6" w14:textId="10ACF688" w:rsidTr="00952C88">
        <w:trPr>
          <w:gridAfter w:val="2"/>
          <w:wAfter w:w="2315" w:type="dxa"/>
          <w:trHeight w:val="216"/>
          <w:del w:id="2748" w:author="Sean de Noronha | DRG" w:date="2026-09-25T15:15:00Z"/>
        </w:trPr>
        <w:tc>
          <w:tcPr>
            <w:tcW w:w="764" w:type="dxa"/>
            <w:shd w:val="clear" w:color="auto" w:fill="F2F2F2"/>
            <w:tcMar>
              <w:left w:w="14" w:type="dxa"/>
              <w:right w:w="14" w:type="dxa"/>
            </w:tcMar>
            <w:vAlign w:val="center"/>
          </w:tcPr>
          <w:p w14:paraId="1CE55496" w14:textId="3B6F7ED7" w:rsidR="00004641" w:rsidRPr="00354578" w:rsidDel="00410831" w:rsidRDefault="00004641" w:rsidP="00354578">
            <w:pPr>
              <w:spacing w:after="0"/>
              <w:jc w:val="center"/>
              <w:rPr>
                <w:del w:id="2749" w:author="Sean de Noronha | DRG" w:date="2026-09-25T15:15:00Z" w16du:dateUtc="2026-09-25T13:15:00Z"/>
                <w:rFonts w:cs="Arial"/>
                <w:sz w:val="16"/>
                <w:szCs w:val="16"/>
              </w:rPr>
            </w:pPr>
            <w:del w:id="2750" w:author="Sean de Noronha | DRG" w:date="2026-09-25T15:15:00Z" w16du:dateUtc="2026-09-25T13:15:00Z">
              <w:r>
                <w:rPr>
                  <w:rFonts w:cs="Arial"/>
                  <w:b/>
                  <w:bCs/>
                  <w:sz w:val="16"/>
                  <w:szCs w:val="16"/>
                </w:rPr>
                <w:delText>500</w:delText>
              </w:r>
            </w:del>
          </w:p>
        </w:tc>
        <w:tc>
          <w:tcPr>
            <w:tcW w:w="530" w:type="dxa"/>
            <w:tcMar>
              <w:left w:w="14" w:type="dxa"/>
              <w:right w:w="14" w:type="dxa"/>
            </w:tcMar>
            <w:vAlign w:val="center"/>
          </w:tcPr>
          <w:p w14:paraId="24EABFAF" w14:textId="247B950F" w:rsidR="00004641" w:rsidRPr="00354578" w:rsidDel="00410831" w:rsidRDefault="00004641" w:rsidP="00354578">
            <w:pPr>
              <w:spacing w:after="0"/>
              <w:jc w:val="center"/>
              <w:rPr>
                <w:del w:id="2751" w:author="Sean de Noronha | DRG" w:date="2026-09-25T15:15:00Z" w16du:dateUtc="2026-09-25T13:15:00Z"/>
                <w:rFonts w:cs="Arial"/>
                <w:sz w:val="16"/>
                <w:szCs w:val="16"/>
              </w:rPr>
            </w:pPr>
            <w:del w:id="2752" w:author="Sean de Noronha | DRG" w:date="2026-09-25T15:15:00Z" w16du:dateUtc="2026-09-25T13:15:00Z">
              <w:r>
                <w:rPr>
                  <w:sz w:val="16"/>
                  <w:szCs w:val="16"/>
                </w:rPr>
                <w:delText>3 / 0 L</w:delText>
              </w:r>
            </w:del>
          </w:p>
        </w:tc>
        <w:tc>
          <w:tcPr>
            <w:tcW w:w="570" w:type="dxa"/>
            <w:gridSpan w:val="2"/>
            <w:tcMar>
              <w:left w:w="14" w:type="dxa"/>
              <w:right w:w="14" w:type="dxa"/>
            </w:tcMar>
            <w:vAlign w:val="center"/>
          </w:tcPr>
          <w:p w14:paraId="5CC85119" w14:textId="36312A26" w:rsidR="00004641" w:rsidRPr="00354578" w:rsidDel="00410831" w:rsidRDefault="00004641" w:rsidP="00354578">
            <w:pPr>
              <w:spacing w:after="0"/>
              <w:jc w:val="center"/>
              <w:rPr>
                <w:del w:id="2753" w:author="Sean de Noronha | DRG" w:date="2026-09-25T15:15:00Z" w16du:dateUtc="2026-09-25T13:15:00Z"/>
                <w:rFonts w:cs="Arial"/>
                <w:sz w:val="16"/>
                <w:szCs w:val="16"/>
              </w:rPr>
            </w:pPr>
            <w:del w:id="2754" w:author="Sean de Noronha | DRG" w:date="2026-09-25T15:15:00Z" w16du:dateUtc="2026-09-25T13:15:00Z">
              <w:r>
                <w:rPr>
                  <w:sz w:val="16"/>
                  <w:szCs w:val="16"/>
                </w:rPr>
                <w:delText>6 / 1 L</w:delText>
              </w:r>
            </w:del>
          </w:p>
        </w:tc>
        <w:tc>
          <w:tcPr>
            <w:tcW w:w="661" w:type="dxa"/>
            <w:tcMar>
              <w:left w:w="14" w:type="dxa"/>
              <w:right w:w="14" w:type="dxa"/>
            </w:tcMar>
            <w:vAlign w:val="center"/>
          </w:tcPr>
          <w:p w14:paraId="0BDC1296" w14:textId="5D5CE46D" w:rsidR="00004641" w:rsidRPr="00354578" w:rsidDel="00410831" w:rsidRDefault="00004641" w:rsidP="00354578">
            <w:pPr>
              <w:spacing w:after="0"/>
              <w:jc w:val="center"/>
              <w:rPr>
                <w:del w:id="2755" w:author="Sean de Noronha | DRG" w:date="2026-09-25T15:15:00Z" w16du:dateUtc="2026-09-25T13:15:00Z"/>
                <w:rFonts w:cs="Arial"/>
                <w:sz w:val="16"/>
                <w:szCs w:val="16"/>
              </w:rPr>
            </w:pPr>
            <w:del w:id="2756" w:author="Sean de Noronha | DRG" w:date="2026-09-25T15:15:00Z" w16du:dateUtc="2026-09-25T13:15:00Z">
              <w:r>
                <w:rPr>
                  <w:sz w:val="16"/>
                  <w:szCs w:val="16"/>
                </w:rPr>
                <w:delText>11 / 4 L</w:delText>
              </w:r>
            </w:del>
          </w:p>
        </w:tc>
        <w:tc>
          <w:tcPr>
            <w:tcW w:w="679" w:type="dxa"/>
            <w:gridSpan w:val="2"/>
            <w:tcMar>
              <w:left w:w="14" w:type="dxa"/>
              <w:right w:w="14" w:type="dxa"/>
            </w:tcMar>
            <w:vAlign w:val="center"/>
          </w:tcPr>
          <w:p w14:paraId="14C1CA8E" w14:textId="4A5615F1" w:rsidR="00004641" w:rsidRPr="00354578" w:rsidDel="00410831" w:rsidRDefault="00004641" w:rsidP="00354578">
            <w:pPr>
              <w:spacing w:after="0"/>
              <w:jc w:val="center"/>
              <w:rPr>
                <w:del w:id="2757" w:author="Sean de Noronha | DRG" w:date="2026-09-25T15:15:00Z" w16du:dateUtc="2026-09-25T13:15:00Z"/>
                <w:rFonts w:cs="Arial"/>
                <w:sz w:val="16"/>
                <w:szCs w:val="16"/>
              </w:rPr>
            </w:pPr>
            <w:del w:id="2758" w:author="Sean de Noronha | DRG" w:date="2026-09-25T15:15:00Z" w16du:dateUtc="2026-09-25T13:15:00Z">
              <w:r>
                <w:rPr>
                  <w:sz w:val="16"/>
                  <w:szCs w:val="16"/>
                </w:rPr>
                <w:delText>23 / 11 L</w:delText>
              </w:r>
            </w:del>
          </w:p>
        </w:tc>
        <w:tc>
          <w:tcPr>
            <w:tcW w:w="678" w:type="dxa"/>
            <w:tcMar>
              <w:left w:w="14" w:type="dxa"/>
              <w:right w:w="14" w:type="dxa"/>
            </w:tcMar>
            <w:vAlign w:val="center"/>
          </w:tcPr>
          <w:p w14:paraId="698456B1" w14:textId="57E337C6" w:rsidR="00004641" w:rsidRPr="00354578" w:rsidDel="00410831" w:rsidRDefault="00004641" w:rsidP="00354578">
            <w:pPr>
              <w:spacing w:after="0"/>
              <w:jc w:val="center"/>
              <w:rPr>
                <w:del w:id="2759" w:author="Sean de Noronha | DRG" w:date="2026-09-25T15:15:00Z" w16du:dateUtc="2026-09-25T13:15:00Z"/>
                <w:rFonts w:cs="Arial"/>
                <w:sz w:val="16"/>
                <w:szCs w:val="16"/>
              </w:rPr>
            </w:pPr>
            <w:del w:id="2760" w:author="Sean de Noronha | DRG" w:date="2026-09-25T15:15:00Z" w16du:dateUtc="2026-09-25T13:15:00Z">
              <w:r>
                <w:rPr>
                  <w:sz w:val="16"/>
                  <w:szCs w:val="16"/>
                </w:rPr>
                <w:delText>35 / 20 L</w:delText>
              </w:r>
            </w:del>
          </w:p>
        </w:tc>
        <w:tc>
          <w:tcPr>
            <w:tcW w:w="802" w:type="dxa"/>
            <w:gridSpan w:val="2"/>
            <w:tcMar>
              <w:left w:w="14" w:type="dxa"/>
              <w:right w:w="14" w:type="dxa"/>
            </w:tcMar>
            <w:vAlign w:val="center"/>
          </w:tcPr>
          <w:p w14:paraId="14FEAB7B" w14:textId="1458CBDC" w:rsidR="00004641" w:rsidRPr="00354578" w:rsidDel="00410831" w:rsidRDefault="00004641" w:rsidP="00354578">
            <w:pPr>
              <w:spacing w:after="0"/>
              <w:jc w:val="center"/>
              <w:rPr>
                <w:del w:id="2761" w:author="Sean de Noronha | DRG" w:date="2026-09-25T15:15:00Z" w16du:dateUtc="2026-09-25T13:15:00Z"/>
                <w:rFonts w:cs="Arial"/>
                <w:sz w:val="16"/>
                <w:szCs w:val="16"/>
              </w:rPr>
            </w:pPr>
            <w:del w:id="2762" w:author="Sean de Noronha | DRG" w:date="2026-09-25T15:15:00Z" w16du:dateUtc="2026-09-25T13:15:00Z">
              <w:r>
                <w:rPr>
                  <w:sz w:val="16"/>
                  <w:szCs w:val="16"/>
                </w:rPr>
                <w:delText>68 / 54 L</w:delText>
              </w:r>
            </w:del>
          </w:p>
        </w:tc>
        <w:tc>
          <w:tcPr>
            <w:tcW w:w="786" w:type="dxa"/>
            <w:gridSpan w:val="2"/>
            <w:tcMar>
              <w:left w:w="14" w:type="dxa"/>
              <w:right w:w="14" w:type="dxa"/>
            </w:tcMar>
            <w:vAlign w:val="center"/>
          </w:tcPr>
          <w:p w14:paraId="090545BC" w14:textId="41BF394B" w:rsidR="00004641" w:rsidRPr="00354578" w:rsidDel="00410831" w:rsidRDefault="00004641" w:rsidP="00354578">
            <w:pPr>
              <w:spacing w:after="0"/>
              <w:jc w:val="center"/>
              <w:rPr>
                <w:del w:id="2763" w:author="Sean de Noronha | DRG" w:date="2026-09-25T15:15:00Z" w16du:dateUtc="2026-09-25T13:15:00Z"/>
                <w:rFonts w:cs="Arial"/>
                <w:sz w:val="16"/>
                <w:szCs w:val="16"/>
              </w:rPr>
            </w:pPr>
            <w:del w:id="2764" w:author="Sean de Noronha | DRG" w:date="2026-09-25T15:15:00Z" w16du:dateUtc="2026-09-25T13:15:00Z">
              <w:r>
                <w:rPr>
                  <w:sz w:val="16"/>
                  <w:szCs w:val="16"/>
                </w:rPr>
                <w:delText>108 / 109 L</w:delText>
              </w:r>
            </w:del>
          </w:p>
        </w:tc>
        <w:tc>
          <w:tcPr>
            <w:tcW w:w="803" w:type="dxa"/>
            <w:tcMar>
              <w:left w:w="14" w:type="dxa"/>
              <w:right w:w="14" w:type="dxa"/>
            </w:tcMar>
            <w:vAlign w:val="center"/>
          </w:tcPr>
          <w:p w14:paraId="2A50EBAE" w14:textId="56E3D726" w:rsidR="00004641" w:rsidRPr="00354578" w:rsidDel="00410831" w:rsidRDefault="00004641" w:rsidP="00354578">
            <w:pPr>
              <w:spacing w:after="0"/>
              <w:jc w:val="center"/>
              <w:rPr>
                <w:del w:id="2765" w:author="Sean de Noronha | DRG" w:date="2026-09-25T15:15:00Z" w16du:dateUtc="2026-09-25T13:15:00Z"/>
                <w:rFonts w:cs="Arial"/>
                <w:sz w:val="16"/>
                <w:szCs w:val="16"/>
              </w:rPr>
            </w:pPr>
            <w:del w:id="2766" w:author="Sean de Noronha | DRG" w:date="2026-09-25T15:15:00Z" w16du:dateUtc="2026-09-25T13:15:00Z">
              <w:r>
                <w:rPr>
                  <w:sz w:val="16"/>
                  <w:szCs w:val="16"/>
                </w:rPr>
                <w:delText>191 / 190 T</w:delText>
              </w:r>
            </w:del>
          </w:p>
        </w:tc>
        <w:tc>
          <w:tcPr>
            <w:tcW w:w="785" w:type="dxa"/>
            <w:gridSpan w:val="2"/>
            <w:tcMar>
              <w:left w:w="14" w:type="dxa"/>
              <w:right w:w="14" w:type="dxa"/>
            </w:tcMar>
            <w:vAlign w:val="center"/>
          </w:tcPr>
          <w:p w14:paraId="7D6E3664" w14:textId="0BE5F9CD" w:rsidR="00004641" w:rsidRPr="00354578" w:rsidDel="00410831" w:rsidRDefault="00004641" w:rsidP="00354578">
            <w:pPr>
              <w:spacing w:after="0"/>
              <w:jc w:val="center"/>
              <w:rPr>
                <w:del w:id="2767" w:author="Sean de Noronha | DRG" w:date="2026-09-25T15:15:00Z" w16du:dateUtc="2026-09-25T13:15:00Z"/>
                <w:rFonts w:cs="Arial"/>
                <w:sz w:val="16"/>
                <w:szCs w:val="16"/>
              </w:rPr>
            </w:pPr>
            <w:del w:id="2768" w:author="Sean de Noronha | DRG" w:date="2026-09-25T15:15:00Z" w16du:dateUtc="2026-09-25T13:15:00Z">
              <w:r>
                <w:rPr>
                  <w:sz w:val="16"/>
                  <w:szCs w:val="16"/>
                </w:rPr>
                <w:delText>389 / 339 T</w:delText>
              </w:r>
            </w:del>
          </w:p>
        </w:tc>
      </w:tr>
      <w:tr w:rsidR="00004641" w:rsidRPr="00354578" w:rsidDel="00410831" w14:paraId="5DE71F79" w14:textId="67E940E9" w:rsidTr="00952C88">
        <w:trPr>
          <w:gridAfter w:val="2"/>
          <w:wAfter w:w="2315" w:type="dxa"/>
          <w:trHeight w:val="216"/>
          <w:del w:id="2769" w:author="Sean de Noronha | DRG" w:date="2026-09-25T15:15:00Z"/>
        </w:trPr>
        <w:tc>
          <w:tcPr>
            <w:tcW w:w="764" w:type="dxa"/>
            <w:shd w:val="clear" w:color="auto" w:fill="F2F2F2"/>
            <w:tcMar>
              <w:left w:w="14" w:type="dxa"/>
              <w:right w:w="14" w:type="dxa"/>
            </w:tcMar>
            <w:vAlign w:val="center"/>
          </w:tcPr>
          <w:p w14:paraId="40C951C1" w14:textId="3328B32E" w:rsidR="00004641" w:rsidRPr="00354578" w:rsidDel="00410831" w:rsidRDefault="00004641" w:rsidP="00354578">
            <w:pPr>
              <w:spacing w:after="0"/>
              <w:jc w:val="center"/>
              <w:rPr>
                <w:del w:id="2770" w:author="Sean de Noronha | DRG" w:date="2026-09-25T15:15:00Z" w16du:dateUtc="2026-09-25T13:15:00Z"/>
                <w:rFonts w:cs="Arial"/>
                <w:sz w:val="16"/>
                <w:szCs w:val="16"/>
              </w:rPr>
            </w:pPr>
            <w:del w:id="2771" w:author="Sean de Noronha | DRG" w:date="2026-09-25T15:15:00Z" w16du:dateUtc="2026-09-25T13:15:00Z">
              <w:r>
                <w:rPr>
                  <w:rFonts w:cs="Arial"/>
                  <w:b/>
                  <w:bCs/>
                  <w:sz w:val="16"/>
                  <w:szCs w:val="16"/>
                </w:rPr>
                <w:delText>600</w:delText>
              </w:r>
            </w:del>
          </w:p>
        </w:tc>
        <w:tc>
          <w:tcPr>
            <w:tcW w:w="530" w:type="dxa"/>
            <w:tcMar>
              <w:left w:w="14" w:type="dxa"/>
              <w:right w:w="14" w:type="dxa"/>
            </w:tcMar>
            <w:vAlign w:val="center"/>
          </w:tcPr>
          <w:p w14:paraId="06523521" w14:textId="20CC045C" w:rsidR="00004641" w:rsidRPr="00354578" w:rsidDel="00410831" w:rsidRDefault="00004641" w:rsidP="00354578">
            <w:pPr>
              <w:spacing w:after="0"/>
              <w:jc w:val="center"/>
              <w:rPr>
                <w:del w:id="2772" w:author="Sean de Noronha | DRG" w:date="2026-09-25T15:15:00Z" w16du:dateUtc="2026-09-25T13:15:00Z"/>
                <w:rFonts w:cs="Arial"/>
                <w:sz w:val="16"/>
                <w:szCs w:val="16"/>
              </w:rPr>
            </w:pPr>
            <w:del w:id="2773" w:author="Sean de Noronha | DRG" w:date="2026-09-25T15:15:00Z" w16du:dateUtc="2026-09-25T13:15:00Z">
              <w:r>
                <w:rPr>
                  <w:sz w:val="16"/>
                  <w:szCs w:val="16"/>
                </w:rPr>
                <w:delText>3 / 0 L</w:delText>
              </w:r>
            </w:del>
          </w:p>
        </w:tc>
        <w:tc>
          <w:tcPr>
            <w:tcW w:w="570" w:type="dxa"/>
            <w:gridSpan w:val="2"/>
            <w:tcMar>
              <w:left w:w="14" w:type="dxa"/>
              <w:right w:w="14" w:type="dxa"/>
            </w:tcMar>
            <w:vAlign w:val="center"/>
          </w:tcPr>
          <w:p w14:paraId="1ACCE891" w14:textId="3D119C76" w:rsidR="00004641" w:rsidRPr="00354578" w:rsidDel="00410831" w:rsidRDefault="00004641" w:rsidP="00354578">
            <w:pPr>
              <w:spacing w:after="0"/>
              <w:jc w:val="center"/>
              <w:rPr>
                <w:del w:id="2774" w:author="Sean de Noronha | DRG" w:date="2026-09-25T15:15:00Z" w16du:dateUtc="2026-09-25T13:15:00Z"/>
                <w:rFonts w:cs="Arial"/>
                <w:sz w:val="16"/>
                <w:szCs w:val="16"/>
              </w:rPr>
            </w:pPr>
            <w:del w:id="2775" w:author="Sean de Noronha | DRG" w:date="2026-09-25T15:15:00Z" w16du:dateUtc="2026-09-25T13:15:00Z">
              <w:r>
                <w:rPr>
                  <w:sz w:val="16"/>
                  <w:szCs w:val="16"/>
                </w:rPr>
                <w:delText>5 / 1 L</w:delText>
              </w:r>
            </w:del>
          </w:p>
        </w:tc>
        <w:tc>
          <w:tcPr>
            <w:tcW w:w="661" w:type="dxa"/>
            <w:tcMar>
              <w:left w:w="14" w:type="dxa"/>
              <w:right w:w="14" w:type="dxa"/>
            </w:tcMar>
            <w:vAlign w:val="center"/>
          </w:tcPr>
          <w:p w14:paraId="4202B148" w14:textId="528ECB06" w:rsidR="00004641" w:rsidRPr="00354578" w:rsidDel="00410831" w:rsidRDefault="00004641" w:rsidP="00354578">
            <w:pPr>
              <w:spacing w:after="0"/>
              <w:jc w:val="center"/>
              <w:rPr>
                <w:del w:id="2776" w:author="Sean de Noronha | DRG" w:date="2026-09-25T15:15:00Z" w16du:dateUtc="2026-09-25T13:15:00Z"/>
                <w:rFonts w:cs="Arial"/>
                <w:sz w:val="16"/>
                <w:szCs w:val="16"/>
              </w:rPr>
            </w:pPr>
            <w:del w:id="2777" w:author="Sean de Noronha | DRG" w:date="2026-09-25T15:15:00Z" w16du:dateUtc="2026-09-25T13:15:00Z">
              <w:r>
                <w:rPr>
                  <w:sz w:val="16"/>
                  <w:szCs w:val="16"/>
                </w:rPr>
                <w:delText>10 / 3 L</w:delText>
              </w:r>
            </w:del>
          </w:p>
        </w:tc>
        <w:tc>
          <w:tcPr>
            <w:tcW w:w="679" w:type="dxa"/>
            <w:gridSpan w:val="2"/>
            <w:tcMar>
              <w:left w:w="14" w:type="dxa"/>
              <w:right w:w="14" w:type="dxa"/>
            </w:tcMar>
            <w:vAlign w:val="center"/>
          </w:tcPr>
          <w:p w14:paraId="7C57F03E" w14:textId="2C1E5946" w:rsidR="00004641" w:rsidRPr="00354578" w:rsidDel="00410831" w:rsidRDefault="00004641" w:rsidP="00354578">
            <w:pPr>
              <w:spacing w:after="0"/>
              <w:jc w:val="center"/>
              <w:rPr>
                <w:del w:id="2778" w:author="Sean de Noronha | DRG" w:date="2026-09-25T15:15:00Z" w16du:dateUtc="2026-09-25T13:15:00Z"/>
                <w:rFonts w:cs="Arial"/>
                <w:sz w:val="16"/>
                <w:szCs w:val="16"/>
              </w:rPr>
            </w:pPr>
            <w:del w:id="2779" w:author="Sean de Noronha | DRG" w:date="2026-09-25T15:15:00Z" w16du:dateUtc="2026-09-25T13:15:00Z">
              <w:r>
                <w:rPr>
                  <w:sz w:val="16"/>
                  <w:szCs w:val="16"/>
                </w:rPr>
                <w:delText>21 / 9 L</w:delText>
              </w:r>
            </w:del>
          </w:p>
        </w:tc>
        <w:tc>
          <w:tcPr>
            <w:tcW w:w="678" w:type="dxa"/>
            <w:tcMar>
              <w:left w:w="14" w:type="dxa"/>
              <w:right w:w="14" w:type="dxa"/>
            </w:tcMar>
            <w:vAlign w:val="center"/>
          </w:tcPr>
          <w:p w14:paraId="54A8799A" w14:textId="5BCE0732" w:rsidR="00004641" w:rsidRPr="00354578" w:rsidDel="00410831" w:rsidRDefault="00004641" w:rsidP="00354578">
            <w:pPr>
              <w:spacing w:after="0"/>
              <w:jc w:val="center"/>
              <w:rPr>
                <w:del w:id="2780" w:author="Sean de Noronha | DRG" w:date="2026-09-25T15:15:00Z" w16du:dateUtc="2026-09-25T13:15:00Z"/>
                <w:rFonts w:cs="Arial"/>
                <w:sz w:val="16"/>
                <w:szCs w:val="16"/>
              </w:rPr>
            </w:pPr>
            <w:del w:id="2781" w:author="Sean de Noronha | DRG" w:date="2026-09-25T15:15:00Z" w16du:dateUtc="2026-09-25T13:15:00Z">
              <w:r>
                <w:rPr>
                  <w:sz w:val="16"/>
                  <w:szCs w:val="16"/>
                </w:rPr>
                <w:delText>32 / 16 L</w:delText>
              </w:r>
            </w:del>
          </w:p>
        </w:tc>
        <w:tc>
          <w:tcPr>
            <w:tcW w:w="802" w:type="dxa"/>
            <w:gridSpan w:val="2"/>
            <w:tcMar>
              <w:left w:w="14" w:type="dxa"/>
              <w:right w:w="14" w:type="dxa"/>
            </w:tcMar>
            <w:vAlign w:val="center"/>
          </w:tcPr>
          <w:p w14:paraId="5E4DE52E" w14:textId="5F9A8D18" w:rsidR="00004641" w:rsidRPr="00354578" w:rsidDel="00410831" w:rsidRDefault="00004641" w:rsidP="00354578">
            <w:pPr>
              <w:spacing w:after="0"/>
              <w:jc w:val="center"/>
              <w:rPr>
                <w:del w:id="2782" w:author="Sean de Noronha | DRG" w:date="2026-09-25T15:15:00Z" w16du:dateUtc="2026-09-25T13:15:00Z"/>
                <w:rFonts w:cs="Arial"/>
                <w:sz w:val="16"/>
                <w:szCs w:val="16"/>
              </w:rPr>
            </w:pPr>
            <w:del w:id="2783" w:author="Sean de Noronha | DRG" w:date="2026-09-25T15:15:00Z" w16du:dateUtc="2026-09-25T13:15:00Z">
              <w:r>
                <w:rPr>
                  <w:sz w:val="16"/>
                  <w:szCs w:val="16"/>
                </w:rPr>
                <w:delText>61 / 45 L</w:delText>
              </w:r>
            </w:del>
          </w:p>
        </w:tc>
        <w:tc>
          <w:tcPr>
            <w:tcW w:w="786" w:type="dxa"/>
            <w:gridSpan w:val="2"/>
            <w:tcMar>
              <w:left w:w="14" w:type="dxa"/>
              <w:right w:w="14" w:type="dxa"/>
            </w:tcMar>
            <w:vAlign w:val="center"/>
          </w:tcPr>
          <w:p w14:paraId="6D5E068D" w14:textId="40A425A9" w:rsidR="00004641" w:rsidRPr="00354578" w:rsidDel="00410831" w:rsidRDefault="00004641" w:rsidP="00354578">
            <w:pPr>
              <w:spacing w:after="0"/>
              <w:jc w:val="center"/>
              <w:rPr>
                <w:del w:id="2784" w:author="Sean de Noronha | DRG" w:date="2026-09-25T15:15:00Z" w16du:dateUtc="2026-09-25T13:15:00Z"/>
                <w:rFonts w:cs="Arial"/>
                <w:sz w:val="16"/>
                <w:szCs w:val="16"/>
              </w:rPr>
            </w:pPr>
            <w:del w:id="2785" w:author="Sean de Noronha | DRG" w:date="2026-09-25T15:15:00Z" w16du:dateUtc="2026-09-25T13:15:00Z">
              <w:r>
                <w:rPr>
                  <w:sz w:val="16"/>
                  <w:szCs w:val="16"/>
                </w:rPr>
                <w:delText>98 / 91 L</w:delText>
              </w:r>
            </w:del>
          </w:p>
        </w:tc>
        <w:tc>
          <w:tcPr>
            <w:tcW w:w="803" w:type="dxa"/>
            <w:tcMar>
              <w:left w:w="14" w:type="dxa"/>
              <w:right w:w="14" w:type="dxa"/>
            </w:tcMar>
            <w:vAlign w:val="center"/>
          </w:tcPr>
          <w:p w14:paraId="4B2E3E31" w14:textId="2F4CC487" w:rsidR="00004641" w:rsidRPr="00354578" w:rsidDel="00410831" w:rsidRDefault="00004641" w:rsidP="00354578">
            <w:pPr>
              <w:spacing w:after="0"/>
              <w:jc w:val="center"/>
              <w:rPr>
                <w:del w:id="2786" w:author="Sean de Noronha | DRG" w:date="2026-09-25T15:15:00Z" w16du:dateUtc="2026-09-25T13:15:00Z"/>
                <w:rFonts w:cs="Arial"/>
                <w:sz w:val="16"/>
                <w:szCs w:val="16"/>
              </w:rPr>
            </w:pPr>
            <w:del w:id="2787" w:author="Sean de Noronha | DRG" w:date="2026-09-25T15:15:00Z" w16du:dateUtc="2026-09-25T13:15:00Z">
              <w:r>
                <w:rPr>
                  <w:sz w:val="16"/>
                  <w:szCs w:val="16"/>
                </w:rPr>
                <w:delText>173 / 181 T</w:delText>
              </w:r>
            </w:del>
          </w:p>
        </w:tc>
        <w:tc>
          <w:tcPr>
            <w:tcW w:w="785" w:type="dxa"/>
            <w:gridSpan w:val="2"/>
            <w:tcMar>
              <w:left w:w="14" w:type="dxa"/>
              <w:right w:w="14" w:type="dxa"/>
            </w:tcMar>
            <w:vAlign w:val="center"/>
          </w:tcPr>
          <w:p w14:paraId="4814B817" w14:textId="6AAC1D34" w:rsidR="00004641" w:rsidRPr="00354578" w:rsidDel="00410831" w:rsidRDefault="00004641" w:rsidP="00354578">
            <w:pPr>
              <w:spacing w:after="0"/>
              <w:jc w:val="center"/>
              <w:rPr>
                <w:del w:id="2788" w:author="Sean de Noronha | DRG" w:date="2026-09-25T15:15:00Z" w16du:dateUtc="2026-09-25T13:15:00Z"/>
                <w:rFonts w:cs="Arial"/>
                <w:sz w:val="16"/>
                <w:szCs w:val="16"/>
              </w:rPr>
            </w:pPr>
            <w:del w:id="2789" w:author="Sean de Noronha | DRG" w:date="2026-09-25T15:15:00Z" w16du:dateUtc="2026-09-25T13:15:00Z">
              <w:r>
                <w:rPr>
                  <w:sz w:val="16"/>
                  <w:szCs w:val="16"/>
                </w:rPr>
                <w:delText>352 / 308 T</w:delText>
              </w:r>
            </w:del>
          </w:p>
        </w:tc>
      </w:tr>
      <w:tr w:rsidR="00AC4387" w:rsidRPr="00354578" w14:paraId="54402E0F" w14:textId="77777777" w:rsidTr="00952C88">
        <w:tblPrEx>
          <w:jc w:val="center"/>
        </w:tblPrEx>
        <w:trPr>
          <w:trHeight w:val="20"/>
          <w:tblHeader/>
          <w:jc w:val="center"/>
          <w:ins w:id="2790" w:author="Sean de Noronha | DRG" w:date="2026-09-25T15:16:00Z"/>
        </w:trPr>
        <w:tc>
          <w:tcPr>
            <w:tcW w:w="1339" w:type="dxa"/>
            <w:gridSpan w:val="3"/>
            <w:shd w:val="clear" w:color="auto" w:fill="F2F2F2"/>
            <w:tcMar>
              <w:left w:w="14" w:type="dxa"/>
              <w:right w:w="14" w:type="dxa"/>
            </w:tcMar>
            <w:vAlign w:val="center"/>
          </w:tcPr>
          <w:p w14:paraId="2E3513F3" w14:textId="77777777" w:rsidR="00410831" w:rsidRPr="00354578" w:rsidRDefault="00410831" w:rsidP="00E61175">
            <w:pPr>
              <w:spacing w:after="0"/>
              <w:jc w:val="center"/>
              <w:rPr>
                <w:ins w:id="2791" w:author="Sean de Noronha | DRG" w:date="2026-09-25T15:16:00Z" w16du:dateUtc="2026-09-25T13:16:00Z"/>
                <w:rFonts w:cs="Arial"/>
                <w:sz w:val="16"/>
                <w:szCs w:val="16"/>
              </w:rPr>
            </w:pPr>
            <w:ins w:id="2792" w:author="Sean de Noronha | DRG" w:date="2026-09-25T15:16:00Z" w16du:dateUtc="2026-09-25T13:16:00Z">
              <w:r>
                <w:rPr>
                  <w:rFonts w:cs="Arial"/>
                  <w:b/>
                  <w:bCs/>
                  <w:sz w:val="16"/>
                  <w:szCs w:val="16"/>
                </w:rPr>
                <w:t>L (m) / NPS</w:t>
              </w:r>
            </w:ins>
          </w:p>
          <w:p w14:paraId="454B2BF1" w14:textId="77777777" w:rsidR="00410831" w:rsidRPr="00354578" w:rsidRDefault="00410831" w:rsidP="00E61175">
            <w:pPr>
              <w:spacing w:after="0"/>
              <w:jc w:val="center"/>
              <w:rPr>
                <w:ins w:id="2793" w:author="Sean de Noronha | DRG" w:date="2026-09-25T15:16:00Z" w16du:dateUtc="2026-09-25T13:16:00Z"/>
                <w:rFonts w:cs="Arial"/>
                <w:sz w:val="16"/>
                <w:szCs w:val="16"/>
              </w:rPr>
            </w:pPr>
            <w:ins w:id="2794" w:author="Sean de Noronha | DRG" w:date="2026-09-25T15:16:00Z" w16du:dateUtc="2026-09-25T13:16:00Z">
              <w:r>
                <w:rPr>
                  <w:rFonts w:cs="Arial"/>
                  <w:b/>
                  <w:bCs/>
                  <w:sz w:val="16"/>
                  <w:szCs w:val="16"/>
                </w:rPr>
                <w:t>NG / H</w:t>
              </w:r>
              <w:r>
                <w:rPr>
                  <w:rFonts w:cs="Arial"/>
                  <w:b/>
                  <w:bCs/>
                  <w:sz w:val="16"/>
                  <w:szCs w:val="16"/>
                  <w:vertAlign w:val="subscript"/>
                </w:rPr>
                <w:t>2</w:t>
              </w:r>
              <w:r>
                <w:rPr>
                  <w:rFonts w:cs="Arial"/>
                  <w:b/>
                  <w:bCs/>
                  <w:sz w:val="16"/>
                  <w:szCs w:val="16"/>
                </w:rPr>
                <w:t xml:space="preserve"> (kW)</w:t>
              </w:r>
            </w:ins>
          </w:p>
        </w:tc>
        <w:tc>
          <w:tcPr>
            <w:tcW w:w="1339" w:type="dxa"/>
            <w:gridSpan w:val="3"/>
            <w:shd w:val="clear" w:color="auto" w:fill="F2F2F2"/>
            <w:tcMar>
              <w:left w:w="14" w:type="dxa"/>
              <w:right w:w="14" w:type="dxa"/>
            </w:tcMar>
            <w:vAlign w:val="center"/>
          </w:tcPr>
          <w:p w14:paraId="6FE18E25" w14:textId="77777777" w:rsidR="00410831" w:rsidRPr="00354578" w:rsidRDefault="00410831" w:rsidP="00E61175">
            <w:pPr>
              <w:spacing w:after="0"/>
              <w:jc w:val="center"/>
              <w:rPr>
                <w:ins w:id="2795" w:author="Sean de Noronha | DRG" w:date="2026-09-25T15:16:00Z" w16du:dateUtc="2026-09-25T13:16:00Z"/>
                <w:rFonts w:cs="Arial"/>
                <w:sz w:val="16"/>
                <w:szCs w:val="16"/>
              </w:rPr>
            </w:pPr>
            <w:ins w:id="2796" w:author="Sean de Noronha | DRG" w:date="2026-09-25T15:16:00Z" w16du:dateUtc="2026-09-25T13:16:00Z">
              <w:r>
                <w:rPr>
                  <w:rFonts w:cs="Arial"/>
                  <w:b/>
                  <w:bCs/>
                  <w:sz w:val="16"/>
                  <w:szCs w:val="16"/>
                </w:rPr>
                <w:t>1/2</w:t>
              </w:r>
            </w:ins>
          </w:p>
        </w:tc>
        <w:tc>
          <w:tcPr>
            <w:tcW w:w="1339" w:type="dxa"/>
            <w:gridSpan w:val="3"/>
            <w:shd w:val="clear" w:color="auto" w:fill="F2F2F2"/>
            <w:tcMar>
              <w:left w:w="14" w:type="dxa"/>
              <w:right w:w="14" w:type="dxa"/>
            </w:tcMar>
            <w:vAlign w:val="center"/>
          </w:tcPr>
          <w:p w14:paraId="3B171A3A" w14:textId="77777777" w:rsidR="00410831" w:rsidRPr="00354578" w:rsidRDefault="00410831" w:rsidP="00E61175">
            <w:pPr>
              <w:spacing w:after="0"/>
              <w:jc w:val="center"/>
              <w:rPr>
                <w:ins w:id="2797" w:author="Sean de Noronha | DRG" w:date="2026-09-25T15:16:00Z" w16du:dateUtc="2026-09-25T13:16:00Z"/>
                <w:rFonts w:cs="Arial"/>
                <w:sz w:val="16"/>
                <w:szCs w:val="16"/>
              </w:rPr>
            </w:pPr>
            <w:ins w:id="2798" w:author="Sean de Noronha | DRG" w:date="2026-09-25T15:16:00Z" w16du:dateUtc="2026-09-25T13:16:00Z">
              <w:r>
                <w:rPr>
                  <w:rFonts w:cs="Arial"/>
                  <w:b/>
                  <w:bCs/>
                  <w:sz w:val="16"/>
                  <w:szCs w:val="16"/>
                </w:rPr>
                <w:t>3/4</w:t>
              </w:r>
            </w:ins>
          </w:p>
        </w:tc>
        <w:tc>
          <w:tcPr>
            <w:tcW w:w="1339" w:type="dxa"/>
            <w:gridSpan w:val="2"/>
            <w:shd w:val="clear" w:color="auto" w:fill="F2F2F2"/>
            <w:tcMar>
              <w:left w:w="14" w:type="dxa"/>
              <w:right w:w="14" w:type="dxa"/>
            </w:tcMar>
            <w:vAlign w:val="center"/>
          </w:tcPr>
          <w:p w14:paraId="0055F56C" w14:textId="77777777" w:rsidR="00410831" w:rsidRPr="00354578" w:rsidRDefault="00410831" w:rsidP="00E61175">
            <w:pPr>
              <w:spacing w:after="0"/>
              <w:jc w:val="center"/>
              <w:rPr>
                <w:ins w:id="2799" w:author="Sean de Noronha | DRG" w:date="2026-09-25T15:16:00Z" w16du:dateUtc="2026-09-25T13:16:00Z"/>
                <w:rFonts w:cs="Arial"/>
                <w:sz w:val="16"/>
                <w:szCs w:val="16"/>
              </w:rPr>
            </w:pPr>
            <w:ins w:id="2800" w:author="Sean de Noronha | DRG" w:date="2026-09-25T15:16:00Z" w16du:dateUtc="2026-09-25T13:16:00Z">
              <w:r>
                <w:rPr>
                  <w:rFonts w:cs="Arial"/>
                  <w:b/>
                  <w:bCs/>
                  <w:sz w:val="16"/>
                  <w:szCs w:val="16"/>
                </w:rPr>
                <w:t>1</w:t>
              </w:r>
            </w:ins>
          </w:p>
        </w:tc>
        <w:tc>
          <w:tcPr>
            <w:tcW w:w="1339" w:type="dxa"/>
            <w:gridSpan w:val="3"/>
            <w:shd w:val="clear" w:color="auto" w:fill="F2F2F2"/>
            <w:tcMar>
              <w:left w:w="14" w:type="dxa"/>
              <w:right w:w="14" w:type="dxa"/>
            </w:tcMar>
            <w:vAlign w:val="center"/>
          </w:tcPr>
          <w:p w14:paraId="7CB4D53F" w14:textId="77777777" w:rsidR="00410831" w:rsidRPr="00354578" w:rsidRDefault="00410831" w:rsidP="00E61175">
            <w:pPr>
              <w:spacing w:after="0"/>
              <w:jc w:val="center"/>
              <w:rPr>
                <w:ins w:id="2801" w:author="Sean de Noronha | DRG" w:date="2026-09-25T15:16:00Z" w16du:dateUtc="2026-09-25T13:16:00Z"/>
                <w:rFonts w:cs="Arial"/>
                <w:sz w:val="16"/>
                <w:szCs w:val="16"/>
              </w:rPr>
            </w:pPr>
            <w:ins w:id="2802" w:author="Sean de Noronha | DRG" w:date="2026-09-25T15:16:00Z" w16du:dateUtc="2026-09-25T13:16:00Z">
              <w:r>
                <w:rPr>
                  <w:rFonts w:cs="Arial"/>
                  <w:b/>
                  <w:bCs/>
                  <w:sz w:val="16"/>
                  <w:szCs w:val="16"/>
                </w:rPr>
                <w:t>1-1/4</w:t>
              </w:r>
            </w:ins>
          </w:p>
        </w:tc>
        <w:tc>
          <w:tcPr>
            <w:tcW w:w="1339" w:type="dxa"/>
            <w:gridSpan w:val="2"/>
            <w:shd w:val="clear" w:color="auto" w:fill="F2F2F2"/>
            <w:tcMar>
              <w:left w:w="14" w:type="dxa"/>
              <w:right w:w="14" w:type="dxa"/>
            </w:tcMar>
            <w:vAlign w:val="center"/>
          </w:tcPr>
          <w:p w14:paraId="4065C7C0" w14:textId="77777777" w:rsidR="00410831" w:rsidRPr="00354578" w:rsidRDefault="00410831" w:rsidP="00E61175">
            <w:pPr>
              <w:spacing w:after="0"/>
              <w:jc w:val="center"/>
              <w:rPr>
                <w:ins w:id="2803" w:author="Sean de Noronha | DRG" w:date="2026-09-25T15:16:00Z" w16du:dateUtc="2026-09-25T13:16:00Z"/>
                <w:rFonts w:cs="Arial"/>
                <w:sz w:val="16"/>
                <w:szCs w:val="16"/>
              </w:rPr>
            </w:pPr>
            <w:ins w:id="2804" w:author="Sean de Noronha | DRG" w:date="2026-09-25T15:16:00Z" w16du:dateUtc="2026-09-25T13:16:00Z">
              <w:r>
                <w:rPr>
                  <w:rFonts w:cs="Arial"/>
                  <w:b/>
                  <w:bCs/>
                  <w:sz w:val="16"/>
                  <w:szCs w:val="16"/>
                </w:rPr>
                <w:t>1-1/2</w:t>
              </w:r>
            </w:ins>
          </w:p>
        </w:tc>
        <w:tc>
          <w:tcPr>
            <w:tcW w:w="1339" w:type="dxa"/>
            <w:shd w:val="clear" w:color="auto" w:fill="F2F2F2"/>
            <w:tcMar>
              <w:left w:w="14" w:type="dxa"/>
              <w:right w:w="14" w:type="dxa"/>
            </w:tcMar>
            <w:vAlign w:val="center"/>
          </w:tcPr>
          <w:p w14:paraId="1BACEE57" w14:textId="77777777" w:rsidR="00410831" w:rsidRPr="00354578" w:rsidRDefault="00410831" w:rsidP="00E61175">
            <w:pPr>
              <w:spacing w:after="0"/>
              <w:jc w:val="center"/>
              <w:rPr>
                <w:ins w:id="2805" w:author="Sean de Noronha | DRG" w:date="2026-09-25T15:16:00Z" w16du:dateUtc="2026-09-25T13:16:00Z"/>
                <w:rFonts w:cs="Arial"/>
                <w:sz w:val="16"/>
                <w:szCs w:val="16"/>
              </w:rPr>
            </w:pPr>
            <w:ins w:id="2806" w:author="Sean de Noronha | DRG" w:date="2026-09-25T15:16:00Z" w16du:dateUtc="2026-09-25T13:16:00Z">
              <w:r>
                <w:rPr>
                  <w:rFonts w:cs="Arial"/>
                  <w:b/>
                  <w:bCs/>
                  <w:sz w:val="16"/>
                  <w:szCs w:val="16"/>
                </w:rPr>
                <w:t>2</w:t>
              </w:r>
            </w:ins>
          </w:p>
        </w:tc>
      </w:tr>
      <w:tr w:rsidR="00AC4387" w:rsidRPr="00354578" w14:paraId="0281782E" w14:textId="77777777" w:rsidTr="00952C88">
        <w:tblPrEx>
          <w:jc w:val="center"/>
        </w:tblPrEx>
        <w:trPr>
          <w:trHeight w:val="20"/>
          <w:jc w:val="center"/>
          <w:ins w:id="2807" w:author="Sean de Noronha | DRG" w:date="2026-09-25T15:16:00Z"/>
        </w:trPr>
        <w:tc>
          <w:tcPr>
            <w:tcW w:w="1339" w:type="dxa"/>
            <w:gridSpan w:val="3"/>
            <w:shd w:val="clear" w:color="auto" w:fill="F2F2F2"/>
            <w:tcMar>
              <w:left w:w="14" w:type="dxa"/>
              <w:right w:w="14" w:type="dxa"/>
            </w:tcMar>
            <w:vAlign w:val="center"/>
          </w:tcPr>
          <w:p w14:paraId="3D33E6F7" w14:textId="77777777" w:rsidR="00410831" w:rsidRPr="00354578" w:rsidRDefault="00410831" w:rsidP="00E61175">
            <w:pPr>
              <w:spacing w:after="0"/>
              <w:jc w:val="center"/>
              <w:rPr>
                <w:ins w:id="2808" w:author="Sean de Noronha | DRG" w:date="2026-09-25T15:16:00Z" w16du:dateUtc="2026-09-25T13:16:00Z"/>
                <w:rFonts w:cs="Arial"/>
                <w:sz w:val="16"/>
                <w:szCs w:val="16"/>
              </w:rPr>
            </w:pPr>
            <w:ins w:id="2809" w:author="Sean de Noronha | DRG" w:date="2026-09-25T15:16:00Z" w16du:dateUtc="2026-09-25T13:16:00Z">
              <w:r>
                <w:rPr>
                  <w:rFonts w:cs="Arial"/>
                  <w:b/>
                  <w:bCs/>
                  <w:sz w:val="16"/>
                  <w:szCs w:val="16"/>
                </w:rPr>
                <w:t>3</w:t>
              </w:r>
            </w:ins>
          </w:p>
        </w:tc>
        <w:tc>
          <w:tcPr>
            <w:tcW w:w="1339" w:type="dxa"/>
            <w:gridSpan w:val="3"/>
            <w:tcMar>
              <w:left w:w="14" w:type="dxa"/>
              <w:right w:w="14" w:type="dxa"/>
            </w:tcMar>
            <w:vAlign w:val="center"/>
          </w:tcPr>
          <w:p w14:paraId="0B3072B1" w14:textId="77777777" w:rsidR="00410831" w:rsidRPr="00354578" w:rsidRDefault="00410831" w:rsidP="00E61175">
            <w:pPr>
              <w:spacing w:after="0"/>
              <w:jc w:val="center"/>
              <w:rPr>
                <w:ins w:id="2810" w:author="Sean de Noronha | DRG" w:date="2026-09-25T15:16:00Z" w16du:dateUtc="2026-09-25T13:16:00Z"/>
                <w:rFonts w:cs="Arial"/>
                <w:sz w:val="16"/>
                <w:szCs w:val="16"/>
              </w:rPr>
            </w:pPr>
            <w:ins w:id="2811" w:author="Sean de Noronha | DRG" w:date="2026-09-25T15:16:00Z" w16du:dateUtc="2026-09-25T13:16:00Z">
              <w:r>
                <w:rPr>
                  <w:sz w:val="16"/>
                  <w:szCs w:val="16"/>
                </w:rPr>
                <w:t>46 / 42 T</w:t>
              </w:r>
            </w:ins>
          </w:p>
        </w:tc>
        <w:tc>
          <w:tcPr>
            <w:tcW w:w="1339" w:type="dxa"/>
            <w:gridSpan w:val="3"/>
            <w:tcMar>
              <w:left w:w="14" w:type="dxa"/>
              <w:right w:w="14" w:type="dxa"/>
            </w:tcMar>
            <w:vAlign w:val="center"/>
          </w:tcPr>
          <w:p w14:paraId="5CACA56C" w14:textId="77777777" w:rsidR="00410831" w:rsidRPr="00354578" w:rsidRDefault="00410831" w:rsidP="00E61175">
            <w:pPr>
              <w:spacing w:after="0"/>
              <w:jc w:val="center"/>
              <w:rPr>
                <w:ins w:id="2812" w:author="Sean de Noronha | DRG" w:date="2026-09-25T15:16:00Z" w16du:dateUtc="2026-09-25T13:16:00Z"/>
                <w:rFonts w:cs="Arial"/>
                <w:sz w:val="16"/>
                <w:szCs w:val="16"/>
              </w:rPr>
            </w:pPr>
            <w:ins w:id="2813" w:author="Sean de Noronha | DRG" w:date="2026-09-25T15:16:00Z" w16du:dateUtc="2026-09-25T13:16:00Z">
              <w:r>
                <w:rPr>
                  <w:sz w:val="16"/>
                  <w:szCs w:val="16"/>
                </w:rPr>
                <w:t>97 / 83 U</w:t>
              </w:r>
            </w:ins>
          </w:p>
        </w:tc>
        <w:tc>
          <w:tcPr>
            <w:tcW w:w="1339" w:type="dxa"/>
            <w:gridSpan w:val="2"/>
            <w:tcMar>
              <w:left w:w="14" w:type="dxa"/>
              <w:right w:w="14" w:type="dxa"/>
            </w:tcMar>
            <w:vAlign w:val="center"/>
          </w:tcPr>
          <w:p w14:paraId="6653181E" w14:textId="77777777" w:rsidR="00410831" w:rsidRPr="00354578" w:rsidRDefault="00410831" w:rsidP="00E61175">
            <w:pPr>
              <w:spacing w:after="0"/>
              <w:jc w:val="center"/>
              <w:rPr>
                <w:ins w:id="2814" w:author="Sean de Noronha | DRG" w:date="2026-09-25T15:16:00Z" w16du:dateUtc="2026-09-25T13:16:00Z"/>
                <w:rFonts w:cs="Arial"/>
                <w:sz w:val="16"/>
                <w:szCs w:val="16"/>
              </w:rPr>
            </w:pPr>
            <w:ins w:id="2815" w:author="Sean de Noronha | DRG" w:date="2026-09-25T15:16:00Z" w16du:dateUtc="2026-09-25T13:16:00Z">
              <w:r>
                <w:rPr>
                  <w:sz w:val="16"/>
                  <w:szCs w:val="16"/>
                </w:rPr>
                <w:t>182 / 162 U</w:t>
              </w:r>
            </w:ins>
          </w:p>
        </w:tc>
        <w:tc>
          <w:tcPr>
            <w:tcW w:w="1339" w:type="dxa"/>
            <w:gridSpan w:val="3"/>
            <w:tcMar>
              <w:left w:w="14" w:type="dxa"/>
              <w:right w:w="14" w:type="dxa"/>
            </w:tcMar>
            <w:vAlign w:val="center"/>
          </w:tcPr>
          <w:p w14:paraId="1CD128B8" w14:textId="77777777" w:rsidR="00410831" w:rsidRPr="00354578" w:rsidRDefault="00410831" w:rsidP="00E61175">
            <w:pPr>
              <w:spacing w:after="0"/>
              <w:jc w:val="center"/>
              <w:rPr>
                <w:ins w:id="2816" w:author="Sean de Noronha | DRG" w:date="2026-09-25T15:16:00Z" w16du:dateUtc="2026-09-25T13:16:00Z"/>
                <w:rFonts w:cs="Arial"/>
                <w:sz w:val="16"/>
                <w:szCs w:val="16"/>
              </w:rPr>
            </w:pPr>
            <w:ins w:id="2817" w:author="Sean de Noronha | DRG" w:date="2026-09-25T15:16:00Z" w16du:dateUtc="2026-09-25T13:16:00Z">
              <w:r>
                <w:rPr>
                  <w:sz w:val="16"/>
                  <w:szCs w:val="16"/>
                </w:rPr>
                <w:t>373 / 343 U</w:t>
              </w:r>
            </w:ins>
          </w:p>
        </w:tc>
        <w:tc>
          <w:tcPr>
            <w:tcW w:w="1339" w:type="dxa"/>
            <w:gridSpan w:val="2"/>
            <w:tcMar>
              <w:left w:w="14" w:type="dxa"/>
              <w:right w:w="14" w:type="dxa"/>
            </w:tcMar>
            <w:vAlign w:val="center"/>
          </w:tcPr>
          <w:p w14:paraId="1F13CAF3" w14:textId="77777777" w:rsidR="00410831" w:rsidRPr="00354578" w:rsidRDefault="00410831" w:rsidP="00E61175">
            <w:pPr>
              <w:spacing w:after="0"/>
              <w:jc w:val="center"/>
              <w:rPr>
                <w:ins w:id="2818" w:author="Sean de Noronha | DRG" w:date="2026-09-25T15:16:00Z" w16du:dateUtc="2026-09-25T13:16:00Z"/>
                <w:rFonts w:cs="Arial"/>
                <w:sz w:val="16"/>
                <w:szCs w:val="16"/>
              </w:rPr>
            </w:pPr>
            <w:ins w:id="2819" w:author="Sean de Noronha | DRG" w:date="2026-09-25T15:16:00Z" w16du:dateUtc="2026-09-25T13:16:00Z">
              <w:r>
                <w:rPr>
                  <w:sz w:val="16"/>
                  <w:szCs w:val="16"/>
                </w:rPr>
                <w:t>559 / 522 U</w:t>
              </w:r>
            </w:ins>
          </w:p>
        </w:tc>
        <w:tc>
          <w:tcPr>
            <w:tcW w:w="1339" w:type="dxa"/>
            <w:tcMar>
              <w:left w:w="14" w:type="dxa"/>
              <w:right w:w="14" w:type="dxa"/>
            </w:tcMar>
            <w:vAlign w:val="center"/>
          </w:tcPr>
          <w:p w14:paraId="555D9748" w14:textId="77777777" w:rsidR="00410831" w:rsidRPr="00354578" w:rsidRDefault="00410831" w:rsidP="00E61175">
            <w:pPr>
              <w:spacing w:after="0"/>
              <w:jc w:val="center"/>
              <w:rPr>
                <w:ins w:id="2820" w:author="Sean de Noronha | DRG" w:date="2026-09-25T15:16:00Z" w16du:dateUtc="2026-09-25T13:16:00Z"/>
                <w:rFonts w:cs="Arial"/>
                <w:sz w:val="16"/>
                <w:szCs w:val="16"/>
              </w:rPr>
            </w:pPr>
            <w:ins w:id="2821" w:author="Sean de Noronha | DRG" w:date="2026-09-25T15:16:00Z" w16du:dateUtc="2026-09-25T13:16:00Z">
              <w:r>
                <w:rPr>
                  <w:sz w:val="16"/>
                  <w:szCs w:val="16"/>
                </w:rPr>
                <w:t>1077 / 1028 U</w:t>
              </w:r>
            </w:ins>
          </w:p>
        </w:tc>
      </w:tr>
      <w:tr w:rsidR="00AC4387" w:rsidRPr="00354578" w14:paraId="345753E8" w14:textId="77777777" w:rsidTr="00952C88">
        <w:tblPrEx>
          <w:jc w:val="center"/>
        </w:tblPrEx>
        <w:trPr>
          <w:trHeight w:val="20"/>
          <w:jc w:val="center"/>
          <w:ins w:id="2822" w:author="Sean de Noronha | DRG" w:date="2026-09-25T15:16:00Z"/>
        </w:trPr>
        <w:tc>
          <w:tcPr>
            <w:tcW w:w="1339" w:type="dxa"/>
            <w:gridSpan w:val="3"/>
            <w:shd w:val="clear" w:color="auto" w:fill="F2F2F2"/>
            <w:tcMar>
              <w:left w:w="14" w:type="dxa"/>
              <w:right w:w="14" w:type="dxa"/>
            </w:tcMar>
            <w:vAlign w:val="center"/>
          </w:tcPr>
          <w:p w14:paraId="3BEC3A14" w14:textId="77777777" w:rsidR="00410831" w:rsidRPr="00354578" w:rsidRDefault="00410831" w:rsidP="00E61175">
            <w:pPr>
              <w:spacing w:after="0"/>
              <w:jc w:val="center"/>
              <w:rPr>
                <w:ins w:id="2823" w:author="Sean de Noronha | DRG" w:date="2026-09-25T15:16:00Z" w16du:dateUtc="2026-09-25T13:16:00Z"/>
                <w:rFonts w:cs="Arial"/>
                <w:sz w:val="16"/>
                <w:szCs w:val="16"/>
              </w:rPr>
            </w:pPr>
            <w:ins w:id="2824" w:author="Sean de Noronha | DRG" w:date="2026-09-25T15:16:00Z" w16du:dateUtc="2026-09-25T13:16:00Z">
              <w:r>
                <w:rPr>
                  <w:rFonts w:cs="Arial"/>
                  <w:b/>
                  <w:bCs/>
                  <w:sz w:val="16"/>
                  <w:szCs w:val="16"/>
                </w:rPr>
                <w:t>6</w:t>
              </w:r>
            </w:ins>
          </w:p>
        </w:tc>
        <w:tc>
          <w:tcPr>
            <w:tcW w:w="1339" w:type="dxa"/>
            <w:gridSpan w:val="3"/>
            <w:tcMar>
              <w:left w:w="14" w:type="dxa"/>
              <w:right w:w="14" w:type="dxa"/>
            </w:tcMar>
            <w:vAlign w:val="center"/>
          </w:tcPr>
          <w:p w14:paraId="707CE20A" w14:textId="77777777" w:rsidR="00410831" w:rsidRPr="00354578" w:rsidRDefault="00410831" w:rsidP="00E61175">
            <w:pPr>
              <w:spacing w:after="0"/>
              <w:jc w:val="center"/>
              <w:rPr>
                <w:ins w:id="2825" w:author="Sean de Noronha | DRG" w:date="2026-09-25T15:16:00Z" w16du:dateUtc="2026-09-25T13:16:00Z"/>
                <w:rFonts w:cs="Arial"/>
                <w:sz w:val="16"/>
                <w:szCs w:val="16"/>
              </w:rPr>
            </w:pPr>
            <w:ins w:id="2826" w:author="Sean de Noronha | DRG" w:date="2026-09-25T15:16:00Z" w16du:dateUtc="2026-09-25T13:16:00Z">
              <w:r>
                <w:rPr>
                  <w:sz w:val="16"/>
                  <w:szCs w:val="16"/>
                </w:rPr>
                <w:t>32 / 35 L</w:t>
              </w:r>
            </w:ins>
          </w:p>
        </w:tc>
        <w:tc>
          <w:tcPr>
            <w:tcW w:w="1339" w:type="dxa"/>
            <w:gridSpan w:val="3"/>
            <w:tcMar>
              <w:left w:w="14" w:type="dxa"/>
              <w:right w:w="14" w:type="dxa"/>
            </w:tcMar>
            <w:vAlign w:val="center"/>
          </w:tcPr>
          <w:p w14:paraId="01F88323" w14:textId="77777777" w:rsidR="00410831" w:rsidRPr="00354578" w:rsidRDefault="00410831" w:rsidP="00E61175">
            <w:pPr>
              <w:spacing w:after="0"/>
              <w:jc w:val="center"/>
              <w:rPr>
                <w:ins w:id="2827" w:author="Sean de Noronha | DRG" w:date="2026-09-25T15:16:00Z" w16du:dateUtc="2026-09-25T13:16:00Z"/>
                <w:rFonts w:cs="Arial"/>
                <w:sz w:val="16"/>
                <w:szCs w:val="16"/>
              </w:rPr>
            </w:pPr>
            <w:ins w:id="2828" w:author="Sean de Noronha | DRG" w:date="2026-09-25T15:16:00Z" w16du:dateUtc="2026-09-25T13:16:00Z">
              <w:r>
                <w:rPr>
                  <w:sz w:val="16"/>
                  <w:szCs w:val="16"/>
                </w:rPr>
                <w:t>66 / 59 T</w:t>
              </w:r>
            </w:ins>
          </w:p>
        </w:tc>
        <w:tc>
          <w:tcPr>
            <w:tcW w:w="1339" w:type="dxa"/>
            <w:gridSpan w:val="2"/>
            <w:tcMar>
              <w:left w:w="14" w:type="dxa"/>
              <w:right w:w="14" w:type="dxa"/>
            </w:tcMar>
            <w:vAlign w:val="center"/>
          </w:tcPr>
          <w:p w14:paraId="35CB7F9A" w14:textId="77777777" w:rsidR="00410831" w:rsidRPr="00354578" w:rsidRDefault="00410831" w:rsidP="00E61175">
            <w:pPr>
              <w:spacing w:after="0"/>
              <w:jc w:val="center"/>
              <w:rPr>
                <w:ins w:id="2829" w:author="Sean de Noronha | DRG" w:date="2026-09-25T15:16:00Z" w16du:dateUtc="2026-09-25T13:16:00Z"/>
                <w:rFonts w:cs="Arial"/>
                <w:sz w:val="16"/>
                <w:szCs w:val="16"/>
              </w:rPr>
            </w:pPr>
            <w:ins w:id="2830" w:author="Sean de Noronha | DRG" w:date="2026-09-25T15:16:00Z" w16du:dateUtc="2026-09-25T13:16:00Z">
              <w:r>
                <w:rPr>
                  <w:sz w:val="16"/>
                  <w:szCs w:val="16"/>
                </w:rPr>
                <w:t>125 / 109 U</w:t>
              </w:r>
            </w:ins>
          </w:p>
        </w:tc>
        <w:tc>
          <w:tcPr>
            <w:tcW w:w="1339" w:type="dxa"/>
            <w:gridSpan w:val="3"/>
            <w:tcMar>
              <w:left w:w="14" w:type="dxa"/>
              <w:right w:w="14" w:type="dxa"/>
            </w:tcMar>
            <w:vAlign w:val="center"/>
          </w:tcPr>
          <w:p w14:paraId="5AEAFF07" w14:textId="77777777" w:rsidR="00410831" w:rsidRPr="00354578" w:rsidRDefault="00410831" w:rsidP="00E61175">
            <w:pPr>
              <w:spacing w:after="0"/>
              <w:jc w:val="center"/>
              <w:rPr>
                <w:ins w:id="2831" w:author="Sean de Noronha | DRG" w:date="2026-09-25T15:16:00Z" w16du:dateUtc="2026-09-25T13:16:00Z"/>
                <w:rFonts w:cs="Arial"/>
                <w:sz w:val="16"/>
                <w:szCs w:val="16"/>
              </w:rPr>
            </w:pPr>
            <w:ins w:id="2832" w:author="Sean de Noronha | DRG" w:date="2026-09-25T15:16:00Z" w16du:dateUtc="2026-09-25T13:16:00Z">
              <w:r>
                <w:rPr>
                  <w:sz w:val="16"/>
                  <w:szCs w:val="16"/>
                </w:rPr>
                <w:t>257 / 231 U</w:t>
              </w:r>
            </w:ins>
          </w:p>
        </w:tc>
        <w:tc>
          <w:tcPr>
            <w:tcW w:w="1339" w:type="dxa"/>
            <w:gridSpan w:val="2"/>
            <w:tcMar>
              <w:left w:w="14" w:type="dxa"/>
              <w:right w:w="14" w:type="dxa"/>
            </w:tcMar>
            <w:vAlign w:val="center"/>
          </w:tcPr>
          <w:p w14:paraId="04469659" w14:textId="77777777" w:rsidR="00410831" w:rsidRPr="00354578" w:rsidRDefault="00410831" w:rsidP="00E61175">
            <w:pPr>
              <w:spacing w:after="0"/>
              <w:jc w:val="center"/>
              <w:rPr>
                <w:ins w:id="2833" w:author="Sean de Noronha | DRG" w:date="2026-09-25T15:16:00Z" w16du:dateUtc="2026-09-25T13:16:00Z"/>
                <w:rFonts w:cs="Arial"/>
                <w:sz w:val="16"/>
                <w:szCs w:val="16"/>
              </w:rPr>
            </w:pPr>
            <w:ins w:id="2834" w:author="Sean de Noronha | DRG" w:date="2026-09-25T15:16:00Z" w16du:dateUtc="2026-09-25T13:16:00Z">
              <w:r>
                <w:rPr>
                  <w:sz w:val="16"/>
                  <w:szCs w:val="16"/>
                </w:rPr>
                <w:t>384 / 353 U</w:t>
              </w:r>
            </w:ins>
          </w:p>
        </w:tc>
        <w:tc>
          <w:tcPr>
            <w:tcW w:w="1339" w:type="dxa"/>
            <w:tcMar>
              <w:left w:w="14" w:type="dxa"/>
              <w:right w:w="14" w:type="dxa"/>
            </w:tcMar>
            <w:vAlign w:val="center"/>
          </w:tcPr>
          <w:p w14:paraId="23028FE7" w14:textId="77777777" w:rsidR="00410831" w:rsidRPr="00354578" w:rsidRDefault="00410831" w:rsidP="00E61175">
            <w:pPr>
              <w:spacing w:after="0"/>
              <w:jc w:val="center"/>
              <w:rPr>
                <w:ins w:id="2835" w:author="Sean de Noronha | DRG" w:date="2026-09-25T15:16:00Z" w16du:dateUtc="2026-09-25T13:16:00Z"/>
                <w:rFonts w:cs="Arial"/>
                <w:sz w:val="16"/>
                <w:szCs w:val="16"/>
              </w:rPr>
            </w:pPr>
            <w:ins w:id="2836" w:author="Sean de Noronha | DRG" w:date="2026-09-25T15:16:00Z" w16du:dateUtc="2026-09-25T13:16:00Z">
              <w:r>
                <w:rPr>
                  <w:sz w:val="16"/>
                  <w:szCs w:val="16"/>
                </w:rPr>
                <w:t>740 / 697 U</w:t>
              </w:r>
            </w:ins>
          </w:p>
        </w:tc>
      </w:tr>
      <w:tr w:rsidR="00AC4387" w:rsidRPr="00354578" w14:paraId="2FDCD018" w14:textId="77777777" w:rsidTr="00952C88">
        <w:tblPrEx>
          <w:jc w:val="center"/>
        </w:tblPrEx>
        <w:trPr>
          <w:trHeight w:val="20"/>
          <w:jc w:val="center"/>
          <w:ins w:id="2837" w:author="Sean de Noronha | DRG" w:date="2026-09-25T15:16:00Z"/>
        </w:trPr>
        <w:tc>
          <w:tcPr>
            <w:tcW w:w="1339" w:type="dxa"/>
            <w:gridSpan w:val="3"/>
            <w:shd w:val="clear" w:color="auto" w:fill="F2F2F2"/>
            <w:tcMar>
              <w:left w:w="14" w:type="dxa"/>
              <w:right w:w="14" w:type="dxa"/>
            </w:tcMar>
            <w:vAlign w:val="center"/>
          </w:tcPr>
          <w:p w14:paraId="153AAD99" w14:textId="77777777" w:rsidR="00410831" w:rsidRPr="00354578" w:rsidRDefault="00410831" w:rsidP="00E61175">
            <w:pPr>
              <w:spacing w:after="0"/>
              <w:jc w:val="center"/>
              <w:rPr>
                <w:ins w:id="2838" w:author="Sean de Noronha | DRG" w:date="2026-09-25T15:16:00Z" w16du:dateUtc="2026-09-25T13:16:00Z"/>
                <w:rFonts w:cs="Arial"/>
                <w:sz w:val="16"/>
                <w:szCs w:val="16"/>
              </w:rPr>
            </w:pPr>
            <w:ins w:id="2839" w:author="Sean de Noronha | DRG" w:date="2026-09-25T15:16:00Z" w16du:dateUtc="2026-09-25T13:16:00Z">
              <w:r>
                <w:rPr>
                  <w:rFonts w:cs="Arial"/>
                  <w:b/>
                  <w:bCs/>
                  <w:sz w:val="16"/>
                  <w:szCs w:val="16"/>
                </w:rPr>
                <w:t>9</w:t>
              </w:r>
            </w:ins>
          </w:p>
        </w:tc>
        <w:tc>
          <w:tcPr>
            <w:tcW w:w="1339" w:type="dxa"/>
            <w:gridSpan w:val="3"/>
            <w:tcMar>
              <w:left w:w="14" w:type="dxa"/>
              <w:right w:w="14" w:type="dxa"/>
            </w:tcMar>
            <w:vAlign w:val="center"/>
          </w:tcPr>
          <w:p w14:paraId="0722708C" w14:textId="77777777" w:rsidR="00410831" w:rsidRPr="00354578" w:rsidRDefault="00410831" w:rsidP="00E61175">
            <w:pPr>
              <w:spacing w:after="0"/>
              <w:jc w:val="center"/>
              <w:rPr>
                <w:ins w:id="2840" w:author="Sean de Noronha | DRG" w:date="2026-09-25T15:16:00Z" w16du:dateUtc="2026-09-25T13:16:00Z"/>
                <w:rFonts w:cs="Arial"/>
                <w:sz w:val="16"/>
                <w:szCs w:val="16"/>
              </w:rPr>
            </w:pPr>
            <w:ins w:id="2841" w:author="Sean de Noronha | DRG" w:date="2026-09-25T15:16:00Z" w16du:dateUtc="2026-09-25T13:16:00Z">
              <w:r>
                <w:rPr>
                  <w:sz w:val="16"/>
                  <w:szCs w:val="16"/>
                </w:rPr>
                <w:t>25 / 24 L</w:t>
              </w:r>
            </w:ins>
          </w:p>
        </w:tc>
        <w:tc>
          <w:tcPr>
            <w:tcW w:w="1339" w:type="dxa"/>
            <w:gridSpan w:val="3"/>
            <w:tcMar>
              <w:left w:w="14" w:type="dxa"/>
              <w:right w:w="14" w:type="dxa"/>
            </w:tcMar>
            <w:vAlign w:val="center"/>
          </w:tcPr>
          <w:p w14:paraId="4F44538B" w14:textId="77777777" w:rsidR="00410831" w:rsidRPr="00354578" w:rsidRDefault="00410831" w:rsidP="00E61175">
            <w:pPr>
              <w:spacing w:after="0"/>
              <w:jc w:val="center"/>
              <w:rPr>
                <w:ins w:id="2842" w:author="Sean de Noronha | DRG" w:date="2026-09-25T15:16:00Z" w16du:dateUtc="2026-09-25T13:16:00Z"/>
                <w:rFonts w:cs="Arial"/>
                <w:sz w:val="16"/>
                <w:szCs w:val="16"/>
              </w:rPr>
            </w:pPr>
            <w:ins w:id="2843" w:author="Sean de Noronha | DRG" w:date="2026-09-25T15:16:00Z" w16du:dateUtc="2026-09-25T13:16:00Z">
              <w:r>
                <w:rPr>
                  <w:sz w:val="16"/>
                  <w:szCs w:val="16"/>
                </w:rPr>
                <w:t>53 / 52 T</w:t>
              </w:r>
            </w:ins>
          </w:p>
        </w:tc>
        <w:tc>
          <w:tcPr>
            <w:tcW w:w="1339" w:type="dxa"/>
            <w:gridSpan w:val="2"/>
            <w:tcMar>
              <w:left w:w="14" w:type="dxa"/>
              <w:right w:w="14" w:type="dxa"/>
            </w:tcMar>
            <w:vAlign w:val="center"/>
          </w:tcPr>
          <w:p w14:paraId="0B45ED8A" w14:textId="77777777" w:rsidR="00410831" w:rsidRPr="00354578" w:rsidRDefault="00410831" w:rsidP="00E61175">
            <w:pPr>
              <w:spacing w:after="0"/>
              <w:jc w:val="center"/>
              <w:rPr>
                <w:ins w:id="2844" w:author="Sean de Noronha | DRG" w:date="2026-09-25T15:16:00Z" w16du:dateUtc="2026-09-25T13:16:00Z"/>
                <w:rFonts w:cs="Arial"/>
                <w:sz w:val="16"/>
                <w:szCs w:val="16"/>
              </w:rPr>
            </w:pPr>
            <w:ins w:id="2845" w:author="Sean de Noronha | DRG" w:date="2026-09-25T15:16:00Z" w16du:dateUtc="2026-09-25T13:16:00Z">
              <w:r>
                <w:rPr>
                  <w:sz w:val="16"/>
                  <w:szCs w:val="16"/>
                </w:rPr>
                <w:t>100 / 86 T</w:t>
              </w:r>
            </w:ins>
          </w:p>
        </w:tc>
        <w:tc>
          <w:tcPr>
            <w:tcW w:w="1339" w:type="dxa"/>
            <w:gridSpan w:val="3"/>
            <w:tcMar>
              <w:left w:w="14" w:type="dxa"/>
              <w:right w:w="14" w:type="dxa"/>
            </w:tcMar>
            <w:vAlign w:val="center"/>
          </w:tcPr>
          <w:p w14:paraId="14B68C25" w14:textId="77777777" w:rsidR="00410831" w:rsidRPr="00354578" w:rsidRDefault="00410831" w:rsidP="00E61175">
            <w:pPr>
              <w:spacing w:after="0"/>
              <w:jc w:val="center"/>
              <w:rPr>
                <w:ins w:id="2846" w:author="Sean de Noronha | DRG" w:date="2026-09-25T15:16:00Z" w16du:dateUtc="2026-09-25T13:16:00Z"/>
                <w:rFonts w:cs="Arial"/>
                <w:sz w:val="16"/>
                <w:szCs w:val="16"/>
              </w:rPr>
            </w:pPr>
            <w:ins w:id="2847" w:author="Sean de Noronha | DRG" w:date="2026-09-25T15:16:00Z" w16du:dateUtc="2026-09-25T13:16:00Z">
              <w:r>
                <w:rPr>
                  <w:sz w:val="16"/>
                  <w:szCs w:val="16"/>
                </w:rPr>
                <w:t>206 / 183 U</w:t>
              </w:r>
            </w:ins>
          </w:p>
        </w:tc>
        <w:tc>
          <w:tcPr>
            <w:tcW w:w="1339" w:type="dxa"/>
            <w:gridSpan w:val="2"/>
            <w:tcMar>
              <w:left w:w="14" w:type="dxa"/>
              <w:right w:w="14" w:type="dxa"/>
            </w:tcMar>
            <w:vAlign w:val="center"/>
          </w:tcPr>
          <w:p w14:paraId="3A2B2615" w14:textId="77777777" w:rsidR="00410831" w:rsidRPr="00354578" w:rsidRDefault="00410831" w:rsidP="00E61175">
            <w:pPr>
              <w:spacing w:after="0"/>
              <w:jc w:val="center"/>
              <w:rPr>
                <w:ins w:id="2848" w:author="Sean de Noronha | DRG" w:date="2026-09-25T15:16:00Z" w16du:dateUtc="2026-09-25T13:16:00Z"/>
                <w:rFonts w:cs="Arial"/>
                <w:sz w:val="16"/>
                <w:szCs w:val="16"/>
              </w:rPr>
            </w:pPr>
            <w:ins w:id="2849" w:author="Sean de Noronha | DRG" w:date="2026-09-25T15:16:00Z" w16du:dateUtc="2026-09-25T13:16:00Z">
              <w:r>
                <w:rPr>
                  <w:sz w:val="16"/>
                  <w:szCs w:val="16"/>
                </w:rPr>
                <w:t>309 / 280 U</w:t>
              </w:r>
            </w:ins>
          </w:p>
        </w:tc>
        <w:tc>
          <w:tcPr>
            <w:tcW w:w="1339" w:type="dxa"/>
            <w:tcMar>
              <w:left w:w="14" w:type="dxa"/>
              <w:right w:w="14" w:type="dxa"/>
            </w:tcMar>
            <w:vAlign w:val="center"/>
          </w:tcPr>
          <w:p w14:paraId="2460C7C6" w14:textId="77777777" w:rsidR="00410831" w:rsidRPr="00354578" w:rsidRDefault="00410831" w:rsidP="00E61175">
            <w:pPr>
              <w:spacing w:after="0"/>
              <w:jc w:val="center"/>
              <w:rPr>
                <w:ins w:id="2850" w:author="Sean de Noronha | DRG" w:date="2026-09-25T15:16:00Z" w16du:dateUtc="2026-09-25T13:16:00Z"/>
                <w:rFonts w:cs="Arial"/>
                <w:sz w:val="16"/>
                <w:szCs w:val="16"/>
              </w:rPr>
            </w:pPr>
            <w:ins w:id="2851" w:author="Sean de Noronha | DRG" w:date="2026-09-25T15:16:00Z" w16du:dateUtc="2026-09-25T13:16:00Z">
              <w:r>
                <w:rPr>
                  <w:sz w:val="16"/>
                  <w:szCs w:val="16"/>
                </w:rPr>
                <w:t>594 / 555 U</w:t>
              </w:r>
            </w:ins>
          </w:p>
        </w:tc>
      </w:tr>
      <w:tr w:rsidR="00AC4387" w:rsidRPr="00354578" w14:paraId="72E1D48B" w14:textId="77777777" w:rsidTr="00952C88">
        <w:tblPrEx>
          <w:jc w:val="center"/>
        </w:tblPrEx>
        <w:trPr>
          <w:trHeight w:val="20"/>
          <w:jc w:val="center"/>
          <w:ins w:id="2852" w:author="Sean de Noronha | DRG" w:date="2026-09-25T15:16:00Z"/>
        </w:trPr>
        <w:tc>
          <w:tcPr>
            <w:tcW w:w="1339" w:type="dxa"/>
            <w:gridSpan w:val="3"/>
            <w:shd w:val="clear" w:color="auto" w:fill="F2F2F2"/>
            <w:tcMar>
              <w:left w:w="14" w:type="dxa"/>
              <w:right w:w="14" w:type="dxa"/>
            </w:tcMar>
            <w:vAlign w:val="center"/>
          </w:tcPr>
          <w:p w14:paraId="45280867" w14:textId="77777777" w:rsidR="00410831" w:rsidRPr="00354578" w:rsidRDefault="00410831" w:rsidP="00E61175">
            <w:pPr>
              <w:spacing w:after="0"/>
              <w:jc w:val="center"/>
              <w:rPr>
                <w:ins w:id="2853" w:author="Sean de Noronha | DRG" w:date="2026-09-25T15:16:00Z" w16du:dateUtc="2026-09-25T13:16:00Z"/>
                <w:rFonts w:cs="Arial"/>
                <w:sz w:val="16"/>
                <w:szCs w:val="16"/>
              </w:rPr>
            </w:pPr>
            <w:ins w:id="2854" w:author="Sean de Noronha | DRG" w:date="2026-09-25T15:16:00Z" w16du:dateUtc="2026-09-25T13:16:00Z">
              <w:r>
                <w:rPr>
                  <w:rFonts w:cs="Arial"/>
                  <w:b/>
                  <w:bCs/>
                  <w:sz w:val="16"/>
                  <w:szCs w:val="16"/>
                </w:rPr>
                <w:t>12</w:t>
              </w:r>
            </w:ins>
          </w:p>
        </w:tc>
        <w:tc>
          <w:tcPr>
            <w:tcW w:w="1339" w:type="dxa"/>
            <w:gridSpan w:val="3"/>
            <w:tcMar>
              <w:left w:w="14" w:type="dxa"/>
              <w:right w:w="14" w:type="dxa"/>
            </w:tcMar>
            <w:vAlign w:val="center"/>
          </w:tcPr>
          <w:p w14:paraId="2BD72F89" w14:textId="77777777" w:rsidR="00410831" w:rsidRPr="00354578" w:rsidRDefault="00410831" w:rsidP="00E61175">
            <w:pPr>
              <w:spacing w:after="0"/>
              <w:jc w:val="center"/>
              <w:rPr>
                <w:ins w:id="2855" w:author="Sean de Noronha | DRG" w:date="2026-09-25T15:16:00Z" w16du:dateUtc="2026-09-25T13:16:00Z"/>
                <w:rFonts w:cs="Arial"/>
                <w:sz w:val="16"/>
                <w:szCs w:val="16"/>
              </w:rPr>
            </w:pPr>
            <w:ins w:id="2856" w:author="Sean de Noronha | DRG" w:date="2026-09-25T15:16:00Z" w16du:dateUtc="2026-09-25T13:16:00Z">
              <w:r>
                <w:rPr>
                  <w:sz w:val="16"/>
                  <w:szCs w:val="16"/>
                </w:rPr>
                <w:t>22 / 18 L</w:t>
              </w:r>
            </w:ins>
          </w:p>
        </w:tc>
        <w:tc>
          <w:tcPr>
            <w:tcW w:w="1339" w:type="dxa"/>
            <w:gridSpan w:val="3"/>
            <w:tcMar>
              <w:left w:w="14" w:type="dxa"/>
              <w:right w:w="14" w:type="dxa"/>
            </w:tcMar>
            <w:vAlign w:val="center"/>
          </w:tcPr>
          <w:p w14:paraId="7947659F" w14:textId="77777777" w:rsidR="00410831" w:rsidRPr="00354578" w:rsidRDefault="00410831" w:rsidP="00E61175">
            <w:pPr>
              <w:spacing w:after="0"/>
              <w:jc w:val="center"/>
              <w:rPr>
                <w:ins w:id="2857" w:author="Sean de Noronha | DRG" w:date="2026-09-25T15:16:00Z" w16du:dateUtc="2026-09-25T13:16:00Z"/>
                <w:rFonts w:cs="Arial"/>
                <w:sz w:val="16"/>
                <w:szCs w:val="16"/>
              </w:rPr>
            </w:pPr>
            <w:ins w:id="2858" w:author="Sean de Noronha | DRG" w:date="2026-09-25T15:16:00Z" w16du:dateUtc="2026-09-25T13:16:00Z">
              <w:r>
                <w:rPr>
                  <w:sz w:val="16"/>
                  <w:szCs w:val="16"/>
                </w:rPr>
                <w:t>46 / 48 T</w:t>
              </w:r>
            </w:ins>
          </w:p>
        </w:tc>
        <w:tc>
          <w:tcPr>
            <w:tcW w:w="1339" w:type="dxa"/>
            <w:gridSpan w:val="2"/>
            <w:tcMar>
              <w:left w:w="14" w:type="dxa"/>
              <w:right w:w="14" w:type="dxa"/>
            </w:tcMar>
            <w:vAlign w:val="center"/>
          </w:tcPr>
          <w:p w14:paraId="43127036" w14:textId="77777777" w:rsidR="00410831" w:rsidRPr="00354578" w:rsidRDefault="00410831" w:rsidP="00E61175">
            <w:pPr>
              <w:spacing w:after="0"/>
              <w:jc w:val="center"/>
              <w:rPr>
                <w:ins w:id="2859" w:author="Sean de Noronha | DRG" w:date="2026-09-25T15:16:00Z" w16du:dateUtc="2026-09-25T13:16:00Z"/>
                <w:rFonts w:cs="Arial"/>
                <w:sz w:val="16"/>
                <w:szCs w:val="16"/>
              </w:rPr>
            </w:pPr>
            <w:ins w:id="2860" w:author="Sean de Noronha | DRG" w:date="2026-09-25T15:16:00Z" w16du:dateUtc="2026-09-25T13:16:00Z">
              <w:r>
                <w:rPr>
                  <w:sz w:val="16"/>
                  <w:szCs w:val="16"/>
                </w:rPr>
                <w:t>86 / 76 T</w:t>
              </w:r>
            </w:ins>
          </w:p>
        </w:tc>
        <w:tc>
          <w:tcPr>
            <w:tcW w:w="1339" w:type="dxa"/>
            <w:gridSpan w:val="3"/>
            <w:tcMar>
              <w:left w:w="14" w:type="dxa"/>
              <w:right w:w="14" w:type="dxa"/>
            </w:tcMar>
            <w:vAlign w:val="center"/>
          </w:tcPr>
          <w:p w14:paraId="35678D60" w14:textId="77777777" w:rsidR="00410831" w:rsidRPr="00354578" w:rsidRDefault="00410831" w:rsidP="00E61175">
            <w:pPr>
              <w:spacing w:after="0"/>
              <w:jc w:val="center"/>
              <w:rPr>
                <w:ins w:id="2861" w:author="Sean de Noronha | DRG" w:date="2026-09-25T15:16:00Z" w16du:dateUtc="2026-09-25T13:16:00Z"/>
                <w:rFonts w:cs="Arial"/>
                <w:sz w:val="16"/>
                <w:szCs w:val="16"/>
              </w:rPr>
            </w:pPr>
            <w:ins w:id="2862" w:author="Sean de Noronha | DRG" w:date="2026-09-25T15:16:00Z" w16du:dateUtc="2026-09-25T13:16:00Z">
              <w:r>
                <w:rPr>
                  <w:sz w:val="16"/>
                  <w:szCs w:val="16"/>
                </w:rPr>
                <w:t>176 / 155 U</w:t>
              </w:r>
            </w:ins>
          </w:p>
        </w:tc>
        <w:tc>
          <w:tcPr>
            <w:tcW w:w="1339" w:type="dxa"/>
            <w:gridSpan w:val="2"/>
            <w:tcMar>
              <w:left w:w="14" w:type="dxa"/>
              <w:right w:w="14" w:type="dxa"/>
            </w:tcMar>
            <w:vAlign w:val="center"/>
          </w:tcPr>
          <w:p w14:paraId="60A779D5" w14:textId="77777777" w:rsidR="00410831" w:rsidRPr="00354578" w:rsidRDefault="00410831" w:rsidP="00E61175">
            <w:pPr>
              <w:spacing w:after="0"/>
              <w:jc w:val="center"/>
              <w:rPr>
                <w:ins w:id="2863" w:author="Sean de Noronha | DRG" w:date="2026-09-25T15:16:00Z" w16du:dateUtc="2026-09-25T13:16:00Z"/>
                <w:rFonts w:cs="Arial"/>
                <w:sz w:val="16"/>
                <w:szCs w:val="16"/>
              </w:rPr>
            </w:pPr>
            <w:ins w:id="2864" w:author="Sean de Noronha | DRG" w:date="2026-09-25T15:16:00Z" w16du:dateUtc="2026-09-25T13:16:00Z">
              <w:r>
                <w:rPr>
                  <w:sz w:val="16"/>
                  <w:szCs w:val="16"/>
                </w:rPr>
                <w:t>264 / 237 U</w:t>
              </w:r>
            </w:ins>
          </w:p>
        </w:tc>
        <w:tc>
          <w:tcPr>
            <w:tcW w:w="1339" w:type="dxa"/>
            <w:tcMar>
              <w:left w:w="14" w:type="dxa"/>
              <w:right w:w="14" w:type="dxa"/>
            </w:tcMar>
            <w:vAlign w:val="center"/>
          </w:tcPr>
          <w:p w14:paraId="13F9D80B" w14:textId="77777777" w:rsidR="00410831" w:rsidRPr="00354578" w:rsidRDefault="00410831" w:rsidP="00E61175">
            <w:pPr>
              <w:spacing w:after="0"/>
              <w:jc w:val="center"/>
              <w:rPr>
                <w:ins w:id="2865" w:author="Sean de Noronha | DRG" w:date="2026-09-25T15:16:00Z" w16du:dateUtc="2026-09-25T13:16:00Z"/>
                <w:rFonts w:cs="Arial"/>
                <w:sz w:val="16"/>
                <w:szCs w:val="16"/>
              </w:rPr>
            </w:pPr>
            <w:ins w:id="2866" w:author="Sean de Noronha | DRG" w:date="2026-09-25T15:16:00Z" w16du:dateUtc="2026-09-25T13:16:00Z">
              <w:r>
                <w:rPr>
                  <w:sz w:val="16"/>
                  <w:szCs w:val="16"/>
                </w:rPr>
                <w:t>509 / 471 U</w:t>
              </w:r>
            </w:ins>
          </w:p>
        </w:tc>
      </w:tr>
      <w:tr w:rsidR="00AC4387" w:rsidRPr="00354578" w14:paraId="12D42764" w14:textId="77777777" w:rsidTr="00952C88">
        <w:tblPrEx>
          <w:jc w:val="center"/>
        </w:tblPrEx>
        <w:trPr>
          <w:trHeight w:val="20"/>
          <w:jc w:val="center"/>
          <w:ins w:id="2867" w:author="Sean de Noronha | DRG" w:date="2026-09-25T15:16:00Z"/>
        </w:trPr>
        <w:tc>
          <w:tcPr>
            <w:tcW w:w="1339" w:type="dxa"/>
            <w:gridSpan w:val="3"/>
            <w:shd w:val="clear" w:color="auto" w:fill="F2F2F2"/>
            <w:tcMar>
              <w:left w:w="14" w:type="dxa"/>
              <w:right w:w="14" w:type="dxa"/>
            </w:tcMar>
            <w:vAlign w:val="center"/>
          </w:tcPr>
          <w:p w14:paraId="5CA3BB53" w14:textId="77777777" w:rsidR="00410831" w:rsidRPr="00354578" w:rsidRDefault="00410831" w:rsidP="00E61175">
            <w:pPr>
              <w:spacing w:after="0"/>
              <w:jc w:val="center"/>
              <w:rPr>
                <w:ins w:id="2868" w:author="Sean de Noronha | DRG" w:date="2026-09-25T15:16:00Z" w16du:dateUtc="2026-09-25T13:16:00Z"/>
                <w:rFonts w:cs="Arial"/>
                <w:sz w:val="16"/>
                <w:szCs w:val="16"/>
              </w:rPr>
            </w:pPr>
            <w:ins w:id="2869" w:author="Sean de Noronha | DRG" w:date="2026-09-25T15:16:00Z" w16du:dateUtc="2026-09-25T13:16:00Z">
              <w:r>
                <w:rPr>
                  <w:rFonts w:cs="Arial"/>
                  <w:b/>
                  <w:bCs/>
                  <w:sz w:val="16"/>
                  <w:szCs w:val="16"/>
                </w:rPr>
                <w:t>15</w:t>
              </w:r>
            </w:ins>
          </w:p>
        </w:tc>
        <w:tc>
          <w:tcPr>
            <w:tcW w:w="1339" w:type="dxa"/>
            <w:gridSpan w:val="3"/>
            <w:tcMar>
              <w:left w:w="14" w:type="dxa"/>
              <w:right w:w="14" w:type="dxa"/>
            </w:tcMar>
            <w:vAlign w:val="center"/>
          </w:tcPr>
          <w:p w14:paraId="10564F79" w14:textId="77777777" w:rsidR="00410831" w:rsidRPr="00354578" w:rsidRDefault="00410831" w:rsidP="00E61175">
            <w:pPr>
              <w:spacing w:after="0"/>
              <w:jc w:val="center"/>
              <w:rPr>
                <w:ins w:id="2870" w:author="Sean de Noronha | DRG" w:date="2026-09-25T15:16:00Z" w16du:dateUtc="2026-09-25T13:16:00Z"/>
                <w:rFonts w:cs="Arial"/>
                <w:sz w:val="16"/>
                <w:szCs w:val="16"/>
              </w:rPr>
            </w:pPr>
            <w:ins w:id="2871" w:author="Sean de Noronha | DRG" w:date="2026-09-25T15:16:00Z" w16du:dateUtc="2026-09-25T13:16:00Z">
              <w:r>
                <w:rPr>
                  <w:sz w:val="16"/>
                  <w:szCs w:val="16"/>
                </w:rPr>
                <w:t>19 / 15 L</w:t>
              </w:r>
            </w:ins>
          </w:p>
        </w:tc>
        <w:tc>
          <w:tcPr>
            <w:tcW w:w="1339" w:type="dxa"/>
            <w:gridSpan w:val="3"/>
            <w:tcMar>
              <w:left w:w="14" w:type="dxa"/>
              <w:right w:w="14" w:type="dxa"/>
            </w:tcMar>
            <w:vAlign w:val="center"/>
          </w:tcPr>
          <w:p w14:paraId="5A339325" w14:textId="77777777" w:rsidR="00410831" w:rsidRPr="00354578" w:rsidRDefault="00410831" w:rsidP="00E61175">
            <w:pPr>
              <w:spacing w:after="0"/>
              <w:jc w:val="center"/>
              <w:rPr>
                <w:ins w:id="2872" w:author="Sean de Noronha | DRG" w:date="2026-09-25T15:16:00Z" w16du:dateUtc="2026-09-25T13:16:00Z"/>
                <w:rFonts w:cs="Arial"/>
                <w:sz w:val="16"/>
                <w:szCs w:val="16"/>
              </w:rPr>
            </w:pPr>
            <w:ins w:id="2873" w:author="Sean de Noronha | DRG" w:date="2026-09-25T15:16:00Z" w16du:dateUtc="2026-09-25T13:16:00Z">
              <w:r>
                <w:rPr>
                  <w:sz w:val="16"/>
                  <w:szCs w:val="16"/>
                </w:rPr>
                <w:t>40 / 44 L</w:t>
              </w:r>
            </w:ins>
          </w:p>
        </w:tc>
        <w:tc>
          <w:tcPr>
            <w:tcW w:w="1339" w:type="dxa"/>
            <w:gridSpan w:val="2"/>
            <w:tcMar>
              <w:left w:w="14" w:type="dxa"/>
              <w:right w:w="14" w:type="dxa"/>
            </w:tcMar>
            <w:vAlign w:val="center"/>
          </w:tcPr>
          <w:p w14:paraId="07A0E982" w14:textId="77777777" w:rsidR="00410831" w:rsidRPr="00354578" w:rsidRDefault="00410831" w:rsidP="00E61175">
            <w:pPr>
              <w:spacing w:after="0"/>
              <w:jc w:val="center"/>
              <w:rPr>
                <w:ins w:id="2874" w:author="Sean de Noronha | DRG" w:date="2026-09-25T15:16:00Z" w16du:dateUtc="2026-09-25T13:16:00Z"/>
                <w:rFonts w:cs="Arial"/>
                <w:sz w:val="16"/>
                <w:szCs w:val="16"/>
              </w:rPr>
            </w:pPr>
            <w:ins w:id="2875" w:author="Sean de Noronha | DRG" w:date="2026-09-25T15:16:00Z" w16du:dateUtc="2026-09-25T13:16:00Z">
              <w:r>
                <w:rPr>
                  <w:sz w:val="16"/>
                  <w:szCs w:val="16"/>
                </w:rPr>
                <w:t>76 / 70 T</w:t>
              </w:r>
            </w:ins>
          </w:p>
        </w:tc>
        <w:tc>
          <w:tcPr>
            <w:tcW w:w="1339" w:type="dxa"/>
            <w:gridSpan w:val="3"/>
            <w:tcMar>
              <w:left w:w="14" w:type="dxa"/>
              <w:right w:w="14" w:type="dxa"/>
            </w:tcMar>
            <w:vAlign w:val="center"/>
          </w:tcPr>
          <w:p w14:paraId="432AC564" w14:textId="77777777" w:rsidR="00410831" w:rsidRPr="00354578" w:rsidRDefault="00410831" w:rsidP="00E61175">
            <w:pPr>
              <w:spacing w:after="0"/>
              <w:jc w:val="center"/>
              <w:rPr>
                <w:ins w:id="2876" w:author="Sean de Noronha | DRG" w:date="2026-09-25T15:16:00Z" w16du:dateUtc="2026-09-25T13:16:00Z"/>
                <w:rFonts w:cs="Arial"/>
                <w:sz w:val="16"/>
                <w:szCs w:val="16"/>
              </w:rPr>
            </w:pPr>
            <w:ins w:id="2877" w:author="Sean de Noronha | DRG" w:date="2026-09-25T15:16:00Z" w16du:dateUtc="2026-09-25T13:16:00Z">
              <w:r>
                <w:rPr>
                  <w:sz w:val="16"/>
                  <w:szCs w:val="16"/>
                </w:rPr>
                <w:t>156 / 136 T</w:t>
              </w:r>
            </w:ins>
          </w:p>
        </w:tc>
        <w:tc>
          <w:tcPr>
            <w:tcW w:w="1339" w:type="dxa"/>
            <w:gridSpan w:val="2"/>
            <w:tcMar>
              <w:left w:w="14" w:type="dxa"/>
              <w:right w:w="14" w:type="dxa"/>
            </w:tcMar>
            <w:vAlign w:val="center"/>
          </w:tcPr>
          <w:p w14:paraId="5AE36AC3" w14:textId="77777777" w:rsidR="00410831" w:rsidRPr="00354578" w:rsidRDefault="00410831" w:rsidP="00E61175">
            <w:pPr>
              <w:spacing w:after="0"/>
              <w:jc w:val="center"/>
              <w:rPr>
                <w:ins w:id="2878" w:author="Sean de Noronha | DRG" w:date="2026-09-25T15:16:00Z" w16du:dateUtc="2026-09-25T13:16:00Z"/>
                <w:rFonts w:cs="Arial"/>
                <w:sz w:val="16"/>
                <w:szCs w:val="16"/>
              </w:rPr>
            </w:pPr>
            <w:ins w:id="2879" w:author="Sean de Noronha | DRG" w:date="2026-09-25T15:16:00Z" w16du:dateUtc="2026-09-25T13:16:00Z">
              <w:r>
                <w:rPr>
                  <w:sz w:val="16"/>
                  <w:szCs w:val="16"/>
                </w:rPr>
                <w:t>234 / 208 U</w:t>
              </w:r>
            </w:ins>
          </w:p>
        </w:tc>
        <w:tc>
          <w:tcPr>
            <w:tcW w:w="1339" w:type="dxa"/>
            <w:tcMar>
              <w:left w:w="14" w:type="dxa"/>
              <w:right w:w="14" w:type="dxa"/>
            </w:tcMar>
            <w:vAlign w:val="center"/>
          </w:tcPr>
          <w:p w14:paraId="6183A815" w14:textId="77777777" w:rsidR="00410831" w:rsidRPr="00354578" w:rsidRDefault="00410831" w:rsidP="00E61175">
            <w:pPr>
              <w:spacing w:after="0"/>
              <w:jc w:val="center"/>
              <w:rPr>
                <w:ins w:id="2880" w:author="Sean de Noronha | DRG" w:date="2026-09-25T15:16:00Z" w16du:dateUtc="2026-09-25T13:16:00Z"/>
                <w:rFonts w:cs="Arial"/>
                <w:sz w:val="16"/>
                <w:szCs w:val="16"/>
              </w:rPr>
            </w:pPr>
            <w:ins w:id="2881" w:author="Sean de Noronha | DRG" w:date="2026-09-25T15:16:00Z" w16du:dateUtc="2026-09-25T13:16:00Z">
              <w:r>
                <w:rPr>
                  <w:sz w:val="16"/>
                  <w:szCs w:val="16"/>
                </w:rPr>
                <w:t>451 / 414 U</w:t>
              </w:r>
            </w:ins>
          </w:p>
        </w:tc>
      </w:tr>
      <w:tr w:rsidR="00AC4387" w:rsidRPr="00354578" w14:paraId="1F655FAD" w14:textId="77777777" w:rsidTr="00952C88">
        <w:tblPrEx>
          <w:jc w:val="center"/>
        </w:tblPrEx>
        <w:trPr>
          <w:trHeight w:val="20"/>
          <w:jc w:val="center"/>
          <w:ins w:id="2882" w:author="Sean de Noronha | DRG" w:date="2026-09-25T15:16:00Z"/>
        </w:trPr>
        <w:tc>
          <w:tcPr>
            <w:tcW w:w="1339" w:type="dxa"/>
            <w:gridSpan w:val="3"/>
            <w:shd w:val="clear" w:color="auto" w:fill="F2F2F2"/>
            <w:tcMar>
              <w:left w:w="14" w:type="dxa"/>
              <w:right w:w="14" w:type="dxa"/>
            </w:tcMar>
            <w:vAlign w:val="center"/>
          </w:tcPr>
          <w:p w14:paraId="6FF7E12C" w14:textId="77777777" w:rsidR="00410831" w:rsidRPr="00354578" w:rsidRDefault="00410831" w:rsidP="00E61175">
            <w:pPr>
              <w:spacing w:after="0"/>
              <w:jc w:val="center"/>
              <w:rPr>
                <w:ins w:id="2883" w:author="Sean de Noronha | DRG" w:date="2026-09-25T15:16:00Z" w16du:dateUtc="2026-09-25T13:16:00Z"/>
                <w:rFonts w:cs="Arial"/>
                <w:sz w:val="16"/>
                <w:szCs w:val="16"/>
              </w:rPr>
            </w:pPr>
            <w:ins w:id="2884" w:author="Sean de Noronha | DRG" w:date="2026-09-25T15:16:00Z" w16du:dateUtc="2026-09-25T13:16:00Z">
              <w:r>
                <w:rPr>
                  <w:rFonts w:cs="Arial"/>
                  <w:b/>
                  <w:bCs/>
                  <w:sz w:val="16"/>
                  <w:szCs w:val="16"/>
                </w:rPr>
                <w:t>18</w:t>
              </w:r>
            </w:ins>
          </w:p>
        </w:tc>
        <w:tc>
          <w:tcPr>
            <w:tcW w:w="1339" w:type="dxa"/>
            <w:gridSpan w:val="3"/>
            <w:tcMar>
              <w:left w:w="14" w:type="dxa"/>
              <w:right w:w="14" w:type="dxa"/>
            </w:tcMar>
            <w:vAlign w:val="center"/>
          </w:tcPr>
          <w:p w14:paraId="13863785" w14:textId="77777777" w:rsidR="00410831" w:rsidRPr="00354578" w:rsidRDefault="00410831" w:rsidP="00E61175">
            <w:pPr>
              <w:spacing w:after="0"/>
              <w:jc w:val="center"/>
              <w:rPr>
                <w:ins w:id="2885" w:author="Sean de Noronha | DRG" w:date="2026-09-25T15:16:00Z" w16du:dateUtc="2026-09-25T13:16:00Z"/>
                <w:rFonts w:cs="Arial"/>
                <w:sz w:val="16"/>
                <w:szCs w:val="16"/>
              </w:rPr>
            </w:pPr>
            <w:ins w:id="2886" w:author="Sean de Noronha | DRG" w:date="2026-09-25T15:16:00Z" w16du:dateUtc="2026-09-25T13:16:00Z">
              <w:r>
                <w:rPr>
                  <w:sz w:val="16"/>
                  <w:szCs w:val="16"/>
                </w:rPr>
                <w:t>18 / 12 L</w:t>
              </w:r>
            </w:ins>
          </w:p>
        </w:tc>
        <w:tc>
          <w:tcPr>
            <w:tcW w:w="1339" w:type="dxa"/>
            <w:gridSpan w:val="3"/>
            <w:tcMar>
              <w:left w:w="14" w:type="dxa"/>
              <w:right w:w="14" w:type="dxa"/>
            </w:tcMar>
            <w:vAlign w:val="center"/>
          </w:tcPr>
          <w:p w14:paraId="1F0C9766" w14:textId="77777777" w:rsidR="00410831" w:rsidRPr="00354578" w:rsidRDefault="00410831" w:rsidP="00E61175">
            <w:pPr>
              <w:spacing w:after="0"/>
              <w:jc w:val="center"/>
              <w:rPr>
                <w:ins w:id="2887" w:author="Sean de Noronha | DRG" w:date="2026-09-25T15:16:00Z" w16du:dateUtc="2026-09-25T13:16:00Z"/>
                <w:rFonts w:cs="Arial"/>
                <w:sz w:val="16"/>
                <w:szCs w:val="16"/>
              </w:rPr>
            </w:pPr>
            <w:ins w:id="2888" w:author="Sean de Noronha | DRG" w:date="2026-09-25T15:16:00Z" w16du:dateUtc="2026-09-25T13:16:00Z">
              <w:r>
                <w:rPr>
                  <w:sz w:val="16"/>
                  <w:szCs w:val="16"/>
                </w:rPr>
                <w:t>37 / 38 L</w:t>
              </w:r>
            </w:ins>
          </w:p>
        </w:tc>
        <w:tc>
          <w:tcPr>
            <w:tcW w:w="1339" w:type="dxa"/>
            <w:gridSpan w:val="2"/>
            <w:tcMar>
              <w:left w:w="14" w:type="dxa"/>
              <w:right w:w="14" w:type="dxa"/>
            </w:tcMar>
            <w:vAlign w:val="center"/>
          </w:tcPr>
          <w:p w14:paraId="4118F2BB" w14:textId="77777777" w:rsidR="00410831" w:rsidRPr="00354578" w:rsidRDefault="00410831" w:rsidP="00E61175">
            <w:pPr>
              <w:spacing w:after="0"/>
              <w:jc w:val="center"/>
              <w:rPr>
                <w:ins w:id="2889" w:author="Sean de Noronha | DRG" w:date="2026-09-25T15:16:00Z" w16du:dateUtc="2026-09-25T13:16:00Z"/>
                <w:rFonts w:cs="Arial"/>
                <w:sz w:val="16"/>
                <w:szCs w:val="16"/>
              </w:rPr>
            </w:pPr>
            <w:ins w:id="2890" w:author="Sean de Noronha | DRG" w:date="2026-09-25T15:16:00Z" w16du:dateUtc="2026-09-25T13:16:00Z">
              <w:r>
                <w:rPr>
                  <w:sz w:val="16"/>
                  <w:szCs w:val="16"/>
                </w:rPr>
                <w:t>69 / 67 T</w:t>
              </w:r>
            </w:ins>
          </w:p>
        </w:tc>
        <w:tc>
          <w:tcPr>
            <w:tcW w:w="1339" w:type="dxa"/>
            <w:gridSpan w:val="3"/>
            <w:tcMar>
              <w:left w:w="14" w:type="dxa"/>
              <w:right w:w="14" w:type="dxa"/>
            </w:tcMar>
            <w:vAlign w:val="center"/>
          </w:tcPr>
          <w:p w14:paraId="7524BF21" w14:textId="77777777" w:rsidR="00410831" w:rsidRPr="00354578" w:rsidRDefault="00410831" w:rsidP="00E61175">
            <w:pPr>
              <w:spacing w:after="0"/>
              <w:jc w:val="center"/>
              <w:rPr>
                <w:ins w:id="2891" w:author="Sean de Noronha | DRG" w:date="2026-09-25T15:16:00Z" w16du:dateUtc="2026-09-25T13:16:00Z"/>
                <w:rFonts w:cs="Arial"/>
                <w:sz w:val="16"/>
                <w:szCs w:val="16"/>
              </w:rPr>
            </w:pPr>
            <w:ins w:id="2892" w:author="Sean de Noronha | DRG" w:date="2026-09-25T15:16:00Z" w16du:dateUtc="2026-09-25T13:16:00Z">
              <w:r>
                <w:rPr>
                  <w:sz w:val="16"/>
                  <w:szCs w:val="16"/>
                </w:rPr>
                <w:t>142 / 122 T</w:t>
              </w:r>
            </w:ins>
          </w:p>
        </w:tc>
        <w:tc>
          <w:tcPr>
            <w:tcW w:w="1339" w:type="dxa"/>
            <w:gridSpan w:val="2"/>
            <w:tcMar>
              <w:left w:w="14" w:type="dxa"/>
              <w:right w:w="14" w:type="dxa"/>
            </w:tcMar>
            <w:vAlign w:val="center"/>
          </w:tcPr>
          <w:p w14:paraId="1DC554F8" w14:textId="77777777" w:rsidR="00410831" w:rsidRPr="00354578" w:rsidRDefault="00410831" w:rsidP="00E61175">
            <w:pPr>
              <w:spacing w:after="0"/>
              <w:jc w:val="center"/>
              <w:rPr>
                <w:ins w:id="2893" w:author="Sean de Noronha | DRG" w:date="2026-09-25T15:16:00Z" w16du:dateUtc="2026-09-25T13:16:00Z"/>
                <w:rFonts w:cs="Arial"/>
                <w:sz w:val="16"/>
                <w:szCs w:val="16"/>
              </w:rPr>
            </w:pPr>
            <w:ins w:id="2894" w:author="Sean de Noronha | DRG" w:date="2026-09-25T15:16:00Z" w16du:dateUtc="2026-09-25T13:16:00Z">
              <w:r>
                <w:rPr>
                  <w:sz w:val="16"/>
                  <w:szCs w:val="16"/>
                </w:rPr>
                <w:t>212 / 187 U</w:t>
              </w:r>
            </w:ins>
          </w:p>
        </w:tc>
        <w:tc>
          <w:tcPr>
            <w:tcW w:w="1339" w:type="dxa"/>
            <w:tcMar>
              <w:left w:w="14" w:type="dxa"/>
              <w:right w:w="14" w:type="dxa"/>
            </w:tcMar>
            <w:vAlign w:val="center"/>
          </w:tcPr>
          <w:p w14:paraId="36596ADD" w14:textId="77777777" w:rsidR="00410831" w:rsidRPr="00354578" w:rsidRDefault="00410831" w:rsidP="00E61175">
            <w:pPr>
              <w:spacing w:after="0"/>
              <w:jc w:val="center"/>
              <w:rPr>
                <w:ins w:id="2895" w:author="Sean de Noronha | DRG" w:date="2026-09-25T15:16:00Z" w16du:dateUtc="2026-09-25T13:16:00Z"/>
                <w:rFonts w:cs="Arial"/>
                <w:sz w:val="16"/>
                <w:szCs w:val="16"/>
              </w:rPr>
            </w:pPr>
            <w:ins w:id="2896" w:author="Sean de Noronha | DRG" w:date="2026-09-25T15:16:00Z" w16du:dateUtc="2026-09-25T13:16:00Z">
              <w:r>
                <w:rPr>
                  <w:sz w:val="16"/>
                  <w:szCs w:val="16"/>
                </w:rPr>
                <w:t>409 / 373 U</w:t>
              </w:r>
            </w:ins>
          </w:p>
        </w:tc>
      </w:tr>
      <w:tr w:rsidR="00AC4387" w:rsidRPr="00354578" w14:paraId="08EEB3FF" w14:textId="77777777" w:rsidTr="00952C88">
        <w:tblPrEx>
          <w:jc w:val="center"/>
        </w:tblPrEx>
        <w:trPr>
          <w:trHeight w:val="20"/>
          <w:jc w:val="center"/>
          <w:ins w:id="2897" w:author="Sean de Noronha | DRG" w:date="2026-09-25T15:16:00Z"/>
        </w:trPr>
        <w:tc>
          <w:tcPr>
            <w:tcW w:w="1339" w:type="dxa"/>
            <w:gridSpan w:val="3"/>
            <w:shd w:val="clear" w:color="auto" w:fill="F2F2F2"/>
            <w:tcMar>
              <w:left w:w="14" w:type="dxa"/>
              <w:right w:w="14" w:type="dxa"/>
            </w:tcMar>
            <w:vAlign w:val="center"/>
          </w:tcPr>
          <w:p w14:paraId="0F143CF4" w14:textId="77777777" w:rsidR="00410831" w:rsidRPr="00354578" w:rsidRDefault="00410831" w:rsidP="00E61175">
            <w:pPr>
              <w:spacing w:after="0"/>
              <w:jc w:val="center"/>
              <w:rPr>
                <w:ins w:id="2898" w:author="Sean de Noronha | DRG" w:date="2026-09-25T15:16:00Z" w16du:dateUtc="2026-09-25T13:16:00Z"/>
                <w:rFonts w:cs="Arial"/>
                <w:sz w:val="16"/>
                <w:szCs w:val="16"/>
              </w:rPr>
            </w:pPr>
            <w:ins w:id="2899" w:author="Sean de Noronha | DRG" w:date="2026-09-25T15:16:00Z" w16du:dateUtc="2026-09-25T13:16:00Z">
              <w:r>
                <w:rPr>
                  <w:rFonts w:cs="Arial"/>
                  <w:b/>
                  <w:bCs/>
                  <w:sz w:val="16"/>
                  <w:szCs w:val="16"/>
                </w:rPr>
                <w:t>21</w:t>
              </w:r>
            </w:ins>
          </w:p>
        </w:tc>
        <w:tc>
          <w:tcPr>
            <w:tcW w:w="1339" w:type="dxa"/>
            <w:gridSpan w:val="3"/>
            <w:tcMar>
              <w:left w:w="14" w:type="dxa"/>
              <w:right w:w="14" w:type="dxa"/>
            </w:tcMar>
            <w:vAlign w:val="center"/>
          </w:tcPr>
          <w:p w14:paraId="16730C99" w14:textId="77777777" w:rsidR="00410831" w:rsidRPr="00354578" w:rsidRDefault="00410831" w:rsidP="00E61175">
            <w:pPr>
              <w:spacing w:after="0"/>
              <w:jc w:val="center"/>
              <w:rPr>
                <w:ins w:id="2900" w:author="Sean de Noronha | DRG" w:date="2026-09-25T15:16:00Z" w16du:dateUtc="2026-09-25T13:16:00Z"/>
                <w:rFonts w:cs="Arial"/>
                <w:sz w:val="16"/>
                <w:szCs w:val="16"/>
              </w:rPr>
            </w:pPr>
            <w:ins w:id="2901" w:author="Sean de Noronha | DRG" w:date="2026-09-25T15:16:00Z" w16du:dateUtc="2026-09-25T13:16:00Z">
              <w:r>
                <w:rPr>
                  <w:sz w:val="16"/>
                  <w:szCs w:val="16"/>
                </w:rPr>
                <w:t>16 / 10 L</w:t>
              </w:r>
            </w:ins>
          </w:p>
        </w:tc>
        <w:tc>
          <w:tcPr>
            <w:tcW w:w="1339" w:type="dxa"/>
            <w:gridSpan w:val="3"/>
            <w:tcMar>
              <w:left w:w="14" w:type="dxa"/>
              <w:right w:w="14" w:type="dxa"/>
            </w:tcMar>
            <w:vAlign w:val="center"/>
          </w:tcPr>
          <w:p w14:paraId="56B706A6" w14:textId="77777777" w:rsidR="00410831" w:rsidRPr="00354578" w:rsidRDefault="00410831" w:rsidP="00E61175">
            <w:pPr>
              <w:spacing w:after="0"/>
              <w:jc w:val="center"/>
              <w:rPr>
                <w:ins w:id="2902" w:author="Sean de Noronha | DRG" w:date="2026-09-25T15:16:00Z" w16du:dateUtc="2026-09-25T13:16:00Z"/>
                <w:rFonts w:cs="Arial"/>
                <w:sz w:val="16"/>
                <w:szCs w:val="16"/>
              </w:rPr>
            </w:pPr>
            <w:ins w:id="2903" w:author="Sean de Noronha | DRG" w:date="2026-09-25T15:16:00Z" w16du:dateUtc="2026-09-25T13:16:00Z">
              <w:r>
                <w:rPr>
                  <w:sz w:val="16"/>
                  <w:szCs w:val="16"/>
                </w:rPr>
                <w:t>34 / 32 L</w:t>
              </w:r>
            </w:ins>
          </w:p>
        </w:tc>
        <w:tc>
          <w:tcPr>
            <w:tcW w:w="1339" w:type="dxa"/>
            <w:gridSpan w:val="2"/>
            <w:tcMar>
              <w:left w:w="14" w:type="dxa"/>
              <w:right w:w="14" w:type="dxa"/>
            </w:tcMar>
            <w:vAlign w:val="center"/>
          </w:tcPr>
          <w:p w14:paraId="4686E991" w14:textId="77777777" w:rsidR="00410831" w:rsidRPr="00354578" w:rsidRDefault="00410831" w:rsidP="00E61175">
            <w:pPr>
              <w:spacing w:after="0"/>
              <w:jc w:val="center"/>
              <w:rPr>
                <w:ins w:id="2904" w:author="Sean de Noronha | DRG" w:date="2026-09-25T15:16:00Z" w16du:dateUtc="2026-09-25T13:16:00Z"/>
                <w:rFonts w:cs="Arial"/>
                <w:sz w:val="16"/>
                <w:szCs w:val="16"/>
              </w:rPr>
            </w:pPr>
            <w:ins w:id="2905" w:author="Sean de Noronha | DRG" w:date="2026-09-25T15:16:00Z" w16du:dateUtc="2026-09-25T13:16:00Z">
              <w:r>
                <w:rPr>
                  <w:sz w:val="16"/>
                  <w:szCs w:val="16"/>
                </w:rPr>
                <w:t>63 / 64 T</w:t>
              </w:r>
            </w:ins>
          </w:p>
        </w:tc>
        <w:tc>
          <w:tcPr>
            <w:tcW w:w="1339" w:type="dxa"/>
            <w:gridSpan w:val="3"/>
            <w:tcMar>
              <w:left w:w="14" w:type="dxa"/>
              <w:right w:w="14" w:type="dxa"/>
            </w:tcMar>
            <w:vAlign w:val="center"/>
          </w:tcPr>
          <w:p w14:paraId="40BB42A8" w14:textId="77777777" w:rsidR="00410831" w:rsidRPr="00354578" w:rsidRDefault="00410831" w:rsidP="00E61175">
            <w:pPr>
              <w:spacing w:after="0"/>
              <w:jc w:val="center"/>
              <w:rPr>
                <w:ins w:id="2906" w:author="Sean de Noronha | DRG" w:date="2026-09-25T15:16:00Z" w16du:dateUtc="2026-09-25T13:16:00Z"/>
                <w:rFonts w:cs="Arial"/>
                <w:sz w:val="16"/>
                <w:szCs w:val="16"/>
              </w:rPr>
            </w:pPr>
            <w:ins w:id="2907" w:author="Sean de Noronha | DRG" w:date="2026-09-25T15:16:00Z" w16du:dateUtc="2026-09-25T13:16:00Z">
              <w:r>
                <w:rPr>
                  <w:sz w:val="16"/>
                  <w:szCs w:val="16"/>
                </w:rPr>
                <w:t>130 / 112 T</w:t>
              </w:r>
            </w:ins>
          </w:p>
        </w:tc>
        <w:tc>
          <w:tcPr>
            <w:tcW w:w="1339" w:type="dxa"/>
            <w:gridSpan w:val="2"/>
            <w:tcMar>
              <w:left w:w="14" w:type="dxa"/>
              <w:right w:w="14" w:type="dxa"/>
            </w:tcMar>
            <w:vAlign w:val="center"/>
          </w:tcPr>
          <w:p w14:paraId="6AF8FED8" w14:textId="77777777" w:rsidR="00410831" w:rsidRPr="00354578" w:rsidRDefault="00410831" w:rsidP="00E61175">
            <w:pPr>
              <w:spacing w:after="0"/>
              <w:jc w:val="center"/>
              <w:rPr>
                <w:ins w:id="2908" w:author="Sean de Noronha | DRG" w:date="2026-09-25T15:16:00Z" w16du:dateUtc="2026-09-25T13:16:00Z"/>
                <w:rFonts w:cs="Arial"/>
                <w:sz w:val="16"/>
                <w:szCs w:val="16"/>
              </w:rPr>
            </w:pPr>
            <w:ins w:id="2909" w:author="Sean de Noronha | DRG" w:date="2026-09-25T15:16:00Z" w16du:dateUtc="2026-09-25T13:16:00Z">
              <w:r>
                <w:rPr>
                  <w:sz w:val="16"/>
                  <w:szCs w:val="16"/>
                </w:rPr>
                <w:t>195 / 171 U</w:t>
              </w:r>
            </w:ins>
          </w:p>
        </w:tc>
        <w:tc>
          <w:tcPr>
            <w:tcW w:w="1339" w:type="dxa"/>
            <w:tcMar>
              <w:left w:w="14" w:type="dxa"/>
              <w:right w:w="14" w:type="dxa"/>
            </w:tcMar>
            <w:vAlign w:val="center"/>
          </w:tcPr>
          <w:p w14:paraId="6D55A02C" w14:textId="77777777" w:rsidR="00410831" w:rsidRPr="00354578" w:rsidRDefault="00410831" w:rsidP="00E61175">
            <w:pPr>
              <w:spacing w:after="0"/>
              <w:jc w:val="center"/>
              <w:rPr>
                <w:ins w:id="2910" w:author="Sean de Noronha | DRG" w:date="2026-09-25T15:16:00Z" w16du:dateUtc="2026-09-25T13:16:00Z"/>
                <w:rFonts w:cs="Arial"/>
                <w:sz w:val="16"/>
                <w:szCs w:val="16"/>
              </w:rPr>
            </w:pPr>
            <w:ins w:id="2911" w:author="Sean de Noronha | DRG" w:date="2026-09-25T15:16:00Z" w16du:dateUtc="2026-09-25T13:16:00Z">
              <w:r>
                <w:rPr>
                  <w:sz w:val="16"/>
                  <w:szCs w:val="16"/>
                </w:rPr>
                <w:t>376 / 341 U</w:t>
              </w:r>
            </w:ins>
          </w:p>
        </w:tc>
      </w:tr>
      <w:tr w:rsidR="00AC4387" w:rsidRPr="00354578" w14:paraId="470299DC" w14:textId="77777777" w:rsidTr="00952C88">
        <w:tblPrEx>
          <w:jc w:val="center"/>
        </w:tblPrEx>
        <w:trPr>
          <w:trHeight w:val="20"/>
          <w:jc w:val="center"/>
          <w:ins w:id="2912" w:author="Sean de Noronha | DRG" w:date="2026-09-25T15:16:00Z"/>
        </w:trPr>
        <w:tc>
          <w:tcPr>
            <w:tcW w:w="1339" w:type="dxa"/>
            <w:gridSpan w:val="3"/>
            <w:shd w:val="clear" w:color="auto" w:fill="F2F2F2"/>
            <w:tcMar>
              <w:left w:w="14" w:type="dxa"/>
              <w:right w:w="14" w:type="dxa"/>
            </w:tcMar>
            <w:vAlign w:val="center"/>
          </w:tcPr>
          <w:p w14:paraId="487BE26D" w14:textId="77777777" w:rsidR="00410831" w:rsidRPr="00354578" w:rsidRDefault="00410831" w:rsidP="00E61175">
            <w:pPr>
              <w:spacing w:after="0"/>
              <w:jc w:val="center"/>
              <w:rPr>
                <w:ins w:id="2913" w:author="Sean de Noronha | DRG" w:date="2026-09-25T15:16:00Z" w16du:dateUtc="2026-09-25T13:16:00Z"/>
                <w:rFonts w:cs="Arial"/>
                <w:sz w:val="16"/>
                <w:szCs w:val="16"/>
              </w:rPr>
            </w:pPr>
            <w:ins w:id="2914" w:author="Sean de Noronha | DRG" w:date="2026-09-25T15:16:00Z" w16du:dateUtc="2026-09-25T13:16:00Z">
              <w:r>
                <w:rPr>
                  <w:rFonts w:cs="Arial"/>
                  <w:b/>
                  <w:bCs/>
                  <w:sz w:val="16"/>
                  <w:szCs w:val="16"/>
                </w:rPr>
                <w:t>24</w:t>
              </w:r>
            </w:ins>
          </w:p>
        </w:tc>
        <w:tc>
          <w:tcPr>
            <w:tcW w:w="1339" w:type="dxa"/>
            <w:gridSpan w:val="3"/>
            <w:tcMar>
              <w:left w:w="14" w:type="dxa"/>
              <w:right w:w="14" w:type="dxa"/>
            </w:tcMar>
            <w:vAlign w:val="center"/>
          </w:tcPr>
          <w:p w14:paraId="53AA508E" w14:textId="77777777" w:rsidR="00410831" w:rsidRPr="00354578" w:rsidRDefault="00410831" w:rsidP="00E61175">
            <w:pPr>
              <w:spacing w:after="0"/>
              <w:jc w:val="center"/>
              <w:rPr>
                <w:ins w:id="2915" w:author="Sean de Noronha | DRG" w:date="2026-09-25T15:16:00Z" w16du:dateUtc="2026-09-25T13:16:00Z"/>
                <w:rFonts w:cs="Arial"/>
                <w:sz w:val="16"/>
                <w:szCs w:val="16"/>
              </w:rPr>
            </w:pPr>
            <w:ins w:id="2916" w:author="Sean de Noronha | DRG" w:date="2026-09-25T15:16:00Z" w16du:dateUtc="2026-09-25T13:16:00Z">
              <w:r>
                <w:rPr>
                  <w:sz w:val="16"/>
                  <w:szCs w:val="16"/>
                </w:rPr>
                <w:t>15 / 9 L</w:t>
              </w:r>
            </w:ins>
          </w:p>
        </w:tc>
        <w:tc>
          <w:tcPr>
            <w:tcW w:w="1339" w:type="dxa"/>
            <w:gridSpan w:val="3"/>
            <w:tcMar>
              <w:left w:w="14" w:type="dxa"/>
              <w:right w:w="14" w:type="dxa"/>
            </w:tcMar>
            <w:vAlign w:val="center"/>
          </w:tcPr>
          <w:p w14:paraId="47E13313" w14:textId="77777777" w:rsidR="00410831" w:rsidRPr="00354578" w:rsidRDefault="00410831" w:rsidP="00E61175">
            <w:pPr>
              <w:spacing w:after="0"/>
              <w:jc w:val="center"/>
              <w:rPr>
                <w:ins w:id="2917" w:author="Sean de Noronha | DRG" w:date="2026-09-25T15:16:00Z" w16du:dateUtc="2026-09-25T13:16:00Z"/>
                <w:rFonts w:cs="Arial"/>
                <w:sz w:val="16"/>
                <w:szCs w:val="16"/>
              </w:rPr>
            </w:pPr>
            <w:ins w:id="2918" w:author="Sean de Noronha | DRG" w:date="2026-09-25T15:16:00Z" w16du:dateUtc="2026-09-25T13:16:00Z">
              <w:r>
                <w:rPr>
                  <w:sz w:val="16"/>
                  <w:szCs w:val="16"/>
                </w:rPr>
                <w:t>31 / 28 L</w:t>
              </w:r>
            </w:ins>
          </w:p>
        </w:tc>
        <w:tc>
          <w:tcPr>
            <w:tcW w:w="1339" w:type="dxa"/>
            <w:gridSpan w:val="2"/>
            <w:tcMar>
              <w:left w:w="14" w:type="dxa"/>
              <w:right w:w="14" w:type="dxa"/>
            </w:tcMar>
            <w:vAlign w:val="center"/>
          </w:tcPr>
          <w:p w14:paraId="2571316D" w14:textId="77777777" w:rsidR="00410831" w:rsidRPr="00354578" w:rsidRDefault="00410831" w:rsidP="00E61175">
            <w:pPr>
              <w:spacing w:after="0"/>
              <w:jc w:val="center"/>
              <w:rPr>
                <w:ins w:id="2919" w:author="Sean de Noronha | DRG" w:date="2026-09-25T15:16:00Z" w16du:dateUtc="2026-09-25T13:16:00Z"/>
                <w:rFonts w:cs="Arial"/>
                <w:sz w:val="16"/>
                <w:szCs w:val="16"/>
              </w:rPr>
            </w:pPr>
            <w:ins w:id="2920" w:author="Sean de Noronha | DRG" w:date="2026-09-25T15:16:00Z" w16du:dateUtc="2026-09-25T13:16:00Z">
              <w:r>
                <w:rPr>
                  <w:sz w:val="16"/>
                  <w:szCs w:val="16"/>
                </w:rPr>
                <w:t>59 / 62 T</w:t>
              </w:r>
            </w:ins>
          </w:p>
        </w:tc>
        <w:tc>
          <w:tcPr>
            <w:tcW w:w="1339" w:type="dxa"/>
            <w:gridSpan w:val="3"/>
            <w:tcMar>
              <w:left w:w="14" w:type="dxa"/>
              <w:right w:w="14" w:type="dxa"/>
            </w:tcMar>
            <w:vAlign w:val="center"/>
          </w:tcPr>
          <w:p w14:paraId="0281EE0E" w14:textId="77777777" w:rsidR="00410831" w:rsidRPr="00354578" w:rsidRDefault="00410831" w:rsidP="00E61175">
            <w:pPr>
              <w:spacing w:after="0"/>
              <w:jc w:val="center"/>
              <w:rPr>
                <w:ins w:id="2921" w:author="Sean de Noronha | DRG" w:date="2026-09-25T15:16:00Z" w16du:dateUtc="2026-09-25T13:16:00Z"/>
                <w:rFonts w:cs="Arial"/>
                <w:sz w:val="16"/>
                <w:szCs w:val="16"/>
              </w:rPr>
            </w:pPr>
            <w:ins w:id="2922" w:author="Sean de Noronha | DRG" w:date="2026-09-25T15:16:00Z" w16du:dateUtc="2026-09-25T13:16:00Z">
              <w:r>
                <w:rPr>
                  <w:sz w:val="16"/>
                  <w:szCs w:val="16"/>
                </w:rPr>
                <w:t>121 / 105 T</w:t>
              </w:r>
            </w:ins>
          </w:p>
        </w:tc>
        <w:tc>
          <w:tcPr>
            <w:tcW w:w="1339" w:type="dxa"/>
            <w:gridSpan w:val="2"/>
            <w:tcMar>
              <w:left w:w="14" w:type="dxa"/>
              <w:right w:w="14" w:type="dxa"/>
            </w:tcMar>
            <w:vAlign w:val="center"/>
          </w:tcPr>
          <w:p w14:paraId="4D963F30" w14:textId="77777777" w:rsidR="00410831" w:rsidRPr="00354578" w:rsidRDefault="00410831" w:rsidP="00E61175">
            <w:pPr>
              <w:spacing w:after="0"/>
              <w:jc w:val="center"/>
              <w:rPr>
                <w:ins w:id="2923" w:author="Sean de Noronha | DRG" w:date="2026-09-25T15:16:00Z" w16du:dateUtc="2026-09-25T13:16:00Z"/>
                <w:rFonts w:cs="Arial"/>
                <w:sz w:val="16"/>
                <w:szCs w:val="16"/>
              </w:rPr>
            </w:pPr>
            <w:ins w:id="2924" w:author="Sean de Noronha | DRG" w:date="2026-09-25T15:16:00Z" w16du:dateUtc="2026-09-25T13:16:00Z">
              <w:r>
                <w:rPr>
                  <w:sz w:val="16"/>
                  <w:szCs w:val="16"/>
                </w:rPr>
                <w:t>182 / 158 T</w:t>
              </w:r>
            </w:ins>
          </w:p>
        </w:tc>
        <w:tc>
          <w:tcPr>
            <w:tcW w:w="1339" w:type="dxa"/>
            <w:tcMar>
              <w:left w:w="14" w:type="dxa"/>
              <w:right w:w="14" w:type="dxa"/>
            </w:tcMar>
            <w:vAlign w:val="center"/>
          </w:tcPr>
          <w:p w14:paraId="180305CF" w14:textId="77777777" w:rsidR="00410831" w:rsidRPr="00354578" w:rsidRDefault="00410831" w:rsidP="00E61175">
            <w:pPr>
              <w:spacing w:after="0"/>
              <w:jc w:val="center"/>
              <w:rPr>
                <w:ins w:id="2925" w:author="Sean de Noronha | DRG" w:date="2026-09-25T15:16:00Z" w16du:dateUtc="2026-09-25T13:16:00Z"/>
                <w:rFonts w:cs="Arial"/>
                <w:sz w:val="16"/>
                <w:szCs w:val="16"/>
              </w:rPr>
            </w:pPr>
            <w:ins w:id="2926" w:author="Sean de Noronha | DRG" w:date="2026-09-25T15:16:00Z" w16du:dateUtc="2026-09-25T13:16:00Z">
              <w:r>
                <w:rPr>
                  <w:sz w:val="16"/>
                  <w:szCs w:val="16"/>
                </w:rPr>
                <w:t>350 / 316 U</w:t>
              </w:r>
            </w:ins>
          </w:p>
        </w:tc>
      </w:tr>
      <w:tr w:rsidR="00AC4387" w:rsidRPr="00354578" w14:paraId="75E10A56" w14:textId="77777777" w:rsidTr="00952C88">
        <w:tblPrEx>
          <w:jc w:val="center"/>
        </w:tblPrEx>
        <w:trPr>
          <w:trHeight w:val="20"/>
          <w:jc w:val="center"/>
          <w:ins w:id="2927" w:author="Sean de Noronha | DRG" w:date="2026-09-25T15:16:00Z"/>
        </w:trPr>
        <w:tc>
          <w:tcPr>
            <w:tcW w:w="1339" w:type="dxa"/>
            <w:gridSpan w:val="3"/>
            <w:shd w:val="clear" w:color="auto" w:fill="F2F2F2"/>
            <w:tcMar>
              <w:left w:w="14" w:type="dxa"/>
              <w:right w:w="14" w:type="dxa"/>
            </w:tcMar>
            <w:vAlign w:val="center"/>
          </w:tcPr>
          <w:p w14:paraId="49D56796" w14:textId="77777777" w:rsidR="00410831" w:rsidRPr="00354578" w:rsidRDefault="00410831" w:rsidP="00E61175">
            <w:pPr>
              <w:spacing w:after="0"/>
              <w:jc w:val="center"/>
              <w:rPr>
                <w:ins w:id="2928" w:author="Sean de Noronha | DRG" w:date="2026-09-25T15:16:00Z" w16du:dateUtc="2026-09-25T13:16:00Z"/>
                <w:rFonts w:cs="Arial"/>
                <w:sz w:val="16"/>
                <w:szCs w:val="16"/>
              </w:rPr>
            </w:pPr>
            <w:ins w:id="2929" w:author="Sean de Noronha | DRG" w:date="2026-09-25T15:16:00Z" w16du:dateUtc="2026-09-25T13:16:00Z">
              <w:r>
                <w:rPr>
                  <w:rFonts w:cs="Arial"/>
                  <w:b/>
                  <w:bCs/>
                  <w:sz w:val="16"/>
                  <w:szCs w:val="16"/>
                </w:rPr>
                <w:t>27</w:t>
              </w:r>
            </w:ins>
          </w:p>
        </w:tc>
        <w:tc>
          <w:tcPr>
            <w:tcW w:w="1339" w:type="dxa"/>
            <w:gridSpan w:val="3"/>
            <w:tcMar>
              <w:left w:w="14" w:type="dxa"/>
              <w:right w:w="14" w:type="dxa"/>
            </w:tcMar>
            <w:vAlign w:val="center"/>
          </w:tcPr>
          <w:p w14:paraId="1AF3B717" w14:textId="77777777" w:rsidR="00410831" w:rsidRPr="00354578" w:rsidRDefault="00410831" w:rsidP="00E61175">
            <w:pPr>
              <w:spacing w:after="0"/>
              <w:jc w:val="center"/>
              <w:rPr>
                <w:ins w:id="2930" w:author="Sean de Noronha | DRG" w:date="2026-09-25T15:16:00Z" w16du:dateUtc="2026-09-25T13:16:00Z"/>
                <w:rFonts w:cs="Arial"/>
                <w:sz w:val="16"/>
                <w:szCs w:val="16"/>
              </w:rPr>
            </w:pPr>
            <w:ins w:id="2931" w:author="Sean de Noronha | DRG" w:date="2026-09-25T15:16:00Z" w16du:dateUtc="2026-09-25T13:16:00Z">
              <w:r>
                <w:rPr>
                  <w:sz w:val="16"/>
                  <w:szCs w:val="16"/>
                </w:rPr>
                <w:t>14 / 8 L</w:t>
              </w:r>
            </w:ins>
          </w:p>
        </w:tc>
        <w:tc>
          <w:tcPr>
            <w:tcW w:w="1339" w:type="dxa"/>
            <w:gridSpan w:val="3"/>
            <w:tcMar>
              <w:left w:w="14" w:type="dxa"/>
              <w:right w:w="14" w:type="dxa"/>
            </w:tcMar>
            <w:vAlign w:val="center"/>
          </w:tcPr>
          <w:p w14:paraId="12C3BFC8" w14:textId="77777777" w:rsidR="00410831" w:rsidRPr="00354578" w:rsidRDefault="00410831" w:rsidP="00E61175">
            <w:pPr>
              <w:spacing w:after="0"/>
              <w:jc w:val="center"/>
              <w:rPr>
                <w:ins w:id="2932" w:author="Sean de Noronha | DRG" w:date="2026-09-25T15:16:00Z" w16du:dateUtc="2026-09-25T13:16:00Z"/>
                <w:rFonts w:cs="Arial"/>
                <w:sz w:val="16"/>
                <w:szCs w:val="16"/>
              </w:rPr>
            </w:pPr>
            <w:ins w:id="2933" w:author="Sean de Noronha | DRG" w:date="2026-09-25T15:16:00Z" w16du:dateUtc="2026-09-25T13:16:00Z">
              <w:r>
                <w:rPr>
                  <w:sz w:val="16"/>
                  <w:szCs w:val="16"/>
                </w:rPr>
                <w:t>29 / 25 L</w:t>
              </w:r>
            </w:ins>
          </w:p>
        </w:tc>
        <w:tc>
          <w:tcPr>
            <w:tcW w:w="1339" w:type="dxa"/>
            <w:gridSpan w:val="2"/>
            <w:tcMar>
              <w:left w:w="14" w:type="dxa"/>
              <w:right w:w="14" w:type="dxa"/>
            </w:tcMar>
            <w:vAlign w:val="center"/>
          </w:tcPr>
          <w:p w14:paraId="7AA107A3" w14:textId="77777777" w:rsidR="00410831" w:rsidRPr="00354578" w:rsidRDefault="00410831" w:rsidP="00E61175">
            <w:pPr>
              <w:spacing w:after="0"/>
              <w:jc w:val="center"/>
              <w:rPr>
                <w:ins w:id="2934" w:author="Sean de Noronha | DRG" w:date="2026-09-25T15:16:00Z" w16du:dateUtc="2026-09-25T13:16:00Z"/>
                <w:rFonts w:cs="Arial"/>
                <w:sz w:val="16"/>
                <w:szCs w:val="16"/>
              </w:rPr>
            </w:pPr>
            <w:ins w:id="2935" w:author="Sean de Noronha | DRG" w:date="2026-09-25T15:16:00Z" w16du:dateUtc="2026-09-25T13:16:00Z">
              <w:r>
                <w:rPr>
                  <w:sz w:val="16"/>
                  <w:szCs w:val="16"/>
                </w:rPr>
                <w:t>55 / 60 L</w:t>
              </w:r>
            </w:ins>
          </w:p>
        </w:tc>
        <w:tc>
          <w:tcPr>
            <w:tcW w:w="1339" w:type="dxa"/>
            <w:gridSpan w:val="3"/>
            <w:tcMar>
              <w:left w:w="14" w:type="dxa"/>
              <w:right w:w="14" w:type="dxa"/>
            </w:tcMar>
            <w:vAlign w:val="center"/>
          </w:tcPr>
          <w:p w14:paraId="0EAEE9F6" w14:textId="77777777" w:rsidR="00410831" w:rsidRPr="00354578" w:rsidRDefault="00410831" w:rsidP="00E61175">
            <w:pPr>
              <w:spacing w:after="0"/>
              <w:jc w:val="center"/>
              <w:rPr>
                <w:ins w:id="2936" w:author="Sean de Noronha | DRG" w:date="2026-09-25T15:16:00Z" w16du:dateUtc="2026-09-25T13:16:00Z"/>
                <w:rFonts w:cs="Arial"/>
                <w:sz w:val="16"/>
                <w:szCs w:val="16"/>
              </w:rPr>
            </w:pPr>
            <w:ins w:id="2937" w:author="Sean de Noronha | DRG" w:date="2026-09-25T15:16:00Z" w16du:dateUtc="2026-09-25T13:16:00Z">
              <w:r>
                <w:rPr>
                  <w:sz w:val="16"/>
                  <w:szCs w:val="16"/>
                </w:rPr>
                <w:t>114 / 100 T</w:t>
              </w:r>
            </w:ins>
          </w:p>
        </w:tc>
        <w:tc>
          <w:tcPr>
            <w:tcW w:w="1339" w:type="dxa"/>
            <w:gridSpan w:val="2"/>
            <w:tcMar>
              <w:left w:w="14" w:type="dxa"/>
              <w:right w:w="14" w:type="dxa"/>
            </w:tcMar>
            <w:vAlign w:val="center"/>
          </w:tcPr>
          <w:p w14:paraId="67522BA7" w14:textId="77777777" w:rsidR="00410831" w:rsidRPr="00354578" w:rsidRDefault="00410831" w:rsidP="00E61175">
            <w:pPr>
              <w:spacing w:after="0"/>
              <w:jc w:val="center"/>
              <w:rPr>
                <w:ins w:id="2938" w:author="Sean de Noronha | DRG" w:date="2026-09-25T15:16:00Z" w16du:dateUtc="2026-09-25T13:16:00Z"/>
                <w:rFonts w:cs="Arial"/>
                <w:sz w:val="16"/>
                <w:szCs w:val="16"/>
              </w:rPr>
            </w:pPr>
            <w:ins w:id="2939" w:author="Sean de Noronha | DRG" w:date="2026-09-25T15:16:00Z" w16du:dateUtc="2026-09-25T13:16:00Z">
              <w:r>
                <w:rPr>
                  <w:sz w:val="16"/>
                  <w:szCs w:val="16"/>
                </w:rPr>
                <w:t>170 / 148 T</w:t>
              </w:r>
            </w:ins>
          </w:p>
        </w:tc>
        <w:tc>
          <w:tcPr>
            <w:tcW w:w="1339" w:type="dxa"/>
            <w:tcMar>
              <w:left w:w="14" w:type="dxa"/>
              <w:right w:w="14" w:type="dxa"/>
            </w:tcMar>
            <w:vAlign w:val="center"/>
          </w:tcPr>
          <w:p w14:paraId="566182BA" w14:textId="77777777" w:rsidR="00410831" w:rsidRPr="00354578" w:rsidRDefault="00410831" w:rsidP="00E61175">
            <w:pPr>
              <w:spacing w:after="0"/>
              <w:jc w:val="center"/>
              <w:rPr>
                <w:ins w:id="2940" w:author="Sean de Noronha | DRG" w:date="2026-09-25T15:16:00Z" w16du:dateUtc="2026-09-25T13:16:00Z"/>
                <w:rFonts w:cs="Arial"/>
                <w:sz w:val="16"/>
                <w:szCs w:val="16"/>
              </w:rPr>
            </w:pPr>
            <w:ins w:id="2941" w:author="Sean de Noronha | DRG" w:date="2026-09-25T15:16:00Z" w16du:dateUtc="2026-09-25T13:16:00Z">
              <w:r>
                <w:rPr>
                  <w:sz w:val="16"/>
                  <w:szCs w:val="16"/>
                </w:rPr>
                <w:t>328 / 295 U</w:t>
              </w:r>
            </w:ins>
          </w:p>
        </w:tc>
      </w:tr>
      <w:tr w:rsidR="00AC4387" w:rsidRPr="00354578" w14:paraId="60B1CE55" w14:textId="77777777" w:rsidTr="00952C88">
        <w:tblPrEx>
          <w:jc w:val="center"/>
        </w:tblPrEx>
        <w:trPr>
          <w:trHeight w:val="20"/>
          <w:jc w:val="center"/>
          <w:ins w:id="2942" w:author="Sean de Noronha | DRG" w:date="2026-09-25T15:16:00Z"/>
        </w:trPr>
        <w:tc>
          <w:tcPr>
            <w:tcW w:w="1339" w:type="dxa"/>
            <w:gridSpan w:val="3"/>
            <w:shd w:val="clear" w:color="auto" w:fill="F2F2F2"/>
            <w:tcMar>
              <w:left w:w="14" w:type="dxa"/>
              <w:right w:w="14" w:type="dxa"/>
            </w:tcMar>
            <w:vAlign w:val="center"/>
          </w:tcPr>
          <w:p w14:paraId="55566D3E" w14:textId="77777777" w:rsidR="00410831" w:rsidRPr="00354578" w:rsidRDefault="00410831" w:rsidP="00E61175">
            <w:pPr>
              <w:spacing w:after="0"/>
              <w:jc w:val="center"/>
              <w:rPr>
                <w:ins w:id="2943" w:author="Sean de Noronha | DRG" w:date="2026-09-25T15:16:00Z" w16du:dateUtc="2026-09-25T13:16:00Z"/>
                <w:rFonts w:cs="Arial"/>
                <w:sz w:val="16"/>
                <w:szCs w:val="16"/>
              </w:rPr>
            </w:pPr>
            <w:ins w:id="2944" w:author="Sean de Noronha | DRG" w:date="2026-09-25T15:16:00Z" w16du:dateUtc="2026-09-25T13:16:00Z">
              <w:r>
                <w:rPr>
                  <w:rFonts w:cs="Arial"/>
                  <w:b/>
                  <w:bCs/>
                  <w:sz w:val="16"/>
                  <w:szCs w:val="16"/>
                </w:rPr>
                <w:t>30</w:t>
              </w:r>
            </w:ins>
          </w:p>
        </w:tc>
        <w:tc>
          <w:tcPr>
            <w:tcW w:w="1339" w:type="dxa"/>
            <w:gridSpan w:val="3"/>
            <w:tcMar>
              <w:left w:w="14" w:type="dxa"/>
              <w:right w:w="14" w:type="dxa"/>
            </w:tcMar>
            <w:vAlign w:val="center"/>
          </w:tcPr>
          <w:p w14:paraId="6FA9C1DB" w14:textId="77777777" w:rsidR="00410831" w:rsidRPr="00354578" w:rsidRDefault="00410831" w:rsidP="00E61175">
            <w:pPr>
              <w:spacing w:after="0"/>
              <w:jc w:val="center"/>
              <w:rPr>
                <w:ins w:id="2945" w:author="Sean de Noronha | DRG" w:date="2026-09-25T15:16:00Z" w16du:dateUtc="2026-09-25T13:16:00Z"/>
                <w:rFonts w:cs="Arial"/>
                <w:sz w:val="16"/>
                <w:szCs w:val="16"/>
              </w:rPr>
            </w:pPr>
            <w:ins w:id="2946" w:author="Sean de Noronha | DRG" w:date="2026-09-25T15:16:00Z" w16du:dateUtc="2026-09-25T13:16:00Z">
              <w:r>
                <w:rPr>
                  <w:sz w:val="16"/>
                  <w:szCs w:val="16"/>
                </w:rPr>
                <w:t>13 / 7 L</w:t>
              </w:r>
            </w:ins>
          </w:p>
        </w:tc>
        <w:tc>
          <w:tcPr>
            <w:tcW w:w="1339" w:type="dxa"/>
            <w:gridSpan w:val="3"/>
            <w:tcMar>
              <w:left w:w="14" w:type="dxa"/>
              <w:right w:w="14" w:type="dxa"/>
            </w:tcMar>
            <w:vAlign w:val="center"/>
          </w:tcPr>
          <w:p w14:paraId="5E7EE2B2" w14:textId="77777777" w:rsidR="00410831" w:rsidRPr="00354578" w:rsidRDefault="00410831" w:rsidP="00E61175">
            <w:pPr>
              <w:spacing w:after="0"/>
              <w:jc w:val="center"/>
              <w:rPr>
                <w:ins w:id="2947" w:author="Sean de Noronha | DRG" w:date="2026-09-25T15:16:00Z" w16du:dateUtc="2026-09-25T13:16:00Z"/>
                <w:rFonts w:cs="Arial"/>
                <w:sz w:val="16"/>
                <w:szCs w:val="16"/>
              </w:rPr>
            </w:pPr>
            <w:ins w:id="2948" w:author="Sean de Noronha | DRG" w:date="2026-09-25T15:16:00Z" w16du:dateUtc="2026-09-25T13:16:00Z">
              <w:r>
                <w:rPr>
                  <w:sz w:val="16"/>
                  <w:szCs w:val="16"/>
                </w:rPr>
                <w:t>28 / 23 L</w:t>
              </w:r>
            </w:ins>
          </w:p>
        </w:tc>
        <w:tc>
          <w:tcPr>
            <w:tcW w:w="1339" w:type="dxa"/>
            <w:gridSpan w:val="2"/>
            <w:tcMar>
              <w:left w:w="14" w:type="dxa"/>
              <w:right w:w="14" w:type="dxa"/>
            </w:tcMar>
            <w:vAlign w:val="center"/>
          </w:tcPr>
          <w:p w14:paraId="44CBB57C" w14:textId="77777777" w:rsidR="00410831" w:rsidRPr="00354578" w:rsidRDefault="00410831" w:rsidP="00E61175">
            <w:pPr>
              <w:spacing w:after="0"/>
              <w:jc w:val="center"/>
              <w:rPr>
                <w:ins w:id="2949" w:author="Sean de Noronha | DRG" w:date="2026-09-25T15:16:00Z" w16du:dateUtc="2026-09-25T13:16:00Z"/>
                <w:rFonts w:cs="Arial"/>
                <w:sz w:val="16"/>
                <w:szCs w:val="16"/>
              </w:rPr>
            </w:pPr>
            <w:ins w:id="2950" w:author="Sean de Noronha | DRG" w:date="2026-09-25T15:16:00Z" w16du:dateUtc="2026-09-25T13:16:00Z">
              <w:r>
                <w:rPr>
                  <w:sz w:val="16"/>
                  <w:szCs w:val="16"/>
                </w:rPr>
                <w:t>52 / 57 L</w:t>
              </w:r>
            </w:ins>
          </w:p>
        </w:tc>
        <w:tc>
          <w:tcPr>
            <w:tcW w:w="1339" w:type="dxa"/>
            <w:gridSpan w:val="3"/>
            <w:tcMar>
              <w:left w:w="14" w:type="dxa"/>
              <w:right w:w="14" w:type="dxa"/>
            </w:tcMar>
            <w:vAlign w:val="center"/>
          </w:tcPr>
          <w:p w14:paraId="55FE2253" w14:textId="77777777" w:rsidR="00410831" w:rsidRPr="00354578" w:rsidRDefault="00410831" w:rsidP="00E61175">
            <w:pPr>
              <w:spacing w:after="0"/>
              <w:jc w:val="center"/>
              <w:rPr>
                <w:ins w:id="2951" w:author="Sean de Noronha | DRG" w:date="2026-09-25T15:16:00Z" w16du:dateUtc="2026-09-25T13:16:00Z"/>
                <w:rFonts w:cs="Arial"/>
                <w:sz w:val="16"/>
                <w:szCs w:val="16"/>
              </w:rPr>
            </w:pPr>
            <w:ins w:id="2952" w:author="Sean de Noronha | DRG" w:date="2026-09-25T15:16:00Z" w16du:dateUtc="2026-09-25T13:16:00Z">
              <w:r>
                <w:rPr>
                  <w:sz w:val="16"/>
                  <w:szCs w:val="16"/>
                </w:rPr>
                <w:t>107 / 96 T</w:t>
              </w:r>
            </w:ins>
          </w:p>
        </w:tc>
        <w:tc>
          <w:tcPr>
            <w:tcW w:w="1339" w:type="dxa"/>
            <w:gridSpan w:val="2"/>
            <w:tcMar>
              <w:left w:w="14" w:type="dxa"/>
              <w:right w:w="14" w:type="dxa"/>
            </w:tcMar>
            <w:vAlign w:val="center"/>
          </w:tcPr>
          <w:p w14:paraId="1177A08C" w14:textId="77777777" w:rsidR="00410831" w:rsidRPr="00354578" w:rsidRDefault="00410831" w:rsidP="00E61175">
            <w:pPr>
              <w:spacing w:after="0"/>
              <w:jc w:val="center"/>
              <w:rPr>
                <w:ins w:id="2953" w:author="Sean de Noronha | DRG" w:date="2026-09-25T15:16:00Z" w16du:dateUtc="2026-09-25T13:16:00Z"/>
                <w:rFonts w:cs="Arial"/>
                <w:sz w:val="16"/>
                <w:szCs w:val="16"/>
              </w:rPr>
            </w:pPr>
            <w:ins w:id="2954" w:author="Sean de Noronha | DRG" w:date="2026-09-25T15:16:00Z" w16du:dateUtc="2026-09-25T13:16:00Z">
              <w:r>
                <w:rPr>
                  <w:sz w:val="16"/>
                  <w:szCs w:val="16"/>
                </w:rPr>
                <w:t>161 / 139 T</w:t>
              </w:r>
            </w:ins>
          </w:p>
        </w:tc>
        <w:tc>
          <w:tcPr>
            <w:tcW w:w="1339" w:type="dxa"/>
            <w:tcMar>
              <w:left w:w="14" w:type="dxa"/>
              <w:right w:w="14" w:type="dxa"/>
            </w:tcMar>
            <w:vAlign w:val="center"/>
          </w:tcPr>
          <w:p w14:paraId="3556DEE5" w14:textId="77777777" w:rsidR="00410831" w:rsidRPr="00354578" w:rsidRDefault="00410831" w:rsidP="00E61175">
            <w:pPr>
              <w:spacing w:after="0"/>
              <w:jc w:val="center"/>
              <w:rPr>
                <w:ins w:id="2955" w:author="Sean de Noronha | DRG" w:date="2026-09-25T15:16:00Z" w16du:dateUtc="2026-09-25T13:16:00Z"/>
                <w:rFonts w:cs="Arial"/>
                <w:sz w:val="16"/>
                <w:szCs w:val="16"/>
              </w:rPr>
            </w:pPr>
            <w:ins w:id="2956" w:author="Sean de Noronha | DRG" w:date="2026-09-25T15:16:00Z" w16du:dateUtc="2026-09-25T13:16:00Z">
              <w:r>
                <w:rPr>
                  <w:sz w:val="16"/>
                  <w:szCs w:val="16"/>
                </w:rPr>
                <w:t>310 / 278 U</w:t>
              </w:r>
            </w:ins>
          </w:p>
        </w:tc>
      </w:tr>
      <w:tr w:rsidR="00AC4387" w:rsidRPr="00354578" w14:paraId="7CF5A9BB" w14:textId="77777777" w:rsidTr="00952C88">
        <w:tblPrEx>
          <w:jc w:val="center"/>
        </w:tblPrEx>
        <w:trPr>
          <w:trHeight w:val="20"/>
          <w:jc w:val="center"/>
          <w:ins w:id="2957" w:author="Sean de Noronha | DRG" w:date="2026-09-25T15:16:00Z"/>
        </w:trPr>
        <w:tc>
          <w:tcPr>
            <w:tcW w:w="1339" w:type="dxa"/>
            <w:gridSpan w:val="3"/>
            <w:shd w:val="clear" w:color="auto" w:fill="F2F2F2"/>
            <w:tcMar>
              <w:left w:w="14" w:type="dxa"/>
              <w:right w:w="14" w:type="dxa"/>
            </w:tcMar>
            <w:vAlign w:val="center"/>
          </w:tcPr>
          <w:p w14:paraId="2045763C" w14:textId="77777777" w:rsidR="00410831" w:rsidRPr="00354578" w:rsidRDefault="00410831" w:rsidP="00E61175">
            <w:pPr>
              <w:spacing w:after="0"/>
              <w:jc w:val="center"/>
              <w:rPr>
                <w:ins w:id="2958" w:author="Sean de Noronha | DRG" w:date="2026-09-25T15:16:00Z" w16du:dateUtc="2026-09-25T13:16:00Z"/>
                <w:rFonts w:cs="Arial"/>
                <w:sz w:val="16"/>
                <w:szCs w:val="16"/>
              </w:rPr>
            </w:pPr>
            <w:ins w:id="2959" w:author="Sean de Noronha | DRG" w:date="2026-09-25T15:16:00Z" w16du:dateUtc="2026-09-25T13:16:00Z">
              <w:r>
                <w:rPr>
                  <w:rFonts w:cs="Arial"/>
                  <w:b/>
                  <w:bCs/>
                  <w:sz w:val="16"/>
                  <w:szCs w:val="16"/>
                </w:rPr>
                <w:t>35</w:t>
              </w:r>
            </w:ins>
          </w:p>
        </w:tc>
        <w:tc>
          <w:tcPr>
            <w:tcW w:w="1339" w:type="dxa"/>
            <w:gridSpan w:val="3"/>
            <w:tcMar>
              <w:left w:w="14" w:type="dxa"/>
              <w:right w:w="14" w:type="dxa"/>
            </w:tcMar>
            <w:vAlign w:val="center"/>
          </w:tcPr>
          <w:p w14:paraId="23D5B018" w14:textId="77777777" w:rsidR="00410831" w:rsidRPr="00354578" w:rsidRDefault="00410831" w:rsidP="00E61175">
            <w:pPr>
              <w:spacing w:after="0"/>
              <w:jc w:val="center"/>
              <w:rPr>
                <w:ins w:id="2960" w:author="Sean de Noronha | DRG" w:date="2026-09-25T15:16:00Z" w16du:dateUtc="2026-09-25T13:16:00Z"/>
                <w:rFonts w:cs="Arial"/>
                <w:sz w:val="16"/>
                <w:szCs w:val="16"/>
              </w:rPr>
            </w:pPr>
            <w:ins w:id="2961" w:author="Sean de Noronha | DRG" w:date="2026-09-25T15:16:00Z" w16du:dateUtc="2026-09-25T13:16:00Z">
              <w:r>
                <w:rPr>
                  <w:sz w:val="16"/>
                  <w:szCs w:val="16"/>
                </w:rPr>
                <w:t>12 / 6 L</w:t>
              </w:r>
            </w:ins>
          </w:p>
        </w:tc>
        <w:tc>
          <w:tcPr>
            <w:tcW w:w="1339" w:type="dxa"/>
            <w:gridSpan w:val="3"/>
            <w:tcMar>
              <w:left w:w="14" w:type="dxa"/>
              <w:right w:w="14" w:type="dxa"/>
            </w:tcMar>
            <w:vAlign w:val="center"/>
          </w:tcPr>
          <w:p w14:paraId="57D14975" w14:textId="77777777" w:rsidR="00410831" w:rsidRPr="00354578" w:rsidRDefault="00410831" w:rsidP="00E61175">
            <w:pPr>
              <w:spacing w:after="0"/>
              <w:jc w:val="center"/>
              <w:rPr>
                <w:ins w:id="2962" w:author="Sean de Noronha | DRG" w:date="2026-09-25T15:16:00Z" w16du:dateUtc="2026-09-25T13:16:00Z"/>
                <w:rFonts w:cs="Arial"/>
                <w:sz w:val="16"/>
                <w:szCs w:val="16"/>
              </w:rPr>
            </w:pPr>
            <w:ins w:id="2963" w:author="Sean de Noronha | DRG" w:date="2026-09-25T15:16:00Z" w16du:dateUtc="2026-09-25T13:16:00Z">
              <w:r>
                <w:rPr>
                  <w:sz w:val="16"/>
                  <w:szCs w:val="16"/>
                </w:rPr>
                <w:t>26 / 19 L</w:t>
              </w:r>
            </w:ins>
          </w:p>
        </w:tc>
        <w:tc>
          <w:tcPr>
            <w:tcW w:w="1339" w:type="dxa"/>
            <w:gridSpan w:val="2"/>
            <w:tcMar>
              <w:left w:w="14" w:type="dxa"/>
              <w:right w:w="14" w:type="dxa"/>
            </w:tcMar>
            <w:vAlign w:val="center"/>
          </w:tcPr>
          <w:p w14:paraId="12FBE4F3" w14:textId="77777777" w:rsidR="00410831" w:rsidRPr="00354578" w:rsidRDefault="00410831" w:rsidP="00E61175">
            <w:pPr>
              <w:spacing w:after="0"/>
              <w:jc w:val="center"/>
              <w:rPr>
                <w:ins w:id="2964" w:author="Sean de Noronha | DRG" w:date="2026-09-25T15:16:00Z" w16du:dateUtc="2026-09-25T13:16:00Z"/>
                <w:rFonts w:cs="Arial"/>
                <w:sz w:val="16"/>
                <w:szCs w:val="16"/>
              </w:rPr>
            </w:pPr>
            <w:ins w:id="2965" w:author="Sean de Noronha | DRG" w:date="2026-09-25T15:16:00Z" w16du:dateUtc="2026-09-25T13:16:00Z">
              <w:r>
                <w:rPr>
                  <w:sz w:val="16"/>
                  <w:szCs w:val="16"/>
                </w:rPr>
                <w:t>48 / 51 L</w:t>
              </w:r>
            </w:ins>
          </w:p>
        </w:tc>
        <w:tc>
          <w:tcPr>
            <w:tcW w:w="1339" w:type="dxa"/>
            <w:gridSpan w:val="3"/>
            <w:tcMar>
              <w:left w:w="14" w:type="dxa"/>
              <w:right w:w="14" w:type="dxa"/>
            </w:tcMar>
            <w:vAlign w:val="center"/>
          </w:tcPr>
          <w:p w14:paraId="648AF0C7" w14:textId="77777777" w:rsidR="00410831" w:rsidRPr="00354578" w:rsidRDefault="00410831" w:rsidP="00E61175">
            <w:pPr>
              <w:spacing w:after="0"/>
              <w:jc w:val="center"/>
              <w:rPr>
                <w:ins w:id="2966" w:author="Sean de Noronha | DRG" w:date="2026-09-25T15:16:00Z" w16du:dateUtc="2026-09-25T13:16:00Z"/>
                <w:rFonts w:cs="Arial"/>
                <w:sz w:val="16"/>
                <w:szCs w:val="16"/>
              </w:rPr>
            </w:pPr>
            <w:ins w:id="2967" w:author="Sean de Noronha | DRG" w:date="2026-09-25T15:16:00Z" w16du:dateUtc="2026-09-25T13:16:00Z">
              <w:r>
                <w:rPr>
                  <w:sz w:val="16"/>
                  <w:szCs w:val="16"/>
                </w:rPr>
                <w:t>99 / 92 T</w:t>
              </w:r>
            </w:ins>
          </w:p>
        </w:tc>
        <w:tc>
          <w:tcPr>
            <w:tcW w:w="1339" w:type="dxa"/>
            <w:gridSpan w:val="2"/>
            <w:tcMar>
              <w:left w:w="14" w:type="dxa"/>
              <w:right w:w="14" w:type="dxa"/>
            </w:tcMar>
            <w:vAlign w:val="center"/>
          </w:tcPr>
          <w:p w14:paraId="4143EC77" w14:textId="77777777" w:rsidR="00410831" w:rsidRPr="00354578" w:rsidRDefault="00410831" w:rsidP="00E61175">
            <w:pPr>
              <w:spacing w:after="0"/>
              <w:jc w:val="center"/>
              <w:rPr>
                <w:ins w:id="2968" w:author="Sean de Noronha | DRG" w:date="2026-09-25T15:16:00Z" w16du:dateUtc="2026-09-25T13:16:00Z"/>
                <w:rFonts w:cs="Arial"/>
                <w:sz w:val="16"/>
                <w:szCs w:val="16"/>
              </w:rPr>
            </w:pPr>
            <w:ins w:id="2969" w:author="Sean de Noronha | DRG" w:date="2026-09-25T15:16:00Z" w16du:dateUtc="2026-09-25T13:16:00Z">
              <w:r>
                <w:rPr>
                  <w:sz w:val="16"/>
                  <w:szCs w:val="16"/>
                </w:rPr>
                <w:t>148 / 128 T</w:t>
              </w:r>
            </w:ins>
          </w:p>
        </w:tc>
        <w:tc>
          <w:tcPr>
            <w:tcW w:w="1339" w:type="dxa"/>
            <w:tcMar>
              <w:left w:w="14" w:type="dxa"/>
              <w:right w:w="14" w:type="dxa"/>
            </w:tcMar>
            <w:vAlign w:val="center"/>
          </w:tcPr>
          <w:p w14:paraId="65D379D4" w14:textId="77777777" w:rsidR="00410831" w:rsidRPr="00354578" w:rsidRDefault="00410831" w:rsidP="00E61175">
            <w:pPr>
              <w:spacing w:after="0"/>
              <w:jc w:val="center"/>
              <w:rPr>
                <w:ins w:id="2970" w:author="Sean de Noronha | DRG" w:date="2026-09-25T15:16:00Z" w16du:dateUtc="2026-09-25T13:16:00Z"/>
                <w:rFonts w:cs="Arial"/>
                <w:sz w:val="16"/>
                <w:szCs w:val="16"/>
              </w:rPr>
            </w:pPr>
            <w:ins w:id="2971" w:author="Sean de Noronha | DRG" w:date="2026-09-25T15:16:00Z" w16du:dateUtc="2026-09-25T13:16:00Z">
              <w:r>
                <w:rPr>
                  <w:sz w:val="16"/>
                  <w:szCs w:val="16"/>
                </w:rPr>
                <w:t>285 / 254 U</w:t>
              </w:r>
            </w:ins>
          </w:p>
        </w:tc>
      </w:tr>
      <w:tr w:rsidR="00AC4387" w:rsidRPr="00354578" w14:paraId="2DE66956" w14:textId="77777777" w:rsidTr="00952C88">
        <w:tblPrEx>
          <w:jc w:val="center"/>
        </w:tblPrEx>
        <w:trPr>
          <w:trHeight w:val="20"/>
          <w:jc w:val="center"/>
          <w:ins w:id="2972" w:author="Sean de Noronha | DRG" w:date="2026-09-25T15:16:00Z"/>
        </w:trPr>
        <w:tc>
          <w:tcPr>
            <w:tcW w:w="1339" w:type="dxa"/>
            <w:gridSpan w:val="3"/>
            <w:shd w:val="clear" w:color="auto" w:fill="F2F2F2"/>
            <w:tcMar>
              <w:left w:w="14" w:type="dxa"/>
              <w:right w:w="14" w:type="dxa"/>
            </w:tcMar>
            <w:vAlign w:val="center"/>
          </w:tcPr>
          <w:p w14:paraId="777D6477" w14:textId="77777777" w:rsidR="00410831" w:rsidRPr="00354578" w:rsidRDefault="00410831" w:rsidP="00E61175">
            <w:pPr>
              <w:spacing w:after="0"/>
              <w:jc w:val="center"/>
              <w:rPr>
                <w:ins w:id="2973" w:author="Sean de Noronha | DRG" w:date="2026-09-25T15:16:00Z" w16du:dateUtc="2026-09-25T13:16:00Z"/>
                <w:rFonts w:cs="Arial"/>
                <w:sz w:val="16"/>
                <w:szCs w:val="16"/>
              </w:rPr>
            </w:pPr>
            <w:ins w:id="2974" w:author="Sean de Noronha | DRG" w:date="2026-09-25T15:16:00Z" w16du:dateUtc="2026-09-25T13:16:00Z">
              <w:r>
                <w:rPr>
                  <w:rFonts w:cs="Arial"/>
                  <w:b/>
                  <w:bCs/>
                  <w:sz w:val="16"/>
                  <w:szCs w:val="16"/>
                </w:rPr>
                <w:t>40</w:t>
              </w:r>
            </w:ins>
          </w:p>
        </w:tc>
        <w:tc>
          <w:tcPr>
            <w:tcW w:w="1339" w:type="dxa"/>
            <w:gridSpan w:val="3"/>
            <w:tcMar>
              <w:left w:w="14" w:type="dxa"/>
              <w:right w:w="14" w:type="dxa"/>
            </w:tcMar>
            <w:vAlign w:val="center"/>
          </w:tcPr>
          <w:p w14:paraId="20841B0C" w14:textId="77777777" w:rsidR="00410831" w:rsidRPr="00354578" w:rsidRDefault="00410831" w:rsidP="00E61175">
            <w:pPr>
              <w:spacing w:after="0"/>
              <w:jc w:val="center"/>
              <w:rPr>
                <w:ins w:id="2975" w:author="Sean de Noronha | DRG" w:date="2026-09-25T15:16:00Z" w16du:dateUtc="2026-09-25T13:16:00Z"/>
                <w:rFonts w:cs="Arial"/>
                <w:sz w:val="16"/>
                <w:szCs w:val="16"/>
              </w:rPr>
            </w:pPr>
            <w:ins w:id="2976" w:author="Sean de Noronha | DRG" w:date="2026-09-25T15:16:00Z" w16du:dateUtc="2026-09-25T13:16:00Z">
              <w:r>
                <w:rPr>
                  <w:sz w:val="16"/>
                  <w:szCs w:val="16"/>
                </w:rPr>
                <w:t>11 / 6 L</w:t>
              </w:r>
            </w:ins>
          </w:p>
        </w:tc>
        <w:tc>
          <w:tcPr>
            <w:tcW w:w="1339" w:type="dxa"/>
            <w:gridSpan w:val="3"/>
            <w:tcMar>
              <w:left w:w="14" w:type="dxa"/>
              <w:right w:w="14" w:type="dxa"/>
            </w:tcMar>
            <w:vAlign w:val="center"/>
          </w:tcPr>
          <w:p w14:paraId="070E71E8" w14:textId="77777777" w:rsidR="00410831" w:rsidRPr="00354578" w:rsidRDefault="00410831" w:rsidP="00E61175">
            <w:pPr>
              <w:spacing w:after="0"/>
              <w:jc w:val="center"/>
              <w:rPr>
                <w:ins w:id="2977" w:author="Sean de Noronha | DRG" w:date="2026-09-25T15:16:00Z" w16du:dateUtc="2026-09-25T13:16:00Z"/>
                <w:rFonts w:cs="Arial"/>
                <w:sz w:val="16"/>
                <w:szCs w:val="16"/>
              </w:rPr>
            </w:pPr>
            <w:ins w:id="2978" w:author="Sean de Noronha | DRG" w:date="2026-09-25T15:16:00Z" w16du:dateUtc="2026-09-25T13:16:00Z">
              <w:r>
                <w:rPr>
                  <w:sz w:val="16"/>
                  <w:szCs w:val="16"/>
                </w:rPr>
                <w:t>24 / 17 L</w:t>
              </w:r>
            </w:ins>
          </w:p>
        </w:tc>
        <w:tc>
          <w:tcPr>
            <w:tcW w:w="1339" w:type="dxa"/>
            <w:gridSpan w:val="2"/>
            <w:tcMar>
              <w:left w:w="14" w:type="dxa"/>
              <w:right w:w="14" w:type="dxa"/>
            </w:tcMar>
            <w:vAlign w:val="center"/>
          </w:tcPr>
          <w:p w14:paraId="50347CE4" w14:textId="77777777" w:rsidR="00410831" w:rsidRPr="00354578" w:rsidRDefault="00410831" w:rsidP="00E61175">
            <w:pPr>
              <w:spacing w:after="0"/>
              <w:jc w:val="center"/>
              <w:rPr>
                <w:ins w:id="2979" w:author="Sean de Noronha | DRG" w:date="2026-09-25T15:16:00Z" w16du:dateUtc="2026-09-25T13:16:00Z"/>
                <w:rFonts w:cs="Arial"/>
                <w:sz w:val="16"/>
                <w:szCs w:val="16"/>
              </w:rPr>
            </w:pPr>
            <w:ins w:id="2980" w:author="Sean de Noronha | DRG" w:date="2026-09-25T15:16:00Z" w16du:dateUtc="2026-09-25T13:16:00Z">
              <w:r>
                <w:rPr>
                  <w:sz w:val="16"/>
                  <w:szCs w:val="16"/>
                </w:rPr>
                <w:t>45 / 45 L</w:t>
              </w:r>
            </w:ins>
          </w:p>
        </w:tc>
        <w:tc>
          <w:tcPr>
            <w:tcW w:w="1339" w:type="dxa"/>
            <w:gridSpan w:val="3"/>
            <w:tcMar>
              <w:left w:w="14" w:type="dxa"/>
              <w:right w:w="14" w:type="dxa"/>
            </w:tcMar>
            <w:vAlign w:val="center"/>
          </w:tcPr>
          <w:p w14:paraId="08A805BB" w14:textId="77777777" w:rsidR="00410831" w:rsidRPr="00354578" w:rsidRDefault="00410831" w:rsidP="00E61175">
            <w:pPr>
              <w:spacing w:after="0"/>
              <w:jc w:val="center"/>
              <w:rPr>
                <w:ins w:id="2981" w:author="Sean de Noronha | DRG" w:date="2026-09-25T15:16:00Z" w16du:dateUtc="2026-09-25T13:16:00Z"/>
                <w:rFonts w:cs="Arial"/>
                <w:sz w:val="16"/>
                <w:szCs w:val="16"/>
              </w:rPr>
            </w:pPr>
            <w:ins w:id="2982" w:author="Sean de Noronha | DRG" w:date="2026-09-25T15:16:00Z" w16du:dateUtc="2026-09-25T13:16:00Z">
              <w:r>
                <w:rPr>
                  <w:sz w:val="16"/>
                  <w:szCs w:val="16"/>
                </w:rPr>
                <w:t>92 / 89 T</w:t>
              </w:r>
            </w:ins>
          </w:p>
        </w:tc>
        <w:tc>
          <w:tcPr>
            <w:tcW w:w="1339" w:type="dxa"/>
            <w:gridSpan w:val="2"/>
            <w:tcMar>
              <w:left w:w="14" w:type="dxa"/>
              <w:right w:w="14" w:type="dxa"/>
            </w:tcMar>
            <w:vAlign w:val="center"/>
          </w:tcPr>
          <w:p w14:paraId="30F094AD" w14:textId="77777777" w:rsidR="00410831" w:rsidRPr="00354578" w:rsidRDefault="00410831" w:rsidP="00E61175">
            <w:pPr>
              <w:spacing w:after="0"/>
              <w:jc w:val="center"/>
              <w:rPr>
                <w:ins w:id="2983" w:author="Sean de Noronha | DRG" w:date="2026-09-25T15:16:00Z" w16du:dateUtc="2026-09-25T13:16:00Z"/>
                <w:rFonts w:cs="Arial"/>
                <w:sz w:val="16"/>
                <w:szCs w:val="16"/>
              </w:rPr>
            </w:pPr>
            <w:ins w:id="2984" w:author="Sean de Noronha | DRG" w:date="2026-09-25T15:16:00Z" w16du:dateUtc="2026-09-25T13:16:00Z">
              <w:r>
                <w:rPr>
                  <w:sz w:val="16"/>
                  <w:szCs w:val="16"/>
                </w:rPr>
                <w:t>138 / 120 T</w:t>
              </w:r>
            </w:ins>
          </w:p>
        </w:tc>
        <w:tc>
          <w:tcPr>
            <w:tcW w:w="1339" w:type="dxa"/>
            <w:tcMar>
              <w:left w:w="14" w:type="dxa"/>
              <w:right w:w="14" w:type="dxa"/>
            </w:tcMar>
            <w:vAlign w:val="center"/>
          </w:tcPr>
          <w:p w14:paraId="18847E1A" w14:textId="77777777" w:rsidR="00410831" w:rsidRPr="00354578" w:rsidRDefault="00410831" w:rsidP="00E61175">
            <w:pPr>
              <w:spacing w:after="0"/>
              <w:jc w:val="center"/>
              <w:rPr>
                <w:ins w:id="2985" w:author="Sean de Noronha | DRG" w:date="2026-09-25T15:16:00Z" w16du:dateUtc="2026-09-25T13:16:00Z"/>
                <w:rFonts w:cs="Arial"/>
                <w:sz w:val="16"/>
                <w:szCs w:val="16"/>
              </w:rPr>
            </w:pPr>
            <w:ins w:id="2986" w:author="Sean de Noronha | DRG" w:date="2026-09-25T15:16:00Z" w16du:dateUtc="2026-09-25T13:16:00Z">
              <w:r>
                <w:rPr>
                  <w:sz w:val="16"/>
                  <w:szCs w:val="16"/>
                </w:rPr>
                <w:t>265 / 235 U</w:t>
              </w:r>
            </w:ins>
          </w:p>
        </w:tc>
      </w:tr>
      <w:tr w:rsidR="00AC4387" w:rsidRPr="00354578" w14:paraId="7A805CBE" w14:textId="77777777" w:rsidTr="00952C88">
        <w:tblPrEx>
          <w:jc w:val="center"/>
        </w:tblPrEx>
        <w:trPr>
          <w:trHeight w:val="20"/>
          <w:jc w:val="center"/>
          <w:ins w:id="2987" w:author="Sean de Noronha | DRG" w:date="2026-09-25T15:16:00Z"/>
        </w:trPr>
        <w:tc>
          <w:tcPr>
            <w:tcW w:w="1339" w:type="dxa"/>
            <w:gridSpan w:val="3"/>
            <w:shd w:val="clear" w:color="auto" w:fill="F2F2F2"/>
            <w:tcMar>
              <w:left w:w="14" w:type="dxa"/>
              <w:right w:w="14" w:type="dxa"/>
            </w:tcMar>
            <w:vAlign w:val="center"/>
          </w:tcPr>
          <w:p w14:paraId="7B63E36D" w14:textId="77777777" w:rsidR="00410831" w:rsidRPr="00354578" w:rsidRDefault="00410831" w:rsidP="00E61175">
            <w:pPr>
              <w:spacing w:after="0"/>
              <w:jc w:val="center"/>
              <w:rPr>
                <w:ins w:id="2988" w:author="Sean de Noronha | DRG" w:date="2026-09-25T15:16:00Z" w16du:dateUtc="2026-09-25T13:16:00Z"/>
                <w:rFonts w:cs="Arial"/>
                <w:sz w:val="16"/>
                <w:szCs w:val="16"/>
              </w:rPr>
            </w:pPr>
            <w:ins w:id="2989" w:author="Sean de Noronha | DRG" w:date="2026-09-25T15:16:00Z" w16du:dateUtc="2026-09-25T13:16:00Z">
              <w:r>
                <w:rPr>
                  <w:rFonts w:cs="Arial"/>
                  <w:b/>
                  <w:bCs/>
                  <w:sz w:val="16"/>
                  <w:szCs w:val="16"/>
                </w:rPr>
                <w:t>45</w:t>
              </w:r>
            </w:ins>
          </w:p>
        </w:tc>
        <w:tc>
          <w:tcPr>
            <w:tcW w:w="1339" w:type="dxa"/>
            <w:gridSpan w:val="3"/>
            <w:tcMar>
              <w:left w:w="14" w:type="dxa"/>
              <w:right w:w="14" w:type="dxa"/>
            </w:tcMar>
            <w:vAlign w:val="center"/>
          </w:tcPr>
          <w:p w14:paraId="4218CEF9" w14:textId="77777777" w:rsidR="00410831" w:rsidRPr="00354578" w:rsidRDefault="00410831" w:rsidP="00E61175">
            <w:pPr>
              <w:spacing w:after="0"/>
              <w:jc w:val="center"/>
              <w:rPr>
                <w:ins w:id="2990" w:author="Sean de Noronha | DRG" w:date="2026-09-25T15:16:00Z" w16du:dateUtc="2026-09-25T13:16:00Z"/>
                <w:rFonts w:cs="Arial"/>
                <w:sz w:val="16"/>
                <w:szCs w:val="16"/>
              </w:rPr>
            </w:pPr>
            <w:ins w:id="2991" w:author="Sean de Noronha | DRG" w:date="2026-09-25T15:16:00Z" w16du:dateUtc="2026-09-25T13:16:00Z">
              <w:r>
                <w:rPr>
                  <w:sz w:val="16"/>
                  <w:szCs w:val="16"/>
                </w:rPr>
                <w:t>11 / 5 L</w:t>
              </w:r>
            </w:ins>
          </w:p>
        </w:tc>
        <w:tc>
          <w:tcPr>
            <w:tcW w:w="1339" w:type="dxa"/>
            <w:gridSpan w:val="3"/>
            <w:tcMar>
              <w:left w:w="14" w:type="dxa"/>
              <w:right w:w="14" w:type="dxa"/>
            </w:tcMar>
            <w:vAlign w:val="center"/>
          </w:tcPr>
          <w:p w14:paraId="4CC90265" w14:textId="77777777" w:rsidR="00410831" w:rsidRPr="00354578" w:rsidRDefault="00410831" w:rsidP="00E61175">
            <w:pPr>
              <w:spacing w:after="0"/>
              <w:jc w:val="center"/>
              <w:rPr>
                <w:ins w:id="2992" w:author="Sean de Noronha | DRG" w:date="2026-09-25T15:16:00Z" w16du:dateUtc="2026-09-25T13:16:00Z"/>
                <w:rFonts w:cs="Arial"/>
                <w:sz w:val="16"/>
                <w:szCs w:val="16"/>
              </w:rPr>
            </w:pPr>
            <w:ins w:id="2993" w:author="Sean de Noronha | DRG" w:date="2026-09-25T15:16:00Z" w16du:dateUtc="2026-09-25T13:16:00Z">
              <w:r>
                <w:rPr>
                  <w:sz w:val="16"/>
                  <w:szCs w:val="16"/>
                </w:rPr>
                <w:t>22 / 15 L</w:t>
              </w:r>
            </w:ins>
          </w:p>
        </w:tc>
        <w:tc>
          <w:tcPr>
            <w:tcW w:w="1339" w:type="dxa"/>
            <w:gridSpan w:val="2"/>
            <w:tcMar>
              <w:left w:w="14" w:type="dxa"/>
              <w:right w:w="14" w:type="dxa"/>
            </w:tcMar>
            <w:vAlign w:val="center"/>
          </w:tcPr>
          <w:p w14:paraId="566DB1A9" w14:textId="77777777" w:rsidR="00410831" w:rsidRPr="00354578" w:rsidRDefault="00410831" w:rsidP="00E61175">
            <w:pPr>
              <w:spacing w:after="0"/>
              <w:jc w:val="center"/>
              <w:rPr>
                <w:ins w:id="2994" w:author="Sean de Noronha | DRG" w:date="2026-09-25T15:16:00Z" w16du:dateUtc="2026-09-25T13:16:00Z"/>
                <w:rFonts w:cs="Arial"/>
                <w:sz w:val="16"/>
                <w:szCs w:val="16"/>
              </w:rPr>
            </w:pPr>
            <w:ins w:id="2995" w:author="Sean de Noronha | DRG" w:date="2026-09-25T15:16:00Z" w16du:dateUtc="2026-09-25T13:16:00Z">
              <w:r>
                <w:rPr>
                  <w:sz w:val="16"/>
                  <w:szCs w:val="16"/>
                </w:rPr>
                <w:t>42 / 40 L</w:t>
              </w:r>
            </w:ins>
          </w:p>
        </w:tc>
        <w:tc>
          <w:tcPr>
            <w:tcW w:w="1339" w:type="dxa"/>
            <w:gridSpan w:val="3"/>
            <w:tcMar>
              <w:left w:w="14" w:type="dxa"/>
              <w:right w:w="14" w:type="dxa"/>
            </w:tcMar>
            <w:vAlign w:val="center"/>
          </w:tcPr>
          <w:p w14:paraId="4945797C" w14:textId="77777777" w:rsidR="00410831" w:rsidRPr="00354578" w:rsidRDefault="00410831" w:rsidP="00E61175">
            <w:pPr>
              <w:spacing w:after="0"/>
              <w:jc w:val="center"/>
              <w:rPr>
                <w:ins w:id="2996" w:author="Sean de Noronha | DRG" w:date="2026-09-25T15:16:00Z" w16du:dateUtc="2026-09-25T13:16:00Z"/>
                <w:rFonts w:cs="Arial"/>
                <w:sz w:val="16"/>
                <w:szCs w:val="16"/>
              </w:rPr>
            </w:pPr>
            <w:ins w:id="2997" w:author="Sean de Noronha | DRG" w:date="2026-09-25T15:16:00Z" w16du:dateUtc="2026-09-25T13:16:00Z">
              <w:r>
                <w:rPr>
                  <w:sz w:val="16"/>
                  <w:szCs w:val="16"/>
                </w:rPr>
                <w:t>86 / 86 T</w:t>
              </w:r>
            </w:ins>
          </w:p>
        </w:tc>
        <w:tc>
          <w:tcPr>
            <w:tcW w:w="1339" w:type="dxa"/>
            <w:gridSpan w:val="2"/>
            <w:tcMar>
              <w:left w:w="14" w:type="dxa"/>
              <w:right w:w="14" w:type="dxa"/>
            </w:tcMar>
            <w:vAlign w:val="center"/>
          </w:tcPr>
          <w:p w14:paraId="095262C4" w14:textId="77777777" w:rsidR="00410831" w:rsidRPr="00354578" w:rsidRDefault="00410831" w:rsidP="00E61175">
            <w:pPr>
              <w:spacing w:after="0"/>
              <w:jc w:val="center"/>
              <w:rPr>
                <w:ins w:id="2998" w:author="Sean de Noronha | DRG" w:date="2026-09-25T15:16:00Z" w16du:dateUtc="2026-09-25T13:16:00Z"/>
                <w:rFonts w:cs="Arial"/>
                <w:sz w:val="16"/>
                <w:szCs w:val="16"/>
              </w:rPr>
            </w:pPr>
            <w:ins w:id="2999" w:author="Sean de Noronha | DRG" w:date="2026-09-25T15:16:00Z" w16du:dateUtc="2026-09-25T13:16:00Z">
              <w:r>
                <w:rPr>
                  <w:sz w:val="16"/>
                  <w:szCs w:val="16"/>
                </w:rPr>
                <w:t>129 / 115 T</w:t>
              </w:r>
            </w:ins>
          </w:p>
        </w:tc>
        <w:tc>
          <w:tcPr>
            <w:tcW w:w="1339" w:type="dxa"/>
            <w:tcMar>
              <w:left w:w="14" w:type="dxa"/>
              <w:right w:w="14" w:type="dxa"/>
            </w:tcMar>
            <w:vAlign w:val="center"/>
          </w:tcPr>
          <w:p w14:paraId="38A3AF14" w14:textId="77777777" w:rsidR="00410831" w:rsidRPr="00354578" w:rsidRDefault="00410831" w:rsidP="00E61175">
            <w:pPr>
              <w:spacing w:after="0"/>
              <w:jc w:val="center"/>
              <w:rPr>
                <w:ins w:id="3000" w:author="Sean de Noronha | DRG" w:date="2026-09-25T15:16:00Z" w16du:dateUtc="2026-09-25T13:16:00Z"/>
                <w:rFonts w:cs="Arial"/>
                <w:sz w:val="16"/>
                <w:szCs w:val="16"/>
              </w:rPr>
            </w:pPr>
            <w:ins w:id="3001" w:author="Sean de Noronha | DRG" w:date="2026-09-25T15:16:00Z" w16du:dateUtc="2026-09-25T13:16:00Z">
              <w:r>
                <w:rPr>
                  <w:sz w:val="16"/>
                  <w:szCs w:val="16"/>
                </w:rPr>
                <w:t>249 / 219 U</w:t>
              </w:r>
            </w:ins>
          </w:p>
        </w:tc>
      </w:tr>
      <w:tr w:rsidR="00AC4387" w:rsidRPr="00354578" w14:paraId="271C24E0" w14:textId="77777777" w:rsidTr="00952C88">
        <w:tblPrEx>
          <w:jc w:val="center"/>
        </w:tblPrEx>
        <w:trPr>
          <w:trHeight w:val="20"/>
          <w:jc w:val="center"/>
          <w:ins w:id="3002" w:author="Sean de Noronha | DRG" w:date="2026-09-25T15:16:00Z"/>
        </w:trPr>
        <w:tc>
          <w:tcPr>
            <w:tcW w:w="1339" w:type="dxa"/>
            <w:gridSpan w:val="3"/>
            <w:shd w:val="clear" w:color="auto" w:fill="F2F2F2"/>
            <w:tcMar>
              <w:left w:w="14" w:type="dxa"/>
              <w:right w:w="14" w:type="dxa"/>
            </w:tcMar>
            <w:vAlign w:val="center"/>
          </w:tcPr>
          <w:p w14:paraId="2972D3FE" w14:textId="77777777" w:rsidR="00410831" w:rsidRPr="00354578" w:rsidRDefault="00410831" w:rsidP="00E61175">
            <w:pPr>
              <w:spacing w:after="0"/>
              <w:jc w:val="center"/>
              <w:rPr>
                <w:ins w:id="3003" w:author="Sean de Noronha | DRG" w:date="2026-09-25T15:16:00Z" w16du:dateUtc="2026-09-25T13:16:00Z"/>
                <w:rFonts w:cs="Arial"/>
                <w:sz w:val="16"/>
                <w:szCs w:val="16"/>
              </w:rPr>
            </w:pPr>
            <w:ins w:id="3004" w:author="Sean de Noronha | DRG" w:date="2026-09-25T15:16:00Z" w16du:dateUtc="2026-09-25T13:16:00Z">
              <w:r>
                <w:rPr>
                  <w:rFonts w:cs="Arial"/>
                  <w:b/>
                  <w:bCs/>
                  <w:sz w:val="16"/>
                  <w:szCs w:val="16"/>
                </w:rPr>
                <w:t>50</w:t>
              </w:r>
            </w:ins>
          </w:p>
        </w:tc>
        <w:tc>
          <w:tcPr>
            <w:tcW w:w="1339" w:type="dxa"/>
            <w:gridSpan w:val="3"/>
            <w:tcMar>
              <w:left w:w="14" w:type="dxa"/>
              <w:right w:w="14" w:type="dxa"/>
            </w:tcMar>
            <w:vAlign w:val="center"/>
          </w:tcPr>
          <w:p w14:paraId="353B9190" w14:textId="77777777" w:rsidR="00410831" w:rsidRPr="00354578" w:rsidRDefault="00410831" w:rsidP="00E61175">
            <w:pPr>
              <w:spacing w:after="0"/>
              <w:jc w:val="center"/>
              <w:rPr>
                <w:ins w:id="3005" w:author="Sean de Noronha | DRG" w:date="2026-09-25T15:16:00Z" w16du:dateUtc="2026-09-25T13:16:00Z"/>
                <w:rFonts w:cs="Arial"/>
                <w:sz w:val="16"/>
                <w:szCs w:val="16"/>
              </w:rPr>
            </w:pPr>
            <w:ins w:id="3006" w:author="Sean de Noronha | DRG" w:date="2026-09-25T15:16:00Z" w16du:dateUtc="2026-09-25T13:16:00Z">
              <w:r>
                <w:rPr>
                  <w:sz w:val="16"/>
                  <w:szCs w:val="16"/>
                </w:rPr>
                <w:t>10 / 4 L</w:t>
              </w:r>
            </w:ins>
          </w:p>
        </w:tc>
        <w:tc>
          <w:tcPr>
            <w:tcW w:w="1339" w:type="dxa"/>
            <w:gridSpan w:val="3"/>
            <w:tcMar>
              <w:left w:w="14" w:type="dxa"/>
              <w:right w:w="14" w:type="dxa"/>
            </w:tcMar>
            <w:vAlign w:val="center"/>
          </w:tcPr>
          <w:p w14:paraId="494C166E" w14:textId="77777777" w:rsidR="00410831" w:rsidRPr="00354578" w:rsidRDefault="00410831" w:rsidP="00E61175">
            <w:pPr>
              <w:spacing w:after="0"/>
              <w:jc w:val="center"/>
              <w:rPr>
                <w:ins w:id="3007" w:author="Sean de Noronha | DRG" w:date="2026-09-25T15:16:00Z" w16du:dateUtc="2026-09-25T13:16:00Z"/>
                <w:rFonts w:cs="Arial"/>
                <w:sz w:val="16"/>
                <w:szCs w:val="16"/>
              </w:rPr>
            </w:pPr>
            <w:ins w:id="3008" w:author="Sean de Noronha | DRG" w:date="2026-09-25T15:16:00Z" w16du:dateUtc="2026-09-25T13:16:00Z">
              <w:r>
                <w:rPr>
                  <w:sz w:val="16"/>
                  <w:szCs w:val="16"/>
                </w:rPr>
                <w:t>21 / 14 L</w:t>
              </w:r>
            </w:ins>
          </w:p>
        </w:tc>
        <w:tc>
          <w:tcPr>
            <w:tcW w:w="1339" w:type="dxa"/>
            <w:gridSpan w:val="2"/>
            <w:tcMar>
              <w:left w:w="14" w:type="dxa"/>
              <w:right w:w="14" w:type="dxa"/>
            </w:tcMar>
            <w:vAlign w:val="center"/>
          </w:tcPr>
          <w:p w14:paraId="070560FE" w14:textId="77777777" w:rsidR="00410831" w:rsidRPr="00354578" w:rsidRDefault="00410831" w:rsidP="00E61175">
            <w:pPr>
              <w:spacing w:after="0"/>
              <w:jc w:val="center"/>
              <w:rPr>
                <w:ins w:id="3009" w:author="Sean de Noronha | DRG" w:date="2026-09-25T15:16:00Z" w16du:dateUtc="2026-09-25T13:16:00Z"/>
                <w:rFonts w:cs="Arial"/>
                <w:sz w:val="16"/>
                <w:szCs w:val="16"/>
              </w:rPr>
            </w:pPr>
            <w:ins w:id="3010" w:author="Sean de Noronha | DRG" w:date="2026-09-25T15:16:00Z" w16du:dateUtc="2026-09-25T13:16:00Z">
              <w:r>
                <w:rPr>
                  <w:sz w:val="16"/>
                  <w:szCs w:val="16"/>
                </w:rPr>
                <w:t>40 / 36 L</w:t>
              </w:r>
            </w:ins>
          </w:p>
        </w:tc>
        <w:tc>
          <w:tcPr>
            <w:tcW w:w="1339" w:type="dxa"/>
            <w:gridSpan w:val="3"/>
            <w:tcMar>
              <w:left w:w="14" w:type="dxa"/>
              <w:right w:w="14" w:type="dxa"/>
            </w:tcMar>
            <w:vAlign w:val="center"/>
          </w:tcPr>
          <w:p w14:paraId="74669A61" w14:textId="77777777" w:rsidR="00410831" w:rsidRPr="00354578" w:rsidRDefault="00410831" w:rsidP="00E61175">
            <w:pPr>
              <w:spacing w:after="0"/>
              <w:jc w:val="center"/>
              <w:rPr>
                <w:ins w:id="3011" w:author="Sean de Noronha | DRG" w:date="2026-09-25T15:16:00Z" w16du:dateUtc="2026-09-25T13:16:00Z"/>
                <w:rFonts w:cs="Arial"/>
                <w:sz w:val="16"/>
                <w:szCs w:val="16"/>
              </w:rPr>
            </w:pPr>
            <w:ins w:id="3012" w:author="Sean de Noronha | DRG" w:date="2026-09-25T15:16:00Z" w16du:dateUtc="2026-09-25T13:16:00Z">
              <w:r>
                <w:rPr>
                  <w:sz w:val="16"/>
                  <w:szCs w:val="16"/>
                </w:rPr>
                <w:t>81 / 83 T</w:t>
              </w:r>
            </w:ins>
          </w:p>
        </w:tc>
        <w:tc>
          <w:tcPr>
            <w:tcW w:w="1339" w:type="dxa"/>
            <w:gridSpan w:val="2"/>
            <w:tcMar>
              <w:left w:w="14" w:type="dxa"/>
              <w:right w:w="14" w:type="dxa"/>
            </w:tcMar>
            <w:vAlign w:val="center"/>
          </w:tcPr>
          <w:p w14:paraId="1F3D7E97" w14:textId="77777777" w:rsidR="00410831" w:rsidRPr="00354578" w:rsidRDefault="00410831" w:rsidP="00E61175">
            <w:pPr>
              <w:spacing w:after="0"/>
              <w:jc w:val="center"/>
              <w:rPr>
                <w:ins w:id="3013" w:author="Sean de Noronha | DRG" w:date="2026-09-25T15:16:00Z" w16du:dateUtc="2026-09-25T13:16:00Z"/>
                <w:rFonts w:cs="Arial"/>
                <w:sz w:val="16"/>
                <w:szCs w:val="16"/>
              </w:rPr>
            </w:pPr>
            <w:ins w:id="3014" w:author="Sean de Noronha | DRG" w:date="2026-09-25T15:16:00Z" w16du:dateUtc="2026-09-25T13:16:00Z">
              <w:r>
                <w:rPr>
                  <w:sz w:val="16"/>
                  <w:szCs w:val="16"/>
                </w:rPr>
                <w:t>122 / 111 T</w:t>
              </w:r>
            </w:ins>
          </w:p>
        </w:tc>
        <w:tc>
          <w:tcPr>
            <w:tcW w:w="1339" w:type="dxa"/>
            <w:tcMar>
              <w:left w:w="14" w:type="dxa"/>
              <w:right w:w="14" w:type="dxa"/>
            </w:tcMar>
            <w:vAlign w:val="center"/>
          </w:tcPr>
          <w:p w14:paraId="152E2A5E" w14:textId="77777777" w:rsidR="00410831" w:rsidRPr="00354578" w:rsidRDefault="00410831" w:rsidP="00E61175">
            <w:pPr>
              <w:spacing w:after="0"/>
              <w:jc w:val="center"/>
              <w:rPr>
                <w:ins w:id="3015" w:author="Sean de Noronha | DRG" w:date="2026-09-25T15:16:00Z" w16du:dateUtc="2026-09-25T13:16:00Z"/>
                <w:rFonts w:cs="Arial"/>
                <w:sz w:val="16"/>
                <w:szCs w:val="16"/>
              </w:rPr>
            </w:pPr>
            <w:ins w:id="3016" w:author="Sean de Noronha | DRG" w:date="2026-09-25T15:16:00Z" w16du:dateUtc="2026-09-25T13:16:00Z">
              <w:r>
                <w:rPr>
                  <w:sz w:val="16"/>
                  <w:szCs w:val="16"/>
                </w:rPr>
                <w:t>235 / 206 U</w:t>
              </w:r>
            </w:ins>
          </w:p>
        </w:tc>
      </w:tr>
      <w:tr w:rsidR="00AC4387" w:rsidRPr="00354578" w14:paraId="44CCBC23" w14:textId="77777777" w:rsidTr="00952C88">
        <w:tblPrEx>
          <w:jc w:val="center"/>
        </w:tblPrEx>
        <w:trPr>
          <w:trHeight w:val="20"/>
          <w:jc w:val="center"/>
          <w:ins w:id="3017" w:author="Sean de Noronha | DRG" w:date="2026-09-25T15:16:00Z"/>
        </w:trPr>
        <w:tc>
          <w:tcPr>
            <w:tcW w:w="1339" w:type="dxa"/>
            <w:gridSpan w:val="3"/>
            <w:shd w:val="clear" w:color="auto" w:fill="F2F2F2"/>
            <w:tcMar>
              <w:left w:w="14" w:type="dxa"/>
              <w:right w:w="14" w:type="dxa"/>
            </w:tcMar>
            <w:vAlign w:val="center"/>
          </w:tcPr>
          <w:p w14:paraId="7DBF7F36" w14:textId="77777777" w:rsidR="00410831" w:rsidRPr="00354578" w:rsidRDefault="00410831" w:rsidP="00E61175">
            <w:pPr>
              <w:spacing w:after="0"/>
              <w:jc w:val="center"/>
              <w:rPr>
                <w:ins w:id="3018" w:author="Sean de Noronha | DRG" w:date="2026-09-25T15:16:00Z" w16du:dateUtc="2026-09-25T13:16:00Z"/>
                <w:rFonts w:cs="Arial"/>
                <w:sz w:val="16"/>
                <w:szCs w:val="16"/>
              </w:rPr>
            </w:pPr>
            <w:ins w:id="3019" w:author="Sean de Noronha | DRG" w:date="2026-09-25T15:16:00Z" w16du:dateUtc="2026-09-25T13:16:00Z">
              <w:r>
                <w:rPr>
                  <w:rFonts w:cs="Arial"/>
                  <w:b/>
                  <w:bCs/>
                  <w:sz w:val="16"/>
                  <w:szCs w:val="16"/>
                </w:rPr>
                <w:t>60</w:t>
              </w:r>
            </w:ins>
          </w:p>
        </w:tc>
        <w:tc>
          <w:tcPr>
            <w:tcW w:w="1339" w:type="dxa"/>
            <w:gridSpan w:val="3"/>
            <w:tcMar>
              <w:left w:w="14" w:type="dxa"/>
              <w:right w:w="14" w:type="dxa"/>
            </w:tcMar>
            <w:vAlign w:val="center"/>
          </w:tcPr>
          <w:p w14:paraId="368032A7" w14:textId="77777777" w:rsidR="00410831" w:rsidRPr="00354578" w:rsidRDefault="00410831" w:rsidP="00E61175">
            <w:pPr>
              <w:spacing w:after="0"/>
              <w:jc w:val="center"/>
              <w:rPr>
                <w:ins w:id="3020" w:author="Sean de Noronha | DRG" w:date="2026-09-25T15:16:00Z" w16du:dateUtc="2026-09-25T13:16:00Z"/>
                <w:rFonts w:cs="Arial"/>
                <w:sz w:val="16"/>
                <w:szCs w:val="16"/>
              </w:rPr>
            </w:pPr>
            <w:ins w:id="3021" w:author="Sean de Noronha | DRG" w:date="2026-09-25T15:16:00Z" w16du:dateUtc="2026-09-25T13:16:00Z">
              <w:r>
                <w:rPr>
                  <w:sz w:val="16"/>
                  <w:szCs w:val="16"/>
                </w:rPr>
                <w:t>9 / 4 L</w:t>
              </w:r>
            </w:ins>
          </w:p>
        </w:tc>
        <w:tc>
          <w:tcPr>
            <w:tcW w:w="1339" w:type="dxa"/>
            <w:gridSpan w:val="3"/>
            <w:tcMar>
              <w:left w:w="14" w:type="dxa"/>
              <w:right w:w="14" w:type="dxa"/>
            </w:tcMar>
            <w:vAlign w:val="center"/>
          </w:tcPr>
          <w:p w14:paraId="6F240A34" w14:textId="77777777" w:rsidR="00410831" w:rsidRPr="00354578" w:rsidRDefault="00410831" w:rsidP="00E61175">
            <w:pPr>
              <w:spacing w:after="0"/>
              <w:jc w:val="center"/>
              <w:rPr>
                <w:ins w:id="3022" w:author="Sean de Noronha | DRG" w:date="2026-09-25T15:16:00Z" w16du:dateUtc="2026-09-25T13:16:00Z"/>
                <w:rFonts w:cs="Arial"/>
                <w:sz w:val="16"/>
                <w:szCs w:val="16"/>
              </w:rPr>
            </w:pPr>
            <w:ins w:id="3023" w:author="Sean de Noronha | DRG" w:date="2026-09-25T15:16:00Z" w16du:dateUtc="2026-09-25T13:16:00Z">
              <w:r>
                <w:rPr>
                  <w:sz w:val="16"/>
                  <w:szCs w:val="16"/>
                </w:rPr>
                <w:t>19 / 11 L</w:t>
              </w:r>
            </w:ins>
          </w:p>
        </w:tc>
        <w:tc>
          <w:tcPr>
            <w:tcW w:w="1339" w:type="dxa"/>
            <w:gridSpan w:val="2"/>
            <w:tcMar>
              <w:left w:w="14" w:type="dxa"/>
              <w:right w:w="14" w:type="dxa"/>
            </w:tcMar>
            <w:vAlign w:val="center"/>
          </w:tcPr>
          <w:p w14:paraId="54A86F6A" w14:textId="77777777" w:rsidR="00410831" w:rsidRPr="00354578" w:rsidRDefault="00410831" w:rsidP="00E61175">
            <w:pPr>
              <w:spacing w:after="0"/>
              <w:jc w:val="center"/>
              <w:rPr>
                <w:ins w:id="3024" w:author="Sean de Noronha | DRG" w:date="2026-09-25T15:16:00Z" w16du:dateUtc="2026-09-25T13:16:00Z"/>
                <w:rFonts w:cs="Arial"/>
                <w:sz w:val="16"/>
                <w:szCs w:val="16"/>
              </w:rPr>
            </w:pPr>
            <w:ins w:id="3025" w:author="Sean de Noronha | DRG" w:date="2026-09-25T15:16:00Z" w16du:dateUtc="2026-09-25T13:16:00Z">
              <w:r>
                <w:rPr>
                  <w:sz w:val="16"/>
                  <w:szCs w:val="16"/>
                </w:rPr>
                <w:t>36 / 30 L</w:t>
              </w:r>
            </w:ins>
          </w:p>
        </w:tc>
        <w:tc>
          <w:tcPr>
            <w:tcW w:w="1339" w:type="dxa"/>
            <w:gridSpan w:val="3"/>
            <w:tcMar>
              <w:left w:w="14" w:type="dxa"/>
              <w:right w:w="14" w:type="dxa"/>
            </w:tcMar>
            <w:vAlign w:val="center"/>
          </w:tcPr>
          <w:p w14:paraId="5CC71F88" w14:textId="77777777" w:rsidR="00410831" w:rsidRPr="00354578" w:rsidRDefault="00410831" w:rsidP="00E61175">
            <w:pPr>
              <w:spacing w:after="0"/>
              <w:jc w:val="center"/>
              <w:rPr>
                <w:ins w:id="3026" w:author="Sean de Noronha | DRG" w:date="2026-09-25T15:16:00Z" w16du:dateUtc="2026-09-25T13:16:00Z"/>
                <w:rFonts w:cs="Arial"/>
                <w:sz w:val="16"/>
                <w:szCs w:val="16"/>
              </w:rPr>
            </w:pPr>
            <w:ins w:id="3027" w:author="Sean de Noronha | DRG" w:date="2026-09-25T15:16:00Z" w16du:dateUtc="2026-09-25T13:16:00Z">
              <w:r>
                <w:rPr>
                  <w:sz w:val="16"/>
                  <w:szCs w:val="16"/>
                </w:rPr>
                <w:t>74 / 79 T</w:t>
              </w:r>
            </w:ins>
          </w:p>
        </w:tc>
        <w:tc>
          <w:tcPr>
            <w:tcW w:w="1339" w:type="dxa"/>
            <w:gridSpan w:val="2"/>
            <w:tcMar>
              <w:left w:w="14" w:type="dxa"/>
              <w:right w:w="14" w:type="dxa"/>
            </w:tcMar>
            <w:vAlign w:val="center"/>
          </w:tcPr>
          <w:p w14:paraId="5E117F11" w14:textId="77777777" w:rsidR="00410831" w:rsidRPr="00354578" w:rsidRDefault="00410831" w:rsidP="00E61175">
            <w:pPr>
              <w:spacing w:after="0"/>
              <w:jc w:val="center"/>
              <w:rPr>
                <w:ins w:id="3028" w:author="Sean de Noronha | DRG" w:date="2026-09-25T15:16:00Z" w16du:dateUtc="2026-09-25T13:16:00Z"/>
                <w:rFonts w:cs="Arial"/>
                <w:sz w:val="16"/>
                <w:szCs w:val="16"/>
              </w:rPr>
            </w:pPr>
            <w:ins w:id="3029" w:author="Sean de Noronha | DRG" w:date="2026-09-25T15:16:00Z" w16du:dateUtc="2026-09-25T13:16:00Z">
              <w:r>
                <w:rPr>
                  <w:sz w:val="16"/>
                  <w:szCs w:val="16"/>
                </w:rPr>
                <w:t>111 / 105 T</w:t>
              </w:r>
            </w:ins>
          </w:p>
        </w:tc>
        <w:tc>
          <w:tcPr>
            <w:tcW w:w="1339" w:type="dxa"/>
            <w:tcMar>
              <w:left w:w="14" w:type="dxa"/>
              <w:right w:w="14" w:type="dxa"/>
            </w:tcMar>
            <w:vAlign w:val="center"/>
          </w:tcPr>
          <w:p w14:paraId="6044A722" w14:textId="77777777" w:rsidR="00410831" w:rsidRPr="00354578" w:rsidRDefault="00410831" w:rsidP="00E61175">
            <w:pPr>
              <w:spacing w:after="0"/>
              <w:jc w:val="center"/>
              <w:rPr>
                <w:ins w:id="3030" w:author="Sean de Noronha | DRG" w:date="2026-09-25T15:16:00Z" w16du:dateUtc="2026-09-25T13:16:00Z"/>
                <w:rFonts w:cs="Arial"/>
                <w:sz w:val="16"/>
                <w:szCs w:val="16"/>
              </w:rPr>
            </w:pPr>
            <w:ins w:id="3031" w:author="Sean de Noronha | DRG" w:date="2026-09-25T15:16:00Z" w16du:dateUtc="2026-09-25T13:16:00Z">
              <w:r>
                <w:rPr>
                  <w:sz w:val="16"/>
                  <w:szCs w:val="16"/>
                </w:rPr>
                <w:t>213 / 185 T</w:t>
              </w:r>
            </w:ins>
          </w:p>
        </w:tc>
      </w:tr>
      <w:tr w:rsidR="00AC4387" w:rsidRPr="00354578" w14:paraId="4B0F38A2" w14:textId="77777777" w:rsidTr="00952C88">
        <w:tblPrEx>
          <w:jc w:val="center"/>
        </w:tblPrEx>
        <w:trPr>
          <w:trHeight w:val="20"/>
          <w:jc w:val="center"/>
          <w:ins w:id="3032" w:author="Sean de Noronha | DRG" w:date="2026-09-25T15:16:00Z"/>
        </w:trPr>
        <w:tc>
          <w:tcPr>
            <w:tcW w:w="1339" w:type="dxa"/>
            <w:gridSpan w:val="3"/>
            <w:shd w:val="clear" w:color="auto" w:fill="F2F2F2"/>
            <w:tcMar>
              <w:left w:w="14" w:type="dxa"/>
              <w:right w:w="14" w:type="dxa"/>
            </w:tcMar>
            <w:vAlign w:val="center"/>
          </w:tcPr>
          <w:p w14:paraId="7D5A5D0F" w14:textId="77777777" w:rsidR="00410831" w:rsidRPr="00354578" w:rsidRDefault="00410831" w:rsidP="00E61175">
            <w:pPr>
              <w:spacing w:after="0"/>
              <w:jc w:val="center"/>
              <w:rPr>
                <w:ins w:id="3033" w:author="Sean de Noronha | DRG" w:date="2026-09-25T15:16:00Z" w16du:dateUtc="2026-09-25T13:16:00Z"/>
                <w:rFonts w:cs="Arial"/>
                <w:sz w:val="16"/>
                <w:szCs w:val="16"/>
              </w:rPr>
            </w:pPr>
            <w:ins w:id="3034" w:author="Sean de Noronha | DRG" w:date="2026-09-25T15:16:00Z" w16du:dateUtc="2026-09-25T13:16:00Z">
              <w:r>
                <w:rPr>
                  <w:rFonts w:cs="Arial"/>
                  <w:b/>
                  <w:bCs/>
                  <w:sz w:val="16"/>
                  <w:szCs w:val="16"/>
                </w:rPr>
                <w:t>70</w:t>
              </w:r>
            </w:ins>
          </w:p>
        </w:tc>
        <w:tc>
          <w:tcPr>
            <w:tcW w:w="1339" w:type="dxa"/>
            <w:gridSpan w:val="3"/>
            <w:tcMar>
              <w:left w:w="14" w:type="dxa"/>
              <w:right w:w="14" w:type="dxa"/>
            </w:tcMar>
            <w:vAlign w:val="center"/>
          </w:tcPr>
          <w:p w14:paraId="0EB0FA32" w14:textId="77777777" w:rsidR="00410831" w:rsidRPr="00354578" w:rsidRDefault="00410831" w:rsidP="00E61175">
            <w:pPr>
              <w:spacing w:after="0"/>
              <w:jc w:val="center"/>
              <w:rPr>
                <w:ins w:id="3035" w:author="Sean de Noronha | DRG" w:date="2026-09-25T15:16:00Z" w16du:dateUtc="2026-09-25T13:16:00Z"/>
                <w:rFonts w:cs="Arial"/>
                <w:sz w:val="16"/>
                <w:szCs w:val="16"/>
              </w:rPr>
            </w:pPr>
            <w:ins w:id="3036" w:author="Sean de Noronha | DRG" w:date="2026-09-25T15:16:00Z" w16du:dateUtc="2026-09-25T13:16:00Z">
              <w:r>
                <w:rPr>
                  <w:sz w:val="16"/>
                  <w:szCs w:val="16"/>
                </w:rPr>
                <w:t>8 / 3 L</w:t>
              </w:r>
            </w:ins>
          </w:p>
        </w:tc>
        <w:tc>
          <w:tcPr>
            <w:tcW w:w="1339" w:type="dxa"/>
            <w:gridSpan w:val="3"/>
            <w:tcMar>
              <w:left w:w="14" w:type="dxa"/>
              <w:right w:w="14" w:type="dxa"/>
            </w:tcMar>
            <w:vAlign w:val="center"/>
          </w:tcPr>
          <w:p w14:paraId="367AF973" w14:textId="77777777" w:rsidR="00410831" w:rsidRPr="00354578" w:rsidRDefault="00410831" w:rsidP="00E61175">
            <w:pPr>
              <w:spacing w:after="0"/>
              <w:jc w:val="center"/>
              <w:rPr>
                <w:ins w:id="3037" w:author="Sean de Noronha | DRG" w:date="2026-09-25T15:16:00Z" w16du:dateUtc="2026-09-25T13:16:00Z"/>
                <w:rFonts w:cs="Arial"/>
                <w:sz w:val="16"/>
                <w:szCs w:val="16"/>
              </w:rPr>
            </w:pPr>
            <w:ins w:id="3038" w:author="Sean de Noronha | DRG" w:date="2026-09-25T15:16:00Z" w16du:dateUtc="2026-09-25T13:16:00Z">
              <w:r>
                <w:rPr>
                  <w:sz w:val="16"/>
                  <w:szCs w:val="16"/>
                </w:rPr>
                <w:t>18 / 10 L</w:t>
              </w:r>
            </w:ins>
          </w:p>
        </w:tc>
        <w:tc>
          <w:tcPr>
            <w:tcW w:w="1339" w:type="dxa"/>
            <w:gridSpan w:val="2"/>
            <w:tcMar>
              <w:left w:w="14" w:type="dxa"/>
              <w:right w:w="14" w:type="dxa"/>
            </w:tcMar>
            <w:vAlign w:val="center"/>
          </w:tcPr>
          <w:p w14:paraId="26C08DD7" w14:textId="77777777" w:rsidR="00410831" w:rsidRPr="00354578" w:rsidRDefault="00410831" w:rsidP="00E61175">
            <w:pPr>
              <w:spacing w:after="0"/>
              <w:jc w:val="center"/>
              <w:rPr>
                <w:ins w:id="3039" w:author="Sean de Noronha | DRG" w:date="2026-09-25T15:16:00Z" w16du:dateUtc="2026-09-25T13:16:00Z"/>
                <w:rFonts w:cs="Arial"/>
                <w:sz w:val="16"/>
                <w:szCs w:val="16"/>
              </w:rPr>
            </w:pPr>
            <w:ins w:id="3040" w:author="Sean de Noronha | DRG" w:date="2026-09-25T15:16:00Z" w16du:dateUtc="2026-09-25T13:16:00Z">
              <w:r>
                <w:rPr>
                  <w:sz w:val="16"/>
                  <w:szCs w:val="16"/>
                </w:rPr>
                <w:t>33 / 25 L</w:t>
              </w:r>
            </w:ins>
          </w:p>
        </w:tc>
        <w:tc>
          <w:tcPr>
            <w:tcW w:w="1339" w:type="dxa"/>
            <w:gridSpan w:val="3"/>
            <w:tcMar>
              <w:left w:w="14" w:type="dxa"/>
              <w:right w:w="14" w:type="dxa"/>
            </w:tcMar>
            <w:vAlign w:val="center"/>
          </w:tcPr>
          <w:p w14:paraId="440E3B82" w14:textId="77777777" w:rsidR="00410831" w:rsidRPr="00354578" w:rsidRDefault="00410831" w:rsidP="00E61175">
            <w:pPr>
              <w:spacing w:after="0"/>
              <w:jc w:val="center"/>
              <w:rPr>
                <w:ins w:id="3041" w:author="Sean de Noronha | DRG" w:date="2026-09-25T15:16:00Z" w16du:dateUtc="2026-09-25T13:16:00Z"/>
                <w:rFonts w:cs="Arial"/>
                <w:sz w:val="16"/>
                <w:szCs w:val="16"/>
              </w:rPr>
            </w:pPr>
            <w:ins w:id="3042" w:author="Sean de Noronha | DRG" w:date="2026-09-25T15:16:00Z" w16du:dateUtc="2026-09-25T13:16:00Z">
              <w:r>
                <w:rPr>
                  <w:sz w:val="16"/>
                  <w:szCs w:val="16"/>
                </w:rPr>
                <w:t>68 / 74 L</w:t>
              </w:r>
            </w:ins>
          </w:p>
        </w:tc>
        <w:tc>
          <w:tcPr>
            <w:tcW w:w="1339" w:type="dxa"/>
            <w:gridSpan w:val="2"/>
            <w:tcMar>
              <w:left w:w="14" w:type="dxa"/>
              <w:right w:w="14" w:type="dxa"/>
            </w:tcMar>
            <w:vAlign w:val="center"/>
          </w:tcPr>
          <w:p w14:paraId="710DD239" w14:textId="77777777" w:rsidR="00410831" w:rsidRPr="00354578" w:rsidRDefault="00410831" w:rsidP="00E61175">
            <w:pPr>
              <w:spacing w:after="0"/>
              <w:jc w:val="center"/>
              <w:rPr>
                <w:ins w:id="3043" w:author="Sean de Noronha | DRG" w:date="2026-09-25T15:16:00Z" w16du:dateUtc="2026-09-25T13:16:00Z"/>
                <w:rFonts w:cs="Arial"/>
                <w:sz w:val="16"/>
                <w:szCs w:val="16"/>
              </w:rPr>
            </w:pPr>
            <w:ins w:id="3044" w:author="Sean de Noronha | DRG" w:date="2026-09-25T15:16:00Z" w16du:dateUtc="2026-09-25T13:16:00Z">
              <w:r>
                <w:rPr>
                  <w:sz w:val="16"/>
                  <w:szCs w:val="16"/>
                </w:rPr>
                <w:t>102 / 101 T</w:t>
              </w:r>
            </w:ins>
          </w:p>
        </w:tc>
        <w:tc>
          <w:tcPr>
            <w:tcW w:w="1339" w:type="dxa"/>
            <w:tcMar>
              <w:left w:w="14" w:type="dxa"/>
              <w:right w:w="14" w:type="dxa"/>
            </w:tcMar>
            <w:vAlign w:val="center"/>
          </w:tcPr>
          <w:p w14:paraId="3A46D968" w14:textId="77777777" w:rsidR="00410831" w:rsidRPr="00354578" w:rsidRDefault="00410831" w:rsidP="00E61175">
            <w:pPr>
              <w:spacing w:after="0"/>
              <w:jc w:val="center"/>
              <w:rPr>
                <w:ins w:id="3045" w:author="Sean de Noronha | DRG" w:date="2026-09-25T15:16:00Z" w16du:dateUtc="2026-09-25T13:16:00Z"/>
                <w:rFonts w:cs="Arial"/>
                <w:sz w:val="16"/>
                <w:szCs w:val="16"/>
              </w:rPr>
            </w:pPr>
            <w:ins w:id="3046" w:author="Sean de Noronha | DRG" w:date="2026-09-25T15:16:00Z" w16du:dateUtc="2026-09-25T13:16:00Z">
              <w:r>
                <w:rPr>
                  <w:sz w:val="16"/>
                  <w:szCs w:val="16"/>
                </w:rPr>
                <w:t>196 / 170 T</w:t>
              </w:r>
            </w:ins>
          </w:p>
        </w:tc>
      </w:tr>
      <w:tr w:rsidR="00AC4387" w:rsidRPr="00354578" w14:paraId="66C274C4" w14:textId="77777777" w:rsidTr="00952C88">
        <w:tblPrEx>
          <w:jc w:val="center"/>
        </w:tblPrEx>
        <w:trPr>
          <w:trHeight w:val="20"/>
          <w:jc w:val="center"/>
          <w:ins w:id="3047" w:author="Sean de Noronha | DRG" w:date="2026-09-25T15:16:00Z"/>
        </w:trPr>
        <w:tc>
          <w:tcPr>
            <w:tcW w:w="1339" w:type="dxa"/>
            <w:gridSpan w:val="3"/>
            <w:shd w:val="clear" w:color="auto" w:fill="F2F2F2"/>
            <w:tcMar>
              <w:left w:w="14" w:type="dxa"/>
              <w:right w:w="14" w:type="dxa"/>
            </w:tcMar>
            <w:vAlign w:val="center"/>
          </w:tcPr>
          <w:p w14:paraId="21FC6E21" w14:textId="77777777" w:rsidR="00410831" w:rsidRPr="00354578" w:rsidRDefault="00410831" w:rsidP="00E61175">
            <w:pPr>
              <w:spacing w:after="0"/>
              <w:jc w:val="center"/>
              <w:rPr>
                <w:ins w:id="3048" w:author="Sean de Noronha | DRG" w:date="2026-09-25T15:16:00Z" w16du:dateUtc="2026-09-25T13:16:00Z"/>
                <w:rFonts w:cs="Arial"/>
                <w:sz w:val="16"/>
                <w:szCs w:val="16"/>
              </w:rPr>
            </w:pPr>
            <w:ins w:id="3049" w:author="Sean de Noronha | DRG" w:date="2026-09-25T15:16:00Z" w16du:dateUtc="2026-09-25T13:16:00Z">
              <w:r>
                <w:rPr>
                  <w:rFonts w:cs="Arial"/>
                  <w:b/>
                  <w:bCs/>
                  <w:sz w:val="16"/>
                  <w:szCs w:val="16"/>
                </w:rPr>
                <w:t>80</w:t>
              </w:r>
            </w:ins>
          </w:p>
        </w:tc>
        <w:tc>
          <w:tcPr>
            <w:tcW w:w="1339" w:type="dxa"/>
            <w:gridSpan w:val="3"/>
            <w:tcMar>
              <w:left w:w="14" w:type="dxa"/>
              <w:right w:w="14" w:type="dxa"/>
            </w:tcMar>
            <w:vAlign w:val="center"/>
          </w:tcPr>
          <w:p w14:paraId="6C19A235" w14:textId="77777777" w:rsidR="00410831" w:rsidRPr="00354578" w:rsidRDefault="00410831" w:rsidP="00E61175">
            <w:pPr>
              <w:spacing w:after="0"/>
              <w:jc w:val="center"/>
              <w:rPr>
                <w:ins w:id="3050" w:author="Sean de Noronha | DRG" w:date="2026-09-25T15:16:00Z" w16du:dateUtc="2026-09-25T13:16:00Z"/>
                <w:rFonts w:cs="Arial"/>
                <w:sz w:val="16"/>
                <w:szCs w:val="16"/>
              </w:rPr>
            </w:pPr>
            <w:ins w:id="3051" w:author="Sean de Noronha | DRG" w:date="2026-09-25T15:16:00Z" w16du:dateUtc="2026-09-25T13:16:00Z">
              <w:r>
                <w:rPr>
                  <w:sz w:val="16"/>
                  <w:szCs w:val="16"/>
                </w:rPr>
                <w:t>8 / 3 L</w:t>
              </w:r>
            </w:ins>
          </w:p>
        </w:tc>
        <w:tc>
          <w:tcPr>
            <w:tcW w:w="1339" w:type="dxa"/>
            <w:gridSpan w:val="3"/>
            <w:tcMar>
              <w:left w:w="14" w:type="dxa"/>
              <w:right w:w="14" w:type="dxa"/>
            </w:tcMar>
            <w:vAlign w:val="center"/>
          </w:tcPr>
          <w:p w14:paraId="2E70AA44" w14:textId="77777777" w:rsidR="00410831" w:rsidRPr="00354578" w:rsidRDefault="00410831" w:rsidP="00E61175">
            <w:pPr>
              <w:spacing w:after="0"/>
              <w:jc w:val="center"/>
              <w:rPr>
                <w:ins w:id="3052" w:author="Sean de Noronha | DRG" w:date="2026-09-25T15:16:00Z" w16du:dateUtc="2026-09-25T13:16:00Z"/>
                <w:rFonts w:cs="Arial"/>
                <w:sz w:val="16"/>
                <w:szCs w:val="16"/>
              </w:rPr>
            </w:pPr>
            <w:ins w:id="3053" w:author="Sean de Noronha | DRG" w:date="2026-09-25T15:16:00Z" w16du:dateUtc="2026-09-25T13:16:00Z">
              <w:r>
                <w:rPr>
                  <w:sz w:val="16"/>
                  <w:szCs w:val="16"/>
                </w:rPr>
                <w:t>16 / 8 L</w:t>
              </w:r>
            </w:ins>
          </w:p>
        </w:tc>
        <w:tc>
          <w:tcPr>
            <w:tcW w:w="1339" w:type="dxa"/>
            <w:gridSpan w:val="2"/>
            <w:tcMar>
              <w:left w:w="14" w:type="dxa"/>
              <w:right w:w="14" w:type="dxa"/>
            </w:tcMar>
            <w:vAlign w:val="center"/>
          </w:tcPr>
          <w:p w14:paraId="3340B278" w14:textId="77777777" w:rsidR="00410831" w:rsidRPr="00354578" w:rsidRDefault="00410831" w:rsidP="00E61175">
            <w:pPr>
              <w:spacing w:after="0"/>
              <w:jc w:val="center"/>
              <w:rPr>
                <w:ins w:id="3054" w:author="Sean de Noronha | DRG" w:date="2026-09-25T15:16:00Z" w16du:dateUtc="2026-09-25T13:16:00Z"/>
                <w:rFonts w:cs="Arial"/>
                <w:sz w:val="16"/>
                <w:szCs w:val="16"/>
              </w:rPr>
            </w:pPr>
            <w:ins w:id="3055" w:author="Sean de Noronha | DRG" w:date="2026-09-25T15:16:00Z" w16du:dateUtc="2026-09-25T13:16:00Z">
              <w:r>
                <w:rPr>
                  <w:sz w:val="16"/>
                  <w:szCs w:val="16"/>
                </w:rPr>
                <w:t>31 / 22 L</w:t>
              </w:r>
            </w:ins>
          </w:p>
        </w:tc>
        <w:tc>
          <w:tcPr>
            <w:tcW w:w="1339" w:type="dxa"/>
            <w:gridSpan w:val="3"/>
            <w:tcMar>
              <w:left w:w="14" w:type="dxa"/>
              <w:right w:w="14" w:type="dxa"/>
            </w:tcMar>
            <w:vAlign w:val="center"/>
          </w:tcPr>
          <w:p w14:paraId="540B6F2C" w14:textId="77777777" w:rsidR="00410831" w:rsidRPr="00354578" w:rsidRDefault="00410831" w:rsidP="00E61175">
            <w:pPr>
              <w:spacing w:after="0"/>
              <w:jc w:val="center"/>
              <w:rPr>
                <w:ins w:id="3056" w:author="Sean de Noronha | DRG" w:date="2026-09-25T15:16:00Z" w16du:dateUtc="2026-09-25T13:16:00Z"/>
                <w:rFonts w:cs="Arial"/>
                <w:sz w:val="16"/>
                <w:szCs w:val="16"/>
              </w:rPr>
            </w:pPr>
            <w:ins w:id="3057" w:author="Sean de Noronha | DRG" w:date="2026-09-25T15:16:00Z" w16du:dateUtc="2026-09-25T13:16:00Z">
              <w:r>
                <w:rPr>
                  <w:sz w:val="16"/>
                  <w:szCs w:val="16"/>
                </w:rPr>
                <w:t>63 / 67 L</w:t>
              </w:r>
            </w:ins>
          </w:p>
        </w:tc>
        <w:tc>
          <w:tcPr>
            <w:tcW w:w="1339" w:type="dxa"/>
            <w:gridSpan w:val="2"/>
            <w:tcMar>
              <w:left w:w="14" w:type="dxa"/>
              <w:right w:w="14" w:type="dxa"/>
            </w:tcMar>
            <w:vAlign w:val="center"/>
          </w:tcPr>
          <w:p w14:paraId="55B4D30F" w14:textId="77777777" w:rsidR="00410831" w:rsidRPr="00354578" w:rsidRDefault="00410831" w:rsidP="00E61175">
            <w:pPr>
              <w:spacing w:after="0"/>
              <w:jc w:val="center"/>
              <w:rPr>
                <w:ins w:id="3058" w:author="Sean de Noronha | DRG" w:date="2026-09-25T15:16:00Z" w16du:dateUtc="2026-09-25T13:16:00Z"/>
                <w:rFonts w:cs="Arial"/>
                <w:sz w:val="16"/>
                <w:szCs w:val="16"/>
              </w:rPr>
            </w:pPr>
            <w:ins w:id="3059" w:author="Sean de Noronha | DRG" w:date="2026-09-25T15:16:00Z" w16du:dateUtc="2026-09-25T13:16:00Z">
              <w:r>
                <w:rPr>
                  <w:sz w:val="16"/>
                  <w:szCs w:val="16"/>
                </w:rPr>
                <w:t>95 / 97 T</w:t>
              </w:r>
            </w:ins>
          </w:p>
        </w:tc>
        <w:tc>
          <w:tcPr>
            <w:tcW w:w="1339" w:type="dxa"/>
            <w:tcMar>
              <w:left w:w="14" w:type="dxa"/>
              <w:right w:w="14" w:type="dxa"/>
            </w:tcMar>
            <w:vAlign w:val="center"/>
          </w:tcPr>
          <w:p w14:paraId="1511CBC1" w14:textId="77777777" w:rsidR="00410831" w:rsidRPr="00354578" w:rsidRDefault="00410831" w:rsidP="00E61175">
            <w:pPr>
              <w:spacing w:after="0"/>
              <w:jc w:val="center"/>
              <w:rPr>
                <w:ins w:id="3060" w:author="Sean de Noronha | DRG" w:date="2026-09-25T15:16:00Z" w16du:dateUtc="2026-09-25T13:16:00Z"/>
                <w:rFonts w:cs="Arial"/>
                <w:sz w:val="16"/>
                <w:szCs w:val="16"/>
              </w:rPr>
            </w:pPr>
            <w:ins w:id="3061" w:author="Sean de Noronha | DRG" w:date="2026-09-25T15:16:00Z" w16du:dateUtc="2026-09-25T13:16:00Z">
              <w:r>
                <w:rPr>
                  <w:sz w:val="16"/>
                  <w:szCs w:val="16"/>
                </w:rPr>
                <w:t>182 / 159 T</w:t>
              </w:r>
            </w:ins>
          </w:p>
        </w:tc>
      </w:tr>
      <w:tr w:rsidR="00AC4387" w:rsidRPr="00354578" w14:paraId="65005D8B" w14:textId="77777777" w:rsidTr="00952C88">
        <w:tblPrEx>
          <w:jc w:val="center"/>
        </w:tblPrEx>
        <w:trPr>
          <w:trHeight w:val="20"/>
          <w:jc w:val="center"/>
          <w:ins w:id="3062" w:author="Sean de Noronha | DRG" w:date="2026-09-25T15:16:00Z"/>
        </w:trPr>
        <w:tc>
          <w:tcPr>
            <w:tcW w:w="1339" w:type="dxa"/>
            <w:gridSpan w:val="3"/>
            <w:shd w:val="clear" w:color="auto" w:fill="F2F2F2"/>
            <w:tcMar>
              <w:left w:w="14" w:type="dxa"/>
              <w:right w:w="14" w:type="dxa"/>
            </w:tcMar>
            <w:vAlign w:val="center"/>
          </w:tcPr>
          <w:p w14:paraId="4D06723F" w14:textId="77777777" w:rsidR="00410831" w:rsidRPr="00354578" w:rsidRDefault="00410831" w:rsidP="00E61175">
            <w:pPr>
              <w:spacing w:after="0"/>
              <w:jc w:val="center"/>
              <w:rPr>
                <w:ins w:id="3063" w:author="Sean de Noronha | DRG" w:date="2026-09-25T15:16:00Z" w16du:dateUtc="2026-09-25T13:16:00Z"/>
                <w:rFonts w:cs="Arial"/>
                <w:sz w:val="16"/>
                <w:szCs w:val="16"/>
              </w:rPr>
            </w:pPr>
            <w:ins w:id="3064" w:author="Sean de Noronha | DRG" w:date="2026-09-25T15:16:00Z" w16du:dateUtc="2026-09-25T13:16:00Z">
              <w:r>
                <w:rPr>
                  <w:rFonts w:cs="Arial"/>
                  <w:b/>
                  <w:bCs/>
                  <w:sz w:val="16"/>
                  <w:szCs w:val="16"/>
                </w:rPr>
                <w:t>90</w:t>
              </w:r>
            </w:ins>
          </w:p>
        </w:tc>
        <w:tc>
          <w:tcPr>
            <w:tcW w:w="1339" w:type="dxa"/>
            <w:gridSpan w:val="3"/>
            <w:tcMar>
              <w:left w:w="14" w:type="dxa"/>
              <w:right w:w="14" w:type="dxa"/>
            </w:tcMar>
            <w:vAlign w:val="center"/>
          </w:tcPr>
          <w:p w14:paraId="0B59BC12" w14:textId="77777777" w:rsidR="00410831" w:rsidRPr="00354578" w:rsidRDefault="00410831" w:rsidP="00E61175">
            <w:pPr>
              <w:spacing w:after="0"/>
              <w:jc w:val="center"/>
              <w:rPr>
                <w:ins w:id="3065" w:author="Sean de Noronha | DRG" w:date="2026-09-25T15:16:00Z" w16du:dateUtc="2026-09-25T13:16:00Z"/>
                <w:rFonts w:cs="Arial"/>
                <w:sz w:val="16"/>
                <w:szCs w:val="16"/>
              </w:rPr>
            </w:pPr>
            <w:ins w:id="3066" w:author="Sean de Noronha | DRG" w:date="2026-09-25T15:16:00Z" w16du:dateUtc="2026-09-25T13:16:00Z">
              <w:r>
                <w:rPr>
                  <w:sz w:val="16"/>
                  <w:szCs w:val="16"/>
                </w:rPr>
                <w:t>7 / 2 L</w:t>
              </w:r>
            </w:ins>
          </w:p>
        </w:tc>
        <w:tc>
          <w:tcPr>
            <w:tcW w:w="1339" w:type="dxa"/>
            <w:gridSpan w:val="3"/>
            <w:tcMar>
              <w:left w:w="14" w:type="dxa"/>
              <w:right w:w="14" w:type="dxa"/>
            </w:tcMar>
            <w:vAlign w:val="center"/>
          </w:tcPr>
          <w:p w14:paraId="0C90C892" w14:textId="77777777" w:rsidR="00410831" w:rsidRPr="00354578" w:rsidRDefault="00410831" w:rsidP="00E61175">
            <w:pPr>
              <w:spacing w:after="0"/>
              <w:jc w:val="center"/>
              <w:rPr>
                <w:ins w:id="3067" w:author="Sean de Noronha | DRG" w:date="2026-09-25T15:16:00Z" w16du:dateUtc="2026-09-25T13:16:00Z"/>
                <w:rFonts w:cs="Arial"/>
                <w:sz w:val="16"/>
                <w:szCs w:val="16"/>
              </w:rPr>
            </w:pPr>
            <w:ins w:id="3068" w:author="Sean de Noronha | DRG" w:date="2026-09-25T15:16:00Z" w16du:dateUtc="2026-09-25T13:16:00Z">
              <w:r>
                <w:rPr>
                  <w:sz w:val="16"/>
                  <w:szCs w:val="16"/>
                </w:rPr>
                <w:t>15 / 8 L</w:t>
              </w:r>
            </w:ins>
          </w:p>
        </w:tc>
        <w:tc>
          <w:tcPr>
            <w:tcW w:w="1339" w:type="dxa"/>
            <w:gridSpan w:val="2"/>
            <w:tcMar>
              <w:left w:w="14" w:type="dxa"/>
              <w:right w:w="14" w:type="dxa"/>
            </w:tcMar>
            <w:vAlign w:val="center"/>
          </w:tcPr>
          <w:p w14:paraId="296B4E33" w14:textId="77777777" w:rsidR="00410831" w:rsidRPr="00354578" w:rsidRDefault="00410831" w:rsidP="00E61175">
            <w:pPr>
              <w:spacing w:after="0"/>
              <w:jc w:val="center"/>
              <w:rPr>
                <w:ins w:id="3069" w:author="Sean de Noronha | DRG" w:date="2026-09-25T15:16:00Z" w16du:dateUtc="2026-09-25T13:16:00Z"/>
                <w:rFonts w:cs="Arial"/>
                <w:sz w:val="16"/>
                <w:szCs w:val="16"/>
              </w:rPr>
            </w:pPr>
            <w:ins w:id="3070" w:author="Sean de Noronha | DRG" w:date="2026-09-25T15:16:00Z" w16du:dateUtc="2026-09-25T13:16:00Z">
              <w:r>
                <w:rPr>
                  <w:sz w:val="16"/>
                  <w:szCs w:val="16"/>
                </w:rPr>
                <w:t>29 / 20 L</w:t>
              </w:r>
            </w:ins>
          </w:p>
        </w:tc>
        <w:tc>
          <w:tcPr>
            <w:tcW w:w="1339" w:type="dxa"/>
            <w:gridSpan w:val="3"/>
            <w:tcMar>
              <w:left w:w="14" w:type="dxa"/>
              <w:right w:w="14" w:type="dxa"/>
            </w:tcMar>
            <w:vAlign w:val="center"/>
          </w:tcPr>
          <w:p w14:paraId="14A3C71B" w14:textId="77777777" w:rsidR="00410831" w:rsidRPr="00354578" w:rsidRDefault="00410831" w:rsidP="00E61175">
            <w:pPr>
              <w:spacing w:after="0"/>
              <w:jc w:val="center"/>
              <w:rPr>
                <w:ins w:id="3071" w:author="Sean de Noronha | DRG" w:date="2026-09-25T15:16:00Z" w16du:dateUtc="2026-09-25T13:16:00Z"/>
                <w:rFonts w:cs="Arial"/>
                <w:sz w:val="16"/>
                <w:szCs w:val="16"/>
              </w:rPr>
            </w:pPr>
            <w:ins w:id="3072" w:author="Sean de Noronha | DRG" w:date="2026-09-25T15:16:00Z" w16du:dateUtc="2026-09-25T13:16:00Z">
              <w:r>
                <w:rPr>
                  <w:sz w:val="16"/>
                  <w:szCs w:val="16"/>
                </w:rPr>
                <w:t>59 / 59 L</w:t>
              </w:r>
            </w:ins>
          </w:p>
        </w:tc>
        <w:tc>
          <w:tcPr>
            <w:tcW w:w="1339" w:type="dxa"/>
            <w:gridSpan w:val="2"/>
            <w:tcMar>
              <w:left w:w="14" w:type="dxa"/>
              <w:right w:w="14" w:type="dxa"/>
            </w:tcMar>
            <w:vAlign w:val="center"/>
          </w:tcPr>
          <w:p w14:paraId="6A1A22B5" w14:textId="77777777" w:rsidR="00410831" w:rsidRPr="00354578" w:rsidRDefault="00410831" w:rsidP="00E61175">
            <w:pPr>
              <w:spacing w:after="0"/>
              <w:jc w:val="center"/>
              <w:rPr>
                <w:ins w:id="3073" w:author="Sean de Noronha | DRG" w:date="2026-09-25T15:16:00Z" w16du:dateUtc="2026-09-25T13:16:00Z"/>
                <w:rFonts w:cs="Arial"/>
                <w:sz w:val="16"/>
                <w:szCs w:val="16"/>
              </w:rPr>
            </w:pPr>
            <w:ins w:id="3074" w:author="Sean de Noronha | DRG" w:date="2026-09-25T15:16:00Z" w16du:dateUtc="2026-09-25T13:16:00Z">
              <w:r>
                <w:rPr>
                  <w:sz w:val="16"/>
                  <w:szCs w:val="16"/>
                </w:rPr>
                <w:t>89 / 94 T</w:t>
              </w:r>
            </w:ins>
          </w:p>
        </w:tc>
        <w:tc>
          <w:tcPr>
            <w:tcW w:w="1339" w:type="dxa"/>
            <w:tcMar>
              <w:left w:w="14" w:type="dxa"/>
              <w:right w:w="14" w:type="dxa"/>
            </w:tcMar>
            <w:vAlign w:val="center"/>
          </w:tcPr>
          <w:p w14:paraId="07B27A09" w14:textId="77777777" w:rsidR="00410831" w:rsidRPr="00354578" w:rsidRDefault="00410831" w:rsidP="00E61175">
            <w:pPr>
              <w:spacing w:after="0"/>
              <w:jc w:val="center"/>
              <w:rPr>
                <w:ins w:id="3075" w:author="Sean de Noronha | DRG" w:date="2026-09-25T15:16:00Z" w16du:dateUtc="2026-09-25T13:16:00Z"/>
                <w:rFonts w:cs="Arial"/>
                <w:sz w:val="16"/>
                <w:szCs w:val="16"/>
              </w:rPr>
            </w:pPr>
            <w:ins w:id="3076" w:author="Sean de Noronha | DRG" w:date="2026-09-25T15:16:00Z" w16du:dateUtc="2026-09-25T13:16:00Z">
              <w:r>
                <w:rPr>
                  <w:sz w:val="16"/>
                  <w:szCs w:val="16"/>
                </w:rPr>
                <w:t>171 / 151 T</w:t>
              </w:r>
            </w:ins>
          </w:p>
        </w:tc>
      </w:tr>
      <w:tr w:rsidR="00AC4387" w:rsidRPr="00354578" w14:paraId="4062F6E0" w14:textId="77777777" w:rsidTr="00952C88">
        <w:tblPrEx>
          <w:jc w:val="center"/>
        </w:tblPrEx>
        <w:trPr>
          <w:trHeight w:val="20"/>
          <w:jc w:val="center"/>
          <w:ins w:id="3077" w:author="Sean de Noronha | DRG" w:date="2026-09-25T15:16:00Z"/>
        </w:trPr>
        <w:tc>
          <w:tcPr>
            <w:tcW w:w="1339" w:type="dxa"/>
            <w:gridSpan w:val="3"/>
            <w:shd w:val="clear" w:color="auto" w:fill="F2F2F2"/>
            <w:tcMar>
              <w:left w:w="14" w:type="dxa"/>
              <w:right w:w="14" w:type="dxa"/>
            </w:tcMar>
            <w:vAlign w:val="center"/>
          </w:tcPr>
          <w:p w14:paraId="5A119920" w14:textId="77777777" w:rsidR="00410831" w:rsidRPr="00354578" w:rsidRDefault="00410831" w:rsidP="00E61175">
            <w:pPr>
              <w:spacing w:after="0"/>
              <w:jc w:val="center"/>
              <w:rPr>
                <w:ins w:id="3078" w:author="Sean de Noronha | DRG" w:date="2026-09-25T15:16:00Z" w16du:dateUtc="2026-09-25T13:16:00Z"/>
                <w:rFonts w:cs="Arial"/>
                <w:sz w:val="16"/>
                <w:szCs w:val="16"/>
              </w:rPr>
            </w:pPr>
            <w:ins w:id="3079" w:author="Sean de Noronha | DRG" w:date="2026-09-25T15:16:00Z" w16du:dateUtc="2026-09-25T13:16:00Z">
              <w:r>
                <w:rPr>
                  <w:rFonts w:cs="Arial"/>
                  <w:b/>
                  <w:bCs/>
                  <w:sz w:val="16"/>
                  <w:szCs w:val="16"/>
                </w:rPr>
                <w:t>100</w:t>
              </w:r>
            </w:ins>
          </w:p>
        </w:tc>
        <w:tc>
          <w:tcPr>
            <w:tcW w:w="1339" w:type="dxa"/>
            <w:gridSpan w:val="3"/>
            <w:tcMar>
              <w:left w:w="14" w:type="dxa"/>
              <w:right w:w="14" w:type="dxa"/>
            </w:tcMar>
            <w:vAlign w:val="center"/>
          </w:tcPr>
          <w:p w14:paraId="702C5596" w14:textId="77777777" w:rsidR="00410831" w:rsidRPr="00354578" w:rsidRDefault="00410831" w:rsidP="00E61175">
            <w:pPr>
              <w:spacing w:after="0"/>
              <w:jc w:val="center"/>
              <w:rPr>
                <w:ins w:id="3080" w:author="Sean de Noronha | DRG" w:date="2026-09-25T15:16:00Z" w16du:dateUtc="2026-09-25T13:16:00Z"/>
                <w:rFonts w:cs="Arial"/>
                <w:sz w:val="16"/>
                <w:szCs w:val="16"/>
              </w:rPr>
            </w:pPr>
            <w:ins w:id="3081" w:author="Sean de Noronha | DRG" w:date="2026-09-25T15:16:00Z" w16du:dateUtc="2026-09-25T13:16:00Z">
              <w:r>
                <w:rPr>
                  <w:sz w:val="16"/>
                  <w:szCs w:val="16"/>
                </w:rPr>
                <w:t>7 / 2 L</w:t>
              </w:r>
            </w:ins>
          </w:p>
        </w:tc>
        <w:tc>
          <w:tcPr>
            <w:tcW w:w="1339" w:type="dxa"/>
            <w:gridSpan w:val="3"/>
            <w:tcMar>
              <w:left w:w="14" w:type="dxa"/>
              <w:right w:w="14" w:type="dxa"/>
            </w:tcMar>
            <w:vAlign w:val="center"/>
          </w:tcPr>
          <w:p w14:paraId="6FDC4A15" w14:textId="77777777" w:rsidR="00410831" w:rsidRPr="00354578" w:rsidRDefault="00410831" w:rsidP="00E61175">
            <w:pPr>
              <w:spacing w:after="0"/>
              <w:jc w:val="center"/>
              <w:rPr>
                <w:ins w:id="3082" w:author="Sean de Noronha | DRG" w:date="2026-09-25T15:16:00Z" w16du:dateUtc="2026-09-25T13:16:00Z"/>
                <w:rFonts w:cs="Arial"/>
                <w:sz w:val="16"/>
                <w:szCs w:val="16"/>
              </w:rPr>
            </w:pPr>
            <w:ins w:id="3083" w:author="Sean de Noronha | DRG" w:date="2026-09-25T15:16:00Z" w16du:dateUtc="2026-09-25T13:16:00Z">
              <w:r>
                <w:rPr>
                  <w:sz w:val="16"/>
                  <w:szCs w:val="16"/>
                </w:rPr>
                <w:t>14 / 7 L</w:t>
              </w:r>
            </w:ins>
          </w:p>
        </w:tc>
        <w:tc>
          <w:tcPr>
            <w:tcW w:w="1339" w:type="dxa"/>
            <w:gridSpan w:val="2"/>
            <w:tcMar>
              <w:left w:w="14" w:type="dxa"/>
              <w:right w:w="14" w:type="dxa"/>
            </w:tcMar>
            <w:vAlign w:val="center"/>
          </w:tcPr>
          <w:p w14:paraId="71130BBA" w14:textId="77777777" w:rsidR="00410831" w:rsidRPr="00354578" w:rsidRDefault="00410831" w:rsidP="00E61175">
            <w:pPr>
              <w:spacing w:after="0"/>
              <w:jc w:val="center"/>
              <w:rPr>
                <w:ins w:id="3084" w:author="Sean de Noronha | DRG" w:date="2026-09-25T15:16:00Z" w16du:dateUtc="2026-09-25T13:16:00Z"/>
                <w:rFonts w:cs="Arial"/>
                <w:sz w:val="16"/>
                <w:szCs w:val="16"/>
              </w:rPr>
            </w:pPr>
            <w:ins w:id="3085" w:author="Sean de Noronha | DRG" w:date="2026-09-25T15:16:00Z" w16du:dateUtc="2026-09-25T13:16:00Z">
              <w:r>
                <w:rPr>
                  <w:sz w:val="16"/>
                  <w:szCs w:val="16"/>
                </w:rPr>
                <w:t>27 / 18 L</w:t>
              </w:r>
            </w:ins>
          </w:p>
        </w:tc>
        <w:tc>
          <w:tcPr>
            <w:tcW w:w="1339" w:type="dxa"/>
            <w:gridSpan w:val="3"/>
            <w:tcMar>
              <w:left w:w="14" w:type="dxa"/>
              <w:right w:w="14" w:type="dxa"/>
            </w:tcMar>
            <w:vAlign w:val="center"/>
          </w:tcPr>
          <w:p w14:paraId="02B5C168" w14:textId="77777777" w:rsidR="00410831" w:rsidRPr="00354578" w:rsidRDefault="00410831" w:rsidP="00E61175">
            <w:pPr>
              <w:spacing w:after="0"/>
              <w:jc w:val="center"/>
              <w:rPr>
                <w:ins w:id="3086" w:author="Sean de Noronha | DRG" w:date="2026-09-25T15:16:00Z" w16du:dateUtc="2026-09-25T13:16:00Z"/>
                <w:rFonts w:cs="Arial"/>
                <w:sz w:val="16"/>
                <w:szCs w:val="16"/>
              </w:rPr>
            </w:pPr>
            <w:ins w:id="3087" w:author="Sean de Noronha | DRG" w:date="2026-09-25T15:16:00Z" w16du:dateUtc="2026-09-25T13:16:00Z">
              <w:r>
                <w:rPr>
                  <w:sz w:val="16"/>
                  <w:szCs w:val="16"/>
                </w:rPr>
                <w:t>56 / 53 L</w:t>
              </w:r>
            </w:ins>
          </w:p>
        </w:tc>
        <w:tc>
          <w:tcPr>
            <w:tcW w:w="1339" w:type="dxa"/>
            <w:gridSpan w:val="2"/>
            <w:tcMar>
              <w:left w:w="14" w:type="dxa"/>
              <w:right w:w="14" w:type="dxa"/>
            </w:tcMar>
            <w:vAlign w:val="center"/>
          </w:tcPr>
          <w:p w14:paraId="11C95660" w14:textId="77777777" w:rsidR="00410831" w:rsidRPr="00354578" w:rsidRDefault="00410831" w:rsidP="00E61175">
            <w:pPr>
              <w:spacing w:after="0"/>
              <w:jc w:val="center"/>
              <w:rPr>
                <w:ins w:id="3088" w:author="Sean de Noronha | DRG" w:date="2026-09-25T15:16:00Z" w16du:dateUtc="2026-09-25T13:16:00Z"/>
                <w:rFonts w:cs="Arial"/>
                <w:sz w:val="16"/>
                <w:szCs w:val="16"/>
              </w:rPr>
            </w:pPr>
            <w:ins w:id="3089" w:author="Sean de Noronha | DRG" w:date="2026-09-25T15:16:00Z" w16du:dateUtc="2026-09-25T13:16:00Z">
              <w:r>
                <w:rPr>
                  <w:sz w:val="16"/>
                  <w:szCs w:val="16"/>
                </w:rPr>
                <w:t>84 / 91 L</w:t>
              </w:r>
            </w:ins>
          </w:p>
        </w:tc>
        <w:tc>
          <w:tcPr>
            <w:tcW w:w="1339" w:type="dxa"/>
            <w:tcMar>
              <w:left w:w="14" w:type="dxa"/>
              <w:right w:w="14" w:type="dxa"/>
            </w:tcMar>
            <w:vAlign w:val="center"/>
          </w:tcPr>
          <w:p w14:paraId="74035F11" w14:textId="77777777" w:rsidR="00410831" w:rsidRPr="00354578" w:rsidRDefault="00410831" w:rsidP="00E61175">
            <w:pPr>
              <w:spacing w:after="0"/>
              <w:jc w:val="center"/>
              <w:rPr>
                <w:ins w:id="3090" w:author="Sean de Noronha | DRG" w:date="2026-09-25T15:16:00Z" w16du:dateUtc="2026-09-25T13:16:00Z"/>
                <w:rFonts w:cs="Arial"/>
                <w:sz w:val="16"/>
                <w:szCs w:val="16"/>
              </w:rPr>
            </w:pPr>
            <w:ins w:id="3091" w:author="Sean de Noronha | DRG" w:date="2026-09-25T15:16:00Z" w16du:dateUtc="2026-09-25T13:16:00Z">
              <w:r>
                <w:rPr>
                  <w:sz w:val="16"/>
                  <w:szCs w:val="16"/>
                </w:rPr>
                <w:t>162 / 145 T</w:t>
              </w:r>
            </w:ins>
          </w:p>
        </w:tc>
      </w:tr>
      <w:tr w:rsidR="00AC4387" w:rsidRPr="00354578" w14:paraId="7A60C089" w14:textId="77777777" w:rsidTr="00952C88">
        <w:tblPrEx>
          <w:jc w:val="center"/>
        </w:tblPrEx>
        <w:trPr>
          <w:trHeight w:val="20"/>
          <w:jc w:val="center"/>
          <w:ins w:id="3092" w:author="Sean de Noronha | DRG" w:date="2026-09-25T15:16:00Z"/>
        </w:trPr>
        <w:tc>
          <w:tcPr>
            <w:tcW w:w="1339" w:type="dxa"/>
            <w:gridSpan w:val="3"/>
            <w:shd w:val="clear" w:color="auto" w:fill="F2F2F2"/>
            <w:tcMar>
              <w:left w:w="14" w:type="dxa"/>
              <w:right w:w="14" w:type="dxa"/>
            </w:tcMar>
            <w:vAlign w:val="center"/>
          </w:tcPr>
          <w:p w14:paraId="2FA5D833" w14:textId="77777777" w:rsidR="00410831" w:rsidRPr="00354578" w:rsidRDefault="00410831" w:rsidP="00E61175">
            <w:pPr>
              <w:spacing w:after="0"/>
              <w:jc w:val="center"/>
              <w:rPr>
                <w:ins w:id="3093" w:author="Sean de Noronha | DRG" w:date="2026-09-25T15:16:00Z" w16du:dateUtc="2026-09-25T13:16:00Z"/>
                <w:rFonts w:cs="Arial"/>
                <w:sz w:val="16"/>
                <w:szCs w:val="16"/>
              </w:rPr>
            </w:pPr>
            <w:ins w:id="3094" w:author="Sean de Noronha | DRG" w:date="2026-09-25T15:16:00Z" w16du:dateUtc="2026-09-25T13:16:00Z">
              <w:r>
                <w:rPr>
                  <w:rFonts w:cs="Arial"/>
                  <w:b/>
                  <w:bCs/>
                  <w:sz w:val="16"/>
                  <w:szCs w:val="16"/>
                </w:rPr>
                <w:t>125</w:t>
              </w:r>
            </w:ins>
          </w:p>
        </w:tc>
        <w:tc>
          <w:tcPr>
            <w:tcW w:w="1339" w:type="dxa"/>
            <w:gridSpan w:val="3"/>
            <w:tcMar>
              <w:left w:w="14" w:type="dxa"/>
              <w:right w:w="14" w:type="dxa"/>
            </w:tcMar>
            <w:vAlign w:val="center"/>
          </w:tcPr>
          <w:p w14:paraId="0863FACA" w14:textId="77777777" w:rsidR="00410831" w:rsidRPr="00354578" w:rsidRDefault="00410831" w:rsidP="00E61175">
            <w:pPr>
              <w:spacing w:after="0"/>
              <w:jc w:val="center"/>
              <w:rPr>
                <w:ins w:id="3095" w:author="Sean de Noronha | DRG" w:date="2026-09-25T15:16:00Z" w16du:dateUtc="2026-09-25T13:16:00Z"/>
                <w:rFonts w:cs="Arial"/>
                <w:sz w:val="16"/>
                <w:szCs w:val="16"/>
              </w:rPr>
            </w:pPr>
            <w:ins w:id="3096" w:author="Sean de Noronha | DRG" w:date="2026-09-25T15:16:00Z" w16du:dateUtc="2026-09-25T13:16:00Z">
              <w:r>
                <w:rPr>
                  <w:sz w:val="16"/>
                  <w:szCs w:val="16"/>
                </w:rPr>
                <w:t>6 / 2 L</w:t>
              </w:r>
            </w:ins>
          </w:p>
        </w:tc>
        <w:tc>
          <w:tcPr>
            <w:tcW w:w="1339" w:type="dxa"/>
            <w:gridSpan w:val="3"/>
            <w:tcMar>
              <w:left w:w="14" w:type="dxa"/>
              <w:right w:w="14" w:type="dxa"/>
            </w:tcMar>
            <w:vAlign w:val="center"/>
          </w:tcPr>
          <w:p w14:paraId="7E98DE30" w14:textId="77777777" w:rsidR="00410831" w:rsidRPr="00354578" w:rsidRDefault="00410831" w:rsidP="00E61175">
            <w:pPr>
              <w:spacing w:after="0"/>
              <w:jc w:val="center"/>
              <w:rPr>
                <w:ins w:id="3097" w:author="Sean de Noronha | DRG" w:date="2026-09-25T15:16:00Z" w16du:dateUtc="2026-09-25T13:16:00Z"/>
                <w:rFonts w:cs="Arial"/>
                <w:sz w:val="16"/>
                <w:szCs w:val="16"/>
              </w:rPr>
            </w:pPr>
            <w:ins w:id="3098" w:author="Sean de Noronha | DRG" w:date="2026-09-25T15:16:00Z" w16du:dateUtc="2026-09-25T13:16:00Z">
              <w:r>
                <w:rPr>
                  <w:sz w:val="16"/>
                  <w:szCs w:val="16"/>
                </w:rPr>
                <w:t>13 / 5 L</w:t>
              </w:r>
            </w:ins>
          </w:p>
        </w:tc>
        <w:tc>
          <w:tcPr>
            <w:tcW w:w="1339" w:type="dxa"/>
            <w:gridSpan w:val="2"/>
            <w:tcMar>
              <w:left w:w="14" w:type="dxa"/>
              <w:right w:w="14" w:type="dxa"/>
            </w:tcMar>
            <w:vAlign w:val="center"/>
          </w:tcPr>
          <w:p w14:paraId="4990CA3A" w14:textId="77777777" w:rsidR="00410831" w:rsidRPr="00354578" w:rsidRDefault="00410831" w:rsidP="00E61175">
            <w:pPr>
              <w:spacing w:after="0"/>
              <w:jc w:val="center"/>
              <w:rPr>
                <w:ins w:id="3099" w:author="Sean de Noronha | DRG" w:date="2026-09-25T15:16:00Z" w16du:dateUtc="2026-09-25T13:16:00Z"/>
                <w:rFonts w:cs="Arial"/>
                <w:sz w:val="16"/>
                <w:szCs w:val="16"/>
              </w:rPr>
            </w:pPr>
            <w:ins w:id="3100" w:author="Sean de Noronha | DRG" w:date="2026-09-25T15:16:00Z" w16du:dateUtc="2026-09-25T13:16:00Z">
              <w:r>
                <w:rPr>
                  <w:sz w:val="16"/>
                  <w:szCs w:val="16"/>
                </w:rPr>
                <w:t>24 / 14 L</w:t>
              </w:r>
            </w:ins>
          </w:p>
        </w:tc>
        <w:tc>
          <w:tcPr>
            <w:tcW w:w="1339" w:type="dxa"/>
            <w:gridSpan w:val="3"/>
            <w:tcMar>
              <w:left w:w="14" w:type="dxa"/>
              <w:right w:w="14" w:type="dxa"/>
            </w:tcMar>
            <w:vAlign w:val="center"/>
          </w:tcPr>
          <w:p w14:paraId="52AAF766" w14:textId="77777777" w:rsidR="00410831" w:rsidRPr="00354578" w:rsidRDefault="00410831" w:rsidP="00E61175">
            <w:pPr>
              <w:spacing w:after="0"/>
              <w:jc w:val="center"/>
              <w:rPr>
                <w:ins w:id="3101" w:author="Sean de Noronha | DRG" w:date="2026-09-25T15:16:00Z" w16du:dateUtc="2026-09-25T13:16:00Z"/>
                <w:rFonts w:cs="Arial"/>
                <w:sz w:val="16"/>
                <w:szCs w:val="16"/>
              </w:rPr>
            </w:pPr>
            <w:ins w:id="3102" w:author="Sean de Noronha | DRG" w:date="2026-09-25T15:16:00Z" w16du:dateUtc="2026-09-25T13:16:00Z">
              <w:r>
                <w:rPr>
                  <w:sz w:val="16"/>
                  <w:szCs w:val="16"/>
                </w:rPr>
                <w:t>50 / 43 L</w:t>
              </w:r>
            </w:ins>
          </w:p>
        </w:tc>
        <w:tc>
          <w:tcPr>
            <w:tcW w:w="1339" w:type="dxa"/>
            <w:gridSpan w:val="2"/>
            <w:tcMar>
              <w:left w:w="14" w:type="dxa"/>
              <w:right w:w="14" w:type="dxa"/>
            </w:tcMar>
            <w:vAlign w:val="center"/>
          </w:tcPr>
          <w:p w14:paraId="03E1E637" w14:textId="77777777" w:rsidR="00410831" w:rsidRPr="00354578" w:rsidRDefault="00410831" w:rsidP="00E61175">
            <w:pPr>
              <w:spacing w:after="0"/>
              <w:jc w:val="center"/>
              <w:rPr>
                <w:ins w:id="3103" w:author="Sean de Noronha | DRG" w:date="2026-09-25T15:16:00Z" w16du:dateUtc="2026-09-25T13:16:00Z"/>
                <w:rFonts w:cs="Arial"/>
                <w:sz w:val="16"/>
                <w:szCs w:val="16"/>
              </w:rPr>
            </w:pPr>
            <w:ins w:id="3104" w:author="Sean de Noronha | DRG" w:date="2026-09-25T15:16:00Z" w16du:dateUtc="2026-09-25T13:16:00Z">
              <w:r>
                <w:rPr>
                  <w:sz w:val="16"/>
                  <w:szCs w:val="16"/>
                </w:rPr>
                <w:t>74 / 79 L</w:t>
              </w:r>
            </w:ins>
          </w:p>
        </w:tc>
        <w:tc>
          <w:tcPr>
            <w:tcW w:w="1339" w:type="dxa"/>
            <w:tcMar>
              <w:left w:w="14" w:type="dxa"/>
              <w:right w:w="14" w:type="dxa"/>
            </w:tcMar>
            <w:vAlign w:val="center"/>
          </w:tcPr>
          <w:p w14:paraId="0C497D83" w14:textId="77777777" w:rsidR="00410831" w:rsidRPr="00354578" w:rsidRDefault="00410831" w:rsidP="00E61175">
            <w:pPr>
              <w:spacing w:after="0"/>
              <w:jc w:val="center"/>
              <w:rPr>
                <w:ins w:id="3105" w:author="Sean de Noronha | DRG" w:date="2026-09-25T15:16:00Z" w16du:dateUtc="2026-09-25T13:16:00Z"/>
                <w:rFonts w:cs="Arial"/>
                <w:sz w:val="16"/>
                <w:szCs w:val="16"/>
              </w:rPr>
            </w:pPr>
            <w:ins w:id="3106" w:author="Sean de Noronha | DRG" w:date="2026-09-25T15:16:00Z" w16du:dateUtc="2026-09-25T13:16:00Z">
              <w:r>
                <w:rPr>
                  <w:sz w:val="16"/>
                  <w:szCs w:val="16"/>
                </w:rPr>
                <w:t>143 / 135 T</w:t>
              </w:r>
            </w:ins>
          </w:p>
        </w:tc>
      </w:tr>
      <w:tr w:rsidR="00AC4387" w:rsidRPr="00354578" w14:paraId="0F9E4795" w14:textId="77777777" w:rsidTr="00952C88">
        <w:tblPrEx>
          <w:jc w:val="center"/>
        </w:tblPrEx>
        <w:trPr>
          <w:trHeight w:val="20"/>
          <w:jc w:val="center"/>
          <w:ins w:id="3107" w:author="Sean de Noronha | DRG" w:date="2026-09-25T15:16:00Z"/>
        </w:trPr>
        <w:tc>
          <w:tcPr>
            <w:tcW w:w="1339" w:type="dxa"/>
            <w:gridSpan w:val="3"/>
            <w:shd w:val="clear" w:color="auto" w:fill="F2F2F2"/>
            <w:tcMar>
              <w:left w:w="14" w:type="dxa"/>
              <w:right w:w="14" w:type="dxa"/>
            </w:tcMar>
            <w:vAlign w:val="center"/>
          </w:tcPr>
          <w:p w14:paraId="6CC73F94" w14:textId="77777777" w:rsidR="00410831" w:rsidRPr="00354578" w:rsidRDefault="00410831" w:rsidP="00E61175">
            <w:pPr>
              <w:spacing w:after="0"/>
              <w:jc w:val="center"/>
              <w:rPr>
                <w:ins w:id="3108" w:author="Sean de Noronha | DRG" w:date="2026-09-25T15:16:00Z" w16du:dateUtc="2026-09-25T13:16:00Z"/>
                <w:rFonts w:cs="Arial"/>
                <w:sz w:val="16"/>
                <w:szCs w:val="16"/>
              </w:rPr>
            </w:pPr>
            <w:ins w:id="3109" w:author="Sean de Noronha | DRG" w:date="2026-09-25T15:16:00Z" w16du:dateUtc="2026-09-25T13:16:00Z">
              <w:r>
                <w:rPr>
                  <w:rFonts w:cs="Arial"/>
                  <w:b/>
                  <w:bCs/>
                  <w:sz w:val="16"/>
                  <w:szCs w:val="16"/>
                </w:rPr>
                <w:t>150</w:t>
              </w:r>
            </w:ins>
          </w:p>
        </w:tc>
        <w:tc>
          <w:tcPr>
            <w:tcW w:w="1339" w:type="dxa"/>
            <w:gridSpan w:val="3"/>
            <w:tcMar>
              <w:left w:w="14" w:type="dxa"/>
              <w:right w:w="14" w:type="dxa"/>
            </w:tcMar>
            <w:vAlign w:val="center"/>
          </w:tcPr>
          <w:p w14:paraId="32DEFBB0" w14:textId="77777777" w:rsidR="00410831" w:rsidRPr="00354578" w:rsidRDefault="00410831" w:rsidP="00E61175">
            <w:pPr>
              <w:spacing w:after="0"/>
              <w:jc w:val="center"/>
              <w:rPr>
                <w:ins w:id="3110" w:author="Sean de Noronha | DRG" w:date="2026-09-25T15:16:00Z" w16du:dateUtc="2026-09-25T13:16:00Z"/>
                <w:rFonts w:cs="Arial"/>
                <w:sz w:val="16"/>
                <w:szCs w:val="16"/>
              </w:rPr>
            </w:pPr>
            <w:ins w:id="3111" w:author="Sean de Noronha | DRG" w:date="2026-09-25T15:16:00Z" w16du:dateUtc="2026-09-25T13:16:00Z">
              <w:r>
                <w:rPr>
                  <w:sz w:val="16"/>
                  <w:szCs w:val="16"/>
                </w:rPr>
                <w:t>6 / 1 L</w:t>
              </w:r>
            </w:ins>
          </w:p>
        </w:tc>
        <w:tc>
          <w:tcPr>
            <w:tcW w:w="1339" w:type="dxa"/>
            <w:gridSpan w:val="3"/>
            <w:tcMar>
              <w:left w:w="14" w:type="dxa"/>
              <w:right w:w="14" w:type="dxa"/>
            </w:tcMar>
            <w:vAlign w:val="center"/>
          </w:tcPr>
          <w:p w14:paraId="2F6A7092" w14:textId="77777777" w:rsidR="00410831" w:rsidRPr="00354578" w:rsidRDefault="00410831" w:rsidP="00E61175">
            <w:pPr>
              <w:spacing w:after="0"/>
              <w:jc w:val="center"/>
              <w:rPr>
                <w:ins w:id="3112" w:author="Sean de Noronha | DRG" w:date="2026-09-25T15:16:00Z" w16du:dateUtc="2026-09-25T13:16:00Z"/>
                <w:rFonts w:cs="Arial"/>
                <w:sz w:val="16"/>
                <w:szCs w:val="16"/>
              </w:rPr>
            </w:pPr>
            <w:ins w:id="3113" w:author="Sean de Noronha | DRG" w:date="2026-09-25T15:16:00Z" w16du:dateUtc="2026-09-25T13:16:00Z">
              <w:r>
                <w:rPr>
                  <w:sz w:val="16"/>
                  <w:szCs w:val="16"/>
                </w:rPr>
                <w:t>12 / 5 L</w:t>
              </w:r>
            </w:ins>
          </w:p>
        </w:tc>
        <w:tc>
          <w:tcPr>
            <w:tcW w:w="1339" w:type="dxa"/>
            <w:gridSpan w:val="2"/>
            <w:tcMar>
              <w:left w:w="14" w:type="dxa"/>
              <w:right w:w="14" w:type="dxa"/>
            </w:tcMar>
            <w:vAlign w:val="center"/>
          </w:tcPr>
          <w:p w14:paraId="216D5E84" w14:textId="77777777" w:rsidR="00410831" w:rsidRPr="00354578" w:rsidRDefault="00410831" w:rsidP="00E61175">
            <w:pPr>
              <w:spacing w:after="0"/>
              <w:jc w:val="center"/>
              <w:rPr>
                <w:ins w:id="3114" w:author="Sean de Noronha | DRG" w:date="2026-09-25T15:16:00Z" w16du:dateUtc="2026-09-25T13:16:00Z"/>
                <w:rFonts w:cs="Arial"/>
                <w:sz w:val="16"/>
                <w:szCs w:val="16"/>
              </w:rPr>
            </w:pPr>
            <w:ins w:id="3115" w:author="Sean de Noronha | DRG" w:date="2026-09-25T15:16:00Z" w16du:dateUtc="2026-09-25T13:16:00Z">
              <w:r>
                <w:rPr>
                  <w:sz w:val="16"/>
                  <w:szCs w:val="16"/>
                </w:rPr>
                <w:t>22 / 12 L</w:t>
              </w:r>
            </w:ins>
          </w:p>
        </w:tc>
        <w:tc>
          <w:tcPr>
            <w:tcW w:w="1339" w:type="dxa"/>
            <w:gridSpan w:val="3"/>
            <w:tcMar>
              <w:left w:w="14" w:type="dxa"/>
              <w:right w:w="14" w:type="dxa"/>
            </w:tcMar>
            <w:vAlign w:val="center"/>
          </w:tcPr>
          <w:p w14:paraId="7BCFC0BF" w14:textId="77777777" w:rsidR="00410831" w:rsidRPr="00354578" w:rsidRDefault="00410831" w:rsidP="00E61175">
            <w:pPr>
              <w:spacing w:after="0"/>
              <w:jc w:val="center"/>
              <w:rPr>
                <w:ins w:id="3116" w:author="Sean de Noronha | DRG" w:date="2026-09-25T15:16:00Z" w16du:dateUtc="2026-09-25T13:16:00Z"/>
                <w:rFonts w:cs="Arial"/>
                <w:sz w:val="16"/>
                <w:szCs w:val="16"/>
              </w:rPr>
            </w:pPr>
            <w:ins w:id="3117" w:author="Sean de Noronha | DRG" w:date="2026-09-25T15:16:00Z" w16du:dateUtc="2026-09-25T13:16:00Z">
              <w:r>
                <w:rPr>
                  <w:sz w:val="16"/>
                  <w:szCs w:val="16"/>
                </w:rPr>
                <w:t>45 / 36 L</w:t>
              </w:r>
            </w:ins>
          </w:p>
        </w:tc>
        <w:tc>
          <w:tcPr>
            <w:tcW w:w="1339" w:type="dxa"/>
            <w:gridSpan w:val="2"/>
            <w:tcMar>
              <w:left w:w="14" w:type="dxa"/>
              <w:right w:w="14" w:type="dxa"/>
            </w:tcMar>
            <w:vAlign w:val="center"/>
          </w:tcPr>
          <w:p w14:paraId="6C225492" w14:textId="77777777" w:rsidR="00410831" w:rsidRPr="00354578" w:rsidRDefault="00410831" w:rsidP="00E61175">
            <w:pPr>
              <w:spacing w:after="0"/>
              <w:jc w:val="center"/>
              <w:rPr>
                <w:ins w:id="3118" w:author="Sean de Noronha | DRG" w:date="2026-09-25T15:16:00Z" w16du:dateUtc="2026-09-25T13:16:00Z"/>
                <w:rFonts w:cs="Arial"/>
                <w:sz w:val="16"/>
                <w:szCs w:val="16"/>
              </w:rPr>
            </w:pPr>
            <w:ins w:id="3119" w:author="Sean de Noronha | DRG" w:date="2026-09-25T15:16:00Z" w16du:dateUtc="2026-09-25T13:16:00Z">
              <w:r>
                <w:rPr>
                  <w:sz w:val="16"/>
                  <w:szCs w:val="16"/>
                </w:rPr>
                <w:t>67 / 66 L</w:t>
              </w:r>
            </w:ins>
          </w:p>
        </w:tc>
        <w:tc>
          <w:tcPr>
            <w:tcW w:w="1339" w:type="dxa"/>
            <w:tcMar>
              <w:left w:w="14" w:type="dxa"/>
              <w:right w:w="14" w:type="dxa"/>
            </w:tcMar>
            <w:vAlign w:val="center"/>
          </w:tcPr>
          <w:p w14:paraId="7C136889" w14:textId="77777777" w:rsidR="00410831" w:rsidRPr="00354578" w:rsidRDefault="00410831" w:rsidP="00E61175">
            <w:pPr>
              <w:spacing w:after="0"/>
              <w:jc w:val="center"/>
              <w:rPr>
                <w:ins w:id="3120" w:author="Sean de Noronha | DRG" w:date="2026-09-25T15:16:00Z" w16du:dateUtc="2026-09-25T13:16:00Z"/>
                <w:rFonts w:cs="Arial"/>
                <w:sz w:val="16"/>
                <w:szCs w:val="16"/>
              </w:rPr>
            </w:pPr>
            <w:ins w:id="3121" w:author="Sean de Noronha | DRG" w:date="2026-09-25T15:16:00Z" w16du:dateUtc="2026-09-25T13:16:00Z">
              <w:r>
                <w:rPr>
                  <w:sz w:val="16"/>
                  <w:szCs w:val="16"/>
                </w:rPr>
                <w:t>130 / 129 T</w:t>
              </w:r>
            </w:ins>
          </w:p>
        </w:tc>
      </w:tr>
      <w:tr w:rsidR="00AC4387" w:rsidRPr="00354578" w14:paraId="6E8367DF" w14:textId="77777777" w:rsidTr="00952C88">
        <w:tblPrEx>
          <w:jc w:val="center"/>
        </w:tblPrEx>
        <w:trPr>
          <w:trHeight w:val="20"/>
          <w:jc w:val="center"/>
          <w:ins w:id="3122" w:author="Sean de Noronha | DRG" w:date="2026-09-25T15:16:00Z"/>
        </w:trPr>
        <w:tc>
          <w:tcPr>
            <w:tcW w:w="1339" w:type="dxa"/>
            <w:gridSpan w:val="3"/>
            <w:shd w:val="clear" w:color="auto" w:fill="F2F2F2"/>
            <w:tcMar>
              <w:left w:w="14" w:type="dxa"/>
              <w:right w:w="14" w:type="dxa"/>
            </w:tcMar>
            <w:vAlign w:val="center"/>
          </w:tcPr>
          <w:p w14:paraId="462CE3B0" w14:textId="77777777" w:rsidR="00410831" w:rsidRPr="00354578" w:rsidRDefault="00410831" w:rsidP="00E61175">
            <w:pPr>
              <w:spacing w:after="0"/>
              <w:jc w:val="center"/>
              <w:rPr>
                <w:ins w:id="3123" w:author="Sean de Noronha | DRG" w:date="2026-09-25T15:16:00Z" w16du:dateUtc="2026-09-25T13:16:00Z"/>
                <w:rFonts w:cs="Arial"/>
                <w:sz w:val="16"/>
                <w:szCs w:val="16"/>
              </w:rPr>
            </w:pPr>
            <w:ins w:id="3124" w:author="Sean de Noronha | DRG" w:date="2026-09-25T15:16:00Z" w16du:dateUtc="2026-09-25T13:16:00Z">
              <w:r>
                <w:rPr>
                  <w:rFonts w:cs="Arial"/>
                  <w:b/>
                  <w:bCs/>
                  <w:sz w:val="16"/>
                  <w:szCs w:val="16"/>
                </w:rPr>
                <w:t>175</w:t>
              </w:r>
            </w:ins>
          </w:p>
        </w:tc>
        <w:tc>
          <w:tcPr>
            <w:tcW w:w="1339" w:type="dxa"/>
            <w:gridSpan w:val="3"/>
            <w:tcMar>
              <w:left w:w="14" w:type="dxa"/>
              <w:right w:w="14" w:type="dxa"/>
            </w:tcMar>
            <w:vAlign w:val="center"/>
          </w:tcPr>
          <w:p w14:paraId="4327B87F" w14:textId="77777777" w:rsidR="00410831" w:rsidRPr="00354578" w:rsidRDefault="00410831" w:rsidP="00E61175">
            <w:pPr>
              <w:spacing w:after="0"/>
              <w:jc w:val="center"/>
              <w:rPr>
                <w:ins w:id="3125" w:author="Sean de Noronha | DRG" w:date="2026-09-25T15:16:00Z" w16du:dateUtc="2026-09-25T13:16:00Z"/>
                <w:rFonts w:cs="Arial"/>
                <w:sz w:val="16"/>
                <w:szCs w:val="16"/>
              </w:rPr>
            </w:pPr>
            <w:ins w:id="3126" w:author="Sean de Noronha | DRG" w:date="2026-09-25T15:16:00Z" w16du:dateUtc="2026-09-25T13:16:00Z">
              <w:r>
                <w:rPr>
                  <w:sz w:val="16"/>
                  <w:szCs w:val="16"/>
                </w:rPr>
                <w:t>5 / 1 L</w:t>
              </w:r>
            </w:ins>
          </w:p>
        </w:tc>
        <w:tc>
          <w:tcPr>
            <w:tcW w:w="1339" w:type="dxa"/>
            <w:gridSpan w:val="3"/>
            <w:tcMar>
              <w:left w:w="14" w:type="dxa"/>
              <w:right w:w="14" w:type="dxa"/>
            </w:tcMar>
            <w:vAlign w:val="center"/>
          </w:tcPr>
          <w:p w14:paraId="65DDA6A4" w14:textId="77777777" w:rsidR="00410831" w:rsidRPr="00354578" w:rsidRDefault="00410831" w:rsidP="00E61175">
            <w:pPr>
              <w:spacing w:after="0"/>
              <w:jc w:val="center"/>
              <w:rPr>
                <w:ins w:id="3127" w:author="Sean de Noronha | DRG" w:date="2026-09-25T15:16:00Z" w16du:dateUtc="2026-09-25T13:16:00Z"/>
                <w:rFonts w:cs="Arial"/>
                <w:sz w:val="16"/>
                <w:szCs w:val="16"/>
              </w:rPr>
            </w:pPr>
            <w:ins w:id="3128" w:author="Sean de Noronha | DRG" w:date="2026-09-25T15:16:00Z" w16du:dateUtc="2026-09-25T13:16:00Z">
              <w:r>
                <w:rPr>
                  <w:sz w:val="16"/>
                  <w:szCs w:val="16"/>
                </w:rPr>
                <w:t>11 / 4 L</w:t>
              </w:r>
            </w:ins>
          </w:p>
        </w:tc>
        <w:tc>
          <w:tcPr>
            <w:tcW w:w="1339" w:type="dxa"/>
            <w:gridSpan w:val="2"/>
            <w:tcMar>
              <w:left w:w="14" w:type="dxa"/>
              <w:right w:w="14" w:type="dxa"/>
            </w:tcMar>
            <w:vAlign w:val="center"/>
          </w:tcPr>
          <w:p w14:paraId="034EDEDD" w14:textId="77777777" w:rsidR="00410831" w:rsidRPr="00354578" w:rsidRDefault="00410831" w:rsidP="00E61175">
            <w:pPr>
              <w:spacing w:after="0"/>
              <w:jc w:val="center"/>
              <w:rPr>
                <w:ins w:id="3129" w:author="Sean de Noronha | DRG" w:date="2026-09-25T15:16:00Z" w16du:dateUtc="2026-09-25T13:16:00Z"/>
                <w:rFonts w:cs="Arial"/>
                <w:sz w:val="16"/>
                <w:szCs w:val="16"/>
              </w:rPr>
            </w:pPr>
            <w:ins w:id="3130" w:author="Sean de Noronha | DRG" w:date="2026-09-25T15:16:00Z" w16du:dateUtc="2026-09-25T13:16:00Z">
              <w:r>
                <w:rPr>
                  <w:sz w:val="16"/>
                  <w:szCs w:val="16"/>
                </w:rPr>
                <w:t>20 / 10 L</w:t>
              </w:r>
            </w:ins>
          </w:p>
        </w:tc>
        <w:tc>
          <w:tcPr>
            <w:tcW w:w="1339" w:type="dxa"/>
            <w:gridSpan w:val="3"/>
            <w:tcMar>
              <w:left w:w="14" w:type="dxa"/>
              <w:right w:w="14" w:type="dxa"/>
            </w:tcMar>
            <w:vAlign w:val="center"/>
          </w:tcPr>
          <w:p w14:paraId="03C86C60" w14:textId="77777777" w:rsidR="00410831" w:rsidRPr="00354578" w:rsidRDefault="00410831" w:rsidP="00E61175">
            <w:pPr>
              <w:spacing w:after="0"/>
              <w:jc w:val="center"/>
              <w:rPr>
                <w:ins w:id="3131" w:author="Sean de Noronha | DRG" w:date="2026-09-25T15:16:00Z" w16du:dateUtc="2026-09-25T13:16:00Z"/>
                <w:rFonts w:cs="Arial"/>
                <w:sz w:val="16"/>
                <w:szCs w:val="16"/>
              </w:rPr>
            </w:pPr>
            <w:ins w:id="3132" w:author="Sean de Noronha | DRG" w:date="2026-09-25T15:16:00Z" w16du:dateUtc="2026-09-25T13:16:00Z">
              <w:r>
                <w:rPr>
                  <w:sz w:val="16"/>
                  <w:szCs w:val="16"/>
                </w:rPr>
                <w:t>41 / 30 L</w:t>
              </w:r>
            </w:ins>
          </w:p>
        </w:tc>
        <w:tc>
          <w:tcPr>
            <w:tcW w:w="1339" w:type="dxa"/>
            <w:gridSpan w:val="2"/>
            <w:tcMar>
              <w:left w:w="14" w:type="dxa"/>
              <w:right w:w="14" w:type="dxa"/>
            </w:tcMar>
            <w:vAlign w:val="center"/>
          </w:tcPr>
          <w:p w14:paraId="3AF2592C" w14:textId="77777777" w:rsidR="00410831" w:rsidRPr="00354578" w:rsidRDefault="00410831" w:rsidP="00E61175">
            <w:pPr>
              <w:spacing w:after="0"/>
              <w:jc w:val="center"/>
              <w:rPr>
                <w:ins w:id="3133" w:author="Sean de Noronha | DRG" w:date="2026-09-25T15:16:00Z" w16du:dateUtc="2026-09-25T13:16:00Z"/>
                <w:rFonts w:cs="Arial"/>
                <w:sz w:val="16"/>
                <w:szCs w:val="16"/>
              </w:rPr>
            </w:pPr>
            <w:ins w:id="3134" w:author="Sean de Noronha | DRG" w:date="2026-09-25T15:16:00Z" w16du:dateUtc="2026-09-25T13:16:00Z">
              <w:r>
                <w:rPr>
                  <w:sz w:val="16"/>
                  <w:szCs w:val="16"/>
                </w:rPr>
                <w:t>62 / 56 L</w:t>
              </w:r>
            </w:ins>
          </w:p>
        </w:tc>
        <w:tc>
          <w:tcPr>
            <w:tcW w:w="1339" w:type="dxa"/>
            <w:tcMar>
              <w:left w:w="14" w:type="dxa"/>
              <w:right w:w="14" w:type="dxa"/>
            </w:tcMar>
            <w:vAlign w:val="center"/>
          </w:tcPr>
          <w:p w14:paraId="7E53C397" w14:textId="77777777" w:rsidR="00410831" w:rsidRPr="00354578" w:rsidRDefault="00410831" w:rsidP="00E61175">
            <w:pPr>
              <w:spacing w:after="0"/>
              <w:jc w:val="center"/>
              <w:rPr>
                <w:ins w:id="3135" w:author="Sean de Noronha | DRG" w:date="2026-09-25T15:16:00Z" w16du:dateUtc="2026-09-25T13:16:00Z"/>
                <w:rFonts w:cs="Arial"/>
                <w:sz w:val="16"/>
                <w:szCs w:val="16"/>
              </w:rPr>
            </w:pPr>
            <w:ins w:id="3136" w:author="Sean de Noronha | DRG" w:date="2026-09-25T15:16:00Z" w16du:dateUtc="2026-09-25T13:16:00Z">
              <w:r>
                <w:rPr>
                  <w:sz w:val="16"/>
                  <w:szCs w:val="16"/>
                </w:rPr>
                <w:t>119 / 124 T</w:t>
              </w:r>
            </w:ins>
          </w:p>
        </w:tc>
      </w:tr>
      <w:tr w:rsidR="00AC4387" w:rsidRPr="00354578" w14:paraId="5FE9B08F" w14:textId="77777777" w:rsidTr="00952C88">
        <w:tblPrEx>
          <w:jc w:val="center"/>
        </w:tblPrEx>
        <w:trPr>
          <w:trHeight w:val="20"/>
          <w:jc w:val="center"/>
          <w:ins w:id="3137" w:author="Sean de Noronha | DRG" w:date="2026-09-25T15:16:00Z"/>
        </w:trPr>
        <w:tc>
          <w:tcPr>
            <w:tcW w:w="1339" w:type="dxa"/>
            <w:gridSpan w:val="3"/>
            <w:shd w:val="clear" w:color="auto" w:fill="F2F2F2"/>
            <w:tcMar>
              <w:left w:w="14" w:type="dxa"/>
              <w:right w:w="14" w:type="dxa"/>
            </w:tcMar>
            <w:vAlign w:val="center"/>
          </w:tcPr>
          <w:p w14:paraId="4234C521" w14:textId="77777777" w:rsidR="00410831" w:rsidRPr="00354578" w:rsidRDefault="00410831" w:rsidP="00E61175">
            <w:pPr>
              <w:spacing w:after="0"/>
              <w:jc w:val="center"/>
              <w:rPr>
                <w:ins w:id="3138" w:author="Sean de Noronha | DRG" w:date="2026-09-25T15:16:00Z" w16du:dateUtc="2026-09-25T13:16:00Z"/>
                <w:rFonts w:cs="Arial"/>
                <w:sz w:val="16"/>
                <w:szCs w:val="16"/>
              </w:rPr>
            </w:pPr>
            <w:ins w:id="3139" w:author="Sean de Noronha | DRG" w:date="2026-09-25T15:16:00Z" w16du:dateUtc="2026-09-25T13:16:00Z">
              <w:r>
                <w:rPr>
                  <w:rFonts w:cs="Arial"/>
                  <w:b/>
                  <w:bCs/>
                  <w:sz w:val="16"/>
                  <w:szCs w:val="16"/>
                </w:rPr>
                <w:t>200</w:t>
              </w:r>
            </w:ins>
          </w:p>
        </w:tc>
        <w:tc>
          <w:tcPr>
            <w:tcW w:w="1339" w:type="dxa"/>
            <w:gridSpan w:val="3"/>
            <w:tcMar>
              <w:left w:w="14" w:type="dxa"/>
              <w:right w:w="14" w:type="dxa"/>
            </w:tcMar>
            <w:vAlign w:val="center"/>
          </w:tcPr>
          <w:p w14:paraId="7D7B6B36" w14:textId="77777777" w:rsidR="00410831" w:rsidRPr="00354578" w:rsidRDefault="00410831" w:rsidP="00E61175">
            <w:pPr>
              <w:spacing w:after="0"/>
              <w:jc w:val="center"/>
              <w:rPr>
                <w:ins w:id="3140" w:author="Sean de Noronha | DRG" w:date="2026-09-25T15:16:00Z" w16du:dateUtc="2026-09-25T13:16:00Z"/>
                <w:rFonts w:cs="Arial"/>
                <w:sz w:val="16"/>
                <w:szCs w:val="16"/>
              </w:rPr>
            </w:pPr>
            <w:ins w:id="3141" w:author="Sean de Noronha | DRG" w:date="2026-09-25T15:16:00Z" w16du:dateUtc="2026-09-25T13:16:00Z">
              <w:r>
                <w:rPr>
                  <w:sz w:val="16"/>
                  <w:szCs w:val="16"/>
                </w:rPr>
                <w:t>5 / 1 L</w:t>
              </w:r>
            </w:ins>
          </w:p>
        </w:tc>
        <w:tc>
          <w:tcPr>
            <w:tcW w:w="1339" w:type="dxa"/>
            <w:gridSpan w:val="3"/>
            <w:tcMar>
              <w:left w:w="14" w:type="dxa"/>
              <w:right w:w="14" w:type="dxa"/>
            </w:tcMar>
            <w:vAlign w:val="center"/>
          </w:tcPr>
          <w:p w14:paraId="02CCE9DC" w14:textId="77777777" w:rsidR="00410831" w:rsidRPr="00354578" w:rsidRDefault="00410831" w:rsidP="00E61175">
            <w:pPr>
              <w:spacing w:after="0"/>
              <w:jc w:val="center"/>
              <w:rPr>
                <w:ins w:id="3142" w:author="Sean de Noronha | DRG" w:date="2026-09-25T15:16:00Z" w16du:dateUtc="2026-09-25T13:16:00Z"/>
                <w:rFonts w:cs="Arial"/>
                <w:sz w:val="16"/>
                <w:szCs w:val="16"/>
              </w:rPr>
            </w:pPr>
            <w:ins w:id="3143" w:author="Sean de Noronha | DRG" w:date="2026-09-25T15:16:00Z" w16du:dateUtc="2026-09-25T13:16:00Z">
              <w:r>
                <w:rPr>
                  <w:sz w:val="16"/>
                  <w:szCs w:val="16"/>
                </w:rPr>
                <w:t>10 / 3 L</w:t>
              </w:r>
            </w:ins>
          </w:p>
        </w:tc>
        <w:tc>
          <w:tcPr>
            <w:tcW w:w="1339" w:type="dxa"/>
            <w:gridSpan w:val="2"/>
            <w:tcMar>
              <w:left w:w="14" w:type="dxa"/>
              <w:right w:w="14" w:type="dxa"/>
            </w:tcMar>
            <w:vAlign w:val="center"/>
          </w:tcPr>
          <w:p w14:paraId="0A345E7D" w14:textId="77777777" w:rsidR="00410831" w:rsidRPr="00354578" w:rsidRDefault="00410831" w:rsidP="00E61175">
            <w:pPr>
              <w:spacing w:after="0"/>
              <w:jc w:val="center"/>
              <w:rPr>
                <w:ins w:id="3144" w:author="Sean de Noronha | DRG" w:date="2026-09-25T15:16:00Z" w16du:dateUtc="2026-09-25T13:16:00Z"/>
                <w:rFonts w:cs="Arial"/>
                <w:sz w:val="16"/>
                <w:szCs w:val="16"/>
              </w:rPr>
            </w:pPr>
            <w:ins w:id="3145" w:author="Sean de Noronha | DRG" w:date="2026-09-25T15:16:00Z" w16du:dateUtc="2026-09-25T13:16:00Z">
              <w:r>
                <w:rPr>
                  <w:sz w:val="16"/>
                  <w:szCs w:val="16"/>
                </w:rPr>
                <w:t>19 / 9 L</w:t>
              </w:r>
            </w:ins>
          </w:p>
        </w:tc>
        <w:tc>
          <w:tcPr>
            <w:tcW w:w="1339" w:type="dxa"/>
            <w:gridSpan w:val="3"/>
            <w:tcMar>
              <w:left w:w="14" w:type="dxa"/>
              <w:right w:w="14" w:type="dxa"/>
            </w:tcMar>
            <w:vAlign w:val="center"/>
          </w:tcPr>
          <w:p w14:paraId="1619926B" w14:textId="77777777" w:rsidR="00410831" w:rsidRPr="00354578" w:rsidRDefault="00410831" w:rsidP="00E61175">
            <w:pPr>
              <w:spacing w:after="0"/>
              <w:jc w:val="center"/>
              <w:rPr>
                <w:ins w:id="3146" w:author="Sean de Noronha | DRG" w:date="2026-09-25T15:16:00Z" w16du:dateUtc="2026-09-25T13:16:00Z"/>
                <w:rFonts w:cs="Arial"/>
                <w:sz w:val="16"/>
                <w:szCs w:val="16"/>
              </w:rPr>
            </w:pPr>
            <w:ins w:id="3147" w:author="Sean de Noronha | DRG" w:date="2026-09-25T15:16:00Z" w16du:dateUtc="2026-09-25T13:16:00Z">
              <w:r>
                <w:rPr>
                  <w:sz w:val="16"/>
                  <w:szCs w:val="16"/>
                </w:rPr>
                <w:t>38 / 27 L</w:t>
              </w:r>
            </w:ins>
          </w:p>
        </w:tc>
        <w:tc>
          <w:tcPr>
            <w:tcW w:w="1339" w:type="dxa"/>
            <w:gridSpan w:val="2"/>
            <w:tcMar>
              <w:left w:w="14" w:type="dxa"/>
              <w:right w:w="14" w:type="dxa"/>
            </w:tcMar>
            <w:vAlign w:val="center"/>
          </w:tcPr>
          <w:p w14:paraId="6E12D565" w14:textId="77777777" w:rsidR="00410831" w:rsidRPr="00354578" w:rsidRDefault="00410831" w:rsidP="00E61175">
            <w:pPr>
              <w:spacing w:after="0"/>
              <w:jc w:val="center"/>
              <w:rPr>
                <w:ins w:id="3148" w:author="Sean de Noronha | DRG" w:date="2026-09-25T15:16:00Z" w16du:dateUtc="2026-09-25T13:16:00Z"/>
                <w:rFonts w:cs="Arial"/>
                <w:sz w:val="16"/>
                <w:szCs w:val="16"/>
              </w:rPr>
            </w:pPr>
            <w:ins w:id="3149" w:author="Sean de Noronha | DRG" w:date="2026-09-25T15:16:00Z" w16du:dateUtc="2026-09-25T13:16:00Z">
              <w:r>
                <w:rPr>
                  <w:sz w:val="16"/>
                  <w:szCs w:val="16"/>
                </w:rPr>
                <w:t>58 / 49 L</w:t>
              </w:r>
            </w:ins>
          </w:p>
        </w:tc>
        <w:tc>
          <w:tcPr>
            <w:tcW w:w="1339" w:type="dxa"/>
            <w:tcMar>
              <w:left w:w="14" w:type="dxa"/>
              <w:right w:w="14" w:type="dxa"/>
            </w:tcMar>
            <w:vAlign w:val="center"/>
          </w:tcPr>
          <w:p w14:paraId="63918008" w14:textId="77777777" w:rsidR="00410831" w:rsidRPr="00354578" w:rsidRDefault="00410831" w:rsidP="00E61175">
            <w:pPr>
              <w:spacing w:after="0"/>
              <w:jc w:val="center"/>
              <w:rPr>
                <w:ins w:id="3150" w:author="Sean de Noronha | DRG" w:date="2026-09-25T15:16:00Z" w16du:dateUtc="2026-09-25T13:16:00Z"/>
                <w:rFonts w:cs="Arial"/>
                <w:sz w:val="16"/>
                <w:szCs w:val="16"/>
              </w:rPr>
            </w:pPr>
            <w:ins w:id="3151" w:author="Sean de Noronha | DRG" w:date="2026-09-25T15:16:00Z" w16du:dateUtc="2026-09-25T13:16:00Z">
              <w:r>
                <w:rPr>
                  <w:sz w:val="16"/>
                  <w:szCs w:val="16"/>
                </w:rPr>
                <w:t>111 / 119 T</w:t>
              </w:r>
            </w:ins>
          </w:p>
        </w:tc>
      </w:tr>
      <w:tr w:rsidR="00AC4387" w:rsidRPr="00354578" w14:paraId="5B89840E" w14:textId="77777777" w:rsidTr="00952C88">
        <w:tblPrEx>
          <w:jc w:val="center"/>
        </w:tblPrEx>
        <w:trPr>
          <w:trHeight w:val="20"/>
          <w:jc w:val="center"/>
          <w:ins w:id="3152" w:author="Sean de Noronha | DRG" w:date="2026-09-25T15:16:00Z"/>
        </w:trPr>
        <w:tc>
          <w:tcPr>
            <w:tcW w:w="1339" w:type="dxa"/>
            <w:gridSpan w:val="3"/>
            <w:shd w:val="clear" w:color="auto" w:fill="F2F2F2"/>
            <w:tcMar>
              <w:left w:w="14" w:type="dxa"/>
              <w:right w:w="14" w:type="dxa"/>
            </w:tcMar>
            <w:vAlign w:val="center"/>
          </w:tcPr>
          <w:p w14:paraId="23274F3E" w14:textId="77777777" w:rsidR="00410831" w:rsidRPr="00354578" w:rsidRDefault="00410831" w:rsidP="00E61175">
            <w:pPr>
              <w:spacing w:after="0"/>
              <w:jc w:val="center"/>
              <w:rPr>
                <w:ins w:id="3153" w:author="Sean de Noronha | DRG" w:date="2026-09-25T15:16:00Z" w16du:dateUtc="2026-09-25T13:16:00Z"/>
                <w:rFonts w:cs="Arial"/>
                <w:sz w:val="16"/>
                <w:szCs w:val="16"/>
              </w:rPr>
            </w:pPr>
            <w:ins w:id="3154" w:author="Sean de Noronha | DRG" w:date="2026-09-25T15:16:00Z" w16du:dateUtc="2026-09-25T13:16:00Z">
              <w:r>
                <w:rPr>
                  <w:rFonts w:cs="Arial"/>
                  <w:b/>
                  <w:bCs/>
                  <w:sz w:val="16"/>
                  <w:szCs w:val="16"/>
                </w:rPr>
                <w:t>250</w:t>
              </w:r>
            </w:ins>
          </w:p>
        </w:tc>
        <w:tc>
          <w:tcPr>
            <w:tcW w:w="1339" w:type="dxa"/>
            <w:gridSpan w:val="3"/>
            <w:tcMar>
              <w:left w:w="14" w:type="dxa"/>
              <w:right w:w="14" w:type="dxa"/>
            </w:tcMar>
            <w:vAlign w:val="center"/>
          </w:tcPr>
          <w:p w14:paraId="3617C994" w14:textId="77777777" w:rsidR="00410831" w:rsidRPr="00354578" w:rsidRDefault="00410831" w:rsidP="00E61175">
            <w:pPr>
              <w:spacing w:after="0"/>
              <w:jc w:val="center"/>
              <w:rPr>
                <w:ins w:id="3155" w:author="Sean de Noronha | DRG" w:date="2026-09-25T15:16:00Z" w16du:dateUtc="2026-09-25T13:16:00Z"/>
                <w:rFonts w:cs="Arial"/>
                <w:sz w:val="16"/>
                <w:szCs w:val="16"/>
              </w:rPr>
            </w:pPr>
            <w:ins w:id="3156" w:author="Sean de Noronha | DRG" w:date="2026-09-25T15:16:00Z" w16du:dateUtc="2026-09-25T13:16:00Z">
              <w:r>
                <w:rPr>
                  <w:sz w:val="16"/>
                  <w:szCs w:val="16"/>
                </w:rPr>
                <w:t>4 / 1 L</w:t>
              </w:r>
            </w:ins>
          </w:p>
        </w:tc>
        <w:tc>
          <w:tcPr>
            <w:tcW w:w="1339" w:type="dxa"/>
            <w:gridSpan w:val="3"/>
            <w:tcMar>
              <w:left w:w="14" w:type="dxa"/>
              <w:right w:w="14" w:type="dxa"/>
            </w:tcMar>
            <w:vAlign w:val="center"/>
          </w:tcPr>
          <w:p w14:paraId="499CF441" w14:textId="77777777" w:rsidR="00410831" w:rsidRPr="00354578" w:rsidRDefault="00410831" w:rsidP="00E61175">
            <w:pPr>
              <w:spacing w:after="0"/>
              <w:jc w:val="center"/>
              <w:rPr>
                <w:ins w:id="3157" w:author="Sean de Noronha | DRG" w:date="2026-09-25T15:16:00Z" w16du:dateUtc="2026-09-25T13:16:00Z"/>
                <w:rFonts w:cs="Arial"/>
                <w:sz w:val="16"/>
                <w:szCs w:val="16"/>
              </w:rPr>
            </w:pPr>
            <w:ins w:id="3158" w:author="Sean de Noronha | DRG" w:date="2026-09-25T15:16:00Z" w16du:dateUtc="2026-09-25T13:16:00Z">
              <w:r>
                <w:rPr>
                  <w:sz w:val="16"/>
                  <w:szCs w:val="16"/>
                </w:rPr>
                <w:t>9 / 3 L</w:t>
              </w:r>
            </w:ins>
          </w:p>
        </w:tc>
        <w:tc>
          <w:tcPr>
            <w:tcW w:w="1339" w:type="dxa"/>
            <w:gridSpan w:val="2"/>
            <w:tcMar>
              <w:left w:w="14" w:type="dxa"/>
              <w:right w:w="14" w:type="dxa"/>
            </w:tcMar>
            <w:vAlign w:val="center"/>
          </w:tcPr>
          <w:p w14:paraId="25533203" w14:textId="77777777" w:rsidR="00410831" w:rsidRPr="00354578" w:rsidRDefault="00410831" w:rsidP="00E61175">
            <w:pPr>
              <w:spacing w:after="0"/>
              <w:jc w:val="center"/>
              <w:rPr>
                <w:ins w:id="3159" w:author="Sean de Noronha | DRG" w:date="2026-09-25T15:16:00Z" w16du:dateUtc="2026-09-25T13:16:00Z"/>
                <w:rFonts w:cs="Arial"/>
                <w:sz w:val="16"/>
                <w:szCs w:val="16"/>
              </w:rPr>
            </w:pPr>
            <w:ins w:id="3160" w:author="Sean de Noronha | DRG" w:date="2026-09-25T15:16:00Z" w16du:dateUtc="2026-09-25T13:16:00Z">
              <w:r>
                <w:rPr>
                  <w:sz w:val="16"/>
                  <w:szCs w:val="16"/>
                </w:rPr>
                <w:t>17 / 7 L</w:t>
              </w:r>
            </w:ins>
          </w:p>
        </w:tc>
        <w:tc>
          <w:tcPr>
            <w:tcW w:w="1339" w:type="dxa"/>
            <w:gridSpan w:val="3"/>
            <w:tcMar>
              <w:left w:w="14" w:type="dxa"/>
              <w:right w:w="14" w:type="dxa"/>
            </w:tcMar>
            <w:vAlign w:val="center"/>
          </w:tcPr>
          <w:p w14:paraId="03B2731D" w14:textId="77777777" w:rsidR="00410831" w:rsidRPr="00354578" w:rsidRDefault="00410831" w:rsidP="00E61175">
            <w:pPr>
              <w:spacing w:after="0"/>
              <w:jc w:val="center"/>
              <w:rPr>
                <w:ins w:id="3161" w:author="Sean de Noronha | DRG" w:date="2026-09-25T15:16:00Z" w16du:dateUtc="2026-09-25T13:16:00Z"/>
                <w:rFonts w:cs="Arial"/>
                <w:sz w:val="16"/>
                <w:szCs w:val="16"/>
              </w:rPr>
            </w:pPr>
            <w:ins w:id="3162" w:author="Sean de Noronha | DRG" w:date="2026-09-25T15:16:00Z" w16du:dateUtc="2026-09-25T13:16:00Z">
              <w:r>
                <w:rPr>
                  <w:sz w:val="16"/>
                  <w:szCs w:val="16"/>
                </w:rPr>
                <w:t>34 / 21 L</w:t>
              </w:r>
            </w:ins>
          </w:p>
        </w:tc>
        <w:tc>
          <w:tcPr>
            <w:tcW w:w="1339" w:type="dxa"/>
            <w:gridSpan w:val="2"/>
            <w:tcMar>
              <w:left w:w="14" w:type="dxa"/>
              <w:right w:w="14" w:type="dxa"/>
            </w:tcMar>
            <w:vAlign w:val="center"/>
          </w:tcPr>
          <w:p w14:paraId="6FF6C0BA" w14:textId="77777777" w:rsidR="00410831" w:rsidRPr="00354578" w:rsidRDefault="00410831" w:rsidP="00E61175">
            <w:pPr>
              <w:spacing w:after="0"/>
              <w:jc w:val="center"/>
              <w:rPr>
                <w:ins w:id="3163" w:author="Sean de Noronha | DRG" w:date="2026-09-25T15:16:00Z" w16du:dateUtc="2026-09-25T13:16:00Z"/>
                <w:rFonts w:cs="Arial"/>
                <w:sz w:val="16"/>
                <w:szCs w:val="16"/>
              </w:rPr>
            </w:pPr>
            <w:ins w:id="3164" w:author="Sean de Noronha | DRG" w:date="2026-09-25T15:16:00Z" w16du:dateUtc="2026-09-25T13:16:00Z">
              <w:r>
                <w:rPr>
                  <w:sz w:val="16"/>
                  <w:szCs w:val="16"/>
                </w:rPr>
                <w:t>51 / 40 L</w:t>
              </w:r>
            </w:ins>
          </w:p>
        </w:tc>
        <w:tc>
          <w:tcPr>
            <w:tcW w:w="1339" w:type="dxa"/>
            <w:tcMar>
              <w:left w:w="14" w:type="dxa"/>
              <w:right w:w="14" w:type="dxa"/>
            </w:tcMar>
            <w:vAlign w:val="center"/>
          </w:tcPr>
          <w:p w14:paraId="684C8B51" w14:textId="77777777" w:rsidR="00410831" w:rsidRPr="00354578" w:rsidRDefault="00410831" w:rsidP="00E61175">
            <w:pPr>
              <w:spacing w:after="0"/>
              <w:jc w:val="center"/>
              <w:rPr>
                <w:ins w:id="3165" w:author="Sean de Noronha | DRG" w:date="2026-09-25T15:16:00Z" w16du:dateUtc="2026-09-25T13:16:00Z"/>
                <w:rFonts w:cs="Arial"/>
                <w:sz w:val="16"/>
                <w:szCs w:val="16"/>
              </w:rPr>
            </w:pPr>
            <w:ins w:id="3166" w:author="Sean de Noronha | DRG" w:date="2026-09-25T15:16:00Z" w16du:dateUtc="2026-09-25T13:16:00Z">
              <w:r>
                <w:rPr>
                  <w:sz w:val="16"/>
                  <w:szCs w:val="16"/>
                </w:rPr>
                <w:t>98 / 107 L</w:t>
              </w:r>
            </w:ins>
          </w:p>
        </w:tc>
      </w:tr>
      <w:tr w:rsidR="00AC4387" w:rsidRPr="00354578" w14:paraId="5908F65E" w14:textId="77777777" w:rsidTr="00952C88">
        <w:tblPrEx>
          <w:jc w:val="center"/>
        </w:tblPrEx>
        <w:trPr>
          <w:trHeight w:val="20"/>
          <w:jc w:val="center"/>
          <w:ins w:id="3167" w:author="Sean de Noronha | DRG" w:date="2026-09-25T15:16:00Z"/>
        </w:trPr>
        <w:tc>
          <w:tcPr>
            <w:tcW w:w="1339" w:type="dxa"/>
            <w:gridSpan w:val="3"/>
            <w:shd w:val="clear" w:color="auto" w:fill="F2F2F2"/>
            <w:tcMar>
              <w:left w:w="14" w:type="dxa"/>
              <w:right w:w="14" w:type="dxa"/>
            </w:tcMar>
            <w:vAlign w:val="center"/>
          </w:tcPr>
          <w:p w14:paraId="459C00ED" w14:textId="77777777" w:rsidR="00410831" w:rsidRPr="00354578" w:rsidRDefault="00410831" w:rsidP="00E61175">
            <w:pPr>
              <w:spacing w:after="0"/>
              <w:jc w:val="center"/>
              <w:rPr>
                <w:ins w:id="3168" w:author="Sean de Noronha | DRG" w:date="2026-09-25T15:16:00Z" w16du:dateUtc="2026-09-25T13:16:00Z"/>
                <w:rFonts w:cs="Arial"/>
                <w:sz w:val="16"/>
                <w:szCs w:val="16"/>
              </w:rPr>
            </w:pPr>
            <w:ins w:id="3169" w:author="Sean de Noronha | DRG" w:date="2026-09-25T15:16:00Z" w16du:dateUtc="2026-09-25T13:16:00Z">
              <w:r>
                <w:rPr>
                  <w:rFonts w:cs="Arial"/>
                  <w:b/>
                  <w:bCs/>
                  <w:sz w:val="16"/>
                  <w:szCs w:val="16"/>
                </w:rPr>
                <w:t>300</w:t>
              </w:r>
            </w:ins>
          </w:p>
        </w:tc>
        <w:tc>
          <w:tcPr>
            <w:tcW w:w="1339" w:type="dxa"/>
            <w:gridSpan w:val="3"/>
            <w:tcMar>
              <w:left w:w="14" w:type="dxa"/>
              <w:right w:w="14" w:type="dxa"/>
            </w:tcMar>
            <w:vAlign w:val="center"/>
          </w:tcPr>
          <w:p w14:paraId="0CDC56E6" w14:textId="77777777" w:rsidR="00410831" w:rsidRPr="00354578" w:rsidRDefault="00410831" w:rsidP="00E61175">
            <w:pPr>
              <w:spacing w:after="0"/>
              <w:jc w:val="center"/>
              <w:rPr>
                <w:ins w:id="3170" w:author="Sean de Noronha | DRG" w:date="2026-09-25T15:16:00Z" w16du:dateUtc="2026-09-25T13:16:00Z"/>
                <w:rFonts w:cs="Arial"/>
                <w:sz w:val="16"/>
                <w:szCs w:val="16"/>
              </w:rPr>
            </w:pPr>
            <w:ins w:id="3171" w:author="Sean de Noronha | DRG" w:date="2026-09-25T15:16:00Z" w16du:dateUtc="2026-09-25T13:16:00Z">
              <w:r>
                <w:rPr>
                  <w:sz w:val="16"/>
                  <w:szCs w:val="16"/>
                </w:rPr>
                <w:t>4 / 1 L</w:t>
              </w:r>
            </w:ins>
          </w:p>
        </w:tc>
        <w:tc>
          <w:tcPr>
            <w:tcW w:w="1339" w:type="dxa"/>
            <w:gridSpan w:val="3"/>
            <w:tcMar>
              <w:left w:w="14" w:type="dxa"/>
              <w:right w:w="14" w:type="dxa"/>
            </w:tcMar>
            <w:vAlign w:val="center"/>
          </w:tcPr>
          <w:p w14:paraId="7BFE5E03" w14:textId="77777777" w:rsidR="00410831" w:rsidRPr="00354578" w:rsidRDefault="00410831" w:rsidP="00E61175">
            <w:pPr>
              <w:spacing w:after="0"/>
              <w:jc w:val="center"/>
              <w:rPr>
                <w:ins w:id="3172" w:author="Sean de Noronha | DRG" w:date="2026-09-25T15:16:00Z" w16du:dateUtc="2026-09-25T13:16:00Z"/>
                <w:rFonts w:cs="Arial"/>
                <w:sz w:val="16"/>
                <w:szCs w:val="16"/>
              </w:rPr>
            </w:pPr>
            <w:ins w:id="3173" w:author="Sean de Noronha | DRG" w:date="2026-09-25T15:16:00Z" w16du:dateUtc="2026-09-25T13:16:00Z">
              <w:r>
                <w:rPr>
                  <w:sz w:val="16"/>
                  <w:szCs w:val="16"/>
                </w:rPr>
                <w:t>8 / 2 L</w:t>
              </w:r>
            </w:ins>
          </w:p>
        </w:tc>
        <w:tc>
          <w:tcPr>
            <w:tcW w:w="1339" w:type="dxa"/>
            <w:gridSpan w:val="2"/>
            <w:tcMar>
              <w:left w:w="14" w:type="dxa"/>
              <w:right w:w="14" w:type="dxa"/>
            </w:tcMar>
            <w:vAlign w:val="center"/>
          </w:tcPr>
          <w:p w14:paraId="68699C96" w14:textId="77777777" w:rsidR="00410831" w:rsidRPr="00354578" w:rsidRDefault="00410831" w:rsidP="00E61175">
            <w:pPr>
              <w:spacing w:after="0"/>
              <w:jc w:val="center"/>
              <w:rPr>
                <w:ins w:id="3174" w:author="Sean de Noronha | DRG" w:date="2026-09-25T15:16:00Z" w16du:dateUtc="2026-09-25T13:16:00Z"/>
                <w:rFonts w:cs="Arial"/>
                <w:sz w:val="16"/>
                <w:szCs w:val="16"/>
              </w:rPr>
            </w:pPr>
            <w:ins w:id="3175" w:author="Sean de Noronha | DRG" w:date="2026-09-25T15:16:00Z" w16du:dateUtc="2026-09-25T13:16:00Z">
              <w:r>
                <w:rPr>
                  <w:sz w:val="16"/>
                  <w:szCs w:val="16"/>
                </w:rPr>
                <w:t>15 / 6 L</w:t>
              </w:r>
            </w:ins>
          </w:p>
        </w:tc>
        <w:tc>
          <w:tcPr>
            <w:tcW w:w="1339" w:type="dxa"/>
            <w:gridSpan w:val="3"/>
            <w:tcMar>
              <w:left w:w="14" w:type="dxa"/>
              <w:right w:w="14" w:type="dxa"/>
            </w:tcMar>
            <w:vAlign w:val="center"/>
          </w:tcPr>
          <w:p w14:paraId="36A91E4E" w14:textId="77777777" w:rsidR="00410831" w:rsidRPr="00354578" w:rsidRDefault="00410831" w:rsidP="00E61175">
            <w:pPr>
              <w:spacing w:after="0"/>
              <w:jc w:val="center"/>
              <w:rPr>
                <w:ins w:id="3176" w:author="Sean de Noronha | DRG" w:date="2026-09-25T15:16:00Z" w16du:dateUtc="2026-09-25T13:16:00Z"/>
                <w:rFonts w:cs="Arial"/>
                <w:sz w:val="16"/>
                <w:szCs w:val="16"/>
              </w:rPr>
            </w:pPr>
            <w:ins w:id="3177" w:author="Sean de Noronha | DRG" w:date="2026-09-25T15:16:00Z" w16du:dateUtc="2026-09-25T13:16:00Z">
              <w:r>
                <w:rPr>
                  <w:sz w:val="16"/>
                  <w:szCs w:val="16"/>
                </w:rPr>
                <w:t>31 / 18 L</w:t>
              </w:r>
            </w:ins>
          </w:p>
        </w:tc>
        <w:tc>
          <w:tcPr>
            <w:tcW w:w="1339" w:type="dxa"/>
            <w:gridSpan w:val="2"/>
            <w:tcMar>
              <w:left w:w="14" w:type="dxa"/>
              <w:right w:w="14" w:type="dxa"/>
            </w:tcMar>
            <w:vAlign w:val="center"/>
          </w:tcPr>
          <w:p w14:paraId="10FC5AD3" w14:textId="77777777" w:rsidR="00410831" w:rsidRPr="00354578" w:rsidRDefault="00410831" w:rsidP="00E61175">
            <w:pPr>
              <w:spacing w:after="0"/>
              <w:jc w:val="center"/>
              <w:rPr>
                <w:ins w:id="3178" w:author="Sean de Noronha | DRG" w:date="2026-09-25T15:16:00Z" w16du:dateUtc="2026-09-25T13:16:00Z"/>
                <w:rFonts w:cs="Arial"/>
                <w:sz w:val="16"/>
                <w:szCs w:val="16"/>
              </w:rPr>
            </w:pPr>
            <w:ins w:id="3179" w:author="Sean de Noronha | DRG" w:date="2026-09-25T15:16:00Z" w16du:dateUtc="2026-09-25T13:16:00Z">
              <w:r>
                <w:rPr>
                  <w:sz w:val="16"/>
                  <w:szCs w:val="16"/>
                </w:rPr>
                <w:t>46 / 33 L</w:t>
              </w:r>
            </w:ins>
          </w:p>
        </w:tc>
        <w:tc>
          <w:tcPr>
            <w:tcW w:w="1339" w:type="dxa"/>
            <w:tcMar>
              <w:left w:w="14" w:type="dxa"/>
              <w:right w:w="14" w:type="dxa"/>
            </w:tcMar>
            <w:vAlign w:val="center"/>
          </w:tcPr>
          <w:p w14:paraId="3C3504E1" w14:textId="77777777" w:rsidR="00410831" w:rsidRPr="00354578" w:rsidRDefault="00410831" w:rsidP="00E61175">
            <w:pPr>
              <w:spacing w:after="0"/>
              <w:jc w:val="center"/>
              <w:rPr>
                <w:ins w:id="3180" w:author="Sean de Noronha | DRG" w:date="2026-09-25T15:16:00Z" w16du:dateUtc="2026-09-25T13:16:00Z"/>
                <w:rFonts w:cs="Arial"/>
                <w:sz w:val="16"/>
                <w:szCs w:val="16"/>
              </w:rPr>
            </w:pPr>
            <w:ins w:id="3181" w:author="Sean de Noronha | DRG" w:date="2026-09-25T15:16:00Z" w16du:dateUtc="2026-09-25T13:16:00Z">
              <w:r>
                <w:rPr>
                  <w:sz w:val="16"/>
                  <w:szCs w:val="16"/>
                </w:rPr>
                <w:t>89 / 89 L</w:t>
              </w:r>
            </w:ins>
          </w:p>
        </w:tc>
      </w:tr>
      <w:tr w:rsidR="00AC4387" w:rsidRPr="00354578" w14:paraId="3850EDD4" w14:textId="77777777" w:rsidTr="00952C88">
        <w:tblPrEx>
          <w:jc w:val="center"/>
        </w:tblPrEx>
        <w:trPr>
          <w:trHeight w:val="20"/>
          <w:jc w:val="center"/>
          <w:ins w:id="3182" w:author="Sean de Noronha | DRG" w:date="2026-09-25T15:16:00Z"/>
        </w:trPr>
        <w:tc>
          <w:tcPr>
            <w:tcW w:w="1339" w:type="dxa"/>
            <w:gridSpan w:val="3"/>
            <w:shd w:val="clear" w:color="auto" w:fill="F2F2F2"/>
            <w:tcMar>
              <w:left w:w="14" w:type="dxa"/>
              <w:right w:w="14" w:type="dxa"/>
            </w:tcMar>
            <w:vAlign w:val="center"/>
          </w:tcPr>
          <w:p w14:paraId="47E04AB1" w14:textId="77777777" w:rsidR="00410831" w:rsidRPr="00354578" w:rsidRDefault="00410831" w:rsidP="00E61175">
            <w:pPr>
              <w:spacing w:after="0"/>
              <w:jc w:val="center"/>
              <w:rPr>
                <w:ins w:id="3183" w:author="Sean de Noronha | DRG" w:date="2026-09-25T15:16:00Z" w16du:dateUtc="2026-09-25T13:16:00Z"/>
                <w:rFonts w:cs="Arial"/>
                <w:sz w:val="16"/>
                <w:szCs w:val="16"/>
              </w:rPr>
            </w:pPr>
            <w:ins w:id="3184" w:author="Sean de Noronha | DRG" w:date="2026-09-25T15:16:00Z" w16du:dateUtc="2026-09-25T13:16:00Z">
              <w:r>
                <w:rPr>
                  <w:rFonts w:cs="Arial"/>
                  <w:b/>
                  <w:bCs/>
                  <w:sz w:val="16"/>
                  <w:szCs w:val="16"/>
                </w:rPr>
                <w:t>350</w:t>
              </w:r>
            </w:ins>
          </w:p>
        </w:tc>
        <w:tc>
          <w:tcPr>
            <w:tcW w:w="1339" w:type="dxa"/>
            <w:gridSpan w:val="3"/>
            <w:tcMar>
              <w:left w:w="14" w:type="dxa"/>
              <w:right w:w="14" w:type="dxa"/>
            </w:tcMar>
            <w:vAlign w:val="center"/>
          </w:tcPr>
          <w:p w14:paraId="029E3A47" w14:textId="77777777" w:rsidR="00410831" w:rsidRPr="00354578" w:rsidRDefault="00410831" w:rsidP="00E61175">
            <w:pPr>
              <w:spacing w:after="0"/>
              <w:jc w:val="center"/>
              <w:rPr>
                <w:ins w:id="3185" w:author="Sean de Noronha | DRG" w:date="2026-09-25T15:16:00Z" w16du:dateUtc="2026-09-25T13:16:00Z"/>
                <w:rFonts w:cs="Arial"/>
                <w:sz w:val="16"/>
                <w:szCs w:val="16"/>
              </w:rPr>
            </w:pPr>
            <w:ins w:id="3186" w:author="Sean de Noronha | DRG" w:date="2026-09-25T15:16:00Z" w16du:dateUtc="2026-09-25T13:16:00Z">
              <w:r>
                <w:rPr>
                  <w:sz w:val="16"/>
                  <w:szCs w:val="16"/>
                </w:rPr>
                <w:t>4 / 1 L</w:t>
              </w:r>
            </w:ins>
          </w:p>
        </w:tc>
        <w:tc>
          <w:tcPr>
            <w:tcW w:w="1339" w:type="dxa"/>
            <w:gridSpan w:val="3"/>
            <w:tcMar>
              <w:left w:w="14" w:type="dxa"/>
              <w:right w:w="14" w:type="dxa"/>
            </w:tcMar>
            <w:vAlign w:val="center"/>
          </w:tcPr>
          <w:p w14:paraId="0B2E5E55" w14:textId="77777777" w:rsidR="00410831" w:rsidRPr="00354578" w:rsidRDefault="00410831" w:rsidP="00E61175">
            <w:pPr>
              <w:spacing w:after="0"/>
              <w:jc w:val="center"/>
              <w:rPr>
                <w:ins w:id="3187" w:author="Sean de Noronha | DRG" w:date="2026-09-25T15:16:00Z" w16du:dateUtc="2026-09-25T13:16:00Z"/>
                <w:rFonts w:cs="Arial"/>
                <w:sz w:val="16"/>
                <w:szCs w:val="16"/>
              </w:rPr>
            </w:pPr>
            <w:ins w:id="3188" w:author="Sean de Noronha | DRG" w:date="2026-09-25T15:16:00Z" w16du:dateUtc="2026-09-25T13:16:00Z">
              <w:r>
                <w:rPr>
                  <w:sz w:val="16"/>
                  <w:szCs w:val="16"/>
                </w:rPr>
                <w:t>7 / 2 L</w:t>
              </w:r>
            </w:ins>
          </w:p>
        </w:tc>
        <w:tc>
          <w:tcPr>
            <w:tcW w:w="1339" w:type="dxa"/>
            <w:gridSpan w:val="2"/>
            <w:tcMar>
              <w:left w:w="14" w:type="dxa"/>
              <w:right w:w="14" w:type="dxa"/>
            </w:tcMar>
            <w:vAlign w:val="center"/>
          </w:tcPr>
          <w:p w14:paraId="0CE5A0A0" w14:textId="77777777" w:rsidR="00410831" w:rsidRPr="00354578" w:rsidRDefault="00410831" w:rsidP="00E61175">
            <w:pPr>
              <w:spacing w:after="0"/>
              <w:jc w:val="center"/>
              <w:rPr>
                <w:ins w:id="3189" w:author="Sean de Noronha | DRG" w:date="2026-09-25T15:16:00Z" w16du:dateUtc="2026-09-25T13:16:00Z"/>
                <w:rFonts w:cs="Arial"/>
                <w:sz w:val="16"/>
                <w:szCs w:val="16"/>
              </w:rPr>
            </w:pPr>
            <w:ins w:id="3190" w:author="Sean de Noronha | DRG" w:date="2026-09-25T15:16:00Z" w16du:dateUtc="2026-09-25T13:16:00Z">
              <w:r>
                <w:rPr>
                  <w:sz w:val="16"/>
                  <w:szCs w:val="16"/>
                </w:rPr>
                <w:t>14 / 5 L</w:t>
              </w:r>
            </w:ins>
          </w:p>
        </w:tc>
        <w:tc>
          <w:tcPr>
            <w:tcW w:w="1339" w:type="dxa"/>
            <w:gridSpan w:val="3"/>
            <w:tcMar>
              <w:left w:w="14" w:type="dxa"/>
              <w:right w:w="14" w:type="dxa"/>
            </w:tcMar>
            <w:vAlign w:val="center"/>
          </w:tcPr>
          <w:p w14:paraId="604FD801" w14:textId="77777777" w:rsidR="00410831" w:rsidRPr="00354578" w:rsidRDefault="00410831" w:rsidP="00E61175">
            <w:pPr>
              <w:spacing w:after="0"/>
              <w:jc w:val="center"/>
              <w:rPr>
                <w:ins w:id="3191" w:author="Sean de Noronha | DRG" w:date="2026-09-25T15:16:00Z" w16du:dateUtc="2026-09-25T13:16:00Z"/>
                <w:rFonts w:cs="Arial"/>
                <w:sz w:val="16"/>
                <w:szCs w:val="16"/>
              </w:rPr>
            </w:pPr>
            <w:ins w:id="3192" w:author="Sean de Noronha | DRG" w:date="2026-09-25T15:16:00Z" w16du:dateUtc="2026-09-25T13:16:00Z">
              <w:r>
                <w:rPr>
                  <w:sz w:val="16"/>
                  <w:szCs w:val="16"/>
                </w:rPr>
                <w:t>28 / 15 L</w:t>
              </w:r>
            </w:ins>
          </w:p>
        </w:tc>
        <w:tc>
          <w:tcPr>
            <w:tcW w:w="1339" w:type="dxa"/>
            <w:gridSpan w:val="2"/>
            <w:tcMar>
              <w:left w:w="14" w:type="dxa"/>
              <w:right w:w="14" w:type="dxa"/>
            </w:tcMar>
            <w:vAlign w:val="center"/>
          </w:tcPr>
          <w:p w14:paraId="721E90A7" w14:textId="77777777" w:rsidR="00410831" w:rsidRPr="00354578" w:rsidRDefault="00410831" w:rsidP="00E61175">
            <w:pPr>
              <w:spacing w:after="0"/>
              <w:jc w:val="center"/>
              <w:rPr>
                <w:ins w:id="3193" w:author="Sean de Noronha | DRG" w:date="2026-09-25T15:16:00Z" w16du:dateUtc="2026-09-25T13:16:00Z"/>
                <w:rFonts w:cs="Arial"/>
                <w:sz w:val="16"/>
                <w:szCs w:val="16"/>
              </w:rPr>
            </w:pPr>
            <w:ins w:id="3194" w:author="Sean de Noronha | DRG" w:date="2026-09-25T15:16:00Z" w16du:dateUtc="2026-09-25T13:16:00Z">
              <w:r>
                <w:rPr>
                  <w:sz w:val="16"/>
                  <w:szCs w:val="16"/>
                </w:rPr>
                <w:t>43 / 28 L</w:t>
              </w:r>
            </w:ins>
          </w:p>
        </w:tc>
        <w:tc>
          <w:tcPr>
            <w:tcW w:w="1339" w:type="dxa"/>
            <w:tcMar>
              <w:left w:w="14" w:type="dxa"/>
              <w:right w:w="14" w:type="dxa"/>
            </w:tcMar>
            <w:vAlign w:val="center"/>
          </w:tcPr>
          <w:p w14:paraId="19A05E5E" w14:textId="77777777" w:rsidR="00410831" w:rsidRPr="00354578" w:rsidRDefault="00410831" w:rsidP="00E61175">
            <w:pPr>
              <w:spacing w:after="0"/>
              <w:jc w:val="center"/>
              <w:rPr>
                <w:ins w:id="3195" w:author="Sean de Noronha | DRG" w:date="2026-09-25T15:16:00Z" w16du:dateUtc="2026-09-25T13:16:00Z"/>
                <w:rFonts w:cs="Arial"/>
                <w:sz w:val="16"/>
                <w:szCs w:val="16"/>
              </w:rPr>
            </w:pPr>
            <w:ins w:id="3196" w:author="Sean de Noronha | DRG" w:date="2026-09-25T15:16:00Z" w16du:dateUtc="2026-09-25T13:16:00Z">
              <w:r>
                <w:rPr>
                  <w:sz w:val="16"/>
                  <w:szCs w:val="16"/>
                </w:rPr>
                <w:t>82 / 77 L</w:t>
              </w:r>
            </w:ins>
          </w:p>
        </w:tc>
      </w:tr>
      <w:tr w:rsidR="00AC4387" w:rsidRPr="00354578" w14:paraId="090AECE8" w14:textId="77777777" w:rsidTr="00952C88">
        <w:tblPrEx>
          <w:jc w:val="center"/>
        </w:tblPrEx>
        <w:trPr>
          <w:trHeight w:val="20"/>
          <w:jc w:val="center"/>
          <w:ins w:id="3197" w:author="Sean de Noronha | DRG" w:date="2026-09-25T15:16:00Z"/>
        </w:trPr>
        <w:tc>
          <w:tcPr>
            <w:tcW w:w="1339" w:type="dxa"/>
            <w:gridSpan w:val="3"/>
            <w:shd w:val="clear" w:color="auto" w:fill="F2F2F2"/>
            <w:tcMar>
              <w:left w:w="14" w:type="dxa"/>
              <w:right w:w="14" w:type="dxa"/>
            </w:tcMar>
            <w:vAlign w:val="center"/>
          </w:tcPr>
          <w:p w14:paraId="13C0A1E7" w14:textId="77777777" w:rsidR="00410831" w:rsidRPr="00354578" w:rsidRDefault="00410831" w:rsidP="00E61175">
            <w:pPr>
              <w:spacing w:after="0"/>
              <w:jc w:val="center"/>
              <w:rPr>
                <w:ins w:id="3198" w:author="Sean de Noronha | DRG" w:date="2026-09-25T15:16:00Z" w16du:dateUtc="2026-09-25T13:16:00Z"/>
                <w:rFonts w:cs="Arial"/>
                <w:sz w:val="16"/>
                <w:szCs w:val="16"/>
              </w:rPr>
            </w:pPr>
            <w:ins w:id="3199" w:author="Sean de Noronha | DRG" w:date="2026-09-25T15:16:00Z" w16du:dateUtc="2026-09-25T13:16:00Z">
              <w:r>
                <w:rPr>
                  <w:rFonts w:cs="Arial"/>
                  <w:b/>
                  <w:bCs/>
                  <w:sz w:val="16"/>
                  <w:szCs w:val="16"/>
                </w:rPr>
                <w:t>400</w:t>
              </w:r>
            </w:ins>
          </w:p>
        </w:tc>
        <w:tc>
          <w:tcPr>
            <w:tcW w:w="1339" w:type="dxa"/>
            <w:gridSpan w:val="3"/>
            <w:tcMar>
              <w:left w:w="14" w:type="dxa"/>
              <w:right w:w="14" w:type="dxa"/>
            </w:tcMar>
            <w:vAlign w:val="center"/>
          </w:tcPr>
          <w:p w14:paraId="600FE41F" w14:textId="77777777" w:rsidR="00410831" w:rsidRPr="00354578" w:rsidRDefault="00410831" w:rsidP="00E61175">
            <w:pPr>
              <w:spacing w:after="0"/>
              <w:jc w:val="center"/>
              <w:rPr>
                <w:ins w:id="3200" w:author="Sean de Noronha | DRG" w:date="2026-09-25T15:16:00Z" w16du:dateUtc="2026-09-25T13:16:00Z"/>
                <w:rFonts w:cs="Arial"/>
                <w:sz w:val="16"/>
                <w:szCs w:val="16"/>
              </w:rPr>
            </w:pPr>
            <w:ins w:id="3201" w:author="Sean de Noronha | DRG" w:date="2026-09-25T15:16:00Z" w16du:dateUtc="2026-09-25T13:16:00Z">
              <w:r>
                <w:rPr>
                  <w:sz w:val="16"/>
                  <w:szCs w:val="16"/>
                </w:rPr>
                <w:t>3 / 1 L</w:t>
              </w:r>
            </w:ins>
          </w:p>
        </w:tc>
        <w:tc>
          <w:tcPr>
            <w:tcW w:w="1339" w:type="dxa"/>
            <w:gridSpan w:val="3"/>
            <w:tcMar>
              <w:left w:w="14" w:type="dxa"/>
              <w:right w:w="14" w:type="dxa"/>
            </w:tcMar>
            <w:vAlign w:val="center"/>
          </w:tcPr>
          <w:p w14:paraId="5CAF64DB" w14:textId="77777777" w:rsidR="00410831" w:rsidRPr="00354578" w:rsidRDefault="00410831" w:rsidP="00E61175">
            <w:pPr>
              <w:spacing w:after="0"/>
              <w:jc w:val="center"/>
              <w:rPr>
                <w:ins w:id="3202" w:author="Sean de Noronha | DRG" w:date="2026-09-25T15:16:00Z" w16du:dateUtc="2026-09-25T13:16:00Z"/>
                <w:rFonts w:cs="Arial"/>
                <w:sz w:val="16"/>
                <w:szCs w:val="16"/>
              </w:rPr>
            </w:pPr>
            <w:ins w:id="3203" w:author="Sean de Noronha | DRG" w:date="2026-09-25T15:16:00Z" w16du:dateUtc="2026-09-25T13:16:00Z">
              <w:r>
                <w:rPr>
                  <w:sz w:val="16"/>
                  <w:szCs w:val="16"/>
                </w:rPr>
                <w:t>7 / 2 L</w:t>
              </w:r>
            </w:ins>
          </w:p>
        </w:tc>
        <w:tc>
          <w:tcPr>
            <w:tcW w:w="1339" w:type="dxa"/>
            <w:gridSpan w:val="2"/>
            <w:tcMar>
              <w:left w:w="14" w:type="dxa"/>
              <w:right w:w="14" w:type="dxa"/>
            </w:tcMar>
            <w:vAlign w:val="center"/>
          </w:tcPr>
          <w:p w14:paraId="4FBD1F77" w14:textId="77777777" w:rsidR="00410831" w:rsidRPr="00354578" w:rsidRDefault="00410831" w:rsidP="00E61175">
            <w:pPr>
              <w:spacing w:after="0"/>
              <w:jc w:val="center"/>
              <w:rPr>
                <w:ins w:id="3204" w:author="Sean de Noronha | DRG" w:date="2026-09-25T15:16:00Z" w16du:dateUtc="2026-09-25T13:16:00Z"/>
                <w:rFonts w:cs="Arial"/>
                <w:sz w:val="16"/>
                <w:szCs w:val="16"/>
              </w:rPr>
            </w:pPr>
            <w:ins w:id="3205" w:author="Sean de Noronha | DRG" w:date="2026-09-25T15:16:00Z" w16du:dateUtc="2026-09-25T13:16:00Z">
              <w:r>
                <w:rPr>
                  <w:sz w:val="16"/>
                  <w:szCs w:val="16"/>
                </w:rPr>
                <w:t>13 / 4 L</w:t>
              </w:r>
            </w:ins>
          </w:p>
        </w:tc>
        <w:tc>
          <w:tcPr>
            <w:tcW w:w="1339" w:type="dxa"/>
            <w:gridSpan w:val="3"/>
            <w:tcMar>
              <w:left w:w="14" w:type="dxa"/>
              <w:right w:w="14" w:type="dxa"/>
            </w:tcMar>
            <w:vAlign w:val="center"/>
          </w:tcPr>
          <w:p w14:paraId="256D0661" w14:textId="77777777" w:rsidR="00410831" w:rsidRPr="00354578" w:rsidRDefault="00410831" w:rsidP="00E61175">
            <w:pPr>
              <w:spacing w:after="0"/>
              <w:jc w:val="center"/>
              <w:rPr>
                <w:ins w:id="3206" w:author="Sean de Noronha | DRG" w:date="2026-09-25T15:16:00Z" w16du:dateUtc="2026-09-25T13:16:00Z"/>
                <w:rFonts w:cs="Arial"/>
                <w:sz w:val="16"/>
                <w:szCs w:val="16"/>
              </w:rPr>
            </w:pPr>
            <w:ins w:id="3207" w:author="Sean de Noronha | DRG" w:date="2026-09-25T15:16:00Z" w16du:dateUtc="2026-09-25T13:16:00Z">
              <w:r>
                <w:rPr>
                  <w:sz w:val="16"/>
                  <w:szCs w:val="16"/>
                </w:rPr>
                <w:t>26 / 13 L</w:t>
              </w:r>
            </w:ins>
          </w:p>
        </w:tc>
        <w:tc>
          <w:tcPr>
            <w:tcW w:w="1339" w:type="dxa"/>
            <w:gridSpan w:val="2"/>
            <w:tcMar>
              <w:left w:w="14" w:type="dxa"/>
              <w:right w:w="14" w:type="dxa"/>
            </w:tcMar>
            <w:vAlign w:val="center"/>
          </w:tcPr>
          <w:p w14:paraId="629A6B29" w14:textId="77777777" w:rsidR="00410831" w:rsidRPr="00354578" w:rsidRDefault="00410831" w:rsidP="00E61175">
            <w:pPr>
              <w:spacing w:after="0"/>
              <w:jc w:val="center"/>
              <w:rPr>
                <w:ins w:id="3208" w:author="Sean de Noronha | DRG" w:date="2026-09-25T15:16:00Z" w16du:dateUtc="2026-09-25T13:16:00Z"/>
                <w:rFonts w:cs="Arial"/>
                <w:sz w:val="16"/>
                <w:szCs w:val="16"/>
              </w:rPr>
            </w:pPr>
            <w:ins w:id="3209" w:author="Sean de Noronha | DRG" w:date="2026-09-25T15:16:00Z" w16du:dateUtc="2026-09-25T13:16:00Z">
              <w:r>
                <w:rPr>
                  <w:sz w:val="16"/>
                  <w:szCs w:val="16"/>
                </w:rPr>
                <w:t>40 / 25 L</w:t>
              </w:r>
            </w:ins>
          </w:p>
        </w:tc>
        <w:tc>
          <w:tcPr>
            <w:tcW w:w="1339" w:type="dxa"/>
            <w:tcMar>
              <w:left w:w="14" w:type="dxa"/>
              <w:right w:w="14" w:type="dxa"/>
            </w:tcMar>
            <w:vAlign w:val="center"/>
          </w:tcPr>
          <w:p w14:paraId="590DFF60" w14:textId="77777777" w:rsidR="00410831" w:rsidRPr="00354578" w:rsidRDefault="00410831" w:rsidP="00E61175">
            <w:pPr>
              <w:spacing w:after="0"/>
              <w:jc w:val="center"/>
              <w:rPr>
                <w:ins w:id="3210" w:author="Sean de Noronha | DRG" w:date="2026-09-25T15:16:00Z" w16du:dateUtc="2026-09-25T13:16:00Z"/>
                <w:rFonts w:cs="Arial"/>
                <w:sz w:val="16"/>
                <w:szCs w:val="16"/>
              </w:rPr>
            </w:pPr>
            <w:ins w:id="3211" w:author="Sean de Noronha | DRG" w:date="2026-09-25T15:16:00Z" w16du:dateUtc="2026-09-25T13:16:00Z">
              <w:r>
                <w:rPr>
                  <w:sz w:val="16"/>
                  <w:szCs w:val="16"/>
                </w:rPr>
                <w:t>76 / 67 L</w:t>
              </w:r>
            </w:ins>
          </w:p>
        </w:tc>
      </w:tr>
      <w:tr w:rsidR="00AC4387" w:rsidRPr="00354578" w14:paraId="5B498B1A" w14:textId="77777777" w:rsidTr="00952C88">
        <w:tblPrEx>
          <w:jc w:val="center"/>
        </w:tblPrEx>
        <w:trPr>
          <w:trHeight w:val="20"/>
          <w:jc w:val="center"/>
          <w:ins w:id="3212" w:author="Sean de Noronha | DRG" w:date="2026-09-25T15:16:00Z"/>
        </w:trPr>
        <w:tc>
          <w:tcPr>
            <w:tcW w:w="1339" w:type="dxa"/>
            <w:gridSpan w:val="3"/>
            <w:shd w:val="clear" w:color="auto" w:fill="F2F2F2"/>
            <w:tcMar>
              <w:left w:w="14" w:type="dxa"/>
              <w:right w:w="14" w:type="dxa"/>
            </w:tcMar>
            <w:vAlign w:val="center"/>
          </w:tcPr>
          <w:p w14:paraId="032F2A65" w14:textId="77777777" w:rsidR="00410831" w:rsidRPr="00354578" w:rsidRDefault="00410831" w:rsidP="00E61175">
            <w:pPr>
              <w:spacing w:after="0"/>
              <w:jc w:val="center"/>
              <w:rPr>
                <w:ins w:id="3213" w:author="Sean de Noronha | DRG" w:date="2026-09-25T15:16:00Z" w16du:dateUtc="2026-09-25T13:16:00Z"/>
                <w:rFonts w:cs="Arial"/>
                <w:sz w:val="16"/>
                <w:szCs w:val="16"/>
              </w:rPr>
            </w:pPr>
            <w:ins w:id="3214" w:author="Sean de Noronha | DRG" w:date="2026-09-25T15:16:00Z" w16du:dateUtc="2026-09-25T13:16:00Z">
              <w:r>
                <w:rPr>
                  <w:rFonts w:cs="Arial"/>
                  <w:b/>
                  <w:bCs/>
                  <w:sz w:val="16"/>
                  <w:szCs w:val="16"/>
                </w:rPr>
                <w:t>500</w:t>
              </w:r>
            </w:ins>
          </w:p>
        </w:tc>
        <w:tc>
          <w:tcPr>
            <w:tcW w:w="1339" w:type="dxa"/>
            <w:gridSpan w:val="3"/>
            <w:tcMar>
              <w:left w:w="14" w:type="dxa"/>
              <w:right w:w="14" w:type="dxa"/>
            </w:tcMar>
            <w:vAlign w:val="center"/>
          </w:tcPr>
          <w:p w14:paraId="437A1B50" w14:textId="77777777" w:rsidR="00410831" w:rsidRPr="00354578" w:rsidRDefault="00410831" w:rsidP="00E61175">
            <w:pPr>
              <w:spacing w:after="0"/>
              <w:jc w:val="center"/>
              <w:rPr>
                <w:ins w:id="3215" w:author="Sean de Noronha | DRG" w:date="2026-09-25T15:16:00Z" w16du:dateUtc="2026-09-25T13:16:00Z"/>
                <w:rFonts w:cs="Arial"/>
                <w:sz w:val="16"/>
                <w:szCs w:val="16"/>
              </w:rPr>
            </w:pPr>
            <w:ins w:id="3216" w:author="Sean de Noronha | DRG" w:date="2026-09-25T15:16:00Z" w16du:dateUtc="2026-09-25T13:16:00Z">
              <w:r>
                <w:rPr>
                  <w:sz w:val="16"/>
                  <w:szCs w:val="16"/>
                </w:rPr>
                <w:t>3 / 0 L</w:t>
              </w:r>
            </w:ins>
          </w:p>
        </w:tc>
        <w:tc>
          <w:tcPr>
            <w:tcW w:w="1339" w:type="dxa"/>
            <w:gridSpan w:val="3"/>
            <w:tcMar>
              <w:left w:w="14" w:type="dxa"/>
              <w:right w:w="14" w:type="dxa"/>
            </w:tcMar>
            <w:vAlign w:val="center"/>
          </w:tcPr>
          <w:p w14:paraId="3E76B5DD" w14:textId="77777777" w:rsidR="00410831" w:rsidRPr="00354578" w:rsidRDefault="00410831" w:rsidP="00E61175">
            <w:pPr>
              <w:spacing w:after="0"/>
              <w:jc w:val="center"/>
              <w:rPr>
                <w:ins w:id="3217" w:author="Sean de Noronha | DRG" w:date="2026-09-25T15:16:00Z" w16du:dateUtc="2026-09-25T13:16:00Z"/>
                <w:rFonts w:cs="Arial"/>
                <w:sz w:val="16"/>
                <w:szCs w:val="16"/>
              </w:rPr>
            </w:pPr>
            <w:ins w:id="3218" w:author="Sean de Noronha | DRG" w:date="2026-09-25T15:16:00Z" w16du:dateUtc="2026-09-25T13:16:00Z">
              <w:r>
                <w:rPr>
                  <w:sz w:val="16"/>
                  <w:szCs w:val="16"/>
                </w:rPr>
                <w:t>6 / 1 L</w:t>
              </w:r>
            </w:ins>
          </w:p>
        </w:tc>
        <w:tc>
          <w:tcPr>
            <w:tcW w:w="1339" w:type="dxa"/>
            <w:gridSpan w:val="2"/>
            <w:tcMar>
              <w:left w:w="14" w:type="dxa"/>
              <w:right w:w="14" w:type="dxa"/>
            </w:tcMar>
            <w:vAlign w:val="center"/>
          </w:tcPr>
          <w:p w14:paraId="6B2BBC0B" w14:textId="77777777" w:rsidR="00410831" w:rsidRPr="00354578" w:rsidRDefault="00410831" w:rsidP="00E61175">
            <w:pPr>
              <w:spacing w:after="0"/>
              <w:jc w:val="center"/>
              <w:rPr>
                <w:ins w:id="3219" w:author="Sean de Noronha | DRG" w:date="2026-09-25T15:16:00Z" w16du:dateUtc="2026-09-25T13:16:00Z"/>
                <w:rFonts w:cs="Arial"/>
                <w:sz w:val="16"/>
                <w:szCs w:val="16"/>
              </w:rPr>
            </w:pPr>
            <w:ins w:id="3220" w:author="Sean de Noronha | DRG" w:date="2026-09-25T15:16:00Z" w16du:dateUtc="2026-09-25T13:16:00Z">
              <w:r>
                <w:rPr>
                  <w:sz w:val="16"/>
                  <w:szCs w:val="16"/>
                </w:rPr>
                <w:t>11 / 4 L</w:t>
              </w:r>
            </w:ins>
          </w:p>
        </w:tc>
        <w:tc>
          <w:tcPr>
            <w:tcW w:w="1339" w:type="dxa"/>
            <w:gridSpan w:val="3"/>
            <w:tcMar>
              <w:left w:w="14" w:type="dxa"/>
              <w:right w:w="14" w:type="dxa"/>
            </w:tcMar>
            <w:vAlign w:val="center"/>
          </w:tcPr>
          <w:p w14:paraId="07D9ED42" w14:textId="77777777" w:rsidR="00410831" w:rsidRPr="00354578" w:rsidRDefault="00410831" w:rsidP="00E61175">
            <w:pPr>
              <w:spacing w:after="0"/>
              <w:jc w:val="center"/>
              <w:rPr>
                <w:ins w:id="3221" w:author="Sean de Noronha | DRG" w:date="2026-09-25T15:16:00Z" w16du:dateUtc="2026-09-25T13:16:00Z"/>
                <w:rFonts w:cs="Arial"/>
                <w:sz w:val="16"/>
                <w:szCs w:val="16"/>
              </w:rPr>
            </w:pPr>
            <w:ins w:id="3222" w:author="Sean de Noronha | DRG" w:date="2026-09-25T15:16:00Z" w16du:dateUtc="2026-09-25T13:16:00Z">
              <w:r>
                <w:rPr>
                  <w:sz w:val="16"/>
                  <w:szCs w:val="16"/>
                </w:rPr>
                <w:t>23 / 11 L</w:t>
              </w:r>
            </w:ins>
          </w:p>
        </w:tc>
        <w:tc>
          <w:tcPr>
            <w:tcW w:w="1339" w:type="dxa"/>
            <w:gridSpan w:val="2"/>
            <w:tcMar>
              <w:left w:w="14" w:type="dxa"/>
              <w:right w:w="14" w:type="dxa"/>
            </w:tcMar>
            <w:vAlign w:val="center"/>
          </w:tcPr>
          <w:p w14:paraId="4E6FA8CF" w14:textId="77777777" w:rsidR="00410831" w:rsidRPr="00354578" w:rsidRDefault="00410831" w:rsidP="00E61175">
            <w:pPr>
              <w:spacing w:after="0"/>
              <w:jc w:val="center"/>
              <w:rPr>
                <w:ins w:id="3223" w:author="Sean de Noronha | DRG" w:date="2026-09-25T15:16:00Z" w16du:dateUtc="2026-09-25T13:16:00Z"/>
                <w:rFonts w:cs="Arial"/>
                <w:sz w:val="16"/>
                <w:szCs w:val="16"/>
              </w:rPr>
            </w:pPr>
            <w:ins w:id="3224" w:author="Sean de Noronha | DRG" w:date="2026-09-25T15:16:00Z" w16du:dateUtc="2026-09-25T13:16:00Z">
              <w:r>
                <w:rPr>
                  <w:sz w:val="16"/>
                  <w:szCs w:val="16"/>
                </w:rPr>
                <w:t>35 / 20 L</w:t>
              </w:r>
            </w:ins>
          </w:p>
        </w:tc>
        <w:tc>
          <w:tcPr>
            <w:tcW w:w="1339" w:type="dxa"/>
            <w:tcMar>
              <w:left w:w="14" w:type="dxa"/>
              <w:right w:w="14" w:type="dxa"/>
            </w:tcMar>
            <w:vAlign w:val="center"/>
          </w:tcPr>
          <w:p w14:paraId="2CABF101" w14:textId="77777777" w:rsidR="00410831" w:rsidRPr="00354578" w:rsidRDefault="00410831" w:rsidP="00E61175">
            <w:pPr>
              <w:spacing w:after="0"/>
              <w:jc w:val="center"/>
              <w:rPr>
                <w:ins w:id="3225" w:author="Sean de Noronha | DRG" w:date="2026-09-25T15:16:00Z" w16du:dateUtc="2026-09-25T13:16:00Z"/>
                <w:rFonts w:cs="Arial"/>
                <w:sz w:val="16"/>
                <w:szCs w:val="16"/>
              </w:rPr>
            </w:pPr>
            <w:ins w:id="3226" w:author="Sean de Noronha | DRG" w:date="2026-09-25T15:16:00Z" w16du:dateUtc="2026-09-25T13:16:00Z">
              <w:r>
                <w:rPr>
                  <w:sz w:val="16"/>
                  <w:szCs w:val="16"/>
                </w:rPr>
                <w:t>68 / 54 L</w:t>
              </w:r>
            </w:ins>
          </w:p>
        </w:tc>
      </w:tr>
      <w:tr w:rsidR="00AC4387" w:rsidRPr="00354578" w14:paraId="1F5B4FCA" w14:textId="77777777" w:rsidTr="00952C88">
        <w:tblPrEx>
          <w:jc w:val="center"/>
        </w:tblPrEx>
        <w:trPr>
          <w:trHeight w:val="20"/>
          <w:jc w:val="center"/>
          <w:ins w:id="3227" w:author="Sean de Noronha | DRG" w:date="2026-09-25T15:16:00Z"/>
        </w:trPr>
        <w:tc>
          <w:tcPr>
            <w:tcW w:w="1339" w:type="dxa"/>
            <w:gridSpan w:val="3"/>
            <w:shd w:val="clear" w:color="auto" w:fill="F2F2F2"/>
            <w:tcMar>
              <w:left w:w="14" w:type="dxa"/>
              <w:right w:w="14" w:type="dxa"/>
            </w:tcMar>
            <w:vAlign w:val="center"/>
          </w:tcPr>
          <w:p w14:paraId="2F6A592F" w14:textId="77777777" w:rsidR="00410831" w:rsidRPr="00354578" w:rsidRDefault="00410831" w:rsidP="00E61175">
            <w:pPr>
              <w:spacing w:after="0"/>
              <w:jc w:val="center"/>
              <w:rPr>
                <w:ins w:id="3228" w:author="Sean de Noronha | DRG" w:date="2026-09-25T15:16:00Z" w16du:dateUtc="2026-09-25T13:16:00Z"/>
                <w:rFonts w:cs="Arial"/>
                <w:sz w:val="16"/>
                <w:szCs w:val="16"/>
              </w:rPr>
            </w:pPr>
            <w:ins w:id="3229" w:author="Sean de Noronha | DRG" w:date="2026-09-25T15:16:00Z" w16du:dateUtc="2026-09-25T13:16:00Z">
              <w:r>
                <w:rPr>
                  <w:rFonts w:cs="Arial"/>
                  <w:b/>
                  <w:bCs/>
                  <w:sz w:val="16"/>
                  <w:szCs w:val="16"/>
                </w:rPr>
                <w:t>600</w:t>
              </w:r>
            </w:ins>
          </w:p>
        </w:tc>
        <w:tc>
          <w:tcPr>
            <w:tcW w:w="1339" w:type="dxa"/>
            <w:gridSpan w:val="3"/>
            <w:tcMar>
              <w:left w:w="14" w:type="dxa"/>
              <w:right w:w="14" w:type="dxa"/>
            </w:tcMar>
            <w:vAlign w:val="center"/>
          </w:tcPr>
          <w:p w14:paraId="1DEC39C4" w14:textId="77777777" w:rsidR="00410831" w:rsidRPr="00354578" w:rsidRDefault="00410831" w:rsidP="00E61175">
            <w:pPr>
              <w:spacing w:after="0"/>
              <w:jc w:val="center"/>
              <w:rPr>
                <w:ins w:id="3230" w:author="Sean de Noronha | DRG" w:date="2026-09-25T15:16:00Z" w16du:dateUtc="2026-09-25T13:16:00Z"/>
                <w:rFonts w:cs="Arial"/>
                <w:sz w:val="16"/>
                <w:szCs w:val="16"/>
              </w:rPr>
            </w:pPr>
            <w:ins w:id="3231" w:author="Sean de Noronha | DRG" w:date="2026-09-25T15:16:00Z" w16du:dateUtc="2026-09-25T13:16:00Z">
              <w:r>
                <w:rPr>
                  <w:sz w:val="16"/>
                  <w:szCs w:val="16"/>
                </w:rPr>
                <w:t>3 / 0 L</w:t>
              </w:r>
            </w:ins>
          </w:p>
        </w:tc>
        <w:tc>
          <w:tcPr>
            <w:tcW w:w="1339" w:type="dxa"/>
            <w:gridSpan w:val="3"/>
            <w:tcMar>
              <w:left w:w="14" w:type="dxa"/>
              <w:right w:w="14" w:type="dxa"/>
            </w:tcMar>
            <w:vAlign w:val="center"/>
          </w:tcPr>
          <w:p w14:paraId="0A70D7F1" w14:textId="77777777" w:rsidR="00410831" w:rsidRPr="00354578" w:rsidRDefault="00410831" w:rsidP="00E61175">
            <w:pPr>
              <w:spacing w:after="0"/>
              <w:jc w:val="center"/>
              <w:rPr>
                <w:ins w:id="3232" w:author="Sean de Noronha | DRG" w:date="2026-09-25T15:16:00Z" w16du:dateUtc="2026-09-25T13:16:00Z"/>
                <w:rFonts w:cs="Arial"/>
                <w:sz w:val="16"/>
                <w:szCs w:val="16"/>
              </w:rPr>
            </w:pPr>
            <w:ins w:id="3233" w:author="Sean de Noronha | DRG" w:date="2026-09-25T15:16:00Z" w16du:dateUtc="2026-09-25T13:16:00Z">
              <w:r>
                <w:rPr>
                  <w:sz w:val="16"/>
                  <w:szCs w:val="16"/>
                </w:rPr>
                <w:t>5 / 1 L</w:t>
              </w:r>
            </w:ins>
          </w:p>
        </w:tc>
        <w:tc>
          <w:tcPr>
            <w:tcW w:w="1339" w:type="dxa"/>
            <w:gridSpan w:val="2"/>
            <w:tcMar>
              <w:left w:w="14" w:type="dxa"/>
              <w:right w:w="14" w:type="dxa"/>
            </w:tcMar>
            <w:vAlign w:val="center"/>
          </w:tcPr>
          <w:p w14:paraId="2618F3D2" w14:textId="77777777" w:rsidR="00410831" w:rsidRPr="00354578" w:rsidRDefault="00410831" w:rsidP="00E61175">
            <w:pPr>
              <w:spacing w:after="0"/>
              <w:jc w:val="center"/>
              <w:rPr>
                <w:ins w:id="3234" w:author="Sean de Noronha | DRG" w:date="2026-09-25T15:16:00Z" w16du:dateUtc="2026-09-25T13:16:00Z"/>
                <w:rFonts w:cs="Arial"/>
                <w:sz w:val="16"/>
                <w:szCs w:val="16"/>
              </w:rPr>
            </w:pPr>
            <w:ins w:id="3235" w:author="Sean de Noronha | DRG" w:date="2026-09-25T15:16:00Z" w16du:dateUtc="2026-09-25T13:16:00Z">
              <w:r>
                <w:rPr>
                  <w:sz w:val="16"/>
                  <w:szCs w:val="16"/>
                </w:rPr>
                <w:t>10 / 3 L</w:t>
              </w:r>
            </w:ins>
          </w:p>
        </w:tc>
        <w:tc>
          <w:tcPr>
            <w:tcW w:w="1339" w:type="dxa"/>
            <w:gridSpan w:val="3"/>
            <w:tcMar>
              <w:left w:w="14" w:type="dxa"/>
              <w:right w:w="14" w:type="dxa"/>
            </w:tcMar>
            <w:vAlign w:val="center"/>
          </w:tcPr>
          <w:p w14:paraId="264E8CC4" w14:textId="77777777" w:rsidR="00410831" w:rsidRPr="00354578" w:rsidRDefault="00410831" w:rsidP="00E61175">
            <w:pPr>
              <w:spacing w:after="0"/>
              <w:jc w:val="center"/>
              <w:rPr>
                <w:ins w:id="3236" w:author="Sean de Noronha | DRG" w:date="2026-09-25T15:16:00Z" w16du:dateUtc="2026-09-25T13:16:00Z"/>
                <w:rFonts w:cs="Arial"/>
                <w:sz w:val="16"/>
                <w:szCs w:val="16"/>
              </w:rPr>
            </w:pPr>
            <w:ins w:id="3237" w:author="Sean de Noronha | DRG" w:date="2026-09-25T15:16:00Z" w16du:dateUtc="2026-09-25T13:16:00Z">
              <w:r>
                <w:rPr>
                  <w:sz w:val="16"/>
                  <w:szCs w:val="16"/>
                </w:rPr>
                <w:t>21 / 9 L</w:t>
              </w:r>
            </w:ins>
          </w:p>
        </w:tc>
        <w:tc>
          <w:tcPr>
            <w:tcW w:w="1339" w:type="dxa"/>
            <w:gridSpan w:val="2"/>
            <w:tcMar>
              <w:left w:w="14" w:type="dxa"/>
              <w:right w:w="14" w:type="dxa"/>
            </w:tcMar>
            <w:vAlign w:val="center"/>
          </w:tcPr>
          <w:p w14:paraId="2E7B0E00" w14:textId="77777777" w:rsidR="00410831" w:rsidRPr="00354578" w:rsidRDefault="00410831" w:rsidP="00E61175">
            <w:pPr>
              <w:spacing w:after="0"/>
              <w:jc w:val="center"/>
              <w:rPr>
                <w:ins w:id="3238" w:author="Sean de Noronha | DRG" w:date="2026-09-25T15:16:00Z" w16du:dateUtc="2026-09-25T13:16:00Z"/>
                <w:rFonts w:cs="Arial"/>
                <w:sz w:val="16"/>
                <w:szCs w:val="16"/>
              </w:rPr>
            </w:pPr>
            <w:ins w:id="3239" w:author="Sean de Noronha | DRG" w:date="2026-09-25T15:16:00Z" w16du:dateUtc="2026-09-25T13:16:00Z">
              <w:r>
                <w:rPr>
                  <w:sz w:val="16"/>
                  <w:szCs w:val="16"/>
                </w:rPr>
                <w:t>32 / 16 L</w:t>
              </w:r>
            </w:ins>
          </w:p>
        </w:tc>
        <w:tc>
          <w:tcPr>
            <w:tcW w:w="1339" w:type="dxa"/>
            <w:tcMar>
              <w:left w:w="14" w:type="dxa"/>
              <w:right w:w="14" w:type="dxa"/>
            </w:tcMar>
            <w:vAlign w:val="center"/>
          </w:tcPr>
          <w:p w14:paraId="41D4E4D3" w14:textId="77777777" w:rsidR="00410831" w:rsidRPr="00354578" w:rsidRDefault="00410831" w:rsidP="00E61175">
            <w:pPr>
              <w:spacing w:after="0"/>
              <w:jc w:val="center"/>
              <w:rPr>
                <w:ins w:id="3240" w:author="Sean de Noronha | DRG" w:date="2026-09-25T15:16:00Z" w16du:dateUtc="2026-09-25T13:16:00Z"/>
                <w:rFonts w:cs="Arial"/>
                <w:sz w:val="16"/>
                <w:szCs w:val="16"/>
              </w:rPr>
            </w:pPr>
            <w:ins w:id="3241" w:author="Sean de Noronha | DRG" w:date="2026-09-25T15:16:00Z" w16du:dateUtc="2026-09-25T13:16:00Z">
              <w:r>
                <w:rPr>
                  <w:sz w:val="16"/>
                  <w:szCs w:val="16"/>
                </w:rPr>
                <w:t>61 / 45 L</w:t>
              </w:r>
            </w:ins>
          </w:p>
        </w:tc>
      </w:tr>
    </w:tbl>
    <w:p w14:paraId="06AF4BFD" w14:textId="59609C34" w:rsidR="008F4107" w:rsidRDefault="005D1F2C">
      <w:pPr>
        <w:rPr>
          <w:i/>
        </w:rPr>
      </w:pPr>
      <w:r>
        <w:rPr>
          <w:i/>
        </w:rPr>
        <w:t xml:space="preserve">Table 17 – Flow capacity for the conditions of </w:t>
      </w:r>
      <w:del w:id="3242" w:author="Sean de Noronha | DRG" w:date="2026-09-23T16:00:00Z" w16du:dateUtc="2026-09-23T14:00:00Z">
        <w:r>
          <w:rPr>
            <w:i/>
          </w:rPr>
          <w:delText xml:space="preserve">CSA B149.1 </w:delText>
        </w:r>
      </w:del>
      <w:ins w:id="3243" w:author="Sean de Noronha | DRG" w:date="2026-09-23T16:00:00Z" w16du:dateUtc="2026-09-23T14:00:00Z">
        <w:r>
          <w:rPr>
            <w:i/>
          </w:rPr>
          <w:t xml:space="preserve">CSA B149.1:25 </w:t>
        </w:r>
      </w:ins>
      <w:r>
        <w:rPr>
          <w:i/>
        </w:rPr>
        <w:t>Table A.1 (&lt;1.75 kPa inlet / 125 Pa drop): published natural-gas values and hydrogen values computed on the GFE-Churchill basis of §3.5.3. L = laminar, T = transitional, U = turbulent. Capacities below 0.5 kW publish as zero (rounding floor).</w:t>
      </w:r>
    </w:p>
    <w:p w14:paraId="0CF763C9" w14:textId="77777777" w:rsidR="007E53A5" w:rsidRDefault="005D1F2C">
      <w:pPr>
        <w:rPr>
          <w:ins w:id="3244" w:author="Sean de Noronha | DRG" w:date="2026-09-25T16:42:00Z" w16du:dateUtc="2026-09-25T14:42:00Z"/>
          <w:rFonts w:cs="Arial"/>
        </w:rPr>
      </w:pPr>
      <w:r>
        <w:rPr>
          <w:rFonts w:cs="Arial"/>
        </w:rPr>
        <w:t xml:space="preserve">In the cells where both gases are fully turbulent, hydrogen delivers about nine-tenths of the published natural-gas capacity: across those </w:t>
      </w:r>
      <w:del w:id="3245" w:author="Sean de Noronha | DRG" w:date="2026-09-25T16:39:00Z" w16du:dateUtc="2026-09-25T14:39:00Z">
        <w:r>
          <w:rPr>
            <w:rFonts w:cs="Arial"/>
          </w:rPr>
          <w:delText xml:space="preserve">92 </w:delText>
        </w:r>
      </w:del>
      <w:ins w:id="3246" w:author="Sean de Noronha | DRG" w:date="2026-09-25T16:39:00Z" w16du:dateUtc="2026-09-25T14:39:00Z">
        <w:r>
          <w:rPr>
            <w:rFonts w:cs="Arial"/>
          </w:rPr>
          <w:t xml:space="preserve">28 </w:t>
        </w:r>
      </w:ins>
      <w:r>
        <w:rPr>
          <w:rFonts w:cs="Arial"/>
        </w:rPr>
        <w:t xml:space="preserve">cells the ratio runs from 0.86 to </w:t>
      </w:r>
      <w:del w:id="3247" w:author="Sean de Noronha | DRG" w:date="2026-09-25T16:41:00Z" w16du:dateUtc="2026-09-25T14:41:00Z">
        <w:r>
          <w:rPr>
            <w:rFonts w:cs="Arial"/>
          </w:rPr>
          <w:delText>1.00</w:delText>
        </w:r>
      </w:del>
      <w:ins w:id="3248" w:author="Sean de Noronha | DRG" w:date="2026-09-25T16:41:00Z" w16du:dateUtc="2026-09-25T14:41:00Z">
        <w:r>
          <w:rPr>
            <w:rFonts w:cs="Arial"/>
          </w:rPr>
          <w:t>0.95</w:t>
        </w:r>
      </w:ins>
      <w:r>
        <w:rPr>
          <w:rFonts w:cs="Arial"/>
        </w:rPr>
        <w:t xml:space="preserve"> with a median of 0.9</w:t>
      </w:r>
      <w:del w:id="3249" w:author="Sean de Noronha | DRG" w:date="2026-09-25T16:41:00Z" w16du:dateUtc="2026-09-25T14:41:00Z">
        <w:r>
          <w:rPr>
            <w:rFonts w:cs="Arial"/>
          </w:rPr>
          <w:delText>3</w:delText>
        </w:r>
      </w:del>
      <w:ins w:id="3250" w:author="Sean de Noronha | DRG" w:date="2026-09-25T16:41:00Z" w16du:dateUtc="2026-09-25T14:41:00Z">
        <w:r>
          <w:rPr>
            <w:rFonts w:cs="Arial"/>
          </w:rPr>
          <w:t>0</w:t>
        </w:r>
      </w:ins>
      <w:r>
        <w:rPr>
          <w:rFonts w:cs="Arial"/>
        </w:rPr>
        <w:t>, and it approaches unity as the bore widens. The ratio falls away as runs lengthen and bores narrow. The median is 0.9</w:t>
      </w:r>
      <w:ins w:id="3251" w:author="Sean de Noronha | DRG" w:date="2026-09-25T16:41:00Z" w16du:dateUtc="2026-09-25T14:41:00Z">
        <w:r>
          <w:rPr>
            <w:rFonts w:cs="Arial"/>
          </w:rPr>
          <w:t>1</w:t>
        </w:r>
      </w:ins>
      <w:del w:id="3252" w:author="Sean de Noronha | DRG" w:date="2026-09-25T16:41:00Z" w16du:dateUtc="2026-09-25T14:41:00Z">
        <w:r>
          <w:rPr>
            <w:rFonts w:cs="Arial"/>
          </w:rPr>
          <w:delText>0</w:delText>
        </w:r>
      </w:del>
      <w:r>
        <w:rPr>
          <w:rFonts w:cs="Arial"/>
        </w:rPr>
        <w:t xml:space="preserve"> over the transitional hydrogen cells and 0.</w:t>
      </w:r>
      <w:del w:id="3253" w:author="Sean de Noronha | DRG" w:date="2026-09-25T16:41:00Z" w16du:dateUtc="2026-09-25T14:41:00Z">
        <w:r>
          <w:rPr>
            <w:rFonts w:cs="Arial"/>
          </w:rPr>
          <w:delText xml:space="preserve">62 </w:delText>
        </w:r>
      </w:del>
      <w:ins w:id="3254" w:author="Sean de Noronha | DRG" w:date="2026-09-25T16:41:00Z" w16du:dateUtc="2026-09-25T14:41:00Z">
        <w:r>
          <w:rPr>
            <w:rFonts w:cs="Arial"/>
          </w:rPr>
          <w:t xml:space="preserve">59 </w:t>
        </w:r>
      </w:ins>
      <w:r>
        <w:rPr>
          <w:rFonts w:cs="Arial"/>
        </w:rPr>
        <w:t>over the laminar ones, and down the smallest column</w:t>
      </w:r>
      <w:del w:id="3255" w:author="Sean de Noronha | DRG" w:date="2026-09-25T16:13:00Z" w16du:dateUtc="2026-09-25T14:13:00Z">
        <w:r>
          <w:rPr>
            <w:rFonts w:cs="Arial"/>
          </w:rPr>
          <w:delText>,</w:delText>
        </w:r>
      </w:del>
      <w:ins w:id="3256" w:author="Sean de Noronha | DRG" w:date="2026-09-25T16:13:00Z" w16du:dateUtc="2026-09-25T14:13:00Z">
        <w:r>
          <w:rPr>
            <w:rFonts w:cs="Arial"/>
          </w:rPr>
          <w:t xml:space="preserve">; at </w:t>
        </w:r>
      </w:ins>
      <w:del w:id="3257" w:author="Sean de Noronha | DRG" w:date="2026-09-25T16:13:00Z" w16du:dateUtc="2026-09-25T14:13:00Z">
        <w:r>
          <w:rPr>
            <w:rFonts w:cs="Arial"/>
          </w:rPr>
          <w:delText xml:space="preserve"> </w:delText>
        </w:r>
      </w:del>
      <w:r>
        <w:rPr>
          <w:rFonts w:cs="Arial"/>
        </w:rPr>
        <w:t xml:space="preserve">NPS </w:t>
      </w:r>
      <w:del w:id="3258" w:author="Sean de Noronha | DRG" w:date="2026-09-25T16:13:00Z" w16du:dateUtc="2026-09-25T14:13:00Z">
        <w:r>
          <w:rPr>
            <w:rFonts w:cs="Arial"/>
          </w:rPr>
          <w:delText>1/</w:delText>
        </w:r>
      </w:del>
      <w:ins w:id="3259" w:author="Sean de Noronha | DRG" w:date="2026-09-25T16:13:00Z" w16du:dateUtc="2026-09-25T14:13:00Z">
        <w:r>
          <w:rPr>
            <w:rFonts w:cs="Arial"/>
          </w:rPr>
          <w:t>½, for example</w:t>
        </w:r>
      </w:ins>
      <w:del w:id="3260" w:author="Sean de Noronha | DRG" w:date="2026-09-25T16:13:00Z" w16du:dateUtc="2026-09-25T14:13:00Z">
        <w:r>
          <w:rPr>
            <w:rFonts w:cs="Arial"/>
          </w:rPr>
          <w:delText>2</w:delText>
        </w:r>
      </w:del>
      <w:r>
        <w:rPr>
          <w:rFonts w:cs="Arial"/>
        </w:rPr>
        <w:t>, it drops from 0.91 at 3 m to 0.40 at 50 m and 0.25 at 300 m</w:t>
      </w:r>
      <w:del w:id="3261" w:author="Sean de Noronha | DRG" w:date="2026-09-25T16:13:00Z" w16du:dateUtc="2026-09-25T14:13:00Z">
        <w:r>
          <w:rPr>
            <w:rFonts w:cs="Arial"/>
          </w:rPr>
          <w:delText>, while NPS 4 holds between 1.00 and 0.88 over the whole column</w:delText>
        </w:r>
      </w:del>
      <w:r>
        <w:rPr>
          <w:rFonts w:cs="Arial"/>
        </w:rPr>
        <w:t xml:space="preserve">. The regime marking tracks that decay directly: </w:t>
      </w:r>
      <w:del w:id="3262" w:author="Sean de Noronha | DRG" w:date="2026-09-25T16:42:00Z" w16du:dateUtc="2026-09-25T14:42:00Z">
        <w:r>
          <w:rPr>
            <w:rFonts w:cs="Arial"/>
          </w:rPr>
          <w:delText>41.8</w:delText>
        </w:r>
      </w:del>
      <w:ins w:id="3263" w:author="Sean de Noronha | DRG" w:date="2026-09-25T16:42:00Z" w16du:dateUtc="2026-09-25T14:42:00Z">
        <w:r>
          <w:rPr>
            <w:rFonts w:cs="Arial"/>
          </w:rPr>
          <w:t>60.3</w:t>
        </w:r>
      </w:ins>
      <w:r>
        <w:rPr>
          <w:rFonts w:cs="Arial"/>
        </w:rPr>
        <w:t xml:space="preserve">% of the hydrogen cells are laminar against </w:t>
      </w:r>
      <w:del w:id="3264" w:author="Sean de Noronha | DRG" w:date="2026-09-25T16:42:00Z" w16du:dateUtc="2026-09-25T14:42:00Z">
        <w:r>
          <w:rPr>
            <w:rFonts w:cs="Arial"/>
          </w:rPr>
          <w:delText>20.3</w:delText>
        </w:r>
      </w:del>
      <w:ins w:id="3265" w:author="Sean de Noronha | DRG" w:date="2026-09-25T16:42:00Z" w16du:dateUtc="2026-09-25T14:42:00Z">
        <w:r>
          <w:rPr>
            <w:rFonts w:cs="Arial"/>
          </w:rPr>
          <w:t>36.2</w:t>
        </w:r>
      </w:ins>
      <w:r>
        <w:rPr>
          <w:rFonts w:cs="Arial"/>
        </w:rPr>
        <w:t xml:space="preserve">% for natural gas, and </w:t>
      </w:r>
      <w:del w:id="3266" w:author="Sean de Noronha | DRG" w:date="2026-09-25T16:42:00Z" w16du:dateUtc="2026-09-25T14:42:00Z">
        <w:r>
          <w:rPr>
            <w:rFonts w:cs="Arial"/>
          </w:rPr>
          <w:delText xml:space="preserve">63 </w:delText>
        </w:r>
      </w:del>
      <w:ins w:id="3267" w:author="Sean de Noronha | DRG" w:date="2026-09-25T16:42:00Z" w16du:dateUtc="2026-09-25T14:42:00Z">
        <w:r>
          <w:rPr>
            <w:rFonts w:cs="Arial"/>
          </w:rPr>
          <w:t xml:space="preserve">47 </w:t>
        </w:r>
      </w:ins>
      <w:r>
        <w:rPr>
          <w:rFonts w:cs="Arial"/>
        </w:rPr>
        <w:t>cells that are turbulent for natural gas are transitional or laminar for hydrogen.</w:t>
      </w:r>
    </w:p>
    <w:p w14:paraId="0E02D306" w14:textId="3F93F801" w:rsidR="008F4107" w:rsidRPr="00295210" w:rsidRDefault="005D1F2C">
      <w:pPr>
        <w:rPr>
          <w:rFonts w:cs="Arial"/>
        </w:rPr>
      </w:pPr>
      <w:del w:id="3268" w:author="Sean de Noronha | DRG" w:date="2026-09-25T16:42:00Z" w16du:dateUtc="2026-09-25T14:42:00Z">
        <w:r>
          <w:rPr>
            <w:rFonts w:cs="Arial"/>
          </w:rPr>
          <w:delText xml:space="preserve"> </w:delText>
        </w:r>
      </w:del>
      <w:r>
        <w:rPr>
          <w:rFonts w:cs="Arial"/>
        </w:rPr>
        <w:t xml:space="preserve">Zeros appear at two cells only, NPS 1/2 at 500 m and 600 m, where the hydrogen capacity falls below the whole-kilowatt rounding floor; they are a publication </w:t>
      </w:r>
      <w:del w:id="3269" w:author="Sean de Noronha | DRG" w:date="2026-09-23T14:55:00Z">
        <w:r>
          <w:rPr>
            <w:rFonts w:cs="Arial"/>
          </w:rPr>
          <w:delText>artefact</w:delText>
        </w:r>
      </w:del>
      <w:ins w:id="3270" w:author="Sean de Noronha | DRG" w:date="2026-09-23T14:55:00Z">
        <w:r>
          <w:rPr>
            <w:rFonts w:cs="Arial"/>
          </w:rPr>
          <w:t>artifact</w:t>
        </w:r>
      </w:ins>
      <w:r>
        <w:rPr>
          <w:rFonts w:cs="Arial"/>
        </w:rPr>
        <w:t xml:space="preserve">, not a prediction of no flow. The region where §3.5.3 found Polyflo to </w:t>
      </w:r>
      <w:del w:id="3271" w:author="Sean de Noronha | DRG" w:date="2026-09-25T17:19:00Z" w16du:dateUtc="2026-09-25T15:19:00Z">
        <w:r>
          <w:rPr>
            <w:rFonts w:cs="Arial"/>
          </w:rPr>
          <w:delText>have no valid friction basis</w:delText>
        </w:r>
      </w:del>
      <w:ins w:id="3272" w:author="Sean de Noronha | DRG" w:date="2026-09-25T17:19:00Z" w16du:dateUtc="2026-09-25T15:19:00Z">
        <w:r>
          <w:rPr>
            <w:rFonts w:cs="Arial"/>
          </w:rPr>
          <w:t>become less representative</w:t>
        </w:r>
      </w:ins>
      <w:r>
        <w:rPr>
          <w:rFonts w:cs="Arial"/>
        </w:rPr>
        <w:t>, at and below the transition, does not shrink for hydrogen</w:t>
      </w:r>
      <w:del w:id="3273" w:author="Sean de Noronha | DRG" w:date="2026-09-25T17:19:00Z" w16du:dateUtc="2026-09-25T15:19:00Z">
        <w:r>
          <w:rPr>
            <w:rFonts w:cs="Arial"/>
          </w:rPr>
          <w:delText>;</w:delText>
        </w:r>
      </w:del>
      <w:ins w:id="3274" w:author="Sean de Noronha | DRG" w:date="2026-09-25T17:19:00Z" w16du:dateUtc="2026-09-25T15:19:00Z">
        <w:r>
          <w:rPr>
            <w:rFonts w:cs="Arial"/>
          </w:rPr>
          <w:t xml:space="preserve">. </w:t>
        </w:r>
      </w:ins>
      <w:del w:id="3275" w:author="Sean de Noronha | DRG" w:date="2026-09-25T17:19:00Z" w16du:dateUtc="2026-09-25T15:19:00Z">
        <w:r>
          <w:rPr>
            <w:rFonts w:cs="Arial"/>
          </w:rPr>
          <w:delText xml:space="preserve"> i</w:delText>
        </w:r>
      </w:del>
      <w:ins w:id="3276" w:author="Sean de Noronha | DRG" w:date="2026-09-25T17:19:00Z" w16du:dateUtc="2026-09-25T15:19:00Z">
        <w:r>
          <w:rPr>
            <w:rFonts w:cs="Arial"/>
          </w:rPr>
          <w:t>I</w:t>
        </w:r>
      </w:ins>
      <w:r>
        <w:rPr>
          <w:rFonts w:cs="Arial"/>
        </w:rPr>
        <w:t>t grows</w:t>
      </w:r>
      <w:del w:id="3277" w:author="Sean de Noronha | DRG" w:date="2026-09-25T17:20:00Z" w16du:dateUtc="2026-09-25T15:20:00Z">
        <w:r>
          <w:rPr>
            <w:rFonts w:cs="Arial"/>
          </w:rPr>
          <w:delText>,</w:delText>
        </w:r>
      </w:del>
      <w:ins w:id="3278" w:author="Sean de Noronha | DRG" w:date="2026-09-25T17:20:00Z" w16du:dateUtc="2026-09-25T15:20:00Z">
        <w:r>
          <w:rPr>
            <w:rFonts w:cs="Arial"/>
          </w:rPr>
          <w:t>:</w:t>
        </w:r>
      </w:ins>
      <w:r>
        <w:rPr>
          <w:rFonts w:cs="Arial"/>
        </w:rPr>
        <w:t xml:space="preserve"> </w:t>
      </w:r>
      <w:del w:id="3279" w:author="Sean de Noronha | DRG" w:date="2026-09-25T17:20:00Z" w16du:dateUtc="2026-09-25T15:20:00Z">
        <w:r>
          <w:rPr>
            <w:rFonts w:cs="Arial"/>
          </w:rPr>
          <w:delText xml:space="preserve">as </w:delText>
        </w:r>
      </w:del>
      <w:r>
        <w:rPr>
          <w:rFonts w:cs="Arial"/>
        </w:rPr>
        <w:t xml:space="preserve">every cell that is transitional for natural gas is laminar for hydrogen, and </w:t>
      </w:r>
      <w:del w:id="3280" w:author="Sean de Noronha | DRG" w:date="2026-09-25T17:21:00Z" w16du:dateUtc="2026-09-25T15:21:00Z">
        <w:r>
          <w:rPr>
            <w:rFonts w:cs="Arial"/>
          </w:rPr>
          <w:delText xml:space="preserve">the lower turbulent </w:delText>
        </w:r>
      </w:del>
      <w:r>
        <w:rPr>
          <w:rFonts w:cs="Arial"/>
        </w:rPr>
        <w:t xml:space="preserve">cells </w:t>
      </w:r>
      <w:ins w:id="3281" w:author="Sean de Noronha | DRG" w:date="2026-09-25T17:21:00Z" w16du:dateUtc="2026-09-25T15:21:00Z">
        <w:r>
          <w:rPr>
            <w:rFonts w:cs="Arial"/>
          </w:rPr>
          <w:t xml:space="preserve">that are </w:t>
        </w:r>
        <w:r>
          <w:rPr>
            <w:rFonts w:cs="Arial"/>
          </w:rPr>
          <w:lastRenderedPageBreak/>
          <w:t xml:space="preserve">turbulent for natural gas </w:t>
        </w:r>
      </w:ins>
      <w:r>
        <w:rPr>
          <w:rFonts w:cs="Arial"/>
        </w:rPr>
        <w:t>become transitional or laminar</w:t>
      </w:r>
      <w:ins w:id="3282" w:author="Sean de Noronha | DRG" w:date="2026-09-25T17:21:00Z" w16du:dateUtc="2026-09-25T15:21:00Z">
        <w:r>
          <w:rPr>
            <w:rFonts w:cs="Arial"/>
          </w:rPr>
          <w:t xml:space="preserve"> for hydrogen</w:t>
        </w:r>
      </w:ins>
      <w:r>
        <w:rPr>
          <w:rFonts w:cs="Arial"/>
        </w:rPr>
        <w:t xml:space="preserve">. Figure 16 plots the ratio against run length for each size, with the hydrogen flow regime marked on every point. Table 18 maps the same ratio over the whole schedule, with each cell carrying its hydrogen flow regime. </w:t>
      </w:r>
      <w:commentRangeStart w:id="3283"/>
      <w:commentRangeStart w:id="3284"/>
      <w:r>
        <w:rPr>
          <w:rFonts w:cs="Arial"/>
        </w:rPr>
        <w:t>A cell reading 0.91 T means hydrogen carries 91% of the natural-gas capacity at that length and size, and runs transitional there</w:t>
      </w:r>
      <w:commentRangeEnd w:id="3283"/>
      <w:r>
        <w:rPr>
          <w:rStyle w:val="CommentReference"/>
          <w:rFonts w:cs="Arial"/>
          <w:sz w:val="20"/>
          <w:szCs w:val="22"/>
        </w:rPr>
        <w:commentReference w:id="3283"/>
      </w:r>
      <w:commentRangeEnd w:id="3284"/>
      <w:r>
        <w:rPr>
          <w:rStyle w:val="CommentReference"/>
        </w:rPr>
        <w:commentReference w:id="3284"/>
      </w:r>
      <w:r>
        <w:rPr>
          <w:rFonts w:cs="Arial"/>
        </w:rPr>
        <w:t>.</w:t>
      </w:r>
      <w:ins w:id="3285" w:author="Sean de Noronha | DRG" w:date="2026-09-25T16:21:00Z" w16du:dateUtc="2026-09-25T14:21:00Z">
        <w:r>
          <w:rPr>
            <w:rFonts w:cs="Arial"/>
          </w:rPr>
          <w:t xml:space="preserve"> </w:t>
        </w:r>
      </w:ins>
      <w:ins w:id="3286" w:author="Sean de Noronha | DRG" w:date="2026-09-25T16:45:00Z" w16du:dateUtc="2026-09-25T14:45:00Z">
        <w:r>
          <w:rPr>
            <w:rFonts w:cs="Arial"/>
          </w:rPr>
          <w:t xml:space="preserve">In practice, a designer sizing that run for hydrogen should expect roughly 91% of the pipe’s rated natural-gas capacity, so meeting the same demand may require the next larger pipe size or a shorter run. </w:t>
        </w:r>
      </w:ins>
      <w:ins w:id="3287" w:author="Sean de Noronha | DRG" w:date="2026-09-25T16:21:00Z">
        <w:r>
          <w:rPr>
            <w:rFonts w:cs="Arial"/>
          </w:rPr>
          <w:t>The transitional marking is a caution rather than a capacity penalty on its own: it means friction behavi</w:t>
        </w:r>
      </w:ins>
      <w:ins w:id="3288" w:author="Sean de Noronha | DRG" w:date="2026-09-25T16:21:00Z" w16du:dateUtc="2026-09-25T14:21:00Z">
        <w:r>
          <w:rPr>
            <w:rFonts w:cs="Arial"/>
          </w:rPr>
          <w:t>o</w:t>
        </w:r>
      </w:ins>
      <w:ins w:id="3289" w:author="Sean de Noronha | DRG" w:date="2026-09-25T16:21:00Z">
        <w:r>
          <w:rPr>
            <w:rFonts w:cs="Arial"/>
          </w:rPr>
          <w:t>r at that cell is less certain than in the fully turbulent cells, so the capacity number carries less margin</w:t>
        </w:r>
      </w:ins>
      <w:ins w:id="3290" w:author="Sean de Noronha | DRG" w:date="2026-09-25T16:21:00Z" w16du:dateUtc="2026-09-25T14:21:00Z">
        <w:r>
          <w:rPr>
            <w:rFonts w:cs="Arial"/>
          </w:rPr>
          <w:t>.</w:t>
        </w:r>
      </w:ins>
      <w:ins w:id="3291" w:author="Sean de Noronha | DRG" w:date="2026-09-25T16:46:00Z" w16du:dateUtc="2026-09-25T14:46:00Z">
        <w:r>
          <w:rPr>
            <w:rFonts w:cs="Arial"/>
          </w:rPr>
          <w:t xml:space="preserve"> This is a flag for where confirmation testing should concentrate, not a case for proposing a separate transitional sizing law here;</w:t>
        </w:r>
      </w:ins>
      <w:ins w:id="3292" w:author="Sean de Noronha | DRG" w:date="2026-09-25T16:47:00Z" w16du:dateUtc="2026-09-25T14:47:00Z">
        <w:r>
          <w:rPr>
            <w:rFonts w:cs="Arial"/>
          </w:rPr>
          <w:t xml:space="preserve"> §3.</w:t>
        </w:r>
      </w:ins>
      <w:ins w:id="3293" w:author="Sean de Noronha | DRG" w:date="2026-09-25T16:48:00Z" w16du:dateUtc="2026-09-25T14:48:00Z">
        <w:r>
          <w:rPr>
            <w:rFonts w:cs="Arial"/>
          </w:rPr>
          <w:t>8 covers the testing program needed to close it.</w:t>
        </w:r>
      </w:ins>
      <w:del w:id="3294" w:author="Sean de Noronha | DRG" w:date="2026-09-25T16:49:00Z" w16du:dateUtc="2026-09-25T14:49:00Z">
        <w:r>
          <w:rPr>
            <w:rFonts w:cs="Arial"/>
          </w:rPr>
          <w:delText xml:space="preserve"> Both sides of the ratio are taken unrounded there, so the whole-kilowatt floor that produces the two zeros in Table 17 and the steps in Figure 16 does not distort the pattern.</w:delText>
        </w:r>
      </w:del>
      <w:del w:id="3295" w:author="Sean de Noronha | DRG" w:date="2026-09-25T16:48:00Z" w16du:dateUtc="2026-09-25T14:48:00Z">
        <w:r>
          <w:rPr>
            <w:rFonts w:cs="Arial"/>
          </w:rPr>
          <w:delText xml:space="preserve"> The cell values quoted above are read from the printed table and therefore sit a little apart from the mapped values at the smallest capacities.</w:delText>
        </w:r>
      </w:del>
    </w:p>
    <w:p w14:paraId="4C38541C" w14:textId="77777777" w:rsidR="005319C7" w:rsidRDefault="005D1F2C">
      <w:pPr>
        <w:jc w:val="center"/>
      </w:pPr>
      <w:r>
        <w:rPr>
          <w:noProof/>
        </w:rPr>
        <w:drawing>
          <wp:inline distT="0" distB="0" distL="0" distR="0" wp14:anchorId="2F72849D" wp14:editId="1F69B197">
            <wp:extent cx="4806950" cy="3244246"/>
            <wp:effectExtent l="0" t="0" r="0" b="0"/>
            <wp:docPr id="9105" name="fig_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fig_FE"/>
                    <pic:cNvPicPr/>
                  </pic:nvPicPr>
                  <pic:blipFill>
                    <a:blip r:embed="rId38" cstate="print">
                      <a:extLst>
                        <a:ext uri="{28A0092B-C50C-407E-A947-70E740481C1C}">
                          <a14:useLocalDpi xmlns:a14="http://schemas.microsoft.com/office/drawing/2010/main" val="0"/>
                        </a:ext>
                      </a:extLst>
                    </a:blip>
                    <a:srcRect t="1042" b="1042"/>
                    <a:stretch>
                      <a:fillRect/>
                    </a:stretch>
                  </pic:blipFill>
                  <pic:spPr bwMode="auto">
                    <a:xfrm>
                      <a:off x="0" y="0"/>
                      <a:ext cx="4842558" cy="3268278"/>
                    </a:xfrm>
                    <a:prstGeom prst="rect">
                      <a:avLst/>
                    </a:prstGeom>
                    <a:ln>
                      <a:noFill/>
                    </a:ln>
                    <a:extLst>
                      <a:ext uri="{53640926-AAD7-44D8-BBD7-CCE9431645EC}">
                        <a14:shadowObscured xmlns:a14="http://schemas.microsoft.com/office/drawing/2010/main"/>
                      </a:ext>
                    </a:extLst>
                  </pic:spPr>
                </pic:pic>
              </a:graphicData>
            </a:graphic>
          </wp:inline>
        </w:drawing>
      </w:r>
    </w:p>
    <w:p w14:paraId="27FF92DC" w14:textId="16F5CECE" w:rsidR="00AC1EAD" w:rsidDel="00AC4387" w:rsidRDefault="005D1F2C" w:rsidP="00AC4387">
      <w:pPr>
        <w:spacing w:after="0"/>
        <w:rPr>
          <w:del w:id="3296" w:author="Sean de Noronha | DRG" w:date="2026-09-25T15:36:00Z" w16du:dateUtc="2026-09-25T13:36:00Z"/>
          <w:rFonts w:cs="Arial"/>
          <w:i/>
          <w:szCs w:val="20"/>
        </w:rPr>
      </w:pPr>
      <w:r>
        <w:rPr>
          <w:rFonts w:cs="Arial"/>
          <w:i/>
          <w:szCs w:val="20"/>
        </w:rPr>
        <w:t xml:space="preserve">Figure 16 – Hydrogen capacity relative to the published natural-gas capacity against run length, </w:t>
      </w:r>
      <w:del w:id="3297" w:author="Sean de Noronha | DRG" w:date="2026-09-25T16:43:00Z" w16du:dateUtc="2026-09-25T14:43:00Z">
        <w:r>
          <w:rPr>
            <w:rFonts w:cs="Arial"/>
            <w:i/>
            <w:szCs w:val="20"/>
          </w:rPr>
          <w:delText xml:space="preserve">per </w:delText>
        </w:r>
      </w:del>
      <w:ins w:id="3298" w:author="Sean de Noronha | DRG" w:date="2026-09-25T16:43:00Z" w16du:dateUtc="2026-09-25T14:43:00Z">
        <w:r>
          <w:rPr>
            <w:rFonts w:cs="Arial"/>
            <w:i/>
            <w:szCs w:val="20"/>
          </w:rPr>
          <w:t xml:space="preserve">for </w:t>
        </w:r>
      </w:ins>
      <w:r>
        <w:rPr>
          <w:rFonts w:cs="Arial"/>
          <w:i/>
          <w:szCs w:val="20"/>
        </w:rPr>
        <w:t>pipe size</w:t>
      </w:r>
      <w:ins w:id="3299" w:author="Sean de Noronha | DRG" w:date="2026-09-25T16:43:00Z" w16du:dateUtc="2026-09-25T14:43:00Z">
        <w:r>
          <w:rPr>
            <w:rFonts w:cs="Arial"/>
            <w:i/>
            <w:szCs w:val="20"/>
          </w:rPr>
          <w:t>s up to and including NPS 2</w:t>
        </w:r>
      </w:ins>
      <w:r>
        <w:rPr>
          <w:rFonts w:cs="Arial"/>
          <w:i/>
          <w:szCs w:val="20"/>
        </w:rPr>
        <w:t>, at the schedule conditions of Table A.1 (&lt;1.75 kPa inlet / 125 Pa drop). Markers show the hydrogen flow regime. Whole-kilowatt rounding produces the visible steps at small capacities; hydrogen capacities rounded to zero are omitted.</w:t>
      </w:r>
    </w:p>
    <w:p w14:paraId="6B1CC7BE" w14:textId="77777777" w:rsidR="00AC1EAD" w:rsidRDefault="00AC1EAD" w:rsidP="00AC4387">
      <w:pPr>
        <w:spacing w:after="0"/>
        <w:rPr>
          <w:ins w:id="3300" w:author="Sean de Noronha | DRG" w:date="2026-09-25T16:07:00Z" w16du:dateUtc="2026-09-25T14:07:00Z"/>
          <w:rFonts w:cs="Arial"/>
          <w:i/>
          <w:szCs w:val="20"/>
        </w:rPr>
      </w:pPr>
      <w:del w:id="3301" w:author="Sean de Noronha | DRG" w:date="2026-09-25T15:36:00Z" w16du:dateUtc="2026-09-25T13:36:00Z">
        <w:r>
          <w:rPr>
            <w:rFonts w:cs="Arial"/>
            <w:i/>
            <w:szCs w:val="20"/>
          </w:rPr>
          <w:br w:type="page"/>
        </w:r>
      </w:del>
    </w:p>
    <w:p w14:paraId="3C63398A" w14:textId="77777777" w:rsidR="0096759D" w:rsidRDefault="0096759D" w:rsidP="00AC4387">
      <w:pPr>
        <w:spacing w:after="0"/>
        <w:rPr>
          <w:rFonts w:cs="Arial"/>
          <w:i/>
          <w:szCs w:val="20"/>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Caption w:val="Table 18"/>
        <w:tblDescription w:val="Table 18 – Hydrogen capacity relative to the natural gas basis at the conditions of CSA B149.1:25 Table A.1 (&lt;1.75 kPa inlet / 125 Pa drop), by run and NPS, colored by capacity ratio, with the hydrogen flow regime marked in each cell."/>
      </w:tblPr>
      <w:tblGrid>
        <w:gridCol w:w="1165"/>
        <w:gridCol w:w="131"/>
        <w:gridCol w:w="1219"/>
        <w:gridCol w:w="77"/>
        <w:gridCol w:w="1273"/>
        <w:gridCol w:w="23"/>
        <w:gridCol w:w="1296"/>
        <w:gridCol w:w="31"/>
        <w:gridCol w:w="1265"/>
        <w:gridCol w:w="265"/>
        <w:gridCol w:w="1031"/>
        <w:gridCol w:w="229"/>
        <w:gridCol w:w="983"/>
        <w:gridCol w:w="84"/>
      </w:tblGrid>
      <w:tr w:rsidR="00AC4387" w:rsidRPr="005A3273" w:rsidDel="00456DDE" w14:paraId="39E81DCC" w14:textId="77777777" w:rsidTr="00AC4387">
        <w:trPr>
          <w:gridAfter w:val="1"/>
          <w:wAfter w:w="84" w:type="dxa"/>
          <w:trHeight w:val="198"/>
          <w:tblHeader/>
          <w:jc w:val="center"/>
          <w:del w:id="3302" w:author="Sean de Noronha | DRG" w:date="2026-09-25T15:37:00Z"/>
        </w:trPr>
        <w:tc>
          <w:tcPr>
            <w:tcW w:w="1165" w:type="dxa"/>
            <w:shd w:val="clear" w:color="auto" w:fill="F2F2F2" w:themeFill="background1" w:themeFillShade="F2"/>
            <w:noWrap/>
            <w:vAlign w:val="center"/>
            <w:hideMark/>
          </w:tcPr>
          <w:p w14:paraId="119A84D3" w14:textId="4BF8D548" w:rsidR="00AC4387" w:rsidRPr="005A3273" w:rsidDel="00456DDE" w:rsidRDefault="00AC4387" w:rsidP="005A5A89">
            <w:pPr>
              <w:spacing w:after="0"/>
              <w:jc w:val="center"/>
              <w:rPr>
                <w:moveFrom w:id="3303" w:author="Sean de Noronha | DRG" w:date="2026-09-25T15:37:00Z" w16du:dateUtc="2026-09-25T13:37:00Z"/>
                <w:rFonts w:eastAsia="Times New Roman" w:cs="Arial"/>
                <w:b/>
                <w:bCs/>
                <w:sz w:val="16"/>
                <w:szCs w:val="16"/>
              </w:rPr>
            </w:pPr>
            <w:moveFromRangeStart w:id="3304" w:author="Sean de Noronha | DRG" w:date="2026-09-25T15:37:00Z" w:name="move241243054"/>
            <w:moveFrom w:id="3305" w:author="Sean de Noronha | DRG" w:date="2026-09-25T15:37:00Z" w16du:dateUtc="2026-09-25T13:37:00Z">
              <w:r>
                <w:rPr>
                  <w:rFonts w:eastAsia="Times New Roman" w:cs="Arial"/>
                  <w:b/>
                  <w:bCs/>
                  <w:sz w:val="16"/>
                  <w:szCs w:val="16"/>
                </w:rPr>
                <w:t>L (m) / NPS</w:t>
              </w:r>
            </w:moveFrom>
          </w:p>
        </w:tc>
        <w:tc>
          <w:tcPr>
            <w:tcW w:w="1350" w:type="dxa"/>
            <w:gridSpan w:val="2"/>
            <w:tcBorders>
              <w:bottom w:val="single" w:sz="4" w:space="0" w:color="auto"/>
            </w:tcBorders>
            <w:shd w:val="clear" w:color="auto" w:fill="F2F2F2" w:themeFill="background1" w:themeFillShade="F2"/>
            <w:noWrap/>
            <w:vAlign w:val="center"/>
            <w:hideMark/>
          </w:tcPr>
          <w:p w14:paraId="6FE63B09" w14:textId="3A7C093E" w:rsidR="00AC4387" w:rsidRPr="005A3273" w:rsidDel="00456DDE" w:rsidRDefault="00AC4387" w:rsidP="005A5A89">
            <w:pPr>
              <w:spacing w:after="0"/>
              <w:jc w:val="center"/>
              <w:rPr>
                <w:moveFrom w:id="3306" w:author="Sean de Noronha | DRG" w:date="2026-09-25T15:37:00Z" w16du:dateUtc="2026-09-25T13:37:00Z"/>
                <w:rFonts w:eastAsia="Times New Roman" w:cs="Arial"/>
                <w:b/>
                <w:bCs/>
                <w:sz w:val="16"/>
                <w:szCs w:val="16"/>
              </w:rPr>
            </w:pPr>
            <w:moveFrom w:id="3307" w:author="Sean de Noronha | DRG" w:date="2026-09-25T15:37:00Z" w16du:dateUtc="2026-09-25T13:37:00Z">
              <w:r>
                <w:rPr>
                  <w:rFonts w:eastAsia="Times New Roman" w:cs="Arial"/>
                  <w:b/>
                  <w:bCs/>
                  <w:sz w:val="16"/>
                  <w:szCs w:val="16"/>
                </w:rPr>
                <w:t>1/2</w:t>
              </w:r>
            </w:moveFrom>
          </w:p>
        </w:tc>
        <w:tc>
          <w:tcPr>
            <w:tcW w:w="1350" w:type="dxa"/>
            <w:gridSpan w:val="2"/>
            <w:tcBorders>
              <w:bottom w:val="single" w:sz="4" w:space="0" w:color="auto"/>
            </w:tcBorders>
            <w:shd w:val="clear" w:color="auto" w:fill="F2F2F2" w:themeFill="background1" w:themeFillShade="F2"/>
            <w:noWrap/>
            <w:vAlign w:val="center"/>
            <w:hideMark/>
          </w:tcPr>
          <w:p w14:paraId="6E73C4CC" w14:textId="6EF9384D" w:rsidR="00AC4387" w:rsidRPr="005A3273" w:rsidDel="00456DDE" w:rsidRDefault="00AC4387" w:rsidP="005A5A89">
            <w:pPr>
              <w:spacing w:after="0"/>
              <w:jc w:val="center"/>
              <w:rPr>
                <w:moveFrom w:id="3308" w:author="Sean de Noronha | DRG" w:date="2026-09-25T15:37:00Z" w16du:dateUtc="2026-09-25T13:37:00Z"/>
                <w:rFonts w:eastAsia="Times New Roman" w:cs="Arial"/>
                <w:b/>
                <w:bCs/>
                <w:sz w:val="16"/>
                <w:szCs w:val="16"/>
              </w:rPr>
            </w:pPr>
            <w:moveFrom w:id="3309" w:author="Sean de Noronha | DRG" w:date="2026-09-25T15:37:00Z" w16du:dateUtc="2026-09-25T13:37:00Z">
              <w:r>
                <w:rPr>
                  <w:rFonts w:eastAsia="Times New Roman" w:cs="Arial"/>
                  <w:b/>
                  <w:bCs/>
                  <w:sz w:val="16"/>
                  <w:szCs w:val="16"/>
                </w:rPr>
                <w:t>3/4</w:t>
              </w:r>
            </w:moveFrom>
          </w:p>
        </w:tc>
        <w:tc>
          <w:tcPr>
            <w:tcW w:w="1350" w:type="dxa"/>
            <w:gridSpan w:val="3"/>
            <w:tcBorders>
              <w:bottom w:val="single" w:sz="4" w:space="0" w:color="auto"/>
            </w:tcBorders>
            <w:shd w:val="clear" w:color="auto" w:fill="F2F2F2" w:themeFill="background1" w:themeFillShade="F2"/>
            <w:noWrap/>
            <w:vAlign w:val="center"/>
            <w:hideMark/>
          </w:tcPr>
          <w:p w14:paraId="6A51C21D" w14:textId="7E6AB682" w:rsidR="00AC4387" w:rsidRPr="005A3273" w:rsidDel="00456DDE" w:rsidRDefault="00AC4387" w:rsidP="005A5A89">
            <w:pPr>
              <w:spacing w:after="0"/>
              <w:jc w:val="center"/>
              <w:rPr>
                <w:moveFrom w:id="3310" w:author="Sean de Noronha | DRG" w:date="2026-09-25T15:37:00Z" w16du:dateUtc="2026-09-25T13:37:00Z"/>
                <w:rFonts w:eastAsia="Times New Roman" w:cs="Arial"/>
                <w:b/>
                <w:bCs/>
                <w:sz w:val="16"/>
                <w:szCs w:val="16"/>
              </w:rPr>
            </w:pPr>
            <w:moveFrom w:id="3311" w:author="Sean de Noronha | DRG" w:date="2026-09-25T15:37:00Z" w16du:dateUtc="2026-09-25T13:37:00Z">
              <w:r>
                <w:rPr>
                  <w:rFonts w:eastAsia="Times New Roman" w:cs="Arial"/>
                  <w:b/>
                  <w:bCs/>
                  <w:sz w:val="16"/>
                  <w:szCs w:val="16"/>
                </w:rPr>
                <w:t>1</w:t>
              </w:r>
            </w:moveFrom>
          </w:p>
        </w:tc>
        <w:tc>
          <w:tcPr>
            <w:tcW w:w="1530" w:type="dxa"/>
            <w:gridSpan w:val="2"/>
            <w:tcBorders>
              <w:bottom w:val="single" w:sz="4" w:space="0" w:color="auto"/>
            </w:tcBorders>
            <w:shd w:val="clear" w:color="auto" w:fill="F2F2F2" w:themeFill="background1" w:themeFillShade="F2"/>
            <w:noWrap/>
            <w:vAlign w:val="center"/>
            <w:hideMark/>
          </w:tcPr>
          <w:p w14:paraId="5D90C40D" w14:textId="1959250F" w:rsidR="00AC4387" w:rsidRPr="005A3273" w:rsidDel="00456DDE" w:rsidRDefault="00AC4387" w:rsidP="005A5A89">
            <w:pPr>
              <w:spacing w:after="0"/>
              <w:jc w:val="center"/>
              <w:rPr>
                <w:moveFrom w:id="3312" w:author="Sean de Noronha | DRG" w:date="2026-09-25T15:37:00Z" w16du:dateUtc="2026-09-25T13:37:00Z"/>
                <w:rFonts w:eastAsia="Times New Roman" w:cs="Arial"/>
                <w:b/>
                <w:bCs/>
                <w:sz w:val="16"/>
                <w:szCs w:val="16"/>
              </w:rPr>
            </w:pPr>
            <w:moveFrom w:id="3313" w:author="Sean de Noronha | DRG" w:date="2026-09-25T15:37:00Z" w16du:dateUtc="2026-09-25T13:37:00Z">
              <w:r>
                <w:rPr>
                  <w:rFonts w:eastAsia="Times New Roman" w:cs="Arial"/>
                  <w:b/>
                  <w:bCs/>
                  <w:sz w:val="16"/>
                  <w:szCs w:val="16"/>
                </w:rPr>
                <w:t>1-1/4</w:t>
              </w:r>
            </w:moveFrom>
          </w:p>
        </w:tc>
        <w:tc>
          <w:tcPr>
            <w:tcW w:w="1260" w:type="dxa"/>
            <w:gridSpan w:val="2"/>
            <w:tcBorders>
              <w:bottom w:val="single" w:sz="4" w:space="0" w:color="auto"/>
            </w:tcBorders>
            <w:shd w:val="clear" w:color="auto" w:fill="F2F2F2" w:themeFill="background1" w:themeFillShade="F2"/>
            <w:noWrap/>
            <w:vAlign w:val="center"/>
            <w:hideMark/>
          </w:tcPr>
          <w:p w14:paraId="15BE07AF" w14:textId="78CDF8CB" w:rsidR="00AC4387" w:rsidRPr="005A3273" w:rsidDel="00456DDE" w:rsidRDefault="00AC4387" w:rsidP="005A5A89">
            <w:pPr>
              <w:spacing w:after="0"/>
              <w:jc w:val="center"/>
              <w:rPr>
                <w:moveFrom w:id="3314" w:author="Sean de Noronha | DRG" w:date="2026-09-25T15:37:00Z" w16du:dateUtc="2026-09-25T13:37:00Z"/>
                <w:rFonts w:eastAsia="Times New Roman" w:cs="Arial"/>
                <w:b/>
                <w:bCs/>
                <w:sz w:val="16"/>
                <w:szCs w:val="16"/>
              </w:rPr>
            </w:pPr>
            <w:moveFrom w:id="3315" w:author="Sean de Noronha | DRG" w:date="2026-09-25T15:37:00Z" w16du:dateUtc="2026-09-25T13:37:00Z">
              <w:r>
                <w:rPr>
                  <w:rFonts w:eastAsia="Times New Roman" w:cs="Arial"/>
                  <w:b/>
                  <w:bCs/>
                  <w:sz w:val="16"/>
                  <w:szCs w:val="16"/>
                </w:rPr>
                <w:t>1-1/2</w:t>
              </w:r>
            </w:moveFrom>
          </w:p>
        </w:tc>
        <w:tc>
          <w:tcPr>
            <w:tcW w:w="983" w:type="dxa"/>
            <w:tcBorders>
              <w:bottom w:val="single" w:sz="4" w:space="0" w:color="auto"/>
            </w:tcBorders>
            <w:shd w:val="clear" w:color="auto" w:fill="F2F2F2" w:themeFill="background1" w:themeFillShade="F2"/>
            <w:noWrap/>
            <w:vAlign w:val="center"/>
            <w:hideMark/>
          </w:tcPr>
          <w:p w14:paraId="363979B3" w14:textId="5D89345F" w:rsidR="00AC4387" w:rsidRPr="005A3273" w:rsidDel="00456DDE" w:rsidRDefault="00AC4387" w:rsidP="005A5A89">
            <w:pPr>
              <w:spacing w:after="0"/>
              <w:jc w:val="center"/>
              <w:rPr>
                <w:moveFrom w:id="3316" w:author="Sean de Noronha | DRG" w:date="2026-09-25T15:37:00Z" w16du:dateUtc="2026-09-25T13:37:00Z"/>
                <w:rFonts w:eastAsia="Times New Roman" w:cs="Arial"/>
                <w:b/>
                <w:bCs/>
                <w:sz w:val="16"/>
                <w:szCs w:val="16"/>
              </w:rPr>
            </w:pPr>
            <w:moveFrom w:id="3317" w:author="Sean de Noronha | DRG" w:date="2026-09-25T15:37:00Z" w16du:dateUtc="2026-09-25T13:37:00Z">
              <w:r>
                <w:rPr>
                  <w:rFonts w:eastAsia="Times New Roman" w:cs="Arial"/>
                  <w:b/>
                  <w:bCs/>
                  <w:sz w:val="16"/>
                  <w:szCs w:val="16"/>
                </w:rPr>
                <w:t>2</w:t>
              </w:r>
            </w:moveFrom>
          </w:p>
        </w:tc>
      </w:tr>
      <w:tr w:rsidR="00AC4387" w:rsidRPr="005A3273" w:rsidDel="00456DDE" w14:paraId="4925812F" w14:textId="77777777" w:rsidTr="00AC4387">
        <w:trPr>
          <w:gridAfter w:val="1"/>
          <w:wAfter w:w="84" w:type="dxa"/>
          <w:trHeight w:val="198"/>
          <w:jc w:val="center"/>
          <w:del w:id="3318"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635964FB" w14:textId="02E7AFC5" w:rsidR="00AC4387" w:rsidRPr="005A3273" w:rsidDel="00456DDE" w:rsidRDefault="00AC4387" w:rsidP="005A5A89">
            <w:pPr>
              <w:spacing w:after="0"/>
              <w:jc w:val="center"/>
              <w:rPr>
                <w:moveFrom w:id="3319" w:author="Sean de Noronha | DRG" w:date="2026-09-25T15:37:00Z" w16du:dateUtc="2026-09-25T13:37:00Z"/>
                <w:rFonts w:eastAsia="Times New Roman" w:cs="Arial"/>
                <w:b/>
                <w:bCs/>
                <w:sz w:val="16"/>
                <w:szCs w:val="16"/>
              </w:rPr>
            </w:pPr>
            <w:moveFrom w:id="3320" w:author="Sean de Noronha | DRG" w:date="2026-09-25T15:37:00Z" w16du:dateUtc="2026-09-25T13:37:00Z">
              <w:r>
                <w:rPr>
                  <w:rFonts w:eastAsia="Times New Roman" w:cs="Arial"/>
                  <w:b/>
                  <w:bCs/>
                  <w:sz w:val="16"/>
                  <w:szCs w:val="16"/>
                </w:rPr>
                <w:t>3</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7783D4E9" w14:textId="202DB3BF" w:rsidR="00AC4387" w:rsidRPr="005A3273" w:rsidDel="00456DDE" w:rsidRDefault="00AC4387" w:rsidP="005A5A89">
            <w:pPr>
              <w:spacing w:after="0"/>
              <w:jc w:val="center"/>
              <w:rPr>
                <w:moveFrom w:id="3321" w:author="Sean de Noronha | DRG" w:date="2026-09-25T15:37:00Z" w16du:dateUtc="2026-09-25T13:37:00Z"/>
                <w:rFonts w:eastAsia="Times New Roman" w:cs="Arial"/>
                <w:color w:val="173753"/>
                <w:sz w:val="16"/>
                <w:szCs w:val="16"/>
              </w:rPr>
            </w:pPr>
            <w:moveFrom w:id="3322" w:author="Sean de Noronha | DRG" w:date="2026-09-25T15:37:00Z" w16du:dateUtc="2026-09-25T13:37:00Z">
              <w:r>
                <w:rPr>
                  <w:rFonts w:eastAsia="Times New Roman" w:cs="Arial"/>
                  <w:color w:val="173753"/>
                  <w:sz w:val="16"/>
                  <w:szCs w:val="16"/>
                </w:rPr>
                <w:t>0.91 T</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78BE5C9" w14:textId="2AB539DA" w:rsidR="00AC4387" w:rsidRPr="005A3273" w:rsidDel="00456DDE" w:rsidRDefault="00AC4387" w:rsidP="005A5A89">
            <w:pPr>
              <w:spacing w:after="0"/>
              <w:jc w:val="center"/>
              <w:rPr>
                <w:moveFrom w:id="3323" w:author="Sean de Noronha | DRG" w:date="2026-09-25T15:37:00Z" w16du:dateUtc="2026-09-25T13:37:00Z"/>
                <w:rFonts w:eastAsia="Times New Roman" w:cs="Arial"/>
                <w:color w:val="173753"/>
                <w:sz w:val="16"/>
                <w:szCs w:val="16"/>
              </w:rPr>
            </w:pPr>
            <w:moveFrom w:id="3324" w:author="Sean de Noronha | DRG" w:date="2026-09-25T15:37:00Z" w16du:dateUtc="2026-09-25T13:37:00Z">
              <w:r>
                <w:rPr>
                  <w:rFonts w:eastAsia="Times New Roman" w:cs="Arial"/>
                  <w:color w:val="173753"/>
                  <w:sz w:val="16"/>
                  <w:szCs w:val="16"/>
                </w:rPr>
                <w:t>0.86 U</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6CFAFC4D" w14:textId="16738FDB" w:rsidR="00AC4387" w:rsidRPr="005A3273" w:rsidDel="00456DDE" w:rsidRDefault="00AC4387" w:rsidP="005A5A89">
            <w:pPr>
              <w:spacing w:after="0"/>
              <w:jc w:val="center"/>
              <w:rPr>
                <w:moveFrom w:id="3325" w:author="Sean de Noronha | DRG" w:date="2026-09-25T15:37:00Z" w16du:dateUtc="2026-09-25T13:37:00Z"/>
                <w:rFonts w:eastAsia="Times New Roman" w:cs="Arial"/>
                <w:color w:val="173753"/>
                <w:sz w:val="16"/>
                <w:szCs w:val="16"/>
              </w:rPr>
            </w:pPr>
            <w:moveFrom w:id="3326" w:author="Sean de Noronha | DRG" w:date="2026-09-25T15:37:00Z" w16du:dateUtc="2026-09-25T13:37:00Z">
              <w:r>
                <w:rPr>
                  <w:rFonts w:eastAsia="Times New Roman" w:cs="Arial"/>
                  <w:color w:val="173753"/>
                  <w:sz w:val="16"/>
                  <w:szCs w:val="16"/>
                </w:rPr>
                <w:t>0.89 U</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73ADFD39" w14:textId="5E185936" w:rsidR="00AC4387" w:rsidRPr="005A3273" w:rsidDel="00456DDE" w:rsidRDefault="00AC4387" w:rsidP="005A5A89">
            <w:pPr>
              <w:spacing w:after="0"/>
              <w:jc w:val="center"/>
              <w:rPr>
                <w:moveFrom w:id="3327" w:author="Sean de Noronha | DRG" w:date="2026-09-25T15:37:00Z" w16du:dateUtc="2026-09-25T13:37:00Z"/>
                <w:rFonts w:eastAsia="Times New Roman" w:cs="Arial"/>
                <w:color w:val="173753"/>
                <w:sz w:val="16"/>
                <w:szCs w:val="16"/>
              </w:rPr>
            </w:pPr>
            <w:moveFrom w:id="3328" w:author="Sean de Noronha | DRG" w:date="2026-09-25T15:37:00Z" w16du:dateUtc="2026-09-25T13:37:00Z">
              <w:r>
                <w:rPr>
                  <w:rFonts w:eastAsia="Times New Roman" w:cs="Arial"/>
                  <w:color w:val="173753"/>
                  <w:sz w:val="16"/>
                  <w:szCs w:val="16"/>
                </w:rPr>
                <w:t>0.92 U</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74D8593B" w14:textId="5354FA01" w:rsidR="00AC4387" w:rsidRPr="005A3273" w:rsidDel="00456DDE" w:rsidRDefault="00AC4387" w:rsidP="005A5A89">
            <w:pPr>
              <w:spacing w:after="0"/>
              <w:jc w:val="center"/>
              <w:rPr>
                <w:moveFrom w:id="3329" w:author="Sean de Noronha | DRG" w:date="2026-09-25T15:37:00Z" w16du:dateUtc="2026-09-25T13:37:00Z"/>
                <w:rFonts w:eastAsia="Times New Roman" w:cs="Arial"/>
                <w:color w:val="173753"/>
                <w:sz w:val="16"/>
                <w:szCs w:val="16"/>
              </w:rPr>
            </w:pPr>
            <w:moveFrom w:id="3330" w:author="Sean de Noronha | DRG" w:date="2026-09-25T15:37:00Z" w16du:dateUtc="2026-09-25T13:37:00Z">
              <w:r>
                <w:rPr>
                  <w:rFonts w:eastAsia="Times New Roman" w:cs="Arial"/>
                  <w:color w:val="173753"/>
                  <w:sz w:val="16"/>
                  <w:szCs w:val="16"/>
                </w:rPr>
                <w:t>0.93 U</w:t>
              </w:r>
            </w:moveFrom>
          </w:p>
        </w:tc>
        <w:tc>
          <w:tcPr>
            <w:tcW w:w="983"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AE4316F" w14:textId="10C3DC47" w:rsidR="00AC4387" w:rsidRPr="005A3273" w:rsidDel="00456DDE" w:rsidRDefault="00AC4387" w:rsidP="005A5A89">
            <w:pPr>
              <w:spacing w:after="0"/>
              <w:jc w:val="center"/>
              <w:rPr>
                <w:moveFrom w:id="3331" w:author="Sean de Noronha | DRG" w:date="2026-09-25T15:37:00Z" w16du:dateUtc="2026-09-25T13:37:00Z"/>
                <w:rFonts w:eastAsia="Times New Roman" w:cs="Arial"/>
                <w:color w:val="173753"/>
                <w:sz w:val="16"/>
                <w:szCs w:val="16"/>
              </w:rPr>
            </w:pPr>
            <w:moveFrom w:id="3332" w:author="Sean de Noronha | DRG" w:date="2026-09-25T15:37:00Z" w16du:dateUtc="2026-09-25T13:37:00Z">
              <w:r>
                <w:rPr>
                  <w:rFonts w:eastAsia="Times New Roman" w:cs="Arial"/>
                  <w:color w:val="173753"/>
                  <w:sz w:val="16"/>
                  <w:szCs w:val="16"/>
                </w:rPr>
                <w:t>0.95 U</w:t>
              </w:r>
            </w:moveFrom>
          </w:p>
        </w:tc>
      </w:tr>
      <w:tr w:rsidR="00AC4387" w:rsidRPr="005A3273" w:rsidDel="00456DDE" w14:paraId="4DD2C5BE" w14:textId="77777777" w:rsidTr="00AC4387">
        <w:trPr>
          <w:gridAfter w:val="1"/>
          <w:wAfter w:w="84" w:type="dxa"/>
          <w:trHeight w:val="198"/>
          <w:jc w:val="center"/>
          <w:del w:id="3333"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7D5C8D49" w14:textId="203374F9" w:rsidR="00AC4387" w:rsidRPr="005A3273" w:rsidDel="00456DDE" w:rsidRDefault="00AC4387" w:rsidP="005A5A89">
            <w:pPr>
              <w:spacing w:after="0"/>
              <w:jc w:val="center"/>
              <w:rPr>
                <w:moveFrom w:id="3334" w:author="Sean de Noronha | DRG" w:date="2026-09-25T15:37:00Z" w16du:dateUtc="2026-09-25T13:37:00Z"/>
                <w:rFonts w:eastAsia="Times New Roman" w:cs="Arial"/>
                <w:b/>
                <w:bCs/>
                <w:sz w:val="16"/>
                <w:szCs w:val="16"/>
              </w:rPr>
            </w:pPr>
            <w:moveFrom w:id="3335" w:author="Sean de Noronha | DRG" w:date="2026-09-25T15:37:00Z" w16du:dateUtc="2026-09-25T13:37:00Z">
              <w:r>
                <w:rPr>
                  <w:rFonts w:eastAsia="Times New Roman" w:cs="Arial"/>
                  <w:b/>
                  <w:bCs/>
                  <w:sz w:val="16"/>
                  <w:szCs w:val="16"/>
                </w:rPr>
                <w:t>6</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62A520F4" w14:textId="3CDD0AB5" w:rsidR="00AC4387" w:rsidRPr="005A3273" w:rsidDel="00456DDE" w:rsidRDefault="00AC4387" w:rsidP="005A5A89">
            <w:pPr>
              <w:spacing w:after="0"/>
              <w:jc w:val="center"/>
              <w:rPr>
                <w:moveFrom w:id="3336" w:author="Sean de Noronha | DRG" w:date="2026-09-25T15:37:00Z" w16du:dateUtc="2026-09-25T13:37:00Z"/>
                <w:rFonts w:eastAsia="Times New Roman" w:cs="Arial"/>
                <w:color w:val="FFFFFF"/>
                <w:sz w:val="16"/>
                <w:szCs w:val="16"/>
              </w:rPr>
            </w:pPr>
            <w:moveFrom w:id="3337" w:author="Sean de Noronha | DRG" w:date="2026-09-25T15:37:00Z" w16du:dateUtc="2026-09-25T13:37:00Z">
              <w:r>
                <w:rPr>
                  <w:rFonts w:eastAsia="Times New Roman" w:cs="Arial"/>
                  <w:color w:val="FFFFFF"/>
                  <w:sz w:val="16"/>
                  <w:szCs w:val="16"/>
                </w:rPr>
                <w:t>1.09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3EE1F28" w14:textId="5817E1AF" w:rsidR="00AC4387" w:rsidRPr="005A3273" w:rsidDel="00456DDE" w:rsidRDefault="00AC4387" w:rsidP="005A5A89">
            <w:pPr>
              <w:spacing w:after="0"/>
              <w:jc w:val="center"/>
              <w:rPr>
                <w:moveFrom w:id="3338" w:author="Sean de Noronha | DRG" w:date="2026-09-25T15:37:00Z" w16du:dateUtc="2026-09-25T13:37:00Z"/>
                <w:rFonts w:eastAsia="Times New Roman" w:cs="Arial"/>
                <w:color w:val="173753"/>
                <w:sz w:val="16"/>
                <w:szCs w:val="16"/>
              </w:rPr>
            </w:pPr>
            <w:moveFrom w:id="3339" w:author="Sean de Noronha | DRG" w:date="2026-09-25T15:37:00Z" w16du:dateUtc="2026-09-25T13:37:00Z">
              <w:r>
                <w:rPr>
                  <w:rFonts w:eastAsia="Times New Roman" w:cs="Arial"/>
                  <w:color w:val="173753"/>
                  <w:sz w:val="16"/>
                  <w:szCs w:val="16"/>
                </w:rPr>
                <w:t>0.88 T</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12E3EAA" w14:textId="6F060F4D" w:rsidR="00AC4387" w:rsidRPr="005A3273" w:rsidDel="00456DDE" w:rsidRDefault="00AC4387" w:rsidP="005A5A89">
            <w:pPr>
              <w:spacing w:after="0"/>
              <w:jc w:val="center"/>
              <w:rPr>
                <w:moveFrom w:id="3340" w:author="Sean de Noronha | DRG" w:date="2026-09-25T15:37:00Z" w16du:dateUtc="2026-09-25T13:37:00Z"/>
                <w:rFonts w:eastAsia="Times New Roman" w:cs="Arial"/>
                <w:color w:val="173753"/>
                <w:sz w:val="16"/>
                <w:szCs w:val="16"/>
              </w:rPr>
            </w:pPr>
            <w:moveFrom w:id="3341" w:author="Sean de Noronha | DRG" w:date="2026-09-25T15:37:00Z" w16du:dateUtc="2026-09-25T13:37:00Z">
              <w:r>
                <w:rPr>
                  <w:rFonts w:eastAsia="Times New Roman" w:cs="Arial"/>
                  <w:color w:val="173753"/>
                  <w:sz w:val="16"/>
                  <w:szCs w:val="16"/>
                </w:rPr>
                <w:t>0.87 U</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3626C06C" w14:textId="68DC2C4E" w:rsidR="00AC4387" w:rsidRPr="005A3273" w:rsidDel="00456DDE" w:rsidRDefault="00AC4387" w:rsidP="005A5A89">
            <w:pPr>
              <w:spacing w:after="0"/>
              <w:jc w:val="center"/>
              <w:rPr>
                <w:moveFrom w:id="3342" w:author="Sean de Noronha | DRG" w:date="2026-09-25T15:37:00Z" w16du:dateUtc="2026-09-25T13:37:00Z"/>
                <w:rFonts w:eastAsia="Times New Roman" w:cs="Arial"/>
                <w:color w:val="173753"/>
                <w:sz w:val="16"/>
                <w:szCs w:val="16"/>
              </w:rPr>
            </w:pPr>
            <w:moveFrom w:id="3343" w:author="Sean de Noronha | DRG" w:date="2026-09-25T15:37:00Z" w16du:dateUtc="2026-09-25T13:37:00Z">
              <w:r>
                <w:rPr>
                  <w:rFonts w:eastAsia="Times New Roman" w:cs="Arial"/>
                  <w:color w:val="173753"/>
                  <w:sz w:val="16"/>
                  <w:szCs w:val="16"/>
                </w:rPr>
                <w:t>0.90 U</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7B0BFB6" w14:textId="50E7AF13" w:rsidR="00AC4387" w:rsidRPr="005A3273" w:rsidDel="00456DDE" w:rsidRDefault="00AC4387" w:rsidP="005A5A89">
            <w:pPr>
              <w:spacing w:after="0"/>
              <w:jc w:val="center"/>
              <w:rPr>
                <w:moveFrom w:id="3344" w:author="Sean de Noronha | DRG" w:date="2026-09-25T15:37:00Z" w16du:dateUtc="2026-09-25T13:37:00Z"/>
                <w:rFonts w:eastAsia="Times New Roman" w:cs="Arial"/>
                <w:color w:val="173753"/>
                <w:sz w:val="16"/>
                <w:szCs w:val="16"/>
              </w:rPr>
            </w:pPr>
            <w:moveFrom w:id="3345" w:author="Sean de Noronha | DRG" w:date="2026-09-25T15:37:00Z" w16du:dateUtc="2026-09-25T13:37:00Z">
              <w:r>
                <w:rPr>
                  <w:rFonts w:eastAsia="Times New Roman" w:cs="Arial"/>
                  <w:color w:val="173753"/>
                  <w:sz w:val="16"/>
                  <w:szCs w:val="16"/>
                </w:rPr>
                <w:t>0.92 U</w:t>
              </w:r>
            </w:moveFrom>
          </w:p>
        </w:tc>
        <w:tc>
          <w:tcPr>
            <w:tcW w:w="983"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2B75FBE" w14:textId="675BBC15" w:rsidR="00AC4387" w:rsidRPr="005A3273" w:rsidDel="00456DDE" w:rsidRDefault="00AC4387" w:rsidP="005A5A89">
            <w:pPr>
              <w:spacing w:after="0"/>
              <w:jc w:val="center"/>
              <w:rPr>
                <w:moveFrom w:id="3346" w:author="Sean de Noronha | DRG" w:date="2026-09-25T15:37:00Z" w16du:dateUtc="2026-09-25T13:37:00Z"/>
                <w:rFonts w:eastAsia="Times New Roman" w:cs="Arial"/>
                <w:color w:val="173753"/>
                <w:sz w:val="16"/>
                <w:szCs w:val="16"/>
              </w:rPr>
            </w:pPr>
            <w:moveFrom w:id="3347" w:author="Sean de Noronha | DRG" w:date="2026-09-25T15:37:00Z" w16du:dateUtc="2026-09-25T13:37:00Z">
              <w:r>
                <w:rPr>
                  <w:rFonts w:eastAsia="Times New Roman" w:cs="Arial"/>
                  <w:color w:val="173753"/>
                  <w:sz w:val="16"/>
                  <w:szCs w:val="16"/>
                </w:rPr>
                <w:t>0.94 U</w:t>
              </w:r>
            </w:moveFrom>
          </w:p>
        </w:tc>
      </w:tr>
      <w:tr w:rsidR="00AC4387" w:rsidRPr="005A3273" w:rsidDel="00456DDE" w14:paraId="0FDDFC9E" w14:textId="77777777" w:rsidTr="00AC4387">
        <w:trPr>
          <w:gridAfter w:val="1"/>
          <w:wAfter w:w="84" w:type="dxa"/>
          <w:trHeight w:val="198"/>
          <w:jc w:val="center"/>
          <w:del w:id="3348"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7F79B1AE" w14:textId="771E0C1D" w:rsidR="00AC4387" w:rsidRPr="005A3273" w:rsidDel="00456DDE" w:rsidRDefault="00AC4387" w:rsidP="005A5A89">
            <w:pPr>
              <w:spacing w:after="0"/>
              <w:jc w:val="center"/>
              <w:rPr>
                <w:moveFrom w:id="3349" w:author="Sean de Noronha | DRG" w:date="2026-09-25T15:37:00Z" w16du:dateUtc="2026-09-25T13:37:00Z"/>
                <w:rFonts w:eastAsia="Times New Roman" w:cs="Arial"/>
                <w:b/>
                <w:bCs/>
                <w:sz w:val="16"/>
                <w:szCs w:val="16"/>
              </w:rPr>
            </w:pPr>
            <w:moveFrom w:id="3350" w:author="Sean de Noronha | DRG" w:date="2026-09-25T15:37:00Z" w16du:dateUtc="2026-09-25T13:37:00Z">
              <w:r>
                <w:rPr>
                  <w:rFonts w:eastAsia="Times New Roman" w:cs="Arial"/>
                  <w:b/>
                  <w:bCs/>
                  <w:sz w:val="16"/>
                  <w:szCs w:val="16"/>
                </w:rPr>
                <w:t>9</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7AA269DA" w14:textId="2C612F56" w:rsidR="00AC4387" w:rsidRPr="005A3273" w:rsidDel="00456DDE" w:rsidRDefault="00AC4387" w:rsidP="005A5A89">
            <w:pPr>
              <w:spacing w:after="0"/>
              <w:jc w:val="center"/>
              <w:rPr>
                <w:moveFrom w:id="3351" w:author="Sean de Noronha | DRG" w:date="2026-09-25T15:37:00Z" w16du:dateUtc="2026-09-25T13:37:00Z"/>
                <w:rFonts w:eastAsia="Times New Roman" w:cs="Arial"/>
                <w:color w:val="173753"/>
                <w:sz w:val="16"/>
                <w:szCs w:val="16"/>
              </w:rPr>
            </w:pPr>
            <w:moveFrom w:id="3352" w:author="Sean de Noronha | DRG" w:date="2026-09-25T15:37:00Z" w16du:dateUtc="2026-09-25T13:37:00Z">
              <w:r>
                <w:rPr>
                  <w:rFonts w:eastAsia="Times New Roman" w:cs="Arial"/>
                  <w:color w:val="173753"/>
                  <w:sz w:val="16"/>
                  <w:szCs w:val="16"/>
                </w:rPr>
                <w:t>0.96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43C3C3F6" w14:textId="6EBAA453" w:rsidR="00AC4387" w:rsidRPr="005A3273" w:rsidDel="00456DDE" w:rsidRDefault="00AC4387" w:rsidP="005A5A89">
            <w:pPr>
              <w:spacing w:after="0"/>
              <w:jc w:val="center"/>
              <w:rPr>
                <w:moveFrom w:id="3353" w:author="Sean de Noronha | DRG" w:date="2026-09-25T15:37:00Z" w16du:dateUtc="2026-09-25T13:37:00Z"/>
                <w:rFonts w:eastAsia="Times New Roman" w:cs="Arial"/>
                <w:color w:val="173753"/>
                <w:sz w:val="16"/>
                <w:szCs w:val="16"/>
              </w:rPr>
            </w:pPr>
            <w:moveFrom w:id="3354" w:author="Sean de Noronha | DRG" w:date="2026-09-25T15:37:00Z" w16du:dateUtc="2026-09-25T13:37:00Z">
              <w:r>
                <w:rPr>
                  <w:rFonts w:eastAsia="Times New Roman" w:cs="Arial"/>
                  <w:color w:val="173753"/>
                  <w:sz w:val="16"/>
                  <w:szCs w:val="16"/>
                </w:rPr>
                <w:t>0.98 T</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8418045" w14:textId="4ED0E8AC" w:rsidR="00AC4387" w:rsidRPr="005A3273" w:rsidDel="00456DDE" w:rsidRDefault="00AC4387" w:rsidP="005A5A89">
            <w:pPr>
              <w:spacing w:after="0"/>
              <w:jc w:val="center"/>
              <w:rPr>
                <w:moveFrom w:id="3355" w:author="Sean de Noronha | DRG" w:date="2026-09-25T15:37:00Z" w16du:dateUtc="2026-09-25T13:37:00Z"/>
                <w:rFonts w:eastAsia="Times New Roman" w:cs="Arial"/>
                <w:color w:val="173753"/>
                <w:sz w:val="16"/>
                <w:szCs w:val="16"/>
              </w:rPr>
            </w:pPr>
            <w:moveFrom w:id="3356" w:author="Sean de Noronha | DRG" w:date="2026-09-25T15:37:00Z" w16du:dateUtc="2026-09-25T13:37:00Z">
              <w:r>
                <w:rPr>
                  <w:rFonts w:eastAsia="Times New Roman" w:cs="Arial"/>
                  <w:color w:val="173753"/>
                  <w:sz w:val="16"/>
                  <w:szCs w:val="16"/>
                </w:rPr>
                <w:t>0.86 T</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3E2B0FC" w14:textId="6C2F074B" w:rsidR="00AC4387" w:rsidRPr="005A3273" w:rsidDel="00456DDE" w:rsidRDefault="00AC4387" w:rsidP="005A5A89">
            <w:pPr>
              <w:spacing w:after="0"/>
              <w:jc w:val="center"/>
              <w:rPr>
                <w:moveFrom w:id="3357" w:author="Sean de Noronha | DRG" w:date="2026-09-25T15:37:00Z" w16du:dateUtc="2026-09-25T13:37:00Z"/>
                <w:rFonts w:eastAsia="Times New Roman" w:cs="Arial"/>
                <w:color w:val="173753"/>
                <w:sz w:val="16"/>
                <w:szCs w:val="16"/>
              </w:rPr>
            </w:pPr>
            <w:moveFrom w:id="3358" w:author="Sean de Noronha | DRG" w:date="2026-09-25T15:37:00Z" w16du:dateUtc="2026-09-25T13:37:00Z">
              <w:r>
                <w:rPr>
                  <w:rFonts w:eastAsia="Times New Roman" w:cs="Arial"/>
                  <w:color w:val="173753"/>
                  <w:sz w:val="16"/>
                  <w:szCs w:val="16"/>
                </w:rPr>
                <w:t>0.89 U</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7AAC65D2" w14:textId="6A15435C" w:rsidR="00AC4387" w:rsidRPr="005A3273" w:rsidDel="00456DDE" w:rsidRDefault="00AC4387" w:rsidP="005A5A89">
            <w:pPr>
              <w:spacing w:after="0"/>
              <w:jc w:val="center"/>
              <w:rPr>
                <w:moveFrom w:id="3359" w:author="Sean de Noronha | DRG" w:date="2026-09-25T15:37:00Z" w16du:dateUtc="2026-09-25T13:37:00Z"/>
                <w:rFonts w:eastAsia="Times New Roman" w:cs="Arial"/>
                <w:color w:val="173753"/>
                <w:sz w:val="16"/>
                <w:szCs w:val="16"/>
              </w:rPr>
            </w:pPr>
            <w:moveFrom w:id="3360" w:author="Sean de Noronha | DRG" w:date="2026-09-25T15:37:00Z" w16du:dateUtc="2026-09-25T13:37:00Z">
              <w:r>
                <w:rPr>
                  <w:rFonts w:eastAsia="Times New Roman" w:cs="Arial"/>
                  <w:color w:val="173753"/>
                  <w:sz w:val="16"/>
                  <w:szCs w:val="16"/>
                </w:rPr>
                <w:t>0.91 U</w:t>
              </w:r>
            </w:moveFrom>
          </w:p>
        </w:tc>
        <w:tc>
          <w:tcPr>
            <w:tcW w:w="983"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42CB24EC" w14:textId="62D3C5DD" w:rsidR="00AC4387" w:rsidRPr="005A3273" w:rsidDel="00456DDE" w:rsidRDefault="00AC4387" w:rsidP="005A5A89">
            <w:pPr>
              <w:spacing w:after="0"/>
              <w:jc w:val="center"/>
              <w:rPr>
                <w:moveFrom w:id="3361" w:author="Sean de Noronha | DRG" w:date="2026-09-25T15:37:00Z" w16du:dateUtc="2026-09-25T13:37:00Z"/>
                <w:rFonts w:eastAsia="Times New Roman" w:cs="Arial"/>
                <w:color w:val="173753"/>
                <w:sz w:val="16"/>
                <w:szCs w:val="16"/>
              </w:rPr>
            </w:pPr>
            <w:moveFrom w:id="3362" w:author="Sean de Noronha | DRG" w:date="2026-09-25T15:37:00Z" w16du:dateUtc="2026-09-25T13:37:00Z">
              <w:r>
                <w:rPr>
                  <w:rFonts w:eastAsia="Times New Roman" w:cs="Arial"/>
                  <w:color w:val="173753"/>
                  <w:sz w:val="16"/>
                  <w:szCs w:val="16"/>
                </w:rPr>
                <w:t>0.93 U</w:t>
              </w:r>
            </w:moveFrom>
          </w:p>
        </w:tc>
      </w:tr>
      <w:tr w:rsidR="00AC4387" w:rsidRPr="005A3273" w:rsidDel="00456DDE" w14:paraId="7258EE4B" w14:textId="77777777" w:rsidTr="00AC4387">
        <w:trPr>
          <w:gridAfter w:val="1"/>
          <w:wAfter w:w="84" w:type="dxa"/>
          <w:trHeight w:val="198"/>
          <w:jc w:val="center"/>
          <w:del w:id="3363"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6471A419" w14:textId="63E430DB" w:rsidR="00AC4387" w:rsidRPr="005A3273" w:rsidDel="00456DDE" w:rsidRDefault="00AC4387" w:rsidP="005A5A89">
            <w:pPr>
              <w:spacing w:after="0"/>
              <w:jc w:val="center"/>
              <w:rPr>
                <w:moveFrom w:id="3364" w:author="Sean de Noronha | DRG" w:date="2026-09-25T15:37:00Z" w16du:dateUtc="2026-09-25T13:37:00Z"/>
                <w:rFonts w:eastAsia="Times New Roman" w:cs="Arial"/>
                <w:b/>
                <w:bCs/>
                <w:sz w:val="16"/>
                <w:szCs w:val="16"/>
              </w:rPr>
            </w:pPr>
            <w:moveFrom w:id="3365" w:author="Sean de Noronha | DRG" w:date="2026-09-25T15:37:00Z" w16du:dateUtc="2026-09-25T13:37:00Z">
              <w:r>
                <w:rPr>
                  <w:rFonts w:eastAsia="Times New Roman" w:cs="Arial"/>
                  <w:b/>
                  <w:bCs/>
                  <w:sz w:val="16"/>
                  <w:szCs w:val="16"/>
                </w:rPr>
                <w:t>12</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6B131F0" w14:textId="7BF61873" w:rsidR="00AC4387" w:rsidRPr="005A3273" w:rsidDel="00456DDE" w:rsidRDefault="00AC4387" w:rsidP="005A5A89">
            <w:pPr>
              <w:spacing w:after="0"/>
              <w:jc w:val="center"/>
              <w:rPr>
                <w:moveFrom w:id="3366" w:author="Sean de Noronha | DRG" w:date="2026-09-25T15:37:00Z" w16du:dateUtc="2026-09-25T13:37:00Z"/>
                <w:rFonts w:eastAsia="Times New Roman" w:cs="Arial"/>
                <w:color w:val="173753"/>
                <w:sz w:val="16"/>
                <w:szCs w:val="16"/>
              </w:rPr>
            </w:pPr>
            <w:moveFrom w:id="3367" w:author="Sean de Noronha | DRG" w:date="2026-09-25T15:37:00Z" w16du:dateUtc="2026-09-25T13:37:00Z">
              <w:r>
                <w:rPr>
                  <w:rFonts w:eastAsia="Times New Roman" w:cs="Arial"/>
                  <w:color w:val="173753"/>
                  <w:sz w:val="16"/>
                  <w:szCs w:val="16"/>
                </w:rPr>
                <w:t>0.84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06D5C2BF" w14:textId="5E39D1FF" w:rsidR="00AC4387" w:rsidRPr="005A3273" w:rsidDel="00456DDE" w:rsidRDefault="00AC4387" w:rsidP="005A5A89">
            <w:pPr>
              <w:spacing w:after="0"/>
              <w:jc w:val="center"/>
              <w:rPr>
                <w:moveFrom w:id="3368" w:author="Sean de Noronha | DRG" w:date="2026-09-25T15:37:00Z" w16du:dateUtc="2026-09-25T13:37:00Z"/>
                <w:rFonts w:eastAsia="Times New Roman" w:cs="Arial"/>
                <w:color w:val="FFFFFF"/>
                <w:sz w:val="16"/>
                <w:szCs w:val="16"/>
              </w:rPr>
            </w:pPr>
            <w:moveFrom w:id="3369" w:author="Sean de Noronha | DRG" w:date="2026-09-25T15:37:00Z" w16du:dateUtc="2026-09-25T13:37:00Z">
              <w:r>
                <w:rPr>
                  <w:rFonts w:eastAsia="Times New Roman" w:cs="Arial"/>
                  <w:color w:val="FFFFFF"/>
                  <w:sz w:val="16"/>
                  <w:szCs w:val="16"/>
                </w:rPr>
                <w:t>1.06 T</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519CC4EB" w14:textId="2ADDA192" w:rsidR="00AC4387" w:rsidRPr="005A3273" w:rsidDel="00456DDE" w:rsidRDefault="00AC4387" w:rsidP="005A5A89">
            <w:pPr>
              <w:spacing w:after="0"/>
              <w:jc w:val="center"/>
              <w:rPr>
                <w:moveFrom w:id="3370" w:author="Sean de Noronha | DRG" w:date="2026-09-25T15:37:00Z" w16du:dateUtc="2026-09-25T13:37:00Z"/>
                <w:rFonts w:eastAsia="Times New Roman" w:cs="Arial"/>
                <w:color w:val="173753"/>
                <w:sz w:val="16"/>
                <w:szCs w:val="16"/>
              </w:rPr>
            </w:pPr>
            <w:moveFrom w:id="3371" w:author="Sean de Noronha | DRG" w:date="2026-09-25T15:37:00Z" w16du:dateUtc="2026-09-25T13:37:00Z">
              <w:r>
                <w:rPr>
                  <w:rFonts w:eastAsia="Times New Roman" w:cs="Arial"/>
                  <w:color w:val="173753"/>
                  <w:sz w:val="16"/>
                  <w:szCs w:val="16"/>
                </w:rPr>
                <w:t>0.88 T</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63B59AB" w14:textId="042ED117" w:rsidR="00AC4387" w:rsidRPr="005A3273" w:rsidDel="00456DDE" w:rsidRDefault="00AC4387" w:rsidP="005A5A89">
            <w:pPr>
              <w:spacing w:after="0"/>
              <w:jc w:val="center"/>
              <w:rPr>
                <w:moveFrom w:id="3372" w:author="Sean de Noronha | DRG" w:date="2026-09-25T15:37:00Z" w16du:dateUtc="2026-09-25T13:37:00Z"/>
                <w:rFonts w:eastAsia="Times New Roman" w:cs="Arial"/>
                <w:color w:val="173753"/>
                <w:sz w:val="16"/>
                <w:szCs w:val="16"/>
              </w:rPr>
            </w:pPr>
            <w:moveFrom w:id="3373" w:author="Sean de Noronha | DRG" w:date="2026-09-25T15:37:00Z" w16du:dateUtc="2026-09-25T13:37:00Z">
              <w:r>
                <w:rPr>
                  <w:rFonts w:eastAsia="Times New Roman" w:cs="Arial"/>
                  <w:color w:val="173753"/>
                  <w:sz w:val="16"/>
                  <w:szCs w:val="16"/>
                </w:rPr>
                <w:t>0.88 U</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2DEBB6FC" w14:textId="1ACE6720" w:rsidR="00AC4387" w:rsidRPr="005A3273" w:rsidDel="00456DDE" w:rsidRDefault="00AC4387" w:rsidP="005A5A89">
            <w:pPr>
              <w:spacing w:after="0"/>
              <w:jc w:val="center"/>
              <w:rPr>
                <w:moveFrom w:id="3374" w:author="Sean de Noronha | DRG" w:date="2026-09-25T15:37:00Z" w16du:dateUtc="2026-09-25T13:37:00Z"/>
                <w:rFonts w:eastAsia="Times New Roman" w:cs="Arial"/>
                <w:color w:val="173753"/>
                <w:sz w:val="16"/>
                <w:szCs w:val="16"/>
              </w:rPr>
            </w:pPr>
            <w:moveFrom w:id="3375" w:author="Sean de Noronha | DRG" w:date="2026-09-25T15:37:00Z" w16du:dateUtc="2026-09-25T13:37:00Z">
              <w:r>
                <w:rPr>
                  <w:rFonts w:eastAsia="Times New Roman" w:cs="Arial"/>
                  <w:color w:val="173753"/>
                  <w:sz w:val="16"/>
                  <w:szCs w:val="16"/>
                </w:rPr>
                <w:t>0.90 U</w:t>
              </w:r>
            </w:moveFrom>
          </w:p>
        </w:tc>
        <w:tc>
          <w:tcPr>
            <w:tcW w:w="983"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46D7AE6C" w14:textId="53FD4F79" w:rsidR="00AC4387" w:rsidRPr="005A3273" w:rsidDel="00456DDE" w:rsidRDefault="00AC4387" w:rsidP="005A5A89">
            <w:pPr>
              <w:spacing w:after="0"/>
              <w:jc w:val="center"/>
              <w:rPr>
                <w:moveFrom w:id="3376" w:author="Sean de Noronha | DRG" w:date="2026-09-25T15:37:00Z" w16du:dateUtc="2026-09-25T13:37:00Z"/>
                <w:rFonts w:eastAsia="Times New Roman" w:cs="Arial"/>
                <w:color w:val="173753"/>
                <w:sz w:val="16"/>
                <w:szCs w:val="16"/>
              </w:rPr>
            </w:pPr>
            <w:moveFrom w:id="3377" w:author="Sean de Noronha | DRG" w:date="2026-09-25T15:37:00Z" w16du:dateUtc="2026-09-25T13:37:00Z">
              <w:r>
                <w:rPr>
                  <w:rFonts w:eastAsia="Times New Roman" w:cs="Arial"/>
                  <w:color w:val="173753"/>
                  <w:sz w:val="16"/>
                  <w:szCs w:val="16"/>
                </w:rPr>
                <w:t>0.93 U</w:t>
              </w:r>
            </w:moveFrom>
          </w:p>
        </w:tc>
      </w:tr>
      <w:tr w:rsidR="00AC4387" w:rsidRPr="005A3273" w:rsidDel="00456DDE" w14:paraId="04EC24FD" w14:textId="77777777" w:rsidTr="00AC4387">
        <w:trPr>
          <w:gridAfter w:val="1"/>
          <w:wAfter w:w="84" w:type="dxa"/>
          <w:trHeight w:val="198"/>
          <w:jc w:val="center"/>
          <w:del w:id="3378"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73E2CCB6" w14:textId="0E329E47" w:rsidR="00AC4387" w:rsidRPr="005A3273" w:rsidDel="00456DDE" w:rsidRDefault="00AC4387" w:rsidP="005A5A89">
            <w:pPr>
              <w:spacing w:after="0"/>
              <w:jc w:val="center"/>
              <w:rPr>
                <w:moveFrom w:id="3379" w:author="Sean de Noronha | DRG" w:date="2026-09-25T15:37:00Z" w16du:dateUtc="2026-09-25T13:37:00Z"/>
                <w:rFonts w:eastAsia="Times New Roman" w:cs="Arial"/>
                <w:b/>
                <w:bCs/>
                <w:sz w:val="16"/>
                <w:szCs w:val="16"/>
              </w:rPr>
            </w:pPr>
            <w:moveFrom w:id="3380" w:author="Sean de Noronha | DRG" w:date="2026-09-25T15:37:00Z" w16du:dateUtc="2026-09-25T13:37:00Z">
              <w:r>
                <w:rPr>
                  <w:rFonts w:eastAsia="Times New Roman" w:cs="Arial"/>
                  <w:b/>
                  <w:bCs/>
                  <w:sz w:val="16"/>
                  <w:szCs w:val="16"/>
                </w:rPr>
                <w:t>15</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5ED45415" w14:textId="52A0120D" w:rsidR="00AC4387" w:rsidRPr="005A3273" w:rsidDel="00456DDE" w:rsidRDefault="00AC4387" w:rsidP="005A5A89">
            <w:pPr>
              <w:spacing w:after="0"/>
              <w:jc w:val="center"/>
              <w:rPr>
                <w:moveFrom w:id="3381" w:author="Sean de Noronha | DRG" w:date="2026-09-25T15:37:00Z" w16du:dateUtc="2026-09-25T13:37:00Z"/>
                <w:rFonts w:eastAsia="Times New Roman" w:cs="Arial"/>
                <w:color w:val="173753"/>
                <w:sz w:val="16"/>
                <w:szCs w:val="16"/>
              </w:rPr>
            </w:pPr>
            <w:moveFrom w:id="3382" w:author="Sean de Noronha | DRG" w:date="2026-09-25T15:37:00Z" w16du:dateUtc="2026-09-25T13:37:00Z">
              <w:r>
                <w:rPr>
                  <w:rFonts w:eastAsia="Times New Roman" w:cs="Arial"/>
                  <w:color w:val="173753"/>
                  <w:sz w:val="16"/>
                  <w:szCs w:val="16"/>
                </w:rPr>
                <w:t>0.76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12AA8E1C" w14:textId="209C97A1" w:rsidR="00AC4387" w:rsidRPr="005A3273" w:rsidDel="00456DDE" w:rsidRDefault="00AC4387" w:rsidP="005A5A89">
            <w:pPr>
              <w:spacing w:after="0"/>
              <w:jc w:val="center"/>
              <w:rPr>
                <w:moveFrom w:id="3383" w:author="Sean de Noronha | DRG" w:date="2026-09-25T15:37:00Z" w16du:dateUtc="2026-09-25T13:37:00Z"/>
                <w:rFonts w:eastAsia="Times New Roman" w:cs="Arial"/>
                <w:color w:val="FFFFFF"/>
                <w:sz w:val="16"/>
                <w:szCs w:val="16"/>
              </w:rPr>
            </w:pPr>
            <w:moveFrom w:id="3384" w:author="Sean de Noronha | DRG" w:date="2026-09-25T15:37:00Z" w16du:dateUtc="2026-09-25T13:37:00Z">
              <w:r>
                <w:rPr>
                  <w:rFonts w:eastAsia="Times New Roman" w:cs="Arial"/>
                  <w:color w:val="FFFFFF"/>
                  <w:sz w:val="16"/>
                  <w:szCs w:val="16"/>
                </w:rPr>
                <w:t>1.10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341A91E7" w14:textId="4F23E1F6" w:rsidR="00AC4387" w:rsidRPr="005A3273" w:rsidDel="00456DDE" w:rsidRDefault="00AC4387" w:rsidP="005A5A89">
            <w:pPr>
              <w:spacing w:after="0"/>
              <w:jc w:val="center"/>
              <w:rPr>
                <w:moveFrom w:id="3385" w:author="Sean de Noronha | DRG" w:date="2026-09-25T15:37:00Z" w16du:dateUtc="2026-09-25T13:37:00Z"/>
                <w:rFonts w:eastAsia="Times New Roman" w:cs="Arial"/>
                <w:color w:val="173753"/>
                <w:sz w:val="16"/>
                <w:szCs w:val="16"/>
              </w:rPr>
            </w:pPr>
            <w:moveFrom w:id="3386" w:author="Sean de Noronha | DRG" w:date="2026-09-25T15:37:00Z" w16du:dateUtc="2026-09-25T13:37:00Z">
              <w:r>
                <w:rPr>
                  <w:rFonts w:eastAsia="Times New Roman" w:cs="Arial"/>
                  <w:color w:val="173753"/>
                  <w:sz w:val="16"/>
                  <w:szCs w:val="16"/>
                </w:rPr>
                <w:t>0.92 T</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A5C1A90" w14:textId="5D6E7D3A" w:rsidR="00AC4387" w:rsidRPr="005A3273" w:rsidDel="00456DDE" w:rsidRDefault="00AC4387" w:rsidP="005A5A89">
            <w:pPr>
              <w:spacing w:after="0"/>
              <w:jc w:val="center"/>
              <w:rPr>
                <w:moveFrom w:id="3387" w:author="Sean de Noronha | DRG" w:date="2026-09-25T15:37:00Z" w16du:dateUtc="2026-09-25T13:37:00Z"/>
                <w:rFonts w:eastAsia="Times New Roman" w:cs="Arial"/>
                <w:color w:val="173753"/>
                <w:sz w:val="16"/>
                <w:szCs w:val="16"/>
              </w:rPr>
            </w:pPr>
            <w:moveFrom w:id="3388" w:author="Sean de Noronha | DRG" w:date="2026-09-25T15:37:00Z" w16du:dateUtc="2026-09-25T13:37:00Z">
              <w:r>
                <w:rPr>
                  <w:rFonts w:eastAsia="Times New Roman" w:cs="Arial"/>
                  <w:color w:val="173753"/>
                  <w:sz w:val="16"/>
                  <w:szCs w:val="16"/>
                </w:rPr>
                <w:t>0.87 T</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A7409BD" w14:textId="552367D8" w:rsidR="00AC4387" w:rsidRPr="005A3273" w:rsidDel="00456DDE" w:rsidRDefault="00AC4387" w:rsidP="005A5A89">
            <w:pPr>
              <w:spacing w:after="0"/>
              <w:jc w:val="center"/>
              <w:rPr>
                <w:moveFrom w:id="3389" w:author="Sean de Noronha | DRG" w:date="2026-09-25T15:37:00Z" w16du:dateUtc="2026-09-25T13:37:00Z"/>
                <w:rFonts w:eastAsia="Times New Roman" w:cs="Arial"/>
                <w:color w:val="173753"/>
                <w:sz w:val="16"/>
                <w:szCs w:val="16"/>
              </w:rPr>
            </w:pPr>
            <w:moveFrom w:id="3390" w:author="Sean de Noronha | DRG" w:date="2026-09-25T15:37:00Z" w16du:dateUtc="2026-09-25T13:37:00Z">
              <w:r>
                <w:rPr>
                  <w:rFonts w:eastAsia="Times New Roman" w:cs="Arial"/>
                  <w:color w:val="173753"/>
                  <w:sz w:val="16"/>
                  <w:szCs w:val="16"/>
                </w:rPr>
                <w:t>0.89 U</w:t>
              </w:r>
            </w:moveFrom>
          </w:p>
        </w:tc>
        <w:tc>
          <w:tcPr>
            <w:tcW w:w="983"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10A66238" w14:textId="043CEFEE" w:rsidR="00AC4387" w:rsidRPr="005A3273" w:rsidDel="00456DDE" w:rsidRDefault="00AC4387" w:rsidP="005A5A89">
            <w:pPr>
              <w:spacing w:after="0"/>
              <w:jc w:val="center"/>
              <w:rPr>
                <w:moveFrom w:id="3391" w:author="Sean de Noronha | DRG" w:date="2026-09-25T15:37:00Z" w16du:dateUtc="2026-09-25T13:37:00Z"/>
                <w:rFonts w:eastAsia="Times New Roman" w:cs="Arial"/>
                <w:color w:val="173753"/>
                <w:sz w:val="16"/>
                <w:szCs w:val="16"/>
              </w:rPr>
            </w:pPr>
            <w:moveFrom w:id="3392" w:author="Sean de Noronha | DRG" w:date="2026-09-25T15:37:00Z" w16du:dateUtc="2026-09-25T13:37:00Z">
              <w:r>
                <w:rPr>
                  <w:rFonts w:eastAsia="Times New Roman" w:cs="Arial"/>
                  <w:color w:val="173753"/>
                  <w:sz w:val="16"/>
                  <w:szCs w:val="16"/>
                </w:rPr>
                <w:t>0.92 U</w:t>
              </w:r>
            </w:moveFrom>
          </w:p>
        </w:tc>
      </w:tr>
      <w:tr w:rsidR="00AC4387" w:rsidRPr="005A3273" w:rsidDel="00456DDE" w14:paraId="319B9283" w14:textId="77777777" w:rsidTr="00AC4387">
        <w:trPr>
          <w:gridAfter w:val="1"/>
          <w:wAfter w:w="84" w:type="dxa"/>
          <w:trHeight w:val="198"/>
          <w:jc w:val="center"/>
          <w:del w:id="3393"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764FB796" w14:textId="167D12A9" w:rsidR="00AC4387" w:rsidRPr="005A3273" w:rsidDel="00456DDE" w:rsidRDefault="00AC4387" w:rsidP="005A5A89">
            <w:pPr>
              <w:spacing w:after="0"/>
              <w:jc w:val="center"/>
              <w:rPr>
                <w:moveFrom w:id="3394" w:author="Sean de Noronha | DRG" w:date="2026-09-25T15:37:00Z" w16du:dateUtc="2026-09-25T13:37:00Z"/>
                <w:rFonts w:eastAsia="Times New Roman" w:cs="Arial"/>
                <w:b/>
                <w:bCs/>
                <w:sz w:val="16"/>
                <w:szCs w:val="16"/>
              </w:rPr>
            </w:pPr>
            <w:moveFrom w:id="3395" w:author="Sean de Noronha | DRG" w:date="2026-09-25T15:37:00Z" w16du:dateUtc="2026-09-25T13:37:00Z">
              <w:r>
                <w:rPr>
                  <w:rFonts w:eastAsia="Times New Roman" w:cs="Arial"/>
                  <w:b/>
                  <w:bCs/>
                  <w:sz w:val="16"/>
                  <w:szCs w:val="16"/>
                </w:rPr>
                <w:t>18</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6B42FE3C" w14:textId="0845D95C" w:rsidR="00AC4387" w:rsidRPr="005A3273" w:rsidDel="00456DDE" w:rsidRDefault="00AC4387" w:rsidP="005A5A89">
            <w:pPr>
              <w:spacing w:after="0"/>
              <w:jc w:val="center"/>
              <w:rPr>
                <w:moveFrom w:id="3396" w:author="Sean de Noronha | DRG" w:date="2026-09-25T15:37:00Z" w16du:dateUtc="2026-09-25T13:37:00Z"/>
                <w:rFonts w:eastAsia="Times New Roman" w:cs="Arial"/>
                <w:color w:val="FFFFFF"/>
                <w:sz w:val="16"/>
                <w:szCs w:val="16"/>
              </w:rPr>
            </w:pPr>
            <w:moveFrom w:id="3397" w:author="Sean de Noronha | DRG" w:date="2026-09-25T15:37:00Z" w16du:dateUtc="2026-09-25T13:37:00Z">
              <w:r>
                <w:rPr>
                  <w:rFonts w:eastAsia="Times New Roman" w:cs="Arial"/>
                  <w:color w:val="FFFFFF"/>
                  <w:sz w:val="16"/>
                  <w:szCs w:val="16"/>
                </w:rPr>
                <w:t>0.70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042030AC" w14:textId="5C399415" w:rsidR="00AC4387" w:rsidRPr="005A3273" w:rsidDel="00456DDE" w:rsidRDefault="00AC4387" w:rsidP="005A5A89">
            <w:pPr>
              <w:spacing w:after="0"/>
              <w:jc w:val="center"/>
              <w:rPr>
                <w:moveFrom w:id="3398" w:author="Sean de Noronha | DRG" w:date="2026-09-25T15:37:00Z" w16du:dateUtc="2026-09-25T13:37:00Z"/>
                <w:rFonts w:eastAsia="Times New Roman" w:cs="Arial"/>
                <w:color w:val="173753"/>
                <w:sz w:val="16"/>
                <w:szCs w:val="16"/>
              </w:rPr>
            </w:pPr>
            <w:moveFrom w:id="3399" w:author="Sean de Noronha | DRG" w:date="2026-09-25T15:37:00Z" w16du:dateUtc="2026-09-25T13:37:00Z">
              <w:r>
                <w:rPr>
                  <w:rFonts w:eastAsia="Times New Roman" w:cs="Arial"/>
                  <w:color w:val="173753"/>
                  <w:sz w:val="16"/>
                  <w:szCs w:val="16"/>
                </w:rPr>
                <w:t>1.03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61F7E71C" w14:textId="2AE4FA5E" w:rsidR="00AC4387" w:rsidRPr="005A3273" w:rsidDel="00456DDE" w:rsidRDefault="00AC4387" w:rsidP="005A5A89">
            <w:pPr>
              <w:spacing w:after="0"/>
              <w:jc w:val="center"/>
              <w:rPr>
                <w:moveFrom w:id="3400" w:author="Sean de Noronha | DRG" w:date="2026-09-25T15:37:00Z" w16du:dateUtc="2026-09-25T13:37:00Z"/>
                <w:rFonts w:eastAsia="Times New Roman" w:cs="Arial"/>
                <w:color w:val="173753"/>
                <w:sz w:val="16"/>
                <w:szCs w:val="16"/>
              </w:rPr>
            </w:pPr>
            <w:moveFrom w:id="3401" w:author="Sean de Noronha | DRG" w:date="2026-09-25T15:37:00Z" w16du:dateUtc="2026-09-25T13:37:00Z">
              <w:r>
                <w:rPr>
                  <w:rFonts w:eastAsia="Times New Roman" w:cs="Arial"/>
                  <w:color w:val="173753"/>
                  <w:sz w:val="16"/>
                  <w:szCs w:val="16"/>
                </w:rPr>
                <w:t>0.97 T</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E6A18F3" w14:textId="2F1E4EA4" w:rsidR="00AC4387" w:rsidRPr="005A3273" w:rsidDel="00456DDE" w:rsidRDefault="00AC4387" w:rsidP="005A5A89">
            <w:pPr>
              <w:spacing w:after="0"/>
              <w:jc w:val="center"/>
              <w:rPr>
                <w:moveFrom w:id="3402" w:author="Sean de Noronha | DRG" w:date="2026-09-25T15:37:00Z" w16du:dateUtc="2026-09-25T13:37:00Z"/>
                <w:rFonts w:eastAsia="Times New Roman" w:cs="Arial"/>
                <w:color w:val="173753"/>
                <w:sz w:val="16"/>
                <w:szCs w:val="16"/>
              </w:rPr>
            </w:pPr>
            <w:moveFrom w:id="3403" w:author="Sean de Noronha | DRG" w:date="2026-09-25T15:37:00Z" w16du:dateUtc="2026-09-25T13:37:00Z">
              <w:r>
                <w:rPr>
                  <w:rFonts w:eastAsia="Times New Roman" w:cs="Arial"/>
                  <w:color w:val="173753"/>
                  <w:sz w:val="16"/>
                  <w:szCs w:val="16"/>
                </w:rPr>
                <w:t>0.86 T</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74C252D" w14:textId="15A3B8CA" w:rsidR="00AC4387" w:rsidRPr="005A3273" w:rsidDel="00456DDE" w:rsidRDefault="00AC4387" w:rsidP="005A5A89">
            <w:pPr>
              <w:spacing w:after="0"/>
              <w:jc w:val="center"/>
              <w:rPr>
                <w:moveFrom w:id="3404" w:author="Sean de Noronha | DRG" w:date="2026-09-25T15:37:00Z" w16du:dateUtc="2026-09-25T13:37:00Z"/>
                <w:rFonts w:eastAsia="Times New Roman" w:cs="Arial"/>
                <w:color w:val="173753"/>
                <w:sz w:val="16"/>
                <w:szCs w:val="16"/>
              </w:rPr>
            </w:pPr>
            <w:moveFrom w:id="3405" w:author="Sean de Noronha | DRG" w:date="2026-09-25T15:37:00Z" w16du:dateUtc="2026-09-25T13:37:00Z">
              <w:r>
                <w:rPr>
                  <w:rFonts w:eastAsia="Times New Roman" w:cs="Arial"/>
                  <w:color w:val="173753"/>
                  <w:sz w:val="16"/>
                  <w:szCs w:val="16"/>
                </w:rPr>
                <w:t>0.88 U</w:t>
              </w:r>
            </w:moveFrom>
          </w:p>
        </w:tc>
        <w:tc>
          <w:tcPr>
            <w:tcW w:w="983"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4F3B15C6" w14:textId="7F031955" w:rsidR="00AC4387" w:rsidRPr="005A3273" w:rsidDel="00456DDE" w:rsidRDefault="00AC4387" w:rsidP="005A5A89">
            <w:pPr>
              <w:spacing w:after="0"/>
              <w:jc w:val="center"/>
              <w:rPr>
                <w:moveFrom w:id="3406" w:author="Sean de Noronha | DRG" w:date="2026-09-25T15:37:00Z" w16du:dateUtc="2026-09-25T13:37:00Z"/>
                <w:rFonts w:eastAsia="Times New Roman" w:cs="Arial"/>
                <w:color w:val="173753"/>
                <w:sz w:val="16"/>
                <w:szCs w:val="16"/>
              </w:rPr>
            </w:pPr>
            <w:moveFrom w:id="3407" w:author="Sean de Noronha | DRG" w:date="2026-09-25T15:37:00Z" w16du:dateUtc="2026-09-25T13:37:00Z">
              <w:r>
                <w:rPr>
                  <w:rFonts w:eastAsia="Times New Roman" w:cs="Arial"/>
                  <w:color w:val="173753"/>
                  <w:sz w:val="16"/>
                  <w:szCs w:val="16"/>
                </w:rPr>
                <w:t>0.91 U</w:t>
              </w:r>
            </w:moveFrom>
          </w:p>
        </w:tc>
      </w:tr>
      <w:tr w:rsidR="00AC4387" w:rsidRPr="005A3273" w:rsidDel="00456DDE" w14:paraId="74F6ABE3" w14:textId="77777777" w:rsidTr="00AC4387">
        <w:trPr>
          <w:gridAfter w:val="1"/>
          <w:wAfter w:w="84" w:type="dxa"/>
          <w:trHeight w:val="198"/>
          <w:jc w:val="center"/>
          <w:del w:id="3408"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037E9ECE" w14:textId="7830ADD1" w:rsidR="00AC4387" w:rsidRPr="005A3273" w:rsidDel="00456DDE" w:rsidRDefault="00AC4387" w:rsidP="005A5A89">
            <w:pPr>
              <w:spacing w:after="0"/>
              <w:jc w:val="center"/>
              <w:rPr>
                <w:moveFrom w:id="3409" w:author="Sean de Noronha | DRG" w:date="2026-09-25T15:37:00Z" w16du:dateUtc="2026-09-25T13:37:00Z"/>
                <w:rFonts w:eastAsia="Times New Roman" w:cs="Arial"/>
                <w:b/>
                <w:bCs/>
                <w:sz w:val="16"/>
                <w:szCs w:val="16"/>
              </w:rPr>
            </w:pPr>
            <w:moveFrom w:id="3410" w:author="Sean de Noronha | DRG" w:date="2026-09-25T15:37:00Z" w16du:dateUtc="2026-09-25T13:37:00Z">
              <w:r>
                <w:rPr>
                  <w:rFonts w:eastAsia="Times New Roman" w:cs="Arial"/>
                  <w:b/>
                  <w:bCs/>
                  <w:sz w:val="16"/>
                  <w:szCs w:val="16"/>
                </w:rPr>
                <w:t>21</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2B9EE7C1" w14:textId="6D993622" w:rsidR="00AC4387" w:rsidRPr="005A3273" w:rsidDel="00456DDE" w:rsidRDefault="00AC4387" w:rsidP="005A5A89">
            <w:pPr>
              <w:spacing w:after="0"/>
              <w:jc w:val="center"/>
              <w:rPr>
                <w:moveFrom w:id="3411" w:author="Sean de Noronha | DRG" w:date="2026-09-25T15:37:00Z" w16du:dateUtc="2026-09-25T13:37:00Z"/>
                <w:rFonts w:eastAsia="Times New Roman" w:cs="Arial"/>
                <w:color w:val="FFFFFF"/>
                <w:sz w:val="16"/>
                <w:szCs w:val="16"/>
              </w:rPr>
            </w:pPr>
            <w:moveFrom w:id="3412" w:author="Sean de Noronha | DRG" w:date="2026-09-25T15:37:00Z" w16du:dateUtc="2026-09-25T13:37:00Z">
              <w:r>
                <w:rPr>
                  <w:rFonts w:eastAsia="Times New Roman" w:cs="Arial"/>
                  <w:color w:val="FFFFFF"/>
                  <w:sz w:val="16"/>
                  <w:szCs w:val="16"/>
                </w:rPr>
                <w:t>0.65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A2DA352" w14:textId="105226AB" w:rsidR="00AC4387" w:rsidRPr="005A3273" w:rsidDel="00456DDE" w:rsidRDefault="00AC4387" w:rsidP="005A5A89">
            <w:pPr>
              <w:spacing w:after="0"/>
              <w:jc w:val="center"/>
              <w:rPr>
                <w:moveFrom w:id="3413" w:author="Sean de Noronha | DRG" w:date="2026-09-25T15:37:00Z" w16du:dateUtc="2026-09-25T13:37:00Z"/>
                <w:rFonts w:eastAsia="Times New Roman" w:cs="Arial"/>
                <w:color w:val="173753"/>
                <w:sz w:val="16"/>
                <w:szCs w:val="16"/>
              </w:rPr>
            </w:pPr>
            <w:moveFrom w:id="3414" w:author="Sean de Noronha | DRG" w:date="2026-09-25T15:37:00Z" w16du:dateUtc="2026-09-25T13:37:00Z">
              <w:r>
                <w:rPr>
                  <w:rFonts w:eastAsia="Times New Roman" w:cs="Arial"/>
                  <w:color w:val="173753"/>
                  <w:sz w:val="16"/>
                  <w:szCs w:val="16"/>
                </w:rPr>
                <w:t>0.96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13DF29DA" w14:textId="7BBB7C0C" w:rsidR="00AC4387" w:rsidRPr="005A3273" w:rsidDel="00456DDE" w:rsidRDefault="00AC4387" w:rsidP="005A5A89">
            <w:pPr>
              <w:spacing w:after="0"/>
              <w:jc w:val="center"/>
              <w:rPr>
                <w:moveFrom w:id="3415" w:author="Sean de Noronha | DRG" w:date="2026-09-25T15:37:00Z" w16du:dateUtc="2026-09-25T13:37:00Z"/>
                <w:rFonts w:eastAsia="Times New Roman" w:cs="Arial"/>
                <w:color w:val="173753"/>
                <w:sz w:val="16"/>
                <w:szCs w:val="16"/>
              </w:rPr>
            </w:pPr>
            <w:moveFrom w:id="3416" w:author="Sean de Noronha | DRG" w:date="2026-09-25T15:37:00Z" w16du:dateUtc="2026-09-25T13:37:00Z">
              <w:r>
                <w:rPr>
                  <w:rFonts w:eastAsia="Times New Roman" w:cs="Arial"/>
                  <w:color w:val="173753"/>
                  <w:sz w:val="16"/>
                  <w:szCs w:val="16"/>
                </w:rPr>
                <w:t>1.01 T</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3555859" w14:textId="37EC6E3A" w:rsidR="00AC4387" w:rsidRPr="005A3273" w:rsidDel="00456DDE" w:rsidRDefault="00AC4387" w:rsidP="005A5A89">
            <w:pPr>
              <w:spacing w:after="0"/>
              <w:jc w:val="center"/>
              <w:rPr>
                <w:moveFrom w:id="3417" w:author="Sean de Noronha | DRG" w:date="2026-09-25T15:37:00Z" w16du:dateUtc="2026-09-25T13:37:00Z"/>
                <w:rFonts w:eastAsia="Times New Roman" w:cs="Arial"/>
                <w:color w:val="173753"/>
                <w:sz w:val="16"/>
                <w:szCs w:val="16"/>
              </w:rPr>
            </w:pPr>
            <w:moveFrom w:id="3418" w:author="Sean de Noronha | DRG" w:date="2026-09-25T15:37:00Z" w16du:dateUtc="2026-09-25T13:37:00Z">
              <w:r>
                <w:rPr>
                  <w:rFonts w:eastAsia="Times New Roman" w:cs="Arial"/>
                  <w:color w:val="173753"/>
                  <w:sz w:val="16"/>
                  <w:szCs w:val="16"/>
                </w:rPr>
                <w:t>0.86 T</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2C2B4B77" w14:textId="2D235323" w:rsidR="00AC4387" w:rsidRPr="005A3273" w:rsidDel="00456DDE" w:rsidRDefault="00AC4387" w:rsidP="005A5A89">
            <w:pPr>
              <w:spacing w:after="0"/>
              <w:jc w:val="center"/>
              <w:rPr>
                <w:moveFrom w:id="3419" w:author="Sean de Noronha | DRG" w:date="2026-09-25T15:37:00Z" w16du:dateUtc="2026-09-25T13:37:00Z"/>
                <w:rFonts w:eastAsia="Times New Roman" w:cs="Arial"/>
                <w:color w:val="173753"/>
                <w:sz w:val="16"/>
                <w:szCs w:val="16"/>
              </w:rPr>
            </w:pPr>
            <w:moveFrom w:id="3420" w:author="Sean de Noronha | DRG" w:date="2026-09-25T15:37:00Z" w16du:dateUtc="2026-09-25T13:37:00Z">
              <w:r>
                <w:rPr>
                  <w:rFonts w:eastAsia="Times New Roman" w:cs="Arial"/>
                  <w:color w:val="173753"/>
                  <w:sz w:val="16"/>
                  <w:szCs w:val="16"/>
                </w:rPr>
                <w:t>0.88 U</w:t>
              </w:r>
            </w:moveFrom>
          </w:p>
        </w:tc>
        <w:tc>
          <w:tcPr>
            <w:tcW w:w="983"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13FAD4E6" w14:textId="0E9C068D" w:rsidR="00AC4387" w:rsidRPr="005A3273" w:rsidDel="00456DDE" w:rsidRDefault="00AC4387" w:rsidP="005A5A89">
            <w:pPr>
              <w:spacing w:after="0"/>
              <w:jc w:val="center"/>
              <w:rPr>
                <w:moveFrom w:id="3421" w:author="Sean de Noronha | DRG" w:date="2026-09-25T15:37:00Z" w16du:dateUtc="2026-09-25T13:37:00Z"/>
                <w:rFonts w:eastAsia="Times New Roman" w:cs="Arial"/>
                <w:color w:val="173753"/>
                <w:sz w:val="16"/>
                <w:szCs w:val="16"/>
              </w:rPr>
            </w:pPr>
            <w:moveFrom w:id="3422" w:author="Sean de Noronha | DRG" w:date="2026-09-25T15:37:00Z" w16du:dateUtc="2026-09-25T13:37:00Z">
              <w:r>
                <w:rPr>
                  <w:rFonts w:eastAsia="Times New Roman" w:cs="Arial"/>
                  <w:color w:val="173753"/>
                  <w:sz w:val="16"/>
                  <w:szCs w:val="16"/>
                </w:rPr>
                <w:t>0.91 U</w:t>
              </w:r>
            </w:moveFrom>
          </w:p>
        </w:tc>
      </w:tr>
      <w:tr w:rsidR="00AC4387" w:rsidRPr="005A3273" w:rsidDel="00456DDE" w14:paraId="466A0459" w14:textId="77777777" w:rsidTr="00AC4387">
        <w:trPr>
          <w:gridAfter w:val="1"/>
          <w:wAfter w:w="84" w:type="dxa"/>
          <w:trHeight w:val="198"/>
          <w:jc w:val="center"/>
          <w:del w:id="3423"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7F83C31A" w14:textId="4E2B7512" w:rsidR="00AC4387" w:rsidRPr="005A3273" w:rsidDel="00456DDE" w:rsidRDefault="00AC4387" w:rsidP="005A5A89">
            <w:pPr>
              <w:spacing w:after="0"/>
              <w:jc w:val="center"/>
              <w:rPr>
                <w:moveFrom w:id="3424" w:author="Sean de Noronha | DRG" w:date="2026-09-25T15:37:00Z" w16du:dateUtc="2026-09-25T13:37:00Z"/>
                <w:rFonts w:eastAsia="Times New Roman" w:cs="Arial"/>
                <w:b/>
                <w:bCs/>
                <w:sz w:val="16"/>
                <w:szCs w:val="16"/>
              </w:rPr>
            </w:pPr>
            <w:moveFrom w:id="3425" w:author="Sean de Noronha | DRG" w:date="2026-09-25T15:37:00Z" w16du:dateUtc="2026-09-25T13:37:00Z">
              <w:r>
                <w:rPr>
                  <w:rFonts w:eastAsia="Times New Roman" w:cs="Arial"/>
                  <w:b/>
                  <w:bCs/>
                  <w:sz w:val="16"/>
                  <w:szCs w:val="16"/>
                </w:rPr>
                <w:t>24</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7CE0BF9B" w14:textId="7F25D29D" w:rsidR="00AC4387" w:rsidRPr="005A3273" w:rsidDel="00456DDE" w:rsidRDefault="00AC4387" w:rsidP="005A5A89">
            <w:pPr>
              <w:spacing w:after="0"/>
              <w:jc w:val="center"/>
              <w:rPr>
                <w:moveFrom w:id="3426" w:author="Sean de Noronha | DRG" w:date="2026-09-25T15:37:00Z" w16du:dateUtc="2026-09-25T13:37:00Z"/>
                <w:rFonts w:eastAsia="Times New Roman" w:cs="Arial"/>
                <w:color w:val="FFFFFF"/>
                <w:sz w:val="16"/>
                <w:szCs w:val="16"/>
              </w:rPr>
            </w:pPr>
            <w:moveFrom w:id="3427" w:author="Sean de Noronha | DRG" w:date="2026-09-25T15:37:00Z" w16du:dateUtc="2026-09-25T13:37:00Z">
              <w:r>
                <w:rPr>
                  <w:rFonts w:eastAsia="Times New Roman" w:cs="Arial"/>
                  <w:color w:val="FFFFFF"/>
                  <w:sz w:val="16"/>
                  <w:szCs w:val="16"/>
                </w:rPr>
                <w:t>0.61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552388FB" w14:textId="51A26899" w:rsidR="00AC4387" w:rsidRPr="005A3273" w:rsidDel="00456DDE" w:rsidRDefault="00AC4387" w:rsidP="005A5A89">
            <w:pPr>
              <w:spacing w:after="0"/>
              <w:jc w:val="center"/>
              <w:rPr>
                <w:moveFrom w:id="3428" w:author="Sean de Noronha | DRG" w:date="2026-09-25T15:37:00Z" w16du:dateUtc="2026-09-25T13:37:00Z"/>
                <w:rFonts w:eastAsia="Times New Roman" w:cs="Arial"/>
                <w:color w:val="173753"/>
                <w:sz w:val="16"/>
                <w:szCs w:val="16"/>
              </w:rPr>
            </w:pPr>
            <w:moveFrom w:id="3429" w:author="Sean de Noronha | DRG" w:date="2026-09-25T15:37:00Z" w16du:dateUtc="2026-09-25T13:37:00Z">
              <w:r>
                <w:rPr>
                  <w:rFonts w:eastAsia="Times New Roman" w:cs="Arial"/>
                  <w:color w:val="173753"/>
                  <w:sz w:val="16"/>
                  <w:szCs w:val="16"/>
                </w:rPr>
                <w:t>0.90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4F4ADFC5" w14:textId="5D599AC2" w:rsidR="00AC4387" w:rsidRPr="005A3273" w:rsidDel="00456DDE" w:rsidRDefault="00AC4387" w:rsidP="005A5A89">
            <w:pPr>
              <w:spacing w:after="0"/>
              <w:jc w:val="center"/>
              <w:rPr>
                <w:moveFrom w:id="3430" w:author="Sean de Noronha | DRG" w:date="2026-09-25T15:37:00Z" w16du:dateUtc="2026-09-25T13:37:00Z"/>
                <w:rFonts w:eastAsia="Times New Roman" w:cs="Arial"/>
                <w:color w:val="173753"/>
                <w:sz w:val="16"/>
                <w:szCs w:val="16"/>
              </w:rPr>
            </w:pPr>
            <w:moveFrom w:id="3431" w:author="Sean de Noronha | DRG" w:date="2026-09-25T15:37:00Z" w16du:dateUtc="2026-09-25T13:37:00Z">
              <w:r>
                <w:rPr>
                  <w:rFonts w:eastAsia="Times New Roman" w:cs="Arial"/>
                  <w:color w:val="173753"/>
                  <w:sz w:val="16"/>
                  <w:szCs w:val="16"/>
                </w:rPr>
                <w:t>1.05 T</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6777990" w14:textId="0E52CDF7" w:rsidR="00AC4387" w:rsidRPr="005A3273" w:rsidDel="00456DDE" w:rsidRDefault="00AC4387" w:rsidP="005A5A89">
            <w:pPr>
              <w:spacing w:after="0"/>
              <w:jc w:val="center"/>
              <w:rPr>
                <w:moveFrom w:id="3432" w:author="Sean de Noronha | DRG" w:date="2026-09-25T15:37:00Z" w16du:dateUtc="2026-09-25T13:37:00Z"/>
                <w:rFonts w:eastAsia="Times New Roman" w:cs="Arial"/>
                <w:color w:val="173753"/>
                <w:sz w:val="16"/>
                <w:szCs w:val="16"/>
              </w:rPr>
            </w:pPr>
            <w:moveFrom w:id="3433" w:author="Sean de Noronha | DRG" w:date="2026-09-25T15:37:00Z" w16du:dateUtc="2026-09-25T13:37:00Z">
              <w:r>
                <w:rPr>
                  <w:rFonts w:eastAsia="Times New Roman" w:cs="Arial"/>
                  <w:color w:val="173753"/>
                  <w:sz w:val="16"/>
                  <w:szCs w:val="16"/>
                </w:rPr>
                <w:t>0.87 T</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07F397E" w14:textId="338731F3" w:rsidR="00AC4387" w:rsidRPr="005A3273" w:rsidDel="00456DDE" w:rsidRDefault="00AC4387" w:rsidP="005A5A89">
            <w:pPr>
              <w:spacing w:after="0"/>
              <w:jc w:val="center"/>
              <w:rPr>
                <w:moveFrom w:id="3434" w:author="Sean de Noronha | DRG" w:date="2026-09-25T15:37:00Z" w16du:dateUtc="2026-09-25T13:37:00Z"/>
                <w:rFonts w:eastAsia="Times New Roman" w:cs="Arial"/>
                <w:color w:val="173753"/>
                <w:sz w:val="16"/>
                <w:szCs w:val="16"/>
              </w:rPr>
            </w:pPr>
            <w:moveFrom w:id="3435" w:author="Sean de Noronha | DRG" w:date="2026-09-25T15:37:00Z" w16du:dateUtc="2026-09-25T13:37:00Z">
              <w:r>
                <w:rPr>
                  <w:rFonts w:eastAsia="Times New Roman" w:cs="Arial"/>
                  <w:color w:val="173753"/>
                  <w:sz w:val="16"/>
                  <w:szCs w:val="16"/>
                </w:rPr>
                <w:t>0.87 T</w:t>
              </w:r>
            </w:moveFrom>
          </w:p>
        </w:tc>
        <w:tc>
          <w:tcPr>
            <w:tcW w:w="983"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1BCD68BF" w14:textId="1D0E7858" w:rsidR="00AC4387" w:rsidRPr="005A3273" w:rsidDel="00456DDE" w:rsidRDefault="00AC4387" w:rsidP="005A5A89">
            <w:pPr>
              <w:spacing w:after="0"/>
              <w:jc w:val="center"/>
              <w:rPr>
                <w:moveFrom w:id="3436" w:author="Sean de Noronha | DRG" w:date="2026-09-25T15:37:00Z" w16du:dateUtc="2026-09-25T13:37:00Z"/>
                <w:rFonts w:eastAsia="Times New Roman" w:cs="Arial"/>
                <w:color w:val="173753"/>
                <w:sz w:val="16"/>
                <w:szCs w:val="16"/>
              </w:rPr>
            </w:pPr>
            <w:moveFrom w:id="3437" w:author="Sean de Noronha | DRG" w:date="2026-09-25T15:37:00Z" w16du:dateUtc="2026-09-25T13:37:00Z">
              <w:r>
                <w:rPr>
                  <w:rFonts w:eastAsia="Times New Roman" w:cs="Arial"/>
                  <w:color w:val="173753"/>
                  <w:sz w:val="16"/>
                  <w:szCs w:val="16"/>
                </w:rPr>
                <w:t>0.90 U</w:t>
              </w:r>
            </w:moveFrom>
          </w:p>
        </w:tc>
      </w:tr>
      <w:tr w:rsidR="00AC4387" w:rsidRPr="005A3273" w:rsidDel="00456DDE" w14:paraId="46B794FA" w14:textId="77777777" w:rsidTr="00AC4387">
        <w:trPr>
          <w:gridAfter w:val="1"/>
          <w:wAfter w:w="84" w:type="dxa"/>
          <w:trHeight w:val="198"/>
          <w:jc w:val="center"/>
          <w:del w:id="3438"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2F05112D" w14:textId="1CDBB943" w:rsidR="00AC4387" w:rsidRPr="005A3273" w:rsidDel="00456DDE" w:rsidRDefault="00AC4387" w:rsidP="005A5A89">
            <w:pPr>
              <w:spacing w:after="0"/>
              <w:jc w:val="center"/>
              <w:rPr>
                <w:moveFrom w:id="3439" w:author="Sean de Noronha | DRG" w:date="2026-09-25T15:37:00Z" w16du:dateUtc="2026-09-25T13:37:00Z"/>
                <w:rFonts w:eastAsia="Times New Roman" w:cs="Arial"/>
                <w:b/>
                <w:bCs/>
                <w:sz w:val="16"/>
                <w:szCs w:val="16"/>
              </w:rPr>
            </w:pPr>
            <w:moveFrom w:id="3440" w:author="Sean de Noronha | DRG" w:date="2026-09-25T15:37:00Z" w16du:dateUtc="2026-09-25T13:37:00Z">
              <w:r>
                <w:rPr>
                  <w:rFonts w:eastAsia="Times New Roman" w:cs="Arial"/>
                  <w:b/>
                  <w:bCs/>
                  <w:sz w:val="16"/>
                  <w:szCs w:val="16"/>
                </w:rPr>
                <w:t>27</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7070C75B" w14:textId="39C12BA9" w:rsidR="00AC4387" w:rsidRPr="005A3273" w:rsidDel="00456DDE" w:rsidRDefault="00AC4387" w:rsidP="005A5A89">
            <w:pPr>
              <w:spacing w:after="0"/>
              <w:jc w:val="center"/>
              <w:rPr>
                <w:moveFrom w:id="3441" w:author="Sean de Noronha | DRG" w:date="2026-09-25T15:37:00Z" w16du:dateUtc="2026-09-25T13:37:00Z"/>
                <w:rFonts w:eastAsia="Times New Roman" w:cs="Arial"/>
                <w:color w:val="FFFFFF"/>
                <w:sz w:val="16"/>
                <w:szCs w:val="16"/>
              </w:rPr>
            </w:pPr>
            <w:moveFrom w:id="3442" w:author="Sean de Noronha | DRG" w:date="2026-09-25T15:37:00Z" w16du:dateUtc="2026-09-25T13:37:00Z">
              <w:r>
                <w:rPr>
                  <w:rFonts w:eastAsia="Times New Roman" w:cs="Arial"/>
                  <w:color w:val="FFFFFF"/>
                  <w:sz w:val="16"/>
                  <w:szCs w:val="16"/>
                </w:rPr>
                <w:t>0.58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19CF05C" w14:textId="2976F4BA" w:rsidR="00AC4387" w:rsidRPr="005A3273" w:rsidDel="00456DDE" w:rsidRDefault="00AC4387" w:rsidP="005A5A89">
            <w:pPr>
              <w:spacing w:after="0"/>
              <w:jc w:val="center"/>
              <w:rPr>
                <w:moveFrom w:id="3443" w:author="Sean de Noronha | DRG" w:date="2026-09-25T15:37:00Z" w16du:dateUtc="2026-09-25T13:37:00Z"/>
                <w:rFonts w:eastAsia="Times New Roman" w:cs="Arial"/>
                <w:color w:val="173753"/>
                <w:sz w:val="16"/>
                <w:szCs w:val="16"/>
              </w:rPr>
            </w:pPr>
            <w:moveFrom w:id="3444" w:author="Sean de Noronha | DRG" w:date="2026-09-25T15:37:00Z" w16du:dateUtc="2026-09-25T13:37:00Z">
              <w:r>
                <w:rPr>
                  <w:rFonts w:eastAsia="Times New Roman" w:cs="Arial"/>
                  <w:color w:val="173753"/>
                  <w:sz w:val="16"/>
                  <w:szCs w:val="16"/>
                </w:rPr>
                <w:t>0.85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6CBDCE77" w14:textId="6CA02816" w:rsidR="00AC4387" w:rsidRPr="005A3273" w:rsidDel="00456DDE" w:rsidRDefault="00AC4387" w:rsidP="005A5A89">
            <w:pPr>
              <w:spacing w:after="0"/>
              <w:jc w:val="center"/>
              <w:rPr>
                <w:moveFrom w:id="3445" w:author="Sean de Noronha | DRG" w:date="2026-09-25T15:37:00Z" w16du:dateUtc="2026-09-25T13:37:00Z"/>
                <w:rFonts w:eastAsia="Times New Roman" w:cs="Arial"/>
                <w:color w:val="FFFFFF"/>
                <w:sz w:val="16"/>
                <w:szCs w:val="16"/>
              </w:rPr>
            </w:pPr>
            <w:moveFrom w:id="3446" w:author="Sean de Noronha | DRG" w:date="2026-09-25T15:37:00Z" w16du:dateUtc="2026-09-25T13:37:00Z">
              <w:r>
                <w:rPr>
                  <w:rFonts w:eastAsia="Times New Roman" w:cs="Arial"/>
                  <w:color w:val="FFFFFF"/>
                  <w:sz w:val="16"/>
                  <w:szCs w:val="16"/>
                </w:rPr>
                <w:t>1.08 L</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8A68B4A" w14:textId="3A13B966" w:rsidR="00AC4387" w:rsidRPr="005A3273" w:rsidDel="00456DDE" w:rsidRDefault="00AC4387" w:rsidP="005A5A89">
            <w:pPr>
              <w:spacing w:after="0"/>
              <w:jc w:val="center"/>
              <w:rPr>
                <w:moveFrom w:id="3447" w:author="Sean de Noronha | DRG" w:date="2026-09-25T15:37:00Z" w16du:dateUtc="2026-09-25T13:37:00Z"/>
                <w:rFonts w:eastAsia="Times New Roman" w:cs="Arial"/>
                <w:color w:val="173753"/>
                <w:sz w:val="16"/>
                <w:szCs w:val="16"/>
              </w:rPr>
            </w:pPr>
            <w:moveFrom w:id="3448" w:author="Sean de Noronha | DRG" w:date="2026-09-25T15:37:00Z" w16du:dateUtc="2026-09-25T13:37:00Z">
              <w:r>
                <w:rPr>
                  <w:rFonts w:eastAsia="Times New Roman" w:cs="Arial"/>
                  <w:color w:val="173753"/>
                  <w:sz w:val="16"/>
                  <w:szCs w:val="16"/>
                </w:rPr>
                <w:t>0.88 T</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83A6AA1" w14:textId="4F42F7DB" w:rsidR="00AC4387" w:rsidRPr="005A3273" w:rsidDel="00456DDE" w:rsidRDefault="00AC4387" w:rsidP="005A5A89">
            <w:pPr>
              <w:spacing w:after="0"/>
              <w:jc w:val="center"/>
              <w:rPr>
                <w:moveFrom w:id="3449" w:author="Sean de Noronha | DRG" w:date="2026-09-25T15:37:00Z" w16du:dateUtc="2026-09-25T13:37:00Z"/>
                <w:rFonts w:eastAsia="Times New Roman" w:cs="Arial"/>
                <w:color w:val="173753"/>
                <w:sz w:val="16"/>
                <w:szCs w:val="16"/>
              </w:rPr>
            </w:pPr>
            <w:moveFrom w:id="3450" w:author="Sean de Noronha | DRG" w:date="2026-09-25T15:37:00Z" w16du:dateUtc="2026-09-25T13:37:00Z">
              <w:r>
                <w:rPr>
                  <w:rFonts w:eastAsia="Times New Roman" w:cs="Arial"/>
                  <w:color w:val="173753"/>
                  <w:sz w:val="16"/>
                  <w:szCs w:val="16"/>
                </w:rPr>
                <w:t>0.87 T</w:t>
              </w:r>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41966AD" w14:textId="3A59E251" w:rsidR="00AC4387" w:rsidRPr="005A3273" w:rsidDel="00456DDE" w:rsidRDefault="00AC4387" w:rsidP="005A5A89">
            <w:pPr>
              <w:spacing w:after="0"/>
              <w:jc w:val="center"/>
              <w:rPr>
                <w:moveFrom w:id="3451" w:author="Sean de Noronha | DRG" w:date="2026-09-25T15:37:00Z" w16du:dateUtc="2026-09-25T13:37:00Z"/>
                <w:rFonts w:eastAsia="Times New Roman" w:cs="Arial"/>
                <w:color w:val="173753"/>
                <w:sz w:val="16"/>
                <w:szCs w:val="16"/>
              </w:rPr>
            </w:pPr>
            <w:moveFrom w:id="3452" w:author="Sean de Noronha | DRG" w:date="2026-09-25T15:37:00Z" w16du:dateUtc="2026-09-25T13:37:00Z">
              <w:r>
                <w:rPr>
                  <w:rFonts w:eastAsia="Times New Roman" w:cs="Arial"/>
                  <w:color w:val="173753"/>
                  <w:sz w:val="16"/>
                  <w:szCs w:val="16"/>
                </w:rPr>
                <w:t>0.90 U</w:t>
              </w:r>
            </w:moveFrom>
          </w:p>
        </w:tc>
      </w:tr>
      <w:tr w:rsidR="00AC4387" w:rsidRPr="005A3273" w:rsidDel="00456DDE" w14:paraId="7B7A08B8" w14:textId="77777777" w:rsidTr="00AC4387">
        <w:trPr>
          <w:gridAfter w:val="1"/>
          <w:wAfter w:w="84" w:type="dxa"/>
          <w:trHeight w:val="198"/>
          <w:jc w:val="center"/>
          <w:del w:id="3453"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69EB16C1" w14:textId="7CADB5B9" w:rsidR="00AC4387" w:rsidRPr="005A3273" w:rsidDel="00456DDE" w:rsidRDefault="00AC4387" w:rsidP="005A5A89">
            <w:pPr>
              <w:spacing w:after="0"/>
              <w:jc w:val="center"/>
              <w:rPr>
                <w:moveFrom w:id="3454" w:author="Sean de Noronha | DRG" w:date="2026-09-25T15:37:00Z" w16du:dateUtc="2026-09-25T13:37:00Z"/>
                <w:rFonts w:eastAsia="Times New Roman" w:cs="Arial"/>
                <w:b/>
                <w:bCs/>
                <w:sz w:val="16"/>
                <w:szCs w:val="16"/>
              </w:rPr>
            </w:pPr>
            <w:moveFrom w:id="3455" w:author="Sean de Noronha | DRG" w:date="2026-09-25T15:37:00Z" w16du:dateUtc="2026-09-25T13:37:00Z">
              <w:r>
                <w:rPr>
                  <w:rFonts w:eastAsia="Times New Roman" w:cs="Arial"/>
                  <w:b/>
                  <w:bCs/>
                  <w:sz w:val="16"/>
                  <w:szCs w:val="16"/>
                </w:rPr>
                <w:t>30</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7AD4C992" w14:textId="30E3912B" w:rsidR="00AC4387" w:rsidRPr="005A3273" w:rsidDel="00456DDE" w:rsidRDefault="00AC4387" w:rsidP="005A5A89">
            <w:pPr>
              <w:spacing w:after="0"/>
              <w:jc w:val="center"/>
              <w:rPr>
                <w:moveFrom w:id="3456" w:author="Sean de Noronha | DRG" w:date="2026-09-25T15:37:00Z" w16du:dateUtc="2026-09-25T13:37:00Z"/>
                <w:rFonts w:eastAsia="Times New Roman" w:cs="Arial"/>
                <w:color w:val="FFFFFF"/>
                <w:sz w:val="16"/>
                <w:szCs w:val="16"/>
              </w:rPr>
            </w:pPr>
            <w:moveFrom w:id="3457" w:author="Sean de Noronha | DRG" w:date="2026-09-25T15:37:00Z" w16du:dateUtc="2026-09-25T13:37:00Z">
              <w:r>
                <w:rPr>
                  <w:rFonts w:eastAsia="Times New Roman" w:cs="Arial"/>
                  <w:color w:val="FFFFFF"/>
                  <w:sz w:val="16"/>
                  <w:szCs w:val="16"/>
                </w:rPr>
                <w:t>0.55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5045E69E" w14:textId="5FE8D076" w:rsidR="00AC4387" w:rsidRPr="005A3273" w:rsidDel="00456DDE" w:rsidRDefault="00AC4387" w:rsidP="005A5A89">
            <w:pPr>
              <w:spacing w:after="0"/>
              <w:jc w:val="center"/>
              <w:rPr>
                <w:moveFrom w:id="3458" w:author="Sean de Noronha | DRG" w:date="2026-09-25T15:37:00Z" w16du:dateUtc="2026-09-25T13:37:00Z"/>
                <w:rFonts w:eastAsia="Times New Roman" w:cs="Arial"/>
                <w:color w:val="173753"/>
                <w:sz w:val="16"/>
                <w:szCs w:val="16"/>
              </w:rPr>
            </w:pPr>
            <w:moveFrom w:id="3459" w:author="Sean de Noronha | DRG" w:date="2026-09-25T15:37:00Z" w16du:dateUtc="2026-09-25T13:37:00Z">
              <w:r>
                <w:rPr>
                  <w:rFonts w:eastAsia="Times New Roman" w:cs="Arial"/>
                  <w:color w:val="173753"/>
                  <w:sz w:val="16"/>
                  <w:szCs w:val="16"/>
                </w:rPr>
                <w:t>0.81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24AD098D" w14:textId="61BE5064" w:rsidR="00AC4387" w:rsidRPr="005A3273" w:rsidDel="00456DDE" w:rsidRDefault="00AC4387" w:rsidP="005A5A89">
            <w:pPr>
              <w:spacing w:after="0"/>
              <w:jc w:val="center"/>
              <w:rPr>
                <w:moveFrom w:id="3460" w:author="Sean de Noronha | DRG" w:date="2026-09-25T15:37:00Z" w16du:dateUtc="2026-09-25T13:37:00Z"/>
                <w:rFonts w:eastAsia="Times New Roman" w:cs="Arial"/>
                <w:color w:val="FFFFFF"/>
                <w:sz w:val="16"/>
                <w:szCs w:val="16"/>
              </w:rPr>
            </w:pPr>
            <w:moveFrom w:id="3461" w:author="Sean de Noronha | DRG" w:date="2026-09-25T15:37:00Z" w16du:dateUtc="2026-09-25T13:37:00Z">
              <w:r>
                <w:rPr>
                  <w:rFonts w:eastAsia="Times New Roman" w:cs="Arial"/>
                  <w:color w:val="FFFFFF"/>
                  <w:sz w:val="16"/>
                  <w:szCs w:val="16"/>
                </w:rPr>
                <w:t>1.10 L</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D542B02" w14:textId="08FA5406" w:rsidR="00AC4387" w:rsidRPr="005A3273" w:rsidDel="00456DDE" w:rsidRDefault="00AC4387" w:rsidP="005A5A89">
            <w:pPr>
              <w:spacing w:after="0"/>
              <w:jc w:val="center"/>
              <w:rPr>
                <w:moveFrom w:id="3462" w:author="Sean de Noronha | DRG" w:date="2026-09-25T15:37:00Z" w16du:dateUtc="2026-09-25T13:37:00Z"/>
                <w:rFonts w:eastAsia="Times New Roman" w:cs="Arial"/>
                <w:color w:val="173753"/>
                <w:sz w:val="16"/>
                <w:szCs w:val="16"/>
              </w:rPr>
            </w:pPr>
            <w:moveFrom w:id="3463" w:author="Sean de Noronha | DRG" w:date="2026-09-25T15:37:00Z" w16du:dateUtc="2026-09-25T13:37:00Z">
              <w:r>
                <w:rPr>
                  <w:rFonts w:eastAsia="Times New Roman" w:cs="Arial"/>
                  <w:color w:val="173753"/>
                  <w:sz w:val="16"/>
                  <w:szCs w:val="16"/>
                </w:rPr>
                <w:t>0.90 T</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102BBD3" w14:textId="7C064B94" w:rsidR="00AC4387" w:rsidRPr="005A3273" w:rsidDel="00456DDE" w:rsidRDefault="00AC4387" w:rsidP="005A5A89">
            <w:pPr>
              <w:spacing w:after="0"/>
              <w:jc w:val="center"/>
              <w:rPr>
                <w:moveFrom w:id="3464" w:author="Sean de Noronha | DRG" w:date="2026-09-25T15:37:00Z" w16du:dateUtc="2026-09-25T13:37:00Z"/>
                <w:rFonts w:eastAsia="Times New Roman" w:cs="Arial"/>
                <w:color w:val="173753"/>
                <w:sz w:val="16"/>
                <w:szCs w:val="16"/>
              </w:rPr>
            </w:pPr>
            <w:moveFrom w:id="3465" w:author="Sean de Noronha | DRG" w:date="2026-09-25T15:37:00Z" w16du:dateUtc="2026-09-25T13:37:00Z">
              <w:r>
                <w:rPr>
                  <w:rFonts w:eastAsia="Times New Roman" w:cs="Arial"/>
                  <w:color w:val="173753"/>
                  <w:sz w:val="16"/>
                  <w:szCs w:val="16"/>
                </w:rPr>
                <w:t>0.87 T</w:t>
              </w:r>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20EC6E2A" w14:textId="2C2DA9E0" w:rsidR="00AC4387" w:rsidRPr="005A3273" w:rsidDel="00456DDE" w:rsidRDefault="00AC4387" w:rsidP="005A5A89">
            <w:pPr>
              <w:spacing w:after="0"/>
              <w:jc w:val="center"/>
              <w:rPr>
                <w:moveFrom w:id="3466" w:author="Sean de Noronha | DRG" w:date="2026-09-25T15:37:00Z" w16du:dateUtc="2026-09-25T13:37:00Z"/>
                <w:rFonts w:eastAsia="Times New Roman" w:cs="Arial"/>
                <w:color w:val="173753"/>
                <w:sz w:val="16"/>
                <w:szCs w:val="16"/>
              </w:rPr>
            </w:pPr>
            <w:moveFrom w:id="3467" w:author="Sean de Noronha | DRG" w:date="2026-09-25T15:37:00Z" w16du:dateUtc="2026-09-25T13:37:00Z">
              <w:r>
                <w:rPr>
                  <w:rFonts w:eastAsia="Times New Roman" w:cs="Arial"/>
                  <w:color w:val="173753"/>
                  <w:sz w:val="16"/>
                  <w:szCs w:val="16"/>
                </w:rPr>
                <w:t>0.90 U</w:t>
              </w:r>
            </w:moveFrom>
          </w:p>
        </w:tc>
      </w:tr>
      <w:tr w:rsidR="00AC4387" w:rsidRPr="005A3273" w:rsidDel="00456DDE" w14:paraId="456F82E5" w14:textId="77777777" w:rsidTr="00AC4387">
        <w:trPr>
          <w:gridAfter w:val="1"/>
          <w:wAfter w:w="84" w:type="dxa"/>
          <w:trHeight w:val="198"/>
          <w:jc w:val="center"/>
          <w:del w:id="3468"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75698F53" w14:textId="44577DD9" w:rsidR="00AC4387" w:rsidRPr="005A3273" w:rsidDel="00456DDE" w:rsidRDefault="00AC4387" w:rsidP="005A5A89">
            <w:pPr>
              <w:spacing w:after="0"/>
              <w:jc w:val="center"/>
              <w:rPr>
                <w:moveFrom w:id="3469" w:author="Sean de Noronha | DRG" w:date="2026-09-25T15:37:00Z" w16du:dateUtc="2026-09-25T13:37:00Z"/>
                <w:rFonts w:eastAsia="Times New Roman" w:cs="Arial"/>
                <w:b/>
                <w:bCs/>
                <w:sz w:val="16"/>
                <w:szCs w:val="16"/>
              </w:rPr>
            </w:pPr>
            <w:moveFrom w:id="3470" w:author="Sean de Noronha | DRG" w:date="2026-09-25T15:37:00Z" w16du:dateUtc="2026-09-25T13:37:00Z">
              <w:r>
                <w:rPr>
                  <w:rFonts w:eastAsia="Times New Roman" w:cs="Arial"/>
                  <w:b/>
                  <w:bCs/>
                  <w:sz w:val="16"/>
                  <w:szCs w:val="16"/>
                </w:rPr>
                <w:t>35</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6DAC515F" w14:textId="3AB7F5D6" w:rsidR="00AC4387" w:rsidRPr="005A3273" w:rsidDel="00456DDE" w:rsidRDefault="00AC4387" w:rsidP="005A5A89">
            <w:pPr>
              <w:spacing w:after="0"/>
              <w:jc w:val="center"/>
              <w:rPr>
                <w:moveFrom w:id="3471" w:author="Sean de Noronha | DRG" w:date="2026-09-25T15:37:00Z" w16du:dateUtc="2026-09-25T13:37:00Z"/>
                <w:rFonts w:eastAsia="Times New Roman" w:cs="Arial"/>
                <w:color w:val="FFFFFF"/>
                <w:sz w:val="16"/>
                <w:szCs w:val="16"/>
              </w:rPr>
            </w:pPr>
            <w:moveFrom w:id="3472" w:author="Sean de Noronha | DRG" w:date="2026-09-25T15:37:00Z" w16du:dateUtc="2026-09-25T13:37:00Z">
              <w:r>
                <w:rPr>
                  <w:rFonts w:eastAsia="Times New Roman" w:cs="Arial"/>
                  <w:color w:val="FFFFFF"/>
                  <w:sz w:val="16"/>
                  <w:szCs w:val="16"/>
                </w:rPr>
                <w:t>0.51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6BA8AD9" w14:textId="5A39A6B7" w:rsidR="00AC4387" w:rsidRPr="005A3273" w:rsidDel="00456DDE" w:rsidRDefault="00AC4387" w:rsidP="005A5A89">
            <w:pPr>
              <w:spacing w:after="0"/>
              <w:jc w:val="center"/>
              <w:rPr>
                <w:moveFrom w:id="3473" w:author="Sean de Noronha | DRG" w:date="2026-09-25T15:37:00Z" w16du:dateUtc="2026-09-25T13:37:00Z"/>
                <w:rFonts w:eastAsia="Times New Roman" w:cs="Arial"/>
                <w:color w:val="173753"/>
                <w:sz w:val="16"/>
                <w:szCs w:val="16"/>
              </w:rPr>
            </w:pPr>
            <w:moveFrom w:id="3474" w:author="Sean de Noronha | DRG" w:date="2026-09-25T15:37:00Z" w16du:dateUtc="2026-09-25T13:37:00Z">
              <w:r>
                <w:rPr>
                  <w:rFonts w:eastAsia="Times New Roman" w:cs="Arial"/>
                  <w:color w:val="173753"/>
                  <w:sz w:val="16"/>
                  <w:szCs w:val="16"/>
                </w:rPr>
                <w:t>0.76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3D6D5883" w14:textId="34575ACE" w:rsidR="00AC4387" w:rsidRPr="005A3273" w:rsidDel="00456DDE" w:rsidRDefault="00AC4387" w:rsidP="005A5A89">
            <w:pPr>
              <w:spacing w:after="0"/>
              <w:jc w:val="center"/>
              <w:rPr>
                <w:moveFrom w:id="3475" w:author="Sean de Noronha | DRG" w:date="2026-09-25T15:37:00Z" w16du:dateUtc="2026-09-25T13:37:00Z"/>
                <w:rFonts w:eastAsia="Times New Roman" w:cs="Arial"/>
                <w:color w:val="FFFFFF"/>
                <w:sz w:val="16"/>
                <w:szCs w:val="16"/>
              </w:rPr>
            </w:pPr>
            <w:moveFrom w:id="3476" w:author="Sean de Noronha | DRG" w:date="2026-09-25T15:37:00Z" w16du:dateUtc="2026-09-25T13:37:00Z">
              <w:r>
                <w:rPr>
                  <w:rFonts w:eastAsia="Times New Roman" w:cs="Arial"/>
                  <w:color w:val="FFFFFF"/>
                  <w:sz w:val="16"/>
                  <w:szCs w:val="16"/>
                </w:rPr>
                <w:t>1.06 L</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6E95D7A" w14:textId="3418383E" w:rsidR="00AC4387" w:rsidRPr="005A3273" w:rsidDel="00456DDE" w:rsidRDefault="00AC4387" w:rsidP="005A5A89">
            <w:pPr>
              <w:spacing w:after="0"/>
              <w:jc w:val="center"/>
              <w:rPr>
                <w:moveFrom w:id="3477" w:author="Sean de Noronha | DRG" w:date="2026-09-25T15:37:00Z" w16du:dateUtc="2026-09-25T13:37:00Z"/>
                <w:rFonts w:eastAsia="Times New Roman" w:cs="Arial"/>
                <w:color w:val="173753"/>
                <w:sz w:val="16"/>
                <w:szCs w:val="16"/>
              </w:rPr>
            </w:pPr>
            <w:moveFrom w:id="3478" w:author="Sean de Noronha | DRG" w:date="2026-09-25T15:37:00Z" w16du:dateUtc="2026-09-25T13:37:00Z">
              <w:r>
                <w:rPr>
                  <w:rFonts w:eastAsia="Times New Roman" w:cs="Arial"/>
                  <w:color w:val="173753"/>
                  <w:sz w:val="16"/>
                  <w:szCs w:val="16"/>
                </w:rPr>
                <w:t>0.93 T</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61B3DA86" w14:textId="4C8085F5" w:rsidR="00AC4387" w:rsidRPr="005A3273" w:rsidDel="00456DDE" w:rsidRDefault="00AC4387" w:rsidP="005A5A89">
            <w:pPr>
              <w:spacing w:after="0"/>
              <w:jc w:val="center"/>
              <w:rPr>
                <w:moveFrom w:id="3479" w:author="Sean de Noronha | DRG" w:date="2026-09-25T15:37:00Z" w16du:dateUtc="2026-09-25T13:37:00Z"/>
                <w:rFonts w:eastAsia="Times New Roman" w:cs="Arial"/>
                <w:color w:val="173753"/>
                <w:sz w:val="16"/>
                <w:szCs w:val="16"/>
              </w:rPr>
            </w:pPr>
            <w:moveFrom w:id="3480" w:author="Sean de Noronha | DRG" w:date="2026-09-25T15:37:00Z" w16du:dateUtc="2026-09-25T13:37:00Z">
              <w:r>
                <w:rPr>
                  <w:rFonts w:eastAsia="Times New Roman" w:cs="Arial"/>
                  <w:color w:val="173753"/>
                  <w:sz w:val="16"/>
                  <w:szCs w:val="16"/>
                </w:rPr>
                <w:t>0.86 T</w:t>
              </w:r>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BD33247" w14:textId="04437D2E" w:rsidR="00AC4387" w:rsidRPr="005A3273" w:rsidDel="00456DDE" w:rsidRDefault="00AC4387" w:rsidP="005A5A89">
            <w:pPr>
              <w:spacing w:after="0"/>
              <w:jc w:val="center"/>
              <w:rPr>
                <w:moveFrom w:id="3481" w:author="Sean de Noronha | DRG" w:date="2026-09-25T15:37:00Z" w16du:dateUtc="2026-09-25T13:37:00Z"/>
                <w:rFonts w:eastAsia="Times New Roman" w:cs="Arial"/>
                <w:color w:val="173753"/>
                <w:sz w:val="16"/>
                <w:szCs w:val="16"/>
              </w:rPr>
            </w:pPr>
            <w:moveFrom w:id="3482" w:author="Sean de Noronha | DRG" w:date="2026-09-25T15:37:00Z" w16du:dateUtc="2026-09-25T13:37:00Z">
              <w:r>
                <w:rPr>
                  <w:rFonts w:eastAsia="Times New Roman" w:cs="Arial"/>
                  <w:color w:val="173753"/>
                  <w:sz w:val="16"/>
                  <w:szCs w:val="16"/>
                </w:rPr>
                <w:t>0.89 U</w:t>
              </w:r>
            </w:moveFrom>
          </w:p>
        </w:tc>
      </w:tr>
      <w:tr w:rsidR="00AC4387" w:rsidRPr="005A3273" w:rsidDel="00456DDE" w14:paraId="6B5F2537" w14:textId="77777777" w:rsidTr="00AC4387">
        <w:trPr>
          <w:gridAfter w:val="1"/>
          <w:wAfter w:w="84" w:type="dxa"/>
          <w:trHeight w:val="198"/>
          <w:jc w:val="center"/>
          <w:del w:id="3483"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03EC9422" w14:textId="36B1A344" w:rsidR="00AC4387" w:rsidRPr="005A3273" w:rsidDel="00456DDE" w:rsidRDefault="00AC4387" w:rsidP="005A5A89">
            <w:pPr>
              <w:spacing w:after="0"/>
              <w:jc w:val="center"/>
              <w:rPr>
                <w:moveFrom w:id="3484" w:author="Sean de Noronha | DRG" w:date="2026-09-25T15:37:00Z" w16du:dateUtc="2026-09-25T13:37:00Z"/>
                <w:rFonts w:eastAsia="Times New Roman" w:cs="Arial"/>
                <w:b/>
                <w:bCs/>
                <w:sz w:val="16"/>
                <w:szCs w:val="16"/>
              </w:rPr>
            </w:pPr>
            <w:moveFrom w:id="3485" w:author="Sean de Noronha | DRG" w:date="2026-09-25T15:37:00Z" w16du:dateUtc="2026-09-25T13:37:00Z">
              <w:r>
                <w:rPr>
                  <w:rFonts w:eastAsia="Times New Roman" w:cs="Arial"/>
                  <w:b/>
                  <w:bCs/>
                  <w:sz w:val="16"/>
                  <w:szCs w:val="16"/>
                </w:rPr>
                <w:t>40</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5FB94D9" w14:textId="0FF1F883" w:rsidR="00AC4387" w:rsidRPr="005A3273" w:rsidDel="00456DDE" w:rsidRDefault="00AC4387" w:rsidP="005A5A89">
            <w:pPr>
              <w:spacing w:after="0"/>
              <w:jc w:val="center"/>
              <w:rPr>
                <w:moveFrom w:id="3486" w:author="Sean de Noronha | DRG" w:date="2026-09-25T15:37:00Z" w16du:dateUtc="2026-09-25T13:37:00Z"/>
                <w:rFonts w:eastAsia="Times New Roman" w:cs="Arial"/>
                <w:color w:val="FFFFFF"/>
                <w:sz w:val="16"/>
                <w:szCs w:val="16"/>
              </w:rPr>
            </w:pPr>
            <w:moveFrom w:id="3487" w:author="Sean de Noronha | DRG" w:date="2026-09-25T15:37:00Z" w16du:dateUtc="2026-09-25T13:37:00Z">
              <w:r>
                <w:rPr>
                  <w:rFonts w:eastAsia="Times New Roman" w:cs="Arial"/>
                  <w:color w:val="FFFFFF"/>
                  <w:sz w:val="16"/>
                  <w:szCs w:val="16"/>
                </w:rPr>
                <w:t>0.48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3F8A2106" w14:textId="71D969DB" w:rsidR="00AC4387" w:rsidRPr="005A3273" w:rsidDel="00456DDE" w:rsidRDefault="00AC4387" w:rsidP="005A5A89">
            <w:pPr>
              <w:spacing w:after="0"/>
              <w:jc w:val="center"/>
              <w:rPr>
                <w:moveFrom w:id="3488" w:author="Sean de Noronha | DRG" w:date="2026-09-25T15:37:00Z" w16du:dateUtc="2026-09-25T13:37:00Z"/>
                <w:rFonts w:eastAsia="Times New Roman" w:cs="Arial"/>
                <w:color w:val="FFFFFF"/>
                <w:sz w:val="16"/>
                <w:szCs w:val="16"/>
              </w:rPr>
            </w:pPr>
            <w:moveFrom w:id="3489" w:author="Sean de Noronha | DRG" w:date="2026-09-25T15:37:00Z" w16du:dateUtc="2026-09-25T13:37:00Z">
              <w:r>
                <w:rPr>
                  <w:rFonts w:eastAsia="Times New Roman" w:cs="Arial"/>
                  <w:color w:val="FFFFFF"/>
                  <w:sz w:val="16"/>
                  <w:szCs w:val="16"/>
                </w:rPr>
                <w:t>0.71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3121B501" w14:textId="03C89748" w:rsidR="00AC4387" w:rsidRPr="005A3273" w:rsidDel="00456DDE" w:rsidRDefault="00AC4387" w:rsidP="005A5A89">
            <w:pPr>
              <w:spacing w:after="0"/>
              <w:jc w:val="center"/>
              <w:rPr>
                <w:moveFrom w:id="3490" w:author="Sean de Noronha | DRG" w:date="2026-09-25T15:37:00Z" w16du:dateUtc="2026-09-25T13:37:00Z"/>
                <w:rFonts w:eastAsia="Times New Roman" w:cs="Arial"/>
                <w:color w:val="173753"/>
                <w:sz w:val="16"/>
                <w:szCs w:val="16"/>
              </w:rPr>
            </w:pPr>
            <w:moveFrom w:id="3491" w:author="Sean de Noronha | DRG" w:date="2026-09-25T15:37:00Z" w16du:dateUtc="2026-09-25T13:37:00Z">
              <w:r>
                <w:rPr>
                  <w:rFonts w:eastAsia="Times New Roman" w:cs="Arial"/>
                  <w:color w:val="173753"/>
                  <w:sz w:val="16"/>
                  <w:szCs w:val="16"/>
                </w:rPr>
                <w:t>0.99 L</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7529A853" w14:textId="2546D248" w:rsidR="00AC4387" w:rsidRPr="005A3273" w:rsidDel="00456DDE" w:rsidRDefault="00AC4387" w:rsidP="005A5A89">
            <w:pPr>
              <w:spacing w:after="0"/>
              <w:jc w:val="center"/>
              <w:rPr>
                <w:moveFrom w:id="3492" w:author="Sean de Noronha | DRG" w:date="2026-09-25T15:37:00Z" w16du:dateUtc="2026-09-25T13:37:00Z"/>
                <w:rFonts w:eastAsia="Times New Roman" w:cs="Arial"/>
                <w:color w:val="173753"/>
                <w:sz w:val="16"/>
                <w:szCs w:val="16"/>
              </w:rPr>
            </w:pPr>
            <w:moveFrom w:id="3493" w:author="Sean de Noronha | DRG" w:date="2026-09-25T15:37:00Z" w16du:dateUtc="2026-09-25T13:37:00Z">
              <w:r>
                <w:rPr>
                  <w:rFonts w:eastAsia="Times New Roman" w:cs="Arial"/>
                  <w:color w:val="173753"/>
                  <w:sz w:val="16"/>
                  <w:szCs w:val="16"/>
                </w:rPr>
                <w:t>0.96 T</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5A2B647F" w14:textId="2B05C1D8" w:rsidR="00AC4387" w:rsidRPr="005A3273" w:rsidDel="00456DDE" w:rsidRDefault="00AC4387" w:rsidP="005A5A89">
            <w:pPr>
              <w:spacing w:after="0"/>
              <w:jc w:val="center"/>
              <w:rPr>
                <w:moveFrom w:id="3494" w:author="Sean de Noronha | DRG" w:date="2026-09-25T15:37:00Z" w16du:dateUtc="2026-09-25T13:37:00Z"/>
                <w:rFonts w:eastAsia="Times New Roman" w:cs="Arial"/>
                <w:color w:val="173753"/>
                <w:sz w:val="16"/>
                <w:szCs w:val="16"/>
              </w:rPr>
            </w:pPr>
            <w:moveFrom w:id="3495" w:author="Sean de Noronha | DRG" w:date="2026-09-25T15:37:00Z" w16du:dateUtc="2026-09-25T13:37:00Z">
              <w:r>
                <w:rPr>
                  <w:rFonts w:eastAsia="Times New Roman" w:cs="Arial"/>
                  <w:color w:val="173753"/>
                  <w:sz w:val="16"/>
                  <w:szCs w:val="16"/>
                </w:rPr>
                <w:t>0.87 T</w:t>
              </w:r>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DBB4F27" w14:textId="347EC467" w:rsidR="00AC4387" w:rsidRPr="005A3273" w:rsidDel="00456DDE" w:rsidRDefault="00AC4387" w:rsidP="005A5A89">
            <w:pPr>
              <w:spacing w:after="0"/>
              <w:jc w:val="center"/>
              <w:rPr>
                <w:moveFrom w:id="3496" w:author="Sean de Noronha | DRG" w:date="2026-09-25T15:37:00Z" w16du:dateUtc="2026-09-25T13:37:00Z"/>
                <w:rFonts w:eastAsia="Times New Roman" w:cs="Arial"/>
                <w:color w:val="173753"/>
                <w:sz w:val="16"/>
                <w:szCs w:val="16"/>
              </w:rPr>
            </w:pPr>
            <w:moveFrom w:id="3497" w:author="Sean de Noronha | DRG" w:date="2026-09-25T15:37:00Z" w16du:dateUtc="2026-09-25T13:37:00Z">
              <w:r>
                <w:rPr>
                  <w:rFonts w:eastAsia="Times New Roman" w:cs="Arial"/>
                  <w:color w:val="173753"/>
                  <w:sz w:val="16"/>
                  <w:szCs w:val="16"/>
                </w:rPr>
                <w:t>0.89 U</w:t>
              </w:r>
            </w:moveFrom>
          </w:p>
        </w:tc>
      </w:tr>
      <w:tr w:rsidR="00AC4387" w:rsidRPr="005A3273" w:rsidDel="00456DDE" w14:paraId="772B93C3" w14:textId="77777777" w:rsidTr="00AC4387">
        <w:trPr>
          <w:gridAfter w:val="1"/>
          <w:wAfter w:w="84" w:type="dxa"/>
          <w:trHeight w:val="198"/>
          <w:jc w:val="center"/>
          <w:del w:id="3498"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7F745603" w14:textId="590D09D9" w:rsidR="00AC4387" w:rsidRPr="005A3273" w:rsidDel="00456DDE" w:rsidRDefault="00AC4387" w:rsidP="005A5A89">
            <w:pPr>
              <w:spacing w:after="0"/>
              <w:jc w:val="center"/>
              <w:rPr>
                <w:moveFrom w:id="3499" w:author="Sean de Noronha | DRG" w:date="2026-09-25T15:37:00Z" w16du:dateUtc="2026-09-25T13:37:00Z"/>
                <w:rFonts w:eastAsia="Times New Roman" w:cs="Arial"/>
                <w:b/>
                <w:bCs/>
                <w:sz w:val="16"/>
                <w:szCs w:val="16"/>
              </w:rPr>
            </w:pPr>
            <w:moveFrom w:id="3500" w:author="Sean de Noronha | DRG" w:date="2026-09-25T15:37:00Z" w16du:dateUtc="2026-09-25T13:37:00Z">
              <w:r>
                <w:rPr>
                  <w:rFonts w:eastAsia="Times New Roman" w:cs="Arial"/>
                  <w:b/>
                  <w:bCs/>
                  <w:sz w:val="16"/>
                  <w:szCs w:val="16"/>
                </w:rPr>
                <w:t>45</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D14A18F" w14:textId="788AEE3F" w:rsidR="00AC4387" w:rsidRPr="005A3273" w:rsidDel="00456DDE" w:rsidRDefault="00AC4387" w:rsidP="005A5A89">
            <w:pPr>
              <w:spacing w:after="0"/>
              <w:jc w:val="center"/>
              <w:rPr>
                <w:moveFrom w:id="3501" w:author="Sean de Noronha | DRG" w:date="2026-09-25T15:37:00Z" w16du:dateUtc="2026-09-25T13:37:00Z"/>
                <w:rFonts w:eastAsia="Times New Roman" w:cs="Arial"/>
                <w:color w:val="FFFFFF"/>
                <w:sz w:val="16"/>
                <w:szCs w:val="16"/>
              </w:rPr>
            </w:pPr>
            <w:moveFrom w:id="3502" w:author="Sean de Noronha | DRG" w:date="2026-09-25T15:37:00Z" w16du:dateUtc="2026-09-25T13:37:00Z">
              <w:r>
                <w:rPr>
                  <w:rFonts w:eastAsia="Times New Roman" w:cs="Arial"/>
                  <w:color w:val="FFFFFF"/>
                  <w:sz w:val="16"/>
                  <w:szCs w:val="16"/>
                </w:rPr>
                <w:t>0.46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0B86B728" w14:textId="1123FF62" w:rsidR="00AC4387" w:rsidRPr="005A3273" w:rsidDel="00456DDE" w:rsidRDefault="00AC4387" w:rsidP="005A5A89">
            <w:pPr>
              <w:spacing w:after="0"/>
              <w:jc w:val="center"/>
              <w:rPr>
                <w:moveFrom w:id="3503" w:author="Sean de Noronha | DRG" w:date="2026-09-25T15:37:00Z" w16du:dateUtc="2026-09-25T13:37:00Z"/>
                <w:rFonts w:eastAsia="Times New Roman" w:cs="Arial"/>
                <w:color w:val="FFFFFF"/>
                <w:sz w:val="16"/>
                <w:szCs w:val="16"/>
              </w:rPr>
            </w:pPr>
            <w:moveFrom w:id="3504" w:author="Sean de Noronha | DRG" w:date="2026-09-25T15:37:00Z" w16du:dateUtc="2026-09-25T13:37:00Z">
              <w:r>
                <w:rPr>
                  <w:rFonts w:eastAsia="Times New Roman" w:cs="Arial"/>
                  <w:color w:val="FFFFFF"/>
                  <w:sz w:val="16"/>
                  <w:szCs w:val="16"/>
                </w:rPr>
                <w:t>0.68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4A2D2297" w14:textId="4E2C9F95" w:rsidR="00AC4387" w:rsidRPr="005A3273" w:rsidDel="00456DDE" w:rsidRDefault="00AC4387" w:rsidP="005A5A89">
            <w:pPr>
              <w:spacing w:after="0"/>
              <w:jc w:val="center"/>
              <w:rPr>
                <w:moveFrom w:id="3505" w:author="Sean de Noronha | DRG" w:date="2026-09-25T15:37:00Z" w16du:dateUtc="2026-09-25T13:37:00Z"/>
                <w:rFonts w:eastAsia="Times New Roman" w:cs="Arial"/>
                <w:color w:val="173753"/>
                <w:sz w:val="16"/>
                <w:szCs w:val="16"/>
              </w:rPr>
            </w:pPr>
            <w:moveFrom w:id="3506" w:author="Sean de Noronha | DRG" w:date="2026-09-25T15:37:00Z" w16du:dateUtc="2026-09-25T13:37:00Z">
              <w:r>
                <w:rPr>
                  <w:rFonts w:eastAsia="Times New Roman" w:cs="Arial"/>
                  <w:color w:val="173753"/>
                  <w:sz w:val="16"/>
                  <w:szCs w:val="16"/>
                </w:rPr>
                <w:t>0.94 L</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4094E960" w14:textId="261868FB" w:rsidR="00AC4387" w:rsidRPr="005A3273" w:rsidDel="00456DDE" w:rsidRDefault="00AC4387" w:rsidP="005A5A89">
            <w:pPr>
              <w:spacing w:after="0"/>
              <w:jc w:val="center"/>
              <w:rPr>
                <w:moveFrom w:id="3507" w:author="Sean de Noronha | DRG" w:date="2026-09-25T15:37:00Z" w16du:dateUtc="2026-09-25T13:37:00Z"/>
                <w:rFonts w:eastAsia="Times New Roman" w:cs="Arial"/>
                <w:color w:val="173753"/>
                <w:sz w:val="16"/>
                <w:szCs w:val="16"/>
              </w:rPr>
            </w:pPr>
            <w:moveFrom w:id="3508" w:author="Sean de Noronha | DRG" w:date="2026-09-25T15:37:00Z" w16du:dateUtc="2026-09-25T13:37:00Z">
              <w:r>
                <w:rPr>
                  <w:rFonts w:eastAsia="Times New Roman" w:cs="Arial"/>
                  <w:color w:val="173753"/>
                  <w:sz w:val="16"/>
                  <w:szCs w:val="16"/>
                </w:rPr>
                <w:t>1.00 T</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2BC9DEA5" w14:textId="7AC5F6FC" w:rsidR="00AC4387" w:rsidRPr="005A3273" w:rsidDel="00456DDE" w:rsidRDefault="00AC4387" w:rsidP="005A5A89">
            <w:pPr>
              <w:spacing w:after="0"/>
              <w:jc w:val="center"/>
              <w:rPr>
                <w:moveFrom w:id="3509" w:author="Sean de Noronha | DRG" w:date="2026-09-25T15:37:00Z" w16du:dateUtc="2026-09-25T13:37:00Z"/>
                <w:rFonts w:eastAsia="Times New Roman" w:cs="Arial"/>
                <w:color w:val="173753"/>
                <w:sz w:val="16"/>
                <w:szCs w:val="16"/>
              </w:rPr>
            </w:pPr>
            <w:moveFrom w:id="3510" w:author="Sean de Noronha | DRG" w:date="2026-09-25T15:37:00Z" w16du:dateUtc="2026-09-25T13:37:00Z">
              <w:r>
                <w:rPr>
                  <w:rFonts w:eastAsia="Times New Roman" w:cs="Arial"/>
                  <w:color w:val="173753"/>
                  <w:sz w:val="16"/>
                  <w:szCs w:val="16"/>
                </w:rPr>
                <w:t>0.89 T</w:t>
              </w:r>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A6F2074" w14:textId="1B3F786F" w:rsidR="00AC4387" w:rsidRPr="005A3273" w:rsidDel="00456DDE" w:rsidRDefault="00AC4387" w:rsidP="005A5A89">
            <w:pPr>
              <w:spacing w:after="0"/>
              <w:jc w:val="center"/>
              <w:rPr>
                <w:moveFrom w:id="3511" w:author="Sean de Noronha | DRG" w:date="2026-09-25T15:37:00Z" w16du:dateUtc="2026-09-25T13:37:00Z"/>
                <w:rFonts w:eastAsia="Times New Roman" w:cs="Arial"/>
                <w:color w:val="173753"/>
                <w:sz w:val="16"/>
                <w:szCs w:val="16"/>
              </w:rPr>
            </w:pPr>
            <w:moveFrom w:id="3512" w:author="Sean de Noronha | DRG" w:date="2026-09-25T15:37:00Z" w16du:dateUtc="2026-09-25T13:37:00Z">
              <w:r>
                <w:rPr>
                  <w:rFonts w:eastAsia="Times New Roman" w:cs="Arial"/>
                  <w:color w:val="173753"/>
                  <w:sz w:val="16"/>
                  <w:szCs w:val="16"/>
                </w:rPr>
                <w:t>0.88 U</w:t>
              </w:r>
            </w:moveFrom>
          </w:p>
        </w:tc>
      </w:tr>
      <w:tr w:rsidR="00AC4387" w:rsidRPr="005A3273" w:rsidDel="00456DDE" w14:paraId="440A723B" w14:textId="77777777" w:rsidTr="00AC4387">
        <w:trPr>
          <w:gridAfter w:val="1"/>
          <w:wAfter w:w="84" w:type="dxa"/>
          <w:trHeight w:val="198"/>
          <w:jc w:val="center"/>
          <w:del w:id="3513"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5BAF0A6B" w14:textId="783315A4" w:rsidR="00AC4387" w:rsidRPr="005A3273" w:rsidDel="00456DDE" w:rsidRDefault="00AC4387" w:rsidP="005A5A89">
            <w:pPr>
              <w:spacing w:after="0"/>
              <w:jc w:val="center"/>
              <w:rPr>
                <w:moveFrom w:id="3514" w:author="Sean de Noronha | DRG" w:date="2026-09-25T15:37:00Z" w16du:dateUtc="2026-09-25T13:37:00Z"/>
                <w:rFonts w:eastAsia="Times New Roman" w:cs="Arial"/>
                <w:b/>
                <w:bCs/>
                <w:sz w:val="16"/>
                <w:szCs w:val="16"/>
              </w:rPr>
            </w:pPr>
            <w:moveFrom w:id="3515" w:author="Sean de Noronha | DRG" w:date="2026-09-25T15:37:00Z" w16du:dateUtc="2026-09-25T13:37:00Z">
              <w:r>
                <w:rPr>
                  <w:rFonts w:eastAsia="Times New Roman" w:cs="Arial"/>
                  <w:b/>
                  <w:bCs/>
                  <w:sz w:val="16"/>
                  <w:szCs w:val="16"/>
                </w:rPr>
                <w:t>50</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652FA12E" w14:textId="4C7F16FE" w:rsidR="00AC4387" w:rsidRPr="005A3273" w:rsidDel="00456DDE" w:rsidRDefault="00AC4387" w:rsidP="005A5A89">
            <w:pPr>
              <w:spacing w:after="0"/>
              <w:jc w:val="center"/>
              <w:rPr>
                <w:moveFrom w:id="3516" w:author="Sean de Noronha | DRG" w:date="2026-09-25T15:37:00Z" w16du:dateUtc="2026-09-25T13:37:00Z"/>
                <w:rFonts w:eastAsia="Times New Roman" w:cs="Arial"/>
                <w:color w:val="FFFFFF"/>
                <w:sz w:val="16"/>
                <w:szCs w:val="16"/>
              </w:rPr>
            </w:pPr>
            <w:moveFrom w:id="3517" w:author="Sean de Noronha | DRG" w:date="2026-09-25T15:37:00Z" w16du:dateUtc="2026-09-25T13:37:00Z">
              <w:r>
                <w:rPr>
                  <w:rFonts w:eastAsia="Times New Roman" w:cs="Arial"/>
                  <w:color w:val="FFFFFF"/>
                  <w:sz w:val="16"/>
                  <w:szCs w:val="16"/>
                </w:rPr>
                <w:t>0.44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6F475AA5" w14:textId="596385EB" w:rsidR="00AC4387" w:rsidRPr="005A3273" w:rsidDel="00456DDE" w:rsidRDefault="00AC4387" w:rsidP="005A5A89">
            <w:pPr>
              <w:spacing w:after="0"/>
              <w:jc w:val="center"/>
              <w:rPr>
                <w:moveFrom w:id="3518" w:author="Sean de Noronha | DRG" w:date="2026-09-25T15:37:00Z" w16du:dateUtc="2026-09-25T13:37:00Z"/>
                <w:rFonts w:eastAsia="Times New Roman" w:cs="Arial"/>
                <w:color w:val="FFFFFF"/>
                <w:sz w:val="16"/>
                <w:szCs w:val="16"/>
              </w:rPr>
            </w:pPr>
            <w:moveFrom w:id="3519" w:author="Sean de Noronha | DRG" w:date="2026-09-25T15:37:00Z" w16du:dateUtc="2026-09-25T13:37:00Z">
              <w:r>
                <w:rPr>
                  <w:rFonts w:eastAsia="Times New Roman" w:cs="Arial"/>
                  <w:color w:val="FFFFFF"/>
                  <w:sz w:val="16"/>
                  <w:szCs w:val="16"/>
                </w:rPr>
                <w:t>0.64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F6D4C3A" w14:textId="05E62F6F" w:rsidR="00AC4387" w:rsidRPr="005A3273" w:rsidDel="00456DDE" w:rsidRDefault="00AC4387" w:rsidP="005A5A89">
            <w:pPr>
              <w:spacing w:after="0"/>
              <w:jc w:val="center"/>
              <w:rPr>
                <w:moveFrom w:id="3520" w:author="Sean de Noronha | DRG" w:date="2026-09-25T15:37:00Z" w16du:dateUtc="2026-09-25T13:37:00Z"/>
                <w:rFonts w:eastAsia="Times New Roman" w:cs="Arial"/>
                <w:color w:val="173753"/>
                <w:sz w:val="16"/>
                <w:szCs w:val="16"/>
              </w:rPr>
            </w:pPr>
            <w:moveFrom w:id="3521" w:author="Sean de Noronha | DRG" w:date="2026-09-25T15:37:00Z" w16du:dateUtc="2026-09-25T13:37:00Z">
              <w:r>
                <w:rPr>
                  <w:rFonts w:eastAsia="Times New Roman" w:cs="Arial"/>
                  <w:color w:val="173753"/>
                  <w:sz w:val="16"/>
                  <w:szCs w:val="16"/>
                </w:rPr>
                <w:t>0.90 L</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3F121048" w14:textId="725DF7F6" w:rsidR="00AC4387" w:rsidRPr="005A3273" w:rsidDel="00456DDE" w:rsidRDefault="00AC4387" w:rsidP="005A5A89">
            <w:pPr>
              <w:spacing w:after="0"/>
              <w:jc w:val="center"/>
              <w:rPr>
                <w:moveFrom w:id="3522" w:author="Sean de Noronha | DRG" w:date="2026-09-25T15:37:00Z" w16du:dateUtc="2026-09-25T13:37:00Z"/>
                <w:rFonts w:eastAsia="Times New Roman" w:cs="Arial"/>
                <w:color w:val="173753"/>
                <w:sz w:val="16"/>
                <w:szCs w:val="16"/>
              </w:rPr>
            </w:pPr>
            <w:moveFrom w:id="3523" w:author="Sean de Noronha | DRG" w:date="2026-09-25T15:37:00Z" w16du:dateUtc="2026-09-25T13:37:00Z">
              <w:r>
                <w:rPr>
                  <w:rFonts w:eastAsia="Times New Roman" w:cs="Arial"/>
                  <w:color w:val="173753"/>
                  <w:sz w:val="16"/>
                  <w:szCs w:val="16"/>
                </w:rPr>
                <w:t>1.02 T</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33077160" w14:textId="562A567B" w:rsidR="00AC4387" w:rsidRPr="005A3273" w:rsidDel="00456DDE" w:rsidRDefault="00AC4387" w:rsidP="005A5A89">
            <w:pPr>
              <w:spacing w:after="0"/>
              <w:jc w:val="center"/>
              <w:rPr>
                <w:moveFrom w:id="3524" w:author="Sean de Noronha | DRG" w:date="2026-09-25T15:37:00Z" w16du:dateUtc="2026-09-25T13:37:00Z"/>
                <w:rFonts w:eastAsia="Times New Roman" w:cs="Arial"/>
                <w:color w:val="173753"/>
                <w:sz w:val="16"/>
                <w:szCs w:val="16"/>
              </w:rPr>
            </w:pPr>
            <w:moveFrom w:id="3525" w:author="Sean de Noronha | DRG" w:date="2026-09-25T15:37:00Z" w16du:dateUtc="2026-09-25T13:37:00Z">
              <w:r>
                <w:rPr>
                  <w:rFonts w:eastAsia="Times New Roman" w:cs="Arial"/>
                  <w:color w:val="173753"/>
                  <w:sz w:val="16"/>
                  <w:szCs w:val="16"/>
                </w:rPr>
                <w:t>0.91 T</w:t>
              </w:r>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F9533D6" w14:textId="2B8DC400" w:rsidR="00AC4387" w:rsidRPr="005A3273" w:rsidDel="00456DDE" w:rsidRDefault="00AC4387" w:rsidP="005A5A89">
            <w:pPr>
              <w:spacing w:after="0"/>
              <w:jc w:val="center"/>
              <w:rPr>
                <w:moveFrom w:id="3526" w:author="Sean de Noronha | DRG" w:date="2026-09-25T15:37:00Z" w16du:dateUtc="2026-09-25T13:37:00Z"/>
                <w:rFonts w:eastAsia="Times New Roman" w:cs="Arial"/>
                <w:color w:val="173753"/>
                <w:sz w:val="16"/>
                <w:szCs w:val="16"/>
              </w:rPr>
            </w:pPr>
            <w:moveFrom w:id="3527" w:author="Sean de Noronha | DRG" w:date="2026-09-25T15:37:00Z" w16du:dateUtc="2026-09-25T13:37:00Z">
              <w:r>
                <w:rPr>
                  <w:rFonts w:eastAsia="Times New Roman" w:cs="Arial"/>
                  <w:color w:val="173753"/>
                  <w:sz w:val="16"/>
                  <w:szCs w:val="16"/>
                </w:rPr>
                <w:t>0.88 U</w:t>
              </w:r>
            </w:moveFrom>
          </w:p>
        </w:tc>
      </w:tr>
      <w:tr w:rsidR="00AC4387" w:rsidRPr="005A3273" w:rsidDel="00456DDE" w14:paraId="57B8BD7D" w14:textId="77777777" w:rsidTr="00AC4387">
        <w:trPr>
          <w:gridAfter w:val="1"/>
          <w:wAfter w:w="84" w:type="dxa"/>
          <w:trHeight w:val="198"/>
          <w:jc w:val="center"/>
          <w:del w:id="3528"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597146BE" w14:textId="09D6727D" w:rsidR="00AC4387" w:rsidRPr="005A3273" w:rsidDel="00456DDE" w:rsidRDefault="00AC4387" w:rsidP="005A5A89">
            <w:pPr>
              <w:spacing w:after="0"/>
              <w:jc w:val="center"/>
              <w:rPr>
                <w:moveFrom w:id="3529" w:author="Sean de Noronha | DRG" w:date="2026-09-25T15:37:00Z" w16du:dateUtc="2026-09-25T13:37:00Z"/>
                <w:rFonts w:eastAsia="Times New Roman" w:cs="Arial"/>
                <w:b/>
                <w:bCs/>
                <w:sz w:val="16"/>
                <w:szCs w:val="16"/>
              </w:rPr>
            </w:pPr>
            <w:moveFrom w:id="3530" w:author="Sean de Noronha | DRG" w:date="2026-09-25T15:37:00Z" w16du:dateUtc="2026-09-25T13:37:00Z">
              <w:r>
                <w:rPr>
                  <w:rFonts w:eastAsia="Times New Roman" w:cs="Arial"/>
                  <w:b/>
                  <w:bCs/>
                  <w:sz w:val="16"/>
                  <w:szCs w:val="16"/>
                </w:rPr>
                <w:t>60</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69B3BE03" w14:textId="393AF0DA" w:rsidR="00AC4387" w:rsidRPr="005A3273" w:rsidDel="00456DDE" w:rsidRDefault="00AC4387" w:rsidP="005A5A89">
            <w:pPr>
              <w:spacing w:after="0"/>
              <w:jc w:val="center"/>
              <w:rPr>
                <w:moveFrom w:id="3531" w:author="Sean de Noronha | DRG" w:date="2026-09-25T15:37:00Z" w16du:dateUtc="2026-09-25T13:37:00Z"/>
                <w:rFonts w:eastAsia="Times New Roman" w:cs="Arial"/>
                <w:color w:val="FFFFFF"/>
                <w:sz w:val="16"/>
                <w:szCs w:val="16"/>
              </w:rPr>
            </w:pPr>
            <w:moveFrom w:id="3532" w:author="Sean de Noronha | DRG" w:date="2026-09-25T15:37:00Z" w16du:dateUtc="2026-09-25T13:37:00Z">
              <w:r>
                <w:rPr>
                  <w:rFonts w:eastAsia="Times New Roman" w:cs="Arial"/>
                  <w:color w:val="FFFFFF"/>
                  <w:sz w:val="16"/>
                  <w:szCs w:val="16"/>
                </w:rPr>
                <w:t>0.40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2F8D74DF" w14:textId="403352C7" w:rsidR="00AC4387" w:rsidRPr="005A3273" w:rsidDel="00456DDE" w:rsidRDefault="00AC4387" w:rsidP="005A5A89">
            <w:pPr>
              <w:spacing w:after="0"/>
              <w:jc w:val="center"/>
              <w:rPr>
                <w:moveFrom w:id="3533" w:author="Sean de Noronha | DRG" w:date="2026-09-25T15:37:00Z" w16du:dateUtc="2026-09-25T13:37:00Z"/>
                <w:rFonts w:eastAsia="Times New Roman" w:cs="Arial"/>
                <w:color w:val="FFFFFF"/>
                <w:sz w:val="16"/>
                <w:szCs w:val="16"/>
              </w:rPr>
            </w:pPr>
            <w:moveFrom w:id="3534" w:author="Sean de Noronha | DRG" w:date="2026-09-25T15:37:00Z" w16du:dateUtc="2026-09-25T13:37:00Z">
              <w:r>
                <w:rPr>
                  <w:rFonts w:eastAsia="Times New Roman" w:cs="Arial"/>
                  <w:color w:val="FFFFFF"/>
                  <w:sz w:val="16"/>
                  <w:szCs w:val="16"/>
                </w:rPr>
                <w:t>0.59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60C96B8C" w14:textId="4ACCF28E" w:rsidR="00AC4387" w:rsidRPr="005A3273" w:rsidDel="00456DDE" w:rsidRDefault="00AC4387" w:rsidP="005A5A89">
            <w:pPr>
              <w:spacing w:after="0"/>
              <w:jc w:val="center"/>
              <w:rPr>
                <w:moveFrom w:id="3535" w:author="Sean de Noronha | DRG" w:date="2026-09-25T15:37:00Z" w16du:dateUtc="2026-09-25T13:37:00Z"/>
                <w:rFonts w:eastAsia="Times New Roman" w:cs="Arial"/>
                <w:color w:val="173753"/>
                <w:sz w:val="16"/>
                <w:szCs w:val="16"/>
              </w:rPr>
            </w:pPr>
            <w:moveFrom w:id="3536" w:author="Sean de Noronha | DRG" w:date="2026-09-25T15:37:00Z" w16du:dateUtc="2026-09-25T13:37:00Z">
              <w:r>
                <w:rPr>
                  <w:rFonts w:eastAsia="Times New Roman" w:cs="Arial"/>
                  <w:color w:val="173753"/>
                  <w:sz w:val="16"/>
                  <w:szCs w:val="16"/>
                </w:rPr>
                <w:t>0.83 L</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2A2FC037" w14:textId="1FE31BED" w:rsidR="00AC4387" w:rsidRPr="005A3273" w:rsidDel="00456DDE" w:rsidRDefault="00AC4387" w:rsidP="005A5A89">
            <w:pPr>
              <w:spacing w:after="0"/>
              <w:jc w:val="center"/>
              <w:rPr>
                <w:moveFrom w:id="3537" w:author="Sean de Noronha | DRG" w:date="2026-09-25T15:37:00Z" w16du:dateUtc="2026-09-25T13:37:00Z"/>
                <w:rFonts w:eastAsia="Times New Roman" w:cs="Arial"/>
                <w:color w:val="FFFFFF"/>
                <w:sz w:val="16"/>
                <w:szCs w:val="16"/>
              </w:rPr>
            </w:pPr>
            <w:moveFrom w:id="3538" w:author="Sean de Noronha | DRG" w:date="2026-09-25T15:37:00Z" w16du:dateUtc="2026-09-25T13:37:00Z">
              <w:r>
                <w:rPr>
                  <w:rFonts w:eastAsia="Times New Roman" w:cs="Arial"/>
                  <w:color w:val="FFFFFF"/>
                  <w:sz w:val="16"/>
                  <w:szCs w:val="16"/>
                </w:rPr>
                <w:t>1.07 T</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4EDB61B" w14:textId="7F54ACF2" w:rsidR="00AC4387" w:rsidRPr="005A3273" w:rsidDel="00456DDE" w:rsidRDefault="00AC4387" w:rsidP="005A5A89">
            <w:pPr>
              <w:spacing w:after="0"/>
              <w:jc w:val="center"/>
              <w:rPr>
                <w:moveFrom w:id="3539" w:author="Sean de Noronha | DRG" w:date="2026-09-25T15:37:00Z" w16du:dateUtc="2026-09-25T13:37:00Z"/>
                <w:rFonts w:eastAsia="Times New Roman" w:cs="Arial"/>
                <w:color w:val="173753"/>
                <w:sz w:val="16"/>
                <w:szCs w:val="16"/>
              </w:rPr>
            </w:pPr>
            <w:moveFrom w:id="3540" w:author="Sean de Noronha | DRG" w:date="2026-09-25T15:37:00Z" w16du:dateUtc="2026-09-25T13:37:00Z">
              <w:r>
                <w:rPr>
                  <w:rFonts w:eastAsia="Times New Roman" w:cs="Arial"/>
                  <w:color w:val="173753"/>
                  <w:sz w:val="16"/>
                  <w:szCs w:val="16"/>
                </w:rPr>
                <w:t>0.95 T</w:t>
              </w:r>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2E6FDF29" w14:textId="1E2F7D82" w:rsidR="00AC4387" w:rsidRPr="005A3273" w:rsidDel="00456DDE" w:rsidRDefault="00AC4387" w:rsidP="005A5A89">
            <w:pPr>
              <w:spacing w:after="0"/>
              <w:jc w:val="center"/>
              <w:rPr>
                <w:moveFrom w:id="3541" w:author="Sean de Noronha | DRG" w:date="2026-09-25T15:37:00Z" w16du:dateUtc="2026-09-25T13:37:00Z"/>
                <w:rFonts w:eastAsia="Times New Roman" w:cs="Arial"/>
                <w:color w:val="173753"/>
                <w:sz w:val="16"/>
                <w:szCs w:val="16"/>
              </w:rPr>
            </w:pPr>
            <w:moveFrom w:id="3542" w:author="Sean de Noronha | DRG" w:date="2026-09-25T15:37:00Z" w16du:dateUtc="2026-09-25T13:37:00Z">
              <w:r>
                <w:rPr>
                  <w:rFonts w:eastAsia="Times New Roman" w:cs="Arial"/>
                  <w:color w:val="173753"/>
                  <w:sz w:val="16"/>
                  <w:szCs w:val="16"/>
                </w:rPr>
                <w:t>0.87 T</w:t>
              </w:r>
            </w:moveFrom>
          </w:p>
        </w:tc>
      </w:tr>
      <w:tr w:rsidR="00AC4387" w:rsidRPr="005A3273" w:rsidDel="00456DDE" w14:paraId="7585CD92" w14:textId="77777777" w:rsidTr="00AC4387">
        <w:trPr>
          <w:gridAfter w:val="1"/>
          <w:wAfter w:w="84" w:type="dxa"/>
          <w:trHeight w:val="198"/>
          <w:jc w:val="center"/>
          <w:del w:id="3543"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0407F640" w14:textId="0E79B854" w:rsidR="00AC4387" w:rsidRPr="005A3273" w:rsidDel="00456DDE" w:rsidRDefault="00AC4387" w:rsidP="005A5A89">
            <w:pPr>
              <w:spacing w:after="0"/>
              <w:jc w:val="center"/>
              <w:rPr>
                <w:moveFrom w:id="3544" w:author="Sean de Noronha | DRG" w:date="2026-09-25T15:37:00Z" w16du:dateUtc="2026-09-25T13:37:00Z"/>
                <w:rFonts w:eastAsia="Times New Roman" w:cs="Arial"/>
                <w:b/>
                <w:bCs/>
                <w:sz w:val="16"/>
                <w:szCs w:val="16"/>
              </w:rPr>
            </w:pPr>
            <w:moveFrom w:id="3545" w:author="Sean de Noronha | DRG" w:date="2026-09-25T15:37:00Z" w16du:dateUtc="2026-09-25T13:37:00Z">
              <w:r>
                <w:rPr>
                  <w:rFonts w:eastAsia="Times New Roman" w:cs="Arial"/>
                  <w:b/>
                  <w:bCs/>
                  <w:sz w:val="16"/>
                  <w:szCs w:val="16"/>
                </w:rPr>
                <w:t>70</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07EB83C" w14:textId="35740C87" w:rsidR="00AC4387" w:rsidRPr="005A3273" w:rsidDel="00456DDE" w:rsidRDefault="00AC4387" w:rsidP="005A5A89">
            <w:pPr>
              <w:spacing w:after="0"/>
              <w:jc w:val="center"/>
              <w:rPr>
                <w:moveFrom w:id="3546" w:author="Sean de Noronha | DRG" w:date="2026-09-25T15:37:00Z" w16du:dateUtc="2026-09-25T13:37:00Z"/>
                <w:rFonts w:eastAsia="Times New Roman" w:cs="Arial"/>
                <w:color w:val="FFFFFF"/>
                <w:sz w:val="16"/>
                <w:szCs w:val="16"/>
              </w:rPr>
            </w:pPr>
            <w:moveFrom w:id="3547" w:author="Sean de Noronha | DRG" w:date="2026-09-25T15:37:00Z" w16du:dateUtc="2026-09-25T13:37:00Z">
              <w:r>
                <w:rPr>
                  <w:rFonts w:eastAsia="Times New Roman" w:cs="Arial"/>
                  <w:color w:val="FFFFFF"/>
                  <w:sz w:val="16"/>
                  <w:szCs w:val="16"/>
                </w:rPr>
                <w:t>0.37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586EBE78" w14:textId="73F15023" w:rsidR="00AC4387" w:rsidRPr="005A3273" w:rsidDel="00456DDE" w:rsidRDefault="00AC4387" w:rsidP="005A5A89">
            <w:pPr>
              <w:spacing w:after="0"/>
              <w:jc w:val="center"/>
              <w:rPr>
                <w:moveFrom w:id="3548" w:author="Sean de Noronha | DRG" w:date="2026-09-25T15:37:00Z" w16du:dateUtc="2026-09-25T13:37:00Z"/>
                <w:rFonts w:eastAsia="Times New Roman" w:cs="Arial"/>
                <w:color w:val="FFFFFF"/>
                <w:sz w:val="16"/>
                <w:szCs w:val="16"/>
              </w:rPr>
            </w:pPr>
            <w:moveFrom w:id="3549" w:author="Sean de Noronha | DRG" w:date="2026-09-25T15:37:00Z" w16du:dateUtc="2026-09-25T13:37:00Z">
              <w:r>
                <w:rPr>
                  <w:rFonts w:eastAsia="Times New Roman" w:cs="Arial"/>
                  <w:color w:val="FFFFFF"/>
                  <w:sz w:val="16"/>
                  <w:szCs w:val="16"/>
                </w:rPr>
                <w:t>0.55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2B8DF848" w14:textId="077DD442" w:rsidR="00AC4387" w:rsidRPr="005A3273" w:rsidDel="00456DDE" w:rsidRDefault="00AC4387" w:rsidP="005A5A89">
            <w:pPr>
              <w:spacing w:after="0"/>
              <w:jc w:val="center"/>
              <w:rPr>
                <w:moveFrom w:id="3550" w:author="Sean de Noronha | DRG" w:date="2026-09-25T15:37:00Z" w16du:dateUtc="2026-09-25T13:37:00Z"/>
                <w:rFonts w:eastAsia="Times New Roman" w:cs="Arial"/>
                <w:color w:val="173753"/>
                <w:sz w:val="16"/>
                <w:szCs w:val="16"/>
              </w:rPr>
            </w:pPr>
            <w:moveFrom w:id="3551" w:author="Sean de Noronha | DRG" w:date="2026-09-25T15:37:00Z" w16du:dateUtc="2026-09-25T13:37:00Z">
              <w:r>
                <w:rPr>
                  <w:rFonts w:eastAsia="Times New Roman" w:cs="Arial"/>
                  <w:color w:val="173753"/>
                  <w:sz w:val="16"/>
                  <w:szCs w:val="16"/>
                </w:rPr>
                <w:t>0.77 L</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007AB136" w14:textId="40E4191D" w:rsidR="00AC4387" w:rsidRPr="005A3273" w:rsidDel="00456DDE" w:rsidRDefault="00AC4387" w:rsidP="005A5A89">
            <w:pPr>
              <w:spacing w:after="0"/>
              <w:jc w:val="center"/>
              <w:rPr>
                <w:moveFrom w:id="3552" w:author="Sean de Noronha | DRG" w:date="2026-09-25T15:37:00Z" w16du:dateUtc="2026-09-25T13:37:00Z"/>
                <w:rFonts w:eastAsia="Times New Roman" w:cs="Arial"/>
                <w:color w:val="FFFFFF"/>
                <w:sz w:val="16"/>
                <w:szCs w:val="16"/>
              </w:rPr>
            </w:pPr>
            <w:moveFrom w:id="3553" w:author="Sean de Noronha | DRG" w:date="2026-09-25T15:37:00Z" w16du:dateUtc="2026-09-25T13:37:00Z">
              <w:r>
                <w:rPr>
                  <w:rFonts w:eastAsia="Times New Roman" w:cs="Arial"/>
                  <w:color w:val="FFFFFF"/>
                  <w:sz w:val="16"/>
                  <w:szCs w:val="16"/>
                </w:rPr>
                <w:t>1.10 L</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7DED09EE" w14:textId="7DEE6F89" w:rsidR="00AC4387" w:rsidRPr="005A3273" w:rsidDel="00456DDE" w:rsidRDefault="00AC4387" w:rsidP="005A5A89">
            <w:pPr>
              <w:spacing w:after="0"/>
              <w:jc w:val="center"/>
              <w:rPr>
                <w:moveFrom w:id="3554" w:author="Sean de Noronha | DRG" w:date="2026-09-25T15:37:00Z" w16du:dateUtc="2026-09-25T13:37:00Z"/>
                <w:rFonts w:eastAsia="Times New Roman" w:cs="Arial"/>
                <w:color w:val="173753"/>
                <w:sz w:val="16"/>
                <w:szCs w:val="16"/>
              </w:rPr>
            </w:pPr>
            <w:moveFrom w:id="3555" w:author="Sean de Noronha | DRG" w:date="2026-09-25T15:37:00Z" w16du:dateUtc="2026-09-25T13:37:00Z">
              <w:r>
                <w:rPr>
                  <w:rFonts w:eastAsia="Times New Roman" w:cs="Arial"/>
                  <w:color w:val="173753"/>
                  <w:sz w:val="16"/>
                  <w:szCs w:val="16"/>
                </w:rPr>
                <w:t>0.99 T</w:t>
              </w:r>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9A2DAD7" w14:textId="26EBF2BA" w:rsidR="00AC4387" w:rsidRPr="005A3273" w:rsidDel="00456DDE" w:rsidRDefault="00AC4387" w:rsidP="005A5A89">
            <w:pPr>
              <w:spacing w:after="0"/>
              <w:jc w:val="center"/>
              <w:rPr>
                <w:moveFrom w:id="3556" w:author="Sean de Noronha | DRG" w:date="2026-09-25T15:37:00Z" w16du:dateUtc="2026-09-25T13:37:00Z"/>
                <w:rFonts w:eastAsia="Times New Roman" w:cs="Arial"/>
                <w:color w:val="173753"/>
                <w:sz w:val="16"/>
                <w:szCs w:val="16"/>
              </w:rPr>
            </w:pPr>
            <w:moveFrom w:id="3557" w:author="Sean de Noronha | DRG" w:date="2026-09-25T15:37:00Z" w16du:dateUtc="2026-09-25T13:37:00Z">
              <w:r>
                <w:rPr>
                  <w:rFonts w:eastAsia="Times New Roman" w:cs="Arial"/>
                  <w:color w:val="173753"/>
                  <w:sz w:val="16"/>
                  <w:szCs w:val="16"/>
                </w:rPr>
                <w:t>0.87 T</w:t>
              </w:r>
            </w:moveFrom>
          </w:p>
        </w:tc>
      </w:tr>
      <w:tr w:rsidR="00AC4387" w:rsidRPr="005A3273" w:rsidDel="00456DDE" w14:paraId="1137DD92" w14:textId="77777777" w:rsidTr="00AC4387">
        <w:trPr>
          <w:gridAfter w:val="1"/>
          <w:wAfter w:w="84" w:type="dxa"/>
          <w:trHeight w:val="198"/>
          <w:jc w:val="center"/>
          <w:del w:id="3558"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65166B97" w14:textId="399634FE" w:rsidR="00AC4387" w:rsidRPr="005A3273" w:rsidDel="00456DDE" w:rsidRDefault="00AC4387" w:rsidP="005A5A89">
            <w:pPr>
              <w:spacing w:after="0"/>
              <w:jc w:val="center"/>
              <w:rPr>
                <w:moveFrom w:id="3559" w:author="Sean de Noronha | DRG" w:date="2026-09-25T15:37:00Z" w16du:dateUtc="2026-09-25T13:37:00Z"/>
                <w:rFonts w:eastAsia="Times New Roman" w:cs="Arial"/>
                <w:b/>
                <w:bCs/>
                <w:sz w:val="16"/>
                <w:szCs w:val="16"/>
              </w:rPr>
            </w:pPr>
            <w:moveFrom w:id="3560" w:author="Sean de Noronha | DRG" w:date="2026-09-25T15:37:00Z" w16du:dateUtc="2026-09-25T13:37:00Z">
              <w:r>
                <w:rPr>
                  <w:rFonts w:eastAsia="Times New Roman" w:cs="Arial"/>
                  <w:b/>
                  <w:bCs/>
                  <w:sz w:val="16"/>
                  <w:szCs w:val="16"/>
                </w:rPr>
                <w:t>80</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82A7E69" w14:textId="7179CD65" w:rsidR="00AC4387" w:rsidRPr="005A3273" w:rsidDel="00456DDE" w:rsidRDefault="00AC4387" w:rsidP="005A5A89">
            <w:pPr>
              <w:spacing w:after="0"/>
              <w:jc w:val="center"/>
              <w:rPr>
                <w:moveFrom w:id="3561" w:author="Sean de Noronha | DRG" w:date="2026-09-25T15:37:00Z" w16du:dateUtc="2026-09-25T13:37:00Z"/>
                <w:rFonts w:eastAsia="Times New Roman" w:cs="Arial"/>
                <w:color w:val="FFFFFF"/>
                <w:sz w:val="16"/>
                <w:szCs w:val="16"/>
              </w:rPr>
            </w:pPr>
            <w:moveFrom w:id="3562" w:author="Sean de Noronha | DRG" w:date="2026-09-25T15:37:00Z" w16du:dateUtc="2026-09-25T13:37:00Z">
              <w:r>
                <w:rPr>
                  <w:rFonts w:eastAsia="Times New Roman" w:cs="Arial"/>
                  <w:color w:val="FFFFFF"/>
                  <w:sz w:val="16"/>
                  <w:szCs w:val="16"/>
                </w:rPr>
                <w:t>0.35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014053F8" w14:textId="191DF590" w:rsidR="00AC4387" w:rsidRPr="005A3273" w:rsidDel="00456DDE" w:rsidRDefault="00AC4387" w:rsidP="005A5A89">
            <w:pPr>
              <w:spacing w:after="0"/>
              <w:jc w:val="center"/>
              <w:rPr>
                <w:moveFrom w:id="3563" w:author="Sean de Noronha | DRG" w:date="2026-09-25T15:37:00Z" w16du:dateUtc="2026-09-25T13:37:00Z"/>
                <w:rFonts w:eastAsia="Times New Roman" w:cs="Arial"/>
                <w:color w:val="FFFFFF"/>
                <w:sz w:val="16"/>
                <w:szCs w:val="16"/>
              </w:rPr>
            </w:pPr>
            <w:moveFrom w:id="3564" w:author="Sean de Noronha | DRG" w:date="2026-09-25T15:37:00Z" w16du:dateUtc="2026-09-25T13:37:00Z">
              <w:r>
                <w:rPr>
                  <w:rFonts w:eastAsia="Times New Roman" w:cs="Arial"/>
                  <w:color w:val="FFFFFF"/>
                  <w:sz w:val="16"/>
                  <w:szCs w:val="16"/>
                </w:rPr>
                <w:t>0.52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1BE2120F" w14:textId="2F94D34A" w:rsidR="00AC4387" w:rsidRPr="005A3273" w:rsidDel="00456DDE" w:rsidRDefault="00AC4387" w:rsidP="005A5A89">
            <w:pPr>
              <w:spacing w:after="0"/>
              <w:jc w:val="center"/>
              <w:rPr>
                <w:moveFrom w:id="3565" w:author="Sean de Noronha | DRG" w:date="2026-09-25T15:37:00Z" w16du:dateUtc="2026-09-25T13:37:00Z"/>
                <w:rFonts w:eastAsia="Times New Roman" w:cs="Arial"/>
                <w:color w:val="FFFFFF"/>
                <w:sz w:val="16"/>
                <w:szCs w:val="16"/>
              </w:rPr>
            </w:pPr>
            <w:moveFrom w:id="3566" w:author="Sean de Noronha | DRG" w:date="2026-09-25T15:37:00Z" w16du:dateUtc="2026-09-25T13:37:00Z">
              <w:r>
                <w:rPr>
                  <w:rFonts w:eastAsia="Times New Roman" w:cs="Arial"/>
                  <w:color w:val="FFFFFF"/>
                  <w:sz w:val="16"/>
                  <w:szCs w:val="16"/>
                </w:rPr>
                <w:t>0.72 L</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4ADB8F6F" w14:textId="2494FA00" w:rsidR="00AC4387" w:rsidRPr="005A3273" w:rsidDel="00456DDE" w:rsidRDefault="00AC4387" w:rsidP="005A5A89">
            <w:pPr>
              <w:spacing w:after="0"/>
              <w:jc w:val="center"/>
              <w:rPr>
                <w:moveFrom w:id="3567" w:author="Sean de Noronha | DRG" w:date="2026-09-25T15:37:00Z" w16du:dateUtc="2026-09-25T13:37:00Z"/>
                <w:rFonts w:eastAsia="Times New Roman" w:cs="Arial"/>
                <w:color w:val="FFFFFF"/>
                <w:sz w:val="16"/>
                <w:szCs w:val="16"/>
              </w:rPr>
            </w:pPr>
            <w:moveFrom w:id="3568" w:author="Sean de Noronha | DRG" w:date="2026-09-25T15:37:00Z" w16du:dateUtc="2026-09-25T13:37:00Z">
              <w:r>
                <w:rPr>
                  <w:rFonts w:eastAsia="Times New Roman" w:cs="Arial"/>
                  <w:color w:val="FFFFFF"/>
                  <w:sz w:val="16"/>
                  <w:szCs w:val="16"/>
                </w:rPr>
                <w:t>1.05 L</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641A6D53" w14:textId="0E76585F" w:rsidR="00AC4387" w:rsidRPr="005A3273" w:rsidDel="00456DDE" w:rsidRDefault="00AC4387" w:rsidP="005A5A89">
            <w:pPr>
              <w:spacing w:after="0"/>
              <w:jc w:val="center"/>
              <w:rPr>
                <w:moveFrom w:id="3569" w:author="Sean de Noronha | DRG" w:date="2026-09-25T15:37:00Z" w16du:dateUtc="2026-09-25T13:37:00Z"/>
                <w:rFonts w:eastAsia="Times New Roman" w:cs="Arial"/>
                <w:color w:val="173753"/>
                <w:sz w:val="16"/>
                <w:szCs w:val="16"/>
              </w:rPr>
            </w:pPr>
            <w:moveFrom w:id="3570" w:author="Sean de Noronha | DRG" w:date="2026-09-25T15:37:00Z" w16du:dateUtc="2026-09-25T13:37:00Z">
              <w:r>
                <w:rPr>
                  <w:rFonts w:eastAsia="Times New Roman" w:cs="Arial"/>
                  <w:color w:val="173753"/>
                  <w:sz w:val="16"/>
                  <w:szCs w:val="16"/>
                </w:rPr>
                <w:t>1.03 T</w:t>
              </w:r>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64E10322" w14:textId="58555B2F" w:rsidR="00AC4387" w:rsidRPr="005A3273" w:rsidDel="00456DDE" w:rsidRDefault="00AC4387" w:rsidP="005A5A89">
            <w:pPr>
              <w:spacing w:after="0"/>
              <w:jc w:val="center"/>
              <w:rPr>
                <w:moveFrom w:id="3571" w:author="Sean de Noronha | DRG" w:date="2026-09-25T15:37:00Z" w16du:dateUtc="2026-09-25T13:37:00Z"/>
                <w:rFonts w:eastAsia="Times New Roman" w:cs="Arial"/>
                <w:color w:val="173753"/>
                <w:sz w:val="16"/>
                <w:szCs w:val="16"/>
              </w:rPr>
            </w:pPr>
            <w:moveFrom w:id="3572" w:author="Sean de Noronha | DRG" w:date="2026-09-25T15:37:00Z" w16du:dateUtc="2026-09-25T13:37:00Z">
              <w:r>
                <w:rPr>
                  <w:rFonts w:eastAsia="Times New Roman" w:cs="Arial"/>
                  <w:color w:val="173753"/>
                  <w:sz w:val="16"/>
                  <w:szCs w:val="16"/>
                </w:rPr>
                <w:t>0.87 T</w:t>
              </w:r>
            </w:moveFrom>
          </w:p>
        </w:tc>
      </w:tr>
      <w:tr w:rsidR="00AC4387" w:rsidRPr="005A3273" w:rsidDel="00456DDE" w14:paraId="1FDC1FB2" w14:textId="77777777" w:rsidTr="00AC4387">
        <w:trPr>
          <w:gridAfter w:val="1"/>
          <w:wAfter w:w="84" w:type="dxa"/>
          <w:trHeight w:val="198"/>
          <w:jc w:val="center"/>
          <w:del w:id="3573"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0242C105" w14:textId="40B203C5" w:rsidR="00AC4387" w:rsidRPr="005A3273" w:rsidDel="00456DDE" w:rsidRDefault="00AC4387" w:rsidP="005A5A89">
            <w:pPr>
              <w:spacing w:after="0"/>
              <w:jc w:val="center"/>
              <w:rPr>
                <w:moveFrom w:id="3574" w:author="Sean de Noronha | DRG" w:date="2026-09-25T15:37:00Z" w16du:dateUtc="2026-09-25T13:37:00Z"/>
                <w:rFonts w:eastAsia="Times New Roman" w:cs="Arial"/>
                <w:b/>
                <w:bCs/>
                <w:sz w:val="16"/>
                <w:szCs w:val="16"/>
              </w:rPr>
            </w:pPr>
            <w:moveFrom w:id="3575" w:author="Sean de Noronha | DRG" w:date="2026-09-25T15:37:00Z" w16du:dateUtc="2026-09-25T13:37:00Z">
              <w:r>
                <w:rPr>
                  <w:rFonts w:eastAsia="Times New Roman" w:cs="Arial"/>
                  <w:b/>
                  <w:bCs/>
                  <w:sz w:val="16"/>
                  <w:szCs w:val="16"/>
                </w:rPr>
                <w:t>90</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55F39550" w14:textId="39231F1E" w:rsidR="00AC4387" w:rsidRPr="005A3273" w:rsidDel="00456DDE" w:rsidRDefault="00AC4387" w:rsidP="005A5A89">
            <w:pPr>
              <w:spacing w:after="0"/>
              <w:jc w:val="center"/>
              <w:rPr>
                <w:moveFrom w:id="3576" w:author="Sean de Noronha | DRG" w:date="2026-09-25T15:37:00Z" w16du:dateUtc="2026-09-25T13:37:00Z"/>
                <w:rFonts w:eastAsia="Times New Roman" w:cs="Arial"/>
                <w:color w:val="FFFFFF"/>
                <w:sz w:val="16"/>
                <w:szCs w:val="16"/>
              </w:rPr>
            </w:pPr>
            <w:moveFrom w:id="3577" w:author="Sean de Noronha | DRG" w:date="2026-09-25T15:37:00Z" w16du:dateUtc="2026-09-25T13:37:00Z">
              <w:r>
                <w:rPr>
                  <w:rFonts w:eastAsia="Times New Roman" w:cs="Arial"/>
                  <w:color w:val="FFFFFF"/>
                  <w:sz w:val="16"/>
                  <w:szCs w:val="16"/>
                </w:rPr>
                <w:t>0.33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7CB3F641" w14:textId="6D672591" w:rsidR="00AC4387" w:rsidRPr="005A3273" w:rsidDel="00456DDE" w:rsidRDefault="00AC4387" w:rsidP="005A5A89">
            <w:pPr>
              <w:spacing w:after="0"/>
              <w:jc w:val="center"/>
              <w:rPr>
                <w:moveFrom w:id="3578" w:author="Sean de Noronha | DRG" w:date="2026-09-25T15:37:00Z" w16du:dateUtc="2026-09-25T13:37:00Z"/>
                <w:rFonts w:eastAsia="Times New Roman" w:cs="Arial"/>
                <w:color w:val="FFFFFF"/>
                <w:sz w:val="16"/>
                <w:szCs w:val="16"/>
              </w:rPr>
            </w:pPr>
            <w:moveFrom w:id="3579" w:author="Sean de Noronha | DRG" w:date="2026-09-25T15:37:00Z" w16du:dateUtc="2026-09-25T13:37:00Z">
              <w:r>
                <w:rPr>
                  <w:rFonts w:eastAsia="Times New Roman" w:cs="Arial"/>
                  <w:color w:val="FFFFFF"/>
                  <w:sz w:val="16"/>
                  <w:szCs w:val="16"/>
                </w:rPr>
                <w:t>0.49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1EFB0471" w14:textId="40BBC1B4" w:rsidR="00AC4387" w:rsidRPr="005A3273" w:rsidDel="00456DDE" w:rsidRDefault="00AC4387" w:rsidP="005A5A89">
            <w:pPr>
              <w:spacing w:after="0"/>
              <w:jc w:val="center"/>
              <w:rPr>
                <w:moveFrom w:id="3580" w:author="Sean de Noronha | DRG" w:date="2026-09-25T15:37:00Z" w16du:dateUtc="2026-09-25T13:37:00Z"/>
                <w:rFonts w:eastAsia="Times New Roman" w:cs="Arial"/>
                <w:color w:val="FFFFFF"/>
                <w:sz w:val="16"/>
                <w:szCs w:val="16"/>
              </w:rPr>
            </w:pPr>
            <w:moveFrom w:id="3581" w:author="Sean de Noronha | DRG" w:date="2026-09-25T15:37:00Z" w16du:dateUtc="2026-09-25T13:37:00Z">
              <w:r>
                <w:rPr>
                  <w:rFonts w:eastAsia="Times New Roman" w:cs="Arial"/>
                  <w:color w:val="FFFFFF"/>
                  <w:sz w:val="16"/>
                  <w:szCs w:val="16"/>
                </w:rPr>
                <w:t>0.69 L</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1EE61B06" w14:textId="4F57152B" w:rsidR="00AC4387" w:rsidRPr="005A3273" w:rsidDel="00456DDE" w:rsidRDefault="00AC4387" w:rsidP="005A5A89">
            <w:pPr>
              <w:spacing w:after="0"/>
              <w:jc w:val="center"/>
              <w:rPr>
                <w:moveFrom w:id="3582" w:author="Sean de Noronha | DRG" w:date="2026-09-25T15:37:00Z" w16du:dateUtc="2026-09-25T13:37:00Z"/>
                <w:rFonts w:eastAsia="Times New Roman" w:cs="Arial"/>
                <w:color w:val="173753"/>
                <w:sz w:val="16"/>
                <w:szCs w:val="16"/>
              </w:rPr>
            </w:pPr>
            <w:moveFrom w:id="3583" w:author="Sean de Noronha | DRG" w:date="2026-09-25T15:37:00Z" w16du:dateUtc="2026-09-25T13:37:00Z">
              <w:r>
                <w:rPr>
                  <w:rFonts w:eastAsia="Times New Roman" w:cs="Arial"/>
                  <w:color w:val="173753"/>
                  <w:sz w:val="16"/>
                  <w:szCs w:val="16"/>
                </w:rPr>
                <w:t>1.00 L</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7CA782F4" w14:textId="10DDE8A0" w:rsidR="00AC4387" w:rsidRPr="005A3273" w:rsidDel="00456DDE" w:rsidRDefault="00AC4387" w:rsidP="005A5A89">
            <w:pPr>
              <w:spacing w:after="0"/>
              <w:jc w:val="center"/>
              <w:rPr>
                <w:moveFrom w:id="3584" w:author="Sean de Noronha | DRG" w:date="2026-09-25T15:37:00Z" w16du:dateUtc="2026-09-25T13:37:00Z"/>
                <w:rFonts w:eastAsia="Times New Roman" w:cs="Arial"/>
                <w:color w:val="FFFFFF"/>
                <w:sz w:val="16"/>
                <w:szCs w:val="16"/>
              </w:rPr>
            </w:pPr>
            <w:moveFrom w:id="3585" w:author="Sean de Noronha | DRG" w:date="2026-09-25T15:37:00Z" w16du:dateUtc="2026-09-25T13:37:00Z">
              <w:r>
                <w:rPr>
                  <w:rFonts w:eastAsia="Times New Roman" w:cs="Arial"/>
                  <w:color w:val="FFFFFF"/>
                  <w:sz w:val="16"/>
                  <w:szCs w:val="16"/>
                </w:rPr>
                <w:t>1.06 T</w:t>
              </w:r>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157B94F" w14:textId="16374922" w:rsidR="00AC4387" w:rsidRPr="005A3273" w:rsidDel="00456DDE" w:rsidRDefault="00AC4387" w:rsidP="005A5A89">
            <w:pPr>
              <w:spacing w:after="0"/>
              <w:jc w:val="center"/>
              <w:rPr>
                <w:moveFrom w:id="3586" w:author="Sean de Noronha | DRG" w:date="2026-09-25T15:37:00Z" w16du:dateUtc="2026-09-25T13:37:00Z"/>
                <w:rFonts w:eastAsia="Times New Roman" w:cs="Arial"/>
                <w:color w:val="173753"/>
                <w:sz w:val="16"/>
                <w:szCs w:val="16"/>
              </w:rPr>
            </w:pPr>
            <w:moveFrom w:id="3587" w:author="Sean de Noronha | DRG" w:date="2026-09-25T15:37:00Z" w16du:dateUtc="2026-09-25T13:37:00Z">
              <w:r>
                <w:rPr>
                  <w:rFonts w:eastAsia="Times New Roman" w:cs="Arial"/>
                  <w:color w:val="173753"/>
                  <w:sz w:val="16"/>
                  <w:szCs w:val="16"/>
                </w:rPr>
                <w:t>0.88 T</w:t>
              </w:r>
            </w:moveFrom>
          </w:p>
        </w:tc>
      </w:tr>
      <w:tr w:rsidR="00AC4387" w:rsidRPr="005A3273" w:rsidDel="00456DDE" w14:paraId="656190DF" w14:textId="77777777" w:rsidTr="00AC4387">
        <w:trPr>
          <w:gridAfter w:val="1"/>
          <w:wAfter w:w="84" w:type="dxa"/>
          <w:trHeight w:val="198"/>
          <w:jc w:val="center"/>
          <w:del w:id="3588" w:author="Sean de Noronha | DRG" w:date="2026-09-25T15:37:00Z"/>
        </w:trPr>
        <w:tc>
          <w:tcPr>
            <w:tcW w:w="1165" w:type="dxa"/>
            <w:tcBorders>
              <w:right w:val="single" w:sz="4" w:space="0" w:color="auto"/>
            </w:tcBorders>
            <w:shd w:val="clear" w:color="auto" w:fill="F2F2F2" w:themeFill="background1" w:themeFillShade="F2"/>
            <w:noWrap/>
            <w:vAlign w:val="center"/>
            <w:hideMark/>
          </w:tcPr>
          <w:p w14:paraId="64910E62" w14:textId="3FB9CA9B" w:rsidR="00AC4387" w:rsidRPr="005A3273" w:rsidDel="00456DDE" w:rsidRDefault="00AC4387" w:rsidP="005A5A89">
            <w:pPr>
              <w:spacing w:after="0"/>
              <w:jc w:val="center"/>
              <w:rPr>
                <w:moveFrom w:id="3589" w:author="Sean de Noronha | DRG" w:date="2026-09-25T15:37:00Z" w16du:dateUtc="2026-09-25T13:37:00Z"/>
                <w:rFonts w:eastAsia="Times New Roman" w:cs="Arial"/>
                <w:b/>
                <w:bCs/>
                <w:sz w:val="16"/>
                <w:szCs w:val="16"/>
              </w:rPr>
            </w:pPr>
            <w:moveFrom w:id="3590" w:author="Sean de Noronha | DRG" w:date="2026-09-25T15:37:00Z" w16du:dateUtc="2026-09-25T13:37:00Z">
              <w:r>
                <w:rPr>
                  <w:rFonts w:eastAsia="Times New Roman" w:cs="Arial"/>
                  <w:b/>
                  <w:bCs/>
                  <w:sz w:val="16"/>
                  <w:szCs w:val="16"/>
                </w:rPr>
                <w:t>100</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BE1B5D8" w14:textId="387B4042" w:rsidR="00AC4387" w:rsidRPr="005A3273" w:rsidDel="00456DDE" w:rsidRDefault="00AC4387" w:rsidP="005A5A89">
            <w:pPr>
              <w:spacing w:after="0"/>
              <w:jc w:val="center"/>
              <w:rPr>
                <w:moveFrom w:id="3591" w:author="Sean de Noronha | DRG" w:date="2026-09-25T15:37:00Z" w16du:dateUtc="2026-09-25T13:37:00Z"/>
                <w:rFonts w:eastAsia="Times New Roman" w:cs="Arial"/>
                <w:color w:val="FFFFFF"/>
                <w:sz w:val="16"/>
                <w:szCs w:val="16"/>
              </w:rPr>
            </w:pPr>
            <w:moveFrom w:id="3592" w:author="Sean de Noronha | DRG" w:date="2026-09-25T15:37:00Z" w16du:dateUtc="2026-09-25T13:37:00Z">
              <w:r>
                <w:rPr>
                  <w:rFonts w:eastAsia="Times New Roman" w:cs="Arial"/>
                  <w:color w:val="FFFFFF"/>
                  <w:sz w:val="16"/>
                  <w:szCs w:val="16"/>
                </w:rPr>
                <w:t>0.32 L</w:t>
              </w:r>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0D09FD0F" w14:textId="66F2AA15" w:rsidR="00AC4387" w:rsidRPr="005A3273" w:rsidDel="00456DDE" w:rsidRDefault="00AC4387" w:rsidP="005A5A89">
            <w:pPr>
              <w:spacing w:after="0"/>
              <w:jc w:val="center"/>
              <w:rPr>
                <w:moveFrom w:id="3593" w:author="Sean de Noronha | DRG" w:date="2026-09-25T15:37:00Z" w16du:dateUtc="2026-09-25T13:37:00Z"/>
                <w:rFonts w:eastAsia="Times New Roman" w:cs="Arial"/>
                <w:color w:val="FFFFFF"/>
                <w:sz w:val="16"/>
                <w:szCs w:val="16"/>
              </w:rPr>
            </w:pPr>
            <w:moveFrom w:id="3594" w:author="Sean de Noronha | DRG" w:date="2026-09-25T15:37:00Z" w16du:dateUtc="2026-09-25T13:37:00Z">
              <w:r>
                <w:rPr>
                  <w:rFonts w:eastAsia="Times New Roman" w:cs="Arial"/>
                  <w:color w:val="FFFFFF"/>
                  <w:sz w:val="16"/>
                  <w:szCs w:val="16"/>
                </w:rPr>
                <w:t>0.47 L</w:t>
              </w:r>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533DD6E7" w14:textId="249ACA32" w:rsidR="00AC4387" w:rsidRPr="005A3273" w:rsidDel="00456DDE" w:rsidRDefault="00AC4387" w:rsidP="005A5A89">
            <w:pPr>
              <w:spacing w:after="0"/>
              <w:jc w:val="center"/>
              <w:rPr>
                <w:moveFrom w:id="3595" w:author="Sean de Noronha | DRG" w:date="2026-09-25T15:37:00Z" w16du:dateUtc="2026-09-25T13:37:00Z"/>
                <w:rFonts w:eastAsia="Times New Roman" w:cs="Arial"/>
                <w:color w:val="FFFFFF"/>
                <w:sz w:val="16"/>
                <w:szCs w:val="16"/>
              </w:rPr>
            </w:pPr>
            <w:moveFrom w:id="3596" w:author="Sean de Noronha | DRG" w:date="2026-09-25T15:37:00Z" w16du:dateUtc="2026-09-25T13:37:00Z">
              <w:r>
                <w:rPr>
                  <w:rFonts w:eastAsia="Times New Roman" w:cs="Arial"/>
                  <w:color w:val="FFFFFF"/>
                  <w:sz w:val="16"/>
                  <w:szCs w:val="16"/>
                </w:rPr>
                <w:t>0.65 L</w:t>
              </w:r>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66A4D70" w14:textId="2D6B753B" w:rsidR="00AC4387" w:rsidRPr="005A3273" w:rsidDel="00456DDE" w:rsidRDefault="00AC4387" w:rsidP="005A5A89">
            <w:pPr>
              <w:spacing w:after="0"/>
              <w:jc w:val="center"/>
              <w:rPr>
                <w:moveFrom w:id="3597" w:author="Sean de Noronha | DRG" w:date="2026-09-25T15:37:00Z" w16du:dateUtc="2026-09-25T13:37:00Z"/>
                <w:rFonts w:eastAsia="Times New Roman" w:cs="Arial"/>
                <w:color w:val="173753"/>
                <w:sz w:val="16"/>
                <w:szCs w:val="16"/>
              </w:rPr>
            </w:pPr>
            <w:moveFrom w:id="3598" w:author="Sean de Noronha | DRG" w:date="2026-09-25T15:37:00Z" w16du:dateUtc="2026-09-25T13:37:00Z">
              <w:r>
                <w:rPr>
                  <w:rFonts w:eastAsia="Times New Roman" w:cs="Arial"/>
                  <w:color w:val="173753"/>
                  <w:sz w:val="16"/>
                  <w:szCs w:val="16"/>
                </w:rPr>
                <w:t>0.95 L</w:t>
              </w:r>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37297C48" w14:textId="733B01E5" w:rsidR="00AC4387" w:rsidRPr="005A3273" w:rsidDel="00456DDE" w:rsidRDefault="00AC4387" w:rsidP="005A5A89">
            <w:pPr>
              <w:spacing w:after="0"/>
              <w:jc w:val="center"/>
              <w:rPr>
                <w:moveFrom w:id="3599" w:author="Sean de Noronha | DRG" w:date="2026-09-25T15:37:00Z" w16du:dateUtc="2026-09-25T13:37:00Z"/>
                <w:rFonts w:eastAsia="Times New Roman" w:cs="Arial"/>
                <w:color w:val="FFFFFF"/>
                <w:sz w:val="16"/>
                <w:szCs w:val="16"/>
              </w:rPr>
            </w:pPr>
            <w:moveFrom w:id="3600" w:author="Sean de Noronha | DRG" w:date="2026-09-25T15:37:00Z" w16du:dateUtc="2026-09-25T13:37:00Z">
              <w:r>
                <w:rPr>
                  <w:rFonts w:eastAsia="Times New Roman" w:cs="Arial"/>
                  <w:color w:val="FFFFFF"/>
                  <w:sz w:val="16"/>
                  <w:szCs w:val="16"/>
                </w:rPr>
                <w:t>1.08 L</w:t>
              </w:r>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D91B1A5" w14:textId="45529941" w:rsidR="00AC4387" w:rsidRPr="005A3273" w:rsidDel="00456DDE" w:rsidRDefault="00AC4387" w:rsidP="005A5A89">
            <w:pPr>
              <w:spacing w:after="0"/>
              <w:jc w:val="center"/>
              <w:rPr>
                <w:moveFrom w:id="3601" w:author="Sean de Noronha | DRG" w:date="2026-09-25T15:37:00Z" w16du:dateUtc="2026-09-25T13:37:00Z"/>
                <w:rFonts w:eastAsia="Times New Roman" w:cs="Arial"/>
                <w:color w:val="173753"/>
                <w:sz w:val="16"/>
                <w:szCs w:val="16"/>
              </w:rPr>
            </w:pPr>
            <w:moveFrom w:id="3602" w:author="Sean de Noronha | DRG" w:date="2026-09-25T15:37:00Z" w16du:dateUtc="2026-09-25T13:37:00Z">
              <w:r>
                <w:rPr>
                  <w:rFonts w:eastAsia="Times New Roman" w:cs="Arial"/>
                  <w:color w:val="173753"/>
                  <w:sz w:val="16"/>
                  <w:szCs w:val="16"/>
                </w:rPr>
                <w:t>0.90 T</w:t>
              </w:r>
            </w:moveFrom>
          </w:p>
        </w:tc>
      </w:tr>
      <w:tr w:rsidR="00AC4387" w:rsidRPr="005A3273" w:rsidDel="00F710C5" w14:paraId="3C2DB3D1" w14:textId="49028037" w:rsidTr="00AC4387">
        <w:trPr>
          <w:gridAfter w:val="1"/>
          <w:wAfter w:w="84" w:type="dxa"/>
          <w:trHeight w:val="198"/>
          <w:jc w:val="center"/>
          <w:del w:id="3603" w:author="Sean de Noronha | DRG" w:date="2026-09-28T12:08:00Z"/>
        </w:trPr>
        <w:tc>
          <w:tcPr>
            <w:tcW w:w="1165" w:type="dxa"/>
            <w:tcBorders>
              <w:right w:val="single" w:sz="4" w:space="0" w:color="auto"/>
            </w:tcBorders>
            <w:shd w:val="clear" w:color="auto" w:fill="F2F2F2" w:themeFill="background1" w:themeFillShade="F2"/>
            <w:noWrap/>
            <w:vAlign w:val="center"/>
            <w:hideMark/>
          </w:tcPr>
          <w:p w14:paraId="4196E819" w14:textId="3C3FECEF" w:rsidR="00AC4387" w:rsidRPr="005A3273" w:rsidDel="00F710C5" w:rsidRDefault="00AC4387" w:rsidP="005A5A89">
            <w:pPr>
              <w:spacing w:after="0"/>
              <w:jc w:val="center"/>
              <w:rPr>
                <w:del w:id="3604" w:author="Sean de Noronha | DRG" w:date="2026-09-28T12:08:00Z" w16du:dateUtc="2026-09-28T10:08:00Z"/>
                <w:moveFrom w:id="3605" w:author="Sean de Noronha | DRG" w:date="2026-09-25T15:37:00Z" w16du:dateUtc="2026-09-25T13:37:00Z"/>
                <w:rFonts w:eastAsia="Times New Roman" w:cs="Arial"/>
                <w:b/>
                <w:bCs/>
                <w:sz w:val="16"/>
                <w:szCs w:val="16"/>
              </w:rPr>
            </w:pPr>
            <w:moveFrom w:id="3606" w:author="Sean de Noronha | DRG" w:date="2026-09-25T15:37:00Z" w16du:dateUtc="2026-09-25T13:37:00Z">
              <w:del w:id="3607" w:author="Sean de Noronha | DRG" w:date="2026-09-28T12:08:00Z" w16du:dateUtc="2026-09-28T10:08:00Z">
                <w:r>
                  <w:rPr>
                    <w:rFonts w:eastAsia="Times New Roman" w:cs="Arial"/>
                    <w:b/>
                    <w:bCs/>
                    <w:sz w:val="16"/>
                    <w:szCs w:val="16"/>
                  </w:rPr>
                  <w:delText>125</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5552CB6A" w14:textId="49CF8A2B" w:rsidR="00AC4387" w:rsidRPr="005A3273" w:rsidDel="00F710C5" w:rsidRDefault="00AC4387" w:rsidP="005A5A89">
            <w:pPr>
              <w:spacing w:after="0"/>
              <w:jc w:val="center"/>
              <w:rPr>
                <w:del w:id="3608" w:author="Sean de Noronha | DRG" w:date="2026-09-28T12:08:00Z" w16du:dateUtc="2026-09-28T10:08:00Z"/>
                <w:moveFrom w:id="3609" w:author="Sean de Noronha | DRG" w:date="2026-09-25T15:37:00Z" w16du:dateUtc="2026-09-25T13:37:00Z"/>
                <w:rFonts w:eastAsia="Times New Roman" w:cs="Arial"/>
                <w:color w:val="FFFFFF"/>
                <w:sz w:val="16"/>
                <w:szCs w:val="16"/>
              </w:rPr>
            </w:pPr>
            <w:moveFrom w:id="3610" w:author="Sean de Noronha | DRG" w:date="2026-09-25T15:37:00Z" w16du:dateUtc="2026-09-25T13:37:00Z">
              <w:del w:id="3611" w:author="Sean de Noronha | DRG" w:date="2026-09-28T12:08:00Z" w16du:dateUtc="2026-09-28T10:08:00Z">
                <w:r>
                  <w:rPr>
                    <w:rFonts w:eastAsia="Times New Roman" w:cs="Arial"/>
                    <w:color w:val="FFFFFF"/>
                    <w:sz w:val="16"/>
                    <w:szCs w:val="16"/>
                  </w:rPr>
                  <w:delText>0.29 L</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64529485" w14:textId="72E404D8" w:rsidR="00AC4387" w:rsidRPr="005A3273" w:rsidDel="00F710C5" w:rsidRDefault="00AC4387" w:rsidP="005A5A89">
            <w:pPr>
              <w:spacing w:after="0"/>
              <w:jc w:val="center"/>
              <w:rPr>
                <w:del w:id="3612" w:author="Sean de Noronha | DRG" w:date="2026-09-28T12:08:00Z" w16du:dateUtc="2026-09-28T10:08:00Z"/>
                <w:moveFrom w:id="3613" w:author="Sean de Noronha | DRG" w:date="2026-09-25T15:37:00Z" w16du:dateUtc="2026-09-25T13:37:00Z"/>
                <w:rFonts w:eastAsia="Times New Roman" w:cs="Arial"/>
                <w:color w:val="FFFFFF"/>
                <w:sz w:val="16"/>
                <w:szCs w:val="16"/>
              </w:rPr>
            </w:pPr>
            <w:moveFrom w:id="3614" w:author="Sean de Noronha | DRG" w:date="2026-09-25T15:37:00Z" w16du:dateUtc="2026-09-25T13:37:00Z">
              <w:del w:id="3615" w:author="Sean de Noronha | DRG" w:date="2026-09-28T12:08:00Z" w16du:dateUtc="2026-09-28T10:08:00Z">
                <w:r>
                  <w:rPr>
                    <w:rFonts w:eastAsia="Times New Roman" w:cs="Arial"/>
                    <w:color w:val="FFFFFF"/>
                    <w:sz w:val="16"/>
                    <w:szCs w:val="16"/>
                  </w:rPr>
                  <w:delText>0.42 L</w:delText>
                </w:r>
              </w:del>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4F18AB8D" w14:textId="3D6BAF6C" w:rsidR="00AC4387" w:rsidRPr="005A3273" w:rsidDel="00F710C5" w:rsidRDefault="00AC4387" w:rsidP="005A5A89">
            <w:pPr>
              <w:spacing w:after="0"/>
              <w:jc w:val="center"/>
              <w:rPr>
                <w:del w:id="3616" w:author="Sean de Noronha | DRG" w:date="2026-09-28T12:08:00Z" w16du:dateUtc="2026-09-28T10:08:00Z"/>
                <w:moveFrom w:id="3617" w:author="Sean de Noronha | DRG" w:date="2026-09-25T15:37:00Z" w16du:dateUtc="2026-09-25T13:37:00Z"/>
                <w:rFonts w:eastAsia="Times New Roman" w:cs="Arial"/>
                <w:color w:val="FFFFFF"/>
                <w:sz w:val="16"/>
                <w:szCs w:val="16"/>
              </w:rPr>
            </w:pPr>
            <w:moveFrom w:id="3618" w:author="Sean de Noronha | DRG" w:date="2026-09-25T15:37:00Z" w16du:dateUtc="2026-09-25T13:37:00Z">
              <w:del w:id="3619" w:author="Sean de Noronha | DRG" w:date="2026-09-28T12:08:00Z" w16du:dateUtc="2026-09-28T10:08:00Z">
                <w:r>
                  <w:rPr>
                    <w:rFonts w:eastAsia="Times New Roman" w:cs="Arial"/>
                    <w:color w:val="FFFFFF"/>
                    <w:sz w:val="16"/>
                    <w:szCs w:val="16"/>
                  </w:rPr>
                  <w:delText>0.59 L</w:delText>
                </w:r>
              </w:del>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07A1605" w14:textId="0F6C2E2C" w:rsidR="00AC4387" w:rsidRPr="005A3273" w:rsidDel="00F710C5" w:rsidRDefault="00AC4387" w:rsidP="005A5A89">
            <w:pPr>
              <w:spacing w:after="0"/>
              <w:jc w:val="center"/>
              <w:rPr>
                <w:del w:id="3620" w:author="Sean de Noronha | DRG" w:date="2026-09-28T12:08:00Z" w16du:dateUtc="2026-09-28T10:08:00Z"/>
                <w:moveFrom w:id="3621" w:author="Sean de Noronha | DRG" w:date="2026-09-25T15:37:00Z" w16du:dateUtc="2026-09-25T13:37:00Z"/>
                <w:rFonts w:eastAsia="Times New Roman" w:cs="Arial"/>
                <w:color w:val="173753"/>
                <w:sz w:val="16"/>
                <w:szCs w:val="16"/>
              </w:rPr>
            </w:pPr>
            <w:moveFrom w:id="3622" w:author="Sean de Noronha | DRG" w:date="2026-09-25T15:37:00Z" w16du:dateUtc="2026-09-25T13:37:00Z">
              <w:del w:id="3623" w:author="Sean de Noronha | DRG" w:date="2026-09-28T12:08:00Z" w16du:dateUtc="2026-09-28T10:08:00Z">
                <w:r>
                  <w:rPr>
                    <w:rFonts w:eastAsia="Times New Roman" w:cs="Arial"/>
                    <w:color w:val="173753"/>
                    <w:sz w:val="16"/>
                    <w:szCs w:val="16"/>
                  </w:rPr>
                  <w:delText>0.86 L</w:delText>
                </w:r>
              </w:del>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66AB7077" w14:textId="1A317D27" w:rsidR="00AC4387" w:rsidRPr="005A3273" w:rsidDel="00F710C5" w:rsidRDefault="00AC4387" w:rsidP="005A5A89">
            <w:pPr>
              <w:spacing w:after="0"/>
              <w:jc w:val="center"/>
              <w:rPr>
                <w:del w:id="3624" w:author="Sean de Noronha | DRG" w:date="2026-09-28T12:08:00Z" w16du:dateUtc="2026-09-28T10:08:00Z"/>
                <w:moveFrom w:id="3625" w:author="Sean de Noronha | DRG" w:date="2026-09-25T15:37:00Z" w16du:dateUtc="2026-09-25T13:37:00Z"/>
                <w:rFonts w:eastAsia="Times New Roman" w:cs="Arial"/>
                <w:color w:val="FFFFFF"/>
                <w:sz w:val="16"/>
                <w:szCs w:val="16"/>
              </w:rPr>
            </w:pPr>
            <w:moveFrom w:id="3626" w:author="Sean de Noronha | DRG" w:date="2026-09-25T15:37:00Z" w16du:dateUtc="2026-09-25T13:37:00Z">
              <w:del w:id="3627" w:author="Sean de Noronha | DRG" w:date="2026-09-28T12:08:00Z" w16du:dateUtc="2026-09-28T10:08:00Z">
                <w:r>
                  <w:rPr>
                    <w:rFonts w:eastAsia="Times New Roman" w:cs="Arial"/>
                    <w:color w:val="FFFFFF"/>
                    <w:sz w:val="16"/>
                    <w:szCs w:val="16"/>
                  </w:rPr>
                  <w:delText>1.06 L</w:delText>
                </w:r>
              </w:del>
            </w:moveFrom>
          </w:p>
        </w:tc>
        <w:tc>
          <w:tcPr>
            <w:tcW w:w="983"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5A067D57" w14:textId="127C6384" w:rsidR="00AC4387" w:rsidRPr="005A3273" w:rsidDel="00F710C5" w:rsidRDefault="00AC4387" w:rsidP="005A5A89">
            <w:pPr>
              <w:spacing w:after="0"/>
              <w:jc w:val="center"/>
              <w:rPr>
                <w:del w:id="3628" w:author="Sean de Noronha | DRG" w:date="2026-09-28T12:08:00Z" w16du:dateUtc="2026-09-28T10:08:00Z"/>
                <w:moveFrom w:id="3629" w:author="Sean de Noronha | DRG" w:date="2026-09-25T15:37:00Z" w16du:dateUtc="2026-09-25T13:37:00Z"/>
                <w:rFonts w:eastAsia="Times New Roman" w:cs="Arial"/>
                <w:color w:val="173753"/>
                <w:sz w:val="16"/>
                <w:szCs w:val="16"/>
              </w:rPr>
            </w:pPr>
            <w:moveFrom w:id="3630" w:author="Sean de Noronha | DRG" w:date="2026-09-25T15:37:00Z" w16du:dateUtc="2026-09-25T13:37:00Z">
              <w:del w:id="3631" w:author="Sean de Noronha | DRG" w:date="2026-09-28T12:08:00Z" w16du:dateUtc="2026-09-28T10:08:00Z">
                <w:r>
                  <w:rPr>
                    <w:rFonts w:eastAsia="Times New Roman" w:cs="Arial"/>
                    <w:color w:val="173753"/>
                    <w:sz w:val="16"/>
                    <w:szCs w:val="16"/>
                  </w:rPr>
                  <w:delText>0.95 T</w:delText>
                </w:r>
              </w:del>
            </w:moveFrom>
          </w:p>
        </w:tc>
      </w:tr>
      <w:tr w:rsidR="00AC4387" w:rsidRPr="005A3273" w:rsidDel="00F710C5" w14:paraId="690B572D" w14:textId="51A6CCA7" w:rsidTr="00AC4387">
        <w:trPr>
          <w:gridAfter w:val="1"/>
          <w:wAfter w:w="84" w:type="dxa"/>
          <w:trHeight w:val="198"/>
          <w:jc w:val="center"/>
          <w:del w:id="3632" w:author="Sean de Noronha | DRG" w:date="2026-09-28T12:08:00Z"/>
        </w:trPr>
        <w:tc>
          <w:tcPr>
            <w:tcW w:w="1165" w:type="dxa"/>
            <w:tcBorders>
              <w:right w:val="single" w:sz="4" w:space="0" w:color="auto"/>
            </w:tcBorders>
            <w:shd w:val="clear" w:color="auto" w:fill="F2F2F2" w:themeFill="background1" w:themeFillShade="F2"/>
            <w:noWrap/>
            <w:vAlign w:val="center"/>
            <w:hideMark/>
          </w:tcPr>
          <w:p w14:paraId="4AD17E54" w14:textId="3FE9B720" w:rsidR="00AC4387" w:rsidRPr="005A3273" w:rsidDel="00F710C5" w:rsidRDefault="00AC4387" w:rsidP="005A5A89">
            <w:pPr>
              <w:spacing w:after="0"/>
              <w:jc w:val="center"/>
              <w:rPr>
                <w:del w:id="3633" w:author="Sean de Noronha | DRG" w:date="2026-09-28T12:08:00Z" w16du:dateUtc="2026-09-28T10:08:00Z"/>
                <w:moveFrom w:id="3634" w:author="Sean de Noronha | DRG" w:date="2026-09-25T15:37:00Z" w16du:dateUtc="2026-09-25T13:37:00Z"/>
                <w:rFonts w:eastAsia="Times New Roman" w:cs="Arial"/>
                <w:b/>
                <w:bCs/>
                <w:sz w:val="16"/>
                <w:szCs w:val="16"/>
              </w:rPr>
            </w:pPr>
            <w:moveFrom w:id="3635" w:author="Sean de Noronha | DRG" w:date="2026-09-25T15:37:00Z" w16du:dateUtc="2026-09-25T13:37:00Z">
              <w:del w:id="3636" w:author="Sean de Noronha | DRG" w:date="2026-09-28T12:08:00Z" w16du:dateUtc="2026-09-28T10:08:00Z">
                <w:r>
                  <w:rPr>
                    <w:rFonts w:eastAsia="Times New Roman" w:cs="Arial"/>
                    <w:b/>
                    <w:bCs/>
                    <w:sz w:val="16"/>
                    <w:szCs w:val="16"/>
                  </w:rPr>
                  <w:delText>150</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61E82C16" w14:textId="4FBBA845" w:rsidR="00AC4387" w:rsidRPr="005A3273" w:rsidDel="00F710C5" w:rsidRDefault="00AC4387" w:rsidP="005A5A89">
            <w:pPr>
              <w:spacing w:after="0"/>
              <w:jc w:val="center"/>
              <w:rPr>
                <w:del w:id="3637" w:author="Sean de Noronha | DRG" w:date="2026-09-28T12:08:00Z" w16du:dateUtc="2026-09-28T10:08:00Z"/>
                <w:moveFrom w:id="3638" w:author="Sean de Noronha | DRG" w:date="2026-09-25T15:37:00Z" w16du:dateUtc="2026-09-25T13:37:00Z"/>
                <w:rFonts w:eastAsia="Times New Roman" w:cs="Arial"/>
                <w:color w:val="FFFFFF"/>
                <w:sz w:val="16"/>
                <w:szCs w:val="16"/>
              </w:rPr>
            </w:pPr>
            <w:moveFrom w:id="3639" w:author="Sean de Noronha | DRG" w:date="2026-09-25T15:37:00Z" w16du:dateUtc="2026-09-25T13:37:00Z">
              <w:del w:id="3640" w:author="Sean de Noronha | DRG" w:date="2026-09-28T12:08:00Z" w16du:dateUtc="2026-09-28T10:08:00Z">
                <w:r>
                  <w:rPr>
                    <w:rFonts w:eastAsia="Times New Roman" w:cs="Arial"/>
                    <w:color w:val="FFFFFF"/>
                    <w:sz w:val="16"/>
                    <w:szCs w:val="16"/>
                  </w:rPr>
                  <w:delText>0.26 L</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2F04473" w14:textId="5F66019C" w:rsidR="00AC4387" w:rsidRPr="005A3273" w:rsidDel="00F710C5" w:rsidRDefault="00AC4387" w:rsidP="005A5A89">
            <w:pPr>
              <w:spacing w:after="0"/>
              <w:jc w:val="center"/>
              <w:rPr>
                <w:del w:id="3641" w:author="Sean de Noronha | DRG" w:date="2026-09-28T12:08:00Z" w16du:dateUtc="2026-09-28T10:08:00Z"/>
                <w:moveFrom w:id="3642" w:author="Sean de Noronha | DRG" w:date="2026-09-25T15:37:00Z" w16du:dateUtc="2026-09-25T13:37:00Z"/>
                <w:rFonts w:eastAsia="Times New Roman" w:cs="Arial"/>
                <w:color w:val="FFFFFF"/>
                <w:sz w:val="16"/>
                <w:szCs w:val="16"/>
              </w:rPr>
            </w:pPr>
            <w:moveFrom w:id="3643" w:author="Sean de Noronha | DRG" w:date="2026-09-25T15:37:00Z" w16du:dateUtc="2026-09-25T13:37:00Z">
              <w:del w:id="3644" w:author="Sean de Noronha | DRG" w:date="2026-09-28T12:08:00Z" w16du:dateUtc="2026-09-28T10:08:00Z">
                <w:r>
                  <w:rPr>
                    <w:rFonts w:eastAsia="Times New Roman" w:cs="Arial"/>
                    <w:color w:val="FFFFFF"/>
                    <w:sz w:val="16"/>
                    <w:szCs w:val="16"/>
                  </w:rPr>
                  <w:delText>0.39 L</w:delText>
                </w:r>
              </w:del>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767EBE4D" w14:textId="4E90B90D" w:rsidR="00AC4387" w:rsidRPr="005A3273" w:rsidDel="00F710C5" w:rsidRDefault="00AC4387" w:rsidP="005A5A89">
            <w:pPr>
              <w:spacing w:after="0"/>
              <w:jc w:val="center"/>
              <w:rPr>
                <w:del w:id="3645" w:author="Sean de Noronha | DRG" w:date="2026-09-28T12:08:00Z" w16du:dateUtc="2026-09-28T10:08:00Z"/>
                <w:moveFrom w:id="3646" w:author="Sean de Noronha | DRG" w:date="2026-09-25T15:37:00Z" w16du:dateUtc="2026-09-25T13:37:00Z"/>
                <w:rFonts w:eastAsia="Times New Roman" w:cs="Arial"/>
                <w:color w:val="FFFFFF"/>
                <w:sz w:val="16"/>
                <w:szCs w:val="16"/>
              </w:rPr>
            </w:pPr>
            <w:moveFrom w:id="3647" w:author="Sean de Noronha | DRG" w:date="2026-09-25T15:37:00Z" w16du:dateUtc="2026-09-25T13:37:00Z">
              <w:del w:id="3648" w:author="Sean de Noronha | DRG" w:date="2026-09-28T12:08:00Z" w16du:dateUtc="2026-09-28T10:08:00Z">
                <w:r>
                  <w:rPr>
                    <w:rFonts w:eastAsia="Times New Roman" w:cs="Arial"/>
                    <w:color w:val="FFFFFF"/>
                    <w:sz w:val="16"/>
                    <w:szCs w:val="16"/>
                  </w:rPr>
                  <w:delText>0.54 L</w:delText>
                </w:r>
              </w:del>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7577798" w14:textId="3322EA6A" w:rsidR="00AC4387" w:rsidRPr="005A3273" w:rsidDel="00F710C5" w:rsidRDefault="00AC4387" w:rsidP="005A5A89">
            <w:pPr>
              <w:spacing w:after="0"/>
              <w:jc w:val="center"/>
              <w:rPr>
                <w:del w:id="3649" w:author="Sean de Noronha | DRG" w:date="2026-09-28T12:08:00Z" w16du:dateUtc="2026-09-28T10:08:00Z"/>
                <w:moveFrom w:id="3650" w:author="Sean de Noronha | DRG" w:date="2026-09-25T15:37:00Z" w16du:dateUtc="2026-09-25T13:37:00Z"/>
                <w:rFonts w:eastAsia="Times New Roman" w:cs="Arial"/>
                <w:color w:val="173753"/>
                <w:sz w:val="16"/>
                <w:szCs w:val="16"/>
              </w:rPr>
            </w:pPr>
            <w:moveFrom w:id="3651" w:author="Sean de Noronha | DRG" w:date="2026-09-25T15:37:00Z" w16du:dateUtc="2026-09-25T13:37:00Z">
              <w:del w:id="3652" w:author="Sean de Noronha | DRG" w:date="2026-09-28T12:08:00Z" w16du:dateUtc="2026-09-28T10:08:00Z">
                <w:r>
                  <w:rPr>
                    <w:rFonts w:eastAsia="Times New Roman" w:cs="Arial"/>
                    <w:color w:val="173753"/>
                    <w:sz w:val="16"/>
                    <w:szCs w:val="16"/>
                  </w:rPr>
                  <w:delText>0.79 L</w:delText>
                </w:r>
              </w:del>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71940A83" w14:textId="393149F0" w:rsidR="00AC4387" w:rsidRPr="005A3273" w:rsidDel="00F710C5" w:rsidRDefault="00AC4387" w:rsidP="005A5A89">
            <w:pPr>
              <w:spacing w:after="0"/>
              <w:jc w:val="center"/>
              <w:rPr>
                <w:del w:id="3653" w:author="Sean de Noronha | DRG" w:date="2026-09-28T12:08:00Z" w16du:dateUtc="2026-09-28T10:08:00Z"/>
                <w:moveFrom w:id="3654" w:author="Sean de Noronha | DRG" w:date="2026-09-25T15:37:00Z" w16du:dateUtc="2026-09-25T13:37:00Z"/>
                <w:rFonts w:eastAsia="Times New Roman" w:cs="Arial"/>
                <w:color w:val="173753"/>
                <w:sz w:val="16"/>
                <w:szCs w:val="16"/>
              </w:rPr>
            </w:pPr>
            <w:moveFrom w:id="3655" w:author="Sean de Noronha | DRG" w:date="2026-09-25T15:37:00Z" w16du:dateUtc="2026-09-25T13:37:00Z">
              <w:del w:id="3656" w:author="Sean de Noronha | DRG" w:date="2026-09-28T12:08:00Z" w16du:dateUtc="2026-09-28T10:08:00Z">
                <w:r>
                  <w:rPr>
                    <w:rFonts w:eastAsia="Times New Roman" w:cs="Arial"/>
                    <w:color w:val="173753"/>
                    <w:sz w:val="16"/>
                    <w:szCs w:val="16"/>
                  </w:rPr>
                  <w:delText>0.98 L</w:delText>
                </w:r>
              </w:del>
            </w:moveFrom>
          </w:p>
        </w:tc>
        <w:tc>
          <w:tcPr>
            <w:tcW w:w="983"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57642D03" w14:textId="7D80CF8A" w:rsidR="00AC4387" w:rsidRPr="005A3273" w:rsidDel="00F710C5" w:rsidRDefault="00AC4387" w:rsidP="005A5A89">
            <w:pPr>
              <w:spacing w:after="0"/>
              <w:jc w:val="center"/>
              <w:rPr>
                <w:del w:id="3657" w:author="Sean de Noronha | DRG" w:date="2026-09-28T12:08:00Z" w16du:dateUtc="2026-09-28T10:08:00Z"/>
                <w:moveFrom w:id="3658" w:author="Sean de Noronha | DRG" w:date="2026-09-25T15:37:00Z" w16du:dateUtc="2026-09-25T13:37:00Z"/>
                <w:rFonts w:eastAsia="Times New Roman" w:cs="Arial"/>
                <w:color w:val="173753"/>
                <w:sz w:val="16"/>
                <w:szCs w:val="16"/>
              </w:rPr>
            </w:pPr>
            <w:moveFrom w:id="3659" w:author="Sean de Noronha | DRG" w:date="2026-09-25T15:37:00Z" w16du:dateUtc="2026-09-25T13:37:00Z">
              <w:del w:id="3660" w:author="Sean de Noronha | DRG" w:date="2026-09-28T12:08:00Z" w16du:dateUtc="2026-09-28T10:08:00Z">
                <w:r>
                  <w:rPr>
                    <w:rFonts w:eastAsia="Times New Roman" w:cs="Arial"/>
                    <w:color w:val="173753"/>
                    <w:sz w:val="16"/>
                    <w:szCs w:val="16"/>
                  </w:rPr>
                  <w:delText>0.99 T</w:delText>
                </w:r>
              </w:del>
            </w:moveFrom>
          </w:p>
        </w:tc>
      </w:tr>
      <w:tr w:rsidR="00AC4387" w:rsidRPr="005A3273" w:rsidDel="00F710C5" w14:paraId="01417DE6" w14:textId="41D1F397" w:rsidTr="00AC4387">
        <w:trPr>
          <w:gridAfter w:val="1"/>
          <w:wAfter w:w="84" w:type="dxa"/>
          <w:trHeight w:val="198"/>
          <w:jc w:val="center"/>
          <w:del w:id="3661" w:author="Sean de Noronha | DRG" w:date="2026-09-28T12:08:00Z"/>
        </w:trPr>
        <w:tc>
          <w:tcPr>
            <w:tcW w:w="1165" w:type="dxa"/>
            <w:tcBorders>
              <w:right w:val="single" w:sz="4" w:space="0" w:color="auto"/>
            </w:tcBorders>
            <w:shd w:val="clear" w:color="auto" w:fill="F2F2F2" w:themeFill="background1" w:themeFillShade="F2"/>
            <w:noWrap/>
            <w:vAlign w:val="center"/>
            <w:hideMark/>
          </w:tcPr>
          <w:p w14:paraId="13232FC1" w14:textId="0F7AAD73" w:rsidR="00AC4387" w:rsidRPr="005A3273" w:rsidDel="00F710C5" w:rsidRDefault="00AC4387" w:rsidP="005A5A89">
            <w:pPr>
              <w:spacing w:after="0"/>
              <w:jc w:val="center"/>
              <w:rPr>
                <w:del w:id="3662" w:author="Sean de Noronha | DRG" w:date="2026-09-28T12:08:00Z" w16du:dateUtc="2026-09-28T10:08:00Z"/>
                <w:moveFrom w:id="3663" w:author="Sean de Noronha | DRG" w:date="2026-09-25T15:37:00Z" w16du:dateUtc="2026-09-25T13:37:00Z"/>
                <w:rFonts w:eastAsia="Times New Roman" w:cs="Arial"/>
                <w:b/>
                <w:bCs/>
                <w:sz w:val="16"/>
                <w:szCs w:val="16"/>
              </w:rPr>
            </w:pPr>
            <w:moveFrom w:id="3664" w:author="Sean de Noronha | DRG" w:date="2026-09-25T15:37:00Z" w16du:dateUtc="2026-09-25T13:37:00Z">
              <w:del w:id="3665" w:author="Sean de Noronha | DRG" w:date="2026-09-28T12:08:00Z" w16du:dateUtc="2026-09-28T10:08:00Z">
                <w:r>
                  <w:rPr>
                    <w:rFonts w:eastAsia="Times New Roman" w:cs="Arial"/>
                    <w:b/>
                    <w:bCs/>
                    <w:sz w:val="16"/>
                    <w:szCs w:val="16"/>
                  </w:rPr>
                  <w:delText>175</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7EBAB05" w14:textId="31DFFE45" w:rsidR="00AC4387" w:rsidRPr="005A3273" w:rsidDel="00F710C5" w:rsidRDefault="00AC4387" w:rsidP="005A5A89">
            <w:pPr>
              <w:spacing w:after="0"/>
              <w:jc w:val="center"/>
              <w:rPr>
                <w:del w:id="3666" w:author="Sean de Noronha | DRG" w:date="2026-09-28T12:08:00Z" w16du:dateUtc="2026-09-28T10:08:00Z"/>
                <w:moveFrom w:id="3667" w:author="Sean de Noronha | DRG" w:date="2026-09-25T15:37:00Z" w16du:dateUtc="2026-09-25T13:37:00Z"/>
                <w:rFonts w:eastAsia="Times New Roman" w:cs="Arial"/>
                <w:color w:val="FFFFFF"/>
                <w:sz w:val="16"/>
                <w:szCs w:val="16"/>
              </w:rPr>
            </w:pPr>
            <w:moveFrom w:id="3668" w:author="Sean de Noronha | DRG" w:date="2026-09-25T15:37:00Z" w16du:dateUtc="2026-09-25T13:37:00Z">
              <w:del w:id="3669" w:author="Sean de Noronha | DRG" w:date="2026-09-28T12:08:00Z" w16du:dateUtc="2026-09-28T10:08:00Z">
                <w:r>
                  <w:rPr>
                    <w:rFonts w:eastAsia="Times New Roman" w:cs="Arial"/>
                    <w:color w:val="FFFFFF"/>
                    <w:sz w:val="16"/>
                    <w:szCs w:val="16"/>
                  </w:rPr>
                  <w:delText>0.25 L</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370CC997" w14:textId="6BEA01EB" w:rsidR="00AC4387" w:rsidRPr="005A3273" w:rsidDel="00F710C5" w:rsidRDefault="00AC4387" w:rsidP="005A5A89">
            <w:pPr>
              <w:spacing w:after="0"/>
              <w:jc w:val="center"/>
              <w:rPr>
                <w:del w:id="3670" w:author="Sean de Noronha | DRG" w:date="2026-09-28T12:08:00Z" w16du:dateUtc="2026-09-28T10:08:00Z"/>
                <w:moveFrom w:id="3671" w:author="Sean de Noronha | DRG" w:date="2026-09-25T15:37:00Z" w16du:dateUtc="2026-09-25T13:37:00Z"/>
                <w:rFonts w:eastAsia="Times New Roman" w:cs="Arial"/>
                <w:color w:val="FFFFFF"/>
                <w:sz w:val="16"/>
                <w:szCs w:val="16"/>
              </w:rPr>
            </w:pPr>
            <w:moveFrom w:id="3672" w:author="Sean de Noronha | DRG" w:date="2026-09-25T15:37:00Z" w16du:dateUtc="2026-09-25T13:37:00Z">
              <w:del w:id="3673" w:author="Sean de Noronha | DRG" w:date="2026-09-28T12:08:00Z" w16du:dateUtc="2026-09-28T10:08:00Z">
                <w:r>
                  <w:rPr>
                    <w:rFonts w:eastAsia="Times New Roman" w:cs="Arial"/>
                    <w:color w:val="FFFFFF"/>
                    <w:sz w:val="16"/>
                    <w:szCs w:val="16"/>
                  </w:rPr>
                  <w:delText>0.36 L</w:delText>
                </w:r>
              </w:del>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009E797B" w14:textId="5DF2B80C" w:rsidR="00AC4387" w:rsidRPr="005A3273" w:rsidDel="00F710C5" w:rsidRDefault="00AC4387" w:rsidP="005A5A89">
            <w:pPr>
              <w:spacing w:after="0"/>
              <w:jc w:val="center"/>
              <w:rPr>
                <w:del w:id="3674" w:author="Sean de Noronha | DRG" w:date="2026-09-28T12:08:00Z" w16du:dateUtc="2026-09-28T10:08:00Z"/>
                <w:moveFrom w:id="3675" w:author="Sean de Noronha | DRG" w:date="2026-09-25T15:37:00Z" w16du:dateUtc="2026-09-25T13:37:00Z"/>
                <w:rFonts w:eastAsia="Times New Roman" w:cs="Arial"/>
                <w:color w:val="FFFFFF"/>
                <w:sz w:val="16"/>
                <w:szCs w:val="16"/>
              </w:rPr>
            </w:pPr>
            <w:moveFrom w:id="3676" w:author="Sean de Noronha | DRG" w:date="2026-09-25T15:37:00Z" w16du:dateUtc="2026-09-25T13:37:00Z">
              <w:del w:id="3677" w:author="Sean de Noronha | DRG" w:date="2026-09-28T12:08:00Z" w16du:dateUtc="2026-09-28T10:08:00Z">
                <w:r>
                  <w:rPr>
                    <w:rFonts w:eastAsia="Times New Roman" w:cs="Arial"/>
                    <w:color w:val="FFFFFF"/>
                    <w:sz w:val="16"/>
                    <w:szCs w:val="16"/>
                  </w:rPr>
                  <w:delText>0.50 L</w:delText>
                </w:r>
              </w:del>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5AA70C12" w14:textId="5C693A2F" w:rsidR="00AC4387" w:rsidRPr="005A3273" w:rsidDel="00F710C5" w:rsidRDefault="00AC4387" w:rsidP="005A5A89">
            <w:pPr>
              <w:spacing w:after="0"/>
              <w:jc w:val="center"/>
              <w:rPr>
                <w:del w:id="3678" w:author="Sean de Noronha | DRG" w:date="2026-09-28T12:08:00Z" w16du:dateUtc="2026-09-28T10:08:00Z"/>
                <w:moveFrom w:id="3679" w:author="Sean de Noronha | DRG" w:date="2026-09-25T15:37:00Z" w16du:dateUtc="2026-09-25T13:37:00Z"/>
                <w:rFonts w:eastAsia="Times New Roman" w:cs="Arial"/>
                <w:color w:val="FFFFFF"/>
                <w:sz w:val="16"/>
                <w:szCs w:val="16"/>
              </w:rPr>
            </w:pPr>
            <w:moveFrom w:id="3680" w:author="Sean de Noronha | DRG" w:date="2026-09-25T15:37:00Z" w16du:dateUtc="2026-09-25T13:37:00Z">
              <w:del w:id="3681" w:author="Sean de Noronha | DRG" w:date="2026-09-28T12:08:00Z" w16du:dateUtc="2026-09-28T10:08:00Z">
                <w:r>
                  <w:rPr>
                    <w:rFonts w:eastAsia="Times New Roman" w:cs="Arial"/>
                    <w:color w:val="FFFFFF"/>
                    <w:sz w:val="16"/>
                    <w:szCs w:val="16"/>
                  </w:rPr>
                  <w:delText>0.74 L</w:delText>
                </w:r>
              </w:del>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5586E4B5" w14:textId="6DEDEFEC" w:rsidR="00AC4387" w:rsidRPr="005A3273" w:rsidDel="00F710C5" w:rsidRDefault="00AC4387" w:rsidP="005A5A89">
            <w:pPr>
              <w:spacing w:after="0"/>
              <w:jc w:val="center"/>
              <w:rPr>
                <w:del w:id="3682" w:author="Sean de Noronha | DRG" w:date="2026-09-28T12:08:00Z" w16du:dateUtc="2026-09-28T10:08:00Z"/>
                <w:moveFrom w:id="3683" w:author="Sean de Noronha | DRG" w:date="2026-09-25T15:37:00Z" w16du:dateUtc="2026-09-25T13:37:00Z"/>
                <w:rFonts w:eastAsia="Times New Roman" w:cs="Arial"/>
                <w:color w:val="173753"/>
                <w:sz w:val="16"/>
                <w:szCs w:val="16"/>
              </w:rPr>
            </w:pPr>
            <w:moveFrom w:id="3684" w:author="Sean de Noronha | DRG" w:date="2026-09-25T15:37:00Z" w16du:dateUtc="2026-09-25T13:37:00Z">
              <w:del w:id="3685" w:author="Sean de Noronha | DRG" w:date="2026-09-28T12:08:00Z" w16du:dateUtc="2026-09-28T10:08:00Z">
                <w:r>
                  <w:rPr>
                    <w:rFonts w:eastAsia="Times New Roman" w:cs="Arial"/>
                    <w:color w:val="173753"/>
                    <w:sz w:val="16"/>
                    <w:szCs w:val="16"/>
                  </w:rPr>
                  <w:delText>0.91 L</w:delText>
                </w:r>
              </w:del>
            </w:moveFrom>
          </w:p>
        </w:tc>
        <w:tc>
          <w:tcPr>
            <w:tcW w:w="983" w:type="dxa"/>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3300D4B6" w14:textId="70E5FAC3" w:rsidR="00AC4387" w:rsidRPr="005A3273" w:rsidDel="00F710C5" w:rsidRDefault="00AC4387" w:rsidP="005A5A89">
            <w:pPr>
              <w:spacing w:after="0"/>
              <w:jc w:val="center"/>
              <w:rPr>
                <w:del w:id="3686" w:author="Sean de Noronha | DRG" w:date="2026-09-28T12:08:00Z" w16du:dateUtc="2026-09-28T10:08:00Z"/>
                <w:moveFrom w:id="3687" w:author="Sean de Noronha | DRG" w:date="2026-09-25T15:37:00Z" w16du:dateUtc="2026-09-25T13:37:00Z"/>
                <w:rFonts w:eastAsia="Times New Roman" w:cs="Arial"/>
                <w:color w:val="173753"/>
                <w:sz w:val="16"/>
                <w:szCs w:val="16"/>
              </w:rPr>
            </w:pPr>
            <w:moveFrom w:id="3688" w:author="Sean de Noronha | DRG" w:date="2026-09-25T15:37:00Z" w16du:dateUtc="2026-09-25T13:37:00Z">
              <w:del w:id="3689" w:author="Sean de Noronha | DRG" w:date="2026-09-28T12:08:00Z" w16du:dateUtc="2026-09-28T10:08:00Z">
                <w:r>
                  <w:rPr>
                    <w:rFonts w:eastAsia="Times New Roman" w:cs="Arial"/>
                    <w:color w:val="173753"/>
                    <w:sz w:val="16"/>
                    <w:szCs w:val="16"/>
                  </w:rPr>
                  <w:delText>1.04 T</w:delText>
                </w:r>
              </w:del>
            </w:moveFrom>
          </w:p>
        </w:tc>
      </w:tr>
      <w:tr w:rsidR="00AC4387" w:rsidRPr="005A3273" w:rsidDel="00F710C5" w14:paraId="0C9ACCDE" w14:textId="766AF3EC" w:rsidTr="00AC4387">
        <w:trPr>
          <w:gridAfter w:val="1"/>
          <w:wAfter w:w="84" w:type="dxa"/>
          <w:trHeight w:val="198"/>
          <w:jc w:val="center"/>
          <w:del w:id="3690" w:author="Sean de Noronha | DRG" w:date="2026-09-28T12:08:00Z"/>
        </w:trPr>
        <w:tc>
          <w:tcPr>
            <w:tcW w:w="1165" w:type="dxa"/>
            <w:tcBorders>
              <w:right w:val="single" w:sz="4" w:space="0" w:color="auto"/>
            </w:tcBorders>
            <w:shd w:val="clear" w:color="auto" w:fill="F2F2F2" w:themeFill="background1" w:themeFillShade="F2"/>
            <w:noWrap/>
            <w:vAlign w:val="center"/>
            <w:hideMark/>
          </w:tcPr>
          <w:p w14:paraId="5F58BED5" w14:textId="36099F7A" w:rsidR="00AC4387" w:rsidRPr="005A3273" w:rsidDel="00F710C5" w:rsidRDefault="00AC4387" w:rsidP="005A5A89">
            <w:pPr>
              <w:spacing w:after="0"/>
              <w:jc w:val="center"/>
              <w:rPr>
                <w:del w:id="3691" w:author="Sean de Noronha | DRG" w:date="2026-09-28T12:08:00Z" w16du:dateUtc="2026-09-28T10:08:00Z"/>
                <w:moveFrom w:id="3692" w:author="Sean de Noronha | DRG" w:date="2026-09-25T15:37:00Z" w16du:dateUtc="2026-09-25T13:37:00Z"/>
                <w:rFonts w:eastAsia="Times New Roman" w:cs="Arial"/>
                <w:b/>
                <w:bCs/>
                <w:sz w:val="16"/>
                <w:szCs w:val="16"/>
              </w:rPr>
            </w:pPr>
            <w:moveFrom w:id="3693" w:author="Sean de Noronha | DRG" w:date="2026-09-25T15:37:00Z" w16du:dateUtc="2026-09-25T13:37:00Z">
              <w:del w:id="3694" w:author="Sean de Noronha | DRG" w:date="2026-09-28T12:08:00Z" w16du:dateUtc="2026-09-28T10:08:00Z">
                <w:r>
                  <w:rPr>
                    <w:rFonts w:eastAsia="Times New Roman" w:cs="Arial"/>
                    <w:b/>
                    <w:bCs/>
                    <w:sz w:val="16"/>
                    <w:szCs w:val="16"/>
                  </w:rPr>
                  <w:delText>200</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6A9DEAC3" w14:textId="3A120D97" w:rsidR="00AC4387" w:rsidRPr="005A3273" w:rsidDel="00F710C5" w:rsidRDefault="00AC4387" w:rsidP="005A5A89">
            <w:pPr>
              <w:spacing w:after="0"/>
              <w:jc w:val="center"/>
              <w:rPr>
                <w:del w:id="3695" w:author="Sean de Noronha | DRG" w:date="2026-09-28T12:08:00Z" w16du:dateUtc="2026-09-28T10:08:00Z"/>
                <w:moveFrom w:id="3696" w:author="Sean de Noronha | DRG" w:date="2026-09-25T15:37:00Z" w16du:dateUtc="2026-09-25T13:37:00Z"/>
                <w:rFonts w:eastAsia="Times New Roman" w:cs="Arial"/>
                <w:color w:val="FFFFFF"/>
                <w:sz w:val="16"/>
                <w:szCs w:val="16"/>
              </w:rPr>
            </w:pPr>
            <w:moveFrom w:id="3697" w:author="Sean de Noronha | DRG" w:date="2026-09-25T15:37:00Z" w16du:dateUtc="2026-09-25T13:37:00Z">
              <w:del w:id="3698" w:author="Sean de Noronha | DRG" w:date="2026-09-28T12:08:00Z" w16du:dateUtc="2026-09-28T10:08:00Z">
                <w:r>
                  <w:rPr>
                    <w:rFonts w:eastAsia="Times New Roman" w:cs="Arial"/>
                    <w:color w:val="FFFFFF"/>
                    <w:sz w:val="16"/>
                    <w:szCs w:val="16"/>
                  </w:rPr>
                  <w:delText>0.23 L</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7441E92" w14:textId="5773A1C9" w:rsidR="00AC4387" w:rsidRPr="005A3273" w:rsidDel="00F710C5" w:rsidRDefault="00AC4387" w:rsidP="005A5A89">
            <w:pPr>
              <w:spacing w:after="0"/>
              <w:jc w:val="center"/>
              <w:rPr>
                <w:del w:id="3699" w:author="Sean de Noronha | DRG" w:date="2026-09-28T12:08:00Z" w16du:dateUtc="2026-09-28T10:08:00Z"/>
                <w:moveFrom w:id="3700" w:author="Sean de Noronha | DRG" w:date="2026-09-25T15:37:00Z" w16du:dateUtc="2026-09-25T13:37:00Z"/>
                <w:rFonts w:eastAsia="Times New Roman" w:cs="Arial"/>
                <w:color w:val="FFFFFF"/>
                <w:sz w:val="16"/>
                <w:szCs w:val="16"/>
              </w:rPr>
            </w:pPr>
            <w:moveFrom w:id="3701" w:author="Sean de Noronha | DRG" w:date="2026-09-25T15:37:00Z" w16du:dateUtc="2026-09-25T13:37:00Z">
              <w:del w:id="3702" w:author="Sean de Noronha | DRG" w:date="2026-09-28T12:08:00Z" w16du:dateUtc="2026-09-28T10:08:00Z">
                <w:r>
                  <w:rPr>
                    <w:rFonts w:eastAsia="Times New Roman" w:cs="Arial"/>
                    <w:color w:val="FFFFFF"/>
                    <w:sz w:val="16"/>
                    <w:szCs w:val="16"/>
                  </w:rPr>
                  <w:delText>0.34 L</w:delText>
                </w:r>
              </w:del>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1B5597D0" w14:textId="04D26179" w:rsidR="00AC4387" w:rsidRPr="005A3273" w:rsidDel="00F710C5" w:rsidRDefault="00AC4387" w:rsidP="005A5A89">
            <w:pPr>
              <w:spacing w:after="0"/>
              <w:jc w:val="center"/>
              <w:rPr>
                <w:del w:id="3703" w:author="Sean de Noronha | DRG" w:date="2026-09-28T12:08:00Z" w16du:dateUtc="2026-09-28T10:08:00Z"/>
                <w:moveFrom w:id="3704" w:author="Sean de Noronha | DRG" w:date="2026-09-25T15:37:00Z" w16du:dateUtc="2026-09-25T13:37:00Z"/>
                <w:rFonts w:eastAsia="Times New Roman" w:cs="Arial"/>
                <w:color w:val="FFFFFF"/>
                <w:sz w:val="16"/>
                <w:szCs w:val="16"/>
              </w:rPr>
            </w:pPr>
            <w:moveFrom w:id="3705" w:author="Sean de Noronha | DRG" w:date="2026-09-25T15:37:00Z" w16du:dateUtc="2026-09-25T13:37:00Z">
              <w:del w:id="3706" w:author="Sean de Noronha | DRG" w:date="2026-09-28T12:08:00Z" w16du:dateUtc="2026-09-28T10:08:00Z">
                <w:r>
                  <w:rPr>
                    <w:rFonts w:eastAsia="Times New Roman" w:cs="Arial"/>
                    <w:color w:val="FFFFFF"/>
                    <w:sz w:val="16"/>
                    <w:szCs w:val="16"/>
                  </w:rPr>
                  <w:delText>0.47 L</w:delText>
                </w:r>
              </w:del>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3DADD90F" w14:textId="01BD0962" w:rsidR="00AC4387" w:rsidRPr="005A3273" w:rsidDel="00F710C5" w:rsidRDefault="00AC4387" w:rsidP="005A5A89">
            <w:pPr>
              <w:spacing w:after="0"/>
              <w:jc w:val="center"/>
              <w:rPr>
                <w:del w:id="3707" w:author="Sean de Noronha | DRG" w:date="2026-09-28T12:08:00Z" w16du:dateUtc="2026-09-28T10:08:00Z"/>
                <w:moveFrom w:id="3708" w:author="Sean de Noronha | DRG" w:date="2026-09-25T15:37:00Z" w16du:dateUtc="2026-09-25T13:37:00Z"/>
                <w:rFonts w:eastAsia="Times New Roman" w:cs="Arial"/>
                <w:color w:val="FFFFFF"/>
                <w:sz w:val="16"/>
                <w:szCs w:val="16"/>
              </w:rPr>
            </w:pPr>
            <w:moveFrom w:id="3709" w:author="Sean de Noronha | DRG" w:date="2026-09-25T15:37:00Z" w16du:dateUtc="2026-09-25T13:37:00Z">
              <w:del w:id="3710" w:author="Sean de Noronha | DRG" w:date="2026-09-28T12:08:00Z" w16du:dateUtc="2026-09-28T10:08:00Z">
                <w:r>
                  <w:rPr>
                    <w:rFonts w:eastAsia="Times New Roman" w:cs="Arial"/>
                    <w:color w:val="FFFFFF"/>
                    <w:sz w:val="16"/>
                    <w:szCs w:val="16"/>
                  </w:rPr>
                  <w:delText>0.69 L</w:delText>
                </w:r>
              </w:del>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516CEDC3" w14:textId="258FBDEE" w:rsidR="00AC4387" w:rsidRPr="005A3273" w:rsidDel="00F710C5" w:rsidRDefault="00AC4387" w:rsidP="005A5A89">
            <w:pPr>
              <w:spacing w:after="0"/>
              <w:jc w:val="center"/>
              <w:rPr>
                <w:del w:id="3711" w:author="Sean de Noronha | DRG" w:date="2026-09-28T12:08:00Z" w16du:dateUtc="2026-09-28T10:08:00Z"/>
                <w:moveFrom w:id="3712" w:author="Sean de Noronha | DRG" w:date="2026-09-25T15:37:00Z" w16du:dateUtc="2026-09-25T13:37:00Z"/>
                <w:rFonts w:eastAsia="Times New Roman" w:cs="Arial"/>
                <w:color w:val="173753"/>
                <w:sz w:val="16"/>
                <w:szCs w:val="16"/>
              </w:rPr>
            </w:pPr>
            <w:moveFrom w:id="3713" w:author="Sean de Noronha | DRG" w:date="2026-09-25T15:37:00Z" w16du:dateUtc="2026-09-25T13:37:00Z">
              <w:del w:id="3714" w:author="Sean de Noronha | DRG" w:date="2026-09-28T12:08:00Z" w16du:dateUtc="2026-09-28T10:08:00Z">
                <w:r>
                  <w:rPr>
                    <w:rFonts w:eastAsia="Times New Roman" w:cs="Arial"/>
                    <w:color w:val="173753"/>
                    <w:sz w:val="16"/>
                    <w:szCs w:val="16"/>
                  </w:rPr>
                  <w:delText>0.86 L</w:delText>
                </w:r>
              </w:del>
            </w:moveFrom>
          </w:p>
        </w:tc>
        <w:tc>
          <w:tcPr>
            <w:tcW w:w="983" w:type="dxa"/>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5AEA3F75" w14:textId="4ABE024C" w:rsidR="00AC4387" w:rsidRPr="005A3273" w:rsidDel="00F710C5" w:rsidRDefault="00AC4387" w:rsidP="005A5A89">
            <w:pPr>
              <w:spacing w:after="0"/>
              <w:jc w:val="center"/>
              <w:rPr>
                <w:del w:id="3715" w:author="Sean de Noronha | DRG" w:date="2026-09-28T12:08:00Z" w16du:dateUtc="2026-09-28T10:08:00Z"/>
                <w:moveFrom w:id="3716" w:author="Sean de Noronha | DRG" w:date="2026-09-25T15:37:00Z" w16du:dateUtc="2026-09-25T13:37:00Z"/>
                <w:rFonts w:eastAsia="Times New Roman" w:cs="Arial"/>
                <w:color w:val="FFFFFF"/>
                <w:sz w:val="16"/>
                <w:szCs w:val="16"/>
              </w:rPr>
            </w:pPr>
            <w:moveFrom w:id="3717" w:author="Sean de Noronha | DRG" w:date="2026-09-25T15:37:00Z" w16du:dateUtc="2026-09-25T13:37:00Z">
              <w:del w:id="3718" w:author="Sean de Noronha | DRG" w:date="2026-09-28T12:08:00Z" w16du:dateUtc="2026-09-28T10:08:00Z">
                <w:r>
                  <w:rPr>
                    <w:rFonts w:eastAsia="Times New Roman" w:cs="Arial"/>
                    <w:color w:val="FFFFFF"/>
                    <w:sz w:val="16"/>
                    <w:szCs w:val="16"/>
                  </w:rPr>
                  <w:delText>1.07 T</w:delText>
                </w:r>
              </w:del>
            </w:moveFrom>
          </w:p>
        </w:tc>
      </w:tr>
      <w:tr w:rsidR="00AC4387" w:rsidRPr="005A3273" w:rsidDel="00F710C5" w14:paraId="2D985CBB" w14:textId="7C977EFD" w:rsidTr="00AC4387">
        <w:trPr>
          <w:gridAfter w:val="1"/>
          <w:wAfter w:w="84" w:type="dxa"/>
          <w:trHeight w:val="198"/>
          <w:jc w:val="center"/>
          <w:del w:id="3719" w:author="Sean de Noronha | DRG" w:date="2026-09-28T12:08:00Z"/>
        </w:trPr>
        <w:tc>
          <w:tcPr>
            <w:tcW w:w="1165" w:type="dxa"/>
            <w:tcBorders>
              <w:right w:val="single" w:sz="4" w:space="0" w:color="auto"/>
            </w:tcBorders>
            <w:shd w:val="clear" w:color="auto" w:fill="F2F2F2" w:themeFill="background1" w:themeFillShade="F2"/>
            <w:noWrap/>
            <w:vAlign w:val="center"/>
            <w:hideMark/>
          </w:tcPr>
          <w:p w14:paraId="07F32C65" w14:textId="67604C61" w:rsidR="00AC4387" w:rsidRPr="005A3273" w:rsidDel="00F710C5" w:rsidRDefault="00AC4387" w:rsidP="005A5A89">
            <w:pPr>
              <w:spacing w:after="0"/>
              <w:jc w:val="center"/>
              <w:rPr>
                <w:del w:id="3720" w:author="Sean de Noronha | DRG" w:date="2026-09-28T12:08:00Z" w16du:dateUtc="2026-09-28T10:08:00Z"/>
                <w:moveFrom w:id="3721" w:author="Sean de Noronha | DRG" w:date="2026-09-25T15:37:00Z" w16du:dateUtc="2026-09-25T13:37:00Z"/>
                <w:rFonts w:eastAsia="Times New Roman" w:cs="Arial"/>
                <w:b/>
                <w:bCs/>
                <w:sz w:val="16"/>
                <w:szCs w:val="16"/>
              </w:rPr>
            </w:pPr>
            <w:moveFrom w:id="3722" w:author="Sean de Noronha | DRG" w:date="2026-09-25T15:37:00Z" w16du:dateUtc="2026-09-25T13:37:00Z">
              <w:del w:id="3723" w:author="Sean de Noronha | DRG" w:date="2026-09-28T12:08:00Z" w16du:dateUtc="2026-09-28T10:08:00Z">
                <w:r>
                  <w:rPr>
                    <w:rFonts w:eastAsia="Times New Roman" w:cs="Arial"/>
                    <w:b/>
                    <w:bCs/>
                    <w:sz w:val="16"/>
                    <w:szCs w:val="16"/>
                  </w:rPr>
                  <w:delText>250</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16FAD504" w14:textId="7DD68684" w:rsidR="00AC4387" w:rsidRPr="005A3273" w:rsidDel="00F710C5" w:rsidRDefault="00AC4387" w:rsidP="005A5A89">
            <w:pPr>
              <w:spacing w:after="0"/>
              <w:jc w:val="center"/>
              <w:rPr>
                <w:del w:id="3724" w:author="Sean de Noronha | DRG" w:date="2026-09-28T12:08:00Z" w16du:dateUtc="2026-09-28T10:08:00Z"/>
                <w:moveFrom w:id="3725" w:author="Sean de Noronha | DRG" w:date="2026-09-25T15:37:00Z" w16du:dateUtc="2026-09-25T13:37:00Z"/>
                <w:rFonts w:eastAsia="Times New Roman" w:cs="Arial"/>
                <w:color w:val="FFFFFF"/>
                <w:sz w:val="16"/>
                <w:szCs w:val="16"/>
              </w:rPr>
            </w:pPr>
            <w:moveFrom w:id="3726" w:author="Sean de Noronha | DRG" w:date="2026-09-25T15:37:00Z" w16du:dateUtc="2026-09-25T13:37:00Z">
              <w:del w:id="3727" w:author="Sean de Noronha | DRG" w:date="2026-09-28T12:08:00Z" w16du:dateUtc="2026-09-28T10:08:00Z">
                <w:r>
                  <w:rPr>
                    <w:rFonts w:eastAsia="Times New Roman" w:cs="Arial"/>
                    <w:color w:val="FFFFFF"/>
                    <w:sz w:val="16"/>
                    <w:szCs w:val="16"/>
                  </w:rPr>
                  <w:delText>0.21 L</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FCAC861" w14:textId="7AB57D89" w:rsidR="00AC4387" w:rsidRPr="005A3273" w:rsidDel="00F710C5" w:rsidRDefault="00AC4387" w:rsidP="005A5A89">
            <w:pPr>
              <w:spacing w:after="0"/>
              <w:jc w:val="center"/>
              <w:rPr>
                <w:del w:id="3728" w:author="Sean de Noronha | DRG" w:date="2026-09-28T12:08:00Z" w16du:dateUtc="2026-09-28T10:08:00Z"/>
                <w:moveFrom w:id="3729" w:author="Sean de Noronha | DRG" w:date="2026-09-25T15:37:00Z" w16du:dateUtc="2026-09-25T13:37:00Z"/>
                <w:rFonts w:eastAsia="Times New Roman" w:cs="Arial"/>
                <w:color w:val="FFFFFF"/>
                <w:sz w:val="16"/>
                <w:szCs w:val="16"/>
              </w:rPr>
            </w:pPr>
            <w:moveFrom w:id="3730" w:author="Sean de Noronha | DRG" w:date="2026-09-25T15:37:00Z" w16du:dateUtc="2026-09-25T13:37:00Z">
              <w:del w:id="3731" w:author="Sean de Noronha | DRG" w:date="2026-09-28T12:08:00Z" w16du:dateUtc="2026-09-28T10:08:00Z">
                <w:r>
                  <w:rPr>
                    <w:rFonts w:eastAsia="Times New Roman" w:cs="Arial"/>
                    <w:color w:val="FFFFFF"/>
                    <w:sz w:val="16"/>
                    <w:szCs w:val="16"/>
                  </w:rPr>
                  <w:delText>0.31 L</w:delText>
                </w:r>
              </w:del>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1176077C" w14:textId="084F3C59" w:rsidR="00AC4387" w:rsidRPr="005A3273" w:rsidDel="00F710C5" w:rsidRDefault="00AC4387" w:rsidP="005A5A89">
            <w:pPr>
              <w:spacing w:after="0"/>
              <w:jc w:val="center"/>
              <w:rPr>
                <w:del w:id="3732" w:author="Sean de Noronha | DRG" w:date="2026-09-28T12:08:00Z" w16du:dateUtc="2026-09-28T10:08:00Z"/>
                <w:moveFrom w:id="3733" w:author="Sean de Noronha | DRG" w:date="2026-09-25T15:37:00Z" w16du:dateUtc="2026-09-25T13:37:00Z"/>
                <w:rFonts w:eastAsia="Times New Roman" w:cs="Arial"/>
                <w:color w:val="FFFFFF"/>
                <w:sz w:val="16"/>
                <w:szCs w:val="16"/>
              </w:rPr>
            </w:pPr>
            <w:moveFrom w:id="3734" w:author="Sean de Noronha | DRG" w:date="2026-09-25T15:37:00Z" w16du:dateUtc="2026-09-25T13:37:00Z">
              <w:del w:id="3735" w:author="Sean de Noronha | DRG" w:date="2026-09-28T12:08:00Z" w16du:dateUtc="2026-09-28T10:08:00Z">
                <w:r>
                  <w:rPr>
                    <w:rFonts w:eastAsia="Times New Roman" w:cs="Arial"/>
                    <w:color w:val="FFFFFF"/>
                    <w:sz w:val="16"/>
                    <w:szCs w:val="16"/>
                  </w:rPr>
                  <w:delText>0.43 L</w:delText>
                </w:r>
              </w:del>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7809D624" w14:textId="1D33B873" w:rsidR="00AC4387" w:rsidRPr="005A3273" w:rsidDel="00F710C5" w:rsidRDefault="00AC4387" w:rsidP="005A5A89">
            <w:pPr>
              <w:spacing w:after="0"/>
              <w:jc w:val="center"/>
              <w:rPr>
                <w:del w:id="3736" w:author="Sean de Noronha | DRG" w:date="2026-09-28T12:08:00Z" w16du:dateUtc="2026-09-28T10:08:00Z"/>
                <w:moveFrom w:id="3737" w:author="Sean de Noronha | DRG" w:date="2026-09-25T15:37:00Z" w16du:dateUtc="2026-09-25T13:37:00Z"/>
                <w:rFonts w:eastAsia="Times New Roman" w:cs="Arial"/>
                <w:color w:val="FFFFFF"/>
                <w:sz w:val="16"/>
                <w:szCs w:val="16"/>
              </w:rPr>
            </w:pPr>
            <w:moveFrom w:id="3738" w:author="Sean de Noronha | DRG" w:date="2026-09-25T15:37:00Z" w16du:dateUtc="2026-09-25T13:37:00Z">
              <w:del w:id="3739" w:author="Sean de Noronha | DRG" w:date="2026-09-28T12:08:00Z" w16du:dateUtc="2026-09-28T10:08:00Z">
                <w:r>
                  <w:rPr>
                    <w:rFonts w:eastAsia="Times New Roman" w:cs="Arial"/>
                    <w:color w:val="FFFFFF"/>
                    <w:sz w:val="16"/>
                    <w:szCs w:val="16"/>
                  </w:rPr>
                  <w:delText>0.63 L</w:delText>
                </w:r>
              </w:del>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2C6928D4" w14:textId="4A3A41EA" w:rsidR="00AC4387" w:rsidRPr="005A3273" w:rsidDel="00F710C5" w:rsidRDefault="00AC4387" w:rsidP="005A5A89">
            <w:pPr>
              <w:spacing w:after="0"/>
              <w:jc w:val="center"/>
              <w:rPr>
                <w:del w:id="3740" w:author="Sean de Noronha | DRG" w:date="2026-09-28T12:08:00Z" w16du:dateUtc="2026-09-28T10:08:00Z"/>
                <w:moveFrom w:id="3741" w:author="Sean de Noronha | DRG" w:date="2026-09-25T15:37:00Z" w16du:dateUtc="2026-09-25T13:37:00Z"/>
                <w:rFonts w:eastAsia="Times New Roman" w:cs="Arial"/>
                <w:color w:val="173753"/>
                <w:sz w:val="16"/>
                <w:szCs w:val="16"/>
              </w:rPr>
            </w:pPr>
            <w:moveFrom w:id="3742" w:author="Sean de Noronha | DRG" w:date="2026-09-25T15:37:00Z" w16du:dateUtc="2026-09-25T13:37:00Z">
              <w:del w:id="3743" w:author="Sean de Noronha | DRG" w:date="2026-09-28T12:08:00Z" w16du:dateUtc="2026-09-28T10:08:00Z">
                <w:r>
                  <w:rPr>
                    <w:rFonts w:eastAsia="Times New Roman" w:cs="Arial"/>
                    <w:color w:val="173753"/>
                    <w:sz w:val="16"/>
                    <w:szCs w:val="16"/>
                  </w:rPr>
                  <w:delText>0.77 L</w:delText>
                </w:r>
              </w:del>
            </w:moveFrom>
          </w:p>
        </w:tc>
        <w:tc>
          <w:tcPr>
            <w:tcW w:w="983" w:type="dxa"/>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59500955" w14:textId="62EB6BE8" w:rsidR="00AC4387" w:rsidRPr="005A3273" w:rsidDel="00F710C5" w:rsidRDefault="00AC4387" w:rsidP="005A5A89">
            <w:pPr>
              <w:spacing w:after="0"/>
              <w:jc w:val="center"/>
              <w:rPr>
                <w:del w:id="3744" w:author="Sean de Noronha | DRG" w:date="2026-09-28T12:08:00Z" w16du:dateUtc="2026-09-28T10:08:00Z"/>
                <w:moveFrom w:id="3745" w:author="Sean de Noronha | DRG" w:date="2026-09-25T15:37:00Z" w16du:dateUtc="2026-09-25T13:37:00Z"/>
                <w:rFonts w:eastAsia="Times New Roman" w:cs="Arial"/>
                <w:color w:val="FFFFFF"/>
                <w:sz w:val="16"/>
                <w:szCs w:val="16"/>
              </w:rPr>
            </w:pPr>
            <w:moveFrom w:id="3746" w:author="Sean de Noronha | DRG" w:date="2026-09-25T15:37:00Z" w16du:dateUtc="2026-09-25T13:37:00Z">
              <w:del w:id="3747" w:author="Sean de Noronha | DRG" w:date="2026-09-28T12:08:00Z" w16du:dateUtc="2026-09-28T10:08:00Z">
                <w:r>
                  <w:rPr>
                    <w:rFonts w:eastAsia="Times New Roman" w:cs="Arial"/>
                    <w:color w:val="FFFFFF"/>
                    <w:sz w:val="16"/>
                    <w:szCs w:val="16"/>
                  </w:rPr>
                  <w:delText>1.08 L</w:delText>
                </w:r>
              </w:del>
            </w:moveFrom>
          </w:p>
        </w:tc>
      </w:tr>
      <w:tr w:rsidR="00AC4387" w:rsidRPr="005A3273" w:rsidDel="00F710C5" w14:paraId="3615EBC3" w14:textId="1548AA74" w:rsidTr="00AC4387">
        <w:trPr>
          <w:gridAfter w:val="1"/>
          <w:wAfter w:w="84" w:type="dxa"/>
          <w:trHeight w:val="198"/>
          <w:jc w:val="center"/>
          <w:del w:id="3748" w:author="Sean de Noronha | DRG" w:date="2026-09-28T12:08:00Z"/>
        </w:trPr>
        <w:tc>
          <w:tcPr>
            <w:tcW w:w="1165" w:type="dxa"/>
            <w:tcBorders>
              <w:right w:val="single" w:sz="4" w:space="0" w:color="auto"/>
            </w:tcBorders>
            <w:shd w:val="clear" w:color="auto" w:fill="F2F2F2" w:themeFill="background1" w:themeFillShade="F2"/>
            <w:noWrap/>
            <w:vAlign w:val="center"/>
            <w:hideMark/>
          </w:tcPr>
          <w:p w14:paraId="6DD63280" w14:textId="3A27048E" w:rsidR="00AC4387" w:rsidRPr="005A3273" w:rsidDel="00F710C5" w:rsidRDefault="00AC4387" w:rsidP="005A5A89">
            <w:pPr>
              <w:spacing w:after="0"/>
              <w:jc w:val="center"/>
              <w:rPr>
                <w:del w:id="3749" w:author="Sean de Noronha | DRG" w:date="2026-09-28T12:08:00Z" w16du:dateUtc="2026-09-28T10:08:00Z"/>
                <w:moveFrom w:id="3750" w:author="Sean de Noronha | DRG" w:date="2026-09-25T15:37:00Z" w16du:dateUtc="2026-09-25T13:37:00Z"/>
                <w:rFonts w:eastAsia="Times New Roman" w:cs="Arial"/>
                <w:b/>
                <w:bCs/>
                <w:sz w:val="16"/>
                <w:szCs w:val="16"/>
              </w:rPr>
            </w:pPr>
            <w:moveFrom w:id="3751" w:author="Sean de Noronha | DRG" w:date="2026-09-25T15:37:00Z" w16du:dateUtc="2026-09-25T13:37:00Z">
              <w:del w:id="3752" w:author="Sean de Noronha | DRG" w:date="2026-09-28T12:08:00Z" w16du:dateUtc="2026-09-28T10:08:00Z">
                <w:r>
                  <w:rPr>
                    <w:rFonts w:eastAsia="Times New Roman" w:cs="Arial"/>
                    <w:b/>
                    <w:bCs/>
                    <w:sz w:val="16"/>
                    <w:szCs w:val="16"/>
                  </w:rPr>
                  <w:delText>300</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D5C56FA" w14:textId="7AB4601E" w:rsidR="00AC4387" w:rsidRPr="005A3273" w:rsidDel="00F710C5" w:rsidRDefault="00AC4387" w:rsidP="005A5A89">
            <w:pPr>
              <w:spacing w:after="0"/>
              <w:jc w:val="center"/>
              <w:rPr>
                <w:del w:id="3753" w:author="Sean de Noronha | DRG" w:date="2026-09-28T12:08:00Z" w16du:dateUtc="2026-09-28T10:08:00Z"/>
                <w:moveFrom w:id="3754" w:author="Sean de Noronha | DRG" w:date="2026-09-25T15:37:00Z" w16du:dateUtc="2026-09-25T13:37:00Z"/>
                <w:rFonts w:eastAsia="Times New Roman" w:cs="Arial"/>
                <w:color w:val="FFFFFF"/>
                <w:sz w:val="16"/>
                <w:szCs w:val="16"/>
              </w:rPr>
            </w:pPr>
            <w:moveFrom w:id="3755" w:author="Sean de Noronha | DRG" w:date="2026-09-25T15:37:00Z" w16du:dateUtc="2026-09-25T13:37:00Z">
              <w:del w:id="3756" w:author="Sean de Noronha | DRG" w:date="2026-09-28T12:08:00Z" w16du:dateUtc="2026-09-28T10:08:00Z">
                <w:r>
                  <w:rPr>
                    <w:rFonts w:eastAsia="Times New Roman" w:cs="Arial"/>
                    <w:color w:val="FFFFFF"/>
                    <w:sz w:val="16"/>
                    <w:szCs w:val="16"/>
                  </w:rPr>
                  <w:delText>0.19 L</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6A81A609" w14:textId="2D0A0B81" w:rsidR="00AC4387" w:rsidRPr="005A3273" w:rsidDel="00F710C5" w:rsidRDefault="00AC4387" w:rsidP="005A5A89">
            <w:pPr>
              <w:spacing w:after="0"/>
              <w:jc w:val="center"/>
              <w:rPr>
                <w:del w:id="3757" w:author="Sean de Noronha | DRG" w:date="2026-09-28T12:08:00Z" w16du:dateUtc="2026-09-28T10:08:00Z"/>
                <w:moveFrom w:id="3758" w:author="Sean de Noronha | DRG" w:date="2026-09-25T15:37:00Z" w16du:dateUtc="2026-09-25T13:37:00Z"/>
                <w:rFonts w:eastAsia="Times New Roman" w:cs="Arial"/>
                <w:color w:val="FFFFFF"/>
                <w:sz w:val="16"/>
                <w:szCs w:val="16"/>
              </w:rPr>
            </w:pPr>
            <w:moveFrom w:id="3759" w:author="Sean de Noronha | DRG" w:date="2026-09-25T15:37:00Z" w16du:dateUtc="2026-09-25T13:37:00Z">
              <w:del w:id="3760" w:author="Sean de Noronha | DRG" w:date="2026-09-28T12:08:00Z" w16du:dateUtc="2026-09-28T10:08:00Z">
                <w:r>
                  <w:rPr>
                    <w:rFonts w:eastAsia="Times New Roman" w:cs="Arial"/>
                    <w:color w:val="FFFFFF"/>
                    <w:sz w:val="16"/>
                    <w:szCs w:val="16"/>
                  </w:rPr>
                  <w:delText>0.28 L</w:delText>
                </w:r>
              </w:del>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0ACB92B8" w14:textId="37D3ADE4" w:rsidR="00AC4387" w:rsidRPr="005A3273" w:rsidDel="00F710C5" w:rsidRDefault="00AC4387" w:rsidP="005A5A89">
            <w:pPr>
              <w:spacing w:after="0"/>
              <w:jc w:val="center"/>
              <w:rPr>
                <w:del w:id="3761" w:author="Sean de Noronha | DRG" w:date="2026-09-28T12:08:00Z" w16du:dateUtc="2026-09-28T10:08:00Z"/>
                <w:moveFrom w:id="3762" w:author="Sean de Noronha | DRG" w:date="2026-09-25T15:37:00Z" w16du:dateUtc="2026-09-25T13:37:00Z"/>
                <w:rFonts w:eastAsia="Times New Roman" w:cs="Arial"/>
                <w:color w:val="FFFFFF"/>
                <w:sz w:val="16"/>
                <w:szCs w:val="16"/>
              </w:rPr>
            </w:pPr>
            <w:moveFrom w:id="3763" w:author="Sean de Noronha | DRG" w:date="2026-09-25T15:37:00Z" w16du:dateUtc="2026-09-25T13:37:00Z">
              <w:del w:id="3764" w:author="Sean de Noronha | DRG" w:date="2026-09-28T12:08:00Z" w16du:dateUtc="2026-09-28T10:08:00Z">
                <w:r>
                  <w:rPr>
                    <w:rFonts w:eastAsia="Times New Roman" w:cs="Arial"/>
                    <w:color w:val="FFFFFF"/>
                    <w:sz w:val="16"/>
                    <w:szCs w:val="16"/>
                  </w:rPr>
                  <w:delText>0.39 L</w:delText>
                </w:r>
              </w:del>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3EC86274" w14:textId="25A4B073" w:rsidR="00AC4387" w:rsidRPr="005A3273" w:rsidDel="00F710C5" w:rsidRDefault="00AC4387" w:rsidP="005A5A89">
            <w:pPr>
              <w:spacing w:after="0"/>
              <w:jc w:val="center"/>
              <w:rPr>
                <w:del w:id="3765" w:author="Sean de Noronha | DRG" w:date="2026-09-28T12:08:00Z" w16du:dateUtc="2026-09-28T10:08:00Z"/>
                <w:moveFrom w:id="3766" w:author="Sean de Noronha | DRG" w:date="2026-09-25T15:37:00Z" w16du:dateUtc="2026-09-25T13:37:00Z"/>
                <w:rFonts w:eastAsia="Times New Roman" w:cs="Arial"/>
                <w:color w:val="FFFFFF"/>
                <w:sz w:val="16"/>
                <w:szCs w:val="16"/>
              </w:rPr>
            </w:pPr>
            <w:moveFrom w:id="3767" w:author="Sean de Noronha | DRG" w:date="2026-09-25T15:37:00Z" w16du:dateUtc="2026-09-25T13:37:00Z">
              <w:del w:id="3768" w:author="Sean de Noronha | DRG" w:date="2026-09-28T12:08:00Z" w16du:dateUtc="2026-09-28T10:08:00Z">
                <w:r>
                  <w:rPr>
                    <w:rFonts w:eastAsia="Times New Roman" w:cs="Arial"/>
                    <w:color w:val="FFFFFF"/>
                    <w:sz w:val="16"/>
                    <w:szCs w:val="16"/>
                  </w:rPr>
                  <w:delText>0.58 L</w:delText>
                </w:r>
              </w:del>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2875CC2A" w14:textId="5CF33829" w:rsidR="00AC4387" w:rsidRPr="005A3273" w:rsidDel="00F710C5" w:rsidRDefault="00AC4387" w:rsidP="005A5A89">
            <w:pPr>
              <w:spacing w:after="0"/>
              <w:jc w:val="center"/>
              <w:rPr>
                <w:del w:id="3769" w:author="Sean de Noronha | DRG" w:date="2026-09-28T12:08:00Z" w16du:dateUtc="2026-09-28T10:08:00Z"/>
                <w:moveFrom w:id="3770" w:author="Sean de Noronha | DRG" w:date="2026-09-25T15:37:00Z" w16du:dateUtc="2026-09-25T13:37:00Z"/>
                <w:rFonts w:eastAsia="Times New Roman" w:cs="Arial"/>
                <w:color w:val="FFFFFF"/>
                <w:sz w:val="16"/>
                <w:szCs w:val="16"/>
              </w:rPr>
            </w:pPr>
            <w:moveFrom w:id="3771" w:author="Sean de Noronha | DRG" w:date="2026-09-25T15:37:00Z" w16du:dateUtc="2026-09-25T13:37:00Z">
              <w:del w:id="3772" w:author="Sean de Noronha | DRG" w:date="2026-09-28T12:08:00Z" w16du:dateUtc="2026-09-28T10:08:00Z">
                <w:r>
                  <w:rPr>
                    <w:rFonts w:eastAsia="Times New Roman" w:cs="Arial"/>
                    <w:color w:val="FFFFFF"/>
                    <w:sz w:val="16"/>
                    <w:szCs w:val="16"/>
                  </w:rPr>
                  <w:delText>0.71 L</w:delText>
                </w:r>
              </w:del>
            </w:moveFrom>
          </w:p>
        </w:tc>
        <w:tc>
          <w:tcPr>
            <w:tcW w:w="983" w:type="dxa"/>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4A2640CC" w14:textId="17BBA8D5" w:rsidR="00AC4387" w:rsidRPr="005A3273" w:rsidDel="00F710C5" w:rsidRDefault="00AC4387" w:rsidP="005A5A89">
            <w:pPr>
              <w:spacing w:after="0"/>
              <w:jc w:val="center"/>
              <w:rPr>
                <w:del w:id="3773" w:author="Sean de Noronha | DRG" w:date="2026-09-28T12:08:00Z" w16du:dateUtc="2026-09-28T10:08:00Z"/>
                <w:moveFrom w:id="3774" w:author="Sean de Noronha | DRG" w:date="2026-09-25T15:37:00Z" w16du:dateUtc="2026-09-25T13:37:00Z"/>
                <w:rFonts w:eastAsia="Times New Roman" w:cs="Arial"/>
                <w:color w:val="173753"/>
                <w:sz w:val="16"/>
                <w:szCs w:val="16"/>
              </w:rPr>
            </w:pPr>
            <w:moveFrom w:id="3775" w:author="Sean de Noronha | DRG" w:date="2026-09-25T15:37:00Z" w16du:dateUtc="2026-09-25T13:37:00Z">
              <w:del w:id="3776" w:author="Sean de Noronha | DRG" w:date="2026-09-28T12:08:00Z" w16du:dateUtc="2026-09-28T10:08:00Z">
                <w:r>
                  <w:rPr>
                    <w:rFonts w:eastAsia="Times New Roman" w:cs="Arial"/>
                    <w:color w:val="173753"/>
                    <w:sz w:val="16"/>
                    <w:szCs w:val="16"/>
                  </w:rPr>
                  <w:delText>1.00 L</w:delText>
                </w:r>
              </w:del>
            </w:moveFrom>
          </w:p>
        </w:tc>
      </w:tr>
      <w:tr w:rsidR="00AC4387" w:rsidRPr="005A3273" w:rsidDel="00F710C5" w14:paraId="73A1CFEB" w14:textId="72D9918F" w:rsidTr="00AC4387">
        <w:trPr>
          <w:gridAfter w:val="1"/>
          <w:wAfter w:w="84" w:type="dxa"/>
          <w:trHeight w:val="198"/>
          <w:jc w:val="center"/>
          <w:del w:id="3777" w:author="Sean de Noronha | DRG" w:date="2026-09-28T12:08:00Z"/>
        </w:trPr>
        <w:tc>
          <w:tcPr>
            <w:tcW w:w="1165" w:type="dxa"/>
            <w:tcBorders>
              <w:right w:val="single" w:sz="4" w:space="0" w:color="auto"/>
            </w:tcBorders>
            <w:shd w:val="clear" w:color="auto" w:fill="F2F2F2" w:themeFill="background1" w:themeFillShade="F2"/>
            <w:noWrap/>
            <w:vAlign w:val="center"/>
            <w:hideMark/>
          </w:tcPr>
          <w:p w14:paraId="10F9899A" w14:textId="20A81894" w:rsidR="00AC4387" w:rsidRPr="005A3273" w:rsidDel="00F710C5" w:rsidRDefault="00AC4387" w:rsidP="005A5A89">
            <w:pPr>
              <w:spacing w:after="0"/>
              <w:jc w:val="center"/>
              <w:rPr>
                <w:del w:id="3778" w:author="Sean de Noronha | DRG" w:date="2026-09-28T12:08:00Z" w16du:dateUtc="2026-09-28T10:08:00Z"/>
                <w:moveFrom w:id="3779" w:author="Sean de Noronha | DRG" w:date="2026-09-25T15:37:00Z" w16du:dateUtc="2026-09-25T13:37:00Z"/>
                <w:rFonts w:eastAsia="Times New Roman" w:cs="Arial"/>
                <w:b/>
                <w:bCs/>
                <w:sz w:val="16"/>
                <w:szCs w:val="16"/>
              </w:rPr>
            </w:pPr>
            <w:moveFrom w:id="3780" w:author="Sean de Noronha | DRG" w:date="2026-09-25T15:37:00Z" w16du:dateUtc="2026-09-25T13:37:00Z">
              <w:del w:id="3781" w:author="Sean de Noronha | DRG" w:date="2026-09-28T12:08:00Z" w16du:dateUtc="2026-09-28T10:08:00Z">
                <w:r>
                  <w:rPr>
                    <w:rFonts w:eastAsia="Times New Roman" w:cs="Arial"/>
                    <w:b/>
                    <w:bCs/>
                    <w:sz w:val="16"/>
                    <w:szCs w:val="16"/>
                  </w:rPr>
                  <w:delText>350</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50209304" w14:textId="4ACF0634" w:rsidR="00AC4387" w:rsidRPr="005A3273" w:rsidDel="00F710C5" w:rsidRDefault="00AC4387" w:rsidP="005A5A89">
            <w:pPr>
              <w:spacing w:after="0"/>
              <w:jc w:val="center"/>
              <w:rPr>
                <w:del w:id="3782" w:author="Sean de Noronha | DRG" w:date="2026-09-28T12:08:00Z" w16du:dateUtc="2026-09-28T10:08:00Z"/>
                <w:moveFrom w:id="3783" w:author="Sean de Noronha | DRG" w:date="2026-09-25T15:37:00Z" w16du:dateUtc="2026-09-25T13:37:00Z"/>
                <w:rFonts w:eastAsia="Times New Roman" w:cs="Arial"/>
                <w:color w:val="FFFFFF"/>
                <w:sz w:val="16"/>
                <w:szCs w:val="16"/>
              </w:rPr>
            </w:pPr>
            <w:moveFrom w:id="3784" w:author="Sean de Noronha | DRG" w:date="2026-09-25T15:37:00Z" w16du:dateUtc="2026-09-25T13:37:00Z">
              <w:del w:id="3785" w:author="Sean de Noronha | DRG" w:date="2026-09-28T12:08:00Z" w16du:dateUtc="2026-09-28T10:08:00Z">
                <w:r>
                  <w:rPr>
                    <w:rFonts w:eastAsia="Times New Roman" w:cs="Arial"/>
                    <w:color w:val="FFFFFF"/>
                    <w:sz w:val="16"/>
                    <w:szCs w:val="16"/>
                  </w:rPr>
                  <w:delText>0.18 L</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0CB4D187" w14:textId="0F2B2AEC" w:rsidR="00AC4387" w:rsidRPr="005A3273" w:rsidDel="00F710C5" w:rsidRDefault="00AC4387" w:rsidP="005A5A89">
            <w:pPr>
              <w:spacing w:after="0"/>
              <w:jc w:val="center"/>
              <w:rPr>
                <w:del w:id="3786" w:author="Sean de Noronha | DRG" w:date="2026-09-28T12:08:00Z" w16du:dateUtc="2026-09-28T10:08:00Z"/>
                <w:moveFrom w:id="3787" w:author="Sean de Noronha | DRG" w:date="2026-09-25T15:37:00Z" w16du:dateUtc="2026-09-25T13:37:00Z"/>
                <w:rFonts w:eastAsia="Times New Roman" w:cs="Arial"/>
                <w:color w:val="FFFFFF"/>
                <w:sz w:val="16"/>
                <w:szCs w:val="16"/>
              </w:rPr>
            </w:pPr>
            <w:moveFrom w:id="3788" w:author="Sean de Noronha | DRG" w:date="2026-09-25T15:37:00Z" w16du:dateUtc="2026-09-25T13:37:00Z">
              <w:del w:id="3789" w:author="Sean de Noronha | DRG" w:date="2026-09-28T12:08:00Z" w16du:dateUtc="2026-09-28T10:08:00Z">
                <w:r>
                  <w:rPr>
                    <w:rFonts w:eastAsia="Times New Roman" w:cs="Arial"/>
                    <w:color w:val="FFFFFF"/>
                    <w:sz w:val="16"/>
                    <w:szCs w:val="16"/>
                  </w:rPr>
                  <w:delText>0.26 L</w:delText>
                </w:r>
              </w:del>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0FD6F00D" w14:textId="395EF9A8" w:rsidR="00AC4387" w:rsidRPr="005A3273" w:rsidDel="00F710C5" w:rsidRDefault="00AC4387" w:rsidP="005A5A89">
            <w:pPr>
              <w:spacing w:after="0"/>
              <w:jc w:val="center"/>
              <w:rPr>
                <w:del w:id="3790" w:author="Sean de Noronha | DRG" w:date="2026-09-28T12:08:00Z" w16du:dateUtc="2026-09-28T10:08:00Z"/>
                <w:moveFrom w:id="3791" w:author="Sean de Noronha | DRG" w:date="2026-09-25T15:37:00Z" w16du:dateUtc="2026-09-25T13:37:00Z"/>
                <w:rFonts w:eastAsia="Times New Roman" w:cs="Arial"/>
                <w:color w:val="FFFFFF"/>
                <w:sz w:val="16"/>
                <w:szCs w:val="16"/>
              </w:rPr>
            </w:pPr>
            <w:moveFrom w:id="3792" w:author="Sean de Noronha | DRG" w:date="2026-09-25T15:37:00Z" w16du:dateUtc="2026-09-25T13:37:00Z">
              <w:del w:id="3793" w:author="Sean de Noronha | DRG" w:date="2026-09-28T12:08:00Z" w16du:dateUtc="2026-09-28T10:08:00Z">
                <w:r>
                  <w:rPr>
                    <w:rFonts w:eastAsia="Times New Roman" w:cs="Arial"/>
                    <w:color w:val="FFFFFF"/>
                    <w:sz w:val="16"/>
                    <w:szCs w:val="16"/>
                  </w:rPr>
                  <w:delText>0.37 L</w:delText>
                </w:r>
              </w:del>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43C3EB8E" w14:textId="0D518B4D" w:rsidR="00AC4387" w:rsidRPr="005A3273" w:rsidDel="00F710C5" w:rsidRDefault="00AC4387" w:rsidP="005A5A89">
            <w:pPr>
              <w:spacing w:after="0"/>
              <w:jc w:val="center"/>
              <w:rPr>
                <w:del w:id="3794" w:author="Sean de Noronha | DRG" w:date="2026-09-28T12:08:00Z" w16du:dateUtc="2026-09-28T10:08:00Z"/>
                <w:moveFrom w:id="3795" w:author="Sean de Noronha | DRG" w:date="2026-09-25T15:37:00Z" w16du:dateUtc="2026-09-25T13:37:00Z"/>
                <w:rFonts w:eastAsia="Times New Roman" w:cs="Arial"/>
                <w:color w:val="FFFFFF"/>
                <w:sz w:val="16"/>
                <w:szCs w:val="16"/>
              </w:rPr>
            </w:pPr>
            <w:moveFrom w:id="3796" w:author="Sean de Noronha | DRG" w:date="2026-09-25T15:37:00Z" w16du:dateUtc="2026-09-25T13:37:00Z">
              <w:del w:id="3797" w:author="Sean de Noronha | DRG" w:date="2026-09-28T12:08:00Z" w16du:dateUtc="2026-09-28T10:08:00Z">
                <w:r>
                  <w:rPr>
                    <w:rFonts w:eastAsia="Times New Roman" w:cs="Arial"/>
                    <w:color w:val="FFFFFF"/>
                    <w:sz w:val="16"/>
                    <w:szCs w:val="16"/>
                  </w:rPr>
                  <w:delText>0.54 L</w:delText>
                </w:r>
              </w:del>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4E306F57" w14:textId="67B3CF90" w:rsidR="00AC4387" w:rsidRPr="005A3273" w:rsidDel="00F710C5" w:rsidRDefault="00AC4387" w:rsidP="005A5A89">
            <w:pPr>
              <w:spacing w:after="0"/>
              <w:jc w:val="center"/>
              <w:rPr>
                <w:del w:id="3798" w:author="Sean de Noronha | DRG" w:date="2026-09-28T12:08:00Z" w16du:dateUtc="2026-09-28T10:08:00Z"/>
                <w:moveFrom w:id="3799" w:author="Sean de Noronha | DRG" w:date="2026-09-25T15:37:00Z" w16du:dateUtc="2026-09-25T13:37:00Z"/>
                <w:rFonts w:eastAsia="Times New Roman" w:cs="Arial"/>
                <w:color w:val="FFFFFF"/>
                <w:sz w:val="16"/>
                <w:szCs w:val="16"/>
              </w:rPr>
            </w:pPr>
            <w:moveFrom w:id="3800" w:author="Sean de Noronha | DRG" w:date="2026-09-25T15:37:00Z" w16du:dateUtc="2026-09-25T13:37:00Z">
              <w:del w:id="3801" w:author="Sean de Noronha | DRG" w:date="2026-09-28T12:08:00Z" w16du:dateUtc="2026-09-28T10:08:00Z">
                <w:r>
                  <w:rPr>
                    <w:rFonts w:eastAsia="Times New Roman" w:cs="Arial"/>
                    <w:color w:val="FFFFFF"/>
                    <w:sz w:val="16"/>
                    <w:szCs w:val="16"/>
                  </w:rPr>
                  <w:delText>0.66 L</w:delText>
                </w:r>
              </w:del>
            </w:moveFrom>
          </w:p>
        </w:tc>
        <w:tc>
          <w:tcPr>
            <w:tcW w:w="983"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332C44C2" w14:textId="31F72F2D" w:rsidR="00AC4387" w:rsidRPr="005A3273" w:rsidDel="00F710C5" w:rsidRDefault="00AC4387" w:rsidP="005A5A89">
            <w:pPr>
              <w:spacing w:after="0"/>
              <w:jc w:val="center"/>
              <w:rPr>
                <w:del w:id="3802" w:author="Sean de Noronha | DRG" w:date="2026-09-28T12:08:00Z" w16du:dateUtc="2026-09-28T10:08:00Z"/>
                <w:moveFrom w:id="3803" w:author="Sean de Noronha | DRG" w:date="2026-09-25T15:37:00Z" w16du:dateUtc="2026-09-25T13:37:00Z"/>
                <w:rFonts w:eastAsia="Times New Roman" w:cs="Arial"/>
                <w:color w:val="173753"/>
                <w:sz w:val="16"/>
                <w:szCs w:val="16"/>
              </w:rPr>
            </w:pPr>
            <w:moveFrom w:id="3804" w:author="Sean de Noronha | DRG" w:date="2026-09-25T15:37:00Z" w16du:dateUtc="2026-09-25T13:37:00Z">
              <w:del w:id="3805" w:author="Sean de Noronha | DRG" w:date="2026-09-28T12:08:00Z" w16du:dateUtc="2026-09-28T10:08:00Z">
                <w:r>
                  <w:rPr>
                    <w:rFonts w:eastAsia="Times New Roman" w:cs="Arial"/>
                    <w:color w:val="173753"/>
                    <w:sz w:val="16"/>
                    <w:szCs w:val="16"/>
                  </w:rPr>
                  <w:delText>0.93 L</w:delText>
                </w:r>
              </w:del>
            </w:moveFrom>
          </w:p>
        </w:tc>
      </w:tr>
      <w:tr w:rsidR="00AC4387" w:rsidRPr="005A3273" w:rsidDel="00F710C5" w14:paraId="719D16EC" w14:textId="4BA1CA4E" w:rsidTr="00AC4387">
        <w:trPr>
          <w:gridAfter w:val="1"/>
          <w:wAfter w:w="84" w:type="dxa"/>
          <w:trHeight w:val="198"/>
          <w:jc w:val="center"/>
          <w:del w:id="3806" w:author="Sean de Noronha | DRG" w:date="2026-09-28T12:08:00Z"/>
        </w:trPr>
        <w:tc>
          <w:tcPr>
            <w:tcW w:w="1165" w:type="dxa"/>
            <w:tcBorders>
              <w:right w:val="single" w:sz="4" w:space="0" w:color="auto"/>
            </w:tcBorders>
            <w:shd w:val="clear" w:color="auto" w:fill="F2F2F2" w:themeFill="background1" w:themeFillShade="F2"/>
            <w:noWrap/>
            <w:vAlign w:val="center"/>
            <w:hideMark/>
          </w:tcPr>
          <w:p w14:paraId="2D0DFFAD" w14:textId="0CDCEEF5" w:rsidR="00AC4387" w:rsidRPr="005A3273" w:rsidDel="00F710C5" w:rsidRDefault="00AC4387" w:rsidP="005A5A89">
            <w:pPr>
              <w:spacing w:after="0"/>
              <w:jc w:val="center"/>
              <w:rPr>
                <w:del w:id="3807" w:author="Sean de Noronha | DRG" w:date="2026-09-28T12:08:00Z" w16du:dateUtc="2026-09-28T10:08:00Z"/>
                <w:moveFrom w:id="3808" w:author="Sean de Noronha | DRG" w:date="2026-09-25T15:37:00Z" w16du:dateUtc="2026-09-25T13:37:00Z"/>
                <w:rFonts w:eastAsia="Times New Roman" w:cs="Arial"/>
                <w:b/>
                <w:bCs/>
                <w:sz w:val="16"/>
                <w:szCs w:val="16"/>
              </w:rPr>
            </w:pPr>
            <w:moveFrom w:id="3809" w:author="Sean de Noronha | DRG" w:date="2026-09-25T15:37:00Z" w16du:dateUtc="2026-09-25T13:37:00Z">
              <w:del w:id="3810" w:author="Sean de Noronha | DRG" w:date="2026-09-28T12:08:00Z" w16du:dateUtc="2026-09-28T10:08:00Z">
                <w:r>
                  <w:rPr>
                    <w:rFonts w:eastAsia="Times New Roman" w:cs="Arial"/>
                    <w:b/>
                    <w:bCs/>
                    <w:sz w:val="16"/>
                    <w:szCs w:val="16"/>
                  </w:rPr>
                  <w:delText>400</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0D1656E2" w14:textId="1B09A8B1" w:rsidR="00AC4387" w:rsidRPr="005A3273" w:rsidDel="00F710C5" w:rsidRDefault="00AC4387" w:rsidP="005A5A89">
            <w:pPr>
              <w:spacing w:after="0"/>
              <w:jc w:val="center"/>
              <w:rPr>
                <w:del w:id="3811" w:author="Sean de Noronha | DRG" w:date="2026-09-28T12:08:00Z" w16du:dateUtc="2026-09-28T10:08:00Z"/>
                <w:moveFrom w:id="3812" w:author="Sean de Noronha | DRG" w:date="2026-09-25T15:37:00Z" w16du:dateUtc="2026-09-25T13:37:00Z"/>
                <w:rFonts w:eastAsia="Times New Roman" w:cs="Arial"/>
                <w:color w:val="FFFFFF"/>
                <w:sz w:val="16"/>
                <w:szCs w:val="16"/>
              </w:rPr>
            </w:pPr>
            <w:moveFrom w:id="3813" w:author="Sean de Noronha | DRG" w:date="2026-09-25T15:37:00Z" w16du:dateUtc="2026-09-25T13:37:00Z">
              <w:del w:id="3814" w:author="Sean de Noronha | DRG" w:date="2026-09-28T12:08:00Z" w16du:dateUtc="2026-09-28T10:08:00Z">
                <w:r>
                  <w:rPr>
                    <w:rFonts w:eastAsia="Times New Roman" w:cs="Arial"/>
                    <w:color w:val="FFFFFF"/>
                    <w:sz w:val="16"/>
                    <w:szCs w:val="16"/>
                  </w:rPr>
                  <w:delText>0.17 L</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D0FD712" w14:textId="00630B1D" w:rsidR="00AC4387" w:rsidRPr="005A3273" w:rsidDel="00F710C5" w:rsidRDefault="00AC4387" w:rsidP="005A5A89">
            <w:pPr>
              <w:spacing w:after="0"/>
              <w:jc w:val="center"/>
              <w:rPr>
                <w:del w:id="3815" w:author="Sean de Noronha | DRG" w:date="2026-09-28T12:08:00Z" w16du:dateUtc="2026-09-28T10:08:00Z"/>
                <w:moveFrom w:id="3816" w:author="Sean de Noronha | DRG" w:date="2026-09-25T15:37:00Z" w16du:dateUtc="2026-09-25T13:37:00Z"/>
                <w:rFonts w:eastAsia="Times New Roman" w:cs="Arial"/>
                <w:color w:val="FFFFFF"/>
                <w:sz w:val="16"/>
                <w:szCs w:val="16"/>
              </w:rPr>
            </w:pPr>
            <w:moveFrom w:id="3817" w:author="Sean de Noronha | DRG" w:date="2026-09-25T15:37:00Z" w16du:dateUtc="2026-09-25T13:37:00Z">
              <w:del w:id="3818" w:author="Sean de Noronha | DRG" w:date="2026-09-28T12:08:00Z" w16du:dateUtc="2026-09-28T10:08:00Z">
                <w:r>
                  <w:rPr>
                    <w:rFonts w:eastAsia="Times New Roman" w:cs="Arial"/>
                    <w:color w:val="FFFFFF"/>
                    <w:sz w:val="16"/>
                    <w:szCs w:val="16"/>
                  </w:rPr>
                  <w:delText>0.25 L</w:delText>
                </w:r>
              </w:del>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53BAA581" w14:textId="18F4EEC2" w:rsidR="00AC4387" w:rsidRPr="005A3273" w:rsidDel="00F710C5" w:rsidRDefault="00AC4387" w:rsidP="005A5A89">
            <w:pPr>
              <w:spacing w:after="0"/>
              <w:jc w:val="center"/>
              <w:rPr>
                <w:del w:id="3819" w:author="Sean de Noronha | DRG" w:date="2026-09-28T12:08:00Z" w16du:dateUtc="2026-09-28T10:08:00Z"/>
                <w:moveFrom w:id="3820" w:author="Sean de Noronha | DRG" w:date="2026-09-25T15:37:00Z" w16du:dateUtc="2026-09-25T13:37:00Z"/>
                <w:rFonts w:eastAsia="Times New Roman" w:cs="Arial"/>
                <w:color w:val="FFFFFF"/>
                <w:sz w:val="16"/>
                <w:szCs w:val="16"/>
              </w:rPr>
            </w:pPr>
            <w:moveFrom w:id="3821" w:author="Sean de Noronha | DRG" w:date="2026-09-25T15:37:00Z" w16du:dateUtc="2026-09-25T13:37:00Z">
              <w:del w:id="3822" w:author="Sean de Noronha | DRG" w:date="2026-09-28T12:08:00Z" w16du:dateUtc="2026-09-28T10:08:00Z">
                <w:r>
                  <w:rPr>
                    <w:rFonts w:eastAsia="Times New Roman" w:cs="Arial"/>
                    <w:color w:val="FFFFFF"/>
                    <w:sz w:val="16"/>
                    <w:szCs w:val="16"/>
                  </w:rPr>
                  <w:delText>0.35 L</w:delText>
                </w:r>
              </w:del>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3A6C2925" w14:textId="2D7AF077" w:rsidR="00AC4387" w:rsidRPr="005A3273" w:rsidDel="00F710C5" w:rsidRDefault="00AC4387" w:rsidP="005A5A89">
            <w:pPr>
              <w:spacing w:after="0"/>
              <w:jc w:val="center"/>
              <w:rPr>
                <w:del w:id="3823" w:author="Sean de Noronha | DRG" w:date="2026-09-28T12:08:00Z" w16du:dateUtc="2026-09-28T10:08:00Z"/>
                <w:moveFrom w:id="3824" w:author="Sean de Noronha | DRG" w:date="2026-09-25T15:37:00Z" w16du:dateUtc="2026-09-25T13:37:00Z"/>
                <w:rFonts w:eastAsia="Times New Roman" w:cs="Arial"/>
                <w:color w:val="FFFFFF"/>
                <w:sz w:val="16"/>
                <w:szCs w:val="16"/>
              </w:rPr>
            </w:pPr>
            <w:moveFrom w:id="3825" w:author="Sean de Noronha | DRG" w:date="2026-09-25T15:37:00Z" w16du:dateUtc="2026-09-25T13:37:00Z">
              <w:del w:id="3826" w:author="Sean de Noronha | DRG" w:date="2026-09-28T12:08:00Z" w16du:dateUtc="2026-09-28T10:08:00Z">
                <w:r>
                  <w:rPr>
                    <w:rFonts w:eastAsia="Times New Roman" w:cs="Arial"/>
                    <w:color w:val="FFFFFF"/>
                    <w:sz w:val="16"/>
                    <w:szCs w:val="16"/>
                  </w:rPr>
                  <w:delText>0.50 L</w:delText>
                </w:r>
              </w:del>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62733DC4" w14:textId="0A309ADF" w:rsidR="00AC4387" w:rsidRPr="005A3273" w:rsidDel="00F710C5" w:rsidRDefault="00AC4387" w:rsidP="005A5A89">
            <w:pPr>
              <w:spacing w:after="0"/>
              <w:jc w:val="center"/>
              <w:rPr>
                <w:del w:id="3827" w:author="Sean de Noronha | DRG" w:date="2026-09-28T12:08:00Z" w16du:dateUtc="2026-09-28T10:08:00Z"/>
                <w:moveFrom w:id="3828" w:author="Sean de Noronha | DRG" w:date="2026-09-25T15:37:00Z" w16du:dateUtc="2026-09-25T13:37:00Z"/>
                <w:rFonts w:eastAsia="Times New Roman" w:cs="Arial"/>
                <w:color w:val="FFFFFF"/>
                <w:sz w:val="16"/>
                <w:szCs w:val="16"/>
              </w:rPr>
            </w:pPr>
            <w:moveFrom w:id="3829" w:author="Sean de Noronha | DRG" w:date="2026-09-25T15:37:00Z" w16du:dateUtc="2026-09-25T13:37:00Z">
              <w:del w:id="3830" w:author="Sean de Noronha | DRG" w:date="2026-09-28T12:08:00Z" w16du:dateUtc="2026-09-28T10:08:00Z">
                <w:r>
                  <w:rPr>
                    <w:rFonts w:eastAsia="Times New Roman" w:cs="Arial"/>
                    <w:color w:val="FFFFFF"/>
                    <w:sz w:val="16"/>
                    <w:szCs w:val="16"/>
                  </w:rPr>
                  <w:delText>0.62 L</w:delText>
                </w:r>
              </w:del>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A15736C" w14:textId="1D010822" w:rsidR="00AC4387" w:rsidRPr="005A3273" w:rsidDel="00F710C5" w:rsidRDefault="00AC4387" w:rsidP="005A5A89">
            <w:pPr>
              <w:spacing w:after="0"/>
              <w:jc w:val="center"/>
              <w:rPr>
                <w:del w:id="3831" w:author="Sean de Noronha | DRG" w:date="2026-09-28T12:08:00Z" w16du:dateUtc="2026-09-28T10:08:00Z"/>
                <w:moveFrom w:id="3832" w:author="Sean de Noronha | DRG" w:date="2026-09-25T15:37:00Z" w16du:dateUtc="2026-09-25T13:37:00Z"/>
                <w:rFonts w:eastAsia="Times New Roman" w:cs="Arial"/>
                <w:color w:val="173753"/>
                <w:sz w:val="16"/>
                <w:szCs w:val="16"/>
              </w:rPr>
            </w:pPr>
            <w:moveFrom w:id="3833" w:author="Sean de Noronha | DRG" w:date="2026-09-25T15:37:00Z" w16du:dateUtc="2026-09-25T13:37:00Z">
              <w:del w:id="3834" w:author="Sean de Noronha | DRG" w:date="2026-09-28T12:08:00Z" w16du:dateUtc="2026-09-28T10:08:00Z">
                <w:r>
                  <w:rPr>
                    <w:rFonts w:eastAsia="Times New Roman" w:cs="Arial"/>
                    <w:color w:val="173753"/>
                    <w:sz w:val="16"/>
                    <w:szCs w:val="16"/>
                  </w:rPr>
                  <w:delText>0.88 L</w:delText>
                </w:r>
              </w:del>
            </w:moveFrom>
          </w:p>
        </w:tc>
      </w:tr>
      <w:tr w:rsidR="00AC4387" w:rsidRPr="005A3273" w:rsidDel="00F710C5" w14:paraId="13C279F2" w14:textId="1471536C" w:rsidTr="00AC4387">
        <w:trPr>
          <w:gridAfter w:val="1"/>
          <w:wAfter w:w="84" w:type="dxa"/>
          <w:trHeight w:val="198"/>
          <w:jc w:val="center"/>
          <w:del w:id="3835" w:author="Sean de Noronha | DRG" w:date="2026-09-28T12:08:00Z"/>
        </w:trPr>
        <w:tc>
          <w:tcPr>
            <w:tcW w:w="1165" w:type="dxa"/>
            <w:tcBorders>
              <w:right w:val="single" w:sz="4" w:space="0" w:color="auto"/>
            </w:tcBorders>
            <w:shd w:val="clear" w:color="auto" w:fill="F2F2F2" w:themeFill="background1" w:themeFillShade="F2"/>
            <w:noWrap/>
            <w:vAlign w:val="center"/>
            <w:hideMark/>
          </w:tcPr>
          <w:p w14:paraId="28E70FE4" w14:textId="233E5987" w:rsidR="00AC4387" w:rsidRPr="005A3273" w:rsidDel="00F710C5" w:rsidRDefault="00AC4387" w:rsidP="005A5A89">
            <w:pPr>
              <w:spacing w:after="0"/>
              <w:jc w:val="center"/>
              <w:rPr>
                <w:del w:id="3836" w:author="Sean de Noronha | DRG" w:date="2026-09-28T12:08:00Z" w16du:dateUtc="2026-09-28T10:08:00Z"/>
                <w:moveFrom w:id="3837" w:author="Sean de Noronha | DRG" w:date="2026-09-25T15:37:00Z" w16du:dateUtc="2026-09-25T13:37:00Z"/>
                <w:rFonts w:eastAsia="Times New Roman" w:cs="Arial"/>
                <w:b/>
                <w:bCs/>
                <w:sz w:val="16"/>
                <w:szCs w:val="16"/>
              </w:rPr>
            </w:pPr>
            <w:moveFrom w:id="3838" w:author="Sean de Noronha | DRG" w:date="2026-09-25T15:37:00Z" w16du:dateUtc="2026-09-25T13:37:00Z">
              <w:del w:id="3839" w:author="Sean de Noronha | DRG" w:date="2026-09-28T12:08:00Z" w16du:dateUtc="2026-09-28T10:08:00Z">
                <w:r>
                  <w:rPr>
                    <w:rFonts w:eastAsia="Times New Roman" w:cs="Arial"/>
                    <w:b/>
                    <w:bCs/>
                    <w:sz w:val="16"/>
                    <w:szCs w:val="16"/>
                  </w:rPr>
                  <w:delText>500</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3595DE4" w14:textId="77AECD79" w:rsidR="00AC4387" w:rsidRPr="005A3273" w:rsidDel="00F710C5" w:rsidRDefault="00AC4387" w:rsidP="005A5A89">
            <w:pPr>
              <w:spacing w:after="0"/>
              <w:jc w:val="center"/>
              <w:rPr>
                <w:del w:id="3840" w:author="Sean de Noronha | DRG" w:date="2026-09-28T12:08:00Z" w16du:dateUtc="2026-09-28T10:08:00Z"/>
                <w:moveFrom w:id="3841" w:author="Sean de Noronha | DRG" w:date="2026-09-25T15:37:00Z" w16du:dateUtc="2026-09-25T13:37:00Z"/>
                <w:rFonts w:eastAsia="Times New Roman" w:cs="Arial"/>
                <w:color w:val="FFFFFF"/>
                <w:sz w:val="16"/>
                <w:szCs w:val="16"/>
              </w:rPr>
            </w:pPr>
            <w:moveFrom w:id="3842" w:author="Sean de Noronha | DRG" w:date="2026-09-25T15:37:00Z" w16du:dateUtc="2026-09-25T13:37:00Z">
              <w:del w:id="3843" w:author="Sean de Noronha | DRG" w:date="2026-09-28T12:08:00Z" w16du:dateUtc="2026-09-28T10:08:00Z">
                <w:r>
                  <w:rPr>
                    <w:rFonts w:eastAsia="Times New Roman" w:cs="Arial"/>
                    <w:color w:val="FFFFFF"/>
                    <w:sz w:val="16"/>
                    <w:szCs w:val="16"/>
                  </w:rPr>
                  <w:delText>0.15 L</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5673D948" w14:textId="0A2F0670" w:rsidR="00AC4387" w:rsidRPr="005A3273" w:rsidDel="00F710C5" w:rsidRDefault="00AC4387" w:rsidP="005A5A89">
            <w:pPr>
              <w:spacing w:after="0"/>
              <w:jc w:val="center"/>
              <w:rPr>
                <w:del w:id="3844" w:author="Sean de Noronha | DRG" w:date="2026-09-28T12:08:00Z" w16du:dateUtc="2026-09-28T10:08:00Z"/>
                <w:moveFrom w:id="3845" w:author="Sean de Noronha | DRG" w:date="2026-09-25T15:37:00Z" w16du:dateUtc="2026-09-25T13:37:00Z"/>
                <w:rFonts w:eastAsia="Times New Roman" w:cs="Arial"/>
                <w:color w:val="FFFFFF"/>
                <w:sz w:val="16"/>
                <w:szCs w:val="16"/>
              </w:rPr>
            </w:pPr>
            <w:moveFrom w:id="3846" w:author="Sean de Noronha | DRG" w:date="2026-09-25T15:37:00Z" w16du:dateUtc="2026-09-25T13:37:00Z">
              <w:del w:id="3847" w:author="Sean de Noronha | DRG" w:date="2026-09-28T12:08:00Z" w16du:dateUtc="2026-09-28T10:08:00Z">
                <w:r>
                  <w:rPr>
                    <w:rFonts w:eastAsia="Times New Roman" w:cs="Arial"/>
                    <w:color w:val="FFFFFF"/>
                    <w:sz w:val="16"/>
                    <w:szCs w:val="16"/>
                  </w:rPr>
                  <w:delText>0.22 L</w:delText>
                </w:r>
              </w:del>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356376C0" w14:textId="0895DBE3" w:rsidR="00AC4387" w:rsidRPr="005A3273" w:rsidDel="00F710C5" w:rsidRDefault="00AC4387" w:rsidP="005A5A89">
            <w:pPr>
              <w:spacing w:after="0"/>
              <w:jc w:val="center"/>
              <w:rPr>
                <w:del w:id="3848" w:author="Sean de Noronha | DRG" w:date="2026-09-28T12:08:00Z" w16du:dateUtc="2026-09-28T10:08:00Z"/>
                <w:moveFrom w:id="3849" w:author="Sean de Noronha | DRG" w:date="2026-09-25T15:37:00Z" w16du:dateUtc="2026-09-25T13:37:00Z"/>
                <w:rFonts w:eastAsia="Times New Roman" w:cs="Arial"/>
                <w:color w:val="FFFFFF"/>
                <w:sz w:val="16"/>
                <w:szCs w:val="16"/>
              </w:rPr>
            </w:pPr>
            <w:moveFrom w:id="3850" w:author="Sean de Noronha | DRG" w:date="2026-09-25T15:37:00Z" w16du:dateUtc="2026-09-25T13:37:00Z">
              <w:del w:id="3851" w:author="Sean de Noronha | DRG" w:date="2026-09-28T12:08:00Z" w16du:dateUtc="2026-09-28T10:08:00Z">
                <w:r>
                  <w:rPr>
                    <w:rFonts w:eastAsia="Times New Roman" w:cs="Arial"/>
                    <w:color w:val="FFFFFF"/>
                    <w:sz w:val="16"/>
                    <w:szCs w:val="16"/>
                  </w:rPr>
                  <w:delText>0.31 L</w:delText>
                </w:r>
              </w:del>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3CF6430" w14:textId="2EF6455F" w:rsidR="00AC4387" w:rsidRPr="005A3273" w:rsidDel="00F710C5" w:rsidRDefault="00AC4387" w:rsidP="005A5A89">
            <w:pPr>
              <w:spacing w:after="0"/>
              <w:jc w:val="center"/>
              <w:rPr>
                <w:del w:id="3852" w:author="Sean de Noronha | DRG" w:date="2026-09-28T12:08:00Z" w16du:dateUtc="2026-09-28T10:08:00Z"/>
                <w:moveFrom w:id="3853" w:author="Sean de Noronha | DRG" w:date="2026-09-25T15:37:00Z" w16du:dateUtc="2026-09-25T13:37:00Z"/>
                <w:rFonts w:eastAsia="Times New Roman" w:cs="Arial"/>
                <w:color w:val="FFFFFF"/>
                <w:sz w:val="16"/>
                <w:szCs w:val="16"/>
              </w:rPr>
            </w:pPr>
            <w:moveFrom w:id="3854" w:author="Sean de Noronha | DRG" w:date="2026-09-25T15:37:00Z" w16du:dateUtc="2026-09-25T13:37:00Z">
              <w:del w:id="3855" w:author="Sean de Noronha | DRG" w:date="2026-09-28T12:08:00Z" w16du:dateUtc="2026-09-28T10:08:00Z">
                <w:r>
                  <w:rPr>
                    <w:rFonts w:eastAsia="Times New Roman" w:cs="Arial"/>
                    <w:color w:val="FFFFFF"/>
                    <w:sz w:val="16"/>
                    <w:szCs w:val="16"/>
                  </w:rPr>
                  <w:delText>0.45 L</w:delText>
                </w:r>
              </w:del>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0643675F" w14:textId="231E0968" w:rsidR="00AC4387" w:rsidRPr="005A3273" w:rsidDel="00F710C5" w:rsidRDefault="00AC4387" w:rsidP="005A5A89">
            <w:pPr>
              <w:spacing w:after="0"/>
              <w:jc w:val="center"/>
              <w:rPr>
                <w:del w:id="3856" w:author="Sean de Noronha | DRG" w:date="2026-09-28T12:08:00Z" w16du:dateUtc="2026-09-28T10:08:00Z"/>
                <w:moveFrom w:id="3857" w:author="Sean de Noronha | DRG" w:date="2026-09-25T15:37:00Z" w16du:dateUtc="2026-09-25T13:37:00Z"/>
                <w:rFonts w:eastAsia="Times New Roman" w:cs="Arial"/>
                <w:color w:val="FFFFFF"/>
                <w:sz w:val="16"/>
                <w:szCs w:val="16"/>
              </w:rPr>
            </w:pPr>
            <w:moveFrom w:id="3858" w:author="Sean de Noronha | DRG" w:date="2026-09-25T15:37:00Z" w16du:dateUtc="2026-09-25T13:37:00Z">
              <w:del w:id="3859" w:author="Sean de Noronha | DRG" w:date="2026-09-28T12:08:00Z" w16du:dateUtc="2026-09-28T10:08:00Z">
                <w:r>
                  <w:rPr>
                    <w:rFonts w:eastAsia="Times New Roman" w:cs="Arial"/>
                    <w:color w:val="FFFFFF"/>
                    <w:sz w:val="16"/>
                    <w:szCs w:val="16"/>
                  </w:rPr>
                  <w:delText>0.56 L</w:delText>
                </w:r>
              </w:del>
            </w:moveFrom>
          </w:p>
        </w:tc>
        <w:tc>
          <w:tcPr>
            <w:tcW w:w="983"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62E16A7F" w14:textId="1F337738" w:rsidR="00AC4387" w:rsidRPr="005A3273" w:rsidDel="00F710C5" w:rsidRDefault="00AC4387" w:rsidP="005A5A89">
            <w:pPr>
              <w:spacing w:after="0"/>
              <w:jc w:val="center"/>
              <w:rPr>
                <w:del w:id="3860" w:author="Sean de Noronha | DRG" w:date="2026-09-28T12:08:00Z" w16du:dateUtc="2026-09-28T10:08:00Z"/>
                <w:moveFrom w:id="3861" w:author="Sean de Noronha | DRG" w:date="2026-09-25T15:37:00Z" w16du:dateUtc="2026-09-25T13:37:00Z"/>
                <w:rFonts w:eastAsia="Times New Roman" w:cs="Arial"/>
                <w:color w:val="173753"/>
                <w:sz w:val="16"/>
                <w:szCs w:val="16"/>
              </w:rPr>
            </w:pPr>
            <w:moveFrom w:id="3862" w:author="Sean de Noronha | DRG" w:date="2026-09-25T15:37:00Z" w16du:dateUtc="2026-09-25T13:37:00Z">
              <w:del w:id="3863" w:author="Sean de Noronha | DRG" w:date="2026-09-28T12:08:00Z" w16du:dateUtc="2026-09-28T10:08:00Z">
                <w:r>
                  <w:rPr>
                    <w:rFonts w:eastAsia="Times New Roman" w:cs="Arial"/>
                    <w:color w:val="173753"/>
                    <w:sz w:val="16"/>
                    <w:szCs w:val="16"/>
                  </w:rPr>
                  <w:delText>0.79 L</w:delText>
                </w:r>
              </w:del>
            </w:moveFrom>
          </w:p>
        </w:tc>
      </w:tr>
      <w:tr w:rsidR="00AC4387" w:rsidRPr="005A3273" w:rsidDel="00F710C5" w14:paraId="6FE95316" w14:textId="1399A563" w:rsidTr="00AC4387">
        <w:trPr>
          <w:gridAfter w:val="1"/>
          <w:wAfter w:w="84" w:type="dxa"/>
          <w:trHeight w:val="198"/>
          <w:jc w:val="center"/>
          <w:del w:id="3864" w:author="Sean de Noronha | DRG" w:date="2026-09-28T12:08:00Z"/>
        </w:trPr>
        <w:tc>
          <w:tcPr>
            <w:tcW w:w="1165" w:type="dxa"/>
            <w:tcBorders>
              <w:right w:val="single" w:sz="4" w:space="0" w:color="auto"/>
            </w:tcBorders>
            <w:shd w:val="clear" w:color="auto" w:fill="F2F2F2" w:themeFill="background1" w:themeFillShade="F2"/>
            <w:noWrap/>
            <w:vAlign w:val="center"/>
            <w:hideMark/>
          </w:tcPr>
          <w:p w14:paraId="067516DD" w14:textId="63D4ECE1" w:rsidR="00AC4387" w:rsidRPr="005A3273" w:rsidDel="00F710C5" w:rsidRDefault="00AC4387" w:rsidP="005A5A89">
            <w:pPr>
              <w:spacing w:after="0"/>
              <w:jc w:val="center"/>
              <w:rPr>
                <w:del w:id="3865" w:author="Sean de Noronha | DRG" w:date="2026-09-28T12:08:00Z" w16du:dateUtc="2026-09-28T10:08:00Z"/>
                <w:moveFrom w:id="3866" w:author="Sean de Noronha | DRG" w:date="2026-09-25T15:37:00Z" w16du:dateUtc="2026-09-25T13:37:00Z"/>
                <w:rFonts w:eastAsia="Times New Roman" w:cs="Arial"/>
                <w:b/>
                <w:bCs/>
                <w:sz w:val="16"/>
                <w:szCs w:val="16"/>
              </w:rPr>
            </w:pPr>
            <w:moveFrom w:id="3867" w:author="Sean de Noronha | DRG" w:date="2026-09-25T15:37:00Z" w16du:dateUtc="2026-09-25T13:37:00Z">
              <w:del w:id="3868" w:author="Sean de Noronha | DRG" w:date="2026-09-28T12:08:00Z" w16du:dateUtc="2026-09-28T10:08:00Z">
                <w:r>
                  <w:rPr>
                    <w:rFonts w:eastAsia="Times New Roman" w:cs="Arial"/>
                    <w:b/>
                    <w:bCs/>
                    <w:sz w:val="16"/>
                    <w:szCs w:val="16"/>
                  </w:rPr>
                  <w:delText>600</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54FADB00" w14:textId="11722519" w:rsidR="00AC4387" w:rsidRPr="005A3273" w:rsidDel="00F710C5" w:rsidRDefault="00AC4387" w:rsidP="005A5A89">
            <w:pPr>
              <w:spacing w:after="0"/>
              <w:jc w:val="center"/>
              <w:rPr>
                <w:del w:id="3869" w:author="Sean de Noronha | DRG" w:date="2026-09-28T12:08:00Z" w16du:dateUtc="2026-09-28T10:08:00Z"/>
                <w:moveFrom w:id="3870" w:author="Sean de Noronha | DRG" w:date="2026-09-25T15:37:00Z" w16du:dateUtc="2026-09-25T13:37:00Z"/>
                <w:rFonts w:eastAsia="Times New Roman" w:cs="Arial"/>
                <w:color w:val="FFFFFF"/>
                <w:sz w:val="16"/>
                <w:szCs w:val="16"/>
              </w:rPr>
            </w:pPr>
            <w:moveFrom w:id="3871" w:author="Sean de Noronha | DRG" w:date="2026-09-25T15:37:00Z" w16du:dateUtc="2026-09-25T13:37:00Z">
              <w:del w:id="3872" w:author="Sean de Noronha | DRG" w:date="2026-09-28T12:08:00Z" w16du:dateUtc="2026-09-28T10:08:00Z">
                <w:r>
                  <w:rPr>
                    <w:rFonts w:eastAsia="Times New Roman" w:cs="Arial"/>
                    <w:color w:val="FFFFFF"/>
                    <w:sz w:val="16"/>
                    <w:szCs w:val="16"/>
                  </w:rPr>
                  <w:delText>0.14 L</w:delText>
                </w:r>
              </w:del>
            </w:moveFrom>
          </w:p>
        </w:tc>
        <w:tc>
          <w:tcPr>
            <w:tcW w:w="135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36B06A1D" w14:textId="75F19FDB" w:rsidR="00AC4387" w:rsidRPr="005A3273" w:rsidDel="00F710C5" w:rsidRDefault="00AC4387" w:rsidP="005A5A89">
            <w:pPr>
              <w:spacing w:after="0"/>
              <w:jc w:val="center"/>
              <w:rPr>
                <w:del w:id="3873" w:author="Sean de Noronha | DRG" w:date="2026-09-28T12:08:00Z" w16du:dateUtc="2026-09-28T10:08:00Z"/>
                <w:moveFrom w:id="3874" w:author="Sean de Noronha | DRG" w:date="2026-09-25T15:37:00Z" w16du:dateUtc="2026-09-25T13:37:00Z"/>
                <w:rFonts w:eastAsia="Times New Roman" w:cs="Arial"/>
                <w:color w:val="FFFFFF"/>
                <w:sz w:val="16"/>
                <w:szCs w:val="16"/>
              </w:rPr>
            </w:pPr>
            <w:moveFrom w:id="3875" w:author="Sean de Noronha | DRG" w:date="2026-09-25T15:37:00Z" w16du:dateUtc="2026-09-25T13:37:00Z">
              <w:del w:id="3876" w:author="Sean de Noronha | DRG" w:date="2026-09-28T12:08:00Z" w16du:dateUtc="2026-09-28T10:08:00Z">
                <w:r>
                  <w:rPr>
                    <w:rFonts w:eastAsia="Times New Roman" w:cs="Arial"/>
                    <w:color w:val="FFFFFF"/>
                    <w:sz w:val="16"/>
                    <w:szCs w:val="16"/>
                  </w:rPr>
                  <w:delText>0.21 L</w:delText>
                </w:r>
              </w:del>
            </w:moveFrom>
          </w:p>
        </w:tc>
        <w:tc>
          <w:tcPr>
            <w:tcW w:w="1350" w:type="dxa"/>
            <w:gridSpan w:val="3"/>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8E3AF95" w14:textId="66668927" w:rsidR="00AC4387" w:rsidRPr="005A3273" w:rsidDel="00F710C5" w:rsidRDefault="00AC4387" w:rsidP="005A5A89">
            <w:pPr>
              <w:spacing w:after="0"/>
              <w:jc w:val="center"/>
              <w:rPr>
                <w:del w:id="3877" w:author="Sean de Noronha | DRG" w:date="2026-09-28T12:08:00Z" w16du:dateUtc="2026-09-28T10:08:00Z"/>
                <w:moveFrom w:id="3878" w:author="Sean de Noronha | DRG" w:date="2026-09-25T15:37:00Z" w16du:dateUtc="2026-09-25T13:37:00Z"/>
                <w:rFonts w:eastAsia="Times New Roman" w:cs="Arial"/>
                <w:color w:val="FFFFFF"/>
                <w:sz w:val="16"/>
                <w:szCs w:val="16"/>
              </w:rPr>
            </w:pPr>
            <w:moveFrom w:id="3879" w:author="Sean de Noronha | DRG" w:date="2026-09-25T15:37:00Z" w16du:dateUtc="2026-09-25T13:37:00Z">
              <w:del w:id="3880" w:author="Sean de Noronha | DRG" w:date="2026-09-28T12:08:00Z" w16du:dateUtc="2026-09-28T10:08:00Z">
                <w:r>
                  <w:rPr>
                    <w:rFonts w:eastAsia="Times New Roman" w:cs="Arial"/>
                    <w:color w:val="FFFFFF"/>
                    <w:sz w:val="16"/>
                    <w:szCs w:val="16"/>
                  </w:rPr>
                  <w:delText>0.29 L</w:delText>
                </w:r>
              </w:del>
            </w:moveFrom>
          </w:p>
        </w:tc>
        <w:tc>
          <w:tcPr>
            <w:tcW w:w="1530"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1D3A0D3" w14:textId="0BB30DD2" w:rsidR="00AC4387" w:rsidRPr="005A3273" w:rsidDel="00F710C5" w:rsidRDefault="00AC4387" w:rsidP="005A5A89">
            <w:pPr>
              <w:spacing w:after="0"/>
              <w:jc w:val="center"/>
              <w:rPr>
                <w:del w:id="3881" w:author="Sean de Noronha | DRG" w:date="2026-09-28T12:08:00Z" w16du:dateUtc="2026-09-28T10:08:00Z"/>
                <w:moveFrom w:id="3882" w:author="Sean de Noronha | DRG" w:date="2026-09-25T15:37:00Z" w16du:dateUtc="2026-09-25T13:37:00Z"/>
                <w:rFonts w:eastAsia="Times New Roman" w:cs="Arial"/>
                <w:color w:val="FFFFFF"/>
                <w:sz w:val="16"/>
                <w:szCs w:val="16"/>
              </w:rPr>
            </w:pPr>
            <w:moveFrom w:id="3883" w:author="Sean de Noronha | DRG" w:date="2026-09-25T15:37:00Z" w16du:dateUtc="2026-09-25T13:37:00Z">
              <w:del w:id="3884" w:author="Sean de Noronha | DRG" w:date="2026-09-28T12:08:00Z" w16du:dateUtc="2026-09-28T10:08:00Z">
                <w:r>
                  <w:rPr>
                    <w:rFonts w:eastAsia="Times New Roman" w:cs="Arial"/>
                    <w:color w:val="FFFFFF"/>
                    <w:sz w:val="16"/>
                    <w:szCs w:val="16"/>
                  </w:rPr>
                  <w:delText>0.42 L</w:delText>
                </w:r>
              </w:del>
            </w:moveFrom>
          </w:p>
        </w:tc>
        <w:tc>
          <w:tcPr>
            <w:tcW w:w="1260"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6ECD933E" w14:textId="1A8CB2F9" w:rsidR="00AC4387" w:rsidRPr="005A3273" w:rsidDel="00F710C5" w:rsidRDefault="00AC4387" w:rsidP="005A5A89">
            <w:pPr>
              <w:spacing w:after="0"/>
              <w:jc w:val="center"/>
              <w:rPr>
                <w:del w:id="3885" w:author="Sean de Noronha | DRG" w:date="2026-09-28T12:08:00Z" w16du:dateUtc="2026-09-28T10:08:00Z"/>
                <w:moveFrom w:id="3886" w:author="Sean de Noronha | DRG" w:date="2026-09-25T15:37:00Z" w16du:dateUtc="2026-09-25T13:37:00Z"/>
                <w:rFonts w:eastAsia="Times New Roman" w:cs="Arial"/>
                <w:color w:val="FFFFFF"/>
                <w:sz w:val="16"/>
                <w:szCs w:val="16"/>
              </w:rPr>
            </w:pPr>
            <w:moveFrom w:id="3887" w:author="Sean de Noronha | DRG" w:date="2026-09-25T15:37:00Z" w16du:dateUtc="2026-09-25T13:37:00Z">
              <w:del w:id="3888" w:author="Sean de Noronha | DRG" w:date="2026-09-28T12:08:00Z" w16du:dateUtc="2026-09-28T10:08:00Z">
                <w:r>
                  <w:rPr>
                    <w:rFonts w:eastAsia="Times New Roman" w:cs="Arial"/>
                    <w:color w:val="FFFFFF"/>
                    <w:sz w:val="16"/>
                    <w:szCs w:val="16"/>
                  </w:rPr>
                  <w:delText>0.52 L</w:delText>
                </w:r>
              </w:del>
            </w:moveFrom>
          </w:p>
        </w:tc>
        <w:tc>
          <w:tcPr>
            <w:tcW w:w="983" w:type="dxa"/>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5F96B47F" w14:textId="72B48D32" w:rsidR="00AC4387" w:rsidRPr="005A3273" w:rsidDel="00F710C5" w:rsidRDefault="00AC4387" w:rsidP="005A5A89">
            <w:pPr>
              <w:spacing w:after="0"/>
              <w:jc w:val="center"/>
              <w:rPr>
                <w:del w:id="3889" w:author="Sean de Noronha | DRG" w:date="2026-09-28T12:08:00Z" w16du:dateUtc="2026-09-28T10:08:00Z"/>
                <w:moveFrom w:id="3890" w:author="Sean de Noronha | DRG" w:date="2026-09-25T15:37:00Z" w16du:dateUtc="2026-09-25T13:37:00Z"/>
                <w:rFonts w:eastAsia="Times New Roman" w:cs="Arial"/>
                <w:color w:val="FFFFFF"/>
                <w:sz w:val="16"/>
                <w:szCs w:val="16"/>
              </w:rPr>
            </w:pPr>
            <w:moveFrom w:id="3891" w:author="Sean de Noronha | DRG" w:date="2026-09-25T15:37:00Z" w16du:dateUtc="2026-09-25T13:37:00Z">
              <w:del w:id="3892" w:author="Sean de Noronha | DRG" w:date="2026-09-28T12:08:00Z" w16du:dateUtc="2026-09-28T10:08:00Z">
                <w:r>
                  <w:rPr>
                    <w:rFonts w:eastAsia="Times New Roman" w:cs="Arial"/>
                    <w:color w:val="FFFFFF"/>
                    <w:sz w:val="16"/>
                    <w:szCs w:val="16"/>
                  </w:rPr>
                  <w:delText>0.73 L</w:delText>
                </w:r>
              </w:del>
            </w:moveFrom>
          </w:p>
        </w:tc>
      </w:tr>
      <w:moveFromRangeEnd w:id="3304"/>
      <w:tr w:rsidR="00AC4387" w:rsidRPr="005A3273" w14:paraId="67C0C77E" w14:textId="77777777" w:rsidTr="00AC4387">
        <w:trPr>
          <w:trHeight w:val="198"/>
          <w:tblHeader/>
          <w:jc w:val="center"/>
        </w:trPr>
        <w:tc>
          <w:tcPr>
            <w:tcW w:w="1296" w:type="dxa"/>
            <w:gridSpan w:val="2"/>
            <w:shd w:val="clear" w:color="auto" w:fill="F2F2F2" w:themeFill="background1" w:themeFillShade="F2"/>
            <w:noWrap/>
            <w:vAlign w:val="center"/>
            <w:hideMark/>
          </w:tcPr>
          <w:p w14:paraId="437FFF9A" w14:textId="77777777" w:rsidR="00AC4387" w:rsidRPr="005A3273" w:rsidRDefault="00AC4387" w:rsidP="00E61175">
            <w:pPr>
              <w:spacing w:after="0"/>
              <w:jc w:val="center"/>
              <w:rPr>
                <w:moveTo w:id="3893" w:author="Sean de Noronha | DRG" w:date="2026-09-25T15:37:00Z" w16du:dateUtc="2026-09-25T13:37:00Z"/>
                <w:rFonts w:eastAsia="Times New Roman" w:cs="Arial"/>
                <w:b/>
                <w:bCs/>
                <w:sz w:val="16"/>
                <w:szCs w:val="16"/>
              </w:rPr>
            </w:pPr>
            <w:moveToRangeStart w:id="3894" w:author="Sean de Noronha | DRG" w:date="2026-09-25T15:37:00Z" w:name="move241243054"/>
            <w:moveTo w:id="3895" w:author="Sean de Noronha | DRG" w:date="2026-09-25T15:37:00Z" w16du:dateUtc="2026-09-25T13:37:00Z">
              <w:r>
                <w:rPr>
                  <w:rFonts w:eastAsia="Times New Roman" w:cs="Arial"/>
                  <w:b/>
                  <w:bCs/>
                  <w:sz w:val="16"/>
                  <w:szCs w:val="16"/>
                </w:rPr>
                <w:t>L (m) / NPS</w:t>
              </w:r>
            </w:moveTo>
          </w:p>
        </w:tc>
        <w:tc>
          <w:tcPr>
            <w:tcW w:w="1296" w:type="dxa"/>
            <w:gridSpan w:val="2"/>
            <w:tcBorders>
              <w:bottom w:val="single" w:sz="4" w:space="0" w:color="auto"/>
            </w:tcBorders>
            <w:shd w:val="clear" w:color="auto" w:fill="F2F2F2" w:themeFill="background1" w:themeFillShade="F2"/>
            <w:noWrap/>
            <w:vAlign w:val="center"/>
            <w:hideMark/>
          </w:tcPr>
          <w:p w14:paraId="207D834D" w14:textId="77777777" w:rsidR="00AC4387" w:rsidRPr="005A3273" w:rsidRDefault="00AC4387" w:rsidP="00E61175">
            <w:pPr>
              <w:spacing w:after="0"/>
              <w:jc w:val="center"/>
              <w:rPr>
                <w:moveTo w:id="3896" w:author="Sean de Noronha | DRG" w:date="2026-09-25T15:37:00Z" w16du:dateUtc="2026-09-25T13:37:00Z"/>
                <w:rFonts w:eastAsia="Times New Roman" w:cs="Arial"/>
                <w:b/>
                <w:bCs/>
                <w:sz w:val="16"/>
                <w:szCs w:val="16"/>
              </w:rPr>
            </w:pPr>
            <w:moveTo w:id="3897" w:author="Sean de Noronha | DRG" w:date="2026-09-25T15:37:00Z" w16du:dateUtc="2026-09-25T13:37:00Z">
              <w:r>
                <w:rPr>
                  <w:rFonts w:eastAsia="Times New Roman" w:cs="Arial"/>
                  <w:b/>
                  <w:bCs/>
                  <w:sz w:val="16"/>
                  <w:szCs w:val="16"/>
                </w:rPr>
                <w:t>1/2</w:t>
              </w:r>
            </w:moveTo>
          </w:p>
        </w:tc>
        <w:tc>
          <w:tcPr>
            <w:tcW w:w="1296" w:type="dxa"/>
            <w:gridSpan w:val="2"/>
            <w:tcBorders>
              <w:bottom w:val="single" w:sz="4" w:space="0" w:color="auto"/>
            </w:tcBorders>
            <w:shd w:val="clear" w:color="auto" w:fill="F2F2F2" w:themeFill="background1" w:themeFillShade="F2"/>
            <w:noWrap/>
            <w:vAlign w:val="center"/>
            <w:hideMark/>
          </w:tcPr>
          <w:p w14:paraId="0A22D7F9" w14:textId="77777777" w:rsidR="00AC4387" w:rsidRPr="005A3273" w:rsidRDefault="00AC4387" w:rsidP="00E61175">
            <w:pPr>
              <w:spacing w:after="0"/>
              <w:jc w:val="center"/>
              <w:rPr>
                <w:moveTo w:id="3898" w:author="Sean de Noronha | DRG" w:date="2026-09-25T15:37:00Z" w16du:dateUtc="2026-09-25T13:37:00Z"/>
                <w:rFonts w:eastAsia="Times New Roman" w:cs="Arial"/>
                <w:b/>
                <w:bCs/>
                <w:sz w:val="16"/>
                <w:szCs w:val="16"/>
              </w:rPr>
            </w:pPr>
            <w:moveTo w:id="3899" w:author="Sean de Noronha | DRG" w:date="2026-09-25T15:37:00Z" w16du:dateUtc="2026-09-25T13:37:00Z">
              <w:r>
                <w:rPr>
                  <w:rFonts w:eastAsia="Times New Roman" w:cs="Arial"/>
                  <w:b/>
                  <w:bCs/>
                  <w:sz w:val="16"/>
                  <w:szCs w:val="16"/>
                </w:rPr>
                <w:t>3/4</w:t>
              </w:r>
            </w:moveTo>
          </w:p>
        </w:tc>
        <w:tc>
          <w:tcPr>
            <w:tcW w:w="1296" w:type="dxa"/>
            <w:tcBorders>
              <w:bottom w:val="single" w:sz="4" w:space="0" w:color="auto"/>
            </w:tcBorders>
            <w:shd w:val="clear" w:color="auto" w:fill="F2F2F2" w:themeFill="background1" w:themeFillShade="F2"/>
            <w:noWrap/>
            <w:vAlign w:val="center"/>
            <w:hideMark/>
          </w:tcPr>
          <w:p w14:paraId="75C42B5E" w14:textId="77777777" w:rsidR="00AC4387" w:rsidRPr="005A3273" w:rsidRDefault="00AC4387" w:rsidP="00E61175">
            <w:pPr>
              <w:spacing w:after="0"/>
              <w:jc w:val="center"/>
              <w:rPr>
                <w:moveTo w:id="3900" w:author="Sean de Noronha | DRG" w:date="2026-09-25T15:37:00Z" w16du:dateUtc="2026-09-25T13:37:00Z"/>
                <w:rFonts w:eastAsia="Times New Roman" w:cs="Arial"/>
                <w:b/>
                <w:bCs/>
                <w:sz w:val="16"/>
                <w:szCs w:val="16"/>
              </w:rPr>
            </w:pPr>
            <w:moveTo w:id="3901" w:author="Sean de Noronha | DRG" w:date="2026-09-25T15:37:00Z" w16du:dateUtc="2026-09-25T13:37:00Z">
              <w:r>
                <w:rPr>
                  <w:rFonts w:eastAsia="Times New Roman" w:cs="Arial"/>
                  <w:b/>
                  <w:bCs/>
                  <w:sz w:val="16"/>
                  <w:szCs w:val="16"/>
                </w:rPr>
                <w:t>1</w:t>
              </w:r>
            </w:moveTo>
          </w:p>
        </w:tc>
        <w:tc>
          <w:tcPr>
            <w:tcW w:w="1296" w:type="dxa"/>
            <w:gridSpan w:val="2"/>
            <w:tcBorders>
              <w:bottom w:val="single" w:sz="4" w:space="0" w:color="auto"/>
            </w:tcBorders>
            <w:shd w:val="clear" w:color="auto" w:fill="F2F2F2" w:themeFill="background1" w:themeFillShade="F2"/>
            <w:noWrap/>
            <w:vAlign w:val="center"/>
            <w:hideMark/>
          </w:tcPr>
          <w:p w14:paraId="01C0B308" w14:textId="77777777" w:rsidR="00AC4387" w:rsidRPr="005A3273" w:rsidRDefault="00AC4387" w:rsidP="00E61175">
            <w:pPr>
              <w:spacing w:after="0"/>
              <w:jc w:val="center"/>
              <w:rPr>
                <w:moveTo w:id="3902" w:author="Sean de Noronha | DRG" w:date="2026-09-25T15:37:00Z" w16du:dateUtc="2026-09-25T13:37:00Z"/>
                <w:rFonts w:eastAsia="Times New Roman" w:cs="Arial"/>
                <w:b/>
                <w:bCs/>
                <w:sz w:val="16"/>
                <w:szCs w:val="16"/>
              </w:rPr>
            </w:pPr>
            <w:moveTo w:id="3903" w:author="Sean de Noronha | DRG" w:date="2026-09-25T15:37:00Z" w16du:dateUtc="2026-09-25T13:37:00Z">
              <w:r>
                <w:rPr>
                  <w:rFonts w:eastAsia="Times New Roman" w:cs="Arial"/>
                  <w:b/>
                  <w:bCs/>
                  <w:sz w:val="16"/>
                  <w:szCs w:val="16"/>
                </w:rPr>
                <w:t>1-1/4</w:t>
              </w:r>
            </w:moveTo>
          </w:p>
        </w:tc>
        <w:tc>
          <w:tcPr>
            <w:tcW w:w="1296" w:type="dxa"/>
            <w:gridSpan w:val="2"/>
            <w:tcBorders>
              <w:bottom w:val="single" w:sz="4" w:space="0" w:color="auto"/>
            </w:tcBorders>
            <w:shd w:val="clear" w:color="auto" w:fill="F2F2F2" w:themeFill="background1" w:themeFillShade="F2"/>
            <w:noWrap/>
            <w:vAlign w:val="center"/>
            <w:hideMark/>
          </w:tcPr>
          <w:p w14:paraId="58A0F360" w14:textId="77777777" w:rsidR="00AC4387" w:rsidRPr="005A3273" w:rsidRDefault="00AC4387" w:rsidP="00E61175">
            <w:pPr>
              <w:spacing w:after="0"/>
              <w:jc w:val="center"/>
              <w:rPr>
                <w:moveTo w:id="3904" w:author="Sean de Noronha | DRG" w:date="2026-09-25T15:37:00Z" w16du:dateUtc="2026-09-25T13:37:00Z"/>
                <w:rFonts w:eastAsia="Times New Roman" w:cs="Arial"/>
                <w:b/>
                <w:bCs/>
                <w:sz w:val="16"/>
                <w:szCs w:val="16"/>
              </w:rPr>
            </w:pPr>
            <w:moveTo w:id="3905" w:author="Sean de Noronha | DRG" w:date="2026-09-25T15:37:00Z" w16du:dateUtc="2026-09-25T13:37:00Z">
              <w:r>
                <w:rPr>
                  <w:rFonts w:eastAsia="Times New Roman" w:cs="Arial"/>
                  <w:b/>
                  <w:bCs/>
                  <w:sz w:val="16"/>
                  <w:szCs w:val="16"/>
                </w:rPr>
                <w:t>1-1/2</w:t>
              </w:r>
            </w:moveTo>
          </w:p>
        </w:tc>
        <w:tc>
          <w:tcPr>
            <w:tcW w:w="1296" w:type="dxa"/>
            <w:gridSpan w:val="3"/>
            <w:tcBorders>
              <w:bottom w:val="single" w:sz="4" w:space="0" w:color="auto"/>
            </w:tcBorders>
            <w:shd w:val="clear" w:color="auto" w:fill="F2F2F2" w:themeFill="background1" w:themeFillShade="F2"/>
            <w:noWrap/>
            <w:vAlign w:val="center"/>
            <w:hideMark/>
          </w:tcPr>
          <w:p w14:paraId="31A58FEE" w14:textId="77777777" w:rsidR="00AC4387" w:rsidRPr="005A3273" w:rsidRDefault="00AC4387" w:rsidP="00E61175">
            <w:pPr>
              <w:spacing w:after="0"/>
              <w:jc w:val="center"/>
              <w:rPr>
                <w:moveTo w:id="3906" w:author="Sean de Noronha | DRG" w:date="2026-09-25T15:37:00Z" w16du:dateUtc="2026-09-25T13:37:00Z"/>
                <w:rFonts w:eastAsia="Times New Roman" w:cs="Arial"/>
                <w:b/>
                <w:bCs/>
                <w:sz w:val="16"/>
                <w:szCs w:val="16"/>
              </w:rPr>
            </w:pPr>
            <w:moveTo w:id="3907" w:author="Sean de Noronha | DRG" w:date="2026-09-25T15:37:00Z" w16du:dateUtc="2026-09-25T13:37:00Z">
              <w:r>
                <w:rPr>
                  <w:rFonts w:eastAsia="Times New Roman" w:cs="Arial"/>
                  <w:b/>
                  <w:bCs/>
                  <w:sz w:val="16"/>
                  <w:szCs w:val="16"/>
                </w:rPr>
                <w:t>2</w:t>
              </w:r>
            </w:moveTo>
          </w:p>
        </w:tc>
      </w:tr>
      <w:tr w:rsidR="00AC4387" w:rsidRPr="005A3273" w14:paraId="2C2BE54E"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69B22974" w14:textId="77777777" w:rsidR="00AC4387" w:rsidRPr="005A3273" w:rsidRDefault="00AC4387" w:rsidP="00E61175">
            <w:pPr>
              <w:spacing w:after="0"/>
              <w:jc w:val="center"/>
              <w:rPr>
                <w:moveTo w:id="3908" w:author="Sean de Noronha | DRG" w:date="2026-09-25T15:37:00Z" w16du:dateUtc="2026-09-25T13:37:00Z"/>
                <w:rFonts w:eastAsia="Times New Roman" w:cs="Arial"/>
                <w:b/>
                <w:bCs/>
                <w:sz w:val="16"/>
                <w:szCs w:val="16"/>
              </w:rPr>
            </w:pPr>
            <w:moveTo w:id="3909" w:author="Sean de Noronha | DRG" w:date="2026-09-25T15:37:00Z" w16du:dateUtc="2026-09-25T13:37:00Z">
              <w:r>
                <w:rPr>
                  <w:rFonts w:eastAsia="Times New Roman" w:cs="Arial"/>
                  <w:b/>
                  <w:bCs/>
                  <w:sz w:val="16"/>
                  <w:szCs w:val="16"/>
                </w:rPr>
                <w:t>3</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72ED2A91" w14:textId="77777777" w:rsidR="00AC4387" w:rsidRPr="005A3273" w:rsidRDefault="00AC4387" w:rsidP="00E61175">
            <w:pPr>
              <w:spacing w:after="0"/>
              <w:jc w:val="center"/>
              <w:rPr>
                <w:moveTo w:id="3910" w:author="Sean de Noronha | DRG" w:date="2026-09-25T15:37:00Z" w16du:dateUtc="2026-09-25T13:37:00Z"/>
                <w:rFonts w:eastAsia="Times New Roman" w:cs="Arial"/>
                <w:color w:val="173753"/>
                <w:sz w:val="16"/>
                <w:szCs w:val="16"/>
              </w:rPr>
            </w:pPr>
            <w:moveTo w:id="3911" w:author="Sean de Noronha | DRG" w:date="2026-09-25T15:37:00Z" w16du:dateUtc="2026-09-25T13:37:00Z">
              <w:r>
                <w:rPr>
                  <w:rFonts w:eastAsia="Times New Roman" w:cs="Arial"/>
                  <w:color w:val="173753"/>
                  <w:sz w:val="16"/>
                  <w:szCs w:val="16"/>
                </w:rPr>
                <w:t>0.91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F86FE4E" w14:textId="77777777" w:rsidR="00AC4387" w:rsidRPr="005A3273" w:rsidRDefault="00AC4387" w:rsidP="00E61175">
            <w:pPr>
              <w:spacing w:after="0"/>
              <w:jc w:val="center"/>
              <w:rPr>
                <w:moveTo w:id="3912" w:author="Sean de Noronha | DRG" w:date="2026-09-25T15:37:00Z" w16du:dateUtc="2026-09-25T13:37:00Z"/>
                <w:rFonts w:eastAsia="Times New Roman" w:cs="Arial"/>
                <w:color w:val="173753"/>
                <w:sz w:val="16"/>
                <w:szCs w:val="16"/>
              </w:rPr>
            </w:pPr>
            <w:moveTo w:id="3913" w:author="Sean de Noronha | DRG" w:date="2026-09-25T15:37:00Z" w16du:dateUtc="2026-09-25T13:37:00Z">
              <w:r>
                <w:rPr>
                  <w:rFonts w:eastAsia="Times New Roman" w:cs="Arial"/>
                  <w:color w:val="173753"/>
                  <w:sz w:val="16"/>
                  <w:szCs w:val="16"/>
                </w:rPr>
                <w:t>0.86 U</w:t>
              </w:r>
            </w:moveTo>
          </w:p>
        </w:tc>
        <w:tc>
          <w:tcPr>
            <w:tcW w:w="1296"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8D6B31A" w14:textId="77777777" w:rsidR="00AC4387" w:rsidRPr="005A3273" w:rsidRDefault="00AC4387" w:rsidP="00E61175">
            <w:pPr>
              <w:spacing w:after="0"/>
              <w:jc w:val="center"/>
              <w:rPr>
                <w:moveTo w:id="3914" w:author="Sean de Noronha | DRG" w:date="2026-09-25T15:37:00Z" w16du:dateUtc="2026-09-25T13:37:00Z"/>
                <w:rFonts w:eastAsia="Times New Roman" w:cs="Arial"/>
                <w:color w:val="173753"/>
                <w:sz w:val="16"/>
                <w:szCs w:val="16"/>
              </w:rPr>
            </w:pPr>
            <w:moveTo w:id="3915" w:author="Sean de Noronha | DRG" w:date="2026-09-25T15:37:00Z" w16du:dateUtc="2026-09-25T13:37:00Z">
              <w:r>
                <w:rPr>
                  <w:rFonts w:eastAsia="Times New Roman" w:cs="Arial"/>
                  <w:color w:val="173753"/>
                  <w:sz w:val="16"/>
                  <w:szCs w:val="16"/>
                </w:rPr>
                <w:t>0.89 U</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6FA1D232" w14:textId="77777777" w:rsidR="00AC4387" w:rsidRPr="005A3273" w:rsidRDefault="00AC4387" w:rsidP="00E61175">
            <w:pPr>
              <w:spacing w:after="0"/>
              <w:jc w:val="center"/>
              <w:rPr>
                <w:moveTo w:id="3916" w:author="Sean de Noronha | DRG" w:date="2026-09-25T15:37:00Z" w16du:dateUtc="2026-09-25T13:37:00Z"/>
                <w:rFonts w:eastAsia="Times New Roman" w:cs="Arial"/>
                <w:color w:val="173753"/>
                <w:sz w:val="16"/>
                <w:szCs w:val="16"/>
              </w:rPr>
            </w:pPr>
            <w:moveTo w:id="3917" w:author="Sean de Noronha | DRG" w:date="2026-09-25T15:37:00Z" w16du:dateUtc="2026-09-25T13:37:00Z">
              <w:r>
                <w:rPr>
                  <w:rFonts w:eastAsia="Times New Roman" w:cs="Arial"/>
                  <w:color w:val="173753"/>
                  <w:sz w:val="16"/>
                  <w:szCs w:val="16"/>
                </w:rPr>
                <w:t>0.92 U</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E09BBA1" w14:textId="77777777" w:rsidR="00AC4387" w:rsidRPr="005A3273" w:rsidRDefault="00AC4387" w:rsidP="00E61175">
            <w:pPr>
              <w:spacing w:after="0"/>
              <w:jc w:val="center"/>
              <w:rPr>
                <w:moveTo w:id="3918" w:author="Sean de Noronha | DRG" w:date="2026-09-25T15:37:00Z" w16du:dateUtc="2026-09-25T13:37:00Z"/>
                <w:rFonts w:eastAsia="Times New Roman" w:cs="Arial"/>
                <w:color w:val="173753"/>
                <w:sz w:val="16"/>
                <w:szCs w:val="16"/>
              </w:rPr>
            </w:pPr>
            <w:moveTo w:id="3919" w:author="Sean de Noronha | DRG" w:date="2026-09-25T15:37:00Z" w16du:dateUtc="2026-09-25T13:37:00Z">
              <w:r>
                <w:rPr>
                  <w:rFonts w:eastAsia="Times New Roman" w:cs="Arial"/>
                  <w:color w:val="173753"/>
                  <w:sz w:val="16"/>
                  <w:szCs w:val="16"/>
                </w:rPr>
                <w:t>0.93 U</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466FE5E1" w14:textId="77777777" w:rsidR="00AC4387" w:rsidRPr="005A3273" w:rsidRDefault="00AC4387" w:rsidP="00E61175">
            <w:pPr>
              <w:spacing w:after="0"/>
              <w:jc w:val="center"/>
              <w:rPr>
                <w:moveTo w:id="3920" w:author="Sean de Noronha | DRG" w:date="2026-09-25T15:37:00Z" w16du:dateUtc="2026-09-25T13:37:00Z"/>
                <w:rFonts w:eastAsia="Times New Roman" w:cs="Arial"/>
                <w:color w:val="173753"/>
                <w:sz w:val="16"/>
                <w:szCs w:val="16"/>
              </w:rPr>
            </w:pPr>
            <w:moveTo w:id="3921" w:author="Sean de Noronha | DRG" w:date="2026-09-25T15:37:00Z" w16du:dateUtc="2026-09-25T13:37:00Z">
              <w:r>
                <w:rPr>
                  <w:rFonts w:eastAsia="Times New Roman" w:cs="Arial"/>
                  <w:color w:val="173753"/>
                  <w:sz w:val="16"/>
                  <w:szCs w:val="16"/>
                </w:rPr>
                <w:t>0.95 U</w:t>
              </w:r>
            </w:moveTo>
          </w:p>
        </w:tc>
      </w:tr>
      <w:tr w:rsidR="00AC4387" w:rsidRPr="005A3273" w14:paraId="51DCC689"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2B08A213" w14:textId="77777777" w:rsidR="00AC4387" w:rsidRPr="005A3273" w:rsidRDefault="00AC4387" w:rsidP="00E61175">
            <w:pPr>
              <w:spacing w:after="0"/>
              <w:jc w:val="center"/>
              <w:rPr>
                <w:moveTo w:id="3922" w:author="Sean de Noronha | DRG" w:date="2026-09-25T15:37:00Z" w16du:dateUtc="2026-09-25T13:37:00Z"/>
                <w:rFonts w:eastAsia="Times New Roman" w:cs="Arial"/>
                <w:b/>
                <w:bCs/>
                <w:sz w:val="16"/>
                <w:szCs w:val="16"/>
              </w:rPr>
            </w:pPr>
            <w:moveTo w:id="3923" w:author="Sean de Noronha | DRG" w:date="2026-09-25T15:37:00Z" w16du:dateUtc="2026-09-25T13:37:00Z">
              <w:r>
                <w:rPr>
                  <w:rFonts w:eastAsia="Times New Roman" w:cs="Arial"/>
                  <w:b/>
                  <w:bCs/>
                  <w:sz w:val="16"/>
                  <w:szCs w:val="16"/>
                </w:rPr>
                <w:t>6</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053E8A59" w14:textId="77777777" w:rsidR="00AC4387" w:rsidRPr="005A3273" w:rsidRDefault="00AC4387" w:rsidP="00E61175">
            <w:pPr>
              <w:spacing w:after="0"/>
              <w:jc w:val="center"/>
              <w:rPr>
                <w:moveTo w:id="3924" w:author="Sean de Noronha | DRG" w:date="2026-09-25T15:37:00Z" w16du:dateUtc="2026-09-25T13:37:00Z"/>
                <w:rFonts w:eastAsia="Times New Roman" w:cs="Arial"/>
                <w:color w:val="FFFFFF"/>
                <w:sz w:val="16"/>
                <w:szCs w:val="16"/>
              </w:rPr>
            </w:pPr>
            <w:moveTo w:id="3925" w:author="Sean de Noronha | DRG" w:date="2026-09-25T15:37:00Z" w16du:dateUtc="2026-09-25T13:37:00Z">
              <w:r>
                <w:rPr>
                  <w:rFonts w:eastAsia="Times New Roman" w:cs="Arial"/>
                  <w:color w:val="FFFFFF"/>
                  <w:sz w:val="16"/>
                  <w:szCs w:val="16"/>
                </w:rPr>
                <w:t>1.09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B4E2AD5" w14:textId="77777777" w:rsidR="00AC4387" w:rsidRPr="005A3273" w:rsidRDefault="00AC4387" w:rsidP="00E61175">
            <w:pPr>
              <w:spacing w:after="0"/>
              <w:jc w:val="center"/>
              <w:rPr>
                <w:moveTo w:id="3926" w:author="Sean de Noronha | DRG" w:date="2026-09-25T15:37:00Z" w16du:dateUtc="2026-09-25T13:37:00Z"/>
                <w:rFonts w:eastAsia="Times New Roman" w:cs="Arial"/>
                <w:color w:val="173753"/>
                <w:sz w:val="16"/>
                <w:szCs w:val="16"/>
              </w:rPr>
            </w:pPr>
            <w:moveTo w:id="3927" w:author="Sean de Noronha | DRG" w:date="2026-09-25T15:37:00Z" w16du:dateUtc="2026-09-25T13:37:00Z">
              <w:r>
                <w:rPr>
                  <w:rFonts w:eastAsia="Times New Roman" w:cs="Arial"/>
                  <w:color w:val="173753"/>
                  <w:sz w:val="16"/>
                  <w:szCs w:val="16"/>
                </w:rPr>
                <w:t>0.88 T</w:t>
              </w:r>
            </w:moveTo>
          </w:p>
        </w:tc>
        <w:tc>
          <w:tcPr>
            <w:tcW w:w="1296"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0CE178E" w14:textId="77777777" w:rsidR="00AC4387" w:rsidRPr="005A3273" w:rsidRDefault="00AC4387" w:rsidP="00E61175">
            <w:pPr>
              <w:spacing w:after="0"/>
              <w:jc w:val="center"/>
              <w:rPr>
                <w:moveTo w:id="3928" w:author="Sean de Noronha | DRG" w:date="2026-09-25T15:37:00Z" w16du:dateUtc="2026-09-25T13:37:00Z"/>
                <w:rFonts w:eastAsia="Times New Roman" w:cs="Arial"/>
                <w:color w:val="173753"/>
                <w:sz w:val="16"/>
                <w:szCs w:val="16"/>
              </w:rPr>
            </w:pPr>
            <w:moveTo w:id="3929" w:author="Sean de Noronha | DRG" w:date="2026-09-25T15:37:00Z" w16du:dateUtc="2026-09-25T13:37:00Z">
              <w:r>
                <w:rPr>
                  <w:rFonts w:eastAsia="Times New Roman" w:cs="Arial"/>
                  <w:color w:val="173753"/>
                  <w:sz w:val="16"/>
                  <w:szCs w:val="16"/>
                </w:rPr>
                <w:t>0.87 U</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4D6A64D2" w14:textId="77777777" w:rsidR="00AC4387" w:rsidRPr="005A3273" w:rsidRDefault="00AC4387" w:rsidP="00E61175">
            <w:pPr>
              <w:spacing w:after="0"/>
              <w:jc w:val="center"/>
              <w:rPr>
                <w:moveTo w:id="3930" w:author="Sean de Noronha | DRG" w:date="2026-09-25T15:37:00Z" w16du:dateUtc="2026-09-25T13:37:00Z"/>
                <w:rFonts w:eastAsia="Times New Roman" w:cs="Arial"/>
                <w:color w:val="173753"/>
                <w:sz w:val="16"/>
                <w:szCs w:val="16"/>
              </w:rPr>
            </w:pPr>
            <w:moveTo w:id="3931" w:author="Sean de Noronha | DRG" w:date="2026-09-25T15:37:00Z" w16du:dateUtc="2026-09-25T13:37:00Z">
              <w:r>
                <w:rPr>
                  <w:rFonts w:eastAsia="Times New Roman" w:cs="Arial"/>
                  <w:color w:val="173753"/>
                  <w:sz w:val="16"/>
                  <w:szCs w:val="16"/>
                </w:rPr>
                <w:t>0.90 U</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5AABC03" w14:textId="77777777" w:rsidR="00AC4387" w:rsidRPr="005A3273" w:rsidRDefault="00AC4387" w:rsidP="00E61175">
            <w:pPr>
              <w:spacing w:after="0"/>
              <w:jc w:val="center"/>
              <w:rPr>
                <w:moveTo w:id="3932" w:author="Sean de Noronha | DRG" w:date="2026-09-25T15:37:00Z" w16du:dateUtc="2026-09-25T13:37:00Z"/>
                <w:rFonts w:eastAsia="Times New Roman" w:cs="Arial"/>
                <w:color w:val="173753"/>
                <w:sz w:val="16"/>
                <w:szCs w:val="16"/>
              </w:rPr>
            </w:pPr>
            <w:moveTo w:id="3933" w:author="Sean de Noronha | DRG" w:date="2026-09-25T15:37:00Z" w16du:dateUtc="2026-09-25T13:37:00Z">
              <w:r>
                <w:rPr>
                  <w:rFonts w:eastAsia="Times New Roman" w:cs="Arial"/>
                  <w:color w:val="173753"/>
                  <w:sz w:val="16"/>
                  <w:szCs w:val="16"/>
                </w:rPr>
                <w:t>0.92 U</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1FB6BE7" w14:textId="77777777" w:rsidR="00AC4387" w:rsidRPr="005A3273" w:rsidRDefault="00AC4387" w:rsidP="00E61175">
            <w:pPr>
              <w:spacing w:after="0"/>
              <w:jc w:val="center"/>
              <w:rPr>
                <w:moveTo w:id="3934" w:author="Sean de Noronha | DRG" w:date="2026-09-25T15:37:00Z" w16du:dateUtc="2026-09-25T13:37:00Z"/>
                <w:rFonts w:eastAsia="Times New Roman" w:cs="Arial"/>
                <w:color w:val="173753"/>
                <w:sz w:val="16"/>
                <w:szCs w:val="16"/>
              </w:rPr>
            </w:pPr>
            <w:moveTo w:id="3935" w:author="Sean de Noronha | DRG" w:date="2026-09-25T15:37:00Z" w16du:dateUtc="2026-09-25T13:37:00Z">
              <w:r>
                <w:rPr>
                  <w:rFonts w:eastAsia="Times New Roman" w:cs="Arial"/>
                  <w:color w:val="173753"/>
                  <w:sz w:val="16"/>
                  <w:szCs w:val="16"/>
                </w:rPr>
                <w:t>0.94 U</w:t>
              </w:r>
            </w:moveTo>
          </w:p>
        </w:tc>
      </w:tr>
      <w:tr w:rsidR="00AC4387" w:rsidRPr="005A3273" w14:paraId="0E607B05"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1DB94678" w14:textId="77777777" w:rsidR="00AC4387" w:rsidRPr="005A3273" w:rsidRDefault="00AC4387" w:rsidP="00E61175">
            <w:pPr>
              <w:spacing w:after="0"/>
              <w:jc w:val="center"/>
              <w:rPr>
                <w:moveTo w:id="3936" w:author="Sean de Noronha | DRG" w:date="2026-09-25T15:37:00Z" w16du:dateUtc="2026-09-25T13:37:00Z"/>
                <w:rFonts w:eastAsia="Times New Roman" w:cs="Arial"/>
                <w:b/>
                <w:bCs/>
                <w:sz w:val="16"/>
                <w:szCs w:val="16"/>
              </w:rPr>
            </w:pPr>
            <w:moveTo w:id="3937" w:author="Sean de Noronha | DRG" w:date="2026-09-25T15:37:00Z" w16du:dateUtc="2026-09-25T13:37:00Z">
              <w:r>
                <w:rPr>
                  <w:rFonts w:eastAsia="Times New Roman" w:cs="Arial"/>
                  <w:b/>
                  <w:bCs/>
                  <w:sz w:val="16"/>
                  <w:szCs w:val="16"/>
                </w:rPr>
                <w:t>9</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67D1351F" w14:textId="77777777" w:rsidR="00AC4387" w:rsidRPr="005A3273" w:rsidRDefault="00AC4387" w:rsidP="00E61175">
            <w:pPr>
              <w:spacing w:after="0"/>
              <w:jc w:val="center"/>
              <w:rPr>
                <w:moveTo w:id="3938" w:author="Sean de Noronha | DRG" w:date="2026-09-25T15:37:00Z" w16du:dateUtc="2026-09-25T13:37:00Z"/>
                <w:rFonts w:eastAsia="Times New Roman" w:cs="Arial"/>
                <w:color w:val="173753"/>
                <w:sz w:val="16"/>
                <w:szCs w:val="16"/>
              </w:rPr>
            </w:pPr>
            <w:moveTo w:id="3939" w:author="Sean de Noronha | DRG" w:date="2026-09-25T15:37:00Z" w16du:dateUtc="2026-09-25T13:37:00Z">
              <w:r>
                <w:rPr>
                  <w:rFonts w:eastAsia="Times New Roman" w:cs="Arial"/>
                  <w:color w:val="173753"/>
                  <w:sz w:val="16"/>
                  <w:szCs w:val="16"/>
                </w:rPr>
                <w:t>0.96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5FEFC3B2" w14:textId="77777777" w:rsidR="00AC4387" w:rsidRPr="005A3273" w:rsidRDefault="00AC4387" w:rsidP="00E61175">
            <w:pPr>
              <w:spacing w:after="0"/>
              <w:jc w:val="center"/>
              <w:rPr>
                <w:moveTo w:id="3940" w:author="Sean de Noronha | DRG" w:date="2026-09-25T15:37:00Z" w16du:dateUtc="2026-09-25T13:37:00Z"/>
                <w:rFonts w:eastAsia="Times New Roman" w:cs="Arial"/>
                <w:color w:val="173753"/>
                <w:sz w:val="16"/>
                <w:szCs w:val="16"/>
              </w:rPr>
            </w:pPr>
            <w:moveTo w:id="3941" w:author="Sean de Noronha | DRG" w:date="2026-09-25T15:37:00Z" w16du:dateUtc="2026-09-25T13:37:00Z">
              <w:r>
                <w:rPr>
                  <w:rFonts w:eastAsia="Times New Roman" w:cs="Arial"/>
                  <w:color w:val="173753"/>
                  <w:sz w:val="16"/>
                  <w:szCs w:val="16"/>
                </w:rPr>
                <w:t>0.98 T</w:t>
              </w:r>
            </w:moveTo>
          </w:p>
        </w:tc>
        <w:tc>
          <w:tcPr>
            <w:tcW w:w="1296"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C3370EA" w14:textId="77777777" w:rsidR="00AC4387" w:rsidRPr="005A3273" w:rsidRDefault="00AC4387" w:rsidP="00E61175">
            <w:pPr>
              <w:spacing w:after="0"/>
              <w:jc w:val="center"/>
              <w:rPr>
                <w:moveTo w:id="3942" w:author="Sean de Noronha | DRG" w:date="2026-09-25T15:37:00Z" w16du:dateUtc="2026-09-25T13:37:00Z"/>
                <w:rFonts w:eastAsia="Times New Roman" w:cs="Arial"/>
                <w:color w:val="173753"/>
                <w:sz w:val="16"/>
                <w:szCs w:val="16"/>
              </w:rPr>
            </w:pPr>
            <w:moveTo w:id="3943" w:author="Sean de Noronha | DRG" w:date="2026-09-25T15:37:00Z" w16du:dateUtc="2026-09-25T13:37:00Z">
              <w:r>
                <w:rPr>
                  <w:rFonts w:eastAsia="Times New Roman" w:cs="Arial"/>
                  <w:color w:val="173753"/>
                  <w:sz w:val="16"/>
                  <w:szCs w:val="16"/>
                </w:rPr>
                <w:t>0.86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2C7F6E0B" w14:textId="77777777" w:rsidR="00AC4387" w:rsidRPr="005A3273" w:rsidRDefault="00AC4387" w:rsidP="00E61175">
            <w:pPr>
              <w:spacing w:after="0"/>
              <w:jc w:val="center"/>
              <w:rPr>
                <w:moveTo w:id="3944" w:author="Sean de Noronha | DRG" w:date="2026-09-25T15:37:00Z" w16du:dateUtc="2026-09-25T13:37:00Z"/>
                <w:rFonts w:eastAsia="Times New Roman" w:cs="Arial"/>
                <w:color w:val="173753"/>
                <w:sz w:val="16"/>
                <w:szCs w:val="16"/>
              </w:rPr>
            </w:pPr>
            <w:moveTo w:id="3945" w:author="Sean de Noronha | DRG" w:date="2026-09-25T15:37:00Z" w16du:dateUtc="2026-09-25T13:37:00Z">
              <w:r>
                <w:rPr>
                  <w:rFonts w:eastAsia="Times New Roman" w:cs="Arial"/>
                  <w:color w:val="173753"/>
                  <w:sz w:val="16"/>
                  <w:szCs w:val="16"/>
                </w:rPr>
                <w:t>0.89 U</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FAD55D8" w14:textId="77777777" w:rsidR="00AC4387" w:rsidRPr="005A3273" w:rsidRDefault="00AC4387" w:rsidP="00E61175">
            <w:pPr>
              <w:spacing w:after="0"/>
              <w:jc w:val="center"/>
              <w:rPr>
                <w:moveTo w:id="3946" w:author="Sean de Noronha | DRG" w:date="2026-09-25T15:37:00Z" w16du:dateUtc="2026-09-25T13:37:00Z"/>
                <w:rFonts w:eastAsia="Times New Roman" w:cs="Arial"/>
                <w:color w:val="173753"/>
                <w:sz w:val="16"/>
                <w:szCs w:val="16"/>
              </w:rPr>
            </w:pPr>
            <w:moveTo w:id="3947" w:author="Sean de Noronha | DRG" w:date="2026-09-25T15:37:00Z" w16du:dateUtc="2026-09-25T13:37:00Z">
              <w:r>
                <w:rPr>
                  <w:rFonts w:eastAsia="Times New Roman" w:cs="Arial"/>
                  <w:color w:val="173753"/>
                  <w:sz w:val="16"/>
                  <w:szCs w:val="16"/>
                </w:rPr>
                <w:t>0.91 U</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7C2FBA3" w14:textId="77777777" w:rsidR="00AC4387" w:rsidRPr="005A3273" w:rsidRDefault="00AC4387" w:rsidP="00E61175">
            <w:pPr>
              <w:spacing w:after="0"/>
              <w:jc w:val="center"/>
              <w:rPr>
                <w:moveTo w:id="3948" w:author="Sean de Noronha | DRG" w:date="2026-09-25T15:37:00Z" w16du:dateUtc="2026-09-25T13:37:00Z"/>
                <w:rFonts w:eastAsia="Times New Roman" w:cs="Arial"/>
                <w:color w:val="173753"/>
                <w:sz w:val="16"/>
                <w:szCs w:val="16"/>
              </w:rPr>
            </w:pPr>
            <w:moveTo w:id="3949" w:author="Sean de Noronha | DRG" w:date="2026-09-25T15:37:00Z" w16du:dateUtc="2026-09-25T13:37:00Z">
              <w:r>
                <w:rPr>
                  <w:rFonts w:eastAsia="Times New Roman" w:cs="Arial"/>
                  <w:color w:val="173753"/>
                  <w:sz w:val="16"/>
                  <w:szCs w:val="16"/>
                </w:rPr>
                <w:t>0.93 U</w:t>
              </w:r>
            </w:moveTo>
          </w:p>
        </w:tc>
      </w:tr>
      <w:tr w:rsidR="00AC4387" w:rsidRPr="005A3273" w14:paraId="24CB1033"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265C3207" w14:textId="77777777" w:rsidR="00AC4387" w:rsidRPr="005A3273" w:rsidRDefault="00AC4387" w:rsidP="00E61175">
            <w:pPr>
              <w:spacing w:after="0"/>
              <w:jc w:val="center"/>
              <w:rPr>
                <w:moveTo w:id="3950" w:author="Sean de Noronha | DRG" w:date="2026-09-25T15:37:00Z" w16du:dateUtc="2026-09-25T13:37:00Z"/>
                <w:rFonts w:eastAsia="Times New Roman" w:cs="Arial"/>
                <w:b/>
                <w:bCs/>
                <w:sz w:val="16"/>
                <w:szCs w:val="16"/>
              </w:rPr>
            </w:pPr>
            <w:moveTo w:id="3951" w:author="Sean de Noronha | DRG" w:date="2026-09-25T15:37:00Z" w16du:dateUtc="2026-09-25T13:37:00Z">
              <w:r>
                <w:rPr>
                  <w:rFonts w:eastAsia="Times New Roman" w:cs="Arial"/>
                  <w:b/>
                  <w:bCs/>
                  <w:sz w:val="16"/>
                  <w:szCs w:val="16"/>
                </w:rPr>
                <w:t>12</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9F80DC3" w14:textId="77777777" w:rsidR="00AC4387" w:rsidRPr="005A3273" w:rsidRDefault="00AC4387" w:rsidP="00E61175">
            <w:pPr>
              <w:spacing w:after="0"/>
              <w:jc w:val="center"/>
              <w:rPr>
                <w:moveTo w:id="3952" w:author="Sean de Noronha | DRG" w:date="2026-09-25T15:37:00Z" w16du:dateUtc="2026-09-25T13:37:00Z"/>
                <w:rFonts w:eastAsia="Times New Roman" w:cs="Arial"/>
                <w:color w:val="173753"/>
                <w:sz w:val="16"/>
                <w:szCs w:val="16"/>
              </w:rPr>
            </w:pPr>
            <w:moveTo w:id="3953" w:author="Sean de Noronha | DRG" w:date="2026-09-25T15:37:00Z" w16du:dateUtc="2026-09-25T13:37:00Z">
              <w:r>
                <w:rPr>
                  <w:rFonts w:eastAsia="Times New Roman" w:cs="Arial"/>
                  <w:color w:val="173753"/>
                  <w:sz w:val="16"/>
                  <w:szCs w:val="16"/>
                </w:rPr>
                <w:t>0.84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7C34B5CC" w14:textId="77777777" w:rsidR="00AC4387" w:rsidRPr="005A3273" w:rsidRDefault="00AC4387" w:rsidP="00E61175">
            <w:pPr>
              <w:spacing w:after="0"/>
              <w:jc w:val="center"/>
              <w:rPr>
                <w:moveTo w:id="3954" w:author="Sean de Noronha | DRG" w:date="2026-09-25T15:37:00Z" w16du:dateUtc="2026-09-25T13:37:00Z"/>
                <w:rFonts w:eastAsia="Times New Roman" w:cs="Arial"/>
                <w:color w:val="FFFFFF"/>
                <w:sz w:val="16"/>
                <w:szCs w:val="16"/>
              </w:rPr>
            </w:pPr>
            <w:moveTo w:id="3955" w:author="Sean de Noronha | DRG" w:date="2026-09-25T15:37:00Z" w16du:dateUtc="2026-09-25T13:37:00Z">
              <w:r>
                <w:rPr>
                  <w:rFonts w:eastAsia="Times New Roman" w:cs="Arial"/>
                  <w:color w:val="FFFFFF"/>
                  <w:sz w:val="16"/>
                  <w:szCs w:val="16"/>
                </w:rPr>
                <w:t>1.06 T</w:t>
              </w:r>
            </w:moveTo>
          </w:p>
        </w:tc>
        <w:tc>
          <w:tcPr>
            <w:tcW w:w="1296"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D2F49A6" w14:textId="77777777" w:rsidR="00AC4387" w:rsidRPr="005A3273" w:rsidRDefault="00AC4387" w:rsidP="00E61175">
            <w:pPr>
              <w:spacing w:after="0"/>
              <w:jc w:val="center"/>
              <w:rPr>
                <w:moveTo w:id="3956" w:author="Sean de Noronha | DRG" w:date="2026-09-25T15:37:00Z" w16du:dateUtc="2026-09-25T13:37:00Z"/>
                <w:rFonts w:eastAsia="Times New Roman" w:cs="Arial"/>
                <w:color w:val="173753"/>
                <w:sz w:val="16"/>
                <w:szCs w:val="16"/>
              </w:rPr>
            </w:pPr>
            <w:moveTo w:id="3957" w:author="Sean de Noronha | DRG" w:date="2026-09-25T15:37:00Z" w16du:dateUtc="2026-09-25T13:37:00Z">
              <w:r>
                <w:rPr>
                  <w:rFonts w:eastAsia="Times New Roman" w:cs="Arial"/>
                  <w:color w:val="173753"/>
                  <w:sz w:val="16"/>
                  <w:szCs w:val="16"/>
                </w:rPr>
                <w:t>0.88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6A292691" w14:textId="77777777" w:rsidR="00AC4387" w:rsidRPr="005A3273" w:rsidRDefault="00AC4387" w:rsidP="00E61175">
            <w:pPr>
              <w:spacing w:after="0"/>
              <w:jc w:val="center"/>
              <w:rPr>
                <w:moveTo w:id="3958" w:author="Sean de Noronha | DRG" w:date="2026-09-25T15:37:00Z" w16du:dateUtc="2026-09-25T13:37:00Z"/>
                <w:rFonts w:eastAsia="Times New Roman" w:cs="Arial"/>
                <w:color w:val="173753"/>
                <w:sz w:val="16"/>
                <w:szCs w:val="16"/>
              </w:rPr>
            </w:pPr>
            <w:moveTo w:id="3959" w:author="Sean de Noronha | DRG" w:date="2026-09-25T15:37:00Z" w16du:dateUtc="2026-09-25T13:37:00Z">
              <w:r>
                <w:rPr>
                  <w:rFonts w:eastAsia="Times New Roman" w:cs="Arial"/>
                  <w:color w:val="173753"/>
                  <w:sz w:val="16"/>
                  <w:szCs w:val="16"/>
                </w:rPr>
                <w:t>0.88 U</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7B96A88" w14:textId="77777777" w:rsidR="00AC4387" w:rsidRPr="005A3273" w:rsidRDefault="00AC4387" w:rsidP="00E61175">
            <w:pPr>
              <w:spacing w:after="0"/>
              <w:jc w:val="center"/>
              <w:rPr>
                <w:moveTo w:id="3960" w:author="Sean de Noronha | DRG" w:date="2026-09-25T15:37:00Z" w16du:dateUtc="2026-09-25T13:37:00Z"/>
                <w:rFonts w:eastAsia="Times New Roman" w:cs="Arial"/>
                <w:color w:val="173753"/>
                <w:sz w:val="16"/>
                <w:szCs w:val="16"/>
              </w:rPr>
            </w:pPr>
            <w:moveTo w:id="3961" w:author="Sean de Noronha | DRG" w:date="2026-09-25T15:37:00Z" w16du:dateUtc="2026-09-25T13:37:00Z">
              <w:r>
                <w:rPr>
                  <w:rFonts w:eastAsia="Times New Roman" w:cs="Arial"/>
                  <w:color w:val="173753"/>
                  <w:sz w:val="16"/>
                  <w:szCs w:val="16"/>
                </w:rPr>
                <w:t>0.90 U</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F38C5CA" w14:textId="77777777" w:rsidR="00AC4387" w:rsidRPr="005A3273" w:rsidRDefault="00AC4387" w:rsidP="00E61175">
            <w:pPr>
              <w:spacing w:after="0"/>
              <w:jc w:val="center"/>
              <w:rPr>
                <w:moveTo w:id="3962" w:author="Sean de Noronha | DRG" w:date="2026-09-25T15:37:00Z" w16du:dateUtc="2026-09-25T13:37:00Z"/>
                <w:rFonts w:eastAsia="Times New Roman" w:cs="Arial"/>
                <w:color w:val="173753"/>
                <w:sz w:val="16"/>
                <w:szCs w:val="16"/>
              </w:rPr>
            </w:pPr>
            <w:moveTo w:id="3963" w:author="Sean de Noronha | DRG" w:date="2026-09-25T15:37:00Z" w16du:dateUtc="2026-09-25T13:37:00Z">
              <w:r>
                <w:rPr>
                  <w:rFonts w:eastAsia="Times New Roman" w:cs="Arial"/>
                  <w:color w:val="173753"/>
                  <w:sz w:val="16"/>
                  <w:szCs w:val="16"/>
                </w:rPr>
                <w:t>0.93 U</w:t>
              </w:r>
            </w:moveTo>
          </w:p>
        </w:tc>
      </w:tr>
      <w:tr w:rsidR="00AC4387" w:rsidRPr="005A3273" w14:paraId="3D3721D5"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1D3937BE" w14:textId="77777777" w:rsidR="00AC4387" w:rsidRPr="005A3273" w:rsidRDefault="00AC4387" w:rsidP="00E61175">
            <w:pPr>
              <w:spacing w:after="0"/>
              <w:jc w:val="center"/>
              <w:rPr>
                <w:moveTo w:id="3964" w:author="Sean de Noronha | DRG" w:date="2026-09-25T15:37:00Z" w16du:dateUtc="2026-09-25T13:37:00Z"/>
                <w:rFonts w:eastAsia="Times New Roman" w:cs="Arial"/>
                <w:b/>
                <w:bCs/>
                <w:sz w:val="16"/>
                <w:szCs w:val="16"/>
              </w:rPr>
            </w:pPr>
            <w:moveTo w:id="3965" w:author="Sean de Noronha | DRG" w:date="2026-09-25T15:37:00Z" w16du:dateUtc="2026-09-25T13:37:00Z">
              <w:r>
                <w:rPr>
                  <w:rFonts w:eastAsia="Times New Roman" w:cs="Arial"/>
                  <w:b/>
                  <w:bCs/>
                  <w:sz w:val="16"/>
                  <w:szCs w:val="16"/>
                </w:rPr>
                <w:t>15</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71C24E1" w14:textId="77777777" w:rsidR="00AC4387" w:rsidRPr="005A3273" w:rsidRDefault="00AC4387" w:rsidP="00E61175">
            <w:pPr>
              <w:spacing w:after="0"/>
              <w:jc w:val="center"/>
              <w:rPr>
                <w:moveTo w:id="3966" w:author="Sean de Noronha | DRG" w:date="2026-09-25T15:37:00Z" w16du:dateUtc="2026-09-25T13:37:00Z"/>
                <w:rFonts w:eastAsia="Times New Roman" w:cs="Arial"/>
                <w:color w:val="173753"/>
                <w:sz w:val="16"/>
                <w:szCs w:val="16"/>
              </w:rPr>
            </w:pPr>
            <w:moveTo w:id="3967" w:author="Sean de Noronha | DRG" w:date="2026-09-25T15:37:00Z" w16du:dateUtc="2026-09-25T13:37:00Z">
              <w:r>
                <w:rPr>
                  <w:rFonts w:eastAsia="Times New Roman" w:cs="Arial"/>
                  <w:color w:val="173753"/>
                  <w:sz w:val="16"/>
                  <w:szCs w:val="16"/>
                </w:rPr>
                <w:t>0.76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4DBF8FB3" w14:textId="77777777" w:rsidR="00AC4387" w:rsidRPr="005A3273" w:rsidRDefault="00AC4387" w:rsidP="00E61175">
            <w:pPr>
              <w:spacing w:after="0"/>
              <w:jc w:val="center"/>
              <w:rPr>
                <w:moveTo w:id="3968" w:author="Sean de Noronha | DRG" w:date="2026-09-25T15:37:00Z" w16du:dateUtc="2026-09-25T13:37:00Z"/>
                <w:rFonts w:eastAsia="Times New Roman" w:cs="Arial"/>
                <w:color w:val="FFFFFF"/>
                <w:sz w:val="16"/>
                <w:szCs w:val="16"/>
              </w:rPr>
            </w:pPr>
            <w:moveTo w:id="3969" w:author="Sean de Noronha | DRG" w:date="2026-09-25T15:37:00Z" w16du:dateUtc="2026-09-25T13:37:00Z">
              <w:r>
                <w:rPr>
                  <w:rFonts w:eastAsia="Times New Roman" w:cs="Arial"/>
                  <w:color w:val="FFFFFF"/>
                  <w:sz w:val="16"/>
                  <w:szCs w:val="16"/>
                </w:rPr>
                <w:t>1.10 L</w:t>
              </w:r>
            </w:moveTo>
          </w:p>
        </w:tc>
        <w:tc>
          <w:tcPr>
            <w:tcW w:w="1296"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48F89633" w14:textId="77777777" w:rsidR="00AC4387" w:rsidRPr="005A3273" w:rsidRDefault="00AC4387" w:rsidP="00E61175">
            <w:pPr>
              <w:spacing w:after="0"/>
              <w:jc w:val="center"/>
              <w:rPr>
                <w:moveTo w:id="3970" w:author="Sean de Noronha | DRG" w:date="2026-09-25T15:37:00Z" w16du:dateUtc="2026-09-25T13:37:00Z"/>
                <w:rFonts w:eastAsia="Times New Roman" w:cs="Arial"/>
                <w:color w:val="173753"/>
                <w:sz w:val="16"/>
                <w:szCs w:val="16"/>
              </w:rPr>
            </w:pPr>
            <w:moveTo w:id="3971" w:author="Sean de Noronha | DRG" w:date="2026-09-25T15:37:00Z" w16du:dateUtc="2026-09-25T13:37:00Z">
              <w:r>
                <w:rPr>
                  <w:rFonts w:eastAsia="Times New Roman" w:cs="Arial"/>
                  <w:color w:val="173753"/>
                  <w:sz w:val="16"/>
                  <w:szCs w:val="16"/>
                </w:rPr>
                <w:t>0.92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3A70A02" w14:textId="77777777" w:rsidR="00AC4387" w:rsidRPr="005A3273" w:rsidRDefault="00AC4387" w:rsidP="00E61175">
            <w:pPr>
              <w:spacing w:after="0"/>
              <w:jc w:val="center"/>
              <w:rPr>
                <w:moveTo w:id="3972" w:author="Sean de Noronha | DRG" w:date="2026-09-25T15:37:00Z" w16du:dateUtc="2026-09-25T13:37:00Z"/>
                <w:rFonts w:eastAsia="Times New Roman" w:cs="Arial"/>
                <w:color w:val="173753"/>
                <w:sz w:val="16"/>
                <w:szCs w:val="16"/>
              </w:rPr>
            </w:pPr>
            <w:moveTo w:id="3973" w:author="Sean de Noronha | DRG" w:date="2026-09-25T15:37:00Z" w16du:dateUtc="2026-09-25T13:37:00Z">
              <w:r>
                <w:rPr>
                  <w:rFonts w:eastAsia="Times New Roman" w:cs="Arial"/>
                  <w:color w:val="173753"/>
                  <w:sz w:val="16"/>
                  <w:szCs w:val="16"/>
                </w:rPr>
                <w:t>0.87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A379C49" w14:textId="77777777" w:rsidR="00AC4387" w:rsidRPr="005A3273" w:rsidRDefault="00AC4387" w:rsidP="00E61175">
            <w:pPr>
              <w:spacing w:after="0"/>
              <w:jc w:val="center"/>
              <w:rPr>
                <w:moveTo w:id="3974" w:author="Sean de Noronha | DRG" w:date="2026-09-25T15:37:00Z" w16du:dateUtc="2026-09-25T13:37:00Z"/>
                <w:rFonts w:eastAsia="Times New Roman" w:cs="Arial"/>
                <w:color w:val="173753"/>
                <w:sz w:val="16"/>
                <w:szCs w:val="16"/>
              </w:rPr>
            </w:pPr>
            <w:moveTo w:id="3975" w:author="Sean de Noronha | DRG" w:date="2026-09-25T15:37:00Z" w16du:dateUtc="2026-09-25T13:37:00Z">
              <w:r>
                <w:rPr>
                  <w:rFonts w:eastAsia="Times New Roman" w:cs="Arial"/>
                  <w:color w:val="173753"/>
                  <w:sz w:val="16"/>
                  <w:szCs w:val="16"/>
                </w:rPr>
                <w:t>0.89 U</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27360C9" w14:textId="77777777" w:rsidR="00AC4387" w:rsidRPr="005A3273" w:rsidRDefault="00AC4387" w:rsidP="00E61175">
            <w:pPr>
              <w:spacing w:after="0"/>
              <w:jc w:val="center"/>
              <w:rPr>
                <w:moveTo w:id="3976" w:author="Sean de Noronha | DRG" w:date="2026-09-25T15:37:00Z" w16du:dateUtc="2026-09-25T13:37:00Z"/>
                <w:rFonts w:eastAsia="Times New Roman" w:cs="Arial"/>
                <w:color w:val="173753"/>
                <w:sz w:val="16"/>
                <w:szCs w:val="16"/>
              </w:rPr>
            </w:pPr>
            <w:moveTo w:id="3977" w:author="Sean de Noronha | DRG" w:date="2026-09-25T15:37:00Z" w16du:dateUtc="2026-09-25T13:37:00Z">
              <w:r>
                <w:rPr>
                  <w:rFonts w:eastAsia="Times New Roman" w:cs="Arial"/>
                  <w:color w:val="173753"/>
                  <w:sz w:val="16"/>
                  <w:szCs w:val="16"/>
                </w:rPr>
                <w:t>0.92 U</w:t>
              </w:r>
            </w:moveTo>
          </w:p>
        </w:tc>
      </w:tr>
      <w:tr w:rsidR="00AC4387" w:rsidRPr="005A3273" w14:paraId="57CF4F1A"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0719CF8F" w14:textId="77777777" w:rsidR="00AC4387" w:rsidRPr="005A3273" w:rsidRDefault="00AC4387" w:rsidP="00E61175">
            <w:pPr>
              <w:spacing w:after="0"/>
              <w:jc w:val="center"/>
              <w:rPr>
                <w:moveTo w:id="3978" w:author="Sean de Noronha | DRG" w:date="2026-09-25T15:37:00Z" w16du:dateUtc="2026-09-25T13:37:00Z"/>
                <w:rFonts w:eastAsia="Times New Roman" w:cs="Arial"/>
                <w:b/>
                <w:bCs/>
                <w:sz w:val="16"/>
                <w:szCs w:val="16"/>
              </w:rPr>
            </w:pPr>
            <w:moveTo w:id="3979" w:author="Sean de Noronha | DRG" w:date="2026-09-25T15:37:00Z" w16du:dateUtc="2026-09-25T13:37:00Z">
              <w:r>
                <w:rPr>
                  <w:rFonts w:eastAsia="Times New Roman" w:cs="Arial"/>
                  <w:b/>
                  <w:bCs/>
                  <w:sz w:val="16"/>
                  <w:szCs w:val="16"/>
                </w:rPr>
                <w:t>18</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043C5900" w14:textId="77777777" w:rsidR="00AC4387" w:rsidRPr="005A3273" w:rsidRDefault="00AC4387" w:rsidP="00E61175">
            <w:pPr>
              <w:spacing w:after="0"/>
              <w:jc w:val="center"/>
              <w:rPr>
                <w:moveTo w:id="3980" w:author="Sean de Noronha | DRG" w:date="2026-09-25T15:37:00Z" w16du:dateUtc="2026-09-25T13:37:00Z"/>
                <w:rFonts w:eastAsia="Times New Roman" w:cs="Arial"/>
                <w:color w:val="FFFFFF"/>
                <w:sz w:val="16"/>
                <w:szCs w:val="16"/>
              </w:rPr>
            </w:pPr>
            <w:moveTo w:id="3981" w:author="Sean de Noronha | DRG" w:date="2026-09-25T15:37:00Z" w16du:dateUtc="2026-09-25T13:37:00Z">
              <w:r>
                <w:rPr>
                  <w:rFonts w:eastAsia="Times New Roman" w:cs="Arial"/>
                  <w:color w:val="FFFFFF"/>
                  <w:sz w:val="16"/>
                  <w:szCs w:val="16"/>
                </w:rPr>
                <w:t>0.70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1A2F0362" w14:textId="77777777" w:rsidR="00AC4387" w:rsidRPr="005A3273" w:rsidRDefault="00AC4387" w:rsidP="00E61175">
            <w:pPr>
              <w:spacing w:after="0"/>
              <w:jc w:val="center"/>
              <w:rPr>
                <w:moveTo w:id="3982" w:author="Sean de Noronha | DRG" w:date="2026-09-25T15:37:00Z" w16du:dateUtc="2026-09-25T13:37:00Z"/>
                <w:rFonts w:eastAsia="Times New Roman" w:cs="Arial"/>
                <w:color w:val="173753"/>
                <w:sz w:val="16"/>
                <w:szCs w:val="16"/>
              </w:rPr>
            </w:pPr>
            <w:moveTo w:id="3983" w:author="Sean de Noronha | DRG" w:date="2026-09-25T15:37:00Z" w16du:dateUtc="2026-09-25T13:37:00Z">
              <w:r>
                <w:rPr>
                  <w:rFonts w:eastAsia="Times New Roman" w:cs="Arial"/>
                  <w:color w:val="173753"/>
                  <w:sz w:val="16"/>
                  <w:szCs w:val="16"/>
                </w:rPr>
                <w:t>1.03 L</w:t>
              </w:r>
            </w:moveTo>
          </w:p>
        </w:tc>
        <w:tc>
          <w:tcPr>
            <w:tcW w:w="1296"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18A18ACA" w14:textId="77777777" w:rsidR="00AC4387" w:rsidRPr="005A3273" w:rsidRDefault="00AC4387" w:rsidP="00E61175">
            <w:pPr>
              <w:spacing w:after="0"/>
              <w:jc w:val="center"/>
              <w:rPr>
                <w:moveTo w:id="3984" w:author="Sean de Noronha | DRG" w:date="2026-09-25T15:37:00Z" w16du:dateUtc="2026-09-25T13:37:00Z"/>
                <w:rFonts w:eastAsia="Times New Roman" w:cs="Arial"/>
                <w:color w:val="173753"/>
                <w:sz w:val="16"/>
                <w:szCs w:val="16"/>
              </w:rPr>
            </w:pPr>
            <w:moveTo w:id="3985" w:author="Sean de Noronha | DRG" w:date="2026-09-25T15:37:00Z" w16du:dateUtc="2026-09-25T13:37:00Z">
              <w:r>
                <w:rPr>
                  <w:rFonts w:eastAsia="Times New Roman" w:cs="Arial"/>
                  <w:color w:val="173753"/>
                  <w:sz w:val="16"/>
                  <w:szCs w:val="16"/>
                </w:rPr>
                <w:t>0.97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856261A" w14:textId="77777777" w:rsidR="00AC4387" w:rsidRPr="005A3273" w:rsidRDefault="00AC4387" w:rsidP="00E61175">
            <w:pPr>
              <w:spacing w:after="0"/>
              <w:jc w:val="center"/>
              <w:rPr>
                <w:moveTo w:id="3986" w:author="Sean de Noronha | DRG" w:date="2026-09-25T15:37:00Z" w16du:dateUtc="2026-09-25T13:37:00Z"/>
                <w:rFonts w:eastAsia="Times New Roman" w:cs="Arial"/>
                <w:color w:val="173753"/>
                <w:sz w:val="16"/>
                <w:szCs w:val="16"/>
              </w:rPr>
            </w:pPr>
            <w:moveTo w:id="3987" w:author="Sean de Noronha | DRG" w:date="2026-09-25T15:37:00Z" w16du:dateUtc="2026-09-25T13:37:00Z">
              <w:r>
                <w:rPr>
                  <w:rFonts w:eastAsia="Times New Roman" w:cs="Arial"/>
                  <w:color w:val="173753"/>
                  <w:sz w:val="16"/>
                  <w:szCs w:val="16"/>
                </w:rPr>
                <w:t>0.86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6C006831" w14:textId="77777777" w:rsidR="00AC4387" w:rsidRPr="005A3273" w:rsidRDefault="00AC4387" w:rsidP="00E61175">
            <w:pPr>
              <w:spacing w:after="0"/>
              <w:jc w:val="center"/>
              <w:rPr>
                <w:moveTo w:id="3988" w:author="Sean de Noronha | DRG" w:date="2026-09-25T15:37:00Z" w16du:dateUtc="2026-09-25T13:37:00Z"/>
                <w:rFonts w:eastAsia="Times New Roman" w:cs="Arial"/>
                <w:color w:val="173753"/>
                <w:sz w:val="16"/>
                <w:szCs w:val="16"/>
              </w:rPr>
            </w:pPr>
            <w:moveTo w:id="3989" w:author="Sean de Noronha | DRG" w:date="2026-09-25T15:37:00Z" w16du:dateUtc="2026-09-25T13:37:00Z">
              <w:r>
                <w:rPr>
                  <w:rFonts w:eastAsia="Times New Roman" w:cs="Arial"/>
                  <w:color w:val="173753"/>
                  <w:sz w:val="16"/>
                  <w:szCs w:val="16"/>
                </w:rPr>
                <w:t>0.88 U</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66AA1B35" w14:textId="77777777" w:rsidR="00AC4387" w:rsidRPr="005A3273" w:rsidRDefault="00AC4387" w:rsidP="00E61175">
            <w:pPr>
              <w:spacing w:after="0"/>
              <w:jc w:val="center"/>
              <w:rPr>
                <w:moveTo w:id="3990" w:author="Sean de Noronha | DRG" w:date="2026-09-25T15:37:00Z" w16du:dateUtc="2026-09-25T13:37:00Z"/>
                <w:rFonts w:eastAsia="Times New Roman" w:cs="Arial"/>
                <w:color w:val="173753"/>
                <w:sz w:val="16"/>
                <w:szCs w:val="16"/>
              </w:rPr>
            </w:pPr>
            <w:moveTo w:id="3991" w:author="Sean de Noronha | DRG" w:date="2026-09-25T15:37:00Z" w16du:dateUtc="2026-09-25T13:37:00Z">
              <w:r>
                <w:rPr>
                  <w:rFonts w:eastAsia="Times New Roman" w:cs="Arial"/>
                  <w:color w:val="173753"/>
                  <w:sz w:val="16"/>
                  <w:szCs w:val="16"/>
                </w:rPr>
                <w:t>0.91 U</w:t>
              </w:r>
            </w:moveTo>
          </w:p>
        </w:tc>
      </w:tr>
      <w:tr w:rsidR="00AC4387" w:rsidRPr="005A3273" w14:paraId="41F63A54"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471A6F49" w14:textId="77777777" w:rsidR="00AC4387" w:rsidRPr="005A3273" w:rsidRDefault="00AC4387" w:rsidP="00E61175">
            <w:pPr>
              <w:spacing w:after="0"/>
              <w:jc w:val="center"/>
              <w:rPr>
                <w:moveTo w:id="3992" w:author="Sean de Noronha | DRG" w:date="2026-09-25T15:37:00Z" w16du:dateUtc="2026-09-25T13:37:00Z"/>
                <w:rFonts w:eastAsia="Times New Roman" w:cs="Arial"/>
                <w:b/>
                <w:bCs/>
                <w:sz w:val="16"/>
                <w:szCs w:val="16"/>
              </w:rPr>
            </w:pPr>
            <w:moveTo w:id="3993" w:author="Sean de Noronha | DRG" w:date="2026-09-25T15:37:00Z" w16du:dateUtc="2026-09-25T13:37:00Z">
              <w:r>
                <w:rPr>
                  <w:rFonts w:eastAsia="Times New Roman" w:cs="Arial"/>
                  <w:b/>
                  <w:bCs/>
                  <w:sz w:val="16"/>
                  <w:szCs w:val="16"/>
                </w:rPr>
                <w:t>21</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5C2C315D" w14:textId="77777777" w:rsidR="00AC4387" w:rsidRPr="005A3273" w:rsidRDefault="00AC4387" w:rsidP="00E61175">
            <w:pPr>
              <w:spacing w:after="0"/>
              <w:jc w:val="center"/>
              <w:rPr>
                <w:moveTo w:id="3994" w:author="Sean de Noronha | DRG" w:date="2026-09-25T15:37:00Z" w16du:dateUtc="2026-09-25T13:37:00Z"/>
                <w:rFonts w:eastAsia="Times New Roman" w:cs="Arial"/>
                <w:color w:val="FFFFFF"/>
                <w:sz w:val="16"/>
                <w:szCs w:val="16"/>
              </w:rPr>
            </w:pPr>
            <w:moveTo w:id="3995" w:author="Sean de Noronha | DRG" w:date="2026-09-25T15:37:00Z" w16du:dateUtc="2026-09-25T13:37:00Z">
              <w:r>
                <w:rPr>
                  <w:rFonts w:eastAsia="Times New Roman" w:cs="Arial"/>
                  <w:color w:val="FFFFFF"/>
                  <w:sz w:val="16"/>
                  <w:szCs w:val="16"/>
                </w:rPr>
                <w:t>0.65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66EA191" w14:textId="77777777" w:rsidR="00AC4387" w:rsidRPr="005A3273" w:rsidRDefault="00AC4387" w:rsidP="00E61175">
            <w:pPr>
              <w:spacing w:after="0"/>
              <w:jc w:val="center"/>
              <w:rPr>
                <w:moveTo w:id="3996" w:author="Sean de Noronha | DRG" w:date="2026-09-25T15:37:00Z" w16du:dateUtc="2026-09-25T13:37:00Z"/>
                <w:rFonts w:eastAsia="Times New Roman" w:cs="Arial"/>
                <w:color w:val="173753"/>
                <w:sz w:val="16"/>
                <w:szCs w:val="16"/>
              </w:rPr>
            </w:pPr>
            <w:moveTo w:id="3997" w:author="Sean de Noronha | DRG" w:date="2026-09-25T15:37:00Z" w16du:dateUtc="2026-09-25T13:37:00Z">
              <w:r>
                <w:rPr>
                  <w:rFonts w:eastAsia="Times New Roman" w:cs="Arial"/>
                  <w:color w:val="173753"/>
                  <w:sz w:val="16"/>
                  <w:szCs w:val="16"/>
                </w:rPr>
                <w:t>0.96 L</w:t>
              </w:r>
            </w:moveTo>
          </w:p>
        </w:tc>
        <w:tc>
          <w:tcPr>
            <w:tcW w:w="1296" w:type="dxa"/>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7D38F6E9" w14:textId="77777777" w:rsidR="00AC4387" w:rsidRPr="005A3273" w:rsidRDefault="00AC4387" w:rsidP="00E61175">
            <w:pPr>
              <w:spacing w:after="0"/>
              <w:jc w:val="center"/>
              <w:rPr>
                <w:moveTo w:id="3998" w:author="Sean de Noronha | DRG" w:date="2026-09-25T15:37:00Z" w16du:dateUtc="2026-09-25T13:37:00Z"/>
                <w:rFonts w:eastAsia="Times New Roman" w:cs="Arial"/>
                <w:color w:val="173753"/>
                <w:sz w:val="16"/>
                <w:szCs w:val="16"/>
              </w:rPr>
            </w:pPr>
            <w:moveTo w:id="3999" w:author="Sean de Noronha | DRG" w:date="2026-09-25T15:37:00Z" w16du:dateUtc="2026-09-25T13:37:00Z">
              <w:r>
                <w:rPr>
                  <w:rFonts w:eastAsia="Times New Roman" w:cs="Arial"/>
                  <w:color w:val="173753"/>
                  <w:sz w:val="16"/>
                  <w:szCs w:val="16"/>
                </w:rPr>
                <w:t>1.01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D65548A" w14:textId="77777777" w:rsidR="00AC4387" w:rsidRPr="005A3273" w:rsidRDefault="00AC4387" w:rsidP="00E61175">
            <w:pPr>
              <w:spacing w:after="0"/>
              <w:jc w:val="center"/>
              <w:rPr>
                <w:moveTo w:id="4000" w:author="Sean de Noronha | DRG" w:date="2026-09-25T15:37:00Z" w16du:dateUtc="2026-09-25T13:37:00Z"/>
                <w:rFonts w:eastAsia="Times New Roman" w:cs="Arial"/>
                <w:color w:val="173753"/>
                <w:sz w:val="16"/>
                <w:szCs w:val="16"/>
              </w:rPr>
            </w:pPr>
            <w:moveTo w:id="4001" w:author="Sean de Noronha | DRG" w:date="2026-09-25T15:37:00Z" w16du:dateUtc="2026-09-25T13:37:00Z">
              <w:r>
                <w:rPr>
                  <w:rFonts w:eastAsia="Times New Roman" w:cs="Arial"/>
                  <w:color w:val="173753"/>
                  <w:sz w:val="16"/>
                  <w:szCs w:val="16"/>
                </w:rPr>
                <w:t>0.86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368EA68" w14:textId="77777777" w:rsidR="00AC4387" w:rsidRPr="005A3273" w:rsidRDefault="00AC4387" w:rsidP="00E61175">
            <w:pPr>
              <w:spacing w:after="0"/>
              <w:jc w:val="center"/>
              <w:rPr>
                <w:moveTo w:id="4002" w:author="Sean de Noronha | DRG" w:date="2026-09-25T15:37:00Z" w16du:dateUtc="2026-09-25T13:37:00Z"/>
                <w:rFonts w:eastAsia="Times New Roman" w:cs="Arial"/>
                <w:color w:val="173753"/>
                <w:sz w:val="16"/>
                <w:szCs w:val="16"/>
              </w:rPr>
            </w:pPr>
            <w:moveTo w:id="4003" w:author="Sean de Noronha | DRG" w:date="2026-09-25T15:37:00Z" w16du:dateUtc="2026-09-25T13:37:00Z">
              <w:r>
                <w:rPr>
                  <w:rFonts w:eastAsia="Times New Roman" w:cs="Arial"/>
                  <w:color w:val="173753"/>
                  <w:sz w:val="16"/>
                  <w:szCs w:val="16"/>
                </w:rPr>
                <w:t>0.88 U</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6AF55B11" w14:textId="77777777" w:rsidR="00AC4387" w:rsidRPr="005A3273" w:rsidRDefault="00AC4387" w:rsidP="00E61175">
            <w:pPr>
              <w:spacing w:after="0"/>
              <w:jc w:val="center"/>
              <w:rPr>
                <w:moveTo w:id="4004" w:author="Sean de Noronha | DRG" w:date="2026-09-25T15:37:00Z" w16du:dateUtc="2026-09-25T13:37:00Z"/>
                <w:rFonts w:eastAsia="Times New Roman" w:cs="Arial"/>
                <w:color w:val="173753"/>
                <w:sz w:val="16"/>
                <w:szCs w:val="16"/>
              </w:rPr>
            </w:pPr>
            <w:moveTo w:id="4005" w:author="Sean de Noronha | DRG" w:date="2026-09-25T15:37:00Z" w16du:dateUtc="2026-09-25T13:37:00Z">
              <w:r>
                <w:rPr>
                  <w:rFonts w:eastAsia="Times New Roman" w:cs="Arial"/>
                  <w:color w:val="173753"/>
                  <w:sz w:val="16"/>
                  <w:szCs w:val="16"/>
                </w:rPr>
                <w:t>0.91 U</w:t>
              </w:r>
            </w:moveTo>
          </w:p>
        </w:tc>
      </w:tr>
      <w:tr w:rsidR="00AC4387" w:rsidRPr="005A3273" w14:paraId="17B6CF3D"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1E288E92" w14:textId="77777777" w:rsidR="00AC4387" w:rsidRPr="005A3273" w:rsidRDefault="00AC4387" w:rsidP="00E61175">
            <w:pPr>
              <w:spacing w:after="0"/>
              <w:jc w:val="center"/>
              <w:rPr>
                <w:moveTo w:id="4006" w:author="Sean de Noronha | DRG" w:date="2026-09-25T15:37:00Z" w16du:dateUtc="2026-09-25T13:37:00Z"/>
                <w:rFonts w:eastAsia="Times New Roman" w:cs="Arial"/>
                <w:b/>
                <w:bCs/>
                <w:sz w:val="16"/>
                <w:szCs w:val="16"/>
              </w:rPr>
            </w:pPr>
            <w:moveTo w:id="4007" w:author="Sean de Noronha | DRG" w:date="2026-09-25T15:37:00Z" w16du:dateUtc="2026-09-25T13:37:00Z">
              <w:r>
                <w:rPr>
                  <w:rFonts w:eastAsia="Times New Roman" w:cs="Arial"/>
                  <w:b/>
                  <w:bCs/>
                  <w:sz w:val="16"/>
                  <w:szCs w:val="16"/>
                </w:rPr>
                <w:t>24</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14F239A7" w14:textId="77777777" w:rsidR="00AC4387" w:rsidRPr="005A3273" w:rsidRDefault="00AC4387" w:rsidP="00E61175">
            <w:pPr>
              <w:spacing w:after="0"/>
              <w:jc w:val="center"/>
              <w:rPr>
                <w:moveTo w:id="4008" w:author="Sean de Noronha | DRG" w:date="2026-09-25T15:37:00Z" w16du:dateUtc="2026-09-25T13:37:00Z"/>
                <w:rFonts w:eastAsia="Times New Roman" w:cs="Arial"/>
                <w:color w:val="FFFFFF"/>
                <w:sz w:val="16"/>
                <w:szCs w:val="16"/>
              </w:rPr>
            </w:pPr>
            <w:moveTo w:id="4009" w:author="Sean de Noronha | DRG" w:date="2026-09-25T15:37:00Z" w16du:dateUtc="2026-09-25T13:37:00Z">
              <w:r>
                <w:rPr>
                  <w:rFonts w:eastAsia="Times New Roman" w:cs="Arial"/>
                  <w:color w:val="FFFFFF"/>
                  <w:sz w:val="16"/>
                  <w:szCs w:val="16"/>
                </w:rPr>
                <w:t>0.61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B9A8181" w14:textId="77777777" w:rsidR="00AC4387" w:rsidRPr="005A3273" w:rsidRDefault="00AC4387" w:rsidP="00E61175">
            <w:pPr>
              <w:spacing w:after="0"/>
              <w:jc w:val="center"/>
              <w:rPr>
                <w:moveTo w:id="4010" w:author="Sean de Noronha | DRG" w:date="2026-09-25T15:37:00Z" w16du:dateUtc="2026-09-25T13:37:00Z"/>
                <w:rFonts w:eastAsia="Times New Roman" w:cs="Arial"/>
                <w:color w:val="173753"/>
                <w:sz w:val="16"/>
                <w:szCs w:val="16"/>
              </w:rPr>
            </w:pPr>
            <w:moveTo w:id="4011" w:author="Sean de Noronha | DRG" w:date="2026-09-25T15:37:00Z" w16du:dateUtc="2026-09-25T13:37:00Z">
              <w:r>
                <w:rPr>
                  <w:rFonts w:eastAsia="Times New Roman" w:cs="Arial"/>
                  <w:color w:val="173753"/>
                  <w:sz w:val="16"/>
                  <w:szCs w:val="16"/>
                </w:rPr>
                <w:t>0.90 L</w:t>
              </w:r>
            </w:moveTo>
          </w:p>
        </w:tc>
        <w:tc>
          <w:tcPr>
            <w:tcW w:w="1296" w:type="dxa"/>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6166F06D" w14:textId="77777777" w:rsidR="00AC4387" w:rsidRPr="005A3273" w:rsidRDefault="00AC4387" w:rsidP="00E61175">
            <w:pPr>
              <w:spacing w:after="0"/>
              <w:jc w:val="center"/>
              <w:rPr>
                <w:moveTo w:id="4012" w:author="Sean de Noronha | DRG" w:date="2026-09-25T15:37:00Z" w16du:dateUtc="2026-09-25T13:37:00Z"/>
                <w:rFonts w:eastAsia="Times New Roman" w:cs="Arial"/>
                <w:color w:val="173753"/>
                <w:sz w:val="16"/>
                <w:szCs w:val="16"/>
              </w:rPr>
            </w:pPr>
            <w:moveTo w:id="4013" w:author="Sean de Noronha | DRG" w:date="2026-09-25T15:37:00Z" w16du:dateUtc="2026-09-25T13:37:00Z">
              <w:r>
                <w:rPr>
                  <w:rFonts w:eastAsia="Times New Roman" w:cs="Arial"/>
                  <w:color w:val="173753"/>
                  <w:sz w:val="16"/>
                  <w:szCs w:val="16"/>
                </w:rPr>
                <w:t>1.05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5227923" w14:textId="77777777" w:rsidR="00AC4387" w:rsidRPr="005A3273" w:rsidRDefault="00AC4387" w:rsidP="00E61175">
            <w:pPr>
              <w:spacing w:after="0"/>
              <w:jc w:val="center"/>
              <w:rPr>
                <w:moveTo w:id="4014" w:author="Sean de Noronha | DRG" w:date="2026-09-25T15:37:00Z" w16du:dateUtc="2026-09-25T13:37:00Z"/>
                <w:rFonts w:eastAsia="Times New Roman" w:cs="Arial"/>
                <w:color w:val="173753"/>
                <w:sz w:val="16"/>
                <w:szCs w:val="16"/>
              </w:rPr>
            </w:pPr>
            <w:moveTo w:id="4015" w:author="Sean de Noronha | DRG" w:date="2026-09-25T15:37:00Z" w16du:dateUtc="2026-09-25T13:37:00Z">
              <w:r>
                <w:rPr>
                  <w:rFonts w:eastAsia="Times New Roman" w:cs="Arial"/>
                  <w:color w:val="173753"/>
                  <w:sz w:val="16"/>
                  <w:szCs w:val="16"/>
                </w:rPr>
                <w:t>0.87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568E1100" w14:textId="77777777" w:rsidR="00AC4387" w:rsidRPr="005A3273" w:rsidRDefault="00AC4387" w:rsidP="00E61175">
            <w:pPr>
              <w:spacing w:after="0"/>
              <w:jc w:val="center"/>
              <w:rPr>
                <w:moveTo w:id="4016" w:author="Sean de Noronha | DRG" w:date="2026-09-25T15:37:00Z" w16du:dateUtc="2026-09-25T13:37:00Z"/>
                <w:rFonts w:eastAsia="Times New Roman" w:cs="Arial"/>
                <w:color w:val="173753"/>
                <w:sz w:val="16"/>
                <w:szCs w:val="16"/>
              </w:rPr>
            </w:pPr>
            <w:moveTo w:id="4017" w:author="Sean de Noronha | DRG" w:date="2026-09-25T15:37:00Z" w16du:dateUtc="2026-09-25T13:37:00Z">
              <w:r>
                <w:rPr>
                  <w:rFonts w:eastAsia="Times New Roman" w:cs="Arial"/>
                  <w:color w:val="173753"/>
                  <w:sz w:val="16"/>
                  <w:szCs w:val="16"/>
                </w:rPr>
                <w:t>0.87 T</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32F0C50" w14:textId="77777777" w:rsidR="00AC4387" w:rsidRPr="005A3273" w:rsidRDefault="00AC4387" w:rsidP="00E61175">
            <w:pPr>
              <w:spacing w:after="0"/>
              <w:jc w:val="center"/>
              <w:rPr>
                <w:moveTo w:id="4018" w:author="Sean de Noronha | DRG" w:date="2026-09-25T15:37:00Z" w16du:dateUtc="2026-09-25T13:37:00Z"/>
                <w:rFonts w:eastAsia="Times New Roman" w:cs="Arial"/>
                <w:color w:val="173753"/>
                <w:sz w:val="16"/>
                <w:szCs w:val="16"/>
              </w:rPr>
            </w:pPr>
            <w:moveTo w:id="4019" w:author="Sean de Noronha | DRG" w:date="2026-09-25T15:37:00Z" w16du:dateUtc="2026-09-25T13:37:00Z">
              <w:r>
                <w:rPr>
                  <w:rFonts w:eastAsia="Times New Roman" w:cs="Arial"/>
                  <w:color w:val="173753"/>
                  <w:sz w:val="16"/>
                  <w:szCs w:val="16"/>
                </w:rPr>
                <w:t>0.90 U</w:t>
              </w:r>
            </w:moveTo>
          </w:p>
        </w:tc>
      </w:tr>
      <w:tr w:rsidR="00AC4387" w:rsidRPr="005A3273" w14:paraId="4D10ECCD"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5B392229" w14:textId="77777777" w:rsidR="00AC4387" w:rsidRPr="005A3273" w:rsidRDefault="00AC4387" w:rsidP="00E61175">
            <w:pPr>
              <w:spacing w:after="0"/>
              <w:jc w:val="center"/>
              <w:rPr>
                <w:moveTo w:id="4020" w:author="Sean de Noronha | DRG" w:date="2026-09-25T15:37:00Z" w16du:dateUtc="2026-09-25T13:37:00Z"/>
                <w:rFonts w:eastAsia="Times New Roman" w:cs="Arial"/>
                <w:b/>
                <w:bCs/>
                <w:sz w:val="16"/>
                <w:szCs w:val="16"/>
              </w:rPr>
            </w:pPr>
            <w:moveTo w:id="4021" w:author="Sean de Noronha | DRG" w:date="2026-09-25T15:37:00Z" w16du:dateUtc="2026-09-25T13:37:00Z">
              <w:r>
                <w:rPr>
                  <w:rFonts w:eastAsia="Times New Roman" w:cs="Arial"/>
                  <w:b/>
                  <w:bCs/>
                  <w:sz w:val="16"/>
                  <w:szCs w:val="16"/>
                </w:rPr>
                <w:t>27</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39E07847" w14:textId="77777777" w:rsidR="00AC4387" w:rsidRPr="005A3273" w:rsidRDefault="00AC4387" w:rsidP="00E61175">
            <w:pPr>
              <w:spacing w:after="0"/>
              <w:jc w:val="center"/>
              <w:rPr>
                <w:moveTo w:id="4022" w:author="Sean de Noronha | DRG" w:date="2026-09-25T15:37:00Z" w16du:dateUtc="2026-09-25T13:37:00Z"/>
                <w:rFonts w:eastAsia="Times New Roman" w:cs="Arial"/>
                <w:color w:val="FFFFFF"/>
                <w:sz w:val="16"/>
                <w:szCs w:val="16"/>
              </w:rPr>
            </w:pPr>
            <w:moveTo w:id="4023" w:author="Sean de Noronha | DRG" w:date="2026-09-25T15:37:00Z" w16du:dateUtc="2026-09-25T13:37:00Z">
              <w:r>
                <w:rPr>
                  <w:rFonts w:eastAsia="Times New Roman" w:cs="Arial"/>
                  <w:color w:val="FFFFFF"/>
                  <w:sz w:val="16"/>
                  <w:szCs w:val="16"/>
                </w:rPr>
                <w:t>0.58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3731F85" w14:textId="77777777" w:rsidR="00AC4387" w:rsidRPr="005A3273" w:rsidRDefault="00AC4387" w:rsidP="00E61175">
            <w:pPr>
              <w:spacing w:after="0"/>
              <w:jc w:val="center"/>
              <w:rPr>
                <w:moveTo w:id="4024" w:author="Sean de Noronha | DRG" w:date="2026-09-25T15:37:00Z" w16du:dateUtc="2026-09-25T13:37:00Z"/>
                <w:rFonts w:eastAsia="Times New Roman" w:cs="Arial"/>
                <w:color w:val="173753"/>
                <w:sz w:val="16"/>
                <w:szCs w:val="16"/>
              </w:rPr>
            </w:pPr>
            <w:moveTo w:id="4025" w:author="Sean de Noronha | DRG" w:date="2026-09-25T15:37:00Z" w16du:dateUtc="2026-09-25T13:37:00Z">
              <w:r>
                <w:rPr>
                  <w:rFonts w:eastAsia="Times New Roman" w:cs="Arial"/>
                  <w:color w:val="173753"/>
                  <w:sz w:val="16"/>
                  <w:szCs w:val="16"/>
                </w:rPr>
                <w:t>0.85 L</w:t>
              </w:r>
            </w:moveTo>
          </w:p>
        </w:tc>
        <w:tc>
          <w:tcPr>
            <w:tcW w:w="1296" w:type="dxa"/>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228D2874" w14:textId="77777777" w:rsidR="00AC4387" w:rsidRPr="005A3273" w:rsidRDefault="00AC4387" w:rsidP="00E61175">
            <w:pPr>
              <w:spacing w:after="0"/>
              <w:jc w:val="center"/>
              <w:rPr>
                <w:moveTo w:id="4026" w:author="Sean de Noronha | DRG" w:date="2026-09-25T15:37:00Z" w16du:dateUtc="2026-09-25T13:37:00Z"/>
                <w:rFonts w:eastAsia="Times New Roman" w:cs="Arial"/>
                <w:color w:val="FFFFFF"/>
                <w:sz w:val="16"/>
                <w:szCs w:val="16"/>
              </w:rPr>
            </w:pPr>
            <w:moveTo w:id="4027" w:author="Sean de Noronha | DRG" w:date="2026-09-25T15:37:00Z" w16du:dateUtc="2026-09-25T13:37:00Z">
              <w:r>
                <w:rPr>
                  <w:rFonts w:eastAsia="Times New Roman" w:cs="Arial"/>
                  <w:color w:val="FFFFFF"/>
                  <w:sz w:val="16"/>
                  <w:szCs w:val="16"/>
                </w:rPr>
                <w:t>1.08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C55BCCA" w14:textId="77777777" w:rsidR="00AC4387" w:rsidRPr="005A3273" w:rsidRDefault="00AC4387" w:rsidP="00E61175">
            <w:pPr>
              <w:spacing w:after="0"/>
              <w:jc w:val="center"/>
              <w:rPr>
                <w:moveTo w:id="4028" w:author="Sean de Noronha | DRG" w:date="2026-09-25T15:37:00Z" w16du:dateUtc="2026-09-25T13:37:00Z"/>
                <w:rFonts w:eastAsia="Times New Roman" w:cs="Arial"/>
                <w:color w:val="173753"/>
                <w:sz w:val="16"/>
                <w:szCs w:val="16"/>
              </w:rPr>
            </w:pPr>
            <w:moveTo w:id="4029" w:author="Sean de Noronha | DRG" w:date="2026-09-25T15:37:00Z" w16du:dateUtc="2026-09-25T13:37:00Z">
              <w:r>
                <w:rPr>
                  <w:rFonts w:eastAsia="Times New Roman" w:cs="Arial"/>
                  <w:color w:val="173753"/>
                  <w:sz w:val="16"/>
                  <w:szCs w:val="16"/>
                </w:rPr>
                <w:t>0.88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20385246" w14:textId="77777777" w:rsidR="00AC4387" w:rsidRPr="005A3273" w:rsidRDefault="00AC4387" w:rsidP="00E61175">
            <w:pPr>
              <w:spacing w:after="0"/>
              <w:jc w:val="center"/>
              <w:rPr>
                <w:moveTo w:id="4030" w:author="Sean de Noronha | DRG" w:date="2026-09-25T15:37:00Z" w16du:dateUtc="2026-09-25T13:37:00Z"/>
                <w:rFonts w:eastAsia="Times New Roman" w:cs="Arial"/>
                <w:color w:val="173753"/>
                <w:sz w:val="16"/>
                <w:szCs w:val="16"/>
              </w:rPr>
            </w:pPr>
            <w:moveTo w:id="4031" w:author="Sean de Noronha | DRG" w:date="2026-09-25T15:37:00Z" w16du:dateUtc="2026-09-25T13:37:00Z">
              <w:r>
                <w:rPr>
                  <w:rFonts w:eastAsia="Times New Roman" w:cs="Arial"/>
                  <w:color w:val="173753"/>
                  <w:sz w:val="16"/>
                  <w:szCs w:val="16"/>
                </w:rPr>
                <w:t>0.87 T</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2BB90672" w14:textId="77777777" w:rsidR="00AC4387" w:rsidRPr="005A3273" w:rsidRDefault="00AC4387" w:rsidP="00E61175">
            <w:pPr>
              <w:spacing w:after="0"/>
              <w:jc w:val="center"/>
              <w:rPr>
                <w:moveTo w:id="4032" w:author="Sean de Noronha | DRG" w:date="2026-09-25T15:37:00Z" w16du:dateUtc="2026-09-25T13:37:00Z"/>
                <w:rFonts w:eastAsia="Times New Roman" w:cs="Arial"/>
                <w:color w:val="173753"/>
                <w:sz w:val="16"/>
                <w:szCs w:val="16"/>
              </w:rPr>
            </w:pPr>
            <w:moveTo w:id="4033" w:author="Sean de Noronha | DRG" w:date="2026-09-25T15:37:00Z" w16du:dateUtc="2026-09-25T13:37:00Z">
              <w:r>
                <w:rPr>
                  <w:rFonts w:eastAsia="Times New Roman" w:cs="Arial"/>
                  <w:color w:val="173753"/>
                  <w:sz w:val="16"/>
                  <w:szCs w:val="16"/>
                </w:rPr>
                <w:t>0.90 U</w:t>
              </w:r>
            </w:moveTo>
          </w:p>
        </w:tc>
      </w:tr>
      <w:tr w:rsidR="00AC4387" w:rsidRPr="005A3273" w14:paraId="763FAB12"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1D594745" w14:textId="77777777" w:rsidR="00AC4387" w:rsidRPr="005A3273" w:rsidRDefault="00AC4387" w:rsidP="00E61175">
            <w:pPr>
              <w:spacing w:after="0"/>
              <w:jc w:val="center"/>
              <w:rPr>
                <w:moveTo w:id="4034" w:author="Sean de Noronha | DRG" w:date="2026-09-25T15:37:00Z" w16du:dateUtc="2026-09-25T13:37:00Z"/>
                <w:rFonts w:eastAsia="Times New Roman" w:cs="Arial"/>
                <w:b/>
                <w:bCs/>
                <w:sz w:val="16"/>
                <w:szCs w:val="16"/>
              </w:rPr>
            </w:pPr>
            <w:moveTo w:id="4035" w:author="Sean de Noronha | DRG" w:date="2026-09-25T15:37:00Z" w16du:dateUtc="2026-09-25T13:37:00Z">
              <w:r>
                <w:rPr>
                  <w:rFonts w:eastAsia="Times New Roman" w:cs="Arial"/>
                  <w:b/>
                  <w:bCs/>
                  <w:sz w:val="16"/>
                  <w:szCs w:val="16"/>
                </w:rPr>
                <w:t>30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050FF0E5" w14:textId="77777777" w:rsidR="00AC4387" w:rsidRPr="005A3273" w:rsidRDefault="00AC4387" w:rsidP="00E61175">
            <w:pPr>
              <w:spacing w:after="0"/>
              <w:jc w:val="center"/>
              <w:rPr>
                <w:moveTo w:id="4036" w:author="Sean de Noronha | DRG" w:date="2026-09-25T15:37:00Z" w16du:dateUtc="2026-09-25T13:37:00Z"/>
                <w:rFonts w:eastAsia="Times New Roman" w:cs="Arial"/>
                <w:color w:val="FFFFFF"/>
                <w:sz w:val="16"/>
                <w:szCs w:val="16"/>
              </w:rPr>
            </w:pPr>
            <w:moveTo w:id="4037" w:author="Sean de Noronha | DRG" w:date="2026-09-25T15:37:00Z" w16du:dateUtc="2026-09-25T13:37:00Z">
              <w:r>
                <w:rPr>
                  <w:rFonts w:eastAsia="Times New Roman" w:cs="Arial"/>
                  <w:color w:val="FFFFFF"/>
                  <w:sz w:val="16"/>
                  <w:szCs w:val="16"/>
                </w:rPr>
                <w:t>0.55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F9937F7" w14:textId="77777777" w:rsidR="00AC4387" w:rsidRPr="005A3273" w:rsidRDefault="00AC4387" w:rsidP="00E61175">
            <w:pPr>
              <w:spacing w:after="0"/>
              <w:jc w:val="center"/>
              <w:rPr>
                <w:moveTo w:id="4038" w:author="Sean de Noronha | DRG" w:date="2026-09-25T15:37:00Z" w16du:dateUtc="2026-09-25T13:37:00Z"/>
                <w:rFonts w:eastAsia="Times New Roman" w:cs="Arial"/>
                <w:color w:val="173753"/>
                <w:sz w:val="16"/>
                <w:szCs w:val="16"/>
              </w:rPr>
            </w:pPr>
            <w:moveTo w:id="4039" w:author="Sean de Noronha | DRG" w:date="2026-09-25T15:37:00Z" w16du:dateUtc="2026-09-25T13:37:00Z">
              <w:r>
                <w:rPr>
                  <w:rFonts w:eastAsia="Times New Roman" w:cs="Arial"/>
                  <w:color w:val="173753"/>
                  <w:sz w:val="16"/>
                  <w:szCs w:val="16"/>
                </w:rPr>
                <w:t>0.81 L</w:t>
              </w:r>
            </w:moveTo>
          </w:p>
        </w:tc>
        <w:tc>
          <w:tcPr>
            <w:tcW w:w="1296" w:type="dxa"/>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4404D01A" w14:textId="77777777" w:rsidR="00AC4387" w:rsidRPr="005A3273" w:rsidRDefault="00AC4387" w:rsidP="00E61175">
            <w:pPr>
              <w:spacing w:after="0"/>
              <w:jc w:val="center"/>
              <w:rPr>
                <w:moveTo w:id="4040" w:author="Sean de Noronha | DRG" w:date="2026-09-25T15:37:00Z" w16du:dateUtc="2026-09-25T13:37:00Z"/>
                <w:rFonts w:eastAsia="Times New Roman" w:cs="Arial"/>
                <w:color w:val="FFFFFF"/>
                <w:sz w:val="16"/>
                <w:szCs w:val="16"/>
              </w:rPr>
            </w:pPr>
            <w:moveTo w:id="4041" w:author="Sean de Noronha | DRG" w:date="2026-09-25T15:37:00Z" w16du:dateUtc="2026-09-25T13:37:00Z">
              <w:r>
                <w:rPr>
                  <w:rFonts w:eastAsia="Times New Roman" w:cs="Arial"/>
                  <w:color w:val="FFFFFF"/>
                  <w:sz w:val="16"/>
                  <w:szCs w:val="16"/>
                </w:rPr>
                <w:t>1.10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7B05954" w14:textId="77777777" w:rsidR="00AC4387" w:rsidRPr="005A3273" w:rsidRDefault="00AC4387" w:rsidP="00E61175">
            <w:pPr>
              <w:spacing w:after="0"/>
              <w:jc w:val="center"/>
              <w:rPr>
                <w:moveTo w:id="4042" w:author="Sean de Noronha | DRG" w:date="2026-09-25T15:37:00Z" w16du:dateUtc="2026-09-25T13:37:00Z"/>
                <w:rFonts w:eastAsia="Times New Roman" w:cs="Arial"/>
                <w:color w:val="173753"/>
                <w:sz w:val="16"/>
                <w:szCs w:val="16"/>
              </w:rPr>
            </w:pPr>
            <w:moveTo w:id="4043" w:author="Sean de Noronha | DRG" w:date="2026-09-25T15:37:00Z" w16du:dateUtc="2026-09-25T13:37:00Z">
              <w:r>
                <w:rPr>
                  <w:rFonts w:eastAsia="Times New Roman" w:cs="Arial"/>
                  <w:color w:val="173753"/>
                  <w:sz w:val="16"/>
                  <w:szCs w:val="16"/>
                </w:rPr>
                <w:t>0.90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35FA3DD" w14:textId="77777777" w:rsidR="00AC4387" w:rsidRPr="005A3273" w:rsidRDefault="00AC4387" w:rsidP="00E61175">
            <w:pPr>
              <w:spacing w:after="0"/>
              <w:jc w:val="center"/>
              <w:rPr>
                <w:moveTo w:id="4044" w:author="Sean de Noronha | DRG" w:date="2026-09-25T15:37:00Z" w16du:dateUtc="2026-09-25T13:37:00Z"/>
                <w:rFonts w:eastAsia="Times New Roman" w:cs="Arial"/>
                <w:color w:val="173753"/>
                <w:sz w:val="16"/>
                <w:szCs w:val="16"/>
              </w:rPr>
            </w:pPr>
            <w:moveTo w:id="4045" w:author="Sean de Noronha | DRG" w:date="2026-09-25T15:37:00Z" w16du:dateUtc="2026-09-25T13:37:00Z">
              <w:r>
                <w:rPr>
                  <w:rFonts w:eastAsia="Times New Roman" w:cs="Arial"/>
                  <w:color w:val="173753"/>
                  <w:sz w:val="16"/>
                  <w:szCs w:val="16"/>
                </w:rPr>
                <w:t>0.87 T</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571E1F8A" w14:textId="77777777" w:rsidR="00AC4387" w:rsidRPr="005A3273" w:rsidRDefault="00AC4387" w:rsidP="00E61175">
            <w:pPr>
              <w:spacing w:after="0"/>
              <w:jc w:val="center"/>
              <w:rPr>
                <w:moveTo w:id="4046" w:author="Sean de Noronha | DRG" w:date="2026-09-25T15:37:00Z" w16du:dateUtc="2026-09-25T13:37:00Z"/>
                <w:rFonts w:eastAsia="Times New Roman" w:cs="Arial"/>
                <w:color w:val="173753"/>
                <w:sz w:val="16"/>
                <w:szCs w:val="16"/>
              </w:rPr>
            </w:pPr>
            <w:moveTo w:id="4047" w:author="Sean de Noronha | DRG" w:date="2026-09-25T15:37:00Z" w16du:dateUtc="2026-09-25T13:37:00Z">
              <w:r>
                <w:rPr>
                  <w:rFonts w:eastAsia="Times New Roman" w:cs="Arial"/>
                  <w:color w:val="173753"/>
                  <w:sz w:val="16"/>
                  <w:szCs w:val="16"/>
                </w:rPr>
                <w:t>0.90 U</w:t>
              </w:r>
            </w:moveTo>
          </w:p>
        </w:tc>
      </w:tr>
      <w:tr w:rsidR="00AC4387" w:rsidRPr="005A3273" w14:paraId="172D1673"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0392B918" w14:textId="77777777" w:rsidR="00AC4387" w:rsidRPr="005A3273" w:rsidRDefault="00AC4387" w:rsidP="00E61175">
            <w:pPr>
              <w:spacing w:after="0"/>
              <w:jc w:val="center"/>
              <w:rPr>
                <w:moveTo w:id="4048" w:author="Sean de Noronha | DRG" w:date="2026-09-25T15:37:00Z" w16du:dateUtc="2026-09-25T13:37:00Z"/>
                <w:rFonts w:eastAsia="Times New Roman" w:cs="Arial"/>
                <w:b/>
                <w:bCs/>
                <w:sz w:val="16"/>
                <w:szCs w:val="16"/>
              </w:rPr>
            </w:pPr>
            <w:moveTo w:id="4049" w:author="Sean de Noronha | DRG" w:date="2026-09-25T15:37:00Z" w16du:dateUtc="2026-09-25T13:37:00Z">
              <w:r>
                <w:rPr>
                  <w:rFonts w:eastAsia="Times New Roman" w:cs="Arial"/>
                  <w:b/>
                  <w:bCs/>
                  <w:sz w:val="16"/>
                  <w:szCs w:val="16"/>
                </w:rPr>
                <w:t>35</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2ED38265" w14:textId="77777777" w:rsidR="00AC4387" w:rsidRPr="005A3273" w:rsidRDefault="00AC4387" w:rsidP="00E61175">
            <w:pPr>
              <w:spacing w:after="0"/>
              <w:jc w:val="center"/>
              <w:rPr>
                <w:moveTo w:id="4050" w:author="Sean de Noronha | DRG" w:date="2026-09-25T15:37:00Z" w16du:dateUtc="2026-09-25T13:37:00Z"/>
                <w:rFonts w:eastAsia="Times New Roman" w:cs="Arial"/>
                <w:color w:val="FFFFFF"/>
                <w:sz w:val="16"/>
                <w:szCs w:val="16"/>
              </w:rPr>
            </w:pPr>
            <w:moveTo w:id="4051" w:author="Sean de Noronha | DRG" w:date="2026-09-25T15:37:00Z" w16du:dateUtc="2026-09-25T13:37:00Z">
              <w:r>
                <w:rPr>
                  <w:rFonts w:eastAsia="Times New Roman" w:cs="Arial"/>
                  <w:color w:val="FFFFFF"/>
                  <w:sz w:val="16"/>
                  <w:szCs w:val="16"/>
                </w:rPr>
                <w:t>0.51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33E2AC5" w14:textId="77777777" w:rsidR="00AC4387" w:rsidRPr="005A3273" w:rsidRDefault="00AC4387" w:rsidP="00E61175">
            <w:pPr>
              <w:spacing w:after="0"/>
              <w:jc w:val="center"/>
              <w:rPr>
                <w:moveTo w:id="4052" w:author="Sean de Noronha | DRG" w:date="2026-09-25T15:37:00Z" w16du:dateUtc="2026-09-25T13:37:00Z"/>
                <w:rFonts w:eastAsia="Times New Roman" w:cs="Arial"/>
                <w:color w:val="173753"/>
                <w:sz w:val="16"/>
                <w:szCs w:val="16"/>
              </w:rPr>
            </w:pPr>
            <w:moveTo w:id="4053" w:author="Sean de Noronha | DRG" w:date="2026-09-25T15:37:00Z" w16du:dateUtc="2026-09-25T13:37:00Z">
              <w:r>
                <w:rPr>
                  <w:rFonts w:eastAsia="Times New Roman" w:cs="Arial"/>
                  <w:color w:val="173753"/>
                  <w:sz w:val="16"/>
                  <w:szCs w:val="16"/>
                </w:rPr>
                <w:t>0.76 L</w:t>
              </w:r>
            </w:moveTo>
          </w:p>
        </w:tc>
        <w:tc>
          <w:tcPr>
            <w:tcW w:w="1296" w:type="dxa"/>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02FB8563" w14:textId="77777777" w:rsidR="00AC4387" w:rsidRPr="005A3273" w:rsidRDefault="00AC4387" w:rsidP="00E61175">
            <w:pPr>
              <w:spacing w:after="0"/>
              <w:jc w:val="center"/>
              <w:rPr>
                <w:moveTo w:id="4054" w:author="Sean de Noronha | DRG" w:date="2026-09-25T15:37:00Z" w16du:dateUtc="2026-09-25T13:37:00Z"/>
                <w:rFonts w:eastAsia="Times New Roman" w:cs="Arial"/>
                <w:color w:val="FFFFFF"/>
                <w:sz w:val="16"/>
                <w:szCs w:val="16"/>
              </w:rPr>
            </w:pPr>
            <w:moveTo w:id="4055" w:author="Sean de Noronha | DRG" w:date="2026-09-25T15:37:00Z" w16du:dateUtc="2026-09-25T13:37:00Z">
              <w:r>
                <w:rPr>
                  <w:rFonts w:eastAsia="Times New Roman" w:cs="Arial"/>
                  <w:color w:val="FFFFFF"/>
                  <w:sz w:val="16"/>
                  <w:szCs w:val="16"/>
                </w:rPr>
                <w:t>1.06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638D4D4" w14:textId="77777777" w:rsidR="00AC4387" w:rsidRPr="005A3273" w:rsidRDefault="00AC4387" w:rsidP="00E61175">
            <w:pPr>
              <w:spacing w:after="0"/>
              <w:jc w:val="center"/>
              <w:rPr>
                <w:moveTo w:id="4056" w:author="Sean de Noronha | DRG" w:date="2026-09-25T15:37:00Z" w16du:dateUtc="2026-09-25T13:37:00Z"/>
                <w:rFonts w:eastAsia="Times New Roman" w:cs="Arial"/>
                <w:color w:val="173753"/>
                <w:sz w:val="16"/>
                <w:szCs w:val="16"/>
              </w:rPr>
            </w:pPr>
            <w:moveTo w:id="4057" w:author="Sean de Noronha | DRG" w:date="2026-09-25T15:37:00Z" w16du:dateUtc="2026-09-25T13:37:00Z">
              <w:r>
                <w:rPr>
                  <w:rFonts w:eastAsia="Times New Roman" w:cs="Arial"/>
                  <w:color w:val="173753"/>
                  <w:sz w:val="16"/>
                  <w:szCs w:val="16"/>
                </w:rPr>
                <w:t>0.93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D49736B" w14:textId="77777777" w:rsidR="00AC4387" w:rsidRPr="005A3273" w:rsidRDefault="00AC4387" w:rsidP="00E61175">
            <w:pPr>
              <w:spacing w:after="0"/>
              <w:jc w:val="center"/>
              <w:rPr>
                <w:moveTo w:id="4058" w:author="Sean de Noronha | DRG" w:date="2026-09-25T15:37:00Z" w16du:dateUtc="2026-09-25T13:37:00Z"/>
                <w:rFonts w:eastAsia="Times New Roman" w:cs="Arial"/>
                <w:color w:val="173753"/>
                <w:sz w:val="16"/>
                <w:szCs w:val="16"/>
              </w:rPr>
            </w:pPr>
            <w:moveTo w:id="4059" w:author="Sean de Noronha | DRG" w:date="2026-09-25T15:37:00Z" w16du:dateUtc="2026-09-25T13:37:00Z">
              <w:r>
                <w:rPr>
                  <w:rFonts w:eastAsia="Times New Roman" w:cs="Arial"/>
                  <w:color w:val="173753"/>
                  <w:sz w:val="16"/>
                  <w:szCs w:val="16"/>
                </w:rPr>
                <w:t>0.86 T</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5DDC11B" w14:textId="77777777" w:rsidR="00AC4387" w:rsidRPr="005A3273" w:rsidRDefault="00AC4387" w:rsidP="00E61175">
            <w:pPr>
              <w:spacing w:after="0"/>
              <w:jc w:val="center"/>
              <w:rPr>
                <w:moveTo w:id="4060" w:author="Sean de Noronha | DRG" w:date="2026-09-25T15:37:00Z" w16du:dateUtc="2026-09-25T13:37:00Z"/>
                <w:rFonts w:eastAsia="Times New Roman" w:cs="Arial"/>
                <w:color w:val="173753"/>
                <w:sz w:val="16"/>
                <w:szCs w:val="16"/>
              </w:rPr>
            </w:pPr>
            <w:moveTo w:id="4061" w:author="Sean de Noronha | DRG" w:date="2026-09-25T15:37:00Z" w16du:dateUtc="2026-09-25T13:37:00Z">
              <w:r>
                <w:rPr>
                  <w:rFonts w:eastAsia="Times New Roman" w:cs="Arial"/>
                  <w:color w:val="173753"/>
                  <w:sz w:val="16"/>
                  <w:szCs w:val="16"/>
                </w:rPr>
                <w:t>0.89 U</w:t>
              </w:r>
            </w:moveTo>
          </w:p>
        </w:tc>
      </w:tr>
      <w:tr w:rsidR="00AC4387" w:rsidRPr="005A3273" w14:paraId="26BE2F05"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37C2E769" w14:textId="77777777" w:rsidR="00AC4387" w:rsidRPr="005A3273" w:rsidRDefault="00AC4387" w:rsidP="00E61175">
            <w:pPr>
              <w:spacing w:after="0"/>
              <w:jc w:val="center"/>
              <w:rPr>
                <w:moveTo w:id="4062" w:author="Sean de Noronha | DRG" w:date="2026-09-25T15:37:00Z" w16du:dateUtc="2026-09-25T13:37:00Z"/>
                <w:rFonts w:eastAsia="Times New Roman" w:cs="Arial"/>
                <w:b/>
                <w:bCs/>
                <w:sz w:val="16"/>
                <w:szCs w:val="16"/>
              </w:rPr>
            </w:pPr>
            <w:moveTo w:id="4063" w:author="Sean de Noronha | DRG" w:date="2026-09-25T15:37:00Z" w16du:dateUtc="2026-09-25T13:37:00Z">
              <w:r>
                <w:rPr>
                  <w:rFonts w:eastAsia="Times New Roman" w:cs="Arial"/>
                  <w:b/>
                  <w:bCs/>
                  <w:sz w:val="16"/>
                  <w:szCs w:val="16"/>
                </w:rPr>
                <w:t>40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B34725F" w14:textId="77777777" w:rsidR="00AC4387" w:rsidRPr="005A3273" w:rsidRDefault="00AC4387" w:rsidP="00E61175">
            <w:pPr>
              <w:spacing w:after="0"/>
              <w:jc w:val="center"/>
              <w:rPr>
                <w:moveTo w:id="4064" w:author="Sean de Noronha | DRG" w:date="2026-09-25T15:37:00Z" w16du:dateUtc="2026-09-25T13:37:00Z"/>
                <w:rFonts w:eastAsia="Times New Roman" w:cs="Arial"/>
                <w:color w:val="FFFFFF"/>
                <w:sz w:val="16"/>
                <w:szCs w:val="16"/>
              </w:rPr>
            </w:pPr>
            <w:moveTo w:id="4065" w:author="Sean de Noronha | DRG" w:date="2026-09-25T15:37:00Z" w16du:dateUtc="2026-09-25T13:37:00Z">
              <w:r>
                <w:rPr>
                  <w:rFonts w:eastAsia="Times New Roman" w:cs="Arial"/>
                  <w:color w:val="FFFFFF"/>
                  <w:sz w:val="16"/>
                  <w:szCs w:val="16"/>
                </w:rPr>
                <w:t>0.48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36148E70" w14:textId="77777777" w:rsidR="00AC4387" w:rsidRPr="005A3273" w:rsidRDefault="00AC4387" w:rsidP="00E61175">
            <w:pPr>
              <w:spacing w:after="0"/>
              <w:jc w:val="center"/>
              <w:rPr>
                <w:moveTo w:id="4066" w:author="Sean de Noronha | DRG" w:date="2026-09-25T15:37:00Z" w16du:dateUtc="2026-09-25T13:37:00Z"/>
                <w:rFonts w:eastAsia="Times New Roman" w:cs="Arial"/>
                <w:color w:val="FFFFFF"/>
                <w:sz w:val="16"/>
                <w:szCs w:val="16"/>
              </w:rPr>
            </w:pPr>
            <w:moveTo w:id="4067" w:author="Sean de Noronha | DRG" w:date="2026-09-25T15:37:00Z" w16du:dateUtc="2026-09-25T13:37:00Z">
              <w:r>
                <w:rPr>
                  <w:rFonts w:eastAsia="Times New Roman" w:cs="Arial"/>
                  <w:color w:val="FFFFFF"/>
                  <w:sz w:val="16"/>
                  <w:szCs w:val="16"/>
                </w:rPr>
                <w:t>0.71 L</w:t>
              </w:r>
            </w:moveTo>
          </w:p>
        </w:tc>
        <w:tc>
          <w:tcPr>
            <w:tcW w:w="1296"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4DA9360E" w14:textId="77777777" w:rsidR="00AC4387" w:rsidRPr="005A3273" w:rsidRDefault="00AC4387" w:rsidP="00E61175">
            <w:pPr>
              <w:spacing w:after="0"/>
              <w:jc w:val="center"/>
              <w:rPr>
                <w:moveTo w:id="4068" w:author="Sean de Noronha | DRG" w:date="2026-09-25T15:37:00Z" w16du:dateUtc="2026-09-25T13:37:00Z"/>
                <w:rFonts w:eastAsia="Times New Roman" w:cs="Arial"/>
                <w:color w:val="173753"/>
                <w:sz w:val="16"/>
                <w:szCs w:val="16"/>
              </w:rPr>
            </w:pPr>
            <w:moveTo w:id="4069" w:author="Sean de Noronha | DRG" w:date="2026-09-25T15:37:00Z" w16du:dateUtc="2026-09-25T13:37:00Z">
              <w:r>
                <w:rPr>
                  <w:rFonts w:eastAsia="Times New Roman" w:cs="Arial"/>
                  <w:color w:val="173753"/>
                  <w:sz w:val="16"/>
                  <w:szCs w:val="16"/>
                </w:rPr>
                <w:t>0.99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6F8B88FB" w14:textId="77777777" w:rsidR="00AC4387" w:rsidRPr="005A3273" w:rsidRDefault="00AC4387" w:rsidP="00E61175">
            <w:pPr>
              <w:spacing w:after="0"/>
              <w:jc w:val="center"/>
              <w:rPr>
                <w:moveTo w:id="4070" w:author="Sean de Noronha | DRG" w:date="2026-09-25T15:37:00Z" w16du:dateUtc="2026-09-25T13:37:00Z"/>
                <w:rFonts w:eastAsia="Times New Roman" w:cs="Arial"/>
                <w:color w:val="173753"/>
                <w:sz w:val="16"/>
                <w:szCs w:val="16"/>
              </w:rPr>
            </w:pPr>
            <w:moveTo w:id="4071" w:author="Sean de Noronha | DRG" w:date="2026-09-25T15:37:00Z" w16du:dateUtc="2026-09-25T13:37:00Z">
              <w:r>
                <w:rPr>
                  <w:rFonts w:eastAsia="Times New Roman" w:cs="Arial"/>
                  <w:color w:val="173753"/>
                  <w:sz w:val="16"/>
                  <w:szCs w:val="16"/>
                </w:rPr>
                <w:t>0.96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5712F37A" w14:textId="77777777" w:rsidR="00AC4387" w:rsidRPr="005A3273" w:rsidRDefault="00AC4387" w:rsidP="00E61175">
            <w:pPr>
              <w:spacing w:after="0"/>
              <w:jc w:val="center"/>
              <w:rPr>
                <w:moveTo w:id="4072" w:author="Sean de Noronha | DRG" w:date="2026-09-25T15:37:00Z" w16du:dateUtc="2026-09-25T13:37:00Z"/>
                <w:rFonts w:eastAsia="Times New Roman" w:cs="Arial"/>
                <w:color w:val="173753"/>
                <w:sz w:val="16"/>
                <w:szCs w:val="16"/>
              </w:rPr>
            </w:pPr>
            <w:moveTo w:id="4073" w:author="Sean de Noronha | DRG" w:date="2026-09-25T15:37:00Z" w16du:dateUtc="2026-09-25T13:37:00Z">
              <w:r>
                <w:rPr>
                  <w:rFonts w:eastAsia="Times New Roman" w:cs="Arial"/>
                  <w:color w:val="173753"/>
                  <w:sz w:val="16"/>
                  <w:szCs w:val="16"/>
                </w:rPr>
                <w:t>0.87 T</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0D13778D" w14:textId="77777777" w:rsidR="00AC4387" w:rsidRPr="005A3273" w:rsidRDefault="00AC4387" w:rsidP="00E61175">
            <w:pPr>
              <w:spacing w:after="0"/>
              <w:jc w:val="center"/>
              <w:rPr>
                <w:moveTo w:id="4074" w:author="Sean de Noronha | DRG" w:date="2026-09-25T15:37:00Z" w16du:dateUtc="2026-09-25T13:37:00Z"/>
                <w:rFonts w:eastAsia="Times New Roman" w:cs="Arial"/>
                <w:color w:val="173753"/>
                <w:sz w:val="16"/>
                <w:szCs w:val="16"/>
              </w:rPr>
            </w:pPr>
            <w:moveTo w:id="4075" w:author="Sean de Noronha | DRG" w:date="2026-09-25T15:37:00Z" w16du:dateUtc="2026-09-25T13:37:00Z">
              <w:r>
                <w:rPr>
                  <w:rFonts w:eastAsia="Times New Roman" w:cs="Arial"/>
                  <w:color w:val="173753"/>
                  <w:sz w:val="16"/>
                  <w:szCs w:val="16"/>
                </w:rPr>
                <w:t>0.89 U</w:t>
              </w:r>
            </w:moveTo>
          </w:p>
        </w:tc>
      </w:tr>
      <w:tr w:rsidR="00AC4387" w:rsidRPr="005A3273" w14:paraId="0C262826"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691E99FF" w14:textId="77777777" w:rsidR="00AC4387" w:rsidRPr="005A3273" w:rsidRDefault="00AC4387" w:rsidP="00E61175">
            <w:pPr>
              <w:spacing w:after="0"/>
              <w:jc w:val="center"/>
              <w:rPr>
                <w:moveTo w:id="4076" w:author="Sean de Noronha | DRG" w:date="2026-09-25T15:37:00Z" w16du:dateUtc="2026-09-25T13:37:00Z"/>
                <w:rFonts w:eastAsia="Times New Roman" w:cs="Arial"/>
                <w:b/>
                <w:bCs/>
                <w:sz w:val="16"/>
                <w:szCs w:val="16"/>
              </w:rPr>
            </w:pPr>
            <w:moveTo w:id="4077" w:author="Sean de Noronha | DRG" w:date="2026-09-25T15:37:00Z" w16du:dateUtc="2026-09-25T13:37:00Z">
              <w:r>
                <w:rPr>
                  <w:rFonts w:eastAsia="Times New Roman" w:cs="Arial"/>
                  <w:b/>
                  <w:bCs/>
                  <w:sz w:val="16"/>
                  <w:szCs w:val="16"/>
                </w:rPr>
                <w:t>45</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5606BAE7" w14:textId="77777777" w:rsidR="00AC4387" w:rsidRPr="005A3273" w:rsidRDefault="00AC4387" w:rsidP="00E61175">
            <w:pPr>
              <w:spacing w:after="0"/>
              <w:jc w:val="center"/>
              <w:rPr>
                <w:moveTo w:id="4078" w:author="Sean de Noronha | DRG" w:date="2026-09-25T15:37:00Z" w16du:dateUtc="2026-09-25T13:37:00Z"/>
                <w:rFonts w:eastAsia="Times New Roman" w:cs="Arial"/>
                <w:color w:val="FFFFFF"/>
                <w:sz w:val="16"/>
                <w:szCs w:val="16"/>
              </w:rPr>
            </w:pPr>
            <w:moveTo w:id="4079" w:author="Sean de Noronha | DRG" w:date="2026-09-25T15:37:00Z" w16du:dateUtc="2026-09-25T13:37:00Z">
              <w:r>
                <w:rPr>
                  <w:rFonts w:eastAsia="Times New Roman" w:cs="Arial"/>
                  <w:color w:val="FFFFFF"/>
                  <w:sz w:val="16"/>
                  <w:szCs w:val="16"/>
                </w:rPr>
                <w:t>0.46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5B3D2601" w14:textId="77777777" w:rsidR="00AC4387" w:rsidRPr="005A3273" w:rsidRDefault="00AC4387" w:rsidP="00E61175">
            <w:pPr>
              <w:spacing w:after="0"/>
              <w:jc w:val="center"/>
              <w:rPr>
                <w:moveTo w:id="4080" w:author="Sean de Noronha | DRG" w:date="2026-09-25T15:37:00Z" w16du:dateUtc="2026-09-25T13:37:00Z"/>
                <w:rFonts w:eastAsia="Times New Roman" w:cs="Arial"/>
                <w:color w:val="FFFFFF"/>
                <w:sz w:val="16"/>
                <w:szCs w:val="16"/>
              </w:rPr>
            </w:pPr>
            <w:moveTo w:id="4081" w:author="Sean de Noronha | DRG" w:date="2026-09-25T15:37:00Z" w16du:dateUtc="2026-09-25T13:37:00Z">
              <w:r>
                <w:rPr>
                  <w:rFonts w:eastAsia="Times New Roman" w:cs="Arial"/>
                  <w:color w:val="FFFFFF"/>
                  <w:sz w:val="16"/>
                  <w:szCs w:val="16"/>
                </w:rPr>
                <w:t>0.68 L</w:t>
              </w:r>
            </w:moveTo>
          </w:p>
        </w:tc>
        <w:tc>
          <w:tcPr>
            <w:tcW w:w="1296" w:type="dxa"/>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53E7D864" w14:textId="77777777" w:rsidR="00AC4387" w:rsidRPr="005A3273" w:rsidRDefault="00AC4387" w:rsidP="00E61175">
            <w:pPr>
              <w:spacing w:after="0"/>
              <w:jc w:val="center"/>
              <w:rPr>
                <w:moveTo w:id="4082" w:author="Sean de Noronha | DRG" w:date="2026-09-25T15:37:00Z" w16du:dateUtc="2026-09-25T13:37:00Z"/>
                <w:rFonts w:eastAsia="Times New Roman" w:cs="Arial"/>
                <w:color w:val="173753"/>
                <w:sz w:val="16"/>
                <w:szCs w:val="16"/>
              </w:rPr>
            </w:pPr>
            <w:moveTo w:id="4083" w:author="Sean de Noronha | DRG" w:date="2026-09-25T15:37:00Z" w16du:dateUtc="2026-09-25T13:37:00Z">
              <w:r>
                <w:rPr>
                  <w:rFonts w:eastAsia="Times New Roman" w:cs="Arial"/>
                  <w:color w:val="173753"/>
                  <w:sz w:val="16"/>
                  <w:szCs w:val="16"/>
                </w:rPr>
                <w:t>0.94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06560FA" w14:textId="77777777" w:rsidR="00AC4387" w:rsidRPr="005A3273" w:rsidRDefault="00AC4387" w:rsidP="00E61175">
            <w:pPr>
              <w:spacing w:after="0"/>
              <w:jc w:val="center"/>
              <w:rPr>
                <w:moveTo w:id="4084" w:author="Sean de Noronha | DRG" w:date="2026-09-25T15:37:00Z" w16du:dateUtc="2026-09-25T13:37:00Z"/>
                <w:rFonts w:eastAsia="Times New Roman" w:cs="Arial"/>
                <w:color w:val="173753"/>
                <w:sz w:val="16"/>
                <w:szCs w:val="16"/>
              </w:rPr>
            </w:pPr>
            <w:moveTo w:id="4085" w:author="Sean de Noronha | DRG" w:date="2026-09-25T15:37:00Z" w16du:dateUtc="2026-09-25T13:37:00Z">
              <w:r>
                <w:rPr>
                  <w:rFonts w:eastAsia="Times New Roman" w:cs="Arial"/>
                  <w:color w:val="173753"/>
                  <w:sz w:val="16"/>
                  <w:szCs w:val="16"/>
                </w:rPr>
                <w:t>1.00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C4618D5" w14:textId="77777777" w:rsidR="00AC4387" w:rsidRPr="005A3273" w:rsidRDefault="00AC4387" w:rsidP="00E61175">
            <w:pPr>
              <w:spacing w:after="0"/>
              <w:jc w:val="center"/>
              <w:rPr>
                <w:moveTo w:id="4086" w:author="Sean de Noronha | DRG" w:date="2026-09-25T15:37:00Z" w16du:dateUtc="2026-09-25T13:37:00Z"/>
                <w:rFonts w:eastAsia="Times New Roman" w:cs="Arial"/>
                <w:color w:val="173753"/>
                <w:sz w:val="16"/>
                <w:szCs w:val="16"/>
              </w:rPr>
            </w:pPr>
            <w:moveTo w:id="4087" w:author="Sean de Noronha | DRG" w:date="2026-09-25T15:37:00Z" w16du:dateUtc="2026-09-25T13:37:00Z">
              <w:r>
                <w:rPr>
                  <w:rFonts w:eastAsia="Times New Roman" w:cs="Arial"/>
                  <w:color w:val="173753"/>
                  <w:sz w:val="16"/>
                  <w:szCs w:val="16"/>
                </w:rPr>
                <w:t>0.89 T</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8337E32" w14:textId="77777777" w:rsidR="00AC4387" w:rsidRPr="005A3273" w:rsidRDefault="00AC4387" w:rsidP="00E61175">
            <w:pPr>
              <w:spacing w:after="0"/>
              <w:jc w:val="center"/>
              <w:rPr>
                <w:moveTo w:id="4088" w:author="Sean de Noronha | DRG" w:date="2026-09-25T15:37:00Z" w16du:dateUtc="2026-09-25T13:37:00Z"/>
                <w:rFonts w:eastAsia="Times New Roman" w:cs="Arial"/>
                <w:color w:val="173753"/>
                <w:sz w:val="16"/>
                <w:szCs w:val="16"/>
              </w:rPr>
            </w:pPr>
            <w:moveTo w:id="4089" w:author="Sean de Noronha | DRG" w:date="2026-09-25T15:37:00Z" w16du:dateUtc="2026-09-25T13:37:00Z">
              <w:r>
                <w:rPr>
                  <w:rFonts w:eastAsia="Times New Roman" w:cs="Arial"/>
                  <w:color w:val="173753"/>
                  <w:sz w:val="16"/>
                  <w:szCs w:val="16"/>
                </w:rPr>
                <w:t>0.88 U</w:t>
              </w:r>
            </w:moveTo>
          </w:p>
        </w:tc>
      </w:tr>
      <w:tr w:rsidR="00AC4387" w:rsidRPr="005A3273" w14:paraId="7F438576"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2EDEEE7B" w14:textId="77777777" w:rsidR="00AC4387" w:rsidRPr="005A3273" w:rsidRDefault="00AC4387" w:rsidP="00E61175">
            <w:pPr>
              <w:spacing w:after="0"/>
              <w:jc w:val="center"/>
              <w:rPr>
                <w:moveTo w:id="4090" w:author="Sean de Noronha | DRG" w:date="2026-09-25T15:37:00Z" w16du:dateUtc="2026-09-25T13:37:00Z"/>
                <w:rFonts w:eastAsia="Times New Roman" w:cs="Arial"/>
                <w:b/>
                <w:bCs/>
                <w:sz w:val="16"/>
                <w:szCs w:val="16"/>
              </w:rPr>
            </w:pPr>
            <w:moveTo w:id="4091" w:author="Sean de Noronha | DRG" w:date="2026-09-25T15:37:00Z" w16du:dateUtc="2026-09-25T13:37:00Z">
              <w:r>
                <w:rPr>
                  <w:rFonts w:eastAsia="Times New Roman" w:cs="Arial"/>
                  <w:b/>
                  <w:bCs/>
                  <w:sz w:val="16"/>
                  <w:szCs w:val="16"/>
                </w:rPr>
                <w:t>50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396FB2C2" w14:textId="77777777" w:rsidR="00AC4387" w:rsidRPr="005A3273" w:rsidRDefault="00AC4387" w:rsidP="00E61175">
            <w:pPr>
              <w:spacing w:after="0"/>
              <w:jc w:val="center"/>
              <w:rPr>
                <w:moveTo w:id="4092" w:author="Sean de Noronha | DRG" w:date="2026-09-25T15:37:00Z" w16du:dateUtc="2026-09-25T13:37:00Z"/>
                <w:rFonts w:eastAsia="Times New Roman" w:cs="Arial"/>
                <w:color w:val="FFFFFF"/>
                <w:sz w:val="16"/>
                <w:szCs w:val="16"/>
              </w:rPr>
            </w:pPr>
            <w:moveTo w:id="4093" w:author="Sean de Noronha | DRG" w:date="2026-09-25T15:37:00Z" w16du:dateUtc="2026-09-25T13:37:00Z">
              <w:r>
                <w:rPr>
                  <w:rFonts w:eastAsia="Times New Roman" w:cs="Arial"/>
                  <w:color w:val="FFFFFF"/>
                  <w:sz w:val="16"/>
                  <w:szCs w:val="16"/>
                </w:rPr>
                <w:t>0.44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0D29A0A9" w14:textId="77777777" w:rsidR="00AC4387" w:rsidRPr="005A3273" w:rsidRDefault="00AC4387" w:rsidP="00E61175">
            <w:pPr>
              <w:spacing w:after="0"/>
              <w:jc w:val="center"/>
              <w:rPr>
                <w:moveTo w:id="4094" w:author="Sean de Noronha | DRG" w:date="2026-09-25T15:37:00Z" w16du:dateUtc="2026-09-25T13:37:00Z"/>
                <w:rFonts w:eastAsia="Times New Roman" w:cs="Arial"/>
                <w:color w:val="FFFFFF"/>
                <w:sz w:val="16"/>
                <w:szCs w:val="16"/>
              </w:rPr>
            </w:pPr>
            <w:moveTo w:id="4095" w:author="Sean de Noronha | DRG" w:date="2026-09-25T15:37:00Z" w16du:dateUtc="2026-09-25T13:37:00Z">
              <w:r>
                <w:rPr>
                  <w:rFonts w:eastAsia="Times New Roman" w:cs="Arial"/>
                  <w:color w:val="FFFFFF"/>
                  <w:sz w:val="16"/>
                  <w:szCs w:val="16"/>
                </w:rPr>
                <w:t>0.64 L</w:t>
              </w:r>
            </w:moveTo>
          </w:p>
        </w:tc>
        <w:tc>
          <w:tcPr>
            <w:tcW w:w="1296"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1052141" w14:textId="77777777" w:rsidR="00AC4387" w:rsidRPr="005A3273" w:rsidRDefault="00AC4387" w:rsidP="00E61175">
            <w:pPr>
              <w:spacing w:after="0"/>
              <w:jc w:val="center"/>
              <w:rPr>
                <w:moveTo w:id="4096" w:author="Sean de Noronha | DRG" w:date="2026-09-25T15:37:00Z" w16du:dateUtc="2026-09-25T13:37:00Z"/>
                <w:rFonts w:eastAsia="Times New Roman" w:cs="Arial"/>
                <w:color w:val="173753"/>
                <w:sz w:val="16"/>
                <w:szCs w:val="16"/>
              </w:rPr>
            </w:pPr>
            <w:moveTo w:id="4097" w:author="Sean de Noronha | DRG" w:date="2026-09-25T15:37:00Z" w16du:dateUtc="2026-09-25T13:37:00Z">
              <w:r>
                <w:rPr>
                  <w:rFonts w:eastAsia="Times New Roman" w:cs="Arial"/>
                  <w:color w:val="173753"/>
                  <w:sz w:val="16"/>
                  <w:szCs w:val="16"/>
                </w:rPr>
                <w:t>0.90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0CD97463" w14:textId="77777777" w:rsidR="00AC4387" w:rsidRPr="005A3273" w:rsidRDefault="00AC4387" w:rsidP="00E61175">
            <w:pPr>
              <w:spacing w:after="0"/>
              <w:jc w:val="center"/>
              <w:rPr>
                <w:moveTo w:id="4098" w:author="Sean de Noronha | DRG" w:date="2026-09-25T15:37:00Z" w16du:dateUtc="2026-09-25T13:37:00Z"/>
                <w:rFonts w:eastAsia="Times New Roman" w:cs="Arial"/>
                <w:color w:val="173753"/>
                <w:sz w:val="16"/>
                <w:szCs w:val="16"/>
              </w:rPr>
            </w:pPr>
            <w:moveTo w:id="4099" w:author="Sean de Noronha | DRG" w:date="2026-09-25T15:37:00Z" w16du:dateUtc="2026-09-25T13:37:00Z">
              <w:r>
                <w:rPr>
                  <w:rFonts w:eastAsia="Times New Roman" w:cs="Arial"/>
                  <w:color w:val="173753"/>
                  <w:sz w:val="16"/>
                  <w:szCs w:val="16"/>
                </w:rPr>
                <w:t>1.02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D52AF2B" w14:textId="77777777" w:rsidR="00AC4387" w:rsidRPr="005A3273" w:rsidRDefault="00AC4387" w:rsidP="00E61175">
            <w:pPr>
              <w:spacing w:after="0"/>
              <w:jc w:val="center"/>
              <w:rPr>
                <w:moveTo w:id="4100" w:author="Sean de Noronha | DRG" w:date="2026-09-25T15:37:00Z" w16du:dateUtc="2026-09-25T13:37:00Z"/>
                <w:rFonts w:eastAsia="Times New Roman" w:cs="Arial"/>
                <w:color w:val="173753"/>
                <w:sz w:val="16"/>
                <w:szCs w:val="16"/>
              </w:rPr>
            </w:pPr>
            <w:moveTo w:id="4101" w:author="Sean de Noronha | DRG" w:date="2026-09-25T15:37:00Z" w16du:dateUtc="2026-09-25T13:37:00Z">
              <w:r>
                <w:rPr>
                  <w:rFonts w:eastAsia="Times New Roman" w:cs="Arial"/>
                  <w:color w:val="173753"/>
                  <w:sz w:val="16"/>
                  <w:szCs w:val="16"/>
                </w:rPr>
                <w:t>0.91 T</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816B6C0" w14:textId="77777777" w:rsidR="00AC4387" w:rsidRPr="005A3273" w:rsidRDefault="00AC4387" w:rsidP="00E61175">
            <w:pPr>
              <w:spacing w:after="0"/>
              <w:jc w:val="center"/>
              <w:rPr>
                <w:moveTo w:id="4102" w:author="Sean de Noronha | DRG" w:date="2026-09-25T15:37:00Z" w16du:dateUtc="2026-09-25T13:37:00Z"/>
                <w:rFonts w:eastAsia="Times New Roman" w:cs="Arial"/>
                <w:color w:val="173753"/>
                <w:sz w:val="16"/>
                <w:szCs w:val="16"/>
              </w:rPr>
            </w:pPr>
            <w:moveTo w:id="4103" w:author="Sean de Noronha | DRG" w:date="2026-09-25T15:37:00Z" w16du:dateUtc="2026-09-25T13:37:00Z">
              <w:r>
                <w:rPr>
                  <w:rFonts w:eastAsia="Times New Roman" w:cs="Arial"/>
                  <w:color w:val="173753"/>
                  <w:sz w:val="16"/>
                  <w:szCs w:val="16"/>
                </w:rPr>
                <w:t>0.88 U</w:t>
              </w:r>
            </w:moveTo>
          </w:p>
        </w:tc>
      </w:tr>
      <w:tr w:rsidR="00AC4387" w:rsidRPr="005A3273" w14:paraId="20E5FE30"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5C640BD5" w14:textId="77777777" w:rsidR="00AC4387" w:rsidRPr="005A3273" w:rsidRDefault="00AC4387" w:rsidP="00E61175">
            <w:pPr>
              <w:spacing w:after="0"/>
              <w:jc w:val="center"/>
              <w:rPr>
                <w:moveTo w:id="4104" w:author="Sean de Noronha | DRG" w:date="2026-09-25T15:37:00Z" w16du:dateUtc="2026-09-25T13:37:00Z"/>
                <w:rFonts w:eastAsia="Times New Roman" w:cs="Arial"/>
                <w:b/>
                <w:bCs/>
                <w:sz w:val="16"/>
                <w:szCs w:val="16"/>
              </w:rPr>
            </w:pPr>
            <w:moveTo w:id="4105" w:author="Sean de Noronha | DRG" w:date="2026-09-25T15:37:00Z" w16du:dateUtc="2026-09-25T13:37:00Z">
              <w:r>
                <w:rPr>
                  <w:rFonts w:eastAsia="Times New Roman" w:cs="Arial"/>
                  <w:b/>
                  <w:bCs/>
                  <w:sz w:val="16"/>
                  <w:szCs w:val="16"/>
                </w:rPr>
                <w:t>60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0526CFE9" w14:textId="77777777" w:rsidR="00AC4387" w:rsidRPr="005A3273" w:rsidRDefault="00AC4387" w:rsidP="00E61175">
            <w:pPr>
              <w:spacing w:after="0"/>
              <w:jc w:val="center"/>
              <w:rPr>
                <w:moveTo w:id="4106" w:author="Sean de Noronha | DRG" w:date="2026-09-25T15:37:00Z" w16du:dateUtc="2026-09-25T13:37:00Z"/>
                <w:rFonts w:eastAsia="Times New Roman" w:cs="Arial"/>
                <w:color w:val="FFFFFF"/>
                <w:sz w:val="16"/>
                <w:szCs w:val="16"/>
              </w:rPr>
            </w:pPr>
            <w:moveTo w:id="4107" w:author="Sean de Noronha | DRG" w:date="2026-09-25T15:37:00Z" w16du:dateUtc="2026-09-25T13:37:00Z">
              <w:r>
                <w:rPr>
                  <w:rFonts w:eastAsia="Times New Roman" w:cs="Arial"/>
                  <w:color w:val="FFFFFF"/>
                  <w:sz w:val="16"/>
                  <w:szCs w:val="16"/>
                </w:rPr>
                <w:t>0.40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3D02D5D7" w14:textId="77777777" w:rsidR="00AC4387" w:rsidRPr="005A3273" w:rsidRDefault="00AC4387" w:rsidP="00E61175">
            <w:pPr>
              <w:spacing w:after="0"/>
              <w:jc w:val="center"/>
              <w:rPr>
                <w:moveTo w:id="4108" w:author="Sean de Noronha | DRG" w:date="2026-09-25T15:37:00Z" w16du:dateUtc="2026-09-25T13:37:00Z"/>
                <w:rFonts w:eastAsia="Times New Roman" w:cs="Arial"/>
                <w:color w:val="FFFFFF"/>
                <w:sz w:val="16"/>
                <w:szCs w:val="16"/>
              </w:rPr>
            </w:pPr>
            <w:moveTo w:id="4109" w:author="Sean de Noronha | DRG" w:date="2026-09-25T15:37:00Z" w16du:dateUtc="2026-09-25T13:37:00Z">
              <w:r>
                <w:rPr>
                  <w:rFonts w:eastAsia="Times New Roman" w:cs="Arial"/>
                  <w:color w:val="FFFFFF"/>
                  <w:sz w:val="16"/>
                  <w:szCs w:val="16"/>
                </w:rPr>
                <w:t>0.59 L</w:t>
              </w:r>
            </w:moveTo>
          </w:p>
        </w:tc>
        <w:tc>
          <w:tcPr>
            <w:tcW w:w="1296"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0D27BCA" w14:textId="77777777" w:rsidR="00AC4387" w:rsidRPr="005A3273" w:rsidRDefault="00AC4387" w:rsidP="00E61175">
            <w:pPr>
              <w:spacing w:after="0"/>
              <w:jc w:val="center"/>
              <w:rPr>
                <w:moveTo w:id="4110" w:author="Sean de Noronha | DRG" w:date="2026-09-25T15:37:00Z" w16du:dateUtc="2026-09-25T13:37:00Z"/>
                <w:rFonts w:eastAsia="Times New Roman" w:cs="Arial"/>
                <w:color w:val="173753"/>
                <w:sz w:val="16"/>
                <w:szCs w:val="16"/>
              </w:rPr>
            </w:pPr>
            <w:moveTo w:id="4111" w:author="Sean de Noronha | DRG" w:date="2026-09-25T15:37:00Z" w16du:dateUtc="2026-09-25T13:37:00Z">
              <w:r>
                <w:rPr>
                  <w:rFonts w:eastAsia="Times New Roman" w:cs="Arial"/>
                  <w:color w:val="173753"/>
                  <w:sz w:val="16"/>
                  <w:szCs w:val="16"/>
                </w:rPr>
                <w:t>0.83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15E3B054" w14:textId="77777777" w:rsidR="00AC4387" w:rsidRPr="005A3273" w:rsidRDefault="00AC4387" w:rsidP="00E61175">
            <w:pPr>
              <w:spacing w:after="0"/>
              <w:jc w:val="center"/>
              <w:rPr>
                <w:moveTo w:id="4112" w:author="Sean de Noronha | DRG" w:date="2026-09-25T15:37:00Z" w16du:dateUtc="2026-09-25T13:37:00Z"/>
                <w:rFonts w:eastAsia="Times New Roman" w:cs="Arial"/>
                <w:color w:val="FFFFFF"/>
                <w:sz w:val="16"/>
                <w:szCs w:val="16"/>
              </w:rPr>
            </w:pPr>
            <w:moveTo w:id="4113" w:author="Sean de Noronha | DRG" w:date="2026-09-25T15:37:00Z" w16du:dateUtc="2026-09-25T13:37:00Z">
              <w:r>
                <w:rPr>
                  <w:rFonts w:eastAsia="Times New Roman" w:cs="Arial"/>
                  <w:color w:val="FFFFFF"/>
                  <w:sz w:val="16"/>
                  <w:szCs w:val="16"/>
                </w:rPr>
                <w:t>1.07 T</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5AF045FB" w14:textId="77777777" w:rsidR="00AC4387" w:rsidRPr="005A3273" w:rsidRDefault="00AC4387" w:rsidP="00E61175">
            <w:pPr>
              <w:spacing w:after="0"/>
              <w:jc w:val="center"/>
              <w:rPr>
                <w:moveTo w:id="4114" w:author="Sean de Noronha | DRG" w:date="2026-09-25T15:37:00Z" w16du:dateUtc="2026-09-25T13:37:00Z"/>
                <w:rFonts w:eastAsia="Times New Roman" w:cs="Arial"/>
                <w:color w:val="173753"/>
                <w:sz w:val="16"/>
                <w:szCs w:val="16"/>
              </w:rPr>
            </w:pPr>
            <w:moveTo w:id="4115" w:author="Sean de Noronha | DRG" w:date="2026-09-25T15:37:00Z" w16du:dateUtc="2026-09-25T13:37:00Z">
              <w:r>
                <w:rPr>
                  <w:rFonts w:eastAsia="Times New Roman" w:cs="Arial"/>
                  <w:color w:val="173753"/>
                  <w:sz w:val="16"/>
                  <w:szCs w:val="16"/>
                </w:rPr>
                <w:t>0.95 T</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EB98241" w14:textId="77777777" w:rsidR="00AC4387" w:rsidRPr="005A3273" w:rsidRDefault="00AC4387" w:rsidP="00E61175">
            <w:pPr>
              <w:spacing w:after="0"/>
              <w:jc w:val="center"/>
              <w:rPr>
                <w:moveTo w:id="4116" w:author="Sean de Noronha | DRG" w:date="2026-09-25T15:37:00Z" w16du:dateUtc="2026-09-25T13:37:00Z"/>
                <w:rFonts w:eastAsia="Times New Roman" w:cs="Arial"/>
                <w:color w:val="173753"/>
                <w:sz w:val="16"/>
                <w:szCs w:val="16"/>
              </w:rPr>
            </w:pPr>
            <w:moveTo w:id="4117" w:author="Sean de Noronha | DRG" w:date="2026-09-25T15:37:00Z" w16du:dateUtc="2026-09-25T13:37:00Z">
              <w:r>
                <w:rPr>
                  <w:rFonts w:eastAsia="Times New Roman" w:cs="Arial"/>
                  <w:color w:val="173753"/>
                  <w:sz w:val="16"/>
                  <w:szCs w:val="16"/>
                </w:rPr>
                <w:t>0.87 T</w:t>
              </w:r>
            </w:moveTo>
          </w:p>
        </w:tc>
      </w:tr>
      <w:tr w:rsidR="00AC4387" w:rsidRPr="005A3273" w14:paraId="4200D11C"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32552AC4" w14:textId="77777777" w:rsidR="00AC4387" w:rsidRPr="005A3273" w:rsidRDefault="00AC4387" w:rsidP="00E61175">
            <w:pPr>
              <w:spacing w:after="0"/>
              <w:jc w:val="center"/>
              <w:rPr>
                <w:moveTo w:id="4118" w:author="Sean de Noronha | DRG" w:date="2026-09-25T15:37:00Z" w16du:dateUtc="2026-09-25T13:37:00Z"/>
                <w:rFonts w:eastAsia="Times New Roman" w:cs="Arial"/>
                <w:b/>
                <w:bCs/>
                <w:sz w:val="16"/>
                <w:szCs w:val="16"/>
              </w:rPr>
            </w:pPr>
            <w:moveTo w:id="4119" w:author="Sean de Noronha | DRG" w:date="2026-09-25T15:37:00Z" w16du:dateUtc="2026-09-25T13:37:00Z">
              <w:r>
                <w:rPr>
                  <w:rFonts w:eastAsia="Times New Roman" w:cs="Arial"/>
                  <w:b/>
                  <w:bCs/>
                  <w:sz w:val="16"/>
                  <w:szCs w:val="16"/>
                </w:rPr>
                <w:t>70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085664F1" w14:textId="77777777" w:rsidR="00AC4387" w:rsidRPr="005A3273" w:rsidRDefault="00AC4387" w:rsidP="00E61175">
            <w:pPr>
              <w:spacing w:after="0"/>
              <w:jc w:val="center"/>
              <w:rPr>
                <w:moveTo w:id="4120" w:author="Sean de Noronha | DRG" w:date="2026-09-25T15:37:00Z" w16du:dateUtc="2026-09-25T13:37:00Z"/>
                <w:rFonts w:eastAsia="Times New Roman" w:cs="Arial"/>
                <w:color w:val="FFFFFF"/>
                <w:sz w:val="16"/>
                <w:szCs w:val="16"/>
              </w:rPr>
            </w:pPr>
            <w:moveTo w:id="4121" w:author="Sean de Noronha | DRG" w:date="2026-09-25T15:37:00Z" w16du:dateUtc="2026-09-25T13:37:00Z">
              <w:r>
                <w:rPr>
                  <w:rFonts w:eastAsia="Times New Roman" w:cs="Arial"/>
                  <w:color w:val="FFFFFF"/>
                  <w:sz w:val="16"/>
                  <w:szCs w:val="16"/>
                </w:rPr>
                <w:t>0.37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756B2CD1" w14:textId="77777777" w:rsidR="00AC4387" w:rsidRPr="005A3273" w:rsidRDefault="00AC4387" w:rsidP="00E61175">
            <w:pPr>
              <w:spacing w:after="0"/>
              <w:jc w:val="center"/>
              <w:rPr>
                <w:moveTo w:id="4122" w:author="Sean de Noronha | DRG" w:date="2026-09-25T15:37:00Z" w16du:dateUtc="2026-09-25T13:37:00Z"/>
                <w:rFonts w:eastAsia="Times New Roman" w:cs="Arial"/>
                <w:color w:val="FFFFFF"/>
                <w:sz w:val="16"/>
                <w:szCs w:val="16"/>
              </w:rPr>
            </w:pPr>
            <w:moveTo w:id="4123" w:author="Sean de Noronha | DRG" w:date="2026-09-25T15:37:00Z" w16du:dateUtc="2026-09-25T13:37:00Z">
              <w:r>
                <w:rPr>
                  <w:rFonts w:eastAsia="Times New Roman" w:cs="Arial"/>
                  <w:color w:val="FFFFFF"/>
                  <w:sz w:val="16"/>
                  <w:szCs w:val="16"/>
                </w:rPr>
                <w:t>0.55 L</w:t>
              </w:r>
            </w:moveTo>
          </w:p>
        </w:tc>
        <w:tc>
          <w:tcPr>
            <w:tcW w:w="1296" w:type="dxa"/>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2BA341C4" w14:textId="77777777" w:rsidR="00AC4387" w:rsidRPr="005A3273" w:rsidRDefault="00AC4387" w:rsidP="00E61175">
            <w:pPr>
              <w:spacing w:after="0"/>
              <w:jc w:val="center"/>
              <w:rPr>
                <w:moveTo w:id="4124" w:author="Sean de Noronha | DRG" w:date="2026-09-25T15:37:00Z" w16du:dateUtc="2026-09-25T13:37:00Z"/>
                <w:rFonts w:eastAsia="Times New Roman" w:cs="Arial"/>
                <w:color w:val="173753"/>
                <w:sz w:val="16"/>
                <w:szCs w:val="16"/>
              </w:rPr>
            </w:pPr>
            <w:moveTo w:id="4125" w:author="Sean de Noronha | DRG" w:date="2026-09-25T15:37:00Z" w16du:dateUtc="2026-09-25T13:37:00Z">
              <w:r>
                <w:rPr>
                  <w:rFonts w:eastAsia="Times New Roman" w:cs="Arial"/>
                  <w:color w:val="173753"/>
                  <w:sz w:val="16"/>
                  <w:szCs w:val="16"/>
                </w:rPr>
                <w:t>0.77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311ECF26" w14:textId="77777777" w:rsidR="00AC4387" w:rsidRPr="005A3273" w:rsidRDefault="00AC4387" w:rsidP="00E61175">
            <w:pPr>
              <w:spacing w:after="0"/>
              <w:jc w:val="center"/>
              <w:rPr>
                <w:moveTo w:id="4126" w:author="Sean de Noronha | DRG" w:date="2026-09-25T15:37:00Z" w16du:dateUtc="2026-09-25T13:37:00Z"/>
                <w:rFonts w:eastAsia="Times New Roman" w:cs="Arial"/>
                <w:color w:val="FFFFFF"/>
                <w:sz w:val="16"/>
                <w:szCs w:val="16"/>
              </w:rPr>
            </w:pPr>
            <w:moveTo w:id="4127" w:author="Sean de Noronha | DRG" w:date="2026-09-25T15:37:00Z" w16du:dateUtc="2026-09-25T13:37:00Z">
              <w:r>
                <w:rPr>
                  <w:rFonts w:eastAsia="Times New Roman" w:cs="Arial"/>
                  <w:color w:val="FFFFFF"/>
                  <w:sz w:val="16"/>
                  <w:szCs w:val="16"/>
                </w:rPr>
                <w:t>1.10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5FDC192" w14:textId="77777777" w:rsidR="00AC4387" w:rsidRPr="005A3273" w:rsidRDefault="00AC4387" w:rsidP="00E61175">
            <w:pPr>
              <w:spacing w:after="0"/>
              <w:jc w:val="center"/>
              <w:rPr>
                <w:moveTo w:id="4128" w:author="Sean de Noronha | DRG" w:date="2026-09-25T15:37:00Z" w16du:dateUtc="2026-09-25T13:37:00Z"/>
                <w:rFonts w:eastAsia="Times New Roman" w:cs="Arial"/>
                <w:color w:val="173753"/>
                <w:sz w:val="16"/>
                <w:szCs w:val="16"/>
              </w:rPr>
            </w:pPr>
            <w:moveTo w:id="4129" w:author="Sean de Noronha | DRG" w:date="2026-09-25T15:37:00Z" w16du:dateUtc="2026-09-25T13:37:00Z">
              <w:r>
                <w:rPr>
                  <w:rFonts w:eastAsia="Times New Roman" w:cs="Arial"/>
                  <w:color w:val="173753"/>
                  <w:sz w:val="16"/>
                  <w:szCs w:val="16"/>
                </w:rPr>
                <w:t>0.99 T</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2F7AC91" w14:textId="77777777" w:rsidR="00AC4387" w:rsidRPr="005A3273" w:rsidRDefault="00AC4387" w:rsidP="00E61175">
            <w:pPr>
              <w:spacing w:after="0"/>
              <w:jc w:val="center"/>
              <w:rPr>
                <w:moveTo w:id="4130" w:author="Sean de Noronha | DRG" w:date="2026-09-25T15:37:00Z" w16du:dateUtc="2026-09-25T13:37:00Z"/>
                <w:rFonts w:eastAsia="Times New Roman" w:cs="Arial"/>
                <w:color w:val="173753"/>
                <w:sz w:val="16"/>
                <w:szCs w:val="16"/>
              </w:rPr>
            </w:pPr>
            <w:moveTo w:id="4131" w:author="Sean de Noronha | DRG" w:date="2026-09-25T15:37:00Z" w16du:dateUtc="2026-09-25T13:37:00Z">
              <w:r>
                <w:rPr>
                  <w:rFonts w:eastAsia="Times New Roman" w:cs="Arial"/>
                  <w:color w:val="173753"/>
                  <w:sz w:val="16"/>
                  <w:szCs w:val="16"/>
                </w:rPr>
                <w:t>0.87 T</w:t>
              </w:r>
            </w:moveTo>
          </w:p>
        </w:tc>
      </w:tr>
      <w:tr w:rsidR="00AC4387" w:rsidRPr="005A3273" w14:paraId="2E67EB58"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3462FC62" w14:textId="77777777" w:rsidR="00AC4387" w:rsidRPr="005A3273" w:rsidRDefault="00AC4387" w:rsidP="00E61175">
            <w:pPr>
              <w:spacing w:after="0"/>
              <w:jc w:val="center"/>
              <w:rPr>
                <w:moveTo w:id="4132" w:author="Sean de Noronha | DRG" w:date="2026-09-25T15:37:00Z" w16du:dateUtc="2026-09-25T13:37:00Z"/>
                <w:rFonts w:eastAsia="Times New Roman" w:cs="Arial"/>
                <w:b/>
                <w:bCs/>
                <w:sz w:val="16"/>
                <w:szCs w:val="16"/>
              </w:rPr>
            </w:pPr>
            <w:moveTo w:id="4133" w:author="Sean de Noronha | DRG" w:date="2026-09-25T15:37:00Z" w16du:dateUtc="2026-09-25T13:37:00Z">
              <w:r>
                <w:rPr>
                  <w:rFonts w:eastAsia="Times New Roman" w:cs="Arial"/>
                  <w:b/>
                  <w:bCs/>
                  <w:sz w:val="16"/>
                  <w:szCs w:val="16"/>
                </w:rPr>
                <w:t>80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547913F1" w14:textId="77777777" w:rsidR="00AC4387" w:rsidRPr="005A3273" w:rsidRDefault="00AC4387" w:rsidP="00E61175">
            <w:pPr>
              <w:spacing w:after="0"/>
              <w:jc w:val="center"/>
              <w:rPr>
                <w:moveTo w:id="4134" w:author="Sean de Noronha | DRG" w:date="2026-09-25T15:37:00Z" w16du:dateUtc="2026-09-25T13:37:00Z"/>
                <w:rFonts w:eastAsia="Times New Roman" w:cs="Arial"/>
                <w:color w:val="FFFFFF"/>
                <w:sz w:val="16"/>
                <w:szCs w:val="16"/>
              </w:rPr>
            </w:pPr>
            <w:moveTo w:id="4135" w:author="Sean de Noronha | DRG" w:date="2026-09-25T15:37:00Z" w16du:dateUtc="2026-09-25T13:37:00Z">
              <w:r>
                <w:rPr>
                  <w:rFonts w:eastAsia="Times New Roman" w:cs="Arial"/>
                  <w:color w:val="FFFFFF"/>
                  <w:sz w:val="16"/>
                  <w:szCs w:val="16"/>
                </w:rPr>
                <w:t>0.35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43FEE44F" w14:textId="77777777" w:rsidR="00AC4387" w:rsidRPr="005A3273" w:rsidRDefault="00AC4387" w:rsidP="00E61175">
            <w:pPr>
              <w:spacing w:after="0"/>
              <w:jc w:val="center"/>
              <w:rPr>
                <w:moveTo w:id="4136" w:author="Sean de Noronha | DRG" w:date="2026-09-25T15:37:00Z" w16du:dateUtc="2026-09-25T13:37:00Z"/>
                <w:rFonts w:eastAsia="Times New Roman" w:cs="Arial"/>
                <w:color w:val="FFFFFF"/>
                <w:sz w:val="16"/>
                <w:szCs w:val="16"/>
              </w:rPr>
            </w:pPr>
            <w:moveTo w:id="4137" w:author="Sean de Noronha | DRG" w:date="2026-09-25T15:37:00Z" w16du:dateUtc="2026-09-25T13:37:00Z">
              <w:r>
                <w:rPr>
                  <w:rFonts w:eastAsia="Times New Roman" w:cs="Arial"/>
                  <w:color w:val="FFFFFF"/>
                  <w:sz w:val="16"/>
                  <w:szCs w:val="16"/>
                </w:rPr>
                <w:t>0.52 L</w:t>
              </w:r>
            </w:moveTo>
          </w:p>
        </w:tc>
        <w:tc>
          <w:tcPr>
            <w:tcW w:w="1296" w:type="dxa"/>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248989C9" w14:textId="77777777" w:rsidR="00AC4387" w:rsidRPr="005A3273" w:rsidRDefault="00AC4387" w:rsidP="00E61175">
            <w:pPr>
              <w:spacing w:after="0"/>
              <w:jc w:val="center"/>
              <w:rPr>
                <w:moveTo w:id="4138" w:author="Sean de Noronha | DRG" w:date="2026-09-25T15:37:00Z" w16du:dateUtc="2026-09-25T13:37:00Z"/>
                <w:rFonts w:eastAsia="Times New Roman" w:cs="Arial"/>
                <w:color w:val="FFFFFF"/>
                <w:sz w:val="16"/>
                <w:szCs w:val="16"/>
              </w:rPr>
            </w:pPr>
            <w:moveTo w:id="4139" w:author="Sean de Noronha | DRG" w:date="2026-09-25T15:37:00Z" w16du:dateUtc="2026-09-25T13:37:00Z">
              <w:r>
                <w:rPr>
                  <w:rFonts w:eastAsia="Times New Roman" w:cs="Arial"/>
                  <w:color w:val="FFFFFF"/>
                  <w:sz w:val="16"/>
                  <w:szCs w:val="16"/>
                </w:rPr>
                <w:t>0.72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4B77AAC0" w14:textId="77777777" w:rsidR="00AC4387" w:rsidRPr="005A3273" w:rsidRDefault="00AC4387" w:rsidP="00E61175">
            <w:pPr>
              <w:spacing w:after="0"/>
              <w:jc w:val="center"/>
              <w:rPr>
                <w:moveTo w:id="4140" w:author="Sean de Noronha | DRG" w:date="2026-09-25T15:37:00Z" w16du:dateUtc="2026-09-25T13:37:00Z"/>
                <w:rFonts w:eastAsia="Times New Roman" w:cs="Arial"/>
                <w:color w:val="FFFFFF"/>
                <w:sz w:val="16"/>
                <w:szCs w:val="16"/>
              </w:rPr>
            </w:pPr>
            <w:moveTo w:id="4141" w:author="Sean de Noronha | DRG" w:date="2026-09-25T15:37:00Z" w16du:dateUtc="2026-09-25T13:37:00Z">
              <w:r>
                <w:rPr>
                  <w:rFonts w:eastAsia="Times New Roman" w:cs="Arial"/>
                  <w:color w:val="FFFFFF"/>
                  <w:sz w:val="16"/>
                  <w:szCs w:val="16"/>
                </w:rPr>
                <w:t>1.05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48DE7392" w14:textId="77777777" w:rsidR="00AC4387" w:rsidRPr="005A3273" w:rsidRDefault="00AC4387" w:rsidP="00E61175">
            <w:pPr>
              <w:spacing w:after="0"/>
              <w:jc w:val="center"/>
              <w:rPr>
                <w:moveTo w:id="4142" w:author="Sean de Noronha | DRG" w:date="2026-09-25T15:37:00Z" w16du:dateUtc="2026-09-25T13:37:00Z"/>
                <w:rFonts w:eastAsia="Times New Roman" w:cs="Arial"/>
                <w:color w:val="173753"/>
                <w:sz w:val="16"/>
                <w:szCs w:val="16"/>
              </w:rPr>
            </w:pPr>
            <w:moveTo w:id="4143" w:author="Sean de Noronha | DRG" w:date="2026-09-25T15:37:00Z" w16du:dateUtc="2026-09-25T13:37:00Z">
              <w:r>
                <w:rPr>
                  <w:rFonts w:eastAsia="Times New Roman" w:cs="Arial"/>
                  <w:color w:val="173753"/>
                  <w:sz w:val="16"/>
                  <w:szCs w:val="16"/>
                </w:rPr>
                <w:t>1.03 T</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904907E" w14:textId="77777777" w:rsidR="00AC4387" w:rsidRPr="005A3273" w:rsidRDefault="00AC4387" w:rsidP="00E61175">
            <w:pPr>
              <w:spacing w:after="0"/>
              <w:jc w:val="center"/>
              <w:rPr>
                <w:moveTo w:id="4144" w:author="Sean de Noronha | DRG" w:date="2026-09-25T15:37:00Z" w16du:dateUtc="2026-09-25T13:37:00Z"/>
                <w:rFonts w:eastAsia="Times New Roman" w:cs="Arial"/>
                <w:color w:val="173753"/>
                <w:sz w:val="16"/>
                <w:szCs w:val="16"/>
              </w:rPr>
            </w:pPr>
            <w:moveTo w:id="4145" w:author="Sean de Noronha | DRG" w:date="2026-09-25T15:37:00Z" w16du:dateUtc="2026-09-25T13:37:00Z">
              <w:r>
                <w:rPr>
                  <w:rFonts w:eastAsia="Times New Roman" w:cs="Arial"/>
                  <w:color w:val="173753"/>
                  <w:sz w:val="16"/>
                  <w:szCs w:val="16"/>
                </w:rPr>
                <w:t>0.87 T</w:t>
              </w:r>
            </w:moveTo>
          </w:p>
        </w:tc>
      </w:tr>
      <w:tr w:rsidR="00AC4387" w:rsidRPr="005A3273" w14:paraId="3F14575A"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63BC6536" w14:textId="77777777" w:rsidR="00AC4387" w:rsidRPr="005A3273" w:rsidRDefault="00AC4387" w:rsidP="00E61175">
            <w:pPr>
              <w:spacing w:after="0"/>
              <w:jc w:val="center"/>
              <w:rPr>
                <w:moveTo w:id="4146" w:author="Sean de Noronha | DRG" w:date="2026-09-25T15:37:00Z" w16du:dateUtc="2026-09-25T13:37:00Z"/>
                <w:rFonts w:eastAsia="Times New Roman" w:cs="Arial"/>
                <w:b/>
                <w:bCs/>
                <w:sz w:val="16"/>
                <w:szCs w:val="16"/>
              </w:rPr>
            </w:pPr>
            <w:moveTo w:id="4147" w:author="Sean de Noronha | DRG" w:date="2026-09-25T15:37:00Z" w16du:dateUtc="2026-09-25T13:37:00Z">
              <w:r>
                <w:rPr>
                  <w:rFonts w:eastAsia="Times New Roman" w:cs="Arial"/>
                  <w:b/>
                  <w:bCs/>
                  <w:sz w:val="16"/>
                  <w:szCs w:val="16"/>
                </w:rPr>
                <w:t>90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D83A514" w14:textId="77777777" w:rsidR="00AC4387" w:rsidRPr="005A3273" w:rsidRDefault="00AC4387" w:rsidP="00E61175">
            <w:pPr>
              <w:spacing w:after="0"/>
              <w:jc w:val="center"/>
              <w:rPr>
                <w:moveTo w:id="4148" w:author="Sean de Noronha | DRG" w:date="2026-09-25T15:37:00Z" w16du:dateUtc="2026-09-25T13:37:00Z"/>
                <w:rFonts w:eastAsia="Times New Roman" w:cs="Arial"/>
                <w:color w:val="FFFFFF"/>
                <w:sz w:val="16"/>
                <w:szCs w:val="16"/>
              </w:rPr>
            </w:pPr>
            <w:moveTo w:id="4149" w:author="Sean de Noronha | DRG" w:date="2026-09-25T15:37:00Z" w16du:dateUtc="2026-09-25T13:37:00Z">
              <w:r>
                <w:rPr>
                  <w:rFonts w:eastAsia="Times New Roman" w:cs="Arial"/>
                  <w:color w:val="FFFFFF"/>
                  <w:sz w:val="16"/>
                  <w:szCs w:val="16"/>
                </w:rPr>
                <w:t>0.33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E60CFA6" w14:textId="77777777" w:rsidR="00AC4387" w:rsidRPr="005A3273" w:rsidRDefault="00AC4387" w:rsidP="00E61175">
            <w:pPr>
              <w:spacing w:after="0"/>
              <w:jc w:val="center"/>
              <w:rPr>
                <w:moveTo w:id="4150" w:author="Sean de Noronha | DRG" w:date="2026-09-25T15:37:00Z" w16du:dateUtc="2026-09-25T13:37:00Z"/>
                <w:rFonts w:eastAsia="Times New Roman" w:cs="Arial"/>
                <w:color w:val="FFFFFF"/>
                <w:sz w:val="16"/>
                <w:szCs w:val="16"/>
              </w:rPr>
            </w:pPr>
            <w:moveTo w:id="4151" w:author="Sean de Noronha | DRG" w:date="2026-09-25T15:37:00Z" w16du:dateUtc="2026-09-25T13:37:00Z">
              <w:r>
                <w:rPr>
                  <w:rFonts w:eastAsia="Times New Roman" w:cs="Arial"/>
                  <w:color w:val="FFFFFF"/>
                  <w:sz w:val="16"/>
                  <w:szCs w:val="16"/>
                </w:rPr>
                <w:t>0.49 L</w:t>
              </w:r>
            </w:moveTo>
          </w:p>
        </w:tc>
        <w:tc>
          <w:tcPr>
            <w:tcW w:w="1296" w:type="dxa"/>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730AF5E8" w14:textId="77777777" w:rsidR="00AC4387" w:rsidRPr="005A3273" w:rsidRDefault="00AC4387" w:rsidP="00E61175">
            <w:pPr>
              <w:spacing w:after="0"/>
              <w:jc w:val="center"/>
              <w:rPr>
                <w:moveTo w:id="4152" w:author="Sean de Noronha | DRG" w:date="2026-09-25T15:37:00Z" w16du:dateUtc="2026-09-25T13:37:00Z"/>
                <w:rFonts w:eastAsia="Times New Roman" w:cs="Arial"/>
                <w:color w:val="FFFFFF"/>
                <w:sz w:val="16"/>
                <w:szCs w:val="16"/>
              </w:rPr>
            </w:pPr>
            <w:moveTo w:id="4153" w:author="Sean de Noronha | DRG" w:date="2026-09-25T15:37:00Z" w16du:dateUtc="2026-09-25T13:37:00Z">
              <w:r>
                <w:rPr>
                  <w:rFonts w:eastAsia="Times New Roman" w:cs="Arial"/>
                  <w:color w:val="FFFFFF"/>
                  <w:sz w:val="16"/>
                  <w:szCs w:val="16"/>
                </w:rPr>
                <w:t>0.69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688C6FC" w14:textId="77777777" w:rsidR="00AC4387" w:rsidRPr="005A3273" w:rsidRDefault="00AC4387" w:rsidP="00E61175">
            <w:pPr>
              <w:spacing w:after="0"/>
              <w:jc w:val="center"/>
              <w:rPr>
                <w:moveTo w:id="4154" w:author="Sean de Noronha | DRG" w:date="2026-09-25T15:37:00Z" w16du:dateUtc="2026-09-25T13:37:00Z"/>
                <w:rFonts w:eastAsia="Times New Roman" w:cs="Arial"/>
                <w:color w:val="173753"/>
                <w:sz w:val="16"/>
                <w:szCs w:val="16"/>
              </w:rPr>
            </w:pPr>
            <w:moveTo w:id="4155" w:author="Sean de Noronha | DRG" w:date="2026-09-25T15:37:00Z" w16du:dateUtc="2026-09-25T13:37:00Z">
              <w:r>
                <w:rPr>
                  <w:rFonts w:eastAsia="Times New Roman" w:cs="Arial"/>
                  <w:color w:val="173753"/>
                  <w:sz w:val="16"/>
                  <w:szCs w:val="16"/>
                </w:rPr>
                <w:t>1.00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48467535" w14:textId="77777777" w:rsidR="00AC4387" w:rsidRPr="005A3273" w:rsidRDefault="00AC4387" w:rsidP="00E61175">
            <w:pPr>
              <w:spacing w:after="0"/>
              <w:jc w:val="center"/>
              <w:rPr>
                <w:moveTo w:id="4156" w:author="Sean de Noronha | DRG" w:date="2026-09-25T15:37:00Z" w16du:dateUtc="2026-09-25T13:37:00Z"/>
                <w:rFonts w:eastAsia="Times New Roman" w:cs="Arial"/>
                <w:color w:val="FFFFFF"/>
                <w:sz w:val="16"/>
                <w:szCs w:val="16"/>
              </w:rPr>
            </w:pPr>
            <w:moveTo w:id="4157" w:author="Sean de Noronha | DRG" w:date="2026-09-25T15:37:00Z" w16du:dateUtc="2026-09-25T13:37:00Z">
              <w:r>
                <w:rPr>
                  <w:rFonts w:eastAsia="Times New Roman" w:cs="Arial"/>
                  <w:color w:val="FFFFFF"/>
                  <w:sz w:val="16"/>
                  <w:szCs w:val="16"/>
                </w:rPr>
                <w:t>1.06 T</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520B4CEB" w14:textId="77777777" w:rsidR="00AC4387" w:rsidRPr="005A3273" w:rsidRDefault="00AC4387" w:rsidP="00E61175">
            <w:pPr>
              <w:spacing w:after="0"/>
              <w:jc w:val="center"/>
              <w:rPr>
                <w:moveTo w:id="4158" w:author="Sean de Noronha | DRG" w:date="2026-09-25T15:37:00Z" w16du:dateUtc="2026-09-25T13:37:00Z"/>
                <w:rFonts w:eastAsia="Times New Roman" w:cs="Arial"/>
                <w:color w:val="173753"/>
                <w:sz w:val="16"/>
                <w:szCs w:val="16"/>
              </w:rPr>
            </w:pPr>
            <w:moveTo w:id="4159" w:author="Sean de Noronha | DRG" w:date="2026-09-25T15:37:00Z" w16du:dateUtc="2026-09-25T13:37:00Z">
              <w:r>
                <w:rPr>
                  <w:rFonts w:eastAsia="Times New Roman" w:cs="Arial"/>
                  <w:color w:val="173753"/>
                  <w:sz w:val="16"/>
                  <w:szCs w:val="16"/>
                </w:rPr>
                <w:t>0.88 T</w:t>
              </w:r>
            </w:moveTo>
          </w:p>
        </w:tc>
      </w:tr>
      <w:tr w:rsidR="00AC4387" w:rsidRPr="005A3273" w14:paraId="38E3F8D9"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0A67E733" w14:textId="77777777" w:rsidR="00AC4387" w:rsidRPr="005A3273" w:rsidRDefault="00AC4387" w:rsidP="00E61175">
            <w:pPr>
              <w:spacing w:after="0"/>
              <w:jc w:val="center"/>
              <w:rPr>
                <w:moveTo w:id="4160" w:author="Sean de Noronha | DRG" w:date="2026-09-25T15:37:00Z" w16du:dateUtc="2026-09-25T13:37:00Z"/>
                <w:rFonts w:eastAsia="Times New Roman" w:cs="Arial"/>
                <w:b/>
                <w:bCs/>
                <w:sz w:val="16"/>
                <w:szCs w:val="16"/>
              </w:rPr>
            </w:pPr>
            <w:moveTo w:id="4161" w:author="Sean de Noronha | DRG" w:date="2026-09-25T15:37:00Z" w16du:dateUtc="2026-09-25T13:37:00Z">
              <w:r>
                <w:rPr>
                  <w:rFonts w:eastAsia="Times New Roman" w:cs="Arial"/>
                  <w:b/>
                  <w:bCs/>
                  <w:sz w:val="16"/>
                  <w:szCs w:val="16"/>
                </w:rPr>
                <w:lastRenderedPageBreak/>
                <w:t>100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F1D384A" w14:textId="77777777" w:rsidR="00AC4387" w:rsidRPr="005A3273" w:rsidRDefault="00AC4387" w:rsidP="00E61175">
            <w:pPr>
              <w:spacing w:after="0"/>
              <w:jc w:val="center"/>
              <w:rPr>
                <w:moveTo w:id="4162" w:author="Sean de Noronha | DRG" w:date="2026-09-25T15:37:00Z" w16du:dateUtc="2026-09-25T13:37:00Z"/>
                <w:rFonts w:eastAsia="Times New Roman" w:cs="Arial"/>
                <w:color w:val="FFFFFF"/>
                <w:sz w:val="16"/>
                <w:szCs w:val="16"/>
              </w:rPr>
            </w:pPr>
            <w:moveTo w:id="4163" w:author="Sean de Noronha | DRG" w:date="2026-09-25T15:37:00Z" w16du:dateUtc="2026-09-25T13:37:00Z">
              <w:r>
                <w:rPr>
                  <w:rFonts w:eastAsia="Times New Roman" w:cs="Arial"/>
                  <w:color w:val="FFFFFF"/>
                  <w:sz w:val="16"/>
                  <w:szCs w:val="16"/>
                </w:rPr>
                <w:t>0.32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F054188" w14:textId="77777777" w:rsidR="00AC4387" w:rsidRPr="005A3273" w:rsidRDefault="00AC4387" w:rsidP="00E61175">
            <w:pPr>
              <w:spacing w:after="0"/>
              <w:jc w:val="center"/>
              <w:rPr>
                <w:moveTo w:id="4164" w:author="Sean de Noronha | DRG" w:date="2026-09-25T15:37:00Z" w16du:dateUtc="2026-09-25T13:37:00Z"/>
                <w:rFonts w:eastAsia="Times New Roman" w:cs="Arial"/>
                <w:color w:val="FFFFFF"/>
                <w:sz w:val="16"/>
                <w:szCs w:val="16"/>
              </w:rPr>
            </w:pPr>
            <w:moveTo w:id="4165" w:author="Sean de Noronha | DRG" w:date="2026-09-25T15:37:00Z" w16du:dateUtc="2026-09-25T13:37:00Z">
              <w:r>
                <w:rPr>
                  <w:rFonts w:eastAsia="Times New Roman" w:cs="Arial"/>
                  <w:color w:val="FFFFFF"/>
                  <w:sz w:val="16"/>
                  <w:szCs w:val="16"/>
                </w:rPr>
                <w:t>0.47 L</w:t>
              </w:r>
            </w:moveTo>
          </w:p>
        </w:tc>
        <w:tc>
          <w:tcPr>
            <w:tcW w:w="1296" w:type="dxa"/>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77AFBF4B" w14:textId="77777777" w:rsidR="00AC4387" w:rsidRPr="005A3273" w:rsidRDefault="00AC4387" w:rsidP="00E61175">
            <w:pPr>
              <w:spacing w:after="0"/>
              <w:jc w:val="center"/>
              <w:rPr>
                <w:moveTo w:id="4166" w:author="Sean de Noronha | DRG" w:date="2026-09-25T15:37:00Z" w16du:dateUtc="2026-09-25T13:37:00Z"/>
                <w:rFonts w:eastAsia="Times New Roman" w:cs="Arial"/>
                <w:color w:val="FFFFFF"/>
                <w:sz w:val="16"/>
                <w:szCs w:val="16"/>
              </w:rPr>
            </w:pPr>
            <w:moveTo w:id="4167" w:author="Sean de Noronha | DRG" w:date="2026-09-25T15:37:00Z" w16du:dateUtc="2026-09-25T13:37:00Z">
              <w:r>
                <w:rPr>
                  <w:rFonts w:eastAsia="Times New Roman" w:cs="Arial"/>
                  <w:color w:val="FFFFFF"/>
                  <w:sz w:val="16"/>
                  <w:szCs w:val="16"/>
                </w:rPr>
                <w:t>0.65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C4A85A0" w14:textId="77777777" w:rsidR="00AC4387" w:rsidRPr="005A3273" w:rsidRDefault="00AC4387" w:rsidP="00E61175">
            <w:pPr>
              <w:spacing w:after="0"/>
              <w:jc w:val="center"/>
              <w:rPr>
                <w:moveTo w:id="4168" w:author="Sean de Noronha | DRG" w:date="2026-09-25T15:37:00Z" w16du:dateUtc="2026-09-25T13:37:00Z"/>
                <w:rFonts w:eastAsia="Times New Roman" w:cs="Arial"/>
                <w:color w:val="173753"/>
                <w:sz w:val="16"/>
                <w:szCs w:val="16"/>
              </w:rPr>
            </w:pPr>
            <w:moveTo w:id="4169" w:author="Sean de Noronha | DRG" w:date="2026-09-25T15:37:00Z" w16du:dateUtc="2026-09-25T13:37:00Z">
              <w:r>
                <w:rPr>
                  <w:rFonts w:eastAsia="Times New Roman" w:cs="Arial"/>
                  <w:color w:val="173753"/>
                  <w:sz w:val="16"/>
                  <w:szCs w:val="16"/>
                </w:rPr>
                <w:t>0.95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41F51BD3" w14:textId="77777777" w:rsidR="00AC4387" w:rsidRPr="005A3273" w:rsidRDefault="00AC4387" w:rsidP="00E61175">
            <w:pPr>
              <w:spacing w:after="0"/>
              <w:jc w:val="center"/>
              <w:rPr>
                <w:moveTo w:id="4170" w:author="Sean de Noronha | DRG" w:date="2026-09-25T15:37:00Z" w16du:dateUtc="2026-09-25T13:37:00Z"/>
                <w:rFonts w:eastAsia="Times New Roman" w:cs="Arial"/>
                <w:color w:val="FFFFFF"/>
                <w:sz w:val="16"/>
                <w:szCs w:val="16"/>
              </w:rPr>
            </w:pPr>
            <w:moveTo w:id="4171" w:author="Sean de Noronha | DRG" w:date="2026-09-25T15:37:00Z" w16du:dateUtc="2026-09-25T13:37:00Z">
              <w:r>
                <w:rPr>
                  <w:rFonts w:eastAsia="Times New Roman" w:cs="Arial"/>
                  <w:color w:val="FFFFFF"/>
                  <w:sz w:val="16"/>
                  <w:szCs w:val="16"/>
                </w:rPr>
                <w:t>1.08 L</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339392D" w14:textId="77777777" w:rsidR="00AC4387" w:rsidRPr="005A3273" w:rsidRDefault="00AC4387" w:rsidP="00E61175">
            <w:pPr>
              <w:spacing w:after="0"/>
              <w:jc w:val="center"/>
              <w:rPr>
                <w:moveTo w:id="4172" w:author="Sean de Noronha | DRG" w:date="2026-09-25T15:37:00Z" w16du:dateUtc="2026-09-25T13:37:00Z"/>
                <w:rFonts w:eastAsia="Times New Roman" w:cs="Arial"/>
                <w:color w:val="173753"/>
                <w:sz w:val="16"/>
                <w:szCs w:val="16"/>
              </w:rPr>
            </w:pPr>
            <w:moveTo w:id="4173" w:author="Sean de Noronha | DRG" w:date="2026-09-25T15:37:00Z" w16du:dateUtc="2026-09-25T13:37:00Z">
              <w:r>
                <w:rPr>
                  <w:rFonts w:eastAsia="Times New Roman" w:cs="Arial"/>
                  <w:color w:val="173753"/>
                  <w:sz w:val="16"/>
                  <w:szCs w:val="16"/>
                </w:rPr>
                <w:t>0.90 T</w:t>
              </w:r>
            </w:moveTo>
          </w:p>
        </w:tc>
      </w:tr>
      <w:tr w:rsidR="00AC4387" w:rsidRPr="005A3273" w14:paraId="75BA70B1"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1CCE7B9E" w14:textId="77777777" w:rsidR="00AC4387" w:rsidRPr="005A3273" w:rsidRDefault="00AC4387" w:rsidP="00E61175">
            <w:pPr>
              <w:spacing w:after="0"/>
              <w:jc w:val="center"/>
              <w:rPr>
                <w:moveTo w:id="4174" w:author="Sean de Noronha | DRG" w:date="2026-09-25T15:37:00Z" w16du:dateUtc="2026-09-25T13:37:00Z"/>
                <w:rFonts w:eastAsia="Times New Roman" w:cs="Arial"/>
                <w:b/>
                <w:bCs/>
                <w:sz w:val="16"/>
                <w:szCs w:val="16"/>
              </w:rPr>
            </w:pPr>
            <w:moveTo w:id="4175" w:author="Sean de Noronha | DRG" w:date="2026-09-25T15:37:00Z" w16du:dateUtc="2026-09-25T13:37:00Z">
              <w:r>
                <w:rPr>
                  <w:rFonts w:eastAsia="Times New Roman" w:cs="Arial"/>
                  <w:b/>
                  <w:bCs/>
                  <w:sz w:val="16"/>
                  <w:szCs w:val="16"/>
                </w:rPr>
                <w:t>125</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38692D9F" w14:textId="77777777" w:rsidR="00AC4387" w:rsidRPr="005A3273" w:rsidRDefault="00AC4387" w:rsidP="00E61175">
            <w:pPr>
              <w:spacing w:after="0"/>
              <w:jc w:val="center"/>
              <w:rPr>
                <w:moveTo w:id="4176" w:author="Sean de Noronha | DRG" w:date="2026-09-25T15:37:00Z" w16du:dateUtc="2026-09-25T13:37:00Z"/>
                <w:rFonts w:eastAsia="Times New Roman" w:cs="Arial"/>
                <w:color w:val="FFFFFF"/>
                <w:sz w:val="16"/>
                <w:szCs w:val="16"/>
              </w:rPr>
            </w:pPr>
            <w:moveTo w:id="4177" w:author="Sean de Noronha | DRG" w:date="2026-09-25T15:37:00Z" w16du:dateUtc="2026-09-25T13:37:00Z">
              <w:r>
                <w:rPr>
                  <w:rFonts w:eastAsia="Times New Roman" w:cs="Arial"/>
                  <w:color w:val="FFFFFF"/>
                  <w:sz w:val="16"/>
                  <w:szCs w:val="16"/>
                </w:rPr>
                <w:t>0.29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360802B5" w14:textId="77777777" w:rsidR="00AC4387" w:rsidRPr="005A3273" w:rsidRDefault="00AC4387" w:rsidP="00E61175">
            <w:pPr>
              <w:spacing w:after="0"/>
              <w:jc w:val="center"/>
              <w:rPr>
                <w:moveTo w:id="4178" w:author="Sean de Noronha | DRG" w:date="2026-09-25T15:37:00Z" w16du:dateUtc="2026-09-25T13:37:00Z"/>
                <w:rFonts w:eastAsia="Times New Roman" w:cs="Arial"/>
                <w:color w:val="FFFFFF"/>
                <w:sz w:val="16"/>
                <w:szCs w:val="16"/>
              </w:rPr>
            </w:pPr>
            <w:moveTo w:id="4179" w:author="Sean de Noronha | DRG" w:date="2026-09-25T15:37:00Z" w16du:dateUtc="2026-09-25T13:37:00Z">
              <w:r>
                <w:rPr>
                  <w:rFonts w:eastAsia="Times New Roman" w:cs="Arial"/>
                  <w:color w:val="FFFFFF"/>
                  <w:sz w:val="16"/>
                  <w:szCs w:val="16"/>
                </w:rPr>
                <w:t>0.42 L</w:t>
              </w:r>
            </w:moveTo>
          </w:p>
        </w:tc>
        <w:tc>
          <w:tcPr>
            <w:tcW w:w="1296" w:type="dxa"/>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6C5C9A57" w14:textId="77777777" w:rsidR="00AC4387" w:rsidRPr="005A3273" w:rsidRDefault="00AC4387" w:rsidP="00E61175">
            <w:pPr>
              <w:spacing w:after="0"/>
              <w:jc w:val="center"/>
              <w:rPr>
                <w:moveTo w:id="4180" w:author="Sean de Noronha | DRG" w:date="2026-09-25T15:37:00Z" w16du:dateUtc="2026-09-25T13:37:00Z"/>
                <w:rFonts w:eastAsia="Times New Roman" w:cs="Arial"/>
                <w:color w:val="FFFFFF"/>
                <w:sz w:val="16"/>
                <w:szCs w:val="16"/>
              </w:rPr>
            </w:pPr>
            <w:moveTo w:id="4181" w:author="Sean de Noronha | DRG" w:date="2026-09-25T15:37:00Z" w16du:dateUtc="2026-09-25T13:37:00Z">
              <w:r>
                <w:rPr>
                  <w:rFonts w:eastAsia="Times New Roman" w:cs="Arial"/>
                  <w:color w:val="FFFFFF"/>
                  <w:sz w:val="16"/>
                  <w:szCs w:val="16"/>
                </w:rPr>
                <w:t>0.59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799EB79" w14:textId="77777777" w:rsidR="00AC4387" w:rsidRPr="005A3273" w:rsidRDefault="00AC4387" w:rsidP="00E61175">
            <w:pPr>
              <w:spacing w:after="0"/>
              <w:jc w:val="center"/>
              <w:rPr>
                <w:moveTo w:id="4182" w:author="Sean de Noronha | DRG" w:date="2026-09-25T15:37:00Z" w16du:dateUtc="2026-09-25T13:37:00Z"/>
                <w:rFonts w:eastAsia="Times New Roman" w:cs="Arial"/>
                <w:color w:val="173753"/>
                <w:sz w:val="16"/>
                <w:szCs w:val="16"/>
              </w:rPr>
            </w:pPr>
            <w:moveTo w:id="4183" w:author="Sean de Noronha | DRG" w:date="2026-09-25T15:37:00Z" w16du:dateUtc="2026-09-25T13:37:00Z">
              <w:r>
                <w:rPr>
                  <w:rFonts w:eastAsia="Times New Roman" w:cs="Arial"/>
                  <w:color w:val="173753"/>
                  <w:sz w:val="16"/>
                  <w:szCs w:val="16"/>
                </w:rPr>
                <w:t>0.86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26EB6224" w14:textId="77777777" w:rsidR="00AC4387" w:rsidRPr="005A3273" w:rsidRDefault="00AC4387" w:rsidP="00E61175">
            <w:pPr>
              <w:spacing w:after="0"/>
              <w:jc w:val="center"/>
              <w:rPr>
                <w:moveTo w:id="4184" w:author="Sean de Noronha | DRG" w:date="2026-09-25T15:37:00Z" w16du:dateUtc="2026-09-25T13:37:00Z"/>
                <w:rFonts w:eastAsia="Times New Roman" w:cs="Arial"/>
                <w:color w:val="FFFFFF"/>
                <w:sz w:val="16"/>
                <w:szCs w:val="16"/>
              </w:rPr>
            </w:pPr>
            <w:moveTo w:id="4185" w:author="Sean de Noronha | DRG" w:date="2026-09-25T15:37:00Z" w16du:dateUtc="2026-09-25T13:37:00Z">
              <w:r>
                <w:rPr>
                  <w:rFonts w:eastAsia="Times New Roman" w:cs="Arial"/>
                  <w:color w:val="FFFFFF"/>
                  <w:sz w:val="16"/>
                  <w:szCs w:val="16"/>
                </w:rPr>
                <w:t>1.06 L</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2F20C91C" w14:textId="77777777" w:rsidR="00AC4387" w:rsidRPr="005A3273" w:rsidRDefault="00AC4387" w:rsidP="00E61175">
            <w:pPr>
              <w:spacing w:after="0"/>
              <w:jc w:val="center"/>
              <w:rPr>
                <w:moveTo w:id="4186" w:author="Sean de Noronha | DRG" w:date="2026-09-25T15:37:00Z" w16du:dateUtc="2026-09-25T13:37:00Z"/>
                <w:rFonts w:eastAsia="Times New Roman" w:cs="Arial"/>
                <w:color w:val="173753"/>
                <w:sz w:val="16"/>
                <w:szCs w:val="16"/>
              </w:rPr>
            </w:pPr>
            <w:moveTo w:id="4187" w:author="Sean de Noronha | DRG" w:date="2026-09-25T15:37:00Z" w16du:dateUtc="2026-09-25T13:37:00Z">
              <w:r>
                <w:rPr>
                  <w:rFonts w:eastAsia="Times New Roman" w:cs="Arial"/>
                  <w:color w:val="173753"/>
                  <w:sz w:val="16"/>
                  <w:szCs w:val="16"/>
                </w:rPr>
                <w:t>0.95 T</w:t>
              </w:r>
            </w:moveTo>
          </w:p>
        </w:tc>
      </w:tr>
      <w:tr w:rsidR="00AC4387" w:rsidRPr="005A3273" w14:paraId="74E02DB4"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0C82354F" w14:textId="77777777" w:rsidR="00AC4387" w:rsidRPr="005A3273" w:rsidRDefault="00AC4387" w:rsidP="00E61175">
            <w:pPr>
              <w:spacing w:after="0"/>
              <w:jc w:val="center"/>
              <w:rPr>
                <w:moveTo w:id="4188" w:author="Sean de Noronha | DRG" w:date="2026-09-25T15:37:00Z" w16du:dateUtc="2026-09-25T13:37:00Z"/>
                <w:rFonts w:eastAsia="Times New Roman" w:cs="Arial"/>
                <w:b/>
                <w:bCs/>
                <w:sz w:val="16"/>
                <w:szCs w:val="16"/>
              </w:rPr>
            </w:pPr>
            <w:moveTo w:id="4189" w:author="Sean de Noronha | DRG" w:date="2026-09-25T15:37:00Z" w16du:dateUtc="2026-09-25T13:37:00Z">
              <w:r>
                <w:rPr>
                  <w:rFonts w:eastAsia="Times New Roman" w:cs="Arial"/>
                  <w:b/>
                  <w:bCs/>
                  <w:sz w:val="16"/>
                  <w:szCs w:val="16"/>
                </w:rPr>
                <w:t>150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7A43D237" w14:textId="77777777" w:rsidR="00AC4387" w:rsidRPr="005A3273" w:rsidRDefault="00AC4387" w:rsidP="00E61175">
            <w:pPr>
              <w:spacing w:after="0"/>
              <w:jc w:val="center"/>
              <w:rPr>
                <w:moveTo w:id="4190" w:author="Sean de Noronha | DRG" w:date="2026-09-25T15:37:00Z" w16du:dateUtc="2026-09-25T13:37:00Z"/>
                <w:rFonts w:eastAsia="Times New Roman" w:cs="Arial"/>
                <w:color w:val="FFFFFF"/>
                <w:sz w:val="16"/>
                <w:szCs w:val="16"/>
              </w:rPr>
            </w:pPr>
            <w:moveTo w:id="4191" w:author="Sean de Noronha | DRG" w:date="2026-09-25T15:37:00Z" w16du:dateUtc="2026-09-25T13:37:00Z">
              <w:r>
                <w:rPr>
                  <w:rFonts w:eastAsia="Times New Roman" w:cs="Arial"/>
                  <w:color w:val="FFFFFF"/>
                  <w:sz w:val="16"/>
                  <w:szCs w:val="16"/>
                </w:rPr>
                <w:t>0.26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16E482DE" w14:textId="77777777" w:rsidR="00AC4387" w:rsidRPr="005A3273" w:rsidRDefault="00AC4387" w:rsidP="00E61175">
            <w:pPr>
              <w:spacing w:after="0"/>
              <w:jc w:val="center"/>
              <w:rPr>
                <w:moveTo w:id="4192" w:author="Sean de Noronha | DRG" w:date="2026-09-25T15:37:00Z" w16du:dateUtc="2026-09-25T13:37:00Z"/>
                <w:rFonts w:eastAsia="Times New Roman" w:cs="Arial"/>
                <w:color w:val="FFFFFF"/>
                <w:sz w:val="16"/>
                <w:szCs w:val="16"/>
              </w:rPr>
            </w:pPr>
            <w:moveTo w:id="4193" w:author="Sean de Noronha | DRG" w:date="2026-09-25T15:37:00Z" w16du:dateUtc="2026-09-25T13:37:00Z">
              <w:r>
                <w:rPr>
                  <w:rFonts w:eastAsia="Times New Roman" w:cs="Arial"/>
                  <w:color w:val="FFFFFF"/>
                  <w:sz w:val="16"/>
                  <w:szCs w:val="16"/>
                </w:rPr>
                <w:t>0.39 L</w:t>
              </w:r>
            </w:moveTo>
          </w:p>
        </w:tc>
        <w:tc>
          <w:tcPr>
            <w:tcW w:w="1296" w:type="dxa"/>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577D2DED" w14:textId="77777777" w:rsidR="00AC4387" w:rsidRPr="005A3273" w:rsidRDefault="00AC4387" w:rsidP="00E61175">
            <w:pPr>
              <w:spacing w:after="0"/>
              <w:jc w:val="center"/>
              <w:rPr>
                <w:moveTo w:id="4194" w:author="Sean de Noronha | DRG" w:date="2026-09-25T15:37:00Z" w16du:dateUtc="2026-09-25T13:37:00Z"/>
                <w:rFonts w:eastAsia="Times New Roman" w:cs="Arial"/>
                <w:color w:val="FFFFFF"/>
                <w:sz w:val="16"/>
                <w:szCs w:val="16"/>
              </w:rPr>
            </w:pPr>
            <w:moveTo w:id="4195" w:author="Sean de Noronha | DRG" w:date="2026-09-25T15:37:00Z" w16du:dateUtc="2026-09-25T13:37:00Z">
              <w:r>
                <w:rPr>
                  <w:rFonts w:eastAsia="Times New Roman" w:cs="Arial"/>
                  <w:color w:val="FFFFFF"/>
                  <w:sz w:val="16"/>
                  <w:szCs w:val="16"/>
                </w:rPr>
                <w:t>0.54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7857CE89" w14:textId="77777777" w:rsidR="00AC4387" w:rsidRPr="005A3273" w:rsidRDefault="00AC4387" w:rsidP="00E61175">
            <w:pPr>
              <w:spacing w:after="0"/>
              <w:jc w:val="center"/>
              <w:rPr>
                <w:moveTo w:id="4196" w:author="Sean de Noronha | DRG" w:date="2026-09-25T15:37:00Z" w16du:dateUtc="2026-09-25T13:37:00Z"/>
                <w:rFonts w:eastAsia="Times New Roman" w:cs="Arial"/>
                <w:color w:val="173753"/>
                <w:sz w:val="16"/>
                <w:szCs w:val="16"/>
              </w:rPr>
            </w:pPr>
            <w:moveTo w:id="4197" w:author="Sean de Noronha | DRG" w:date="2026-09-25T15:37:00Z" w16du:dateUtc="2026-09-25T13:37:00Z">
              <w:r>
                <w:rPr>
                  <w:rFonts w:eastAsia="Times New Roman" w:cs="Arial"/>
                  <w:color w:val="173753"/>
                  <w:sz w:val="16"/>
                  <w:szCs w:val="16"/>
                </w:rPr>
                <w:t>0.79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5B9B5E1F" w14:textId="77777777" w:rsidR="00AC4387" w:rsidRPr="005A3273" w:rsidRDefault="00AC4387" w:rsidP="00E61175">
            <w:pPr>
              <w:spacing w:after="0"/>
              <w:jc w:val="center"/>
              <w:rPr>
                <w:moveTo w:id="4198" w:author="Sean de Noronha | DRG" w:date="2026-09-25T15:37:00Z" w16du:dateUtc="2026-09-25T13:37:00Z"/>
                <w:rFonts w:eastAsia="Times New Roman" w:cs="Arial"/>
                <w:color w:val="173753"/>
                <w:sz w:val="16"/>
                <w:szCs w:val="16"/>
              </w:rPr>
            </w:pPr>
            <w:moveTo w:id="4199" w:author="Sean de Noronha | DRG" w:date="2026-09-25T15:37:00Z" w16du:dateUtc="2026-09-25T13:37:00Z">
              <w:r>
                <w:rPr>
                  <w:rFonts w:eastAsia="Times New Roman" w:cs="Arial"/>
                  <w:color w:val="173753"/>
                  <w:sz w:val="16"/>
                  <w:szCs w:val="16"/>
                </w:rPr>
                <w:t>0.98 L</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7276AAF1" w14:textId="77777777" w:rsidR="00AC4387" w:rsidRPr="005A3273" w:rsidRDefault="00AC4387" w:rsidP="00E61175">
            <w:pPr>
              <w:spacing w:after="0"/>
              <w:jc w:val="center"/>
              <w:rPr>
                <w:moveTo w:id="4200" w:author="Sean de Noronha | DRG" w:date="2026-09-25T15:37:00Z" w16du:dateUtc="2026-09-25T13:37:00Z"/>
                <w:rFonts w:eastAsia="Times New Roman" w:cs="Arial"/>
                <w:color w:val="173753"/>
                <w:sz w:val="16"/>
                <w:szCs w:val="16"/>
              </w:rPr>
            </w:pPr>
            <w:moveTo w:id="4201" w:author="Sean de Noronha | DRG" w:date="2026-09-25T15:37:00Z" w16du:dateUtc="2026-09-25T13:37:00Z">
              <w:r>
                <w:rPr>
                  <w:rFonts w:eastAsia="Times New Roman" w:cs="Arial"/>
                  <w:color w:val="173753"/>
                  <w:sz w:val="16"/>
                  <w:szCs w:val="16"/>
                </w:rPr>
                <w:t>0.99 T</w:t>
              </w:r>
            </w:moveTo>
          </w:p>
        </w:tc>
      </w:tr>
      <w:tr w:rsidR="00AC4387" w:rsidRPr="005A3273" w14:paraId="4F55EA70"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574648C7" w14:textId="77777777" w:rsidR="00AC4387" w:rsidRPr="005A3273" w:rsidRDefault="00AC4387" w:rsidP="00E61175">
            <w:pPr>
              <w:spacing w:after="0"/>
              <w:jc w:val="center"/>
              <w:rPr>
                <w:moveTo w:id="4202" w:author="Sean de Noronha | DRG" w:date="2026-09-25T15:37:00Z" w16du:dateUtc="2026-09-25T13:37:00Z"/>
                <w:rFonts w:eastAsia="Times New Roman" w:cs="Arial"/>
                <w:b/>
                <w:bCs/>
                <w:sz w:val="16"/>
                <w:szCs w:val="16"/>
              </w:rPr>
            </w:pPr>
            <w:moveTo w:id="4203" w:author="Sean de Noronha | DRG" w:date="2026-09-25T15:37:00Z" w16du:dateUtc="2026-09-25T13:37:00Z">
              <w:r>
                <w:rPr>
                  <w:rFonts w:eastAsia="Times New Roman" w:cs="Arial"/>
                  <w:b/>
                  <w:bCs/>
                  <w:sz w:val="16"/>
                  <w:szCs w:val="16"/>
                </w:rPr>
                <w:t>175</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3E62D3D5" w14:textId="77777777" w:rsidR="00AC4387" w:rsidRPr="005A3273" w:rsidRDefault="00AC4387" w:rsidP="00E61175">
            <w:pPr>
              <w:spacing w:after="0"/>
              <w:jc w:val="center"/>
              <w:rPr>
                <w:moveTo w:id="4204" w:author="Sean de Noronha | DRG" w:date="2026-09-25T15:37:00Z" w16du:dateUtc="2026-09-25T13:37:00Z"/>
                <w:rFonts w:eastAsia="Times New Roman" w:cs="Arial"/>
                <w:color w:val="FFFFFF"/>
                <w:sz w:val="16"/>
                <w:szCs w:val="16"/>
              </w:rPr>
            </w:pPr>
            <w:moveTo w:id="4205" w:author="Sean de Noronha | DRG" w:date="2026-09-25T15:37:00Z" w16du:dateUtc="2026-09-25T13:37:00Z">
              <w:r>
                <w:rPr>
                  <w:rFonts w:eastAsia="Times New Roman" w:cs="Arial"/>
                  <w:color w:val="FFFFFF"/>
                  <w:sz w:val="16"/>
                  <w:szCs w:val="16"/>
                </w:rPr>
                <w:t>0.25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70656E8A" w14:textId="77777777" w:rsidR="00AC4387" w:rsidRPr="005A3273" w:rsidRDefault="00AC4387" w:rsidP="00E61175">
            <w:pPr>
              <w:spacing w:after="0"/>
              <w:jc w:val="center"/>
              <w:rPr>
                <w:moveTo w:id="4206" w:author="Sean de Noronha | DRG" w:date="2026-09-25T15:37:00Z" w16du:dateUtc="2026-09-25T13:37:00Z"/>
                <w:rFonts w:eastAsia="Times New Roman" w:cs="Arial"/>
                <w:color w:val="FFFFFF"/>
                <w:sz w:val="16"/>
                <w:szCs w:val="16"/>
              </w:rPr>
            </w:pPr>
            <w:moveTo w:id="4207" w:author="Sean de Noronha | DRG" w:date="2026-09-25T15:37:00Z" w16du:dateUtc="2026-09-25T13:37:00Z">
              <w:r>
                <w:rPr>
                  <w:rFonts w:eastAsia="Times New Roman" w:cs="Arial"/>
                  <w:color w:val="FFFFFF"/>
                  <w:sz w:val="16"/>
                  <w:szCs w:val="16"/>
                </w:rPr>
                <w:t>0.36 L</w:t>
              </w:r>
            </w:moveTo>
          </w:p>
        </w:tc>
        <w:tc>
          <w:tcPr>
            <w:tcW w:w="1296" w:type="dxa"/>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7E4E8E01" w14:textId="77777777" w:rsidR="00AC4387" w:rsidRPr="005A3273" w:rsidRDefault="00AC4387" w:rsidP="00E61175">
            <w:pPr>
              <w:spacing w:after="0"/>
              <w:jc w:val="center"/>
              <w:rPr>
                <w:moveTo w:id="4208" w:author="Sean de Noronha | DRG" w:date="2026-09-25T15:37:00Z" w16du:dateUtc="2026-09-25T13:37:00Z"/>
                <w:rFonts w:eastAsia="Times New Roman" w:cs="Arial"/>
                <w:color w:val="FFFFFF"/>
                <w:sz w:val="16"/>
                <w:szCs w:val="16"/>
              </w:rPr>
            </w:pPr>
            <w:moveTo w:id="4209" w:author="Sean de Noronha | DRG" w:date="2026-09-25T15:37:00Z" w16du:dateUtc="2026-09-25T13:37:00Z">
              <w:r>
                <w:rPr>
                  <w:rFonts w:eastAsia="Times New Roman" w:cs="Arial"/>
                  <w:color w:val="FFFFFF"/>
                  <w:sz w:val="16"/>
                  <w:szCs w:val="16"/>
                </w:rPr>
                <w:t>0.50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26AAAF88" w14:textId="77777777" w:rsidR="00AC4387" w:rsidRPr="005A3273" w:rsidRDefault="00AC4387" w:rsidP="00E61175">
            <w:pPr>
              <w:spacing w:after="0"/>
              <w:jc w:val="center"/>
              <w:rPr>
                <w:moveTo w:id="4210" w:author="Sean de Noronha | DRG" w:date="2026-09-25T15:37:00Z" w16du:dateUtc="2026-09-25T13:37:00Z"/>
                <w:rFonts w:eastAsia="Times New Roman" w:cs="Arial"/>
                <w:color w:val="FFFFFF"/>
                <w:sz w:val="16"/>
                <w:szCs w:val="16"/>
              </w:rPr>
            </w:pPr>
            <w:moveTo w:id="4211" w:author="Sean de Noronha | DRG" w:date="2026-09-25T15:37:00Z" w16du:dateUtc="2026-09-25T13:37:00Z">
              <w:r>
                <w:rPr>
                  <w:rFonts w:eastAsia="Times New Roman" w:cs="Arial"/>
                  <w:color w:val="FFFFFF"/>
                  <w:sz w:val="16"/>
                  <w:szCs w:val="16"/>
                </w:rPr>
                <w:t>0.74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7D1CAEEC" w14:textId="77777777" w:rsidR="00AC4387" w:rsidRPr="005A3273" w:rsidRDefault="00AC4387" w:rsidP="00E61175">
            <w:pPr>
              <w:spacing w:after="0"/>
              <w:jc w:val="center"/>
              <w:rPr>
                <w:moveTo w:id="4212" w:author="Sean de Noronha | DRG" w:date="2026-09-25T15:37:00Z" w16du:dateUtc="2026-09-25T13:37:00Z"/>
                <w:rFonts w:eastAsia="Times New Roman" w:cs="Arial"/>
                <w:color w:val="173753"/>
                <w:sz w:val="16"/>
                <w:szCs w:val="16"/>
              </w:rPr>
            </w:pPr>
            <w:moveTo w:id="4213" w:author="Sean de Noronha | DRG" w:date="2026-09-25T15:37:00Z" w16du:dateUtc="2026-09-25T13:37:00Z">
              <w:r>
                <w:rPr>
                  <w:rFonts w:eastAsia="Times New Roman" w:cs="Arial"/>
                  <w:color w:val="173753"/>
                  <w:sz w:val="16"/>
                  <w:szCs w:val="16"/>
                </w:rPr>
                <w:t>0.91 L</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506F8E9E" w14:textId="77777777" w:rsidR="00AC4387" w:rsidRPr="005A3273" w:rsidRDefault="00AC4387" w:rsidP="00E61175">
            <w:pPr>
              <w:spacing w:after="0"/>
              <w:jc w:val="center"/>
              <w:rPr>
                <w:moveTo w:id="4214" w:author="Sean de Noronha | DRG" w:date="2026-09-25T15:37:00Z" w16du:dateUtc="2026-09-25T13:37:00Z"/>
                <w:rFonts w:eastAsia="Times New Roman" w:cs="Arial"/>
                <w:color w:val="173753"/>
                <w:sz w:val="16"/>
                <w:szCs w:val="16"/>
              </w:rPr>
            </w:pPr>
            <w:moveTo w:id="4215" w:author="Sean de Noronha | DRG" w:date="2026-09-25T15:37:00Z" w16du:dateUtc="2026-09-25T13:37:00Z">
              <w:r>
                <w:rPr>
                  <w:rFonts w:eastAsia="Times New Roman" w:cs="Arial"/>
                  <w:color w:val="173753"/>
                  <w:sz w:val="16"/>
                  <w:szCs w:val="16"/>
                </w:rPr>
                <w:t>1.04 T</w:t>
              </w:r>
            </w:moveTo>
          </w:p>
        </w:tc>
      </w:tr>
      <w:tr w:rsidR="00AC4387" w:rsidRPr="005A3273" w14:paraId="7CA1C4BE"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2E0F9BD6" w14:textId="77777777" w:rsidR="00AC4387" w:rsidRPr="005A3273" w:rsidRDefault="00AC4387" w:rsidP="00E61175">
            <w:pPr>
              <w:spacing w:after="0"/>
              <w:jc w:val="center"/>
              <w:rPr>
                <w:moveTo w:id="4216" w:author="Sean de Noronha | DRG" w:date="2026-09-25T15:37:00Z" w16du:dateUtc="2026-09-25T13:37:00Z"/>
                <w:rFonts w:eastAsia="Times New Roman" w:cs="Arial"/>
                <w:b/>
                <w:bCs/>
                <w:sz w:val="16"/>
                <w:szCs w:val="16"/>
              </w:rPr>
            </w:pPr>
            <w:moveTo w:id="4217" w:author="Sean de Noronha | DRG" w:date="2026-09-25T15:37:00Z" w16du:dateUtc="2026-09-25T13:37:00Z">
              <w:r>
                <w:rPr>
                  <w:rFonts w:eastAsia="Times New Roman" w:cs="Arial"/>
                  <w:b/>
                  <w:bCs/>
                  <w:sz w:val="16"/>
                  <w:szCs w:val="16"/>
                </w:rPr>
                <w:t>200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7DA2FB8" w14:textId="77777777" w:rsidR="00AC4387" w:rsidRPr="005A3273" w:rsidRDefault="00AC4387" w:rsidP="00E61175">
            <w:pPr>
              <w:spacing w:after="0"/>
              <w:jc w:val="center"/>
              <w:rPr>
                <w:moveTo w:id="4218" w:author="Sean de Noronha | DRG" w:date="2026-09-25T15:37:00Z" w16du:dateUtc="2026-09-25T13:37:00Z"/>
                <w:rFonts w:eastAsia="Times New Roman" w:cs="Arial"/>
                <w:color w:val="FFFFFF"/>
                <w:sz w:val="16"/>
                <w:szCs w:val="16"/>
              </w:rPr>
            </w:pPr>
            <w:moveTo w:id="4219" w:author="Sean de Noronha | DRG" w:date="2026-09-25T15:37:00Z" w16du:dateUtc="2026-09-25T13:37:00Z">
              <w:r>
                <w:rPr>
                  <w:rFonts w:eastAsia="Times New Roman" w:cs="Arial"/>
                  <w:color w:val="FFFFFF"/>
                  <w:sz w:val="16"/>
                  <w:szCs w:val="16"/>
                </w:rPr>
                <w:t>0.23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78656A8D" w14:textId="77777777" w:rsidR="00AC4387" w:rsidRPr="005A3273" w:rsidRDefault="00AC4387" w:rsidP="00E61175">
            <w:pPr>
              <w:spacing w:after="0"/>
              <w:jc w:val="center"/>
              <w:rPr>
                <w:moveTo w:id="4220" w:author="Sean de Noronha | DRG" w:date="2026-09-25T15:37:00Z" w16du:dateUtc="2026-09-25T13:37:00Z"/>
                <w:rFonts w:eastAsia="Times New Roman" w:cs="Arial"/>
                <w:color w:val="FFFFFF"/>
                <w:sz w:val="16"/>
                <w:szCs w:val="16"/>
              </w:rPr>
            </w:pPr>
            <w:moveTo w:id="4221" w:author="Sean de Noronha | DRG" w:date="2026-09-25T15:37:00Z" w16du:dateUtc="2026-09-25T13:37:00Z">
              <w:r>
                <w:rPr>
                  <w:rFonts w:eastAsia="Times New Roman" w:cs="Arial"/>
                  <w:color w:val="FFFFFF"/>
                  <w:sz w:val="16"/>
                  <w:szCs w:val="16"/>
                </w:rPr>
                <w:t>0.34 L</w:t>
              </w:r>
            </w:moveTo>
          </w:p>
        </w:tc>
        <w:tc>
          <w:tcPr>
            <w:tcW w:w="1296" w:type="dxa"/>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65B592B7" w14:textId="77777777" w:rsidR="00AC4387" w:rsidRPr="005A3273" w:rsidRDefault="00AC4387" w:rsidP="00E61175">
            <w:pPr>
              <w:spacing w:after="0"/>
              <w:jc w:val="center"/>
              <w:rPr>
                <w:moveTo w:id="4222" w:author="Sean de Noronha | DRG" w:date="2026-09-25T15:37:00Z" w16du:dateUtc="2026-09-25T13:37:00Z"/>
                <w:rFonts w:eastAsia="Times New Roman" w:cs="Arial"/>
                <w:color w:val="FFFFFF"/>
                <w:sz w:val="16"/>
                <w:szCs w:val="16"/>
              </w:rPr>
            </w:pPr>
            <w:moveTo w:id="4223" w:author="Sean de Noronha | DRG" w:date="2026-09-25T15:37:00Z" w16du:dateUtc="2026-09-25T13:37:00Z">
              <w:r>
                <w:rPr>
                  <w:rFonts w:eastAsia="Times New Roman" w:cs="Arial"/>
                  <w:color w:val="FFFFFF"/>
                  <w:sz w:val="16"/>
                  <w:szCs w:val="16"/>
                </w:rPr>
                <w:t>0.47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01CA5B1D" w14:textId="77777777" w:rsidR="00AC4387" w:rsidRPr="005A3273" w:rsidRDefault="00AC4387" w:rsidP="00E61175">
            <w:pPr>
              <w:spacing w:after="0"/>
              <w:jc w:val="center"/>
              <w:rPr>
                <w:moveTo w:id="4224" w:author="Sean de Noronha | DRG" w:date="2026-09-25T15:37:00Z" w16du:dateUtc="2026-09-25T13:37:00Z"/>
                <w:rFonts w:eastAsia="Times New Roman" w:cs="Arial"/>
                <w:color w:val="FFFFFF"/>
                <w:sz w:val="16"/>
                <w:szCs w:val="16"/>
              </w:rPr>
            </w:pPr>
            <w:moveTo w:id="4225" w:author="Sean de Noronha | DRG" w:date="2026-09-25T15:37:00Z" w16du:dateUtc="2026-09-25T13:37:00Z">
              <w:r>
                <w:rPr>
                  <w:rFonts w:eastAsia="Times New Roman" w:cs="Arial"/>
                  <w:color w:val="FFFFFF"/>
                  <w:sz w:val="16"/>
                  <w:szCs w:val="16"/>
                </w:rPr>
                <w:t>0.69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4B1618D6" w14:textId="77777777" w:rsidR="00AC4387" w:rsidRPr="005A3273" w:rsidRDefault="00AC4387" w:rsidP="00E61175">
            <w:pPr>
              <w:spacing w:after="0"/>
              <w:jc w:val="center"/>
              <w:rPr>
                <w:moveTo w:id="4226" w:author="Sean de Noronha | DRG" w:date="2026-09-25T15:37:00Z" w16du:dateUtc="2026-09-25T13:37:00Z"/>
                <w:rFonts w:eastAsia="Times New Roman" w:cs="Arial"/>
                <w:color w:val="173753"/>
                <w:sz w:val="16"/>
                <w:szCs w:val="16"/>
              </w:rPr>
            </w:pPr>
            <w:moveTo w:id="4227" w:author="Sean de Noronha | DRG" w:date="2026-09-25T15:37:00Z" w16du:dateUtc="2026-09-25T13:37:00Z">
              <w:r>
                <w:rPr>
                  <w:rFonts w:eastAsia="Times New Roman" w:cs="Arial"/>
                  <w:color w:val="173753"/>
                  <w:sz w:val="16"/>
                  <w:szCs w:val="16"/>
                </w:rPr>
                <w:t>0.86 L</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29C3B784" w14:textId="77777777" w:rsidR="00AC4387" w:rsidRPr="005A3273" w:rsidRDefault="00AC4387" w:rsidP="00E61175">
            <w:pPr>
              <w:spacing w:after="0"/>
              <w:jc w:val="center"/>
              <w:rPr>
                <w:moveTo w:id="4228" w:author="Sean de Noronha | DRG" w:date="2026-09-25T15:37:00Z" w16du:dateUtc="2026-09-25T13:37:00Z"/>
                <w:rFonts w:eastAsia="Times New Roman" w:cs="Arial"/>
                <w:color w:val="FFFFFF"/>
                <w:sz w:val="16"/>
                <w:szCs w:val="16"/>
              </w:rPr>
            </w:pPr>
            <w:moveTo w:id="4229" w:author="Sean de Noronha | DRG" w:date="2026-09-25T15:37:00Z" w16du:dateUtc="2026-09-25T13:37:00Z">
              <w:r>
                <w:rPr>
                  <w:rFonts w:eastAsia="Times New Roman" w:cs="Arial"/>
                  <w:color w:val="FFFFFF"/>
                  <w:sz w:val="16"/>
                  <w:szCs w:val="16"/>
                </w:rPr>
                <w:t>1.07 T</w:t>
              </w:r>
            </w:moveTo>
          </w:p>
        </w:tc>
      </w:tr>
      <w:tr w:rsidR="00AC4387" w:rsidRPr="005A3273" w14:paraId="2D2B7CCD"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65059D57" w14:textId="77777777" w:rsidR="00AC4387" w:rsidRPr="005A3273" w:rsidRDefault="00AC4387" w:rsidP="00E61175">
            <w:pPr>
              <w:spacing w:after="0"/>
              <w:jc w:val="center"/>
              <w:rPr>
                <w:moveTo w:id="4230" w:author="Sean de Noronha | DRG" w:date="2026-09-25T15:37:00Z" w16du:dateUtc="2026-09-25T13:37:00Z"/>
                <w:rFonts w:eastAsia="Times New Roman" w:cs="Arial"/>
                <w:b/>
                <w:bCs/>
                <w:sz w:val="16"/>
                <w:szCs w:val="16"/>
              </w:rPr>
            </w:pPr>
            <w:moveTo w:id="4231" w:author="Sean de Noronha | DRG" w:date="2026-09-25T15:37:00Z" w16du:dateUtc="2026-09-25T13:37:00Z">
              <w:r>
                <w:rPr>
                  <w:rFonts w:eastAsia="Times New Roman" w:cs="Arial"/>
                  <w:b/>
                  <w:bCs/>
                  <w:sz w:val="16"/>
                  <w:szCs w:val="16"/>
                </w:rPr>
                <w:t>250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371F73C" w14:textId="77777777" w:rsidR="00AC4387" w:rsidRPr="005A3273" w:rsidRDefault="00AC4387" w:rsidP="00E61175">
            <w:pPr>
              <w:spacing w:after="0"/>
              <w:jc w:val="center"/>
              <w:rPr>
                <w:moveTo w:id="4232" w:author="Sean de Noronha | DRG" w:date="2026-09-25T15:37:00Z" w16du:dateUtc="2026-09-25T13:37:00Z"/>
                <w:rFonts w:eastAsia="Times New Roman" w:cs="Arial"/>
                <w:color w:val="FFFFFF"/>
                <w:sz w:val="16"/>
                <w:szCs w:val="16"/>
              </w:rPr>
            </w:pPr>
            <w:moveTo w:id="4233" w:author="Sean de Noronha | DRG" w:date="2026-09-25T15:37:00Z" w16du:dateUtc="2026-09-25T13:37:00Z">
              <w:r>
                <w:rPr>
                  <w:rFonts w:eastAsia="Times New Roman" w:cs="Arial"/>
                  <w:color w:val="FFFFFF"/>
                  <w:sz w:val="16"/>
                  <w:szCs w:val="16"/>
                </w:rPr>
                <w:t>0.21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66269076" w14:textId="77777777" w:rsidR="00AC4387" w:rsidRPr="005A3273" w:rsidRDefault="00AC4387" w:rsidP="00E61175">
            <w:pPr>
              <w:spacing w:after="0"/>
              <w:jc w:val="center"/>
              <w:rPr>
                <w:moveTo w:id="4234" w:author="Sean de Noronha | DRG" w:date="2026-09-25T15:37:00Z" w16du:dateUtc="2026-09-25T13:37:00Z"/>
                <w:rFonts w:eastAsia="Times New Roman" w:cs="Arial"/>
                <w:color w:val="FFFFFF"/>
                <w:sz w:val="16"/>
                <w:szCs w:val="16"/>
              </w:rPr>
            </w:pPr>
            <w:moveTo w:id="4235" w:author="Sean de Noronha | DRG" w:date="2026-09-25T15:37:00Z" w16du:dateUtc="2026-09-25T13:37:00Z">
              <w:r>
                <w:rPr>
                  <w:rFonts w:eastAsia="Times New Roman" w:cs="Arial"/>
                  <w:color w:val="FFFFFF"/>
                  <w:sz w:val="16"/>
                  <w:szCs w:val="16"/>
                </w:rPr>
                <w:t>0.31 L</w:t>
              </w:r>
            </w:moveTo>
          </w:p>
        </w:tc>
        <w:tc>
          <w:tcPr>
            <w:tcW w:w="1296" w:type="dxa"/>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7080ECA2" w14:textId="77777777" w:rsidR="00AC4387" w:rsidRPr="005A3273" w:rsidRDefault="00AC4387" w:rsidP="00E61175">
            <w:pPr>
              <w:spacing w:after="0"/>
              <w:jc w:val="center"/>
              <w:rPr>
                <w:moveTo w:id="4236" w:author="Sean de Noronha | DRG" w:date="2026-09-25T15:37:00Z" w16du:dateUtc="2026-09-25T13:37:00Z"/>
                <w:rFonts w:eastAsia="Times New Roman" w:cs="Arial"/>
                <w:color w:val="FFFFFF"/>
                <w:sz w:val="16"/>
                <w:szCs w:val="16"/>
              </w:rPr>
            </w:pPr>
            <w:moveTo w:id="4237" w:author="Sean de Noronha | DRG" w:date="2026-09-25T15:37:00Z" w16du:dateUtc="2026-09-25T13:37:00Z">
              <w:r>
                <w:rPr>
                  <w:rFonts w:eastAsia="Times New Roman" w:cs="Arial"/>
                  <w:color w:val="FFFFFF"/>
                  <w:sz w:val="16"/>
                  <w:szCs w:val="16"/>
                </w:rPr>
                <w:t>0.43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1D030707" w14:textId="77777777" w:rsidR="00AC4387" w:rsidRPr="005A3273" w:rsidRDefault="00AC4387" w:rsidP="00E61175">
            <w:pPr>
              <w:spacing w:after="0"/>
              <w:jc w:val="center"/>
              <w:rPr>
                <w:moveTo w:id="4238" w:author="Sean de Noronha | DRG" w:date="2026-09-25T15:37:00Z" w16du:dateUtc="2026-09-25T13:37:00Z"/>
                <w:rFonts w:eastAsia="Times New Roman" w:cs="Arial"/>
                <w:color w:val="FFFFFF"/>
                <w:sz w:val="16"/>
                <w:szCs w:val="16"/>
              </w:rPr>
            </w:pPr>
            <w:moveTo w:id="4239" w:author="Sean de Noronha | DRG" w:date="2026-09-25T15:37:00Z" w16du:dateUtc="2026-09-25T13:37:00Z">
              <w:r>
                <w:rPr>
                  <w:rFonts w:eastAsia="Times New Roman" w:cs="Arial"/>
                  <w:color w:val="FFFFFF"/>
                  <w:sz w:val="16"/>
                  <w:szCs w:val="16"/>
                </w:rPr>
                <w:t>0.63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18315AE8" w14:textId="77777777" w:rsidR="00AC4387" w:rsidRPr="005A3273" w:rsidRDefault="00AC4387" w:rsidP="00E61175">
            <w:pPr>
              <w:spacing w:after="0"/>
              <w:jc w:val="center"/>
              <w:rPr>
                <w:moveTo w:id="4240" w:author="Sean de Noronha | DRG" w:date="2026-09-25T15:37:00Z" w16du:dateUtc="2026-09-25T13:37:00Z"/>
                <w:rFonts w:eastAsia="Times New Roman" w:cs="Arial"/>
                <w:color w:val="173753"/>
                <w:sz w:val="16"/>
                <w:szCs w:val="16"/>
              </w:rPr>
            </w:pPr>
            <w:moveTo w:id="4241" w:author="Sean de Noronha | DRG" w:date="2026-09-25T15:37:00Z" w16du:dateUtc="2026-09-25T13:37:00Z">
              <w:r>
                <w:rPr>
                  <w:rFonts w:eastAsia="Times New Roman" w:cs="Arial"/>
                  <w:color w:val="173753"/>
                  <w:sz w:val="16"/>
                  <w:szCs w:val="16"/>
                </w:rPr>
                <w:t>0.77 L</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0072B2"/>
            <w:noWrap/>
            <w:vAlign w:val="center"/>
            <w:hideMark/>
          </w:tcPr>
          <w:p w14:paraId="38793512" w14:textId="77777777" w:rsidR="00AC4387" w:rsidRPr="005A3273" w:rsidRDefault="00AC4387" w:rsidP="00E61175">
            <w:pPr>
              <w:spacing w:after="0"/>
              <w:jc w:val="center"/>
              <w:rPr>
                <w:moveTo w:id="4242" w:author="Sean de Noronha | DRG" w:date="2026-09-25T15:37:00Z" w16du:dateUtc="2026-09-25T13:37:00Z"/>
                <w:rFonts w:eastAsia="Times New Roman" w:cs="Arial"/>
                <w:color w:val="FFFFFF"/>
                <w:sz w:val="16"/>
                <w:szCs w:val="16"/>
              </w:rPr>
            </w:pPr>
            <w:moveTo w:id="4243" w:author="Sean de Noronha | DRG" w:date="2026-09-25T15:37:00Z" w16du:dateUtc="2026-09-25T13:37:00Z">
              <w:r>
                <w:rPr>
                  <w:rFonts w:eastAsia="Times New Roman" w:cs="Arial"/>
                  <w:color w:val="FFFFFF"/>
                  <w:sz w:val="16"/>
                  <w:szCs w:val="16"/>
                </w:rPr>
                <w:t>1.08 L</w:t>
              </w:r>
            </w:moveTo>
          </w:p>
        </w:tc>
      </w:tr>
      <w:tr w:rsidR="00AC4387" w:rsidRPr="005A3273" w14:paraId="3CE74A0F"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785F8C7A" w14:textId="77777777" w:rsidR="00AC4387" w:rsidRPr="005A3273" w:rsidRDefault="00AC4387" w:rsidP="00E61175">
            <w:pPr>
              <w:spacing w:after="0"/>
              <w:jc w:val="center"/>
              <w:rPr>
                <w:moveTo w:id="4244" w:author="Sean de Noronha | DRG" w:date="2026-09-25T15:37:00Z" w16du:dateUtc="2026-09-25T13:37:00Z"/>
                <w:rFonts w:eastAsia="Times New Roman" w:cs="Arial"/>
                <w:b/>
                <w:bCs/>
                <w:sz w:val="16"/>
                <w:szCs w:val="16"/>
              </w:rPr>
            </w:pPr>
            <w:moveTo w:id="4245" w:author="Sean de Noronha | DRG" w:date="2026-09-25T15:37:00Z" w16du:dateUtc="2026-09-25T13:37:00Z">
              <w:r>
                <w:rPr>
                  <w:rFonts w:eastAsia="Times New Roman" w:cs="Arial"/>
                  <w:b/>
                  <w:bCs/>
                  <w:sz w:val="16"/>
                  <w:szCs w:val="16"/>
                </w:rPr>
                <w:t>300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049D1385" w14:textId="77777777" w:rsidR="00AC4387" w:rsidRPr="005A3273" w:rsidRDefault="00AC4387" w:rsidP="00E61175">
            <w:pPr>
              <w:spacing w:after="0"/>
              <w:jc w:val="center"/>
              <w:rPr>
                <w:moveTo w:id="4246" w:author="Sean de Noronha | DRG" w:date="2026-09-25T15:37:00Z" w16du:dateUtc="2026-09-25T13:37:00Z"/>
                <w:rFonts w:eastAsia="Times New Roman" w:cs="Arial"/>
                <w:color w:val="FFFFFF"/>
                <w:sz w:val="16"/>
                <w:szCs w:val="16"/>
              </w:rPr>
            </w:pPr>
            <w:moveTo w:id="4247" w:author="Sean de Noronha | DRG" w:date="2026-09-25T15:37:00Z" w16du:dateUtc="2026-09-25T13:37:00Z">
              <w:r>
                <w:rPr>
                  <w:rFonts w:eastAsia="Times New Roman" w:cs="Arial"/>
                  <w:color w:val="FFFFFF"/>
                  <w:sz w:val="16"/>
                  <w:szCs w:val="16"/>
                </w:rPr>
                <w:t>0.19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190277B6" w14:textId="77777777" w:rsidR="00AC4387" w:rsidRPr="005A3273" w:rsidRDefault="00AC4387" w:rsidP="00E61175">
            <w:pPr>
              <w:spacing w:after="0"/>
              <w:jc w:val="center"/>
              <w:rPr>
                <w:moveTo w:id="4248" w:author="Sean de Noronha | DRG" w:date="2026-09-25T15:37:00Z" w16du:dateUtc="2026-09-25T13:37:00Z"/>
                <w:rFonts w:eastAsia="Times New Roman" w:cs="Arial"/>
                <w:color w:val="FFFFFF"/>
                <w:sz w:val="16"/>
                <w:szCs w:val="16"/>
              </w:rPr>
            </w:pPr>
            <w:moveTo w:id="4249" w:author="Sean de Noronha | DRG" w:date="2026-09-25T15:37:00Z" w16du:dateUtc="2026-09-25T13:37:00Z">
              <w:r>
                <w:rPr>
                  <w:rFonts w:eastAsia="Times New Roman" w:cs="Arial"/>
                  <w:color w:val="FFFFFF"/>
                  <w:sz w:val="16"/>
                  <w:szCs w:val="16"/>
                </w:rPr>
                <w:t>0.28 L</w:t>
              </w:r>
            </w:moveTo>
          </w:p>
        </w:tc>
        <w:tc>
          <w:tcPr>
            <w:tcW w:w="1296" w:type="dxa"/>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0EB742E8" w14:textId="77777777" w:rsidR="00AC4387" w:rsidRPr="005A3273" w:rsidRDefault="00AC4387" w:rsidP="00E61175">
            <w:pPr>
              <w:spacing w:after="0"/>
              <w:jc w:val="center"/>
              <w:rPr>
                <w:moveTo w:id="4250" w:author="Sean de Noronha | DRG" w:date="2026-09-25T15:37:00Z" w16du:dateUtc="2026-09-25T13:37:00Z"/>
                <w:rFonts w:eastAsia="Times New Roman" w:cs="Arial"/>
                <w:color w:val="FFFFFF"/>
                <w:sz w:val="16"/>
                <w:szCs w:val="16"/>
              </w:rPr>
            </w:pPr>
            <w:moveTo w:id="4251" w:author="Sean de Noronha | DRG" w:date="2026-09-25T15:37:00Z" w16du:dateUtc="2026-09-25T13:37:00Z">
              <w:r>
                <w:rPr>
                  <w:rFonts w:eastAsia="Times New Roman" w:cs="Arial"/>
                  <w:color w:val="FFFFFF"/>
                  <w:sz w:val="16"/>
                  <w:szCs w:val="16"/>
                </w:rPr>
                <w:t>0.39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278E8431" w14:textId="77777777" w:rsidR="00AC4387" w:rsidRPr="005A3273" w:rsidRDefault="00AC4387" w:rsidP="00E61175">
            <w:pPr>
              <w:spacing w:after="0"/>
              <w:jc w:val="center"/>
              <w:rPr>
                <w:moveTo w:id="4252" w:author="Sean de Noronha | DRG" w:date="2026-09-25T15:37:00Z" w16du:dateUtc="2026-09-25T13:37:00Z"/>
                <w:rFonts w:eastAsia="Times New Roman" w:cs="Arial"/>
                <w:color w:val="FFFFFF"/>
                <w:sz w:val="16"/>
                <w:szCs w:val="16"/>
              </w:rPr>
            </w:pPr>
            <w:moveTo w:id="4253" w:author="Sean de Noronha | DRG" w:date="2026-09-25T15:37:00Z" w16du:dateUtc="2026-09-25T13:37:00Z">
              <w:r>
                <w:rPr>
                  <w:rFonts w:eastAsia="Times New Roman" w:cs="Arial"/>
                  <w:color w:val="FFFFFF"/>
                  <w:sz w:val="16"/>
                  <w:szCs w:val="16"/>
                </w:rPr>
                <w:t>0.58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21721156" w14:textId="77777777" w:rsidR="00AC4387" w:rsidRPr="005A3273" w:rsidRDefault="00AC4387" w:rsidP="00E61175">
            <w:pPr>
              <w:spacing w:after="0"/>
              <w:jc w:val="center"/>
              <w:rPr>
                <w:moveTo w:id="4254" w:author="Sean de Noronha | DRG" w:date="2026-09-25T15:37:00Z" w16du:dateUtc="2026-09-25T13:37:00Z"/>
                <w:rFonts w:eastAsia="Times New Roman" w:cs="Arial"/>
                <w:color w:val="FFFFFF"/>
                <w:sz w:val="16"/>
                <w:szCs w:val="16"/>
              </w:rPr>
            </w:pPr>
            <w:moveTo w:id="4255" w:author="Sean de Noronha | DRG" w:date="2026-09-25T15:37:00Z" w16du:dateUtc="2026-09-25T13:37:00Z">
              <w:r>
                <w:rPr>
                  <w:rFonts w:eastAsia="Times New Roman" w:cs="Arial"/>
                  <w:color w:val="FFFFFF"/>
                  <w:sz w:val="16"/>
                  <w:szCs w:val="16"/>
                </w:rPr>
                <w:t>0.71 L</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56B4E9"/>
            <w:noWrap/>
            <w:vAlign w:val="center"/>
            <w:hideMark/>
          </w:tcPr>
          <w:p w14:paraId="300FD94C" w14:textId="77777777" w:rsidR="00AC4387" w:rsidRPr="005A3273" w:rsidRDefault="00AC4387" w:rsidP="00E61175">
            <w:pPr>
              <w:spacing w:after="0"/>
              <w:jc w:val="center"/>
              <w:rPr>
                <w:moveTo w:id="4256" w:author="Sean de Noronha | DRG" w:date="2026-09-25T15:37:00Z" w16du:dateUtc="2026-09-25T13:37:00Z"/>
                <w:rFonts w:eastAsia="Times New Roman" w:cs="Arial"/>
                <w:color w:val="173753"/>
                <w:sz w:val="16"/>
                <w:szCs w:val="16"/>
              </w:rPr>
            </w:pPr>
            <w:moveTo w:id="4257" w:author="Sean de Noronha | DRG" w:date="2026-09-25T15:37:00Z" w16du:dateUtc="2026-09-25T13:37:00Z">
              <w:r>
                <w:rPr>
                  <w:rFonts w:eastAsia="Times New Roman" w:cs="Arial"/>
                  <w:color w:val="173753"/>
                  <w:sz w:val="16"/>
                  <w:szCs w:val="16"/>
                </w:rPr>
                <w:t>1.00 L</w:t>
              </w:r>
            </w:moveTo>
          </w:p>
        </w:tc>
      </w:tr>
      <w:tr w:rsidR="00AC4387" w:rsidRPr="005A3273" w14:paraId="013430ED"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1010F54C" w14:textId="77777777" w:rsidR="00AC4387" w:rsidRPr="005A3273" w:rsidRDefault="00AC4387" w:rsidP="00E61175">
            <w:pPr>
              <w:spacing w:after="0"/>
              <w:jc w:val="center"/>
              <w:rPr>
                <w:moveTo w:id="4258" w:author="Sean de Noronha | DRG" w:date="2026-09-25T15:37:00Z" w16du:dateUtc="2026-09-25T13:37:00Z"/>
                <w:rFonts w:eastAsia="Times New Roman" w:cs="Arial"/>
                <w:b/>
                <w:bCs/>
                <w:sz w:val="16"/>
                <w:szCs w:val="16"/>
              </w:rPr>
            </w:pPr>
            <w:moveTo w:id="4259" w:author="Sean de Noronha | DRG" w:date="2026-09-25T15:37:00Z" w16du:dateUtc="2026-09-25T13:37:00Z">
              <w:r>
                <w:rPr>
                  <w:rFonts w:eastAsia="Times New Roman" w:cs="Arial"/>
                  <w:b/>
                  <w:bCs/>
                  <w:sz w:val="16"/>
                  <w:szCs w:val="16"/>
                </w:rPr>
                <w:t>350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759F21E6" w14:textId="77777777" w:rsidR="00AC4387" w:rsidRPr="005A3273" w:rsidRDefault="00AC4387" w:rsidP="00E61175">
            <w:pPr>
              <w:spacing w:after="0"/>
              <w:jc w:val="center"/>
              <w:rPr>
                <w:moveTo w:id="4260" w:author="Sean de Noronha | DRG" w:date="2026-09-25T15:37:00Z" w16du:dateUtc="2026-09-25T13:37:00Z"/>
                <w:rFonts w:eastAsia="Times New Roman" w:cs="Arial"/>
                <w:color w:val="FFFFFF"/>
                <w:sz w:val="16"/>
                <w:szCs w:val="16"/>
              </w:rPr>
            </w:pPr>
            <w:moveTo w:id="4261" w:author="Sean de Noronha | DRG" w:date="2026-09-25T15:37:00Z" w16du:dateUtc="2026-09-25T13:37:00Z">
              <w:r>
                <w:rPr>
                  <w:rFonts w:eastAsia="Times New Roman" w:cs="Arial"/>
                  <w:color w:val="FFFFFF"/>
                  <w:sz w:val="16"/>
                  <w:szCs w:val="16"/>
                </w:rPr>
                <w:t>0.18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74E464B8" w14:textId="77777777" w:rsidR="00AC4387" w:rsidRPr="005A3273" w:rsidRDefault="00AC4387" w:rsidP="00E61175">
            <w:pPr>
              <w:spacing w:after="0"/>
              <w:jc w:val="center"/>
              <w:rPr>
                <w:moveTo w:id="4262" w:author="Sean de Noronha | DRG" w:date="2026-09-25T15:37:00Z" w16du:dateUtc="2026-09-25T13:37:00Z"/>
                <w:rFonts w:eastAsia="Times New Roman" w:cs="Arial"/>
                <w:color w:val="FFFFFF"/>
                <w:sz w:val="16"/>
                <w:szCs w:val="16"/>
              </w:rPr>
            </w:pPr>
            <w:moveTo w:id="4263" w:author="Sean de Noronha | DRG" w:date="2026-09-25T15:37:00Z" w16du:dateUtc="2026-09-25T13:37:00Z">
              <w:r>
                <w:rPr>
                  <w:rFonts w:eastAsia="Times New Roman" w:cs="Arial"/>
                  <w:color w:val="FFFFFF"/>
                  <w:sz w:val="16"/>
                  <w:szCs w:val="16"/>
                </w:rPr>
                <w:t>0.26 L</w:t>
              </w:r>
            </w:moveTo>
          </w:p>
        </w:tc>
        <w:tc>
          <w:tcPr>
            <w:tcW w:w="1296" w:type="dxa"/>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78F8E3E5" w14:textId="77777777" w:rsidR="00AC4387" w:rsidRPr="005A3273" w:rsidRDefault="00AC4387" w:rsidP="00E61175">
            <w:pPr>
              <w:spacing w:after="0"/>
              <w:jc w:val="center"/>
              <w:rPr>
                <w:moveTo w:id="4264" w:author="Sean de Noronha | DRG" w:date="2026-09-25T15:37:00Z" w16du:dateUtc="2026-09-25T13:37:00Z"/>
                <w:rFonts w:eastAsia="Times New Roman" w:cs="Arial"/>
                <w:color w:val="FFFFFF"/>
                <w:sz w:val="16"/>
                <w:szCs w:val="16"/>
              </w:rPr>
            </w:pPr>
            <w:moveTo w:id="4265" w:author="Sean de Noronha | DRG" w:date="2026-09-25T15:37:00Z" w16du:dateUtc="2026-09-25T13:37:00Z">
              <w:r>
                <w:rPr>
                  <w:rFonts w:eastAsia="Times New Roman" w:cs="Arial"/>
                  <w:color w:val="FFFFFF"/>
                  <w:sz w:val="16"/>
                  <w:szCs w:val="16"/>
                </w:rPr>
                <w:t>0.37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7F4BCE89" w14:textId="77777777" w:rsidR="00AC4387" w:rsidRPr="005A3273" w:rsidRDefault="00AC4387" w:rsidP="00E61175">
            <w:pPr>
              <w:spacing w:after="0"/>
              <w:jc w:val="center"/>
              <w:rPr>
                <w:moveTo w:id="4266" w:author="Sean de Noronha | DRG" w:date="2026-09-25T15:37:00Z" w16du:dateUtc="2026-09-25T13:37:00Z"/>
                <w:rFonts w:eastAsia="Times New Roman" w:cs="Arial"/>
                <w:color w:val="FFFFFF"/>
                <w:sz w:val="16"/>
                <w:szCs w:val="16"/>
              </w:rPr>
            </w:pPr>
            <w:moveTo w:id="4267" w:author="Sean de Noronha | DRG" w:date="2026-09-25T15:37:00Z" w16du:dateUtc="2026-09-25T13:37:00Z">
              <w:r>
                <w:rPr>
                  <w:rFonts w:eastAsia="Times New Roman" w:cs="Arial"/>
                  <w:color w:val="FFFFFF"/>
                  <w:sz w:val="16"/>
                  <w:szCs w:val="16"/>
                </w:rPr>
                <w:t>0.54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1A3F51D6" w14:textId="77777777" w:rsidR="00AC4387" w:rsidRPr="005A3273" w:rsidRDefault="00AC4387" w:rsidP="00E61175">
            <w:pPr>
              <w:spacing w:after="0"/>
              <w:jc w:val="center"/>
              <w:rPr>
                <w:moveTo w:id="4268" w:author="Sean de Noronha | DRG" w:date="2026-09-25T15:37:00Z" w16du:dateUtc="2026-09-25T13:37:00Z"/>
                <w:rFonts w:eastAsia="Times New Roman" w:cs="Arial"/>
                <w:color w:val="FFFFFF"/>
                <w:sz w:val="16"/>
                <w:szCs w:val="16"/>
              </w:rPr>
            </w:pPr>
            <w:moveTo w:id="4269" w:author="Sean de Noronha | DRG" w:date="2026-09-25T15:37:00Z" w16du:dateUtc="2026-09-25T13:37:00Z">
              <w:r>
                <w:rPr>
                  <w:rFonts w:eastAsia="Times New Roman" w:cs="Arial"/>
                  <w:color w:val="FFFFFF"/>
                  <w:sz w:val="16"/>
                  <w:szCs w:val="16"/>
                </w:rPr>
                <w:t>0.66 L</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C6DBEF"/>
            <w:noWrap/>
            <w:vAlign w:val="center"/>
            <w:hideMark/>
          </w:tcPr>
          <w:p w14:paraId="0A334028" w14:textId="77777777" w:rsidR="00AC4387" w:rsidRPr="005A3273" w:rsidRDefault="00AC4387" w:rsidP="00E61175">
            <w:pPr>
              <w:spacing w:after="0"/>
              <w:jc w:val="center"/>
              <w:rPr>
                <w:moveTo w:id="4270" w:author="Sean de Noronha | DRG" w:date="2026-09-25T15:37:00Z" w16du:dateUtc="2026-09-25T13:37:00Z"/>
                <w:rFonts w:eastAsia="Times New Roman" w:cs="Arial"/>
                <w:color w:val="173753"/>
                <w:sz w:val="16"/>
                <w:szCs w:val="16"/>
              </w:rPr>
            </w:pPr>
            <w:moveTo w:id="4271" w:author="Sean de Noronha | DRG" w:date="2026-09-25T15:37:00Z" w16du:dateUtc="2026-09-25T13:37:00Z">
              <w:r>
                <w:rPr>
                  <w:rFonts w:eastAsia="Times New Roman" w:cs="Arial"/>
                  <w:color w:val="173753"/>
                  <w:sz w:val="16"/>
                  <w:szCs w:val="16"/>
                </w:rPr>
                <w:t>0.93 L</w:t>
              </w:r>
            </w:moveTo>
          </w:p>
        </w:tc>
      </w:tr>
      <w:tr w:rsidR="00AC4387" w:rsidRPr="005A3273" w14:paraId="5C9482EA"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4A45997D" w14:textId="77777777" w:rsidR="00AC4387" w:rsidRPr="005A3273" w:rsidRDefault="00AC4387" w:rsidP="00E61175">
            <w:pPr>
              <w:spacing w:after="0"/>
              <w:jc w:val="center"/>
              <w:rPr>
                <w:moveTo w:id="4272" w:author="Sean de Noronha | DRG" w:date="2026-09-25T15:37:00Z" w16du:dateUtc="2026-09-25T13:37:00Z"/>
                <w:rFonts w:eastAsia="Times New Roman" w:cs="Arial"/>
                <w:b/>
                <w:bCs/>
                <w:sz w:val="16"/>
                <w:szCs w:val="16"/>
              </w:rPr>
            </w:pPr>
            <w:moveTo w:id="4273" w:author="Sean de Noronha | DRG" w:date="2026-09-25T15:37:00Z" w16du:dateUtc="2026-09-25T13:37:00Z">
              <w:r>
                <w:rPr>
                  <w:rFonts w:eastAsia="Times New Roman" w:cs="Arial"/>
                  <w:b/>
                  <w:bCs/>
                  <w:sz w:val="16"/>
                  <w:szCs w:val="16"/>
                </w:rPr>
                <w:t>400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6B1E1C63" w14:textId="77777777" w:rsidR="00AC4387" w:rsidRPr="005A3273" w:rsidRDefault="00AC4387" w:rsidP="00E61175">
            <w:pPr>
              <w:spacing w:after="0"/>
              <w:jc w:val="center"/>
              <w:rPr>
                <w:moveTo w:id="4274" w:author="Sean de Noronha | DRG" w:date="2026-09-25T15:37:00Z" w16du:dateUtc="2026-09-25T13:37:00Z"/>
                <w:rFonts w:eastAsia="Times New Roman" w:cs="Arial"/>
                <w:color w:val="FFFFFF"/>
                <w:sz w:val="16"/>
                <w:szCs w:val="16"/>
              </w:rPr>
            </w:pPr>
            <w:moveTo w:id="4275" w:author="Sean de Noronha | DRG" w:date="2026-09-25T15:37:00Z" w16du:dateUtc="2026-09-25T13:37:00Z">
              <w:r>
                <w:rPr>
                  <w:rFonts w:eastAsia="Times New Roman" w:cs="Arial"/>
                  <w:color w:val="FFFFFF"/>
                  <w:sz w:val="16"/>
                  <w:szCs w:val="16"/>
                </w:rPr>
                <w:t>0.17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7D33EE4F" w14:textId="77777777" w:rsidR="00AC4387" w:rsidRPr="005A3273" w:rsidRDefault="00AC4387" w:rsidP="00E61175">
            <w:pPr>
              <w:spacing w:after="0"/>
              <w:jc w:val="center"/>
              <w:rPr>
                <w:moveTo w:id="4276" w:author="Sean de Noronha | DRG" w:date="2026-09-25T15:37:00Z" w16du:dateUtc="2026-09-25T13:37:00Z"/>
                <w:rFonts w:eastAsia="Times New Roman" w:cs="Arial"/>
                <w:color w:val="FFFFFF"/>
                <w:sz w:val="16"/>
                <w:szCs w:val="16"/>
              </w:rPr>
            </w:pPr>
            <w:moveTo w:id="4277" w:author="Sean de Noronha | DRG" w:date="2026-09-25T15:37:00Z" w16du:dateUtc="2026-09-25T13:37:00Z">
              <w:r>
                <w:rPr>
                  <w:rFonts w:eastAsia="Times New Roman" w:cs="Arial"/>
                  <w:color w:val="FFFFFF"/>
                  <w:sz w:val="16"/>
                  <w:szCs w:val="16"/>
                </w:rPr>
                <w:t>0.25 L</w:t>
              </w:r>
            </w:moveTo>
          </w:p>
        </w:tc>
        <w:tc>
          <w:tcPr>
            <w:tcW w:w="1296" w:type="dxa"/>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4C4A3FB7" w14:textId="77777777" w:rsidR="00AC4387" w:rsidRPr="005A3273" w:rsidRDefault="00AC4387" w:rsidP="00E61175">
            <w:pPr>
              <w:spacing w:after="0"/>
              <w:jc w:val="center"/>
              <w:rPr>
                <w:moveTo w:id="4278" w:author="Sean de Noronha | DRG" w:date="2026-09-25T15:37:00Z" w16du:dateUtc="2026-09-25T13:37:00Z"/>
                <w:rFonts w:eastAsia="Times New Roman" w:cs="Arial"/>
                <w:color w:val="FFFFFF"/>
                <w:sz w:val="16"/>
                <w:szCs w:val="16"/>
              </w:rPr>
            </w:pPr>
            <w:moveTo w:id="4279" w:author="Sean de Noronha | DRG" w:date="2026-09-25T15:37:00Z" w16du:dateUtc="2026-09-25T13:37:00Z">
              <w:r>
                <w:rPr>
                  <w:rFonts w:eastAsia="Times New Roman" w:cs="Arial"/>
                  <w:color w:val="FFFFFF"/>
                  <w:sz w:val="16"/>
                  <w:szCs w:val="16"/>
                </w:rPr>
                <w:t>0.35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577B226D" w14:textId="77777777" w:rsidR="00AC4387" w:rsidRPr="005A3273" w:rsidRDefault="00AC4387" w:rsidP="00E61175">
            <w:pPr>
              <w:spacing w:after="0"/>
              <w:jc w:val="center"/>
              <w:rPr>
                <w:moveTo w:id="4280" w:author="Sean de Noronha | DRG" w:date="2026-09-25T15:37:00Z" w16du:dateUtc="2026-09-25T13:37:00Z"/>
                <w:rFonts w:eastAsia="Times New Roman" w:cs="Arial"/>
                <w:color w:val="FFFFFF"/>
                <w:sz w:val="16"/>
                <w:szCs w:val="16"/>
              </w:rPr>
            </w:pPr>
            <w:moveTo w:id="4281" w:author="Sean de Noronha | DRG" w:date="2026-09-25T15:37:00Z" w16du:dateUtc="2026-09-25T13:37:00Z">
              <w:r>
                <w:rPr>
                  <w:rFonts w:eastAsia="Times New Roman" w:cs="Arial"/>
                  <w:color w:val="FFFFFF"/>
                  <w:sz w:val="16"/>
                  <w:szCs w:val="16"/>
                </w:rPr>
                <w:t>0.50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29E48C5C" w14:textId="77777777" w:rsidR="00AC4387" w:rsidRPr="005A3273" w:rsidRDefault="00AC4387" w:rsidP="00E61175">
            <w:pPr>
              <w:spacing w:after="0"/>
              <w:jc w:val="center"/>
              <w:rPr>
                <w:moveTo w:id="4282" w:author="Sean de Noronha | DRG" w:date="2026-09-25T15:37:00Z" w16du:dateUtc="2026-09-25T13:37:00Z"/>
                <w:rFonts w:eastAsia="Times New Roman" w:cs="Arial"/>
                <w:color w:val="FFFFFF"/>
                <w:sz w:val="16"/>
                <w:szCs w:val="16"/>
              </w:rPr>
            </w:pPr>
            <w:moveTo w:id="4283" w:author="Sean de Noronha | DRG" w:date="2026-09-25T15:37:00Z" w16du:dateUtc="2026-09-25T13:37:00Z">
              <w:r>
                <w:rPr>
                  <w:rFonts w:eastAsia="Times New Roman" w:cs="Arial"/>
                  <w:color w:val="FFFFFF"/>
                  <w:sz w:val="16"/>
                  <w:szCs w:val="16"/>
                </w:rPr>
                <w:t>0.62 L</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3FE97A51" w14:textId="77777777" w:rsidR="00AC4387" w:rsidRPr="005A3273" w:rsidRDefault="00AC4387" w:rsidP="00E61175">
            <w:pPr>
              <w:spacing w:after="0"/>
              <w:jc w:val="center"/>
              <w:rPr>
                <w:moveTo w:id="4284" w:author="Sean de Noronha | DRG" w:date="2026-09-25T15:37:00Z" w16du:dateUtc="2026-09-25T13:37:00Z"/>
                <w:rFonts w:eastAsia="Times New Roman" w:cs="Arial"/>
                <w:color w:val="173753"/>
                <w:sz w:val="16"/>
                <w:szCs w:val="16"/>
              </w:rPr>
            </w:pPr>
            <w:moveTo w:id="4285" w:author="Sean de Noronha | DRG" w:date="2026-09-25T15:37:00Z" w16du:dateUtc="2026-09-25T13:37:00Z">
              <w:r>
                <w:rPr>
                  <w:rFonts w:eastAsia="Times New Roman" w:cs="Arial"/>
                  <w:color w:val="173753"/>
                  <w:sz w:val="16"/>
                  <w:szCs w:val="16"/>
                </w:rPr>
                <w:t>0.88 L</w:t>
              </w:r>
            </w:moveTo>
          </w:p>
        </w:tc>
      </w:tr>
      <w:tr w:rsidR="00AC4387" w:rsidRPr="005A3273" w14:paraId="65E61B83"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486F2419" w14:textId="77777777" w:rsidR="00AC4387" w:rsidRPr="005A3273" w:rsidRDefault="00AC4387" w:rsidP="00E61175">
            <w:pPr>
              <w:spacing w:after="0"/>
              <w:jc w:val="center"/>
              <w:rPr>
                <w:moveTo w:id="4286" w:author="Sean de Noronha | DRG" w:date="2026-09-25T15:37:00Z" w16du:dateUtc="2026-09-25T13:37:00Z"/>
                <w:rFonts w:eastAsia="Times New Roman" w:cs="Arial"/>
                <w:b/>
                <w:bCs/>
                <w:sz w:val="16"/>
                <w:szCs w:val="16"/>
              </w:rPr>
            </w:pPr>
            <w:moveTo w:id="4287" w:author="Sean de Noronha | DRG" w:date="2026-09-25T15:37:00Z" w16du:dateUtc="2026-09-25T13:37:00Z">
              <w:r>
                <w:rPr>
                  <w:rFonts w:eastAsia="Times New Roman" w:cs="Arial"/>
                  <w:b/>
                  <w:bCs/>
                  <w:sz w:val="16"/>
                  <w:szCs w:val="16"/>
                </w:rPr>
                <w:t>500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6AC8ABCB" w14:textId="77777777" w:rsidR="00AC4387" w:rsidRPr="005A3273" w:rsidRDefault="00AC4387" w:rsidP="00E61175">
            <w:pPr>
              <w:spacing w:after="0"/>
              <w:jc w:val="center"/>
              <w:rPr>
                <w:moveTo w:id="4288" w:author="Sean de Noronha | DRG" w:date="2026-09-25T15:37:00Z" w16du:dateUtc="2026-09-25T13:37:00Z"/>
                <w:rFonts w:eastAsia="Times New Roman" w:cs="Arial"/>
                <w:color w:val="FFFFFF"/>
                <w:sz w:val="16"/>
                <w:szCs w:val="16"/>
              </w:rPr>
            </w:pPr>
            <w:moveTo w:id="4289" w:author="Sean de Noronha | DRG" w:date="2026-09-25T15:37:00Z" w16du:dateUtc="2026-09-25T13:37:00Z">
              <w:r>
                <w:rPr>
                  <w:rFonts w:eastAsia="Times New Roman" w:cs="Arial"/>
                  <w:color w:val="FFFFFF"/>
                  <w:sz w:val="16"/>
                  <w:szCs w:val="16"/>
                </w:rPr>
                <w:t>0.15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2F738D59" w14:textId="77777777" w:rsidR="00AC4387" w:rsidRPr="005A3273" w:rsidRDefault="00AC4387" w:rsidP="00E61175">
            <w:pPr>
              <w:spacing w:after="0"/>
              <w:jc w:val="center"/>
              <w:rPr>
                <w:moveTo w:id="4290" w:author="Sean de Noronha | DRG" w:date="2026-09-25T15:37:00Z" w16du:dateUtc="2026-09-25T13:37:00Z"/>
                <w:rFonts w:eastAsia="Times New Roman" w:cs="Arial"/>
                <w:color w:val="FFFFFF"/>
                <w:sz w:val="16"/>
                <w:szCs w:val="16"/>
              </w:rPr>
            </w:pPr>
            <w:moveTo w:id="4291" w:author="Sean de Noronha | DRG" w:date="2026-09-25T15:37:00Z" w16du:dateUtc="2026-09-25T13:37:00Z">
              <w:r>
                <w:rPr>
                  <w:rFonts w:eastAsia="Times New Roman" w:cs="Arial"/>
                  <w:color w:val="FFFFFF"/>
                  <w:sz w:val="16"/>
                  <w:szCs w:val="16"/>
                </w:rPr>
                <w:t>0.22 L</w:t>
              </w:r>
            </w:moveTo>
          </w:p>
        </w:tc>
        <w:tc>
          <w:tcPr>
            <w:tcW w:w="1296" w:type="dxa"/>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7F0259E2" w14:textId="77777777" w:rsidR="00AC4387" w:rsidRPr="005A3273" w:rsidRDefault="00AC4387" w:rsidP="00E61175">
            <w:pPr>
              <w:spacing w:after="0"/>
              <w:jc w:val="center"/>
              <w:rPr>
                <w:moveTo w:id="4292" w:author="Sean de Noronha | DRG" w:date="2026-09-25T15:37:00Z" w16du:dateUtc="2026-09-25T13:37:00Z"/>
                <w:rFonts w:eastAsia="Times New Roman" w:cs="Arial"/>
                <w:color w:val="FFFFFF"/>
                <w:sz w:val="16"/>
                <w:szCs w:val="16"/>
              </w:rPr>
            </w:pPr>
            <w:moveTo w:id="4293" w:author="Sean de Noronha | DRG" w:date="2026-09-25T15:37:00Z" w16du:dateUtc="2026-09-25T13:37:00Z">
              <w:r>
                <w:rPr>
                  <w:rFonts w:eastAsia="Times New Roman" w:cs="Arial"/>
                  <w:color w:val="FFFFFF"/>
                  <w:sz w:val="16"/>
                  <w:szCs w:val="16"/>
                </w:rPr>
                <w:t>0.31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183F290B" w14:textId="77777777" w:rsidR="00AC4387" w:rsidRPr="005A3273" w:rsidRDefault="00AC4387" w:rsidP="00E61175">
            <w:pPr>
              <w:spacing w:after="0"/>
              <w:jc w:val="center"/>
              <w:rPr>
                <w:moveTo w:id="4294" w:author="Sean de Noronha | DRG" w:date="2026-09-25T15:37:00Z" w16du:dateUtc="2026-09-25T13:37:00Z"/>
                <w:rFonts w:eastAsia="Times New Roman" w:cs="Arial"/>
                <w:color w:val="FFFFFF"/>
                <w:sz w:val="16"/>
                <w:szCs w:val="16"/>
              </w:rPr>
            </w:pPr>
            <w:moveTo w:id="4295" w:author="Sean de Noronha | DRG" w:date="2026-09-25T15:37:00Z" w16du:dateUtc="2026-09-25T13:37:00Z">
              <w:r>
                <w:rPr>
                  <w:rFonts w:eastAsia="Times New Roman" w:cs="Arial"/>
                  <w:color w:val="FFFFFF"/>
                  <w:sz w:val="16"/>
                  <w:szCs w:val="16"/>
                </w:rPr>
                <w:t>0.45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4A163AE0" w14:textId="77777777" w:rsidR="00AC4387" w:rsidRPr="005A3273" w:rsidRDefault="00AC4387" w:rsidP="00E61175">
            <w:pPr>
              <w:spacing w:after="0"/>
              <w:jc w:val="center"/>
              <w:rPr>
                <w:moveTo w:id="4296" w:author="Sean de Noronha | DRG" w:date="2026-09-25T15:37:00Z" w16du:dateUtc="2026-09-25T13:37:00Z"/>
                <w:rFonts w:eastAsia="Times New Roman" w:cs="Arial"/>
                <w:color w:val="FFFFFF"/>
                <w:sz w:val="16"/>
                <w:szCs w:val="16"/>
              </w:rPr>
            </w:pPr>
            <w:moveTo w:id="4297" w:author="Sean de Noronha | DRG" w:date="2026-09-25T15:37:00Z" w16du:dateUtc="2026-09-25T13:37:00Z">
              <w:r>
                <w:rPr>
                  <w:rFonts w:eastAsia="Times New Roman" w:cs="Arial"/>
                  <w:color w:val="FFFFFF"/>
                  <w:sz w:val="16"/>
                  <w:szCs w:val="16"/>
                </w:rPr>
                <w:t>0.56 L</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E69F00"/>
            <w:noWrap/>
            <w:vAlign w:val="center"/>
            <w:hideMark/>
          </w:tcPr>
          <w:p w14:paraId="51DD7FD6" w14:textId="77777777" w:rsidR="00AC4387" w:rsidRPr="005A3273" w:rsidRDefault="00AC4387" w:rsidP="00E61175">
            <w:pPr>
              <w:spacing w:after="0"/>
              <w:jc w:val="center"/>
              <w:rPr>
                <w:moveTo w:id="4298" w:author="Sean de Noronha | DRG" w:date="2026-09-25T15:37:00Z" w16du:dateUtc="2026-09-25T13:37:00Z"/>
                <w:rFonts w:eastAsia="Times New Roman" w:cs="Arial"/>
                <w:color w:val="173753"/>
                <w:sz w:val="16"/>
                <w:szCs w:val="16"/>
              </w:rPr>
            </w:pPr>
            <w:moveTo w:id="4299" w:author="Sean de Noronha | DRG" w:date="2026-09-25T15:37:00Z" w16du:dateUtc="2026-09-25T13:37:00Z">
              <w:r>
                <w:rPr>
                  <w:rFonts w:eastAsia="Times New Roman" w:cs="Arial"/>
                  <w:color w:val="173753"/>
                  <w:sz w:val="16"/>
                  <w:szCs w:val="16"/>
                </w:rPr>
                <w:t>0.79 L</w:t>
              </w:r>
            </w:moveTo>
          </w:p>
        </w:tc>
      </w:tr>
      <w:tr w:rsidR="00AC4387" w:rsidRPr="005A3273" w14:paraId="4841BC98" w14:textId="77777777" w:rsidTr="00AC4387">
        <w:trPr>
          <w:trHeight w:val="198"/>
          <w:jc w:val="center"/>
        </w:trPr>
        <w:tc>
          <w:tcPr>
            <w:tcW w:w="1296" w:type="dxa"/>
            <w:gridSpan w:val="2"/>
            <w:tcBorders>
              <w:right w:val="single" w:sz="4" w:space="0" w:color="auto"/>
            </w:tcBorders>
            <w:shd w:val="clear" w:color="auto" w:fill="F2F2F2" w:themeFill="background1" w:themeFillShade="F2"/>
            <w:noWrap/>
            <w:vAlign w:val="center"/>
            <w:hideMark/>
          </w:tcPr>
          <w:p w14:paraId="47BA6AA6" w14:textId="77777777" w:rsidR="00AC4387" w:rsidRPr="005A3273" w:rsidRDefault="00AC4387" w:rsidP="00E61175">
            <w:pPr>
              <w:spacing w:after="0"/>
              <w:jc w:val="center"/>
              <w:rPr>
                <w:moveTo w:id="4300" w:author="Sean de Noronha | DRG" w:date="2026-09-25T15:37:00Z" w16du:dateUtc="2026-09-25T13:37:00Z"/>
                <w:rFonts w:eastAsia="Times New Roman" w:cs="Arial"/>
                <w:b/>
                <w:bCs/>
                <w:sz w:val="16"/>
                <w:szCs w:val="16"/>
              </w:rPr>
            </w:pPr>
            <w:moveTo w:id="4301" w:author="Sean de Noronha | DRG" w:date="2026-09-25T15:37:00Z" w16du:dateUtc="2026-09-25T13:37:00Z">
              <w:r>
                <w:rPr>
                  <w:rFonts w:eastAsia="Times New Roman" w:cs="Arial"/>
                  <w:b/>
                  <w:bCs/>
                  <w:sz w:val="16"/>
                  <w:szCs w:val="16"/>
                </w:rPr>
                <w:t>600</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559A3806" w14:textId="77777777" w:rsidR="00AC4387" w:rsidRPr="005A3273" w:rsidRDefault="00AC4387" w:rsidP="00E61175">
            <w:pPr>
              <w:spacing w:after="0"/>
              <w:jc w:val="center"/>
              <w:rPr>
                <w:moveTo w:id="4302" w:author="Sean de Noronha | DRG" w:date="2026-09-25T15:37:00Z" w16du:dateUtc="2026-09-25T13:37:00Z"/>
                <w:rFonts w:eastAsia="Times New Roman" w:cs="Arial"/>
                <w:color w:val="FFFFFF"/>
                <w:sz w:val="16"/>
                <w:szCs w:val="16"/>
              </w:rPr>
            </w:pPr>
            <w:moveTo w:id="4303" w:author="Sean de Noronha | DRG" w:date="2026-09-25T15:37:00Z" w16du:dateUtc="2026-09-25T13:37:00Z">
              <w:r>
                <w:rPr>
                  <w:rFonts w:eastAsia="Times New Roman" w:cs="Arial"/>
                  <w:color w:val="FFFFFF"/>
                  <w:sz w:val="16"/>
                  <w:szCs w:val="16"/>
                </w:rPr>
                <w:t>0.14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1864103B" w14:textId="77777777" w:rsidR="00AC4387" w:rsidRPr="005A3273" w:rsidRDefault="00AC4387" w:rsidP="00E61175">
            <w:pPr>
              <w:spacing w:after="0"/>
              <w:jc w:val="center"/>
              <w:rPr>
                <w:moveTo w:id="4304" w:author="Sean de Noronha | DRG" w:date="2026-09-25T15:37:00Z" w16du:dateUtc="2026-09-25T13:37:00Z"/>
                <w:rFonts w:eastAsia="Times New Roman" w:cs="Arial"/>
                <w:color w:val="FFFFFF"/>
                <w:sz w:val="16"/>
                <w:szCs w:val="16"/>
              </w:rPr>
            </w:pPr>
            <w:moveTo w:id="4305" w:author="Sean de Noronha | DRG" w:date="2026-09-25T15:37:00Z" w16du:dateUtc="2026-09-25T13:37:00Z">
              <w:r>
                <w:rPr>
                  <w:rFonts w:eastAsia="Times New Roman" w:cs="Arial"/>
                  <w:color w:val="FFFFFF"/>
                  <w:sz w:val="16"/>
                  <w:szCs w:val="16"/>
                </w:rPr>
                <w:t>0.21 L</w:t>
              </w:r>
            </w:moveTo>
          </w:p>
        </w:tc>
        <w:tc>
          <w:tcPr>
            <w:tcW w:w="1296" w:type="dxa"/>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51CF56F0" w14:textId="77777777" w:rsidR="00AC4387" w:rsidRPr="005A3273" w:rsidRDefault="00AC4387" w:rsidP="00E61175">
            <w:pPr>
              <w:spacing w:after="0"/>
              <w:jc w:val="center"/>
              <w:rPr>
                <w:moveTo w:id="4306" w:author="Sean de Noronha | DRG" w:date="2026-09-25T15:37:00Z" w16du:dateUtc="2026-09-25T13:37:00Z"/>
                <w:rFonts w:eastAsia="Times New Roman" w:cs="Arial"/>
                <w:color w:val="FFFFFF"/>
                <w:sz w:val="16"/>
                <w:szCs w:val="16"/>
              </w:rPr>
            </w:pPr>
            <w:moveTo w:id="4307" w:author="Sean de Noronha | DRG" w:date="2026-09-25T15:37:00Z" w16du:dateUtc="2026-09-25T13:37:00Z">
              <w:r>
                <w:rPr>
                  <w:rFonts w:eastAsia="Times New Roman" w:cs="Arial"/>
                  <w:color w:val="FFFFFF"/>
                  <w:sz w:val="16"/>
                  <w:szCs w:val="16"/>
                </w:rPr>
                <w:t>0.29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8F3D3D"/>
            <w:noWrap/>
            <w:vAlign w:val="center"/>
            <w:hideMark/>
          </w:tcPr>
          <w:p w14:paraId="1A47152C" w14:textId="77777777" w:rsidR="00AC4387" w:rsidRPr="005A3273" w:rsidRDefault="00AC4387" w:rsidP="00E61175">
            <w:pPr>
              <w:spacing w:after="0"/>
              <w:jc w:val="center"/>
              <w:rPr>
                <w:moveTo w:id="4308" w:author="Sean de Noronha | DRG" w:date="2026-09-25T15:37:00Z" w16du:dateUtc="2026-09-25T13:37:00Z"/>
                <w:rFonts w:eastAsia="Times New Roman" w:cs="Arial"/>
                <w:color w:val="FFFFFF"/>
                <w:sz w:val="16"/>
                <w:szCs w:val="16"/>
              </w:rPr>
            </w:pPr>
            <w:moveTo w:id="4309" w:author="Sean de Noronha | DRG" w:date="2026-09-25T15:37:00Z" w16du:dateUtc="2026-09-25T13:37:00Z">
              <w:r>
                <w:rPr>
                  <w:rFonts w:eastAsia="Times New Roman" w:cs="Arial"/>
                  <w:color w:val="FFFFFF"/>
                  <w:sz w:val="16"/>
                  <w:szCs w:val="16"/>
                </w:rPr>
                <w:t>0.42 L</w:t>
              </w:r>
            </w:moveTo>
          </w:p>
        </w:tc>
        <w:tc>
          <w:tcPr>
            <w:tcW w:w="1296" w:type="dxa"/>
            <w:gridSpan w:val="2"/>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3404069C" w14:textId="77777777" w:rsidR="00AC4387" w:rsidRPr="005A3273" w:rsidRDefault="00AC4387" w:rsidP="00E61175">
            <w:pPr>
              <w:spacing w:after="0"/>
              <w:jc w:val="center"/>
              <w:rPr>
                <w:moveTo w:id="4310" w:author="Sean de Noronha | DRG" w:date="2026-09-25T15:37:00Z" w16du:dateUtc="2026-09-25T13:37:00Z"/>
                <w:rFonts w:eastAsia="Times New Roman" w:cs="Arial"/>
                <w:color w:val="FFFFFF"/>
                <w:sz w:val="16"/>
                <w:szCs w:val="16"/>
              </w:rPr>
            </w:pPr>
            <w:moveTo w:id="4311" w:author="Sean de Noronha | DRG" w:date="2026-09-25T15:37:00Z" w16du:dateUtc="2026-09-25T13:37:00Z">
              <w:r>
                <w:rPr>
                  <w:rFonts w:eastAsia="Times New Roman" w:cs="Arial"/>
                  <w:color w:val="FFFFFF"/>
                  <w:sz w:val="16"/>
                  <w:szCs w:val="16"/>
                </w:rPr>
                <w:t>0.52 L</w:t>
              </w:r>
            </w:moveTo>
          </w:p>
        </w:tc>
        <w:tc>
          <w:tcPr>
            <w:tcW w:w="1296" w:type="dxa"/>
            <w:gridSpan w:val="3"/>
            <w:tcBorders>
              <w:top w:val="single" w:sz="4" w:space="0" w:color="auto"/>
              <w:left w:val="single" w:sz="4" w:space="0" w:color="auto"/>
              <w:bottom w:val="single" w:sz="4" w:space="0" w:color="auto"/>
              <w:right w:val="single" w:sz="4" w:space="0" w:color="auto"/>
            </w:tcBorders>
            <w:shd w:val="clear" w:color="000000" w:fill="D55E00"/>
            <w:noWrap/>
            <w:vAlign w:val="center"/>
            <w:hideMark/>
          </w:tcPr>
          <w:p w14:paraId="197E6F68" w14:textId="77777777" w:rsidR="00AC4387" w:rsidRPr="005A3273" w:rsidRDefault="00AC4387" w:rsidP="00E61175">
            <w:pPr>
              <w:spacing w:after="0"/>
              <w:jc w:val="center"/>
              <w:rPr>
                <w:moveTo w:id="4312" w:author="Sean de Noronha | DRG" w:date="2026-09-25T15:37:00Z" w16du:dateUtc="2026-09-25T13:37:00Z"/>
                <w:rFonts w:eastAsia="Times New Roman" w:cs="Arial"/>
                <w:color w:val="FFFFFF"/>
                <w:sz w:val="16"/>
                <w:szCs w:val="16"/>
              </w:rPr>
            </w:pPr>
            <w:moveTo w:id="4313" w:author="Sean de Noronha | DRG" w:date="2026-09-25T15:37:00Z" w16du:dateUtc="2026-09-25T13:37:00Z">
              <w:r>
                <w:rPr>
                  <w:rFonts w:eastAsia="Times New Roman" w:cs="Arial"/>
                  <w:color w:val="FFFFFF"/>
                  <w:sz w:val="16"/>
                  <w:szCs w:val="16"/>
                </w:rPr>
                <w:t>0.73 L</w:t>
              </w:r>
            </w:moveTo>
          </w:p>
        </w:tc>
      </w:tr>
      <w:moveToRangeEnd w:id="3894"/>
      <w:tr w:rsidR="00AC4387" w:rsidRPr="005A3273" w14:paraId="678DE7E6" w14:textId="77777777" w:rsidTr="00F710C5">
        <w:trPr>
          <w:trHeight w:val="198"/>
          <w:jc w:val="center"/>
          <w:ins w:id="4314" w:author="Sean de Noronha | DRG" w:date="2026-09-25T16:02:00Z"/>
        </w:trPr>
        <w:tc>
          <w:tcPr>
            <w:tcW w:w="9072" w:type="dxa"/>
            <w:gridSpan w:val="14"/>
            <w:tcBorders>
              <w:right w:val="single" w:sz="4" w:space="0" w:color="auto"/>
            </w:tcBorders>
            <w:noWrap/>
            <w:vAlign w:val="center"/>
          </w:tcPr>
          <w:p w14:paraId="71DDDDAB" w14:textId="536283FC" w:rsidR="00AC4387" w:rsidRDefault="00AC4387" w:rsidP="00E61175">
            <w:pPr>
              <w:spacing w:after="0"/>
              <w:jc w:val="center"/>
              <w:rPr>
                <w:ins w:id="4315" w:author="Sean de Noronha | DRG" w:date="2026-09-25T16:02:00Z" w16du:dateUtc="2026-09-25T14:02:00Z"/>
                <w:rFonts w:eastAsia="Times New Roman" w:cs="Arial"/>
                <w:color w:val="FFFFFF"/>
                <w:sz w:val="16"/>
                <w:szCs w:val="16"/>
              </w:rPr>
            </w:pPr>
            <w:ins w:id="4316" w:author="Sean de Noronha | DRG" w:date="2026-09-25T16:03:00Z" w16du:dateUtc="2026-09-25T14:03:00Z">
              <w:r>
                <w:rPr>
                  <w:rFonts w:eastAsia="Times New Roman" w:cs="Arial"/>
                  <w:b/>
                  <w:sz w:val="16"/>
                  <w:szCs w:val="16"/>
                </w:rPr>
                <w:t>Capacity ratio</w:t>
              </w:r>
              <w:r>
                <w:rPr>
                  <w:rFonts w:eastAsia="Times New Roman" w:cs="Arial"/>
                  <w:sz w:val="16"/>
                  <w:szCs w:val="16"/>
                </w:rPr>
                <w:t xml:space="preserve">    </w:t>
              </w:r>
              <w:r>
                <w:rPr>
                  <w:rFonts w:eastAsia="Times New Roman" w:cs="Arial"/>
                  <w:sz w:val="16"/>
                  <w:szCs w:val="16"/>
                  <w:shd w:val="clear" w:color="auto" w:fill="8F3D3D"/>
                </w:rPr>
                <w:t xml:space="preserve">  </w:t>
              </w:r>
              <w:r>
                <w:rPr>
                  <w:rFonts w:eastAsia="Times New Roman" w:cs="Arial"/>
                  <w:color w:val="FFFFFF"/>
                  <w:sz w:val="16"/>
                  <w:szCs w:val="16"/>
                  <w:shd w:val="clear" w:color="auto" w:fill="8F3D3D"/>
                </w:rPr>
                <w:t xml:space="preserve">below 0.50  </w:t>
              </w:r>
              <w:r>
                <w:rPr>
                  <w:rFonts w:eastAsia="Times New Roman" w:cs="Arial"/>
                  <w:color w:val="173753"/>
                  <w:sz w:val="16"/>
                  <w:szCs w:val="16"/>
                </w:rPr>
                <w:t xml:space="preserve">  </w:t>
              </w:r>
              <w:r>
                <w:rPr>
                  <w:rFonts w:eastAsia="Times New Roman" w:cs="Arial"/>
                  <w:color w:val="FFFFFF"/>
                  <w:sz w:val="16"/>
                  <w:szCs w:val="16"/>
                  <w:shd w:val="clear" w:color="auto" w:fill="D55E00"/>
                </w:rPr>
                <w:t xml:space="preserve">  0.50 to 0.74  </w:t>
              </w:r>
              <w:r>
                <w:rPr>
                  <w:rFonts w:eastAsia="Times New Roman" w:cs="Arial"/>
                  <w:color w:val="173753"/>
                  <w:sz w:val="16"/>
                  <w:szCs w:val="16"/>
                </w:rPr>
                <w:t xml:space="preserve">  </w:t>
              </w:r>
              <w:r>
                <w:rPr>
                  <w:rFonts w:eastAsia="Times New Roman" w:cs="Arial"/>
                  <w:color w:val="173753"/>
                  <w:sz w:val="16"/>
                  <w:szCs w:val="16"/>
                  <w:shd w:val="clear" w:color="auto" w:fill="E69F00"/>
                </w:rPr>
                <w:t xml:space="preserve">  0.75 to 0.89  </w:t>
              </w:r>
              <w:r>
                <w:rPr>
                  <w:rFonts w:eastAsia="Times New Roman" w:cs="Arial"/>
                  <w:color w:val="173753"/>
                  <w:sz w:val="16"/>
                  <w:szCs w:val="16"/>
                </w:rPr>
                <w:t xml:space="preserve">  </w:t>
              </w:r>
              <w:r>
                <w:rPr>
                  <w:rFonts w:eastAsia="Times New Roman" w:cs="Arial"/>
                  <w:color w:val="173753"/>
                  <w:sz w:val="16"/>
                  <w:szCs w:val="16"/>
                  <w:shd w:val="clear" w:color="auto" w:fill="C6DBEF"/>
                </w:rPr>
                <w:t xml:space="preserve">  0.90 to 0.99  </w:t>
              </w:r>
              <w:r>
                <w:rPr>
                  <w:rFonts w:eastAsia="Times New Roman" w:cs="Arial"/>
                  <w:color w:val="173753"/>
                  <w:sz w:val="16"/>
                  <w:szCs w:val="16"/>
                </w:rPr>
                <w:t xml:space="preserve">  </w:t>
              </w:r>
              <w:r>
                <w:rPr>
                  <w:rFonts w:eastAsia="Times New Roman" w:cs="Arial"/>
                  <w:color w:val="173753"/>
                  <w:sz w:val="16"/>
                  <w:szCs w:val="16"/>
                  <w:shd w:val="clear" w:color="auto" w:fill="56B4E9"/>
                </w:rPr>
                <w:t xml:space="preserve">  1.00 to 1.04  </w:t>
              </w:r>
              <w:r>
                <w:rPr>
                  <w:rFonts w:eastAsia="Times New Roman" w:cs="Arial"/>
                  <w:color w:val="173753"/>
                  <w:sz w:val="16"/>
                  <w:szCs w:val="16"/>
                </w:rPr>
                <w:t xml:space="preserve">  </w:t>
              </w:r>
              <w:r>
                <w:rPr>
                  <w:rFonts w:eastAsia="Times New Roman" w:cs="Arial"/>
                  <w:color w:val="FFFFFF"/>
                  <w:sz w:val="16"/>
                  <w:szCs w:val="16"/>
                  <w:shd w:val="clear" w:color="auto" w:fill="0072B2"/>
                </w:rPr>
                <w:t xml:space="preserve">  1.05 or above  </w:t>
              </w:r>
              <w:r>
                <w:rPr>
                  <w:rFonts w:eastAsia="Times New Roman" w:cs="Arial"/>
                  <w:color w:val="173753"/>
                  <w:sz w:val="16"/>
                  <w:szCs w:val="16"/>
                </w:rPr>
                <w:t xml:space="preserve">  </w:t>
              </w:r>
            </w:ins>
          </w:p>
        </w:tc>
      </w:tr>
    </w:tbl>
    <w:p w14:paraId="128228D3" w14:textId="2688B899" w:rsidR="008327C1" w:rsidRPr="000E6B3B" w:rsidRDefault="000E6B3B">
      <w:pPr>
        <w:rPr>
          <w:i/>
          <w:iCs/>
        </w:rPr>
      </w:pPr>
      <w:del w:id="4317" w:author="Sean de Noronha | DRG" w:date="2026-09-28T17:04:00Z" w16du:dateUtc="2026-09-28T15:04:00Z">
        <w:r>
          <w:rPr>
            <w:i/>
            <w:iCs/>
          </w:rPr>
          <w:delText>Table 18 - Hydrogen</w:delText>
        </w:r>
      </w:del>
      <w:ins w:id="4318" w:author="Sean de Noronha | DRG" w:date="2026-09-28T17:04:00Z" w16du:dateUtc="2026-09-28T15:04:00Z">
        <w:r>
          <w:rPr>
            <w:iCs/>
          </w:rPr>
          <w:t>Table 18 – Hydrogen</w:t>
        </w:r>
      </w:ins>
      <w:r>
        <w:rPr>
          <w:i/>
          <w:iCs/>
        </w:rPr>
        <w:t xml:space="preserve"> capacity relative to the natural gas basis at the conditions of </w:t>
      </w:r>
      <w:del w:id="4319" w:author="Sean de Noronha | DRG" w:date="2026-09-23T16:00:00Z" w16du:dateUtc="2026-09-23T14:00:00Z">
        <w:r>
          <w:rPr>
            <w:i/>
            <w:iCs/>
          </w:rPr>
          <w:delText xml:space="preserve">CSA B149.1 </w:delText>
        </w:r>
      </w:del>
      <w:ins w:id="4320" w:author="Sean de Noronha | DRG" w:date="2026-09-23T16:00:00Z" w16du:dateUtc="2026-09-23T14:00:00Z">
        <w:r>
          <w:rPr>
            <w:i/>
            <w:iCs/>
          </w:rPr>
          <w:t xml:space="preserve">CSA B149.1:25 </w:t>
        </w:r>
      </w:ins>
      <w:r>
        <w:rPr>
          <w:i/>
          <w:iCs/>
        </w:rPr>
        <w:t xml:space="preserve">Table A.1 (&lt;1.75 kPa inlet / 125 Pa drop), by run and NPS, </w:t>
      </w:r>
      <w:del w:id="4321" w:author="Sean de Noronha | DRG" w:date="2026-09-23T14:55:00Z">
        <w:r>
          <w:rPr>
            <w:i/>
            <w:iCs/>
          </w:rPr>
          <w:delText>coloured</w:delText>
        </w:r>
      </w:del>
      <w:ins w:id="4322" w:author="Sean de Noronha | DRG" w:date="2026-09-23T14:55:00Z">
        <w:r>
          <w:rPr>
            <w:i/>
            <w:iCs/>
          </w:rPr>
          <w:t>colored</w:t>
        </w:r>
      </w:ins>
      <w:r>
        <w:rPr>
          <w:i/>
          <w:iCs/>
        </w:rPr>
        <w:t xml:space="preserve"> by capacity ratio. L for laminar below Re = 2,300, T for transitional to between Re = 2,300 and 4,000, U for turbulent above Re = 4,000. The numerator is the hydrogen capacity from GFE-Churchill and the denominator is the natural gas capacity from the Polyflo closed form on the same schedule, both unrounded. </w:t>
      </w:r>
    </w:p>
    <w:p w14:paraId="1D6643CE" w14:textId="670A480A" w:rsidR="008F4107" w:rsidRDefault="005D1F2C">
      <w:pPr>
        <w:rPr>
          <w:rFonts w:cs="Arial"/>
        </w:rPr>
      </w:pPr>
      <w:r>
        <w:rPr>
          <w:rFonts w:cs="Arial"/>
        </w:rPr>
        <w:t>The following worked example traces one representative cell of Table 17. The cell passes the low-Mach review: the Mach number is below 0.01 for both gases (Table 19).</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Caption w:val="Table 19"/>
        <w:tblDescription w:val="Table 19 – Worked example at one cell of Table 17: NPS 3/4 commercial steel, 15 m run, at the conditions of CSA B149.1 Table A.1. At this cell the hydrogen Reynolds number is 0.559 times the natural-gas value, the hydrogen volumetric flow 3.519 times"/>
      </w:tblPr>
      <w:tblGrid>
        <w:gridCol w:w="4680"/>
        <w:gridCol w:w="2340"/>
        <w:gridCol w:w="2340"/>
      </w:tblGrid>
      <w:tr w:rsidR="008F4107" w14:paraId="0438E53A" w14:textId="77777777">
        <w:trPr>
          <w:trHeight w:val="58"/>
          <w:tblHeader/>
          <w:jc w:val="center"/>
        </w:trPr>
        <w:tc>
          <w:tcPr>
            <w:tcW w:w="4680" w:type="dxa"/>
            <w:shd w:val="clear" w:color="auto" w:fill="F2F2F2"/>
            <w:vAlign w:val="center"/>
          </w:tcPr>
          <w:p w14:paraId="7743F945" w14:textId="77777777" w:rsidR="008F4107" w:rsidRDefault="005D1F2C">
            <w:pPr>
              <w:spacing w:after="0"/>
              <w:rPr>
                <w:rFonts w:cs="Arial"/>
                <w:sz w:val="16"/>
                <w:szCs w:val="16"/>
              </w:rPr>
            </w:pPr>
            <w:r>
              <w:rPr>
                <w:rFonts w:cs="Arial"/>
                <w:b/>
                <w:bCs/>
                <w:sz w:val="16"/>
                <w:szCs w:val="16"/>
              </w:rPr>
              <w:t>Quantity</w:t>
            </w:r>
          </w:p>
        </w:tc>
        <w:tc>
          <w:tcPr>
            <w:tcW w:w="2340" w:type="dxa"/>
            <w:shd w:val="clear" w:color="auto" w:fill="F2F2F2"/>
            <w:vAlign w:val="center"/>
          </w:tcPr>
          <w:p w14:paraId="05BEB831" w14:textId="77777777" w:rsidR="008F4107" w:rsidRDefault="005D1F2C">
            <w:pPr>
              <w:spacing w:after="0"/>
              <w:jc w:val="center"/>
              <w:rPr>
                <w:rFonts w:cs="Arial"/>
                <w:sz w:val="16"/>
                <w:szCs w:val="16"/>
              </w:rPr>
            </w:pPr>
            <w:r>
              <w:rPr>
                <w:rFonts w:cs="Arial"/>
                <w:b/>
                <w:bCs/>
                <w:sz w:val="16"/>
                <w:szCs w:val="16"/>
              </w:rPr>
              <w:t>Natural gas</w:t>
            </w:r>
          </w:p>
        </w:tc>
        <w:tc>
          <w:tcPr>
            <w:tcW w:w="2340" w:type="dxa"/>
            <w:shd w:val="clear" w:color="auto" w:fill="F2F2F2"/>
            <w:vAlign w:val="center"/>
          </w:tcPr>
          <w:p w14:paraId="00ACE77A" w14:textId="77777777" w:rsidR="008F4107" w:rsidRDefault="005D1F2C">
            <w:pPr>
              <w:spacing w:after="0"/>
              <w:jc w:val="center"/>
              <w:rPr>
                <w:rFonts w:cs="Arial"/>
                <w:sz w:val="16"/>
                <w:szCs w:val="16"/>
              </w:rPr>
            </w:pPr>
            <w:r>
              <w:rPr>
                <w:rFonts w:cs="Arial"/>
                <w:b/>
                <w:bCs/>
                <w:sz w:val="16"/>
                <w:szCs w:val="16"/>
              </w:rPr>
              <w:t>Hydrogen</w:t>
            </w:r>
          </w:p>
        </w:tc>
      </w:tr>
      <w:tr w:rsidR="008F4107" w14:paraId="64476A1A" w14:textId="77777777">
        <w:trPr>
          <w:trHeight w:val="58"/>
          <w:jc w:val="center"/>
        </w:trPr>
        <w:tc>
          <w:tcPr>
            <w:tcW w:w="4680" w:type="dxa"/>
            <w:vAlign w:val="center"/>
          </w:tcPr>
          <w:p w14:paraId="15BE9480" w14:textId="77777777" w:rsidR="008F4107" w:rsidRDefault="005D1F2C">
            <w:pPr>
              <w:spacing w:after="0"/>
              <w:rPr>
                <w:rFonts w:cs="Arial"/>
                <w:sz w:val="16"/>
                <w:szCs w:val="16"/>
              </w:rPr>
            </w:pPr>
            <w:r>
              <w:rPr>
                <w:rFonts w:cs="Arial"/>
                <w:sz w:val="16"/>
                <w:szCs w:val="16"/>
              </w:rPr>
              <w:t>Nominal pipe size (in)</w:t>
            </w:r>
          </w:p>
        </w:tc>
        <w:tc>
          <w:tcPr>
            <w:tcW w:w="2340" w:type="dxa"/>
            <w:vAlign w:val="center"/>
          </w:tcPr>
          <w:p w14:paraId="4B53BAD7" w14:textId="77777777" w:rsidR="008F4107" w:rsidRDefault="005D1F2C">
            <w:pPr>
              <w:spacing w:after="0"/>
              <w:jc w:val="center"/>
              <w:rPr>
                <w:rFonts w:cs="Arial"/>
                <w:sz w:val="16"/>
                <w:szCs w:val="16"/>
              </w:rPr>
            </w:pPr>
            <w:r>
              <w:rPr>
                <w:rFonts w:cs="Arial"/>
                <w:sz w:val="16"/>
                <w:szCs w:val="16"/>
              </w:rPr>
              <w:t>3/4</w:t>
            </w:r>
          </w:p>
        </w:tc>
        <w:tc>
          <w:tcPr>
            <w:tcW w:w="2340" w:type="dxa"/>
            <w:vAlign w:val="center"/>
          </w:tcPr>
          <w:p w14:paraId="6633977C" w14:textId="77777777" w:rsidR="008F4107" w:rsidRDefault="005D1F2C">
            <w:pPr>
              <w:spacing w:after="0"/>
              <w:jc w:val="center"/>
              <w:rPr>
                <w:rFonts w:cs="Arial"/>
                <w:sz w:val="16"/>
                <w:szCs w:val="16"/>
              </w:rPr>
            </w:pPr>
            <w:r>
              <w:rPr>
                <w:rFonts w:cs="Arial"/>
                <w:sz w:val="16"/>
                <w:szCs w:val="16"/>
              </w:rPr>
              <w:t>3/4</w:t>
            </w:r>
          </w:p>
        </w:tc>
      </w:tr>
      <w:tr w:rsidR="008F4107" w14:paraId="454BB6D7" w14:textId="77777777">
        <w:trPr>
          <w:trHeight w:val="58"/>
          <w:jc w:val="center"/>
        </w:trPr>
        <w:tc>
          <w:tcPr>
            <w:tcW w:w="4680" w:type="dxa"/>
            <w:vAlign w:val="center"/>
          </w:tcPr>
          <w:p w14:paraId="22BE6387" w14:textId="77777777" w:rsidR="008F4107" w:rsidRDefault="005D1F2C">
            <w:pPr>
              <w:spacing w:after="0"/>
              <w:rPr>
                <w:rFonts w:cs="Arial"/>
                <w:sz w:val="16"/>
                <w:szCs w:val="16"/>
              </w:rPr>
            </w:pPr>
            <w:r>
              <w:rPr>
                <w:rFonts w:cs="Arial"/>
                <w:sz w:val="16"/>
                <w:szCs w:val="16"/>
              </w:rPr>
              <w:t>Internal diameter (in)</w:t>
            </w:r>
          </w:p>
        </w:tc>
        <w:tc>
          <w:tcPr>
            <w:tcW w:w="2340" w:type="dxa"/>
            <w:vAlign w:val="center"/>
          </w:tcPr>
          <w:p w14:paraId="7CFD0416" w14:textId="77777777" w:rsidR="008F4107" w:rsidRDefault="005D1F2C">
            <w:pPr>
              <w:spacing w:after="0"/>
              <w:jc w:val="center"/>
              <w:rPr>
                <w:rFonts w:cs="Arial"/>
                <w:sz w:val="16"/>
                <w:szCs w:val="16"/>
              </w:rPr>
            </w:pPr>
            <w:r>
              <w:rPr>
                <w:rFonts w:cs="Arial"/>
                <w:sz w:val="16"/>
                <w:szCs w:val="16"/>
              </w:rPr>
              <w:t>0.824</w:t>
            </w:r>
          </w:p>
        </w:tc>
        <w:tc>
          <w:tcPr>
            <w:tcW w:w="2340" w:type="dxa"/>
            <w:vAlign w:val="center"/>
          </w:tcPr>
          <w:p w14:paraId="1192BC3A" w14:textId="77777777" w:rsidR="008F4107" w:rsidRDefault="005D1F2C">
            <w:pPr>
              <w:spacing w:after="0"/>
              <w:jc w:val="center"/>
              <w:rPr>
                <w:rFonts w:cs="Arial"/>
                <w:sz w:val="16"/>
                <w:szCs w:val="16"/>
              </w:rPr>
            </w:pPr>
            <w:r>
              <w:rPr>
                <w:rFonts w:cs="Arial"/>
                <w:sz w:val="16"/>
                <w:szCs w:val="16"/>
              </w:rPr>
              <w:t>0.824</w:t>
            </w:r>
          </w:p>
        </w:tc>
      </w:tr>
      <w:tr w:rsidR="008F4107" w14:paraId="4B6E6FFD" w14:textId="77777777">
        <w:trPr>
          <w:trHeight w:val="58"/>
          <w:jc w:val="center"/>
        </w:trPr>
        <w:tc>
          <w:tcPr>
            <w:tcW w:w="4680" w:type="dxa"/>
            <w:vAlign w:val="center"/>
          </w:tcPr>
          <w:p w14:paraId="04B231AC" w14:textId="77777777" w:rsidR="008F4107" w:rsidRDefault="005D1F2C">
            <w:pPr>
              <w:spacing w:after="0"/>
              <w:rPr>
                <w:rFonts w:cs="Arial"/>
                <w:sz w:val="16"/>
                <w:szCs w:val="16"/>
              </w:rPr>
            </w:pPr>
            <w:r>
              <w:rPr>
                <w:rFonts w:cs="Arial"/>
                <w:sz w:val="16"/>
                <w:szCs w:val="16"/>
              </w:rPr>
              <w:t>Internal diameter (mm)</w:t>
            </w:r>
          </w:p>
        </w:tc>
        <w:tc>
          <w:tcPr>
            <w:tcW w:w="2340" w:type="dxa"/>
            <w:vAlign w:val="center"/>
          </w:tcPr>
          <w:p w14:paraId="4328459D" w14:textId="77777777" w:rsidR="008F4107" w:rsidRDefault="005D1F2C">
            <w:pPr>
              <w:spacing w:after="0"/>
              <w:jc w:val="center"/>
              <w:rPr>
                <w:rFonts w:cs="Arial"/>
                <w:sz w:val="16"/>
                <w:szCs w:val="16"/>
              </w:rPr>
            </w:pPr>
            <w:r>
              <w:rPr>
                <w:rFonts w:cs="Arial"/>
                <w:sz w:val="16"/>
                <w:szCs w:val="16"/>
              </w:rPr>
              <w:t>20.93</w:t>
            </w:r>
          </w:p>
        </w:tc>
        <w:tc>
          <w:tcPr>
            <w:tcW w:w="2340" w:type="dxa"/>
            <w:vAlign w:val="center"/>
          </w:tcPr>
          <w:p w14:paraId="7B035F5D" w14:textId="77777777" w:rsidR="008F4107" w:rsidRDefault="005D1F2C">
            <w:pPr>
              <w:spacing w:after="0"/>
              <w:jc w:val="center"/>
              <w:rPr>
                <w:rFonts w:cs="Arial"/>
                <w:sz w:val="16"/>
                <w:szCs w:val="16"/>
              </w:rPr>
            </w:pPr>
            <w:r>
              <w:rPr>
                <w:rFonts w:cs="Arial"/>
                <w:sz w:val="16"/>
                <w:szCs w:val="16"/>
              </w:rPr>
              <w:t>20.93</w:t>
            </w:r>
          </w:p>
        </w:tc>
      </w:tr>
      <w:tr w:rsidR="008F4107" w14:paraId="360EA3B1" w14:textId="77777777">
        <w:trPr>
          <w:trHeight w:val="58"/>
          <w:jc w:val="center"/>
        </w:trPr>
        <w:tc>
          <w:tcPr>
            <w:tcW w:w="4680" w:type="dxa"/>
            <w:vAlign w:val="center"/>
          </w:tcPr>
          <w:p w14:paraId="66CB2AD4" w14:textId="77777777" w:rsidR="008F4107" w:rsidRDefault="005D1F2C">
            <w:pPr>
              <w:spacing w:after="0"/>
              <w:rPr>
                <w:rFonts w:cs="Arial"/>
                <w:sz w:val="16"/>
                <w:szCs w:val="16"/>
              </w:rPr>
            </w:pPr>
            <w:r>
              <w:rPr>
                <w:rFonts w:cs="Arial"/>
                <w:sz w:val="16"/>
                <w:szCs w:val="16"/>
              </w:rPr>
              <w:t>Pipe roughness (mm)</w:t>
            </w:r>
          </w:p>
        </w:tc>
        <w:tc>
          <w:tcPr>
            <w:tcW w:w="2340" w:type="dxa"/>
            <w:vAlign w:val="center"/>
          </w:tcPr>
          <w:p w14:paraId="1B36F2C4" w14:textId="77777777" w:rsidR="008F4107" w:rsidRDefault="005D1F2C">
            <w:pPr>
              <w:spacing w:after="0"/>
              <w:jc w:val="center"/>
              <w:rPr>
                <w:rFonts w:cs="Arial"/>
                <w:sz w:val="16"/>
                <w:szCs w:val="16"/>
              </w:rPr>
            </w:pPr>
            <w:r>
              <w:rPr>
                <w:rFonts w:cs="Arial"/>
                <w:sz w:val="16"/>
                <w:szCs w:val="16"/>
              </w:rPr>
              <w:t>0.045</w:t>
            </w:r>
          </w:p>
        </w:tc>
        <w:tc>
          <w:tcPr>
            <w:tcW w:w="2340" w:type="dxa"/>
            <w:vAlign w:val="center"/>
          </w:tcPr>
          <w:p w14:paraId="260C0453" w14:textId="77777777" w:rsidR="008F4107" w:rsidRDefault="005D1F2C">
            <w:pPr>
              <w:spacing w:after="0"/>
              <w:jc w:val="center"/>
              <w:rPr>
                <w:rFonts w:cs="Arial"/>
                <w:sz w:val="16"/>
                <w:szCs w:val="16"/>
              </w:rPr>
            </w:pPr>
            <w:r>
              <w:rPr>
                <w:rFonts w:cs="Arial"/>
                <w:sz w:val="16"/>
                <w:szCs w:val="16"/>
              </w:rPr>
              <w:t>0.045</w:t>
            </w:r>
          </w:p>
        </w:tc>
      </w:tr>
      <w:tr w:rsidR="008F4107" w14:paraId="2907528D" w14:textId="77777777">
        <w:trPr>
          <w:trHeight w:val="58"/>
          <w:jc w:val="center"/>
        </w:trPr>
        <w:tc>
          <w:tcPr>
            <w:tcW w:w="4680" w:type="dxa"/>
            <w:vAlign w:val="center"/>
          </w:tcPr>
          <w:p w14:paraId="6AAA9856" w14:textId="77777777" w:rsidR="008F4107" w:rsidRDefault="005D1F2C">
            <w:pPr>
              <w:spacing w:after="0"/>
              <w:rPr>
                <w:rFonts w:cs="Arial"/>
                <w:sz w:val="16"/>
                <w:szCs w:val="16"/>
              </w:rPr>
            </w:pPr>
            <w:r>
              <w:rPr>
                <w:rFonts w:cs="Arial"/>
                <w:sz w:val="16"/>
                <w:szCs w:val="16"/>
              </w:rPr>
              <w:t>Run length (m)</w:t>
            </w:r>
          </w:p>
        </w:tc>
        <w:tc>
          <w:tcPr>
            <w:tcW w:w="2340" w:type="dxa"/>
            <w:vAlign w:val="center"/>
          </w:tcPr>
          <w:p w14:paraId="2DA30FAF" w14:textId="77777777" w:rsidR="008F4107" w:rsidRDefault="005D1F2C">
            <w:pPr>
              <w:spacing w:after="0"/>
              <w:jc w:val="center"/>
              <w:rPr>
                <w:rFonts w:cs="Arial"/>
                <w:sz w:val="16"/>
                <w:szCs w:val="16"/>
              </w:rPr>
            </w:pPr>
            <w:r>
              <w:rPr>
                <w:rFonts w:cs="Arial"/>
                <w:sz w:val="16"/>
                <w:szCs w:val="16"/>
              </w:rPr>
              <w:t>15</w:t>
            </w:r>
          </w:p>
        </w:tc>
        <w:tc>
          <w:tcPr>
            <w:tcW w:w="2340" w:type="dxa"/>
            <w:vAlign w:val="center"/>
          </w:tcPr>
          <w:p w14:paraId="639D6A63" w14:textId="77777777" w:rsidR="008F4107" w:rsidRDefault="005D1F2C">
            <w:pPr>
              <w:spacing w:after="0"/>
              <w:jc w:val="center"/>
              <w:rPr>
                <w:rFonts w:cs="Arial"/>
                <w:sz w:val="16"/>
                <w:szCs w:val="16"/>
              </w:rPr>
            </w:pPr>
            <w:r>
              <w:rPr>
                <w:rFonts w:cs="Arial"/>
                <w:sz w:val="16"/>
                <w:szCs w:val="16"/>
              </w:rPr>
              <w:t>15</w:t>
            </w:r>
          </w:p>
        </w:tc>
      </w:tr>
      <w:tr w:rsidR="008F4107" w14:paraId="458D7E21" w14:textId="77777777">
        <w:trPr>
          <w:trHeight w:val="58"/>
          <w:jc w:val="center"/>
        </w:trPr>
        <w:tc>
          <w:tcPr>
            <w:tcW w:w="4680" w:type="dxa"/>
            <w:vAlign w:val="center"/>
          </w:tcPr>
          <w:p w14:paraId="18F6A4FF" w14:textId="77777777" w:rsidR="008F4107" w:rsidRDefault="005D1F2C">
            <w:pPr>
              <w:spacing w:after="0"/>
              <w:rPr>
                <w:rFonts w:cs="Arial"/>
                <w:sz w:val="16"/>
                <w:szCs w:val="16"/>
              </w:rPr>
            </w:pPr>
            <w:r>
              <w:rPr>
                <w:rFonts w:cs="Arial"/>
                <w:sz w:val="16"/>
                <w:szCs w:val="16"/>
              </w:rPr>
              <w:t>Fitting allowance factor F</w:t>
            </w:r>
          </w:p>
        </w:tc>
        <w:tc>
          <w:tcPr>
            <w:tcW w:w="2340" w:type="dxa"/>
            <w:vAlign w:val="center"/>
          </w:tcPr>
          <w:p w14:paraId="49247FD6" w14:textId="77777777" w:rsidR="008F4107" w:rsidRDefault="005D1F2C">
            <w:pPr>
              <w:spacing w:after="0"/>
              <w:jc w:val="center"/>
              <w:rPr>
                <w:rFonts w:cs="Arial"/>
                <w:sz w:val="16"/>
                <w:szCs w:val="16"/>
              </w:rPr>
            </w:pPr>
            <w:r>
              <w:rPr>
                <w:rFonts w:cs="Arial"/>
                <w:sz w:val="16"/>
                <w:szCs w:val="16"/>
              </w:rPr>
              <w:t>1.2</w:t>
            </w:r>
          </w:p>
        </w:tc>
        <w:tc>
          <w:tcPr>
            <w:tcW w:w="2340" w:type="dxa"/>
            <w:vAlign w:val="center"/>
          </w:tcPr>
          <w:p w14:paraId="18490D3C" w14:textId="77777777" w:rsidR="008F4107" w:rsidRDefault="005D1F2C">
            <w:pPr>
              <w:spacing w:after="0"/>
              <w:jc w:val="center"/>
              <w:rPr>
                <w:rFonts w:cs="Arial"/>
                <w:sz w:val="16"/>
                <w:szCs w:val="16"/>
              </w:rPr>
            </w:pPr>
            <w:r>
              <w:rPr>
                <w:rFonts w:cs="Arial"/>
                <w:sz w:val="16"/>
                <w:szCs w:val="16"/>
              </w:rPr>
              <w:t>1.2</w:t>
            </w:r>
          </w:p>
        </w:tc>
      </w:tr>
      <w:tr w:rsidR="008F4107" w14:paraId="26C92CA2" w14:textId="77777777">
        <w:trPr>
          <w:trHeight w:val="58"/>
          <w:jc w:val="center"/>
        </w:trPr>
        <w:tc>
          <w:tcPr>
            <w:tcW w:w="4680" w:type="dxa"/>
            <w:vAlign w:val="center"/>
          </w:tcPr>
          <w:p w14:paraId="602C8ED4" w14:textId="77777777" w:rsidR="008F4107" w:rsidRDefault="005D1F2C">
            <w:pPr>
              <w:spacing w:after="0"/>
              <w:rPr>
                <w:rFonts w:cs="Arial"/>
                <w:sz w:val="16"/>
                <w:szCs w:val="16"/>
              </w:rPr>
            </w:pPr>
            <w:r>
              <w:rPr>
                <w:rFonts w:cs="Arial"/>
                <w:sz w:val="16"/>
                <w:szCs w:val="16"/>
              </w:rPr>
              <w:t>Effective length used (m)</w:t>
            </w:r>
          </w:p>
        </w:tc>
        <w:tc>
          <w:tcPr>
            <w:tcW w:w="2340" w:type="dxa"/>
            <w:vAlign w:val="center"/>
          </w:tcPr>
          <w:p w14:paraId="287048DD" w14:textId="77777777" w:rsidR="008F4107" w:rsidRDefault="005D1F2C">
            <w:pPr>
              <w:spacing w:after="0"/>
              <w:jc w:val="center"/>
              <w:rPr>
                <w:rFonts w:cs="Arial"/>
                <w:sz w:val="16"/>
                <w:szCs w:val="16"/>
              </w:rPr>
            </w:pPr>
            <w:r>
              <w:rPr>
                <w:rFonts w:cs="Arial"/>
                <w:sz w:val="16"/>
                <w:szCs w:val="16"/>
              </w:rPr>
              <w:t>18.0</w:t>
            </w:r>
          </w:p>
        </w:tc>
        <w:tc>
          <w:tcPr>
            <w:tcW w:w="2340" w:type="dxa"/>
            <w:vAlign w:val="center"/>
          </w:tcPr>
          <w:p w14:paraId="76A804B3" w14:textId="77777777" w:rsidR="008F4107" w:rsidRDefault="005D1F2C">
            <w:pPr>
              <w:spacing w:after="0"/>
              <w:jc w:val="center"/>
              <w:rPr>
                <w:rFonts w:cs="Arial"/>
                <w:sz w:val="16"/>
                <w:szCs w:val="16"/>
              </w:rPr>
            </w:pPr>
            <w:r>
              <w:rPr>
                <w:rFonts w:cs="Arial"/>
                <w:sz w:val="16"/>
                <w:szCs w:val="16"/>
              </w:rPr>
              <w:t>18.0</w:t>
            </w:r>
          </w:p>
        </w:tc>
      </w:tr>
      <w:tr w:rsidR="008F4107" w14:paraId="22258AE0" w14:textId="77777777">
        <w:trPr>
          <w:trHeight w:val="58"/>
          <w:jc w:val="center"/>
        </w:trPr>
        <w:tc>
          <w:tcPr>
            <w:tcW w:w="4680" w:type="dxa"/>
            <w:vAlign w:val="center"/>
          </w:tcPr>
          <w:p w14:paraId="0EC20205" w14:textId="77777777" w:rsidR="008F4107" w:rsidRDefault="005D1F2C">
            <w:pPr>
              <w:spacing w:after="0"/>
              <w:rPr>
                <w:rFonts w:cs="Arial"/>
                <w:sz w:val="16"/>
                <w:szCs w:val="16"/>
              </w:rPr>
            </w:pPr>
            <w:r>
              <w:rPr>
                <w:rFonts w:cs="Arial"/>
                <w:sz w:val="16"/>
                <w:szCs w:val="16"/>
              </w:rPr>
              <w:t>Inlet pressure (kPa absolute)</w:t>
            </w:r>
          </w:p>
        </w:tc>
        <w:tc>
          <w:tcPr>
            <w:tcW w:w="2340" w:type="dxa"/>
            <w:vAlign w:val="center"/>
          </w:tcPr>
          <w:p w14:paraId="43D43203" w14:textId="77777777" w:rsidR="008F4107" w:rsidRDefault="005D1F2C">
            <w:pPr>
              <w:spacing w:after="0"/>
              <w:jc w:val="center"/>
              <w:rPr>
                <w:rFonts w:cs="Arial"/>
                <w:sz w:val="16"/>
                <w:szCs w:val="16"/>
              </w:rPr>
            </w:pPr>
            <w:r>
              <w:rPr>
                <w:rFonts w:cs="Arial"/>
                <w:sz w:val="16"/>
                <w:szCs w:val="16"/>
              </w:rPr>
              <w:t>101.4500</w:t>
            </w:r>
          </w:p>
        </w:tc>
        <w:tc>
          <w:tcPr>
            <w:tcW w:w="2340" w:type="dxa"/>
            <w:vAlign w:val="center"/>
          </w:tcPr>
          <w:p w14:paraId="3E8F7FC5" w14:textId="77777777" w:rsidR="008F4107" w:rsidRDefault="005D1F2C">
            <w:pPr>
              <w:spacing w:after="0"/>
              <w:jc w:val="center"/>
              <w:rPr>
                <w:rFonts w:cs="Arial"/>
                <w:sz w:val="16"/>
                <w:szCs w:val="16"/>
              </w:rPr>
            </w:pPr>
            <w:r>
              <w:rPr>
                <w:rFonts w:cs="Arial"/>
                <w:sz w:val="16"/>
                <w:szCs w:val="16"/>
              </w:rPr>
              <w:t>101.4500</w:t>
            </w:r>
          </w:p>
        </w:tc>
      </w:tr>
      <w:tr w:rsidR="008F4107" w14:paraId="466AAE4D" w14:textId="77777777">
        <w:trPr>
          <w:trHeight w:val="58"/>
          <w:jc w:val="center"/>
        </w:trPr>
        <w:tc>
          <w:tcPr>
            <w:tcW w:w="4680" w:type="dxa"/>
            <w:vAlign w:val="center"/>
          </w:tcPr>
          <w:p w14:paraId="154D72D8" w14:textId="77777777" w:rsidR="008F4107" w:rsidRDefault="005D1F2C">
            <w:pPr>
              <w:spacing w:after="0"/>
              <w:rPr>
                <w:rFonts w:cs="Arial"/>
                <w:sz w:val="16"/>
                <w:szCs w:val="16"/>
              </w:rPr>
            </w:pPr>
            <w:r>
              <w:rPr>
                <w:rFonts w:cs="Arial"/>
                <w:sz w:val="16"/>
                <w:szCs w:val="16"/>
              </w:rPr>
              <w:t>Outlet pressure (kPa absolute)</w:t>
            </w:r>
          </w:p>
        </w:tc>
        <w:tc>
          <w:tcPr>
            <w:tcW w:w="2340" w:type="dxa"/>
            <w:vAlign w:val="center"/>
          </w:tcPr>
          <w:p w14:paraId="573B762D" w14:textId="77777777" w:rsidR="008F4107" w:rsidRDefault="005D1F2C">
            <w:pPr>
              <w:spacing w:after="0"/>
              <w:jc w:val="center"/>
              <w:rPr>
                <w:rFonts w:cs="Arial"/>
                <w:sz w:val="16"/>
                <w:szCs w:val="16"/>
              </w:rPr>
            </w:pPr>
            <w:r>
              <w:rPr>
                <w:rFonts w:cs="Arial"/>
                <w:sz w:val="16"/>
                <w:szCs w:val="16"/>
              </w:rPr>
              <w:t>101.3250</w:t>
            </w:r>
          </w:p>
        </w:tc>
        <w:tc>
          <w:tcPr>
            <w:tcW w:w="2340" w:type="dxa"/>
            <w:vAlign w:val="center"/>
          </w:tcPr>
          <w:p w14:paraId="1F316E8C" w14:textId="77777777" w:rsidR="008F4107" w:rsidRDefault="005D1F2C">
            <w:pPr>
              <w:spacing w:after="0"/>
              <w:jc w:val="center"/>
              <w:rPr>
                <w:rFonts w:cs="Arial"/>
                <w:sz w:val="16"/>
                <w:szCs w:val="16"/>
              </w:rPr>
            </w:pPr>
            <w:r>
              <w:rPr>
                <w:rFonts w:cs="Arial"/>
                <w:sz w:val="16"/>
                <w:szCs w:val="16"/>
              </w:rPr>
              <w:t>101.3250</w:t>
            </w:r>
          </w:p>
        </w:tc>
      </w:tr>
      <w:tr w:rsidR="008F4107" w14:paraId="3CD2F710" w14:textId="77777777">
        <w:trPr>
          <w:trHeight w:val="58"/>
          <w:jc w:val="center"/>
        </w:trPr>
        <w:tc>
          <w:tcPr>
            <w:tcW w:w="4680" w:type="dxa"/>
            <w:vAlign w:val="center"/>
          </w:tcPr>
          <w:p w14:paraId="05AD97B8" w14:textId="77777777" w:rsidR="008F4107" w:rsidRDefault="005D1F2C">
            <w:pPr>
              <w:spacing w:after="0"/>
              <w:rPr>
                <w:rFonts w:cs="Arial"/>
                <w:sz w:val="16"/>
                <w:szCs w:val="16"/>
              </w:rPr>
            </w:pPr>
            <w:r>
              <w:rPr>
                <w:rFonts w:cs="Arial"/>
                <w:sz w:val="16"/>
                <w:szCs w:val="16"/>
              </w:rPr>
              <w:t>Pressure drop (Pa)</w:t>
            </w:r>
          </w:p>
        </w:tc>
        <w:tc>
          <w:tcPr>
            <w:tcW w:w="2340" w:type="dxa"/>
            <w:vAlign w:val="center"/>
          </w:tcPr>
          <w:p w14:paraId="6FA215DA" w14:textId="77777777" w:rsidR="008F4107" w:rsidRDefault="005D1F2C">
            <w:pPr>
              <w:spacing w:after="0"/>
              <w:jc w:val="center"/>
              <w:rPr>
                <w:rFonts w:cs="Arial"/>
                <w:sz w:val="16"/>
                <w:szCs w:val="16"/>
              </w:rPr>
            </w:pPr>
            <w:r>
              <w:rPr>
                <w:rFonts w:cs="Arial"/>
                <w:sz w:val="16"/>
                <w:szCs w:val="16"/>
              </w:rPr>
              <w:t>125</w:t>
            </w:r>
          </w:p>
        </w:tc>
        <w:tc>
          <w:tcPr>
            <w:tcW w:w="2340" w:type="dxa"/>
            <w:vAlign w:val="center"/>
          </w:tcPr>
          <w:p w14:paraId="382D4C40" w14:textId="77777777" w:rsidR="008F4107" w:rsidRDefault="005D1F2C">
            <w:pPr>
              <w:spacing w:after="0"/>
              <w:jc w:val="center"/>
              <w:rPr>
                <w:rFonts w:cs="Arial"/>
                <w:sz w:val="16"/>
                <w:szCs w:val="16"/>
              </w:rPr>
            </w:pPr>
            <w:r>
              <w:rPr>
                <w:rFonts w:cs="Arial"/>
                <w:sz w:val="16"/>
                <w:szCs w:val="16"/>
              </w:rPr>
              <w:t>125</w:t>
            </w:r>
          </w:p>
        </w:tc>
      </w:tr>
      <w:tr w:rsidR="008F4107" w14:paraId="6C8EE923" w14:textId="77777777">
        <w:trPr>
          <w:trHeight w:val="58"/>
          <w:jc w:val="center"/>
        </w:trPr>
        <w:tc>
          <w:tcPr>
            <w:tcW w:w="4680" w:type="dxa"/>
            <w:vAlign w:val="center"/>
          </w:tcPr>
          <w:p w14:paraId="045CE30E" w14:textId="77777777" w:rsidR="008F4107" w:rsidRDefault="005D1F2C">
            <w:pPr>
              <w:spacing w:after="0"/>
              <w:rPr>
                <w:rFonts w:cs="Arial"/>
                <w:sz w:val="16"/>
                <w:szCs w:val="16"/>
              </w:rPr>
            </w:pPr>
            <w:r>
              <w:rPr>
                <w:rFonts w:cs="Arial"/>
                <w:sz w:val="16"/>
                <w:szCs w:val="16"/>
              </w:rPr>
              <w:t>Mean pressure per Menon [41] (kPa absolute)</w:t>
            </w:r>
          </w:p>
        </w:tc>
        <w:tc>
          <w:tcPr>
            <w:tcW w:w="2340" w:type="dxa"/>
            <w:vAlign w:val="center"/>
          </w:tcPr>
          <w:p w14:paraId="7A7F3313" w14:textId="77777777" w:rsidR="008F4107" w:rsidRDefault="005D1F2C">
            <w:pPr>
              <w:spacing w:after="0"/>
              <w:jc w:val="center"/>
              <w:rPr>
                <w:rFonts w:cs="Arial"/>
                <w:sz w:val="16"/>
                <w:szCs w:val="16"/>
              </w:rPr>
            </w:pPr>
            <w:r>
              <w:rPr>
                <w:rFonts w:cs="Arial"/>
                <w:sz w:val="16"/>
                <w:szCs w:val="16"/>
              </w:rPr>
              <w:t>101.3875</w:t>
            </w:r>
          </w:p>
        </w:tc>
        <w:tc>
          <w:tcPr>
            <w:tcW w:w="2340" w:type="dxa"/>
            <w:vAlign w:val="center"/>
          </w:tcPr>
          <w:p w14:paraId="7CD7596F" w14:textId="77777777" w:rsidR="008F4107" w:rsidRDefault="005D1F2C">
            <w:pPr>
              <w:spacing w:after="0"/>
              <w:jc w:val="center"/>
              <w:rPr>
                <w:rFonts w:cs="Arial"/>
                <w:sz w:val="16"/>
                <w:szCs w:val="16"/>
              </w:rPr>
            </w:pPr>
            <w:r>
              <w:rPr>
                <w:rFonts w:cs="Arial"/>
                <w:sz w:val="16"/>
                <w:szCs w:val="16"/>
              </w:rPr>
              <w:t>101.3875</w:t>
            </w:r>
          </w:p>
        </w:tc>
      </w:tr>
      <w:tr w:rsidR="008F4107" w14:paraId="1BF4E829" w14:textId="77777777">
        <w:trPr>
          <w:trHeight w:val="58"/>
          <w:jc w:val="center"/>
        </w:trPr>
        <w:tc>
          <w:tcPr>
            <w:tcW w:w="4680" w:type="dxa"/>
            <w:vAlign w:val="center"/>
          </w:tcPr>
          <w:p w14:paraId="4192E09F" w14:textId="77777777" w:rsidR="008F4107" w:rsidRDefault="005D1F2C">
            <w:pPr>
              <w:spacing w:after="0"/>
              <w:rPr>
                <w:rFonts w:cs="Arial"/>
                <w:sz w:val="16"/>
                <w:szCs w:val="16"/>
              </w:rPr>
            </w:pPr>
            <w:r>
              <w:rPr>
                <w:rFonts w:cs="Arial"/>
                <w:sz w:val="16"/>
                <w:szCs w:val="16"/>
              </w:rPr>
              <w:t>Relative density (air = 1)</w:t>
            </w:r>
          </w:p>
        </w:tc>
        <w:tc>
          <w:tcPr>
            <w:tcW w:w="2340" w:type="dxa"/>
            <w:vAlign w:val="center"/>
          </w:tcPr>
          <w:p w14:paraId="3AC005CF" w14:textId="77777777" w:rsidR="008F4107" w:rsidRDefault="005D1F2C">
            <w:pPr>
              <w:spacing w:after="0"/>
              <w:jc w:val="center"/>
              <w:rPr>
                <w:rFonts w:cs="Arial"/>
                <w:sz w:val="16"/>
                <w:szCs w:val="16"/>
              </w:rPr>
            </w:pPr>
            <w:r>
              <w:rPr>
                <w:rFonts w:cs="Arial"/>
                <w:sz w:val="16"/>
                <w:szCs w:val="16"/>
              </w:rPr>
              <w:t>0.6</w:t>
            </w:r>
          </w:p>
        </w:tc>
        <w:tc>
          <w:tcPr>
            <w:tcW w:w="2340" w:type="dxa"/>
            <w:vAlign w:val="center"/>
          </w:tcPr>
          <w:p w14:paraId="73ABAC10" w14:textId="77777777" w:rsidR="008F4107" w:rsidRDefault="005D1F2C">
            <w:pPr>
              <w:spacing w:after="0"/>
              <w:jc w:val="center"/>
              <w:rPr>
                <w:rFonts w:cs="Arial"/>
                <w:sz w:val="16"/>
                <w:szCs w:val="16"/>
              </w:rPr>
            </w:pPr>
            <w:r>
              <w:rPr>
                <w:rFonts w:cs="Arial"/>
                <w:sz w:val="16"/>
                <w:szCs w:val="16"/>
              </w:rPr>
              <w:t>0.0696</w:t>
            </w:r>
          </w:p>
        </w:tc>
      </w:tr>
      <w:tr w:rsidR="008F4107" w14:paraId="3F81BC6D" w14:textId="77777777">
        <w:trPr>
          <w:trHeight w:val="58"/>
          <w:jc w:val="center"/>
        </w:trPr>
        <w:tc>
          <w:tcPr>
            <w:tcW w:w="4680" w:type="dxa"/>
            <w:vAlign w:val="center"/>
          </w:tcPr>
          <w:p w14:paraId="1D7B3A99" w14:textId="77777777" w:rsidR="008F4107" w:rsidRDefault="005D1F2C">
            <w:pPr>
              <w:spacing w:after="0"/>
              <w:rPr>
                <w:rFonts w:cs="Arial"/>
                <w:sz w:val="16"/>
                <w:szCs w:val="16"/>
              </w:rPr>
            </w:pPr>
            <w:r>
              <w:rPr>
                <w:rFonts w:cs="Arial"/>
                <w:sz w:val="16"/>
                <w:szCs w:val="16"/>
              </w:rPr>
              <w:t>Dynamic viscosity (</w:t>
            </w:r>
            <w:proofErr w:type="spellStart"/>
            <w:r>
              <w:rPr>
                <w:rFonts w:cs="Arial"/>
                <w:sz w:val="16"/>
                <w:szCs w:val="16"/>
              </w:rPr>
              <w:t>Pa·s</w:t>
            </w:r>
            <w:proofErr w:type="spellEnd"/>
            <w:r>
              <w:rPr>
                <w:rFonts w:cs="Arial"/>
                <w:sz w:val="16"/>
                <w:szCs w:val="16"/>
              </w:rPr>
              <w:t>)</w:t>
            </w:r>
          </w:p>
        </w:tc>
        <w:tc>
          <w:tcPr>
            <w:tcW w:w="2340" w:type="dxa"/>
            <w:vAlign w:val="center"/>
          </w:tcPr>
          <w:p w14:paraId="1B83C0EC" w14:textId="77777777" w:rsidR="008F4107" w:rsidRDefault="005D1F2C">
            <w:pPr>
              <w:spacing w:after="0"/>
              <w:jc w:val="center"/>
              <w:rPr>
                <w:rFonts w:cs="Arial"/>
                <w:sz w:val="16"/>
                <w:szCs w:val="16"/>
              </w:rPr>
            </w:pPr>
            <w:r>
              <w:rPr>
                <w:rFonts w:cs="Arial"/>
                <w:sz w:val="16"/>
                <w:szCs w:val="16"/>
              </w:rPr>
              <w:t>1.200 × 10</w:t>
            </w:r>
            <w:r>
              <w:rPr>
                <w:rFonts w:cs="Arial"/>
                <w:sz w:val="16"/>
                <w:szCs w:val="16"/>
                <w:vertAlign w:val="superscript"/>
              </w:rPr>
              <w:t>−5</w:t>
            </w:r>
          </w:p>
        </w:tc>
        <w:tc>
          <w:tcPr>
            <w:tcW w:w="2340" w:type="dxa"/>
            <w:vAlign w:val="center"/>
          </w:tcPr>
          <w:p w14:paraId="288CE033" w14:textId="77777777" w:rsidR="008F4107" w:rsidRDefault="005D1F2C">
            <w:pPr>
              <w:spacing w:after="0"/>
              <w:jc w:val="center"/>
              <w:rPr>
                <w:rFonts w:cs="Arial"/>
                <w:sz w:val="16"/>
                <w:szCs w:val="16"/>
              </w:rPr>
            </w:pPr>
            <w:r>
              <w:rPr>
                <w:rFonts w:cs="Arial"/>
                <w:sz w:val="16"/>
                <w:szCs w:val="16"/>
              </w:rPr>
              <w:t>8.760 × 10</w:t>
            </w:r>
            <w:r>
              <w:rPr>
                <w:rFonts w:cs="Arial"/>
                <w:sz w:val="16"/>
                <w:szCs w:val="16"/>
                <w:vertAlign w:val="superscript"/>
              </w:rPr>
              <w:t>−6</w:t>
            </w:r>
          </w:p>
        </w:tc>
      </w:tr>
      <w:tr w:rsidR="008F4107" w14:paraId="49F59149" w14:textId="77777777">
        <w:trPr>
          <w:trHeight w:val="58"/>
          <w:jc w:val="center"/>
        </w:trPr>
        <w:tc>
          <w:tcPr>
            <w:tcW w:w="4680" w:type="dxa"/>
            <w:vAlign w:val="center"/>
          </w:tcPr>
          <w:p w14:paraId="6F266867" w14:textId="77777777" w:rsidR="008F4107" w:rsidRDefault="005D1F2C">
            <w:pPr>
              <w:spacing w:after="0"/>
              <w:rPr>
                <w:rFonts w:cs="Arial"/>
                <w:sz w:val="16"/>
                <w:szCs w:val="16"/>
              </w:rPr>
            </w:pPr>
            <w:r>
              <w:rPr>
                <w:rFonts w:cs="Arial"/>
                <w:sz w:val="16"/>
                <w:szCs w:val="16"/>
              </w:rPr>
              <w:t>Density at base conditions (kg/m</w:t>
            </w:r>
            <w:r>
              <w:rPr>
                <w:rFonts w:cs="Arial"/>
                <w:sz w:val="16"/>
                <w:szCs w:val="16"/>
                <w:vertAlign w:val="superscript"/>
              </w:rPr>
              <w:t>3</w:t>
            </w:r>
            <w:r>
              <w:rPr>
                <w:rFonts w:cs="Arial"/>
                <w:sz w:val="16"/>
                <w:szCs w:val="16"/>
              </w:rPr>
              <w:t>)</w:t>
            </w:r>
          </w:p>
        </w:tc>
        <w:tc>
          <w:tcPr>
            <w:tcW w:w="2340" w:type="dxa"/>
            <w:vAlign w:val="center"/>
          </w:tcPr>
          <w:p w14:paraId="2F802A36" w14:textId="77777777" w:rsidR="008F4107" w:rsidRDefault="005D1F2C">
            <w:pPr>
              <w:spacing w:after="0"/>
              <w:jc w:val="center"/>
              <w:rPr>
                <w:rFonts w:cs="Arial"/>
                <w:sz w:val="16"/>
                <w:szCs w:val="16"/>
              </w:rPr>
            </w:pPr>
            <w:r>
              <w:rPr>
                <w:rFonts w:cs="Arial"/>
                <w:sz w:val="16"/>
                <w:szCs w:val="16"/>
              </w:rPr>
              <w:t>0.7339</w:t>
            </w:r>
          </w:p>
        </w:tc>
        <w:tc>
          <w:tcPr>
            <w:tcW w:w="2340" w:type="dxa"/>
            <w:vAlign w:val="center"/>
          </w:tcPr>
          <w:p w14:paraId="62E01795" w14:textId="77777777" w:rsidR="008F4107" w:rsidRDefault="005D1F2C">
            <w:pPr>
              <w:spacing w:after="0"/>
              <w:jc w:val="center"/>
              <w:rPr>
                <w:rFonts w:cs="Arial"/>
                <w:sz w:val="16"/>
                <w:szCs w:val="16"/>
              </w:rPr>
            </w:pPr>
            <w:r>
              <w:rPr>
                <w:rFonts w:cs="Arial"/>
                <w:sz w:val="16"/>
                <w:szCs w:val="16"/>
              </w:rPr>
              <w:t>0.0851</w:t>
            </w:r>
          </w:p>
        </w:tc>
      </w:tr>
      <w:tr w:rsidR="008F4107" w14:paraId="06A24B21" w14:textId="77777777">
        <w:trPr>
          <w:trHeight w:val="58"/>
          <w:jc w:val="center"/>
        </w:trPr>
        <w:tc>
          <w:tcPr>
            <w:tcW w:w="4680" w:type="dxa"/>
            <w:vAlign w:val="center"/>
          </w:tcPr>
          <w:p w14:paraId="6CD37568" w14:textId="77777777" w:rsidR="008F4107" w:rsidRDefault="005D1F2C">
            <w:pPr>
              <w:spacing w:after="0"/>
              <w:rPr>
                <w:rFonts w:cs="Arial"/>
                <w:sz w:val="16"/>
                <w:szCs w:val="16"/>
              </w:rPr>
            </w:pPr>
            <w:r>
              <w:rPr>
                <w:rFonts w:cs="Arial"/>
                <w:sz w:val="16"/>
                <w:szCs w:val="16"/>
              </w:rPr>
              <w:t>Higher heating value (MJ/m</w:t>
            </w:r>
            <w:r>
              <w:rPr>
                <w:rFonts w:cs="Arial"/>
                <w:sz w:val="16"/>
                <w:szCs w:val="16"/>
                <w:vertAlign w:val="superscript"/>
              </w:rPr>
              <w:t>3</w:t>
            </w:r>
            <w:r>
              <w:rPr>
                <w:rFonts w:cs="Arial"/>
                <w:sz w:val="16"/>
                <w:szCs w:val="16"/>
              </w:rPr>
              <w:t>)</w:t>
            </w:r>
          </w:p>
        </w:tc>
        <w:tc>
          <w:tcPr>
            <w:tcW w:w="2340" w:type="dxa"/>
            <w:vAlign w:val="center"/>
          </w:tcPr>
          <w:p w14:paraId="074C1976" w14:textId="77777777" w:rsidR="008F4107" w:rsidRDefault="005D1F2C">
            <w:pPr>
              <w:spacing w:after="0"/>
              <w:jc w:val="center"/>
              <w:rPr>
                <w:rFonts w:cs="Arial"/>
                <w:sz w:val="16"/>
                <w:szCs w:val="16"/>
              </w:rPr>
            </w:pPr>
            <w:r>
              <w:rPr>
                <w:rFonts w:cs="Arial"/>
                <w:sz w:val="16"/>
                <w:szCs w:val="16"/>
              </w:rPr>
              <w:t>37.259</w:t>
            </w:r>
          </w:p>
        </w:tc>
        <w:tc>
          <w:tcPr>
            <w:tcW w:w="2340" w:type="dxa"/>
            <w:vAlign w:val="center"/>
          </w:tcPr>
          <w:p w14:paraId="0D796EF4" w14:textId="77777777" w:rsidR="008F4107" w:rsidRDefault="005D1F2C">
            <w:pPr>
              <w:spacing w:after="0"/>
              <w:jc w:val="center"/>
              <w:rPr>
                <w:rFonts w:cs="Arial"/>
                <w:sz w:val="16"/>
                <w:szCs w:val="16"/>
              </w:rPr>
            </w:pPr>
            <w:r>
              <w:rPr>
                <w:rFonts w:cs="Arial"/>
                <w:sz w:val="16"/>
                <w:szCs w:val="16"/>
              </w:rPr>
              <w:t>12.100</w:t>
            </w:r>
          </w:p>
        </w:tc>
      </w:tr>
      <w:tr w:rsidR="008F4107" w14:paraId="5386CBF3" w14:textId="77777777">
        <w:trPr>
          <w:trHeight w:val="58"/>
          <w:jc w:val="center"/>
        </w:trPr>
        <w:tc>
          <w:tcPr>
            <w:tcW w:w="4680" w:type="dxa"/>
            <w:vAlign w:val="center"/>
          </w:tcPr>
          <w:p w14:paraId="1B28E537" w14:textId="77777777" w:rsidR="008F4107" w:rsidRDefault="005D1F2C">
            <w:pPr>
              <w:spacing w:after="0"/>
              <w:rPr>
                <w:rFonts w:cs="Arial"/>
                <w:sz w:val="16"/>
                <w:szCs w:val="16"/>
              </w:rPr>
            </w:pPr>
            <w:r>
              <w:rPr>
                <w:rFonts w:cs="Arial"/>
                <w:sz w:val="16"/>
                <w:szCs w:val="16"/>
              </w:rPr>
              <w:t>Churchill friction factor (dimensionless)</w:t>
            </w:r>
          </w:p>
        </w:tc>
        <w:tc>
          <w:tcPr>
            <w:tcW w:w="2340" w:type="dxa"/>
            <w:vAlign w:val="center"/>
          </w:tcPr>
          <w:p w14:paraId="0AEE399D" w14:textId="77777777" w:rsidR="008F4107" w:rsidRDefault="005D1F2C">
            <w:pPr>
              <w:spacing w:after="0"/>
              <w:jc w:val="center"/>
              <w:rPr>
                <w:rFonts w:cs="Arial"/>
                <w:sz w:val="16"/>
                <w:szCs w:val="16"/>
              </w:rPr>
            </w:pPr>
            <w:r>
              <w:rPr>
                <w:rFonts w:cs="Arial"/>
                <w:sz w:val="16"/>
                <w:szCs w:val="16"/>
              </w:rPr>
              <w:t>0.04338</w:t>
            </w:r>
          </w:p>
        </w:tc>
        <w:tc>
          <w:tcPr>
            <w:tcW w:w="2340" w:type="dxa"/>
            <w:vAlign w:val="center"/>
          </w:tcPr>
          <w:p w14:paraId="7024EC36" w14:textId="77777777" w:rsidR="008F4107" w:rsidRDefault="005D1F2C">
            <w:pPr>
              <w:spacing w:after="0"/>
              <w:jc w:val="center"/>
              <w:rPr>
                <w:rFonts w:cs="Arial"/>
                <w:sz w:val="16"/>
                <w:szCs w:val="16"/>
              </w:rPr>
            </w:pPr>
            <w:r>
              <w:rPr>
                <w:rFonts w:cs="Arial"/>
                <w:sz w:val="16"/>
                <w:szCs w:val="16"/>
              </w:rPr>
              <w:t>0.03019</w:t>
            </w:r>
          </w:p>
        </w:tc>
      </w:tr>
      <w:tr w:rsidR="008F4107" w14:paraId="7286C58B" w14:textId="77777777">
        <w:trPr>
          <w:trHeight w:val="58"/>
          <w:jc w:val="center"/>
        </w:trPr>
        <w:tc>
          <w:tcPr>
            <w:tcW w:w="4680" w:type="dxa"/>
            <w:vAlign w:val="center"/>
          </w:tcPr>
          <w:p w14:paraId="754B1EB0" w14:textId="77777777" w:rsidR="008F4107" w:rsidRDefault="005D1F2C">
            <w:pPr>
              <w:spacing w:after="0"/>
              <w:rPr>
                <w:rFonts w:cs="Arial"/>
                <w:sz w:val="16"/>
                <w:szCs w:val="16"/>
              </w:rPr>
            </w:pPr>
            <w:r>
              <w:rPr>
                <w:rFonts w:cs="Arial"/>
                <w:sz w:val="16"/>
                <w:szCs w:val="16"/>
              </w:rPr>
              <w:t>Reynolds number (dimensionless)</w:t>
            </w:r>
          </w:p>
        </w:tc>
        <w:tc>
          <w:tcPr>
            <w:tcW w:w="2340" w:type="dxa"/>
            <w:vAlign w:val="center"/>
          </w:tcPr>
          <w:p w14:paraId="5DE537FA" w14:textId="77777777" w:rsidR="008F4107" w:rsidRDefault="005D1F2C">
            <w:pPr>
              <w:spacing w:after="0"/>
              <w:jc w:val="center"/>
              <w:rPr>
                <w:rFonts w:cs="Arial"/>
                <w:sz w:val="16"/>
                <w:szCs w:val="16"/>
              </w:rPr>
            </w:pPr>
            <w:r>
              <w:rPr>
                <w:rFonts w:cs="Arial"/>
                <w:sz w:val="16"/>
                <w:szCs w:val="16"/>
              </w:rPr>
              <w:t>3868</w:t>
            </w:r>
          </w:p>
        </w:tc>
        <w:tc>
          <w:tcPr>
            <w:tcW w:w="2340" w:type="dxa"/>
            <w:vAlign w:val="center"/>
          </w:tcPr>
          <w:p w14:paraId="3DA15D58" w14:textId="77777777" w:rsidR="008F4107" w:rsidRDefault="005D1F2C">
            <w:pPr>
              <w:spacing w:after="0"/>
              <w:jc w:val="center"/>
              <w:rPr>
                <w:rFonts w:cs="Arial"/>
                <w:sz w:val="16"/>
                <w:szCs w:val="16"/>
              </w:rPr>
            </w:pPr>
            <w:r>
              <w:rPr>
                <w:rFonts w:cs="Arial"/>
                <w:sz w:val="16"/>
                <w:szCs w:val="16"/>
              </w:rPr>
              <w:t>2163</w:t>
            </w:r>
          </w:p>
        </w:tc>
      </w:tr>
      <w:tr w:rsidR="008F4107" w14:paraId="61A93445" w14:textId="77777777">
        <w:trPr>
          <w:trHeight w:val="58"/>
          <w:jc w:val="center"/>
        </w:trPr>
        <w:tc>
          <w:tcPr>
            <w:tcW w:w="4680" w:type="dxa"/>
            <w:vAlign w:val="center"/>
          </w:tcPr>
          <w:p w14:paraId="375557C3" w14:textId="77777777" w:rsidR="008F4107" w:rsidRDefault="005D1F2C">
            <w:pPr>
              <w:spacing w:after="0"/>
              <w:rPr>
                <w:rFonts w:cs="Arial"/>
                <w:sz w:val="16"/>
                <w:szCs w:val="16"/>
              </w:rPr>
            </w:pPr>
            <w:r>
              <w:rPr>
                <w:rFonts w:cs="Arial"/>
                <w:sz w:val="16"/>
                <w:szCs w:val="16"/>
              </w:rPr>
              <w:t>Flow regime</w:t>
            </w:r>
          </w:p>
        </w:tc>
        <w:tc>
          <w:tcPr>
            <w:tcW w:w="2340" w:type="dxa"/>
            <w:vAlign w:val="center"/>
          </w:tcPr>
          <w:p w14:paraId="6014ADD4" w14:textId="77777777" w:rsidR="008F4107" w:rsidRDefault="005D1F2C">
            <w:pPr>
              <w:spacing w:after="0"/>
              <w:jc w:val="center"/>
              <w:rPr>
                <w:rFonts w:cs="Arial"/>
                <w:sz w:val="16"/>
                <w:szCs w:val="16"/>
              </w:rPr>
            </w:pPr>
            <w:r>
              <w:rPr>
                <w:rFonts w:cs="Arial"/>
                <w:sz w:val="16"/>
                <w:szCs w:val="16"/>
              </w:rPr>
              <w:t>transitional</w:t>
            </w:r>
          </w:p>
        </w:tc>
        <w:tc>
          <w:tcPr>
            <w:tcW w:w="2340" w:type="dxa"/>
            <w:vAlign w:val="center"/>
          </w:tcPr>
          <w:p w14:paraId="145D7DA1" w14:textId="77777777" w:rsidR="008F4107" w:rsidRDefault="005D1F2C">
            <w:pPr>
              <w:spacing w:after="0"/>
              <w:jc w:val="center"/>
              <w:rPr>
                <w:rFonts w:cs="Arial"/>
                <w:sz w:val="16"/>
                <w:szCs w:val="16"/>
              </w:rPr>
            </w:pPr>
            <w:r>
              <w:rPr>
                <w:rFonts w:cs="Arial"/>
                <w:sz w:val="16"/>
                <w:szCs w:val="16"/>
              </w:rPr>
              <w:t>laminar</w:t>
            </w:r>
          </w:p>
        </w:tc>
      </w:tr>
      <w:tr w:rsidR="008F4107" w14:paraId="3484DE8C" w14:textId="77777777">
        <w:trPr>
          <w:trHeight w:val="58"/>
          <w:jc w:val="center"/>
        </w:trPr>
        <w:tc>
          <w:tcPr>
            <w:tcW w:w="4680" w:type="dxa"/>
            <w:vAlign w:val="center"/>
          </w:tcPr>
          <w:p w14:paraId="33473068" w14:textId="77777777" w:rsidR="008F4107" w:rsidRDefault="005D1F2C">
            <w:pPr>
              <w:spacing w:after="0"/>
              <w:rPr>
                <w:rFonts w:cs="Arial"/>
                <w:sz w:val="16"/>
                <w:szCs w:val="16"/>
              </w:rPr>
            </w:pPr>
            <w:r>
              <w:rPr>
                <w:rFonts w:cs="Arial"/>
                <w:sz w:val="16"/>
                <w:szCs w:val="16"/>
              </w:rPr>
              <w:t>Volumetric flow at base conditions (m</w:t>
            </w:r>
            <w:r>
              <w:rPr>
                <w:rFonts w:cs="Arial"/>
                <w:sz w:val="16"/>
                <w:szCs w:val="16"/>
                <w:vertAlign w:val="superscript"/>
              </w:rPr>
              <w:t>3</w:t>
            </w:r>
            <w:r>
              <w:rPr>
                <w:rFonts w:cs="Arial"/>
                <w:sz w:val="16"/>
                <w:szCs w:val="16"/>
              </w:rPr>
              <w:t>/h)</w:t>
            </w:r>
          </w:p>
        </w:tc>
        <w:tc>
          <w:tcPr>
            <w:tcW w:w="2340" w:type="dxa"/>
            <w:vAlign w:val="center"/>
          </w:tcPr>
          <w:p w14:paraId="4D18CA7D" w14:textId="77777777" w:rsidR="008F4107" w:rsidRDefault="005D1F2C">
            <w:pPr>
              <w:spacing w:after="0"/>
              <w:jc w:val="center"/>
              <w:rPr>
                <w:rFonts w:cs="Arial"/>
                <w:sz w:val="16"/>
                <w:szCs w:val="16"/>
              </w:rPr>
            </w:pPr>
            <w:r>
              <w:rPr>
                <w:rFonts w:cs="Arial"/>
                <w:sz w:val="16"/>
                <w:szCs w:val="16"/>
              </w:rPr>
              <w:t>3.743</w:t>
            </w:r>
          </w:p>
        </w:tc>
        <w:tc>
          <w:tcPr>
            <w:tcW w:w="2340" w:type="dxa"/>
            <w:vAlign w:val="center"/>
          </w:tcPr>
          <w:p w14:paraId="4B1D0CE7" w14:textId="77777777" w:rsidR="008F4107" w:rsidRDefault="005D1F2C">
            <w:pPr>
              <w:spacing w:after="0"/>
              <w:jc w:val="center"/>
              <w:rPr>
                <w:rFonts w:cs="Arial"/>
                <w:sz w:val="16"/>
                <w:szCs w:val="16"/>
              </w:rPr>
            </w:pPr>
            <w:r>
              <w:rPr>
                <w:rFonts w:cs="Arial"/>
                <w:sz w:val="16"/>
                <w:szCs w:val="16"/>
              </w:rPr>
              <w:t>13.173</w:t>
            </w:r>
          </w:p>
        </w:tc>
      </w:tr>
      <w:tr w:rsidR="008F4107" w14:paraId="35B16338" w14:textId="77777777">
        <w:trPr>
          <w:trHeight w:val="58"/>
          <w:jc w:val="center"/>
        </w:trPr>
        <w:tc>
          <w:tcPr>
            <w:tcW w:w="4680" w:type="dxa"/>
            <w:vAlign w:val="center"/>
          </w:tcPr>
          <w:p w14:paraId="685A7886" w14:textId="77777777" w:rsidR="008F4107" w:rsidRDefault="005D1F2C">
            <w:pPr>
              <w:spacing w:after="0"/>
              <w:rPr>
                <w:rFonts w:cs="Arial"/>
                <w:sz w:val="16"/>
                <w:szCs w:val="16"/>
              </w:rPr>
            </w:pPr>
            <w:r>
              <w:rPr>
                <w:rFonts w:cs="Arial"/>
                <w:sz w:val="16"/>
                <w:szCs w:val="16"/>
              </w:rPr>
              <w:t>Velocity at mean pressure (m/s)</w:t>
            </w:r>
          </w:p>
        </w:tc>
        <w:tc>
          <w:tcPr>
            <w:tcW w:w="2340" w:type="dxa"/>
            <w:vAlign w:val="center"/>
          </w:tcPr>
          <w:p w14:paraId="71CE9A72" w14:textId="77777777" w:rsidR="008F4107" w:rsidRDefault="005D1F2C">
            <w:pPr>
              <w:spacing w:after="0"/>
              <w:jc w:val="center"/>
              <w:rPr>
                <w:rFonts w:cs="Arial"/>
                <w:sz w:val="16"/>
                <w:szCs w:val="16"/>
              </w:rPr>
            </w:pPr>
            <w:r>
              <w:rPr>
                <w:rFonts w:cs="Arial"/>
                <w:sz w:val="16"/>
                <w:szCs w:val="16"/>
              </w:rPr>
              <w:t>3.020</w:t>
            </w:r>
          </w:p>
        </w:tc>
        <w:tc>
          <w:tcPr>
            <w:tcW w:w="2340" w:type="dxa"/>
            <w:vAlign w:val="center"/>
          </w:tcPr>
          <w:p w14:paraId="1E080B97" w14:textId="77777777" w:rsidR="008F4107" w:rsidRDefault="005D1F2C">
            <w:pPr>
              <w:spacing w:after="0"/>
              <w:jc w:val="center"/>
              <w:rPr>
                <w:rFonts w:cs="Arial"/>
                <w:sz w:val="16"/>
                <w:szCs w:val="16"/>
              </w:rPr>
            </w:pPr>
            <w:r>
              <w:rPr>
                <w:rFonts w:cs="Arial"/>
                <w:sz w:val="16"/>
                <w:szCs w:val="16"/>
              </w:rPr>
              <w:t>10.629</w:t>
            </w:r>
          </w:p>
        </w:tc>
      </w:tr>
      <w:tr w:rsidR="008F4107" w14:paraId="58F5C430" w14:textId="77777777">
        <w:trPr>
          <w:trHeight w:val="58"/>
          <w:jc w:val="center"/>
        </w:trPr>
        <w:tc>
          <w:tcPr>
            <w:tcW w:w="4680" w:type="dxa"/>
            <w:vAlign w:val="center"/>
          </w:tcPr>
          <w:p w14:paraId="71381A22" w14:textId="77777777" w:rsidR="008F4107" w:rsidRDefault="005D1F2C">
            <w:pPr>
              <w:spacing w:after="0"/>
              <w:rPr>
                <w:rFonts w:cs="Arial"/>
                <w:sz w:val="16"/>
                <w:szCs w:val="16"/>
              </w:rPr>
            </w:pPr>
            <w:r>
              <w:rPr>
                <w:rFonts w:cs="Arial"/>
                <w:sz w:val="16"/>
                <w:szCs w:val="16"/>
              </w:rPr>
              <w:t>Speed of sound (m/s)</w:t>
            </w:r>
          </w:p>
        </w:tc>
        <w:tc>
          <w:tcPr>
            <w:tcW w:w="2340" w:type="dxa"/>
            <w:vAlign w:val="center"/>
          </w:tcPr>
          <w:p w14:paraId="104F6C70" w14:textId="77777777" w:rsidR="008F4107" w:rsidRDefault="005D1F2C">
            <w:pPr>
              <w:spacing w:after="0"/>
              <w:jc w:val="center"/>
              <w:rPr>
                <w:rFonts w:cs="Arial"/>
                <w:sz w:val="16"/>
                <w:szCs w:val="16"/>
              </w:rPr>
            </w:pPr>
            <w:r>
              <w:rPr>
                <w:rFonts w:cs="Arial"/>
                <w:sz w:val="16"/>
                <w:szCs w:val="16"/>
              </w:rPr>
              <w:t>425.3</w:t>
            </w:r>
          </w:p>
        </w:tc>
        <w:tc>
          <w:tcPr>
            <w:tcW w:w="2340" w:type="dxa"/>
            <w:vAlign w:val="center"/>
          </w:tcPr>
          <w:p w14:paraId="51FFAF52" w14:textId="77777777" w:rsidR="008F4107" w:rsidRDefault="005D1F2C">
            <w:pPr>
              <w:spacing w:after="0"/>
              <w:jc w:val="center"/>
              <w:rPr>
                <w:rFonts w:cs="Arial"/>
                <w:sz w:val="16"/>
                <w:szCs w:val="16"/>
              </w:rPr>
            </w:pPr>
            <w:r>
              <w:rPr>
                <w:rFonts w:cs="Arial"/>
                <w:sz w:val="16"/>
                <w:szCs w:val="16"/>
              </w:rPr>
              <w:t>1295.5</w:t>
            </w:r>
          </w:p>
        </w:tc>
      </w:tr>
      <w:tr w:rsidR="008F4107" w14:paraId="09C17502" w14:textId="77777777">
        <w:trPr>
          <w:trHeight w:val="58"/>
          <w:jc w:val="center"/>
        </w:trPr>
        <w:tc>
          <w:tcPr>
            <w:tcW w:w="4680" w:type="dxa"/>
            <w:vAlign w:val="center"/>
          </w:tcPr>
          <w:p w14:paraId="677458C0" w14:textId="77777777" w:rsidR="008F4107" w:rsidRDefault="005D1F2C">
            <w:pPr>
              <w:spacing w:after="0"/>
              <w:rPr>
                <w:rFonts w:cs="Arial"/>
                <w:sz w:val="16"/>
                <w:szCs w:val="16"/>
              </w:rPr>
            </w:pPr>
            <w:r>
              <w:rPr>
                <w:rFonts w:cs="Arial"/>
                <w:sz w:val="16"/>
                <w:szCs w:val="16"/>
              </w:rPr>
              <w:t>Mach number (dimensionless)</w:t>
            </w:r>
          </w:p>
        </w:tc>
        <w:tc>
          <w:tcPr>
            <w:tcW w:w="2340" w:type="dxa"/>
            <w:vAlign w:val="center"/>
          </w:tcPr>
          <w:p w14:paraId="757DAC7E" w14:textId="77777777" w:rsidR="008F4107" w:rsidRDefault="005D1F2C">
            <w:pPr>
              <w:spacing w:after="0"/>
              <w:jc w:val="center"/>
              <w:rPr>
                <w:rFonts w:cs="Arial"/>
                <w:sz w:val="16"/>
                <w:szCs w:val="16"/>
              </w:rPr>
            </w:pPr>
            <w:r>
              <w:rPr>
                <w:rFonts w:cs="Arial"/>
                <w:sz w:val="16"/>
                <w:szCs w:val="16"/>
              </w:rPr>
              <w:t>0.00710</w:t>
            </w:r>
          </w:p>
        </w:tc>
        <w:tc>
          <w:tcPr>
            <w:tcW w:w="2340" w:type="dxa"/>
            <w:vAlign w:val="center"/>
          </w:tcPr>
          <w:p w14:paraId="714F4971" w14:textId="77777777" w:rsidR="008F4107" w:rsidRDefault="005D1F2C">
            <w:pPr>
              <w:spacing w:after="0"/>
              <w:jc w:val="center"/>
              <w:rPr>
                <w:rFonts w:cs="Arial"/>
                <w:sz w:val="16"/>
                <w:szCs w:val="16"/>
              </w:rPr>
            </w:pPr>
            <w:r>
              <w:rPr>
                <w:rFonts w:cs="Arial"/>
                <w:sz w:val="16"/>
                <w:szCs w:val="16"/>
              </w:rPr>
              <w:t>0.00820</w:t>
            </w:r>
          </w:p>
        </w:tc>
      </w:tr>
      <w:tr w:rsidR="008F4107" w14:paraId="733F18A7" w14:textId="77777777">
        <w:trPr>
          <w:trHeight w:val="58"/>
          <w:jc w:val="center"/>
        </w:trPr>
        <w:tc>
          <w:tcPr>
            <w:tcW w:w="4680" w:type="dxa"/>
            <w:vAlign w:val="center"/>
          </w:tcPr>
          <w:p w14:paraId="5DB27211" w14:textId="749F6D62" w:rsidR="008F4107" w:rsidRDefault="005D1F2C">
            <w:pPr>
              <w:spacing w:after="0"/>
              <w:rPr>
                <w:rFonts w:cs="Arial"/>
                <w:sz w:val="16"/>
                <w:szCs w:val="16"/>
              </w:rPr>
            </w:pPr>
            <w:commentRangeStart w:id="4323"/>
            <w:r>
              <w:rPr>
                <w:rFonts w:cs="Arial"/>
                <w:sz w:val="16"/>
                <w:szCs w:val="16"/>
              </w:rPr>
              <w:t>Energy capacity, General Flow Equation with Churchill (kW)</w:t>
            </w:r>
          </w:p>
        </w:tc>
        <w:tc>
          <w:tcPr>
            <w:tcW w:w="2340" w:type="dxa"/>
            <w:vAlign w:val="center"/>
          </w:tcPr>
          <w:p w14:paraId="21CED3B0" w14:textId="77777777" w:rsidR="008F4107" w:rsidRDefault="005D1F2C">
            <w:pPr>
              <w:spacing w:after="0"/>
              <w:jc w:val="center"/>
              <w:rPr>
                <w:rFonts w:cs="Arial"/>
                <w:sz w:val="16"/>
                <w:szCs w:val="16"/>
              </w:rPr>
            </w:pPr>
            <w:commentRangeStart w:id="4324"/>
            <w:r>
              <w:rPr>
                <w:rFonts w:cs="Arial"/>
                <w:sz w:val="16"/>
                <w:szCs w:val="16"/>
              </w:rPr>
              <w:t>39</w:t>
            </w:r>
          </w:p>
        </w:tc>
        <w:tc>
          <w:tcPr>
            <w:tcW w:w="2340" w:type="dxa"/>
            <w:vAlign w:val="center"/>
          </w:tcPr>
          <w:p w14:paraId="169BD4CA" w14:textId="77777777" w:rsidR="008F4107" w:rsidRDefault="005D1F2C">
            <w:pPr>
              <w:spacing w:after="0"/>
              <w:jc w:val="center"/>
              <w:rPr>
                <w:rFonts w:cs="Arial"/>
                <w:sz w:val="16"/>
                <w:szCs w:val="16"/>
              </w:rPr>
            </w:pPr>
            <w:r>
              <w:rPr>
                <w:rFonts w:cs="Arial"/>
                <w:sz w:val="16"/>
                <w:szCs w:val="16"/>
              </w:rPr>
              <w:t>44</w:t>
            </w:r>
            <w:commentRangeEnd w:id="4324"/>
            <w:r>
              <w:rPr>
                <w:rStyle w:val="CommentReference"/>
                <w:rFonts w:cs="Arial"/>
              </w:rPr>
              <w:commentReference w:id="4324"/>
            </w:r>
            <w:r>
              <w:rPr>
                <w:rStyle w:val="CommentReference"/>
              </w:rPr>
              <w:commentReference w:id="4323"/>
            </w:r>
          </w:p>
        </w:tc>
      </w:tr>
      <w:commentRangeEnd w:id="4323"/>
      <w:tr w:rsidR="008F4107" w14:paraId="415BCA18" w14:textId="77777777">
        <w:trPr>
          <w:trHeight w:val="58"/>
          <w:jc w:val="center"/>
        </w:trPr>
        <w:tc>
          <w:tcPr>
            <w:tcW w:w="4680" w:type="dxa"/>
            <w:vAlign w:val="center"/>
          </w:tcPr>
          <w:p w14:paraId="56A1C59D" w14:textId="71E9E044" w:rsidR="008F4107" w:rsidRDefault="005D1F2C">
            <w:pPr>
              <w:spacing w:after="0"/>
              <w:rPr>
                <w:rFonts w:cs="Arial"/>
                <w:sz w:val="16"/>
                <w:szCs w:val="16"/>
              </w:rPr>
            </w:pPr>
            <w:r>
              <w:rPr>
                <w:rFonts w:cs="Arial"/>
                <w:sz w:val="16"/>
                <w:szCs w:val="16"/>
              </w:rPr>
              <w:t>Energy capacity, published Polyflo sizing equation (kW)</w:t>
            </w:r>
          </w:p>
        </w:tc>
        <w:tc>
          <w:tcPr>
            <w:tcW w:w="2340" w:type="dxa"/>
            <w:vAlign w:val="center"/>
          </w:tcPr>
          <w:p w14:paraId="1726F71F" w14:textId="77777777" w:rsidR="008F4107" w:rsidRDefault="005D1F2C">
            <w:pPr>
              <w:spacing w:after="0"/>
              <w:jc w:val="center"/>
              <w:rPr>
                <w:rFonts w:cs="Arial"/>
                <w:sz w:val="16"/>
                <w:szCs w:val="16"/>
              </w:rPr>
            </w:pPr>
            <w:r>
              <w:rPr>
                <w:rFonts w:cs="Arial"/>
                <w:sz w:val="16"/>
                <w:szCs w:val="16"/>
              </w:rPr>
              <w:t>40</w:t>
            </w:r>
          </w:p>
        </w:tc>
        <w:tc>
          <w:tcPr>
            <w:tcW w:w="2340" w:type="dxa"/>
            <w:vAlign w:val="center"/>
          </w:tcPr>
          <w:p w14:paraId="4CE326FE" w14:textId="77777777" w:rsidR="008F4107" w:rsidRDefault="005D1F2C">
            <w:pPr>
              <w:spacing w:after="0"/>
              <w:jc w:val="center"/>
              <w:rPr>
                <w:rFonts w:cs="Arial"/>
                <w:sz w:val="16"/>
                <w:szCs w:val="16"/>
              </w:rPr>
            </w:pPr>
            <w:r>
              <w:rPr>
                <w:rFonts w:cs="Arial"/>
                <w:sz w:val="16"/>
                <w:szCs w:val="16"/>
              </w:rPr>
              <w:t>36</w:t>
            </w:r>
          </w:p>
        </w:tc>
      </w:tr>
      <w:tr w:rsidR="008F4107" w14:paraId="643611CD" w14:textId="77777777">
        <w:trPr>
          <w:trHeight w:val="58"/>
          <w:jc w:val="center"/>
        </w:trPr>
        <w:tc>
          <w:tcPr>
            <w:tcW w:w="4680" w:type="dxa"/>
            <w:vAlign w:val="center"/>
          </w:tcPr>
          <w:p w14:paraId="7964E32A" w14:textId="6840CEC5" w:rsidR="008F4107" w:rsidRDefault="005D1F2C">
            <w:pPr>
              <w:spacing w:after="0"/>
              <w:rPr>
                <w:rFonts w:cs="Arial"/>
                <w:sz w:val="16"/>
                <w:szCs w:val="16"/>
              </w:rPr>
            </w:pPr>
            <w:r>
              <w:rPr>
                <w:rFonts w:cs="Arial"/>
                <w:sz w:val="16"/>
                <w:szCs w:val="16"/>
              </w:rPr>
              <w:t>Difference, flow equation against sizing equation (percent)</w:t>
            </w:r>
          </w:p>
        </w:tc>
        <w:tc>
          <w:tcPr>
            <w:tcW w:w="2340" w:type="dxa"/>
            <w:vAlign w:val="center"/>
          </w:tcPr>
          <w:p w14:paraId="2E6BCA67" w14:textId="77777777" w:rsidR="008F4107" w:rsidRDefault="005D1F2C">
            <w:pPr>
              <w:spacing w:after="0"/>
              <w:jc w:val="center"/>
              <w:rPr>
                <w:rFonts w:cs="Arial"/>
                <w:sz w:val="16"/>
                <w:szCs w:val="16"/>
              </w:rPr>
            </w:pPr>
            <w:r>
              <w:rPr>
                <w:rFonts w:cs="Arial"/>
                <w:sz w:val="16"/>
                <w:szCs w:val="16"/>
              </w:rPr>
              <w:t>−4.12</w:t>
            </w:r>
          </w:p>
        </w:tc>
        <w:tc>
          <w:tcPr>
            <w:tcW w:w="2340" w:type="dxa"/>
            <w:vAlign w:val="center"/>
          </w:tcPr>
          <w:p w14:paraId="7840ACE7" w14:textId="77777777" w:rsidR="008F4107" w:rsidRDefault="005D1F2C">
            <w:pPr>
              <w:spacing w:after="0"/>
              <w:jc w:val="center"/>
              <w:rPr>
                <w:rFonts w:cs="Arial"/>
                <w:sz w:val="16"/>
                <w:szCs w:val="16"/>
              </w:rPr>
            </w:pPr>
            <w:r>
              <w:rPr>
                <w:rFonts w:cs="Arial"/>
                <w:sz w:val="16"/>
                <w:szCs w:val="16"/>
              </w:rPr>
              <w:t>+22.35</w:t>
            </w:r>
          </w:p>
        </w:tc>
      </w:tr>
    </w:tbl>
    <w:p w14:paraId="0955D74B" w14:textId="763D322A" w:rsidR="008F4107" w:rsidRDefault="005D1F2C">
      <w:pPr>
        <w:rPr>
          <w:i/>
        </w:rPr>
      </w:pPr>
      <w:r>
        <w:rPr>
          <w:i/>
        </w:rPr>
        <w:t xml:space="preserve">Table 19 – Worked example at one cell of Table 17: NPS 3/4 commercial steel, 15 m run, at the conditions of </w:t>
      </w:r>
      <w:del w:id="4325" w:author="Sean de Noronha | DRG" w:date="2026-09-23T16:00:00Z" w16du:dateUtc="2026-09-23T14:00:00Z">
        <w:r>
          <w:rPr>
            <w:i/>
          </w:rPr>
          <w:delText xml:space="preserve">CSA B149.1 </w:delText>
        </w:r>
      </w:del>
      <w:ins w:id="4326" w:author="Sean de Noronha | DRG" w:date="2026-09-23T16:00:00Z" w16du:dateUtc="2026-09-23T14:00:00Z">
        <w:r>
          <w:rPr>
            <w:i/>
          </w:rPr>
          <w:t xml:space="preserve">CSA B149.1:25 </w:t>
        </w:r>
      </w:ins>
      <w:r>
        <w:rPr>
          <w:i/>
        </w:rPr>
        <w:t>Table A.1 (&lt;1.75 kPa inlet / 125 Pa drop). At this cell the hydrogen Reynolds number is 0.559 times the natural-gas value, the hydrogen volumetric flow 3.519 times, and the hydrogen energy capacity 1.14 times.</w:t>
      </w:r>
    </w:p>
    <w:p w14:paraId="5A000009" w14:textId="36B405B1" w:rsidR="00C64113" w:rsidRDefault="00C64113">
      <w:pPr>
        <w:rPr>
          <w:rFonts w:cs="Arial"/>
        </w:rPr>
      </w:pPr>
      <w:r>
        <w:rPr>
          <w:rFonts w:cs="Arial"/>
        </w:rPr>
        <w:t>A separate applicability limit applies at high velocity, and it is independent of the friction question. The GFE carries the density change along the pipe through its P</w:t>
      </w:r>
      <w:del w:id="4327" w:author="Sean de Noronha | DRG" w:date="2026-09-28T16:47:00Z" w16du:dateUtc="2026-09-28T14:47:00Z">
        <w:r>
          <w:rPr>
            <w:rFonts w:cs="Arial"/>
          </w:rPr>
          <w:delText>₁</w:delText>
        </w:r>
      </w:del>
      <w:ins w:id="4328" w:author="Sean de Noronha | DRG" w:date="2026-09-28T16:47:00Z" w16du:dateUtc="2026-09-28T14:47:00Z">
        <w:r>
          <w:rPr>
            <w:rFonts w:cs="Arial"/>
            <w:vertAlign w:val="subscript"/>
          </w:rPr>
          <w:t>1</w:t>
        </w:r>
      </w:ins>
      <w:r>
        <w:rPr>
          <w:rFonts w:cs="Arial"/>
          <w:vertAlign w:val="superscript"/>
        </w:rPr>
        <w:t>2</w:t>
      </w:r>
      <w:r>
        <w:rPr>
          <w:rFonts w:cs="Arial"/>
        </w:rPr>
        <w:t xml:space="preserve"> − P</w:t>
      </w:r>
      <w:del w:id="4329" w:author="Sean de Noronha | DRG" w:date="2026-09-28T16:47:00Z" w16du:dateUtc="2026-09-28T14:47:00Z">
        <w:r>
          <w:rPr>
            <w:rFonts w:cs="Arial"/>
          </w:rPr>
          <w:delText>₂</w:delText>
        </w:r>
      </w:del>
      <w:ins w:id="4330" w:author="Sean de Noronha | DRG" w:date="2026-09-28T16:47:00Z" w16du:dateUtc="2026-09-28T14:47:00Z">
        <w:r>
          <w:rPr>
            <w:rFonts w:cs="Arial"/>
            <w:vertAlign w:val="subscript"/>
          </w:rPr>
          <w:t>2</w:t>
        </w:r>
      </w:ins>
      <w:r>
        <w:rPr>
          <w:rFonts w:cs="Arial"/>
          <w:vertAlign w:val="superscript"/>
        </w:rPr>
        <w:t>2</w:t>
      </w:r>
      <w:r>
        <w:rPr>
          <w:rFonts w:cs="Arial"/>
        </w:rPr>
        <w:t xml:space="preserve"> term, but it neglects the kinetic energy the gas gains as it expands and assumes the gas holds wall temperature throughout. Both assumptions weaken at the largest diameters and shortest lengths, where the gas moves fastest and has least time to equilibrate, so both are screened together against Mach 0.3. No cell of Table 17 approaches that limit. In simple terms, a cell in the tables is a valid hydraulic answer only if the gas is moving slowly enough for these two simplifications to hold; that condition is met everywhere in Table 17. </w:t>
      </w:r>
      <w:commentRangeStart w:id="4331"/>
      <w:commentRangeStart w:id="4332"/>
      <w:r>
        <w:rPr>
          <w:rFonts w:cs="Arial"/>
        </w:rPr>
        <w:t>Th</w:t>
      </w:r>
      <w:ins w:id="4333" w:author="Sean de Noronha | DRG" w:date="2026-09-25T16:25:00Z" w16du:dateUtc="2026-09-25T14:25:00Z">
        <w:r>
          <w:rPr>
            <w:rFonts w:cs="Arial"/>
          </w:rPr>
          <w:t>is</w:t>
        </w:r>
      </w:ins>
      <w:del w:id="4334" w:author="Sean de Noronha | DRG" w:date="2026-09-25T16:25:00Z" w16du:dateUtc="2026-09-25T14:25:00Z">
        <w:r>
          <w:rPr>
            <w:rFonts w:cs="Arial"/>
          </w:rPr>
          <w:delText>e</w:delText>
        </w:r>
      </w:del>
      <w:r>
        <w:rPr>
          <w:rFonts w:cs="Arial"/>
        </w:rPr>
        <w:t xml:space="preserve"> screen</w:t>
      </w:r>
      <w:ins w:id="4335" w:author="Sean de Noronha | DRG" w:date="2026-09-25T16:25:00Z" w16du:dateUtc="2026-09-25T14:25:00Z">
        <w:r>
          <w:rPr>
            <w:rFonts w:cs="Arial"/>
          </w:rPr>
          <w:t>ing check</w:t>
        </w:r>
      </w:ins>
      <w:del w:id="4336" w:author="Sean de Noronha | DRG" w:date="2026-09-25T16:25:00Z" w16du:dateUtc="2026-09-25T14:25:00Z">
        <w:r>
          <w:rPr>
            <w:rFonts w:cs="Arial"/>
          </w:rPr>
          <w:delText xml:space="preserve"> becomes material</w:delText>
        </w:r>
      </w:del>
      <w:r>
        <w:rPr>
          <w:rFonts w:cs="Arial"/>
        </w:rPr>
        <w:t xml:space="preserve"> only </w:t>
      </w:r>
      <w:ins w:id="4337" w:author="Sean de Noronha | DRG" w:date="2026-09-25T16:25:00Z" w16du:dateUtc="2026-09-25T14:25:00Z">
        <w:r>
          <w:rPr>
            <w:rFonts w:cs="Arial"/>
          </w:rPr>
          <w:t xml:space="preserve">matters </w:t>
        </w:r>
      </w:ins>
      <w:r>
        <w:rPr>
          <w:rFonts w:cs="Arial"/>
        </w:rPr>
        <w:t xml:space="preserve">at </w:t>
      </w:r>
      <w:del w:id="4338" w:author="Sean de Noronha | DRG" w:date="2026-09-25T16:25:00Z" w16du:dateUtc="2026-09-25T14:25:00Z">
        <w:r>
          <w:rPr>
            <w:rFonts w:cs="Arial"/>
          </w:rPr>
          <w:delText>the elevated-</w:delText>
        </w:r>
      </w:del>
      <w:ins w:id="4339" w:author="Sean de Noronha | DRG" w:date="2026-09-25T16:25:00Z" w16du:dateUtc="2026-09-25T14:25:00Z">
        <w:r>
          <w:rPr>
            <w:rFonts w:cs="Arial"/>
          </w:rPr>
          <w:t xml:space="preserve">higher operating </w:t>
        </w:r>
      </w:ins>
      <w:r>
        <w:rPr>
          <w:rFonts w:cs="Arial"/>
        </w:rPr>
        <w:t>pressure</w:t>
      </w:r>
      <w:del w:id="4340" w:author="Sean de Noronha | DRG" w:date="2026-09-25T16:26:00Z" w16du:dateUtc="2026-09-25T14:26:00Z">
        <w:r>
          <w:rPr>
            <w:rFonts w:cs="Arial"/>
          </w:rPr>
          <w:delText xml:space="preserve"> </w:delText>
        </w:r>
      </w:del>
      <w:ins w:id="4341" w:author="Sean de Noronha | DRG" w:date="2026-09-25T16:26:00Z" w16du:dateUtc="2026-09-25T14:26:00Z">
        <w:r>
          <w:rPr>
            <w:rFonts w:cs="Arial"/>
          </w:rPr>
          <w:t>s than the schedule shown here.</w:t>
        </w:r>
      </w:ins>
      <w:del w:id="4342" w:author="Sean de Noronha | DRG" w:date="2026-09-25T16:26:00Z" w16du:dateUtc="2026-09-25T14:26:00Z">
        <w:r>
          <w:rPr>
            <w:rFonts w:cs="Arial"/>
          </w:rPr>
          <w:delText xml:space="preserve">schedules, where </w:delText>
        </w:r>
      </w:del>
      <w:ins w:id="4343" w:author="Sean de Noronha | DRG" w:date="2026-09-25T16:26:00Z" w16du:dateUtc="2026-09-25T14:26:00Z">
        <w:r>
          <w:rPr>
            <w:rFonts w:cs="Arial"/>
          </w:rPr>
          <w:t xml:space="preserve"> At those higher-pressure schedules, </w:t>
        </w:r>
      </w:ins>
      <w:del w:id="4344" w:author="Sean de Noronha | DRG" w:date="2026-09-25T16:26:00Z" w16du:dateUtc="2026-09-25T14:26:00Z">
        <w:r>
          <w:rPr>
            <w:rFonts w:cs="Arial"/>
          </w:rPr>
          <w:delText xml:space="preserve">the shortest runs at </w:delText>
        </w:r>
      </w:del>
      <w:r>
        <w:rPr>
          <w:rFonts w:cs="Arial"/>
        </w:rPr>
        <w:t xml:space="preserve">the largest </w:t>
      </w:r>
      <w:del w:id="4345" w:author="Sean de Noronha | DRG" w:date="2026-09-25T16:26:00Z" w16du:dateUtc="2026-09-25T14:26:00Z">
        <w:r>
          <w:rPr>
            <w:rFonts w:cs="Arial"/>
          </w:rPr>
          <w:delText xml:space="preserve">bores </w:delText>
        </w:r>
      </w:del>
      <w:ins w:id="4346" w:author="Sean de Noronha | DRG" w:date="2026-09-25T16:26:00Z" w16du:dateUtc="2026-09-25T14:26:00Z">
        <w:r>
          <w:rPr>
            <w:rFonts w:cs="Arial"/>
          </w:rPr>
          <w:t xml:space="preserve">pipes carrying gas over the shortest runs </w:t>
        </w:r>
      </w:ins>
      <w:del w:id="4347" w:author="Sean de Noronha | DRG" w:date="2026-09-25T16:26:00Z" w16du:dateUtc="2026-09-25T14:26:00Z">
        <w:r>
          <w:rPr>
            <w:rFonts w:cs="Arial"/>
          </w:rPr>
          <w:delText xml:space="preserve">reach </w:delText>
        </w:r>
      </w:del>
      <w:ins w:id="4348" w:author="Sean de Noronha | DRG" w:date="2026-09-25T16:26:00Z" w16du:dateUtc="2026-09-25T14:26:00Z">
        <w:r>
          <w:rPr>
            <w:rFonts w:cs="Arial"/>
          </w:rPr>
          <w:t xml:space="preserve">push the flow fast enough to approach the </w:t>
        </w:r>
      </w:ins>
      <w:del w:id="4349" w:author="Sean de Noronha | DRG" w:date="2026-09-25T16:26:00Z" w16du:dateUtc="2026-09-25T14:26:00Z">
        <w:r>
          <w:rPr>
            <w:rFonts w:cs="Arial"/>
          </w:rPr>
          <w:delText xml:space="preserve">Mach 0.62, and cells breaching </w:delText>
        </w:r>
      </w:del>
      <w:r>
        <w:rPr>
          <w:rFonts w:cs="Arial"/>
        </w:rPr>
        <w:t xml:space="preserve">Mach 0.3 </w:t>
      </w:r>
      <w:ins w:id="4350" w:author="Sean de Noronha | DRG" w:date="2026-09-25T16:26:00Z" w16du:dateUtc="2026-09-25T14:26:00Z">
        <w:r>
          <w:rPr>
            <w:rFonts w:cs="Arial"/>
          </w:rPr>
          <w:t>limit</w:t>
        </w:r>
      </w:ins>
      <w:ins w:id="4351" w:author="Sean de Noronha | DRG" w:date="2026-09-25T16:27:00Z" w16du:dateUtc="2026-09-25T14:27:00Z">
        <w:r>
          <w:rPr>
            <w:rFonts w:cs="Arial"/>
          </w:rPr>
          <w:t xml:space="preserve">, reaching as high as Mach </w:t>
        </w:r>
      </w:ins>
      <w:ins w:id="4352" w:author="Sean de Noronha | DRG" w:date="2026-09-25T16:51:00Z" w16du:dateUtc="2026-09-25T14:51:00Z">
        <w:r>
          <w:rPr>
            <w:rFonts w:cs="Arial"/>
          </w:rPr>
          <w:t>0.</w:t>
        </w:r>
      </w:ins>
      <w:ins w:id="4353" w:author="Sean de Noronha | DRG" w:date="2026-09-25T16:52:00Z" w16du:dateUtc="2026-09-25T14:52:00Z">
        <w:r>
          <w:rPr>
            <w:rFonts w:cs="Arial"/>
          </w:rPr>
          <w:t>43</w:t>
        </w:r>
      </w:ins>
      <w:ins w:id="4354" w:author="Sean de Noronha | DRG" w:date="2026-09-25T16:51:00Z" w16du:dateUtc="2026-09-25T14:51:00Z">
        <w:r>
          <w:rPr>
            <w:rFonts w:cs="Arial"/>
          </w:rPr>
          <w:t xml:space="preserve"> at the highest</w:t>
        </w:r>
      </w:ins>
      <w:ins w:id="4355" w:author="Sean de Noronha | DRG" w:date="2026-09-25T16:52:00Z" w16du:dateUtc="2026-09-25T14:52:00Z">
        <w:r>
          <w:rPr>
            <w:rFonts w:cs="Arial"/>
          </w:rPr>
          <w:t xml:space="preserve"> in-scope </w:t>
        </w:r>
      </w:ins>
      <w:ins w:id="4356" w:author="Sean de Noronha | DRG" w:date="2026-09-25T16:51:00Z" w16du:dateUtc="2026-09-25T14:51:00Z">
        <w:r>
          <w:rPr>
            <w:rFonts w:cs="Arial"/>
          </w:rPr>
          <w:t>pressure</w:t>
        </w:r>
      </w:ins>
      <w:ins w:id="4357" w:author="Sean de Noronha | DRG" w:date="2026-09-25T16:52:00Z" w16du:dateUtc="2026-09-25T14:52:00Z">
        <w:r>
          <w:rPr>
            <w:rFonts w:cs="Arial"/>
          </w:rPr>
          <w:t xml:space="preserve"> schedule</w:t>
        </w:r>
      </w:ins>
      <w:ins w:id="4358" w:author="Sean de Noronha | DRG" w:date="2026-09-25T16:53:00Z">
        <w:r>
          <w:rPr>
            <w:rFonts w:cs="Arial"/>
          </w:rPr>
          <w:t xml:space="preserve">, Table A.5 </w:t>
        </w:r>
        <w:r>
          <w:rPr>
            <w:rFonts w:cs="Arial"/>
          </w:rPr>
          <w:lastRenderedPageBreak/>
          <w:t xml:space="preserve">(34 kPa inlet / 17 kPa drop, about 4.9 </w:t>
        </w:r>
        <w:proofErr w:type="spellStart"/>
        <w:r>
          <w:rPr>
            <w:rFonts w:cs="Arial"/>
          </w:rPr>
          <w:t>psig</w:t>
        </w:r>
        <w:proofErr w:type="spellEnd"/>
        <w:r>
          <w:rPr>
            <w:rFonts w:cs="Arial"/>
          </w:rPr>
          <w:t xml:space="preserve"> / 2.5 psi)</w:t>
        </w:r>
      </w:ins>
      <w:ins w:id="4359" w:author="Sean de Noronha | DRG" w:date="2026-09-25T16:53:00Z" w16du:dateUtc="2026-09-25T14:53:00Z">
        <w:r>
          <w:rPr>
            <w:rFonts w:cs="Arial"/>
          </w:rPr>
          <w:t>.</w:t>
        </w:r>
      </w:ins>
      <w:ins w:id="4360" w:author="Sean de Noronha | DRG" w:date="2026-09-25T16:27:00Z" w16du:dateUtc="2026-09-25T14:27:00Z">
        <w:r>
          <w:rPr>
            <w:rFonts w:cs="Arial"/>
          </w:rPr>
          <w:t xml:space="preserve"> </w:t>
        </w:r>
      </w:ins>
      <w:ins w:id="4361" w:author="Sean de Noronha | DRG" w:date="2026-09-25T16:56:00Z">
        <w:r>
          <w:rPr>
            <w:rFonts w:cs="Arial"/>
          </w:rPr>
          <w:t>When those higher-pressure tables are built, any cell that crosses Mach 0.3 must be flagged, or omitted from a future hydrogen sizing code with an explanation for the omission</w:t>
        </w:r>
      </w:ins>
      <w:ins w:id="4362" w:author="Sean de Noronha | DRG" w:date="2026-09-25T17:02:00Z" w16du:dateUtc="2026-09-25T15:02:00Z">
        <w:r>
          <w:rPr>
            <w:rFonts w:cs="Arial"/>
          </w:rPr>
          <w:t>.</w:t>
        </w:r>
      </w:ins>
      <w:del w:id="4363" w:author="Sean de Noronha | DRG" w:date="2026-09-25T16:27:00Z" w16du:dateUtc="2026-09-25T14:27:00Z">
        <w:r>
          <w:rPr>
            <w:rFonts w:cs="Arial"/>
          </w:rPr>
          <w:delText xml:space="preserve">are to be marked when those schedules are tabulated. </w:delText>
        </w:r>
      </w:del>
      <w:commentRangeEnd w:id="4331"/>
      <w:r>
        <w:rPr>
          <w:rStyle w:val="CommentReference"/>
          <w:rFonts w:cs="Arial"/>
          <w:sz w:val="20"/>
          <w:szCs w:val="22"/>
        </w:rPr>
        <w:commentReference w:id="4331"/>
      </w:r>
      <w:commentRangeEnd w:id="4332"/>
      <w:r>
        <w:rPr>
          <w:rStyle w:val="CommentReference"/>
        </w:rPr>
        <w:commentReference w:id="4332"/>
      </w:r>
      <w:del w:id="4364" w:author="Sean de Noronha | DRG" w:date="2026-09-25T16:28:00Z" w16du:dateUtc="2026-09-25T14:28:00Z">
        <w:r>
          <w:rPr>
            <w:rFonts w:cs="Arial"/>
          </w:rPr>
          <w:delText>Table capacities are hydraulic outputs, not a certification that every listed combination is a sensible design choice; noise and velocity are separate, practical checks a designer still applies.</w:delText>
        </w:r>
      </w:del>
    </w:p>
    <w:p w14:paraId="3D31085A" w14:textId="7DDCFAED" w:rsidR="008F4107" w:rsidRDefault="005D1F2C">
      <w:pPr>
        <w:rPr>
          <w:rFonts w:cs="Arial"/>
        </w:rPr>
      </w:pPr>
      <w:r>
        <w:rPr>
          <w:rFonts w:cs="Arial"/>
        </w:rPr>
        <w:t xml:space="preserve">The same procedure generates the remaining </w:t>
      </w:r>
      <w:ins w:id="4365" w:author="Sean de Noronha | DRG" w:date="2026-09-25T16:29:00Z" w16du:dateUtc="2026-09-25T14:29:00Z">
        <w:r>
          <w:rPr>
            <w:rFonts w:cs="Arial"/>
          </w:rPr>
          <w:t xml:space="preserve">sizing tables for pressure </w:t>
        </w:r>
      </w:ins>
      <w:r>
        <w:rPr>
          <w:rFonts w:cs="Arial"/>
        </w:rPr>
        <w:t xml:space="preserve">schedules A.2 to A.5 for steel; </w:t>
      </w:r>
      <w:commentRangeStart w:id="4366"/>
      <w:commentRangeStart w:id="4367"/>
      <w:r>
        <w:rPr>
          <w:rFonts w:cs="Arial"/>
        </w:rPr>
        <w:t>schedules A.6</w:t>
      </w:r>
      <w:del w:id="4368" w:author="Sean de Noronha | DRG" w:date="2026-09-25T17:01:00Z" w16du:dateUtc="2026-09-25T15:01:00Z">
        <w:r>
          <w:rPr>
            <w:rFonts w:cs="Arial"/>
          </w:rPr>
          <w:delText xml:space="preserve"> </w:delText>
        </w:r>
      </w:del>
      <w:ins w:id="4369" w:author="Sean de Noronha | DRG" w:date="2026-09-25T17:02:00Z" w16du:dateUtc="2026-09-25T15:02:00Z">
        <w:r>
          <w:rPr>
            <w:rFonts w:cs="Arial"/>
          </w:rPr>
          <w:t xml:space="preserve"> </w:t>
        </w:r>
      </w:ins>
      <w:ins w:id="4370" w:author="Sean de Noronha | DRG" w:date="2026-09-25T17:01:00Z" w16du:dateUtc="2026-09-25T15:01:00Z">
        <w:r>
          <w:rPr>
            <w:rFonts w:cs="Arial"/>
          </w:rPr>
          <w:t>(</w:t>
        </w:r>
      </w:ins>
      <w:ins w:id="4371" w:author="Sean de Noronha | DRG" w:date="2026-09-25T16:29:00Z">
        <w:r>
          <w:rPr>
            <w:rFonts w:cs="Arial"/>
          </w:rPr>
          <w:t xml:space="preserve">70 kPa inlet, 35 kPa drop) </w:t>
        </w:r>
      </w:ins>
      <w:r>
        <w:rPr>
          <w:rFonts w:cs="Arial"/>
        </w:rPr>
        <w:t xml:space="preserve">and A.7 </w:t>
      </w:r>
      <w:ins w:id="4372" w:author="Sean de Noronha | DRG" w:date="2026-09-25T17:01:00Z" w16du:dateUtc="2026-09-25T15:01:00Z">
        <w:r>
          <w:rPr>
            <w:rFonts w:cs="Arial"/>
          </w:rPr>
          <w:t>(</w:t>
        </w:r>
      </w:ins>
      <w:ins w:id="4373" w:author="Sean de Noronha | DRG" w:date="2026-09-28T17:04:00Z" w16du:dateUtc="2026-09-28T15:04:00Z">
        <w:r>
          <w:rPr>
            <w:rFonts w:cs="Arial"/>
          </w:rPr>
          <w:t>140 kPa inlet, 70 kPa drop</w:t>
        </w:r>
      </w:ins>
      <w:ins w:id="4374" w:author="Sean de Noronha | DRG" w:date="2026-09-25T17:01:00Z">
        <w:r>
          <w:rPr>
            <w:rFonts w:cs="Arial"/>
          </w:rPr>
          <w:t xml:space="preserve">) </w:t>
        </w:r>
      </w:ins>
      <w:ins w:id="4375" w:author="Sean de Noronha | DRG" w:date="2026-09-25T16:29:00Z" w16du:dateUtc="2026-09-25T14:29:00Z">
        <w:r>
          <w:rPr>
            <w:rFonts w:cs="Arial"/>
          </w:rPr>
          <w:t xml:space="preserve">sit above </w:t>
        </w:r>
      </w:ins>
      <w:del w:id="4376" w:author="Sean de Noronha | DRG" w:date="2026-09-25T16:29:00Z" w16du:dateUtc="2026-09-25T14:29:00Z">
        <w:r>
          <w:rPr>
            <w:rFonts w:cs="Arial"/>
          </w:rPr>
          <w:delText xml:space="preserve">are out of </w:delText>
        </w:r>
      </w:del>
      <w:r>
        <w:rPr>
          <w:rFonts w:cs="Arial"/>
        </w:rPr>
        <w:t xml:space="preserve">the </w:t>
      </w:r>
      <w:ins w:id="4377" w:author="Sean de Noronha | DRG" w:date="2026-09-25T17:02:00Z" w16du:dateUtc="2026-09-25T15:02:00Z">
        <w:r>
          <w:rPr>
            <w:rFonts w:cs="Arial"/>
          </w:rPr>
          <w:t>10-psig</w:t>
        </w:r>
      </w:ins>
      <w:ins w:id="4378" w:author="Sean de Noronha | DRG" w:date="2026-09-25T16:30:00Z" w16du:dateUtc="2026-09-25T14:30:00Z">
        <w:r>
          <w:rPr>
            <w:rFonts w:cs="Arial"/>
          </w:rPr>
          <w:t xml:space="preserve"> </w:t>
        </w:r>
      </w:ins>
      <w:r>
        <w:rPr>
          <w:rFonts w:cs="Arial"/>
        </w:rPr>
        <w:t xml:space="preserve">scope of the study. </w:t>
      </w:r>
      <w:commentRangeEnd w:id="4366"/>
      <w:r>
        <w:rPr>
          <w:rStyle w:val="CommentReference"/>
          <w:rFonts w:cs="Arial"/>
          <w:sz w:val="20"/>
          <w:szCs w:val="22"/>
        </w:rPr>
        <w:commentReference w:id="4366"/>
      </w:r>
      <w:commentRangeEnd w:id="4367"/>
      <w:r>
        <w:rPr>
          <w:rStyle w:val="CommentReference"/>
        </w:rPr>
        <w:commentReference w:id="4367"/>
      </w:r>
      <w:r>
        <w:rPr>
          <w:rFonts w:cs="Arial"/>
        </w:rPr>
        <w:t xml:space="preserve">The presentation here is limited to Table A.1. For </w:t>
      </w:r>
      <w:del w:id="4379" w:author="Sean de Noronha | DRG" w:date="2026-09-25T16:32:00Z" w16du:dateUtc="2026-09-25T14:32:00Z">
        <w:r>
          <w:rPr>
            <w:rFonts w:cs="Arial"/>
          </w:rPr>
          <w:delText xml:space="preserve">smooth </w:delText>
        </w:r>
      </w:del>
      <w:ins w:id="4380" w:author="Sean de Noronha | DRG" w:date="2026-09-25T16:32:00Z" w16du:dateUtc="2026-09-25T14:32:00Z">
        <w:r>
          <w:rPr>
            <w:rFonts w:cs="Arial"/>
          </w:rPr>
          <w:t xml:space="preserve">non-corrugated tubing, </w:t>
        </w:r>
      </w:ins>
      <w:del w:id="4381" w:author="Sean de Noronha | DRG" w:date="2026-09-25T16:32:00Z" w16du:dateUtc="2026-09-25T14:32:00Z">
        <w:r>
          <w:rPr>
            <w:rFonts w:cs="Arial"/>
          </w:rPr>
          <w:delText>pipe the</w:delText>
        </w:r>
      </w:del>
      <w:ins w:id="4382" w:author="Sean de Noronha | DRG" w:date="2026-09-25T16:32:00Z" w16du:dateUtc="2026-09-25T14:32:00Z">
        <w:r>
          <w:rPr>
            <w:rFonts w:cs="Arial"/>
          </w:rPr>
          <w:t>a</w:t>
        </w:r>
      </w:ins>
      <w:r>
        <w:rPr>
          <w:rFonts w:cs="Arial"/>
        </w:rPr>
        <w:t xml:space="preserve"> </w:t>
      </w:r>
      <w:del w:id="4383" w:author="Sean de Noronha | DRG" w:date="2026-09-25T16:33:00Z" w16du:dateUtc="2026-09-25T14:33:00Z">
        <w:r>
          <w:rPr>
            <w:rFonts w:cs="Arial"/>
          </w:rPr>
          <w:delText xml:space="preserve">method is </w:delText>
        </w:r>
      </w:del>
      <w:r>
        <w:rPr>
          <w:rFonts w:cs="Arial"/>
        </w:rPr>
        <w:t xml:space="preserve">complete </w:t>
      </w:r>
      <w:ins w:id="4384" w:author="Sean de Noronha | DRG" w:date="2026-09-25T16:33:00Z" w16du:dateUtc="2026-09-25T14:33:00Z">
        <w:r>
          <w:rPr>
            <w:rFonts w:cs="Arial"/>
          </w:rPr>
          <w:t xml:space="preserve">method is proposed </w:t>
        </w:r>
      </w:ins>
      <w:r>
        <w:rPr>
          <w:rFonts w:cs="Arial"/>
        </w:rPr>
        <w:t xml:space="preserve">and confirmation testing is recommended; for CSST the method awaits the test data set out in §3.6.1 and the </w:t>
      </w:r>
      <w:del w:id="4385" w:author="Sean de Noronha | DRG" w:date="2026-09-23T14:55:00Z">
        <w:r>
          <w:rPr>
            <w:rFonts w:cs="Arial"/>
          </w:rPr>
          <w:delText>programme</w:delText>
        </w:r>
      </w:del>
      <w:ins w:id="4386" w:author="Sean de Noronha | DRG" w:date="2026-09-23T14:55:00Z">
        <w:r>
          <w:rPr>
            <w:rFonts w:cs="Arial"/>
          </w:rPr>
          <w:t>program</w:t>
        </w:r>
      </w:ins>
      <w:r>
        <w:rPr>
          <w:rFonts w:cs="Arial"/>
        </w:rPr>
        <w:t xml:space="preserve"> recommended in §3.</w:t>
      </w:r>
      <w:del w:id="4387" w:author="Sean de Noronha | DRG" w:date="2026-09-28T11:23:00Z" w16du:dateUtc="2026-09-28T09:23:00Z">
        <w:r>
          <w:rPr>
            <w:rFonts w:cs="Arial"/>
          </w:rPr>
          <w:delText>6.4</w:delText>
        </w:r>
      </w:del>
      <w:ins w:id="4388" w:author="Sean de Noronha | DRG" w:date="2026-09-28T11:23:00Z" w16du:dateUtc="2026-09-28T09:23:00Z">
        <w:r>
          <w:rPr>
            <w:rFonts w:cs="Arial"/>
          </w:rPr>
          <w:t>8</w:t>
        </w:r>
      </w:ins>
      <w:r>
        <w:rPr>
          <w:rFonts w:cs="Arial"/>
        </w:rPr>
        <w:t>. Confirmation testing and standards acceptance remain necessary before the candidate tables can be presented as validated sizing provisions.</w:t>
      </w:r>
    </w:p>
    <w:p w14:paraId="1D1A2FB3" w14:textId="77777777" w:rsidR="008F4107" w:rsidRDefault="005D1F2C" w:rsidP="00A055D8">
      <w:pPr>
        <w:pStyle w:val="Heading3"/>
      </w:pPr>
      <w:bookmarkStart w:id="4389" w:name="_Toc241506991"/>
      <w:r>
        <w:t>Designer-Ready Tools for Standards Inclusion</w:t>
      </w:r>
      <w:bookmarkEnd w:id="4389"/>
    </w:p>
    <w:p w14:paraId="10A4B90D" w14:textId="18A5793C" w:rsidR="008F4107" w:rsidRDefault="00587911">
      <w:pPr>
        <w:rPr>
          <w:rFonts w:cs="Arial"/>
        </w:rPr>
      </w:pPr>
      <w:r>
        <w:rPr>
          <w:rFonts w:cs="Arial"/>
        </w:rPr>
        <w:t xml:space="preserve">The transformation of §3.6.2 is mechanical once the method is fixed: the same process that turned Table A.1 into Table 17 carries over schedule by schedule, so Table 17's format </w:t>
      </w:r>
      <w:ins w:id="4390" w:author="Olga Arevalo Quintero" w:date="2026-09-20T16:19:00Z" w16du:dateUtc="2026-09-20T20:19:00Z">
        <w:r>
          <w:rPr>
            <w:rFonts w:cs="Arial"/>
          </w:rPr>
          <w:t>could support future standardization efforts.</w:t>
        </w:r>
      </w:ins>
      <w:del w:id="4391" w:author="Olga Arevalo Quintero" w:date="2026-09-20T16:19:00Z" w16du:dateUtc="2026-09-20T20:19:00Z">
        <w:r>
          <w:rPr>
            <w:rFonts w:cs="Arial"/>
          </w:rPr>
          <w:delText>can serve directly as a template for standards-committee work on the rest.</w:delText>
        </w:r>
      </w:del>
      <w:r>
        <w:rPr>
          <w:rFonts w:cs="Arial"/>
        </w:rPr>
        <w:t xml:space="preserve"> </w:t>
      </w:r>
      <w:del w:id="4392" w:author="Olga Arevalo Quintero" w:date="2026-09-20T16:21:00Z" w16du:dateUtc="2026-09-20T20:21:00Z">
        <w:r>
          <w:rPr>
            <w:rFonts w:cs="Arial"/>
          </w:rPr>
          <w:delText>The calculation procedures behind every table and figure in this chapter are scripted; a curated set of these tools will be handed over at the close of the project so the results can be reproduced and extended. An interactive or web-based sizing tool is outside the scope of this study.</w:delText>
        </w:r>
      </w:del>
      <w:ins w:id="4393" w:author="Sean de Noronha | DRG" w:date="2026-09-28T17:04:00Z" w16du:dateUtc="2026-09-28T15:04:00Z">
        <w:r>
          <w:t xml:space="preserve"> The same format can carry the capacities of either sizing option in §3.7.3.</w:t>
        </w:r>
      </w:ins>
    </w:p>
    <w:p w14:paraId="1A5BE517" w14:textId="2871D9CC" w:rsidR="008F4107" w:rsidDel="00D534B9" w:rsidRDefault="005D1F2C" w:rsidP="00A055D8">
      <w:pPr>
        <w:pStyle w:val="Heading3"/>
        <w:rPr>
          <w:del w:id="4394" w:author="Sean de Noronha | DRG" w:date="2026-09-28T09:37:00Z" w16du:dateUtc="2026-09-28T07:37:00Z"/>
        </w:rPr>
      </w:pPr>
      <w:bookmarkStart w:id="4395" w:name="_Toc230955941"/>
      <w:bookmarkStart w:id="4396" w:name="_Toc241506992"/>
      <w:commentRangeStart w:id="4397"/>
      <w:del w:id="4398" w:author="Sean de Noronha | DRG" w:date="2026-09-28T09:37:00Z" w16du:dateUtc="2026-09-28T07:37:00Z">
        <w:r>
          <w:delText>Recommendations and Future Work</w:delText>
        </w:r>
        <w:bookmarkEnd w:id="4395"/>
        <w:bookmarkEnd w:id="4396"/>
      </w:del>
    </w:p>
    <w:p w14:paraId="52707421" w14:textId="3658D244" w:rsidR="008F4107" w:rsidDel="00D534B9" w:rsidRDefault="00BD5A9E">
      <w:pPr>
        <w:rPr>
          <w:del w:id="4399" w:author="Sean de Noronha | DRG" w:date="2026-09-28T09:36:00Z" w16du:dateUtc="2026-09-28T07:36:00Z"/>
          <w:rFonts w:cs="Arial"/>
        </w:rPr>
      </w:pPr>
      <w:del w:id="4400" w:author="Sean de Noronha | DRG" w:date="2026-09-28T09:36:00Z" w16du:dateUtc="2026-09-28T07:36:00Z">
        <w:r>
          <w:rPr>
            <w:rFonts w:cs="Arial"/>
          </w:rPr>
          <w:delText xml:space="preserve">Three findings define the path forward. First, for </w:delText>
        </w:r>
      </w:del>
      <w:del w:id="4401" w:author="Sean de Noronha | DRG" w:date="2026-09-28T09:10:00Z" w16du:dateUtc="2026-09-28T07:10:00Z">
        <w:r>
          <w:rPr>
            <w:rFonts w:cs="Arial"/>
          </w:rPr>
          <w:delText>smooth pipe</w:delText>
        </w:r>
      </w:del>
      <w:del w:id="4402" w:author="Sean de Noronha | DRG" w:date="2026-09-28T09:36:00Z" w16du:dateUtc="2026-09-28T07:36:00Z">
        <w:r>
          <w:rPr>
            <w:rFonts w:cs="Arial"/>
          </w:rPr>
          <w:delText xml:space="preserve">, hydrogen sizing on Moody friction is sufficiently developed to form the candidate basis for non-corrugated tubing hydrogen sizing tables, subject to the testing and validation </w:delText>
        </w:r>
      </w:del>
      <w:del w:id="4403" w:author="Sean de Noronha | DRG" w:date="2026-09-23T14:55:00Z">
        <w:r>
          <w:rPr>
            <w:rFonts w:cs="Arial"/>
          </w:rPr>
          <w:delText>programme</w:delText>
        </w:r>
      </w:del>
      <w:del w:id="4404" w:author="Sean de Noronha | DRG" w:date="2026-09-28T09:36:00Z" w16du:dateUtc="2026-09-28T07:36:00Z">
        <w:r>
          <w:rPr>
            <w:rFonts w:cs="Arial"/>
          </w:rPr>
          <w:delText xml:space="preserve"> described later. That </w:delText>
        </w:r>
      </w:del>
      <w:del w:id="4405" w:author="Sean de Noronha | DRG" w:date="2026-09-23T14:55:00Z">
        <w:r>
          <w:rPr>
            <w:rFonts w:cs="Arial"/>
          </w:rPr>
          <w:delText>programme</w:delText>
        </w:r>
      </w:del>
      <w:del w:id="4406" w:author="Sean de Noronha | DRG" w:date="2026-09-28T09:36:00Z" w16du:dateUtc="2026-09-28T07:36:00Z">
        <w:r>
          <w:rPr>
            <w:rFonts w:cs="Arial"/>
          </w:rPr>
          <w:delText xml:space="preserve">'s priority is velocity and the noise it generates, rather than the Mach-number screen of §3.6.2, since velocity is what governs practical acceptability at the higher-flow cells. No public domestic pure-hydrogen pressure-drop measurements suitable for table validation were identified in this study, which is the gap that testing </w:delText>
        </w:r>
      </w:del>
      <w:del w:id="4407" w:author="Sean de Noronha | DRG" w:date="2026-09-23T14:55:00Z">
        <w:r>
          <w:rPr>
            <w:rFonts w:cs="Arial"/>
          </w:rPr>
          <w:delText>programme</w:delText>
        </w:r>
      </w:del>
      <w:del w:id="4408" w:author="Sean de Noronha | DRG" w:date="2026-09-28T09:36:00Z" w16du:dateUtc="2026-09-28T07:36:00Z">
        <w:r>
          <w:rPr>
            <w:rFonts w:cs="Arial"/>
          </w:rPr>
          <w:delText xml:space="preserve"> is designed to close. </w:delText>
        </w:r>
        <w:commentRangeStart w:id="4409"/>
        <w:commentRangeStart w:id="4410"/>
        <w:r>
          <w:rPr>
            <w:rFonts w:cs="Arial"/>
          </w:rPr>
          <w:delText>Such testing can be performed with natural gas</w:delText>
        </w:r>
        <w:commentRangeEnd w:id="4409"/>
        <w:r>
          <w:rPr>
            <w:rStyle w:val="CommentReference"/>
            <w:rFonts w:cs="Arial"/>
            <w:sz w:val="20"/>
            <w:szCs w:val="22"/>
          </w:rPr>
          <w:commentReference w:id="4409"/>
        </w:r>
        <w:commentRangeEnd w:id="4410"/>
        <w:r>
          <w:rPr>
            <w:rStyle w:val="CommentReference"/>
          </w:rPr>
          <w:commentReference w:id="4410"/>
        </w:r>
        <w:r>
          <w:rPr>
            <w:rFonts w:cs="Arial"/>
          </w:rPr>
          <w:delText>, which is available everywhere</w:delText>
        </w:r>
      </w:del>
      <w:del w:id="4411" w:author="Sean de Noronha | DRG" w:date="2026-09-28T09:15:00Z" w16du:dateUtc="2026-09-28T07:15:00Z">
        <w:r>
          <w:rPr>
            <w:rFonts w:cs="Arial"/>
          </w:rPr>
          <w:delText xml:space="preserve">; with </w:delText>
        </w:r>
      </w:del>
      <w:del w:id="4412" w:author="Sean de Noronha | DRG" w:date="2026-09-28T09:36:00Z" w16du:dateUtc="2026-09-28T07:36:00Z">
        <w:r>
          <w:rPr>
            <w:rFonts w:cs="Arial"/>
          </w:rPr>
          <w:delText>nitrogen</w:delText>
        </w:r>
      </w:del>
      <w:del w:id="4413" w:author="Sean de Noronha | DRG" w:date="2026-09-28T09:15:00Z" w16du:dateUtc="2026-09-28T07:15:00Z">
        <w:r>
          <w:rPr>
            <w:rFonts w:cs="Arial"/>
          </w:rPr>
          <w:delText>,</w:delText>
        </w:r>
      </w:del>
      <w:del w:id="4414" w:author="Sean de Noronha | DRG" w:date="2026-09-28T09:36:00Z" w16du:dateUtc="2026-09-28T07:36:00Z">
        <w:r>
          <w:rPr>
            <w:rFonts w:cs="Arial"/>
          </w:rPr>
          <w:delText xml:space="preserve"> a close hydraulic surrogate for </w:delText>
        </w:r>
      </w:del>
      <w:del w:id="4415" w:author="Sean de Noronha | DRG" w:date="2026-09-28T09:15:00Z" w16du:dateUtc="2026-09-28T07:15:00Z">
        <w:r>
          <w:rPr>
            <w:rFonts w:cs="Arial"/>
          </w:rPr>
          <w:delText xml:space="preserve">natural gas that </w:delText>
        </w:r>
      </w:del>
      <w:del w:id="4416" w:author="Sean de Noronha | DRG" w:date="2026-09-28T09:36:00Z" w16du:dateUtc="2026-09-28T07:36:00Z">
        <w:r>
          <w:rPr>
            <w:rFonts w:cs="Arial"/>
          </w:rPr>
          <w:delText>is safer to handle</w:delText>
        </w:r>
      </w:del>
      <w:del w:id="4417" w:author="Sean de Noronha | DRG" w:date="2026-09-28T09:15:00Z" w16du:dateUtc="2026-09-28T07:15:00Z">
        <w:r>
          <w:rPr>
            <w:rFonts w:cs="Arial"/>
          </w:rPr>
          <w:delText>;</w:delText>
        </w:r>
      </w:del>
      <w:del w:id="4418" w:author="Sean de Noronha | DRG" w:date="2026-09-28T09:16:00Z" w16du:dateUtc="2026-09-28T07:16:00Z">
        <w:r>
          <w:rPr>
            <w:rFonts w:cs="Arial"/>
          </w:rPr>
          <w:delText xml:space="preserve"> or </w:delText>
        </w:r>
        <w:commentRangeStart w:id="4419"/>
        <w:commentRangeStart w:id="4420"/>
        <w:r>
          <w:rPr>
            <w:rFonts w:cs="Arial"/>
          </w:rPr>
          <w:delText>with</w:delText>
        </w:r>
      </w:del>
      <w:del w:id="4421" w:author="Sean de Noronha | DRG" w:date="2026-09-28T09:36:00Z" w16du:dateUtc="2026-09-28T07:36:00Z">
        <w:r>
          <w:rPr>
            <w:rFonts w:cs="Arial"/>
          </w:rPr>
          <w:delText xml:space="preserve"> helium</w:delText>
        </w:r>
      </w:del>
      <w:del w:id="4422" w:author="Sean de Noronha | DRG" w:date="2026-09-28T09:16:00Z" w16du:dateUtc="2026-09-28T07:16:00Z">
        <w:r>
          <w:rPr>
            <w:rFonts w:cs="Arial"/>
          </w:rPr>
          <w:delText>, whose</w:delText>
        </w:r>
      </w:del>
      <w:del w:id="4423" w:author="Sean de Noronha | DRG" w:date="2026-09-28T09:36:00Z" w16du:dateUtc="2026-09-28T07:36:00Z">
        <w:r>
          <w:rPr>
            <w:rFonts w:cs="Arial"/>
          </w:rPr>
          <w:delText xml:space="preserve"> properties bracket hydrogen's far more closely than natural gas do</w:delText>
        </w:r>
      </w:del>
      <w:del w:id="4424" w:author="Sean de Noronha | DRG" w:date="2026-09-28T09:16:00Z" w16du:dateUtc="2026-09-28T07:16:00Z">
        <w:r>
          <w:rPr>
            <w:rFonts w:cs="Arial"/>
          </w:rPr>
          <w:delText>es</w:delText>
        </w:r>
      </w:del>
      <w:commentRangeEnd w:id="4419"/>
      <w:del w:id="4425" w:author="Sean de Noronha | DRG" w:date="2026-09-28T09:36:00Z" w16du:dateUtc="2026-09-28T07:36:00Z">
        <w:r>
          <w:rPr>
            <w:rStyle w:val="CommentReference"/>
            <w:rFonts w:cs="Arial"/>
            <w:sz w:val="20"/>
            <w:szCs w:val="22"/>
          </w:rPr>
          <w:commentReference w:id="4419"/>
        </w:r>
        <w:commentRangeEnd w:id="4420"/>
        <w:r>
          <w:rPr>
            <w:rStyle w:val="CommentReference"/>
          </w:rPr>
          <w:commentReference w:id="4420"/>
        </w:r>
        <w:r>
          <w:rPr>
            <w:rFonts w:cs="Arial"/>
          </w:rPr>
          <w:delText>. None of these options requires hydrogen itself in the laboratory. Second, for CSST, the published tables cannot be extended to hydrogen by any property scaling. Hydrogen or surrogate flow testing within the LC 1 framework</w:delText>
        </w:r>
      </w:del>
      <w:del w:id="4426" w:author="Sean de Noronha | DRG" w:date="2026-09-28T09:19:00Z" w16du:dateUtc="2026-09-28T07:19:00Z">
        <w:r>
          <w:rPr>
            <w:rFonts w:cs="Arial"/>
          </w:rPr>
          <w:delText>, together with measured internal geometry per product</w:delText>
        </w:r>
      </w:del>
      <w:del w:id="4427" w:author="Sean de Noronha | DRG" w:date="2026-09-28T09:36:00Z" w16du:dateUtc="2026-09-28T07:36:00Z">
        <w:r>
          <w:rPr>
            <w:rFonts w:cs="Arial"/>
          </w:rPr>
          <w:delText xml:space="preserve">, is the only route to hydrogen capacity tables, and the measured-data analysis of §3.5.2 shows the underlying friction </w:delText>
        </w:r>
      </w:del>
      <w:del w:id="4428" w:author="Sean de Noronha | DRG" w:date="2026-09-23T14:55:00Z">
        <w:r>
          <w:rPr>
            <w:rFonts w:cs="Arial"/>
          </w:rPr>
          <w:delText>behaviour</w:delText>
        </w:r>
      </w:del>
      <w:del w:id="4429" w:author="Sean de Noronha | DRG" w:date="2026-09-28T09:36:00Z" w16du:dateUtc="2026-09-28T07:36:00Z">
        <w:r>
          <w:rPr>
            <w:rFonts w:cs="Arial"/>
          </w:rPr>
          <w:delText xml:space="preserve"> to follow a regular form that a closure can capture, once such data exist. That analysis rests on one manufacturer's measured dataset, so confirming the same </w:delText>
        </w:r>
      </w:del>
      <w:del w:id="4430" w:author="Sean de Noronha | DRG" w:date="2026-09-23T14:55:00Z">
        <w:r>
          <w:rPr>
            <w:rFonts w:cs="Arial"/>
          </w:rPr>
          <w:delText>behaviour</w:delText>
        </w:r>
      </w:del>
      <w:del w:id="4431" w:author="Sean de Noronha | DRG" w:date="2026-09-28T09:36:00Z" w16du:dateUtc="2026-09-28T07:36:00Z">
        <w:r>
          <w:rPr>
            <w:rFonts w:cs="Arial"/>
          </w:rPr>
          <w:delText xml:space="preserve"> in other products is part of the testing </w:delText>
        </w:r>
      </w:del>
      <w:del w:id="4432" w:author="Sean de Noronha | DRG" w:date="2026-09-23T14:55:00Z">
        <w:r>
          <w:rPr>
            <w:rFonts w:cs="Arial"/>
          </w:rPr>
          <w:delText>programme</w:delText>
        </w:r>
      </w:del>
      <w:del w:id="4433" w:author="Sean de Noronha | DRG" w:date="2026-09-28T09:36:00Z" w16du:dateUtc="2026-09-28T07:36:00Z">
        <w:r>
          <w:rPr>
            <w:rFonts w:cs="Arial"/>
          </w:rPr>
          <w:delText xml:space="preserve"> itself. Third, replacing the calibrated fit with Moody friction for hydrogen, while retaining the existing method for natural gas within its </w:delText>
        </w:r>
      </w:del>
      <w:del w:id="4434" w:author="Sean de Noronha | DRG" w:date="2026-09-28T09:20:00Z" w16du:dateUtc="2026-09-28T07:20:00Z">
        <w:r>
          <w:rPr>
            <w:rFonts w:cs="Arial"/>
          </w:rPr>
          <w:delText>band of validity</w:delText>
        </w:r>
      </w:del>
      <w:del w:id="4435" w:author="Sean de Noronha | DRG" w:date="2026-09-28T09:36:00Z" w16du:dateUtc="2026-09-28T07:36:00Z">
        <w:r>
          <w:rPr>
            <w:rFonts w:cs="Arial"/>
          </w:rPr>
          <w:delText>,</w:delText>
        </w:r>
      </w:del>
      <w:ins w:id="4436" w:author="Olga Arevalo Quintero" w:date="2026-09-20T16:25:00Z" w16du:dateUtc="2026-09-20T20:25:00Z">
        <w:del w:id="4437" w:author="Sean de Noronha | DRG" w:date="2026-09-28T09:36:00Z" w16du:dateUtc="2026-09-28T07:36:00Z">
          <w:r>
            <w:rPr>
              <w:rFonts w:cs="Arial"/>
            </w:rPr>
            <w:delText xml:space="preserve"> does not affect</w:delText>
          </w:r>
        </w:del>
      </w:ins>
      <w:del w:id="4438" w:author="Sean de Noronha | DRG" w:date="2026-09-28T09:36:00Z" w16du:dateUtc="2026-09-28T07:36:00Z">
        <w:r>
          <w:rPr>
            <w:rFonts w:cs="Arial"/>
          </w:rPr>
          <w:delText xml:space="preserve"> leaves current natural-</w:delText>
        </w:r>
      </w:del>
      <w:ins w:id="4439" w:author="Olga Arevalo Quintero" w:date="2026-09-20T16:26:00Z" w16du:dateUtc="2026-09-20T20:26:00Z">
        <w:del w:id="4440" w:author="Sean de Noronha | DRG" w:date="2026-09-28T09:36:00Z" w16du:dateUtc="2026-09-28T07:36:00Z">
          <w:r>
            <w:rPr>
              <w:rFonts w:cs="Arial"/>
            </w:rPr>
            <w:delText xml:space="preserve">sizing </w:delText>
          </w:r>
        </w:del>
      </w:ins>
      <w:del w:id="4441" w:author="Sean de Noronha | DRG" w:date="2026-09-28T09:22:00Z" w16du:dateUtc="2026-09-28T07:22:00Z">
        <w:r>
          <w:rPr>
            <w:rFonts w:cs="Arial"/>
          </w:rPr>
          <w:delText xml:space="preserve">gas </w:delText>
        </w:r>
      </w:del>
      <w:del w:id="4442" w:author="Sean de Noronha | DRG" w:date="2026-09-28T09:36:00Z" w16du:dateUtc="2026-09-28T07:36:00Z">
        <w:r>
          <w:rPr>
            <w:rFonts w:cs="Arial"/>
          </w:rPr>
          <w:delText>practice</w:delText>
        </w:r>
      </w:del>
      <w:ins w:id="4443" w:author="Olga Arevalo Quintero" w:date="2026-09-20T16:26:00Z" w16du:dateUtc="2026-09-20T20:26:00Z">
        <w:del w:id="4444" w:author="Sean de Noronha | DRG" w:date="2026-09-28T09:36:00Z" w16du:dateUtc="2026-09-28T07:36:00Z">
          <w:r>
            <w:rPr>
              <w:rFonts w:cs="Arial"/>
            </w:rPr>
            <w:delText>.</w:delText>
          </w:r>
        </w:del>
      </w:ins>
      <w:del w:id="4445" w:author="Sean de Noronha | DRG" w:date="2026-09-28T09:36:00Z" w16du:dateUtc="2026-09-28T07:36:00Z">
        <w:r>
          <w:rPr>
            <w:rFonts w:cs="Arial"/>
          </w:rPr>
          <w:delText xml:space="preserve"> untouched: </w:delText>
        </w:r>
      </w:del>
      <w:ins w:id="4446" w:author="Olga Arevalo Quintero" w:date="2026-09-20T16:26:00Z" w16du:dateUtc="2026-09-20T20:26:00Z">
        <w:del w:id="4447" w:author="Sean de Noronha | DRG" w:date="2026-09-28T09:36:00Z" w16du:dateUtc="2026-09-28T07:36:00Z">
          <w:r>
            <w:rPr>
              <w:rFonts w:cs="Arial"/>
            </w:rPr>
            <w:delText>T</w:delText>
          </w:r>
        </w:del>
      </w:ins>
      <w:del w:id="4448" w:author="Sean de Noronha | DRG" w:date="2026-09-28T09:36:00Z" w16du:dateUtc="2026-09-28T07:36:00Z">
        <w:r>
          <w:rPr>
            <w:rFonts w:cs="Arial"/>
          </w:rPr>
          <w:delText>the change</w:delText>
        </w:r>
      </w:del>
      <w:ins w:id="4449" w:author="Olga Arevalo Quintero" w:date="2026-09-20T16:26:00Z" w16du:dateUtc="2026-09-20T20:26:00Z">
        <w:del w:id="4450" w:author="Sean de Noronha | DRG" w:date="2026-09-28T09:36:00Z" w16du:dateUtc="2026-09-28T07:36:00Z">
          <w:r>
            <w:rPr>
              <w:rFonts w:cs="Arial"/>
            </w:rPr>
            <w:delText xml:space="preserve"> </w:delText>
          </w:r>
        </w:del>
      </w:ins>
      <w:del w:id="4451" w:author="Sean de Noronha | DRG" w:date="2026-09-28T09:36:00Z" w16du:dateUtc="2026-09-28T07:36:00Z">
        <w:r>
          <w:rPr>
            <w:rFonts w:cs="Arial"/>
          </w:rPr>
          <w:delText xml:space="preserve"> is confined to where the current method </w:delText>
        </w:r>
      </w:del>
      <w:ins w:id="4452" w:author="Olga Arevalo Quintero" w:date="2026-09-20T16:31:00Z">
        <w:del w:id="4453" w:author="Sean de Noronha | DRG" w:date="2026-09-28T09:36:00Z" w16du:dateUtc="2026-09-28T07:36:00Z">
          <w:r>
            <w:rPr>
              <w:rFonts w:cs="Arial"/>
              <w:lang w:val="en-CA"/>
            </w:rPr>
            <w:delText>differs from the findings of this report.</w:delText>
          </w:r>
        </w:del>
      </w:ins>
      <w:ins w:id="4454" w:author="Olga Arevalo Quintero" w:date="2026-09-20T16:31:00Z" w16du:dateUtc="2026-09-20T20:31:00Z">
        <w:del w:id="4455" w:author="Sean de Noronha | DRG" w:date="2026-09-28T09:36:00Z" w16du:dateUtc="2026-09-28T07:36:00Z">
          <w:r>
            <w:rPr>
              <w:rFonts w:cs="Arial"/>
              <w:lang w:val="en-CA"/>
            </w:rPr>
            <w:delText xml:space="preserve"> </w:delText>
          </w:r>
        </w:del>
      </w:ins>
      <w:del w:id="4456" w:author="Sean de Noronha | DRG" w:date="2026-09-28T09:36:00Z" w16du:dateUtc="2026-09-28T07:36:00Z">
        <w:r>
          <w:rPr>
            <w:rFonts w:cs="Arial"/>
          </w:rPr>
          <w:delText>was never valid.</w:delText>
        </w:r>
      </w:del>
      <w:commentRangeEnd w:id="4397"/>
      <w:r>
        <w:rPr>
          <w:rStyle w:val="CommentReference"/>
        </w:rPr>
        <w:commentReference w:id="4397"/>
      </w:r>
    </w:p>
    <w:p w14:paraId="3F23E87C" w14:textId="77777777" w:rsidR="00976B66" w:rsidRPr="00801F35" w:rsidRDefault="00C64113" w:rsidP="00857005">
      <w:pPr>
        <w:pStyle w:val="Heading2"/>
      </w:pPr>
      <w:bookmarkStart w:id="4457" w:name="_Toc241506993"/>
      <w:r>
        <w:t>Sensitivity Analysis</w:t>
      </w:r>
      <w:bookmarkEnd w:id="4457"/>
    </w:p>
    <w:p w14:paraId="5F9AB65C" w14:textId="1B1AEA06" w:rsidR="00976B66" w:rsidRPr="00801F35" w:rsidRDefault="00C64113">
      <w:del w:id="4458" w:author="Sean de Noronha | DRG" w:date="2026-09-28T17:18:00Z" w16du:dateUtc="2026-09-28T15:18:00Z">
        <w:r>
          <w:rPr>
            <w:i/>
          </w:rPr>
          <w:delText>This subsection will present results of parametric sensitivity analyses.</w:delText>
        </w:r>
      </w:del>
      <w:ins w:id="4459" w:author="Sean de Noronha | DRG" w:date="2026-09-29T14:45:00Z" w16du:dateUtc="2026-09-29T12:45:00Z">
        <w:r>
          <w:t xml:space="preserve">This section tests how far the results of §3.5 and §3.6 depend on their inputs, and turns the outcome into a sizing basis. The inputs fall into two groups, shown side by side in Figure 17. The first group only changes the numbers in a table: the pipe roughness, the heating-value basis, </w:t>
        </w:r>
        <w:commentRangeStart w:id="4460"/>
        <w:r>
          <w:t xml:space="preserve">the gas properties </w:t>
        </w:r>
      </w:ins>
      <w:commentRangeEnd w:id="4460"/>
      <w:ins w:id="4461" w:author="Sean de Noronha | DRG" w:date="2026-09-29T13:53:00Z" w16du:dateUtc="2026-09-29T11:53:00Z">
        <w:r w:rsidR="005927D2">
          <w:rPr>
            <w:rStyle w:val="CommentReference"/>
          </w:rPr>
          <w:commentReference w:id="4460"/>
        </w:r>
      </w:ins>
      <w:ins w:id="4462" w:author="Sean de Noronha | DRG" w:date="2026-09-29T14:45:00Z" w16du:dateUtc="2026-09-29T12:45:00Z">
        <w:r>
          <w:t xml:space="preserve">and the fitting allowance factor. The second group changes the flow regime a cell falls in, and with it whether Polyflo can be relied on there: the pressure schedule, the run length and the pipe size. Non-corrugated steel pipe and CSST are treated separately, since only the </w:t>
        </w:r>
      </w:ins>
      <w:ins w:id="4463" w:author="Sean de Noronha | DRG" w:date="2026-09-29T13:51:00Z" w16du:dateUtc="2026-09-29T11:51:00Z">
        <w:r w:rsidR="00295D16">
          <w:t>former has</w:t>
        </w:r>
      </w:ins>
      <w:ins w:id="4464" w:author="Sean de Noronha | DRG" w:date="2026-09-29T14:45:00Z" w16du:dateUtc="2026-09-29T12:45:00Z">
        <w:r>
          <w:t xml:space="preserve"> a sizing equation to test.</w:t>
        </w:r>
      </w:ins>
    </w:p>
    <w:p w14:paraId="5E000004" w14:textId="77777777" w:rsidR="00C60D85" w:rsidRDefault="00000000">
      <w:pPr>
        <w:keepNext/>
        <w:jc w:val="center"/>
        <w:rPr>
          <w:ins w:id="4465" w:author="Sean de Noronha | DRG" w:date="2026-09-29T14:45:00Z" w16du:dateUtc="2026-09-29T12:45:00Z"/>
        </w:rPr>
      </w:pPr>
      <w:commentRangeStart w:id="4466"/>
      <w:ins w:id="4467" w:author="Sean de Noronha | DRG" w:date="2026-09-29T14:45:00Z" w16du:dateUtc="2026-09-29T12:45:00Z">
        <w:r>
          <w:rPr>
            <w:noProof/>
          </w:rPr>
          <w:drawing>
            <wp:inline distT="0" distB="0" distL="0" distR="0" wp14:anchorId="637F74A4" wp14:editId="54071522">
              <wp:extent cx="4546600" cy="2127347"/>
              <wp:effectExtent l="0" t="0" r="6350" b="6350"/>
              <wp:docPr id="1900000201"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201" name="Figure 17"/>
                      <pic:cNvPicPr>
                        <a:picLocks noChangeAspect="1" noChangeArrowheads="1"/>
                      </pic:cNvPicPr>
                    </pic:nvPicPr>
                    <pic:blipFill rotWithShape="1">
                      <a:blip r:embed="rId39"/>
                      <a:srcRect l="1066" t="4032" r="899" b="3507"/>
                      <a:stretch>
                        <a:fillRect/>
                      </a:stretch>
                    </pic:blipFill>
                    <pic:spPr bwMode="auto">
                      <a:xfrm>
                        <a:off x="0" y="0"/>
                        <a:ext cx="4616578" cy="2160089"/>
                      </a:xfrm>
                      <a:prstGeom prst="rect">
                        <a:avLst/>
                      </a:prstGeom>
                      <a:noFill/>
                      <a:ln>
                        <a:noFill/>
                      </a:ln>
                      <a:extLst>
                        <a:ext uri="{53640926-AAD7-44D8-BBD7-CCE9431645EC}">
                          <a14:shadowObscured xmlns:a14="http://schemas.microsoft.com/office/drawing/2010/main"/>
                        </a:ext>
                      </a:extLst>
                    </pic:spPr>
                  </pic:pic>
                </a:graphicData>
              </a:graphic>
            </wp:inline>
          </w:drawing>
        </w:r>
      </w:ins>
      <w:commentRangeEnd w:id="4466"/>
      <w:ins w:id="4468" w:author="Sean de Noronha | DRG" w:date="2026-09-30T09:08:00Z" w16du:dateUtc="2026-09-30T07:08:00Z">
        <w:r w:rsidR="003F2A9D">
          <w:rPr>
            <w:rStyle w:val="CommentReference"/>
          </w:rPr>
          <w:commentReference w:id="4466"/>
        </w:r>
      </w:ins>
    </w:p>
    <w:p w14:paraId="5E000005" w14:textId="77777777" w:rsidR="00C60D85" w:rsidRDefault="00000000">
      <w:pPr>
        <w:rPr>
          <w:ins w:id="4469" w:author="Sean de Noronha | DRG" w:date="2026-09-29T14:45:00Z" w16du:dateUtc="2026-09-29T12:45:00Z"/>
          <w:i/>
        </w:rPr>
      </w:pPr>
      <w:ins w:id="4470" w:author="Sean de Noronha | DRG" w:date="2026-09-29T14:45:00Z" w16du:dateUtc="2026-09-29T12:45:00Z">
        <w:r>
          <w:rPr>
            <w:i/>
          </w:rPr>
          <w:t>Figure 17 – The two groups of inputs examined in the sensitivity analysis. Inputs in the first group scale the capacity of a table cell; inputs in the second set its Reynolds number, and so its flow regime and the friction law that applies to it.</w:t>
        </w:r>
      </w:ins>
    </w:p>
    <w:p w14:paraId="4D52D50B" w14:textId="77777777" w:rsidR="00976B66" w:rsidRPr="00801F35" w:rsidRDefault="00C64113" w:rsidP="00A055D8">
      <w:pPr>
        <w:pStyle w:val="Heading3"/>
      </w:pPr>
      <w:bookmarkStart w:id="4471" w:name="_Toc241506994"/>
      <w:r>
        <w:t>Identification of Critical Input Parameters</w:t>
      </w:r>
      <w:bookmarkEnd w:id="4471"/>
    </w:p>
    <w:p w14:paraId="7DC3D6DE" w14:textId="6A945C31" w:rsidR="00976B66" w:rsidRPr="00801F35" w:rsidRDefault="00C64113">
      <w:del w:id="4472" w:author="Sean de Noronha | DRG" w:date="2026-09-28T17:22:00Z" w16du:dateUtc="2026-09-28T15:22:00Z">
        <w:r>
          <w:rPr>
            <w:i/>
          </w:rPr>
          <w:delText>Identification and ranking of input parameters most strongly influencing pipe sizing outcomes.</w:delText>
        </w:r>
      </w:del>
      <w:ins w:id="4473" w:author="Sean de Noronha | DRG" w:date="2026-09-29T14:58:00Z" w16du:dateUtc="2026-09-29T12:58:00Z">
        <w:r>
          <w:t>For non-corrugated steel pipe, seven inputs can change either the hydrogen capacity of a table cell or the flow regime the cell falls in. Each input is described below. Their effect on capacity is then quantified by changing them one at a time, starting from the conditions of CSA B149.1:25 Table A.1 (&lt;1.75 kPa inlet / 125 Pa drop).</w:t>
        </w:r>
      </w:ins>
    </w:p>
    <w:p w14:paraId="5E000006" w14:textId="781935E8" w:rsidR="00C60D85" w:rsidRDefault="00000000">
      <w:pPr>
        <w:rPr>
          <w:ins w:id="4474" w:author="Sean de Noronha | DRG" w:date="2026-09-29T14:58:00Z" w16du:dateUtc="2026-09-29T12:58:00Z"/>
        </w:rPr>
      </w:pPr>
      <w:ins w:id="4475" w:author="Sean de Noronha | DRG" w:date="2026-09-29T14:58:00Z" w16du:dateUtc="2026-09-29T12:58:00Z">
        <w:r>
          <w:t>Pipe roughness affects friction only in turbulent flow. In laminar flow</w:t>
        </w:r>
      </w:ins>
      <w:ins w:id="4476" w:author="Sean de Noronha | DRG" w:date="2026-09-30T09:13:00Z" w16du:dateUtc="2026-09-30T07:13:00Z">
        <w:r w:rsidR="003F2A9D">
          <w:t>,</w:t>
        </w:r>
      </w:ins>
      <w:ins w:id="4477" w:author="Sean de Noronha | DRG" w:date="2026-09-29T14:58:00Z" w16du:dateUtc="2026-09-29T12:58:00Z">
        <w:r>
          <w:t xml:space="preserve"> the gas moves in ordered layers and the friction is set by viscous shear across the whole bore; the small roughness elements on the wall sit in slow-moving gas and do not change it, so the laminar friction factor </w:t>
        </w:r>
      </w:ins>
      <w:ins w:id="4478" w:author="Sean de Noronha | DRG" w:date="2026-09-29T13:55:00Z" w16du:dateUtc="2026-09-29T11:55:00Z">
        <w:r w:rsidR="005927D2">
          <w:t>(</w:t>
        </w:r>
        <w:r w:rsidR="005927D2">
          <w:rPr>
            <w:i/>
            <w:iCs/>
          </w:rPr>
          <w:t xml:space="preserve">f = </w:t>
        </w:r>
      </w:ins>
      <w:ins w:id="4479" w:author="Sean de Noronha | DRG" w:date="2026-09-29T14:58:00Z" w16du:dateUtc="2026-09-29T12:58:00Z">
        <w:r w:rsidRPr="005927D2">
          <w:t>64</w:t>
        </w:r>
        <w:r>
          <w:t>/</w:t>
        </w:r>
        <w:r>
          <w:rPr>
            <w:i/>
          </w:rPr>
          <w:t>Re</w:t>
        </w:r>
      </w:ins>
      <w:ins w:id="4480" w:author="Sean de Noronha | DRG" w:date="2026-09-29T13:55:00Z" w16du:dateUtc="2026-09-29T11:55:00Z">
        <w:r w:rsidR="005927D2">
          <w:rPr>
            <w:i/>
          </w:rPr>
          <w:t>)</w:t>
        </w:r>
      </w:ins>
      <w:ins w:id="4481" w:author="Sean de Noronha | DRG" w:date="2026-09-29T14:58:00Z" w16du:dateUtc="2026-09-29T12:58:00Z">
        <w:r>
          <w:t xml:space="preserve"> has no roughness term. In turbulent flow the slow-moving layer next to the wall is thin, the roughness elements protrude through it </w:t>
        </w:r>
        <w:r>
          <w:lastRenderedPageBreak/>
          <w:t xml:space="preserve">and add drag, and the friction factor rises with the relative roughness </w:t>
        </w:r>
        <w:r>
          <w:rPr>
            <w:i/>
          </w:rPr>
          <w:t>ε</w:t>
        </w:r>
        <w:r>
          <w:t>/</w:t>
        </w:r>
        <w:r>
          <w:rPr>
            <w:i/>
          </w:rPr>
          <w:t>D</w:t>
        </w:r>
        <w:r>
          <w:t xml:space="preserve">. Below </w:t>
        </w:r>
        <w:r>
          <w:rPr>
            <w:i/>
          </w:rPr>
          <w:t>Re</w:t>
        </w:r>
        <w:r>
          <w:t xml:space="preserve"> = 1,361 the Polyflo line lies under the laminar line because it falls much more slowly with Reynolds number, with a slope of −0.15</w:t>
        </w:r>
      </w:ins>
      <w:ins w:id="4482" w:author="Sean de Noronha | DRG" w:date="2026-09-29T14:02:00Z" w16du:dateUtc="2026-09-29T12:02:00Z">
        <w:r w:rsidR="004E401B">
          <w:t>2</w:t>
        </w:r>
      </w:ins>
      <w:ins w:id="4483" w:author="Sean de Noronha | DRG" w:date="2026-09-29T14:58:00Z" w16du:dateUtc="2026-09-29T12:58:00Z">
        <w:r>
          <w:t xml:space="preserve"> on logarithmic axes against −1 for 64/</w:t>
        </w:r>
        <w:r>
          <w:rPr>
            <w:i/>
          </w:rPr>
          <w:t>Re</w:t>
        </w:r>
        <w:r>
          <w:t xml:space="preserve">. Polyflo therefore gives a lower friction factor, and so a higher capacity than Moody friction, at every Reynolds number below </w:t>
        </w:r>
      </w:ins>
      <w:ins w:id="4484" w:author="Sean de Noronha | DRG" w:date="2026-09-29T14:05:00Z" w16du:dateUtc="2026-09-29T12:05:00Z">
        <w:r w:rsidR="004E401B">
          <w:rPr>
            <w:i/>
          </w:rPr>
          <w:t>Re</w:t>
        </w:r>
        <w:r w:rsidR="004E401B">
          <w:t xml:space="preserve"> = 1,361 </w:t>
        </w:r>
      </w:ins>
      <w:ins w:id="4485" w:author="Sean de Noronha | DRG" w:date="2026-09-29T14:58:00Z" w16du:dateUtc="2026-09-29T12:58:00Z">
        <w:r>
          <w:t xml:space="preserve">(§3.5.3), and since neither line has a roughness term it does so </w:t>
        </w:r>
      </w:ins>
      <w:ins w:id="4486" w:author="Sean de Noronha | DRG" w:date="2026-09-29T14:05:00Z" w16du:dateUtc="2026-09-29T12:05:00Z">
        <w:r w:rsidR="004E401B">
          <w:t>regardless of</w:t>
        </w:r>
      </w:ins>
      <w:ins w:id="4487" w:author="Sean de Noronha | DRG" w:date="2026-09-29T14:58:00Z" w16du:dateUtc="2026-09-29T12:58:00Z">
        <w:r>
          <w:t xml:space="preserve"> the pipe material. Above the transition, roughness sets how far the Churchill curves rise above the Polyflo line between about </w:t>
        </w:r>
        <w:r>
          <w:rPr>
            <w:i/>
          </w:rPr>
          <w:t>Re</w:t>
        </w:r>
        <w:r>
          <w:t xml:space="preserve"> = 2,800 and 5,000, a region referred to below as the transition hump. The reference</w:t>
        </w:r>
      </w:ins>
      <w:ins w:id="4488" w:author="Sean de Noronha | DRG" w:date="2026-09-29T14:00:00Z" w16du:dateUtc="2026-09-29T12:00:00Z">
        <w:r w:rsidR="004E401B">
          <w:t xml:space="preserve"> pipe roughness</w:t>
        </w:r>
      </w:ins>
      <w:ins w:id="4489" w:author="Sean de Noronha | DRG" w:date="2026-09-29T14:58:00Z" w16du:dateUtc="2026-09-29T12:58:00Z">
        <w:r>
          <w:t xml:space="preserve"> value is </w:t>
        </w:r>
        <w:r>
          <w:rPr>
            <w:i/>
          </w:rPr>
          <w:t>ε</w:t>
        </w:r>
        <w:r>
          <w:t xml:space="preserve"> = 0.045 mm (0.0018 in.) for new commercial steel, with 0.09 mm (0.0035 in.) as the upper </w:t>
        </w:r>
      </w:ins>
      <w:ins w:id="4490" w:author="Sean de Noronha | DRG" w:date="2026-09-29T13:59:00Z" w16du:dateUtc="2026-09-29T11:59:00Z">
        <w:r w:rsidR="004E401B">
          <w:t>limit</w:t>
        </w:r>
      </w:ins>
      <w:ins w:id="4491" w:author="Sean de Noronha | DRG" w:date="2026-09-29T14:58:00Z" w16du:dateUtc="2026-09-29T12:58:00Z">
        <w:r>
          <w:t xml:space="preserve"> for commercial steel</w:t>
        </w:r>
      </w:ins>
      <w:ins w:id="4492" w:author="Sean de Noronha | DRG" w:date="2026-09-29T13:59:00Z" w16du:dateUtc="2026-09-29T11:59:00Z">
        <w:r w:rsidR="004E401B">
          <w:t xml:space="preserve"> roughness</w:t>
        </w:r>
      </w:ins>
      <w:ins w:id="4493" w:author="Sean de Noronha | DRG" w:date="2026-09-29T14:58:00Z" w16du:dateUtc="2026-09-29T12:58:00Z">
        <w:r>
          <w:t>; copper at 0.0015 mm serves as the smooth comparison.</w:t>
        </w:r>
      </w:ins>
    </w:p>
    <w:p w14:paraId="5E000007" w14:textId="77777777" w:rsidR="00C60D85" w:rsidRDefault="00000000">
      <w:pPr>
        <w:rPr>
          <w:ins w:id="4494" w:author="Sean de Noronha | DRG" w:date="2026-09-29T14:58:00Z" w16du:dateUtc="2026-09-29T12:58:00Z"/>
        </w:rPr>
      </w:pPr>
      <w:ins w:id="4495" w:author="Sean de Noronha | DRG" w:date="2026-09-29T14:58:00Z" w16du:dateUtc="2026-09-29T12:58:00Z">
        <w:r>
          <w:t xml:space="preserve">As discussed in §3.1.3 and §3.4.1, hydrogen needs about 3.1 times the natural-gas volumetric flow to deliver the same energy on the HHV basis, and runs at about 0.49 times its Reynolds number; on the LHV basis the figures are 3.3 and 0.52. The basis matters in two different ways. For a given appliance load, the LHV basis calls for about 6% more hydrogen flow than the HHV basis, and so a </w:t>
        </w:r>
        <w:commentRangeStart w:id="4496"/>
        <w:r>
          <w:t xml:space="preserve">Reynolds number about 6% higher, which can place a load just above </w:t>
        </w:r>
        <w:r>
          <w:rPr>
            <w:i/>
          </w:rPr>
          <w:t>Re</w:t>
        </w:r>
        <w:r>
          <w:t xml:space="preserve"> = 1,361 or 2,300 on one basis and just below it on the other. In a sizing table the pressure drop is fixed instead, so the basis changes neither the volumetric flow of a cell nor its Reynolds number, only the energy rating assigned to it, which is 15.4% lower on the LHV basis.</w:t>
        </w:r>
      </w:ins>
      <w:commentRangeEnd w:id="4496"/>
      <w:ins w:id="4497" w:author="Sean de Noronha | DRG" w:date="2026-09-30T09:20:00Z" w16du:dateUtc="2026-09-30T07:20:00Z">
        <w:r w:rsidR="003F2A9D">
          <w:rPr>
            <w:rStyle w:val="CommentReference"/>
          </w:rPr>
          <w:commentReference w:id="4496"/>
        </w:r>
      </w:ins>
    </w:p>
    <w:p w14:paraId="5E000009" w14:textId="6F763E84" w:rsidR="00C60D85" w:rsidRDefault="00000000">
      <w:pPr>
        <w:rPr>
          <w:ins w:id="4498" w:author="Sean de Noronha | DRG" w:date="2026-09-29T14:58:00Z" w16du:dateUtc="2026-09-29T12:58:00Z"/>
        </w:rPr>
      </w:pPr>
      <w:ins w:id="4499" w:author="Sean de Noronha | DRG" w:date="2026-09-29T14:58:00Z" w16du:dateUtc="2026-09-29T12:58:00Z">
        <w:r>
          <w:t xml:space="preserve">The pressure schedule, the run length and the pipe size together set the Reynolds number of each cell, and the Reynolds number decides which regime the cell falls in. This is the largest driver of all, since Polyflo sits within ±5% of Moody friction only between about </w:t>
        </w:r>
        <w:r>
          <w:rPr>
            <w:i/>
          </w:rPr>
          <w:t>Re</w:t>
        </w:r>
        <w:r>
          <w:t xml:space="preserve"> = 4,000 and 10,000 (§3.5.3). Table 16 gives the share of cells in each regime for every schedule: at the schedule of Table A.1, 41.8% of hydrogen cells are laminar, against 1.5% at the schedule of Table A.3.</w:t>
        </w:r>
      </w:ins>
      <w:ins w:id="4500" w:author="Sean de Noronha | DRG" w:date="2026-09-30T09:23:00Z" w16du:dateUtc="2026-09-30T07:23:00Z">
        <w:r w:rsidR="005C4AC0">
          <w:t xml:space="preserve"> </w:t>
        </w:r>
      </w:ins>
      <w:ins w:id="4501" w:author="Sean de Noronha | DRG" w:date="2026-09-29T14:58:00Z" w16du:dateUtc="2026-09-29T12:58:00Z">
        <w:r>
          <w:t xml:space="preserve">In-pipe velocity is set by the same three inputs, but it is not a friction input, and none of the installation codes limits it (§3.4.3), so it is reported here rather than applied as a limit. For a given Reynolds number the velocity follows from </w:t>
        </w:r>
        <w:r>
          <w:rPr>
            <w:i/>
          </w:rPr>
          <w:t>v</w:t>
        </w:r>
        <w:r>
          <w:t xml:space="preserve"> = </w:t>
        </w:r>
        <w:proofErr w:type="spellStart"/>
        <w:r>
          <w:rPr>
            <w:i/>
          </w:rPr>
          <w:t>Re</w:t>
        </w:r>
        <w:r>
          <w:t>·</w:t>
        </w:r>
        <w:r>
          <w:rPr>
            <w:i/>
          </w:rPr>
          <w:t>μ</w:t>
        </w:r>
        <w:proofErr w:type="spellEnd"/>
        <w:r>
          <w:t>/(</w:t>
        </w:r>
        <w:proofErr w:type="spellStart"/>
        <w:r>
          <w:rPr>
            <w:i/>
          </w:rPr>
          <w:t>ρ</w:t>
        </w:r>
        <w:r>
          <w:t>·</w:t>
        </w:r>
        <w:r>
          <w:rPr>
            <w:i/>
          </w:rPr>
          <w:t>D</w:t>
        </w:r>
        <w:proofErr w:type="spellEnd"/>
        <w:r>
          <w:t xml:space="preserve">), with </w:t>
        </w:r>
        <w:r>
          <w:rPr>
            <w:i/>
          </w:rPr>
          <w:t>D</w:t>
        </w:r>
        <w:r>
          <w:t xml:space="preserve"> the inside diameter for steel pipe and the volume-equivalent diameter </w:t>
        </w:r>
        <w:proofErr w:type="spellStart"/>
        <w:r>
          <w:rPr>
            <w:i/>
          </w:rPr>
          <w:t>D</w:t>
        </w:r>
        <w:r>
          <w:rPr>
            <w:vertAlign w:val="subscript"/>
          </w:rPr>
          <w:t>eff</w:t>
        </w:r>
        <w:proofErr w:type="spellEnd"/>
        <w:r>
          <w:t xml:space="preserve"> for CSST (§3.5.2). Table 20 gives the hydrogen velocity at the two regime thresholds and at </w:t>
        </w:r>
        <w:r>
          <w:rPr>
            <w:i/>
          </w:rPr>
          <w:t>Re</w:t>
        </w:r>
        <w:r>
          <w:t xml:space="preserve"> = 20,000 for each size. Velocity falls as the bore grows, so the smallest sizes run fastest: at </w:t>
        </w:r>
        <w:r>
          <w:rPr>
            <w:i/>
          </w:rPr>
          <w:t>Re</w:t>
        </w:r>
        <w:r>
          <w:t xml:space="preserve"> = 20,000 hydrogen moves at about 130 m/s (427 ft/s) in NPS ½ and 39 m/s (129 ft/s) in NPS 2 at the pressure of Table A.1, and at 179 m/s (587 ft/s) in EHD 13 and 71 m/s (234 ft/s) in EHD 31. At the mean pressure of Table A.5 each value is about 20% lower, and the Mach number stays below 0.14 in every case.</w:t>
        </w:r>
      </w:ins>
    </w:p>
    <w:p w14:paraId="5E00000A" w14:textId="77777777" w:rsidR="00C60D85" w:rsidRDefault="00000000">
      <w:pPr>
        <w:rPr>
          <w:ins w:id="4502" w:author="Sean de Noronha | DRG" w:date="2026-09-29T14:58:00Z" w16du:dateUtc="2026-09-29T12:58:00Z"/>
        </w:rPr>
      </w:pPr>
      <w:commentRangeStart w:id="4503"/>
      <w:ins w:id="4504" w:author="Sean de Noronha | DRG" w:date="2026-09-29T14:58:00Z" w16du:dateUtc="2026-09-29T12:58:00Z">
        <w:r>
          <w:rPr>
            <w:i/>
          </w:rPr>
          <w:t>Re</w:t>
        </w:r>
        <w:r>
          <w:t xml:space="preserve"> = 20,000 bounds most of the hydrogen range. At the low-pressure schedules of Tables A.1 and A.2, hydrogen Reynolds numbers stay below about 11,000 and 16,000 for runs of 30 ft (9 m) and longer, with velocities up to 21 and 31 m/s (69 and 103 ft/s). For CSST, hydrogen delivering the same energy as the largest natural-gas flows measured by Manufacturer C runs at </w:t>
        </w:r>
        <w:r>
          <w:rPr>
            <w:i/>
          </w:rPr>
          <w:t>Re</w:t>
        </w:r>
        <w:r>
          <w:t xml:space="preserve"> ≈ 6,300 for EHD 13 and up to about 22,800 for EHD 31 on the HHV basis, at up to about 80 m/s (262 ft/s). Only the elevated-pressure schedules of Tables A.3 to A.5 go further, in short runs of the larger steel sizes: 30 ft (9 m) of NPS 2 at the schedule of Table A.5 carries hydrogen at </w:t>
        </w:r>
        <w:r>
          <w:rPr>
            <w:i/>
          </w:rPr>
          <w:t>Re</w:t>
        </w:r>
        <w:r>
          <w:t xml:space="preserve"> ≈ 1.9 × 10</w:t>
        </w:r>
        <w:r>
          <w:rPr>
            <w:vertAlign w:val="superscript"/>
          </w:rPr>
          <w:t>5</w:t>
        </w:r>
        <w:r>
          <w:t xml:space="preserve"> and about 300 m/s (980 ft/s), a Mach number of 0.23. Appendix C gives the range for each schedule, and the sizing options of §3.7.3 are checked over the whole of it.</w:t>
        </w:r>
      </w:ins>
      <w:commentRangeEnd w:id="4503"/>
      <w:ins w:id="4505" w:author="Sean de Noronha | DRG" w:date="2026-09-29T14:18:00Z" w16du:dateUtc="2026-09-29T12:18:00Z">
        <w:r w:rsidR="00EA0E7E">
          <w:rPr>
            <w:rStyle w:val="CommentReference"/>
          </w:rPr>
          <w:commentReference w:id="4503"/>
        </w:r>
      </w:ins>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20"/>
        <w:tblDescription w:val="Table 20 – Hydrogen in-pipe velocity, m/s (ft/s), at the regime thresholds and at Re = 20,000, from v = Re·μ/(ρ·D) with μ = 8.76 × 10−6 Pa·s at 15.6 °C (60 °F). Mean pressures: 101.4 kPa absolute for Table A.1 and 127.0 kPa absolute for Table A.5 of "/>
      </w:tblPr>
      <w:tblGrid>
        <w:gridCol w:w="1500"/>
        <w:gridCol w:w="1500"/>
        <w:gridCol w:w="1590"/>
        <w:gridCol w:w="1590"/>
        <w:gridCol w:w="1590"/>
        <w:gridCol w:w="1590"/>
      </w:tblGrid>
      <w:tr w:rsidR="00C60D85" w14:paraId="3B31FDFE" w14:textId="77777777">
        <w:trPr>
          <w:tblHeader/>
          <w:jc w:val="center"/>
          <w:ins w:id="4506" w:author="Sean de Noronha | DRG" w:date="2026-09-29T14:58:00Z"/>
        </w:trPr>
        <w:tc>
          <w:tcPr>
            <w:tcW w:w="1500" w:type="dxa"/>
            <w:shd w:val="clear" w:color="auto" w:fill="F2F2F2"/>
            <w:vAlign w:val="center"/>
          </w:tcPr>
          <w:p w14:paraId="5E00000B" w14:textId="77777777" w:rsidR="00C60D85" w:rsidRDefault="00000000">
            <w:pPr>
              <w:spacing w:after="0"/>
              <w:rPr>
                <w:ins w:id="4507" w:author="Sean de Noronha | DRG" w:date="2026-09-29T14:58:00Z" w16du:dateUtc="2026-09-29T12:58:00Z"/>
                <w:rFonts w:cs="Arial"/>
                <w:b/>
                <w:bCs/>
                <w:sz w:val="16"/>
                <w:szCs w:val="16"/>
              </w:rPr>
            </w:pPr>
            <w:ins w:id="4508" w:author="Sean de Noronha | DRG" w:date="2026-09-29T14:58:00Z" w16du:dateUtc="2026-09-29T12:58:00Z">
              <w:r>
                <w:rPr>
                  <w:rFonts w:cs="Arial"/>
                  <w:b/>
                  <w:bCs/>
                  <w:sz w:val="16"/>
                  <w:szCs w:val="16"/>
                </w:rPr>
                <w:t>Pipe</w:t>
              </w:r>
            </w:ins>
          </w:p>
        </w:tc>
        <w:tc>
          <w:tcPr>
            <w:tcW w:w="1500" w:type="dxa"/>
            <w:shd w:val="clear" w:color="auto" w:fill="F2F2F2"/>
            <w:vAlign w:val="center"/>
          </w:tcPr>
          <w:p w14:paraId="5E00000C" w14:textId="77777777" w:rsidR="00C60D85" w:rsidRDefault="00000000">
            <w:pPr>
              <w:spacing w:after="0"/>
              <w:rPr>
                <w:ins w:id="4509" w:author="Sean de Noronha | DRG" w:date="2026-09-29T14:58:00Z" w16du:dateUtc="2026-09-29T12:58:00Z"/>
                <w:rFonts w:cs="Arial"/>
                <w:b/>
                <w:bCs/>
                <w:sz w:val="16"/>
                <w:szCs w:val="16"/>
              </w:rPr>
            </w:pPr>
            <w:ins w:id="4510" w:author="Sean de Noronha | DRG" w:date="2026-09-29T14:58:00Z" w16du:dateUtc="2026-09-29T12:58:00Z">
              <w:r>
                <w:rPr>
                  <w:rFonts w:cs="Arial"/>
                  <w:b/>
                  <w:bCs/>
                  <w:sz w:val="16"/>
                  <w:szCs w:val="16"/>
                </w:rPr>
                <w:t>Diameter used (mm)</w:t>
              </w:r>
            </w:ins>
          </w:p>
        </w:tc>
        <w:tc>
          <w:tcPr>
            <w:tcW w:w="1590" w:type="dxa"/>
            <w:shd w:val="clear" w:color="auto" w:fill="F2F2F2"/>
            <w:vAlign w:val="center"/>
          </w:tcPr>
          <w:p w14:paraId="5E00000D" w14:textId="77777777" w:rsidR="00C60D85" w:rsidRDefault="00000000">
            <w:pPr>
              <w:spacing w:after="0"/>
              <w:rPr>
                <w:ins w:id="4511" w:author="Sean de Noronha | DRG" w:date="2026-09-29T14:58:00Z" w16du:dateUtc="2026-09-29T12:58:00Z"/>
                <w:rFonts w:cs="Arial"/>
                <w:b/>
                <w:bCs/>
                <w:sz w:val="16"/>
                <w:szCs w:val="16"/>
              </w:rPr>
            </w:pPr>
            <w:ins w:id="4512" w:author="Sean de Noronha | DRG" w:date="2026-09-29T14:58:00Z" w16du:dateUtc="2026-09-29T12:58:00Z">
              <w:r>
                <w:rPr>
                  <w:rFonts w:cs="Arial"/>
                  <w:b/>
                  <w:bCs/>
                  <w:i/>
                  <w:sz w:val="16"/>
                  <w:szCs w:val="16"/>
                </w:rPr>
                <w:t>Re</w:t>
              </w:r>
              <w:r>
                <w:rPr>
                  <w:rFonts w:cs="Arial"/>
                  <w:b/>
                  <w:bCs/>
                  <w:sz w:val="16"/>
                  <w:szCs w:val="16"/>
                </w:rPr>
                <w:t xml:space="preserve"> = 1,361, Table A.1 pressure</w:t>
              </w:r>
            </w:ins>
          </w:p>
        </w:tc>
        <w:tc>
          <w:tcPr>
            <w:tcW w:w="1590" w:type="dxa"/>
            <w:shd w:val="clear" w:color="auto" w:fill="F2F2F2"/>
            <w:vAlign w:val="center"/>
          </w:tcPr>
          <w:p w14:paraId="5E00000E" w14:textId="77777777" w:rsidR="00C60D85" w:rsidRDefault="00000000">
            <w:pPr>
              <w:spacing w:after="0"/>
              <w:rPr>
                <w:ins w:id="4513" w:author="Sean de Noronha | DRG" w:date="2026-09-29T14:58:00Z" w16du:dateUtc="2026-09-29T12:58:00Z"/>
                <w:rFonts w:cs="Arial"/>
                <w:b/>
                <w:bCs/>
                <w:sz w:val="16"/>
                <w:szCs w:val="16"/>
              </w:rPr>
            </w:pPr>
            <w:ins w:id="4514" w:author="Sean de Noronha | DRG" w:date="2026-09-29T14:58:00Z" w16du:dateUtc="2026-09-29T12:58:00Z">
              <w:r>
                <w:rPr>
                  <w:rFonts w:cs="Arial"/>
                  <w:b/>
                  <w:bCs/>
                  <w:i/>
                  <w:sz w:val="16"/>
                  <w:szCs w:val="16"/>
                </w:rPr>
                <w:t>Re</w:t>
              </w:r>
              <w:r>
                <w:rPr>
                  <w:rFonts w:cs="Arial"/>
                  <w:b/>
                  <w:bCs/>
                  <w:sz w:val="16"/>
                  <w:szCs w:val="16"/>
                </w:rPr>
                <w:t xml:space="preserve"> = 2,300, Table A.1 pressure</w:t>
              </w:r>
            </w:ins>
          </w:p>
        </w:tc>
        <w:tc>
          <w:tcPr>
            <w:tcW w:w="1590" w:type="dxa"/>
            <w:shd w:val="clear" w:color="auto" w:fill="F2F2F2"/>
            <w:vAlign w:val="center"/>
          </w:tcPr>
          <w:p w14:paraId="5E00000F" w14:textId="77777777" w:rsidR="00C60D85" w:rsidRDefault="00000000">
            <w:pPr>
              <w:spacing w:after="0"/>
              <w:rPr>
                <w:ins w:id="4515" w:author="Sean de Noronha | DRG" w:date="2026-09-29T14:58:00Z" w16du:dateUtc="2026-09-29T12:58:00Z"/>
                <w:rFonts w:cs="Arial"/>
                <w:b/>
                <w:bCs/>
                <w:sz w:val="16"/>
                <w:szCs w:val="16"/>
              </w:rPr>
            </w:pPr>
            <w:ins w:id="4516" w:author="Sean de Noronha | DRG" w:date="2026-09-29T14:58:00Z" w16du:dateUtc="2026-09-29T12:58:00Z">
              <w:r>
                <w:rPr>
                  <w:rFonts w:cs="Arial"/>
                  <w:b/>
                  <w:bCs/>
                  <w:i/>
                  <w:sz w:val="16"/>
                  <w:szCs w:val="16"/>
                </w:rPr>
                <w:t>Re</w:t>
              </w:r>
              <w:r>
                <w:rPr>
                  <w:rFonts w:cs="Arial"/>
                  <w:b/>
                  <w:bCs/>
                  <w:sz w:val="16"/>
                  <w:szCs w:val="16"/>
                </w:rPr>
                <w:t xml:space="preserve"> = 20,000, Table A.1 pressure</w:t>
              </w:r>
            </w:ins>
          </w:p>
        </w:tc>
        <w:tc>
          <w:tcPr>
            <w:tcW w:w="1590" w:type="dxa"/>
            <w:shd w:val="clear" w:color="auto" w:fill="F2F2F2"/>
            <w:vAlign w:val="center"/>
          </w:tcPr>
          <w:p w14:paraId="5E000010" w14:textId="77777777" w:rsidR="00C60D85" w:rsidRDefault="00000000">
            <w:pPr>
              <w:spacing w:after="0"/>
              <w:rPr>
                <w:ins w:id="4517" w:author="Sean de Noronha | DRG" w:date="2026-09-29T14:58:00Z" w16du:dateUtc="2026-09-29T12:58:00Z"/>
                <w:rFonts w:cs="Arial"/>
                <w:b/>
                <w:bCs/>
                <w:sz w:val="16"/>
                <w:szCs w:val="16"/>
              </w:rPr>
            </w:pPr>
            <w:ins w:id="4518" w:author="Sean de Noronha | DRG" w:date="2026-09-29T14:58:00Z" w16du:dateUtc="2026-09-29T12:58:00Z">
              <w:r>
                <w:rPr>
                  <w:rFonts w:cs="Arial"/>
                  <w:b/>
                  <w:bCs/>
                  <w:i/>
                  <w:sz w:val="16"/>
                  <w:szCs w:val="16"/>
                </w:rPr>
                <w:t>Re</w:t>
              </w:r>
              <w:r>
                <w:rPr>
                  <w:rFonts w:cs="Arial"/>
                  <w:b/>
                  <w:bCs/>
                  <w:sz w:val="16"/>
                  <w:szCs w:val="16"/>
                </w:rPr>
                <w:t xml:space="preserve"> = 20,000, Table A.5 mean pressure</w:t>
              </w:r>
            </w:ins>
          </w:p>
        </w:tc>
      </w:tr>
      <w:tr w:rsidR="00C60D85" w14:paraId="07E9DD62" w14:textId="77777777">
        <w:trPr>
          <w:jc w:val="center"/>
          <w:ins w:id="4519" w:author="Sean de Noronha | DRG" w:date="2026-09-29T14:58:00Z"/>
        </w:trPr>
        <w:tc>
          <w:tcPr>
            <w:tcW w:w="1500" w:type="dxa"/>
            <w:vAlign w:val="center"/>
          </w:tcPr>
          <w:p w14:paraId="5E000011" w14:textId="77777777" w:rsidR="00C60D85" w:rsidRDefault="00000000">
            <w:pPr>
              <w:spacing w:after="0"/>
              <w:rPr>
                <w:ins w:id="4520" w:author="Sean de Noronha | DRG" w:date="2026-09-29T14:58:00Z" w16du:dateUtc="2026-09-29T12:58:00Z"/>
                <w:rFonts w:cs="Arial"/>
                <w:sz w:val="16"/>
                <w:szCs w:val="16"/>
              </w:rPr>
            </w:pPr>
            <w:ins w:id="4521" w:author="Sean de Noronha | DRG" w:date="2026-09-29T14:58:00Z" w16du:dateUtc="2026-09-29T12:58:00Z">
              <w:r>
                <w:rPr>
                  <w:rFonts w:cs="Arial"/>
                  <w:sz w:val="16"/>
                  <w:szCs w:val="16"/>
                </w:rPr>
                <w:t>NPS ½ steel</w:t>
              </w:r>
            </w:ins>
          </w:p>
        </w:tc>
        <w:tc>
          <w:tcPr>
            <w:tcW w:w="1500" w:type="dxa"/>
            <w:vAlign w:val="center"/>
          </w:tcPr>
          <w:p w14:paraId="5E000012" w14:textId="77777777" w:rsidR="00C60D85" w:rsidRDefault="00000000">
            <w:pPr>
              <w:spacing w:after="0"/>
              <w:rPr>
                <w:ins w:id="4522" w:author="Sean de Noronha | DRG" w:date="2026-09-29T14:58:00Z" w16du:dateUtc="2026-09-29T12:58:00Z"/>
                <w:rFonts w:cs="Arial"/>
                <w:sz w:val="16"/>
                <w:szCs w:val="16"/>
              </w:rPr>
            </w:pPr>
            <w:ins w:id="4523" w:author="Sean de Noronha | DRG" w:date="2026-09-29T14:58:00Z" w16du:dateUtc="2026-09-29T12:58:00Z">
              <w:r>
                <w:rPr>
                  <w:rFonts w:cs="Arial"/>
                  <w:sz w:val="16"/>
                  <w:szCs w:val="16"/>
                </w:rPr>
                <w:t>15.80</w:t>
              </w:r>
            </w:ins>
          </w:p>
        </w:tc>
        <w:tc>
          <w:tcPr>
            <w:tcW w:w="1590" w:type="dxa"/>
            <w:vAlign w:val="center"/>
          </w:tcPr>
          <w:p w14:paraId="5E000013" w14:textId="77777777" w:rsidR="00C60D85" w:rsidRDefault="00000000">
            <w:pPr>
              <w:spacing w:after="0"/>
              <w:rPr>
                <w:ins w:id="4524" w:author="Sean de Noronha | DRG" w:date="2026-09-29T14:58:00Z" w16du:dateUtc="2026-09-29T12:58:00Z"/>
                <w:rFonts w:cs="Arial"/>
                <w:sz w:val="16"/>
                <w:szCs w:val="16"/>
              </w:rPr>
            </w:pPr>
            <w:ins w:id="4525" w:author="Sean de Noronha | DRG" w:date="2026-09-29T14:58:00Z" w16du:dateUtc="2026-09-29T12:58:00Z">
              <w:r>
                <w:rPr>
                  <w:rFonts w:cs="Arial"/>
                  <w:sz w:val="16"/>
                  <w:szCs w:val="16"/>
                </w:rPr>
                <w:t>8.9 (29)</w:t>
              </w:r>
            </w:ins>
          </w:p>
        </w:tc>
        <w:tc>
          <w:tcPr>
            <w:tcW w:w="1590" w:type="dxa"/>
            <w:vAlign w:val="center"/>
          </w:tcPr>
          <w:p w14:paraId="5E000014" w14:textId="77777777" w:rsidR="00C60D85" w:rsidRDefault="00000000">
            <w:pPr>
              <w:spacing w:after="0"/>
              <w:rPr>
                <w:ins w:id="4526" w:author="Sean de Noronha | DRG" w:date="2026-09-29T14:58:00Z" w16du:dateUtc="2026-09-29T12:58:00Z"/>
                <w:rFonts w:cs="Arial"/>
                <w:sz w:val="16"/>
                <w:szCs w:val="16"/>
              </w:rPr>
            </w:pPr>
            <w:ins w:id="4527" w:author="Sean de Noronha | DRG" w:date="2026-09-29T14:58:00Z" w16du:dateUtc="2026-09-29T12:58:00Z">
              <w:r>
                <w:rPr>
                  <w:rFonts w:cs="Arial"/>
                  <w:sz w:val="16"/>
                  <w:szCs w:val="16"/>
                </w:rPr>
                <w:t>15.0 (49)</w:t>
              </w:r>
            </w:ins>
          </w:p>
        </w:tc>
        <w:tc>
          <w:tcPr>
            <w:tcW w:w="1590" w:type="dxa"/>
            <w:vAlign w:val="center"/>
          </w:tcPr>
          <w:p w14:paraId="5E000015" w14:textId="77777777" w:rsidR="00C60D85" w:rsidRDefault="00000000">
            <w:pPr>
              <w:spacing w:after="0"/>
              <w:rPr>
                <w:ins w:id="4528" w:author="Sean de Noronha | DRG" w:date="2026-09-29T14:58:00Z" w16du:dateUtc="2026-09-29T12:58:00Z"/>
                <w:rFonts w:cs="Arial"/>
                <w:sz w:val="16"/>
                <w:szCs w:val="16"/>
              </w:rPr>
            </w:pPr>
            <w:ins w:id="4529" w:author="Sean de Noronha | DRG" w:date="2026-09-29T14:58:00Z" w16du:dateUtc="2026-09-29T12:58:00Z">
              <w:r>
                <w:rPr>
                  <w:rFonts w:cs="Arial"/>
                  <w:sz w:val="16"/>
                  <w:szCs w:val="16"/>
                </w:rPr>
                <w:t>130 (427)</w:t>
              </w:r>
            </w:ins>
          </w:p>
        </w:tc>
        <w:tc>
          <w:tcPr>
            <w:tcW w:w="1590" w:type="dxa"/>
            <w:vAlign w:val="center"/>
          </w:tcPr>
          <w:p w14:paraId="5E000016" w14:textId="77777777" w:rsidR="00C60D85" w:rsidRDefault="00000000">
            <w:pPr>
              <w:spacing w:after="0"/>
              <w:rPr>
                <w:ins w:id="4530" w:author="Sean de Noronha | DRG" w:date="2026-09-29T14:58:00Z" w16du:dateUtc="2026-09-29T12:58:00Z"/>
                <w:rFonts w:cs="Arial"/>
                <w:sz w:val="16"/>
                <w:szCs w:val="16"/>
              </w:rPr>
            </w:pPr>
            <w:ins w:id="4531" w:author="Sean de Noronha | DRG" w:date="2026-09-29T14:58:00Z" w16du:dateUtc="2026-09-29T12:58:00Z">
              <w:r>
                <w:rPr>
                  <w:rFonts w:cs="Arial"/>
                  <w:sz w:val="16"/>
                  <w:szCs w:val="16"/>
                </w:rPr>
                <w:t>104 (341)</w:t>
              </w:r>
            </w:ins>
          </w:p>
        </w:tc>
      </w:tr>
      <w:tr w:rsidR="00C60D85" w14:paraId="31DE9F7E" w14:textId="77777777">
        <w:trPr>
          <w:jc w:val="center"/>
          <w:ins w:id="4532" w:author="Sean de Noronha | DRG" w:date="2026-09-29T14:58:00Z"/>
        </w:trPr>
        <w:tc>
          <w:tcPr>
            <w:tcW w:w="1500" w:type="dxa"/>
            <w:vAlign w:val="center"/>
          </w:tcPr>
          <w:p w14:paraId="5E000017" w14:textId="77777777" w:rsidR="00C60D85" w:rsidRDefault="00000000">
            <w:pPr>
              <w:spacing w:after="0"/>
              <w:rPr>
                <w:ins w:id="4533" w:author="Sean de Noronha | DRG" w:date="2026-09-29T14:58:00Z" w16du:dateUtc="2026-09-29T12:58:00Z"/>
                <w:rFonts w:cs="Arial"/>
                <w:sz w:val="16"/>
                <w:szCs w:val="16"/>
              </w:rPr>
            </w:pPr>
            <w:ins w:id="4534" w:author="Sean de Noronha | DRG" w:date="2026-09-29T14:58:00Z" w16du:dateUtc="2026-09-29T12:58:00Z">
              <w:r>
                <w:rPr>
                  <w:rFonts w:cs="Arial"/>
                  <w:sz w:val="16"/>
                  <w:szCs w:val="16"/>
                </w:rPr>
                <w:t>NPS ¾ steel</w:t>
              </w:r>
            </w:ins>
          </w:p>
        </w:tc>
        <w:tc>
          <w:tcPr>
            <w:tcW w:w="1500" w:type="dxa"/>
            <w:vAlign w:val="center"/>
          </w:tcPr>
          <w:p w14:paraId="5E000018" w14:textId="77777777" w:rsidR="00C60D85" w:rsidRDefault="00000000">
            <w:pPr>
              <w:spacing w:after="0"/>
              <w:rPr>
                <w:ins w:id="4535" w:author="Sean de Noronha | DRG" w:date="2026-09-29T14:58:00Z" w16du:dateUtc="2026-09-29T12:58:00Z"/>
                <w:rFonts w:cs="Arial"/>
                <w:sz w:val="16"/>
                <w:szCs w:val="16"/>
              </w:rPr>
            </w:pPr>
            <w:ins w:id="4536" w:author="Sean de Noronha | DRG" w:date="2026-09-29T14:58:00Z" w16du:dateUtc="2026-09-29T12:58:00Z">
              <w:r>
                <w:rPr>
                  <w:rFonts w:cs="Arial"/>
                  <w:sz w:val="16"/>
                  <w:szCs w:val="16"/>
                </w:rPr>
                <w:t>20.93</w:t>
              </w:r>
            </w:ins>
          </w:p>
        </w:tc>
        <w:tc>
          <w:tcPr>
            <w:tcW w:w="1590" w:type="dxa"/>
            <w:vAlign w:val="center"/>
          </w:tcPr>
          <w:p w14:paraId="5E000019" w14:textId="77777777" w:rsidR="00C60D85" w:rsidRDefault="00000000">
            <w:pPr>
              <w:spacing w:after="0"/>
              <w:rPr>
                <w:ins w:id="4537" w:author="Sean de Noronha | DRG" w:date="2026-09-29T14:58:00Z" w16du:dateUtc="2026-09-29T12:58:00Z"/>
                <w:rFonts w:cs="Arial"/>
                <w:sz w:val="16"/>
                <w:szCs w:val="16"/>
              </w:rPr>
            </w:pPr>
            <w:ins w:id="4538" w:author="Sean de Noronha | DRG" w:date="2026-09-29T14:58:00Z" w16du:dateUtc="2026-09-29T12:58:00Z">
              <w:r>
                <w:rPr>
                  <w:rFonts w:cs="Arial"/>
                  <w:sz w:val="16"/>
                  <w:szCs w:val="16"/>
                </w:rPr>
                <w:t>6.7 (22)</w:t>
              </w:r>
            </w:ins>
          </w:p>
        </w:tc>
        <w:tc>
          <w:tcPr>
            <w:tcW w:w="1590" w:type="dxa"/>
            <w:vAlign w:val="center"/>
          </w:tcPr>
          <w:p w14:paraId="5E00001A" w14:textId="77777777" w:rsidR="00C60D85" w:rsidRDefault="00000000">
            <w:pPr>
              <w:spacing w:after="0"/>
              <w:rPr>
                <w:ins w:id="4539" w:author="Sean de Noronha | DRG" w:date="2026-09-29T14:58:00Z" w16du:dateUtc="2026-09-29T12:58:00Z"/>
                <w:rFonts w:cs="Arial"/>
                <w:sz w:val="16"/>
                <w:szCs w:val="16"/>
              </w:rPr>
            </w:pPr>
            <w:ins w:id="4540" w:author="Sean de Noronha | DRG" w:date="2026-09-29T14:58:00Z" w16du:dateUtc="2026-09-29T12:58:00Z">
              <w:r>
                <w:rPr>
                  <w:rFonts w:cs="Arial"/>
                  <w:sz w:val="16"/>
                  <w:szCs w:val="16"/>
                </w:rPr>
                <w:t>11.3 (37)</w:t>
              </w:r>
            </w:ins>
          </w:p>
        </w:tc>
        <w:tc>
          <w:tcPr>
            <w:tcW w:w="1590" w:type="dxa"/>
            <w:vAlign w:val="center"/>
          </w:tcPr>
          <w:p w14:paraId="5E00001B" w14:textId="77777777" w:rsidR="00C60D85" w:rsidRDefault="00000000">
            <w:pPr>
              <w:spacing w:after="0"/>
              <w:rPr>
                <w:ins w:id="4541" w:author="Sean de Noronha | DRG" w:date="2026-09-29T14:58:00Z" w16du:dateUtc="2026-09-29T12:58:00Z"/>
                <w:rFonts w:cs="Arial"/>
                <w:sz w:val="16"/>
                <w:szCs w:val="16"/>
              </w:rPr>
            </w:pPr>
            <w:ins w:id="4542" w:author="Sean de Noronha | DRG" w:date="2026-09-29T14:58:00Z" w16du:dateUtc="2026-09-29T12:58:00Z">
              <w:r>
                <w:rPr>
                  <w:rFonts w:cs="Arial"/>
                  <w:sz w:val="16"/>
                  <w:szCs w:val="16"/>
                </w:rPr>
                <w:t>98.3 (322)</w:t>
              </w:r>
            </w:ins>
          </w:p>
        </w:tc>
        <w:tc>
          <w:tcPr>
            <w:tcW w:w="1590" w:type="dxa"/>
            <w:vAlign w:val="center"/>
          </w:tcPr>
          <w:p w14:paraId="5E00001C" w14:textId="77777777" w:rsidR="00C60D85" w:rsidRDefault="00000000">
            <w:pPr>
              <w:spacing w:after="0"/>
              <w:rPr>
                <w:ins w:id="4543" w:author="Sean de Noronha | DRG" w:date="2026-09-29T14:58:00Z" w16du:dateUtc="2026-09-29T12:58:00Z"/>
                <w:rFonts w:cs="Arial"/>
                <w:sz w:val="16"/>
                <w:szCs w:val="16"/>
              </w:rPr>
            </w:pPr>
            <w:ins w:id="4544" w:author="Sean de Noronha | DRG" w:date="2026-09-29T14:58:00Z" w16du:dateUtc="2026-09-29T12:58:00Z">
              <w:r>
                <w:rPr>
                  <w:rFonts w:cs="Arial"/>
                  <w:sz w:val="16"/>
                  <w:szCs w:val="16"/>
                </w:rPr>
                <w:t>78.4 (257)</w:t>
              </w:r>
            </w:ins>
          </w:p>
        </w:tc>
      </w:tr>
      <w:tr w:rsidR="00C60D85" w14:paraId="449962AA" w14:textId="77777777">
        <w:trPr>
          <w:jc w:val="center"/>
          <w:ins w:id="4545" w:author="Sean de Noronha | DRG" w:date="2026-09-29T14:58:00Z"/>
        </w:trPr>
        <w:tc>
          <w:tcPr>
            <w:tcW w:w="1500" w:type="dxa"/>
            <w:vAlign w:val="center"/>
          </w:tcPr>
          <w:p w14:paraId="5E00001D" w14:textId="77777777" w:rsidR="00C60D85" w:rsidRDefault="00000000">
            <w:pPr>
              <w:spacing w:after="0"/>
              <w:rPr>
                <w:ins w:id="4546" w:author="Sean de Noronha | DRG" w:date="2026-09-29T14:58:00Z" w16du:dateUtc="2026-09-29T12:58:00Z"/>
                <w:rFonts w:cs="Arial"/>
                <w:sz w:val="16"/>
                <w:szCs w:val="16"/>
              </w:rPr>
            </w:pPr>
            <w:ins w:id="4547" w:author="Sean de Noronha | DRG" w:date="2026-09-29T14:58:00Z" w16du:dateUtc="2026-09-29T12:58:00Z">
              <w:r>
                <w:rPr>
                  <w:rFonts w:cs="Arial"/>
                  <w:sz w:val="16"/>
                  <w:szCs w:val="16"/>
                </w:rPr>
                <w:t>NPS 1 steel</w:t>
              </w:r>
            </w:ins>
          </w:p>
        </w:tc>
        <w:tc>
          <w:tcPr>
            <w:tcW w:w="1500" w:type="dxa"/>
            <w:vAlign w:val="center"/>
          </w:tcPr>
          <w:p w14:paraId="5E00001E" w14:textId="77777777" w:rsidR="00C60D85" w:rsidRDefault="00000000">
            <w:pPr>
              <w:spacing w:after="0"/>
              <w:rPr>
                <w:ins w:id="4548" w:author="Sean de Noronha | DRG" w:date="2026-09-29T14:58:00Z" w16du:dateUtc="2026-09-29T12:58:00Z"/>
                <w:rFonts w:cs="Arial"/>
                <w:sz w:val="16"/>
                <w:szCs w:val="16"/>
              </w:rPr>
            </w:pPr>
            <w:ins w:id="4549" w:author="Sean de Noronha | DRG" w:date="2026-09-29T14:58:00Z" w16du:dateUtc="2026-09-29T12:58:00Z">
              <w:r>
                <w:rPr>
                  <w:rFonts w:cs="Arial"/>
                  <w:sz w:val="16"/>
                  <w:szCs w:val="16"/>
                </w:rPr>
                <w:t>26.64</w:t>
              </w:r>
            </w:ins>
          </w:p>
        </w:tc>
        <w:tc>
          <w:tcPr>
            <w:tcW w:w="1590" w:type="dxa"/>
            <w:vAlign w:val="center"/>
          </w:tcPr>
          <w:p w14:paraId="5E00001F" w14:textId="77777777" w:rsidR="00C60D85" w:rsidRDefault="00000000">
            <w:pPr>
              <w:spacing w:after="0"/>
              <w:rPr>
                <w:ins w:id="4550" w:author="Sean de Noronha | DRG" w:date="2026-09-29T14:58:00Z" w16du:dateUtc="2026-09-29T12:58:00Z"/>
                <w:rFonts w:cs="Arial"/>
                <w:sz w:val="16"/>
                <w:szCs w:val="16"/>
              </w:rPr>
            </w:pPr>
            <w:ins w:id="4551" w:author="Sean de Noronha | DRG" w:date="2026-09-29T14:58:00Z" w16du:dateUtc="2026-09-29T12:58:00Z">
              <w:r>
                <w:rPr>
                  <w:rFonts w:cs="Arial"/>
                  <w:sz w:val="16"/>
                  <w:szCs w:val="16"/>
                </w:rPr>
                <w:t>5.3 (17)</w:t>
              </w:r>
            </w:ins>
          </w:p>
        </w:tc>
        <w:tc>
          <w:tcPr>
            <w:tcW w:w="1590" w:type="dxa"/>
            <w:vAlign w:val="center"/>
          </w:tcPr>
          <w:p w14:paraId="5E000020" w14:textId="77777777" w:rsidR="00C60D85" w:rsidRDefault="00000000">
            <w:pPr>
              <w:spacing w:after="0"/>
              <w:rPr>
                <w:ins w:id="4552" w:author="Sean de Noronha | DRG" w:date="2026-09-29T14:58:00Z" w16du:dateUtc="2026-09-29T12:58:00Z"/>
                <w:rFonts w:cs="Arial"/>
                <w:sz w:val="16"/>
                <w:szCs w:val="16"/>
              </w:rPr>
            </w:pPr>
            <w:ins w:id="4553" w:author="Sean de Noronha | DRG" w:date="2026-09-29T14:58:00Z" w16du:dateUtc="2026-09-29T12:58:00Z">
              <w:r>
                <w:rPr>
                  <w:rFonts w:cs="Arial"/>
                  <w:sz w:val="16"/>
                  <w:szCs w:val="16"/>
                </w:rPr>
                <w:t>8.9 (29)</w:t>
              </w:r>
            </w:ins>
          </w:p>
        </w:tc>
        <w:tc>
          <w:tcPr>
            <w:tcW w:w="1590" w:type="dxa"/>
            <w:vAlign w:val="center"/>
          </w:tcPr>
          <w:p w14:paraId="5E000021" w14:textId="77777777" w:rsidR="00C60D85" w:rsidRDefault="00000000">
            <w:pPr>
              <w:spacing w:after="0"/>
              <w:rPr>
                <w:ins w:id="4554" w:author="Sean de Noronha | DRG" w:date="2026-09-29T14:58:00Z" w16du:dateUtc="2026-09-29T12:58:00Z"/>
                <w:rFonts w:cs="Arial"/>
                <w:sz w:val="16"/>
                <w:szCs w:val="16"/>
              </w:rPr>
            </w:pPr>
            <w:ins w:id="4555" w:author="Sean de Noronha | DRG" w:date="2026-09-29T14:58:00Z" w16du:dateUtc="2026-09-29T12:58:00Z">
              <w:r>
                <w:rPr>
                  <w:rFonts w:cs="Arial"/>
                  <w:sz w:val="16"/>
                  <w:szCs w:val="16"/>
                </w:rPr>
                <w:t>77.2 (253)</w:t>
              </w:r>
            </w:ins>
          </w:p>
        </w:tc>
        <w:tc>
          <w:tcPr>
            <w:tcW w:w="1590" w:type="dxa"/>
            <w:vAlign w:val="center"/>
          </w:tcPr>
          <w:p w14:paraId="5E000022" w14:textId="77777777" w:rsidR="00C60D85" w:rsidRDefault="00000000">
            <w:pPr>
              <w:spacing w:after="0"/>
              <w:rPr>
                <w:ins w:id="4556" w:author="Sean de Noronha | DRG" w:date="2026-09-29T14:58:00Z" w16du:dateUtc="2026-09-29T12:58:00Z"/>
                <w:rFonts w:cs="Arial"/>
                <w:sz w:val="16"/>
                <w:szCs w:val="16"/>
              </w:rPr>
            </w:pPr>
            <w:ins w:id="4557" w:author="Sean de Noronha | DRG" w:date="2026-09-29T14:58:00Z" w16du:dateUtc="2026-09-29T12:58:00Z">
              <w:r>
                <w:rPr>
                  <w:rFonts w:cs="Arial"/>
                  <w:sz w:val="16"/>
                  <w:szCs w:val="16"/>
                </w:rPr>
                <w:t>61.6 (202)</w:t>
              </w:r>
            </w:ins>
          </w:p>
        </w:tc>
      </w:tr>
      <w:tr w:rsidR="00C60D85" w14:paraId="4B6AEEF2" w14:textId="77777777">
        <w:trPr>
          <w:jc w:val="center"/>
          <w:ins w:id="4558" w:author="Sean de Noronha | DRG" w:date="2026-09-29T14:58:00Z"/>
        </w:trPr>
        <w:tc>
          <w:tcPr>
            <w:tcW w:w="1500" w:type="dxa"/>
            <w:vAlign w:val="center"/>
          </w:tcPr>
          <w:p w14:paraId="5E000023" w14:textId="77777777" w:rsidR="00C60D85" w:rsidRDefault="00000000">
            <w:pPr>
              <w:spacing w:after="0"/>
              <w:rPr>
                <w:ins w:id="4559" w:author="Sean de Noronha | DRG" w:date="2026-09-29T14:58:00Z" w16du:dateUtc="2026-09-29T12:58:00Z"/>
                <w:rFonts w:cs="Arial"/>
                <w:sz w:val="16"/>
                <w:szCs w:val="16"/>
              </w:rPr>
            </w:pPr>
            <w:ins w:id="4560" w:author="Sean de Noronha | DRG" w:date="2026-09-29T14:58:00Z" w16du:dateUtc="2026-09-29T12:58:00Z">
              <w:r>
                <w:rPr>
                  <w:rFonts w:cs="Arial"/>
                  <w:sz w:val="16"/>
                  <w:szCs w:val="16"/>
                </w:rPr>
                <w:t>NPS 1¼ steel</w:t>
              </w:r>
            </w:ins>
          </w:p>
        </w:tc>
        <w:tc>
          <w:tcPr>
            <w:tcW w:w="1500" w:type="dxa"/>
            <w:vAlign w:val="center"/>
          </w:tcPr>
          <w:p w14:paraId="5E000024" w14:textId="77777777" w:rsidR="00C60D85" w:rsidRDefault="00000000">
            <w:pPr>
              <w:spacing w:after="0"/>
              <w:rPr>
                <w:ins w:id="4561" w:author="Sean de Noronha | DRG" w:date="2026-09-29T14:58:00Z" w16du:dateUtc="2026-09-29T12:58:00Z"/>
                <w:rFonts w:cs="Arial"/>
                <w:sz w:val="16"/>
                <w:szCs w:val="16"/>
              </w:rPr>
            </w:pPr>
            <w:ins w:id="4562" w:author="Sean de Noronha | DRG" w:date="2026-09-29T14:58:00Z" w16du:dateUtc="2026-09-29T12:58:00Z">
              <w:r>
                <w:rPr>
                  <w:rFonts w:cs="Arial"/>
                  <w:sz w:val="16"/>
                  <w:szCs w:val="16"/>
                </w:rPr>
                <w:t>35.05</w:t>
              </w:r>
            </w:ins>
          </w:p>
        </w:tc>
        <w:tc>
          <w:tcPr>
            <w:tcW w:w="1590" w:type="dxa"/>
            <w:vAlign w:val="center"/>
          </w:tcPr>
          <w:p w14:paraId="5E000025" w14:textId="77777777" w:rsidR="00C60D85" w:rsidRDefault="00000000">
            <w:pPr>
              <w:spacing w:after="0"/>
              <w:rPr>
                <w:ins w:id="4563" w:author="Sean de Noronha | DRG" w:date="2026-09-29T14:58:00Z" w16du:dateUtc="2026-09-29T12:58:00Z"/>
                <w:rFonts w:cs="Arial"/>
                <w:sz w:val="16"/>
                <w:szCs w:val="16"/>
              </w:rPr>
            </w:pPr>
            <w:ins w:id="4564" w:author="Sean de Noronha | DRG" w:date="2026-09-29T14:58:00Z" w16du:dateUtc="2026-09-29T12:58:00Z">
              <w:r>
                <w:rPr>
                  <w:rFonts w:cs="Arial"/>
                  <w:sz w:val="16"/>
                  <w:szCs w:val="16"/>
                </w:rPr>
                <w:t>4.0 (13)</w:t>
              </w:r>
            </w:ins>
          </w:p>
        </w:tc>
        <w:tc>
          <w:tcPr>
            <w:tcW w:w="1590" w:type="dxa"/>
            <w:vAlign w:val="center"/>
          </w:tcPr>
          <w:p w14:paraId="5E000026" w14:textId="77777777" w:rsidR="00C60D85" w:rsidRDefault="00000000">
            <w:pPr>
              <w:spacing w:after="0"/>
              <w:rPr>
                <w:ins w:id="4565" w:author="Sean de Noronha | DRG" w:date="2026-09-29T14:58:00Z" w16du:dateUtc="2026-09-29T12:58:00Z"/>
                <w:rFonts w:cs="Arial"/>
                <w:sz w:val="16"/>
                <w:szCs w:val="16"/>
              </w:rPr>
            </w:pPr>
            <w:ins w:id="4566" w:author="Sean de Noronha | DRG" w:date="2026-09-29T14:58:00Z" w16du:dateUtc="2026-09-29T12:58:00Z">
              <w:r>
                <w:rPr>
                  <w:rFonts w:cs="Arial"/>
                  <w:sz w:val="16"/>
                  <w:szCs w:val="16"/>
                </w:rPr>
                <w:t>6.7 (22)</w:t>
              </w:r>
            </w:ins>
          </w:p>
        </w:tc>
        <w:tc>
          <w:tcPr>
            <w:tcW w:w="1590" w:type="dxa"/>
            <w:vAlign w:val="center"/>
          </w:tcPr>
          <w:p w14:paraId="5E000027" w14:textId="77777777" w:rsidR="00C60D85" w:rsidRDefault="00000000">
            <w:pPr>
              <w:spacing w:after="0"/>
              <w:rPr>
                <w:ins w:id="4567" w:author="Sean de Noronha | DRG" w:date="2026-09-29T14:58:00Z" w16du:dateUtc="2026-09-29T12:58:00Z"/>
                <w:rFonts w:cs="Arial"/>
                <w:sz w:val="16"/>
                <w:szCs w:val="16"/>
              </w:rPr>
            </w:pPr>
            <w:ins w:id="4568" w:author="Sean de Noronha | DRG" w:date="2026-09-29T14:58:00Z" w16du:dateUtc="2026-09-29T12:58:00Z">
              <w:r>
                <w:rPr>
                  <w:rFonts w:cs="Arial"/>
                  <w:sz w:val="16"/>
                  <w:szCs w:val="16"/>
                </w:rPr>
                <w:t>58.7 (193)</w:t>
              </w:r>
            </w:ins>
          </w:p>
        </w:tc>
        <w:tc>
          <w:tcPr>
            <w:tcW w:w="1590" w:type="dxa"/>
            <w:vAlign w:val="center"/>
          </w:tcPr>
          <w:p w14:paraId="5E000028" w14:textId="77777777" w:rsidR="00C60D85" w:rsidRDefault="00000000">
            <w:pPr>
              <w:spacing w:after="0"/>
              <w:rPr>
                <w:ins w:id="4569" w:author="Sean de Noronha | DRG" w:date="2026-09-29T14:58:00Z" w16du:dateUtc="2026-09-29T12:58:00Z"/>
                <w:rFonts w:cs="Arial"/>
                <w:sz w:val="16"/>
                <w:szCs w:val="16"/>
              </w:rPr>
            </w:pPr>
            <w:ins w:id="4570" w:author="Sean de Noronha | DRG" w:date="2026-09-29T14:58:00Z" w16du:dateUtc="2026-09-29T12:58:00Z">
              <w:r>
                <w:rPr>
                  <w:rFonts w:cs="Arial"/>
                  <w:sz w:val="16"/>
                  <w:szCs w:val="16"/>
                </w:rPr>
                <w:t>46.8 (154)</w:t>
              </w:r>
            </w:ins>
          </w:p>
        </w:tc>
      </w:tr>
      <w:tr w:rsidR="00C60D85" w14:paraId="605D95ED" w14:textId="77777777">
        <w:trPr>
          <w:jc w:val="center"/>
          <w:ins w:id="4571" w:author="Sean de Noronha | DRG" w:date="2026-09-29T14:58:00Z"/>
        </w:trPr>
        <w:tc>
          <w:tcPr>
            <w:tcW w:w="1500" w:type="dxa"/>
            <w:vAlign w:val="center"/>
          </w:tcPr>
          <w:p w14:paraId="5E000029" w14:textId="77777777" w:rsidR="00C60D85" w:rsidRDefault="00000000">
            <w:pPr>
              <w:spacing w:after="0"/>
              <w:rPr>
                <w:ins w:id="4572" w:author="Sean de Noronha | DRG" w:date="2026-09-29T14:58:00Z" w16du:dateUtc="2026-09-29T12:58:00Z"/>
                <w:rFonts w:cs="Arial"/>
                <w:sz w:val="16"/>
                <w:szCs w:val="16"/>
              </w:rPr>
            </w:pPr>
            <w:ins w:id="4573" w:author="Sean de Noronha | DRG" w:date="2026-09-29T14:58:00Z" w16du:dateUtc="2026-09-29T12:58:00Z">
              <w:r>
                <w:rPr>
                  <w:rFonts w:cs="Arial"/>
                  <w:sz w:val="16"/>
                  <w:szCs w:val="16"/>
                </w:rPr>
                <w:t>NPS 1½ steel</w:t>
              </w:r>
            </w:ins>
          </w:p>
        </w:tc>
        <w:tc>
          <w:tcPr>
            <w:tcW w:w="1500" w:type="dxa"/>
            <w:vAlign w:val="center"/>
          </w:tcPr>
          <w:p w14:paraId="5E00002A" w14:textId="77777777" w:rsidR="00C60D85" w:rsidRDefault="00000000">
            <w:pPr>
              <w:spacing w:after="0"/>
              <w:rPr>
                <w:ins w:id="4574" w:author="Sean de Noronha | DRG" w:date="2026-09-29T14:58:00Z" w16du:dateUtc="2026-09-29T12:58:00Z"/>
                <w:rFonts w:cs="Arial"/>
                <w:sz w:val="16"/>
                <w:szCs w:val="16"/>
              </w:rPr>
            </w:pPr>
            <w:ins w:id="4575" w:author="Sean de Noronha | DRG" w:date="2026-09-29T14:58:00Z" w16du:dateUtc="2026-09-29T12:58:00Z">
              <w:r>
                <w:rPr>
                  <w:rFonts w:cs="Arial"/>
                  <w:sz w:val="16"/>
                  <w:szCs w:val="16"/>
                </w:rPr>
                <w:t>40.89</w:t>
              </w:r>
            </w:ins>
          </w:p>
        </w:tc>
        <w:tc>
          <w:tcPr>
            <w:tcW w:w="1590" w:type="dxa"/>
            <w:vAlign w:val="center"/>
          </w:tcPr>
          <w:p w14:paraId="5E00002B" w14:textId="77777777" w:rsidR="00C60D85" w:rsidRDefault="00000000">
            <w:pPr>
              <w:spacing w:after="0"/>
              <w:rPr>
                <w:ins w:id="4576" w:author="Sean de Noronha | DRG" w:date="2026-09-29T14:58:00Z" w16du:dateUtc="2026-09-29T12:58:00Z"/>
                <w:rFonts w:cs="Arial"/>
                <w:sz w:val="16"/>
                <w:szCs w:val="16"/>
              </w:rPr>
            </w:pPr>
            <w:ins w:id="4577" w:author="Sean de Noronha | DRG" w:date="2026-09-29T14:58:00Z" w16du:dateUtc="2026-09-29T12:58:00Z">
              <w:r>
                <w:rPr>
                  <w:rFonts w:cs="Arial"/>
                  <w:sz w:val="16"/>
                  <w:szCs w:val="16"/>
                </w:rPr>
                <w:t>3.4 (11)</w:t>
              </w:r>
            </w:ins>
          </w:p>
        </w:tc>
        <w:tc>
          <w:tcPr>
            <w:tcW w:w="1590" w:type="dxa"/>
            <w:vAlign w:val="center"/>
          </w:tcPr>
          <w:p w14:paraId="5E00002C" w14:textId="77777777" w:rsidR="00C60D85" w:rsidRDefault="00000000">
            <w:pPr>
              <w:spacing w:after="0"/>
              <w:rPr>
                <w:ins w:id="4578" w:author="Sean de Noronha | DRG" w:date="2026-09-29T14:58:00Z" w16du:dateUtc="2026-09-29T12:58:00Z"/>
                <w:rFonts w:cs="Arial"/>
                <w:sz w:val="16"/>
                <w:szCs w:val="16"/>
              </w:rPr>
            </w:pPr>
            <w:ins w:id="4579" w:author="Sean de Noronha | DRG" w:date="2026-09-29T14:58:00Z" w16du:dateUtc="2026-09-29T12:58:00Z">
              <w:r>
                <w:rPr>
                  <w:rFonts w:cs="Arial"/>
                  <w:sz w:val="16"/>
                  <w:szCs w:val="16"/>
                </w:rPr>
                <w:t>5.8 (19)</w:t>
              </w:r>
            </w:ins>
          </w:p>
        </w:tc>
        <w:tc>
          <w:tcPr>
            <w:tcW w:w="1590" w:type="dxa"/>
            <w:vAlign w:val="center"/>
          </w:tcPr>
          <w:p w14:paraId="5E00002D" w14:textId="77777777" w:rsidR="00C60D85" w:rsidRDefault="00000000">
            <w:pPr>
              <w:spacing w:after="0"/>
              <w:rPr>
                <w:ins w:id="4580" w:author="Sean de Noronha | DRG" w:date="2026-09-29T14:58:00Z" w16du:dateUtc="2026-09-29T12:58:00Z"/>
                <w:rFonts w:cs="Arial"/>
                <w:sz w:val="16"/>
                <w:szCs w:val="16"/>
              </w:rPr>
            </w:pPr>
            <w:ins w:id="4581" w:author="Sean de Noronha | DRG" w:date="2026-09-29T14:58:00Z" w16du:dateUtc="2026-09-29T12:58:00Z">
              <w:r>
                <w:rPr>
                  <w:rFonts w:cs="Arial"/>
                  <w:sz w:val="16"/>
                  <w:szCs w:val="16"/>
                </w:rPr>
                <w:t>50.3 (165)</w:t>
              </w:r>
            </w:ins>
          </w:p>
        </w:tc>
        <w:tc>
          <w:tcPr>
            <w:tcW w:w="1590" w:type="dxa"/>
            <w:vAlign w:val="center"/>
          </w:tcPr>
          <w:p w14:paraId="5E00002E" w14:textId="77777777" w:rsidR="00C60D85" w:rsidRDefault="00000000">
            <w:pPr>
              <w:spacing w:after="0"/>
              <w:rPr>
                <w:ins w:id="4582" w:author="Sean de Noronha | DRG" w:date="2026-09-29T14:58:00Z" w16du:dateUtc="2026-09-29T12:58:00Z"/>
                <w:rFonts w:cs="Arial"/>
                <w:sz w:val="16"/>
                <w:szCs w:val="16"/>
              </w:rPr>
            </w:pPr>
            <w:ins w:id="4583" w:author="Sean de Noronha | DRG" w:date="2026-09-29T14:58:00Z" w16du:dateUtc="2026-09-29T12:58:00Z">
              <w:r>
                <w:rPr>
                  <w:rFonts w:cs="Arial"/>
                  <w:sz w:val="16"/>
                  <w:szCs w:val="16"/>
                </w:rPr>
                <w:t>40.1 (132)</w:t>
              </w:r>
            </w:ins>
          </w:p>
        </w:tc>
      </w:tr>
      <w:tr w:rsidR="00C60D85" w14:paraId="014D810A" w14:textId="77777777">
        <w:trPr>
          <w:jc w:val="center"/>
          <w:ins w:id="4584" w:author="Sean de Noronha | DRG" w:date="2026-09-29T14:58:00Z"/>
        </w:trPr>
        <w:tc>
          <w:tcPr>
            <w:tcW w:w="1500" w:type="dxa"/>
            <w:vAlign w:val="center"/>
          </w:tcPr>
          <w:p w14:paraId="5E00002F" w14:textId="77777777" w:rsidR="00C60D85" w:rsidRDefault="00000000">
            <w:pPr>
              <w:spacing w:after="0"/>
              <w:rPr>
                <w:ins w:id="4585" w:author="Sean de Noronha | DRG" w:date="2026-09-29T14:58:00Z" w16du:dateUtc="2026-09-29T12:58:00Z"/>
                <w:rFonts w:cs="Arial"/>
                <w:sz w:val="16"/>
                <w:szCs w:val="16"/>
              </w:rPr>
            </w:pPr>
            <w:ins w:id="4586" w:author="Sean de Noronha | DRG" w:date="2026-09-29T14:58:00Z" w16du:dateUtc="2026-09-29T12:58:00Z">
              <w:r>
                <w:rPr>
                  <w:rFonts w:cs="Arial"/>
                  <w:sz w:val="16"/>
                  <w:szCs w:val="16"/>
                </w:rPr>
                <w:t>NPS 2 steel</w:t>
              </w:r>
            </w:ins>
          </w:p>
        </w:tc>
        <w:tc>
          <w:tcPr>
            <w:tcW w:w="1500" w:type="dxa"/>
            <w:vAlign w:val="center"/>
          </w:tcPr>
          <w:p w14:paraId="5E000030" w14:textId="77777777" w:rsidR="00C60D85" w:rsidRDefault="00000000">
            <w:pPr>
              <w:spacing w:after="0"/>
              <w:rPr>
                <w:ins w:id="4587" w:author="Sean de Noronha | DRG" w:date="2026-09-29T14:58:00Z" w16du:dateUtc="2026-09-29T12:58:00Z"/>
                <w:rFonts w:cs="Arial"/>
                <w:sz w:val="16"/>
                <w:szCs w:val="16"/>
              </w:rPr>
            </w:pPr>
            <w:ins w:id="4588" w:author="Sean de Noronha | DRG" w:date="2026-09-29T14:58:00Z" w16du:dateUtc="2026-09-29T12:58:00Z">
              <w:r>
                <w:rPr>
                  <w:rFonts w:cs="Arial"/>
                  <w:sz w:val="16"/>
                  <w:szCs w:val="16"/>
                </w:rPr>
                <w:t>52.50</w:t>
              </w:r>
            </w:ins>
          </w:p>
        </w:tc>
        <w:tc>
          <w:tcPr>
            <w:tcW w:w="1590" w:type="dxa"/>
            <w:vAlign w:val="center"/>
          </w:tcPr>
          <w:p w14:paraId="5E000031" w14:textId="77777777" w:rsidR="00C60D85" w:rsidRDefault="00000000">
            <w:pPr>
              <w:spacing w:after="0"/>
              <w:rPr>
                <w:ins w:id="4589" w:author="Sean de Noronha | DRG" w:date="2026-09-29T14:58:00Z" w16du:dateUtc="2026-09-29T12:58:00Z"/>
                <w:rFonts w:cs="Arial"/>
                <w:sz w:val="16"/>
                <w:szCs w:val="16"/>
              </w:rPr>
            </w:pPr>
            <w:ins w:id="4590" w:author="Sean de Noronha | DRG" w:date="2026-09-29T14:58:00Z" w16du:dateUtc="2026-09-29T12:58:00Z">
              <w:r>
                <w:rPr>
                  <w:rFonts w:cs="Arial"/>
                  <w:sz w:val="16"/>
                  <w:szCs w:val="16"/>
                </w:rPr>
                <w:t>2.7 (8.7)</w:t>
              </w:r>
            </w:ins>
          </w:p>
        </w:tc>
        <w:tc>
          <w:tcPr>
            <w:tcW w:w="1590" w:type="dxa"/>
            <w:vAlign w:val="center"/>
          </w:tcPr>
          <w:p w14:paraId="5E000032" w14:textId="77777777" w:rsidR="00C60D85" w:rsidRDefault="00000000">
            <w:pPr>
              <w:spacing w:after="0"/>
              <w:rPr>
                <w:ins w:id="4591" w:author="Sean de Noronha | DRG" w:date="2026-09-29T14:58:00Z" w16du:dateUtc="2026-09-29T12:58:00Z"/>
                <w:rFonts w:cs="Arial"/>
                <w:sz w:val="16"/>
                <w:szCs w:val="16"/>
              </w:rPr>
            </w:pPr>
            <w:ins w:id="4592" w:author="Sean de Noronha | DRG" w:date="2026-09-29T14:58:00Z" w16du:dateUtc="2026-09-29T12:58:00Z">
              <w:r>
                <w:rPr>
                  <w:rFonts w:cs="Arial"/>
                  <w:sz w:val="16"/>
                  <w:szCs w:val="16"/>
                </w:rPr>
                <w:t>4.5 (15)</w:t>
              </w:r>
            </w:ins>
          </w:p>
        </w:tc>
        <w:tc>
          <w:tcPr>
            <w:tcW w:w="1590" w:type="dxa"/>
            <w:vAlign w:val="center"/>
          </w:tcPr>
          <w:p w14:paraId="5E000033" w14:textId="77777777" w:rsidR="00C60D85" w:rsidRDefault="00000000">
            <w:pPr>
              <w:spacing w:after="0"/>
              <w:rPr>
                <w:ins w:id="4593" w:author="Sean de Noronha | DRG" w:date="2026-09-29T14:58:00Z" w16du:dateUtc="2026-09-29T12:58:00Z"/>
                <w:rFonts w:cs="Arial"/>
                <w:sz w:val="16"/>
                <w:szCs w:val="16"/>
              </w:rPr>
            </w:pPr>
            <w:ins w:id="4594" w:author="Sean de Noronha | DRG" w:date="2026-09-29T14:58:00Z" w16du:dateUtc="2026-09-29T12:58:00Z">
              <w:r>
                <w:rPr>
                  <w:rFonts w:cs="Arial"/>
                  <w:sz w:val="16"/>
                  <w:szCs w:val="16"/>
                </w:rPr>
                <w:t>39.2 (129)</w:t>
              </w:r>
            </w:ins>
          </w:p>
        </w:tc>
        <w:tc>
          <w:tcPr>
            <w:tcW w:w="1590" w:type="dxa"/>
            <w:vAlign w:val="center"/>
          </w:tcPr>
          <w:p w14:paraId="5E000034" w14:textId="77777777" w:rsidR="00C60D85" w:rsidRDefault="00000000">
            <w:pPr>
              <w:spacing w:after="0"/>
              <w:rPr>
                <w:ins w:id="4595" w:author="Sean de Noronha | DRG" w:date="2026-09-29T14:58:00Z" w16du:dateUtc="2026-09-29T12:58:00Z"/>
                <w:rFonts w:cs="Arial"/>
                <w:sz w:val="16"/>
                <w:szCs w:val="16"/>
              </w:rPr>
            </w:pPr>
            <w:ins w:id="4596" w:author="Sean de Noronha | DRG" w:date="2026-09-29T14:58:00Z" w16du:dateUtc="2026-09-29T12:58:00Z">
              <w:r>
                <w:rPr>
                  <w:rFonts w:cs="Arial"/>
                  <w:sz w:val="16"/>
                  <w:szCs w:val="16"/>
                </w:rPr>
                <w:t>31.3 (103)</w:t>
              </w:r>
            </w:ins>
          </w:p>
        </w:tc>
      </w:tr>
      <w:tr w:rsidR="00C60D85" w14:paraId="155C0B3E" w14:textId="77777777">
        <w:trPr>
          <w:jc w:val="center"/>
          <w:ins w:id="4597" w:author="Sean de Noronha | DRG" w:date="2026-09-29T14:58:00Z"/>
        </w:trPr>
        <w:tc>
          <w:tcPr>
            <w:tcW w:w="1500" w:type="dxa"/>
            <w:vAlign w:val="center"/>
          </w:tcPr>
          <w:p w14:paraId="5E000035" w14:textId="77777777" w:rsidR="00C60D85" w:rsidRDefault="00000000">
            <w:pPr>
              <w:spacing w:after="0"/>
              <w:rPr>
                <w:ins w:id="4598" w:author="Sean de Noronha | DRG" w:date="2026-09-29T14:58:00Z" w16du:dateUtc="2026-09-29T12:58:00Z"/>
                <w:rFonts w:cs="Arial"/>
                <w:sz w:val="16"/>
                <w:szCs w:val="16"/>
              </w:rPr>
            </w:pPr>
            <w:ins w:id="4599" w:author="Sean de Noronha | DRG" w:date="2026-09-29T14:58:00Z" w16du:dateUtc="2026-09-29T12:58:00Z">
              <w:r>
                <w:rPr>
                  <w:rFonts w:cs="Arial"/>
                  <w:sz w:val="16"/>
                  <w:szCs w:val="16"/>
                </w:rPr>
                <w:t>EHD 13 CSST</w:t>
              </w:r>
            </w:ins>
          </w:p>
        </w:tc>
        <w:tc>
          <w:tcPr>
            <w:tcW w:w="1500" w:type="dxa"/>
            <w:vAlign w:val="center"/>
          </w:tcPr>
          <w:p w14:paraId="5E000036" w14:textId="77777777" w:rsidR="00C60D85" w:rsidRDefault="00000000">
            <w:pPr>
              <w:spacing w:after="0"/>
              <w:rPr>
                <w:ins w:id="4600" w:author="Sean de Noronha | DRG" w:date="2026-09-29T14:58:00Z" w16du:dateUtc="2026-09-29T12:58:00Z"/>
                <w:rFonts w:cs="Arial"/>
                <w:sz w:val="16"/>
                <w:szCs w:val="16"/>
              </w:rPr>
            </w:pPr>
            <w:ins w:id="4601" w:author="Sean de Noronha | DRG" w:date="2026-09-29T14:58:00Z" w16du:dateUtc="2026-09-29T12:58:00Z">
              <w:r>
                <w:rPr>
                  <w:rFonts w:cs="Arial"/>
                  <w:sz w:val="16"/>
                  <w:szCs w:val="16"/>
                </w:rPr>
                <w:t>11.49 (</w:t>
              </w:r>
              <w:proofErr w:type="spellStart"/>
              <w:r>
                <w:rPr>
                  <w:rFonts w:cs="Arial"/>
                  <w:i/>
                  <w:sz w:val="16"/>
                  <w:szCs w:val="16"/>
                </w:rPr>
                <w:t>D</w:t>
              </w:r>
              <w:r>
                <w:rPr>
                  <w:rFonts w:cs="Arial"/>
                  <w:sz w:val="16"/>
                  <w:szCs w:val="16"/>
                  <w:vertAlign w:val="subscript"/>
                </w:rPr>
                <w:t>eff</w:t>
              </w:r>
              <w:proofErr w:type="spellEnd"/>
              <w:r>
                <w:rPr>
                  <w:rFonts w:cs="Arial"/>
                  <w:sz w:val="16"/>
                  <w:szCs w:val="16"/>
                </w:rPr>
                <w:t>)</w:t>
              </w:r>
            </w:ins>
          </w:p>
        </w:tc>
        <w:tc>
          <w:tcPr>
            <w:tcW w:w="1590" w:type="dxa"/>
            <w:vAlign w:val="center"/>
          </w:tcPr>
          <w:p w14:paraId="5E000037" w14:textId="77777777" w:rsidR="00C60D85" w:rsidRDefault="00000000">
            <w:pPr>
              <w:spacing w:after="0"/>
              <w:rPr>
                <w:ins w:id="4602" w:author="Sean de Noronha | DRG" w:date="2026-09-29T14:58:00Z" w16du:dateUtc="2026-09-29T12:58:00Z"/>
                <w:rFonts w:cs="Arial"/>
                <w:sz w:val="16"/>
                <w:szCs w:val="16"/>
              </w:rPr>
            </w:pPr>
            <w:ins w:id="4603" w:author="Sean de Noronha | DRG" w:date="2026-09-29T14:58:00Z" w16du:dateUtc="2026-09-29T12:58:00Z">
              <w:r>
                <w:rPr>
                  <w:rFonts w:cs="Arial"/>
                  <w:sz w:val="16"/>
                  <w:szCs w:val="16"/>
                </w:rPr>
                <w:t>12.2 (40)</w:t>
              </w:r>
            </w:ins>
          </w:p>
        </w:tc>
        <w:tc>
          <w:tcPr>
            <w:tcW w:w="1590" w:type="dxa"/>
            <w:vAlign w:val="center"/>
          </w:tcPr>
          <w:p w14:paraId="5E000038" w14:textId="77777777" w:rsidR="00C60D85" w:rsidRDefault="00000000">
            <w:pPr>
              <w:spacing w:after="0"/>
              <w:rPr>
                <w:ins w:id="4604" w:author="Sean de Noronha | DRG" w:date="2026-09-29T14:58:00Z" w16du:dateUtc="2026-09-29T12:58:00Z"/>
                <w:rFonts w:cs="Arial"/>
                <w:sz w:val="16"/>
                <w:szCs w:val="16"/>
              </w:rPr>
            </w:pPr>
            <w:ins w:id="4605" w:author="Sean de Noronha | DRG" w:date="2026-09-29T14:58:00Z" w16du:dateUtc="2026-09-29T12:58:00Z">
              <w:r>
                <w:rPr>
                  <w:rFonts w:cs="Arial"/>
                  <w:sz w:val="16"/>
                  <w:szCs w:val="16"/>
                </w:rPr>
                <w:t>20.6 (68)</w:t>
              </w:r>
            </w:ins>
          </w:p>
        </w:tc>
        <w:tc>
          <w:tcPr>
            <w:tcW w:w="1590" w:type="dxa"/>
            <w:vAlign w:val="center"/>
          </w:tcPr>
          <w:p w14:paraId="5E000039" w14:textId="77777777" w:rsidR="00C60D85" w:rsidRDefault="00000000">
            <w:pPr>
              <w:spacing w:after="0"/>
              <w:rPr>
                <w:ins w:id="4606" w:author="Sean de Noronha | DRG" w:date="2026-09-29T14:58:00Z" w16du:dateUtc="2026-09-29T12:58:00Z"/>
                <w:rFonts w:cs="Arial"/>
                <w:sz w:val="16"/>
                <w:szCs w:val="16"/>
              </w:rPr>
            </w:pPr>
            <w:ins w:id="4607" w:author="Sean de Noronha | DRG" w:date="2026-09-29T14:58:00Z" w16du:dateUtc="2026-09-29T12:58:00Z">
              <w:r>
                <w:rPr>
                  <w:rFonts w:cs="Arial"/>
                  <w:sz w:val="16"/>
                  <w:szCs w:val="16"/>
                </w:rPr>
                <w:t>179 (587)</w:t>
              </w:r>
            </w:ins>
          </w:p>
        </w:tc>
        <w:tc>
          <w:tcPr>
            <w:tcW w:w="1590" w:type="dxa"/>
            <w:vAlign w:val="center"/>
          </w:tcPr>
          <w:p w14:paraId="5E00003A" w14:textId="77777777" w:rsidR="00C60D85" w:rsidRDefault="00000000">
            <w:pPr>
              <w:spacing w:after="0"/>
              <w:rPr>
                <w:ins w:id="4608" w:author="Sean de Noronha | DRG" w:date="2026-09-29T14:58:00Z" w16du:dateUtc="2026-09-29T12:58:00Z"/>
                <w:rFonts w:cs="Arial"/>
                <w:sz w:val="16"/>
                <w:szCs w:val="16"/>
              </w:rPr>
            </w:pPr>
            <w:ins w:id="4609" w:author="Sean de Noronha | DRG" w:date="2026-09-29T14:58:00Z" w16du:dateUtc="2026-09-29T12:58:00Z">
              <w:r>
                <w:rPr>
                  <w:rFonts w:cs="Arial"/>
                  <w:sz w:val="16"/>
                  <w:szCs w:val="16"/>
                </w:rPr>
                <w:t>143 (469)</w:t>
              </w:r>
            </w:ins>
          </w:p>
        </w:tc>
      </w:tr>
      <w:tr w:rsidR="00C60D85" w14:paraId="0727FC41" w14:textId="77777777">
        <w:trPr>
          <w:jc w:val="center"/>
          <w:ins w:id="4610" w:author="Sean de Noronha | DRG" w:date="2026-09-29T14:58:00Z"/>
        </w:trPr>
        <w:tc>
          <w:tcPr>
            <w:tcW w:w="1500" w:type="dxa"/>
            <w:vAlign w:val="center"/>
          </w:tcPr>
          <w:p w14:paraId="5E00003B" w14:textId="77777777" w:rsidR="00C60D85" w:rsidRDefault="00000000">
            <w:pPr>
              <w:spacing w:after="0"/>
              <w:rPr>
                <w:ins w:id="4611" w:author="Sean de Noronha | DRG" w:date="2026-09-29T14:58:00Z" w16du:dateUtc="2026-09-29T12:58:00Z"/>
                <w:rFonts w:cs="Arial"/>
                <w:sz w:val="16"/>
                <w:szCs w:val="16"/>
              </w:rPr>
            </w:pPr>
            <w:ins w:id="4612" w:author="Sean de Noronha | DRG" w:date="2026-09-29T14:58:00Z" w16du:dateUtc="2026-09-29T12:58:00Z">
              <w:r>
                <w:rPr>
                  <w:rFonts w:cs="Arial"/>
                  <w:sz w:val="16"/>
                  <w:szCs w:val="16"/>
                </w:rPr>
                <w:t>EHD 18 CSST</w:t>
              </w:r>
            </w:ins>
          </w:p>
        </w:tc>
        <w:tc>
          <w:tcPr>
            <w:tcW w:w="1500" w:type="dxa"/>
            <w:vAlign w:val="center"/>
          </w:tcPr>
          <w:p w14:paraId="5E00003C" w14:textId="77777777" w:rsidR="00C60D85" w:rsidRDefault="00000000">
            <w:pPr>
              <w:spacing w:after="0"/>
              <w:rPr>
                <w:ins w:id="4613" w:author="Sean de Noronha | DRG" w:date="2026-09-29T14:58:00Z" w16du:dateUtc="2026-09-29T12:58:00Z"/>
                <w:rFonts w:cs="Arial"/>
                <w:sz w:val="16"/>
                <w:szCs w:val="16"/>
              </w:rPr>
            </w:pPr>
            <w:ins w:id="4614" w:author="Sean de Noronha | DRG" w:date="2026-09-29T14:58:00Z" w16du:dateUtc="2026-09-29T12:58:00Z">
              <w:r>
                <w:rPr>
                  <w:rFonts w:cs="Arial"/>
                  <w:sz w:val="16"/>
                  <w:szCs w:val="16"/>
                </w:rPr>
                <w:t>16.17 (</w:t>
              </w:r>
              <w:proofErr w:type="spellStart"/>
              <w:r>
                <w:rPr>
                  <w:rFonts w:cs="Arial"/>
                  <w:i/>
                  <w:sz w:val="16"/>
                  <w:szCs w:val="16"/>
                </w:rPr>
                <w:t>D</w:t>
              </w:r>
              <w:r>
                <w:rPr>
                  <w:rFonts w:cs="Arial"/>
                  <w:sz w:val="16"/>
                  <w:szCs w:val="16"/>
                  <w:vertAlign w:val="subscript"/>
                </w:rPr>
                <w:t>eff</w:t>
              </w:r>
              <w:proofErr w:type="spellEnd"/>
              <w:r>
                <w:rPr>
                  <w:rFonts w:cs="Arial"/>
                  <w:sz w:val="16"/>
                  <w:szCs w:val="16"/>
                </w:rPr>
                <w:t>)</w:t>
              </w:r>
            </w:ins>
          </w:p>
        </w:tc>
        <w:tc>
          <w:tcPr>
            <w:tcW w:w="1590" w:type="dxa"/>
            <w:vAlign w:val="center"/>
          </w:tcPr>
          <w:p w14:paraId="5E00003D" w14:textId="77777777" w:rsidR="00C60D85" w:rsidRDefault="00000000">
            <w:pPr>
              <w:spacing w:after="0"/>
              <w:rPr>
                <w:ins w:id="4615" w:author="Sean de Noronha | DRG" w:date="2026-09-29T14:58:00Z" w16du:dateUtc="2026-09-29T12:58:00Z"/>
                <w:rFonts w:cs="Arial"/>
                <w:sz w:val="16"/>
                <w:szCs w:val="16"/>
              </w:rPr>
            </w:pPr>
            <w:ins w:id="4616" w:author="Sean de Noronha | DRG" w:date="2026-09-29T14:58:00Z" w16du:dateUtc="2026-09-29T12:58:00Z">
              <w:r>
                <w:rPr>
                  <w:rFonts w:cs="Arial"/>
                  <w:sz w:val="16"/>
                  <w:szCs w:val="16"/>
                </w:rPr>
                <w:t>8.7 (28)</w:t>
              </w:r>
            </w:ins>
          </w:p>
        </w:tc>
        <w:tc>
          <w:tcPr>
            <w:tcW w:w="1590" w:type="dxa"/>
            <w:vAlign w:val="center"/>
          </w:tcPr>
          <w:p w14:paraId="5E00003E" w14:textId="77777777" w:rsidR="00C60D85" w:rsidRDefault="00000000">
            <w:pPr>
              <w:spacing w:after="0"/>
              <w:rPr>
                <w:ins w:id="4617" w:author="Sean de Noronha | DRG" w:date="2026-09-29T14:58:00Z" w16du:dateUtc="2026-09-29T12:58:00Z"/>
                <w:rFonts w:cs="Arial"/>
                <w:sz w:val="16"/>
                <w:szCs w:val="16"/>
              </w:rPr>
            </w:pPr>
            <w:ins w:id="4618" w:author="Sean de Noronha | DRG" w:date="2026-09-29T14:58:00Z" w16du:dateUtc="2026-09-29T12:58:00Z">
              <w:r>
                <w:rPr>
                  <w:rFonts w:cs="Arial"/>
                  <w:sz w:val="16"/>
                  <w:szCs w:val="16"/>
                </w:rPr>
                <w:t>14.6 (48)</w:t>
              </w:r>
            </w:ins>
          </w:p>
        </w:tc>
        <w:tc>
          <w:tcPr>
            <w:tcW w:w="1590" w:type="dxa"/>
            <w:vAlign w:val="center"/>
          </w:tcPr>
          <w:p w14:paraId="5E00003F" w14:textId="77777777" w:rsidR="00C60D85" w:rsidRDefault="00000000">
            <w:pPr>
              <w:spacing w:after="0"/>
              <w:rPr>
                <w:ins w:id="4619" w:author="Sean de Noronha | DRG" w:date="2026-09-29T14:58:00Z" w16du:dateUtc="2026-09-29T12:58:00Z"/>
                <w:rFonts w:cs="Arial"/>
                <w:sz w:val="16"/>
                <w:szCs w:val="16"/>
              </w:rPr>
            </w:pPr>
            <w:ins w:id="4620" w:author="Sean de Noronha | DRG" w:date="2026-09-29T14:58:00Z" w16du:dateUtc="2026-09-29T12:58:00Z">
              <w:r>
                <w:rPr>
                  <w:rFonts w:cs="Arial"/>
                  <w:sz w:val="16"/>
                  <w:szCs w:val="16"/>
                </w:rPr>
                <w:t>127 (417)</w:t>
              </w:r>
            </w:ins>
          </w:p>
        </w:tc>
        <w:tc>
          <w:tcPr>
            <w:tcW w:w="1590" w:type="dxa"/>
            <w:vAlign w:val="center"/>
          </w:tcPr>
          <w:p w14:paraId="5E000040" w14:textId="77777777" w:rsidR="00C60D85" w:rsidRDefault="00000000">
            <w:pPr>
              <w:spacing w:after="0"/>
              <w:rPr>
                <w:ins w:id="4621" w:author="Sean de Noronha | DRG" w:date="2026-09-29T14:58:00Z" w16du:dateUtc="2026-09-29T12:58:00Z"/>
                <w:rFonts w:cs="Arial"/>
                <w:sz w:val="16"/>
                <w:szCs w:val="16"/>
              </w:rPr>
            </w:pPr>
            <w:ins w:id="4622" w:author="Sean de Noronha | DRG" w:date="2026-09-29T14:58:00Z" w16du:dateUtc="2026-09-29T12:58:00Z">
              <w:r>
                <w:rPr>
                  <w:rFonts w:cs="Arial"/>
                  <w:sz w:val="16"/>
                  <w:szCs w:val="16"/>
                </w:rPr>
                <w:t>102 (333)</w:t>
              </w:r>
            </w:ins>
          </w:p>
        </w:tc>
      </w:tr>
      <w:tr w:rsidR="00C60D85" w14:paraId="24050778" w14:textId="77777777">
        <w:trPr>
          <w:jc w:val="center"/>
          <w:ins w:id="4623" w:author="Sean de Noronha | DRG" w:date="2026-09-29T14:58:00Z"/>
        </w:trPr>
        <w:tc>
          <w:tcPr>
            <w:tcW w:w="1500" w:type="dxa"/>
            <w:vAlign w:val="center"/>
          </w:tcPr>
          <w:p w14:paraId="5E000041" w14:textId="77777777" w:rsidR="00C60D85" w:rsidRDefault="00000000">
            <w:pPr>
              <w:spacing w:after="0"/>
              <w:rPr>
                <w:ins w:id="4624" w:author="Sean de Noronha | DRG" w:date="2026-09-29T14:58:00Z" w16du:dateUtc="2026-09-29T12:58:00Z"/>
                <w:rFonts w:cs="Arial"/>
                <w:sz w:val="16"/>
                <w:szCs w:val="16"/>
              </w:rPr>
            </w:pPr>
            <w:ins w:id="4625" w:author="Sean de Noronha | DRG" w:date="2026-09-29T14:58:00Z" w16du:dateUtc="2026-09-29T12:58:00Z">
              <w:r>
                <w:rPr>
                  <w:rFonts w:cs="Arial"/>
                  <w:sz w:val="16"/>
                  <w:szCs w:val="16"/>
                </w:rPr>
                <w:t>EHD 23 CSST</w:t>
              </w:r>
            </w:ins>
          </w:p>
        </w:tc>
        <w:tc>
          <w:tcPr>
            <w:tcW w:w="1500" w:type="dxa"/>
            <w:vAlign w:val="center"/>
          </w:tcPr>
          <w:p w14:paraId="5E000042" w14:textId="77777777" w:rsidR="00C60D85" w:rsidRDefault="00000000">
            <w:pPr>
              <w:spacing w:after="0"/>
              <w:rPr>
                <w:ins w:id="4626" w:author="Sean de Noronha | DRG" w:date="2026-09-29T14:58:00Z" w16du:dateUtc="2026-09-29T12:58:00Z"/>
                <w:rFonts w:cs="Arial"/>
                <w:sz w:val="16"/>
                <w:szCs w:val="16"/>
              </w:rPr>
            </w:pPr>
            <w:ins w:id="4627" w:author="Sean de Noronha | DRG" w:date="2026-09-29T14:58:00Z" w16du:dateUtc="2026-09-29T12:58:00Z">
              <w:r>
                <w:rPr>
                  <w:rFonts w:cs="Arial"/>
                  <w:sz w:val="16"/>
                  <w:szCs w:val="16"/>
                </w:rPr>
                <w:t>21.40 (</w:t>
              </w:r>
              <w:proofErr w:type="spellStart"/>
              <w:r>
                <w:rPr>
                  <w:rFonts w:cs="Arial"/>
                  <w:i/>
                  <w:sz w:val="16"/>
                  <w:szCs w:val="16"/>
                </w:rPr>
                <w:t>D</w:t>
              </w:r>
              <w:r>
                <w:rPr>
                  <w:rFonts w:cs="Arial"/>
                  <w:sz w:val="16"/>
                  <w:szCs w:val="16"/>
                  <w:vertAlign w:val="subscript"/>
                </w:rPr>
                <w:t>eff</w:t>
              </w:r>
              <w:proofErr w:type="spellEnd"/>
              <w:r>
                <w:rPr>
                  <w:rFonts w:cs="Arial"/>
                  <w:sz w:val="16"/>
                  <w:szCs w:val="16"/>
                </w:rPr>
                <w:t>)</w:t>
              </w:r>
            </w:ins>
          </w:p>
        </w:tc>
        <w:tc>
          <w:tcPr>
            <w:tcW w:w="1590" w:type="dxa"/>
            <w:vAlign w:val="center"/>
          </w:tcPr>
          <w:p w14:paraId="5E000043" w14:textId="77777777" w:rsidR="00C60D85" w:rsidRDefault="00000000">
            <w:pPr>
              <w:spacing w:after="0"/>
              <w:rPr>
                <w:ins w:id="4628" w:author="Sean de Noronha | DRG" w:date="2026-09-29T14:58:00Z" w16du:dateUtc="2026-09-29T12:58:00Z"/>
                <w:rFonts w:cs="Arial"/>
                <w:sz w:val="16"/>
                <w:szCs w:val="16"/>
              </w:rPr>
            </w:pPr>
            <w:ins w:id="4629" w:author="Sean de Noronha | DRG" w:date="2026-09-29T14:58:00Z" w16du:dateUtc="2026-09-29T12:58:00Z">
              <w:r>
                <w:rPr>
                  <w:rFonts w:cs="Arial"/>
                  <w:sz w:val="16"/>
                  <w:szCs w:val="16"/>
                </w:rPr>
                <w:t>6.5 (21)</w:t>
              </w:r>
            </w:ins>
          </w:p>
        </w:tc>
        <w:tc>
          <w:tcPr>
            <w:tcW w:w="1590" w:type="dxa"/>
            <w:vAlign w:val="center"/>
          </w:tcPr>
          <w:p w14:paraId="5E000044" w14:textId="77777777" w:rsidR="00C60D85" w:rsidRDefault="00000000">
            <w:pPr>
              <w:spacing w:after="0"/>
              <w:rPr>
                <w:ins w:id="4630" w:author="Sean de Noronha | DRG" w:date="2026-09-29T14:58:00Z" w16du:dateUtc="2026-09-29T12:58:00Z"/>
                <w:rFonts w:cs="Arial"/>
                <w:sz w:val="16"/>
                <w:szCs w:val="16"/>
              </w:rPr>
            </w:pPr>
            <w:ins w:id="4631" w:author="Sean de Noronha | DRG" w:date="2026-09-29T14:58:00Z" w16du:dateUtc="2026-09-29T12:58:00Z">
              <w:r>
                <w:rPr>
                  <w:rFonts w:cs="Arial"/>
                  <w:sz w:val="16"/>
                  <w:szCs w:val="16"/>
                </w:rPr>
                <w:t>11.1 (36)</w:t>
              </w:r>
            </w:ins>
          </w:p>
        </w:tc>
        <w:tc>
          <w:tcPr>
            <w:tcW w:w="1590" w:type="dxa"/>
            <w:vAlign w:val="center"/>
          </w:tcPr>
          <w:p w14:paraId="5E000045" w14:textId="77777777" w:rsidR="00C60D85" w:rsidRDefault="00000000">
            <w:pPr>
              <w:spacing w:after="0"/>
              <w:rPr>
                <w:ins w:id="4632" w:author="Sean de Noronha | DRG" w:date="2026-09-29T14:58:00Z" w16du:dateUtc="2026-09-29T12:58:00Z"/>
                <w:rFonts w:cs="Arial"/>
                <w:sz w:val="16"/>
                <w:szCs w:val="16"/>
              </w:rPr>
            </w:pPr>
            <w:ins w:id="4633" w:author="Sean de Noronha | DRG" w:date="2026-09-29T14:58:00Z" w16du:dateUtc="2026-09-29T12:58:00Z">
              <w:r>
                <w:rPr>
                  <w:rFonts w:cs="Arial"/>
                  <w:sz w:val="16"/>
                  <w:szCs w:val="16"/>
                </w:rPr>
                <w:t>96.1 (315)</w:t>
              </w:r>
            </w:ins>
          </w:p>
        </w:tc>
        <w:tc>
          <w:tcPr>
            <w:tcW w:w="1590" w:type="dxa"/>
            <w:vAlign w:val="center"/>
          </w:tcPr>
          <w:p w14:paraId="5E000046" w14:textId="77777777" w:rsidR="00C60D85" w:rsidRDefault="00000000">
            <w:pPr>
              <w:spacing w:after="0"/>
              <w:rPr>
                <w:ins w:id="4634" w:author="Sean de Noronha | DRG" w:date="2026-09-29T14:58:00Z" w16du:dateUtc="2026-09-29T12:58:00Z"/>
                <w:rFonts w:cs="Arial"/>
                <w:sz w:val="16"/>
                <w:szCs w:val="16"/>
              </w:rPr>
            </w:pPr>
            <w:ins w:id="4635" w:author="Sean de Noronha | DRG" w:date="2026-09-29T14:58:00Z" w16du:dateUtc="2026-09-29T12:58:00Z">
              <w:r>
                <w:rPr>
                  <w:rFonts w:cs="Arial"/>
                  <w:sz w:val="16"/>
                  <w:szCs w:val="16"/>
                </w:rPr>
                <w:t>76.7 (252)</w:t>
              </w:r>
            </w:ins>
          </w:p>
        </w:tc>
      </w:tr>
      <w:tr w:rsidR="00C60D85" w14:paraId="6FFC4B1D" w14:textId="77777777">
        <w:trPr>
          <w:jc w:val="center"/>
          <w:ins w:id="4636" w:author="Sean de Noronha | DRG" w:date="2026-09-29T14:58:00Z"/>
        </w:trPr>
        <w:tc>
          <w:tcPr>
            <w:tcW w:w="1500" w:type="dxa"/>
            <w:vAlign w:val="center"/>
          </w:tcPr>
          <w:p w14:paraId="5E000047" w14:textId="77777777" w:rsidR="00C60D85" w:rsidRDefault="00000000">
            <w:pPr>
              <w:spacing w:after="0"/>
              <w:rPr>
                <w:ins w:id="4637" w:author="Sean de Noronha | DRG" w:date="2026-09-29T14:58:00Z" w16du:dateUtc="2026-09-29T12:58:00Z"/>
                <w:rFonts w:cs="Arial"/>
                <w:sz w:val="16"/>
                <w:szCs w:val="16"/>
              </w:rPr>
            </w:pPr>
            <w:ins w:id="4638" w:author="Sean de Noronha | DRG" w:date="2026-09-29T14:58:00Z" w16du:dateUtc="2026-09-29T12:58:00Z">
              <w:r>
                <w:rPr>
                  <w:rFonts w:cs="Arial"/>
                  <w:sz w:val="16"/>
                  <w:szCs w:val="16"/>
                </w:rPr>
                <w:t>EHD 31 CSST</w:t>
              </w:r>
            </w:ins>
          </w:p>
        </w:tc>
        <w:tc>
          <w:tcPr>
            <w:tcW w:w="1500" w:type="dxa"/>
            <w:vAlign w:val="center"/>
          </w:tcPr>
          <w:p w14:paraId="5E000048" w14:textId="77777777" w:rsidR="00C60D85" w:rsidRDefault="00000000">
            <w:pPr>
              <w:spacing w:after="0"/>
              <w:rPr>
                <w:ins w:id="4639" w:author="Sean de Noronha | DRG" w:date="2026-09-29T14:58:00Z" w16du:dateUtc="2026-09-29T12:58:00Z"/>
                <w:rFonts w:cs="Arial"/>
                <w:sz w:val="16"/>
                <w:szCs w:val="16"/>
              </w:rPr>
            </w:pPr>
            <w:ins w:id="4640" w:author="Sean de Noronha | DRG" w:date="2026-09-29T14:58:00Z" w16du:dateUtc="2026-09-29T12:58:00Z">
              <w:r>
                <w:rPr>
                  <w:rFonts w:cs="Arial"/>
                  <w:sz w:val="16"/>
                  <w:szCs w:val="16"/>
                </w:rPr>
                <w:t>28.88 (</w:t>
              </w:r>
              <w:proofErr w:type="spellStart"/>
              <w:r>
                <w:rPr>
                  <w:rFonts w:cs="Arial"/>
                  <w:i/>
                  <w:sz w:val="16"/>
                  <w:szCs w:val="16"/>
                </w:rPr>
                <w:t>D</w:t>
              </w:r>
              <w:r>
                <w:rPr>
                  <w:rFonts w:cs="Arial"/>
                  <w:sz w:val="16"/>
                  <w:szCs w:val="16"/>
                  <w:vertAlign w:val="subscript"/>
                </w:rPr>
                <w:t>eff</w:t>
              </w:r>
              <w:proofErr w:type="spellEnd"/>
              <w:r>
                <w:rPr>
                  <w:rFonts w:cs="Arial"/>
                  <w:sz w:val="16"/>
                  <w:szCs w:val="16"/>
                </w:rPr>
                <w:t>)</w:t>
              </w:r>
            </w:ins>
          </w:p>
        </w:tc>
        <w:tc>
          <w:tcPr>
            <w:tcW w:w="1590" w:type="dxa"/>
            <w:vAlign w:val="center"/>
          </w:tcPr>
          <w:p w14:paraId="5E000049" w14:textId="77777777" w:rsidR="00C60D85" w:rsidRDefault="00000000">
            <w:pPr>
              <w:spacing w:after="0"/>
              <w:rPr>
                <w:ins w:id="4641" w:author="Sean de Noronha | DRG" w:date="2026-09-29T14:58:00Z" w16du:dateUtc="2026-09-29T12:58:00Z"/>
                <w:rFonts w:cs="Arial"/>
                <w:sz w:val="16"/>
                <w:szCs w:val="16"/>
              </w:rPr>
            </w:pPr>
            <w:ins w:id="4642" w:author="Sean de Noronha | DRG" w:date="2026-09-29T14:58:00Z" w16du:dateUtc="2026-09-29T12:58:00Z">
              <w:r>
                <w:rPr>
                  <w:rFonts w:cs="Arial"/>
                  <w:sz w:val="16"/>
                  <w:szCs w:val="16"/>
                </w:rPr>
                <w:t>4.8 (16)</w:t>
              </w:r>
            </w:ins>
          </w:p>
        </w:tc>
        <w:tc>
          <w:tcPr>
            <w:tcW w:w="1590" w:type="dxa"/>
            <w:vAlign w:val="center"/>
          </w:tcPr>
          <w:p w14:paraId="5E00004A" w14:textId="77777777" w:rsidR="00C60D85" w:rsidRDefault="00000000">
            <w:pPr>
              <w:spacing w:after="0"/>
              <w:rPr>
                <w:ins w:id="4643" w:author="Sean de Noronha | DRG" w:date="2026-09-29T14:58:00Z" w16du:dateUtc="2026-09-29T12:58:00Z"/>
                <w:rFonts w:cs="Arial"/>
                <w:sz w:val="16"/>
                <w:szCs w:val="16"/>
              </w:rPr>
            </w:pPr>
            <w:ins w:id="4644" w:author="Sean de Noronha | DRG" w:date="2026-09-29T14:58:00Z" w16du:dateUtc="2026-09-29T12:58:00Z">
              <w:r>
                <w:rPr>
                  <w:rFonts w:cs="Arial"/>
                  <w:sz w:val="16"/>
                  <w:szCs w:val="16"/>
                </w:rPr>
                <w:t>8.2 (27)</w:t>
              </w:r>
            </w:ins>
          </w:p>
        </w:tc>
        <w:tc>
          <w:tcPr>
            <w:tcW w:w="1590" w:type="dxa"/>
            <w:vAlign w:val="center"/>
          </w:tcPr>
          <w:p w14:paraId="5E00004B" w14:textId="77777777" w:rsidR="00C60D85" w:rsidRDefault="00000000">
            <w:pPr>
              <w:spacing w:after="0"/>
              <w:rPr>
                <w:ins w:id="4645" w:author="Sean de Noronha | DRG" w:date="2026-09-29T14:58:00Z" w16du:dateUtc="2026-09-29T12:58:00Z"/>
                <w:rFonts w:cs="Arial"/>
                <w:sz w:val="16"/>
                <w:szCs w:val="16"/>
              </w:rPr>
            </w:pPr>
            <w:ins w:id="4646" w:author="Sean de Noronha | DRG" w:date="2026-09-29T14:58:00Z" w16du:dateUtc="2026-09-29T12:58:00Z">
              <w:r>
                <w:rPr>
                  <w:rFonts w:cs="Arial"/>
                  <w:sz w:val="16"/>
                  <w:szCs w:val="16"/>
                </w:rPr>
                <w:t>71.2 (234)</w:t>
              </w:r>
            </w:ins>
          </w:p>
        </w:tc>
        <w:tc>
          <w:tcPr>
            <w:tcW w:w="1590" w:type="dxa"/>
            <w:vAlign w:val="center"/>
          </w:tcPr>
          <w:p w14:paraId="5E00004C" w14:textId="77777777" w:rsidR="00C60D85" w:rsidRDefault="00000000">
            <w:pPr>
              <w:spacing w:after="0"/>
              <w:rPr>
                <w:ins w:id="4647" w:author="Sean de Noronha | DRG" w:date="2026-09-29T14:58:00Z" w16du:dateUtc="2026-09-29T12:58:00Z"/>
                <w:rFonts w:cs="Arial"/>
                <w:sz w:val="16"/>
                <w:szCs w:val="16"/>
              </w:rPr>
            </w:pPr>
            <w:ins w:id="4648" w:author="Sean de Noronha | DRG" w:date="2026-09-29T14:58:00Z" w16du:dateUtc="2026-09-29T12:58:00Z">
              <w:r>
                <w:rPr>
                  <w:rFonts w:cs="Arial"/>
                  <w:sz w:val="16"/>
                  <w:szCs w:val="16"/>
                </w:rPr>
                <w:t>56.9 (187)</w:t>
              </w:r>
            </w:ins>
          </w:p>
        </w:tc>
      </w:tr>
    </w:tbl>
    <w:p w14:paraId="5E00004D" w14:textId="77777777" w:rsidR="00C60D85" w:rsidRDefault="00000000">
      <w:pPr>
        <w:rPr>
          <w:ins w:id="4649" w:author="Sean de Noronha | DRG" w:date="2026-09-29T14:58:00Z" w16du:dateUtc="2026-09-29T12:58:00Z"/>
          <w:i/>
        </w:rPr>
      </w:pPr>
      <w:ins w:id="4650" w:author="Sean de Noronha | DRG" w:date="2026-09-29T14:58:00Z" w16du:dateUtc="2026-09-29T12:58:00Z">
        <w:r>
          <w:rPr>
            <w:i/>
          </w:rPr>
          <w:t xml:space="preserve">Table 20 – </w:t>
        </w:r>
        <w:commentRangeStart w:id="4651"/>
        <w:r>
          <w:rPr>
            <w:i/>
          </w:rPr>
          <w:t xml:space="preserve">Hydrogen in-pipe velocity, m/s (ft/s), </w:t>
        </w:r>
      </w:ins>
      <w:commentRangeEnd w:id="4651"/>
      <w:ins w:id="4652" w:author="Sean de Noronha | DRG" w:date="2026-09-29T14:16:00Z" w16du:dateUtc="2026-09-29T12:16:00Z">
        <w:r w:rsidR="00EA0E7E">
          <w:rPr>
            <w:rStyle w:val="CommentReference"/>
          </w:rPr>
          <w:commentReference w:id="4651"/>
        </w:r>
      </w:ins>
      <w:ins w:id="4653" w:author="Sean de Noronha | DRG" w:date="2026-09-29T14:58:00Z" w16du:dateUtc="2026-09-29T12:58:00Z">
        <w:r>
          <w:rPr>
            <w:i/>
          </w:rPr>
          <w:t xml:space="preserve">at the regime thresholds and at Re = 20,000, from v = </w:t>
        </w:r>
        <w:proofErr w:type="spellStart"/>
        <w:r>
          <w:rPr>
            <w:i/>
          </w:rPr>
          <w:t>Re·μ</w:t>
        </w:r>
        <w:proofErr w:type="spellEnd"/>
        <w:r>
          <w:rPr>
            <w:i/>
          </w:rPr>
          <w:t>/(</w:t>
        </w:r>
        <w:proofErr w:type="spellStart"/>
        <w:r>
          <w:rPr>
            <w:i/>
          </w:rPr>
          <w:t>ρ·D</w:t>
        </w:r>
        <w:proofErr w:type="spellEnd"/>
        <w:r>
          <w:rPr>
            <w:i/>
          </w:rPr>
          <w:t>) with μ = 8.76 × 10</w:t>
        </w:r>
        <w:r>
          <w:rPr>
            <w:i/>
            <w:vertAlign w:val="superscript"/>
          </w:rPr>
          <w:t>−6</w:t>
        </w:r>
        <w:r>
          <w:rPr>
            <w:i/>
          </w:rPr>
          <w:t xml:space="preserve"> </w:t>
        </w:r>
        <w:proofErr w:type="spellStart"/>
        <w:r>
          <w:rPr>
            <w:i/>
          </w:rPr>
          <w:t>Pa·s</w:t>
        </w:r>
        <w:proofErr w:type="spellEnd"/>
        <w:r>
          <w:rPr>
            <w:i/>
          </w:rPr>
          <w:t xml:space="preserve"> at 15.6 °C (60 °F). Mean pressures: 101.4 kPa absolute for Table A.1 and 127.0 kPa absolute for Table A.5 of CSA B149.1:25. Schedule 40 inside diameters for steel; </w:t>
        </w:r>
        <w:proofErr w:type="spellStart"/>
        <w:r>
          <w:rPr>
            <w:i/>
          </w:rPr>
          <w:t>D</w:t>
        </w:r>
        <w:r>
          <w:rPr>
            <w:i/>
            <w:vertAlign w:val="subscript"/>
          </w:rPr>
          <w:t>eff</w:t>
        </w:r>
        <w:proofErr w:type="spellEnd"/>
        <w:r>
          <w:rPr>
            <w:i/>
          </w:rPr>
          <w:t xml:space="preserve"> of Manufacturer C for CSST.</w:t>
        </w:r>
      </w:ins>
    </w:p>
    <w:p w14:paraId="5E00004E" w14:textId="20B002A4" w:rsidR="00C60D85" w:rsidRDefault="00000000">
      <w:pPr>
        <w:rPr>
          <w:ins w:id="4654" w:author="Sean de Noronha | DRG" w:date="2026-09-29T14:58:00Z" w16du:dateUtc="2026-09-29T12:58:00Z"/>
        </w:rPr>
      </w:pPr>
      <w:ins w:id="4655" w:author="Sean de Noronha | DRG" w:date="2026-09-29T14:58:00Z" w16du:dateUtc="2026-09-29T12:58:00Z">
        <w:r>
          <w:lastRenderedPageBreak/>
          <w:t xml:space="preserve">The gas properties of hydrogen have a small effect. Its relative density is fixed by its molar mass, so it carries no uncertainty, </w:t>
        </w:r>
        <w:commentRangeStart w:id="4656"/>
        <w:r>
          <w:t>and in laminar flow it does not enter the capacity at all</w:t>
        </w:r>
      </w:ins>
      <w:ins w:id="4657" w:author="Sean de Noronha | DRG" w:date="2026-09-30T09:35:00Z" w16du:dateUtc="2026-09-30T07:35:00Z">
        <w:r w:rsidR="00015B3C">
          <w:t>. T</w:t>
        </w:r>
      </w:ins>
      <w:ins w:id="4658" w:author="Sean de Noronha | DRG" w:date="2026-09-29T14:58:00Z" w16du:dateUtc="2026-09-29T12:58:00Z">
        <w:r>
          <w:t>he laminar pressure drop depends on viscosity but not on density, so viscosity is the only gas property that matters there</w:t>
        </w:r>
      </w:ins>
      <w:commentRangeEnd w:id="4656"/>
      <w:ins w:id="4659" w:author="Sean de Noronha | DRG" w:date="2026-09-30T09:36:00Z" w16du:dateUtc="2026-09-30T07:36:00Z">
        <w:r w:rsidR="00015B3C">
          <w:rPr>
            <w:rStyle w:val="CommentReference"/>
          </w:rPr>
          <w:commentReference w:id="4656"/>
        </w:r>
      </w:ins>
      <w:ins w:id="4660" w:author="Sean de Noronha | DRG" w:date="2026-09-29T14:58:00Z" w16du:dateUtc="2026-09-29T12:58:00Z">
        <w:r>
          <w:t xml:space="preserve">. Published viscosity values for hydrogen differ by a few percent between sources. A 5% change in viscosity changes the capacity of laminar cells by about 5%, and moves about 2% of cells across </w:t>
        </w:r>
        <w:r>
          <w:rPr>
            <w:i/>
          </w:rPr>
          <w:t>Re</w:t>
        </w:r>
        <w:r>
          <w:t xml:space="preserve"> = 1,361.</w:t>
        </w:r>
      </w:ins>
    </w:p>
    <w:p w14:paraId="5E00004F" w14:textId="77777777" w:rsidR="00C60D85" w:rsidRDefault="00000000">
      <w:pPr>
        <w:rPr>
          <w:ins w:id="4661" w:author="Sean de Noronha | DRG" w:date="2026-09-29T14:58:00Z" w16du:dateUtc="2026-09-29T12:58:00Z"/>
        </w:rPr>
      </w:pPr>
      <w:ins w:id="4662" w:author="Sean de Noronha | DRG" w:date="2026-09-29T14:58:00Z" w16du:dateUtc="2026-09-29T12:58:00Z">
        <w:r>
          <w:t xml:space="preserve">The fitting allowance factor </w:t>
        </w:r>
        <w:r>
          <w:rPr>
            <w:i/>
          </w:rPr>
          <w:t>F</w:t>
        </w:r>
        <w:r>
          <w:t xml:space="preserve">, 1.2 or 1.0 depending on the schedule, lengthens the effective run and enters Polyflo and GFE-Churchill in the same way. Setting </w:t>
        </w:r>
        <w:r>
          <w:rPr>
            <w:i/>
          </w:rPr>
          <w:t>F</w:t>
        </w:r>
        <w:r>
          <w:t xml:space="preserve"> = 1.0 at the schedule of Table A.1 raises hydrogen capacity by 20% in the laminar cells and by less in the turbulent ones, and moves 3.4% of cells above </w:t>
        </w:r>
        <w:r>
          <w:rPr>
            <w:i/>
          </w:rPr>
          <w:t>Re</w:t>
        </w:r>
        <w:r>
          <w:t xml:space="preserve"> = 1,361.</w:t>
        </w:r>
      </w:ins>
    </w:p>
    <w:p w14:paraId="5E000050" w14:textId="77777777" w:rsidR="00C60D85" w:rsidRDefault="00000000">
      <w:pPr>
        <w:rPr>
          <w:ins w:id="4663" w:author="Sean de Noronha | DRG" w:date="2026-09-29T14:58:00Z" w16du:dateUtc="2026-09-29T12:58:00Z"/>
        </w:rPr>
      </w:pPr>
      <w:ins w:id="4664" w:author="Sean de Noronha | DRG" w:date="2026-09-29T14:58:00Z" w16du:dateUtc="2026-09-29T12:58:00Z">
        <w:r>
          <w:t xml:space="preserve">For CSST, one input dominates: the assumed diameter. Moving from the nominal bore EHD·25.4/32 mm to </w:t>
        </w:r>
        <w:proofErr w:type="spellStart"/>
        <w:r>
          <w:rPr>
            <w:i/>
          </w:rPr>
          <w:t>D</w:t>
        </w:r>
        <w:r>
          <w:rPr>
            <w:vertAlign w:val="subscript"/>
          </w:rPr>
          <w:t>eff</w:t>
        </w:r>
        <w:proofErr w:type="spellEnd"/>
        <w:r>
          <w:t xml:space="preserve"> changes the back-calculated friction factors by a factor of about 1.7 to 2.2, but leaves their trend unchanged (Appendix B.5).</w:t>
        </w:r>
      </w:ins>
    </w:p>
    <w:p w14:paraId="5E000051" w14:textId="77777777" w:rsidR="00C60D85" w:rsidRDefault="00000000">
      <w:pPr>
        <w:pStyle w:val="Heading4"/>
        <w:rPr>
          <w:ins w:id="4665" w:author="Sean de Noronha | DRG" w:date="2026-09-29T14:58:00Z" w16du:dateUtc="2026-09-29T12:58:00Z"/>
        </w:rPr>
      </w:pPr>
      <w:commentRangeStart w:id="4666"/>
      <w:ins w:id="4667" w:author="Sean de Noronha | DRG" w:date="2026-09-29T14:58:00Z" w16du:dateUtc="2026-09-29T12:58:00Z">
        <w:r>
          <w:rPr>
            <w:rFonts w:ascii="Arial" w:hAnsi="Arial" w:cs="Arial"/>
            <w:sz w:val="20"/>
            <w:szCs w:val="20"/>
          </w:rPr>
          <w:t>One-at-a-Time Sensitivity of Hydrogen Capacity</w:t>
        </w:r>
      </w:ins>
      <w:commentRangeEnd w:id="4666"/>
      <w:ins w:id="4668" w:author="Sean de Noronha | DRG" w:date="2026-09-29T14:41:00Z" w16du:dateUtc="2026-09-29T12:41:00Z">
        <w:r w:rsidR="000005FC">
          <w:rPr>
            <w:rStyle w:val="CommentReference"/>
            <w:rFonts w:ascii="Arial" w:eastAsiaTheme="minorHAnsi" w:hAnsi="Arial" w:cstheme="minorBidi"/>
            <w:b w:val="0"/>
            <w:iCs w:val="0"/>
            <w:color w:val="auto"/>
          </w:rPr>
          <w:commentReference w:id="4666"/>
        </w:r>
      </w:ins>
    </w:p>
    <w:p w14:paraId="5E000052" w14:textId="77777777" w:rsidR="00C60D85" w:rsidRDefault="00000000">
      <w:pPr>
        <w:rPr>
          <w:ins w:id="4669" w:author="Sean de Noronha | DRG" w:date="2026-09-29T14:58:00Z" w16du:dateUtc="2026-09-29T12:58:00Z"/>
        </w:rPr>
      </w:pPr>
      <w:ins w:id="4670" w:author="Sean de Noronha | DRG" w:date="2026-09-29T14:58:00Z" w16du:dateUtc="2026-09-29T12:58:00Z">
        <w:r>
          <w:t xml:space="preserve">Table 21 changes one input at a time from a hydrogen baseline at the schedule of Table A.1 (125 Pa drop, </w:t>
        </w:r>
        <w:r>
          <w:rPr>
            <w:i/>
          </w:rPr>
          <w:t>F</w:t>
        </w:r>
        <w:r>
          <w:t xml:space="preserve"> = 1.2, </w:t>
        </w:r>
        <w:r>
          <w:rPr>
            <w:i/>
          </w:rPr>
          <w:t>ε</w:t>
        </w:r>
        <w:r>
          <w:t xml:space="preserve"> = 0.045 mm, HHV), over NPS ½ to NPS 2 and all tabulated lengths, on the GFE-Churchill basis. At the baseline, 47.1% of cells lie below </w:t>
        </w:r>
        <w:r>
          <w:rPr>
            <w:i/>
          </w:rPr>
          <w:t>Re</w:t>
        </w:r>
        <w:r>
          <w:t xml:space="preserve"> = 1,361 and 60.3% below </w:t>
        </w:r>
        <w:r>
          <w:rPr>
            <w:i/>
          </w:rPr>
          <w:t>Re</w:t>
        </w:r>
        <w:r>
          <w:t xml:space="preserve"> = 2,300.</w:t>
        </w:r>
      </w:ins>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21"/>
        <w:tblDescription w:val="Table 21 – One-at-a-time sensitivity of hydrogen capacity at the conditions of CSA B149.1:25 Table A.1 (&lt;1.75 kPa inlet / 125 Pa drop), NPS ½ to NPS 2, all tabulated lengths, GFE-Churchill basis. Changes are relative to the baseline, cell by cell; th"/>
      </w:tblPr>
      <w:tblGrid>
        <w:gridCol w:w="3500"/>
        <w:gridCol w:w="1400"/>
        <w:gridCol w:w="1660"/>
        <w:gridCol w:w="1400"/>
        <w:gridCol w:w="1400"/>
      </w:tblGrid>
      <w:tr w:rsidR="00C60D85" w14:paraId="3CDA88CA" w14:textId="77777777">
        <w:trPr>
          <w:tblHeader/>
          <w:jc w:val="center"/>
          <w:ins w:id="4671" w:author="Sean de Noronha | DRG" w:date="2026-09-29T14:58:00Z"/>
        </w:trPr>
        <w:tc>
          <w:tcPr>
            <w:tcW w:w="3500" w:type="dxa"/>
            <w:shd w:val="clear" w:color="auto" w:fill="F2F2F2"/>
            <w:vAlign w:val="center"/>
          </w:tcPr>
          <w:p w14:paraId="5E000053" w14:textId="77777777" w:rsidR="00C60D85" w:rsidRDefault="00000000">
            <w:pPr>
              <w:spacing w:after="0"/>
              <w:rPr>
                <w:ins w:id="4672" w:author="Sean de Noronha | DRG" w:date="2026-09-29T14:58:00Z" w16du:dateUtc="2026-09-29T12:58:00Z"/>
                <w:rFonts w:cs="Arial"/>
                <w:b/>
                <w:bCs/>
                <w:sz w:val="16"/>
                <w:szCs w:val="16"/>
              </w:rPr>
            </w:pPr>
            <w:ins w:id="4673" w:author="Sean de Noronha | DRG" w:date="2026-09-29T14:58:00Z" w16du:dateUtc="2026-09-29T12:58:00Z">
              <w:r>
                <w:rPr>
                  <w:rFonts w:cs="Arial"/>
                  <w:b/>
                  <w:bCs/>
                  <w:sz w:val="16"/>
                  <w:szCs w:val="16"/>
                </w:rPr>
                <w:t>Input changed from the baseline</w:t>
              </w:r>
            </w:ins>
          </w:p>
        </w:tc>
        <w:tc>
          <w:tcPr>
            <w:tcW w:w="1400" w:type="dxa"/>
            <w:shd w:val="clear" w:color="auto" w:fill="F2F2F2"/>
            <w:vAlign w:val="center"/>
          </w:tcPr>
          <w:p w14:paraId="5E000054" w14:textId="77777777" w:rsidR="00C60D85" w:rsidRDefault="00000000">
            <w:pPr>
              <w:spacing w:after="0"/>
              <w:rPr>
                <w:ins w:id="4674" w:author="Sean de Noronha | DRG" w:date="2026-09-29T14:58:00Z" w16du:dateUtc="2026-09-29T12:58:00Z"/>
                <w:rFonts w:cs="Arial"/>
                <w:b/>
                <w:bCs/>
                <w:sz w:val="16"/>
                <w:szCs w:val="16"/>
              </w:rPr>
            </w:pPr>
            <w:ins w:id="4675" w:author="Sean de Noronha | DRG" w:date="2026-09-29T14:58:00Z" w16du:dateUtc="2026-09-29T12:58:00Z">
              <w:r>
                <w:rPr>
                  <w:rFonts w:cs="Arial"/>
                  <w:b/>
                  <w:bCs/>
                  <w:sz w:val="16"/>
                  <w:szCs w:val="16"/>
                </w:rPr>
                <w:t>Median change in capacity (%)</w:t>
              </w:r>
            </w:ins>
          </w:p>
        </w:tc>
        <w:tc>
          <w:tcPr>
            <w:tcW w:w="1660" w:type="dxa"/>
            <w:shd w:val="clear" w:color="auto" w:fill="F2F2F2"/>
            <w:vAlign w:val="center"/>
          </w:tcPr>
          <w:p w14:paraId="5E000055" w14:textId="77777777" w:rsidR="00C60D85" w:rsidRDefault="00000000">
            <w:pPr>
              <w:spacing w:after="0"/>
              <w:rPr>
                <w:ins w:id="4676" w:author="Sean de Noronha | DRG" w:date="2026-09-29T14:58:00Z" w16du:dateUtc="2026-09-29T12:58:00Z"/>
                <w:rFonts w:cs="Arial"/>
                <w:b/>
                <w:bCs/>
                <w:sz w:val="16"/>
                <w:szCs w:val="16"/>
              </w:rPr>
            </w:pPr>
            <w:ins w:id="4677" w:author="Sean de Noronha | DRG" w:date="2026-09-29T14:58:00Z" w16du:dateUtc="2026-09-29T12:58:00Z">
              <w:r>
                <w:rPr>
                  <w:rFonts w:cs="Arial"/>
                  <w:b/>
                  <w:bCs/>
                  <w:sz w:val="16"/>
                  <w:szCs w:val="16"/>
                </w:rPr>
                <w:t>Range of change (%)</w:t>
              </w:r>
            </w:ins>
          </w:p>
        </w:tc>
        <w:tc>
          <w:tcPr>
            <w:tcW w:w="1400" w:type="dxa"/>
            <w:shd w:val="clear" w:color="auto" w:fill="F2F2F2"/>
            <w:vAlign w:val="center"/>
          </w:tcPr>
          <w:p w14:paraId="5E000056" w14:textId="77777777" w:rsidR="00C60D85" w:rsidRDefault="00000000">
            <w:pPr>
              <w:spacing w:after="0"/>
              <w:rPr>
                <w:ins w:id="4678" w:author="Sean de Noronha | DRG" w:date="2026-09-29T14:58:00Z" w16du:dateUtc="2026-09-29T12:58:00Z"/>
                <w:rFonts w:cs="Arial"/>
                <w:b/>
                <w:bCs/>
                <w:sz w:val="16"/>
                <w:szCs w:val="16"/>
              </w:rPr>
            </w:pPr>
            <w:ins w:id="4679" w:author="Sean de Noronha | DRG" w:date="2026-09-29T14:58:00Z" w16du:dateUtc="2026-09-29T12:58:00Z">
              <w:r>
                <w:rPr>
                  <w:rFonts w:cs="Arial"/>
                  <w:b/>
                  <w:bCs/>
                  <w:sz w:val="16"/>
                  <w:szCs w:val="16"/>
                </w:rPr>
                <w:t xml:space="preserve">Cells below </w:t>
              </w:r>
              <w:r>
                <w:rPr>
                  <w:rFonts w:cs="Arial"/>
                  <w:b/>
                  <w:bCs/>
                  <w:i/>
                  <w:sz w:val="16"/>
                  <w:szCs w:val="16"/>
                </w:rPr>
                <w:t>Re</w:t>
              </w:r>
              <w:r>
                <w:rPr>
                  <w:rFonts w:cs="Arial"/>
                  <w:b/>
                  <w:bCs/>
                  <w:sz w:val="16"/>
                  <w:szCs w:val="16"/>
                </w:rPr>
                <w:t xml:space="preserve"> = 1,361 (%)</w:t>
              </w:r>
            </w:ins>
          </w:p>
        </w:tc>
        <w:tc>
          <w:tcPr>
            <w:tcW w:w="1400" w:type="dxa"/>
            <w:shd w:val="clear" w:color="auto" w:fill="F2F2F2"/>
            <w:vAlign w:val="center"/>
          </w:tcPr>
          <w:p w14:paraId="5E000057" w14:textId="77777777" w:rsidR="00C60D85" w:rsidRDefault="00000000">
            <w:pPr>
              <w:spacing w:after="0"/>
              <w:rPr>
                <w:ins w:id="4680" w:author="Sean de Noronha | DRG" w:date="2026-09-29T14:58:00Z" w16du:dateUtc="2026-09-29T12:58:00Z"/>
                <w:rFonts w:cs="Arial"/>
                <w:b/>
                <w:bCs/>
                <w:sz w:val="16"/>
                <w:szCs w:val="16"/>
              </w:rPr>
            </w:pPr>
            <w:ins w:id="4681" w:author="Sean de Noronha | DRG" w:date="2026-09-29T14:58:00Z" w16du:dateUtc="2026-09-29T12:58:00Z">
              <w:r>
                <w:rPr>
                  <w:rFonts w:cs="Arial"/>
                  <w:b/>
                  <w:bCs/>
                  <w:sz w:val="16"/>
                  <w:szCs w:val="16"/>
                </w:rPr>
                <w:t xml:space="preserve">Cells below </w:t>
              </w:r>
              <w:r>
                <w:rPr>
                  <w:rFonts w:cs="Arial"/>
                  <w:b/>
                  <w:bCs/>
                  <w:i/>
                  <w:sz w:val="16"/>
                  <w:szCs w:val="16"/>
                </w:rPr>
                <w:t>Re</w:t>
              </w:r>
              <w:r>
                <w:rPr>
                  <w:rFonts w:cs="Arial"/>
                  <w:b/>
                  <w:bCs/>
                  <w:sz w:val="16"/>
                  <w:szCs w:val="16"/>
                </w:rPr>
                <w:t xml:space="preserve"> = 2,300 (%)</w:t>
              </w:r>
            </w:ins>
          </w:p>
        </w:tc>
      </w:tr>
      <w:tr w:rsidR="00C60D85" w14:paraId="26BE892C" w14:textId="77777777">
        <w:trPr>
          <w:jc w:val="center"/>
          <w:ins w:id="4682" w:author="Sean de Noronha | DRG" w:date="2026-09-29T14:58:00Z"/>
        </w:trPr>
        <w:tc>
          <w:tcPr>
            <w:tcW w:w="3500" w:type="dxa"/>
            <w:vAlign w:val="center"/>
          </w:tcPr>
          <w:p w14:paraId="5E000058" w14:textId="77777777" w:rsidR="00C60D85" w:rsidRDefault="00000000">
            <w:pPr>
              <w:spacing w:after="0"/>
              <w:rPr>
                <w:ins w:id="4683" w:author="Sean de Noronha | DRG" w:date="2026-09-29T14:58:00Z" w16du:dateUtc="2026-09-29T12:58:00Z"/>
                <w:rFonts w:cs="Arial"/>
                <w:sz w:val="16"/>
                <w:szCs w:val="16"/>
              </w:rPr>
            </w:pPr>
            <w:ins w:id="4684" w:author="Sean de Noronha | DRG" w:date="2026-09-29T14:58:00Z" w16du:dateUtc="2026-09-29T12:58:00Z">
              <w:r>
                <w:rPr>
                  <w:rFonts w:cs="Arial"/>
                  <w:sz w:val="16"/>
                  <w:szCs w:val="16"/>
                </w:rPr>
                <w:t xml:space="preserve">Baseline: </w:t>
              </w:r>
              <w:r>
                <w:rPr>
                  <w:rFonts w:cs="Arial"/>
                  <w:i/>
                  <w:sz w:val="16"/>
                  <w:szCs w:val="16"/>
                </w:rPr>
                <w:t>ε</w:t>
              </w:r>
              <w:r>
                <w:rPr>
                  <w:rFonts w:cs="Arial"/>
                  <w:sz w:val="16"/>
                  <w:szCs w:val="16"/>
                </w:rPr>
                <w:t xml:space="preserve"> = 0.045 mm, </w:t>
              </w:r>
              <w:r>
                <w:rPr>
                  <w:rFonts w:cs="Arial"/>
                  <w:i/>
                  <w:sz w:val="16"/>
                  <w:szCs w:val="16"/>
                </w:rPr>
                <w:t>F</w:t>
              </w:r>
              <w:r>
                <w:rPr>
                  <w:rFonts w:cs="Arial"/>
                  <w:sz w:val="16"/>
                  <w:szCs w:val="16"/>
                </w:rPr>
                <w:t xml:space="preserve"> = 1.2, HHV</w:t>
              </w:r>
            </w:ins>
          </w:p>
        </w:tc>
        <w:tc>
          <w:tcPr>
            <w:tcW w:w="1400" w:type="dxa"/>
            <w:vAlign w:val="center"/>
          </w:tcPr>
          <w:p w14:paraId="5E000059" w14:textId="77777777" w:rsidR="00C60D85" w:rsidRDefault="00000000">
            <w:pPr>
              <w:spacing w:after="0"/>
              <w:rPr>
                <w:ins w:id="4685" w:author="Sean de Noronha | DRG" w:date="2026-09-29T14:58:00Z" w16du:dateUtc="2026-09-29T12:58:00Z"/>
                <w:rFonts w:cs="Arial"/>
                <w:sz w:val="16"/>
                <w:szCs w:val="16"/>
              </w:rPr>
            </w:pPr>
            <w:ins w:id="4686" w:author="Sean de Noronha | DRG" w:date="2026-09-29T14:58:00Z" w16du:dateUtc="2026-09-29T12:58:00Z">
              <w:r>
                <w:rPr>
                  <w:rFonts w:cs="Arial"/>
                  <w:sz w:val="16"/>
                  <w:szCs w:val="16"/>
                </w:rPr>
                <w:t>–</w:t>
              </w:r>
            </w:ins>
          </w:p>
        </w:tc>
        <w:tc>
          <w:tcPr>
            <w:tcW w:w="1660" w:type="dxa"/>
            <w:vAlign w:val="center"/>
          </w:tcPr>
          <w:p w14:paraId="5E00005A" w14:textId="77777777" w:rsidR="00C60D85" w:rsidRDefault="00000000">
            <w:pPr>
              <w:spacing w:after="0"/>
              <w:rPr>
                <w:ins w:id="4687" w:author="Sean de Noronha | DRG" w:date="2026-09-29T14:58:00Z" w16du:dateUtc="2026-09-29T12:58:00Z"/>
                <w:rFonts w:cs="Arial"/>
                <w:sz w:val="16"/>
                <w:szCs w:val="16"/>
              </w:rPr>
            </w:pPr>
            <w:ins w:id="4688" w:author="Sean de Noronha | DRG" w:date="2026-09-29T14:58:00Z" w16du:dateUtc="2026-09-29T12:58:00Z">
              <w:r>
                <w:rPr>
                  <w:rFonts w:cs="Arial"/>
                  <w:sz w:val="16"/>
                  <w:szCs w:val="16"/>
                </w:rPr>
                <w:t>–</w:t>
              </w:r>
            </w:ins>
          </w:p>
        </w:tc>
        <w:tc>
          <w:tcPr>
            <w:tcW w:w="1400" w:type="dxa"/>
            <w:vAlign w:val="center"/>
          </w:tcPr>
          <w:p w14:paraId="5E00005B" w14:textId="77777777" w:rsidR="00C60D85" w:rsidRDefault="00000000">
            <w:pPr>
              <w:spacing w:after="0"/>
              <w:rPr>
                <w:ins w:id="4689" w:author="Sean de Noronha | DRG" w:date="2026-09-29T14:58:00Z" w16du:dateUtc="2026-09-29T12:58:00Z"/>
                <w:rFonts w:cs="Arial"/>
                <w:sz w:val="16"/>
                <w:szCs w:val="16"/>
              </w:rPr>
            </w:pPr>
            <w:ins w:id="4690" w:author="Sean de Noronha | DRG" w:date="2026-09-29T14:58:00Z" w16du:dateUtc="2026-09-29T12:58:00Z">
              <w:r>
                <w:rPr>
                  <w:rFonts w:cs="Arial"/>
                  <w:sz w:val="16"/>
                  <w:szCs w:val="16"/>
                </w:rPr>
                <w:t>47.1</w:t>
              </w:r>
            </w:ins>
          </w:p>
        </w:tc>
        <w:tc>
          <w:tcPr>
            <w:tcW w:w="1400" w:type="dxa"/>
            <w:vAlign w:val="center"/>
          </w:tcPr>
          <w:p w14:paraId="5E00005C" w14:textId="77777777" w:rsidR="00C60D85" w:rsidRDefault="00000000">
            <w:pPr>
              <w:spacing w:after="0"/>
              <w:rPr>
                <w:ins w:id="4691" w:author="Sean de Noronha | DRG" w:date="2026-09-29T14:58:00Z" w16du:dateUtc="2026-09-29T12:58:00Z"/>
                <w:rFonts w:cs="Arial"/>
                <w:sz w:val="16"/>
                <w:szCs w:val="16"/>
              </w:rPr>
            </w:pPr>
            <w:ins w:id="4692" w:author="Sean de Noronha | DRG" w:date="2026-09-29T14:58:00Z" w16du:dateUtc="2026-09-29T12:58:00Z">
              <w:r>
                <w:rPr>
                  <w:rFonts w:cs="Arial"/>
                  <w:sz w:val="16"/>
                  <w:szCs w:val="16"/>
                </w:rPr>
                <w:t>60.3</w:t>
              </w:r>
            </w:ins>
          </w:p>
        </w:tc>
      </w:tr>
      <w:tr w:rsidR="00C60D85" w14:paraId="76A12403" w14:textId="77777777">
        <w:trPr>
          <w:jc w:val="center"/>
          <w:ins w:id="4693" w:author="Sean de Noronha | DRG" w:date="2026-09-29T14:58:00Z"/>
        </w:trPr>
        <w:tc>
          <w:tcPr>
            <w:tcW w:w="3500" w:type="dxa"/>
            <w:vAlign w:val="center"/>
          </w:tcPr>
          <w:p w14:paraId="5E00005D" w14:textId="77777777" w:rsidR="00C60D85" w:rsidRDefault="00000000">
            <w:pPr>
              <w:spacing w:after="0"/>
              <w:rPr>
                <w:ins w:id="4694" w:author="Sean de Noronha | DRG" w:date="2026-09-29T14:58:00Z" w16du:dateUtc="2026-09-29T12:58:00Z"/>
                <w:rFonts w:cs="Arial"/>
                <w:sz w:val="16"/>
                <w:szCs w:val="16"/>
              </w:rPr>
            </w:pPr>
            <w:ins w:id="4695" w:author="Sean de Noronha | DRG" w:date="2026-09-29T14:58:00Z" w16du:dateUtc="2026-09-29T12:58:00Z">
              <w:r>
                <w:rPr>
                  <w:rFonts w:cs="Arial"/>
                  <w:sz w:val="16"/>
                  <w:szCs w:val="16"/>
                </w:rPr>
                <w:t>Roughness 0.045 → 0.0015 mm (copper)</w:t>
              </w:r>
            </w:ins>
          </w:p>
        </w:tc>
        <w:tc>
          <w:tcPr>
            <w:tcW w:w="1400" w:type="dxa"/>
            <w:vAlign w:val="center"/>
          </w:tcPr>
          <w:p w14:paraId="5E00005E" w14:textId="77777777" w:rsidR="00C60D85" w:rsidRDefault="00000000">
            <w:pPr>
              <w:spacing w:after="0"/>
              <w:rPr>
                <w:ins w:id="4696" w:author="Sean de Noronha | DRG" w:date="2026-09-29T14:58:00Z" w16du:dateUtc="2026-09-29T12:58:00Z"/>
                <w:rFonts w:cs="Arial"/>
                <w:sz w:val="16"/>
                <w:szCs w:val="16"/>
              </w:rPr>
            </w:pPr>
            <w:ins w:id="4697" w:author="Sean de Noronha | DRG" w:date="2026-09-29T14:58:00Z" w16du:dateUtc="2026-09-29T12:58:00Z">
              <w:r>
                <w:rPr>
                  <w:rFonts w:cs="Arial"/>
                  <w:sz w:val="16"/>
                  <w:szCs w:val="16"/>
                </w:rPr>
                <w:t>0.0</w:t>
              </w:r>
            </w:ins>
          </w:p>
        </w:tc>
        <w:tc>
          <w:tcPr>
            <w:tcW w:w="1660" w:type="dxa"/>
            <w:vAlign w:val="center"/>
          </w:tcPr>
          <w:p w14:paraId="5E00005F" w14:textId="77777777" w:rsidR="00C60D85" w:rsidRDefault="00000000">
            <w:pPr>
              <w:spacing w:after="0"/>
              <w:rPr>
                <w:ins w:id="4698" w:author="Sean de Noronha | DRG" w:date="2026-09-29T14:58:00Z" w16du:dateUtc="2026-09-29T12:58:00Z"/>
                <w:rFonts w:cs="Arial"/>
                <w:sz w:val="16"/>
                <w:szCs w:val="16"/>
              </w:rPr>
            </w:pPr>
            <w:ins w:id="4699" w:author="Sean de Noronha | DRG" w:date="2026-09-29T14:58:00Z" w16du:dateUtc="2026-09-29T12:58:00Z">
              <w:r>
                <w:rPr>
                  <w:rFonts w:cs="Arial"/>
                  <w:sz w:val="16"/>
                  <w:szCs w:val="16"/>
                </w:rPr>
                <w:t>0.0 to +4.2</w:t>
              </w:r>
            </w:ins>
          </w:p>
        </w:tc>
        <w:tc>
          <w:tcPr>
            <w:tcW w:w="1400" w:type="dxa"/>
            <w:vAlign w:val="center"/>
          </w:tcPr>
          <w:p w14:paraId="5E000060" w14:textId="77777777" w:rsidR="00C60D85" w:rsidRDefault="00000000">
            <w:pPr>
              <w:spacing w:after="0"/>
              <w:rPr>
                <w:ins w:id="4700" w:author="Sean de Noronha | DRG" w:date="2026-09-29T14:58:00Z" w16du:dateUtc="2026-09-29T12:58:00Z"/>
                <w:rFonts w:cs="Arial"/>
                <w:sz w:val="16"/>
                <w:szCs w:val="16"/>
              </w:rPr>
            </w:pPr>
            <w:ins w:id="4701" w:author="Sean de Noronha | DRG" w:date="2026-09-29T14:58:00Z" w16du:dateUtc="2026-09-29T12:58:00Z">
              <w:r>
                <w:rPr>
                  <w:rFonts w:cs="Arial"/>
                  <w:sz w:val="16"/>
                  <w:szCs w:val="16"/>
                </w:rPr>
                <w:t>47.1</w:t>
              </w:r>
            </w:ins>
          </w:p>
        </w:tc>
        <w:tc>
          <w:tcPr>
            <w:tcW w:w="1400" w:type="dxa"/>
            <w:vAlign w:val="center"/>
          </w:tcPr>
          <w:p w14:paraId="5E000061" w14:textId="77777777" w:rsidR="00C60D85" w:rsidRDefault="00000000">
            <w:pPr>
              <w:spacing w:after="0"/>
              <w:rPr>
                <w:ins w:id="4702" w:author="Sean de Noronha | DRG" w:date="2026-09-29T14:58:00Z" w16du:dateUtc="2026-09-29T12:58:00Z"/>
                <w:rFonts w:cs="Arial"/>
                <w:sz w:val="16"/>
                <w:szCs w:val="16"/>
              </w:rPr>
            </w:pPr>
            <w:ins w:id="4703" w:author="Sean de Noronha | DRG" w:date="2026-09-29T14:58:00Z" w16du:dateUtc="2026-09-29T12:58:00Z">
              <w:r>
                <w:rPr>
                  <w:rFonts w:cs="Arial"/>
                  <w:sz w:val="16"/>
                  <w:szCs w:val="16"/>
                </w:rPr>
                <w:t>60.3</w:t>
              </w:r>
            </w:ins>
          </w:p>
        </w:tc>
      </w:tr>
      <w:tr w:rsidR="00C60D85" w14:paraId="1EEF8ECA" w14:textId="77777777">
        <w:trPr>
          <w:jc w:val="center"/>
          <w:ins w:id="4704" w:author="Sean de Noronha | DRG" w:date="2026-09-29T14:58:00Z"/>
        </w:trPr>
        <w:tc>
          <w:tcPr>
            <w:tcW w:w="3500" w:type="dxa"/>
            <w:vAlign w:val="center"/>
          </w:tcPr>
          <w:p w14:paraId="5E000062" w14:textId="77777777" w:rsidR="00C60D85" w:rsidRDefault="00000000">
            <w:pPr>
              <w:spacing w:after="0"/>
              <w:rPr>
                <w:ins w:id="4705" w:author="Sean de Noronha | DRG" w:date="2026-09-29T14:58:00Z" w16du:dateUtc="2026-09-29T12:58:00Z"/>
                <w:rFonts w:cs="Arial"/>
                <w:sz w:val="16"/>
                <w:szCs w:val="16"/>
              </w:rPr>
            </w:pPr>
            <w:ins w:id="4706" w:author="Sean de Noronha | DRG" w:date="2026-09-29T14:58:00Z" w16du:dateUtc="2026-09-29T12:58:00Z">
              <w:r>
                <w:rPr>
                  <w:rFonts w:cs="Arial"/>
                  <w:sz w:val="16"/>
                  <w:szCs w:val="16"/>
                </w:rPr>
                <w:t>Roughness 0.045 → 0.09 mm (upper value for commercial steel)</w:t>
              </w:r>
            </w:ins>
          </w:p>
        </w:tc>
        <w:tc>
          <w:tcPr>
            <w:tcW w:w="1400" w:type="dxa"/>
            <w:vAlign w:val="center"/>
          </w:tcPr>
          <w:p w14:paraId="5E000063" w14:textId="77777777" w:rsidR="00C60D85" w:rsidRDefault="00000000">
            <w:pPr>
              <w:spacing w:after="0"/>
              <w:rPr>
                <w:ins w:id="4707" w:author="Sean de Noronha | DRG" w:date="2026-09-29T14:58:00Z" w16du:dateUtc="2026-09-29T12:58:00Z"/>
                <w:rFonts w:cs="Arial"/>
                <w:sz w:val="16"/>
                <w:szCs w:val="16"/>
              </w:rPr>
            </w:pPr>
            <w:ins w:id="4708" w:author="Sean de Noronha | DRG" w:date="2026-09-29T14:58:00Z" w16du:dateUtc="2026-09-29T12:58:00Z">
              <w:r>
                <w:rPr>
                  <w:rFonts w:cs="Arial"/>
                  <w:sz w:val="16"/>
                  <w:szCs w:val="16"/>
                </w:rPr>
                <w:t>0.0</w:t>
              </w:r>
            </w:ins>
          </w:p>
        </w:tc>
        <w:tc>
          <w:tcPr>
            <w:tcW w:w="1660" w:type="dxa"/>
            <w:vAlign w:val="center"/>
          </w:tcPr>
          <w:p w14:paraId="5E000064" w14:textId="77777777" w:rsidR="00C60D85" w:rsidRDefault="00000000">
            <w:pPr>
              <w:spacing w:after="0"/>
              <w:rPr>
                <w:ins w:id="4709" w:author="Sean de Noronha | DRG" w:date="2026-09-29T14:58:00Z" w16du:dateUtc="2026-09-29T12:58:00Z"/>
                <w:rFonts w:cs="Arial"/>
                <w:sz w:val="16"/>
                <w:szCs w:val="16"/>
              </w:rPr>
            </w:pPr>
            <w:ins w:id="4710" w:author="Sean de Noronha | DRG" w:date="2026-09-29T14:58:00Z" w16du:dateUtc="2026-09-29T12:58:00Z">
              <w:r>
                <w:rPr>
                  <w:rFonts w:cs="Arial"/>
                  <w:sz w:val="16"/>
                  <w:szCs w:val="16"/>
                </w:rPr>
                <w:t>−3.3 to 0.0</w:t>
              </w:r>
            </w:ins>
          </w:p>
        </w:tc>
        <w:tc>
          <w:tcPr>
            <w:tcW w:w="1400" w:type="dxa"/>
            <w:vAlign w:val="center"/>
          </w:tcPr>
          <w:p w14:paraId="5E000065" w14:textId="77777777" w:rsidR="00C60D85" w:rsidRDefault="00000000">
            <w:pPr>
              <w:spacing w:after="0"/>
              <w:rPr>
                <w:ins w:id="4711" w:author="Sean de Noronha | DRG" w:date="2026-09-29T14:58:00Z" w16du:dateUtc="2026-09-29T12:58:00Z"/>
                <w:rFonts w:cs="Arial"/>
                <w:sz w:val="16"/>
                <w:szCs w:val="16"/>
              </w:rPr>
            </w:pPr>
            <w:ins w:id="4712" w:author="Sean de Noronha | DRG" w:date="2026-09-29T14:58:00Z" w16du:dateUtc="2026-09-29T12:58:00Z">
              <w:r>
                <w:rPr>
                  <w:rFonts w:cs="Arial"/>
                  <w:sz w:val="16"/>
                  <w:szCs w:val="16"/>
                </w:rPr>
                <w:t>47.1</w:t>
              </w:r>
            </w:ins>
          </w:p>
        </w:tc>
        <w:tc>
          <w:tcPr>
            <w:tcW w:w="1400" w:type="dxa"/>
            <w:vAlign w:val="center"/>
          </w:tcPr>
          <w:p w14:paraId="5E000066" w14:textId="77777777" w:rsidR="00C60D85" w:rsidRDefault="00000000">
            <w:pPr>
              <w:spacing w:after="0"/>
              <w:rPr>
                <w:ins w:id="4713" w:author="Sean de Noronha | DRG" w:date="2026-09-29T14:58:00Z" w16du:dateUtc="2026-09-29T12:58:00Z"/>
                <w:rFonts w:cs="Arial"/>
                <w:sz w:val="16"/>
                <w:szCs w:val="16"/>
              </w:rPr>
            </w:pPr>
            <w:ins w:id="4714" w:author="Sean de Noronha | DRG" w:date="2026-09-29T14:58:00Z" w16du:dateUtc="2026-09-29T12:58:00Z">
              <w:r>
                <w:rPr>
                  <w:rFonts w:cs="Arial"/>
                  <w:sz w:val="16"/>
                  <w:szCs w:val="16"/>
                </w:rPr>
                <w:t>60.3</w:t>
              </w:r>
            </w:ins>
          </w:p>
        </w:tc>
      </w:tr>
      <w:tr w:rsidR="00C60D85" w14:paraId="67458D0F" w14:textId="77777777">
        <w:trPr>
          <w:jc w:val="center"/>
          <w:ins w:id="4715" w:author="Sean de Noronha | DRG" w:date="2026-09-29T14:58:00Z"/>
        </w:trPr>
        <w:tc>
          <w:tcPr>
            <w:tcW w:w="3500" w:type="dxa"/>
            <w:vAlign w:val="center"/>
          </w:tcPr>
          <w:p w14:paraId="5E000067" w14:textId="77777777" w:rsidR="00C60D85" w:rsidRDefault="00000000">
            <w:pPr>
              <w:spacing w:after="0"/>
              <w:rPr>
                <w:ins w:id="4716" w:author="Sean de Noronha | DRG" w:date="2026-09-29T14:58:00Z" w16du:dateUtc="2026-09-29T12:58:00Z"/>
                <w:rFonts w:cs="Arial"/>
                <w:sz w:val="16"/>
                <w:szCs w:val="16"/>
              </w:rPr>
            </w:pPr>
            <w:ins w:id="4717" w:author="Sean de Noronha | DRG" w:date="2026-09-29T14:58:00Z" w16du:dateUtc="2026-09-29T12:58:00Z">
              <w:r>
                <w:rPr>
                  <w:rFonts w:cs="Arial"/>
                  <w:sz w:val="16"/>
                  <w:szCs w:val="16"/>
                </w:rPr>
                <w:t xml:space="preserve">Fitting factor </w:t>
              </w:r>
              <w:r>
                <w:rPr>
                  <w:rFonts w:cs="Arial"/>
                  <w:i/>
                  <w:sz w:val="16"/>
                  <w:szCs w:val="16"/>
                </w:rPr>
                <w:t>F</w:t>
              </w:r>
              <w:r>
                <w:rPr>
                  <w:rFonts w:cs="Arial"/>
                  <w:sz w:val="16"/>
                  <w:szCs w:val="16"/>
                </w:rPr>
                <w:t xml:space="preserve"> 1.2 → 1.0</w:t>
              </w:r>
            </w:ins>
          </w:p>
        </w:tc>
        <w:tc>
          <w:tcPr>
            <w:tcW w:w="1400" w:type="dxa"/>
            <w:vAlign w:val="center"/>
          </w:tcPr>
          <w:p w14:paraId="5E000068" w14:textId="77777777" w:rsidR="00C60D85" w:rsidRDefault="00000000">
            <w:pPr>
              <w:spacing w:after="0"/>
              <w:rPr>
                <w:ins w:id="4718" w:author="Sean de Noronha | DRG" w:date="2026-09-29T14:58:00Z" w16du:dateUtc="2026-09-29T12:58:00Z"/>
                <w:rFonts w:cs="Arial"/>
                <w:sz w:val="16"/>
                <w:szCs w:val="16"/>
              </w:rPr>
            </w:pPr>
            <w:ins w:id="4719" w:author="Sean de Noronha | DRG" w:date="2026-09-29T14:58:00Z" w16du:dateUtc="2026-09-29T12:58:00Z">
              <w:r>
                <w:rPr>
                  <w:rFonts w:cs="Arial"/>
                  <w:sz w:val="16"/>
                  <w:szCs w:val="16"/>
                </w:rPr>
                <w:t>+20.0</w:t>
              </w:r>
            </w:ins>
          </w:p>
        </w:tc>
        <w:tc>
          <w:tcPr>
            <w:tcW w:w="1660" w:type="dxa"/>
            <w:vAlign w:val="center"/>
          </w:tcPr>
          <w:p w14:paraId="5E000069" w14:textId="77777777" w:rsidR="00C60D85" w:rsidRDefault="00000000">
            <w:pPr>
              <w:spacing w:after="0"/>
              <w:rPr>
                <w:ins w:id="4720" w:author="Sean de Noronha | DRG" w:date="2026-09-29T14:58:00Z" w16du:dateUtc="2026-09-29T12:58:00Z"/>
                <w:rFonts w:cs="Arial"/>
                <w:sz w:val="16"/>
                <w:szCs w:val="16"/>
              </w:rPr>
            </w:pPr>
            <w:ins w:id="4721" w:author="Sean de Noronha | DRG" w:date="2026-09-29T14:58:00Z" w16du:dateUtc="2026-09-29T12:58:00Z">
              <w:r>
                <w:rPr>
                  <w:rFonts w:cs="Arial"/>
                  <w:sz w:val="16"/>
                  <w:szCs w:val="16"/>
                </w:rPr>
                <w:t>+5.0 to +20.0</w:t>
              </w:r>
            </w:ins>
          </w:p>
        </w:tc>
        <w:tc>
          <w:tcPr>
            <w:tcW w:w="1400" w:type="dxa"/>
            <w:vAlign w:val="center"/>
          </w:tcPr>
          <w:p w14:paraId="5E00006A" w14:textId="77777777" w:rsidR="00C60D85" w:rsidRDefault="00000000">
            <w:pPr>
              <w:spacing w:after="0"/>
              <w:rPr>
                <w:ins w:id="4722" w:author="Sean de Noronha | DRG" w:date="2026-09-29T14:58:00Z" w16du:dateUtc="2026-09-29T12:58:00Z"/>
                <w:rFonts w:cs="Arial"/>
                <w:sz w:val="16"/>
                <w:szCs w:val="16"/>
              </w:rPr>
            </w:pPr>
            <w:ins w:id="4723" w:author="Sean de Noronha | DRG" w:date="2026-09-29T14:58:00Z" w16du:dateUtc="2026-09-29T12:58:00Z">
              <w:r>
                <w:rPr>
                  <w:rFonts w:cs="Arial"/>
                  <w:sz w:val="16"/>
                  <w:szCs w:val="16"/>
                </w:rPr>
                <w:t>43.7</w:t>
              </w:r>
            </w:ins>
          </w:p>
        </w:tc>
        <w:tc>
          <w:tcPr>
            <w:tcW w:w="1400" w:type="dxa"/>
            <w:vAlign w:val="center"/>
          </w:tcPr>
          <w:p w14:paraId="5E00006B" w14:textId="77777777" w:rsidR="00C60D85" w:rsidRDefault="00000000">
            <w:pPr>
              <w:spacing w:after="0"/>
              <w:rPr>
                <w:ins w:id="4724" w:author="Sean de Noronha | DRG" w:date="2026-09-29T14:58:00Z" w16du:dateUtc="2026-09-29T12:58:00Z"/>
                <w:rFonts w:cs="Arial"/>
                <w:sz w:val="16"/>
                <w:szCs w:val="16"/>
              </w:rPr>
            </w:pPr>
            <w:ins w:id="4725" w:author="Sean de Noronha | DRG" w:date="2026-09-29T14:58:00Z" w16du:dateUtc="2026-09-29T12:58:00Z">
              <w:r>
                <w:rPr>
                  <w:rFonts w:cs="Arial"/>
                  <w:sz w:val="16"/>
                  <w:szCs w:val="16"/>
                </w:rPr>
                <w:t>56.9</w:t>
              </w:r>
            </w:ins>
          </w:p>
        </w:tc>
      </w:tr>
      <w:tr w:rsidR="00C60D85" w14:paraId="724162B2" w14:textId="77777777">
        <w:trPr>
          <w:jc w:val="center"/>
          <w:ins w:id="4726" w:author="Sean de Noronha | DRG" w:date="2026-09-29T14:58:00Z"/>
        </w:trPr>
        <w:tc>
          <w:tcPr>
            <w:tcW w:w="3500" w:type="dxa"/>
            <w:vAlign w:val="center"/>
          </w:tcPr>
          <w:p w14:paraId="5E00006C" w14:textId="77777777" w:rsidR="00C60D85" w:rsidRDefault="00000000">
            <w:pPr>
              <w:spacing w:after="0"/>
              <w:rPr>
                <w:ins w:id="4727" w:author="Sean de Noronha | DRG" w:date="2026-09-29T14:58:00Z" w16du:dateUtc="2026-09-29T12:58:00Z"/>
                <w:rFonts w:cs="Arial"/>
                <w:sz w:val="16"/>
                <w:szCs w:val="16"/>
              </w:rPr>
            </w:pPr>
            <w:ins w:id="4728" w:author="Sean de Noronha | DRG" w:date="2026-09-29T14:58:00Z" w16du:dateUtc="2026-09-29T12:58:00Z">
              <w:r>
                <w:rPr>
                  <w:rFonts w:cs="Arial"/>
                  <w:sz w:val="16"/>
                  <w:szCs w:val="16"/>
                </w:rPr>
                <w:t>Hydrogen viscosity −5%</w:t>
              </w:r>
            </w:ins>
          </w:p>
        </w:tc>
        <w:tc>
          <w:tcPr>
            <w:tcW w:w="1400" w:type="dxa"/>
            <w:vAlign w:val="center"/>
          </w:tcPr>
          <w:p w14:paraId="5E00006D" w14:textId="77777777" w:rsidR="00C60D85" w:rsidRDefault="00000000">
            <w:pPr>
              <w:spacing w:after="0"/>
              <w:rPr>
                <w:ins w:id="4729" w:author="Sean de Noronha | DRG" w:date="2026-09-29T14:58:00Z" w16du:dateUtc="2026-09-29T12:58:00Z"/>
                <w:rFonts w:cs="Arial"/>
                <w:sz w:val="16"/>
                <w:szCs w:val="16"/>
              </w:rPr>
            </w:pPr>
            <w:ins w:id="4730" w:author="Sean de Noronha | DRG" w:date="2026-09-29T14:58:00Z" w16du:dateUtc="2026-09-29T12:58:00Z">
              <w:r>
                <w:rPr>
                  <w:rFonts w:cs="Arial"/>
                  <w:sz w:val="16"/>
                  <w:szCs w:val="16"/>
                </w:rPr>
                <w:t>+5.3</w:t>
              </w:r>
            </w:ins>
          </w:p>
        </w:tc>
        <w:tc>
          <w:tcPr>
            <w:tcW w:w="1660" w:type="dxa"/>
            <w:vAlign w:val="center"/>
          </w:tcPr>
          <w:p w14:paraId="5E00006E" w14:textId="77777777" w:rsidR="00C60D85" w:rsidRDefault="00000000">
            <w:pPr>
              <w:spacing w:after="0"/>
              <w:rPr>
                <w:ins w:id="4731" w:author="Sean de Noronha | DRG" w:date="2026-09-29T14:58:00Z" w16du:dateUtc="2026-09-29T12:58:00Z"/>
                <w:rFonts w:cs="Arial"/>
                <w:sz w:val="16"/>
                <w:szCs w:val="16"/>
              </w:rPr>
            </w:pPr>
            <w:ins w:id="4732" w:author="Sean de Noronha | DRG" w:date="2026-09-29T14:58:00Z" w16du:dateUtc="2026-09-29T12:58:00Z">
              <w:r>
                <w:rPr>
                  <w:rFonts w:cs="Arial"/>
                  <w:sz w:val="16"/>
                  <w:szCs w:val="16"/>
                </w:rPr>
                <w:t>−2.4 to +5.3</w:t>
              </w:r>
            </w:ins>
          </w:p>
        </w:tc>
        <w:tc>
          <w:tcPr>
            <w:tcW w:w="1400" w:type="dxa"/>
            <w:vAlign w:val="center"/>
          </w:tcPr>
          <w:p w14:paraId="5E00006F" w14:textId="77777777" w:rsidR="00C60D85" w:rsidRDefault="00000000">
            <w:pPr>
              <w:spacing w:after="0"/>
              <w:rPr>
                <w:ins w:id="4733" w:author="Sean de Noronha | DRG" w:date="2026-09-29T14:58:00Z" w16du:dateUtc="2026-09-29T12:58:00Z"/>
                <w:rFonts w:cs="Arial"/>
                <w:sz w:val="16"/>
                <w:szCs w:val="16"/>
              </w:rPr>
            </w:pPr>
            <w:ins w:id="4734" w:author="Sean de Noronha | DRG" w:date="2026-09-29T14:58:00Z" w16du:dateUtc="2026-09-29T12:58:00Z">
              <w:r>
                <w:rPr>
                  <w:rFonts w:cs="Arial"/>
                  <w:sz w:val="16"/>
                  <w:szCs w:val="16"/>
                </w:rPr>
                <w:t>45.4</w:t>
              </w:r>
            </w:ins>
          </w:p>
        </w:tc>
        <w:tc>
          <w:tcPr>
            <w:tcW w:w="1400" w:type="dxa"/>
            <w:vAlign w:val="center"/>
          </w:tcPr>
          <w:p w14:paraId="5E000070" w14:textId="77777777" w:rsidR="00C60D85" w:rsidRDefault="00000000">
            <w:pPr>
              <w:spacing w:after="0"/>
              <w:rPr>
                <w:ins w:id="4735" w:author="Sean de Noronha | DRG" w:date="2026-09-29T14:58:00Z" w16du:dateUtc="2026-09-29T12:58:00Z"/>
                <w:rFonts w:cs="Arial"/>
                <w:sz w:val="16"/>
                <w:szCs w:val="16"/>
              </w:rPr>
            </w:pPr>
            <w:ins w:id="4736" w:author="Sean de Noronha | DRG" w:date="2026-09-29T14:58:00Z" w16du:dateUtc="2026-09-29T12:58:00Z">
              <w:r>
                <w:rPr>
                  <w:rFonts w:cs="Arial"/>
                  <w:sz w:val="16"/>
                  <w:szCs w:val="16"/>
                </w:rPr>
                <w:t>58.6</w:t>
              </w:r>
            </w:ins>
          </w:p>
        </w:tc>
      </w:tr>
      <w:tr w:rsidR="00C60D85" w14:paraId="5174363B" w14:textId="77777777">
        <w:trPr>
          <w:jc w:val="center"/>
          <w:ins w:id="4737" w:author="Sean de Noronha | DRG" w:date="2026-09-29T14:58:00Z"/>
        </w:trPr>
        <w:tc>
          <w:tcPr>
            <w:tcW w:w="3500" w:type="dxa"/>
            <w:vAlign w:val="center"/>
          </w:tcPr>
          <w:p w14:paraId="5E000071" w14:textId="77777777" w:rsidR="00C60D85" w:rsidRDefault="00000000">
            <w:pPr>
              <w:spacing w:after="0"/>
              <w:rPr>
                <w:ins w:id="4738" w:author="Sean de Noronha | DRG" w:date="2026-09-29T14:58:00Z" w16du:dateUtc="2026-09-29T12:58:00Z"/>
                <w:rFonts w:cs="Arial"/>
                <w:sz w:val="16"/>
                <w:szCs w:val="16"/>
              </w:rPr>
            </w:pPr>
            <w:ins w:id="4739" w:author="Sean de Noronha | DRG" w:date="2026-09-29T14:58:00Z" w16du:dateUtc="2026-09-29T12:58:00Z">
              <w:r>
                <w:rPr>
                  <w:rFonts w:cs="Arial"/>
                  <w:sz w:val="16"/>
                  <w:szCs w:val="16"/>
                </w:rPr>
                <w:t>Hydrogen viscosity +5%</w:t>
              </w:r>
            </w:ins>
          </w:p>
        </w:tc>
        <w:tc>
          <w:tcPr>
            <w:tcW w:w="1400" w:type="dxa"/>
            <w:vAlign w:val="center"/>
          </w:tcPr>
          <w:p w14:paraId="5E000072" w14:textId="77777777" w:rsidR="00C60D85" w:rsidRDefault="00000000">
            <w:pPr>
              <w:spacing w:after="0"/>
              <w:rPr>
                <w:ins w:id="4740" w:author="Sean de Noronha | DRG" w:date="2026-09-29T14:58:00Z" w16du:dateUtc="2026-09-29T12:58:00Z"/>
                <w:rFonts w:cs="Arial"/>
                <w:sz w:val="16"/>
                <w:szCs w:val="16"/>
              </w:rPr>
            </w:pPr>
            <w:ins w:id="4741" w:author="Sean de Noronha | DRG" w:date="2026-09-29T14:58:00Z" w16du:dateUtc="2026-09-29T12:58:00Z">
              <w:r>
                <w:rPr>
                  <w:rFonts w:cs="Arial"/>
                  <w:sz w:val="16"/>
                  <w:szCs w:val="16"/>
                </w:rPr>
                <w:t>−4.8</w:t>
              </w:r>
            </w:ins>
          </w:p>
        </w:tc>
        <w:tc>
          <w:tcPr>
            <w:tcW w:w="1660" w:type="dxa"/>
            <w:vAlign w:val="center"/>
          </w:tcPr>
          <w:p w14:paraId="5E000073" w14:textId="77777777" w:rsidR="00C60D85" w:rsidRDefault="00000000">
            <w:pPr>
              <w:spacing w:after="0"/>
              <w:rPr>
                <w:ins w:id="4742" w:author="Sean de Noronha | DRG" w:date="2026-09-29T14:58:00Z" w16du:dateUtc="2026-09-29T12:58:00Z"/>
                <w:rFonts w:cs="Arial"/>
                <w:sz w:val="16"/>
                <w:szCs w:val="16"/>
              </w:rPr>
            </w:pPr>
            <w:ins w:id="4743" w:author="Sean de Noronha | DRG" w:date="2026-09-29T14:58:00Z" w16du:dateUtc="2026-09-29T12:58:00Z">
              <w:r>
                <w:rPr>
                  <w:rFonts w:cs="Arial"/>
                  <w:sz w:val="16"/>
                  <w:szCs w:val="16"/>
                </w:rPr>
                <w:t>−4.8 to +2.3</w:t>
              </w:r>
            </w:ins>
          </w:p>
        </w:tc>
        <w:tc>
          <w:tcPr>
            <w:tcW w:w="1400" w:type="dxa"/>
            <w:vAlign w:val="center"/>
          </w:tcPr>
          <w:p w14:paraId="5E000074" w14:textId="77777777" w:rsidR="00C60D85" w:rsidRDefault="00000000">
            <w:pPr>
              <w:spacing w:after="0"/>
              <w:rPr>
                <w:ins w:id="4744" w:author="Sean de Noronha | DRG" w:date="2026-09-29T14:58:00Z" w16du:dateUtc="2026-09-29T12:58:00Z"/>
                <w:rFonts w:cs="Arial"/>
                <w:sz w:val="16"/>
                <w:szCs w:val="16"/>
              </w:rPr>
            </w:pPr>
            <w:ins w:id="4745" w:author="Sean de Noronha | DRG" w:date="2026-09-29T14:58:00Z" w16du:dateUtc="2026-09-29T12:58:00Z">
              <w:r>
                <w:rPr>
                  <w:rFonts w:cs="Arial"/>
                  <w:sz w:val="16"/>
                  <w:szCs w:val="16"/>
                </w:rPr>
                <w:t>49.4</w:t>
              </w:r>
            </w:ins>
          </w:p>
        </w:tc>
        <w:tc>
          <w:tcPr>
            <w:tcW w:w="1400" w:type="dxa"/>
            <w:vAlign w:val="center"/>
          </w:tcPr>
          <w:p w14:paraId="5E000075" w14:textId="77777777" w:rsidR="00C60D85" w:rsidRDefault="00000000">
            <w:pPr>
              <w:spacing w:after="0"/>
              <w:rPr>
                <w:ins w:id="4746" w:author="Sean de Noronha | DRG" w:date="2026-09-29T14:58:00Z" w16du:dateUtc="2026-09-29T12:58:00Z"/>
                <w:rFonts w:cs="Arial"/>
                <w:sz w:val="16"/>
                <w:szCs w:val="16"/>
              </w:rPr>
            </w:pPr>
            <w:ins w:id="4747" w:author="Sean de Noronha | DRG" w:date="2026-09-29T14:58:00Z" w16du:dateUtc="2026-09-29T12:58:00Z">
              <w:r>
                <w:rPr>
                  <w:rFonts w:cs="Arial"/>
                  <w:sz w:val="16"/>
                  <w:szCs w:val="16"/>
                </w:rPr>
                <w:t>62.6</w:t>
              </w:r>
            </w:ins>
          </w:p>
        </w:tc>
      </w:tr>
      <w:tr w:rsidR="00C60D85" w14:paraId="7251611A" w14:textId="77777777">
        <w:trPr>
          <w:jc w:val="center"/>
          <w:ins w:id="4748" w:author="Sean de Noronha | DRG" w:date="2026-09-29T14:58:00Z"/>
        </w:trPr>
        <w:tc>
          <w:tcPr>
            <w:tcW w:w="3500" w:type="dxa"/>
            <w:vAlign w:val="center"/>
          </w:tcPr>
          <w:p w14:paraId="5E000076" w14:textId="77777777" w:rsidR="00C60D85" w:rsidRDefault="00000000">
            <w:pPr>
              <w:spacing w:after="0"/>
              <w:rPr>
                <w:ins w:id="4749" w:author="Sean de Noronha | DRG" w:date="2026-09-29T14:58:00Z" w16du:dateUtc="2026-09-29T12:58:00Z"/>
                <w:rFonts w:cs="Arial"/>
                <w:sz w:val="16"/>
                <w:szCs w:val="16"/>
              </w:rPr>
            </w:pPr>
            <w:ins w:id="4750" w:author="Sean de Noronha | DRG" w:date="2026-09-29T14:58:00Z" w16du:dateUtc="2026-09-29T12:58:00Z">
              <w:r>
                <w:rPr>
                  <w:rFonts w:cs="Arial"/>
                  <w:sz w:val="16"/>
                  <w:szCs w:val="16"/>
                </w:rPr>
                <w:t>Schedule of Table A.1 → Table A.2 (250 Pa drop)</w:t>
              </w:r>
            </w:ins>
          </w:p>
        </w:tc>
        <w:tc>
          <w:tcPr>
            <w:tcW w:w="1400" w:type="dxa"/>
            <w:vAlign w:val="center"/>
          </w:tcPr>
          <w:p w14:paraId="5E000077" w14:textId="77777777" w:rsidR="00C60D85" w:rsidRDefault="00000000">
            <w:pPr>
              <w:spacing w:after="0"/>
              <w:rPr>
                <w:ins w:id="4751" w:author="Sean de Noronha | DRG" w:date="2026-09-29T14:58:00Z" w16du:dateUtc="2026-09-29T12:58:00Z"/>
                <w:rFonts w:cs="Arial"/>
                <w:sz w:val="16"/>
                <w:szCs w:val="16"/>
              </w:rPr>
            </w:pPr>
            <w:ins w:id="4752" w:author="Sean de Noronha | DRG" w:date="2026-09-29T14:58:00Z" w16du:dateUtc="2026-09-29T12:58:00Z">
              <w:r>
                <w:rPr>
                  <w:rFonts w:cs="Arial"/>
                  <w:sz w:val="16"/>
                  <w:szCs w:val="16"/>
                </w:rPr>
                <w:t>+57.9</w:t>
              </w:r>
            </w:ins>
          </w:p>
        </w:tc>
        <w:tc>
          <w:tcPr>
            <w:tcW w:w="1660" w:type="dxa"/>
            <w:vAlign w:val="center"/>
          </w:tcPr>
          <w:p w14:paraId="5E000078" w14:textId="77777777" w:rsidR="00C60D85" w:rsidRDefault="00000000">
            <w:pPr>
              <w:spacing w:after="0"/>
              <w:rPr>
                <w:ins w:id="4753" w:author="Sean de Noronha | DRG" w:date="2026-09-29T14:58:00Z" w16du:dateUtc="2026-09-29T12:58:00Z"/>
                <w:rFonts w:cs="Arial"/>
                <w:sz w:val="16"/>
                <w:szCs w:val="16"/>
              </w:rPr>
            </w:pPr>
            <w:ins w:id="4754" w:author="Sean de Noronha | DRG" w:date="2026-09-29T14:58:00Z" w16du:dateUtc="2026-09-29T12:58:00Z">
              <w:r>
                <w:rPr>
                  <w:rFonts w:cs="Arial"/>
                  <w:sz w:val="16"/>
                  <w:szCs w:val="16"/>
                </w:rPr>
                <w:t>+21.5 to +100</w:t>
              </w:r>
            </w:ins>
          </w:p>
        </w:tc>
        <w:tc>
          <w:tcPr>
            <w:tcW w:w="1400" w:type="dxa"/>
            <w:vAlign w:val="center"/>
          </w:tcPr>
          <w:p w14:paraId="5E000079" w14:textId="77777777" w:rsidR="00C60D85" w:rsidRDefault="00000000">
            <w:pPr>
              <w:spacing w:after="0"/>
              <w:rPr>
                <w:ins w:id="4755" w:author="Sean de Noronha | DRG" w:date="2026-09-29T14:58:00Z" w16du:dateUtc="2026-09-29T12:58:00Z"/>
                <w:rFonts w:cs="Arial"/>
                <w:sz w:val="16"/>
                <w:szCs w:val="16"/>
              </w:rPr>
            </w:pPr>
            <w:ins w:id="4756" w:author="Sean de Noronha | DRG" w:date="2026-09-29T14:58:00Z" w16du:dateUtc="2026-09-29T12:58:00Z">
              <w:r>
                <w:rPr>
                  <w:rFonts w:cs="Arial"/>
                  <w:sz w:val="16"/>
                  <w:szCs w:val="16"/>
                </w:rPr>
                <w:t>33.3</w:t>
              </w:r>
            </w:ins>
          </w:p>
        </w:tc>
        <w:tc>
          <w:tcPr>
            <w:tcW w:w="1400" w:type="dxa"/>
            <w:vAlign w:val="center"/>
          </w:tcPr>
          <w:p w14:paraId="5E00007A" w14:textId="77777777" w:rsidR="00C60D85" w:rsidRDefault="00000000">
            <w:pPr>
              <w:spacing w:after="0"/>
              <w:rPr>
                <w:ins w:id="4757" w:author="Sean de Noronha | DRG" w:date="2026-09-29T14:58:00Z" w16du:dateUtc="2026-09-29T12:58:00Z"/>
                <w:rFonts w:cs="Arial"/>
                <w:sz w:val="16"/>
                <w:szCs w:val="16"/>
              </w:rPr>
            </w:pPr>
            <w:ins w:id="4758" w:author="Sean de Noronha | DRG" w:date="2026-09-29T14:58:00Z" w16du:dateUtc="2026-09-29T12:58:00Z">
              <w:r>
                <w:rPr>
                  <w:rFonts w:cs="Arial"/>
                  <w:sz w:val="16"/>
                  <w:szCs w:val="16"/>
                </w:rPr>
                <w:t>46.6</w:t>
              </w:r>
            </w:ins>
          </w:p>
        </w:tc>
      </w:tr>
      <w:tr w:rsidR="00C60D85" w14:paraId="37072353" w14:textId="77777777">
        <w:trPr>
          <w:jc w:val="center"/>
          <w:ins w:id="4759" w:author="Sean de Noronha | DRG" w:date="2026-09-29T14:58:00Z"/>
        </w:trPr>
        <w:tc>
          <w:tcPr>
            <w:tcW w:w="3500" w:type="dxa"/>
            <w:vAlign w:val="center"/>
          </w:tcPr>
          <w:p w14:paraId="5E00007B" w14:textId="77777777" w:rsidR="00C60D85" w:rsidRDefault="00000000">
            <w:pPr>
              <w:spacing w:after="0"/>
              <w:rPr>
                <w:ins w:id="4760" w:author="Sean de Noronha | DRG" w:date="2026-09-29T14:58:00Z" w16du:dateUtc="2026-09-29T12:58:00Z"/>
                <w:rFonts w:cs="Arial"/>
                <w:sz w:val="16"/>
                <w:szCs w:val="16"/>
              </w:rPr>
            </w:pPr>
            <w:ins w:id="4761" w:author="Sean de Noronha | DRG" w:date="2026-09-29T14:58:00Z" w16du:dateUtc="2026-09-29T12:58:00Z">
              <w:r>
                <w:rPr>
                  <w:rFonts w:cs="Arial"/>
                  <w:sz w:val="16"/>
                  <w:szCs w:val="16"/>
                </w:rPr>
                <w:t>Schedule of Table A.1 → Table A.3 (14 kPa inlet, 7 kPa drop)</w:t>
              </w:r>
            </w:ins>
          </w:p>
        </w:tc>
        <w:tc>
          <w:tcPr>
            <w:tcW w:w="1400" w:type="dxa"/>
            <w:vAlign w:val="center"/>
          </w:tcPr>
          <w:p w14:paraId="5E00007C" w14:textId="77777777" w:rsidR="00C60D85" w:rsidRDefault="00000000">
            <w:pPr>
              <w:spacing w:after="0"/>
              <w:rPr>
                <w:ins w:id="4762" w:author="Sean de Noronha | DRG" w:date="2026-09-29T14:58:00Z" w16du:dateUtc="2026-09-29T12:58:00Z"/>
                <w:rFonts w:cs="Arial"/>
                <w:sz w:val="16"/>
                <w:szCs w:val="16"/>
              </w:rPr>
            </w:pPr>
            <w:ins w:id="4763" w:author="Sean de Noronha | DRG" w:date="2026-09-29T14:58:00Z" w16du:dateUtc="2026-09-29T12:58:00Z">
              <w:r>
                <w:rPr>
                  <w:rFonts w:cs="Arial"/>
                  <w:sz w:val="16"/>
                  <w:szCs w:val="16"/>
                </w:rPr>
                <w:t>+915</w:t>
              </w:r>
            </w:ins>
          </w:p>
        </w:tc>
        <w:tc>
          <w:tcPr>
            <w:tcW w:w="1660" w:type="dxa"/>
            <w:vAlign w:val="center"/>
          </w:tcPr>
          <w:p w14:paraId="5E00007D" w14:textId="77777777" w:rsidR="00C60D85" w:rsidRDefault="00000000">
            <w:pPr>
              <w:spacing w:after="0"/>
              <w:rPr>
                <w:ins w:id="4764" w:author="Sean de Noronha | DRG" w:date="2026-09-29T14:58:00Z" w16du:dateUtc="2026-09-29T12:58:00Z"/>
                <w:rFonts w:cs="Arial"/>
                <w:sz w:val="16"/>
                <w:szCs w:val="16"/>
              </w:rPr>
            </w:pPr>
            <w:ins w:id="4765" w:author="Sean de Noronha | DRG" w:date="2026-09-29T14:58:00Z" w16du:dateUtc="2026-09-29T12:58:00Z">
              <w:r>
                <w:rPr>
                  <w:rFonts w:cs="Arial"/>
                  <w:sz w:val="16"/>
                  <w:szCs w:val="16"/>
                </w:rPr>
                <w:t>+659 to +6,080</w:t>
              </w:r>
            </w:ins>
          </w:p>
        </w:tc>
        <w:tc>
          <w:tcPr>
            <w:tcW w:w="1400" w:type="dxa"/>
            <w:vAlign w:val="center"/>
          </w:tcPr>
          <w:p w14:paraId="5E00007E" w14:textId="77777777" w:rsidR="00C60D85" w:rsidRDefault="00000000">
            <w:pPr>
              <w:spacing w:after="0"/>
              <w:rPr>
                <w:ins w:id="4766" w:author="Sean de Noronha | DRG" w:date="2026-09-29T14:58:00Z" w16du:dateUtc="2026-09-29T12:58:00Z"/>
                <w:rFonts w:cs="Arial"/>
                <w:sz w:val="16"/>
                <w:szCs w:val="16"/>
              </w:rPr>
            </w:pPr>
            <w:ins w:id="4767" w:author="Sean de Noronha | DRG" w:date="2026-09-29T14:58:00Z" w16du:dateUtc="2026-09-29T12:58:00Z">
              <w:r>
                <w:rPr>
                  <w:rFonts w:cs="Arial"/>
                  <w:sz w:val="16"/>
                  <w:szCs w:val="16"/>
                </w:rPr>
                <w:t>0.0</w:t>
              </w:r>
            </w:ins>
          </w:p>
        </w:tc>
        <w:tc>
          <w:tcPr>
            <w:tcW w:w="1400" w:type="dxa"/>
            <w:vAlign w:val="center"/>
          </w:tcPr>
          <w:p w14:paraId="5E00007F" w14:textId="77777777" w:rsidR="00C60D85" w:rsidRDefault="00000000">
            <w:pPr>
              <w:spacing w:after="0"/>
              <w:rPr>
                <w:ins w:id="4768" w:author="Sean de Noronha | DRG" w:date="2026-09-29T14:58:00Z" w16du:dateUtc="2026-09-29T12:58:00Z"/>
                <w:rFonts w:cs="Arial"/>
                <w:sz w:val="16"/>
                <w:szCs w:val="16"/>
              </w:rPr>
            </w:pPr>
            <w:ins w:id="4769" w:author="Sean de Noronha | DRG" w:date="2026-09-29T14:58:00Z" w16du:dateUtc="2026-09-29T12:58:00Z">
              <w:r>
                <w:rPr>
                  <w:rFonts w:cs="Arial"/>
                  <w:sz w:val="16"/>
                  <w:szCs w:val="16"/>
                </w:rPr>
                <w:t>2.3</w:t>
              </w:r>
            </w:ins>
          </w:p>
        </w:tc>
      </w:tr>
      <w:tr w:rsidR="00C60D85" w14:paraId="27E2EAD0" w14:textId="77777777">
        <w:trPr>
          <w:jc w:val="center"/>
          <w:ins w:id="4770" w:author="Sean de Noronha | DRG" w:date="2026-09-29T14:58:00Z"/>
        </w:trPr>
        <w:tc>
          <w:tcPr>
            <w:tcW w:w="3500" w:type="dxa"/>
            <w:vAlign w:val="center"/>
          </w:tcPr>
          <w:p w14:paraId="5E000080" w14:textId="77777777" w:rsidR="00C60D85" w:rsidRDefault="00000000">
            <w:pPr>
              <w:spacing w:after="0"/>
              <w:rPr>
                <w:ins w:id="4771" w:author="Sean de Noronha | DRG" w:date="2026-09-29T14:58:00Z" w16du:dateUtc="2026-09-29T12:58:00Z"/>
                <w:rFonts w:cs="Arial"/>
                <w:sz w:val="16"/>
                <w:szCs w:val="16"/>
              </w:rPr>
            </w:pPr>
            <w:ins w:id="4772" w:author="Sean de Noronha | DRG" w:date="2026-09-29T14:58:00Z" w16du:dateUtc="2026-09-29T12:58:00Z">
              <w:r>
                <w:rPr>
                  <w:rFonts w:cs="Arial"/>
                  <w:sz w:val="16"/>
                  <w:szCs w:val="16"/>
                </w:rPr>
                <w:t>Heating value HHV → LHV (energy rating only)</w:t>
              </w:r>
            </w:ins>
          </w:p>
        </w:tc>
        <w:tc>
          <w:tcPr>
            <w:tcW w:w="1400" w:type="dxa"/>
            <w:vAlign w:val="center"/>
          </w:tcPr>
          <w:p w14:paraId="5E000081" w14:textId="77777777" w:rsidR="00C60D85" w:rsidRDefault="00000000">
            <w:pPr>
              <w:spacing w:after="0"/>
              <w:rPr>
                <w:ins w:id="4773" w:author="Sean de Noronha | DRG" w:date="2026-09-29T14:58:00Z" w16du:dateUtc="2026-09-29T12:58:00Z"/>
                <w:rFonts w:cs="Arial"/>
                <w:sz w:val="16"/>
                <w:szCs w:val="16"/>
              </w:rPr>
            </w:pPr>
            <w:ins w:id="4774" w:author="Sean de Noronha | DRG" w:date="2026-09-29T14:58:00Z" w16du:dateUtc="2026-09-29T12:58:00Z">
              <w:r>
                <w:rPr>
                  <w:rFonts w:cs="Arial"/>
                  <w:sz w:val="16"/>
                  <w:szCs w:val="16"/>
                </w:rPr>
                <w:t>−15.4</w:t>
              </w:r>
            </w:ins>
          </w:p>
        </w:tc>
        <w:tc>
          <w:tcPr>
            <w:tcW w:w="1660" w:type="dxa"/>
            <w:vAlign w:val="center"/>
          </w:tcPr>
          <w:p w14:paraId="5E000082" w14:textId="77777777" w:rsidR="00C60D85" w:rsidRDefault="00000000">
            <w:pPr>
              <w:spacing w:after="0"/>
              <w:rPr>
                <w:ins w:id="4775" w:author="Sean de Noronha | DRG" w:date="2026-09-29T14:58:00Z" w16du:dateUtc="2026-09-29T12:58:00Z"/>
                <w:rFonts w:cs="Arial"/>
                <w:sz w:val="16"/>
                <w:szCs w:val="16"/>
              </w:rPr>
            </w:pPr>
            <w:ins w:id="4776" w:author="Sean de Noronha | DRG" w:date="2026-09-29T14:58:00Z" w16du:dateUtc="2026-09-29T12:58:00Z">
              <w:r>
                <w:rPr>
                  <w:rFonts w:cs="Arial"/>
                  <w:sz w:val="16"/>
                  <w:szCs w:val="16"/>
                </w:rPr>
                <w:t>−15.4</w:t>
              </w:r>
            </w:ins>
          </w:p>
        </w:tc>
        <w:tc>
          <w:tcPr>
            <w:tcW w:w="1400" w:type="dxa"/>
            <w:vAlign w:val="center"/>
          </w:tcPr>
          <w:p w14:paraId="5E000083" w14:textId="77777777" w:rsidR="00C60D85" w:rsidRDefault="00000000">
            <w:pPr>
              <w:spacing w:after="0"/>
              <w:rPr>
                <w:ins w:id="4777" w:author="Sean de Noronha | DRG" w:date="2026-09-29T14:58:00Z" w16du:dateUtc="2026-09-29T12:58:00Z"/>
                <w:rFonts w:cs="Arial"/>
                <w:sz w:val="16"/>
                <w:szCs w:val="16"/>
              </w:rPr>
            </w:pPr>
            <w:ins w:id="4778" w:author="Sean de Noronha | DRG" w:date="2026-09-29T14:58:00Z" w16du:dateUtc="2026-09-29T12:58:00Z">
              <w:r>
                <w:rPr>
                  <w:rFonts w:cs="Arial"/>
                  <w:sz w:val="16"/>
                  <w:szCs w:val="16"/>
                </w:rPr>
                <w:t>47.1</w:t>
              </w:r>
            </w:ins>
          </w:p>
        </w:tc>
        <w:tc>
          <w:tcPr>
            <w:tcW w:w="1400" w:type="dxa"/>
            <w:vAlign w:val="center"/>
          </w:tcPr>
          <w:p w14:paraId="5E000084" w14:textId="77777777" w:rsidR="00C60D85" w:rsidRDefault="00000000">
            <w:pPr>
              <w:spacing w:after="0"/>
              <w:rPr>
                <w:ins w:id="4779" w:author="Sean de Noronha | DRG" w:date="2026-09-29T14:58:00Z" w16du:dateUtc="2026-09-29T12:58:00Z"/>
                <w:rFonts w:cs="Arial"/>
                <w:sz w:val="16"/>
                <w:szCs w:val="16"/>
              </w:rPr>
            </w:pPr>
            <w:ins w:id="4780" w:author="Sean de Noronha | DRG" w:date="2026-09-29T14:58:00Z" w16du:dateUtc="2026-09-29T12:58:00Z">
              <w:r>
                <w:rPr>
                  <w:rFonts w:cs="Arial"/>
                  <w:sz w:val="16"/>
                  <w:szCs w:val="16"/>
                </w:rPr>
                <w:t>60.3</w:t>
              </w:r>
            </w:ins>
          </w:p>
        </w:tc>
      </w:tr>
    </w:tbl>
    <w:p w14:paraId="5E000085" w14:textId="77777777" w:rsidR="00C60D85" w:rsidRDefault="00000000">
      <w:pPr>
        <w:rPr>
          <w:ins w:id="4781" w:author="Sean de Noronha | DRG" w:date="2026-09-29T14:58:00Z" w16du:dateUtc="2026-09-29T12:58:00Z"/>
          <w:i/>
        </w:rPr>
      </w:pPr>
      <w:ins w:id="4782" w:author="Sean de Noronha | DRG" w:date="2026-09-29T14:58:00Z" w16du:dateUtc="2026-09-29T12:58:00Z">
        <w:r>
          <w:rPr>
            <w:i/>
          </w:rPr>
          <w:t>Table 21 – One-at-a-time sensitivity of hydrogen capacity at the conditions of CSA B149.1:25 Table A.1 (&lt;1.75 kPa inlet / 125 Pa drop), NPS ½ to NPS 2, all tabulated lengths, GFE-Churchill basis. Changes are relative to the baseline, cell by cell; the heating-value row changes the energy rating only.</w:t>
        </w:r>
      </w:ins>
    </w:p>
    <w:p w14:paraId="5E000086" w14:textId="77777777" w:rsidR="00C60D85" w:rsidRDefault="00000000">
      <w:pPr>
        <w:rPr>
          <w:ins w:id="4783" w:author="Sean de Noronha | DRG" w:date="2026-09-29T14:58:00Z" w16du:dateUtc="2026-09-29T12:58:00Z"/>
        </w:rPr>
      </w:pPr>
      <w:ins w:id="4784" w:author="Sean de Noronha | DRG" w:date="2026-09-29T14:58:00Z" w16du:dateUtc="2026-09-29T12:58:00Z">
        <w:r>
          <w:t xml:space="preserve">The pressure schedule dominates. Doubling the allowable drop to the 250 Pa of Table A.2 raises capacity by 22 to 100%, and moving to the 14 kPa inlet of Table A.3 raises it roughly tenfold while taking almost every cell out of the laminar region. Among the inputs that only change numbers, the fitting factor and the heating-value basis have the largest effect, 15 to 20%. </w:t>
        </w:r>
        <w:commentRangeStart w:id="4785"/>
        <w:r>
          <w:t>Roughness matters only in the turbulent cells, which are a minority at this schedule, so its median effect is zero and its largest effect 4.2% for copper and 3.3% for steel at 0.09 mm</w:t>
        </w:r>
      </w:ins>
      <w:commentRangeEnd w:id="4785"/>
      <w:ins w:id="4786" w:author="Sean de Noronha | DRG" w:date="2026-09-29T14:51:00Z" w16du:dateUtc="2026-09-29T12:51:00Z">
        <w:r w:rsidR="000005FC">
          <w:rPr>
            <w:rStyle w:val="CommentReference"/>
          </w:rPr>
          <w:commentReference w:id="4785"/>
        </w:r>
      </w:ins>
      <w:ins w:id="4787" w:author="Sean de Noronha | DRG" w:date="2026-09-29T14:58:00Z" w16du:dateUtc="2026-09-29T12:58:00Z">
        <w:r>
          <w:t>. A 5% uncertainty in hydrogen viscosity maps almost one to one onto laminar capacity.</w:t>
        </w:r>
      </w:ins>
    </w:p>
    <w:p w14:paraId="5D16F49D" w14:textId="77777777" w:rsidR="00976B66" w:rsidRPr="00801F35" w:rsidRDefault="00C64113" w:rsidP="00A055D8">
      <w:pPr>
        <w:pStyle w:val="Heading3"/>
      </w:pPr>
      <w:bookmarkStart w:id="4788" w:name="_Toc241506995"/>
      <w:r>
        <w:t>Uncertainty and Robustness Analysis</w:t>
      </w:r>
      <w:bookmarkEnd w:id="4788"/>
    </w:p>
    <w:p w14:paraId="54B30F83" w14:textId="77777777" w:rsidR="00976B66" w:rsidRPr="00801F35" w:rsidRDefault="00C64113">
      <w:del w:id="4789" w:author="Sean de Noronha | DRG" w:date="2026-09-28T17:31:00Z" w16du:dateUtc="2026-09-28T15:31:00Z">
        <w:r>
          <w:rPr>
            <w:i/>
          </w:rPr>
          <w:delText>Quantification of uncertainty and robustness of the developed equations and tables.</w:delText>
        </w:r>
      </w:del>
      <w:ins w:id="4790" w:author="Sean de Noronha | DRG" w:date="2026-09-29T15:10:00Z" w16du:dateUtc="2026-09-29T13:10:00Z">
        <w:r>
          <w:t>The results of §3.5 and §3.6 rest on a reference model for non-corrugated pipe and on one measured dataset for CSST. This section sets out how far each can be relied on, citing the results already presented rather than repeating them.</w:t>
        </w:r>
      </w:ins>
    </w:p>
    <w:p w14:paraId="5E000087" w14:textId="77777777" w:rsidR="00C60D85" w:rsidRDefault="00000000">
      <w:pPr>
        <w:pStyle w:val="Heading4"/>
        <w:rPr>
          <w:ins w:id="4791" w:author="Sean de Noronha | DRG" w:date="2026-09-29T15:10:00Z" w16du:dateUtc="2026-09-29T13:10:00Z"/>
        </w:rPr>
      </w:pPr>
      <w:ins w:id="4792" w:author="Sean de Noronha | DRG" w:date="2026-09-29T15:10:00Z" w16du:dateUtc="2026-09-29T13:10:00Z">
        <w:r>
          <w:rPr>
            <w:rFonts w:ascii="Arial" w:hAnsi="Arial" w:cs="Arial"/>
            <w:sz w:val="20"/>
            <w:szCs w:val="20"/>
          </w:rPr>
          <w:t>Robustness of the GFE-Churchill Reference</w:t>
        </w:r>
      </w:ins>
    </w:p>
    <w:p w14:paraId="5E000088" w14:textId="77777777" w:rsidR="00C60D85" w:rsidRDefault="00000000">
      <w:pPr>
        <w:rPr>
          <w:ins w:id="4793" w:author="Sean de Noronha | DRG" w:date="2026-09-29T15:10:00Z" w16du:dateUtc="2026-09-29T13:10:00Z"/>
        </w:rPr>
      </w:pPr>
      <w:ins w:id="4794" w:author="Sean de Noronha | DRG" w:date="2026-09-29T15:10:00Z" w16du:dateUtc="2026-09-29T13:10:00Z">
        <w:r>
          <w:t>GFE-Churchill is robust in two respects. It is gas-independent: at matched Reynolds number and relative roughness it returns the same capacity difference against Polyflo for natural gas, hydrogen, butane and propane, to within 0.01 percentage points (Table 15). It also needs only a pipe bore, a roughness and the gas properties, all of which are known for commercial steel.</w:t>
        </w:r>
      </w:ins>
    </w:p>
    <w:p w14:paraId="5E000089" w14:textId="77777777" w:rsidR="00C60D85" w:rsidRDefault="00000000">
      <w:pPr>
        <w:rPr>
          <w:ins w:id="4795" w:author="Sean de Noronha | DRG" w:date="2026-09-29T15:10:00Z" w16du:dateUtc="2026-09-29T13:10:00Z"/>
        </w:rPr>
      </w:pPr>
      <w:commentRangeStart w:id="4796"/>
      <w:ins w:id="4797" w:author="Sean de Noronha | DRG" w:date="2026-09-29T15:10:00Z" w16du:dateUtc="2026-09-29T13:10:00Z">
        <w:r>
          <w:lastRenderedPageBreak/>
          <w:t xml:space="preserve">Its weak point is the transition band between </w:t>
        </w:r>
        <w:r>
          <w:rPr>
            <w:i/>
          </w:rPr>
          <w:t>Re</w:t>
        </w:r>
        <w:r>
          <w:t xml:space="preserve"> = 2,300 and 4,000. Churchill bridges the laminar and turbulent branches with a smooth interpolation, and other correlations do not agree with it there. Colebrook-White, for example, is a turbulent-flow correlation and is never applied below </w:t>
        </w:r>
        <w:r>
          <w:rPr>
            <w:i/>
          </w:rPr>
          <w:t>Re</w:t>
        </w:r>
        <w:r>
          <w:t xml:space="preserve"> = 2,300; extended down from the turbulent range to </w:t>
        </w:r>
        <w:r>
          <w:rPr>
            <w:i/>
          </w:rPr>
          <w:t>Re</w:t>
        </w:r>
        <w:r>
          <w:t xml:space="preserve"> = 2,300 purely for comparison, it returns a friction factor 55 to 61% higher than Churchill for NPS ½ to NPS 4 at </w:t>
        </w:r>
        <w:r>
          <w:rPr>
            <w:i/>
          </w:rPr>
          <w:t>ε</w:t>
        </w:r>
        <w:r>
          <w:t xml:space="preserve"> = 0.045 mm. The transitional cells therefore carry the most uncertainty in the tables, as §3.6.2 already notes, and any deviation from GFE-Churchill found in this band is a deviation from an interpolation rather than from a settled friction law.</w:t>
        </w:r>
      </w:ins>
      <w:commentRangeEnd w:id="4796"/>
      <w:ins w:id="4798" w:author="Sean de Noronha | DRG" w:date="2026-09-29T15:25:00Z" w16du:dateUtc="2026-09-29T13:25:00Z">
        <w:r w:rsidR="00AA3794">
          <w:rPr>
            <w:rStyle w:val="CommentReference"/>
          </w:rPr>
          <w:commentReference w:id="4796"/>
        </w:r>
      </w:ins>
    </w:p>
    <w:p w14:paraId="5E00008A" w14:textId="31CE33D9" w:rsidR="00C60D85" w:rsidRDefault="00000000">
      <w:pPr>
        <w:pStyle w:val="Heading4"/>
        <w:rPr>
          <w:ins w:id="4799" w:author="Sean de Noronha | DRG" w:date="2026-09-29T15:10:00Z" w16du:dateUtc="2026-09-29T13:10:00Z"/>
        </w:rPr>
      </w:pPr>
      <w:ins w:id="4800" w:author="Sean de Noronha | DRG" w:date="2026-09-29T15:10:00Z" w16du:dateUtc="2026-09-29T13:10:00Z">
        <w:r>
          <w:rPr>
            <w:rFonts w:ascii="Arial" w:hAnsi="Arial" w:cs="Arial"/>
            <w:sz w:val="20"/>
            <w:szCs w:val="20"/>
          </w:rPr>
          <w:t xml:space="preserve">Where Polyflo </w:t>
        </w:r>
      </w:ins>
      <w:ins w:id="4801" w:author="Sean de Noronha | DRG" w:date="2026-09-29T15:07:00Z" w16du:dateUtc="2026-09-29T13:07:00Z">
        <w:r w:rsidR="007C060D">
          <w:rPr>
            <w:rFonts w:ascii="Arial" w:hAnsi="Arial" w:cs="Arial"/>
            <w:sz w:val="20"/>
            <w:szCs w:val="20"/>
          </w:rPr>
          <w:t>Deviates</w:t>
        </w:r>
      </w:ins>
      <w:ins w:id="4802" w:author="Sean de Noronha | DRG" w:date="2026-09-29T15:10:00Z" w16du:dateUtc="2026-09-29T13:10:00Z">
        <w:r>
          <w:rPr>
            <w:rFonts w:ascii="Arial" w:hAnsi="Arial" w:cs="Arial"/>
            <w:sz w:val="20"/>
            <w:szCs w:val="20"/>
          </w:rPr>
          <w:t xml:space="preserve"> from the Reference</w:t>
        </w:r>
      </w:ins>
    </w:p>
    <w:p w14:paraId="5E00008B" w14:textId="248CC2B0" w:rsidR="00C60D85" w:rsidRDefault="00000000">
      <w:pPr>
        <w:rPr>
          <w:ins w:id="4803" w:author="Sean de Noronha | DRG" w:date="2026-09-29T15:10:00Z" w16du:dateUtc="2026-09-29T13:10:00Z"/>
        </w:rPr>
      </w:pPr>
      <w:commentRangeStart w:id="4804"/>
      <w:ins w:id="4805" w:author="Sean de Noronha | DRG" w:date="2026-09-29T15:10:00Z" w16du:dateUtc="2026-09-29T13:10:00Z">
        <w:r>
          <w:t xml:space="preserve">Figures 12 and 13 and Table 16 locate the deviations of Polyflo from GFE-Churchill, and they fall into four bands. Below </w:t>
        </w:r>
        <w:r>
          <w:rPr>
            <w:i/>
          </w:rPr>
          <w:t>Re</w:t>
        </w:r>
        <w:r>
          <w:t xml:space="preserve"> = 1,361 Polyflo lies beneath the laminar line and gives a higher capacity than Moody friction, by 33% on average in the natural-gas cells of Table A.1 below that point (§3.5.3). From </w:t>
        </w:r>
        <w:r>
          <w:rPr>
            <w:i/>
          </w:rPr>
          <w:t>Re</w:t>
        </w:r>
        <w:r>
          <w:t xml:space="preserve"> = 1,361 to about 2,800 it lies above the Churchill curve and is conservative. In the transition hump, from about </w:t>
        </w:r>
        <w:r>
          <w:rPr>
            <w:i/>
          </w:rPr>
          <w:t>Re</w:t>
        </w:r>
        <w:r>
          <w:t xml:space="preserve"> = 2,800 to 5,000, the Churchill </w:t>
        </w:r>
      </w:ins>
      <w:ins w:id="4806" w:author="Sean de Noronha | DRG" w:date="2026-09-30T09:57:00Z" w16du:dateUtc="2026-09-30T07:57:00Z">
        <w:r w:rsidR="00B43344">
          <w:t xml:space="preserve">friction </w:t>
        </w:r>
      </w:ins>
      <w:ins w:id="4807" w:author="Sean de Noronha | DRG" w:date="2026-09-29T15:10:00Z" w16du:dateUtc="2026-09-29T13:10:00Z">
        <w:r>
          <w:t xml:space="preserve">curves rise above it and </w:t>
        </w:r>
      </w:ins>
      <w:proofErr w:type="spellStart"/>
      <w:ins w:id="4808" w:author="Sean de Noronha | DRG" w:date="2026-09-30T09:58:00Z" w16du:dateUtc="2026-09-30T07:58:00Z">
        <w:r w:rsidR="00B43344">
          <w:t>Polyflo’s</w:t>
        </w:r>
      </w:ins>
      <w:proofErr w:type="spellEnd"/>
      <w:ins w:id="4809" w:author="Sean de Noronha | DRG" w:date="2026-09-29T15:10:00Z" w16du:dateUtc="2026-09-29T13:10:00Z">
        <w:r>
          <w:t xml:space="preserve"> capacity exceeds GFE-Churchill by up to about 6% at </w:t>
        </w:r>
        <w:r>
          <w:rPr>
            <w:i/>
          </w:rPr>
          <w:t>ε</w:t>
        </w:r>
        <w:r>
          <w:t xml:space="preserve"> = 0.045 mm. The hump is a feature of the transition, not of roughness: even for a hydraulically smooth pipe it remains, at up to 2.3% in capacity. Above the hump</w:t>
        </w:r>
      </w:ins>
      <w:ins w:id="4810" w:author="Sean de Noronha | DRG" w:date="2026-09-29T15:16:00Z" w16du:dateUtc="2026-09-29T13:16:00Z">
        <w:r w:rsidR="00DD5AA5">
          <w:t>,</w:t>
        </w:r>
      </w:ins>
      <w:ins w:id="4811" w:author="Sean de Noronha | DRG" w:date="2026-09-29T15:10:00Z" w16du:dateUtc="2026-09-29T13:10:00Z">
        <w:r>
          <w:t xml:space="preserve"> Polyflo is conservative for most sizes until Reynolds numbers of order 10</w:t>
        </w:r>
        <w:r>
          <w:rPr>
            <w:vertAlign w:val="superscript"/>
          </w:rPr>
          <w:t>5</w:t>
        </w:r>
        <w:r>
          <w:t xml:space="preserve">, where it falls below the </w:t>
        </w:r>
      </w:ins>
      <w:commentRangeStart w:id="4812"/>
      <w:proofErr w:type="spellStart"/>
      <w:ins w:id="4813" w:author="Sean de Noronha | DRG" w:date="2026-09-30T09:58:00Z" w16du:dateUtc="2026-09-30T07:58:00Z">
        <w:r w:rsidR="00B43344">
          <w:t>asymptoting</w:t>
        </w:r>
        <w:proofErr w:type="spellEnd"/>
        <w:r w:rsidR="00B43344">
          <w:t xml:space="preserve"> </w:t>
        </w:r>
        <w:commentRangeEnd w:id="4812"/>
        <w:r w:rsidR="00B43344">
          <w:rPr>
            <w:rStyle w:val="CommentReference"/>
          </w:rPr>
          <w:commentReference w:id="4812"/>
        </w:r>
      </w:ins>
      <w:ins w:id="4814" w:author="Sean de Noronha | DRG" w:date="2026-09-29T15:10:00Z" w16du:dateUtc="2026-09-29T13:10:00Z">
        <w:r>
          <w:t>Churchill curves of the smaller and rougher pipes.</w:t>
        </w:r>
      </w:ins>
    </w:p>
    <w:p w14:paraId="5E00008C" w14:textId="5B75D785" w:rsidR="00C60D85" w:rsidRDefault="00000000">
      <w:pPr>
        <w:rPr>
          <w:ins w:id="4815" w:author="Sean de Noronha | DRG" w:date="2026-09-29T15:10:00Z" w16du:dateUtc="2026-09-29T13:10:00Z"/>
        </w:rPr>
      </w:pPr>
      <w:ins w:id="4816" w:author="Sean de Noronha | DRG" w:date="2026-09-29T15:10:00Z" w16du:dateUtc="2026-09-29T13:10:00Z">
        <w:r>
          <w:t xml:space="preserve">Hydrogen does reach the high-Reynolds band, but only at the elevated-pressure schedules, </w:t>
        </w:r>
        <w:commentRangeStart w:id="4817"/>
        <w:r>
          <w:t xml:space="preserve">in short runs of the larger sizes (§3.7.1), </w:t>
        </w:r>
      </w:ins>
      <w:commentRangeEnd w:id="4817"/>
      <w:ins w:id="4818" w:author="Sean de Noronha | DRG" w:date="2026-09-30T09:59:00Z" w16du:dateUtc="2026-09-30T07:59:00Z">
        <w:r w:rsidR="00B43344">
          <w:rPr>
            <w:rStyle w:val="CommentReference"/>
          </w:rPr>
          <w:commentReference w:id="4817"/>
        </w:r>
      </w:ins>
      <w:ins w:id="4819" w:author="Sean de Noronha | DRG" w:date="2026-09-29T15:10:00Z" w16du:dateUtc="2026-09-29T13:10:00Z">
        <w:r>
          <w:t xml:space="preserve">and </w:t>
        </w:r>
        <w:commentRangeStart w:id="4820"/>
        <w:r>
          <w:t xml:space="preserve">there </w:t>
        </w:r>
      </w:ins>
      <w:commentRangeEnd w:id="4820"/>
      <w:ins w:id="4821" w:author="Sean de Noronha | DRG" w:date="2026-09-30T10:00:00Z" w16du:dateUtc="2026-09-30T08:00:00Z">
        <w:r w:rsidR="00B43344">
          <w:rPr>
            <w:rStyle w:val="CommentReference"/>
          </w:rPr>
          <w:commentReference w:id="4820"/>
        </w:r>
      </w:ins>
      <w:ins w:id="4822" w:author="Sean de Noronha | DRG" w:date="2026-09-29T15:10:00Z" w16du:dateUtc="2026-09-29T13:10:00Z">
        <w:r>
          <w:t xml:space="preserve">the deviation stays small for commercial steel. Over the hydrogen cells of Tables A.1 to A.5 above </w:t>
        </w:r>
        <w:r>
          <w:rPr>
            <w:i/>
          </w:rPr>
          <w:t>Re</w:t>
        </w:r>
        <w:r>
          <w:t xml:space="preserve"> = 10</w:t>
        </w:r>
        <w:r>
          <w:rPr>
            <w:vertAlign w:val="superscript"/>
          </w:rPr>
          <w:t>4</w:t>
        </w:r>
        <w:r>
          <w:t xml:space="preserve">, for runs of 30 ft (9 m) and longer, the largest deviation at </w:t>
        </w:r>
        <w:r>
          <w:rPr>
            <w:i/>
          </w:rPr>
          <w:t>ε</w:t>
        </w:r>
        <w:r>
          <w:t xml:space="preserve"> = 0.045 mm is +1.1%, for NPS ½ at the schedule of Table A.5. At </w:t>
        </w:r>
      </w:ins>
      <w:ins w:id="4823" w:author="Sean de Noronha | DRG" w:date="2026-09-29T15:17:00Z" w16du:dateUtc="2026-09-29T13:17:00Z">
        <w:r w:rsidR="00DD5AA5">
          <w:rPr>
            <w:i/>
          </w:rPr>
          <w:t>ε</w:t>
        </w:r>
        <w:r w:rsidR="00DD5AA5">
          <w:t xml:space="preserve"> =</w:t>
        </w:r>
        <w:r w:rsidR="00DD5AA5">
          <w:t xml:space="preserve"> </w:t>
        </w:r>
      </w:ins>
      <w:ins w:id="4824" w:author="Sean de Noronha | DRG" w:date="2026-09-29T15:10:00Z" w16du:dateUtc="2026-09-29T13:10:00Z">
        <w:r>
          <w:t>0.09 mm</w:t>
        </w:r>
      </w:ins>
      <w:ins w:id="4825" w:author="Sean de Noronha | DRG" w:date="2026-09-29T15:17:00Z" w16du:dateUtc="2026-09-29T13:17:00Z">
        <w:r w:rsidR="00DD5AA5">
          <w:t>,</w:t>
        </w:r>
      </w:ins>
      <w:ins w:id="4826" w:author="Sean de Noronha | DRG" w:date="2026-09-29T15:10:00Z" w16du:dateUtc="2026-09-29T13:10:00Z">
        <w:r>
          <w:t xml:space="preserve"> it rises to +8.5% for the same size, which the rougher pipe also shows in the hump.</w:t>
        </w:r>
      </w:ins>
    </w:p>
    <w:p w14:paraId="5E00008D" w14:textId="77777777" w:rsidR="00C60D85" w:rsidRDefault="00000000">
      <w:pPr>
        <w:rPr>
          <w:ins w:id="4827" w:author="Sean de Noronha | DRG" w:date="2026-09-29T15:10:00Z" w16du:dateUtc="2026-09-29T13:10:00Z"/>
        </w:rPr>
      </w:pPr>
      <w:ins w:id="4828" w:author="Sean de Noronha | DRG" w:date="2026-09-29T15:10:00Z" w16du:dateUtc="2026-09-29T13:10:00Z">
        <w:r>
          <w:t xml:space="preserve">These bands set what a sizing basis for hydrogen has to handle. The first band holds the largest deviation and the largest share of hydrogen cells, since at the schedule of Table A.1 almost half of them lie below </w:t>
        </w:r>
        <w:r>
          <w:rPr>
            <w:i/>
          </w:rPr>
          <w:t>Re</w:t>
        </w:r>
        <w:r>
          <w:t xml:space="preserve"> = 1,361 (Table 21). The transition hump is small, at most about 6% in capacity for new commercial steel, and lies where the reference itself is an interpolation. The high-Reynolds band matters only for the rougher and smaller pipes at the elevated-pressure schedules. A sizing basis for hydrogen therefore has to correct the first band, can treat the second as a question of margin, and has to be checked over the third.</w:t>
        </w:r>
      </w:ins>
      <w:commentRangeEnd w:id="4804"/>
      <w:ins w:id="4829" w:author="Sean de Noronha | DRG" w:date="2026-09-29T15:25:00Z" w16du:dateUtc="2026-09-29T13:25:00Z">
        <w:r w:rsidR="00AA3794">
          <w:rPr>
            <w:rStyle w:val="CommentReference"/>
          </w:rPr>
          <w:commentReference w:id="4804"/>
        </w:r>
      </w:ins>
    </w:p>
    <w:p w14:paraId="5E00008E" w14:textId="77777777" w:rsidR="00C60D85" w:rsidRDefault="00000000">
      <w:pPr>
        <w:pStyle w:val="Heading4"/>
        <w:rPr>
          <w:ins w:id="4830" w:author="Sean de Noronha | DRG" w:date="2026-09-29T15:10:00Z" w16du:dateUtc="2026-09-29T13:10:00Z"/>
        </w:rPr>
      </w:pPr>
      <w:ins w:id="4831" w:author="Sean de Noronha | DRG" w:date="2026-09-29T15:10:00Z" w16du:dateUtc="2026-09-29T13:10:00Z">
        <w:r>
          <w:rPr>
            <w:rFonts w:ascii="Arial" w:hAnsi="Arial" w:cs="Arial"/>
            <w:sz w:val="20"/>
            <w:szCs w:val="20"/>
          </w:rPr>
          <w:t>Robustness of the CSST Evidence</w:t>
        </w:r>
      </w:ins>
    </w:p>
    <w:p w14:paraId="5E00008F" w14:textId="77777777" w:rsidR="00C60D85" w:rsidRDefault="00000000">
      <w:pPr>
        <w:rPr>
          <w:ins w:id="4832" w:author="Sean de Noronha | DRG" w:date="2026-09-29T15:10:00Z" w16du:dateUtc="2026-09-29T13:10:00Z"/>
        </w:rPr>
      </w:pPr>
      <w:ins w:id="4833" w:author="Sean de Noronha | DRG" w:date="2026-09-29T15:10:00Z" w16du:dateUtc="2026-09-29T13:10:00Z">
        <w:r>
          <w:t xml:space="preserve">The CSST evidence is weaker. It rests on a single dataset, the Manufacturer C measurements, which contain no hydrogen points. The published sizing table of Manufacturer C agrees with those measurements on average, with median differences within about 5% at every size, but not cell by cell, and it lies above them, on the non-conservative side, in about half of the matched cells. The largest excess is at EHD 13: up to 23% at the elevated-pressure conditions, and up to 69% at the lowest pressure drop over the longest runs, where the measured flows are smallest. For EHD 18, 23 and 31 the table lies within about 20% of the measurements. Hydrogen also moves 70.0, 52.5, 50.0 and 21.6% of the measured test conditions for EHD 13, 18, 23 and 31 below </w:t>
        </w:r>
        <w:r>
          <w:rPr>
            <w:i/>
          </w:rPr>
          <w:t>Re</w:t>
        </w:r>
        <w:r>
          <w:t xml:space="preserve"> = 2,300 (§3.5.2), into the range where the measured friction behavior changes most.</w:t>
        </w:r>
      </w:ins>
    </w:p>
    <w:p w14:paraId="5E000090" w14:textId="77777777" w:rsidR="00C60D85" w:rsidRDefault="00000000">
      <w:pPr>
        <w:rPr>
          <w:ins w:id="4834" w:author="Sean de Noronha | DRG" w:date="2026-09-29T15:10:00Z" w16du:dateUtc="2026-09-29T13:10:00Z"/>
        </w:rPr>
      </w:pPr>
      <w:ins w:id="4835" w:author="Sean de Noronha | DRG" w:date="2026-09-29T15:10:00Z" w16du:dateUtc="2026-09-29T13:10:00Z">
        <w:r>
          <w:t>No closure for CSST can therefore be justified from the present data. The measurements show a laminar branch joined to a plateau, but a single natural-gas dataset from one manufacturer cannot fix either branch well enough for sizing hydrogen. Since the measured data nonetheless give a clear trend of friction factor against Reynolds number, CFD is used in §3.8 to try to reproduce that trend independently, and a test program is proposed there to establish whether it holds in practice.</w:t>
        </w:r>
      </w:ins>
    </w:p>
    <w:p w14:paraId="746704AE" w14:textId="77777777" w:rsidR="00976B66" w:rsidRPr="00801F35" w:rsidRDefault="00C64113" w:rsidP="00A055D8">
      <w:pPr>
        <w:pStyle w:val="Heading3"/>
      </w:pPr>
      <w:bookmarkStart w:id="4836" w:name="_Toc241506996"/>
      <w:r>
        <w:t>Parameter Ranking and Design Guidance</w:t>
      </w:r>
      <w:bookmarkEnd w:id="4836"/>
    </w:p>
    <w:p w14:paraId="08093981" w14:textId="01B5B86D" w:rsidR="001B553B" w:rsidRPr="001B553B" w:rsidRDefault="00C64113" w:rsidP="001B553B">
      <w:pPr>
        <w:rPr>
          <w:iCs/>
        </w:rPr>
      </w:pPr>
      <w:del w:id="4837" w:author="Sean de Noronha | DRG" w:date="2026-09-28T11:08:00Z" w16du:dateUtc="2026-09-28T09:08:00Z">
        <w:r>
          <w:rPr>
            <w:i/>
          </w:rPr>
          <w:delText>Ranking of parameters by influence and guidance on conservative values for practice.</w:delText>
        </w:r>
      </w:del>
      <w:ins w:id="4838" w:author="Sean de Noronha | DRG" w:date="2026-09-29T15:22:00Z" w16du:dateUtc="2026-09-29T13:22:00Z">
        <w:r>
          <w:t>This section ranks the inputs of §3.7.1, sets out two options for sizing non-corrugated pipe in hydrogen service, and states the design values that go with them.</w:t>
        </w:r>
      </w:ins>
    </w:p>
    <w:p w14:paraId="5E000098" w14:textId="77777777" w:rsidR="00C60D85" w:rsidRDefault="00000000">
      <w:pPr>
        <w:pStyle w:val="Heading4"/>
        <w:rPr>
          <w:ins w:id="4839" w:author="Sean de Noronha | DRG" w:date="2026-09-29T15:22:00Z" w16du:dateUtc="2026-09-29T13:22:00Z"/>
        </w:rPr>
      </w:pPr>
      <w:ins w:id="4840" w:author="Sean de Noronha | DRG" w:date="2026-09-29T15:22:00Z" w16du:dateUtc="2026-09-29T13:22:00Z">
        <w:r>
          <w:rPr>
            <w:rFonts w:ascii="Arial" w:hAnsi="Arial" w:cs="Arial"/>
            <w:sz w:val="20"/>
            <w:szCs w:val="20"/>
          </w:rPr>
          <w:lastRenderedPageBreak/>
          <w:t>Ranking of the Input Parameters</w:t>
        </w:r>
      </w:ins>
    </w:p>
    <w:p w14:paraId="5E000099" w14:textId="77777777" w:rsidR="00C60D85" w:rsidRDefault="00000000">
      <w:pPr>
        <w:rPr>
          <w:ins w:id="4841" w:author="Sean de Noronha | DRG" w:date="2026-09-29T15:22:00Z" w16du:dateUtc="2026-09-29T13:22:00Z"/>
        </w:rPr>
      </w:pPr>
      <w:ins w:id="4842" w:author="Sean de Noronha | DRG" w:date="2026-09-29T15:22:00Z" w16du:dateUtc="2026-09-29T13:22:00Z">
        <w:r>
          <w:t>Table 22 ranks the inputs by their influence on hydrogen sizing. The flow regime, set by the pressure schedule, the run length and the pipe size, comes first by a wide margin. The heating-value basis and the pipe roughness follow, then the fitting factor, and the gas properties come last. The fitting factor has a larger effect than roughness in Table 21, but it is fixed by the code for each schedule and so adds little uncertainty. Velocity is not ranked, since it follows from the flow rather than entering the friction factor.</w:t>
        </w:r>
      </w:ins>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22"/>
        <w:tblDescription w:val="Table 22 – Input parameters ranked by their influence on hydrogen sizing, non-corrugated steel pipe. Effects are from Table 21 and §3.7.1."/>
      </w:tblPr>
      <w:tblGrid>
        <w:gridCol w:w="600"/>
        <w:gridCol w:w="2300"/>
        <w:gridCol w:w="3460"/>
        <w:gridCol w:w="3000"/>
      </w:tblGrid>
      <w:tr w:rsidR="00C60D85" w14:paraId="4757083A" w14:textId="77777777">
        <w:trPr>
          <w:tblHeader/>
          <w:jc w:val="center"/>
          <w:ins w:id="4843" w:author="Sean de Noronha | DRG" w:date="2026-09-29T15:22:00Z"/>
        </w:trPr>
        <w:tc>
          <w:tcPr>
            <w:tcW w:w="600" w:type="dxa"/>
            <w:shd w:val="clear" w:color="auto" w:fill="F2F2F2"/>
            <w:vAlign w:val="center"/>
          </w:tcPr>
          <w:p w14:paraId="5E00009A" w14:textId="77777777" w:rsidR="00C60D85" w:rsidRDefault="00000000">
            <w:pPr>
              <w:spacing w:after="0"/>
              <w:rPr>
                <w:ins w:id="4844" w:author="Sean de Noronha | DRG" w:date="2026-09-29T15:22:00Z" w16du:dateUtc="2026-09-29T13:22:00Z"/>
                <w:rFonts w:cs="Arial"/>
                <w:b/>
                <w:bCs/>
                <w:sz w:val="16"/>
                <w:szCs w:val="16"/>
              </w:rPr>
            </w:pPr>
            <w:ins w:id="4845" w:author="Sean de Noronha | DRG" w:date="2026-09-29T15:22:00Z" w16du:dateUtc="2026-09-29T13:22:00Z">
              <w:r>
                <w:rPr>
                  <w:rFonts w:cs="Arial"/>
                  <w:b/>
                  <w:bCs/>
                  <w:sz w:val="16"/>
                  <w:szCs w:val="16"/>
                </w:rPr>
                <w:t>Rank</w:t>
              </w:r>
            </w:ins>
          </w:p>
        </w:tc>
        <w:tc>
          <w:tcPr>
            <w:tcW w:w="2300" w:type="dxa"/>
            <w:shd w:val="clear" w:color="auto" w:fill="F2F2F2"/>
            <w:vAlign w:val="center"/>
          </w:tcPr>
          <w:p w14:paraId="5E00009B" w14:textId="77777777" w:rsidR="00C60D85" w:rsidRDefault="00000000">
            <w:pPr>
              <w:spacing w:after="0"/>
              <w:rPr>
                <w:ins w:id="4846" w:author="Sean de Noronha | DRG" w:date="2026-09-29T15:22:00Z" w16du:dateUtc="2026-09-29T13:22:00Z"/>
                <w:rFonts w:cs="Arial"/>
                <w:b/>
                <w:bCs/>
                <w:sz w:val="16"/>
                <w:szCs w:val="16"/>
              </w:rPr>
            </w:pPr>
            <w:ins w:id="4847" w:author="Sean de Noronha | DRG" w:date="2026-09-29T15:22:00Z" w16du:dateUtc="2026-09-29T13:22:00Z">
              <w:r>
                <w:rPr>
                  <w:rFonts w:cs="Arial"/>
                  <w:b/>
                  <w:bCs/>
                  <w:sz w:val="16"/>
                  <w:szCs w:val="16"/>
                </w:rPr>
                <w:t>Input</w:t>
              </w:r>
            </w:ins>
          </w:p>
        </w:tc>
        <w:tc>
          <w:tcPr>
            <w:tcW w:w="3460" w:type="dxa"/>
            <w:shd w:val="clear" w:color="auto" w:fill="F2F2F2"/>
            <w:vAlign w:val="center"/>
          </w:tcPr>
          <w:p w14:paraId="5E00009C" w14:textId="77777777" w:rsidR="00C60D85" w:rsidRDefault="00000000">
            <w:pPr>
              <w:spacing w:after="0"/>
              <w:rPr>
                <w:ins w:id="4848" w:author="Sean de Noronha | DRG" w:date="2026-09-29T15:22:00Z" w16du:dateUtc="2026-09-29T13:22:00Z"/>
                <w:rFonts w:cs="Arial"/>
                <w:b/>
                <w:bCs/>
                <w:sz w:val="16"/>
                <w:szCs w:val="16"/>
              </w:rPr>
            </w:pPr>
            <w:ins w:id="4849" w:author="Sean de Noronha | DRG" w:date="2026-09-29T15:22:00Z" w16du:dateUtc="2026-09-29T13:22:00Z">
              <w:r>
                <w:rPr>
                  <w:rFonts w:cs="Arial"/>
                  <w:b/>
                  <w:bCs/>
                  <w:sz w:val="16"/>
                  <w:szCs w:val="16"/>
                </w:rPr>
                <w:t>Effect on hydrogen capacity</w:t>
              </w:r>
            </w:ins>
          </w:p>
        </w:tc>
        <w:tc>
          <w:tcPr>
            <w:tcW w:w="3000" w:type="dxa"/>
            <w:shd w:val="clear" w:color="auto" w:fill="F2F2F2"/>
            <w:vAlign w:val="center"/>
          </w:tcPr>
          <w:p w14:paraId="5E00009D" w14:textId="77777777" w:rsidR="00C60D85" w:rsidRDefault="00000000">
            <w:pPr>
              <w:spacing w:after="0"/>
              <w:rPr>
                <w:ins w:id="4850" w:author="Sean de Noronha | DRG" w:date="2026-09-29T15:22:00Z" w16du:dateUtc="2026-09-29T13:22:00Z"/>
                <w:rFonts w:cs="Arial"/>
                <w:b/>
                <w:bCs/>
                <w:sz w:val="16"/>
                <w:szCs w:val="16"/>
              </w:rPr>
            </w:pPr>
            <w:ins w:id="4851" w:author="Sean de Noronha | DRG" w:date="2026-09-29T15:22:00Z" w16du:dateUtc="2026-09-29T13:22:00Z">
              <w:r>
                <w:rPr>
                  <w:rFonts w:cs="Arial"/>
                  <w:b/>
                  <w:bCs/>
                  <w:sz w:val="16"/>
                  <w:szCs w:val="16"/>
                </w:rPr>
                <w:t>Reason for the ranking</w:t>
              </w:r>
            </w:ins>
          </w:p>
        </w:tc>
      </w:tr>
      <w:tr w:rsidR="00C60D85" w14:paraId="70E36AAA" w14:textId="77777777">
        <w:trPr>
          <w:jc w:val="center"/>
          <w:ins w:id="4852" w:author="Sean de Noronha | DRG" w:date="2026-09-29T15:22:00Z"/>
        </w:trPr>
        <w:tc>
          <w:tcPr>
            <w:tcW w:w="600" w:type="dxa"/>
            <w:vAlign w:val="center"/>
          </w:tcPr>
          <w:p w14:paraId="5E00009E" w14:textId="77777777" w:rsidR="00C60D85" w:rsidRDefault="00000000">
            <w:pPr>
              <w:spacing w:after="0"/>
              <w:rPr>
                <w:ins w:id="4853" w:author="Sean de Noronha | DRG" w:date="2026-09-29T15:22:00Z" w16du:dateUtc="2026-09-29T13:22:00Z"/>
                <w:rFonts w:cs="Arial"/>
                <w:sz w:val="16"/>
                <w:szCs w:val="16"/>
              </w:rPr>
            </w:pPr>
            <w:ins w:id="4854" w:author="Sean de Noronha | DRG" w:date="2026-09-29T15:22:00Z" w16du:dateUtc="2026-09-29T13:22:00Z">
              <w:r>
                <w:rPr>
                  <w:rFonts w:cs="Arial"/>
                  <w:sz w:val="16"/>
                  <w:szCs w:val="16"/>
                </w:rPr>
                <w:t>1</w:t>
              </w:r>
            </w:ins>
          </w:p>
        </w:tc>
        <w:tc>
          <w:tcPr>
            <w:tcW w:w="2300" w:type="dxa"/>
            <w:vAlign w:val="center"/>
          </w:tcPr>
          <w:p w14:paraId="5E00009F" w14:textId="77777777" w:rsidR="00C60D85" w:rsidRDefault="00000000">
            <w:pPr>
              <w:spacing w:after="0"/>
              <w:rPr>
                <w:ins w:id="4855" w:author="Sean de Noronha | DRG" w:date="2026-09-29T15:22:00Z" w16du:dateUtc="2026-09-29T13:22:00Z"/>
                <w:rFonts w:cs="Arial"/>
                <w:sz w:val="16"/>
                <w:szCs w:val="16"/>
              </w:rPr>
            </w:pPr>
            <w:ins w:id="4856" w:author="Sean de Noronha | DRG" w:date="2026-09-29T15:22:00Z" w16du:dateUtc="2026-09-29T13:22:00Z">
              <w:r>
                <w:rPr>
                  <w:rFonts w:cs="Arial"/>
                  <w:sz w:val="16"/>
                  <w:szCs w:val="16"/>
                </w:rPr>
                <w:t>Flow regime: pressure schedule, run length and pipe size</w:t>
              </w:r>
            </w:ins>
          </w:p>
        </w:tc>
        <w:tc>
          <w:tcPr>
            <w:tcW w:w="3460" w:type="dxa"/>
            <w:vAlign w:val="center"/>
          </w:tcPr>
          <w:p w14:paraId="5E0000A0" w14:textId="77777777" w:rsidR="00C60D85" w:rsidRDefault="00000000">
            <w:pPr>
              <w:spacing w:after="0"/>
              <w:rPr>
                <w:ins w:id="4857" w:author="Sean de Noronha | DRG" w:date="2026-09-29T15:22:00Z" w16du:dateUtc="2026-09-29T13:22:00Z"/>
                <w:rFonts w:cs="Arial"/>
                <w:sz w:val="16"/>
                <w:szCs w:val="16"/>
              </w:rPr>
            </w:pPr>
            <w:ins w:id="4858" w:author="Sean de Noronha | DRG" w:date="2026-09-29T15:22:00Z" w16du:dateUtc="2026-09-29T13:22:00Z">
              <w:r>
                <w:rPr>
                  <w:rFonts w:cs="Arial"/>
                  <w:sz w:val="16"/>
                  <w:szCs w:val="16"/>
                </w:rPr>
                <w:t xml:space="preserve">Capacity changes by a factor of 1.6 to 10 between the schedules of Tables A.1 to A.3; the share of cells below </w:t>
              </w:r>
              <w:r>
                <w:rPr>
                  <w:rFonts w:cs="Arial"/>
                  <w:i/>
                  <w:sz w:val="16"/>
                  <w:szCs w:val="16"/>
                </w:rPr>
                <w:t>Re</w:t>
              </w:r>
              <w:r>
                <w:rPr>
                  <w:rFonts w:cs="Arial"/>
                  <w:sz w:val="16"/>
                  <w:szCs w:val="16"/>
                </w:rPr>
                <w:t xml:space="preserve"> = 1,361 falls from 47% to zero</w:t>
              </w:r>
            </w:ins>
          </w:p>
        </w:tc>
        <w:tc>
          <w:tcPr>
            <w:tcW w:w="3000" w:type="dxa"/>
            <w:vAlign w:val="center"/>
          </w:tcPr>
          <w:p w14:paraId="5E0000A1" w14:textId="77777777" w:rsidR="00C60D85" w:rsidRDefault="00000000">
            <w:pPr>
              <w:spacing w:after="0"/>
              <w:rPr>
                <w:ins w:id="4859" w:author="Sean de Noronha | DRG" w:date="2026-09-29T15:22:00Z" w16du:dateUtc="2026-09-29T13:22:00Z"/>
                <w:rFonts w:cs="Arial"/>
                <w:sz w:val="16"/>
                <w:szCs w:val="16"/>
              </w:rPr>
            </w:pPr>
            <w:ins w:id="4860" w:author="Sean de Noronha | DRG" w:date="2026-09-29T15:22:00Z" w16du:dateUtc="2026-09-29T13:22:00Z">
              <w:r>
                <w:rPr>
                  <w:rFonts w:cs="Arial"/>
                  <w:sz w:val="16"/>
                  <w:szCs w:val="16"/>
                </w:rPr>
                <w:t>Decides whether a cell lies where Polyflo sits within ±5% of Moody friction</w:t>
              </w:r>
            </w:ins>
          </w:p>
        </w:tc>
      </w:tr>
      <w:tr w:rsidR="00C60D85" w14:paraId="5F7FF48A" w14:textId="77777777">
        <w:trPr>
          <w:jc w:val="center"/>
          <w:ins w:id="4861" w:author="Sean de Noronha | DRG" w:date="2026-09-29T15:22:00Z"/>
        </w:trPr>
        <w:tc>
          <w:tcPr>
            <w:tcW w:w="600" w:type="dxa"/>
            <w:vAlign w:val="center"/>
          </w:tcPr>
          <w:p w14:paraId="5E0000A2" w14:textId="77777777" w:rsidR="00C60D85" w:rsidRDefault="00000000">
            <w:pPr>
              <w:spacing w:after="0"/>
              <w:rPr>
                <w:ins w:id="4862" w:author="Sean de Noronha | DRG" w:date="2026-09-29T15:22:00Z" w16du:dateUtc="2026-09-29T13:22:00Z"/>
                <w:rFonts w:cs="Arial"/>
                <w:sz w:val="16"/>
                <w:szCs w:val="16"/>
              </w:rPr>
            </w:pPr>
            <w:ins w:id="4863" w:author="Sean de Noronha | DRG" w:date="2026-09-29T15:22:00Z" w16du:dateUtc="2026-09-29T13:22:00Z">
              <w:r>
                <w:rPr>
                  <w:rFonts w:cs="Arial"/>
                  <w:sz w:val="16"/>
                  <w:szCs w:val="16"/>
                </w:rPr>
                <w:t>2</w:t>
              </w:r>
            </w:ins>
          </w:p>
        </w:tc>
        <w:tc>
          <w:tcPr>
            <w:tcW w:w="2300" w:type="dxa"/>
            <w:vAlign w:val="center"/>
          </w:tcPr>
          <w:p w14:paraId="5E0000A3" w14:textId="77777777" w:rsidR="00C60D85" w:rsidRDefault="00000000">
            <w:pPr>
              <w:spacing w:after="0"/>
              <w:rPr>
                <w:ins w:id="4864" w:author="Sean de Noronha | DRG" w:date="2026-09-29T15:22:00Z" w16du:dateUtc="2026-09-29T13:22:00Z"/>
                <w:rFonts w:cs="Arial"/>
                <w:sz w:val="16"/>
                <w:szCs w:val="16"/>
              </w:rPr>
            </w:pPr>
            <w:ins w:id="4865" w:author="Sean de Noronha | DRG" w:date="2026-09-29T15:22:00Z" w16du:dateUtc="2026-09-29T13:22:00Z">
              <w:r>
                <w:rPr>
                  <w:rFonts w:cs="Arial"/>
                  <w:sz w:val="16"/>
                  <w:szCs w:val="16"/>
                </w:rPr>
                <w:t>Heating-value basis, HHV or LHV</w:t>
              </w:r>
            </w:ins>
          </w:p>
        </w:tc>
        <w:tc>
          <w:tcPr>
            <w:tcW w:w="3460" w:type="dxa"/>
            <w:vAlign w:val="center"/>
          </w:tcPr>
          <w:p w14:paraId="5E0000A4" w14:textId="77777777" w:rsidR="00C60D85" w:rsidRDefault="00000000">
            <w:pPr>
              <w:spacing w:after="0"/>
              <w:rPr>
                <w:ins w:id="4866" w:author="Sean de Noronha | DRG" w:date="2026-09-29T15:22:00Z" w16du:dateUtc="2026-09-29T13:22:00Z"/>
                <w:rFonts w:cs="Arial"/>
                <w:sz w:val="16"/>
                <w:szCs w:val="16"/>
              </w:rPr>
            </w:pPr>
            <w:ins w:id="4867" w:author="Sean de Noronha | DRG" w:date="2026-09-29T15:22:00Z" w16du:dateUtc="2026-09-29T13:22:00Z">
              <w:r>
                <w:rPr>
                  <w:rFonts w:cs="Arial"/>
                  <w:sz w:val="16"/>
                  <w:szCs w:val="16"/>
                </w:rPr>
                <w:t xml:space="preserve">Energy rating 15.4% lower on the LHV basis; at equal energy, </w:t>
              </w:r>
              <w:proofErr w:type="gramStart"/>
              <w:r>
                <w:rPr>
                  <w:rFonts w:cs="Arial"/>
                  <w:i/>
                  <w:sz w:val="16"/>
                  <w:szCs w:val="16"/>
                </w:rPr>
                <w:t>Re</w:t>
              </w:r>
              <w:proofErr w:type="gramEnd"/>
              <w:r>
                <w:rPr>
                  <w:rFonts w:cs="Arial"/>
                  <w:sz w:val="16"/>
                  <w:szCs w:val="16"/>
                </w:rPr>
                <w:t xml:space="preserve"> is 0.49 or 0.52 times the natural-gas value</w:t>
              </w:r>
            </w:ins>
          </w:p>
        </w:tc>
        <w:tc>
          <w:tcPr>
            <w:tcW w:w="3000" w:type="dxa"/>
            <w:vAlign w:val="center"/>
          </w:tcPr>
          <w:p w14:paraId="5E0000A5" w14:textId="77777777" w:rsidR="00C60D85" w:rsidRDefault="00000000">
            <w:pPr>
              <w:spacing w:after="0"/>
              <w:rPr>
                <w:ins w:id="4868" w:author="Sean de Noronha | DRG" w:date="2026-09-29T15:22:00Z" w16du:dateUtc="2026-09-29T13:22:00Z"/>
                <w:rFonts w:cs="Arial"/>
                <w:sz w:val="16"/>
                <w:szCs w:val="16"/>
              </w:rPr>
            </w:pPr>
            <w:ins w:id="4869" w:author="Sean de Noronha | DRG" w:date="2026-09-29T15:22:00Z" w16du:dateUtc="2026-09-29T13:22:00Z">
              <w:r>
                <w:rPr>
                  <w:rFonts w:cs="Arial"/>
                  <w:sz w:val="16"/>
                  <w:szCs w:val="16"/>
                </w:rPr>
                <w:t xml:space="preserve">A choice of basis rather than a code value; moves loads near </w:t>
              </w:r>
              <w:r>
                <w:rPr>
                  <w:rFonts w:cs="Arial"/>
                  <w:i/>
                  <w:sz w:val="16"/>
                  <w:szCs w:val="16"/>
                </w:rPr>
                <w:t>Re</w:t>
              </w:r>
              <w:r>
                <w:rPr>
                  <w:rFonts w:cs="Arial"/>
                  <w:sz w:val="16"/>
                  <w:szCs w:val="16"/>
                </w:rPr>
                <w:t xml:space="preserve"> = 1,361 and 2,300</w:t>
              </w:r>
            </w:ins>
          </w:p>
        </w:tc>
      </w:tr>
      <w:tr w:rsidR="00C60D85" w14:paraId="4AD54AD8" w14:textId="77777777">
        <w:trPr>
          <w:jc w:val="center"/>
          <w:ins w:id="4870" w:author="Sean de Noronha | DRG" w:date="2026-09-29T15:22:00Z"/>
        </w:trPr>
        <w:tc>
          <w:tcPr>
            <w:tcW w:w="600" w:type="dxa"/>
            <w:vAlign w:val="center"/>
          </w:tcPr>
          <w:p w14:paraId="5E0000A6" w14:textId="77777777" w:rsidR="00C60D85" w:rsidRDefault="00000000">
            <w:pPr>
              <w:spacing w:after="0"/>
              <w:rPr>
                <w:ins w:id="4871" w:author="Sean de Noronha | DRG" w:date="2026-09-29T15:22:00Z" w16du:dateUtc="2026-09-29T13:22:00Z"/>
                <w:rFonts w:cs="Arial"/>
                <w:sz w:val="16"/>
                <w:szCs w:val="16"/>
              </w:rPr>
            </w:pPr>
            <w:ins w:id="4872" w:author="Sean de Noronha | DRG" w:date="2026-09-29T15:22:00Z" w16du:dateUtc="2026-09-29T13:22:00Z">
              <w:r>
                <w:rPr>
                  <w:rFonts w:cs="Arial"/>
                  <w:sz w:val="16"/>
                  <w:szCs w:val="16"/>
                </w:rPr>
                <w:t>3</w:t>
              </w:r>
            </w:ins>
          </w:p>
        </w:tc>
        <w:tc>
          <w:tcPr>
            <w:tcW w:w="2300" w:type="dxa"/>
            <w:vAlign w:val="center"/>
          </w:tcPr>
          <w:p w14:paraId="5E0000A7" w14:textId="77777777" w:rsidR="00C60D85" w:rsidRDefault="00000000">
            <w:pPr>
              <w:spacing w:after="0"/>
              <w:rPr>
                <w:ins w:id="4873" w:author="Sean de Noronha | DRG" w:date="2026-09-29T15:22:00Z" w16du:dateUtc="2026-09-29T13:22:00Z"/>
                <w:rFonts w:cs="Arial"/>
                <w:sz w:val="16"/>
                <w:szCs w:val="16"/>
              </w:rPr>
            </w:pPr>
            <w:ins w:id="4874" w:author="Sean de Noronha | DRG" w:date="2026-09-29T15:22:00Z" w16du:dateUtc="2026-09-29T13:22:00Z">
              <w:r>
                <w:rPr>
                  <w:rFonts w:cs="Arial"/>
                  <w:sz w:val="16"/>
                  <w:szCs w:val="16"/>
                </w:rPr>
                <w:t xml:space="preserve">Pipe roughness </w:t>
              </w:r>
              <w:r>
                <w:rPr>
                  <w:rFonts w:cs="Arial"/>
                  <w:i/>
                  <w:sz w:val="16"/>
                  <w:szCs w:val="16"/>
                </w:rPr>
                <w:t>ε</w:t>
              </w:r>
            </w:ins>
          </w:p>
        </w:tc>
        <w:tc>
          <w:tcPr>
            <w:tcW w:w="3460" w:type="dxa"/>
            <w:vAlign w:val="center"/>
          </w:tcPr>
          <w:p w14:paraId="5E0000A8" w14:textId="77777777" w:rsidR="00C60D85" w:rsidRDefault="00000000">
            <w:pPr>
              <w:spacing w:after="0"/>
              <w:rPr>
                <w:ins w:id="4875" w:author="Sean de Noronha | DRG" w:date="2026-09-29T15:22:00Z" w16du:dateUtc="2026-09-29T13:22:00Z"/>
                <w:rFonts w:cs="Arial"/>
                <w:sz w:val="16"/>
                <w:szCs w:val="16"/>
              </w:rPr>
            </w:pPr>
            <w:ins w:id="4876" w:author="Sean de Noronha | DRG" w:date="2026-09-29T15:22:00Z" w16du:dateUtc="2026-09-29T13:22:00Z">
              <w:r>
                <w:rPr>
                  <w:rFonts w:cs="Arial"/>
                  <w:sz w:val="16"/>
                  <w:szCs w:val="16"/>
                </w:rPr>
                <w:t>0 to −3.3% for 0.045 → 0.09 mm and 0 to +4.2% for 0.045 → 0.0015 mm at Table A.1; larger where more cells are turbulent</w:t>
              </w:r>
            </w:ins>
          </w:p>
        </w:tc>
        <w:tc>
          <w:tcPr>
            <w:tcW w:w="3000" w:type="dxa"/>
            <w:vAlign w:val="center"/>
          </w:tcPr>
          <w:p w14:paraId="5E0000A9" w14:textId="77777777" w:rsidR="00C60D85" w:rsidRDefault="00000000">
            <w:pPr>
              <w:spacing w:after="0"/>
              <w:rPr>
                <w:ins w:id="4877" w:author="Sean de Noronha | DRG" w:date="2026-09-29T15:22:00Z" w16du:dateUtc="2026-09-29T13:22:00Z"/>
                <w:rFonts w:cs="Arial"/>
                <w:sz w:val="16"/>
                <w:szCs w:val="16"/>
              </w:rPr>
            </w:pPr>
            <w:ins w:id="4878" w:author="Sean de Noronha | DRG" w:date="2026-09-29T15:22:00Z" w16du:dateUtc="2026-09-29T13:22:00Z">
              <w:r>
                <w:rPr>
                  <w:rFonts w:cs="Arial"/>
                  <w:sz w:val="16"/>
                  <w:szCs w:val="16"/>
                </w:rPr>
                <w:t>Varies within commercial steel; sets the size of the transition hump</w:t>
              </w:r>
            </w:ins>
          </w:p>
        </w:tc>
      </w:tr>
      <w:tr w:rsidR="00C60D85" w14:paraId="73A50BD8" w14:textId="77777777">
        <w:trPr>
          <w:jc w:val="center"/>
          <w:ins w:id="4879" w:author="Sean de Noronha | DRG" w:date="2026-09-29T15:22:00Z"/>
        </w:trPr>
        <w:tc>
          <w:tcPr>
            <w:tcW w:w="600" w:type="dxa"/>
            <w:vAlign w:val="center"/>
          </w:tcPr>
          <w:p w14:paraId="5E0000AA" w14:textId="77777777" w:rsidR="00C60D85" w:rsidRDefault="00000000">
            <w:pPr>
              <w:spacing w:after="0"/>
              <w:rPr>
                <w:ins w:id="4880" w:author="Sean de Noronha | DRG" w:date="2026-09-29T15:22:00Z" w16du:dateUtc="2026-09-29T13:22:00Z"/>
                <w:rFonts w:cs="Arial"/>
                <w:sz w:val="16"/>
                <w:szCs w:val="16"/>
              </w:rPr>
            </w:pPr>
            <w:ins w:id="4881" w:author="Sean de Noronha | DRG" w:date="2026-09-29T15:22:00Z" w16du:dateUtc="2026-09-29T13:22:00Z">
              <w:r>
                <w:rPr>
                  <w:rFonts w:cs="Arial"/>
                  <w:sz w:val="16"/>
                  <w:szCs w:val="16"/>
                </w:rPr>
                <w:t>4</w:t>
              </w:r>
            </w:ins>
          </w:p>
        </w:tc>
        <w:tc>
          <w:tcPr>
            <w:tcW w:w="2300" w:type="dxa"/>
            <w:vAlign w:val="center"/>
          </w:tcPr>
          <w:p w14:paraId="5E0000AB" w14:textId="77777777" w:rsidR="00C60D85" w:rsidRDefault="00000000">
            <w:pPr>
              <w:spacing w:after="0"/>
              <w:rPr>
                <w:ins w:id="4882" w:author="Sean de Noronha | DRG" w:date="2026-09-29T15:22:00Z" w16du:dateUtc="2026-09-29T13:22:00Z"/>
                <w:rFonts w:cs="Arial"/>
                <w:sz w:val="16"/>
                <w:szCs w:val="16"/>
              </w:rPr>
            </w:pPr>
            <w:ins w:id="4883" w:author="Sean de Noronha | DRG" w:date="2026-09-29T15:22:00Z" w16du:dateUtc="2026-09-29T13:22:00Z">
              <w:r>
                <w:rPr>
                  <w:rFonts w:cs="Arial"/>
                  <w:sz w:val="16"/>
                  <w:szCs w:val="16"/>
                </w:rPr>
                <w:t xml:space="preserve">Fitting allowance factor </w:t>
              </w:r>
              <w:r>
                <w:rPr>
                  <w:rFonts w:cs="Arial"/>
                  <w:i/>
                  <w:sz w:val="16"/>
                  <w:szCs w:val="16"/>
                </w:rPr>
                <w:t>F</w:t>
              </w:r>
            </w:ins>
          </w:p>
        </w:tc>
        <w:tc>
          <w:tcPr>
            <w:tcW w:w="3460" w:type="dxa"/>
            <w:vAlign w:val="center"/>
          </w:tcPr>
          <w:p w14:paraId="5E0000AC" w14:textId="77777777" w:rsidR="00C60D85" w:rsidRDefault="00000000">
            <w:pPr>
              <w:spacing w:after="0"/>
              <w:rPr>
                <w:ins w:id="4884" w:author="Sean de Noronha | DRG" w:date="2026-09-29T15:22:00Z" w16du:dateUtc="2026-09-29T13:22:00Z"/>
                <w:rFonts w:cs="Arial"/>
                <w:sz w:val="16"/>
                <w:szCs w:val="16"/>
              </w:rPr>
            </w:pPr>
            <w:ins w:id="4885" w:author="Sean de Noronha | DRG" w:date="2026-09-29T15:22:00Z" w16du:dateUtc="2026-09-29T13:22:00Z">
              <w:r>
                <w:rPr>
                  <w:rFonts w:cs="Arial"/>
                  <w:sz w:val="16"/>
                  <w:szCs w:val="16"/>
                </w:rPr>
                <w:t xml:space="preserve">+5 to +20% for </w:t>
              </w:r>
              <w:r>
                <w:rPr>
                  <w:rFonts w:cs="Arial"/>
                  <w:i/>
                  <w:sz w:val="16"/>
                  <w:szCs w:val="16"/>
                </w:rPr>
                <w:t>F</w:t>
              </w:r>
              <w:r>
                <w:rPr>
                  <w:rFonts w:cs="Arial"/>
                  <w:sz w:val="16"/>
                  <w:szCs w:val="16"/>
                </w:rPr>
                <w:t xml:space="preserve"> = 1.2 → 1.0</w:t>
              </w:r>
            </w:ins>
          </w:p>
        </w:tc>
        <w:tc>
          <w:tcPr>
            <w:tcW w:w="3000" w:type="dxa"/>
            <w:vAlign w:val="center"/>
          </w:tcPr>
          <w:p w14:paraId="5E0000AD" w14:textId="77777777" w:rsidR="00C60D85" w:rsidRDefault="00000000">
            <w:pPr>
              <w:spacing w:after="0"/>
              <w:rPr>
                <w:ins w:id="4886" w:author="Sean de Noronha | DRG" w:date="2026-09-29T15:22:00Z" w16du:dateUtc="2026-09-29T13:22:00Z"/>
                <w:rFonts w:cs="Arial"/>
                <w:sz w:val="16"/>
                <w:szCs w:val="16"/>
              </w:rPr>
            </w:pPr>
            <w:ins w:id="4887" w:author="Sean de Noronha | DRG" w:date="2026-09-29T15:22:00Z" w16du:dateUtc="2026-09-29T13:22:00Z">
              <w:r>
                <w:rPr>
                  <w:rFonts w:cs="Arial"/>
                  <w:sz w:val="16"/>
                  <w:szCs w:val="16"/>
                </w:rPr>
                <w:t>Large effect, but fixed by the code for each schedule, so it adds little uncertainty</w:t>
              </w:r>
            </w:ins>
          </w:p>
        </w:tc>
      </w:tr>
      <w:tr w:rsidR="00C60D85" w14:paraId="1DC45355" w14:textId="77777777">
        <w:trPr>
          <w:jc w:val="center"/>
          <w:ins w:id="4888" w:author="Sean de Noronha | DRG" w:date="2026-09-29T15:22:00Z"/>
        </w:trPr>
        <w:tc>
          <w:tcPr>
            <w:tcW w:w="600" w:type="dxa"/>
            <w:vAlign w:val="center"/>
          </w:tcPr>
          <w:p w14:paraId="5E0000AE" w14:textId="77777777" w:rsidR="00C60D85" w:rsidRDefault="00000000">
            <w:pPr>
              <w:spacing w:after="0"/>
              <w:rPr>
                <w:ins w:id="4889" w:author="Sean de Noronha | DRG" w:date="2026-09-29T15:22:00Z" w16du:dateUtc="2026-09-29T13:22:00Z"/>
                <w:rFonts w:cs="Arial"/>
                <w:sz w:val="16"/>
                <w:szCs w:val="16"/>
              </w:rPr>
            </w:pPr>
            <w:ins w:id="4890" w:author="Sean de Noronha | DRG" w:date="2026-09-29T15:22:00Z" w16du:dateUtc="2026-09-29T13:22:00Z">
              <w:r>
                <w:rPr>
                  <w:rFonts w:cs="Arial"/>
                  <w:sz w:val="16"/>
                  <w:szCs w:val="16"/>
                </w:rPr>
                <w:t>5</w:t>
              </w:r>
            </w:ins>
          </w:p>
        </w:tc>
        <w:tc>
          <w:tcPr>
            <w:tcW w:w="2300" w:type="dxa"/>
            <w:vAlign w:val="center"/>
          </w:tcPr>
          <w:p w14:paraId="5E0000AF" w14:textId="77777777" w:rsidR="00C60D85" w:rsidRDefault="00000000">
            <w:pPr>
              <w:spacing w:after="0"/>
              <w:rPr>
                <w:ins w:id="4891" w:author="Sean de Noronha | DRG" w:date="2026-09-29T15:22:00Z" w16du:dateUtc="2026-09-29T13:22:00Z"/>
                <w:rFonts w:cs="Arial"/>
                <w:sz w:val="16"/>
                <w:szCs w:val="16"/>
              </w:rPr>
            </w:pPr>
            <w:ins w:id="4892" w:author="Sean de Noronha | DRG" w:date="2026-09-29T15:22:00Z" w16du:dateUtc="2026-09-29T13:22:00Z">
              <w:r>
                <w:rPr>
                  <w:rFonts w:cs="Arial"/>
                  <w:sz w:val="16"/>
                  <w:szCs w:val="16"/>
                </w:rPr>
                <w:t>Gas properties</w:t>
              </w:r>
            </w:ins>
          </w:p>
        </w:tc>
        <w:tc>
          <w:tcPr>
            <w:tcW w:w="3460" w:type="dxa"/>
            <w:vAlign w:val="center"/>
          </w:tcPr>
          <w:p w14:paraId="5E0000B0" w14:textId="77777777" w:rsidR="00C60D85" w:rsidRDefault="00000000">
            <w:pPr>
              <w:spacing w:after="0"/>
              <w:rPr>
                <w:ins w:id="4893" w:author="Sean de Noronha | DRG" w:date="2026-09-29T15:22:00Z" w16du:dateUtc="2026-09-29T13:22:00Z"/>
                <w:rFonts w:cs="Arial"/>
                <w:sz w:val="16"/>
                <w:szCs w:val="16"/>
              </w:rPr>
            </w:pPr>
            <w:ins w:id="4894" w:author="Sean de Noronha | DRG" w:date="2026-09-29T15:22:00Z" w16du:dateUtc="2026-09-29T13:22:00Z">
              <w:r>
                <w:rPr>
                  <w:rFonts w:cs="Arial"/>
                  <w:sz w:val="16"/>
                  <w:szCs w:val="16"/>
                </w:rPr>
                <w:t>About ±5% in laminar cells for ±5% in viscosity</w:t>
              </w:r>
            </w:ins>
          </w:p>
        </w:tc>
        <w:tc>
          <w:tcPr>
            <w:tcW w:w="3000" w:type="dxa"/>
            <w:vAlign w:val="center"/>
          </w:tcPr>
          <w:p w14:paraId="5E0000B1" w14:textId="77777777" w:rsidR="00C60D85" w:rsidRDefault="00000000">
            <w:pPr>
              <w:spacing w:after="0"/>
              <w:rPr>
                <w:ins w:id="4895" w:author="Sean de Noronha | DRG" w:date="2026-09-29T15:22:00Z" w16du:dateUtc="2026-09-29T13:22:00Z"/>
                <w:rFonts w:cs="Arial"/>
                <w:sz w:val="16"/>
                <w:szCs w:val="16"/>
              </w:rPr>
            </w:pPr>
            <w:commentRangeStart w:id="4896"/>
            <w:ins w:id="4897" w:author="Sean de Noronha | DRG" w:date="2026-09-29T15:22:00Z" w16du:dateUtc="2026-09-29T13:22:00Z">
              <w:r>
                <w:rPr>
                  <w:rFonts w:cs="Arial"/>
                  <w:sz w:val="16"/>
                  <w:szCs w:val="16"/>
                </w:rPr>
                <w:t>Relative density is exact for pure hydrogen; viscosity varies by a few percent between sources</w:t>
              </w:r>
            </w:ins>
            <w:commentRangeEnd w:id="4896"/>
            <w:ins w:id="4898" w:author="Sean de Noronha | DRG" w:date="2026-09-29T15:37:00Z" w16du:dateUtc="2026-09-29T13:37:00Z">
              <w:r w:rsidR="00145C0F">
                <w:rPr>
                  <w:rStyle w:val="CommentReference"/>
                </w:rPr>
                <w:commentReference w:id="4896"/>
              </w:r>
            </w:ins>
          </w:p>
        </w:tc>
      </w:tr>
    </w:tbl>
    <w:p w14:paraId="5E0000B2" w14:textId="77777777" w:rsidR="00C60D85" w:rsidRDefault="00000000">
      <w:pPr>
        <w:rPr>
          <w:ins w:id="4899" w:author="Sean de Noronha | DRG" w:date="2026-09-29T15:22:00Z" w16du:dateUtc="2026-09-29T13:22:00Z"/>
          <w:i/>
        </w:rPr>
      </w:pPr>
      <w:ins w:id="4900" w:author="Sean de Noronha | DRG" w:date="2026-09-29T15:22:00Z" w16du:dateUtc="2026-09-29T13:22:00Z">
        <w:r>
          <w:rPr>
            <w:i/>
          </w:rPr>
          <w:t>Table 22 – Input parameters ranked by their influence on hydrogen sizing, non-corrugated steel pipe. Effects are from Table 21 and §3.7.1.</w:t>
        </w:r>
      </w:ins>
    </w:p>
    <w:p w14:paraId="5E0000B3" w14:textId="77777777" w:rsidR="00C60D85" w:rsidRDefault="00000000">
      <w:pPr>
        <w:pStyle w:val="Heading4"/>
        <w:rPr>
          <w:ins w:id="4901" w:author="Sean de Noronha | DRG" w:date="2026-09-29T15:22:00Z" w16du:dateUtc="2026-09-29T13:22:00Z"/>
        </w:rPr>
      </w:pPr>
      <w:ins w:id="4902" w:author="Sean de Noronha | DRG" w:date="2026-09-29T15:22:00Z" w16du:dateUtc="2026-09-29T13:22:00Z">
        <w:r>
          <w:rPr>
            <w:rFonts w:ascii="Arial" w:hAnsi="Arial" w:cs="Arial"/>
            <w:sz w:val="20"/>
            <w:szCs w:val="20"/>
          </w:rPr>
          <w:t>Option A: Published Equation with a Laminar Branch</w:t>
        </w:r>
      </w:ins>
    </w:p>
    <w:p w14:paraId="5E0000B4" w14:textId="3A1CCB9D" w:rsidR="00C60D85" w:rsidRDefault="00000000">
      <w:pPr>
        <w:rPr>
          <w:ins w:id="4903" w:author="Sean de Noronha | DRG" w:date="2026-09-29T15:22:00Z" w16du:dateUtc="2026-09-29T13:22:00Z"/>
        </w:rPr>
      </w:pPr>
      <w:commentRangeStart w:id="4904"/>
      <w:ins w:id="4905" w:author="Sean de Noronha | DRG" w:date="2026-09-29T15:22:00Z" w16du:dateUtc="2026-09-29T13:22:00Z">
        <w:r>
          <w:t xml:space="preserve">The first option </w:t>
        </w:r>
      </w:ins>
      <w:commentRangeEnd w:id="4904"/>
      <w:ins w:id="4906" w:author="Sean de Noronha | DRG" w:date="2026-09-29T15:37:00Z" w16du:dateUtc="2026-09-29T13:37:00Z">
        <w:r w:rsidR="00145C0F">
          <w:rPr>
            <w:rStyle w:val="CommentReference"/>
          </w:rPr>
          <w:commentReference w:id="4904"/>
        </w:r>
      </w:ins>
      <w:ins w:id="4907" w:author="Sean de Noronha | DRG" w:date="2026-09-29T15:22:00Z" w16du:dateUtc="2026-09-29T13:22:00Z">
        <w:r>
          <w:t xml:space="preserve">keeps the Polyflo equation as published </w:t>
        </w:r>
        <w:commentRangeStart w:id="4908"/>
        <w:r>
          <w:t>wherever it has served</w:t>
        </w:r>
      </w:ins>
      <w:commentRangeEnd w:id="4908"/>
      <w:ins w:id="4909" w:author="Sean de Noronha | DRG" w:date="2026-09-29T15:38:00Z" w16du:dateUtc="2026-09-29T13:38:00Z">
        <w:r w:rsidR="00145C0F">
          <w:rPr>
            <w:rStyle w:val="CommentReference"/>
          </w:rPr>
          <w:commentReference w:id="4908"/>
        </w:r>
      </w:ins>
      <w:ins w:id="4910" w:author="Sean de Noronha | DRG" w:date="2026-09-29T15:22:00Z" w16du:dateUtc="2026-09-29T13:22:00Z">
        <w:r>
          <w:t xml:space="preserve">, and replaces it only where it departs furthest from pipe-flow physics. The installation codes have sized natural-gas piping with Polyflo for decades, and the conservatism built into the method has proved sufficient in service, even where it departs from Moody friction. Above </w:t>
        </w:r>
        <w:r>
          <w:rPr>
            <w:i/>
          </w:rPr>
          <w:t>Re</w:t>
        </w:r>
        <w:r>
          <w:t xml:space="preserve"> = 1,361 the equation is therefore kept as published. Below </w:t>
        </w:r>
        <w:r>
          <w:rPr>
            <w:i/>
          </w:rPr>
          <w:t>Re</w:t>
        </w:r>
        <w:r>
          <w:t xml:space="preserve"> = 1,361 it is replaced by the laminar friction factor, 64/</w:t>
        </w:r>
        <w:r>
          <w:rPr>
            <w:i/>
          </w:rPr>
          <w:t>Re</w:t>
        </w:r>
        <w:r>
          <w:t>: there the published equation gives capacities well above those of laminar flow, by a factor that reaches 6 at the lowest tabulated Reynolds numbers (§3.5.3)</w:t>
        </w:r>
      </w:ins>
      <w:ins w:id="4911" w:author="Sean de Noronha | DRG" w:date="2026-09-29T15:39:00Z" w16du:dateUtc="2026-09-29T13:39:00Z">
        <w:r w:rsidR="00145C0F">
          <w:t xml:space="preserve">. </w:t>
        </w:r>
      </w:ins>
      <w:ins w:id="4912" w:author="Sean de Noronha | DRG" w:date="2026-09-29T15:40:00Z" w16du:dateUtc="2026-09-29T13:40:00Z">
        <w:r w:rsidR="00145C0F">
          <w:t>H</w:t>
        </w:r>
      </w:ins>
      <w:ins w:id="4913" w:author="Sean de Noronha | DRG" w:date="2026-09-29T15:22:00Z" w16du:dateUtc="2026-09-29T13:22:00Z">
        <w:r>
          <w:t>ydrogen, at about half the Reynolds number of natural gas, places more of its cells in that range. The resulting friction law is</w:t>
        </w:r>
      </w:ins>
    </w:p>
    <w:p w14:paraId="5E000091" w14:textId="77777777" w:rsidR="00C60D85" w:rsidRDefault="00000000">
      <w:pPr>
        <w:tabs>
          <w:tab w:val="center" w:pos="4680"/>
          <w:tab w:val="right" w:pos="9360"/>
        </w:tabs>
        <w:spacing w:before="120"/>
        <w:rPr>
          <w:ins w:id="4914" w:author="Sean de Noronha | DRG" w:date="2026-09-29T15:22:00Z" w16du:dateUtc="2026-09-29T13:22:00Z"/>
          <w:rFonts w:cs="Arial"/>
        </w:rPr>
      </w:pPr>
      <w:ins w:id="4915" w:author="Sean de Noronha | DRG" w:date="2026-09-29T15:22:00Z" w16du:dateUtc="2026-09-29T13:22:00Z">
        <w:r>
          <w:tab/>
        </w:r>
      </w:ins>
      <m:oMath>
        <m:r>
          <w:ins w:id="4916" w:author="Sean de Noronha | DRG" w:date="2026-09-29T15:22:00Z" w16du:dateUtc="2026-09-29T13:22:00Z">
            <w:rPr>
              <w:rFonts w:ascii="Cambria Math" w:hAnsi="Cambria Math"/>
            </w:rPr>
            <m:t>f=</m:t>
          </w:ins>
        </m:r>
        <m:d>
          <m:dPr>
            <m:begChr m:val="{"/>
            <m:endChr m:val=""/>
            <m:ctrlPr>
              <w:ins w:id="4917" w:author="Sean de Noronha | DRG" w:date="2026-09-29T15:22:00Z" w16du:dateUtc="2026-09-29T13:22:00Z">
                <w:rPr>
                  <w:rFonts w:ascii="Cambria Math" w:hAnsi="Cambria Math"/>
                </w:rPr>
              </w:ins>
            </m:ctrlPr>
          </m:dPr>
          <m:e>
            <m:eqArr>
              <m:eqArrPr>
                <m:ctrlPr>
                  <w:ins w:id="4918" w:author="Sean de Noronha | DRG" w:date="2026-09-29T15:22:00Z" w16du:dateUtc="2026-09-29T13:22:00Z">
                    <w:rPr>
                      <w:rFonts w:ascii="Cambria Math" w:hAnsi="Cambria Math"/>
                    </w:rPr>
                  </w:ins>
                </m:ctrlPr>
              </m:eqArrPr>
              <m:e>
                <m:f>
                  <m:fPr>
                    <m:ctrlPr>
                      <w:ins w:id="4919" w:author="Sean de Noronha | DRG" w:date="2026-09-29T15:22:00Z" w16du:dateUtc="2026-09-29T13:22:00Z">
                        <w:rPr>
                          <w:rFonts w:ascii="Cambria Math" w:hAnsi="Cambria Math"/>
                        </w:rPr>
                      </w:ins>
                    </m:ctrlPr>
                  </m:fPr>
                  <m:num>
                    <m:r>
                      <w:ins w:id="4920" w:author="Sean de Noronha | DRG" w:date="2026-09-29T15:22:00Z" w16du:dateUtc="2026-09-29T13:22:00Z">
                        <w:rPr>
                          <w:rFonts w:ascii="Cambria Math" w:hAnsi="Cambria Math"/>
                        </w:rPr>
                        <m:t>64</m:t>
                      </w:ins>
                    </m:r>
                  </m:num>
                  <m:den>
                    <m:r>
                      <w:ins w:id="4921" w:author="Sean de Noronha | DRG" w:date="2026-09-29T15:22:00Z" w16du:dateUtc="2026-09-29T13:22:00Z">
                        <w:rPr>
                          <w:rFonts w:ascii="Cambria Math" w:hAnsi="Cambria Math"/>
                        </w:rPr>
                        <m:t>Re</m:t>
                      </w:ins>
                    </m:r>
                  </m:den>
                </m:f>
                <m:r>
                  <w:ins w:id="4922" w:author="Sean de Noronha | DRG" w:date="2026-09-29T15:22:00Z" w16du:dateUtc="2026-09-29T13:22:00Z">
                    <m:rPr>
                      <m:nor/>
                    </m:rPr>
                    <w:rPr>
                      <w:rFonts w:ascii="Cambria Math" w:hAnsi="Cambria Math"/>
                    </w:rPr>
                    <m:t xml:space="preserve">,    </m:t>
                  </w:ins>
                </m:r>
                <m:r>
                  <w:ins w:id="4923" w:author="Sean de Noronha | DRG" w:date="2026-09-29T15:22:00Z" w16du:dateUtc="2026-09-29T13:22:00Z">
                    <w:rPr>
                      <w:rFonts w:ascii="Cambria Math" w:hAnsi="Cambria Math"/>
                    </w:rPr>
                    <m:t>Re&lt;</m:t>
                  </w:ins>
                </m:r>
                <m:r>
                  <w:ins w:id="4924" w:author="Sean de Noronha | DRG" w:date="2026-09-29T15:22:00Z" w16du:dateUtc="2026-09-29T13:22:00Z">
                    <m:rPr>
                      <m:nor/>
                    </m:rPr>
                    <w:rPr>
                      <w:rFonts w:ascii="Cambria Math" w:hAnsi="Cambria Math"/>
                    </w:rPr>
                    <m:t>1,361</m:t>
                  </w:ins>
                </m:r>
              </m:e>
              <m:e>
                <m:r>
                  <w:ins w:id="4925" w:author="Sean de Noronha | DRG" w:date="2026-09-29T15:22:00Z" w16du:dateUtc="2026-09-29T13:22:00Z">
                    <w:rPr>
                      <w:rFonts w:ascii="Cambria Math" w:hAnsi="Cambria Math"/>
                    </w:rPr>
                    <m:t>0.140370·</m:t>
                  </w:ins>
                </m:r>
                <m:sSup>
                  <m:sSupPr>
                    <m:ctrlPr>
                      <w:ins w:id="4926" w:author="Sean de Noronha | DRG" w:date="2026-09-29T15:22:00Z" w16du:dateUtc="2026-09-29T13:22:00Z">
                        <w:rPr>
                          <w:rFonts w:ascii="Cambria Math" w:hAnsi="Cambria Math"/>
                        </w:rPr>
                      </w:ins>
                    </m:ctrlPr>
                  </m:sSupPr>
                  <m:e>
                    <m:r>
                      <w:ins w:id="4927" w:author="Sean de Noronha | DRG" w:date="2026-09-29T15:22:00Z" w16du:dateUtc="2026-09-29T13:22:00Z">
                        <w:rPr>
                          <w:rFonts w:ascii="Cambria Math" w:hAnsi="Cambria Math"/>
                        </w:rPr>
                        <m:t>Re</m:t>
                      </w:ins>
                    </m:r>
                  </m:e>
                  <m:sup>
                    <m:r>
                      <w:ins w:id="4928" w:author="Sean de Noronha | DRG" w:date="2026-09-29T15:22:00Z" w16du:dateUtc="2026-09-29T13:22:00Z">
                        <w:rPr>
                          <w:rFonts w:ascii="Cambria Math" w:hAnsi="Cambria Math"/>
                        </w:rPr>
                        <m:t>-0.151571</m:t>
                      </w:ins>
                    </m:r>
                  </m:sup>
                </m:sSup>
                <m:r>
                  <w:ins w:id="4929" w:author="Sean de Noronha | DRG" w:date="2026-09-29T15:22:00Z" w16du:dateUtc="2026-09-29T13:22:00Z">
                    <m:rPr>
                      <m:nor/>
                    </m:rPr>
                    <w:rPr>
                      <w:rFonts w:ascii="Cambria Math" w:hAnsi="Cambria Math"/>
                    </w:rPr>
                    <m:t xml:space="preserve">,    </m:t>
                  </w:ins>
                </m:r>
                <m:r>
                  <w:ins w:id="4930" w:author="Sean de Noronha | DRG" w:date="2026-09-29T15:22:00Z" w16du:dateUtc="2026-09-29T13:22:00Z">
                    <w:rPr>
                      <w:rFonts w:ascii="Cambria Math" w:hAnsi="Cambria Math"/>
                    </w:rPr>
                    <m:t>Re≥</m:t>
                  </w:ins>
                </m:r>
                <m:r>
                  <w:ins w:id="4931" w:author="Sean de Noronha | DRG" w:date="2026-09-29T15:22:00Z" w16du:dateUtc="2026-09-29T13:22:00Z">
                    <m:rPr>
                      <m:nor/>
                    </m:rPr>
                    <w:rPr>
                      <w:rFonts w:ascii="Cambria Math" w:hAnsi="Cambria Math"/>
                    </w:rPr>
                    <m:t>1,361</m:t>
                  </w:ins>
                </m:r>
              </m:e>
            </m:eqArr>
          </m:e>
        </m:d>
      </m:oMath>
      <w:ins w:id="4932" w:author="Sean de Noronha | DRG" w:date="2026-09-29T15:22:00Z" w16du:dateUtc="2026-09-29T13:22:00Z">
        <w:r>
          <w:rPr>
            <w:rFonts w:cs="Arial"/>
          </w:rPr>
          <w:tab/>
          <w:t>(14)</w:t>
        </w:r>
      </w:ins>
    </w:p>
    <w:p w14:paraId="5E0000B5" w14:textId="77777777" w:rsidR="00C60D85" w:rsidRDefault="00000000">
      <w:pPr>
        <w:rPr>
          <w:ins w:id="4933" w:author="Sean de Noronha | DRG" w:date="2026-09-29T15:22:00Z" w16du:dateUtc="2026-09-29T13:22:00Z"/>
        </w:rPr>
      </w:pPr>
      <w:ins w:id="4934" w:author="Sean de Noronha | DRG" w:date="2026-09-29T15:22:00Z" w16du:dateUtc="2026-09-29T13:22:00Z">
        <w:r>
          <w:t xml:space="preserve">Because the switch sits at the crossing, the law is continuous. Below </w:t>
        </w:r>
        <w:r>
          <w:rPr>
            <w:i/>
          </w:rPr>
          <w:t>Re</w:t>
        </w:r>
        <w:r>
          <w:t xml:space="preserve"> = 1,361 the laminar capacity is the smaller of the two, </w:t>
        </w:r>
        <w:commentRangeStart w:id="4935"/>
        <w:r>
          <w:t>and above it the Polyflo capacity is, so taking the smaller of the laminar capacity and the published Polyflo capacity for each cell applies the switch without computing the Reynolds number</w:t>
        </w:r>
      </w:ins>
      <w:commentRangeEnd w:id="4935"/>
      <w:ins w:id="4936" w:author="Sean de Noronha | DRG" w:date="2026-09-29T15:44:00Z" w16du:dateUtc="2026-09-29T13:44:00Z">
        <w:r w:rsidR="00145C0F">
          <w:rPr>
            <w:rStyle w:val="CommentReference"/>
          </w:rPr>
          <w:commentReference w:id="4935"/>
        </w:r>
      </w:ins>
      <w:ins w:id="4937" w:author="Sean de Noronha | DRG" w:date="2026-09-29T15:22:00Z" w16du:dateUtc="2026-09-29T13:22:00Z">
        <w:r>
          <w:t xml:space="preserve">. </w:t>
        </w:r>
        <w:commentRangeStart w:id="4938"/>
        <w:r>
          <w:t xml:space="preserve">With </w:t>
        </w:r>
        <w:r>
          <w:rPr>
            <w:i/>
          </w:rPr>
          <w:t>f</w:t>
        </w:r>
        <w:r>
          <w:t xml:space="preserve"> = 64/</w:t>
        </w:r>
        <w:r>
          <w:rPr>
            <w:i/>
          </w:rPr>
          <w:t>Re</w:t>
        </w:r>
        <w:r>
          <w:t xml:space="preserve"> the GFE solves in closed form, </w:t>
        </w:r>
      </w:ins>
      <m:oMath>
        <m:r>
          <w:ins w:id="4939" w:author="Sean de Noronha | DRG" w:date="2026-09-29T15:22:00Z" w16du:dateUtc="2026-09-29T13:22:00Z">
            <w:rPr>
              <w:rFonts w:ascii="Cambria Math" w:hAnsi="Cambria Math"/>
            </w:rPr>
            <m:t xml:space="preserve">Q ∝ </m:t>
          </w:ins>
        </m:r>
        <m:f>
          <m:fPr>
            <m:ctrlPr>
              <w:ins w:id="4940" w:author="Sean de Noronha | DRG" w:date="2026-09-29T15:22:00Z" w16du:dateUtc="2026-09-29T13:22:00Z">
                <w:rPr>
                  <w:rFonts w:ascii="Cambria Math" w:hAnsi="Cambria Math"/>
                </w:rPr>
              </w:ins>
            </m:ctrlPr>
          </m:fPr>
          <m:num>
            <m:d>
              <m:dPr>
                <m:ctrlPr>
                  <w:ins w:id="4941" w:author="Sean de Noronha | DRG" w:date="2026-09-29T15:22:00Z" w16du:dateUtc="2026-09-29T13:22:00Z">
                    <w:rPr>
                      <w:rFonts w:ascii="Cambria Math" w:hAnsi="Cambria Math"/>
                    </w:rPr>
                  </w:ins>
                </m:ctrlPr>
              </m:dPr>
              <m:e>
                <m:sSubSup>
                  <m:sSubSupPr>
                    <m:ctrlPr>
                      <w:ins w:id="4942" w:author="Sean de Noronha | DRG" w:date="2026-09-29T15:22:00Z" w16du:dateUtc="2026-09-29T13:22:00Z">
                        <w:rPr>
                          <w:rFonts w:ascii="Cambria Math" w:hAnsi="Cambria Math"/>
                        </w:rPr>
                      </w:ins>
                    </m:ctrlPr>
                  </m:sSubSupPr>
                  <m:e>
                    <m:r>
                      <w:ins w:id="4943" w:author="Sean de Noronha | DRG" w:date="2026-09-29T15:22:00Z" w16du:dateUtc="2026-09-29T13:22:00Z">
                        <w:rPr>
                          <w:rFonts w:ascii="Cambria Math" w:hAnsi="Cambria Math"/>
                        </w:rPr>
                        <m:t>P</m:t>
                      </w:ins>
                    </m:r>
                  </m:e>
                  <m:sub>
                    <m:r>
                      <w:ins w:id="4944" w:author="Sean de Noronha | DRG" w:date="2026-09-29T15:22:00Z" w16du:dateUtc="2026-09-29T13:22:00Z">
                        <w:rPr>
                          <w:rFonts w:ascii="Cambria Math" w:hAnsi="Cambria Math"/>
                        </w:rPr>
                        <m:t>1</m:t>
                      </w:ins>
                    </m:r>
                  </m:sub>
                  <m:sup>
                    <m:r>
                      <w:ins w:id="4945" w:author="Sean de Noronha | DRG" w:date="2026-09-29T15:22:00Z" w16du:dateUtc="2026-09-29T13:22:00Z">
                        <w:rPr>
                          <w:rFonts w:ascii="Cambria Math" w:hAnsi="Cambria Math"/>
                        </w:rPr>
                        <m:t>2</m:t>
                      </w:ins>
                    </m:r>
                  </m:sup>
                </m:sSubSup>
                <m:r>
                  <w:ins w:id="4946" w:author="Sean de Noronha | DRG" w:date="2026-09-29T15:22:00Z" w16du:dateUtc="2026-09-29T13:22:00Z">
                    <w:rPr>
                      <w:rFonts w:ascii="Cambria Math" w:hAnsi="Cambria Math"/>
                    </w:rPr>
                    <m:t xml:space="preserve"> - </m:t>
                  </w:ins>
                </m:r>
                <m:sSubSup>
                  <m:sSubSupPr>
                    <m:ctrlPr>
                      <w:ins w:id="4947" w:author="Sean de Noronha | DRG" w:date="2026-09-29T15:22:00Z" w16du:dateUtc="2026-09-29T13:22:00Z">
                        <w:rPr>
                          <w:rFonts w:ascii="Cambria Math" w:hAnsi="Cambria Math"/>
                        </w:rPr>
                      </w:ins>
                    </m:ctrlPr>
                  </m:sSubSupPr>
                  <m:e>
                    <m:r>
                      <w:ins w:id="4948" w:author="Sean de Noronha | DRG" w:date="2026-09-29T15:22:00Z" w16du:dateUtc="2026-09-29T13:22:00Z">
                        <w:rPr>
                          <w:rFonts w:ascii="Cambria Math" w:hAnsi="Cambria Math"/>
                        </w:rPr>
                        <m:t>P</m:t>
                      </w:ins>
                    </m:r>
                  </m:e>
                  <m:sub>
                    <m:r>
                      <w:ins w:id="4949" w:author="Sean de Noronha | DRG" w:date="2026-09-29T15:22:00Z" w16du:dateUtc="2026-09-29T13:22:00Z">
                        <w:rPr>
                          <w:rFonts w:ascii="Cambria Math" w:hAnsi="Cambria Math"/>
                        </w:rPr>
                        <m:t>2</m:t>
                      </w:ins>
                    </m:r>
                  </m:sub>
                  <m:sup>
                    <m:r>
                      <w:ins w:id="4950" w:author="Sean de Noronha | DRG" w:date="2026-09-29T15:22:00Z" w16du:dateUtc="2026-09-29T13:22:00Z">
                        <w:rPr>
                          <w:rFonts w:ascii="Cambria Math" w:hAnsi="Cambria Math"/>
                        </w:rPr>
                        <m:t>2</m:t>
                      </w:ins>
                    </m:r>
                  </m:sup>
                </m:sSubSup>
              </m:e>
            </m:d>
            <m:r>
              <w:ins w:id="4951" w:author="Sean de Noronha | DRG" w:date="2026-09-29T15:22:00Z" w16du:dateUtc="2026-09-29T13:22:00Z">
                <w:rPr>
                  <w:rFonts w:ascii="Cambria Math" w:hAnsi="Cambria Math"/>
                </w:rPr>
                <m:t>·</m:t>
              </w:ins>
            </m:r>
            <m:sSup>
              <m:sSupPr>
                <m:ctrlPr>
                  <w:ins w:id="4952" w:author="Sean de Noronha | DRG" w:date="2026-09-29T15:22:00Z" w16du:dateUtc="2026-09-29T13:22:00Z">
                    <w:rPr>
                      <w:rFonts w:ascii="Cambria Math" w:hAnsi="Cambria Math"/>
                    </w:rPr>
                  </w:ins>
                </m:ctrlPr>
              </m:sSupPr>
              <m:e>
                <m:r>
                  <w:ins w:id="4953" w:author="Sean de Noronha | DRG" w:date="2026-09-29T15:22:00Z" w16du:dateUtc="2026-09-29T13:22:00Z">
                    <w:rPr>
                      <w:rFonts w:ascii="Cambria Math" w:hAnsi="Cambria Math"/>
                    </w:rPr>
                    <m:t>D</m:t>
                  </w:ins>
                </m:r>
              </m:e>
              <m:sup>
                <m:r>
                  <w:ins w:id="4954" w:author="Sean de Noronha | DRG" w:date="2026-09-29T15:22:00Z" w16du:dateUtc="2026-09-29T13:22:00Z">
                    <w:rPr>
                      <w:rFonts w:ascii="Cambria Math" w:hAnsi="Cambria Math"/>
                    </w:rPr>
                    <m:t>4</m:t>
                  </w:ins>
                </m:r>
              </m:sup>
            </m:sSup>
          </m:num>
          <m:den>
            <m:r>
              <w:ins w:id="4955" w:author="Sean de Noronha | DRG" w:date="2026-09-29T15:22:00Z" w16du:dateUtc="2026-09-29T13:22:00Z">
                <w:rPr>
                  <w:rFonts w:ascii="Cambria Math" w:hAnsi="Cambria Math"/>
                </w:rPr>
                <m:t>μ·</m:t>
              </w:ins>
            </m:r>
            <m:sSub>
              <m:sSubPr>
                <m:ctrlPr>
                  <w:ins w:id="4956" w:author="Sean de Noronha | DRG" w:date="2026-09-29T15:22:00Z" w16du:dateUtc="2026-09-29T13:22:00Z">
                    <w:rPr>
                      <w:rFonts w:ascii="Cambria Math" w:hAnsi="Cambria Math"/>
                    </w:rPr>
                  </w:ins>
                </m:ctrlPr>
              </m:sSubPr>
              <m:e>
                <m:r>
                  <w:ins w:id="4957" w:author="Sean de Noronha | DRG" w:date="2026-09-29T15:22:00Z" w16du:dateUtc="2026-09-29T13:22:00Z">
                    <w:rPr>
                      <w:rFonts w:ascii="Cambria Math" w:hAnsi="Cambria Math"/>
                    </w:rPr>
                    <m:t>T</m:t>
                  </w:ins>
                </m:r>
              </m:e>
              <m:sub>
                <m:r>
                  <w:ins w:id="4958" w:author="Sean de Noronha | DRG" w:date="2026-09-29T15:22:00Z" w16du:dateUtc="2026-09-29T13:22:00Z">
                    <w:rPr>
                      <w:rFonts w:ascii="Cambria Math" w:hAnsi="Cambria Math"/>
                    </w:rPr>
                    <m:t>f</m:t>
                  </w:ins>
                </m:r>
              </m:sub>
            </m:sSub>
            <m:r>
              <w:ins w:id="4959" w:author="Sean de Noronha | DRG" w:date="2026-09-29T15:22:00Z" w16du:dateUtc="2026-09-29T13:22:00Z">
                <w:rPr>
                  <w:rFonts w:ascii="Cambria Math" w:hAnsi="Cambria Math"/>
                </w:rPr>
                <m:t>·</m:t>
              </w:ins>
            </m:r>
            <m:sSub>
              <m:sSubPr>
                <m:ctrlPr>
                  <w:ins w:id="4960" w:author="Sean de Noronha | DRG" w:date="2026-09-29T15:22:00Z" w16du:dateUtc="2026-09-29T13:22:00Z">
                    <w:rPr>
                      <w:rFonts w:ascii="Cambria Math" w:hAnsi="Cambria Math"/>
                    </w:rPr>
                  </w:ins>
                </m:ctrlPr>
              </m:sSubPr>
              <m:e>
                <m:r>
                  <w:ins w:id="4961" w:author="Sean de Noronha | DRG" w:date="2026-09-29T15:22:00Z" w16du:dateUtc="2026-09-29T13:22:00Z">
                    <w:rPr>
                      <w:rFonts w:ascii="Cambria Math" w:hAnsi="Cambria Math"/>
                    </w:rPr>
                    <m:t>L</m:t>
                  </w:ins>
                </m:r>
              </m:e>
              <m:sub>
                <m:r>
                  <w:ins w:id="4962" w:author="Sean de Noronha | DRG" w:date="2026-09-29T15:22:00Z" w16du:dateUtc="2026-09-29T13:22:00Z">
                    <w:rPr>
                      <w:rFonts w:ascii="Cambria Math" w:hAnsi="Cambria Math"/>
                    </w:rPr>
                    <m:t>eff</m:t>
                  </w:ins>
                </m:r>
              </m:sub>
            </m:sSub>
          </m:den>
        </m:f>
      </m:oMath>
      <w:ins w:id="4963" w:author="Sean de Noronha | DRG" w:date="2026-09-29T15:22:00Z" w16du:dateUtc="2026-09-29T13:22:00Z">
        <w:r>
          <w:t>, in which the relative density cancels, so no iteration and no roughness value are needed below the switch either</w:t>
        </w:r>
      </w:ins>
      <w:commentRangeEnd w:id="4938"/>
      <w:ins w:id="4964" w:author="Sean de Noronha | DRG" w:date="2026-09-30T10:26:00Z" w16du:dateUtc="2026-09-30T08:26:00Z">
        <w:r w:rsidR="002F31C5">
          <w:rPr>
            <w:rStyle w:val="CommentReference"/>
          </w:rPr>
          <w:commentReference w:id="4938"/>
        </w:r>
      </w:ins>
      <w:ins w:id="4965" w:author="Sean de Noronha | DRG" w:date="2026-09-29T15:22:00Z" w16du:dateUtc="2026-09-29T13:22:00Z">
        <w:r>
          <w:t>. Figure 18 shows the resulting law against GFE-Churchill.</w:t>
        </w:r>
      </w:ins>
    </w:p>
    <w:p w14:paraId="5E0000B6" w14:textId="77777777" w:rsidR="00C60D85" w:rsidRDefault="00000000">
      <w:pPr>
        <w:keepNext/>
        <w:jc w:val="center"/>
        <w:rPr>
          <w:ins w:id="4966" w:author="Sean de Noronha | DRG" w:date="2026-09-29T15:22:00Z" w16du:dateUtc="2026-09-29T13:22:00Z"/>
        </w:rPr>
      </w:pPr>
      <w:commentRangeStart w:id="4967"/>
      <w:ins w:id="4968" w:author="Sean de Noronha | DRG" w:date="2026-09-29T15:22:00Z" w16du:dateUtc="2026-09-29T13:22:00Z">
        <w:r>
          <w:rPr>
            <w:noProof/>
          </w:rPr>
          <w:lastRenderedPageBreak/>
          <w:drawing>
            <wp:inline distT="0" distB="0" distL="0" distR="0" wp14:anchorId="2BAAA247" wp14:editId="5C0E9B17">
              <wp:extent cx="5349833" cy="3669029"/>
              <wp:effectExtent l="0" t="0" r="3810" b="8255"/>
              <wp:docPr id="1900000202"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202" name="Figure 18"/>
                      <pic:cNvPicPr>
                        <a:picLocks noChangeAspect="1" noChangeArrowheads="1"/>
                      </pic:cNvPicPr>
                    </pic:nvPicPr>
                    <pic:blipFill>
                      <a:blip r:embed="rId40"/>
                      <a:stretch>
                        <a:fillRect/>
                      </a:stretch>
                    </pic:blipFill>
                    <pic:spPr bwMode="auto">
                      <a:xfrm>
                        <a:off x="0" y="0"/>
                        <a:ext cx="5437060" cy="3728851"/>
                      </a:xfrm>
                      <a:prstGeom prst="rect">
                        <a:avLst/>
                      </a:prstGeom>
                      <a:noFill/>
                    </pic:spPr>
                  </pic:pic>
                </a:graphicData>
              </a:graphic>
            </wp:inline>
          </w:drawing>
        </w:r>
      </w:ins>
      <w:commentRangeEnd w:id="4967"/>
      <w:ins w:id="4969" w:author="Sean de Noronha | DRG" w:date="2026-09-30T10:34:00Z" w16du:dateUtc="2026-09-30T08:34:00Z">
        <w:r w:rsidR="00115991">
          <w:rPr>
            <w:rStyle w:val="CommentReference"/>
          </w:rPr>
          <w:commentReference w:id="4967"/>
        </w:r>
      </w:ins>
    </w:p>
    <w:p w14:paraId="5E0000B7" w14:textId="77777777" w:rsidR="00C60D85" w:rsidRDefault="00000000">
      <w:pPr>
        <w:rPr>
          <w:ins w:id="4970" w:author="Sean de Noronha | DRG" w:date="2026-09-29T15:22:00Z" w16du:dateUtc="2026-09-29T13:22:00Z"/>
          <w:i/>
        </w:rPr>
      </w:pPr>
      <w:ins w:id="4971" w:author="Sean de Noronha | DRG" w:date="2026-09-29T15:22:00Z" w16du:dateUtc="2026-09-29T13:22:00Z">
        <w:r>
          <w:rPr>
            <w:i/>
          </w:rPr>
          <w:t>Figure 18 – Option A sizing law for non-corrugated pipe against the GFE-Churchill reference: the laminar line f = 64/Re below Re = 1,361 and the published Polyflo line above it. Gray curves: Churchill at ε = 0.045 mm for NPS ½ to NPS 2. Reynolds numbers up to 2 × 10</w:t>
        </w:r>
        <w:r>
          <w:rPr>
            <w:i/>
            <w:vertAlign w:val="superscript"/>
          </w:rPr>
          <w:t>5</w:t>
        </w:r>
        <w:r>
          <w:rPr>
            <w:i/>
          </w:rPr>
          <w:t>, the upper end of the hydrogen range (§3.7.1).</w:t>
        </w:r>
      </w:ins>
    </w:p>
    <w:p w14:paraId="5E000096" w14:textId="080A513B" w:rsidR="00C60D85" w:rsidRDefault="00000000">
      <w:pPr>
        <w:rPr>
          <w:ins w:id="4972" w:author="Sean de Noronha | DRG" w:date="2026-09-29T15:22:00Z" w16du:dateUtc="2026-09-29T13:22:00Z"/>
        </w:rPr>
      </w:pPr>
      <w:ins w:id="4973" w:author="Sean de Noronha | DRG" w:date="2026-09-29T15:22:00Z" w16du:dateUtc="2026-09-29T13:22:00Z">
        <w:r>
          <w:t xml:space="preserve">Compared with Moody friction, Option A gives more capacity only in the transition hump, where the Churchill curves rise above the Polyflo line, and, for the smaller and rougher pipes, at the highest Reynolds numbers. The hump starts at about </w:t>
        </w:r>
        <w:r>
          <w:rPr>
            <w:i/>
          </w:rPr>
          <w:t>Re</w:t>
        </w:r>
        <w:r>
          <w:t xml:space="preserve"> = 2,800 and peaks near </w:t>
        </w:r>
        <w:r>
          <w:rPr>
            <w:i/>
          </w:rPr>
          <w:t>Re</w:t>
        </w:r>
        <w:r>
          <w:t xml:space="preserve"> = 3,300 to 3,400. At </w:t>
        </w:r>
        <w:r>
          <w:rPr>
            <w:i/>
          </w:rPr>
          <w:t>ε</w:t>
        </w:r>
        <w:r>
          <w:t xml:space="preserve"> = 0.045 mm the largest capacity deviation from GFE-Churchill at fixed pressure drop is +5.8% for NPS ½ and +3.4% for NPS 2. It falls back to zero by </w:t>
        </w:r>
        <w:r>
          <w:rPr>
            <w:i/>
          </w:rPr>
          <w:t>Re</w:t>
        </w:r>
        <w:r>
          <w:t xml:space="preserve"> ≈ 5,400 for NPS 2 and </w:t>
        </w:r>
        <w:proofErr w:type="gramStart"/>
        <w:r>
          <w:rPr>
            <w:i/>
          </w:rPr>
          <w:t>Re</w:t>
        </w:r>
        <w:proofErr w:type="gramEnd"/>
        <w:r>
          <w:t xml:space="preserve"> ≈ 8,700 for NPS ¾, while for NPS ½ a residual below 1% remains above </w:t>
        </w:r>
        <w:r>
          <w:rPr>
            <w:i/>
          </w:rPr>
          <w:t>Re</w:t>
        </w:r>
        <w:r>
          <w:t xml:space="preserve"> ≈ 10,600. At </w:t>
        </w:r>
      </w:ins>
      <w:ins w:id="4974" w:author="Sean de Noronha | DRG" w:date="2026-09-30T10:32:00Z" w16du:dateUtc="2026-09-30T08:32:00Z">
        <w:r w:rsidR="002F31C5">
          <w:rPr>
            <w:i/>
          </w:rPr>
          <w:t>ε</w:t>
        </w:r>
        <w:r w:rsidR="002F31C5">
          <w:t xml:space="preserve"> =</w:t>
        </w:r>
        <w:r w:rsidR="002F31C5">
          <w:t xml:space="preserve"> </w:t>
        </w:r>
      </w:ins>
      <w:commentRangeStart w:id="4975"/>
      <w:ins w:id="4976" w:author="Sean de Noronha | DRG" w:date="2026-09-29T15:22:00Z" w16du:dateUtc="2026-09-29T13:22:00Z">
        <w:r>
          <w:t>0.09 mm</w:t>
        </w:r>
      </w:ins>
      <w:ins w:id="4977" w:author="Sean de Noronha | DRG" w:date="2026-09-30T10:32:00Z" w16du:dateUtc="2026-09-30T08:32:00Z">
        <w:r w:rsidR="002F31C5">
          <w:t>,</w:t>
        </w:r>
      </w:ins>
      <w:ins w:id="4978" w:author="Sean de Noronha | DRG" w:date="2026-09-29T15:22:00Z" w16du:dateUtc="2026-09-29T13:22:00Z">
        <w:r>
          <w:t xml:space="preserve"> </w:t>
        </w:r>
      </w:ins>
      <w:commentRangeEnd w:id="4975"/>
      <w:ins w:id="4979" w:author="Sean de Noronha | DRG" w:date="2026-09-30T10:31:00Z" w16du:dateUtc="2026-09-30T08:31:00Z">
        <w:r w:rsidR="002F31C5">
          <w:rPr>
            <w:rStyle w:val="CommentReference"/>
          </w:rPr>
          <w:commentReference w:id="4975"/>
        </w:r>
      </w:ins>
      <w:ins w:id="4980" w:author="Sean de Noronha | DRG" w:date="2026-09-29T15:22:00Z" w16du:dateUtc="2026-09-29T13:22:00Z">
        <w:r>
          <w:t xml:space="preserve">the peak rises to 9.1% (Table C.2). Over the hydrogen cells of Tables A.1 to A.5 for runs of </w:t>
        </w:r>
        <w:commentRangeStart w:id="4981"/>
        <w:r>
          <w:t>30 ft (9 m) and longer</w:t>
        </w:r>
      </w:ins>
      <w:commentRangeEnd w:id="4981"/>
      <w:ins w:id="4982" w:author="Sean de Noronha | DRG" w:date="2026-09-30T10:32:00Z" w16du:dateUtc="2026-09-30T08:32:00Z">
        <w:r w:rsidR="00115991">
          <w:rPr>
            <w:rStyle w:val="CommentReference"/>
          </w:rPr>
          <w:commentReference w:id="4981"/>
        </w:r>
      </w:ins>
      <w:ins w:id="4983" w:author="Sean de Noronha | DRG" w:date="2026-09-29T15:22:00Z" w16du:dateUtc="2026-09-29T13:22:00Z">
        <w:r>
          <w:t xml:space="preserve">, the worst cell is +5.8%, at the schedule of Table A.4, 150 m, NPS ½ and </w:t>
        </w:r>
        <w:r>
          <w:rPr>
            <w:i/>
          </w:rPr>
          <w:t>Re</w:t>
        </w:r>
        <w:r>
          <w:t xml:space="preserve"> = 3,414.</w:t>
        </w:r>
      </w:ins>
    </w:p>
    <w:p w14:paraId="5E0000B8" w14:textId="77777777" w:rsidR="00C60D85" w:rsidRDefault="00000000">
      <w:pPr>
        <w:rPr>
          <w:ins w:id="4984" w:author="Sean de Noronha | DRG" w:date="2026-09-29T15:46:00Z" w16du:dateUtc="2026-09-29T13:46:00Z"/>
        </w:rPr>
      </w:pPr>
      <w:commentRangeStart w:id="4985"/>
      <w:ins w:id="4986" w:author="Sean de Noronha | DRG" w:date="2026-09-29T15:22:00Z" w16du:dateUtc="2026-09-29T13:22:00Z">
        <w:r>
          <w:t xml:space="preserve">A smoother pipe does not remove the hump, since the hump comes from the transition rather than from roughness. Figure 19 repeats Figure 18 at </w:t>
        </w:r>
        <w:r>
          <w:rPr>
            <w:i/>
          </w:rPr>
          <w:t>ε</w:t>
        </w:r>
        <w:r>
          <w:t xml:space="preserve"> = 0.015 mm: the peak falls to between 2.7% (NPS 2) and 3.5% (NPS ½), and a hydraulically smooth pipe keeps a peak of 2.3%. Above the hump, Polyflo stays at or above the Churchill curves, and so conservative, up to </w:t>
        </w:r>
        <w:r>
          <w:rPr>
            <w:i/>
          </w:rPr>
          <w:t>Re</w:t>
        </w:r>
        <w:r>
          <w:t xml:space="preserve"> = 20,000 for relative roughness </w:t>
        </w:r>
        <w:r>
          <w:rPr>
            <w:i/>
          </w:rPr>
          <w:t>ε</w:t>
        </w:r>
        <w:r>
          <w:t>/</w:t>
        </w:r>
        <w:r>
          <w:rPr>
            <w:i/>
          </w:rPr>
          <w:t>D</w:t>
        </w:r>
        <w:r>
          <w:t xml:space="preserve"> up to 0.0027, which covers NPS ½ to NPS 2 up to </w:t>
        </w:r>
        <w:r>
          <w:rPr>
            <w:i/>
          </w:rPr>
          <w:t>ε</w:t>
        </w:r>
        <w:r>
          <w:t xml:space="preserve"> = 0.042 mm, and up to </w:t>
        </w:r>
        <w:r>
          <w:rPr>
            <w:i/>
          </w:rPr>
          <w:t>Re</w:t>
        </w:r>
        <w:r>
          <w:t xml:space="preserve"> = 2 × 10</w:t>
        </w:r>
        <w:r>
          <w:rPr>
            <w:vertAlign w:val="superscript"/>
          </w:rPr>
          <w:t>5</w:t>
        </w:r>
        <w:r>
          <w:t xml:space="preserve"> for </w:t>
        </w:r>
        <w:r>
          <w:rPr>
            <w:i/>
          </w:rPr>
          <w:t>ε</w:t>
        </w:r>
        <w:r>
          <w:t>/</w:t>
        </w:r>
        <w:r>
          <w:rPr>
            <w:i/>
          </w:rPr>
          <w:t>D</w:t>
        </w:r>
        <w:r>
          <w:t xml:space="preserve"> up to 0.0012, or </w:t>
        </w:r>
        <w:r>
          <w:rPr>
            <w:i/>
          </w:rPr>
          <w:t>ε</w:t>
        </w:r>
        <w:r>
          <w:t xml:space="preserve"> = 0.020 mm at NPS ½.</w:t>
        </w:r>
      </w:ins>
      <w:commentRangeEnd w:id="4985"/>
      <w:ins w:id="4987" w:author="Sean de Noronha | DRG" w:date="2026-09-30T10:34:00Z" w16du:dateUtc="2026-09-30T08:34:00Z">
        <w:r w:rsidR="00115991">
          <w:rPr>
            <w:rStyle w:val="CommentReference"/>
          </w:rPr>
          <w:commentReference w:id="4985"/>
        </w:r>
      </w:ins>
    </w:p>
    <w:p w14:paraId="0FF7B1C2" w14:textId="77777777" w:rsidR="00E1124D" w:rsidRDefault="00E1124D" w:rsidP="00E1124D">
      <w:pPr>
        <w:rPr>
          <w:ins w:id="4988" w:author="Sean de Noronha | DRG" w:date="2026-09-29T15:46:00Z" w16du:dateUtc="2026-09-29T13:46:00Z"/>
        </w:rPr>
      </w:pPr>
      <w:commentRangeStart w:id="4989"/>
      <w:ins w:id="4990" w:author="Sean de Noronha | DRG" w:date="2026-09-29T15:46:00Z" w16du:dateUtc="2026-09-29T13:46:00Z">
        <w:r>
          <w:t>By calculation, then, Option A can give up to about 6% more capacity than Moody friction near the transition. How far this holds in practice is for CSA to judge: the codes have been applied for decades with the conservatism built into their method, the deviation lies in the band where no friction law is settled (§3.7.2), and it is small next to the laminar deviation that Option A removes.</w:t>
        </w:r>
      </w:ins>
      <w:commentRangeEnd w:id="4989"/>
      <w:ins w:id="4991" w:author="Sean de Noronha | DRG" w:date="2026-09-29T15:47:00Z" w16du:dateUtc="2026-09-29T13:47:00Z">
        <w:r>
          <w:rPr>
            <w:rStyle w:val="CommentReference"/>
          </w:rPr>
          <w:commentReference w:id="4989"/>
        </w:r>
      </w:ins>
    </w:p>
    <w:p w14:paraId="6E97AFA9" w14:textId="77777777" w:rsidR="00E1124D" w:rsidRDefault="00E1124D">
      <w:pPr>
        <w:rPr>
          <w:ins w:id="4992" w:author="Sean de Noronha | DRG" w:date="2026-09-29T15:22:00Z" w16du:dateUtc="2026-09-29T13:22:00Z"/>
        </w:rPr>
      </w:pPr>
    </w:p>
    <w:p w14:paraId="5E0000B9" w14:textId="77777777" w:rsidR="00C60D85" w:rsidRDefault="00000000">
      <w:pPr>
        <w:keepNext/>
        <w:jc w:val="center"/>
        <w:rPr>
          <w:ins w:id="4993" w:author="Sean de Noronha | DRG" w:date="2026-09-29T15:22:00Z" w16du:dateUtc="2026-09-29T13:22:00Z"/>
        </w:rPr>
      </w:pPr>
      <w:ins w:id="4994" w:author="Sean de Noronha | DRG" w:date="2026-09-29T15:22:00Z" w16du:dateUtc="2026-09-29T13:22:00Z">
        <w:r>
          <w:rPr>
            <w:noProof/>
          </w:rPr>
          <w:lastRenderedPageBreak/>
          <w:drawing>
            <wp:inline distT="0" distB="0" distL="0" distR="0" wp14:anchorId="0DD4CA4A" wp14:editId="3A7A14F8">
              <wp:extent cx="4978198" cy="3414156"/>
              <wp:effectExtent l="0" t="0" r="0" b="0"/>
              <wp:docPr id="1900000203"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203" name="Figure 19"/>
                      <pic:cNvPicPr>
                        <a:picLocks noChangeAspect="1" noChangeArrowheads="1"/>
                      </pic:cNvPicPr>
                    </pic:nvPicPr>
                    <pic:blipFill>
                      <a:blip r:embed="rId41"/>
                      <a:stretch>
                        <a:fillRect/>
                      </a:stretch>
                    </pic:blipFill>
                    <pic:spPr bwMode="auto">
                      <a:xfrm>
                        <a:off x="0" y="0"/>
                        <a:ext cx="5016307" cy="3440292"/>
                      </a:xfrm>
                      <a:prstGeom prst="rect">
                        <a:avLst/>
                      </a:prstGeom>
                      <a:noFill/>
                    </pic:spPr>
                  </pic:pic>
                </a:graphicData>
              </a:graphic>
            </wp:inline>
          </w:drawing>
        </w:r>
      </w:ins>
    </w:p>
    <w:p w14:paraId="5E0000BA" w14:textId="77777777" w:rsidR="00C60D85" w:rsidRDefault="00000000">
      <w:pPr>
        <w:rPr>
          <w:ins w:id="4995" w:author="Sean de Noronha | DRG" w:date="2026-09-29T15:22:00Z" w16du:dateUtc="2026-09-29T13:22:00Z"/>
          <w:i/>
        </w:rPr>
      </w:pPr>
      <w:ins w:id="4996" w:author="Sean de Noronha | DRG" w:date="2026-09-29T15:22:00Z" w16du:dateUtc="2026-09-29T13:22:00Z">
        <w:r>
          <w:rPr>
            <w:i/>
          </w:rPr>
          <w:t xml:space="preserve">Figure 19 – Option A sizing law as in Figure 18, against Churchill at a lower roughness, </w:t>
        </w:r>
        <w:commentRangeStart w:id="4997"/>
        <w:r>
          <w:rPr>
            <w:i/>
          </w:rPr>
          <w:t>ε = 0.015 mm</w:t>
        </w:r>
      </w:ins>
      <w:commentRangeEnd w:id="4997"/>
      <w:ins w:id="4998" w:author="Sean de Noronha | DRG" w:date="2026-09-29T15:50:00Z" w16du:dateUtc="2026-09-29T13:50:00Z">
        <w:r w:rsidR="00E1124D">
          <w:rPr>
            <w:rStyle w:val="CommentReference"/>
          </w:rPr>
          <w:commentReference w:id="4997"/>
        </w:r>
      </w:ins>
      <w:ins w:id="4999" w:author="Sean de Noronha | DRG" w:date="2026-09-29T15:22:00Z" w16du:dateUtc="2026-09-29T13:22:00Z">
        <w:r>
          <w:rPr>
            <w:i/>
          </w:rPr>
          <w:t>, for NPS ½ to NPS 2. The transition hump remains.</w:t>
        </w:r>
      </w:ins>
    </w:p>
    <w:p w14:paraId="5E0000BC" w14:textId="77777777" w:rsidR="00C60D85" w:rsidRDefault="00000000">
      <w:pPr>
        <w:pStyle w:val="Heading4"/>
        <w:rPr>
          <w:ins w:id="5000" w:author="Sean de Noronha | DRG" w:date="2026-09-29T15:22:00Z" w16du:dateUtc="2026-09-29T13:22:00Z"/>
        </w:rPr>
      </w:pPr>
      <w:commentRangeStart w:id="5001"/>
      <w:ins w:id="5002" w:author="Sean de Noronha | DRG" w:date="2026-09-29T15:22:00Z" w16du:dateUtc="2026-09-29T13:22:00Z">
        <w:r>
          <w:rPr>
            <w:rFonts w:ascii="Arial" w:hAnsi="Arial" w:cs="Arial"/>
            <w:sz w:val="20"/>
            <w:szCs w:val="20"/>
          </w:rPr>
          <w:t>Option B: Shifted Polyflo Friction Law</w:t>
        </w:r>
      </w:ins>
      <w:commentRangeEnd w:id="5001"/>
      <w:ins w:id="5003" w:author="Sean de Noronha | DRG" w:date="2026-09-30T11:06:00Z" w16du:dateUtc="2026-09-30T09:06:00Z">
        <w:r w:rsidR="006F0F5F">
          <w:rPr>
            <w:rStyle w:val="CommentReference"/>
            <w:rFonts w:ascii="Arial" w:eastAsiaTheme="minorHAnsi" w:hAnsi="Arial" w:cstheme="minorBidi"/>
            <w:b w:val="0"/>
            <w:iCs w:val="0"/>
            <w:color w:val="auto"/>
          </w:rPr>
          <w:commentReference w:id="5001"/>
        </w:r>
      </w:ins>
    </w:p>
    <w:p w14:paraId="5E0000BD" w14:textId="77777777" w:rsidR="00C60D85" w:rsidRDefault="00000000">
      <w:pPr>
        <w:rPr>
          <w:ins w:id="5004" w:author="Sean de Noronha | DRG" w:date="2026-09-29T15:22:00Z" w16du:dateUtc="2026-09-29T13:22:00Z"/>
        </w:rPr>
      </w:pPr>
      <w:ins w:id="5005" w:author="Sean de Noronha | DRG" w:date="2026-09-29T15:22:00Z" w16du:dateUtc="2026-09-29T13:22:00Z">
        <w:r>
          <w:t xml:space="preserve">The second option also removes the transition hump. The Polyflo friction law is raised by a constant factor </w:t>
        </w:r>
        <w:r>
          <w:rPr>
            <w:i/>
          </w:rPr>
          <w:t>k</w:t>
        </w:r>
        <w:r>
          <w:t>,</w:t>
        </w:r>
      </w:ins>
    </w:p>
    <w:p w14:paraId="5E000092" w14:textId="77777777" w:rsidR="00C60D85" w:rsidRDefault="00000000">
      <w:pPr>
        <w:tabs>
          <w:tab w:val="center" w:pos="4680"/>
          <w:tab w:val="right" w:pos="9360"/>
        </w:tabs>
        <w:spacing w:before="120"/>
        <w:rPr>
          <w:ins w:id="5006" w:author="Sean de Noronha | DRG" w:date="2026-09-29T15:22:00Z" w16du:dateUtc="2026-09-29T13:22:00Z"/>
          <w:rFonts w:cs="Arial"/>
        </w:rPr>
      </w:pPr>
      <w:ins w:id="5007" w:author="Sean de Noronha | DRG" w:date="2026-09-29T15:22:00Z" w16du:dateUtc="2026-09-29T13:22:00Z">
        <w:r>
          <w:tab/>
        </w:r>
      </w:ins>
      <m:oMath>
        <m:r>
          <w:ins w:id="5008" w:author="Sean de Noronha | DRG" w:date="2026-09-29T15:22:00Z" w16du:dateUtc="2026-09-29T13:22:00Z">
            <w:rPr>
              <w:rFonts w:ascii="Cambria Math" w:hAnsi="Cambria Math"/>
            </w:rPr>
            <m:t>f=k·0.140370·</m:t>
          </w:ins>
        </m:r>
        <m:sSup>
          <m:sSupPr>
            <m:ctrlPr>
              <w:ins w:id="5009" w:author="Sean de Noronha | DRG" w:date="2026-09-29T15:22:00Z" w16du:dateUtc="2026-09-29T13:22:00Z">
                <w:rPr>
                  <w:rFonts w:ascii="Cambria Math" w:hAnsi="Cambria Math"/>
                </w:rPr>
              </w:ins>
            </m:ctrlPr>
          </m:sSupPr>
          <m:e>
            <m:r>
              <w:ins w:id="5010" w:author="Sean de Noronha | DRG" w:date="2026-09-29T15:22:00Z" w16du:dateUtc="2026-09-29T13:22:00Z">
                <w:rPr>
                  <w:rFonts w:ascii="Cambria Math" w:hAnsi="Cambria Math"/>
                </w:rPr>
                <m:t>Re</m:t>
              </w:ins>
            </m:r>
          </m:e>
          <m:sup>
            <m:r>
              <w:ins w:id="5011" w:author="Sean de Noronha | DRG" w:date="2026-09-29T15:22:00Z" w16du:dateUtc="2026-09-29T13:22:00Z">
                <w:rPr>
                  <w:rFonts w:ascii="Cambria Math" w:hAnsi="Cambria Math"/>
                </w:rPr>
                <m:t>-0.151571</m:t>
              </w:ins>
            </m:r>
          </m:sup>
        </m:sSup>
        <m:r>
          <w:ins w:id="5012" w:author="Sean de Noronha | DRG" w:date="2026-09-29T15:22:00Z" w16du:dateUtc="2026-09-29T13:22:00Z">
            <m:rPr>
              <m:nor/>
            </m:rPr>
            <w:rPr>
              <w:rFonts w:ascii="Cambria Math" w:hAnsi="Cambria Math"/>
            </w:rPr>
            <m:t xml:space="preserve">,    </m:t>
          </w:ins>
        </m:r>
        <m:r>
          <w:ins w:id="5013" w:author="Sean de Noronha | DRG" w:date="2026-09-29T15:22:00Z" w16du:dateUtc="2026-09-29T13:22:00Z">
            <w:rPr>
              <w:rFonts w:ascii="Cambria Math" w:hAnsi="Cambria Math"/>
            </w:rPr>
            <m:t>k=1.18</m:t>
          </w:ins>
        </m:r>
      </m:oMath>
      <w:ins w:id="5014" w:author="Sean de Noronha | DRG" w:date="2026-09-29T15:22:00Z" w16du:dateUtc="2026-09-29T13:22:00Z">
        <w:r>
          <w:rPr>
            <w:rFonts w:cs="Arial"/>
          </w:rPr>
          <w:tab/>
          <w:t>(15)</w:t>
        </w:r>
      </w:ins>
    </w:p>
    <w:p w14:paraId="5E000097" w14:textId="77777777" w:rsidR="00C60D85" w:rsidRDefault="00000000">
      <w:pPr>
        <w:rPr>
          <w:ins w:id="5015" w:author="Sean de Noronha | DRG" w:date="2026-09-29T15:22:00Z" w16du:dateUtc="2026-09-29T13:22:00Z"/>
        </w:rPr>
      </w:pPr>
      <w:ins w:id="5016" w:author="Sean de Noronha | DRG" w:date="2026-09-29T15:22:00Z" w16du:dateUtc="2026-09-29T13:22:00Z">
        <w:r>
          <w:t xml:space="preserve">where </w:t>
        </w:r>
        <w:r>
          <w:rPr>
            <w:i/>
          </w:rPr>
          <w:t>k</w:t>
        </w:r>
        <w:r>
          <w:t xml:space="preserve"> = 1.18 keeps the shifted line at or above the Churchill curves through the transition hump for steel at </w:t>
        </w:r>
        <w:r>
          <w:rPr>
            <w:i/>
          </w:rPr>
          <w:t>ε</w:t>
        </w:r>
        <w:r>
          <w:t xml:space="preserve"> = 0.09 mm, the upper value for commercial steel; the exact value needed there is 1.174, rounded up. Below the point where the shifted line meets the laminar line, the laminar law applies:</w:t>
        </w:r>
      </w:ins>
    </w:p>
    <w:p w14:paraId="5E000093" w14:textId="77777777" w:rsidR="00C60D85" w:rsidRDefault="00000000">
      <w:pPr>
        <w:tabs>
          <w:tab w:val="center" w:pos="4680"/>
          <w:tab w:val="right" w:pos="9360"/>
        </w:tabs>
        <w:spacing w:before="120"/>
        <w:rPr>
          <w:ins w:id="5017" w:author="Sean de Noronha | DRG" w:date="2026-09-29T15:22:00Z" w16du:dateUtc="2026-09-29T13:22:00Z"/>
          <w:rFonts w:cs="Arial"/>
        </w:rPr>
      </w:pPr>
      <w:ins w:id="5018" w:author="Sean de Noronha | DRG" w:date="2026-09-29T15:22:00Z" w16du:dateUtc="2026-09-29T13:22:00Z">
        <w:r>
          <w:tab/>
        </w:r>
      </w:ins>
      <m:oMath>
        <m:r>
          <w:ins w:id="5019" w:author="Sean de Noronha | DRG" w:date="2026-09-29T15:22:00Z" w16du:dateUtc="2026-09-29T13:22:00Z">
            <w:rPr>
              <w:rFonts w:ascii="Cambria Math" w:hAnsi="Cambria Math"/>
            </w:rPr>
            <m:t>f=</m:t>
          </w:ins>
        </m:r>
        <m:r>
          <w:ins w:id="5020" w:author="Sean de Noronha | DRG" w:date="2026-09-29T15:22:00Z" w16du:dateUtc="2026-09-29T13:22:00Z">
            <m:rPr>
              <m:sty m:val="p"/>
            </m:rPr>
            <w:rPr>
              <w:rFonts w:ascii="Cambria Math" w:hAnsi="Cambria Math"/>
            </w:rPr>
            <m:t>max</m:t>
          </w:ins>
        </m:r>
        <m:d>
          <m:dPr>
            <m:ctrlPr>
              <w:ins w:id="5021" w:author="Sean de Noronha | DRG" w:date="2026-09-29T15:22:00Z" w16du:dateUtc="2026-09-29T13:22:00Z">
                <w:rPr>
                  <w:rFonts w:ascii="Cambria Math" w:hAnsi="Cambria Math"/>
                </w:rPr>
              </w:ins>
            </m:ctrlPr>
          </m:dPr>
          <m:e>
            <m:f>
              <m:fPr>
                <m:ctrlPr>
                  <w:ins w:id="5022" w:author="Sean de Noronha | DRG" w:date="2026-09-29T15:22:00Z" w16du:dateUtc="2026-09-29T13:22:00Z">
                    <w:rPr>
                      <w:rFonts w:ascii="Cambria Math" w:hAnsi="Cambria Math"/>
                    </w:rPr>
                  </w:ins>
                </m:ctrlPr>
              </m:fPr>
              <m:num>
                <m:r>
                  <w:ins w:id="5023" w:author="Sean de Noronha | DRG" w:date="2026-09-29T15:22:00Z" w16du:dateUtc="2026-09-29T13:22:00Z">
                    <w:rPr>
                      <w:rFonts w:ascii="Cambria Math" w:hAnsi="Cambria Math"/>
                    </w:rPr>
                    <m:t>64</m:t>
                  </w:ins>
                </m:r>
              </m:num>
              <m:den>
                <m:r>
                  <w:ins w:id="5024" w:author="Sean de Noronha | DRG" w:date="2026-09-29T15:22:00Z" w16du:dateUtc="2026-09-29T13:22:00Z">
                    <w:rPr>
                      <w:rFonts w:ascii="Cambria Math" w:hAnsi="Cambria Math"/>
                    </w:rPr>
                    <m:t>Re</m:t>
                  </w:ins>
                </m:r>
              </m:den>
            </m:f>
            <m:r>
              <w:ins w:id="5025" w:author="Sean de Noronha | DRG" w:date="2026-09-29T15:22:00Z" w16du:dateUtc="2026-09-29T13:22:00Z">
                <w:rPr>
                  <w:rFonts w:ascii="Cambria Math" w:hAnsi="Cambria Math"/>
                </w:rPr>
                <m:t>, k·0.140370·</m:t>
              </w:ins>
            </m:r>
            <m:sSup>
              <m:sSupPr>
                <m:ctrlPr>
                  <w:ins w:id="5026" w:author="Sean de Noronha | DRG" w:date="2026-09-29T15:22:00Z" w16du:dateUtc="2026-09-29T13:22:00Z">
                    <w:rPr>
                      <w:rFonts w:ascii="Cambria Math" w:hAnsi="Cambria Math"/>
                    </w:rPr>
                  </w:ins>
                </m:ctrlPr>
              </m:sSupPr>
              <m:e>
                <m:r>
                  <w:ins w:id="5027" w:author="Sean de Noronha | DRG" w:date="2026-09-29T15:22:00Z" w16du:dateUtc="2026-09-29T13:22:00Z">
                    <w:rPr>
                      <w:rFonts w:ascii="Cambria Math" w:hAnsi="Cambria Math"/>
                    </w:rPr>
                    <m:t>Re</m:t>
                  </w:ins>
                </m:r>
              </m:e>
              <m:sup>
                <m:r>
                  <w:ins w:id="5028" w:author="Sean de Noronha | DRG" w:date="2026-09-29T15:22:00Z" w16du:dateUtc="2026-09-29T13:22:00Z">
                    <w:rPr>
                      <w:rFonts w:ascii="Cambria Math" w:hAnsi="Cambria Math"/>
                    </w:rPr>
                    <m:t>-0.151571</m:t>
                  </w:ins>
                </m:r>
              </m:sup>
            </m:sSup>
          </m:e>
        </m:d>
      </m:oMath>
      <w:ins w:id="5029" w:author="Sean de Noronha | DRG" w:date="2026-09-29T15:22:00Z" w16du:dateUtc="2026-09-29T13:22:00Z">
        <w:r>
          <w:rPr>
            <w:rFonts w:cs="Arial"/>
          </w:rPr>
          <w:tab/>
          <w:t>(16)</w:t>
        </w:r>
      </w:ins>
    </w:p>
    <w:p w14:paraId="5E0000BE" w14:textId="77777777" w:rsidR="00C60D85" w:rsidRDefault="00000000">
      <w:pPr>
        <w:rPr>
          <w:ins w:id="5030" w:author="Sean de Noronha | DRG" w:date="2026-09-29T15:22:00Z" w16du:dateUtc="2026-09-29T13:22:00Z"/>
        </w:rPr>
      </w:pPr>
      <w:ins w:id="5031" w:author="Sean de Noronha | DRG" w:date="2026-09-29T15:22:00Z" w16du:dateUtc="2026-09-29T13:22:00Z">
        <w:r>
          <w:t>The two lines meet at</w:t>
        </w:r>
      </w:ins>
    </w:p>
    <w:p w14:paraId="5E000094" w14:textId="77777777" w:rsidR="00C60D85" w:rsidRDefault="00000000">
      <w:pPr>
        <w:tabs>
          <w:tab w:val="center" w:pos="4680"/>
          <w:tab w:val="right" w:pos="9360"/>
        </w:tabs>
        <w:spacing w:before="120"/>
        <w:rPr>
          <w:ins w:id="5032" w:author="Sean de Noronha | DRG" w:date="2026-09-29T15:22:00Z" w16du:dateUtc="2026-09-29T13:22:00Z"/>
          <w:rFonts w:cs="Arial"/>
        </w:rPr>
      </w:pPr>
      <w:ins w:id="5033" w:author="Sean de Noronha | DRG" w:date="2026-09-29T15:22:00Z" w16du:dateUtc="2026-09-29T13:22:00Z">
        <w:r>
          <w:tab/>
        </w:r>
      </w:ins>
      <m:oMath>
        <m:sSup>
          <m:sSupPr>
            <m:ctrlPr>
              <w:ins w:id="5034" w:author="Sean de Noronha | DRG" w:date="2026-09-29T15:22:00Z" w16du:dateUtc="2026-09-29T13:22:00Z">
                <w:rPr>
                  <w:rFonts w:ascii="Cambria Math" w:hAnsi="Cambria Math"/>
                </w:rPr>
              </w:ins>
            </m:ctrlPr>
          </m:sSupPr>
          <m:e>
            <m:r>
              <w:ins w:id="5035" w:author="Sean de Noronha | DRG" w:date="2026-09-29T15:22:00Z" w16du:dateUtc="2026-09-29T13:22:00Z">
                <w:rPr>
                  <w:rFonts w:ascii="Cambria Math" w:hAnsi="Cambria Math"/>
                </w:rPr>
                <m:t>Re</m:t>
              </w:ins>
            </m:r>
          </m:e>
          <m:sup>
            <m:r>
              <w:ins w:id="5036" w:author="Sean de Noronha | DRG" w:date="2026-09-29T15:22:00Z" w16du:dateUtc="2026-09-29T13:22:00Z">
                <w:rPr>
                  <w:rFonts w:ascii="Cambria Math" w:hAnsi="Cambria Math"/>
                </w:rPr>
                <m:t>*</m:t>
              </w:ins>
            </m:r>
          </m:sup>
        </m:sSup>
        <m:r>
          <w:ins w:id="5037" w:author="Sean de Noronha | DRG" w:date="2026-09-29T15:22:00Z" w16du:dateUtc="2026-09-29T13:22:00Z">
            <w:rPr>
              <w:rFonts w:ascii="Cambria Math" w:hAnsi="Cambria Math"/>
            </w:rPr>
            <m:t>=</m:t>
          </w:ins>
        </m:r>
        <m:r>
          <w:ins w:id="5038" w:author="Sean de Noronha | DRG" w:date="2026-09-29T15:22:00Z" w16du:dateUtc="2026-09-29T13:22:00Z">
            <m:rPr>
              <m:nor/>
            </m:rPr>
            <w:rPr>
              <w:rFonts w:ascii="Cambria Math" w:hAnsi="Cambria Math"/>
            </w:rPr>
            <m:t>1,361</m:t>
          </w:ins>
        </m:r>
        <m:r>
          <w:ins w:id="5039" w:author="Sean de Noronha | DRG" w:date="2026-09-29T15:22:00Z" w16du:dateUtc="2026-09-29T13:22:00Z">
            <w:rPr>
              <w:rFonts w:ascii="Cambria Math" w:hAnsi="Cambria Math"/>
            </w:rPr>
            <m:t>·</m:t>
          </w:ins>
        </m:r>
        <m:sSup>
          <m:sSupPr>
            <m:ctrlPr>
              <w:ins w:id="5040" w:author="Sean de Noronha | DRG" w:date="2026-09-29T15:22:00Z" w16du:dateUtc="2026-09-29T13:22:00Z">
                <w:rPr>
                  <w:rFonts w:ascii="Cambria Math" w:hAnsi="Cambria Math"/>
                </w:rPr>
              </w:ins>
            </m:ctrlPr>
          </m:sSupPr>
          <m:e>
            <m:r>
              <w:ins w:id="5041" w:author="Sean de Noronha | DRG" w:date="2026-09-29T15:22:00Z" w16du:dateUtc="2026-09-29T13:22:00Z">
                <w:rPr>
                  <w:rFonts w:ascii="Cambria Math" w:hAnsi="Cambria Math"/>
                </w:rPr>
                <m:t>k</m:t>
              </w:ins>
            </m:r>
          </m:e>
          <m:sup>
            <m:r>
              <w:ins w:id="5042" w:author="Sean de Noronha | DRG" w:date="2026-09-29T15:22:00Z" w16du:dateUtc="2026-09-29T13:22:00Z">
                <w:rPr>
                  <w:rFonts w:ascii="Cambria Math" w:hAnsi="Cambria Math"/>
                </w:rPr>
                <m:t>-1/(1-n)</m:t>
              </w:ins>
            </m:r>
          </m:sup>
        </m:sSup>
        <m:r>
          <w:ins w:id="5043" w:author="Sean de Noronha | DRG" w:date="2026-09-29T15:22:00Z" w16du:dateUtc="2026-09-29T13:22:00Z">
            <w:rPr>
              <w:rFonts w:ascii="Cambria Math" w:hAnsi="Cambria Math"/>
            </w:rPr>
            <m:t>=</m:t>
          </w:ins>
        </m:r>
        <m:r>
          <w:ins w:id="5044" w:author="Sean de Noronha | DRG" w:date="2026-09-29T15:22:00Z" w16du:dateUtc="2026-09-29T13:22:00Z">
            <m:rPr>
              <m:nor/>
            </m:rPr>
            <w:rPr>
              <w:rFonts w:ascii="Cambria Math" w:hAnsi="Cambria Math"/>
            </w:rPr>
            <m:t>1,361</m:t>
          </w:ins>
        </m:r>
        <m:r>
          <w:ins w:id="5045" w:author="Sean de Noronha | DRG" w:date="2026-09-29T15:22:00Z" w16du:dateUtc="2026-09-29T13:22:00Z">
            <w:rPr>
              <w:rFonts w:ascii="Cambria Math" w:hAnsi="Cambria Math"/>
            </w:rPr>
            <m:t>×</m:t>
          </w:ins>
        </m:r>
        <m:sSup>
          <m:sSupPr>
            <m:ctrlPr>
              <w:ins w:id="5046" w:author="Sean de Noronha | DRG" w:date="2026-09-29T15:22:00Z" w16du:dateUtc="2026-09-29T13:22:00Z">
                <w:rPr>
                  <w:rFonts w:ascii="Cambria Math" w:hAnsi="Cambria Math"/>
                </w:rPr>
              </w:ins>
            </m:ctrlPr>
          </m:sSupPr>
          <m:e>
            <m:r>
              <w:ins w:id="5047" w:author="Sean de Noronha | DRG" w:date="2026-09-29T15:22:00Z" w16du:dateUtc="2026-09-29T13:22:00Z">
                <w:rPr>
                  <w:rFonts w:ascii="Cambria Math" w:hAnsi="Cambria Math"/>
                </w:rPr>
                <m:t>1.18</m:t>
              </w:ins>
            </m:r>
          </m:e>
          <m:sup>
            <m:r>
              <w:ins w:id="5048" w:author="Sean de Noronha | DRG" w:date="2026-09-29T15:22:00Z" w16du:dateUtc="2026-09-29T13:22:00Z">
                <w:rPr>
                  <w:rFonts w:ascii="Cambria Math" w:hAnsi="Cambria Math"/>
                </w:rPr>
                <m:t>-1.179</m:t>
              </w:ins>
            </m:r>
          </m:sup>
        </m:sSup>
        <m:r>
          <w:ins w:id="5049" w:author="Sean de Noronha | DRG" w:date="2026-09-29T15:22:00Z" w16du:dateUtc="2026-09-29T13:22:00Z">
            <w:rPr>
              <w:rFonts w:ascii="Cambria Math" w:hAnsi="Cambria Math"/>
            </w:rPr>
            <m:t>≈</m:t>
          </w:ins>
        </m:r>
        <m:r>
          <w:ins w:id="5050" w:author="Sean de Noronha | DRG" w:date="2026-09-29T15:22:00Z" w16du:dateUtc="2026-09-29T13:22:00Z">
            <m:rPr>
              <m:nor/>
            </m:rPr>
            <w:rPr>
              <w:rFonts w:ascii="Cambria Math" w:hAnsi="Cambria Math"/>
            </w:rPr>
            <m:t>1,120</m:t>
          </w:ins>
        </m:r>
      </m:oMath>
      <w:ins w:id="5051" w:author="Sean de Noronha | DRG" w:date="2026-09-29T15:22:00Z" w16du:dateUtc="2026-09-29T13:22:00Z">
        <w:r>
          <w:rPr>
            <w:rFonts w:cs="Arial"/>
          </w:rPr>
          <w:tab/>
          <w:t>(17)</w:t>
        </w:r>
      </w:ins>
    </w:p>
    <w:p w14:paraId="5E0000BF" w14:textId="77777777" w:rsidR="00C60D85" w:rsidRDefault="00000000">
      <w:pPr>
        <w:rPr>
          <w:ins w:id="5052" w:author="Sean de Noronha | DRG" w:date="2026-09-29T15:22:00Z" w16du:dateUtc="2026-09-29T13:22:00Z"/>
        </w:rPr>
      </w:pPr>
      <w:ins w:id="5053" w:author="Sean de Noronha | DRG" w:date="2026-09-29T15:22:00Z" w16du:dateUtc="2026-09-29T13:22:00Z">
        <w:r>
          <w:t xml:space="preserve">The shift enters the closed form of Polyflo only through </w:t>
        </w:r>
        <w:r>
          <w:rPr>
            <w:i/>
          </w:rPr>
          <w:t>a</w:t>
        </w:r>
        <w:r>
          <w:rPr>
            <w:vertAlign w:val="subscript"/>
          </w:rPr>
          <w:t>0</w:t>
        </w:r>
        <w:r>
          <w:t xml:space="preserve">, so every published capacity above </w:t>
        </w:r>
        <w:r>
          <w:rPr>
            <w:i/>
          </w:rPr>
          <w:t>Re</w:t>
        </w:r>
        <w:r>
          <w:rPr>
            <w:vertAlign w:val="superscript"/>
          </w:rPr>
          <w:t>*</w:t>
        </w:r>
        <w:r>
          <w:t xml:space="preserve"> is multiplied by a single factor,</w:t>
        </w:r>
      </w:ins>
    </w:p>
    <w:p w14:paraId="5E000095" w14:textId="77777777" w:rsidR="00C60D85" w:rsidRDefault="00000000">
      <w:pPr>
        <w:tabs>
          <w:tab w:val="center" w:pos="4680"/>
          <w:tab w:val="right" w:pos="9360"/>
        </w:tabs>
        <w:spacing w:before="120"/>
        <w:rPr>
          <w:ins w:id="5054" w:author="Sean de Noronha | DRG" w:date="2026-09-29T15:22:00Z" w16du:dateUtc="2026-09-29T13:22:00Z"/>
          <w:rFonts w:cs="Arial"/>
        </w:rPr>
      </w:pPr>
      <w:ins w:id="5055" w:author="Sean de Noronha | DRG" w:date="2026-09-29T15:22:00Z" w16du:dateUtc="2026-09-29T13:22:00Z">
        <w:r>
          <w:tab/>
        </w:r>
      </w:ins>
      <m:oMath>
        <m:f>
          <m:fPr>
            <m:ctrlPr>
              <w:ins w:id="5056" w:author="Sean de Noronha | DRG" w:date="2026-09-29T15:22:00Z" w16du:dateUtc="2026-09-29T13:22:00Z">
                <w:rPr>
                  <w:rFonts w:ascii="Cambria Math" w:hAnsi="Cambria Math"/>
                </w:rPr>
              </w:ins>
            </m:ctrlPr>
          </m:fPr>
          <m:num>
            <m:sSub>
              <m:sSubPr>
                <m:ctrlPr>
                  <w:ins w:id="5057" w:author="Sean de Noronha | DRG" w:date="2026-09-29T15:22:00Z" w16du:dateUtc="2026-09-29T13:22:00Z">
                    <w:rPr>
                      <w:rFonts w:ascii="Cambria Math" w:hAnsi="Cambria Math"/>
                    </w:rPr>
                  </w:ins>
                </m:ctrlPr>
              </m:sSubPr>
              <m:e>
                <m:r>
                  <w:ins w:id="5058" w:author="Sean de Noronha | DRG" w:date="2026-09-29T15:22:00Z" w16du:dateUtc="2026-09-29T13:22:00Z">
                    <w:rPr>
                      <w:rFonts w:ascii="Cambria Math" w:hAnsi="Cambria Math"/>
                    </w:rPr>
                    <m:t>Q</m:t>
                  </w:ins>
                </m:r>
              </m:e>
              <m:sub>
                <m:r>
                  <w:ins w:id="5059" w:author="Sean de Noronha | DRG" w:date="2026-09-29T15:22:00Z" w16du:dateUtc="2026-09-29T13:22:00Z">
                    <m:rPr>
                      <m:sty m:val="p"/>
                    </m:rPr>
                    <w:rPr>
                      <w:rFonts w:ascii="Cambria Math" w:hAnsi="Cambria Math"/>
                    </w:rPr>
                    <m:t>B</m:t>
                  </w:ins>
                </m:r>
              </m:sub>
            </m:sSub>
          </m:num>
          <m:den>
            <m:sSub>
              <m:sSubPr>
                <m:ctrlPr>
                  <w:ins w:id="5060" w:author="Sean de Noronha | DRG" w:date="2026-09-29T15:22:00Z" w16du:dateUtc="2026-09-29T13:22:00Z">
                    <w:rPr>
                      <w:rFonts w:ascii="Cambria Math" w:hAnsi="Cambria Math"/>
                    </w:rPr>
                  </w:ins>
                </m:ctrlPr>
              </m:sSubPr>
              <m:e>
                <m:r>
                  <w:ins w:id="5061" w:author="Sean de Noronha | DRG" w:date="2026-09-29T15:22:00Z" w16du:dateUtc="2026-09-29T13:22:00Z">
                    <w:rPr>
                      <w:rFonts w:ascii="Cambria Math" w:hAnsi="Cambria Math"/>
                    </w:rPr>
                    <m:t>Q</m:t>
                  </w:ins>
                </m:r>
              </m:e>
              <m:sub>
                <m:r>
                  <w:ins w:id="5062" w:author="Sean de Noronha | DRG" w:date="2026-09-29T15:22:00Z" w16du:dateUtc="2026-09-29T13:22:00Z">
                    <m:rPr>
                      <m:sty m:val="p"/>
                    </m:rPr>
                    <w:rPr>
                      <w:rFonts w:ascii="Cambria Math" w:hAnsi="Cambria Math"/>
                    </w:rPr>
                    <m:t>Polyflo</m:t>
                  </w:ins>
                </m:r>
              </m:sub>
            </m:sSub>
          </m:den>
        </m:f>
        <m:r>
          <w:ins w:id="5063" w:author="Sean de Noronha | DRG" w:date="2026-09-29T15:22:00Z" w16du:dateUtc="2026-09-29T13:22:00Z">
            <w:rPr>
              <w:rFonts w:ascii="Cambria Math" w:hAnsi="Cambria Math"/>
            </w:rPr>
            <m:t>=</m:t>
          </w:ins>
        </m:r>
        <m:sSup>
          <m:sSupPr>
            <m:ctrlPr>
              <w:ins w:id="5064" w:author="Sean de Noronha | DRG" w:date="2026-09-29T15:22:00Z" w16du:dateUtc="2026-09-29T13:22:00Z">
                <w:rPr>
                  <w:rFonts w:ascii="Cambria Math" w:hAnsi="Cambria Math"/>
                </w:rPr>
              </w:ins>
            </m:ctrlPr>
          </m:sSupPr>
          <m:e>
            <m:r>
              <w:ins w:id="5065" w:author="Sean de Noronha | DRG" w:date="2026-09-29T15:22:00Z" w16du:dateUtc="2026-09-29T13:22:00Z">
                <w:rPr>
                  <w:rFonts w:ascii="Cambria Math" w:hAnsi="Cambria Math"/>
                </w:rPr>
                <m:t>k</m:t>
              </w:ins>
            </m:r>
          </m:e>
          <m:sup>
            <m:r>
              <w:ins w:id="5066" w:author="Sean de Noronha | DRG" w:date="2026-09-29T15:22:00Z" w16du:dateUtc="2026-09-29T13:22:00Z">
                <w:rPr>
                  <w:rFonts w:ascii="Cambria Math" w:hAnsi="Cambria Math"/>
                </w:rPr>
                <m:t>-1/(2-n)</m:t>
              </w:ins>
            </m:r>
          </m:sup>
        </m:sSup>
        <m:r>
          <w:ins w:id="5067" w:author="Sean de Noronha | DRG" w:date="2026-09-29T15:22:00Z" w16du:dateUtc="2026-09-29T13:22:00Z">
            <w:rPr>
              <w:rFonts w:ascii="Cambria Math" w:hAnsi="Cambria Math"/>
            </w:rPr>
            <m:t>=</m:t>
          </w:ins>
        </m:r>
        <m:sSup>
          <m:sSupPr>
            <m:ctrlPr>
              <w:ins w:id="5068" w:author="Sean de Noronha | DRG" w:date="2026-09-29T15:22:00Z" w16du:dateUtc="2026-09-29T13:22:00Z">
                <w:rPr>
                  <w:rFonts w:ascii="Cambria Math" w:hAnsi="Cambria Math"/>
                </w:rPr>
              </w:ins>
            </m:ctrlPr>
          </m:sSupPr>
          <m:e>
            <m:r>
              <w:ins w:id="5069" w:author="Sean de Noronha | DRG" w:date="2026-09-29T15:22:00Z" w16du:dateUtc="2026-09-29T13:22:00Z">
                <w:rPr>
                  <w:rFonts w:ascii="Cambria Math" w:hAnsi="Cambria Math"/>
                </w:rPr>
                <m:t>1.18</m:t>
              </w:ins>
            </m:r>
          </m:e>
          <m:sup>
            <m:r>
              <w:ins w:id="5070" w:author="Sean de Noronha | DRG" w:date="2026-09-29T15:22:00Z" w16du:dateUtc="2026-09-29T13:22:00Z">
                <w:rPr>
                  <w:rFonts w:ascii="Cambria Math" w:hAnsi="Cambria Math"/>
                </w:rPr>
                <m:t>-0.541</m:t>
              </w:ins>
            </m:r>
          </m:sup>
        </m:sSup>
        <m:r>
          <w:ins w:id="5071" w:author="Sean de Noronha | DRG" w:date="2026-09-29T15:22:00Z" w16du:dateUtc="2026-09-29T13:22:00Z">
            <w:rPr>
              <w:rFonts w:ascii="Cambria Math" w:hAnsi="Cambria Math"/>
            </w:rPr>
            <m:t>≈0.914</m:t>
          </w:ins>
        </m:r>
      </m:oMath>
      <w:ins w:id="5072" w:author="Sean de Noronha | DRG" w:date="2026-09-29T15:22:00Z" w16du:dateUtc="2026-09-29T13:22:00Z">
        <w:r>
          <w:rPr>
            <w:rFonts w:cs="Arial"/>
          </w:rPr>
          <w:tab/>
          <w:t>(18)</w:t>
        </w:r>
      </w:ins>
    </w:p>
    <w:p w14:paraId="5E0000C0" w14:textId="77777777" w:rsidR="00C60D85" w:rsidRDefault="00000000">
      <w:pPr>
        <w:rPr>
          <w:ins w:id="5073" w:author="Sean de Noronha | DRG" w:date="2026-09-29T15:22:00Z" w16du:dateUtc="2026-09-29T13:22:00Z"/>
        </w:rPr>
      </w:pPr>
      <w:commentRangeStart w:id="5074"/>
      <w:ins w:id="5075" w:author="Sean de Noronha | DRG" w:date="2026-09-29T15:22:00Z" w16du:dateUtc="2026-09-29T13:22:00Z">
        <w:r>
          <w:t>In practice a table cell takes the smaller of the laminar capacity and 0.914 times the published Polyflo capacity, so a designer needs neither the Reynolds number nor a roughness value</w:t>
        </w:r>
      </w:ins>
      <w:commentRangeEnd w:id="5074"/>
      <w:ins w:id="5076" w:author="Sean de Noronha | DRG" w:date="2026-09-30T10:44:00Z" w16du:dateUtc="2026-09-30T08:44:00Z">
        <w:r w:rsidR="00A3452A">
          <w:rPr>
            <w:rStyle w:val="CommentReference"/>
          </w:rPr>
          <w:commentReference w:id="5074"/>
        </w:r>
      </w:ins>
      <w:ins w:id="5077" w:author="Sean de Noronha | DRG" w:date="2026-09-29T15:22:00Z" w16du:dateUtc="2026-09-29T13:22:00Z">
        <w:r>
          <w:t xml:space="preserve">. Figure 20 shows the resulting law against the Churchill curves at </w:t>
        </w:r>
        <w:r>
          <w:rPr>
            <w:i/>
          </w:rPr>
          <w:t>ε</w:t>
        </w:r>
        <w:r>
          <w:t xml:space="preserve"> = 0.09 mm.</w:t>
        </w:r>
      </w:ins>
    </w:p>
    <w:p w14:paraId="5E0000C1" w14:textId="77777777" w:rsidR="00C60D85" w:rsidRDefault="00000000">
      <w:pPr>
        <w:keepNext/>
        <w:jc w:val="center"/>
        <w:rPr>
          <w:ins w:id="5078" w:author="Sean de Noronha | DRG" w:date="2026-09-29T15:22:00Z" w16du:dateUtc="2026-09-29T13:22:00Z"/>
        </w:rPr>
      </w:pPr>
      <w:ins w:id="5079" w:author="Sean de Noronha | DRG" w:date="2026-09-29T15:22:00Z" w16du:dateUtc="2026-09-29T13:22:00Z">
        <w:r>
          <w:rPr>
            <w:noProof/>
          </w:rPr>
          <w:lastRenderedPageBreak/>
          <w:drawing>
            <wp:inline distT="0" distB="0" distL="0" distR="0" wp14:anchorId="25545E14" wp14:editId="4ADBCECE">
              <wp:extent cx="5029200" cy="3449136"/>
              <wp:effectExtent l="0" t="0" r="0" b="0"/>
              <wp:docPr id="1900000204" nam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204" name="Figure 20"/>
                      <pic:cNvPicPr>
                        <a:picLocks noChangeAspect="1" noChangeArrowheads="1"/>
                      </pic:cNvPicPr>
                    </pic:nvPicPr>
                    <pic:blipFill>
                      <a:blip r:embed="rId42"/>
                      <a:stretch>
                        <a:fillRect/>
                      </a:stretch>
                    </pic:blipFill>
                    <pic:spPr bwMode="auto">
                      <a:xfrm>
                        <a:off x="0" y="0"/>
                        <a:ext cx="5050805" cy="3463953"/>
                      </a:xfrm>
                      <a:prstGeom prst="rect">
                        <a:avLst/>
                      </a:prstGeom>
                      <a:noFill/>
                    </pic:spPr>
                  </pic:pic>
                </a:graphicData>
              </a:graphic>
            </wp:inline>
          </w:drawing>
        </w:r>
      </w:ins>
    </w:p>
    <w:p w14:paraId="5E0000C2" w14:textId="77777777" w:rsidR="00C60D85" w:rsidRDefault="00000000">
      <w:pPr>
        <w:rPr>
          <w:ins w:id="5080" w:author="Sean de Noronha | DRG" w:date="2026-09-29T15:22:00Z" w16du:dateUtc="2026-09-29T13:22:00Z"/>
          <w:i/>
        </w:rPr>
      </w:pPr>
      <w:commentRangeStart w:id="5081"/>
      <w:ins w:id="5082" w:author="Sean de Noronha | DRG" w:date="2026-09-29T15:22:00Z" w16du:dateUtc="2026-09-29T13:22:00Z">
        <w:r>
          <w:rPr>
            <w:i/>
          </w:rPr>
          <w:t>Figure 20 – Option B sizing law for non-corrugated pipe against the GFE-Churchill reference: the laminar line f = 64/Re below Re* ≈ 1,120 and the Polyflo line shifted upward by 1.18 above it, with the published Polyflo line for comparison. Gray curves: Churchill at ε = 0.09 mm for NPS ½ to NPS 2. Open circles mark where a Churchill curve rises above the shifted line. Reynolds numbers up to 2 × 10</w:t>
        </w:r>
        <w:r>
          <w:rPr>
            <w:i/>
            <w:vertAlign w:val="superscript"/>
          </w:rPr>
          <w:t>5</w:t>
        </w:r>
        <w:r>
          <w:rPr>
            <w:i/>
          </w:rPr>
          <w:t>.</w:t>
        </w:r>
      </w:ins>
      <w:commentRangeEnd w:id="5081"/>
      <w:ins w:id="5083" w:author="Sean de Noronha | DRG" w:date="2026-09-29T15:54:00Z" w16du:dateUtc="2026-09-29T13:54:00Z">
        <w:r w:rsidR="00E1124D">
          <w:rPr>
            <w:rStyle w:val="CommentReference"/>
          </w:rPr>
          <w:commentReference w:id="5081"/>
        </w:r>
      </w:ins>
    </w:p>
    <w:p w14:paraId="5E0000C3" w14:textId="77777777" w:rsidR="00C60D85" w:rsidRDefault="00000000">
      <w:pPr>
        <w:rPr>
          <w:ins w:id="5084" w:author="Sean de Noronha | DRG" w:date="2026-09-29T15:22:00Z" w16du:dateUtc="2026-09-29T13:22:00Z"/>
        </w:rPr>
      </w:pPr>
      <w:ins w:id="5085" w:author="Sean de Noronha | DRG" w:date="2026-09-29T15:22:00Z" w16du:dateUtc="2026-09-29T13:22:00Z">
        <w:r>
          <w:t xml:space="preserve">Over every hydrogen cell of Tables A.1 to A.5 for runs of 30 ft (9 m) and longer, Option B is conservative against GFE-Churchill for NPS ½ to NPS 2 steel at any roughness up to 0.09 mm. At the highest Reynolds numbers a Churchill curve at 0.09 mm can still rise above the shifted line, from </w:t>
        </w:r>
        <w:r>
          <w:rPr>
            <w:i/>
          </w:rPr>
          <w:t>Re</w:t>
        </w:r>
        <w:r>
          <w:t xml:space="preserve"> ≈ 29,800 for NPS ½, 64,900 for NPS ¾ and 114,000 for NPS 1 (Figure 20), but no hydrogen cell of these sizes reaches that point: their highest Reynolds numbers are about 26,000, 41,700 and 62,400 (Table C.2). Option B is also conservative for copper tubing from ¼ in. (7.7 mm inside diameter) upward and for smooth plastic pipe, up to </w:t>
        </w:r>
        <w:r>
          <w:rPr>
            <w:i/>
          </w:rPr>
          <w:t>Re</w:t>
        </w:r>
        <w:r>
          <w:t xml:space="preserve"> = 2 × 10</w:t>
        </w:r>
        <w:r>
          <w:rPr>
            <w:vertAlign w:val="superscript"/>
          </w:rPr>
          <w:t>5</w:t>
        </w:r>
        <w:r>
          <w:t>.</w:t>
        </w:r>
      </w:ins>
    </w:p>
    <w:p w14:paraId="5E0000C4" w14:textId="08959100" w:rsidR="00C60D85" w:rsidRDefault="00000000">
      <w:pPr>
        <w:rPr>
          <w:ins w:id="5086" w:author="Sean de Noronha | DRG" w:date="2026-09-29T15:22:00Z" w16du:dateUtc="2026-09-29T13:22:00Z"/>
        </w:rPr>
      </w:pPr>
      <w:ins w:id="5087" w:author="Sean de Noronha | DRG" w:date="2026-09-29T15:22:00Z" w16du:dateUtc="2026-09-29T13:22:00Z">
        <w:r>
          <w:t xml:space="preserve">Its limits have to be stated with it. It does not cover pipe rougher than </w:t>
        </w:r>
      </w:ins>
      <w:commentRangeStart w:id="5088"/>
      <w:ins w:id="5089" w:author="Sean de Noronha | DRG" w:date="2026-09-30T10:51:00Z" w16du:dateUtc="2026-09-30T08:51:00Z">
        <w:r w:rsidR="00A3452A">
          <w:rPr>
            <w:i/>
          </w:rPr>
          <w:t>ε</w:t>
        </w:r>
        <w:r w:rsidR="00A3452A">
          <w:t xml:space="preserve"> =</w:t>
        </w:r>
        <w:r w:rsidR="00A3452A">
          <w:t xml:space="preserve"> </w:t>
        </w:r>
      </w:ins>
      <w:ins w:id="5090" w:author="Sean de Noronha | DRG" w:date="2026-09-29T15:22:00Z" w16du:dateUtc="2026-09-29T13:22:00Z">
        <w:r>
          <w:t>0.09 mm</w:t>
        </w:r>
      </w:ins>
      <w:commentRangeEnd w:id="5088"/>
      <w:ins w:id="5091" w:author="Sean de Noronha | DRG" w:date="2026-09-30T10:51:00Z" w16du:dateUtc="2026-09-30T08:51:00Z">
        <w:r w:rsidR="00A3452A">
          <w:rPr>
            <w:rStyle w:val="CommentReference"/>
          </w:rPr>
          <w:commentReference w:id="5088"/>
        </w:r>
      </w:ins>
      <w:ins w:id="5092" w:author="Sean de Noronha | DRG" w:date="2026-09-29T15:22:00Z" w16du:dateUtc="2026-09-29T13:22:00Z">
        <w:r>
          <w:t xml:space="preserve">, and it does not cover CSST, whose friction factors of about 0.1 to 0.3 are several times the smooth-pipe line (§3.5.2). It is proposed for hydrogen only: natural-gas cells at the elevated-pressure schedules reach Reynolds numbers above the limits given for </w:t>
        </w:r>
      </w:ins>
      <w:commentRangeStart w:id="5093"/>
      <w:ins w:id="5094" w:author="Sean de Noronha | DRG" w:date="2026-09-30T10:51:00Z" w16du:dateUtc="2026-09-30T08:51:00Z">
        <w:r w:rsidR="00A3452A">
          <w:rPr>
            <w:i/>
          </w:rPr>
          <w:t>ε</w:t>
        </w:r>
        <w:r w:rsidR="00A3452A">
          <w:t xml:space="preserve"> =</w:t>
        </w:r>
        <w:r w:rsidR="00A3452A">
          <w:t xml:space="preserve"> </w:t>
        </w:r>
      </w:ins>
      <w:ins w:id="5095" w:author="Sean de Noronha | DRG" w:date="2026-09-29T15:22:00Z" w16du:dateUtc="2026-09-29T13:22:00Z">
        <w:r>
          <w:t>0.09 mm.</w:t>
        </w:r>
      </w:ins>
      <w:commentRangeEnd w:id="5093"/>
      <w:ins w:id="5096" w:author="Sean de Noronha | DRG" w:date="2026-09-30T10:51:00Z" w16du:dateUtc="2026-09-30T08:51:00Z">
        <w:r w:rsidR="00A3452A">
          <w:rPr>
            <w:rStyle w:val="CommentReference"/>
          </w:rPr>
          <w:commentReference w:id="5093"/>
        </w:r>
      </w:ins>
    </w:p>
    <w:p w14:paraId="5E0000C5" w14:textId="77777777" w:rsidR="00C60D85" w:rsidRDefault="00000000">
      <w:pPr>
        <w:rPr>
          <w:ins w:id="5097" w:author="Sean de Noronha | DRG" w:date="2026-09-29T15:22:00Z" w16du:dateUtc="2026-09-29T13:22:00Z"/>
        </w:rPr>
      </w:pPr>
      <w:ins w:id="5098" w:author="Sean de Noronha | DRG" w:date="2026-09-29T15:22:00Z" w16du:dateUtc="2026-09-29T13:22:00Z">
        <w:r>
          <w:t xml:space="preserve">Two options therefore follow from this work. The first keeps the sizing equation as published above </w:t>
        </w:r>
        <w:r>
          <w:rPr>
            <w:i/>
          </w:rPr>
          <w:t>Re</w:t>
        </w:r>
        <w:r>
          <w:t xml:space="preserve"> = 1,361 and uses the laminar friction factor, 64/</w:t>
        </w:r>
        <w:r>
          <w:rPr>
            <w:i/>
          </w:rPr>
          <w:t>Re</w:t>
        </w:r>
        <w:r>
          <w:t xml:space="preserve">, below it. By calculation it can give up to about 6% more capacity than Moody friction near the transition, at </w:t>
        </w:r>
        <w:r>
          <w:rPr>
            <w:i/>
          </w:rPr>
          <w:t>Re</w:t>
        </w:r>
        <w:r>
          <w:t xml:space="preserve"> ≈ 3,000 to 5,000, for commercial steel at 0.045 mm roughness; how far this academic finding holds in practice is for CSA to judge, given the service record of the current method. The second raises the Polyflo line by a factor of 1.18 from </w:t>
        </w:r>
        <w:r>
          <w:rPr>
            <w:i/>
          </w:rPr>
          <w:t>Re</w:t>
        </w:r>
        <w:r>
          <w:rPr>
            <w:vertAlign w:val="superscript"/>
          </w:rPr>
          <w:t>*</w:t>
        </w:r>
        <w:r>
          <w:t xml:space="preserve"> ≈ 1,120, where it meets 64/</w:t>
        </w:r>
        <w:r>
          <w:rPr>
            <w:i/>
          </w:rPr>
          <w:t>Re</w:t>
        </w:r>
        <w:r>
          <w:t>. This gives a single law that is conservative relative to Moody friction for steel up to 0.09 mm roughness over every hydrogen cell of Tables A.1 to A.5, and for copper and plastic tubing. Neither option needs a roughness value to obtain the capacity, so either is as simple to apply as the current sizing method for natural gas. Neither applies to CSST, for which §3.8 sets out the testing needed.</w:t>
        </w:r>
      </w:ins>
    </w:p>
    <w:p w14:paraId="5E0000C6" w14:textId="77777777" w:rsidR="00C60D85" w:rsidRDefault="00000000">
      <w:pPr>
        <w:pStyle w:val="Heading4"/>
        <w:rPr>
          <w:ins w:id="5099" w:author="Sean de Noronha | DRG" w:date="2026-09-29T15:22:00Z" w16du:dateUtc="2026-09-29T13:22:00Z"/>
        </w:rPr>
      </w:pPr>
      <w:ins w:id="5100" w:author="Sean de Noronha | DRG" w:date="2026-09-29T15:22:00Z" w16du:dateUtc="2026-09-29T13:22:00Z">
        <w:r>
          <w:rPr>
            <w:rFonts w:ascii="Arial" w:hAnsi="Arial" w:cs="Arial"/>
            <w:sz w:val="20"/>
            <w:szCs w:val="20"/>
          </w:rPr>
          <w:t>Design Values</w:t>
        </w:r>
      </w:ins>
    </w:p>
    <w:p w14:paraId="5E0000C7" w14:textId="77777777" w:rsidR="00C60D85" w:rsidRDefault="00000000">
      <w:pPr>
        <w:rPr>
          <w:ins w:id="5101" w:author="Sean de Noronha | DRG" w:date="2026-09-29T15:22:00Z" w16du:dateUtc="2026-09-29T13:22:00Z"/>
        </w:rPr>
      </w:pPr>
      <w:ins w:id="5102" w:author="Sean de Noronha | DRG" w:date="2026-09-29T15:22:00Z" w16du:dateUtc="2026-09-29T13:22:00Z">
        <w:r>
          <w:t xml:space="preserve">Two design values go with either option. The reference roughness for new commercial steel is </w:t>
        </w:r>
        <w:r>
          <w:rPr>
            <w:i/>
          </w:rPr>
          <w:t>ε</w:t>
        </w:r>
        <w:r>
          <w:t xml:space="preserve"> = 0.045 mm, and Option B is checked up to 0.09 mm. The higher heating value is the default basis, as in the codes, with a check on the lower heating value where an appliance is rated on that basis. No velocity limit </w:t>
        </w:r>
        <w:r>
          <w:lastRenderedPageBreak/>
          <w:t xml:space="preserve">is set. None of the codes has one for natural gas, </w:t>
        </w:r>
        <w:commentRangeStart w:id="5103"/>
        <w:r>
          <w:t xml:space="preserve">the 20 and 40 m/s values used for U.K. distribution mains address dust rather than any property of hydrogen (§3.4.3), </w:t>
        </w:r>
      </w:ins>
      <w:commentRangeEnd w:id="5103"/>
      <w:ins w:id="5104" w:author="Sean de Noronha | DRG" w:date="2026-09-30T10:57:00Z" w16du:dateUtc="2026-09-30T08:57:00Z">
        <w:r w:rsidR="00436EB3">
          <w:rPr>
            <w:rStyle w:val="CommentReference"/>
          </w:rPr>
          <w:commentReference w:id="5103"/>
        </w:r>
      </w:ins>
      <w:ins w:id="5105" w:author="Sean de Noronha | DRG" w:date="2026-09-29T15:22:00Z" w16du:dateUtc="2026-09-29T13:22:00Z">
        <w:r>
          <w:t>and no hydrogen-specific value has yet been established; the velocities that go with the hydrogen range are given in Table 20 and Appendix C instead.</w:t>
        </w:r>
      </w:ins>
    </w:p>
    <w:p w14:paraId="326FD0D8" w14:textId="77777777" w:rsidR="00976B66" w:rsidRPr="00801F35" w:rsidRDefault="00C64113" w:rsidP="00857005">
      <w:pPr>
        <w:pStyle w:val="Heading2"/>
      </w:pPr>
      <w:bookmarkStart w:id="5106" w:name="_Toc241506997"/>
      <w:r>
        <w:t>Model Validation and Recommendations for Laboratory Testing</w:t>
      </w:r>
      <w:bookmarkEnd w:id="5106"/>
    </w:p>
    <w:p w14:paraId="06ABBFD8" w14:textId="77777777" w:rsidR="00976B66" w:rsidRPr="00801F35" w:rsidRDefault="00C64113">
      <w:del w:id="5107" w:author="Sean de Noronha | DRG" w:date="2026-09-28T17:52:00Z" w16du:dateUtc="2026-09-28T15:52:00Z">
        <w:r>
          <w:rPr>
            <w:i/>
          </w:rPr>
          <w:delText>This subsection will provide recommendations for laboratory testing to validate the developed models and equations.</w:delText>
        </w:r>
      </w:del>
      <w:ins w:id="5108" w:author="Sean de Noronha | DRG" w:date="2026-09-29T15:40:00Z" w16du:dateUtc="2026-09-29T13:40:00Z">
        <w:r>
          <w:t xml:space="preserve">The CFD model of §2.3 is run on the EHD 13 profile to test whether the friction trend back-calculated from the measurements in §3.5.2 can be reproduced independently. Figure 21 shows the geometry of the periodic unit cell and the mean velocity field it produces, and Figure 22 compares the friction factors with the measured data on the same diameter basis, </w:t>
        </w:r>
        <w:r>
          <w:rPr>
            <w:i/>
          </w:rPr>
          <w:t>D</w:t>
        </w:r>
        <w:r>
          <w:rPr>
            <w:vertAlign w:val="subscript"/>
          </w:rPr>
          <w:t>eff</w:t>
        </w:r>
        <w:r>
          <w:t>.</w:t>
        </w:r>
      </w:ins>
    </w:p>
    <w:p w14:paraId="5E0000C9" w14:textId="77777777" w:rsidR="00C60D85" w:rsidRDefault="00000000">
      <w:pPr>
        <w:keepNext/>
        <w:jc w:val="center"/>
        <w:rPr>
          <w:ins w:id="5109" w:author="Sean de Noronha | DRG" w:date="2026-09-29T15:40:00Z" w16du:dateUtc="2026-09-29T13:40:00Z"/>
        </w:rPr>
      </w:pPr>
      <w:ins w:id="5110" w:author="Sean de Noronha | DRG" w:date="2026-09-29T15:40:00Z" w16du:dateUtc="2026-09-29T13:40:00Z">
        <w:r>
          <w:rPr>
            <w:noProof/>
          </w:rPr>
          <w:drawing>
            <wp:inline distT="0" distB="0" distL="0" distR="0" wp14:anchorId="03760E74" wp14:editId="1FC0109D">
              <wp:extent cx="3313216" cy="4472063"/>
              <wp:effectExtent l="0" t="0" r="1905" b="5080"/>
              <wp:docPr id="1900000205" nam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205" name="Figure 21"/>
                      <pic:cNvPicPr>
                        <a:picLocks noChangeAspect="1" noChangeArrowheads="1"/>
                      </pic:cNvPicPr>
                    </pic:nvPicPr>
                    <pic:blipFill>
                      <a:blip r:embed="rId43"/>
                      <a:stretch>
                        <a:fillRect/>
                      </a:stretch>
                    </pic:blipFill>
                    <pic:spPr bwMode="auto">
                      <a:xfrm>
                        <a:off x="0" y="0"/>
                        <a:ext cx="3322919" cy="4485160"/>
                      </a:xfrm>
                      <a:prstGeom prst="rect">
                        <a:avLst/>
                      </a:prstGeom>
                      <a:noFill/>
                    </pic:spPr>
                  </pic:pic>
                </a:graphicData>
              </a:graphic>
            </wp:inline>
          </w:drawing>
        </w:r>
      </w:ins>
    </w:p>
    <w:p w14:paraId="5E0000CA" w14:textId="77777777" w:rsidR="00C60D85" w:rsidRDefault="00000000">
      <w:pPr>
        <w:rPr>
          <w:ins w:id="5111" w:author="Sean de Noronha | DRG" w:date="2026-09-29T15:40:00Z" w16du:dateUtc="2026-09-29T13:40:00Z"/>
          <w:i/>
        </w:rPr>
      </w:pPr>
      <w:commentRangeStart w:id="5112"/>
      <w:ins w:id="5113" w:author="Sean de Noronha | DRG" w:date="2026-09-29T15:40:00Z" w16du:dateUtc="2026-09-29T13:40:00Z">
        <w:r>
          <w:rPr>
            <w:i/>
          </w:rPr>
          <w:t xml:space="preserve">Figure 21 – CFD model of EHD 13: (a) the periodic unit cell of five corrugations, with the root and crest radii and the volume-equivalent diameter </w:t>
        </w:r>
        <w:proofErr w:type="spellStart"/>
        <w:r>
          <w:rPr>
            <w:i/>
          </w:rPr>
          <w:t>D</w:t>
        </w:r>
        <w:r>
          <w:rPr>
            <w:i/>
            <w:vertAlign w:val="subscript"/>
          </w:rPr>
          <w:t>eff</w:t>
        </w:r>
        <w:proofErr w:type="spellEnd"/>
        <w:r>
          <w:rPr>
            <w:i/>
          </w:rPr>
          <w:t xml:space="preserve"> = 11.49 mm (dashed); (b) mean axial velocity on a longitudinal section at Re = 5,000, natural gas, transient k-ω SST model. The white line marks zero axial velocity, which bounds the slow recirculating flow in each corrugation groove.</w:t>
        </w:r>
      </w:ins>
      <w:commentRangeEnd w:id="5112"/>
      <w:ins w:id="5114" w:author="Sean de Noronha | DRG" w:date="2026-09-29T16:13:00Z" w16du:dateUtc="2026-09-29T14:13:00Z">
        <w:r w:rsidR="00A45E70">
          <w:rPr>
            <w:rStyle w:val="CommentReference"/>
          </w:rPr>
          <w:commentReference w:id="5112"/>
        </w:r>
      </w:ins>
    </w:p>
    <w:p w14:paraId="5E0000C8" w14:textId="77777777" w:rsidR="00C60D85" w:rsidRDefault="00000000">
      <w:pPr>
        <w:keepNext/>
        <w:jc w:val="center"/>
        <w:rPr>
          <w:ins w:id="5115" w:author="Sean de Noronha | DRG" w:date="2026-09-29T15:40:00Z" w16du:dateUtc="2026-09-29T13:40:00Z"/>
        </w:rPr>
      </w:pPr>
      <w:ins w:id="5116" w:author="Sean de Noronha | DRG" w:date="2026-09-29T15:40:00Z" w16du:dateUtc="2026-09-29T13:40:00Z">
        <w:r>
          <w:rPr>
            <w:noProof/>
          </w:rPr>
          <w:lastRenderedPageBreak/>
          <w:drawing>
            <wp:inline distT="0" distB="0" distL="0" distR="0" wp14:anchorId="3BDB793B" wp14:editId="66C55BB6">
              <wp:extent cx="4915425" cy="3321101"/>
              <wp:effectExtent l="0" t="0" r="0" b="0"/>
              <wp:docPr id="1900000206" nam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206" name="Figure 22"/>
                      <pic:cNvPicPr>
                        <a:picLocks noChangeAspect="1" noChangeArrowheads="1"/>
                      </pic:cNvPicPr>
                    </pic:nvPicPr>
                    <pic:blipFill>
                      <a:blip r:embed="rId44"/>
                      <a:stretch>
                        <a:fillRect/>
                      </a:stretch>
                    </pic:blipFill>
                    <pic:spPr bwMode="auto">
                      <a:xfrm>
                        <a:off x="0" y="0"/>
                        <a:ext cx="4961400" cy="3352164"/>
                      </a:xfrm>
                      <a:prstGeom prst="rect">
                        <a:avLst/>
                      </a:prstGeom>
                      <a:noFill/>
                    </pic:spPr>
                  </pic:pic>
                </a:graphicData>
              </a:graphic>
            </wp:inline>
          </w:drawing>
        </w:r>
      </w:ins>
    </w:p>
    <w:p w14:paraId="5E0000CB" w14:textId="77777777" w:rsidR="00C60D85" w:rsidRDefault="00000000">
      <w:pPr>
        <w:rPr>
          <w:ins w:id="5117" w:author="Sean de Noronha | DRG" w:date="2026-09-29T15:40:00Z" w16du:dateUtc="2026-09-29T13:40:00Z"/>
          <w:i/>
        </w:rPr>
      </w:pPr>
      <w:ins w:id="5118" w:author="Sean de Noronha | DRG" w:date="2026-09-29T15:40:00Z" w16du:dateUtc="2026-09-29T13:40:00Z">
        <w:r>
          <w:rPr>
            <w:i/>
          </w:rPr>
          <w:t xml:space="preserve">Figure 22 – Darcy friction factor against Reynolds number for EHD 13: Manufacturer C measurement data and the periodic CFD model (transient k-ω SST for natural gas and hydrogen, laminar model for natural gas), all on the volume-equivalent diameter </w:t>
        </w:r>
        <w:proofErr w:type="spellStart"/>
        <w:r>
          <w:rPr>
            <w:i/>
          </w:rPr>
          <w:t>D</w:t>
        </w:r>
        <w:r>
          <w:rPr>
            <w:i/>
            <w:vertAlign w:val="subscript"/>
          </w:rPr>
          <w:t>eff</w:t>
        </w:r>
        <w:proofErr w:type="spellEnd"/>
        <w:r>
          <w:rPr>
            <w:i/>
          </w:rPr>
          <w:t xml:space="preserve"> = 11.49 mm. The laminar line f = 64/Re is shown for reference.</w:t>
        </w:r>
      </w:ins>
    </w:p>
    <w:p w14:paraId="5E0000CC" w14:textId="7C169F82" w:rsidR="00C60D85" w:rsidRDefault="00000000">
      <w:pPr>
        <w:rPr>
          <w:ins w:id="5119" w:author="Sean de Noronha | DRG" w:date="2026-09-29T15:40:00Z" w16du:dateUtc="2026-09-29T13:40:00Z"/>
        </w:rPr>
      </w:pPr>
      <w:ins w:id="5120" w:author="Sean de Noronha | DRG" w:date="2026-09-29T15:40:00Z" w16du:dateUtc="2026-09-29T13:40:00Z">
        <w:r>
          <w:t xml:space="preserve">The k-ω SST results follow the measured data from </w:t>
        </w:r>
        <w:r>
          <w:rPr>
            <w:i/>
          </w:rPr>
          <w:t>Re</w:t>
        </w:r>
        <w:r>
          <w:t xml:space="preserve"> = 250 to about 950, within about 20%, and reproduce their steep fall toward the laminar line. Hydrogen and natural gas give the same friction factor at matched Reynolds number, within 0.03% at </w:t>
        </w:r>
        <w:r>
          <w:rPr>
            <w:i/>
          </w:rPr>
          <w:t>Re</w:t>
        </w:r>
        <w:r>
          <w:t xml:space="preserve"> = 500 and 950, which supports the gas independence assumed throughout §3.5. The laminar model agrees with k-ω SST at </w:t>
        </w:r>
        <w:r>
          <w:rPr>
            <w:i/>
          </w:rPr>
          <w:t>Re</w:t>
        </w:r>
        <w:r>
          <w:t xml:space="preserve"> = 250 but falls below </w:t>
        </w:r>
        <w:commentRangeStart w:id="5121"/>
        <w:r>
          <w:t>both it and the measurements</w:t>
        </w:r>
      </w:ins>
      <w:commentRangeEnd w:id="5121"/>
      <w:ins w:id="5122" w:author="Sean de Noronha | DRG" w:date="2026-09-30T11:00:00Z" w16du:dateUtc="2026-09-30T09:00:00Z">
        <w:r w:rsidR="00436EB3">
          <w:rPr>
            <w:rStyle w:val="CommentReference"/>
          </w:rPr>
          <w:commentReference w:id="5121"/>
        </w:r>
      </w:ins>
      <w:ins w:id="5123" w:author="Sean de Noronha | DRG" w:date="2026-09-29T15:40:00Z" w16du:dateUtc="2026-09-29T13:40:00Z">
        <w:r>
          <w:t xml:space="preserve"> from </w:t>
        </w:r>
        <w:r>
          <w:rPr>
            <w:i/>
          </w:rPr>
          <w:t>Re</w:t>
        </w:r>
        <w:r>
          <w:t xml:space="preserve"> = 500. </w:t>
        </w:r>
        <w:commentRangeStart w:id="5124"/>
        <w:r>
          <w:t xml:space="preserve">Above </w:t>
        </w:r>
        <w:r>
          <w:rPr>
            <w:i/>
          </w:rPr>
          <w:t>Re</w:t>
        </w:r>
        <w:r>
          <w:t xml:space="preserve"> ≈ 1,500 the CFD no longer follows the measurements: the measured friction factor passes through a minimum near </w:t>
        </w:r>
        <w:r>
          <w:rPr>
            <w:i/>
          </w:rPr>
          <w:t>Re</w:t>
        </w:r>
        <w:r>
          <w:t xml:space="preserve"> = 1,200 to 1,500 and then rises </w:t>
        </w:r>
      </w:ins>
      <w:ins w:id="5125" w:author="Sean de Noronha | DRG" w:date="2026-09-30T11:01:00Z" w16du:dateUtc="2026-09-30T09:01:00Z">
        <w:r w:rsidR="00436EB3">
          <w:t>and begins to settle on</w:t>
        </w:r>
      </w:ins>
      <w:ins w:id="5126" w:author="Sean de Noronha | DRG" w:date="2026-09-29T15:40:00Z" w16du:dateUtc="2026-09-29T13:40:00Z">
        <w:r>
          <w:t>to a plateau of about 0.28</w:t>
        </w:r>
      </w:ins>
      <w:ins w:id="5127" w:author="Sean de Noronha | DRG" w:date="2026-09-30T11:01:00Z" w16du:dateUtc="2026-09-30T09:01:00Z">
        <w:r w:rsidR="00436EB3">
          <w:t>. The CFD results monotonically decrease, and level</w:t>
        </w:r>
      </w:ins>
      <w:ins w:id="5128" w:author="Sean de Noronha | DRG" w:date="2026-09-29T15:40:00Z" w16du:dateUtc="2026-09-29T13:40:00Z">
        <w:r>
          <w:t xml:space="preserve"> off at </w:t>
        </w:r>
        <w:r>
          <w:rPr>
            <w:i/>
          </w:rPr>
          <w:t>f</w:t>
        </w:r>
        <w:r>
          <w:t xml:space="preserve"> ≈ 0.11 and stays there up to </w:t>
        </w:r>
        <w:r>
          <w:rPr>
            <w:i/>
          </w:rPr>
          <w:t>Re</w:t>
        </w:r>
        <w:r>
          <w:t xml:space="preserve"> ≈ 12,900.</w:t>
        </w:r>
      </w:ins>
      <w:commentRangeEnd w:id="5124"/>
      <w:ins w:id="5129" w:author="Sean de Noronha | DRG" w:date="2026-09-30T11:01:00Z" w16du:dateUtc="2026-09-30T09:01:00Z">
        <w:r w:rsidR="00436EB3">
          <w:rPr>
            <w:rStyle w:val="CommentReference"/>
          </w:rPr>
          <w:commentReference w:id="5124"/>
        </w:r>
      </w:ins>
    </w:p>
    <w:p w14:paraId="5E0000CD" w14:textId="77777777" w:rsidR="00C60D85" w:rsidRDefault="00000000">
      <w:pPr>
        <w:rPr>
          <w:ins w:id="5130" w:author="Sean de Noronha | DRG" w:date="2026-09-29T15:40:00Z" w16du:dateUtc="2026-09-29T13:40:00Z"/>
        </w:rPr>
      </w:pPr>
      <w:ins w:id="5131" w:author="Sean de Noronha | DRG" w:date="2026-09-29T15:40:00Z" w16du:dateUtc="2026-09-29T13:40:00Z">
        <w:r>
          <w:t>The trend of friction factor against Reynolds number measured for the CSST is therefore not reproduced by the CFD, and testing is required to confirm it. The tests below are designed for that purpose.</w:t>
        </w:r>
      </w:ins>
    </w:p>
    <w:p w14:paraId="05EB7EFD" w14:textId="77777777" w:rsidR="00976B66" w:rsidRPr="00801F35" w:rsidRDefault="00C64113" w:rsidP="00A055D8">
      <w:pPr>
        <w:pStyle w:val="Heading3"/>
      </w:pPr>
      <w:bookmarkStart w:id="5132" w:name="_Toc241506998"/>
      <w:r>
        <w:t>Critical Tests for Domestic-Scale Piping</w:t>
      </w:r>
      <w:bookmarkEnd w:id="5132"/>
    </w:p>
    <w:p w14:paraId="36736842" w14:textId="77777777" w:rsidR="00976B66" w:rsidRPr="00801F35" w:rsidRDefault="00C64113">
      <w:del w:id="5133" w:author="Sean de Noronha | DRG" w:date="2026-09-28T17:58:00Z" w16du:dateUtc="2026-09-28T15:58:00Z">
        <w:r>
          <w:rPr>
            <w:i/>
          </w:rPr>
          <w:delText>Identification of critical laboratory tests with pipe types, diameters, and flow conditions.</w:delText>
        </w:r>
      </w:del>
      <w:ins w:id="5134" w:author="Sean de Noronha | DRG" w:date="2026-09-29T15:52:00Z" w16du:dateUtc="2026-09-29T13:52:00Z">
        <w:r>
          <w:t>Six tests are proposed, listed in Table 23. The first is the core of the program: it tests whether CSST friction depends only on the Reynolds number, which is the assumption that would allow hydrogen capacities to be derived from tests with helium and nitrogen, without hydrogen in the laboratory. The steel test checks the laminar law and the transition behavior on which the two sizing options of §3.7.3 differ, and the remaining tests supply what a hydrogen EHD rating and a hydrogen installation need beyond the friction factor.</w:t>
        </w:r>
      </w:ins>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23"/>
        <w:tblDescription w:val="Table 23 – Proposed laboratory tests for domestic-scale piping."/>
      </w:tblPr>
      <w:tblGrid>
        <w:gridCol w:w="2000"/>
        <w:gridCol w:w="2400"/>
        <w:gridCol w:w="2200"/>
        <w:gridCol w:w="2760"/>
      </w:tblGrid>
      <w:tr w:rsidR="00C60D85" w14:paraId="703FE0FB" w14:textId="77777777">
        <w:trPr>
          <w:tblHeader/>
          <w:jc w:val="center"/>
          <w:ins w:id="5135" w:author="Sean de Noronha | DRG" w:date="2026-09-29T15:52:00Z"/>
        </w:trPr>
        <w:tc>
          <w:tcPr>
            <w:tcW w:w="2000" w:type="dxa"/>
            <w:shd w:val="clear" w:color="auto" w:fill="F2F2F2"/>
            <w:vAlign w:val="center"/>
          </w:tcPr>
          <w:p w14:paraId="5E0000CF" w14:textId="77777777" w:rsidR="00C60D85" w:rsidRDefault="00000000">
            <w:pPr>
              <w:spacing w:after="0"/>
              <w:rPr>
                <w:ins w:id="5136" w:author="Sean de Noronha | DRG" w:date="2026-09-29T15:52:00Z" w16du:dateUtc="2026-09-29T13:52:00Z"/>
                <w:rFonts w:cs="Arial"/>
                <w:b/>
                <w:bCs/>
                <w:sz w:val="16"/>
                <w:szCs w:val="16"/>
              </w:rPr>
            </w:pPr>
            <w:ins w:id="5137" w:author="Sean de Noronha | DRG" w:date="2026-09-29T15:52:00Z" w16du:dateUtc="2026-09-29T13:52:00Z">
              <w:r>
                <w:rPr>
                  <w:rFonts w:cs="Arial"/>
                  <w:b/>
                  <w:bCs/>
                  <w:sz w:val="16"/>
                  <w:szCs w:val="16"/>
                </w:rPr>
                <w:t>Test</w:t>
              </w:r>
            </w:ins>
          </w:p>
        </w:tc>
        <w:tc>
          <w:tcPr>
            <w:tcW w:w="2400" w:type="dxa"/>
            <w:shd w:val="clear" w:color="auto" w:fill="F2F2F2"/>
            <w:vAlign w:val="center"/>
          </w:tcPr>
          <w:p w14:paraId="5E0000D0" w14:textId="77777777" w:rsidR="00C60D85" w:rsidRDefault="00000000">
            <w:pPr>
              <w:spacing w:after="0"/>
              <w:rPr>
                <w:ins w:id="5138" w:author="Sean de Noronha | DRG" w:date="2026-09-29T15:52:00Z" w16du:dateUtc="2026-09-29T13:52:00Z"/>
                <w:rFonts w:cs="Arial"/>
                <w:b/>
                <w:bCs/>
                <w:sz w:val="16"/>
                <w:szCs w:val="16"/>
              </w:rPr>
            </w:pPr>
            <w:ins w:id="5139" w:author="Sean de Noronha | DRG" w:date="2026-09-29T15:52:00Z" w16du:dateUtc="2026-09-29T13:52:00Z">
              <w:r>
                <w:rPr>
                  <w:rFonts w:cs="Arial"/>
                  <w:b/>
                  <w:bCs/>
                  <w:sz w:val="16"/>
                  <w:szCs w:val="16"/>
                </w:rPr>
                <w:t>Specimen</w:t>
              </w:r>
            </w:ins>
          </w:p>
        </w:tc>
        <w:tc>
          <w:tcPr>
            <w:tcW w:w="2200" w:type="dxa"/>
            <w:shd w:val="clear" w:color="auto" w:fill="F2F2F2"/>
            <w:vAlign w:val="center"/>
          </w:tcPr>
          <w:p w14:paraId="5E0000D1" w14:textId="77777777" w:rsidR="00C60D85" w:rsidRDefault="00000000">
            <w:pPr>
              <w:spacing w:after="0"/>
              <w:rPr>
                <w:ins w:id="5140" w:author="Sean de Noronha | DRG" w:date="2026-09-29T15:52:00Z" w16du:dateUtc="2026-09-29T13:52:00Z"/>
                <w:rFonts w:cs="Arial"/>
                <w:b/>
                <w:bCs/>
                <w:sz w:val="16"/>
                <w:szCs w:val="16"/>
              </w:rPr>
            </w:pPr>
            <w:ins w:id="5141" w:author="Sean de Noronha | DRG" w:date="2026-09-29T15:52:00Z" w16du:dateUtc="2026-09-29T13:52:00Z">
              <w:r>
                <w:rPr>
                  <w:rFonts w:cs="Arial"/>
                  <w:b/>
                  <w:bCs/>
                  <w:sz w:val="16"/>
                  <w:szCs w:val="16"/>
                </w:rPr>
                <w:t>Gas</w:t>
              </w:r>
            </w:ins>
          </w:p>
        </w:tc>
        <w:tc>
          <w:tcPr>
            <w:tcW w:w="2760" w:type="dxa"/>
            <w:shd w:val="clear" w:color="auto" w:fill="F2F2F2"/>
            <w:vAlign w:val="center"/>
          </w:tcPr>
          <w:p w14:paraId="5E0000D2" w14:textId="77777777" w:rsidR="00C60D85" w:rsidRDefault="00000000">
            <w:pPr>
              <w:spacing w:after="0"/>
              <w:rPr>
                <w:ins w:id="5142" w:author="Sean de Noronha | DRG" w:date="2026-09-29T15:52:00Z" w16du:dateUtc="2026-09-29T13:52:00Z"/>
                <w:rFonts w:cs="Arial"/>
                <w:b/>
                <w:bCs/>
                <w:sz w:val="16"/>
                <w:szCs w:val="16"/>
              </w:rPr>
            </w:pPr>
            <w:ins w:id="5143" w:author="Sean de Noronha | DRG" w:date="2026-09-29T15:52:00Z" w16du:dateUtc="2026-09-29T13:52:00Z">
              <w:r>
                <w:rPr>
                  <w:rFonts w:cs="Arial"/>
                  <w:b/>
                  <w:bCs/>
                  <w:sz w:val="16"/>
                  <w:szCs w:val="16"/>
                </w:rPr>
                <w:t>What the test settles</w:t>
              </w:r>
            </w:ins>
          </w:p>
        </w:tc>
      </w:tr>
      <w:tr w:rsidR="00C60D85" w14:paraId="5DA6F392" w14:textId="77777777">
        <w:trPr>
          <w:jc w:val="center"/>
          <w:ins w:id="5144" w:author="Sean de Noronha | DRG" w:date="2026-09-29T15:52:00Z"/>
        </w:trPr>
        <w:tc>
          <w:tcPr>
            <w:tcW w:w="2000" w:type="dxa"/>
            <w:vAlign w:val="center"/>
          </w:tcPr>
          <w:p w14:paraId="5E0000D3" w14:textId="77777777" w:rsidR="00C60D85" w:rsidRDefault="00000000">
            <w:pPr>
              <w:spacing w:after="0"/>
              <w:rPr>
                <w:ins w:id="5145" w:author="Sean de Noronha | DRG" w:date="2026-09-29T15:52:00Z" w16du:dateUtc="2026-09-29T13:52:00Z"/>
                <w:rFonts w:cs="Arial"/>
                <w:sz w:val="16"/>
                <w:szCs w:val="16"/>
              </w:rPr>
            </w:pPr>
            <w:ins w:id="5146" w:author="Sean de Noronha | DRG" w:date="2026-09-29T15:52:00Z" w16du:dateUtc="2026-09-29T13:52:00Z">
              <w:r>
                <w:rPr>
                  <w:rFonts w:cs="Arial"/>
                  <w:sz w:val="16"/>
                  <w:szCs w:val="16"/>
                </w:rPr>
                <w:t xml:space="preserve">T1 CSST friction against </w:t>
              </w:r>
              <w:r>
                <w:rPr>
                  <w:rFonts w:cs="Arial"/>
                  <w:i/>
                  <w:sz w:val="16"/>
                  <w:szCs w:val="16"/>
                </w:rPr>
                <w:t>Re</w:t>
              </w:r>
            </w:ins>
          </w:p>
        </w:tc>
        <w:tc>
          <w:tcPr>
            <w:tcW w:w="2400" w:type="dxa"/>
            <w:vAlign w:val="center"/>
          </w:tcPr>
          <w:p w14:paraId="5E0000D4" w14:textId="77777777" w:rsidR="00C60D85" w:rsidRDefault="00000000">
            <w:pPr>
              <w:spacing w:after="0"/>
              <w:rPr>
                <w:ins w:id="5147" w:author="Sean de Noronha | DRG" w:date="2026-09-29T15:52:00Z" w16du:dateUtc="2026-09-29T13:52:00Z"/>
                <w:rFonts w:cs="Arial"/>
                <w:sz w:val="16"/>
                <w:szCs w:val="16"/>
              </w:rPr>
            </w:pPr>
            <w:ins w:id="5148" w:author="Sean de Noronha | DRG" w:date="2026-09-29T15:52:00Z" w16du:dateUtc="2026-09-29T13:52:00Z">
              <w:r>
                <w:rPr>
                  <w:rFonts w:cs="Arial"/>
                  <w:sz w:val="16"/>
                  <w:szCs w:val="16"/>
                </w:rPr>
                <w:t>Manufacturer C tubing, EHD 13, 18, 23 and 31, as tested in 1996</w:t>
              </w:r>
            </w:ins>
          </w:p>
        </w:tc>
        <w:tc>
          <w:tcPr>
            <w:tcW w:w="2200" w:type="dxa"/>
            <w:vAlign w:val="center"/>
          </w:tcPr>
          <w:p w14:paraId="5E0000D5" w14:textId="77777777" w:rsidR="00C60D85" w:rsidRDefault="00000000">
            <w:pPr>
              <w:spacing w:after="0"/>
              <w:rPr>
                <w:ins w:id="5149" w:author="Sean de Noronha | DRG" w:date="2026-09-29T15:52:00Z" w16du:dateUtc="2026-09-29T13:52:00Z"/>
                <w:rFonts w:cs="Arial"/>
                <w:sz w:val="16"/>
                <w:szCs w:val="16"/>
              </w:rPr>
            </w:pPr>
            <w:ins w:id="5150" w:author="Sean de Noronha | DRG" w:date="2026-09-29T15:52:00Z" w16du:dateUtc="2026-09-29T13:52:00Z">
              <w:r>
                <w:rPr>
                  <w:rFonts w:cs="Arial"/>
                  <w:sz w:val="16"/>
                  <w:szCs w:val="16"/>
                </w:rPr>
                <w:t>Helium for the low-</w:t>
              </w:r>
              <w:r>
                <w:rPr>
                  <w:rFonts w:cs="Arial"/>
                  <w:i/>
                  <w:sz w:val="16"/>
                  <w:szCs w:val="16"/>
                </w:rPr>
                <w:t>Re</w:t>
              </w:r>
              <w:r>
                <w:rPr>
                  <w:rFonts w:cs="Arial"/>
                  <w:sz w:val="16"/>
                  <w:szCs w:val="16"/>
                </w:rPr>
                <w:t xml:space="preserve"> range; nitrogen for the high-</w:t>
              </w:r>
              <w:r>
                <w:rPr>
                  <w:rFonts w:cs="Arial"/>
                  <w:i/>
                  <w:sz w:val="16"/>
                  <w:szCs w:val="16"/>
                </w:rPr>
                <w:t>Re</w:t>
              </w:r>
              <w:r>
                <w:rPr>
                  <w:rFonts w:cs="Arial"/>
                  <w:sz w:val="16"/>
                  <w:szCs w:val="16"/>
                </w:rPr>
                <w:t xml:space="preserve"> range; overlap between the two</w:t>
              </w:r>
            </w:ins>
          </w:p>
        </w:tc>
        <w:tc>
          <w:tcPr>
            <w:tcW w:w="2760" w:type="dxa"/>
            <w:vAlign w:val="center"/>
          </w:tcPr>
          <w:p w14:paraId="5E0000D6" w14:textId="77777777" w:rsidR="00C60D85" w:rsidRDefault="00000000">
            <w:pPr>
              <w:spacing w:after="0"/>
              <w:rPr>
                <w:ins w:id="5151" w:author="Sean de Noronha | DRG" w:date="2026-09-29T15:52:00Z" w16du:dateUtc="2026-09-29T13:52:00Z"/>
                <w:rFonts w:cs="Arial"/>
                <w:sz w:val="16"/>
                <w:szCs w:val="16"/>
              </w:rPr>
            </w:pPr>
            <w:ins w:id="5152" w:author="Sean de Noronha | DRG" w:date="2026-09-29T15:52:00Z" w16du:dateUtc="2026-09-29T13:52:00Z">
              <w:r>
                <w:rPr>
                  <w:rFonts w:cs="Arial"/>
                  <w:sz w:val="16"/>
                  <w:szCs w:val="16"/>
                </w:rPr>
                <w:t xml:space="preserve">Whether CSST friction depends on </w:t>
              </w:r>
              <w:r>
                <w:rPr>
                  <w:rFonts w:cs="Arial"/>
                  <w:i/>
                  <w:sz w:val="16"/>
                  <w:szCs w:val="16"/>
                </w:rPr>
                <w:t>Re</w:t>
              </w:r>
              <w:r>
                <w:rPr>
                  <w:rFonts w:cs="Arial"/>
                  <w:sz w:val="16"/>
                  <w:szCs w:val="16"/>
                </w:rPr>
                <w:t xml:space="preserve"> only; the friction curve over the hydrogen range</w:t>
              </w:r>
            </w:ins>
          </w:p>
        </w:tc>
      </w:tr>
      <w:tr w:rsidR="00C60D85" w14:paraId="68DB0194" w14:textId="77777777">
        <w:trPr>
          <w:jc w:val="center"/>
          <w:ins w:id="5153" w:author="Sean de Noronha | DRG" w:date="2026-09-29T15:52:00Z"/>
        </w:trPr>
        <w:tc>
          <w:tcPr>
            <w:tcW w:w="2000" w:type="dxa"/>
            <w:vAlign w:val="center"/>
          </w:tcPr>
          <w:p w14:paraId="5E0000D7" w14:textId="77777777" w:rsidR="00C60D85" w:rsidRDefault="00000000">
            <w:pPr>
              <w:spacing w:after="0"/>
              <w:rPr>
                <w:ins w:id="5154" w:author="Sean de Noronha | DRG" w:date="2026-09-29T15:52:00Z" w16du:dateUtc="2026-09-29T13:52:00Z"/>
                <w:rFonts w:cs="Arial"/>
                <w:sz w:val="16"/>
                <w:szCs w:val="16"/>
              </w:rPr>
            </w:pPr>
            <w:ins w:id="5155" w:author="Sean de Noronha | DRG" w:date="2026-09-29T15:52:00Z" w16du:dateUtc="2026-09-29T13:52:00Z">
              <w:r>
                <w:rPr>
                  <w:rFonts w:cs="Arial"/>
                  <w:sz w:val="16"/>
                  <w:szCs w:val="16"/>
                </w:rPr>
                <w:t>T2 Repeat of the 1996 conditions</w:t>
              </w:r>
            </w:ins>
          </w:p>
        </w:tc>
        <w:tc>
          <w:tcPr>
            <w:tcW w:w="2400" w:type="dxa"/>
            <w:vAlign w:val="center"/>
          </w:tcPr>
          <w:p w14:paraId="5E0000D8" w14:textId="77777777" w:rsidR="00C60D85" w:rsidRDefault="00000000">
            <w:pPr>
              <w:spacing w:after="0"/>
              <w:rPr>
                <w:ins w:id="5156" w:author="Sean de Noronha | DRG" w:date="2026-09-29T15:52:00Z" w16du:dateUtc="2026-09-29T13:52:00Z"/>
                <w:rFonts w:cs="Arial"/>
                <w:sz w:val="16"/>
                <w:szCs w:val="16"/>
              </w:rPr>
            </w:pPr>
            <w:ins w:id="5157" w:author="Sean de Noronha | DRG" w:date="2026-09-29T15:52:00Z" w16du:dateUtc="2026-09-29T13:52:00Z">
              <w:r>
                <w:rPr>
                  <w:rFonts w:cs="Arial"/>
                  <w:sz w:val="16"/>
                  <w:szCs w:val="16"/>
                </w:rPr>
                <w:t>Same tubing as T1</w:t>
              </w:r>
            </w:ins>
          </w:p>
        </w:tc>
        <w:tc>
          <w:tcPr>
            <w:tcW w:w="2200" w:type="dxa"/>
            <w:vAlign w:val="center"/>
          </w:tcPr>
          <w:p w14:paraId="5E0000D9" w14:textId="77777777" w:rsidR="00C60D85" w:rsidRDefault="00000000">
            <w:pPr>
              <w:spacing w:after="0"/>
              <w:rPr>
                <w:ins w:id="5158" w:author="Sean de Noronha | DRG" w:date="2026-09-29T15:52:00Z" w16du:dateUtc="2026-09-29T13:52:00Z"/>
                <w:rFonts w:cs="Arial"/>
                <w:sz w:val="16"/>
                <w:szCs w:val="16"/>
              </w:rPr>
            </w:pPr>
            <w:ins w:id="5159" w:author="Sean de Noronha | DRG" w:date="2026-09-29T15:52:00Z" w16du:dateUtc="2026-09-29T13:52:00Z">
              <w:r>
                <w:rPr>
                  <w:rFonts w:cs="Arial"/>
                  <w:sz w:val="16"/>
                  <w:szCs w:val="16"/>
                </w:rPr>
                <w:t>Natural gas, as in 1996</w:t>
              </w:r>
            </w:ins>
          </w:p>
        </w:tc>
        <w:tc>
          <w:tcPr>
            <w:tcW w:w="2760" w:type="dxa"/>
            <w:vAlign w:val="center"/>
          </w:tcPr>
          <w:p w14:paraId="5E0000DA" w14:textId="77777777" w:rsidR="00C60D85" w:rsidRDefault="00000000">
            <w:pPr>
              <w:spacing w:after="0"/>
              <w:rPr>
                <w:ins w:id="5160" w:author="Sean de Noronha | DRG" w:date="2026-09-29T15:52:00Z" w16du:dateUtc="2026-09-29T13:52:00Z"/>
                <w:rFonts w:cs="Arial"/>
                <w:sz w:val="16"/>
                <w:szCs w:val="16"/>
              </w:rPr>
            </w:pPr>
            <w:ins w:id="5161" w:author="Sean de Noronha | DRG" w:date="2026-09-29T15:52:00Z" w16du:dateUtc="2026-09-29T13:52:00Z">
              <w:r>
                <w:rPr>
                  <w:rFonts w:cs="Arial"/>
                  <w:sz w:val="16"/>
                  <w:szCs w:val="16"/>
                </w:rPr>
                <w:t>Verifies the historical data and settles the suspect ¾ in. test row</w:t>
              </w:r>
            </w:ins>
          </w:p>
        </w:tc>
      </w:tr>
      <w:tr w:rsidR="00C60D85" w14:paraId="34D866EE" w14:textId="77777777">
        <w:trPr>
          <w:jc w:val="center"/>
          <w:ins w:id="5162" w:author="Sean de Noronha | DRG" w:date="2026-09-29T15:52:00Z"/>
        </w:trPr>
        <w:tc>
          <w:tcPr>
            <w:tcW w:w="2000" w:type="dxa"/>
            <w:vAlign w:val="center"/>
          </w:tcPr>
          <w:p w14:paraId="5E0000DB" w14:textId="77777777" w:rsidR="00C60D85" w:rsidRDefault="00000000">
            <w:pPr>
              <w:spacing w:after="0"/>
              <w:rPr>
                <w:ins w:id="5163" w:author="Sean de Noronha | DRG" w:date="2026-09-29T15:52:00Z" w16du:dateUtc="2026-09-29T13:52:00Z"/>
                <w:rFonts w:cs="Arial"/>
                <w:sz w:val="16"/>
                <w:szCs w:val="16"/>
              </w:rPr>
            </w:pPr>
            <w:ins w:id="5164" w:author="Sean de Noronha | DRG" w:date="2026-09-29T15:52:00Z" w16du:dateUtc="2026-09-29T13:52:00Z">
              <w:r>
                <w:rPr>
                  <w:rFonts w:cs="Arial"/>
                  <w:sz w:val="16"/>
                  <w:szCs w:val="16"/>
                </w:rPr>
                <w:t>T3 Steel confirmation</w:t>
              </w:r>
            </w:ins>
          </w:p>
        </w:tc>
        <w:tc>
          <w:tcPr>
            <w:tcW w:w="2400" w:type="dxa"/>
            <w:vAlign w:val="center"/>
          </w:tcPr>
          <w:p w14:paraId="5E0000DC" w14:textId="77777777" w:rsidR="00C60D85" w:rsidRDefault="00000000">
            <w:pPr>
              <w:spacing w:after="0"/>
              <w:rPr>
                <w:ins w:id="5165" w:author="Sean de Noronha | DRG" w:date="2026-09-29T15:52:00Z" w16du:dateUtc="2026-09-29T13:52:00Z"/>
                <w:rFonts w:cs="Arial"/>
                <w:sz w:val="16"/>
                <w:szCs w:val="16"/>
              </w:rPr>
            </w:pPr>
            <w:commentRangeStart w:id="5166"/>
            <w:ins w:id="5167" w:author="Sean de Noronha | DRG" w:date="2026-09-29T15:52:00Z" w16du:dateUtc="2026-09-29T13:52:00Z">
              <w:r>
                <w:rPr>
                  <w:rFonts w:cs="Arial"/>
                  <w:sz w:val="16"/>
                  <w:szCs w:val="16"/>
                </w:rPr>
                <w:t>Schedule 40 steel, NPS ½, ¾ and 1</w:t>
              </w:r>
            </w:ins>
            <w:commentRangeEnd w:id="5166"/>
            <w:ins w:id="5168" w:author="Sean de Noronha | DRG" w:date="2026-09-29T16:29:00Z" w16du:dateUtc="2026-09-29T14:29:00Z">
              <w:r w:rsidR="00AF0554">
                <w:rPr>
                  <w:rStyle w:val="CommentReference"/>
                </w:rPr>
                <w:commentReference w:id="5166"/>
              </w:r>
            </w:ins>
          </w:p>
        </w:tc>
        <w:tc>
          <w:tcPr>
            <w:tcW w:w="2200" w:type="dxa"/>
            <w:vAlign w:val="center"/>
          </w:tcPr>
          <w:p w14:paraId="5E0000DD" w14:textId="77777777" w:rsidR="00C60D85" w:rsidRDefault="00000000">
            <w:pPr>
              <w:spacing w:after="0"/>
              <w:rPr>
                <w:ins w:id="5169" w:author="Sean de Noronha | DRG" w:date="2026-09-29T15:52:00Z" w16du:dateUtc="2026-09-29T13:52:00Z"/>
                <w:rFonts w:cs="Arial"/>
                <w:sz w:val="16"/>
                <w:szCs w:val="16"/>
              </w:rPr>
            </w:pPr>
            <w:ins w:id="5170" w:author="Sean de Noronha | DRG" w:date="2026-09-29T15:52:00Z" w16du:dateUtc="2026-09-29T13:52:00Z">
              <w:r>
                <w:rPr>
                  <w:rFonts w:cs="Arial"/>
                  <w:sz w:val="16"/>
                  <w:szCs w:val="16"/>
                </w:rPr>
                <w:t xml:space="preserve">Helium at low </w:t>
              </w:r>
              <w:r>
                <w:rPr>
                  <w:rFonts w:cs="Arial"/>
                  <w:i/>
                  <w:sz w:val="16"/>
                  <w:szCs w:val="16"/>
                </w:rPr>
                <w:t>Re</w:t>
              </w:r>
              <w:r>
                <w:rPr>
                  <w:rFonts w:cs="Arial"/>
                  <w:sz w:val="16"/>
                  <w:szCs w:val="16"/>
                </w:rPr>
                <w:t xml:space="preserve">; nitrogen at high </w:t>
              </w:r>
              <w:r>
                <w:rPr>
                  <w:rFonts w:cs="Arial"/>
                  <w:i/>
                  <w:sz w:val="16"/>
                  <w:szCs w:val="16"/>
                </w:rPr>
                <w:t>Re</w:t>
              </w:r>
            </w:ins>
          </w:p>
        </w:tc>
        <w:tc>
          <w:tcPr>
            <w:tcW w:w="2760" w:type="dxa"/>
            <w:vAlign w:val="center"/>
          </w:tcPr>
          <w:p w14:paraId="5E0000DE" w14:textId="77777777" w:rsidR="00C60D85" w:rsidRDefault="00000000">
            <w:pPr>
              <w:spacing w:after="0"/>
              <w:rPr>
                <w:ins w:id="5171" w:author="Sean de Noronha | DRG" w:date="2026-09-29T15:52:00Z" w16du:dateUtc="2026-09-29T13:52:00Z"/>
                <w:rFonts w:cs="Arial"/>
                <w:sz w:val="16"/>
                <w:szCs w:val="16"/>
              </w:rPr>
            </w:pPr>
            <w:ins w:id="5172" w:author="Sean de Noronha | DRG" w:date="2026-09-29T15:52:00Z" w16du:dateUtc="2026-09-29T13:52:00Z">
              <w:r>
                <w:rPr>
                  <w:rFonts w:cs="Arial"/>
                  <w:sz w:val="16"/>
                  <w:szCs w:val="16"/>
                </w:rPr>
                <w:t xml:space="preserve">The laminar law, the crossing at </w:t>
              </w:r>
              <w:r>
                <w:rPr>
                  <w:rFonts w:cs="Arial"/>
                  <w:i/>
                  <w:sz w:val="16"/>
                  <w:szCs w:val="16"/>
                </w:rPr>
                <w:t>Re</w:t>
              </w:r>
              <w:r>
                <w:rPr>
                  <w:rFonts w:cs="Arial"/>
                  <w:sz w:val="16"/>
                  <w:szCs w:val="16"/>
                </w:rPr>
                <w:t xml:space="preserve"> = 1,361, the size of the transition hump and the pipe roughness</w:t>
              </w:r>
            </w:ins>
          </w:p>
        </w:tc>
      </w:tr>
      <w:tr w:rsidR="00C60D85" w14:paraId="6CF17BF8" w14:textId="77777777">
        <w:trPr>
          <w:jc w:val="center"/>
          <w:ins w:id="5173" w:author="Sean de Noronha | DRG" w:date="2026-09-29T15:52:00Z"/>
        </w:trPr>
        <w:tc>
          <w:tcPr>
            <w:tcW w:w="2000" w:type="dxa"/>
            <w:vAlign w:val="center"/>
          </w:tcPr>
          <w:p w14:paraId="5E0000DF" w14:textId="77777777" w:rsidR="00C60D85" w:rsidRDefault="00000000">
            <w:pPr>
              <w:spacing w:after="0"/>
              <w:rPr>
                <w:ins w:id="5174" w:author="Sean de Noronha | DRG" w:date="2026-09-29T15:52:00Z" w16du:dateUtc="2026-09-29T13:52:00Z"/>
                <w:rFonts w:cs="Arial"/>
                <w:sz w:val="16"/>
                <w:szCs w:val="16"/>
              </w:rPr>
            </w:pPr>
            <w:ins w:id="5175" w:author="Sean de Noronha | DRG" w:date="2026-09-29T15:52:00Z" w16du:dateUtc="2026-09-29T13:52:00Z">
              <w:r>
                <w:rPr>
                  <w:rFonts w:cs="Arial"/>
                  <w:sz w:val="16"/>
                  <w:szCs w:val="16"/>
                </w:rPr>
                <w:lastRenderedPageBreak/>
                <w:t>T4 Hydrogen EHD reference capacities</w:t>
              </w:r>
            </w:ins>
          </w:p>
        </w:tc>
        <w:tc>
          <w:tcPr>
            <w:tcW w:w="2400" w:type="dxa"/>
            <w:vAlign w:val="center"/>
          </w:tcPr>
          <w:p w14:paraId="5E0000E0" w14:textId="77777777" w:rsidR="00C60D85" w:rsidRDefault="00000000">
            <w:pPr>
              <w:spacing w:after="0"/>
              <w:rPr>
                <w:ins w:id="5176" w:author="Sean de Noronha | DRG" w:date="2026-09-29T15:52:00Z" w16du:dateUtc="2026-09-29T13:52:00Z"/>
                <w:rFonts w:cs="Arial"/>
                <w:sz w:val="16"/>
                <w:szCs w:val="16"/>
              </w:rPr>
            </w:pPr>
            <w:ins w:id="5177" w:author="Sean de Noronha | DRG" w:date="2026-09-29T15:52:00Z" w16du:dateUtc="2026-09-29T13:52:00Z">
              <w:r>
                <w:rPr>
                  <w:rFonts w:cs="Arial"/>
                  <w:sz w:val="16"/>
                  <w:szCs w:val="16"/>
                </w:rPr>
                <w:t>CSST, EHD 13 to 31, at the LC 1 test lengths with four 90° bends and two end fittings</w:t>
              </w:r>
            </w:ins>
          </w:p>
        </w:tc>
        <w:tc>
          <w:tcPr>
            <w:tcW w:w="2200" w:type="dxa"/>
            <w:vAlign w:val="center"/>
          </w:tcPr>
          <w:p w14:paraId="5E0000E1" w14:textId="77777777" w:rsidR="00C60D85" w:rsidRDefault="00000000">
            <w:pPr>
              <w:spacing w:after="0"/>
              <w:rPr>
                <w:ins w:id="5178" w:author="Sean de Noronha | DRG" w:date="2026-09-29T15:52:00Z" w16du:dateUtc="2026-09-29T13:52:00Z"/>
                <w:rFonts w:cs="Arial"/>
                <w:sz w:val="16"/>
                <w:szCs w:val="16"/>
              </w:rPr>
            </w:pPr>
            <w:ins w:id="5179" w:author="Sean de Noronha | DRG" w:date="2026-09-29T15:52:00Z" w16du:dateUtc="2026-09-29T13:52:00Z">
              <w:r>
                <w:rPr>
                  <w:rFonts w:cs="Arial"/>
                  <w:sz w:val="16"/>
                  <w:szCs w:val="16"/>
                </w:rPr>
                <w:t>Helium; hydrogen capacities computed from the T1 friction curve</w:t>
              </w:r>
            </w:ins>
          </w:p>
        </w:tc>
        <w:tc>
          <w:tcPr>
            <w:tcW w:w="2760" w:type="dxa"/>
            <w:vAlign w:val="center"/>
          </w:tcPr>
          <w:p w14:paraId="5E0000E2" w14:textId="77777777" w:rsidR="00C60D85" w:rsidRDefault="00000000">
            <w:pPr>
              <w:spacing w:after="0"/>
              <w:rPr>
                <w:ins w:id="5180" w:author="Sean de Noronha | DRG" w:date="2026-09-29T15:52:00Z" w16du:dateUtc="2026-09-29T13:52:00Z"/>
                <w:rFonts w:cs="Arial"/>
                <w:sz w:val="16"/>
                <w:szCs w:val="16"/>
              </w:rPr>
            </w:pPr>
            <w:ins w:id="5181" w:author="Sean de Noronha | DRG" w:date="2026-09-29T15:52:00Z" w16du:dateUtc="2026-09-29T13:52:00Z">
              <w:r>
                <w:rPr>
                  <w:rFonts w:cs="Arial"/>
                  <w:sz w:val="16"/>
                  <w:szCs w:val="16"/>
                </w:rPr>
                <w:t>The reference capacities of a hydrogen EHD classification table</w:t>
              </w:r>
            </w:ins>
          </w:p>
        </w:tc>
      </w:tr>
      <w:tr w:rsidR="00C60D85" w14:paraId="072DCC30" w14:textId="77777777">
        <w:trPr>
          <w:jc w:val="center"/>
          <w:ins w:id="5182" w:author="Sean de Noronha | DRG" w:date="2026-09-29T15:52:00Z"/>
        </w:trPr>
        <w:tc>
          <w:tcPr>
            <w:tcW w:w="2000" w:type="dxa"/>
            <w:vAlign w:val="center"/>
          </w:tcPr>
          <w:p w14:paraId="5E0000E3" w14:textId="77777777" w:rsidR="00C60D85" w:rsidRDefault="00000000">
            <w:pPr>
              <w:spacing w:after="0"/>
              <w:rPr>
                <w:ins w:id="5183" w:author="Sean de Noronha | DRG" w:date="2026-09-29T15:52:00Z" w16du:dateUtc="2026-09-29T13:52:00Z"/>
                <w:rFonts w:cs="Arial"/>
                <w:sz w:val="16"/>
                <w:szCs w:val="16"/>
              </w:rPr>
            </w:pPr>
            <w:ins w:id="5184" w:author="Sean de Noronha | DRG" w:date="2026-09-29T15:52:00Z" w16du:dateUtc="2026-09-29T13:52:00Z">
              <w:r>
                <w:rPr>
                  <w:rFonts w:cs="Arial"/>
                  <w:sz w:val="16"/>
                  <w:szCs w:val="16"/>
                </w:rPr>
                <w:t>T5 Fitting losses</w:t>
              </w:r>
            </w:ins>
          </w:p>
        </w:tc>
        <w:tc>
          <w:tcPr>
            <w:tcW w:w="2400" w:type="dxa"/>
            <w:vAlign w:val="center"/>
          </w:tcPr>
          <w:p w14:paraId="5E0000E4" w14:textId="77777777" w:rsidR="00C60D85" w:rsidRDefault="00000000">
            <w:pPr>
              <w:spacing w:after="0"/>
              <w:rPr>
                <w:ins w:id="5185" w:author="Sean de Noronha | DRG" w:date="2026-09-29T15:52:00Z" w16du:dateUtc="2026-09-29T13:52:00Z"/>
                <w:rFonts w:cs="Arial"/>
                <w:sz w:val="16"/>
                <w:szCs w:val="16"/>
              </w:rPr>
            </w:pPr>
            <w:ins w:id="5186" w:author="Sean de Noronha | DRG" w:date="2026-09-29T15:52:00Z" w16du:dateUtc="2026-09-29T13:52:00Z">
              <w:r>
                <w:rPr>
                  <w:rFonts w:cs="Arial"/>
                  <w:sz w:val="16"/>
                  <w:szCs w:val="16"/>
                </w:rPr>
                <w:t>Elbows, tees and valves of NPS ½ to 1; CSST end fittings</w:t>
              </w:r>
            </w:ins>
          </w:p>
        </w:tc>
        <w:tc>
          <w:tcPr>
            <w:tcW w:w="2200" w:type="dxa"/>
            <w:vAlign w:val="center"/>
          </w:tcPr>
          <w:p w14:paraId="5E0000E5" w14:textId="77777777" w:rsidR="00C60D85" w:rsidRDefault="00000000">
            <w:pPr>
              <w:spacing w:after="0"/>
              <w:rPr>
                <w:ins w:id="5187" w:author="Sean de Noronha | DRG" w:date="2026-09-29T15:52:00Z" w16du:dateUtc="2026-09-29T13:52:00Z"/>
                <w:rFonts w:cs="Arial"/>
                <w:sz w:val="16"/>
                <w:szCs w:val="16"/>
              </w:rPr>
            </w:pPr>
            <w:ins w:id="5188" w:author="Sean de Noronha | DRG" w:date="2026-09-29T15:52:00Z" w16du:dateUtc="2026-09-29T13:52:00Z">
              <w:r>
                <w:rPr>
                  <w:rFonts w:cs="Arial"/>
                  <w:sz w:val="16"/>
                  <w:szCs w:val="16"/>
                </w:rPr>
                <w:t>Helium and nitrogen</w:t>
              </w:r>
            </w:ins>
          </w:p>
        </w:tc>
        <w:tc>
          <w:tcPr>
            <w:tcW w:w="2760" w:type="dxa"/>
            <w:vAlign w:val="center"/>
          </w:tcPr>
          <w:p w14:paraId="5E0000E6" w14:textId="77777777" w:rsidR="00C60D85" w:rsidRDefault="00000000">
            <w:pPr>
              <w:spacing w:after="0"/>
              <w:rPr>
                <w:ins w:id="5189" w:author="Sean de Noronha | DRG" w:date="2026-09-29T15:52:00Z" w16du:dateUtc="2026-09-29T13:52:00Z"/>
                <w:rFonts w:cs="Arial"/>
                <w:sz w:val="16"/>
                <w:szCs w:val="16"/>
              </w:rPr>
            </w:pPr>
            <w:ins w:id="5190" w:author="Sean de Noronha | DRG" w:date="2026-09-29T15:52:00Z" w16du:dateUtc="2026-09-29T13:52:00Z">
              <w:r>
                <w:rPr>
                  <w:rFonts w:cs="Arial"/>
                  <w:sz w:val="16"/>
                  <w:szCs w:val="16"/>
                </w:rPr>
                <w:t>Whether the fitting allowance used for natural gas holds at the Reynolds numbers of hydrogen</w:t>
              </w:r>
            </w:ins>
          </w:p>
        </w:tc>
      </w:tr>
      <w:tr w:rsidR="00C60D85" w14:paraId="02FF00EB" w14:textId="77777777">
        <w:trPr>
          <w:jc w:val="center"/>
          <w:ins w:id="5191" w:author="Sean de Noronha | DRG" w:date="2026-09-29T15:52:00Z"/>
        </w:trPr>
        <w:tc>
          <w:tcPr>
            <w:tcW w:w="2000" w:type="dxa"/>
            <w:vAlign w:val="center"/>
          </w:tcPr>
          <w:p w14:paraId="5E0000E7" w14:textId="77777777" w:rsidR="00C60D85" w:rsidRDefault="00000000">
            <w:pPr>
              <w:spacing w:after="0"/>
              <w:rPr>
                <w:ins w:id="5192" w:author="Sean de Noronha | DRG" w:date="2026-09-29T15:52:00Z" w16du:dateUtc="2026-09-29T13:52:00Z"/>
                <w:rFonts w:cs="Arial"/>
                <w:sz w:val="16"/>
                <w:szCs w:val="16"/>
              </w:rPr>
            </w:pPr>
            <w:ins w:id="5193" w:author="Sean de Noronha | DRG" w:date="2026-09-29T15:52:00Z" w16du:dateUtc="2026-09-29T13:52:00Z">
              <w:r>
                <w:rPr>
                  <w:rFonts w:cs="Arial"/>
                  <w:sz w:val="16"/>
                  <w:szCs w:val="16"/>
                </w:rPr>
                <w:t>T6 Acoustic</w:t>
              </w:r>
            </w:ins>
          </w:p>
        </w:tc>
        <w:tc>
          <w:tcPr>
            <w:tcW w:w="2400" w:type="dxa"/>
            <w:vAlign w:val="center"/>
          </w:tcPr>
          <w:p w14:paraId="5E0000E8" w14:textId="77777777" w:rsidR="00C60D85" w:rsidRDefault="00000000">
            <w:pPr>
              <w:spacing w:after="0"/>
              <w:rPr>
                <w:ins w:id="5194" w:author="Sean de Noronha | DRG" w:date="2026-09-29T15:52:00Z" w16du:dateUtc="2026-09-29T13:52:00Z"/>
                <w:rFonts w:cs="Arial"/>
                <w:sz w:val="16"/>
                <w:szCs w:val="16"/>
              </w:rPr>
            </w:pPr>
            <w:ins w:id="5195" w:author="Sean de Noronha | DRG" w:date="2026-09-29T15:52:00Z" w16du:dateUtc="2026-09-29T13:52:00Z">
              <w:r>
                <w:rPr>
                  <w:rFonts w:cs="Arial"/>
                  <w:sz w:val="16"/>
                  <w:szCs w:val="16"/>
                </w:rPr>
                <w:t>CSST and steel runs with fittings</w:t>
              </w:r>
            </w:ins>
          </w:p>
        </w:tc>
        <w:tc>
          <w:tcPr>
            <w:tcW w:w="2200" w:type="dxa"/>
            <w:vAlign w:val="center"/>
          </w:tcPr>
          <w:p w14:paraId="5E0000E9" w14:textId="77777777" w:rsidR="00C60D85" w:rsidRDefault="00000000">
            <w:pPr>
              <w:spacing w:after="0"/>
              <w:rPr>
                <w:ins w:id="5196" w:author="Sean de Noronha | DRG" w:date="2026-09-29T15:52:00Z" w16du:dateUtc="2026-09-29T13:52:00Z"/>
                <w:rFonts w:cs="Arial"/>
                <w:sz w:val="16"/>
                <w:szCs w:val="16"/>
              </w:rPr>
            </w:pPr>
            <w:ins w:id="5197" w:author="Sean de Noronha | DRG" w:date="2026-09-29T15:52:00Z" w16du:dateUtc="2026-09-29T13:52:00Z">
              <w:r>
                <w:rPr>
                  <w:rFonts w:cs="Arial"/>
                  <w:sz w:val="16"/>
                  <w:szCs w:val="16"/>
                </w:rPr>
                <w:t>Helium</w:t>
              </w:r>
            </w:ins>
          </w:p>
        </w:tc>
        <w:tc>
          <w:tcPr>
            <w:tcW w:w="2760" w:type="dxa"/>
            <w:vAlign w:val="center"/>
          </w:tcPr>
          <w:p w14:paraId="5E0000EA" w14:textId="77777777" w:rsidR="00C60D85" w:rsidRDefault="00000000">
            <w:pPr>
              <w:spacing w:after="0"/>
              <w:rPr>
                <w:ins w:id="5198" w:author="Sean de Noronha | DRG" w:date="2026-09-29T15:52:00Z" w16du:dateUtc="2026-09-29T13:52:00Z"/>
                <w:rFonts w:cs="Arial"/>
                <w:sz w:val="16"/>
                <w:szCs w:val="16"/>
              </w:rPr>
            </w:pPr>
            <w:ins w:id="5199" w:author="Sean de Noronha | DRG" w:date="2026-09-29T15:52:00Z" w16du:dateUtc="2026-09-29T13:52:00Z">
              <w:r>
                <w:rPr>
                  <w:rFonts w:cs="Arial"/>
                  <w:sz w:val="16"/>
                  <w:szCs w:val="16"/>
                </w:rPr>
                <w:t>Fitting noise and the onset of CSST whistling against velocity (§3.4.4, §3.4.6), as the basis for any velocity limit for hydrogen</w:t>
              </w:r>
            </w:ins>
          </w:p>
        </w:tc>
      </w:tr>
    </w:tbl>
    <w:p w14:paraId="5E0000EB" w14:textId="77777777" w:rsidR="00C60D85" w:rsidRDefault="00000000">
      <w:pPr>
        <w:rPr>
          <w:ins w:id="5200" w:author="Sean de Noronha | DRG" w:date="2026-09-29T15:52:00Z" w16du:dateUtc="2026-09-29T13:52:00Z"/>
          <w:i/>
        </w:rPr>
      </w:pPr>
      <w:ins w:id="5201" w:author="Sean de Noronha | DRG" w:date="2026-09-29T15:52:00Z" w16du:dateUtc="2026-09-29T13:52:00Z">
        <w:r>
          <w:rPr>
            <w:i/>
          </w:rPr>
          <w:t>Table 23 – Proposed laboratory tests for domestic-scale piping.</w:t>
        </w:r>
      </w:ins>
    </w:p>
    <w:p w14:paraId="5E0000EC" w14:textId="77777777" w:rsidR="00C60D85" w:rsidRDefault="00000000">
      <w:pPr>
        <w:rPr>
          <w:ins w:id="5202" w:author="Sean de Noronha | DRG" w:date="2026-09-29T15:52:00Z" w16du:dateUtc="2026-09-29T13:52:00Z"/>
        </w:rPr>
      </w:pPr>
      <w:ins w:id="5203" w:author="Sean de Noronha | DRG" w:date="2026-09-29T15:52:00Z" w16du:dateUtc="2026-09-29T13:52:00Z">
        <w:r>
          <w:t>Test T1 uses two gases because no single gas covers the whole range at moderate velocities. Helium, whose kinematic viscosity of about 1.1 × 10</w:t>
        </w:r>
        <w:r>
          <w:rPr>
            <w:vertAlign w:val="superscript"/>
          </w:rPr>
          <w:t>−4</w:t>
        </w:r>
        <w:r>
          <w:t xml:space="preserve"> m</w:t>
        </w:r>
        <w:r>
          <w:rPr>
            <w:vertAlign w:val="superscript"/>
          </w:rPr>
          <w:t>2</w:t>
        </w:r>
        <w:r>
          <w:t>/s is close to that of hydrogen, 1.0 × 10</w:t>
        </w:r>
        <w:r>
          <w:rPr>
            <w:vertAlign w:val="superscript"/>
          </w:rPr>
          <w:t>−4</w:t>
        </w:r>
        <w:r>
          <w:t xml:space="preserve"> m</w:t>
        </w:r>
        <w:r>
          <w:rPr>
            <w:vertAlign w:val="superscript"/>
          </w:rPr>
          <w:t>2</w:t>
        </w:r>
        <w:r>
          <w:t>/s, reaches the Reynolds numbers of hydrogen at the velocities hydrogen itself would have, while nitrogen, with a kinematic viscosity about eight times lower, reaches the upper end of the range at modest velocities. The two are run over a common band of Reynolds numbers, and the test passes if their friction curves agree there within the combined uncertainty. A pass means friction depends only on the Reynolds number, and hydrogen capacities can then be computed from the measured curve. Running the same EHD 13, 18, 23 and 31 tubing as the 1996 test ties the new data to the existing measurements, and test T2 checks those measurements directly.</w:t>
        </w:r>
      </w:ins>
    </w:p>
    <w:p w14:paraId="5E0000ED" w14:textId="77777777" w:rsidR="00C60D85" w:rsidRDefault="00000000">
      <w:pPr>
        <w:rPr>
          <w:ins w:id="5204" w:author="Sean de Noronha | DRG" w:date="2026-09-29T15:52:00Z" w16du:dateUtc="2026-09-29T13:52:00Z"/>
        </w:rPr>
      </w:pPr>
      <w:ins w:id="5205" w:author="Sean de Noronha | DRG" w:date="2026-09-29T15:52:00Z" w16du:dateUtc="2026-09-29T13:52:00Z">
        <w:r>
          <w:t xml:space="preserve">Test T3 covers steel from the laminar range through the transition up to </w:t>
        </w:r>
        <w:r>
          <w:rPr>
            <w:i/>
          </w:rPr>
          <w:t>Re</w:t>
        </w:r>
        <w:r>
          <w:t xml:space="preserve"> = 20,000, beyond which the turbulent friction of steel pipe is well established, with closely spaced points between </w:t>
        </w:r>
        <w:r>
          <w:rPr>
            <w:i/>
          </w:rPr>
          <w:t>Re</w:t>
        </w:r>
        <w:r>
          <w:t xml:space="preserve"> = 1,000 and 5,000. It checks the laminar law and the crossing at </w:t>
        </w:r>
        <w:r>
          <w:rPr>
            <w:i/>
          </w:rPr>
          <w:t>Re</w:t>
        </w:r>
        <w:r>
          <w:t xml:space="preserve"> = 1,361, and measures the size of the transition hump directly, which is where the two sizing options of §3.7.3 differ. The pipe roughness is fitted from the highest-Reynolds points and can be cross-checked with a profilometer.</w:t>
        </w:r>
      </w:ins>
    </w:p>
    <w:p w14:paraId="5E0000CE" w14:textId="77777777" w:rsidR="00C60D85" w:rsidRDefault="00000000">
      <w:pPr>
        <w:rPr>
          <w:ins w:id="5206" w:author="Sean de Noronha | DRG" w:date="2026-09-29T15:52:00Z" w16du:dateUtc="2026-09-29T13:52:00Z"/>
        </w:rPr>
      </w:pPr>
      <w:ins w:id="5207" w:author="Sean de Noronha | DRG" w:date="2026-09-29T15:52:00Z" w16du:dateUtc="2026-09-29T13:52:00Z">
        <w:r>
          <w:t xml:space="preserve">Tests T4 to T6 follow from the first three. T4 repeats the LC 1 test lengths and conditions, including the allowance for four bends and two end fittings, so that a hydrogen CSST standard can carry a table of EHD reference capacities that any CSST intended for hydrogen would have to meet or exceed to be granted that EHD rating. T5 measures fitting losses at the Reynolds numbers hydrogen occupies, to check whether the fitting allowance used for natural gas also holds for hydrogen. T6 measures fitting noise and the onset of CSST whistling against velocity. </w:t>
        </w:r>
        <w:commentRangeStart w:id="5208"/>
        <w:r>
          <w:t>No velocity limit has been established for hydrogen in domestic piping, and the values in use for natural-gas mains address dust rather than noise (§3.4.3), so T6 provides the data on which such a limit could be based.</w:t>
        </w:r>
      </w:ins>
      <w:commentRangeEnd w:id="5208"/>
      <w:ins w:id="5209" w:author="Sean de Noronha | DRG" w:date="2026-09-29T16:39:00Z" w16du:dateUtc="2026-09-29T14:39:00Z">
        <w:r w:rsidR="004F663A">
          <w:rPr>
            <w:rStyle w:val="CommentReference"/>
          </w:rPr>
          <w:commentReference w:id="5208"/>
        </w:r>
      </w:ins>
    </w:p>
    <w:p w14:paraId="0473763C" w14:textId="77777777" w:rsidR="00976B66" w:rsidRPr="00801F35" w:rsidRDefault="00C64113" w:rsidP="00A055D8">
      <w:pPr>
        <w:pStyle w:val="Heading3"/>
      </w:pPr>
      <w:bookmarkStart w:id="5210" w:name="_Toc241506999"/>
      <w:r>
        <w:t>Measurement Parameters and Acceptance Criteria</w:t>
      </w:r>
      <w:bookmarkEnd w:id="5210"/>
    </w:p>
    <w:p w14:paraId="5C8B8F7F" w14:textId="77777777" w:rsidR="00976B66" w:rsidRPr="00801F35" w:rsidRDefault="00C64113">
      <w:del w:id="5211" w:author="Sean de Noronha | DRG" w:date="2026-09-28T18:05:00Z" w16du:dateUtc="2026-09-28T16:05:00Z">
        <w:r>
          <w:rPr>
            <w:i/>
          </w:rPr>
          <w:delText>Measurement parameters, experimental conditions, and acceptance criteria for each proposed test.</w:delText>
        </w:r>
      </w:del>
      <w:ins w:id="5212" w:author="Sean de Noronha | DRG" w:date="2026-09-29T16:02:00Z" w16du:dateUtc="2026-09-29T14:02:00Z">
        <w:r>
          <w:t xml:space="preserve">Each flow test measures the same core quantities: the differential pressure between taps, the volumetric flow rate at standard conditions, the inlet absolute pressure, the gas temperature and the gas purity, together with the tap spacing, the developed length upstream of the first tap and the inside diameter. The low-pressure schedules call for differential pressures of the order of 125 Pa, so a low-range transducer is needed alongside a high-range one. The friction factor is back-calculated with Equation (13), as for the Manufacturer C data in §3.5.2, and the Reynolds number follows from </w:t>
        </w:r>
        <w:r>
          <w:rPr>
            <w:i/>
          </w:rPr>
          <w:t>Re</w:t>
        </w:r>
        <w:r>
          <w:t xml:space="preserve"> = </w:t>
        </w:r>
        <w:proofErr w:type="spellStart"/>
        <w:r>
          <w:rPr>
            <w:i/>
          </w:rPr>
          <w:t>ρvD</w:t>
        </w:r>
        <w:proofErr w:type="spellEnd"/>
        <w:r>
          <w:t>/</w:t>
        </w:r>
        <w:r>
          <w:rPr>
            <w:i/>
          </w:rPr>
          <w:t>μ</w:t>
        </w:r>
        <w:r>
          <w:t xml:space="preserve"> (§3.1.3), with the mean velocity </w:t>
        </w:r>
        <w:r>
          <w:rPr>
            <w:i/>
          </w:rPr>
          <w:t>v</w:t>
        </w:r>
        <w:r>
          <w:t xml:space="preserve"> = 4</w:t>
        </w:r>
        <w:r>
          <w:rPr>
            <w:i/>
          </w:rPr>
          <w:t>Q</w:t>
        </w:r>
        <w:r>
          <w:t>/(π</w:t>
        </w:r>
        <w:r>
          <w:rPr>
            <w:i/>
          </w:rPr>
          <w:t>D</w:t>
        </w:r>
        <w:r>
          <w:rPr>
            <w:vertAlign w:val="superscript"/>
          </w:rPr>
          <w:t>2</w:t>
        </w:r>
        <w:r>
          <w:t xml:space="preserve">) taken at the mean pressure between the taps. Written in the measured quantities, Equation (13) gives </w:t>
        </w:r>
        <w:r>
          <w:rPr>
            <w:i/>
          </w:rPr>
          <w:t>f</w:t>
        </w:r>
        <w:r>
          <w:t xml:space="preserve"> ∝ Δ</w:t>
        </w:r>
        <w:r>
          <w:rPr>
            <w:i/>
          </w:rPr>
          <w:t>P</w:t>
        </w:r>
        <w:r>
          <w:t>·</w:t>
        </w:r>
        <w:r>
          <w:rPr>
            <w:i/>
          </w:rPr>
          <w:t>D</w:t>
        </w:r>
        <w:r>
          <w:rPr>
            <w:vertAlign w:val="superscript"/>
          </w:rPr>
          <w:t>5</w:t>
        </w:r>
        <w:r>
          <w:t>/(</w:t>
        </w:r>
        <w:r>
          <w:rPr>
            <w:i/>
          </w:rPr>
          <w:t>ρ</w:t>
        </w:r>
        <w:r>
          <w:t>·</w:t>
        </w:r>
        <w:r>
          <w:rPr>
            <w:i/>
          </w:rPr>
          <w:t>L</w:t>
        </w:r>
        <w:r>
          <w:t>·</w:t>
        </w:r>
        <w:r>
          <w:rPr>
            <w:i/>
          </w:rPr>
          <w:t>Q</w:t>
        </w:r>
        <w:r>
          <w:rPr>
            <w:vertAlign w:val="superscript"/>
          </w:rPr>
          <w:t>2</w:t>
        </w:r>
        <w:r>
          <w:t xml:space="preserve">), so for independent errors the relative uncertainty in </w:t>
        </w:r>
        <w:r>
          <w:rPr>
            <w:i/>
          </w:rPr>
          <w:t>f</w:t>
        </w:r>
        <w:r>
          <w:t xml:space="preserve"> is</w:t>
        </w:r>
      </w:ins>
    </w:p>
    <w:p w14:paraId="5E0000EE" w14:textId="77777777" w:rsidR="00C60D85" w:rsidRDefault="00000000">
      <w:pPr>
        <w:tabs>
          <w:tab w:val="center" w:pos="4680"/>
          <w:tab w:val="right" w:pos="9360"/>
        </w:tabs>
        <w:spacing w:before="120"/>
        <w:rPr>
          <w:ins w:id="5213" w:author="Sean de Noronha | DRG" w:date="2026-09-29T16:02:00Z" w16du:dateUtc="2026-09-29T14:02:00Z"/>
          <w:rFonts w:cs="Arial"/>
        </w:rPr>
      </w:pPr>
      <w:ins w:id="5214" w:author="Sean de Noronha | DRG" w:date="2026-09-29T16:02:00Z" w16du:dateUtc="2026-09-29T14:02:00Z">
        <w:r>
          <w:tab/>
        </w:r>
      </w:ins>
      <m:oMath>
        <m:f>
          <m:fPr>
            <m:ctrlPr>
              <w:ins w:id="5215" w:author="Sean de Noronha | DRG" w:date="2026-09-29T16:02:00Z" w16du:dateUtc="2026-09-29T14:02:00Z">
                <w:rPr>
                  <w:rFonts w:ascii="Cambria Math" w:hAnsi="Cambria Math"/>
                </w:rPr>
              </w:ins>
            </m:ctrlPr>
          </m:fPr>
          <m:num>
            <m:sSub>
              <m:sSubPr>
                <m:ctrlPr>
                  <w:ins w:id="5216" w:author="Sean de Noronha | DRG" w:date="2026-09-29T16:02:00Z" w16du:dateUtc="2026-09-29T14:02:00Z">
                    <w:rPr>
                      <w:rFonts w:ascii="Cambria Math" w:hAnsi="Cambria Math"/>
                    </w:rPr>
                  </w:ins>
                </m:ctrlPr>
              </m:sSubPr>
              <m:e>
                <m:r>
                  <w:ins w:id="5217" w:author="Sean de Noronha | DRG" w:date="2026-09-29T16:02:00Z" w16du:dateUtc="2026-09-29T14:02:00Z">
                    <w:rPr>
                      <w:rFonts w:ascii="Cambria Math" w:hAnsi="Cambria Math"/>
                    </w:rPr>
                    <m:t>u</m:t>
                  </w:ins>
                </m:r>
              </m:e>
              <m:sub>
                <m:r>
                  <w:ins w:id="5218" w:author="Sean de Noronha | DRG" w:date="2026-09-29T16:02:00Z" w16du:dateUtc="2026-09-29T14:02:00Z">
                    <w:rPr>
                      <w:rFonts w:ascii="Cambria Math" w:hAnsi="Cambria Math"/>
                    </w:rPr>
                    <m:t>f</m:t>
                  </w:ins>
                </m:r>
              </m:sub>
            </m:sSub>
          </m:num>
          <m:den>
            <m:r>
              <w:ins w:id="5219" w:author="Sean de Noronha | DRG" w:date="2026-09-29T16:02:00Z" w16du:dateUtc="2026-09-29T14:02:00Z">
                <w:rPr>
                  <w:rFonts w:ascii="Cambria Math" w:hAnsi="Cambria Math"/>
                </w:rPr>
                <m:t>f</m:t>
              </w:ins>
            </m:r>
          </m:den>
        </m:f>
        <m:r>
          <w:ins w:id="5220" w:author="Sean de Noronha | DRG" w:date="2026-09-29T16:02:00Z" w16du:dateUtc="2026-09-29T14:02:00Z">
            <w:rPr>
              <w:rFonts w:ascii="Cambria Math" w:hAnsi="Cambria Math"/>
            </w:rPr>
            <m:t>=</m:t>
          </w:ins>
        </m:r>
        <m:sSup>
          <m:sSupPr>
            <m:ctrlPr>
              <w:ins w:id="5221" w:author="Sean de Noronha | DRG" w:date="2026-09-29T16:02:00Z" w16du:dateUtc="2026-09-29T14:02:00Z">
                <w:rPr>
                  <w:rFonts w:ascii="Cambria Math" w:hAnsi="Cambria Math"/>
                </w:rPr>
              </w:ins>
            </m:ctrlPr>
          </m:sSupPr>
          <m:e>
            <m:d>
              <m:dPr>
                <m:begChr m:val="["/>
                <m:endChr m:val="]"/>
                <m:ctrlPr>
                  <w:ins w:id="5222" w:author="Sean de Noronha | DRG" w:date="2026-09-29T16:02:00Z" w16du:dateUtc="2026-09-29T14:02:00Z">
                    <w:rPr>
                      <w:rFonts w:ascii="Cambria Math" w:hAnsi="Cambria Math"/>
                    </w:rPr>
                  </w:ins>
                </m:ctrlPr>
              </m:dPr>
              <m:e>
                <m:sSup>
                  <m:sSupPr>
                    <m:ctrlPr>
                      <w:ins w:id="5223" w:author="Sean de Noronha | DRG" w:date="2026-09-29T16:02:00Z" w16du:dateUtc="2026-09-29T14:02:00Z">
                        <w:rPr>
                          <w:rFonts w:ascii="Cambria Math" w:hAnsi="Cambria Math"/>
                        </w:rPr>
                      </w:ins>
                    </m:ctrlPr>
                  </m:sSupPr>
                  <m:e>
                    <m:d>
                      <m:dPr>
                        <m:ctrlPr>
                          <w:ins w:id="5224" w:author="Sean de Noronha | DRG" w:date="2026-09-29T16:02:00Z" w16du:dateUtc="2026-09-29T14:02:00Z">
                            <w:rPr>
                              <w:rFonts w:ascii="Cambria Math" w:hAnsi="Cambria Math"/>
                            </w:rPr>
                          </w:ins>
                        </m:ctrlPr>
                      </m:dPr>
                      <m:e>
                        <m:f>
                          <m:fPr>
                            <m:ctrlPr>
                              <w:ins w:id="5225" w:author="Sean de Noronha | DRG" w:date="2026-09-29T16:02:00Z" w16du:dateUtc="2026-09-29T14:02:00Z">
                                <w:rPr>
                                  <w:rFonts w:ascii="Cambria Math" w:hAnsi="Cambria Math"/>
                                </w:rPr>
                              </w:ins>
                            </m:ctrlPr>
                          </m:fPr>
                          <m:num>
                            <m:sSub>
                              <m:sSubPr>
                                <m:ctrlPr>
                                  <w:ins w:id="5226" w:author="Sean de Noronha | DRG" w:date="2026-09-29T16:02:00Z" w16du:dateUtc="2026-09-29T14:02:00Z">
                                    <w:rPr>
                                      <w:rFonts w:ascii="Cambria Math" w:hAnsi="Cambria Math"/>
                                    </w:rPr>
                                  </w:ins>
                                </m:ctrlPr>
                              </m:sSubPr>
                              <m:e>
                                <m:r>
                                  <w:ins w:id="5227" w:author="Sean de Noronha | DRG" w:date="2026-09-29T16:02:00Z" w16du:dateUtc="2026-09-29T14:02:00Z">
                                    <w:rPr>
                                      <w:rFonts w:ascii="Cambria Math" w:hAnsi="Cambria Math"/>
                                    </w:rPr>
                                    <m:t>u</m:t>
                                  </w:ins>
                                </m:r>
                              </m:e>
                              <m:sub>
                                <m:r>
                                  <w:ins w:id="5228" w:author="Sean de Noronha | DRG" w:date="2026-09-29T16:02:00Z" w16du:dateUtc="2026-09-29T14:02:00Z">
                                    <w:rPr>
                                      <w:rFonts w:ascii="Cambria Math" w:hAnsi="Cambria Math"/>
                                    </w:rPr>
                                    <m:t>ρ</m:t>
                                  </w:ins>
                                </m:r>
                              </m:sub>
                            </m:sSub>
                          </m:num>
                          <m:den>
                            <m:r>
                              <w:ins w:id="5229" w:author="Sean de Noronha | DRG" w:date="2026-09-29T16:02:00Z" w16du:dateUtc="2026-09-29T14:02:00Z">
                                <w:rPr>
                                  <w:rFonts w:ascii="Cambria Math" w:hAnsi="Cambria Math"/>
                                </w:rPr>
                                <m:t>ρ</m:t>
                              </w:ins>
                            </m:r>
                          </m:den>
                        </m:f>
                      </m:e>
                    </m:d>
                  </m:e>
                  <m:sup>
                    <m:r>
                      <w:ins w:id="5230" w:author="Sean de Noronha | DRG" w:date="2026-09-29T16:02:00Z" w16du:dateUtc="2026-09-29T14:02:00Z">
                        <w:rPr>
                          <w:rFonts w:ascii="Cambria Math" w:hAnsi="Cambria Math"/>
                        </w:rPr>
                        <m:t>2</m:t>
                      </w:ins>
                    </m:r>
                  </m:sup>
                </m:sSup>
                <m:r>
                  <w:ins w:id="5231" w:author="Sean de Noronha | DRG" w:date="2026-09-29T16:02:00Z" w16du:dateUtc="2026-09-29T14:02:00Z">
                    <w:rPr>
                      <w:rFonts w:ascii="Cambria Math" w:hAnsi="Cambria Math"/>
                    </w:rPr>
                    <m:t>+</m:t>
                  </w:ins>
                </m:r>
                <m:sSup>
                  <m:sSupPr>
                    <m:ctrlPr>
                      <w:ins w:id="5232" w:author="Sean de Noronha | DRG" w:date="2026-09-29T16:02:00Z" w16du:dateUtc="2026-09-29T14:02:00Z">
                        <w:rPr>
                          <w:rFonts w:ascii="Cambria Math" w:hAnsi="Cambria Math"/>
                        </w:rPr>
                      </w:ins>
                    </m:ctrlPr>
                  </m:sSupPr>
                  <m:e>
                    <m:d>
                      <m:dPr>
                        <m:ctrlPr>
                          <w:ins w:id="5233" w:author="Sean de Noronha | DRG" w:date="2026-09-29T16:02:00Z" w16du:dateUtc="2026-09-29T14:02:00Z">
                            <w:rPr>
                              <w:rFonts w:ascii="Cambria Math" w:hAnsi="Cambria Math"/>
                            </w:rPr>
                          </w:ins>
                        </m:ctrlPr>
                      </m:dPr>
                      <m:e>
                        <m:f>
                          <m:fPr>
                            <m:ctrlPr>
                              <w:ins w:id="5234" w:author="Sean de Noronha | DRG" w:date="2026-09-29T16:02:00Z" w16du:dateUtc="2026-09-29T14:02:00Z">
                                <w:rPr>
                                  <w:rFonts w:ascii="Cambria Math" w:hAnsi="Cambria Math"/>
                                </w:rPr>
                              </w:ins>
                            </m:ctrlPr>
                          </m:fPr>
                          <m:num>
                            <m:sSub>
                              <m:sSubPr>
                                <m:ctrlPr>
                                  <w:ins w:id="5235" w:author="Sean de Noronha | DRG" w:date="2026-09-29T16:02:00Z" w16du:dateUtc="2026-09-29T14:02:00Z">
                                    <w:rPr>
                                      <w:rFonts w:ascii="Cambria Math" w:hAnsi="Cambria Math"/>
                                    </w:rPr>
                                  </w:ins>
                                </m:ctrlPr>
                              </m:sSubPr>
                              <m:e>
                                <m:r>
                                  <w:ins w:id="5236" w:author="Sean de Noronha | DRG" w:date="2026-09-29T16:02:00Z" w16du:dateUtc="2026-09-29T14:02:00Z">
                                    <w:rPr>
                                      <w:rFonts w:ascii="Cambria Math" w:hAnsi="Cambria Math"/>
                                    </w:rPr>
                                    <m:t>u</m:t>
                                  </w:ins>
                                </m:r>
                              </m:e>
                              <m:sub>
                                <m:r>
                                  <w:ins w:id="5237" w:author="Sean de Noronha | DRG" w:date="2026-09-29T16:02:00Z" w16du:dateUtc="2026-09-29T14:02:00Z">
                                    <w:rPr>
                                      <w:rFonts w:ascii="Cambria Math" w:hAnsi="Cambria Math"/>
                                    </w:rPr>
                                    <m:t>ΔP</m:t>
                                  </w:ins>
                                </m:r>
                              </m:sub>
                            </m:sSub>
                          </m:num>
                          <m:den>
                            <m:r>
                              <w:ins w:id="5238" w:author="Sean de Noronha | DRG" w:date="2026-09-29T16:02:00Z" w16du:dateUtc="2026-09-29T14:02:00Z">
                                <w:rPr>
                                  <w:rFonts w:ascii="Cambria Math" w:hAnsi="Cambria Math"/>
                                </w:rPr>
                                <m:t>ΔP</m:t>
                              </w:ins>
                            </m:r>
                          </m:den>
                        </m:f>
                      </m:e>
                    </m:d>
                  </m:e>
                  <m:sup>
                    <m:r>
                      <w:ins w:id="5239" w:author="Sean de Noronha | DRG" w:date="2026-09-29T16:02:00Z" w16du:dateUtc="2026-09-29T14:02:00Z">
                        <w:rPr>
                          <w:rFonts w:ascii="Cambria Math" w:hAnsi="Cambria Math"/>
                        </w:rPr>
                        <m:t>2</m:t>
                      </w:ins>
                    </m:r>
                  </m:sup>
                </m:sSup>
                <m:r>
                  <w:ins w:id="5240" w:author="Sean de Noronha | DRG" w:date="2026-09-29T16:02:00Z" w16du:dateUtc="2026-09-29T14:02:00Z">
                    <w:rPr>
                      <w:rFonts w:ascii="Cambria Math" w:hAnsi="Cambria Math"/>
                    </w:rPr>
                    <m:t>+</m:t>
                  </w:ins>
                </m:r>
                <m:sSup>
                  <m:sSupPr>
                    <m:ctrlPr>
                      <w:ins w:id="5241" w:author="Sean de Noronha | DRG" w:date="2026-09-29T16:02:00Z" w16du:dateUtc="2026-09-29T14:02:00Z">
                        <w:rPr>
                          <w:rFonts w:ascii="Cambria Math" w:hAnsi="Cambria Math"/>
                        </w:rPr>
                      </w:ins>
                    </m:ctrlPr>
                  </m:sSupPr>
                  <m:e>
                    <m:d>
                      <m:dPr>
                        <m:ctrlPr>
                          <w:ins w:id="5242" w:author="Sean de Noronha | DRG" w:date="2026-09-29T16:02:00Z" w16du:dateUtc="2026-09-29T14:02:00Z">
                            <w:rPr>
                              <w:rFonts w:ascii="Cambria Math" w:hAnsi="Cambria Math"/>
                            </w:rPr>
                          </w:ins>
                        </m:ctrlPr>
                      </m:dPr>
                      <m:e>
                        <m:r>
                          <w:ins w:id="5243" w:author="Sean de Noronha | DRG" w:date="2026-09-29T16:02:00Z" w16du:dateUtc="2026-09-29T14:02:00Z">
                            <w:rPr>
                              <w:rFonts w:ascii="Cambria Math" w:hAnsi="Cambria Math"/>
                            </w:rPr>
                            <m:t>5·</m:t>
                          </w:ins>
                        </m:r>
                        <m:f>
                          <m:fPr>
                            <m:ctrlPr>
                              <w:ins w:id="5244" w:author="Sean de Noronha | DRG" w:date="2026-09-29T16:02:00Z" w16du:dateUtc="2026-09-29T14:02:00Z">
                                <w:rPr>
                                  <w:rFonts w:ascii="Cambria Math" w:hAnsi="Cambria Math"/>
                                </w:rPr>
                              </w:ins>
                            </m:ctrlPr>
                          </m:fPr>
                          <m:num>
                            <m:sSub>
                              <m:sSubPr>
                                <m:ctrlPr>
                                  <w:ins w:id="5245" w:author="Sean de Noronha | DRG" w:date="2026-09-29T16:02:00Z" w16du:dateUtc="2026-09-29T14:02:00Z">
                                    <w:rPr>
                                      <w:rFonts w:ascii="Cambria Math" w:hAnsi="Cambria Math"/>
                                    </w:rPr>
                                  </w:ins>
                                </m:ctrlPr>
                              </m:sSubPr>
                              <m:e>
                                <m:r>
                                  <w:ins w:id="5246" w:author="Sean de Noronha | DRG" w:date="2026-09-29T16:02:00Z" w16du:dateUtc="2026-09-29T14:02:00Z">
                                    <w:rPr>
                                      <w:rFonts w:ascii="Cambria Math" w:hAnsi="Cambria Math"/>
                                    </w:rPr>
                                    <m:t>u</m:t>
                                  </w:ins>
                                </m:r>
                              </m:e>
                              <m:sub>
                                <m:r>
                                  <w:ins w:id="5247" w:author="Sean de Noronha | DRG" w:date="2026-09-29T16:02:00Z" w16du:dateUtc="2026-09-29T14:02:00Z">
                                    <w:rPr>
                                      <w:rFonts w:ascii="Cambria Math" w:hAnsi="Cambria Math"/>
                                    </w:rPr>
                                    <m:t>D</m:t>
                                  </w:ins>
                                </m:r>
                              </m:sub>
                            </m:sSub>
                          </m:num>
                          <m:den>
                            <m:r>
                              <w:ins w:id="5248" w:author="Sean de Noronha | DRG" w:date="2026-09-29T16:02:00Z" w16du:dateUtc="2026-09-29T14:02:00Z">
                                <w:rPr>
                                  <w:rFonts w:ascii="Cambria Math" w:hAnsi="Cambria Math"/>
                                </w:rPr>
                                <m:t>D</m:t>
                              </w:ins>
                            </m:r>
                          </m:den>
                        </m:f>
                      </m:e>
                    </m:d>
                  </m:e>
                  <m:sup>
                    <m:r>
                      <w:ins w:id="5249" w:author="Sean de Noronha | DRG" w:date="2026-09-29T16:02:00Z" w16du:dateUtc="2026-09-29T14:02:00Z">
                        <w:rPr>
                          <w:rFonts w:ascii="Cambria Math" w:hAnsi="Cambria Math"/>
                        </w:rPr>
                        <m:t>2</m:t>
                      </w:ins>
                    </m:r>
                  </m:sup>
                </m:sSup>
                <m:r>
                  <w:ins w:id="5250" w:author="Sean de Noronha | DRG" w:date="2026-09-29T16:02:00Z" w16du:dateUtc="2026-09-29T14:02:00Z">
                    <w:rPr>
                      <w:rFonts w:ascii="Cambria Math" w:hAnsi="Cambria Math"/>
                    </w:rPr>
                    <m:t>+</m:t>
                  </w:ins>
                </m:r>
                <m:sSup>
                  <m:sSupPr>
                    <m:ctrlPr>
                      <w:ins w:id="5251" w:author="Sean de Noronha | DRG" w:date="2026-09-29T16:02:00Z" w16du:dateUtc="2026-09-29T14:02:00Z">
                        <w:rPr>
                          <w:rFonts w:ascii="Cambria Math" w:hAnsi="Cambria Math"/>
                        </w:rPr>
                      </w:ins>
                    </m:ctrlPr>
                  </m:sSupPr>
                  <m:e>
                    <m:d>
                      <m:dPr>
                        <m:ctrlPr>
                          <w:ins w:id="5252" w:author="Sean de Noronha | DRG" w:date="2026-09-29T16:02:00Z" w16du:dateUtc="2026-09-29T14:02:00Z">
                            <w:rPr>
                              <w:rFonts w:ascii="Cambria Math" w:hAnsi="Cambria Math"/>
                            </w:rPr>
                          </w:ins>
                        </m:ctrlPr>
                      </m:dPr>
                      <m:e>
                        <m:f>
                          <m:fPr>
                            <m:ctrlPr>
                              <w:ins w:id="5253" w:author="Sean de Noronha | DRG" w:date="2026-09-29T16:02:00Z" w16du:dateUtc="2026-09-29T14:02:00Z">
                                <w:rPr>
                                  <w:rFonts w:ascii="Cambria Math" w:hAnsi="Cambria Math"/>
                                </w:rPr>
                              </w:ins>
                            </m:ctrlPr>
                          </m:fPr>
                          <m:num>
                            <m:sSub>
                              <m:sSubPr>
                                <m:ctrlPr>
                                  <w:ins w:id="5254" w:author="Sean de Noronha | DRG" w:date="2026-09-29T16:02:00Z" w16du:dateUtc="2026-09-29T14:02:00Z">
                                    <w:rPr>
                                      <w:rFonts w:ascii="Cambria Math" w:hAnsi="Cambria Math"/>
                                    </w:rPr>
                                  </w:ins>
                                </m:ctrlPr>
                              </m:sSubPr>
                              <m:e>
                                <m:r>
                                  <w:ins w:id="5255" w:author="Sean de Noronha | DRG" w:date="2026-09-29T16:02:00Z" w16du:dateUtc="2026-09-29T14:02:00Z">
                                    <w:rPr>
                                      <w:rFonts w:ascii="Cambria Math" w:hAnsi="Cambria Math"/>
                                    </w:rPr>
                                    <m:t>u</m:t>
                                  </w:ins>
                                </m:r>
                              </m:e>
                              <m:sub>
                                <m:r>
                                  <w:ins w:id="5256" w:author="Sean de Noronha | DRG" w:date="2026-09-29T16:02:00Z" w16du:dateUtc="2026-09-29T14:02:00Z">
                                    <w:rPr>
                                      <w:rFonts w:ascii="Cambria Math" w:hAnsi="Cambria Math"/>
                                    </w:rPr>
                                    <m:t>L</m:t>
                                  </w:ins>
                                </m:r>
                              </m:sub>
                            </m:sSub>
                          </m:num>
                          <m:den>
                            <m:r>
                              <w:ins w:id="5257" w:author="Sean de Noronha | DRG" w:date="2026-09-29T16:02:00Z" w16du:dateUtc="2026-09-29T14:02:00Z">
                                <w:rPr>
                                  <w:rFonts w:ascii="Cambria Math" w:hAnsi="Cambria Math"/>
                                </w:rPr>
                                <m:t>L</m:t>
                              </w:ins>
                            </m:r>
                          </m:den>
                        </m:f>
                      </m:e>
                    </m:d>
                  </m:e>
                  <m:sup>
                    <m:r>
                      <w:ins w:id="5258" w:author="Sean de Noronha | DRG" w:date="2026-09-29T16:02:00Z" w16du:dateUtc="2026-09-29T14:02:00Z">
                        <w:rPr>
                          <w:rFonts w:ascii="Cambria Math" w:hAnsi="Cambria Math"/>
                        </w:rPr>
                        <m:t>2</m:t>
                      </w:ins>
                    </m:r>
                  </m:sup>
                </m:sSup>
                <m:r>
                  <w:ins w:id="5259" w:author="Sean de Noronha | DRG" w:date="2026-09-29T16:02:00Z" w16du:dateUtc="2026-09-29T14:02:00Z">
                    <w:rPr>
                      <w:rFonts w:ascii="Cambria Math" w:hAnsi="Cambria Math"/>
                    </w:rPr>
                    <m:t>+</m:t>
                  </w:ins>
                </m:r>
                <m:sSup>
                  <m:sSupPr>
                    <m:ctrlPr>
                      <w:ins w:id="5260" w:author="Sean de Noronha | DRG" w:date="2026-09-29T16:02:00Z" w16du:dateUtc="2026-09-29T14:02:00Z">
                        <w:rPr>
                          <w:rFonts w:ascii="Cambria Math" w:hAnsi="Cambria Math"/>
                        </w:rPr>
                      </w:ins>
                    </m:ctrlPr>
                  </m:sSupPr>
                  <m:e>
                    <m:d>
                      <m:dPr>
                        <m:ctrlPr>
                          <w:ins w:id="5261" w:author="Sean de Noronha | DRG" w:date="2026-09-29T16:02:00Z" w16du:dateUtc="2026-09-29T14:02:00Z">
                            <w:rPr>
                              <w:rFonts w:ascii="Cambria Math" w:hAnsi="Cambria Math"/>
                            </w:rPr>
                          </w:ins>
                        </m:ctrlPr>
                      </m:dPr>
                      <m:e>
                        <m:r>
                          <w:ins w:id="5262" w:author="Sean de Noronha | DRG" w:date="2026-09-29T16:02:00Z" w16du:dateUtc="2026-09-29T14:02:00Z">
                            <w:rPr>
                              <w:rFonts w:ascii="Cambria Math" w:hAnsi="Cambria Math"/>
                            </w:rPr>
                            <m:t>2·</m:t>
                          </w:ins>
                        </m:r>
                        <m:f>
                          <m:fPr>
                            <m:ctrlPr>
                              <w:ins w:id="5263" w:author="Sean de Noronha | DRG" w:date="2026-09-29T16:02:00Z" w16du:dateUtc="2026-09-29T14:02:00Z">
                                <w:rPr>
                                  <w:rFonts w:ascii="Cambria Math" w:hAnsi="Cambria Math"/>
                                </w:rPr>
                              </w:ins>
                            </m:ctrlPr>
                          </m:fPr>
                          <m:num>
                            <m:sSub>
                              <m:sSubPr>
                                <m:ctrlPr>
                                  <w:ins w:id="5264" w:author="Sean de Noronha | DRG" w:date="2026-09-29T16:02:00Z" w16du:dateUtc="2026-09-29T14:02:00Z">
                                    <w:rPr>
                                      <w:rFonts w:ascii="Cambria Math" w:hAnsi="Cambria Math"/>
                                    </w:rPr>
                                  </w:ins>
                                </m:ctrlPr>
                              </m:sSubPr>
                              <m:e>
                                <m:r>
                                  <w:ins w:id="5265" w:author="Sean de Noronha | DRG" w:date="2026-09-29T16:02:00Z" w16du:dateUtc="2026-09-29T14:02:00Z">
                                    <w:rPr>
                                      <w:rFonts w:ascii="Cambria Math" w:hAnsi="Cambria Math"/>
                                    </w:rPr>
                                    <m:t>u</m:t>
                                  </w:ins>
                                </m:r>
                              </m:e>
                              <m:sub>
                                <m:r>
                                  <w:ins w:id="5266" w:author="Sean de Noronha | DRG" w:date="2026-09-29T16:02:00Z" w16du:dateUtc="2026-09-29T14:02:00Z">
                                    <w:rPr>
                                      <w:rFonts w:ascii="Cambria Math" w:hAnsi="Cambria Math"/>
                                    </w:rPr>
                                    <m:t>Q</m:t>
                                  </w:ins>
                                </m:r>
                              </m:sub>
                            </m:sSub>
                          </m:num>
                          <m:den>
                            <m:r>
                              <w:ins w:id="5267" w:author="Sean de Noronha | DRG" w:date="2026-09-29T16:02:00Z" w16du:dateUtc="2026-09-29T14:02:00Z">
                                <w:rPr>
                                  <w:rFonts w:ascii="Cambria Math" w:hAnsi="Cambria Math"/>
                                </w:rPr>
                                <m:t>Q</m:t>
                              </w:ins>
                            </m:r>
                          </m:den>
                        </m:f>
                      </m:e>
                    </m:d>
                  </m:e>
                  <m:sup>
                    <m:r>
                      <w:ins w:id="5268" w:author="Sean de Noronha | DRG" w:date="2026-09-29T16:02:00Z" w16du:dateUtc="2026-09-29T14:02:00Z">
                        <w:rPr>
                          <w:rFonts w:ascii="Cambria Math" w:hAnsi="Cambria Math"/>
                        </w:rPr>
                        <m:t>2</m:t>
                      </w:ins>
                    </m:r>
                  </m:sup>
                </m:sSup>
              </m:e>
            </m:d>
          </m:e>
          <m:sup>
            <m:r>
              <w:ins w:id="5269" w:author="Sean de Noronha | DRG" w:date="2026-09-29T16:02:00Z" w16du:dateUtc="2026-09-29T14:02:00Z">
                <w:rPr>
                  <w:rFonts w:ascii="Cambria Math" w:hAnsi="Cambria Math"/>
                </w:rPr>
                <m:t>1/2</m:t>
              </w:ins>
            </m:r>
          </m:sup>
        </m:sSup>
      </m:oMath>
      <w:ins w:id="5270" w:author="Sean de Noronha | DRG" w:date="2026-09-29T16:02:00Z" w16du:dateUtc="2026-09-29T14:02:00Z">
        <w:r>
          <w:rPr>
            <w:rFonts w:cs="Arial"/>
          </w:rPr>
          <w:tab/>
          <w:t>(19)</w:t>
        </w:r>
      </w:ins>
    </w:p>
    <w:p w14:paraId="5E0000EF" w14:textId="77777777" w:rsidR="00C60D85" w:rsidRDefault="00000000">
      <w:pPr>
        <w:rPr>
          <w:ins w:id="5271" w:author="Sean de Noronha | DRG" w:date="2026-09-29T16:02:00Z" w16du:dateUtc="2026-09-29T14:02:00Z"/>
        </w:rPr>
      </w:pPr>
      <w:ins w:id="5272" w:author="Sean de Noronha | DRG" w:date="2026-09-29T16:02:00Z" w16du:dateUtc="2026-09-29T14:02:00Z">
        <w:r>
          <w:t xml:space="preserve">where </w:t>
        </w:r>
        <w:r>
          <w:rPr>
            <w:i/>
          </w:rPr>
          <w:t>ρ</w:t>
        </w:r>
        <w:r>
          <w:t xml:space="preserve"> is the gas density at the mean pressure between the taps, Δ</w:t>
        </w:r>
        <w:r>
          <w:rPr>
            <w:i/>
          </w:rPr>
          <w:t>P</w:t>
        </w:r>
        <w:r>
          <w:t xml:space="preserve"> the differential pressure over the tap spacing </w:t>
        </w:r>
        <w:r>
          <w:rPr>
            <w:i/>
          </w:rPr>
          <w:t>L</w:t>
        </w:r>
        <w:r>
          <w:t xml:space="preserve">, </w:t>
        </w:r>
        <w:r>
          <w:rPr>
            <w:i/>
          </w:rPr>
          <w:t>Q</w:t>
        </w:r>
        <w:r>
          <w:t xml:space="preserve"> the volumetric flow rate at the mean pressure and </w:t>
        </w:r>
        <w:r>
          <w:rPr>
            <w:i/>
          </w:rPr>
          <w:t>D</w:t>
        </w:r>
        <w:r>
          <w:t xml:space="preserve"> the inside diameter. The diameter enters to the fifth power, so a 1% error in </w:t>
        </w:r>
        <w:r>
          <w:rPr>
            <w:i/>
          </w:rPr>
          <w:t>D</w:t>
        </w:r>
        <w:r>
          <w:t xml:space="preserve"> alone gives a 5% error in </w:t>
        </w:r>
        <w:r>
          <w:rPr>
            <w:i/>
          </w:rPr>
          <w:t>f</w:t>
        </w:r>
        <w:r>
          <w:t xml:space="preserve">. The inside diameter of each steel specimen is therefore taken from the pipe dimensions and checked with a caliper or bore gauge at the specimen ends, and for CSST </w:t>
        </w:r>
        <w:proofErr w:type="spellStart"/>
        <w:r>
          <w:rPr>
            <w:i/>
          </w:rPr>
          <w:t>D</w:t>
        </w:r>
        <w:r>
          <w:rPr>
            <w:vertAlign w:val="subscript"/>
          </w:rPr>
          <w:t>eff</w:t>
        </w:r>
        <w:proofErr w:type="spellEnd"/>
        <w:r>
          <w:t xml:space="preserve"> follows from the </w:t>
        </w:r>
        <w:proofErr w:type="gramStart"/>
        <w:r>
          <w:t>manufacturer's</w:t>
        </w:r>
        <w:proofErr w:type="gramEnd"/>
        <w:r>
          <w:t xml:space="preserve"> inside diameter and profile data, as in §3.5.2. Table 24 sets out the proposed acceptance criteria.</w:t>
        </w:r>
      </w:ins>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24"/>
        <w:tblDescription w:val="Table 24 – Proposed acceptance criteria for the laboratory tests. All values are proposed and are to be confirmed with the testing laboratory."/>
      </w:tblPr>
      <w:tblGrid>
        <w:gridCol w:w="2267"/>
        <w:gridCol w:w="6204"/>
        <w:gridCol w:w="941"/>
      </w:tblGrid>
      <w:tr w:rsidR="00C60D85" w14:paraId="72A0BF36" w14:textId="77777777" w:rsidTr="00650A09">
        <w:trPr>
          <w:tblHeader/>
          <w:jc w:val="center"/>
          <w:ins w:id="5273" w:author="Sean de Noronha | DRG" w:date="2026-09-29T16:02:00Z"/>
        </w:trPr>
        <w:tc>
          <w:tcPr>
            <w:tcW w:w="2267" w:type="dxa"/>
            <w:shd w:val="clear" w:color="auto" w:fill="F2F2F2"/>
            <w:vAlign w:val="center"/>
          </w:tcPr>
          <w:p w14:paraId="5E0000F0" w14:textId="77777777" w:rsidR="00C60D85" w:rsidRDefault="00000000">
            <w:pPr>
              <w:spacing w:after="0"/>
              <w:rPr>
                <w:ins w:id="5274" w:author="Sean de Noronha | DRG" w:date="2026-09-29T16:02:00Z" w16du:dateUtc="2026-09-29T14:02:00Z"/>
                <w:rFonts w:cs="Arial"/>
                <w:b/>
                <w:bCs/>
                <w:sz w:val="16"/>
                <w:szCs w:val="16"/>
              </w:rPr>
            </w:pPr>
            <w:ins w:id="5275" w:author="Sean de Noronha | DRG" w:date="2026-09-29T16:02:00Z" w16du:dateUtc="2026-09-29T14:02:00Z">
              <w:r>
                <w:rPr>
                  <w:rFonts w:cs="Arial"/>
                  <w:b/>
                  <w:bCs/>
                  <w:sz w:val="16"/>
                  <w:szCs w:val="16"/>
                </w:rPr>
                <w:t>Criterion</w:t>
              </w:r>
            </w:ins>
          </w:p>
        </w:tc>
        <w:tc>
          <w:tcPr>
            <w:tcW w:w="6204" w:type="dxa"/>
            <w:shd w:val="clear" w:color="auto" w:fill="F2F2F2"/>
            <w:vAlign w:val="center"/>
          </w:tcPr>
          <w:p w14:paraId="5E0000F1" w14:textId="77777777" w:rsidR="00C60D85" w:rsidRDefault="00000000">
            <w:pPr>
              <w:spacing w:after="0"/>
              <w:rPr>
                <w:ins w:id="5276" w:author="Sean de Noronha | DRG" w:date="2026-09-29T16:02:00Z" w16du:dateUtc="2026-09-29T14:02:00Z"/>
                <w:rFonts w:cs="Arial"/>
                <w:b/>
                <w:bCs/>
                <w:sz w:val="16"/>
                <w:szCs w:val="16"/>
              </w:rPr>
            </w:pPr>
            <w:ins w:id="5277" w:author="Sean de Noronha | DRG" w:date="2026-09-29T16:02:00Z" w16du:dateUtc="2026-09-29T14:02:00Z">
              <w:r>
                <w:rPr>
                  <w:rFonts w:cs="Arial"/>
                  <w:b/>
                  <w:bCs/>
                  <w:sz w:val="16"/>
                  <w:szCs w:val="16"/>
                </w:rPr>
                <w:t>Proposed acceptance value</w:t>
              </w:r>
            </w:ins>
          </w:p>
        </w:tc>
        <w:tc>
          <w:tcPr>
            <w:tcW w:w="941" w:type="dxa"/>
            <w:shd w:val="clear" w:color="auto" w:fill="F2F2F2"/>
            <w:vAlign w:val="center"/>
          </w:tcPr>
          <w:p w14:paraId="5E0000F2" w14:textId="77777777" w:rsidR="00C60D85" w:rsidRDefault="00000000">
            <w:pPr>
              <w:spacing w:after="0"/>
              <w:rPr>
                <w:ins w:id="5278" w:author="Sean de Noronha | DRG" w:date="2026-09-29T16:02:00Z" w16du:dateUtc="2026-09-29T14:02:00Z"/>
                <w:rFonts w:cs="Arial"/>
                <w:b/>
                <w:bCs/>
                <w:sz w:val="16"/>
                <w:szCs w:val="16"/>
              </w:rPr>
            </w:pPr>
            <w:ins w:id="5279" w:author="Sean de Noronha | DRG" w:date="2026-09-29T16:02:00Z" w16du:dateUtc="2026-09-29T14:02:00Z">
              <w:r>
                <w:rPr>
                  <w:rFonts w:cs="Arial"/>
                  <w:b/>
                  <w:bCs/>
                  <w:sz w:val="16"/>
                  <w:szCs w:val="16"/>
                </w:rPr>
                <w:t>Tests</w:t>
              </w:r>
            </w:ins>
          </w:p>
        </w:tc>
      </w:tr>
      <w:tr w:rsidR="00C60D85" w14:paraId="1BD46B03" w14:textId="77777777" w:rsidTr="00650A09">
        <w:trPr>
          <w:jc w:val="center"/>
          <w:ins w:id="5280" w:author="Sean de Noronha | DRG" w:date="2026-09-29T16:02:00Z"/>
        </w:trPr>
        <w:tc>
          <w:tcPr>
            <w:tcW w:w="2267" w:type="dxa"/>
            <w:vAlign w:val="center"/>
          </w:tcPr>
          <w:p w14:paraId="5E0000F3" w14:textId="77777777" w:rsidR="00C60D85" w:rsidRDefault="00000000">
            <w:pPr>
              <w:spacing w:after="0"/>
              <w:rPr>
                <w:ins w:id="5281" w:author="Sean de Noronha | DRG" w:date="2026-09-29T16:02:00Z" w16du:dateUtc="2026-09-29T14:02:00Z"/>
                <w:rFonts w:cs="Arial"/>
                <w:sz w:val="16"/>
                <w:szCs w:val="16"/>
              </w:rPr>
            </w:pPr>
            <w:ins w:id="5282" w:author="Sean de Noronha | DRG" w:date="2026-09-29T16:02:00Z" w16du:dateUtc="2026-09-29T14:02:00Z">
              <w:r>
                <w:rPr>
                  <w:rFonts w:cs="Arial"/>
                  <w:sz w:val="16"/>
                  <w:szCs w:val="16"/>
                </w:rPr>
                <w:t>Laminar friction factor</w:t>
              </w:r>
            </w:ins>
          </w:p>
        </w:tc>
        <w:tc>
          <w:tcPr>
            <w:tcW w:w="6204" w:type="dxa"/>
            <w:vAlign w:val="center"/>
          </w:tcPr>
          <w:p w14:paraId="5E0000F4" w14:textId="77777777" w:rsidR="00C60D85" w:rsidRDefault="00000000">
            <w:pPr>
              <w:spacing w:after="0"/>
              <w:rPr>
                <w:ins w:id="5283" w:author="Sean de Noronha | DRG" w:date="2026-09-29T16:02:00Z" w16du:dateUtc="2026-09-29T14:02:00Z"/>
                <w:rFonts w:cs="Arial"/>
                <w:sz w:val="16"/>
                <w:szCs w:val="16"/>
              </w:rPr>
            </w:pPr>
            <w:commentRangeStart w:id="5284"/>
            <w:ins w:id="5285" w:author="Sean de Noronha | DRG" w:date="2026-09-29T16:02:00Z" w16du:dateUtc="2026-09-29T14:02:00Z">
              <w:r>
                <w:rPr>
                  <w:rFonts w:cs="Arial"/>
                  <w:sz w:val="16"/>
                  <w:szCs w:val="16"/>
                </w:rPr>
                <w:t>Within ±5% of 64/</w:t>
              </w:r>
              <w:r>
                <w:rPr>
                  <w:rFonts w:cs="Arial"/>
                  <w:i/>
                  <w:sz w:val="16"/>
                  <w:szCs w:val="16"/>
                </w:rPr>
                <w:t>Re</w:t>
              </w:r>
            </w:ins>
            <w:commentRangeEnd w:id="5284"/>
            <w:ins w:id="5286" w:author="Sean de Noronha | DRG" w:date="2026-09-29T16:58:00Z" w16du:dateUtc="2026-09-29T14:58:00Z">
              <w:r w:rsidR="005D3498">
                <w:rPr>
                  <w:rStyle w:val="CommentReference"/>
                </w:rPr>
                <w:commentReference w:id="5284"/>
              </w:r>
            </w:ins>
          </w:p>
        </w:tc>
        <w:tc>
          <w:tcPr>
            <w:tcW w:w="941" w:type="dxa"/>
            <w:vAlign w:val="center"/>
          </w:tcPr>
          <w:p w14:paraId="5E0000F5" w14:textId="77777777" w:rsidR="00C60D85" w:rsidRDefault="00000000">
            <w:pPr>
              <w:spacing w:after="0"/>
              <w:rPr>
                <w:ins w:id="5287" w:author="Sean de Noronha | DRG" w:date="2026-09-29T16:02:00Z" w16du:dateUtc="2026-09-29T14:02:00Z"/>
                <w:rFonts w:cs="Arial"/>
                <w:sz w:val="16"/>
                <w:szCs w:val="16"/>
              </w:rPr>
            </w:pPr>
            <w:ins w:id="5288" w:author="Sean de Noronha | DRG" w:date="2026-09-29T16:02:00Z" w16du:dateUtc="2026-09-29T14:02:00Z">
              <w:r>
                <w:rPr>
                  <w:rFonts w:cs="Arial"/>
                  <w:sz w:val="16"/>
                  <w:szCs w:val="16"/>
                </w:rPr>
                <w:t>T1, T3</w:t>
              </w:r>
            </w:ins>
          </w:p>
        </w:tc>
      </w:tr>
      <w:tr w:rsidR="00C60D85" w14:paraId="3F1A1740" w14:textId="77777777" w:rsidTr="00650A09">
        <w:trPr>
          <w:jc w:val="center"/>
          <w:ins w:id="5289" w:author="Sean de Noronha | DRG" w:date="2026-09-29T16:02:00Z"/>
        </w:trPr>
        <w:tc>
          <w:tcPr>
            <w:tcW w:w="2267" w:type="dxa"/>
            <w:vAlign w:val="center"/>
          </w:tcPr>
          <w:p w14:paraId="5E0000F6" w14:textId="77777777" w:rsidR="00C60D85" w:rsidRDefault="00000000">
            <w:pPr>
              <w:spacing w:after="0"/>
              <w:rPr>
                <w:ins w:id="5290" w:author="Sean de Noronha | DRG" w:date="2026-09-29T16:02:00Z" w16du:dateUtc="2026-09-29T14:02:00Z"/>
                <w:rFonts w:cs="Arial"/>
                <w:sz w:val="16"/>
                <w:szCs w:val="16"/>
              </w:rPr>
            </w:pPr>
            <w:ins w:id="5291" w:author="Sean de Noronha | DRG" w:date="2026-09-29T16:02:00Z" w16du:dateUtc="2026-09-29T14:02:00Z">
              <w:r>
                <w:rPr>
                  <w:rFonts w:cs="Arial"/>
                  <w:sz w:val="16"/>
                  <w:szCs w:val="16"/>
                </w:rPr>
                <w:lastRenderedPageBreak/>
                <w:t>Turbulent friction factor, steel</w:t>
              </w:r>
            </w:ins>
          </w:p>
        </w:tc>
        <w:tc>
          <w:tcPr>
            <w:tcW w:w="6204" w:type="dxa"/>
            <w:vAlign w:val="center"/>
          </w:tcPr>
          <w:p w14:paraId="5E0000F7" w14:textId="77777777" w:rsidR="00C60D85" w:rsidRDefault="00000000">
            <w:pPr>
              <w:spacing w:after="0"/>
              <w:rPr>
                <w:ins w:id="5292" w:author="Sean de Noronha | DRG" w:date="2026-09-29T16:02:00Z" w16du:dateUtc="2026-09-29T14:02:00Z"/>
                <w:rFonts w:cs="Arial"/>
                <w:sz w:val="16"/>
                <w:szCs w:val="16"/>
              </w:rPr>
            </w:pPr>
            <w:ins w:id="5293" w:author="Sean de Noronha | DRG" w:date="2026-09-29T16:02:00Z" w16du:dateUtc="2026-09-29T14:02:00Z">
              <w:r>
                <w:rPr>
                  <w:rFonts w:cs="Arial"/>
                  <w:sz w:val="16"/>
                  <w:szCs w:val="16"/>
                </w:rPr>
                <w:t xml:space="preserve">Within ±5% of Churchill with the </w:t>
              </w:r>
              <w:commentRangeStart w:id="5294"/>
              <w:r>
                <w:rPr>
                  <w:rFonts w:cs="Arial"/>
                  <w:sz w:val="16"/>
                  <w:szCs w:val="16"/>
                </w:rPr>
                <w:t xml:space="preserve">fitted </w:t>
              </w:r>
            </w:ins>
            <w:commentRangeEnd w:id="5294"/>
            <w:ins w:id="5295" w:author="Sean de Noronha | DRG" w:date="2026-09-30T11:19:00Z" w16du:dateUtc="2026-09-30T09:19:00Z">
              <w:r w:rsidR="008E6689">
                <w:rPr>
                  <w:rStyle w:val="CommentReference"/>
                </w:rPr>
                <w:commentReference w:id="5294"/>
              </w:r>
            </w:ins>
            <w:ins w:id="5296" w:author="Sean de Noronha | DRG" w:date="2026-09-29T16:02:00Z" w16du:dateUtc="2026-09-29T14:02:00Z">
              <w:r>
                <w:rPr>
                  <w:rFonts w:cs="Arial"/>
                  <w:sz w:val="16"/>
                  <w:szCs w:val="16"/>
                </w:rPr>
                <w:t>roughness</w:t>
              </w:r>
            </w:ins>
          </w:p>
        </w:tc>
        <w:tc>
          <w:tcPr>
            <w:tcW w:w="941" w:type="dxa"/>
            <w:vAlign w:val="center"/>
          </w:tcPr>
          <w:p w14:paraId="5E0000F8" w14:textId="77777777" w:rsidR="00C60D85" w:rsidRDefault="00000000">
            <w:pPr>
              <w:spacing w:after="0"/>
              <w:rPr>
                <w:ins w:id="5297" w:author="Sean de Noronha | DRG" w:date="2026-09-29T16:02:00Z" w16du:dateUtc="2026-09-29T14:02:00Z"/>
                <w:rFonts w:cs="Arial"/>
                <w:sz w:val="16"/>
                <w:szCs w:val="16"/>
              </w:rPr>
            </w:pPr>
            <w:ins w:id="5298" w:author="Sean de Noronha | DRG" w:date="2026-09-29T16:02:00Z" w16du:dateUtc="2026-09-29T14:02:00Z">
              <w:r>
                <w:rPr>
                  <w:rFonts w:cs="Arial"/>
                  <w:sz w:val="16"/>
                  <w:szCs w:val="16"/>
                </w:rPr>
                <w:t>T3</w:t>
              </w:r>
            </w:ins>
          </w:p>
        </w:tc>
      </w:tr>
      <w:tr w:rsidR="00C60D85" w14:paraId="66FABED3" w14:textId="77777777" w:rsidTr="00650A09">
        <w:trPr>
          <w:jc w:val="center"/>
          <w:ins w:id="5299" w:author="Sean de Noronha | DRG" w:date="2026-09-29T16:02:00Z"/>
        </w:trPr>
        <w:tc>
          <w:tcPr>
            <w:tcW w:w="2267" w:type="dxa"/>
            <w:vAlign w:val="center"/>
          </w:tcPr>
          <w:p w14:paraId="5E0000F9" w14:textId="77777777" w:rsidR="00C60D85" w:rsidRDefault="00000000">
            <w:pPr>
              <w:spacing w:after="0"/>
              <w:rPr>
                <w:ins w:id="5300" w:author="Sean de Noronha | DRG" w:date="2026-09-29T16:02:00Z" w16du:dateUtc="2026-09-29T14:02:00Z"/>
                <w:rFonts w:cs="Arial"/>
                <w:sz w:val="16"/>
                <w:szCs w:val="16"/>
              </w:rPr>
            </w:pPr>
            <w:ins w:id="5301" w:author="Sean de Noronha | DRG" w:date="2026-09-29T16:02:00Z" w16du:dateUtc="2026-09-29T14:02:00Z">
              <w:r>
                <w:rPr>
                  <w:rFonts w:cs="Arial"/>
                  <w:sz w:val="16"/>
                  <w:szCs w:val="16"/>
                </w:rPr>
                <w:t>Gas independence, CSST</w:t>
              </w:r>
            </w:ins>
          </w:p>
        </w:tc>
        <w:tc>
          <w:tcPr>
            <w:tcW w:w="6204" w:type="dxa"/>
            <w:vAlign w:val="center"/>
          </w:tcPr>
          <w:p w14:paraId="5E0000FA" w14:textId="77777777" w:rsidR="00C60D85" w:rsidRDefault="00000000">
            <w:pPr>
              <w:spacing w:after="0"/>
              <w:rPr>
                <w:ins w:id="5302" w:author="Sean de Noronha | DRG" w:date="2026-09-29T16:02:00Z" w16du:dateUtc="2026-09-29T14:02:00Z"/>
                <w:rFonts w:cs="Arial"/>
                <w:sz w:val="16"/>
                <w:szCs w:val="16"/>
              </w:rPr>
            </w:pPr>
            <w:ins w:id="5303" w:author="Sean de Noronha | DRG" w:date="2026-09-29T16:02:00Z" w16du:dateUtc="2026-09-29T14:02:00Z">
              <w:r>
                <w:rPr>
                  <w:rFonts w:cs="Arial"/>
                  <w:sz w:val="16"/>
                  <w:szCs w:val="16"/>
                </w:rPr>
                <w:t>The two gases' friction curves agree within their combined uncertainty over the overlap band</w:t>
              </w:r>
            </w:ins>
          </w:p>
        </w:tc>
        <w:tc>
          <w:tcPr>
            <w:tcW w:w="941" w:type="dxa"/>
            <w:vAlign w:val="center"/>
          </w:tcPr>
          <w:p w14:paraId="5E0000FB" w14:textId="77777777" w:rsidR="00C60D85" w:rsidRDefault="00000000">
            <w:pPr>
              <w:spacing w:after="0"/>
              <w:rPr>
                <w:ins w:id="5304" w:author="Sean de Noronha | DRG" w:date="2026-09-29T16:02:00Z" w16du:dateUtc="2026-09-29T14:02:00Z"/>
                <w:rFonts w:cs="Arial"/>
                <w:sz w:val="16"/>
                <w:szCs w:val="16"/>
              </w:rPr>
            </w:pPr>
            <w:ins w:id="5305" w:author="Sean de Noronha | DRG" w:date="2026-09-29T16:02:00Z" w16du:dateUtc="2026-09-29T14:02:00Z">
              <w:r>
                <w:rPr>
                  <w:rFonts w:cs="Arial"/>
                  <w:sz w:val="16"/>
                  <w:szCs w:val="16"/>
                </w:rPr>
                <w:t>T1</w:t>
              </w:r>
            </w:ins>
          </w:p>
        </w:tc>
      </w:tr>
      <w:tr w:rsidR="00C60D85" w14:paraId="3C7796EB" w14:textId="77777777" w:rsidTr="00650A09">
        <w:trPr>
          <w:jc w:val="center"/>
          <w:ins w:id="5306" w:author="Sean de Noronha | DRG" w:date="2026-09-29T16:02:00Z"/>
        </w:trPr>
        <w:tc>
          <w:tcPr>
            <w:tcW w:w="2267" w:type="dxa"/>
            <w:vAlign w:val="center"/>
          </w:tcPr>
          <w:p w14:paraId="5E0000FC" w14:textId="77777777" w:rsidR="00C60D85" w:rsidRDefault="00000000">
            <w:pPr>
              <w:spacing w:after="0"/>
              <w:rPr>
                <w:ins w:id="5307" w:author="Sean de Noronha | DRG" w:date="2026-09-29T16:02:00Z" w16du:dateUtc="2026-09-29T14:02:00Z"/>
                <w:rFonts w:cs="Arial"/>
                <w:sz w:val="16"/>
                <w:szCs w:val="16"/>
              </w:rPr>
            </w:pPr>
            <w:ins w:id="5308" w:author="Sean de Noronha | DRG" w:date="2026-09-29T16:02:00Z" w16du:dateUtc="2026-09-29T14:02:00Z">
              <w:r>
                <w:rPr>
                  <w:rFonts w:cs="Arial"/>
                  <w:sz w:val="16"/>
                  <w:szCs w:val="16"/>
                </w:rPr>
                <w:t>Repeatability</w:t>
              </w:r>
            </w:ins>
          </w:p>
        </w:tc>
        <w:tc>
          <w:tcPr>
            <w:tcW w:w="6204" w:type="dxa"/>
            <w:vAlign w:val="center"/>
          </w:tcPr>
          <w:p w14:paraId="5E0000FD" w14:textId="77777777" w:rsidR="00C60D85" w:rsidRDefault="00000000">
            <w:pPr>
              <w:spacing w:after="0"/>
              <w:rPr>
                <w:ins w:id="5309" w:author="Sean de Noronha | DRG" w:date="2026-09-29T16:02:00Z" w16du:dateUtc="2026-09-29T14:02:00Z"/>
                <w:rFonts w:cs="Arial"/>
                <w:sz w:val="16"/>
                <w:szCs w:val="16"/>
              </w:rPr>
            </w:pPr>
            <w:ins w:id="5310" w:author="Sean de Noronha | DRG" w:date="2026-09-29T16:02:00Z" w16du:dateUtc="2026-09-29T14:02:00Z">
              <w:r>
                <w:rPr>
                  <w:rFonts w:cs="Arial"/>
                  <w:sz w:val="16"/>
                  <w:szCs w:val="16"/>
                </w:rPr>
                <w:t>Within 2% on repeated points</w:t>
              </w:r>
            </w:ins>
          </w:p>
        </w:tc>
        <w:tc>
          <w:tcPr>
            <w:tcW w:w="941" w:type="dxa"/>
            <w:vAlign w:val="center"/>
          </w:tcPr>
          <w:p w14:paraId="5E0000FE" w14:textId="77777777" w:rsidR="00C60D85" w:rsidRDefault="00000000">
            <w:pPr>
              <w:spacing w:after="0"/>
              <w:rPr>
                <w:ins w:id="5311" w:author="Sean de Noronha | DRG" w:date="2026-09-29T16:02:00Z" w16du:dateUtc="2026-09-29T14:02:00Z"/>
                <w:rFonts w:cs="Arial"/>
                <w:sz w:val="16"/>
                <w:szCs w:val="16"/>
              </w:rPr>
            </w:pPr>
            <w:ins w:id="5312" w:author="Sean de Noronha | DRG" w:date="2026-09-29T16:02:00Z" w16du:dateUtc="2026-09-29T14:02:00Z">
              <w:r>
                <w:rPr>
                  <w:rFonts w:cs="Arial"/>
                  <w:sz w:val="16"/>
                  <w:szCs w:val="16"/>
                </w:rPr>
                <w:t>T1 to T5</w:t>
              </w:r>
            </w:ins>
          </w:p>
        </w:tc>
      </w:tr>
      <w:tr w:rsidR="00C60D85" w14:paraId="52E58F49" w14:textId="77777777" w:rsidTr="00650A09">
        <w:trPr>
          <w:jc w:val="center"/>
          <w:ins w:id="5313" w:author="Sean de Noronha | DRG" w:date="2026-09-29T16:02:00Z"/>
        </w:trPr>
        <w:tc>
          <w:tcPr>
            <w:tcW w:w="2267" w:type="dxa"/>
            <w:vAlign w:val="center"/>
          </w:tcPr>
          <w:p w14:paraId="5E0000FF" w14:textId="77777777" w:rsidR="00C60D85" w:rsidRDefault="00000000">
            <w:pPr>
              <w:spacing w:after="0"/>
              <w:rPr>
                <w:ins w:id="5314" w:author="Sean de Noronha | DRG" w:date="2026-09-29T16:02:00Z" w16du:dateUtc="2026-09-29T14:02:00Z"/>
                <w:rFonts w:cs="Arial"/>
                <w:sz w:val="16"/>
                <w:szCs w:val="16"/>
              </w:rPr>
            </w:pPr>
            <w:ins w:id="5315" w:author="Sean de Noronha | DRG" w:date="2026-09-29T16:02:00Z" w16du:dateUtc="2026-09-29T14:02:00Z">
              <w:r>
                <w:rPr>
                  <w:rFonts w:cs="Arial"/>
                  <w:sz w:val="16"/>
                  <w:szCs w:val="16"/>
                </w:rPr>
                <w:t xml:space="preserve">Uncertainty in </w:t>
              </w:r>
              <w:r>
                <w:rPr>
                  <w:rFonts w:cs="Arial"/>
                  <w:i/>
                  <w:sz w:val="16"/>
                  <w:szCs w:val="16"/>
                </w:rPr>
                <w:t>f</w:t>
              </w:r>
            </w:ins>
          </w:p>
        </w:tc>
        <w:tc>
          <w:tcPr>
            <w:tcW w:w="6204" w:type="dxa"/>
            <w:vAlign w:val="center"/>
          </w:tcPr>
          <w:p w14:paraId="5E000100" w14:textId="77777777" w:rsidR="00C60D85" w:rsidRDefault="00000000">
            <w:pPr>
              <w:spacing w:after="0"/>
              <w:rPr>
                <w:ins w:id="5316" w:author="Sean de Noronha | DRG" w:date="2026-09-29T16:02:00Z" w16du:dateUtc="2026-09-29T14:02:00Z"/>
                <w:rFonts w:cs="Arial"/>
                <w:sz w:val="16"/>
                <w:szCs w:val="16"/>
              </w:rPr>
            </w:pPr>
            <w:ins w:id="5317" w:author="Sean de Noronha | DRG" w:date="2026-09-29T16:02:00Z" w16du:dateUtc="2026-09-29T14:02:00Z">
              <w:r>
                <w:rPr>
                  <w:rFonts w:cs="Arial"/>
                  <w:sz w:val="16"/>
                  <w:szCs w:val="16"/>
                </w:rPr>
                <w:t>Within ±5% at 95% confidence (Equation (19))</w:t>
              </w:r>
            </w:ins>
          </w:p>
        </w:tc>
        <w:tc>
          <w:tcPr>
            <w:tcW w:w="941" w:type="dxa"/>
            <w:vAlign w:val="center"/>
          </w:tcPr>
          <w:p w14:paraId="5E000101" w14:textId="77777777" w:rsidR="00C60D85" w:rsidRDefault="00000000">
            <w:pPr>
              <w:spacing w:after="0"/>
              <w:rPr>
                <w:ins w:id="5318" w:author="Sean de Noronha | DRG" w:date="2026-09-29T16:02:00Z" w16du:dateUtc="2026-09-29T14:02:00Z"/>
                <w:rFonts w:cs="Arial"/>
                <w:sz w:val="16"/>
                <w:szCs w:val="16"/>
              </w:rPr>
            </w:pPr>
            <w:ins w:id="5319" w:author="Sean de Noronha | DRG" w:date="2026-09-29T16:02:00Z" w16du:dateUtc="2026-09-29T14:02:00Z">
              <w:r>
                <w:rPr>
                  <w:rFonts w:cs="Arial"/>
                  <w:sz w:val="16"/>
                  <w:szCs w:val="16"/>
                </w:rPr>
                <w:t>T1 to T5</w:t>
              </w:r>
            </w:ins>
          </w:p>
        </w:tc>
      </w:tr>
      <w:tr w:rsidR="00C60D85" w14:paraId="4BB6BC29" w14:textId="77777777" w:rsidTr="00650A09">
        <w:trPr>
          <w:jc w:val="center"/>
          <w:ins w:id="5320" w:author="Sean de Noronha | DRG" w:date="2026-09-29T16:02:00Z"/>
        </w:trPr>
        <w:tc>
          <w:tcPr>
            <w:tcW w:w="2267" w:type="dxa"/>
            <w:vAlign w:val="center"/>
          </w:tcPr>
          <w:p w14:paraId="5E000102" w14:textId="77777777" w:rsidR="00C60D85" w:rsidRDefault="00000000">
            <w:pPr>
              <w:spacing w:after="0"/>
              <w:rPr>
                <w:ins w:id="5321" w:author="Sean de Noronha | DRG" w:date="2026-09-29T16:02:00Z" w16du:dateUtc="2026-09-29T14:02:00Z"/>
                <w:rFonts w:cs="Arial"/>
                <w:sz w:val="16"/>
                <w:szCs w:val="16"/>
              </w:rPr>
            </w:pPr>
            <w:ins w:id="5322" w:author="Sean de Noronha | DRG" w:date="2026-09-29T16:02:00Z" w16du:dateUtc="2026-09-29T14:02:00Z">
              <w:r>
                <w:rPr>
                  <w:rFonts w:cs="Arial"/>
                  <w:sz w:val="16"/>
                  <w:szCs w:val="16"/>
                </w:rPr>
                <w:t>Developed flow</w:t>
              </w:r>
            </w:ins>
          </w:p>
        </w:tc>
        <w:tc>
          <w:tcPr>
            <w:tcW w:w="6204" w:type="dxa"/>
            <w:vAlign w:val="center"/>
          </w:tcPr>
          <w:p w14:paraId="5E000103" w14:textId="250A8227" w:rsidR="00C60D85" w:rsidRDefault="00000000">
            <w:pPr>
              <w:spacing w:after="0"/>
              <w:rPr>
                <w:ins w:id="5323" w:author="Sean de Noronha | DRG" w:date="2026-09-29T16:02:00Z" w16du:dateUtc="2026-09-29T14:02:00Z"/>
                <w:rFonts w:cs="Arial"/>
                <w:sz w:val="16"/>
                <w:szCs w:val="16"/>
              </w:rPr>
            </w:pPr>
            <w:ins w:id="5324" w:author="Sean de Noronha | DRG" w:date="2026-09-29T16:02:00Z" w16du:dateUtc="2026-09-29T14:02:00Z">
              <w:r>
                <w:rPr>
                  <w:rFonts w:cs="Arial"/>
                  <w:sz w:val="16"/>
                  <w:szCs w:val="16"/>
                </w:rPr>
                <w:t xml:space="preserve">Linear pressure </w:t>
              </w:r>
            </w:ins>
            <w:ins w:id="5325" w:author="Sean de Noronha | DRG" w:date="2026-09-29T16:57:00Z" w16du:dateUtc="2026-09-29T14:57:00Z">
              <w:r w:rsidR="00650A09">
                <w:rPr>
                  <w:rFonts w:cs="Arial"/>
                  <w:sz w:val="16"/>
                  <w:szCs w:val="16"/>
                </w:rPr>
                <w:t>gradient</w:t>
              </w:r>
            </w:ins>
            <w:ins w:id="5326" w:author="Sean de Noronha | DRG" w:date="2026-09-29T16:02:00Z" w16du:dateUtc="2026-09-29T14:02:00Z">
              <w:r>
                <w:rPr>
                  <w:rFonts w:cs="Arial"/>
                  <w:sz w:val="16"/>
                  <w:szCs w:val="16"/>
                </w:rPr>
                <w:t xml:space="preserve"> along at least three tap stations</w:t>
              </w:r>
            </w:ins>
          </w:p>
        </w:tc>
        <w:tc>
          <w:tcPr>
            <w:tcW w:w="941" w:type="dxa"/>
            <w:vAlign w:val="center"/>
          </w:tcPr>
          <w:p w14:paraId="5E000104" w14:textId="77777777" w:rsidR="00C60D85" w:rsidRDefault="00000000">
            <w:pPr>
              <w:spacing w:after="0"/>
              <w:rPr>
                <w:ins w:id="5327" w:author="Sean de Noronha | DRG" w:date="2026-09-29T16:02:00Z" w16du:dateUtc="2026-09-29T14:02:00Z"/>
                <w:rFonts w:cs="Arial"/>
                <w:sz w:val="16"/>
                <w:szCs w:val="16"/>
              </w:rPr>
            </w:pPr>
            <w:ins w:id="5328" w:author="Sean de Noronha | DRG" w:date="2026-09-29T16:02:00Z" w16du:dateUtc="2026-09-29T14:02:00Z">
              <w:r>
                <w:rPr>
                  <w:rFonts w:cs="Arial"/>
                  <w:sz w:val="16"/>
                  <w:szCs w:val="16"/>
                </w:rPr>
                <w:t>T1, T3, T5</w:t>
              </w:r>
            </w:ins>
          </w:p>
        </w:tc>
      </w:tr>
      <w:tr w:rsidR="00C60D85" w14:paraId="3C5D462A" w14:textId="77777777" w:rsidTr="00650A09">
        <w:trPr>
          <w:jc w:val="center"/>
          <w:ins w:id="5329" w:author="Sean de Noronha | DRG" w:date="2026-09-29T16:02:00Z"/>
        </w:trPr>
        <w:tc>
          <w:tcPr>
            <w:tcW w:w="2267" w:type="dxa"/>
            <w:vAlign w:val="center"/>
          </w:tcPr>
          <w:p w14:paraId="5E000105" w14:textId="77777777" w:rsidR="00C60D85" w:rsidRDefault="00000000">
            <w:pPr>
              <w:spacing w:after="0"/>
              <w:rPr>
                <w:ins w:id="5330" w:author="Sean de Noronha | DRG" w:date="2026-09-29T16:02:00Z" w16du:dateUtc="2026-09-29T14:02:00Z"/>
                <w:rFonts w:cs="Arial"/>
                <w:sz w:val="16"/>
                <w:szCs w:val="16"/>
              </w:rPr>
            </w:pPr>
            <w:ins w:id="5331" w:author="Sean de Noronha | DRG" w:date="2026-09-29T16:02:00Z" w16du:dateUtc="2026-09-29T14:02:00Z">
              <w:r>
                <w:rPr>
                  <w:rFonts w:cs="Arial"/>
                  <w:sz w:val="16"/>
                  <w:szCs w:val="16"/>
                </w:rPr>
                <w:t>Incompressible conditions</w:t>
              </w:r>
            </w:ins>
          </w:p>
        </w:tc>
        <w:tc>
          <w:tcPr>
            <w:tcW w:w="6204" w:type="dxa"/>
            <w:vAlign w:val="center"/>
          </w:tcPr>
          <w:p w14:paraId="5E000106" w14:textId="77777777" w:rsidR="00C60D85" w:rsidRDefault="00000000">
            <w:pPr>
              <w:spacing w:after="0"/>
              <w:rPr>
                <w:ins w:id="5332" w:author="Sean de Noronha | DRG" w:date="2026-09-29T16:02:00Z" w16du:dateUtc="2026-09-29T14:02:00Z"/>
                <w:rFonts w:cs="Arial"/>
                <w:sz w:val="16"/>
                <w:szCs w:val="16"/>
              </w:rPr>
            </w:pPr>
            <w:ins w:id="5333" w:author="Sean de Noronha | DRG" w:date="2026-09-29T16:02:00Z" w16du:dateUtc="2026-09-29T14:02:00Z">
              <w:r>
                <w:rPr>
                  <w:rFonts w:cs="Arial"/>
                  <w:sz w:val="16"/>
                  <w:szCs w:val="16"/>
                </w:rPr>
                <w:t xml:space="preserve">Pressure </w:t>
              </w:r>
              <w:proofErr w:type="gramStart"/>
              <w:r>
                <w:rPr>
                  <w:rFonts w:cs="Arial"/>
                  <w:sz w:val="16"/>
                  <w:szCs w:val="16"/>
                </w:rPr>
                <w:t>drop</w:t>
              </w:r>
              <w:proofErr w:type="gramEnd"/>
              <w:r>
                <w:rPr>
                  <w:rFonts w:cs="Arial"/>
                  <w:sz w:val="16"/>
                  <w:szCs w:val="16"/>
                </w:rPr>
                <w:t xml:space="preserve"> between the outer taps below 10% of the absolute inlet pressure; Mach number below 0.3</w:t>
              </w:r>
            </w:ins>
          </w:p>
        </w:tc>
        <w:tc>
          <w:tcPr>
            <w:tcW w:w="941" w:type="dxa"/>
            <w:vAlign w:val="center"/>
          </w:tcPr>
          <w:p w14:paraId="5E000107" w14:textId="77777777" w:rsidR="00C60D85" w:rsidRDefault="00000000">
            <w:pPr>
              <w:spacing w:after="0"/>
              <w:rPr>
                <w:ins w:id="5334" w:author="Sean de Noronha | DRG" w:date="2026-09-29T16:02:00Z" w16du:dateUtc="2026-09-29T14:02:00Z"/>
                <w:rFonts w:cs="Arial"/>
                <w:sz w:val="16"/>
                <w:szCs w:val="16"/>
              </w:rPr>
            </w:pPr>
            <w:ins w:id="5335" w:author="Sean de Noronha | DRG" w:date="2026-09-29T16:02:00Z" w16du:dateUtc="2026-09-29T14:02:00Z">
              <w:r>
                <w:rPr>
                  <w:rFonts w:cs="Arial"/>
                  <w:sz w:val="16"/>
                  <w:szCs w:val="16"/>
                </w:rPr>
                <w:t>T1 to T6</w:t>
              </w:r>
            </w:ins>
          </w:p>
        </w:tc>
      </w:tr>
    </w:tbl>
    <w:p w14:paraId="5E000108" w14:textId="77777777" w:rsidR="00C60D85" w:rsidRDefault="00000000">
      <w:pPr>
        <w:rPr>
          <w:ins w:id="5336" w:author="Sean de Noronha | DRG" w:date="2026-09-29T16:02:00Z" w16du:dateUtc="2026-09-29T14:02:00Z"/>
          <w:i/>
        </w:rPr>
      </w:pPr>
      <w:ins w:id="5337" w:author="Sean de Noronha | DRG" w:date="2026-09-29T16:02:00Z" w16du:dateUtc="2026-09-29T14:02:00Z">
        <w:r>
          <w:rPr>
            <w:i/>
          </w:rPr>
          <w:t>Table 24 – Proposed acceptance criteria for the laboratory tests. All values are proposed and are to be confirmed with the testing laboratory.</w:t>
        </w:r>
      </w:ins>
    </w:p>
    <w:p w14:paraId="710CE1B6" w14:textId="77777777" w:rsidR="00976B66" w:rsidRPr="00801F35" w:rsidRDefault="00C64113" w:rsidP="00A055D8">
      <w:pPr>
        <w:pStyle w:val="Heading3"/>
      </w:pPr>
      <w:bookmarkStart w:id="5338" w:name="_Toc241507000"/>
      <w:del w:id="5339" w:author="Sean de Noronha | DRG" w:date="2026-09-23T14:55:00Z">
        <w:r>
          <w:delText>Prioritised</w:delText>
        </w:r>
      </w:del>
      <w:ins w:id="5340" w:author="Sean de Noronha | DRG" w:date="2026-09-23T14:55:00Z">
        <w:r>
          <w:t>Prioritized</w:t>
        </w:r>
      </w:ins>
      <w:r>
        <w:t xml:space="preserve"> Test Matrix and Instrumentation</w:t>
      </w:r>
      <w:bookmarkEnd w:id="5338"/>
    </w:p>
    <w:p w14:paraId="163BF682" w14:textId="434C5030" w:rsidR="00976B66" w:rsidRPr="00801F35" w:rsidRDefault="00C64113">
      <w:del w:id="5341" w:author="Sean de Noronha | DRG" w:date="2026-09-23T14:55:00Z">
        <w:r>
          <w:rPr>
            <w:i/>
          </w:rPr>
          <w:delText>Prioritised</w:delText>
        </w:r>
      </w:del>
      <w:del w:id="5342" w:author="Sean de Noronha | DRG" w:date="2026-09-28T18:12:00Z" w16du:dateUtc="2026-09-28T16:12:00Z">
        <w:r>
          <w:rPr>
            <w:i/>
          </w:rPr>
          <w:delText xml:space="preserve"> laboratory test plan in matrix format with instrumentation specifications.</w:delText>
        </w:r>
      </w:del>
      <w:ins w:id="5343" w:author="Sean de Noronha | DRG" w:date="2026-09-29T16:10:00Z" w16du:dateUtc="2026-09-29T14:10:00Z">
        <w:r>
          <w:t xml:space="preserve">Table 25 orders the tests by priority, and Appendix D gives the full test matrix, with one row for each measurement point and the specimen, size, run length or tap spacing, gas, target Reynolds number, pressures, flow rate and velocity of each. Priority 1 is the CSST friction test and the repeat of the 1996 conditions at EHD 13 and 18, the two smallest sizes, where hydrogen moves the largest share of test conditions below </w:t>
        </w:r>
        <w:r>
          <w:rPr>
            <w:i/>
          </w:rPr>
          <w:t>Re</w:t>
        </w:r>
        <w:r>
          <w:t xml:space="preserve"> = 2,300. Priority 2 is the same two tests at EHD 23 and 31, the steel confirmation and the hydrogen EHD reference capacities</w:t>
        </w:r>
      </w:ins>
      <w:ins w:id="5344" w:author="Sean de Noronha | DRG" w:date="2026-09-29T17:01:00Z" w16du:dateUtc="2026-09-29T15:01:00Z">
        <w:r w:rsidR="00881CE4">
          <w:t>. P</w:t>
        </w:r>
      </w:ins>
      <w:ins w:id="5345" w:author="Sean de Noronha | DRG" w:date="2026-09-29T16:10:00Z" w16du:dateUtc="2026-09-29T14:10:00Z">
        <w:r>
          <w:t>riority 3 covers fittings and acoustics.</w:t>
        </w:r>
      </w:ins>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25"/>
        <w:tblDescription w:val="Table 25 – Prioritized test program. Values are proposed; Appendix D gives the full test matrix and the detailed specifications."/>
      </w:tblPr>
      <w:tblGrid>
        <w:gridCol w:w="900"/>
        <w:gridCol w:w="600"/>
        <w:gridCol w:w="1800"/>
        <w:gridCol w:w="800"/>
        <w:gridCol w:w="1900"/>
        <w:gridCol w:w="2260"/>
        <w:gridCol w:w="1100"/>
      </w:tblGrid>
      <w:tr w:rsidR="00C60D85" w14:paraId="615987DB" w14:textId="77777777">
        <w:trPr>
          <w:tblHeader/>
          <w:jc w:val="center"/>
          <w:ins w:id="5346" w:author="Sean de Noronha | DRG" w:date="2026-09-29T16:10:00Z"/>
        </w:trPr>
        <w:tc>
          <w:tcPr>
            <w:tcW w:w="900" w:type="dxa"/>
            <w:shd w:val="clear" w:color="auto" w:fill="F2F2F2"/>
            <w:vAlign w:val="center"/>
          </w:tcPr>
          <w:p w14:paraId="5E000109" w14:textId="77777777" w:rsidR="00C60D85" w:rsidRDefault="00000000">
            <w:pPr>
              <w:spacing w:after="0"/>
              <w:rPr>
                <w:ins w:id="5347" w:author="Sean de Noronha | DRG" w:date="2026-09-29T16:10:00Z" w16du:dateUtc="2026-09-29T14:10:00Z"/>
                <w:rFonts w:cs="Arial"/>
                <w:b/>
                <w:bCs/>
                <w:sz w:val="14"/>
                <w:szCs w:val="14"/>
              </w:rPr>
            </w:pPr>
            <w:ins w:id="5348" w:author="Sean de Noronha | DRG" w:date="2026-09-29T16:10:00Z" w16du:dateUtc="2026-09-29T14:10:00Z">
              <w:r>
                <w:rPr>
                  <w:rFonts w:cs="Arial"/>
                  <w:b/>
                  <w:bCs/>
                  <w:sz w:val="14"/>
                  <w:szCs w:val="14"/>
                </w:rPr>
                <w:t>Priority</w:t>
              </w:r>
            </w:ins>
          </w:p>
        </w:tc>
        <w:tc>
          <w:tcPr>
            <w:tcW w:w="600" w:type="dxa"/>
            <w:shd w:val="clear" w:color="auto" w:fill="F2F2F2"/>
            <w:vAlign w:val="center"/>
          </w:tcPr>
          <w:p w14:paraId="5E00010A" w14:textId="77777777" w:rsidR="00C60D85" w:rsidRDefault="00000000">
            <w:pPr>
              <w:spacing w:after="0"/>
              <w:rPr>
                <w:ins w:id="5349" w:author="Sean de Noronha | DRG" w:date="2026-09-29T16:10:00Z" w16du:dateUtc="2026-09-29T14:10:00Z"/>
                <w:rFonts w:cs="Arial"/>
                <w:b/>
                <w:bCs/>
                <w:sz w:val="14"/>
                <w:szCs w:val="14"/>
              </w:rPr>
            </w:pPr>
            <w:ins w:id="5350" w:author="Sean de Noronha | DRG" w:date="2026-09-29T16:10:00Z" w16du:dateUtc="2026-09-29T14:10:00Z">
              <w:r>
                <w:rPr>
                  <w:rFonts w:cs="Arial"/>
                  <w:b/>
                  <w:bCs/>
                  <w:sz w:val="14"/>
                  <w:szCs w:val="14"/>
                </w:rPr>
                <w:t>Test</w:t>
              </w:r>
            </w:ins>
          </w:p>
        </w:tc>
        <w:tc>
          <w:tcPr>
            <w:tcW w:w="1800" w:type="dxa"/>
            <w:shd w:val="clear" w:color="auto" w:fill="F2F2F2"/>
            <w:vAlign w:val="center"/>
          </w:tcPr>
          <w:p w14:paraId="5E00010B" w14:textId="77777777" w:rsidR="00C60D85" w:rsidRDefault="00000000">
            <w:pPr>
              <w:spacing w:after="0"/>
              <w:rPr>
                <w:ins w:id="5351" w:author="Sean de Noronha | DRG" w:date="2026-09-29T16:10:00Z" w16du:dateUtc="2026-09-29T14:10:00Z"/>
                <w:rFonts w:cs="Arial"/>
                <w:b/>
                <w:bCs/>
                <w:sz w:val="14"/>
                <w:szCs w:val="14"/>
              </w:rPr>
            </w:pPr>
            <w:ins w:id="5352" w:author="Sean de Noronha | DRG" w:date="2026-09-29T16:10:00Z" w16du:dateUtc="2026-09-29T14:10:00Z">
              <w:r>
                <w:rPr>
                  <w:rFonts w:cs="Arial"/>
                  <w:b/>
                  <w:bCs/>
                  <w:sz w:val="14"/>
                  <w:szCs w:val="14"/>
                </w:rPr>
                <w:t>Specimen</w:t>
              </w:r>
            </w:ins>
          </w:p>
        </w:tc>
        <w:tc>
          <w:tcPr>
            <w:tcW w:w="800" w:type="dxa"/>
            <w:shd w:val="clear" w:color="auto" w:fill="F2F2F2"/>
            <w:vAlign w:val="center"/>
          </w:tcPr>
          <w:p w14:paraId="5E00010C" w14:textId="77777777" w:rsidR="00C60D85" w:rsidRDefault="00000000">
            <w:pPr>
              <w:spacing w:after="0"/>
              <w:rPr>
                <w:ins w:id="5353" w:author="Sean de Noronha | DRG" w:date="2026-09-29T16:10:00Z" w16du:dateUtc="2026-09-29T14:10:00Z"/>
                <w:rFonts w:cs="Arial"/>
                <w:b/>
                <w:bCs/>
                <w:sz w:val="14"/>
                <w:szCs w:val="14"/>
              </w:rPr>
            </w:pPr>
            <w:ins w:id="5354" w:author="Sean de Noronha | DRG" w:date="2026-09-29T16:10:00Z" w16du:dateUtc="2026-09-29T14:10:00Z">
              <w:r>
                <w:rPr>
                  <w:rFonts w:cs="Arial"/>
                  <w:b/>
                  <w:bCs/>
                  <w:sz w:val="14"/>
                  <w:szCs w:val="14"/>
                </w:rPr>
                <w:t>Gas</w:t>
              </w:r>
            </w:ins>
          </w:p>
        </w:tc>
        <w:tc>
          <w:tcPr>
            <w:tcW w:w="1900" w:type="dxa"/>
            <w:shd w:val="clear" w:color="auto" w:fill="F2F2F2"/>
            <w:vAlign w:val="center"/>
          </w:tcPr>
          <w:p w14:paraId="5E00010D" w14:textId="77777777" w:rsidR="00C60D85" w:rsidRDefault="00000000">
            <w:pPr>
              <w:spacing w:after="0"/>
              <w:rPr>
                <w:ins w:id="5355" w:author="Sean de Noronha | DRG" w:date="2026-09-29T16:10:00Z" w16du:dateUtc="2026-09-29T14:10:00Z"/>
                <w:rFonts w:cs="Arial"/>
                <w:b/>
                <w:bCs/>
                <w:sz w:val="14"/>
                <w:szCs w:val="14"/>
              </w:rPr>
            </w:pPr>
            <w:ins w:id="5356" w:author="Sean de Noronha | DRG" w:date="2026-09-29T16:10:00Z" w16du:dateUtc="2026-09-29T14:10:00Z">
              <w:r>
                <w:rPr>
                  <w:rFonts w:cs="Arial"/>
                  <w:b/>
                  <w:bCs/>
                  <w:i/>
                  <w:sz w:val="14"/>
                  <w:szCs w:val="14"/>
                </w:rPr>
                <w:t>Re</w:t>
              </w:r>
              <w:r>
                <w:rPr>
                  <w:rFonts w:cs="Arial"/>
                  <w:b/>
                  <w:bCs/>
                  <w:sz w:val="14"/>
                  <w:szCs w:val="14"/>
                </w:rPr>
                <w:t xml:space="preserve"> range</w:t>
              </w:r>
            </w:ins>
          </w:p>
        </w:tc>
        <w:tc>
          <w:tcPr>
            <w:tcW w:w="2260" w:type="dxa"/>
            <w:shd w:val="clear" w:color="auto" w:fill="F2F2F2"/>
            <w:vAlign w:val="center"/>
          </w:tcPr>
          <w:p w14:paraId="5E00010E" w14:textId="77777777" w:rsidR="00C60D85" w:rsidRDefault="00000000">
            <w:pPr>
              <w:spacing w:after="0"/>
              <w:rPr>
                <w:ins w:id="5357" w:author="Sean de Noronha | DRG" w:date="2026-09-29T16:10:00Z" w16du:dateUtc="2026-09-29T14:10:00Z"/>
                <w:rFonts w:cs="Arial"/>
                <w:b/>
                <w:bCs/>
                <w:sz w:val="14"/>
                <w:szCs w:val="14"/>
              </w:rPr>
            </w:pPr>
            <w:ins w:id="5358" w:author="Sean de Noronha | DRG" w:date="2026-09-29T16:10:00Z" w16du:dateUtc="2026-09-29T14:10:00Z">
              <w:r>
                <w:rPr>
                  <w:rFonts w:cs="Arial"/>
                  <w:b/>
                  <w:bCs/>
                  <w:sz w:val="14"/>
                  <w:szCs w:val="14"/>
                </w:rPr>
                <w:t>Pressures</w:t>
              </w:r>
            </w:ins>
          </w:p>
        </w:tc>
        <w:tc>
          <w:tcPr>
            <w:tcW w:w="1100" w:type="dxa"/>
            <w:shd w:val="clear" w:color="auto" w:fill="F2F2F2"/>
            <w:vAlign w:val="center"/>
          </w:tcPr>
          <w:p w14:paraId="5E00010F" w14:textId="77777777" w:rsidR="00C60D85" w:rsidRDefault="00000000">
            <w:pPr>
              <w:spacing w:after="0"/>
              <w:rPr>
                <w:ins w:id="5359" w:author="Sean de Noronha | DRG" w:date="2026-09-29T16:10:00Z" w16du:dateUtc="2026-09-29T14:10:00Z"/>
                <w:rFonts w:cs="Arial"/>
                <w:b/>
                <w:bCs/>
                <w:sz w:val="14"/>
                <w:szCs w:val="14"/>
              </w:rPr>
            </w:pPr>
            <w:ins w:id="5360" w:author="Sean de Noronha | DRG" w:date="2026-09-29T16:10:00Z" w16du:dateUtc="2026-09-29T14:10:00Z">
              <w:r>
                <w:rPr>
                  <w:rFonts w:cs="Arial"/>
                  <w:b/>
                  <w:bCs/>
                  <w:sz w:val="14"/>
                  <w:szCs w:val="14"/>
                </w:rPr>
                <w:t>Points in Table D.3</w:t>
              </w:r>
            </w:ins>
          </w:p>
        </w:tc>
      </w:tr>
      <w:tr w:rsidR="00C60D85" w14:paraId="42BDCB27" w14:textId="77777777">
        <w:trPr>
          <w:jc w:val="center"/>
          <w:ins w:id="5361" w:author="Sean de Noronha | DRG" w:date="2026-09-29T16:10:00Z"/>
        </w:trPr>
        <w:tc>
          <w:tcPr>
            <w:tcW w:w="900" w:type="dxa"/>
            <w:vAlign w:val="center"/>
          </w:tcPr>
          <w:p w14:paraId="5E000110" w14:textId="77777777" w:rsidR="00C60D85" w:rsidRDefault="00000000">
            <w:pPr>
              <w:spacing w:after="0"/>
              <w:rPr>
                <w:ins w:id="5362" w:author="Sean de Noronha | DRG" w:date="2026-09-29T16:10:00Z" w16du:dateUtc="2026-09-29T14:10:00Z"/>
                <w:rFonts w:cs="Arial"/>
                <w:sz w:val="14"/>
                <w:szCs w:val="14"/>
              </w:rPr>
            </w:pPr>
            <w:ins w:id="5363" w:author="Sean de Noronha | DRG" w:date="2026-09-29T16:10:00Z" w16du:dateUtc="2026-09-29T14:10:00Z">
              <w:r>
                <w:rPr>
                  <w:rFonts w:cs="Arial"/>
                  <w:sz w:val="14"/>
                  <w:szCs w:val="14"/>
                </w:rPr>
                <w:t>1, then 2</w:t>
              </w:r>
            </w:ins>
          </w:p>
        </w:tc>
        <w:tc>
          <w:tcPr>
            <w:tcW w:w="600" w:type="dxa"/>
            <w:vAlign w:val="center"/>
          </w:tcPr>
          <w:p w14:paraId="5E000111" w14:textId="77777777" w:rsidR="00C60D85" w:rsidRDefault="00000000">
            <w:pPr>
              <w:spacing w:after="0"/>
              <w:rPr>
                <w:ins w:id="5364" w:author="Sean de Noronha | DRG" w:date="2026-09-29T16:10:00Z" w16du:dateUtc="2026-09-29T14:10:00Z"/>
                <w:rFonts w:cs="Arial"/>
                <w:sz w:val="14"/>
                <w:szCs w:val="14"/>
              </w:rPr>
            </w:pPr>
            <w:ins w:id="5365" w:author="Sean de Noronha | DRG" w:date="2026-09-29T16:10:00Z" w16du:dateUtc="2026-09-29T14:10:00Z">
              <w:r>
                <w:rPr>
                  <w:rFonts w:cs="Arial"/>
                  <w:sz w:val="14"/>
                  <w:szCs w:val="14"/>
                </w:rPr>
                <w:t>T1</w:t>
              </w:r>
            </w:ins>
          </w:p>
        </w:tc>
        <w:tc>
          <w:tcPr>
            <w:tcW w:w="1800" w:type="dxa"/>
            <w:vAlign w:val="center"/>
          </w:tcPr>
          <w:p w14:paraId="5E000112" w14:textId="77777777" w:rsidR="00C60D85" w:rsidRDefault="00000000">
            <w:pPr>
              <w:spacing w:after="0"/>
              <w:rPr>
                <w:ins w:id="5366" w:author="Sean de Noronha | DRG" w:date="2026-09-29T16:10:00Z" w16du:dateUtc="2026-09-29T14:10:00Z"/>
                <w:rFonts w:cs="Arial"/>
                <w:sz w:val="14"/>
                <w:szCs w:val="14"/>
              </w:rPr>
            </w:pPr>
            <w:ins w:id="5367" w:author="Sean de Noronha | DRG" w:date="2026-09-29T16:10:00Z" w16du:dateUtc="2026-09-29T14:10:00Z">
              <w:r>
                <w:rPr>
                  <w:rFonts w:cs="Arial"/>
                  <w:sz w:val="14"/>
                  <w:szCs w:val="14"/>
                </w:rPr>
                <w:t>EHD 13 and 18, then 23 and 31</w:t>
              </w:r>
            </w:ins>
          </w:p>
        </w:tc>
        <w:tc>
          <w:tcPr>
            <w:tcW w:w="800" w:type="dxa"/>
            <w:vAlign w:val="center"/>
          </w:tcPr>
          <w:p w14:paraId="5E000113" w14:textId="77777777" w:rsidR="00C60D85" w:rsidRDefault="00000000">
            <w:pPr>
              <w:spacing w:after="0"/>
              <w:rPr>
                <w:ins w:id="5368" w:author="Sean de Noronha | DRG" w:date="2026-09-29T16:10:00Z" w16du:dateUtc="2026-09-29T14:10:00Z"/>
                <w:rFonts w:cs="Arial"/>
                <w:sz w:val="14"/>
                <w:szCs w:val="14"/>
              </w:rPr>
            </w:pPr>
            <w:ins w:id="5369" w:author="Sean de Noronha | DRG" w:date="2026-09-29T16:10:00Z" w16du:dateUtc="2026-09-29T14:10:00Z">
              <w:r>
                <w:rPr>
                  <w:rFonts w:cs="Arial"/>
                  <w:sz w:val="14"/>
                  <w:szCs w:val="14"/>
                </w:rPr>
                <w:t>He; N</w:t>
              </w:r>
              <w:r>
                <w:rPr>
                  <w:rFonts w:cs="Arial"/>
                  <w:sz w:val="14"/>
                  <w:szCs w:val="14"/>
                  <w:vertAlign w:val="subscript"/>
                </w:rPr>
                <w:t>2</w:t>
              </w:r>
            </w:ins>
          </w:p>
        </w:tc>
        <w:tc>
          <w:tcPr>
            <w:tcW w:w="1900" w:type="dxa"/>
            <w:vAlign w:val="center"/>
          </w:tcPr>
          <w:p w14:paraId="5E000114" w14:textId="77777777" w:rsidR="00C60D85" w:rsidRDefault="00000000">
            <w:pPr>
              <w:spacing w:after="0"/>
              <w:rPr>
                <w:ins w:id="5370" w:author="Sean de Noronha | DRG" w:date="2026-09-29T16:10:00Z" w16du:dateUtc="2026-09-29T14:10:00Z"/>
                <w:rFonts w:cs="Arial"/>
                <w:sz w:val="14"/>
                <w:szCs w:val="14"/>
              </w:rPr>
            </w:pPr>
            <w:ins w:id="5371" w:author="Sean de Noronha | DRG" w:date="2026-09-29T16:10:00Z" w16du:dateUtc="2026-09-29T14:10:00Z">
              <w:r>
                <w:rPr>
                  <w:rFonts w:cs="Arial"/>
                  <w:sz w:val="14"/>
                  <w:szCs w:val="14"/>
                </w:rPr>
                <w:t>250 to 25,000; overlap 1,000 to 5,000</w:t>
              </w:r>
            </w:ins>
          </w:p>
        </w:tc>
        <w:tc>
          <w:tcPr>
            <w:tcW w:w="2260" w:type="dxa"/>
            <w:vAlign w:val="center"/>
          </w:tcPr>
          <w:p w14:paraId="5E000115" w14:textId="77777777" w:rsidR="00C60D85" w:rsidRDefault="00000000">
            <w:pPr>
              <w:spacing w:after="0"/>
              <w:rPr>
                <w:ins w:id="5372" w:author="Sean de Noronha | DRG" w:date="2026-09-29T16:10:00Z" w16du:dateUtc="2026-09-29T14:10:00Z"/>
                <w:rFonts w:cs="Arial"/>
                <w:sz w:val="14"/>
                <w:szCs w:val="14"/>
              </w:rPr>
            </w:pPr>
            <w:ins w:id="5373" w:author="Sean de Noronha | DRG" w:date="2026-09-29T16:10:00Z" w16du:dateUtc="2026-09-29T14:10:00Z">
              <w:r>
                <w:rPr>
                  <w:rFonts w:cs="Arial"/>
                  <w:sz w:val="14"/>
                  <w:szCs w:val="14"/>
                </w:rPr>
                <w:t>Outlet at atmospheric pressure; inlet up to about 19 kPa gauge</w:t>
              </w:r>
            </w:ins>
          </w:p>
        </w:tc>
        <w:tc>
          <w:tcPr>
            <w:tcW w:w="1100" w:type="dxa"/>
            <w:vAlign w:val="center"/>
          </w:tcPr>
          <w:p w14:paraId="5E000116" w14:textId="77777777" w:rsidR="00C60D85" w:rsidRDefault="00000000">
            <w:pPr>
              <w:spacing w:after="0"/>
              <w:rPr>
                <w:ins w:id="5374" w:author="Sean de Noronha | DRG" w:date="2026-09-29T16:10:00Z" w16du:dateUtc="2026-09-29T14:10:00Z"/>
                <w:rFonts w:cs="Arial"/>
                <w:sz w:val="14"/>
                <w:szCs w:val="14"/>
              </w:rPr>
            </w:pPr>
            <w:ins w:id="5375" w:author="Sean de Noronha | DRG" w:date="2026-09-29T16:10:00Z" w16du:dateUtc="2026-09-29T14:10:00Z">
              <w:r>
                <w:rPr>
                  <w:rFonts w:cs="Arial"/>
                  <w:sz w:val="14"/>
                  <w:szCs w:val="14"/>
                </w:rPr>
                <w:t>71</w:t>
              </w:r>
            </w:ins>
          </w:p>
        </w:tc>
      </w:tr>
      <w:tr w:rsidR="00C60D85" w14:paraId="062774E8" w14:textId="77777777">
        <w:trPr>
          <w:jc w:val="center"/>
          <w:ins w:id="5376" w:author="Sean de Noronha | DRG" w:date="2026-09-29T16:10:00Z"/>
        </w:trPr>
        <w:tc>
          <w:tcPr>
            <w:tcW w:w="900" w:type="dxa"/>
            <w:vAlign w:val="center"/>
          </w:tcPr>
          <w:p w14:paraId="5E000117" w14:textId="77777777" w:rsidR="00C60D85" w:rsidRDefault="00000000">
            <w:pPr>
              <w:spacing w:after="0"/>
              <w:rPr>
                <w:ins w:id="5377" w:author="Sean de Noronha | DRG" w:date="2026-09-29T16:10:00Z" w16du:dateUtc="2026-09-29T14:10:00Z"/>
                <w:rFonts w:cs="Arial"/>
                <w:sz w:val="14"/>
                <w:szCs w:val="14"/>
              </w:rPr>
            </w:pPr>
            <w:ins w:id="5378" w:author="Sean de Noronha | DRG" w:date="2026-09-29T16:10:00Z" w16du:dateUtc="2026-09-29T14:10:00Z">
              <w:r>
                <w:rPr>
                  <w:rFonts w:cs="Arial"/>
                  <w:sz w:val="14"/>
                  <w:szCs w:val="14"/>
                </w:rPr>
                <w:t>1, then 2</w:t>
              </w:r>
            </w:ins>
          </w:p>
        </w:tc>
        <w:tc>
          <w:tcPr>
            <w:tcW w:w="600" w:type="dxa"/>
            <w:vAlign w:val="center"/>
          </w:tcPr>
          <w:p w14:paraId="5E000118" w14:textId="77777777" w:rsidR="00C60D85" w:rsidRDefault="00000000">
            <w:pPr>
              <w:spacing w:after="0"/>
              <w:rPr>
                <w:ins w:id="5379" w:author="Sean de Noronha | DRG" w:date="2026-09-29T16:10:00Z" w16du:dateUtc="2026-09-29T14:10:00Z"/>
                <w:rFonts w:cs="Arial"/>
                <w:sz w:val="14"/>
                <w:szCs w:val="14"/>
              </w:rPr>
            </w:pPr>
            <w:ins w:id="5380" w:author="Sean de Noronha | DRG" w:date="2026-09-29T16:10:00Z" w16du:dateUtc="2026-09-29T14:10:00Z">
              <w:r>
                <w:rPr>
                  <w:rFonts w:cs="Arial"/>
                  <w:sz w:val="14"/>
                  <w:szCs w:val="14"/>
                </w:rPr>
                <w:t>T2</w:t>
              </w:r>
            </w:ins>
          </w:p>
        </w:tc>
        <w:tc>
          <w:tcPr>
            <w:tcW w:w="1800" w:type="dxa"/>
            <w:vAlign w:val="center"/>
          </w:tcPr>
          <w:p w14:paraId="5E000119" w14:textId="77777777" w:rsidR="00C60D85" w:rsidRDefault="00000000">
            <w:pPr>
              <w:spacing w:after="0"/>
              <w:rPr>
                <w:ins w:id="5381" w:author="Sean de Noronha | DRG" w:date="2026-09-29T16:10:00Z" w16du:dateUtc="2026-09-29T14:10:00Z"/>
                <w:rFonts w:cs="Arial"/>
                <w:sz w:val="14"/>
                <w:szCs w:val="14"/>
              </w:rPr>
            </w:pPr>
            <w:ins w:id="5382" w:author="Sean de Noronha | DRG" w:date="2026-09-29T16:10:00Z" w16du:dateUtc="2026-09-29T14:10:00Z">
              <w:r>
                <w:rPr>
                  <w:rFonts w:cs="Arial"/>
                  <w:sz w:val="14"/>
                  <w:szCs w:val="14"/>
                </w:rPr>
                <w:t>EHD 13 and 18, then 23 and 31</w:t>
              </w:r>
            </w:ins>
          </w:p>
        </w:tc>
        <w:tc>
          <w:tcPr>
            <w:tcW w:w="800" w:type="dxa"/>
            <w:vAlign w:val="center"/>
          </w:tcPr>
          <w:p w14:paraId="5E00011A" w14:textId="77777777" w:rsidR="00C60D85" w:rsidRDefault="00000000">
            <w:pPr>
              <w:spacing w:after="0"/>
              <w:rPr>
                <w:ins w:id="5383" w:author="Sean de Noronha | DRG" w:date="2026-09-29T16:10:00Z" w16du:dateUtc="2026-09-29T14:10:00Z"/>
                <w:rFonts w:cs="Arial"/>
                <w:sz w:val="14"/>
                <w:szCs w:val="14"/>
              </w:rPr>
            </w:pPr>
            <w:ins w:id="5384" w:author="Sean de Noronha | DRG" w:date="2026-09-29T16:10:00Z" w16du:dateUtc="2026-09-29T14:10:00Z">
              <w:r>
                <w:rPr>
                  <w:rFonts w:cs="Arial"/>
                  <w:sz w:val="14"/>
                  <w:szCs w:val="14"/>
                </w:rPr>
                <w:t>NG</w:t>
              </w:r>
            </w:ins>
          </w:p>
        </w:tc>
        <w:tc>
          <w:tcPr>
            <w:tcW w:w="1900" w:type="dxa"/>
            <w:vAlign w:val="center"/>
          </w:tcPr>
          <w:p w14:paraId="5E00011B" w14:textId="77777777" w:rsidR="00C60D85" w:rsidRDefault="00000000">
            <w:pPr>
              <w:spacing w:after="0"/>
              <w:rPr>
                <w:ins w:id="5385" w:author="Sean de Noronha | DRG" w:date="2026-09-29T16:10:00Z" w16du:dateUtc="2026-09-29T14:10:00Z"/>
                <w:rFonts w:cs="Arial"/>
                <w:sz w:val="14"/>
                <w:szCs w:val="14"/>
              </w:rPr>
            </w:pPr>
            <w:ins w:id="5386" w:author="Sean de Noronha | DRG" w:date="2026-09-29T16:10:00Z" w16du:dateUtc="2026-09-29T14:10:00Z">
              <w:r>
                <w:rPr>
                  <w:rFonts w:cs="Arial"/>
                  <w:sz w:val="14"/>
                  <w:szCs w:val="14"/>
                </w:rPr>
                <w:t>As in 1996</w:t>
              </w:r>
            </w:ins>
          </w:p>
        </w:tc>
        <w:tc>
          <w:tcPr>
            <w:tcW w:w="2260" w:type="dxa"/>
            <w:vAlign w:val="center"/>
          </w:tcPr>
          <w:p w14:paraId="5E00011C" w14:textId="77777777" w:rsidR="00C60D85" w:rsidRDefault="00000000">
            <w:pPr>
              <w:spacing w:after="0"/>
              <w:rPr>
                <w:ins w:id="5387" w:author="Sean de Noronha | DRG" w:date="2026-09-29T16:10:00Z" w16du:dateUtc="2026-09-29T14:10:00Z"/>
                <w:rFonts w:cs="Arial"/>
                <w:sz w:val="14"/>
                <w:szCs w:val="14"/>
              </w:rPr>
            </w:pPr>
            <w:ins w:id="5388" w:author="Sean de Noronha | DRG" w:date="2026-09-29T16:10:00Z" w16du:dateUtc="2026-09-29T14:10:00Z">
              <w:r>
                <w:rPr>
                  <w:rFonts w:cs="Arial"/>
                  <w:sz w:val="14"/>
                  <w:szCs w:val="14"/>
                </w:rPr>
                <w:t xml:space="preserve">0.25 to 5 </w:t>
              </w:r>
              <w:proofErr w:type="spellStart"/>
              <w:r>
                <w:rPr>
                  <w:rFonts w:cs="Arial"/>
                  <w:sz w:val="14"/>
                  <w:szCs w:val="14"/>
                </w:rPr>
                <w:t>psig</w:t>
              </w:r>
              <w:proofErr w:type="spellEnd"/>
              <w:r>
                <w:rPr>
                  <w:rFonts w:cs="Arial"/>
                  <w:sz w:val="14"/>
                  <w:szCs w:val="14"/>
                </w:rPr>
                <w:t xml:space="preserve"> inlet; 0.5 to 96.9 in. w.c. drop</w:t>
              </w:r>
            </w:ins>
          </w:p>
        </w:tc>
        <w:tc>
          <w:tcPr>
            <w:tcW w:w="1100" w:type="dxa"/>
            <w:vAlign w:val="center"/>
          </w:tcPr>
          <w:p w14:paraId="5E00011D" w14:textId="77777777" w:rsidR="00C60D85" w:rsidRDefault="00000000">
            <w:pPr>
              <w:spacing w:after="0"/>
              <w:rPr>
                <w:ins w:id="5389" w:author="Sean de Noronha | DRG" w:date="2026-09-29T16:10:00Z" w16du:dateUtc="2026-09-29T14:10:00Z"/>
                <w:rFonts w:cs="Arial"/>
                <w:sz w:val="14"/>
                <w:szCs w:val="14"/>
              </w:rPr>
            </w:pPr>
            <w:ins w:id="5390" w:author="Sean de Noronha | DRG" w:date="2026-09-29T16:10:00Z" w16du:dateUtc="2026-09-29T14:10:00Z">
              <w:r>
                <w:rPr>
                  <w:rFonts w:cs="Arial"/>
                  <w:sz w:val="14"/>
                  <w:szCs w:val="14"/>
                </w:rPr>
                <w:t>140</w:t>
              </w:r>
            </w:ins>
          </w:p>
        </w:tc>
      </w:tr>
      <w:tr w:rsidR="00C60D85" w14:paraId="32BCA4AD" w14:textId="77777777">
        <w:trPr>
          <w:jc w:val="center"/>
          <w:ins w:id="5391" w:author="Sean de Noronha | DRG" w:date="2026-09-29T16:10:00Z"/>
        </w:trPr>
        <w:tc>
          <w:tcPr>
            <w:tcW w:w="900" w:type="dxa"/>
            <w:vAlign w:val="center"/>
          </w:tcPr>
          <w:p w14:paraId="5E00011E" w14:textId="77777777" w:rsidR="00C60D85" w:rsidRDefault="00000000">
            <w:pPr>
              <w:spacing w:after="0"/>
              <w:rPr>
                <w:ins w:id="5392" w:author="Sean de Noronha | DRG" w:date="2026-09-29T16:10:00Z" w16du:dateUtc="2026-09-29T14:10:00Z"/>
                <w:rFonts w:cs="Arial"/>
                <w:sz w:val="14"/>
                <w:szCs w:val="14"/>
              </w:rPr>
            </w:pPr>
            <w:ins w:id="5393" w:author="Sean de Noronha | DRG" w:date="2026-09-29T16:10:00Z" w16du:dateUtc="2026-09-29T14:10:00Z">
              <w:r>
                <w:rPr>
                  <w:rFonts w:cs="Arial"/>
                  <w:sz w:val="14"/>
                  <w:szCs w:val="14"/>
                </w:rPr>
                <w:t>2</w:t>
              </w:r>
            </w:ins>
          </w:p>
        </w:tc>
        <w:tc>
          <w:tcPr>
            <w:tcW w:w="600" w:type="dxa"/>
            <w:vAlign w:val="center"/>
          </w:tcPr>
          <w:p w14:paraId="5E00011F" w14:textId="77777777" w:rsidR="00C60D85" w:rsidRDefault="00000000">
            <w:pPr>
              <w:spacing w:after="0"/>
              <w:rPr>
                <w:ins w:id="5394" w:author="Sean de Noronha | DRG" w:date="2026-09-29T16:10:00Z" w16du:dateUtc="2026-09-29T14:10:00Z"/>
                <w:rFonts w:cs="Arial"/>
                <w:sz w:val="14"/>
                <w:szCs w:val="14"/>
              </w:rPr>
            </w:pPr>
            <w:ins w:id="5395" w:author="Sean de Noronha | DRG" w:date="2026-09-29T16:10:00Z" w16du:dateUtc="2026-09-29T14:10:00Z">
              <w:r>
                <w:rPr>
                  <w:rFonts w:cs="Arial"/>
                  <w:sz w:val="14"/>
                  <w:szCs w:val="14"/>
                </w:rPr>
                <w:t>T3</w:t>
              </w:r>
            </w:ins>
          </w:p>
        </w:tc>
        <w:tc>
          <w:tcPr>
            <w:tcW w:w="1800" w:type="dxa"/>
            <w:vAlign w:val="center"/>
          </w:tcPr>
          <w:p w14:paraId="5E000120" w14:textId="77777777" w:rsidR="00C60D85" w:rsidRDefault="00000000">
            <w:pPr>
              <w:spacing w:after="0"/>
              <w:rPr>
                <w:ins w:id="5396" w:author="Sean de Noronha | DRG" w:date="2026-09-29T16:10:00Z" w16du:dateUtc="2026-09-29T14:10:00Z"/>
                <w:rFonts w:cs="Arial"/>
                <w:sz w:val="14"/>
                <w:szCs w:val="14"/>
              </w:rPr>
            </w:pPr>
            <w:ins w:id="5397" w:author="Sean de Noronha | DRG" w:date="2026-09-29T16:10:00Z" w16du:dateUtc="2026-09-29T14:10:00Z">
              <w:r>
                <w:rPr>
                  <w:rFonts w:cs="Arial"/>
                  <w:sz w:val="14"/>
                  <w:szCs w:val="14"/>
                </w:rPr>
                <w:t>Steel NPS ½, ¾ and 1</w:t>
              </w:r>
            </w:ins>
          </w:p>
        </w:tc>
        <w:tc>
          <w:tcPr>
            <w:tcW w:w="800" w:type="dxa"/>
            <w:vAlign w:val="center"/>
          </w:tcPr>
          <w:p w14:paraId="5E000121" w14:textId="77777777" w:rsidR="00C60D85" w:rsidRDefault="00000000">
            <w:pPr>
              <w:spacing w:after="0"/>
              <w:rPr>
                <w:ins w:id="5398" w:author="Sean de Noronha | DRG" w:date="2026-09-29T16:10:00Z" w16du:dateUtc="2026-09-29T14:10:00Z"/>
                <w:rFonts w:cs="Arial"/>
                <w:sz w:val="14"/>
                <w:szCs w:val="14"/>
              </w:rPr>
            </w:pPr>
            <w:ins w:id="5399" w:author="Sean de Noronha | DRG" w:date="2026-09-29T16:10:00Z" w16du:dateUtc="2026-09-29T14:10:00Z">
              <w:r>
                <w:rPr>
                  <w:rFonts w:cs="Arial"/>
                  <w:sz w:val="14"/>
                  <w:szCs w:val="14"/>
                </w:rPr>
                <w:t>He; N</w:t>
              </w:r>
              <w:r>
                <w:rPr>
                  <w:rFonts w:cs="Arial"/>
                  <w:sz w:val="14"/>
                  <w:szCs w:val="14"/>
                  <w:vertAlign w:val="subscript"/>
                </w:rPr>
                <w:t>2</w:t>
              </w:r>
            </w:ins>
          </w:p>
        </w:tc>
        <w:tc>
          <w:tcPr>
            <w:tcW w:w="1900" w:type="dxa"/>
            <w:vAlign w:val="center"/>
          </w:tcPr>
          <w:p w14:paraId="5E000122" w14:textId="77777777" w:rsidR="00C60D85" w:rsidRDefault="00000000">
            <w:pPr>
              <w:spacing w:after="0"/>
              <w:rPr>
                <w:ins w:id="5400" w:author="Sean de Noronha | DRG" w:date="2026-09-29T16:10:00Z" w16du:dateUtc="2026-09-29T14:10:00Z"/>
                <w:rFonts w:cs="Arial"/>
                <w:sz w:val="14"/>
                <w:szCs w:val="14"/>
              </w:rPr>
            </w:pPr>
            <w:ins w:id="5401" w:author="Sean de Noronha | DRG" w:date="2026-09-29T16:10:00Z" w16du:dateUtc="2026-09-29T14:10:00Z">
              <w:r>
                <w:rPr>
                  <w:rFonts w:cs="Arial"/>
                  <w:sz w:val="14"/>
                  <w:szCs w:val="14"/>
                </w:rPr>
                <w:t>750 to 20,000; dense from 1,000 to 5,000</w:t>
              </w:r>
            </w:ins>
          </w:p>
        </w:tc>
        <w:tc>
          <w:tcPr>
            <w:tcW w:w="2260" w:type="dxa"/>
            <w:vAlign w:val="center"/>
          </w:tcPr>
          <w:p w14:paraId="5E000123" w14:textId="77777777" w:rsidR="00C60D85" w:rsidRDefault="00000000">
            <w:pPr>
              <w:spacing w:after="0"/>
              <w:rPr>
                <w:ins w:id="5402" w:author="Sean de Noronha | DRG" w:date="2026-09-29T16:10:00Z" w16du:dateUtc="2026-09-29T14:10:00Z"/>
                <w:rFonts w:cs="Arial"/>
                <w:sz w:val="14"/>
                <w:szCs w:val="14"/>
              </w:rPr>
            </w:pPr>
            <w:ins w:id="5403" w:author="Sean de Noronha | DRG" w:date="2026-09-29T16:10:00Z" w16du:dateUtc="2026-09-29T14:10:00Z">
              <w:r>
                <w:rPr>
                  <w:rFonts w:cs="Arial"/>
                  <w:sz w:val="14"/>
                  <w:szCs w:val="14"/>
                </w:rPr>
                <w:t>Outlet at atmospheric pressure</w:t>
              </w:r>
            </w:ins>
          </w:p>
        </w:tc>
        <w:tc>
          <w:tcPr>
            <w:tcW w:w="1100" w:type="dxa"/>
            <w:vAlign w:val="center"/>
          </w:tcPr>
          <w:p w14:paraId="5E000124" w14:textId="77777777" w:rsidR="00C60D85" w:rsidRDefault="00000000">
            <w:pPr>
              <w:spacing w:after="0"/>
              <w:rPr>
                <w:ins w:id="5404" w:author="Sean de Noronha | DRG" w:date="2026-09-29T16:10:00Z" w16du:dateUtc="2026-09-29T14:10:00Z"/>
                <w:rFonts w:cs="Arial"/>
                <w:sz w:val="14"/>
                <w:szCs w:val="14"/>
              </w:rPr>
            </w:pPr>
            <w:ins w:id="5405" w:author="Sean de Noronha | DRG" w:date="2026-09-29T16:10:00Z" w16du:dateUtc="2026-09-29T14:10:00Z">
              <w:r>
                <w:rPr>
                  <w:rFonts w:cs="Arial"/>
                  <w:sz w:val="14"/>
                  <w:szCs w:val="14"/>
                </w:rPr>
                <w:t>45</w:t>
              </w:r>
            </w:ins>
          </w:p>
        </w:tc>
      </w:tr>
      <w:tr w:rsidR="00C60D85" w14:paraId="0A0643C3" w14:textId="77777777">
        <w:trPr>
          <w:jc w:val="center"/>
          <w:ins w:id="5406" w:author="Sean de Noronha | DRG" w:date="2026-09-29T16:10:00Z"/>
        </w:trPr>
        <w:tc>
          <w:tcPr>
            <w:tcW w:w="900" w:type="dxa"/>
            <w:vAlign w:val="center"/>
          </w:tcPr>
          <w:p w14:paraId="5E000125" w14:textId="77777777" w:rsidR="00C60D85" w:rsidRDefault="00000000">
            <w:pPr>
              <w:spacing w:after="0"/>
              <w:rPr>
                <w:ins w:id="5407" w:author="Sean de Noronha | DRG" w:date="2026-09-29T16:10:00Z" w16du:dateUtc="2026-09-29T14:10:00Z"/>
                <w:rFonts w:cs="Arial"/>
                <w:sz w:val="14"/>
                <w:szCs w:val="14"/>
              </w:rPr>
            </w:pPr>
            <w:ins w:id="5408" w:author="Sean de Noronha | DRG" w:date="2026-09-29T16:10:00Z" w16du:dateUtc="2026-09-29T14:10:00Z">
              <w:r>
                <w:rPr>
                  <w:rFonts w:cs="Arial"/>
                  <w:sz w:val="14"/>
                  <w:szCs w:val="14"/>
                </w:rPr>
                <w:t>2</w:t>
              </w:r>
            </w:ins>
          </w:p>
        </w:tc>
        <w:tc>
          <w:tcPr>
            <w:tcW w:w="600" w:type="dxa"/>
            <w:vAlign w:val="center"/>
          </w:tcPr>
          <w:p w14:paraId="5E000126" w14:textId="77777777" w:rsidR="00C60D85" w:rsidRDefault="00000000">
            <w:pPr>
              <w:spacing w:after="0"/>
              <w:rPr>
                <w:ins w:id="5409" w:author="Sean de Noronha | DRG" w:date="2026-09-29T16:10:00Z" w16du:dateUtc="2026-09-29T14:10:00Z"/>
                <w:rFonts w:cs="Arial"/>
                <w:sz w:val="14"/>
                <w:szCs w:val="14"/>
              </w:rPr>
            </w:pPr>
            <w:ins w:id="5410" w:author="Sean de Noronha | DRG" w:date="2026-09-29T16:10:00Z" w16du:dateUtc="2026-09-29T14:10:00Z">
              <w:r>
                <w:rPr>
                  <w:rFonts w:cs="Arial"/>
                  <w:sz w:val="14"/>
                  <w:szCs w:val="14"/>
                </w:rPr>
                <w:t>T4</w:t>
              </w:r>
            </w:ins>
          </w:p>
        </w:tc>
        <w:tc>
          <w:tcPr>
            <w:tcW w:w="1800" w:type="dxa"/>
            <w:vAlign w:val="center"/>
          </w:tcPr>
          <w:p w14:paraId="5E000127" w14:textId="77777777" w:rsidR="00C60D85" w:rsidRDefault="00000000">
            <w:pPr>
              <w:spacing w:after="0"/>
              <w:rPr>
                <w:ins w:id="5411" w:author="Sean de Noronha | DRG" w:date="2026-09-29T16:10:00Z" w16du:dateUtc="2026-09-29T14:10:00Z"/>
                <w:rFonts w:cs="Arial"/>
                <w:sz w:val="14"/>
                <w:szCs w:val="14"/>
              </w:rPr>
            </w:pPr>
            <w:ins w:id="5412" w:author="Sean de Noronha | DRG" w:date="2026-09-29T16:10:00Z" w16du:dateUtc="2026-09-29T14:10:00Z">
              <w:r>
                <w:rPr>
                  <w:rFonts w:cs="Arial"/>
                  <w:sz w:val="14"/>
                  <w:szCs w:val="14"/>
                </w:rPr>
                <w:t>EHD 13 to 31 at the LC 1 lengths</w:t>
              </w:r>
            </w:ins>
          </w:p>
        </w:tc>
        <w:tc>
          <w:tcPr>
            <w:tcW w:w="800" w:type="dxa"/>
            <w:vAlign w:val="center"/>
          </w:tcPr>
          <w:p w14:paraId="5E000128" w14:textId="77777777" w:rsidR="00C60D85" w:rsidRDefault="00000000">
            <w:pPr>
              <w:spacing w:after="0"/>
              <w:rPr>
                <w:ins w:id="5413" w:author="Sean de Noronha | DRG" w:date="2026-09-29T16:10:00Z" w16du:dateUtc="2026-09-29T14:10:00Z"/>
                <w:rFonts w:cs="Arial"/>
                <w:sz w:val="14"/>
                <w:szCs w:val="14"/>
              </w:rPr>
            </w:pPr>
            <w:ins w:id="5414" w:author="Sean de Noronha | DRG" w:date="2026-09-29T16:10:00Z" w16du:dateUtc="2026-09-29T14:10:00Z">
              <w:r>
                <w:rPr>
                  <w:rFonts w:cs="Arial"/>
                  <w:sz w:val="14"/>
                  <w:szCs w:val="14"/>
                </w:rPr>
                <w:t>He</w:t>
              </w:r>
            </w:ins>
          </w:p>
        </w:tc>
        <w:tc>
          <w:tcPr>
            <w:tcW w:w="1900" w:type="dxa"/>
            <w:vAlign w:val="center"/>
          </w:tcPr>
          <w:p w14:paraId="5E000129" w14:textId="77777777" w:rsidR="00C60D85" w:rsidRDefault="00000000">
            <w:pPr>
              <w:spacing w:after="0"/>
              <w:rPr>
                <w:ins w:id="5415" w:author="Sean de Noronha | DRG" w:date="2026-09-29T16:10:00Z" w16du:dateUtc="2026-09-29T14:10:00Z"/>
                <w:rFonts w:cs="Arial"/>
                <w:sz w:val="14"/>
                <w:szCs w:val="14"/>
              </w:rPr>
            </w:pPr>
            <w:ins w:id="5416" w:author="Sean de Noronha | DRG" w:date="2026-09-29T16:10:00Z" w16du:dateUtc="2026-09-29T14:10:00Z">
              <w:r>
                <w:rPr>
                  <w:rFonts w:cs="Arial"/>
                  <w:sz w:val="14"/>
                  <w:szCs w:val="14"/>
                </w:rPr>
                <w:t>Set by the LC 1 conditions</w:t>
              </w:r>
            </w:ins>
          </w:p>
        </w:tc>
        <w:tc>
          <w:tcPr>
            <w:tcW w:w="2260" w:type="dxa"/>
            <w:vAlign w:val="center"/>
          </w:tcPr>
          <w:p w14:paraId="5E00012A" w14:textId="77777777" w:rsidR="00C60D85" w:rsidRPr="00881CE4" w:rsidRDefault="00000000">
            <w:pPr>
              <w:spacing w:after="0"/>
              <w:rPr>
                <w:ins w:id="5417" w:author="Sean de Noronha | DRG" w:date="2026-09-29T16:10:00Z" w16du:dateUtc="2026-09-29T14:10:00Z"/>
                <w:rFonts w:cs="Arial"/>
                <w:sz w:val="14"/>
                <w:szCs w:val="14"/>
              </w:rPr>
            </w:pPr>
            <w:ins w:id="5418" w:author="Sean de Noronha | DRG" w:date="2026-09-29T16:10:00Z" w16du:dateUtc="2026-09-29T14:10:00Z">
              <w:r w:rsidRPr="00881CE4">
                <w:rPr>
                  <w:rFonts w:cs="Arial"/>
                  <w:sz w:val="14"/>
                  <w:szCs w:val="14"/>
                </w:rPr>
                <w:t xml:space="preserve">0.5 </w:t>
              </w:r>
              <w:proofErr w:type="spellStart"/>
              <w:r w:rsidRPr="00881CE4">
                <w:rPr>
                  <w:rFonts w:cs="Arial"/>
                  <w:sz w:val="14"/>
                  <w:szCs w:val="14"/>
                </w:rPr>
                <w:t>psig</w:t>
              </w:r>
              <w:proofErr w:type="spellEnd"/>
              <w:r w:rsidRPr="00881CE4">
                <w:rPr>
                  <w:rFonts w:cs="Arial"/>
                  <w:sz w:val="14"/>
                  <w:szCs w:val="14"/>
                </w:rPr>
                <w:t xml:space="preserve"> / 0.5 in. </w:t>
              </w:r>
              <w:proofErr w:type="spellStart"/>
              <w:r w:rsidRPr="00881CE4">
                <w:rPr>
                  <w:rFonts w:cs="Arial"/>
                  <w:sz w:val="14"/>
                  <w:szCs w:val="14"/>
                </w:rPr>
                <w:t>w.c.</w:t>
              </w:r>
              <w:proofErr w:type="spellEnd"/>
              <w:r w:rsidRPr="00881CE4">
                <w:rPr>
                  <w:rFonts w:cs="Arial"/>
                  <w:sz w:val="14"/>
                  <w:szCs w:val="14"/>
                </w:rPr>
                <w:t>; 2.0 / 1.5 psi; 5.0 / 3.5 psi</w:t>
              </w:r>
            </w:ins>
          </w:p>
        </w:tc>
        <w:tc>
          <w:tcPr>
            <w:tcW w:w="1100" w:type="dxa"/>
            <w:vAlign w:val="center"/>
          </w:tcPr>
          <w:p w14:paraId="5E00012B" w14:textId="77777777" w:rsidR="00C60D85" w:rsidRDefault="00000000">
            <w:pPr>
              <w:spacing w:after="0"/>
              <w:rPr>
                <w:ins w:id="5419" w:author="Sean de Noronha | DRG" w:date="2026-09-29T16:10:00Z" w16du:dateUtc="2026-09-29T14:10:00Z"/>
                <w:rFonts w:cs="Arial"/>
                <w:sz w:val="14"/>
                <w:szCs w:val="14"/>
              </w:rPr>
            </w:pPr>
            <w:ins w:id="5420" w:author="Sean de Noronha | DRG" w:date="2026-09-29T16:10:00Z" w16du:dateUtc="2026-09-29T14:10:00Z">
              <w:r>
                <w:rPr>
                  <w:rFonts w:cs="Arial"/>
                  <w:sz w:val="14"/>
                  <w:szCs w:val="14"/>
                </w:rPr>
                <w:t>84</w:t>
              </w:r>
            </w:ins>
          </w:p>
        </w:tc>
      </w:tr>
      <w:tr w:rsidR="00C60D85" w14:paraId="2D624B2F" w14:textId="77777777">
        <w:trPr>
          <w:jc w:val="center"/>
          <w:ins w:id="5421" w:author="Sean de Noronha | DRG" w:date="2026-09-29T16:10:00Z"/>
        </w:trPr>
        <w:tc>
          <w:tcPr>
            <w:tcW w:w="900" w:type="dxa"/>
            <w:vAlign w:val="center"/>
          </w:tcPr>
          <w:p w14:paraId="5E00012C" w14:textId="77777777" w:rsidR="00C60D85" w:rsidRDefault="00000000">
            <w:pPr>
              <w:spacing w:after="0"/>
              <w:rPr>
                <w:ins w:id="5422" w:author="Sean de Noronha | DRG" w:date="2026-09-29T16:10:00Z" w16du:dateUtc="2026-09-29T14:10:00Z"/>
                <w:rFonts w:cs="Arial"/>
                <w:sz w:val="14"/>
                <w:szCs w:val="14"/>
              </w:rPr>
            </w:pPr>
            <w:ins w:id="5423" w:author="Sean de Noronha | DRG" w:date="2026-09-29T16:10:00Z" w16du:dateUtc="2026-09-29T14:10:00Z">
              <w:r>
                <w:rPr>
                  <w:rFonts w:cs="Arial"/>
                  <w:sz w:val="14"/>
                  <w:szCs w:val="14"/>
                </w:rPr>
                <w:t>3</w:t>
              </w:r>
            </w:ins>
          </w:p>
        </w:tc>
        <w:tc>
          <w:tcPr>
            <w:tcW w:w="600" w:type="dxa"/>
            <w:vAlign w:val="center"/>
          </w:tcPr>
          <w:p w14:paraId="5E00012D" w14:textId="77777777" w:rsidR="00C60D85" w:rsidRDefault="00000000">
            <w:pPr>
              <w:spacing w:after="0"/>
              <w:rPr>
                <w:ins w:id="5424" w:author="Sean de Noronha | DRG" w:date="2026-09-29T16:10:00Z" w16du:dateUtc="2026-09-29T14:10:00Z"/>
                <w:rFonts w:cs="Arial"/>
                <w:sz w:val="14"/>
                <w:szCs w:val="14"/>
              </w:rPr>
            </w:pPr>
            <w:ins w:id="5425" w:author="Sean de Noronha | DRG" w:date="2026-09-29T16:10:00Z" w16du:dateUtc="2026-09-29T14:10:00Z">
              <w:r>
                <w:rPr>
                  <w:rFonts w:cs="Arial"/>
                  <w:sz w:val="14"/>
                  <w:szCs w:val="14"/>
                </w:rPr>
                <w:t>T5</w:t>
              </w:r>
            </w:ins>
          </w:p>
        </w:tc>
        <w:tc>
          <w:tcPr>
            <w:tcW w:w="1800" w:type="dxa"/>
            <w:vAlign w:val="center"/>
          </w:tcPr>
          <w:p w14:paraId="5E00012E" w14:textId="77777777" w:rsidR="00C60D85" w:rsidRDefault="00000000">
            <w:pPr>
              <w:spacing w:after="0"/>
              <w:rPr>
                <w:ins w:id="5426" w:author="Sean de Noronha | DRG" w:date="2026-09-29T16:10:00Z" w16du:dateUtc="2026-09-29T14:10:00Z"/>
                <w:rFonts w:cs="Arial"/>
                <w:sz w:val="14"/>
                <w:szCs w:val="14"/>
              </w:rPr>
            </w:pPr>
            <w:ins w:id="5427" w:author="Sean de Noronha | DRG" w:date="2026-09-29T16:10:00Z" w16du:dateUtc="2026-09-29T14:10:00Z">
              <w:r>
                <w:rPr>
                  <w:rFonts w:cs="Arial"/>
                  <w:sz w:val="14"/>
                  <w:szCs w:val="14"/>
                </w:rPr>
                <w:t>Fittings NPS ½ to 1; CSST end fittings</w:t>
              </w:r>
            </w:ins>
          </w:p>
        </w:tc>
        <w:tc>
          <w:tcPr>
            <w:tcW w:w="800" w:type="dxa"/>
            <w:vAlign w:val="center"/>
          </w:tcPr>
          <w:p w14:paraId="5E00012F" w14:textId="77777777" w:rsidR="00C60D85" w:rsidRDefault="00000000">
            <w:pPr>
              <w:spacing w:after="0"/>
              <w:rPr>
                <w:ins w:id="5428" w:author="Sean de Noronha | DRG" w:date="2026-09-29T16:10:00Z" w16du:dateUtc="2026-09-29T14:10:00Z"/>
                <w:rFonts w:cs="Arial"/>
                <w:sz w:val="14"/>
                <w:szCs w:val="14"/>
              </w:rPr>
            </w:pPr>
            <w:ins w:id="5429" w:author="Sean de Noronha | DRG" w:date="2026-09-29T16:10:00Z" w16du:dateUtc="2026-09-29T14:10:00Z">
              <w:r>
                <w:rPr>
                  <w:rFonts w:cs="Arial"/>
                  <w:sz w:val="14"/>
                  <w:szCs w:val="14"/>
                </w:rPr>
                <w:t>He; N</w:t>
              </w:r>
              <w:r>
                <w:rPr>
                  <w:rFonts w:cs="Arial"/>
                  <w:sz w:val="14"/>
                  <w:szCs w:val="14"/>
                  <w:vertAlign w:val="subscript"/>
                </w:rPr>
                <w:t>2</w:t>
              </w:r>
            </w:ins>
          </w:p>
        </w:tc>
        <w:tc>
          <w:tcPr>
            <w:tcW w:w="1900" w:type="dxa"/>
            <w:vAlign w:val="center"/>
          </w:tcPr>
          <w:p w14:paraId="5E000130" w14:textId="77777777" w:rsidR="00C60D85" w:rsidRDefault="00000000">
            <w:pPr>
              <w:spacing w:after="0"/>
              <w:rPr>
                <w:ins w:id="5430" w:author="Sean de Noronha | DRG" w:date="2026-09-29T16:10:00Z" w16du:dateUtc="2026-09-29T14:10:00Z"/>
                <w:rFonts w:cs="Arial"/>
                <w:sz w:val="14"/>
                <w:szCs w:val="14"/>
              </w:rPr>
            </w:pPr>
            <w:ins w:id="5431" w:author="Sean de Noronha | DRG" w:date="2026-09-29T16:10:00Z" w16du:dateUtc="2026-09-29T14:10:00Z">
              <w:r>
                <w:rPr>
                  <w:rFonts w:cs="Arial"/>
                  <w:sz w:val="14"/>
                  <w:szCs w:val="14"/>
                </w:rPr>
                <w:t>1,000 to 20,000</w:t>
              </w:r>
            </w:ins>
          </w:p>
        </w:tc>
        <w:tc>
          <w:tcPr>
            <w:tcW w:w="2260" w:type="dxa"/>
            <w:vAlign w:val="center"/>
          </w:tcPr>
          <w:p w14:paraId="5E000131" w14:textId="77777777" w:rsidR="00C60D85" w:rsidRDefault="00000000">
            <w:pPr>
              <w:spacing w:after="0"/>
              <w:rPr>
                <w:ins w:id="5432" w:author="Sean de Noronha | DRG" w:date="2026-09-29T16:10:00Z" w16du:dateUtc="2026-09-29T14:10:00Z"/>
                <w:rFonts w:cs="Arial"/>
                <w:sz w:val="14"/>
                <w:szCs w:val="14"/>
              </w:rPr>
            </w:pPr>
            <w:ins w:id="5433" w:author="Sean de Noronha | DRG" w:date="2026-09-29T16:10:00Z" w16du:dateUtc="2026-09-29T14:10:00Z">
              <w:r>
                <w:rPr>
                  <w:rFonts w:cs="Arial"/>
                  <w:sz w:val="14"/>
                  <w:szCs w:val="14"/>
                </w:rPr>
                <w:t>Outlet at atmospheric pressure</w:t>
              </w:r>
            </w:ins>
          </w:p>
        </w:tc>
        <w:tc>
          <w:tcPr>
            <w:tcW w:w="1100" w:type="dxa"/>
            <w:vAlign w:val="center"/>
          </w:tcPr>
          <w:p w14:paraId="5E000132" w14:textId="77777777" w:rsidR="00C60D85" w:rsidRDefault="00000000">
            <w:pPr>
              <w:spacing w:after="0"/>
              <w:rPr>
                <w:ins w:id="5434" w:author="Sean de Noronha | DRG" w:date="2026-09-29T16:10:00Z" w16du:dateUtc="2026-09-29T14:10:00Z"/>
                <w:rFonts w:cs="Arial"/>
                <w:sz w:val="14"/>
                <w:szCs w:val="14"/>
              </w:rPr>
            </w:pPr>
            <w:ins w:id="5435" w:author="Sean de Noronha | DRG" w:date="2026-09-29T16:10:00Z" w16du:dateUtc="2026-09-29T14:10:00Z">
              <w:r>
                <w:rPr>
                  <w:rFonts w:cs="Arial"/>
                  <w:sz w:val="14"/>
                  <w:szCs w:val="14"/>
                </w:rPr>
                <w:t>64</w:t>
              </w:r>
            </w:ins>
          </w:p>
        </w:tc>
      </w:tr>
      <w:tr w:rsidR="00C60D85" w14:paraId="2EEB1E85" w14:textId="77777777">
        <w:trPr>
          <w:jc w:val="center"/>
          <w:ins w:id="5436" w:author="Sean de Noronha | DRG" w:date="2026-09-29T16:10:00Z"/>
        </w:trPr>
        <w:tc>
          <w:tcPr>
            <w:tcW w:w="900" w:type="dxa"/>
            <w:vAlign w:val="center"/>
          </w:tcPr>
          <w:p w14:paraId="5E000133" w14:textId="77777777" w:rsidR="00C60D85" w:rsidRDefault="00000000">
            <w:pPr>
              <w:spacing w:after="0"/>
              <w:rPr>
                <w:ins w:id="5437" w:author="Sean de Noronha | DRG" w:date="2026-09-29T16:10:00Z" w16du:dateUtc="2026-09-29T14:10:00Z"/>
                <w:rFonts w:cs="Arial"/>
                <w:sz w:val="14"/>
                <w:szCs w:val="14"/>
              </w:rPr>
            </w:pPr>
            <w:ins w:id="5438" w:author="Sean de Noronha | DRG" w:date="2026-09-29T16:10:00Z" w16du:dateUtc="2026-09-29T14:10:00Z">
              <w:r>
                <w:rPr>
                  <w:rFonts w:cs="Arial"/>
                  <w:sz w:val="14"/>
                  <w:szCs w:val="14"/>
                </w:rPr>
                <w:t>3</w:t>
              </w:r>
            </w:ins>
          </w:p>
        </w:tc>
        <w:tc>
          <w:tcPr>
            <w:tcW w:w="600" w:type="dxa"/>
            <w:vAlign w:val="center"/>
          </w:tcPr>
          <w:p w14:paraId="5E000134" w14:textId="77777777" w:rsidR="00C60D85" w:rsidRDefault="00000000">
            <w:pPr>
              <w:spacing w:after="0"/>
              <w:rPr>
                <w:ins w:id="5439" w:author="Sean de Noronha | DRG" w:date="2026-09-29T16:10:00Z" w16du:dateUtc="2026-09-29T14:10:00Z"/>
                <w:rFonts w:cs="Arial"/>
                <w:sz w:val="14"/>
                <w:szCs w:val="14"/>
              </w:rPr>
            </w:pPr>
            <w:ins w:id="5440" w:author="Sean de Noronha | DRG" w:date="2026-09-29T16:10:00Z" w16du:dateUtc="2026-09-29T14:10:00Z">
              <w:r>
                <w:rPr>
                  <w:rFonts w:cs="Arial"/>
                  <w:sz w:val="14"/>
                  <w:szCs w:val="14"/>
                </w:rPr>
                <w:t>T6</w:t>
              </w:r>
            </w:ins>
          </w:p>
        </w:tc>
        <w:tc>
          <w:tcPr>
            <w:tcW w:w="1800" w:type="dxa"/>
            <w:vAlign w:val="center"/>
          </w:tcPr>
          <w:p w14:paraId="5E000135" w14:textId="77777777" w:rsidR="00C60D85" w:rsidRDefault="00000000">
            <w:pPr>
              <w:spacing w:after="0"/>
              <w:rPr>
                <w:ins w:id="5441" w:author="Sean de Noronha | DRG" w:date="2026-09-29T16:10:00Z" w16du:dateUtc="2026-09-29T14:10:00Z"/>
                <w:rFonts w:cs="Arial"/>
                <w:sz w:val="14"/>
                <w:szCs w:val="14"/>
              </w:rPr>
            </w:pPr>
            <w:ins w:id="5442" w:author="Sean de Noronha | DRG" w:date="2026-09-29T16:10:00Z" w16du:dateUtc="2026-09-29T14:10:00Z">
              <w:r>
                <w:rPr>
                  <w:rFonts w:cs="Arial"/>
                  <w:sz w:val="14"/>
                  <w:szCs w:val="14"/>
                </w:rPr>
                <w:t>CSST and steel runs with fittings</w:t>
              </w:r>
            </w:ins>
          </w:p>
        </w:tc>
        <w:tc>
          <w:tcPr>
            <w:tcW w:w="800" w:type="dxa"/>
            <w:vAlign w:val="center"/>
          </w:tcPr>
          <w:p w14:paraId="5E000136" w14:textId="77777777" w:rsidR="00C60D85" w:rsidRDefault="00000000">
            <w:pPr>
              <w:spacing w:after="0"/>
              <w:rPr>
                <w:ins w:id="5443" w:author="Sean de Noronha | DRG" w:date="2026-09-29T16:10:00Z" w16du:dateUtc="2026-09-29T14:10:00Z"/>
                <w:rFonts w:cs="Arial"/>
                <w:sz w:val="14"/>
                <w:szCs w:val="14"/>
              </w:rPr>
            </w:pPr>
            <w:ins w:id="5444" w:author="Sean de Noronha | DRG" w:date="2026-09-29T16:10:00Z" w16du:dateUtc="2026-09-29T14:10:00Z">
              <w:r>
                <w:rPr>
                  <w:rFonts w:cs="Arial"/>
                  <w:sz w:val="14"/>
                  <w:szCs w:val="14"/>
                </w:rPr>
                <w:t>He</w:t>
              </w:r>
            </w:ins>
          </w:p>
        </w:tc>
        <w:tc>
          <w:tcPr>
            <w:tcW w:w="1900" w:type="dxa"/>
            <w:vAlign w:val="center"/>
          </w:tcPr>
          <w:p w14:paraId="5E000137" w14:textId="77777777" w:rsidR="00C60D85" w:rsidRDefault="00000000">
            <w:pPr>
              <w:spacing w:after="0"/>
              <w:rPr>
                <w:ins w:id="5445" w:author="Sean de Noronha | DRG" w:date="2026-09-29T16:10:00Z" w16du:dateUtc="2026-09-29T14:10:00Z"/>
                <w:rFonts w:cs="Arial"/>
                <w:sz w:val="14"/>
                <w:szCs w:val="14"/>
              </w:rPr>
            </w:pPr>
            <w:ins w:id="5446" w:author="Sean de Noronha | DRG" w:date="2026-09-29T16:10:00Z" w16du:dateUtc="2026-09-29T14:10:00Z">
              <w:r>
                <w:rPr>
                  <w:rFonts w:cs="Arial"/>
                  <w:sz w:val="14"/>
                  <w:szCs w:val="14"/>
                </w:rPr>
                <w:t>Velocity 20 to 150 m/s</w:t>
              </w:r>
            </w:ins>
          </w:p>
        </w:tc>
        <w:tc>
          <w:tcPr>
            <w:tcW w:w="2260" w:type="dxa"/>
            <w:vAlign w:val="center"/>
          </w:tcPr>
          <w:p w14:paraId="5E000138" w14:textId="77777777" w:rsidR="00C60D85" w:rsidRDefault="00000000">
            <w:pPr>
              <w:spacing w:after="0"/>
              <w:rPr>
                <w:ins w:id="5447" w:author="Sean de Noronha | DRG" w:date="2026-09-29T16:10:00Z" w16du:dateUtc="2026-09-29T14:10:00Z"/>
                <w:rFonts w:cs="Arial"/>
                <w:sz w:val="14"/>
                <w:szCs w:val="14"/>
              </w:rPr>
            </w:pPr>
            <w:commentRangeStart w:id="5448"/>
            <w:ins w:id="5449" w:author="Sean de Noronha | DRG" w:date="2026-09-29T16:10:00Z" w16du:dateUtc="2026-09-29T14:10:00Z">
              <w:r>
                <w:rPr>
                  <w:rFonts w:cs="Arial"/>
                  <w:sz w:val="14"/>
                  <w:szCs w:val="14"/>
                </w:rPr>
                <w:t>Outlet at atmospheric pressure</w:t>
              </w:r>
            </w:ins>
            <w:commentRangeEnd w:id="5448"/>
            <w:ins w:id="5450" w:author="Sean de Noronha | DRG" w:date="2026-09-30T11:25:00Z" w16du:dateUtc="2026-09-30T09:25:00Z">
              <w:r w:rsidR="008E6689">
                <w:rPr>
                  <w:rStyle w:val="CommentReference"/>
                </w:rPr>
                <w:commentReference w:id="5448"/>
              </w:r>
            </w:ins>
          </w:p>
        </w:tc>
        <w:tc>
          <w:tcPr>
            <w:tcW w:w="1100" w:type="dxa"/>
            <w:vAlign w:val="center"/>
          </w:tcPr>
          <w:p w14:paraId="5E000139" w14:textId="77777777" w:rsidR="00C60D85" w:rsidRDefault="00000000">
            <w:pPr>
              <w:spacing w:after="0"/>
              <w:rPr>
                <w:ins w:id="5451" w:author="Sean de Noronha | DRG" w:date="2026-09-29T16:10:00Z" w16du:dateUtc="2026-09-29T14:10:00Z"/>
                <w:rFonts w:cs="Arial"/>
                <w:sz w:val="14"/>
                <w:szCs w:val="14"/>
              </w:rPr>
            </w:pPr>
            <w:ins w:id="5452" w:author="Sean de Noronha | DRG" w:date="2026-09-29T16:10:00Z" w16du:dateUtc="2026-09-29T14:10:00Z">
              <w:r>
                <w:rPr>
                  <w:rFonts w:cs="Arial"/>
                  <w:sz w:val="14"/>
                  <w:szCs w:val="14"/>
                </w:rPr>
                <w:t>38</w:t>
              </w:r>
            </w:ins>
          </w:p>
        </w:tc>
      </w:tr>
    </w:tbl>
    <w:p w14:paraId="5E00013A" w14:textId="77777777" w:rsidR="00C60D85" w:rsidRDefault="00000000">
      <w:pPr>
        <w:rPr>
          <w:ins w:id="5453" w:author="Sean de Noronha | DRG" w:date="2026-09-29T16:10:00Z" w16du:dateUtc="2026-09-29T14:10:00Z"/>
          <w:i/>
        </w:rPr>
      </w:pPr>
      <w:ins w:id="5454" w:author="Sean de Noronha | DRG" w:date="2026-09-29T16:10:00Z" w16du:dateUtc="2026-09-29T14:10:00Z">
        <w:r>
          <w:rPr>
            <w:i/>
          </w:rPr>
          <w:t>Table 25 – Prioritized test program. Values are proposed; Appendix D gives the full test matrix and the detailed specifications.</w:t>
        </w:r>
      </w:ins>
    </w:p>
    <w:p w14:paraId="5E00013B" w14:textId="77777777" w:rsidR="00C60D85" w:rsidRDefault="00000000">
      <w:pPr>
        <w:rPr>
          <w:ins w:id="5455" w:author="Sean de Noronha | DRG" w:date="2026-09-29T16:10:00Z" w16du:dateUtc="2026-09-29T14:10:00Z"/>
        </w:rPr>
      </w:pPr>
      <w:ins w:id="5456" w:author="Sean de Noronha | DRG" w:date="2026-09-29T16:10:00Z" w16du:dateUtc="2026-09-29T14:10:00Z">
        <w:r>
          <w:t>The instrumentation follows from the quantities of §3.8.2. Appendix D states the range and the uncertainty each measurement needs and leaves the choice of instrument to the testing laboratory, which can then use equipment it already holds, calibrated for helium, nitrogen and natural gas.</w:t>
        </w:r>
      </w:ins>
    </w:p>
    <w:p w14:paraId="5E00013C" w14:textId="1518DB71" w:rsidR="00C60D85" w:rsidRDefault="00000000">
      <w:pPr>
        <w:rPr>
          <w:ins w:id="5457" w:author="Sean de Noronha | DRG" w:date="2026-09-29T16:10:00Z" w16du:dateUtc="2026-09-29T14:10:00Z"/>
        </w:rPr>
      </w:pPr>
      <w:ins w:id="5458" w:author="Sean de Noronha | DRG" w:date="2026-09-29T16:10:00Z" w16du:dateUtc="2026-09-29T14:10:00Z">
        <w:r>
          <w:t>The program is to be run by CSA and its partner laboratories, which hold the flow-test facilities it needs, with CSA owning the hydrogen reference capacities that result, since those capacities would become the reference for hydrogen EHD ratings under</w:t>
        </w:r>
      </w:ins>
      <w:ins w:id="5459" w:author="Sean de Noronha | DRG" w:date="2026-09-29T17:02:00Z" w16du:dateUtc="2026-09-29T15:02:00Z">
        <w:r w:rsidR="00F2680B">
          <w:t xml:space="preserve"> a</w:t>
        </w:r>
      </w:ins>
      <w:ins w:id="5460" w:author="Sean de Noronha | DRG" w:date="2026-09-29T17:03:00Z" w16du:dateUtc="2026-09-29T15:03:00Z">
        <w:r w:rsidR="00F2680B">
          <w:t xml:space="preserve"> new standard for sizing CSST to be used with hydrogen</w:t>
        </w:r>
      </w:ins>
      <w:ins w:id="5461" w:author="Sean de Noronha | DRG" w:date="2026-09-29T16:10:00Z" w16du:dateUtc="2026-09-29T14:10:00Z">
        <w:r>
          <w:t>.</w:t>
        </w:r>
      </w:ins>
    </w:p>
    <w:p w14:paraId="156CA894" w14:textId="77777777" w:rsidR="00976B66" w:rsidRPr="00801F35" w:rsidRDefault="00C64113" w:rsidP="001D5AC6">
      <w:pPr>
        <w:pStyle w:val="Heading1"/>
      </w:pPr>
      <w:bookmarkStart w:id="5462" w:name="_Toc241507001"/>
      <w:r>
        <w:t>Integrated Gap Analysis and Recommendations</w:t>
      </w:r>
      <w:bookmarkEnd w:id="5462"/>
    </w:p>
    <w:p w14:paraId="048BF6F5" w14:textId="77777777" w:rsidR="00976B66" w:rsidRPr="00801F35" w:rsidRDefault="00C64113">
      <w:del w:id="5463" w:author="Sean de Noronha | DRG" w:date="2026-09-28T18:20:00Z" w16du:dateUtc="2026-09-28T16:20:00Z">
        <w:r>
          <w:rPr>
            <w:i/>
          </w:rPr>
          <w:delText xml:space="preserve">This section will </w:delText>
        </w:r>
      </w:del>
      <w:del w:id="5464" w:author="Sean de Noronha | DRG" w:date="2026-09-23T14:55:00Z">
        <w:r>
          <w:rPr>
            <w:i/>
          </w:rPr>
          <w:delText>synthesise</w:delText>
        </w:r>
      </w:del>
      <w:del w:id="5465" w:author="Sean de Noronha | DRG" w:date="2026-09-28T18:20:00Z" w16du:dateUtc="2026-09-28T16:20:00Z">
        <w:r>
          <w:rPr>
            <w:i/>
          </w:rPr>
          <w:delText xml:space="preserve"> findings from all preceding sections into an integrated gap analysis and recommendations for standards development.</w:delText>
        </w:r>
      </w:del>
      <w:ins w:id="5466" w:author="Sean de Noronha | DRG" w:date="2026-09-29T16:20:00Z" w16du:dateUtc="2026-09-29T14:20:00Z">
        <w:r>
          <w:t>This chapter draws the results of Chapter 3 together. It sets out the chain of findings from the sizing equation to the recommended sizing options (§4.1), lists the gaps between the current standards and hydrogen service (§4.2), and closes with recommendations for each standard (§4.3).</w:t>
        </w:r>
      </w:ins>
    </w:p>
    <w:p w14:paraId="088DC988" w14:textId="77777777" w:rsidR="00976B66" w:rsidRPr="00801F35" w:rsidRDefault="00C64113" w:rsidP="00857005">
      <w:pPr>
        <w:pStyle w:val="Heading2"/>
      </w:pPr>
      <w:bookmarkStart w:id="5467" w:name="_Toc241507002"/>
      <w:r>
        <w:t>Integrated Analysis</w:t>
      </w:r>
      <w:bookmarkEnd w:id="5467"/>
    </w:p>
    <w:p w14:paraId="4279268C" w14:textId="04D58F23" w:rsidR="00976B66" w:rsidRPr="00801F35" w:rsidDel="00F274F7" w:rsidRDefault="00C64113">
      <w:pPr>
        <w:rPr>
          <w:del w:id="5468" w:author="Sean de Noronha | DRG" w:date="2026-09-30T11:30:00Z" w16du:dateUtc="2026-09-30T09:30:00Z"/>
        </w:rPr>
      </w:pPr>
      <w:del w:id="5469" w:author="Sean de Noronha | DRG" w:date="2026-09-28T18:20:00Z" w16du:dateUtc="2026-09-28T16:20:00Z">
        <w:r>
          <w:rPr>
            <w:i/>
          </w:rPr>
          <w:delText>Combined insights from all research tasks comparing existing natural gas sizing methods to proposed hydrogen-specific equations.</w:delText>
        </w:r>
      </w:del>
      <w:ins w:id="5470" w:author="Sean de Noronha | DRG" w:date="2026-09-29T16:20:00Z" w16du:dateUtc="2026-09-29T14:20:00Z">
        <w:r>
          <w:t xml:space="preserve">The three installation codes size non-corrugated pipe with the Polyflo equation, and this study shows that Polyflo is the General Flow Equation with one friction law hidden in its three published constants: </w:t>
        </w:r>
        <w:r>
          <w:rPr>
            <w:i/>
          </w:rPr>
          <w:t>f</w:t>
        </w:r>
        <w:r>
          <w:t xml:space="preserve"> = 0.140370·</w:t>
        </w:r>
        <w:r>
          <w:rPr>
            <w:i/>
          </w:rPr>
          <w:t>Re</w:t>
        </w:r>
        <w:r>
          <w:rPr>
            <w:vertAlign w:val="superscript"/>
          </w:rPr>
          <w:t>−0.151571</w:t>
        </w:r>
        <w:r>
          <w:t xml:space="preserve"> (§3.5.1). Every published table</w:t>
        </w:r>
      </w:ins>
      <w:ins w:id="5471" w:author="Sean de Noronha | DRG" w:date="2026-09-30T11:33:00Z" w16du:dateUtc="2026-09-30T09:33:00Z">
        <w:r w:rsidR="00F274F7">
          <w:t xml:space="preserve"> in CSA B149.1:25</w:t>
        </w:r>
      </w:ins>
      <w:ins w:id="5472" w:author="Sean de Noronha | DRG" w:date="2026-09-29T16:20:00Z" w16du:dateUtc="2026-09-29T14:20:00Z">
        <w:r>
          <w:t xml:space="preserve"> can be reproduced from that law, and the equation can be evaluated for any gas by entering its relative density and viscosity.</w:t>
        </w:r>
      </w:ins>
    </w:p>
    <w:p w14:paraId="5E00013D" w14:textId="67C3D171" w:rsidR="00C60D85" w:rsidRDefault="00F274F7">
      <w:pPr>
        <w:rPr>
          <w:ins w:id="5473" w:author="Sean de Noronha | DRG" w:date="2026-09-29T16:20:00Z" w16du:dateUtc="2026-09-29T14:20:00Z"/>
        </w:rPr>
      </w:pPr>
      <w:ins w:id="5474" w:author="Sean de Noronha | DRG" w:date="2026-09-30T11:30:00Z" w16du:dateUtc="2026-09-30T09:30:00Z">
        <w:r>
          <w:t xml:space="preserve"> </w:t>
        </w:r>
      </w:ins>
      <w:ins w:id="5475" w:author="Sean de Noronha | DRG" w:date="2026-09-29T16:20:00Z" w16du:dateUtc="2026-09-29T14:20:00Z">
        <w:r w:rsidR="00000000">
          <w:t>Compared with Moody friction, represented by the Churchill correlation</w:t>
        </w:r>
      </w:ins>
      <w:ins w:id="5476" w:author="Sean de Noronha | DRG" w:date="2026-09-30T11:30:00Z" w16du:dateUtc="2026-09-30T09:30:00Z">
        <w:r>
          <w:t>, Polyflo</w:t>
        </w:r>
      </w:ins>
      <w:ins w:id="5477" w:author="Sean de Noronha | DRG" w:date="2026-09-29T16:20:00Z" w16du:dateUtc="2026-09-29T14:20:00Z">
        <w:r w:rsidR="00000000">
          <w:t xml:space="preserve"> stays close only between about </w:t>
        </w:r>
        <w:r w:rsidR="00000000">
          <w:rPr>
            <w:i/>
          </w:rPr>
          <w:t>Re</w:t>
        </w:r>
        <w:r w:rsidR="00000000">
          <w:t xml:space="preserve"> = 4,000 and 10,000, where it is within ±5% (§3.5.3). Below </w:t>
        </w:r>
        <w:r w:rsidR="00000000">
          <w:rPr>
            <w:i/>
          </w:rPr>
          <w:t>Re</w:t>
        </w:r>
        <w:r w:rsidR="00000000">
          <w:t xml:space="preserve"> = 1,361 it lies under the laminar line and </w:t>
        </w:r>
        <w:r w:rsidR="00000000">
          <w:lastRenderedPageBreak/>
          <w:t xml:space="preserve">gives a higher capacity than Moody friction, by 33% on average in the cells of the lowest natural-gas schedule that lie below it. Between </w:t>
        </w:r>
        <w:r w:rsidR="00000000">
          <w:rPr>
            <w:i/>
          </w:rPr>
          <w:t>Re</w:t>
        </w:r>
        <w:r w:rsidR="00000000">
          <w:t xml:space="preserve"> = 1,361 and about 2,800 it is conservative, just above the transition it gives up to about 6% more capacity, and at Reynolds numbers of order 10</w:t>
        </w:r>
        <w:r w:rsidR="00000000">
          <w:rPr>
            <w:vertAlign w:val="superscript"/>
          </w:rPr>
          <w:t>5</w:t>
        </w:r>
        <w:r w:rsidR="00000000">
          <w:t xml:space="preserve"> it falls below the Churchill curves of the smaller and rougher pipes. Because the deviation depends only on the Reynolds number and the pipe roughness, it applies to hydrogen exactly as it does to natural gas.</w:t>
        </w:r>
      </w:ins>
    </w:p>
    <w:p w14:paraId="5E00013F" w14:textId="4D7E4DD3" w:rsidR="00C60D85" w:rsidRDefault="00000000">
      <w:pPr>
        <w:rPr>
          <w:ins w:id="5478" w:author="Sean de Noronha | DRG" w:date="2026-09-29T16:20:00Z" w16du:dateUtc="2026-09-29T14:20:00Z"/>
        </w:rPr>
      </w:pPr>
      <w:ins w:id="5479" w:author="Sean de Noronha | DRG" w:date="2026-09-29T16:20:00Z" w16du:dateUtc="2026-09-29T14:20:00Z">
        <w:r>
          <w:t>Hydrogen runs at about half the Reynolds number of natural gas at equal energy delivery, so more of its cells fall in the region where Polyflo deviates most from Moody friction</w:t>
        </w:r>
        <w:commentRangeStart w:id="5480"/>
        <w:r>
          <w:t>. At the low-pressure schedule of Table A.1</w:t>
        </w:r>
      </w:ins>
      <w:commentRangeEnd w:id="5480"/>
      <w:ins w:id="5481" w:author="Sean de Noronha | DRG" w:date="2026-09-30T11:36:00Z" w16du:dateUtc="2026-09-30T09:36:00Z">
        <w:r w:rsidR="00F274F7">
          <w:rPr>
            <w:rStyle w:val="CommentReference"/>
          </w:rPr>
          <w:commentReference w:id="5480"/>
        </w:r>
      </w:ins>
      <w:ins w:id="5482" w:author="Sean de Noronha | DRG" w:date="2026-09-29T16:20:00Z" w16du:dateUtc="2026-09-29T14:20:00Z">
        <w:r>
          <w:t>, 41.8% of hydrogen cells are laminar against 20.3% for natural gas, and the RMS deviation from the reference rises from 15.6% to 28.5% (Tables 9 and 16).</w:t>
        </w:r>
      </w:ins>
      <w:ins w:id="5483" w:author="Sean de Noronha | DRG" w:date="2026-09-30T11:31:00Z" w16du:dateUtc="2026-09-30T09:31:00Z">
        <w:r w:rsidR="00F274F7">
          <w:t xml:space="preserve"> </w:t>
        </w:r>
      </w:ins>
      <w:commentRangeStart w:id="5484"/>
      <w:ins w:id="5485" w:author="Sean de Noronha | DRG" w:date="2026-09-29T16:20:00Z" w16du:dateUtc="2026-09-29T14:20:00Z">
        <w:r>
          <w:t>At the low-pressure schedules of Tables A.1 and A.2</w:t>
        </w:r>
      </w:ins>
      <w:commentRangeEnd w:id="5484"/>
      <w:ins w:id="5486" w:author="Sean de Noronha | DRG" w:date="2026-09-30T11:36:00Z" w16du:dateUtc="2026-09-30T09:36:00Z">
        <w:r w:rsidR="00F274F7">
          <w:rPr>
            <w:rStyle w:val="CommentReference"/>
          </w:rPr>
          <w:commentReference w:id="5484"/>
        </w:r>
      </w:ins>
      <w:ins w:id="5487" w:author="Sean de Noronha | DRG" w:date="2026-09-29T16:20:00Z" w16du:dateUtc="2026-09-29T14:20:00Z">
        <w:r>
          <w:t xml:space="preserve">, hydrogen reaches at most </w:t>
        </w:r>
        <w:r>
          <w:rPr>
            <w:i/>
          </w:rPr>
          <w:t>Re</w:t>
        </w:r>
        <w:r>
          <w:t xml:space="preserve"> ≈ 16,000 and 31 m/s (103 ft/s) in runs of 30 ft (9 m) and longer, and in </w:t>
        </w:r>
        <w:commentRangeStart w:id="5488"/>
        <w:r>
          <w:t xml:space="preserve">CSST at the measured conditions about </w:t>
        </w:r>
        <w:r>
          <w:rPr>
            <w:i/>
          </w:rPr>
          <w:t>Re</w:t>
        </w:r>
        <w:r>
          <w:t xml:space="preserve"> ≈ 23,000 and 80 m/s (262 ft/s). </w:t>
        </w:r>
      </w:ins>
      <w:commentRangeEnd w:id="5488"/>
      <w:ins w:id="5489" w:author="Sean de Noronha | DRG" w:date="2026-09-30T11:34:00Z" w16du:dateUtc="2026-09-30T09:34:00Z">
        <w:r w:rsidR="00F274F7">
          <w:rPr>
            <w:rStyle w:val="CommentReference"/>
          </w:rPr>
          <w:commentReference w:id="5488"/>
        </w:r>
      </w:ins>
      <w:ins w:id="5490" w:author="Sean de Noronha | DRG" w:date="2026-09-29T16:20:00Z" w16du:dateUtc="2026-09-29T14:20:00Z">
        <w:r>
          <w:t xml:space="preserve">Only </w:t>
        </w:r>
        <w:commentRangeStart w:id="5491"/>
        <w:r>
          <w:t xml:space="preserve">short runs of the larger sizes at the elevated-pressure schedules go further, </w:t>
        </w:r>
      </w:ins>
      <w:commentRangeEnd w:id="5491"/>
      <w:ins w:id="5492" w:author="Sean de Noronha | DRG" w:date="2026-09-30T11:35:00Z" w16du:dateUtc="2026-09-30T09:35:00Z">
        <w:r w:rsidR="00F274F7">
          <w:rPr>
            <w:rStyle w:val="CommentReference"/>
          </w:rPr>
          <w:commentReference w:id="5491"/>
        </w:r>
      </w:ins>
      <w:ins w:id="5493" w:author="Sean de Noronha | DRG" w:date="2026-09-29T16:20:00Z" w16du:dateUtc="2026-09-29T14:20:00Z">
        <w:r>
          <w:t xml:space="preserve">up to </w:t>
        </w:r>
        <w:r>
          <w:rPr>
            <w:i/>
          </w:rPr>
          <w:t>Re</w:t>
        </w:r>
        <w:r>
          <w:t xml:space="preserve"> ≈ 1.9 × 10</w:t>
        </w:r>
        <w:r>
          <w:rPr>
            <w:vertAlign w:val="superscript"/>
          </w:rPr>
          <w:t>5</w:t>
        </w:r>
        <w:r>
          <w:t xml:space="preserve"> and about 300 m/s (980 ft/s) for 30 ft of NPS 2 at the schedule of </w:t>
        </w:r>
        <w:commentRangeStart w:id="5494"/>
        <w:r>
          <w:t xml:space="preserve">Table A.5 </w:t>
        </w:r>
      </w:ins>
      <w:commentRangeEnd w:id="5494"/>
      <w:ins w:id="5495" w:author="Sean de Noronha | DRG" w:date="2026-09-30T11:36:00Z" w16du:dateUtc="2026-09-30T09:36:00Z">
        <w:r w:rsidR="00F274F7">
          <w:rPr>
            <w:rStyle w:val="CommentReference"/>
          </w:rPr>
          <w:commentReference w:id="5494"/>
        </w:r>
      </w:ins>
      <w:ins w:id="5496" w:author="Sean de Noronha | DRG" w:date="2026-09-29T16:20:00Z" w16du:dateUtc="2026-09-29T14:20:00Z">
        <w:r>
          <w:t>(§3.7.1). The laminar and transitional regions therefore dominate for hydrogen, and where hydrogen reaches the high-Reynolds band, Polyflo stays within about 1% of Moody friction for new commercial steel (§3.7.2). None of the codes limit velocity, and no hydrogen-specific limit has yet been set.</w:t>
        </w:r>
      </w:ins>
    </w:p>
    <w:p w14:paraId="5E000140" w14:textId="77777777" w:rsidR="00C60D85" w:rsidRDefault="00000000">
      <w:pPr>
        <w:rPr>
          <w:ins w:id="5497" w:author="Sean de Noronha | DRG" w:date="2026-09-29T16:20:00Z" w16du:dateUtc="2026-09-29T14:20:00Z"/>
        </w:rPr>
      </w:pPr>
      <w:commentRangeStart w:id="5498"/>
      <w:ins w:id="5499" w:author="Sean de Noronha | DRG" w:date="2026-09-29T16:20:00Z" w16du:dateUtc="2026-09-29T14:20:00Z">
        <w:r>
          <w:t>The remedy follows directly</w:t>
        </w:r>
      </w:ins>
      <w:commentRangeEnd w:id="5498"/>
      <w:ins w:id="5500" w:author="Sean de Noronha | DRG" w:date="2026-09-29T17:08:00Z" w16du:dateUtc="2026-09-29T15:08:00Z">
        <w:r w:rsidR="00F2680B">
          <w:rPr>
            <w:rStyle w:val="CommentReference"/>
          </w:rPr>
          <w:commentReference w:id="5498"/>
        </w:r>
      </w:ins>
      <w:ins w:id="5501" w:author="Sean de Noronha | DRG" w:date="2026-09-29T16:20:00Z" w16du:dateUtc="2026-09-29T14:20:00Z">
        <w:r>
          <w:t>. Using 64/</w:t>
        </w:r>
        <w:r>
          <w:rPr>
            <w:i/>
          </w:rPr>
          <w:t>Re</w:t>
        </w:r>
        <w:r>
          <w:t xml:space="preserve"> below </w:t>
        </w:r>
        <w:r>
          <w:rPr>
            <w:i/>
          </w:rPr>
          <w:t>Re</w:t>
        </w:r>
        <w:r>
          <w:t xml:space="preserve"> = 1,361 and Polyflo as published above it removes the largest deviation from Moody friction and leaves, by calculation, up to about 6% near the transition (</w:t>
        </w:r>
        <w:commentRangeStart w:id="5502"/>
        <w:r>
          <w:t>Option A). Where full conservatism relative to Moody friction is wanted, raising the Polyflo line by a factor of 1.18 removes that too, for steel, copper and plastic pipe, without a roughness value (Option B, §3.7.3).</w:t>
        </w:r>
      </w:ins>
      <w:commentRangeEnd w:id="5502"/>
      <w:ins w:id="5503" w:author="Sean de Noronha | DRG" w:date="2026-09-30T11:37:00Z" w16du:dateUtc="2026-09-30T09:37:00Z">
        <w:r w:rsidR="00F274F7">
          <w:rPr>
            <w:rStyle w:val="CommentReference"/>
          </w:rPr>
          <w:commentReference w:id="5502"/>
        </w:r>
      </w:ins>
    </w:p>
    <w:p w14:paraId="5E000141" w14:textId="77777777" w:rsidR="00C60D85" w:rsidRDefault="00000000">
      <w:pPr>
        <w:rPr>
          <w:ins w:id="5504" w:author="Sean de Noronha | DRG" w:date="2026-09-29T16:20:00Z" w16du:dateUtc="2026-09-29T14:20:00Z"/>
        </w:rPr>
      </w:pPr>
      <w:ins w:id="5505" w:author="Sean de Noronha | DRG" w:date="2026-09-29T16:20:00Z" w16du:dateUtc="2026-09-29T14:20:00Z">
        <w:r>
          <w:t>CSST is a different case. No sizing equation exists for it, its published capacities are fitted certification curves, and its friction is dominated by form drag at the corrugations rather than by wall roughness (§3.5.2). The measured natural-gas data show a laminar branch joined to a size-dependent plateau, but the CFD of §3.8 reproduces only the laminar branch, so the trend is not confirmed by an independent method and no hydrogen closure can be proposed.</w:t>
        </w:r>
      </w:ins>
    </w:p>
    <w:p w14:paraId="5E000142" w14:textId="6357425C" w:rsidR="00C60D85" w:rsidRDefault="00000000">
      <w:pPr>
        <w:rPr>
          <w:ins w:id="5506" w:author="Sean de Noronha | DRG" w:date="2026-09-29T16:20:00Z" w16du:dateUtc="2026-09-29T14:20:00Z"/>
        </w:rPr>
      </w:pPr>
      <w:ins w:id="5507" w:author="Sean de Noronha | DRG" w:date="2026-09-29T16:20:00Z" w16du:dateUtc="2026-09-29T14:20:00Z">
        <w:r>
          <w:t>The operating effects discussed in §3.4 complete the picture. At equal energy input hydrogen raises the pressure drop by about 11 to 26% before friction changes (§3.4.2), raises fitting noise by 5 to 7 dB (§3.4.4) and raises in-pipe velocity about threefold (§3.4.1). A one-step pipe upsize brings all three back to or below the natural-gas baseline (§3.4.7), while raising the supply pressure removes the noise increase within the 5</w:t>
        </w:r>
      </w:ins>
      <w:ins w:id="5508" w:author="Sean de Noronha | DRG" w:date="2026-09-30T11:31:00Z" w16du:dateUtc="2026-09-30T09:31:00Z">
        <w:r w:rsidR="00F274F7">
          <w:t>-</w:t>
        </w:r>
      </w:ins>
      <w:ins w:id="5509" w:author="Sean de Noronha | DRG" w:date="2026-09-29T16:20:00Z" w16du:dateUtc="2026-09-29T14:20:00Z">
        <w:r>
          <w:t>psig indoor cap of the U.S. codes [33], [34] only on the HHV basis (§3.4.5).</w:t>
        </w:r>
      </w:ins>
    </w:p>
    <w:p w14:paraId="3CC88EEB" w14:textId="77777777" w:rsidR="00976B66" w:rsidRPr="00801F35" w:rsidRDefault="00C64113" w:rsidP="00857005">
      <w:pPr>
        <w:pStyle w:val="Heading2"/>
      </w:pPr>
      <w:bookmarkStart w:id="5510" w:name="_Toc241507003"/>
      <w:r>
        <w:t>Identified Gaps and Misalignments</w:t>
      </w:r>
      <w:bookmarkEnd w:id="5510"/>
    </w:p>
    <w:p w14:paraId="751FA0D7" w14:textId="77777777" w:rsidR="00976B66" w:rsidRPr="00801F35" w:rsidRDefault="00C64113">
      <w:del w:id="5511" w:author="Sean de Noronha | DRG" w:date="2026-09-28T18:27:00Z" w16du:dateUtc="2026-09-28T16:27:00Z">
        <w:r>
          <w:rPr>
            <w:i/>
          </w:rPr>
          <w:delText>Structured summary of gaps between current standards and hydrogen requirements.</w:delText>
        </w:r>
      </w:del>
      <w:ins w:id="5512" w:author="Sean de Noronha | DRG" w:date="2026-09-29T16:28:00Z" w16du:dateUtc="2026-09-29T14:28:00Z">
        <w:r>
          <w:t>Table 26 lists the gaps and misalignments between the current standards and 100% hydrogen domestic service, with the consequence of each and the part of this report that addresses it.</w:t>
        </w:r>
      </w:ins>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26"/>
        <w:tblDescription w:val="Table 26 – Gaps and misalignments between the current standards and 100% hydrogen domestic service."/>
        <w:tblPrChange w:id="5513" w:author="Sean de Noronha | DRG" w:date="2026-09-29T17:10:00Z" w16du:dateUtc="2026-09-29T15:10:00Z">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26"/>
            <w:tblDescription w:val="Table 26 – Gaps and misalignments between the current standards and 100% hydrogen domestic service."/>
          </w:tblPr>
        </w:tblPrChange>
      </w:tblPr>
      <w:tblGrid>
        <w:gridCol w:w="2112"/>
        <w:gridCol w:w="2313"/>
        <w:gridCol w:w="2976"/>
        <w:gridCol w:w="2011"/>
        <w:tblGridChange w:id="5514">
          <w:tblGrid>
            <w:gridCol w:w="2100"/>
            <w:gridCol w:w="12"/>
            <w:gridCol w:w="2288"/>
            <w:gridCol w:w="25"/>
            <w:gridCol w:w="2935"/>
            <w:gridCol w:w="41"/>
            <w:gridCol w:w="1959"/>
            <w:gridCol w:w="52"/>
          </w:tblGrid>
        </w:tblGridChange>
      </w:tblGrid>
      <w:tr w:rsidR="00C60D85" w14:paraId="0CFEA2FF" w14:textId="77777777" w:rsidTr="00F2680B">
        <w:trPr>
          <w:tblHeader/>
          <w:jc w:val="center"/>
          <w:ins w:id="5515" w:author="Sean de Noronha | DRG" w:date="2026-09-29T16:28:00Z"/>
          <w:trPrChange w:id="5516" w:author="Sean de Noronha | DRG" w:date="2026-09-29T17:10:00Z" w16du:dateUtc="2026-09-29T15:10:00Z">
            <w:trPr>
              <w:gridAfter w:val="0"/>
              <w:tblHeader/>
              <w:jc w:val="center"/>
            </w:trPr>
          </w:trPrChange>
        </w:trPr>
        <w:tc>
          <w:tcPr>
            <w:tcW w:w="2112" w:type="dxa"/>
            <w:shd w:val="clear" w:color="auto" w:fill="F2F2F2"/>
            <w:vAlign w:val="center"/>
            <w:tcPrChange w:id="5517" w:author="Sean de Noronha | DRG" w:date="2026-09-29T17:10:00Z" w16du:dateUtc="2026-09-29T15:10:00Z">
              <w:tcPr>
                <w:tcW w:w="2100" w:type="dxa"/>
                <w:shd w:val="clear" w:color="auto" w:fill="F2F2F2"/>
                <w:vAlign w:val="center"/>
              </w:tcPr>
            </w:tcPrChange>
          </w:tcPr>
          <w:p w14:paraId="5E000143" w14:textId="77777777" w:rsidR="00C60D85" w:rsidRDefault="00000000">
            <w:pPr>
              <w:spacing w:after="0"/>
              <w:rPr>
                <w:ins w:id="5518" w:author="Sean de Noronha | DRG" w:date="2026-09-29T16:28:00Z" w16du:dateUtc="2026-09-29T14:28:00Z"/>
                <w:rFonts w:cs="Arial"/>
                <w:b/>
                <w:bCs/>
                <w:sz w:val="16"/>
                <w:szCs w:val="16"/>
              </w:rPr>
            </w:pPr>
            <w:ins w:id="5519" w:author="Sean de Noronha | DRG" w:date="2026-09-29T16:28:00Z" w16du:dateUtc="2026-09-29T14:28:00Z">
              <w:r>
                <w:rPr>
                  <w:rFonts w:cs="Arial"/>
                  <w:b/>
                  <w:bCs/>
                  <w:sz w:val="16"/>
                  <w:szCs w:val="16"/>
                </w:rPr>
                <w:t>Gap</w:t>
              </w:r>
            </w:ins>
          </w:p>
        </w:tc>
        <w:tc>
          <w:tcPr>
            <w:tcW w:w="2313" w:type="dxa"/>
            <w:shd w:val="clear" w:color="auto" w:fill="F2F2F2"/>
            <w:vAlign w:val="center"/>
            <w:tcPrChange w:id="5520" w:author="Sean de Noronha | DRG" w:date="2026-09-29T17:10:00Z" w16du:dateUtc="2026-09-29T15:10:00Z">
              <w:tcPr>
                <w:tcW w:w="2300" w:type="dxa"/>
                <w:gridSpan w:val="2"/>
                <w:shd w:val="clear" w:color="auto" w:fill="F2F2F2"/>
                <w:vAlign w:val="center"/>
              </w:tcPr>
            </w:tcPrChange>
          </w:tcPr>
          <w:p w14:paraId="5E000144" w14:textId="77777777" w:rsidR="00C60D85" w:rsidRDefault="00000000">
            <w:pPr>
              <w:spacing w:after="0"/>
              <w:rPr>
                <w:ins w:id="5521" w:author="Sean de Noronha | DRG" w:date="2026-09-29T16:28:00Z" w16du:dateUtc="2026-09-29T14:28:00Z"/>
                <w:rFonts w:cs="Arial"/>
                <w:b/>
                <w:bCs/>
                <w:sz w:val="16"/>
                <w:szCs w:val="16"/>
              </w:rPr>
            </w:pPr>
            <w:ins w:id="5522" w:author="Sean de Noronha | DRG" w:date="2026-09-29T16:28:00Z" w16du:dateUtc="2026-09-29T14:28:00Z">
              <w:r>
                <w:rPr>
                  <w:rFonts w:cs="Arial"/>
                  <w:b/>
                  <w:bCs/>
                  <w:sz w:val="16"/>
                  <w:szCs w:val="16"/>
                </w:rPr>
                <w:t>Standard and clause</w:t>
              </w:r>
            </w:ins>
          </w:p>
        </w:tc>
        <w:tc>
          <w:tcPr>
            <w:tcW w:w="2976" w:type="dxa"/>
            <w:shd w:val="clear" w:color="auto" w:fill="F2F2F2"/>
            <w:vAlign w:val="center"/>
            <w:tcPrChange w:id="5523" w:author="Sean de Noronha | DRG" w:date="2026-09-29T17:10:00Z" w16du:dateUtc="2026-09-29T15:10:00Z">
              <w:tcPr>
                <w:tcW w:w="2960" w:type="dxa"/>
                <w:gridSpan w:val="2"/>
                <w:shd w:val="clear" w:color="auto" w:fill="F2F2F2"/>
                <w:vAlign w:val="center"/>
              </w:tcPr>
            </w:tcPrChange>
          </w:tcPr>
          <w:p w14:paraId="5E000145" w14:textId="77777777" w:rsidR="00C60D85" w:rsidRDefault="00000000">
            <w:pPr>
              <w:spacing w:after="0"/>
              <w:rPr>
                <w:ins w:id="5524" w:author="Sean de Noronha | DRG" w:date="2026-09-29T16:28:00Z" w16du:dateUtc="2026-09-29T14:28:00Z"/>
                <w:rFonts w:cs="Arial"/>
                <w:b/>
                <w:bCs/>
                <w:sz w:val="16"/>
                <w:szCs w:val="16"/>
              </w:rPr>
            </w:pPr>
            <w:ins w:id="5525" w:author="Sean de Noronha | DRG" w:date="2026-09-29T16:28:00Z" w16du:dateUtc="2026-09-29T14:28:00Z">
              <w:r>
                <w:rPr>
                  <w:rFonts w:cs="Arial"/>
                  <w:b/>
                  <w:bCs/>
                  <w:sz w:val="16"/>
                  <w:szCs w:val="16"/>
                </w:rPr>
                <w:t>Consequence for hydrogen</w:t>
              </w:r>
            </w:ins>
          </w:p>
        </w:tc>
        <w:tc>
          <w:tcPr>
            <w:tcW w:w="2011" w:type="dxa"/>
            <w:shd w:val="clear" w:color="auto" w:fill="F2F2F2"/>
            <w:vAlign w:val="center"/>
            <w:tcPrChange w:id="5526" w:author="Sean de Noronha | DRG" w:date="2026-09-29T17:10:00Z" w16du:dateUtc="2026-09-29T15:10:00Z">
              <w:tcPr>
                <w:tcW w:w="2000" w:type="dxa"/>
                <w:gridSpan w:val="2"/>
                <w:shd w:val="clear" w:color="auto" w:fill="F2F2F2"/>
                <w:vAlign w:val="center"/>
              </w:tcPr>
            </w:tcPrChange>
          </w:tcPr>
          <w:p w14:paraId="5E000146" w14:textId="77777777" w:rsidR="00C60D85" w:rsidRDefault="00000000">
            <w:pPr>
              <w:spacing w:after="0"/>
              <w:rPr>
                <w:ins w:id="5527" w:author="Sean de Noronha | DRG" w:date="2026-09-29T16:28:00Z" w16du:dateUtc="2026-09-29T14:28:00Z"/>
                <w:rFonts w:cs="Arial"/>
                <w:b/>
                <w:bCs/>
                <w:sz w:val="16"/>
                <w:szCs w:val="16"/>
              </w:rPr>
            </w:pPr>
            <w:ins w:id="5528" w:author="Sean de Noronha | DRG" w:date="2026-09-29T16:28:00Z" w16du:dateUtc="2026-09-29T14:28:00Z">
              <w:r>
                <w:rPr>
                  <w:rFonts w:cs="Arial"/>
                  <w:b/>
                  <w:bCs/>
                  <w:sz w:val="16"/>
                  <w:szCs w:val="16"/>
                </w:rPr>
                <w:t>What closes it</w:t>
              </w:r>
            </w:ins>
          </w:p>
        </w:tc>
      </w:tr>
      <w:tr w:rsidR="00C60D85" w14:paraId="1FBFB97A" w14:textId="77777777" w:rsidTr="00F2680B">
        <w:trPr>
          <w:jc w:val="center"/>
          <w:ins w:id="5529" w:author="Sean de Noronha | DRG" w:date="2026-09-29T16:28:00Z"/>
          <w:trPrChange w:id="5530" w:author="Sean de Noronha | DRG" w:date="2026-09-29T17:10:00Z" w16du:dateUtc="2026-09-29T15:10:00Z">
            <w:trPr>
              <w:gridAfter w:val="0"/>
              <w:jc w:val="center"/>
            </w:trPr>
          </w:trPrChange>
        </w:trPr>
        <w:tc>
          <w:tcPr>
            <w:tcW w:w="2112" w:type="dxa"/>
            <w:vAlign w:val="center"/>
            <w:tcPrChange w:id="5531" w:author="Sean de Noronha | DRG" w:date="2026-09-29T17:10:00Z" w16du:dateUtc="2026-09-29T15:10:00Z">
              <w:tcPr>
                <w:tcW w:w="2100" w:type="dxa"/>
                <w:vAlign w:val="center"/>
              </w:tcPr>
            </w:tcPrChange>
          </w:tcPr>
          <w:p w14:paraId="5E000147" w14:textId="77777777" w:rsidR="00C60D85" w:rsidRDefault="00000000">
            <w:pPr>
              <w:spacing w:after="0"/>
              <w:rPr>
                <w:ins w:id="5532" w:author="Sean de Noronha | DRG" w:date="2026-09-29T16:28:00Z" w16du:dateUtc="2026-09-29T14:28:00Z"/>
                <w:rFonts w:cs="Arial"/>
                <w:sz w:val="16"/>
                <w:szCs w:val="16"/>
              </w:rPr>
            </w:pPr>
            <w:ins w:id="5533" w:author="Sean de Noronha | DRG" w:date="2026-09-29T16:28:00Z" w16du:dateUtc="2026-09-29T14:28:00Z">
              <w:r>
                <w:rPr>
                  <w:rFonts w:cs="Arial"/>
                  <w:sz w:val="16"/>
                  <w:szCs w:val="16"/>
                </w:rPr>
                <w:t xml:space="preserve">Relative-density multipliers stop at </w:t>
              </w:r>
              <w:r>
                <w:rPr>
                  <w:rFonts w:cs="Arial"/>
                  <w:i/>
                  <w:sz w:val="16"/>
                  <w:szCs w:val="16"/>
                </w:rPr>
                <w:t>S</w:t>
              </w:r>
              <w:r>
                <w:rPr>
                  <w:rFonts w:cs="Arial"/>
                  <w:sz w:val="16"/>
                  <w:szCs w:val="16"/>
                </w:rPr>
                <w:t xml:space="preserve"> = 0.35</w:t>
              </w:r>
            </w:ins>
          </w:p>
        </w:tc>
        <w:tc>
          <w:tcPr>
            <w:tcW w:w="2313" w:type="dxa"/>
            <w:vAlign w:val="center"/>
            <w:tcPrChange w:id="5534" w:author="Sean de Noronha | DRG" w:date="2026-09-29T17:10:00Z" w16du:dateUtc="2026-09-29T15:10:00Z">
              <w:tcPr>
                <w:tcW w:w="2300" w:type="dxa"/>
                <w:gridSpan w:val="2"/>
                <w:vAlign w:val="center"/>
              </w:tcPr>
            </w:tcPrChange>
          </w:tcPr>
          <w:p w14:paraId="5E000148" w14:textId="77777777" w:rsidR="00C60D85" w:rsidRDefault="00000000">
            <w:pPr>
              <w:spacing w:after="0"/>
              <w:rPr>
                <w:ins w:id="5535" w:author="Sean de Noronha | DRG" w:date="2026-09-29T16:28:00Z" w16du:dateUtc="2026-09-29T14:28:00Z"/>
                <w:rFonts w:cs="Arial"/>
                <w:sz w:val="16"/>
                <w:szCs w:val="16"/>
              </w:rPr>
            </w:pPr>
            <w:ins w:id="5536" w:author="Sean de Noronha | DRG" w:date="2026-09-29T16:28:00Z" w16du:dateUtc="2026-09-29T14:28:00Z">
              <w:r>
                <w:rPr>
                  <w:rFonts w:cs="Arial"/>
                  <w:sz w:val="16"/>
                  <w:szCs w:val="16"/>
                </w:rPr>
                <w:t>CSA B149.1:25 Clause 6.3.6, Annex A.2.6, Table A.15</w:t>
              </w:r>
            </w:ins>
          </w:p>
        </w:tc>
        <w:tc>
          <w:tcPr>
            <w:tcW w:w="2976" w:type="dxa"/>
            <w:vAlign w:val="center"/>
            <w:tcPrChange w:id="5537" w:author="Sean de Noronha | DRG" w:date="2026-09-29T17:10:00Z" w16du:dateUtc="2026-09-29T15:10:00Z">
              <w:tcPr>
                <w:tcW w:w="2960" w:type="dxa"/>
                <w:gridSpan w:val="2"/>
                <w:vAlign w:val="center"/>
              </w:tcPr>
            </w:tcPrChange>
          </w:tcPr>
          <w:p w14:paraId="5E000149" w14:textId="77777777" w:rsidR="00C60D85" w:rsidRDefault="00000000">
            <w:pPr>
              <w:spacing w:after="0"/>
              <w:rPr>
                <w:ins w:id="5538" w:author="Sean de Noronha | DRG" w:date="2026-09-29T16:28:00Z" w16du:dateUtc="2026-09-29T14:28:00Z"/>
                <w:rFonts w:cs="Arial"/>
                <w:sz w:val="16"/>
                <w:szCs w:val="16"/>
              </w:rPr>
            </w:pPr>
            <w:ins w:id="5539" w:author="Sean de Noronha | DRG" w:date="2026-09-29T16:28:00Z" w16du:dateUtc="2026-09-29T14:28:00Z">
              <w:r>
                <w:rPr>
                  <w:rFonts w:cs="Arial"/>
                  <w:sz w:val="16"/>
                  <w:szCs w:val="16"/>
                </w:rPr>
                <w:t>The next-higher rule gives hydrogen (</w:t>
              </w:r>
              <w:r>
                <w:rPr>
                  <w:rFonts w:cs="Arial"/>
                  <w:i/>
                  <w:sz w:val="16"/>
                  <w:szCs w:val="16"/>
                </w:rPr>
                <w:t>S</w:t>
              </w:r>
              <w:r>
                <w:rPr>
                  <w:rFonts w:cs="Arial"/>
                  <w:sz w:val="16"/>
                  <w:szCs w:val="16"/>
                </w:rPr>
                <w:t xml:space="preserve"> = 0.0696) a multiplier of 1.31 against 2.94 from the table's own relationship, with no viscosity term</w:t>
              </w:r>
            </w:ins>
          </w:p>
        </w:tc>
        <w:tc>
          <w:tcPr>
            <w:tcW w:w="2011" w:type="dxa"/>
            <w:vAlign w:val="center"/>
            <w:tcPrChange w:id="5540" w:author="Sean de Noronha | DRG" w:date="2026-09-29T17:10:00Z" w16du:dateUtc="2026-09-29T15:10:00Z">
              <w:tcPr>
                <w:tcW w:w="2000" w:type="dxa"/>
                <w:gridSpan w:val="2"/>
                <w:vAlign w:val="center"/>
              </w:tcPr>
            </w:tcPrChange>
          </w:tcPr>
          <w:p w14:paraId="5E00014A" w14:textId="77777777" w:rsidR="00C60D85" w:rsidRDefault="00000000">
            <w:pPr>
              <w:spacing w:after="0"/>
              <w:rPr>
                <w:ins w:id="5541" w:author="Sean de Noronha | DRG" w:date="2026-09-29T16:28:00Z" w16du:dateUtc="2026-09-29T14:28:00Z"/>
                <w:rFonts w:cs="Arial"/>
                <w:sz w:val="16"/>
                <w:szCs w:val="16"/>
              </w:rPr>
            </w:pPr>
            <w:ins w:id="5542" w:author="Sean de Noronha | DRG" w:date="2026-09-29T16:28:00Z" w16du:dateUtc="2026-09-29T14:28:00Z">
              <w:r>
                <w:rPr>
                  <w:rFonts w:cs="Arial"/>
                  <w:sz w:val="16"/>
                  <w:szCs w:val="16"/>
                </w:rPr>
                <w:t xml:space="preserve">Direct substitution of hydrogen's </w:t>
              </w:r>
              <w:r>
                <w:rPr>
                  <w:rFonts w:cs="Arial"/>
                  <w:i/>
                  <w:sz w:val="16"/>
                  <w:szCs w:val="16"/>
                </w:rPr>
                <w:t>S</w:t>
              </w:r>
              <w:r>
                <w:rPr>
                  <w:rFonts w:cs="Arial"/>
                  <w:sz w:val="16"/>
                  <w:szCs w:val="16"/>
                </w:rPr>
                <w:t xml:space="preserve"> and </w:t>
              </w:r>
              <w:r>
                <w:rPr>
                  <w:rFonts w:cs="Arial"/>
                  <w:i/>
                  <w:sz w:val="16"/>
                  <w:szCs w:val="16"/>
                </w:rPr>
                <w:t>μ</w:t>
              </w:r>
              <w:r>
                <w:rPr>
                  <w:rFonts w:cs="Arial"/>
                  <w:sz w:val="16"/>
                  <w:szCs w:val="16"/>
                </w:rPr>
                <w:t xml:space="preserve"> (§3.5.1); hydrogen annex (§4.3)</w:t>
              </w:r>
            </w:ins>
          </w:p>
        </w:tc>
      </w:tr>
      <w:tr w:rsidR="00C60D85" w14:paraId="193B3093" w14:textId="77777777" w:rsidTr="00F2680B">
        <w:trPr>
          <w:jc w:val="center"/>
          <w:ins w:id="5543" w:author="Sean de Noronha | DRG" w:date="2026-09-29T16:28:00Z"/>
          <w:trPrChange w:id="5544" w:author="Sean de Noronha | DRG" w:date="2026-09-29T17:10:00Z" w16du:dateUtc="2026-09-29T15:10:00Z">
            <w:trPr>
              <w:gridAfter w:val="0"/>
              <w:jc w:val="center"/>
            </w:trPr>
          </w:trPrChange>
        </w:trPr>
        <w:tc>
          <w:tcPr>
            <w:tcW w:w="2112" w:type="dxa"/>
            <w:vAlign w:val="center"/>
            <w:tcPrChange w:id="5545" w:author="Sean de Noronha | DRG" w:date="2026-09-29T17:10:00Z" w16du:dateUtc="2026-09-29T15:10:00Z">
              <w:tcPr>
                <w:tcW w:w="2100" w:type="dxa"/>
                <w:vAlign w:val="center"/>
              </w:tcPr>
            </w:tcPrChange>
          </w:tcPr>
          <w:p w14:paraId="5E00014B" w14:textId="77777777" w:rsidR="00C60D85" w:rsidRDefault="00000000">
            <w:pPr>
              <w:spacing w:after="0"/>
              <w:rPr>
                <w:ins w:id="5546" w:author="Sean de Noronha | DRG" w:date="2026-09-29T16:28:00Z" w16du:dateUtc="2026-09-29T14:28:00Z"/>
                <w:rFonts w:cs="Arial"/>
                <w:sz w:val="16"/>
                <w:szCs w:val="16"/>
              </w:rPr>
            </w:pPr>
            <w:ins w:id="5547" w:author="Sean de Noronha | DRG" w:date="2026-09-29T16:28:00Z" w16du:dateUtc="2026-09-29T14:28:00Z">
              <w:r>
                <w:rPr>
                  <w:rFonts w:cs="Arial"/>
                  <w:sz w:val="16"/>
                  <w:szCs w:val="16"/>
                </w:rPr>
                <w:t xml:space="preserve">Gas at </w:t>
              </w:r>
              <w:r>
                <w:rPr>
                  <w:rFonts w:cs="Arial"/>
                  <w:i/>
                  <w:sz w:val="16"/>
                  <w:szCs w:val="16"/>
                </w:rPr>
                <w:t>S</w:t>
              </w:r>
              <w:r>
                <w:rPr>
                  <w:rFonts w:cs="Arial"/>
                  <w:sz w:val="16"/>
                  <w:szCs w:val="16"/>
                </w:rPr>
                <w:t xml:space="preserve"> ≤ 0.70 may be sized from the natural-gas tables</w:t>
              </w:r>
            </w:ins>
          </w:p>
        </w:tc>
        <w:tc>
          <w:tcPr>
            <w:tcW w:w="2313" w:type="dxa"/>
            <w:vAlign w:val="center"/>
            <w:tcPrChange w:id="5548" w:author="Sean de Noronha | DRG" w:date="2026-09-29T17:10:00Z" w16du:dateUtc="2026-09-29T15:10:00Z">
              <w:tcPr>
                <w:tcW w:w="2300" w:type="dxa"/>
                <w:gridSpan w:val="2"/>
                <w:vAlign w:val="center"/>
              </w:tcPr>
            </w:tcPrChange>
          </w:tcPr>
          <w:p w14:paraId="5E00014C" w14:textId="77777777" w:rsidR="00C60D85" w:rsidRDefault="00000000">
            <w:pPr>
              <w:spacing w:after="0"/>
              <w:rPr>
                <w:ins w:id="5549" w:author="Sean de Noronha | DRG" w:date="2026-09-29T16:28:00Z" w16du:dateUtc="2026-09-29T14:28:00Z"/>
                <w:rFonts w:cs="Arial"/>
                <w:sz w:val="16"/>
                <w:szCs w:val="16"/>
              </w:rPr>
            </w:pPr>
            <w:ins w:id="5550" w:author="Sean de Noronha | DRG" w:date="2026-09-29T16:28:00Z" w16du:dateUtc="2026-09-29T14:28:00Z">
              <w:r>
                <w:rPr>
                  <w:rFonts w:cs="Arial"/>
                  <w:sz w:val="16"/>
                  <w:szCs w:val="16"/>
                </w:rPr>
                <w:t>NFPA 54 Annex B.3.4; IFGC Appendix A102.4</w:t>
              </w:r>
            </w:ins>
          </w:p>
        </w:tc>
        <w:tc>
          <w:tcPr>
            <w:tcW w:w="2976" w:type="dxa"/>
            <w:vAlign w:val="center"/>
            <w:tcPrChange w:id="5551" w:author="Sean de Noronha | DRG" w:date="2026-09-29T17:10:00Z" w16du:dateUtc="2026-09-29T15:10:00Z">
              <w:tcPr>
                <w:tcW w:w="2960" w:type="dxa"/>
                <w:gridSpan w:val="2"/>
                <w:vAlign w:val="center"/>
              </w:tcPr>
            </w:tcPrChange>
          </w:tcPr>
          <w:p w14:paraId="5E00014D" w14:textId="77777777" w:rsidR="00C60D85" w:rsidRDefault="00000000">
            <w:pPr>
              <w:spacing w:after="0"/>
              <w:rPr>
                <w:ins w:id="5552" w:author="Sean de Noronha | DRG" w:date="2026-09-29T16:28:00Z" w16du:dateUtc="2026-09-29T14:28:00Z"/>
                <w:rFonts w:cs="Arial"/>
                <w:sz w:val="16"/>
                <w:szCs w:val="16"/>
              </w:rPr>
            </w:pPr>
            <w:ins w:id="5553" w:author="Sean de Noronha | DRG" w:date="2026-09-29T16:28:00Z" w16du:dateUtc="2026-09-29T14:28:00Z">
              <w:r>
                <w:rPr>
                  <w:rFonts w:cs="Arial"/>
                  <w:sz w:val="16"/>
                  <w:szCs w:val="16"/>
                </w:rPr>
                <w:t>Hydrogen is sent to the natural-gas tables unmodified</w:t>
              </w:r>
            </w:ins>
          </w:p>
        </w:tc>
        <w:tc>
          <w:tcPr>
            <w:tcW w:w="2011" w:type="dxa"/>
            <w:vAlign w:val="center"/>
            <w:tcPrChange w:id="5554" w:author="Sean de Noronha | DRG" w:date="2026-09-29T17:10:00Z" w16du:dateUtc="2026-09-29T15:10:00Z">
              <w:tcPr>
                <w:tcW w:w="2000" w:type="dxa"/>
                <w:gridSpan w:val="2"/>
                <w:vAlign w:val="center"/>
              </w:tcPr>
            </w:tcPrChange>
          </w:tcPr>
          <w:p w14:paraId="5E00014E" w14:textId="77777777" w:rsidR="00C60D85" w:rsidRDefault="00000000">
            <w:pPr>
              <w:spacing w:after="0"/>
              <w:rPr>
                <w:ins w:id="5555" w:author="Sean de Noronha | DRG" w:date="2026-09-29T16:28:00Z" w16du:dateUtc="2026-09-29T14:28:00Z"/>
                <w:rFonts w:cs="Arial"/>
                <w:sz w:val="16"/>
                <w:szCs w:val="16"/>
              </w:rPr>
            </w:pPr>
            <w:commentRangeStart w:id="5556"/>
            <w:ins w:id="5557" w:author="Sean de Noronha | DRG" w:date="2026-09-29T16:28:00Z" w16du:dateUtc="2026-09-29T14:28:00Z">
              <w:r>
                <w:rPr>
                  <w:rFonts w:cs="Arial"/>
                  <w:sz w:val="16"/>
                  <w:szCs w:val="16"/>
                </w:rPr>
                <w:t>Outside the CSA Group standards (§3.3)</w:t>
              </w:r>
            </w:ins>
            <w:commentRangeEnd w:id="5556"/>
            <w:ins w:id="5558" w:author="Sean de Noronha | DRG" w:date="2026-09-30T11:40:00Z" w16du:dateUtc="2026-09-30T09:40:00Z">
              <w:r w:rsidR="00C85825">
                <w:rPr>
                  <w:rStyle w:val="CommentReference"/>
                </w:rPr>
                <w:commentReference w:id="5556"/>
              </w:r>
            </w:ins>
          </w:p>
        </w:tc>
      </w:tr>
      <w:tr w:rsidR="00C60D85" w14:paraId="0EC3342C" w14:textId="77777777" w:rsidTr="00F2680B">
        <w:trPr>
          <w:jc w:val="center"/>
          <w:ins w:id="5559" w:author="Sean de Noronha | DRG" w:date="2026-09-29T16:28:00Z"/>
          <w:trPrChange w:id="5560" w:author="Sean de Noronha | DRG" w:date="2026-09-29T17:10:00Z" w16du:dateUtc="2026-09-29T15:10:00Z">
            <w:trPr>
              <w:gridAfter w:val="0"/>
              <w:jc w:val="center"/>
            </w:trPr>
          </w:trPrChange>
        </w:trPr>
        <w:tc>
          <w:tcPr>
            <w:tcW w:w="2112" w:type="dxa"/>
            <w:vAlign w:val="center"/>
            <w:tcPrChange w:id="5561" w:author="Sean de Noronha | DRG" w:date="2026-09-29T17:10:00Z" w16du:dateUtc="2026-09-29T15:10:00Z">
              <w:tcPr>
                <w:tcW w:w="2100" w:type="dxa"/>
                <w:vAlign w:val="center"/>
              </w:tcPr>
            </w:tcPrChange>
          </w:tcPr>
          <w:p w14:paraId="5E00014F" w14:textId="77777777" w:rsidR="00C60D85" w:rsidRDefault="00000000">
            <w:pPr>
              <w:spacing w:after="0"/>
              <w:rPr>
                <w:ins w:id="5562" w:author="Sean de Noronha | DRG" w:date="2026-09-29T16:28:00Z" w16du:dateUtc="2026-09-29T14:28:00Z"/>
                <w:rFonts w:cs="Arial"/>
                <w:sz w:val="16"/>
                <w:szCs w:val="16"/>
              </w:rPr>
            </w:pPr>
            <w:ins w:id="5563" w:author="Sean de Noronha | DRG" w:date="2026-09-29T16:28:00Z" w16du:dateUtc="2026-09-29T14:28:00Z">
              <w:r>
                <w:rPr>
                  <w:rFonts w:cs="Arial"/>
                  <w:sz w:val="16"/>
                  <w:szCs w:val="16"/>
                </w:rPr>
                <w:t>Polyflo is published without a derivation and has no laminar branch</w:t>
              </w:r>
            </w:ins>
          </w:p>
        </w:tc>
        <w:tc>
          <w:tcPr>
            <w:tcW w:w="2313" w:type="dxa"/>
            <w:vAlign w:val="center"/>
            <w:tcPrChange w:id="5564" w:author="Sean de Noronha | DRG" w:date="2026-09-29T17:10:00Z" w16du:dateUtc="2026-09-29T15:10:00Z">
              <w:tcPr>
                <w:tcW w:w="2300" w:type="dxa"/>
                <w:gridSpan w:val="2"/>
                <w:vAlign w:val="center"/>
              </w:tcPr>
            </w:tcPrChange>
          </w:tcPr>
          <w:p w14:paraId="5E000150" w14:textId="77777777" w:rsidR="00C60D85" w:rsidRDefault="00000000">
            <w:pPr>
              <w:spacing w:after="0"/>
              <w:rPr>
                <w:ins w:id="5565" w:author="Sean de Noronha | DRG" w:date="2026-09-29T16:28:00Z" w16du:dateUtc="2026-09-29T14:28:00Z"/>
                <w:rFonts w:cs="Arial"/>
                <w:sz w:val="16"/>
                <w:szCs w:val="16"/>
              </w:rPr>
            </w:pPr>
            <w:ins w:id="5566" w:author="Sean de Noronha | DRG" w:date="2026-09-29T16:28:00Z" w16du:dateUtc="2026-09-29T14:28:00Z">
              <w:r>
                <w:rPr>
                  <w:rFonts w:cs="Arial"/>
                  <w:sz w:val="16"/>
                  <w:szCs w:val="16"/>
                </w:rPr>
                <w:t>CSA B149.1:25 Annex A.3.5; IFGC §402.4; NFPA 54 §6.4</w:t>
              </w:r>
            </w:ins>
          </w:p>
        </w:tc>
        <w:tc>
          <w:tcPr>
            <w:tcW w:w="2976" w:type="dxa"/>
            <w:vAlign w:val="center"/>
            <w:tcPrChange w:id="5567" w:author="Sean de Noronha | DRG" w:date="2026-09-29T17:10:00Z" w16du:dateUtc="2026-09-29T15:10:00Z">
              <w:tcPr>
                <w:tcW w:w="2960" w:type="dxa"/>
                <w:gridSpan w:val="2"/>
                <w:vAlign w:val="center"/>
              </w:tcPr>
            </w:tcPrChange>
          </w:tcPr>
          <w:p w14:paraId="5E000151" w14:textId="77777777" w:rsidR="00C60D85" w:rsidRDefault="00000000">
            <w:pPr>
              <w:spacing w:after="0"/>
              <w:rPr>
                <w:ins w:id="5568" w:author="Sean de Noronha | DRG" w:date="2026-09-29T16:28:00Z" w16du:dateUtc="2026-09-29T14:28:00Z"/>
                <w:rFonts w:cs="Arial"/>
                <w:sz w:val="16"/>
                <w:szCs w:val="16"/>
              </w:rPr>
            </w:pPr>
            <w:ins w:id="5569" w:author="Sean de Noronha | DRG" w:date="2026-09-29T16:28:00Z" w16du:dateUtc="2026-09-29T14:28:00Z">
              <w:r>
                <w:rPr>
                  <w:rFonts w:cs="Arial"/>
                  <w:sz w:val="16"/>
                  <w:szCs w:val="16"/>
                </w:rPr>
                <w:t xml:space="preserve">Capacity above that of laminar flow below </w:t>
              </w:r>
              <w:r>
                <w:rPr>
                  <w:rFonts w:cs="Arial"/>
                  <w:i/>
                  <w:sz w:val="16"/>
                  <w:szCs w:val="16"/>
                </w:rPr>
                <w:t>Re</w:t>
              </w:r>
              <w:r>
                <w:rPr>
                  <w:rFonts w:cs="Arial"/>
                  <w:sz w:val="16"/>
                  <w:szCs w:val="16"/>
                </w:rPr>
                <w:t xml:space="preserve"> = 1,361, where 47% of hydrogen cells lie at the schedule of Table A.1 (NPS ½ to 2)</w:t>
              </w:r>
            </w:ins>
          </w:p>
        </w:tc>
        <w:tc>
          <w:tcPr>
            <w:tcW w:w="2011" w:type="dxa"/>
            <w:vAlign w:val="center"/>
            <w:tcPrChange w:id="5570" w:author="Sean de Noronha | DRG" w:date="2026-09-29T17:10:00Z" w16du:dateUtc="2026-09-29T15:10:00Z">
              <w:tcPr>
                <w:tcW w:w="2000" w:type="dxa"/>
                <w:gridSpan w:val="2"/>
                <w:vAlign w:val="center"/>
              </w:tcPr>
            </w:tcPrChange>
          </w:tcPr>
          <w:p w14:paraId="5E000152" w14:textId="77777777" w:rsidR="00C60D85" w:rsidRDefault="00000000">
            <w:pPr>
              <w:spacing w:after="0"/>
              <w:rPr>
                <w:ins w:id="5571" w:author="Sean de Noronha | DRG" w:date="2026-09-29T16:28:00Z" w16du:dateUtc="2026-09-29T14:28:00Z"/>
                <w:rFonts w:cs="Arial"/>
                <w:sz w:val="16"/>
                <w:szCs w:val="16"/>
              </w:rPr>
            </w:pPr>
            <w:ins w:id="5572" w:author="Sean de Noronha | DRG" w:date="2026-09-29T16:28:00Z" w16du:dateUtc="2026-09-29T14:28:00Z">
              <w:r>
                <w:rPr>
                  <w:rFonts w:cs="Arial"/>
                  <w:sz w:val="16"/>
                  <w:szCs w:val="16"/>
                </w:rPr>
                <w:t xml:space="preserve">Laminar branch with </w:t>
              </w:r>
              <w:commentRangeStart w:id="5573"/>
              <w:r>
                <w:rPr>
                  <w:rFonts w:cs="Arial"/>
                  <w:sz w:val="16"/>
                  <w:szCs w:val="16"/>
                </w:rPr>
                <w:t>Option A or B (§3.7.3)</w:t>
              </w:r>
            </w:ins>
            <w:commentRangeEnd w:id="5573"/>
            <w:ins w:id="5574" w:author="Sean de Noronha | DRG" w:date="2026-09-30T11:40:00Z" w16du:dateUtc="2026-09-30T09:40:00Z">
              <w:r w:rsidR="00C85825">
                <w:rPr>
                  <w:rStyle w:val="CommentReference"/>
                </w:rPr>
                <w:commentReference w:id="5573"/>
              </w:r>
            </w:ins>
          </w:p>
        </w:tc>
      </w:tr>
      <w:tr w:rsidR="00C60D85" w14:paraId="71B53B5F" w14:textId="77777777" w:rsidTr="00F2680B">
        <w:trPr>
          <w:jc w:val="center"/>
          <w:ins w:id="5575" w:author="Sean de Noronha | DRG" w:date="2026-09-29T16:28:00Z"/>
          <w:trPrChange w:id="5576" w:author="Sean de Noronha | DRG" w:date="2026-09-29T17:10:00Z" w16du:dateUtc="2026-09-29T15:10:00Z">
            <w:trPr>
              <w:gridAfter w:val="0"/>
              <w:jc w:val="center"/>
            </w:trPr>
          </w:trPrChange>
        </w:trPr>
        <w:tc>
          <w:tcPr>
            <w:tcW w:w="2112" w:type="dxa"/>
            <w:vAlign w:val="center"/>
            <w:tcPrChange w:id="5577" w:author="Sean de Noronha | DRG" w:date="2026-09-29T17:10:00Z" w16du:dateUtc="2026-09-29T15:10:00Z">
              <w:tcPr>
                <w:tcW w:w="2100" w:type="dxa"/>
                <w:vAlign w:val="center"/>
              </w:tcPr>
            </w:tcPrChange>
          </w:tcPr>
          <w:p w14:paraId="5E000153" w14:textId="77777777" w:rsidR="00C60D85" w:rsidRDefault="00000000">
            <w:pPr>
              <w:spacing w:after="0"/>
              <w:rPr>
                <w:ins w:id="5578" w:author="Sean de Noronha | DRG" w:date="2026-09-29T16:28:00Z" w16du:dateUtc="2026-09-29T14:28:00Z"/>
                <w:rFonts w:cs="Arial"/>
                <w:sz w:val="16"/>
                <w:szCs w:val="16"/>
              </w:rPr>
            </w:pPr>
            <w:ins w:id="5579" w:author="Sean de Noronha | DRG" w:date="2026-09-29T16:28:00Z" w16du:dateUtc="2026-09-29T14:28:00Z">
              <w:r>
                <w:rPr>
                  <w:rFonts w:cs="Arial"/>
                  <w:sz w:val="16"/>
                  <w:szCs w:val="16"/>
                </w:rPr>
                <w:t>No hydrogen pressure-drop data at domestic sizes</w:t>
              </w:r>
            </w:ins>
          </w:p>
        </w:tc>
        <w:tc>
          <w:tcPr>
            <w:tcW w:w="2313" w:type="dxa"/>
            <w:vAlign w:val="center"/>
            <w:tcPrChange w:id="5580" w:author="Sean de Noronha | DRG" w:date="2026-09-29T17:10:00Z" w16du:dateUtc="2026-09-29T15:10:00Z">
              <w:tcPr>
                <w:tcW w:w="2300" w:type="dxa"/>
                <w:gridSpan w:val="2"/>
                <w:vAlign w:val="center"/>
              </w:tcPr>
            </w:tcPrChange>
          </w:tcPr>
          <w:p w14:paraId="5E000154" w14:textId="77777777" w:rsidR="00C60D85" w:rsidRDefault="00000000">
            <w:pPr>
              <w:spacing w:after="0"/>
              <w:rPr>
                <w:ins w:id="5581" w:author="Sean de Noronha | DRG" w:date="2026-09-29T16:28:00Z" w16du:dateUtc="2026-09-29T14:28:00Z"/>
                <w:rFonts w:cs="Arial"/>
                <w:sz w:val="16"/>
                <w:szCs w:val="16"/>
              </w:rPr>
            </w:pPr>
            <w:ins w:id="5582" w:author="Sean de Noronha | DRG" w:date="2026-09-29T16:28:00Z" w16du:dateUtc="2026-09-29T14:28:00Z">
              <w:r>
                <w:rPr>
                  <w:rFonts w:cs="Arial"/>
                  <w:sz w:val="16"/>
                  <w:szCs w:val="16"/>
                </w:rPr>
                <w:t>None of the four documents; pilot programs cover blends or report no hydraulic data (§3.2)</w:t>
              </w:r>
            </w:ins>
          </w:p>
        </w:tc>
        <w:tc>
          <w:tcPr>
            <w:tcW w:w="2976" w:type="dxa"/>
            <w:vAlign w:val="center"/>
            <w:tcPrChange w:id="5583" w:author="Sean de Noronha | DRG" w:date="2026-09-29T17:10:00Z" w16du:dateUtc="2026-09-29T15:10:00Z">
              <w:tcPr>
                <w:tcW w:w="2960" w:type="dxa"/>
                <w:gridSpan w:val="2"/>
                <w:vAlign w:val="center"/>
              </w:tcPr>
            </w:tcPrChange>
          </w:tcPr>
          <w:p w14:paraId="5E000155" w14:textId="77777777" w:rsidR="00C60D85" w:rsidRDefault="00000000">
            <w:pPr>
              <w:spacing w:after="0"/>
              <w:rPr>
                <w:ins w:id="5584" w:author="Sean de Noronha | DRG" w:date="2026-09-29T16:28:00Z" w16du:dateUtc="2026-09-29T14:28:00Z"/>
                <w:rFonts w:cs="Arial"/>
                <w:sz w:val="16"/>
                <w:szCs w:val="16"/>
              </w:rPr>
            </w:pPr>
            <w:ins w:id="5585" w:author="Sean de Noronha | DRG" w:date="2026-09-29T16:28:00Z" w16du:dateUtc="2026-09-29T14:28:00Z">
              <w:r>
                <w:rPr>
                  <w:rFonts w:cs="Arial"/>
                  <w:sz w:val="16"/>
                  <w:szCs w:val="16"/>
                </w:rPr>
                <w:t>Hydrogen sizing tables cannot be checked against measurement</w:t>
              </w:r>
            </w:ins>
          </w:p>
        </w:tc>
        <w:tc>
          <w:tcPr>
            <w:tcW w:w="2011" w:type="dxa"/>
            <w:vAlign w:val="center"/>
            <w:tcPrChange w:id="5586" w:author="Sean de Noronha | DRG" w:date="2026-09-29T17:10:00Z" w16du:dateUtc="2026-09-29T15:10:00Z">
              <w:tcPr>
                <w:tcW w:w="2000" w:type="dxa"/>
                <w:gridSpan w:val="2"/>
                <w:vAlign w:val="center"/>
              </w:tcPr>
            </w:tcPrChange>
          </w:tcPr>
          <w:p w14:paraId="5E000156" w14:textId="77777777" w:rsidR="00C60D85" w:rsidRDefault="00000000">
            <w:pPr>
              <w:spacing w:after="0"/>
              <w:rPr>
                <w:ins w:id="5587" w:author="Sean de Noronha | DRG" w:date="2026-09-29T16:28:00Z" w16du:dateUtc="2026-09-29T14:28:00Z"/>
                <w:rFonts w:cs="Arial"/>
                <w:sz w:val="16"/>
                <w:szCs w:val="16"/>
              </w:rPr>
            </w:pPr>
            <w:ins w:id="5588" w:author="Sean de Noronha | DRG" w:date="2026-09-29T16:28:00Z" w16du:dateUtc="2026-09-29T14:28:00Z">
              <w:r>
                <w:rPr>
                  <w:rFonts w:cs="Arial"/>
                  <w:sz w:val="16"/>
                  <w:szCs w:val="16"/>
                </w:rPr>
                <w:t>Tests T1, T3 and T4 (§3.8)</w:t>
              </w:r>
            </w:ins>
          </w:p>
        </w:tc>
      </w:tr>
      <w:tr w:rsidR="00C60D85" w14:paraId="50B39EFA" w14:textId="77777777" w:rsidTr="00F2680B">
        <w:trPr>
          <w:jc w:val="center"/>
          <w:ins w:id="5589" w:author="Sean de Noronha | DRG" w:date="2026-09-29T16:28:00Z"/>
          <w:trPrChange w:id="5590" w:author="Sean de Noronha | DRG" w:date="2026-09-29T17:10:00Z" w16du:dateUtc="2026-09-29T15:10:00Z">
            <w:trPr>
              <w:gridAfter w:val="0"/>
              <w:jc w:val="center"/>
            </w:trPr>
          </w:trPrChange>
        </w:trPr>
        <w:tc>
          <w:tcPr>
            <w:tcW w:w="2112" w:type="dxa"/>
            <w:vAlign w:val="center"/>
            <w:tcPrChange w:id="5591" w:author="Sean de Noronha | DRG" w:date="2026-09-29T17:10:00Z" w16du:dateUtc="2026-09-29T15:10:00Z">
              <w:tcPr>
                <w:tcW w:w="2100" w:type="dxa"/>
                <w:vAlign w:val="center"/>
              </w:tcPr>
            </w:tcPrChange>
          </w:tcPr>
          <w:p w14:paraId="5E000157" w14:textId="77777777" w:rsidR="00C60D85" w:rsidRDefault="00000000">
            <w:pPr>
              <w:spacing w:after="0"/>
              <w:rPr>
                <w:ins w:id="5592" w:author="Sean de Noronha | DRG" w:date="2026-09-29T16:28:00Z" w16du:dateUtc="2026-09-29T14:28:00Z"/>
                <w:rFonts w:cs="Arial"/>
                <w:sz w:val="16"/>
                <w:szCs w:val="16"/>
              </w:rPr>
            </w:pPr>
            <w:ins w:id="5593" w:author="Sean de Noronha | DRG" w:date="2026-09-29T16:28:00Z" w16du:dateUtc="2026-09-29T14:28:00Z">
              <w:r>
                <w:rPr>
                  <w:rFonts w:cs="Arial"/>
                  <w:sz w:val="16"/>
                  <w:szCs w:val="16"/>
                </w:rPr>
                <w:t>No velocity limit</w:t>
              </w:r>
            </w:ins>
          </w:p>
        </w:tc>
        <w:tc>
          <w:tcPr>
            <w:tcW w:w="2313" w:type="dxa"/>
            <w:vAlign w:val="center"/>
            <w:tcPrChange w:id="5594" w:author="Sean de Noronha | DRG" w:date="2026-09-29T17:10:00Z" w16du:dateUtc="2026-09-29T15:10:00Z">
              <w:tcPr>
                <w:tcW w:w="2300" w:type="dxa"/>
                <w:gridSpan w:val="2"/>
                <w:vAlign w:val="center"/>
              </w:tcPr>
            </w:tcPrChange>
          </w:tcPr>
          <w:p w14:paraId="5E000158" w14:textId="77777777" w:rsidR="00C60D85" w:rsidRDefault="00000000">
            <w:pPr>
              <w:spacing w:after="0"/>
              <w:rPr>
                <w:ins w:id="5595" w:author="Sean de Noronha | DRG" w:date="2026-09-29T16:28:00Z" w16du:dateUtc="2026-09-29T14:28:00Z"/>
                <w:rFonts w:cs="Arial"/>
                <w:sz w:val="16"/>
                <w:szCs w:val="16"/>
              </w:rPr>
            </w:pPr>
            <w:ins w:id="5596" w:author="Sean de Noronha | DRG" w:date="2026-09-29T16:28:00Z" w16du:dateUtc="2026-09-29T14:28:00Z">
              <w:r>
                <w:rPr>
                  <w:rFonts w:cs="Arial"/>
                  <w:sz w:val="16"/>
                  <w:szCs w:val="16"/>
                </w:rPr>
                <w:t>CSA B149.1:25 Clause 6.3 and Annex A; IFGC §402; NFPA 54 Chapter 6 (Appendix A, row 15)</w:t>
              </w:r>
            </w:ins>
          </w:p>
        </w:tc>
        <w:tc>
          <w:tcPr>
            <w:tcW w:w="2976" w:type="dxa"/>
            <w:vAlign w:val="center"/>
            <w:tcPrChange w:id="5597" w:author="Sean de Noronha | DRG" w:date="2026-09-29T17:10:00Z" w16du:dateUtc="2026-09-29T15:10:00Z">
              <w:tcPr>
                <w:tcW w:w="2960" w:type="dxa"/>
                <w:gridSpan w:val="2"/>
                <w:vAlign w:val="center"/>
              </w:tcPr>
            </w:tcPrChange>
          </w:tcPr>
          <w:p w14:paraId="5E000159" w14:textId="77777777" w:rsidR="00C60D85" w:rsidRDefault="00000000">
            <w:pPr>
              <w:spacing w:after="0"/>
              <w:rPr>
                <w:ins w:id="5598" w:author="Sean de Noronha | DRG" w:date="2026-09-29T16:28:00Z" w16du:dateUtc="2026-09-29T14:28:00Z"/>
                <w:rFonts w:cs="Arial"/>
                <w:sz w:val="16"/>
                <w:szCs w:val="16"/>
              </w:rPr>
            </w:pPr>
            <w:ins w:id="5599" w:author="Sean de Noronha | DRG" w:date="2026-09-29T16:28:00Z" w16du:dateUtc="2026-09-29T14:28:00Z">
              <w:r>
                <w:rPr>
                  <w:rFonts w:cs="Arial"/>
                  <w:sz w:val="16"/>
                  <w:szCs w:val="16"/>
                </w:rPr>
                <w:t>Hydrogen reaches about 80 m/s in CSST and up to about 300 m/s in short steel runs at the elevated-pressure schedules; noise at these velocities is not quantified</w:t>
              </w:r>
            </w:ins>
          </w:p>
        </w:tc>
        <w:tc>
          <w:tcPr>
            <w:tcW w:w="2011" w:type="dxa"/>
            <w:vAlign w:val="center"/>
            <w:tcPrChange w:id="5600" w:author="Sean de Noronha | DRG" w:date="2026-09-29T17:10:00Z" w16du:dateUtc="2026-09-29T15:10:00Z">
              <w:tcPr>
                <w:tcW w:w="2000" w:type="dxa"/>
                <w:gridSpan w:val="2"/>
                <w:vAlign w:val="center"/>
              </w:tcPr>
            </w:tcPrChange>
          </w:tcPr>
          <w:p w14:paraId="5E00015A" w14:textId="77777777" w:rsidR="00C60D85" w:rsidRDefault="00000000">
            <w:pPr>
              <w:spacing w:after="0"/>
              <w:rPr>
                <w:ins w:id="5601" w:author="Sean de Noronha | DRG" w:date="2026-09-29T16:28:00Z" w16du:dateUtc="2026-09-29T14:28:00Z"/>
                <w:rFonts w:cs="Arial"/>
                <w:sz w:val="16"/>
                <w:szCs w:val="16"/>
              </w:rPr>
            </w:pPr>
            <w:ins w:id="5602" w:author="Sean de Noronha | DRG" w:date="2026-09-29T16:28:00Z" w16du:dateUtc="2026-09-29T14:28:00Z">
              <w:r>
                <w:rPr>
                  <w:rFonts w:cs="Arial"/>
                  <w:sz w:val="16"/>
                  <w:szCs w:val="16"/>
                </w:rPr>
                <w:t>Test T6 (§3.8)</w:t>
              </w:r>
            </w:ins>
          </w:p>
        </w:tc>
      </w:tr>
      <w:tr w:rsidR="00C60D85" w14:paraId="15E6B337" w14:textId="77777777" w:rsidTr="00F2680B">
        <w:trPr>
          <w:jc w:val="center"/>
          <w:ins w:id="5603" w:author="Sean de Noronha | DRG" w:date="2026-09-29T16:28:00Z"/>
          <w:trPrChange w:id="5604" w:author="Sean de Noronha | DRG" w:date="2026-09-29T17:10:00Z" w16du:dateUtc="2026-09-29T15:10:00Z">
            <w:trPr>
              <w:gridAfter w:val="0"/>
              <w:jc w:val="center"/>
            </w:trPr>
          </w:trPrChange>
        </w:trPr>
        <w:tc>
          <w:tcPr>
            <w:tcW w:w="2112" w:type="dxa"/>
            <w:vAlign w:val="center"/>
            <w:tcPrChange w:id="5605" w:author="Sean de Noronha | DRG" w:date="2026-09-29T17:10:00Z" w16du:dateUtc="2026-09-29T15:10:00Z">
              <w:tcPr>
                <w:tcW w:w="2100" w:type="dxa"/>
                <w:vAlign w:val="center"/>
              </w:tcPr>
            </w:tcPrChange>
          </w:tcPr>
          <w:p w14:paraId="5E00015B" w14:textId="77777777" w:rsidR="00C60D85" w:rsidRDefault="00000000">
            <w:pPr>
              <w:spacing w:after="0"/>
              <w:rPr>
                <w:ins w:id="5606" w:author="Sean de Noronha | DRG" w:date="2026-09-29T16:28:00Z" w16du:dateUtc="2026-09-29T14:28:00Z"/>
                <w:rFonts w:cs="Arial"/>
                <w:sz w:val="16"/>
                <w:szCs w:val="16"/>
              </w:rPr>
            </w:pPr>
            <w:ins w:id="5607" w:author="Sean de Noronha | DRG" w:date="2026-09-29T16:28:00Z" w16du:dateUtc="2026-09-29T14:28:00Z">
              <w:r>
                <w:rPr>
                  <w:rFonts w:cs="Arial"/>
                  <w:sz w:val="16"/>
                  <w:szCs w:val="16"/>
                </w:rPr>
                <w:t xml:space="preserve">5 </w:t>
              </w:r>
              <w:proofErr w:type="spellStart"/>
              <w:r>
                <w:rPr>
                  <w:rFonts w:cs="Arial"/>
                  <w:sz w:val="16"/>
                  <w:szCs w:val="16"/>
                </w:rPr>
                <w:t>psig</w:t>
              </w:r>
              <w:proofErr w:type="spellEnd"/>
              <w:r>
                <w:rPr>
                  <w:rFonts w:cs="Arial"/>
                  <w:sz w:val="16"/>
                  <w:szCs w:val="16"/>
                </w:rPr>
                <w:t xml:space="preserve"> indoor pressure cap</w:t>
              </w:r>
            </w:ins>
          </w:p>
        </w:tc>
        <w:tc>
          <w:tcPr>
            <w:tcW w:w="2313" w:type="dxa"/>
            <w:vAlign w:val="center"/>
            <w:tcPrChange w:id="5608" w:author="Sean de Noronha | DRG" w:date="2026-09-29T17:10:00Z" w16du:dateUtc="2026-09-29T15:10:00Z">
              <w:tcPr>
                <w:tcW w:w="2300" w:type="dxa"/>
                <w:gridSpan w:val="2"/>
                <w:vAlign w:val="center"/>
              </w:tcPr>
            </w:tcPrChange>
          </w:tcPr>
          <w:p w14:paraId="5E00015C" w14:textId="77777777" w:rsidR="00C60D85" w:rsidRDefault="00000000">
            <w:pPr>
              <w:spacing w:after="0"/>
              <w:rPr>
                <w:ins w:id="5609" w:author="Sean de Noronha | DRG" w:date="2026-09-29T16:28:00Z" w16du:dateUtc="2026-09-29T14:28:00Z"/>
                <w:rFonts w:cs="Arial"/>
                <w:sz w:val="16"/>
                <w:szCs w:val="16"/>
              </w:rPr>
            </w:pPr>
            <w:ins w:id="5610" w:author="Sean de Noronha | DRG" w:date="2026-09-29T16:28:00Z" w16du:dateUtc="2026-09-29T14:28:00Z">
              <w:r>
                <w:rPr>
                  <w:rFonts w:cs="Arial"/>
                  <w:sz w:val="16"/>
                  <w:szCs w:val="16"/>
                </w:rPr>
                <w:t>IFGC §402.7; NFPA 54 §5.5.1</w:t>
              </w:r>
            </w:ins>
          </w:p>
        </w:tc>
        <w:tc>
          <w:tcPr>
            <w:tcW w:w="2976" w:type="dxa"/>
            <w:vAlign w:val="center"/>
            <w:tcPrChange w:id="5611" w:author="Sean de Noronha | DRG" w:date="2026-09-29T17:10:00Z" w16du:dateUtc="2026-09-29T15:10:00Z">
              <w:tcPr>
                <w:tcW w:w="2960" w:type="dxa"/>
                <w:gridSpan w:val="2"/>
                <w:vAlign w:val="center"/>
              </w:tcPr>
            </w:tcPrChange>
          </w:tcPr>
          <w:p w14:paraId="5E00015D" w14:textId="77777777" w:rsidR="00C60D85" w:rsidRDefault="00000000">
            <w:pPr>
              <w:spacing w:after="0"/>
              <w:rPr>
                <w:ins w:id="5612" w:author="Sean de Noronha | DRG" w:date="2026-09-29T16:28:00Z" w16du:dateUtc="2026-09-29T14:28:00Z"/>
                <w:rFonts w:cs="Arial"/>
                <w:sz w:val="16"/>
                <w:szCs w:val="16"/>
              </w:rPr>
            </w:pPr>
            <w:ins w:id="5613" w:author="Sean de Noronha | DRG" w:date="2026-09-29T16:28:00Z" w16du:dateUtc="2026-09-29T14:28:00Z">
              <w:r>
                <w:rPr>
                  <w:rFonts w:cs="Arial"/>
                  <w:sz w:val="16"/>
                  <w:szCs w:val="16"/>
                </w:rPr>
                <w:t xml:space="preserve">Raising supply pressure offsets the hydrogen noise increase only on the </w:t>
              </w:r>
              <w:r>
                <w:rPr>
                  <w:rFonts w:cs="Arial"/>
                  <w:sz w:val="16"/>
                  <w:szCs w:val="16"/>
                </w:rPr>
                <w:lastRenderedPageBreak/>
                <w:t xml:space="preserve">HHV basis (4.5 </w:t>
              </w:r>
              <w:proofErr w:type="spellStart"/>
              <w:r>
                <w:rPr>
                  <w:rFonts w:cs="Arial"/>
                  <w:sz w:val="16"/>
                  <w:szCs w:val="16"/>
                </w:rPr>
                <w:t>psig</w:t>
              </w:r>
              <w:proofErr w:type="spellEnd"/>
              <w:r>
                <w:rPr>
                  <w:rFonts w:cs="Arial"/>
                  <w:sz w:val="16"/>
                  <w:szCs w:val="16"/>
                </w:rPr>
                <w:t xml:space="preserve">); the LHV basis needs 6.1 </w:t>
              </w:r>
              <w:proofErr w:type="spellStart"/>
              <w:r>
                <w:rPr>
                  <w:rFonts w:cs="Arial"/>
                  <w:sz w:val="16"/>
                  <w:szCs w:val="16"/>
                </w:rPr>
                <w:t>psig</w:t>
              </w:r>
              <w:proofErr w:type="spellEnd"/>
            </w:ins>
          </w:p>
        </w:tc>
        <w:tc>
          <w:tcPr>
            <w:tcW w:w="2011" w:type="dxa"/>
            <w:vAlign w:val="center"/>
            <w:tcPrChange w:id="5614" w:author="Sean de Noronha | DRG" w:date="2026-09-29T17:10:00Z" w16du:dateUtc="2026-09-29T15:10:00Z">
              <w:tcPr>
                <w:tcW w:w="2000" w:type="dxa"/>
                <w:gridSpan w:val="2"/>
                <w:vAlign w:val="center"/>
              </w:tcPr>
            </w:tcPrChange>
          </w:tcPr>
          <w:p w14:paraId="5E00015E" w14:textId="77777777" w:rsidR="00C60D85" w:rsidRDefault="00000000">
            <w:pPr>
              <w:spacing w:after="0"/>
              <w:rPr>
                <w:ins w:id="5615" w:author="Sean de Noronha | DRG" w:date="2026-09-29T16:28:00Z" w16du:dateUtc="2026-09-29T14:28:00Z"/>
                <w:rFonts w:cs="Arial"/>
                <w:sz w:val="16"/>
                <w:szCs w:val="16"/>
              </w:rPr>
            </w:pPr>
            <w:ins w:id="5616" w:author="Sean de Noronha | DRG" w:date="2026-09-29T16:28:00Z" w16du:dateUtc="2026-09-29T14:28:00Z">
              <w:r>
                <w:rPr>
                  <w:rFonts w:cs="Arial"/>
                  <w:sz w:val="16"/>
                  <w:szCs w:val="16"/>
                </w:rPr>
                <w:lastRenderedPageBreak/>
                <w:t>One-step upsizing (§3.4.7)</w:t>
              </w:r>
            </w:ins>
          </w:p>
        </w:tc>
      </w:tr>
      <w:tr w:rsidR="00C60D85" w14:paraId="4E760904" w14:textId="77777777" w:rsidTr="00F2680B">
        <w:trPr>
          <w:jc w:val="center"/>
          <w:ins w:id="5617" w:author="Sean de Noronha | DRG" w:date="2026-09-29T16:28:00Z"/>
          <w:trPrChange w:id="5618" w:author="Sean de Noronha | DRG" w:date="2026-09-29T17:10:00Z" w16du:dateUtc="2026-09-29T15:10:00Z">
            <w:trPr>
              <w:gridAfter w:val="0"/>
              <w:jc w:val="center"/>
            </w:trPr>
          </w:trPrChange>
        </w:trPr>
        <w:tc>
          <w:tcPr>
            <w:tcW w:w="2112" w:type="dxa"/>
            <w:vAlign w:val="center"/>
            <w:tcPrChange w:id="5619" w:author="Sean de Noronha | DRG" w:date="2026-09-29T17:10:00Z" w16du:dateUtc="2026-09-29T15:10:00Z">
              <w:tcPr>
                <w:tcW w:w="2100" w:type="dxa"/>
                <w:vAlign w:val="center"/>
              </w:tcPr>
            </w:tcPrChange>
          </w:tcPr>
          <w:p w14:paraId="5E00015F" w14:textId="77777777" w:rsidR="00C60D85" w:rsidRDefault="00000000">
            <w:pPr>
              <w:spacing w:after="0"/>
              <w:rPr>
                <w:ins w:id="5620" w:author="Sean de Noronha | DRG" w:date="2026-09-29T16:28:00Z" w16du:dateUtc="2026-09-29T14:28:00Z"/>
                <w:rFonts w:cs="Arial"/>
                <w:sz w:val="16"/>
                <w:szCs w:val="16"/>
              </w:rPr>
            </w:pPr>
            <w:ins w:id="5621" w:author="Sean de Noronha | DRG" w:date="2026-09-29T16:28:00Z" w16du:dateUtc="2026-09-29T14:28:00Z">
              <w:r>
                <w:rPr>
                  <w:rFonts w:cs="Arial"/>
                  <w:sz w:val="16"/>
                  <w:szCs w:val="16"/>
                </w:rPr>
                <w:t xml:space="preserve">Hydrogen excluded as a fuel; acceptance tables only for </w:t>
              </w:r>
              <w:r>
                <w:rPr>
                  <w:rFonts w:cs="Arial"/>
                  <w:i/>
                  <w:sz w:val="16"/>
                  <w:szCs w:val="16"/>
                </w:rPr>
                <w:t>S</w:t>
              </w:r>
              <w:r>
                <w:rPr>
                  <w:rFonts w:cs="Arial"/>
                  <w:sz w:val="16"/>
                  <w:szCs w:val="16"/>
                </w:rPr>
                <w:t xml:space="preserve"> = 0.60</w:t>
              </w:r>
            </w:ins>
          </w:p>
        </w:tc>
        <w:tc>
          <w:tcPr>
            <w:tcW w:w="2313" w:type="dxa"/>
            <w:vAlign w:val="center"/>
            <w:tcPrChange w:id="5622" w:author="Sean de Noronha | DRG" w:date="2026-09-29T17:10:00Z" w16du:dateUtc="2026-09-29T15:10:00Z">
              <w:tcPr>
                <w:tcW w:w="2300" w:type="dxa"/>
                <w:gridSpan w:val="2"/>
                <w:vAlign w:val="center"/>
              </w:tcPr>
            </w:tcPrChange>
          </w:tcPr>
          <w:p w14:paraId="5E000160" w14:textId="77777777" w:rsidR="00C60D85" w:rsidRDefault="00000000">
            <w:pPr>
              <w:spacing w:after="0"/>
              <w:rPr>
                <w:ins w:id="5623" w:author="Sean de Noronha | DRG" w:date="2026-09-29T16:28:00Z" w16du:dateUtc="2026-09-29T14:28:00Z"/>
                <w:rFonts w:cs="Arial"/>
                <w:sz w:val="16"/>
                <w:szCs w:val="16"/>
              </w:rPr>
            </w:pPr>
            <w:ins w:id="5624" w:author="Sean de Noronha | DRG" w:date="2026-09-29T16:28:00Z" w16du:dateUtc="2026-09-29T14:28:00Z">
              <w:r>
                <w:rPr>
                  <w:rFonts w:cs="Arial"/>
                  <w:sz w:val="16"/>
                  <w:szCs w:val="16"/>
                </w:rPr>
                <w:t>CSA/ANSI LC 1:23 Clauses 1.6 and 3; Tables 1 a) to 1 c)</w:t>
              </w:r>
            </w:ins>
          </w:p>
        </w:tc>
        <w:tc>
          <w:tcPr>
            <w:tcW w:w="2976" w:type="dxa"/>
            <w:vAlign w:val="center"/>
            <w:tcPrChange w:id="5625" w:author="Sean de Noronha | DRG" w:date="2026-09-29T17:10:00Z" w16du:dateUtc="2026-09-29T15:10:00Z">
              <w:tcPr>
                <w:tcW w:w="2960" w:type="dxa"/>
                <w:gridSpan w:val="2"/>
                <w:vAlign w:val="center"/>
              </w:tcPr>
            </w:tcPrChange>
          </w:tcPr>
          <w:p w14:paraId="5E000161" w14:textId="77777777" w:rsidR="00C60D85" w:rsidRDefault="00000000">
            <w:pPr>
              <w:spacing w:after="0"/>
              <w:rPr>
                <w:ins w:id="5626" w:author="Sean de Noronha | DRG" w:date="2026-09-29T16:28:00Z" w16du:dateUtc="2026-09-29T14:28:00Z"/>
                <w:rFonts w:cs="Arial"/>
                <w:sz w:val="16"/>
                <w:szCs w:val="16"/>
              </w:rPr>
            </w:pPr>
            <w:ins w:id="5627" w:author="Sean de Noronha | DRG" w:date="2026-09-29T16:28:00Z" w16du:dateUtc="2026-09-29T14:28:00Z">
              <w:r>
                <w:rPr>
                  <w:rFonts w:cs="Arial"/>
                  <w:sz w:val="16"/>
                  <w:szCs w:val="16"/>
                </w:rPr>
                <w:t>No reference exists against which a CSST product could be rated for hydrogen</w:t>
              </w:r>
            </w:ins>
          </w:p>
        </w:tc>
        <w:tc>
          <w:tcPr>
            <w:tcW w:w="2011" w:type="dxa"/>
            <w:vAlign w:val="center"/>
            <w:tcPrChange w:id="5628" w:author="Sean de Noronha | DRG" w:date="2026-09-29T17:10:00Z" w16du:dateUtc="2026-09-29T15:10:00Z">
              <w:tcPr>
                <w:tcW w:w="2000" w:type="dxa"/>
                <w:gridSpan w:val="2"/>
                <w:vAlign w:val="center"/>
              </w:tcPr>
            </w:tcPrChange>
          </w:tcPr>
          <w:p w14:paraId="5E000162" w14:textId="77777777" w:rsidR="00C60D85" w:rsidRDefault="00000000">
            <w:pPr>
              <w:spacing w:after="0"/>
              <w:rPr>
                <w:ins w:id="5629" w:author="Sean de Noronha | DRG" w:date="2026-09-29T16:28:00Z" w16du:dateUtc="2026-09-29T14:28:00Z"/>
                <w:rFonts w:cs="Arial"/>
                <w:sz w:val="16"/>
                <w:szCs w:val="16"/>
              </w:rPr>
            </w:pPr>
            <w:ins w:id="5630" w:author="Sean de Noronha | DRG" w:date="2026-09-29T16:28:00Z" w16du:dateUtc="2026-09-29T14:28:00Z">
              <w:r>
                <w:rPr>
                  <w:rFonts w:cs="Arial"/>
                  <w:sz w:val="16"/>
                  <w:szCs w:val="16"/>
                </w:rPr>
                <w:t>Hydrogen EHD reference capacities set by CSA from tests T1 and T4 (§3.8)</w:t>
              </w:r>
            </w:ins>
          </w:p>
        </w:tc>
      </w:tr>
      <w:tr w:rsidR="00C60D85" w14:paraId="2144B599" w14:textId="77777777" w:rsidTr="00F2680B">
        <w:trPr>
          <w:jc w:val="center"/>
          <w:ins w:id="5631" w:author="Sean de Noronha | DRG" w:date="2026-09-29T16:28:00Z"/>
          <w:trPrChange w:id="5632" w:author="Sean de Noronha | DRG" w:date="2026-09-29T17:10:00Z" w16du:dateUtc="2026-09-29T15:10:00Z">
            <w:trPr>
              <w:gridAfter w:val="0"/>
              <w:jc w:val="center"/>
            </w:trPr>
          </w:trPrChange>
        </w:trPr>
        <w:tc>
          <w:tcPr>
            <w:tcW w:w="2112" w:type="dxa"/>
            <w:vAlign w:val="center"/>
            <w:tcPrChange w:id="5633" w:author="Sean de Noronha | DRG" w:date="2026-09-29T17:10:00Z" w16du:dateUtc="2026-09-29T15:10:00Z">
              <w:tcPr>
                <w:tcW w:w="2100" w:type="dxa"/>
                <w:vAlign w:val="center"/>
              </w:tcPr>
            </w:tcPrChange>
          </w:tcPr>
          <w:p w14:paraId="5E000163" w14:textId="77777777" w:rsidR="00C60D85" w:rsidRDefault="00000000">
            <w:pPr>
              <w:spacing w:after="0"/>
              <w:rPr>
                <w:ins w:id="5634" w:author="Sean de Noronha | DRG" w:date="2026-09-29T16:28:00Z" w16du:dateUtc="2026-09-29T14:28:00Z"/>
                <w:rFonts w:cs="Arial"/>
                <w:sz w:val="16"/>
                <w:szCs w:val="16"/>
              </w:rPr>
            </w:pPr>
            <w:ins w:id="5635" w:author="Sean de Noronha | DRG" w:date="2026-09-29T16:28:00Z" w16du:dateUtc="2026-09-29T14:28:00Z">
              <w:r>
                <w:rPr>
                  <w:rFonts w:cs="Arial"/>
                  <w:sz w:val="16"/>
                  <w:szCs w:val="16"/>
                </w:rPr>
                <w:t>EHD 62 rating anomaly</w:t>
              </w:r>
            </w:ins>
          </w:p>
        </w:tc>
        <w:tc>
          <w:tcPr>
            <w:tcW w:w="2313" w:type="dxa"/>
            <w:vAlign w:val="center"/>
            <w:tcPrChange w:id="5636" w:author="Sean de Noronha | DRG" w:date="2026-09-29T17:10:00Z" w16du:dateUtc="2026-09-29T15:10:00Z">
              <w:tcPr>
                <w:tcW w:w="2300" w:type="dxa"/>
                <w:gridSpan w:val="2"/>
                <w:vAlign w:val="center"/>
              </w:tcPr>
            </w:tcPrChange>
          </w:tcPr>
          <w:p w14:paraId="5E000164" w14:textId="77777777" w:rsidR="00C60D85" w:rsidRDefault="00000000">
            <w:pPr>
              <w:spacing w:after="0"/>
              <w:rPr>
                <w:ins w:id="5637" w:author="Sean de Noronha | DRG" w:date="2026-09-29T16:28:00Z" w16du:dateUtc="2026-09-29T14:28:00Z"/>
                <w:rFonts w:cs="Arial"/>
                <w:sz w:val="16"/>
                <w:szCs w:val="16"/>
              </w:rPr>
            </w:pPr>
            <w:ins w:id="5638" w:author="Sean de Noronha | DRG" w:date="2026-09-29T16:28:00Z" w16du:dateUtc="2026-09-29T14:28:00Z">
              <w:r>
                <w:rPr>
                  <w:rFonts w:cs="Arial"/>
                  <w:sz w:val="16"/>
                  <w:szCs w:val="16"/>
                </w:rPr>
                <w:t>CSA/ANSI LC 1:23 Clause 5.10.3.2</w:t>
              </w:r>
            </w:ins>
          </w:p>
        </w:tc>
        <w:tc>
          <w:tcPr>
            <w:tcW w:w="2976" w:type="dxa"/>
            <w:vAlign w:val="center"/>
            <w:tcPrChange w:id="5639" w:author="Sean de Noronha | DRG" w:date="2026-09-29T17:10:00Z" w16du:dateUtc="2026-09-29T15:10:00Z">
              <w:tcPr>
                <w:tcW w:w="2960" w:type="dxa"/>
                <w:gridSpan w:val="2"/>
                <w:vAlign w:val="center"/>
              </w:tcPr>
            </w:tcPrChange>
          </w:tcPr>
          <w:p w14:paraId="5E000165" w14:textId="77777777" w:rsidR="00C60D85" w:rsidRDefault="00000000">
            <w:pPr>
              <w:spacing w:after="0"/>
              <w:rPr>
                <w:ins w:id="5640" w:author="Sean de Noronha | DRG" w:date="2026-09-29T16:28:00Z" w16du:dateUtc="2026-09-29T14:28:00Z"/>
                <w:rFonts w:cs="Arial"/>
                <w:sz w:val="16"/>
                <w:szCs w:val="16"/>
              </w:rPr>
            </w:pPr>
            <w:ins w:id="5641" w:author="Sean de Noronha | DRG" w:date="2026-09-29T16:28:00Z" w16du:dateUtc="2026-09-29T14:28:00Z">
              <w:r>
                <w:rPr>
                  <w:rFonts w:cs="Arial"/>
                  <w:sz w:val="16"/>
                  <w:szCs w:val="16"/>
                </w:rPr>
                <w:t>The published EHD 62 capacity meets only the EHD 48 threshold (§3.6.1)</w:t>
              </w:r>
            </w:ins>
          </w:p>
        </w:tc>
        <w:tc>
          <w:tcPr>
            <w:tcW w:w="2011" w:type="dxa"/>
            <w:vAlign w:val="center"/>
            <w:tcPrChange w:id="5642" w:author="Sean de Noronha | DRG" w:date="2026-09-29T17:10:00Z" w16du:dateUtc="2026-09-29T15:10:00Z">
              <w:tcPr>
                <w:tcW w:w="2000" w:type="dxa"/>
                <w:gridSpan w:val="2"/>
                <w:vAlign w:val="center"/>
              </w:tcPr>
            </w:tcPrChange>
          </w:tcPr>
          <w:p w14:paraId="5E000166" w14:textId="77777777" w:rsidR="00C60D85" w:rsidRDefault="00000000">
            <w:pPr>
              <w:spacing w:after="0"/>
              <w:rPr>
                <w:ins w:id="5643" w:author="Sean de Noronha | DRG" w:date="2026-09-29T16:28:00Z" w16du:dateUtc="2026-09-29T14:28:00Z"/>
                <w:rFonts w:cs="Arial"/>
                <w:sz w:val="16"/>
                <w:szCs w:val="16"/>
              </w:rPr>
            </w:pPr>
            <w:ins w:id="5644" w:author="Sean de Noronha | DRG" w:date="2026-09-29T16:28:00Z" w16du:dateUtc="2026-09-29T14:28:00Z">
              <w:r>
                <w:rPr>
                  <w:rFonts w:cs="Arial"/>
                  <w:sz w:val="16"/>
                  <w:szCs w:val="16"/>
                </w:rPr>
                <w:t>Enforce the capacity-floor rule of Clause 5.10.3.2</w:t>
              </w:r>
            </w:ins>
          </w:p>
        </w:tc>
      </w:tr>
      <w:tr w:rsidR="00C60D85" w14:paraId="63F76B92" w14:textId="77777777" w:rsidTr="00F2680B">
        <w:trPr>
          <w:jc w:val="center"/>
          <w:ins w:id="5645" w:author="Sean de Noronha | DRG" w:date="2026-09-29T16:28:00Z"/>
          <w:trPrChange w:id="5646" w:author="Sean de Noronha | DRG" w:date="2026-09-29T17:10:00Z" w16du:dateUtc="2026-09-29T15:10:00Z">
            <w:trPr>
              <w:gridAfter w:val="0"/>
              <w:jc w:val="center"/>
            </w:trPr>
          </w:trPrChange>
        </w:trPr>
        <w:tc>
          <w:tcPr>
            <w:tcW w:w="2112" w:type="dxa"/>
            <w:vAlign w:val="center"/>
            <w:tcPrChange w:id="5647" w:author="Sean de Noronha | DRG" w:date="2026-09-29T17:10:00Z" w16du:dateUtc="2026-09-29T15:10:00Z">
              <w:tcPr>
                <w:tcW w:w="2100" w:type="dxa"/>
                <w:vAlign w:val="center"/>
              </w:tcPr>
            </w:tcPrChange>
          </w:tcPr>
          <w:p w14:paraId="5E000167" w14:textId="77777777" w:rsidR="00C60D85" w:rsidRDefault="00000000">
            <w:pPr>
              <w:spacing w:after="0"/>
              <w:rPr>
                <w:ins w:id="5648" w:author="Sean de Noronha | DRG" w:date="2026-09-29T16:28:00Z" w16du:dateUtc="2026-09-29T14:28:00Z"/>
                <w:rFonts w:cs="Arial"/>
                <w:sz w:val="16"/>
                <w:szCs w:val="16"/>
              </w:rPr>
            </w:pPr>
            <w:ins w:id="5649" w:author="Sean de Noronha | DRG" w:date="2026-09-29T16:28:00Z" w16du:dateUtc="2026-09-29T14:28:00Z">
              <w:r>
                <w:rPr>
                  <w:rFonts w:cs="Arial"/>
                  <w:sz w:val="16"/>
                  <w:szCs w:val="16"/>
                </w:rPr>
                <w:t>Gas dependence of CSST friction untested</w:t>
              </w:r>
            </w:ins>
          </w:p>
        </w:tc>
        <w:tc>
          <w:tcPr>
            <w:tcW w:w="2313" w:type="dxa"/>
            <w:vAlign w:val="center"/>
            <w:tcPrChange w:id="5650" w:author="Sean de Noronha | DRG" w:date="2026-09-29T17:10:00Z" w16du:dateUtc="2026-09-29T15:10:00Z">
              <w:tcPr>
                <w:tcW w:w="2300" w:type="dxa"/>
                <w:gridSpan w:val="2"/>
                <w:vAlign w:val="center"/>
              </w:tcPr>
            </w:tcPrChange>
          </w:tcPr>
          <w:p w14:paraId="5E000168" w14:textId="77777777" w:rsidR="00C60D85" w:rsidRDefault="00000000">
            <w:pPr>
              <w:spacing w:after="0"/>
              <w:rPr>
                <w:ins w:id="5651" w:author="Sean de Noronha | DRG" w:date="2026-09-29T16:28:00Z" w16du:dateUtc="2026-09-29T14:28:00Z"/>
                <w:rFonts w:cs="Arial"/>
                <w:sz w:val="16"/>
                <w:szCs w:val="16"/>
              </w:rPr>
            </w:pPr>
            <w:ins w:id="5652" w:author="Sean de Noronha | DRG" w:date="2026-09-29T16:28:00Z" w16du:dateUtc="2026-09-29T14:28:00Z">
              <w:r>
                <w:rPr>
                  <w:rFonts w:cs="Arial"/>
                  <w:sz w:val="16"/>
                  <w:szCs w:val="16"/>
                </w:rPr>
                <w:t>CSA/ANSI LC 1:23 (not addressed)</w:t>
              </w:r>
            </w:ins>
          </w:p>
        </w:tc>
        <w:tc>
          <w:tcPr>
            <w:tcW w:w="2976" w:type="dxa"/>
            <w:vAlign w:val="center"/>
            <w:tcPrChange w:id="5653" w:author="Sean de Noronha | DRG" w:date="2026-09-29T17:10:00Z" w16du:dateUtc="2026-09-29T15:10:00Z">
              <w:tcPr>
                <w:tcW w:w="2960" w:type="dxa"/>
                <w:gridSpan w:val="2"/>
                <w:vAlign w:val="center"/>
              </w:tcPr>
            </w:tcPrChange>
          </w:tcPr>
          <w:p w14:paraId="5E000169" w14:textId="77777777" w:rsidR="00C60D85" w:rsidRDefault="00000000">
            <w:pPr>
              <w:spacing w:after="0"/>
              <w:rPr>
                <w:ins w:id="5654" w:author="Sean de Noronha | DRG" w:date="2026-09-29T16:28:00Z" w16du:dateUtc="2026-09-29T14:28:00Z"/>
                <w:rFonts w:cs="Arial"/>
                <w:sz w:val="16"/>
                <w:szCs w:val="16"/>
              </w:rPr>
            </w:pPr>
            <w:ins w:id="5655" w:author="Sean de Noronha | DRG" w:date="2026-09-29T16:28:00Z" w16du:dateUtc="2026-09-29T14:28:00Z">
              <w:r>
                <w:rPr>
                  <w:rFonts w:cs="Arial"/>
                  <w:sz w:val="16"/>
                  <w:szCs w:val="16"/>
                </w:rPr>
                <w:t xml:space="preserve">Hydrogen capacities cannot be derived from natural-gas, nitrogen or helium tests until friction is shown to depend on </w:t>
              </w:r>
              <w:r>
                <w:rPr>
                  <w:rFonts w:cs="Arial"/>
                  <w:i/>
                  <w:sz w:val="16"/>
                  <w:szCs w:val="16"/>
                </w:rPr>
                <w:t>Re</w:t>
              </w:r>
              <w:r>
                <w:rPr>
                  <w:rFonts w:cs="Arial"/>
                  <w:sz w:val="16"/>
                  <w:szCs w:val="16"/>
                </w:rPr>
                <w:t xml:space="preserve"> alone</w:t>
              </w:r>
            </w:ins>
          </w:p>
        </w:tc>
        <w:tc>
          <w:tcPr>
            <w:tcW w:w="2011" w:type="dxa"/>
            <w:vAlign w:val="center"/>
            <w:tcPrChange w:id="5656" w:author="Sean de Noronha | DRG" w:date="2026-09-29T17:10:00Z" w16du:dateUtc="2026-09-29T15:10:00Z">
              <w:tcPr>
                <w:tcW w:w="2000" w:type="dxa"/>
                <w:gridSpan w:val="2"/>
                <w:vAlign w:val="center"/>
              </w:tcPr>
            </w:tcPrChange>
          </w:tcPr>
          <w:p w14:paraId="5E00016A" w14:textId="77777777" w:rsidR="00C60D85" w:rsidRDefault="00000000">
            <w:pPr>
              <w:spacing w:after="0"/>
              <w:rPr>
                <w:ins w:id="5657" w:author="Sean de Noronha | DRG" w:date="2026-09-29T16:28:00Z" w16du:dateUtc="2026-09-29T14:28:00Z"/>
                <w:rFonts w:cs="Arial"/>
                <w:sz w:val="16"/>
                <w:szCs w:val="16"/>
              </w:rPr>
            </w:pPr>
            <w:ins w:id="5658" w:author="Sean de Noronha | DRG" w:date="2026-09-29T16:28:00Z" w16du:dateUtc="2026-09-29T14:28:00Z">
              <w:r>
                <w:rPr>
                  <w:rFonts w:cs="Arial"/>
                  <w:sz w:val="16"/>
                  <w:szCs w:val="16"/>
                </w:rPr>
                <w:t>Test T1 (§3.8)</w:t>
              </w:r>
            </w:ins>
          </w:p>
        </w:tc>
      </w:tr>
    </w:tbl>
    <w:p w14:paraId="5E00016B" w14:textId="77777777" w:rsidR="00C60D85" w:rsidRDefault="00000000">
      <w:pPr>
        <w:rPr>
          <w:ins w:id="5659" w:author="Sean de Noronha | DRG" w:date="2026-09-29T16:28:00Z" w16du:dateUtc="2026-09-29T14:28:00Z"/>
          <w:i/>
        </w:rPr>
      </w:pPr>
      <w:ins w:id="5660" w:author="Sean de Noronha | DRG" w:date="2026-09-29T16:28:00Z" w16du:dateUtc="2026-09-29T14:28:00Z">
        <w:r>
          <w:rPr>
            <w:i/>
          </w:rPr>
          <w:t>Table 26 – Gaps and misalignments between the current standards and 100% hydrogen domestic service.</w:t>
        </w:r>
      </w:ins>
    </w:p>
    <w:p w14:paraId="596A3F48" w14:textId="77777777" w:rsidR="00976B66" w:rsidRPr="00801F35" w:rsidRDefault="00C64113" w:rsidP="00857005">
      <w:pPr>
        <w:pStyle w:val="Heading2"/>
      </w:pPr>
      <w:bookmarkStart w:id="5661" w:name="_Toc241507004"/>
      <w:r>
        <w:t>Recommendations for Standards Development</w:t>
      </w:r>
      <w:bookmarkEnd w:id="5661"/>
    </w:p>
    <w:p w14:paraId="25C52314" w14:textId="13390BF6" w:rsidR="00122CC4" w:rsidRPr="00122CC4" w:rsidRDefault="00C64113" w:rsidP="00122CC4">
      <w:pPr>
        <w:rPr>
          <w:i/>
        </w:rPr>
      </w:pPr>
      <w:commentRangeStart w:id="5662"/>
      <w:del w:id="5663" w:author="Sean de Noronha | DRG" w:date="2026-09-28T11:16:00Z" w16du:dateUtc="2026-09-28T09:16:00Z">
        <w:r>
          <w:rPr>
            <w:i/>
          </w:rPr>
          <w:delText>Best practices for hydrogen pipe sizing and proposed revisions to specific standards.</w:delText>
        </w:r>
      </w:del>
      <w:commentRangeEnd w:id="5662"/>
      <w:ins w:id="5664" w:author="Sean de Noronha | DRG" w:date="2026-09-28T18:58:00Z" w16du:dateUtc="2026-09-28T16:58:00Z">
        <w:r>
          <w:rPr>
            <w:rStyle w:val="CommentReference"/>
          </w:rPr>
          <w:commentReference w:id="5662"/>
        </w:r>
      </w:ins>
      <w:ins w:id="5665" w:author="Sean de Noronha | DRG" w:date="2026-09-29T16:34:00Z" w16du:dateUtc="2026-09-29T14:34:00Z">
        <w:r>
          <w:t xml:space="preserve">The existing sizing equation can be retained for hydrogen with one change: below </w:t>
        </w:r>
        <w:r>
          <w:rPr>
            <w:i/>
          </w:rPr>
          <w:t>Re</w:t>
        </w:r>
        <w:r>
          <w:t xml:space="preserve"> = 1,361, where it crosses the laminar line, capacities come from the laminar law </w:t>
        </w:r>
        <w:r>
          <w:rPr>
            <w:i/>
          </w:rPr>
          <w:t>f</w:t>
        </w:r>
        <w:r>
          <w:t xml:space="preserve"> = 64/</w:t>
        </w:r>
        <w:r>
          <w:rPr>
            <w:i/>
          </w:rPr>
          <w:t>Re</w:t>
        </w:r>
        <w:r>
          <w:t xml:space="preserve">. Above that point the equation is used as published. </w:t>
        </w:r>
        <w:commentRangeStart w:id="5666"/>
        <w:r>
          <w:t>Compared with Moody friction this leaves a small region near the transition, up to about 6% in capacity for commercial steel, where the equation gives more capacity, although this may not be non-conservative in practice, since the current method has been used for decades with the conservatism built into it. If CSA wants the law to be conservative over Moody friction everywhere, the alternative is to use 64/</w:t>
        </w:r>
        <w:r>
          <w:rPr>
            <w:i/>
          </w:rPr>
          <w:t>Re</w:t>
        </w:r>
        <w:r>
          <w:t xml:space="preserve"> below </w:t>
        </w:r>
        <w:r>
          <w:rPr>
            <w:i/>
          </w:rPr>
          <w:t>Re</w:t>
        </w:r>
        <w:r>
          <w:rPr>
            <w:vertAlign w:val="superscript"/>
          </w:rPr>
          <w:t>*</w:t>
        </w:r>
        <w:r>
          <w:t xml:space="preserve"> ≈ 1,120 and reduce every capacity above it by a single factor of 0.914. This works for steel, copper and plastic pipe without </w:t>
        </w:r>
      </w:ins>
      <w:ins w:id="5667" w:author="Sean de Noronha | DRG" w:date="2026-09-29T17:11:00Z" w16du:dateUtc="2026-09-29T15:11:00Z">
        <w:r w:rsidR="00F2680B">
          <w:t xml:space="preserve">needing to know the </w:t>
        </w:r>
        <w:r w:rsidR="00643AF1">
          <w:t xml:space="preserve">pipe </w:t>
        </w:r>
      </w:ins>
      <w:ins w:id="5668" w:author="Sean de Noronha | DRG" w:date="2026-09-29T16:34:00Z" w16du:dateUtc="2026-09-29T14:34:00Z">
        <w:r>
          <w:t>roughness value.</w:t>
        </w:r>
      </w:ins>
      <w:commentRangeEnd w:id="5666"/>
      <w:ins w:id="5669" w:author="Sean de Noronha | DRG" w:date="2026-09-30T11:43:00Z" w16du:dateUtc="2026-09-30T09:43:00Z">
        <w:r w:rsidR="00C85825">
          <w:rPr>
            <w:rStyle w:val="CommentReference"/>
          </w:rPr>
          <w:commentReference w:id="5666"/>
        </w:r>
      </w:ins>
    </w:p>
    <w:p w14:paraId="5E00016C" w14:textId="77777777" w:rsidR="00C60D85" w:rsidRDefault="00000000">
      <w:pPr>
        <w:rPr>
          <w:ins w:id="5670" w:author="Sean de Noronha | DRG" w:date="2026-09-29T16:34:00Z" w16du:dateUtc="2026-09-29T14:34:00Z"/>
        </w:rPr>
      </w:pPr>
      <w:ins w:id="5671" w:author="Sean de Noronha | DRG" w:date="2026-09-29T16:34:00Z" w16du:dateUtc="2026-09-29T14:34:00Z">
        <w:r>
          <w:t>The recommendations for each CSA Group document are as follows.</w:t>
        </w:r>
      </w:ins>
    </w:p>
    <w:p w14:paraId="5E00016D" w14:textId="77777777" w:rsidR="00C60D85" w:rsidRDefault="00000000">
      <w:pPr>
        <w:pStyle w:val="ListParagraph"/>
        <w:numPr>
          <w:ilvl w:val="0"/>
          <w:numId w:val="5"/>
        </w:numPr>
        <w:rPr>
          <w:ins w:id="5672" w:author="Sean de Noronha | DRG" w:date="2026-09-29T16:34:00Z" w16du:dateUtc="2026-09-29T14:34:00Z"/>
        </w:rPr>
      </w:pPr>
      <w:ins w:id="5673" w:author="Sean de Noronha | DRG" w:date="2026-09-29T16:34:00Z" w16du:dateUtc="2026-09-29T14:34:00Z">
        <w:r>
          <w:t>CSA B149.1: add a hydrogen annex that carries the laminar branch, with capacities from either option of §3.7.3, and state that the multipliers of Table A.15 do not apply to hydrogen.</w:t>
        </w:r>
      </w:ins>
    </w:p>
    <w:p w14:paraId="5E00016E" w14:textId="77777777" w:rsidR="00C60D85" w:rsidRDefault="00000000">
      <w:pPr>
        <w:pStyle w:val="ListParagraph"/>
        <w:numPr>
          <w:ilvl w:val="0"/>
          <w:numId w:val="5"/>
        </w:numPr>
        <w:rPr>
          <w:ins w:id="5674" w:author="Sean de Noronha | DRG" w:date="2026-09-29T16:34:00Z" w16du:dateUtc="2026-09-29T14:34:00Z"/>
        </w:rPr>
      </w:pPr>
      <w:ins w:id="5675" w:author="Sean de Noronha | DRG" w:date="2026-09-29T16:34:00Z" w16du:dateUtc="2026-09-29T14:34:00Z">
        <w:r>
          <w:t>CSA/ANSI LC 1: set hydrogen EHD reference capacities through the tests of §3.8, with CSA owning the reference values; enforce the capacity-floor rule of Clause 5.10.3.2; and keep hydrogen outside the fuel-gas definition until those capacities exist. Neither sizing option applies to CSST.</w:t>
        </w:r>
      </w:ins>
    </w:p>
    <w:p w14:paraId="1B9BEE4B" w14:textId="77777777" w:rsidR="00976B66" w:rsidRPr="00801F35" w:rsidRDefault="00C64113" w:rsidP="001D5AC6">
      <w:pPr>
        <w:pStyle w:val="Heading1"/>
      </w:pPr>
      <w:bookmarkStart w:id="5676" w:name="_Toc241507005"/>
      <w:r>
        <w:t>Conclusions</w:t>
      </w:r>
      <w:bookmarkEnd w:id="5676"/>
    </w:p>
    <w:p w14:paraId="4811734F" w14:textId="77777777" w:rsidR="00976B66" w:rsidRPr="00801F35" w:rsidRDefault="00C64113">
      <w:del w:id="5677" w:author="Sean de Noronha | DRG" w:date="2026-09-28T18:38:00Z" w16du:dateUtc="2026-09-28T16:38:00Z">
        <w:r>
          <w:rPr>
            <w:i/>
          </w:rPr>
          <w:delText xml:space="preserve">This section will </w:delText>
        </w:r>
      </w:del>
      <w:del w:id="5678" w:author="Sean de Noronha | DRG" w:date="2026-09-23T14:55:00Z">
        <w:r>
          <w:rPr>
            <w:i/>
          </w:rPr>
          <w:delText>summarise</w:delText>
        </w:r>
      </w:del>
      <w:del w:id="5679" w:author="Sean de Noronha | DRG" w:date="2026-09-28T18:38:00Z" w16du:dateUtc="2026-09-28T16:38:00Z">
        <w:r>
          <w:rPr>
            <w:i/>
          </w:rPr>
          <w:delText xml:space="preserve"> key findings and their significance for hydrogen domestic piping design and standards development.</w:delText>
        </w:r>
      </w:del>
      <w:ins w:id="5680" w:author="Sean de Noronha | DRG" w:date="2026-09-29T16:40:00Z" w16du:dateUtc="2026-09-29T14:40:00Z">
        <w:r>
          <w:t>The study leads to seven findings.</w:t>
        </w:r>
      </w:ins>
    </w:p>
    <w:p w14:paraId="5E00016F" w14:textId="77777777" w:rsidR="00C60D85" w:rsidRDefault="00000000">
      <w:pPr>
        <w:pStyle w:val="ListParagraph"/>
        <w:numPr>
          <w:ilvl w:val="0"/>
          <w:numId w:val="60"/>
        </w:numPr>
        <w:rPr>
          <w:ins w:id="5681" w:author="Sean de Noronha | DRG" w:date="2026-09-29T16:40:00Z" w16du:dateUtc="2026-09-29T14:40:00Z"/>
        </w:rPr>
      </w:pPr>
      <w:ins w:id="5682" w:author="Sean de Noronha | DRG" w:date="2026-09-29T16:40:00Z" w16du:dateUtc="2026-09-29T14:40:00Z">
        <w:r>
          <w:t xml:space="preserve">The Polyflo equation used by CSA B149.1, the IFGC and NFPA 54 is the General Flow Equation with a single friction law, </w:t>
        </w:r>
        <w:r>
          <w:rPr>
            <w:i/>
          </w:rPr>
          <w:t>f</w:t>
        </w:r>
        <w:r>
          <w:t xml:space="preserve"> = 0.140370·</w:t>
        </w:r>
        <w:r>
          <w:rPr>
            <w:i/>
          </w:rPr>
          <w:t>Re</w:t>
        </w:r>
        <w:r>
          <w:rPr>
            <w:vertAlign w:val="superscript"/>
          </w:rPr>
          <w:t>−0.151571</w:t>
        </w:r>
        <w:r>
          <w:t>, hidden in its three published constants. The deviation of this law from Moody friction depends only on the Reynolds number and the pipe roughness, not on the gas, so the deviation found for natural gas applies to hydrogen unchanged.</w:t>
        </w:r>
      </w:ins>
    </w:p>
    <w:p w14:paraId="5E000170" w14:textId="77777777" w:rsidR="00C60D85" w:rsidRDefault="00000000">
      <w:pPr>
        <w:pStyle w:val="ListParagraph"/>
        <w:numPr>
          <w:ilvl w:val="0"/>
          <w:numId w:val="60"/>
        </w:numPr>
        <w:rPr>
          <w:ins w:id="5683" w:author="Sean de Noronha | DRG" w:date="2026-09-29T16:40:00Z" w16du:dateUtc="2026-09-29T14:40:00Z"/>
        </w:rPr>
      </w:pPr>
      <w:ins w:id="5684" w:author="Sean de Noronha | DRG" w:date="2026-09-29T16:40:00Z" w16du:dateUtc="2026-09-29T14:40:00Z">
        <w:r>
          <w:t>Hydrogen runs at about half the Reynolds number of natural gas at equal energy delivery, which pushes the low-pressure cells into the laminar region, where Polyflo gives a higher capacity than Moody friction.</w:t>
        </w:r>
      </w:ins>
    </w:p>
    <w:p w14:paraId="5E000171" w14:textId="77777777" w:rsidR="00C60D85" w:rsidRDefault="00000000">
      <w:pPr>
        <w:pStyle w:val="ListParagraph"/>
        <w:numPr>
          <w:ilvl w:val="0"/>
          <w:numId w:val="60"/>
        </w:numPr>
        <w:rPr>
          <w:ins w:id="5685" w:author="Sean de Noronha | DRG" w:date="2026-09-29T16:40:00Z" w16du:dateUtc="2026-09-29T14:40:00Z"/>
        </w:rPr>
      </w:pPr>
      <w:commentRangeStart w:id="5686"/>
      <w:ins w:id="5687" w:author="Sean de Noronha | DRG" w:date="2026-09-29T16:40:00Z" w16du:dateUtc="2026-09-29T14:40:00Z">
        <w:r>
          <w:t>Using 64/</w:t>
        </w:r>
        <w:r>
          <w:rPr>
            <w:i/>
          </w:rPr>
          <w:t>Re</w:t>
        </w:r>
        <w:r>
          <w:t xml:space="preserve"> below </w:t>
        </w:r>
        <w:r>
          <w:rPr>
            <w:i/>
          </w:rPr>
          <w:t>Re</w:t>
        </w:r>
        <w:r>
          <w:t xml:space="preserve"> = 1,361 removes the largest deviation from Moody friction. What remains is, by calculation, up to about 6% in capacity near the transition. A single upward shift of the Polyflo line by a factor of 1.18 removes that too, for steel, copper and plastic pipe, without needing a roughness value.</w:t>
        </w:r>
      </w:ins>
      <w:commentRangeEnd w:id="5686"/>
      <w:ins w:id="5688" w:author="Sean de Noronha | DRG" w:date="2026-09-30T11:45:00Z" w16du:dateUtc="2026-09-30T09:45:00Z">
        <w:r w:rsidR="00C85825">
          <w:rPr>
            <w:rStyle w:val="CommentReference"/>
          </w:rPr>
          <w:commentReference w:id="5686"/>
        </w:r>
      </w:ins>
    </w:p>
    <w:p w14:paraId="5E000172" w14:textId="77777777" w:rsidR="00C60D85" w:rsidRDefault="00000000">
      <w:pPr>
        <w:pStyle w:val="ListParagraph"/>
        <w:numPr>
          <w:ilvl w:val="0"/>
          <w:numId w:val="60"/>
        </w:numPr>
        <w:rPr>
          <w:ins w:id="5689" w:author="Sean de Noronha | DRG" w:date="2026-09-29T16:40:00Z" w16du:dateUtc="2026-09-29T14:40:00Z"/>
        </w:rPr>
      </w:pPr>
      <w:ins w:id="5690" w:author="Sean de Noronha | DRG" w:date="2026-09-29T16:40:00Z" w16du:dateUtc="2026-09-29T14:40:00Z">
        <w:r>
          <w:t>Hydrogen Reynolds numbers stay below about 2 × 10</w:t>
        </w:r>
        <w:r>
          <w:rPr>
            <w:vertAlign w:val="superscript"/>
          </w:rPr>
          <w:t>4</w:t>
        </w:r>
        <w:r>
          <w:t xml:space="preserve"> at the low-pressure schedules and in CSST, at velocities up to about 80 m/s. </w:t>
        </w:r>
        <w:commentRangeStart w:id="5691"/>
        <w:proofErr w:type="gramStart"/>
        <w:r>
          <w:t>Short</w:t>
        </w:r>
        <w:proofErr w:type="gramEnd"/>
        <w:r>
          <w:t xml:space="preserve"> runs of the larger steel sizes at the elevated-pressure schedules </w:t>
        </w:r>
      </w:ins>
      <w:commentRangeEnd w:id="5691"/>
      <w:ins w:id="5692" w:author="Sean de Noronha | DRG" w:date="2026-09-30T11:46:00Z" w16du:dateUtc="2026-09-30T09:46:00Z">
        <w:r w:rsidR="00C85825">
          <w:rPr>
            <w:rStyle w:val="CommentReference"/>
          </w:rPr>
          <w:commentReference w:id="5691"/>
        </w:r>
      </w:ins>
      <w:ins w:id="5693" w:author="Sean de Noronha | DRG" w:date="2026-09-29T16:40:00Z" w16du:dateUtc="2026-09-29T14:40:00Z">
        <w:r>
          <w:t xml:space="preserve">reach </w:t>
        </w:r>
        <w:r>
          <w:rPr>
            <w:i/>
          </w:rPr>
          <w:t>Re</w:t>
        </w:r>
        <w:r>
          <w:t xml:space="preserve"> ≈ 1.9 × 10</w:t>
        </w:r>
        <w:r>
          <w:rPr>
            <w:vertAlign w:val="superscript"/>
          </w:rPr>
          <w:t>5</w:t>
        </w:r>
        <w:r>
          <w:t xml:space="preserve"> and about 300 m/s, where Polyflo remains within about </w:t>
        </w:r>
        <w:r>
          <w:lastRenderedPageBreak/>
          <w:t>1% of Moody friction for new commercial steel. No velocity limit exists for hydrogen in domestic piping.</w:t>
        </w:r>
      </w:ins>
    </w:p>
    <w:p w14:paraId="5E000173" w14:textId="3EC448F7" w:rsidR="00C60D85" w:rsidRDefault="00000000">
      <w:pPr>
        <w:pStyle w:val="ListParagraph"/>
        <w:numPr>
          <w:ilvl w:val="0"/>
          <w:numId w:val="60"/>
        </w:numPr>
        <w:rPr>
          <w:ins w:id="5694" w:author="Sean de Noronha | DRG" w:date="2026-09-29T16:40:00Z" w16du:dateUtc="2026-09-29T14:40:00Z"/>
        </w:rPr>
      </w:pPr>
      <w:ins w:id="5695" w:author="Sean de Noronha | DRG" w:date="2026-09-29T16:40:00Z" w16du:dateUtc="2026-09-29T14:40:00Z">
        <w:r>
          <w:t xml:space="preserve">The existing natural-gas data </w:t>
        </w:r>
      </w:ins>
      <w:ins w:id="5696" w:author="Sean de Noronha | DRG" w:date="2026-09-30T11:46:00Z" w16du:dateUtc="2026-09-30T09:46:00Z">
        <w:r w:rsidR="00C85825">
          <w:t>from CSST Manufacturer C</w:t>
        </w:r>
      </w:ins>
      <w:ins w:id="5697" w:author="Sean de Noronha | DRG" w:date="2026-09-29T16:40:00Z" w16du:dateUtc="2026-09-29T14:40:00Z">
        <w:r>
          <w:t>, back-calculated to a friction trend, and the CFD model tried here did not lead to a sizing equation or closure for CSST. Flow measurements are needed to establish one.</w:t>
        </w:r>
      </w:ins>
    </w:p>
    <w:p w14:paraId="5E000174" w14:textId="77777777" w:rsidR="00C60D85" w:rsidRDefault="00000000">
      <w:pPr>
        <w:pStyle w:val="ListParagraph"/>
        <w:numPr>
          <w:ilvl w:val="0"/>
          <w:numId w:val="60"/>
        </w:numPr>
        <w:rPr>
          <w:ins w:id="5698" w:author="Sean de Noronha | DRG" w:date="2026-09-29T16:40:00Z" w16du:dateUtc="2026-09-29T14:40:00Z"/>
        </w:rPr>
      </w:pPr>
      <w:ins w:id="5699" w:author="Sean de Noronha | DRG" w:date="2026-09-29T16:40:00Z" w16du:dateUtc="2026-09-29T14:40:00Z">
        <w:r>
          <w:t>No public measurements of hydrogen flow in domestic piping were found. The proposed test program uses helium, nitrogen and natural gas, and relies on friction depending only on the Reynolds number to carry the results over to hydrogen.</w:t>
        </w:r>
      </w:ins>
    </w:p>
    <w:p w14:paraId="5E000175" w14:textId="77777777" w:rsidR="00C60D85" w:rsidRDefault="00000000">
      <w:pPr>
        <w:pStyle w:val="ListParagraph"/>
        <w:numPr>
          <w:ilvl w:val="0"/>
          <w:numId w:val="60"/>
        </w:numPr>
        <w:rPr>
          <w:ins w:id="5700" w:author="Sean de Noronha | DRG" w:date="2026-09-29T16:40:00Z" w16du:dateUtc="2026-09-29T14:40:00Z"/>
        </w:rPr>
      </w:pPr>
      <w:ins w:id="5701" w:author="Sean de Noronha | DRG" w:date="2026-09-29T16:40:00Z" w16du:dateUtc="2026-09-29T14:40:00Z">
        <w:r>
          <w:t>The test program of §3.8 would confirm the laminar branch and the size of the transition hump for steel, establish whether CSST friction depends only on the Reynolds number, and give CSA the reference capacities a hydrogen EHD rating needs.</w:t>
        </w:r>
      </w:ins>
    </w:p>
    <w:p w14:paraId="60818327" w14:textId="77777777" w:rsidR="00976B66" w:rsidRPr="00801F35" w:rsidRDefault="00C64113">
      <w:pPr>
        <w:pStyle w:val="CSAUnnumberedHeading1"/>
      </w:pPr>
      <w:bookmarkStart w:id="5702" w:name="_Toc241507006"/>
      <w:r>
        <w:t>References</w:t>
      </w:r>
      <w:bookmarkEnd w:id="5702"/>
    </w:p>
    <w:p w14:paraId="639146C2" w14:textId="77777777" w:rsidR="00484F0E" w:rsidRPr="00801F35" w:rsidRDefault="00C64113">
      <w:r>
        <w:t>References follow the IEEE style with in-text citations numbered sequentially in square brackets, ordered by first appearance. Where possible, DOIs or URLs are provided.</w:t>
      </w:r>
    </w:p>
    <w:p w14:paraId="57546747" w14:textId="77777777" w:rsidR="00484F0E" w:rsidRPr="00801F35" w:rsidRDefault="00C64113">
      <w:pPr>
        <w:pStyle w:val="Bibliography"/>
      </w:pPr>
      <w:r>
        <w:t>[1</w:t>
      </w:r>
      <w:proofErr w:type="gramStart"/>
      <w:r>
        <w:t>]  National</w:t>
      </w:r>
      <w:proofErr w:type="gramEnd"/>
      <w:r>
        <w:t xml:space="preserve"> Institute of Standards and Technology, "NIST Chemistry </w:t>
      </w:r>
      <w:proofErr w:type="spellStart"/>
      <w:r>
        <w:t>WebBook</w:t>
      </w:r>
      <w:proofErr w:type="spellEnd"/>
      <w:r>
        <w:t xml:space="preserve"> — thermophysical properties of fluid systems," U.S. Dept. of Commerce, Gaithersburg, MD, USA. [Online]. Available: https://webbook.nist.gov/chemistry/fluid/.</w:t>
      </w:r>
    </w:p>
    <w:p w14:paraId="5C0AF0B9" w14:textId="77777777" w:rsidR="00484F0E" w:rsidRPr="00801F35" w:rsidRDefault="00C64113">
      <w:pPr>
        <w:pStyle w:val="Bibliography"/>
      </w:pPr>
      <w:r>
        <w:t>[2</w:t>
      </w:r>
      <w:proofErr w:type="gramStart"/>
      <w:r>
        <w:t>]  J.</w:t>
      </w:r>
      <w:proofErr w:type="gramEnd"/>
      <w:r>
        <w:t xml:space="preserve"> W. Leachman, R. T. Jacobsen, S. G. </w:t>
      </w:r>
      <w:proofErr w:type="spellStart"/>
      <w:r>
        <w:t>Penoncello</w:t>
      </w:r>
      <w:proofErr w:type="spellEnd"/>
      <w:r>
        <w:t xml:space="preserve">, and E. W. Lemmon, "Fundamental equations of state for parahydrogen, normal hydrogen, and orthohydrogen," J. Phys. Chem. Ref. Data, vol. 38, no. 3, pp. 721–748, 2009, </w:t>
      </w:r>
      <w:proofErr w:type="spellStart"/>
      <w:r>
        <w:t>doi</w:t>
      </w:r>
      <w:proofErr w:type="spellEnd"/>
      <w:r>
        <w:t>: 10.1063/1.3160306.</w:t>
      </w:r>
    </w:p>
    <w:p w14:paraId="2AC1D28F" w14:textId="77777777" w:rsidR="00484F0E" w:rsidRPr="00801F35" w:rsidRDefault="00C64113">
      <w:pPr>
        <w:pStyle w:val="Bibliography"/>
      </w:pPr>
      <w:r>
        <w:t>[3</w:t>
      </w:r>
      <w:proofErr w:type="gramStart"/>
      <w:r>
        <w:t>]  E.</w:t>
      </w:r>
      <w:proofErr w:type="gramEnd"/>
      <w:r>
        <w:t xml:space="preserve"> W. Lemmon, M. L. Huber, and M. O. McLinden, NIST Reference Fluid Thermodynamic and Transport Properties Database (REFPROP), Version 10.0, NIST Standard Reference Database 23, National Institute of Standards and Technology, Gaithersburg, MD, USA, 2018. [Online]. Available: https://www.nist.gov/srd/refprop.</w:t>
      </w:r>
    </w:p>
    <w:p w14:paraId="68B77A42" w14:textId="77777777" w:rsidR="00484F0E" w:rsidRPr="00801F35" w:rsidRDefault="00C64113">
      <w:pPr>
        <w:pStyle w:val="Bibliography"/>
      </w:pPr>
      <w:r>
        <w:t>[4</w:t>
      </w:r>
      <w:proofErr w:type="gramStart"/>
      <w:r>
        <w:t>]  International</w:t>
      </w:r>
      <w:proofErr w:type="gramEnd"/>
      <w:r>
        <w:t xml:space="preserve"> Organization for Standardization, ISO/TR 15916:2015 Basic considerations for the safety of hydrogen systems. Geneva, Switzerland: ISO, 2015. [Online]. Available: https://www.iso.org/standard/56546.html.</w:t>
      </w:r>
    </w:p>
    <w:p w14:paraId="61DA2CA9" w14:textId="77777777" w:rsidR="00484F0E" w:rsidRPr="00801F35" w:rsidRDefault="00C64113">
      <w:pPr>
        <w:pStyle w:val="Bibliography"/>
      </w:pPr>
      <w:r>
        <w:t>[5</w:t>
      </w:r>
      <w:proofErr w:type="gramStart"/>
      <w:r>
        <w:t>]  Pacific</w:t>
      </w:r>
      <w:proofErr w:type="gramEnd"/>
      <w:r>
        <w:t xml:space="preserve"> Northwest National Laboratory, "H2Tools — comparative properties of hydrogen and other fuels," [Online]. Available: https://h2tools.org/hyarc/hydrogen-data/comparative-properties-hydrogen-and-other-fuels.</w:t>
      </w:r>
    </w:p>
    <w:p w14:paraId="09F044D0" w14:textId="77777777" w:rsidR="00484F0E" w:rsidRPr="00801F35" w:rsidRDefault="00C64113">
      <w:pPr>
        <w:pStyle w:val="Bibliography"/>
      </w:pPr>
      <w:r>
        <w:t>[6</w:t>
      </w:r>
      <w:proofErr w:type="gramStart"/>
      <w:r>
        <w:t>]  Kiwa</w:t>
      </w:r>
      <w:proofErr w:type="gramEnd"/>
      <w:r>
        <w:t xml:space="preserve"> N.V., "The properties of hydrogen," Kiwa Technology, Apeldoorn, Netherlands. [Online]. Available: https://www.kiwa.com/globalassets/netherlands/nieuws/documenten/infographic-properties-of-hydrogen.pdf.</w:t>
      </w:r>
    </w:p>
    <w:p w14:paraId="618C84E0" w14:textId="77777777" w:rsidR="00484F0E" w:rsidRPr="00801F35" w:rsidRDefault="00C64113">
      <w:pPr>
        <w:pStyle w:val="Bibliography"/>
      </w:pPr>
      <w:r>
        <w:t>[7</w:t>
      </w:r>
      <w:proofErr w:type="gramStart"/>
      <w:r>
        <w:t xml:space="preserve">]  </w:t>
      </w:r>
      <w:proofErr w:type="spellStart"/>
      <w:r>
        <w:t>HyDeploy</w:t>
      </w:r>
      <w:proofErr w:type="spellEnd"/>
      <w:proofErr w:type="gramEnd"/>
      <w:r>
        <w:t xml:space="preserve"> Consortium, "</w:t>
      </w:r>
      <w:proofErr w:type="spellStart"/>
      <w:r>
        <w:t>HyDeploy</w:t>
      </w:r>
      <w:proofErr w:type="spellEnd"/>
      <w:r>
        <w:t xml:space="preserve"> final report," Cadent Gas / Northern Gas Networks, U.K., 2018. [Online]. Available: https://hydeploy.co.uk/app/uploads/2018/02/21935_CADENT_HYDEPLOY_REPORT_v3.pdf.</w:t>
      </w:r>
    </w:p>
    <w:p w14:paraId="66D270BF" w14:textId="77777777" w:rsidR="00484F0E" w:rsidRPr="00801F35" w:rsidRDefault="00C64113">
      <w:pPr>
        <w:pStyle w:val="Bibliography"/>
      </w:pPr>
      <w:r>
        <w:t>[8</w:t>
      </w:r>
      <w:proofErr w:type="gramStart"/>
      <w:r>
        <w:t>]  HyDeploy</w:t>
      </w:r>
      <w:proofErr w:type="gramEnd"/>
      <w:r>
        <w:t xml:space="preserve">2 Consortium, "HyDeploy2 </w:t>
      </w:r>
      <w:proofErr w:type="spellStart"/>
      <w:r>
        <w:t>Winlaton</w:t>
      </w:r>
      <w:proofErr w:type="spellEnd"/>
      <w:r>
        <w:t xml:space="preserve"> final report," Cadent Gas / Northern Gas Networks, U.K., 2022.</w:t>
      </w:r>
    </w:p>
    <w:p w14:paraId="323C3464" w14:textId="77777777" w:rsidR="00484F0E" w:rsidRPr="00801F35" w:rsidRDefault="00C64113">
      <w:pPr>
        <w:pStyle w:val="Bibliography"/>
      </w:pPr>
      <w:r>
        <w:t>[9</w:t>
      </w:r>
      <w:proofErr w:type="gramStart"/>
      <w:r>
        <w:t>]  Arup</w:t>
      </w:r>
      <w:proofErr w:type="gramEnd"/>
      <w:r>
        <w:t>, Progressive Energy, and Kiwa Gastec, "Hy4Heat — final report," U.K. BEIS, 2021. [Online]. Available: https://static1.squarespace.com/static/5b8eae345cfd799896a803f4/t/626aa96961a39b380f82717d/1651157358782/Final+Final+Report.pdf.</w:t>
      </w:r>
    </w:p>
    <w:p w14:paraId="4AB2B479" w14:textId="77777777" w:rsidR="00484F0E" w:rsidRPr="00801F35" w:rsidRDefault="00C64113">
      <w:pPr>
        <w:pStyle w:val="Bibliography"/>
      </w:pPr>
      <w:r>
        <w:t>[10</w:t>
      </w:r>
      <w:proofErr w:type="gramStart"/>
      <w:r>
        <w:t>]  Northern</w:t>
      </w:r>
      <w:proofErr w:type="gramEnd"/>
      <w:r>
        <w:t xml:space="preserve"> Gas Networks, "H21 — North of England and Teesside reports," U.K., 2018 and 2024. [Online]. Available: https://h21.green.</w:t>
      </w:r>
    </w:p>
    <w:p w14:paraId="44C25F1F" w14:textId="77777777" w:rsidR="00484F0E" w:rsidRPr="00801F35" w:rsidRDefault="00C64113">
      <w:pPr>
        <w:pStyle w:val="Bibliography"/>
      </w:pPr>
      <w:r>
        <w:lastRenderedPageBreak/>
        <w:t>[11</w:t>
      </w:r>
      <w:proofErr w:type="gramStart"/>
      <w:r>
        <w:t>]  Australian</w:t>
      </w:r>
      <w:proofErr w:type="gramEnd"/>
      <w:r>
        <w:t xml:space="preserve"> Hydrogen Centre, "100% hydrogen distribution networks: Victoria feasibility study," Australian Renewable Energy Agency, Australia, 2023. [Online]. Available: https://arena.gov.au/assets/2023/09/AHC-100-Hydrogen-Distribution-Networks-Victoria-Feasibility-Study.pdf.</w:t>
      </w:r>
    </w:p>
    <w:p w14:paraId="6FC807F1" w14:textId="77777777" w:rsidR="00484F0E" w:rsidRPr="00801F35" w:rsidRDefault="00C64113">
      <w:pPr>
        <w:pStyle w:val="Bibliography"/>
      </w:pPr>
      <w:r>
        <w:t>[12</w:t>
      </w:r>
      <w:proofErr w:type="gramStart"/>
      <w:r>
        <w:t>]  Australian</w:t>
      </w:r>
      <w:proofErr w:type="gramEnd"/>
      <w:r>
        <w:t xml:space="preserve"> Hydrogen Centre, "100% hydrogen distribution networks: South Australia feasibility study," Australian Renewable Energy Agency, Australia, 2023.</w:t>
      </w:r>
    </w:p>
    <w:p w14:paraId="67E5A707" w14:textId="77777777" w:rsidR="00484F0E" w:rsidRPr="00801F35" w:rsidRDefault="00C64113">
      <w:pPr>
        <w:pStyle w:val="Bibliography"/>
      </w:pPr>
      <w:r>
        <w:t>[13</w:t>
      </w:r>
      <w:proofErr w:type="gramStart"/>
      <w:r>
        <w:t>]  Australian</w:t>
      </w:r>
      <w:proofErr w:type="gramEnd"/>
      <w:r>
        <w:t xml:space="preserve"> Hydrogen Centre, "10% hydrogen distribution networks: Victoria feasibility study," Australian Renewable Energy Agency, Australia, 2023.</w:t>
      </w:r>
    </w:p>
    <w:p w14:paraId="7045A8C2" w14:textId="77777777" w:rsidR="00484F0E" w:rsidRPr="00801F35" w:rsidRDefault="00C64113">
      <w:pPr>
        <w:pStyle w:val="Bibliography"/>
      </w:pPr>
      <w:r>
        <w:t>[14</w:t>
      </w:r>
      <w:proofErr w:type="gramStart"/>
      <w:r>
        <w:t>]  Australian</w:t>
      </w:r>
      <w:proofErr w:type="gramEnd"/>
      <w:r>
        <w:t xml:space="preserve"> Hydrogen Centre, "10% hydrogen distribution networks: South Australia feasibility study," Australian Renewable Energy Agency, Australia, 2023.</w:t>
      </w:r>
    </w:p>
    <w:p w14:paraId="3B6805ED" w14:textId="77777777" w:rsidR="00484F0E" w:rsidRPr="00801F35" w:rsidRDefault="00C64113">
      <w:pPr>
        <w:pStyle w:val="Bibliography"/>
      </w:pPr>
      <w:r>
        <w:t>[15</w:t>
      </w:r>
      <w:proofErr w:type="gramStart"/>
      <w:r>
        <w:t xml:space="preserve">]  </w:t>
      </w:r>
      <w:proofErr w:type="spellStart"/>
      <w:r>
        <w:t>HyDelta</w:t>
      </w:r>
      <w:proofErr w:type="spellEnd"/>
      <w:proofErr w:type="gramEnd"/>
      <w:r>
        <w:t xml:space="preserve"> Consortium, "</w:t>
      </w:r>
      <w:proofErr w:type="spellStart"/>
      <w:r>
        <w:t>HyDelta</w:t>
      </w:r>
      <w:proofErr w:type="spellEnd"/>
      <w:r>
        <w:t xml:space="preserve"> Phase 1, 2, and 3 reports," TKI New Gas / DNV / Kiwa, Netherlands, 2020–2024. [Online]. Available: https://reports.hydelta.nl/technology-safety.</w:t>
      </w:r>
    </w:p>
    <w:p w14:paraId="20B81ADC" w14:textId="77777777" w:rsidR="00484F0E" w:rsidRPr="00801F35" w:rsidRDefault="00C64113">
      <w:pPr>
        <w:pStyle w:val="Bibliography"/>
      </w:pPr>
      <w:r>
        <w:t>[16</w:t>
      </w:r>
      <w:proofErr w:type="gramStart"/>
      <w:r>
        <w:t>]  Energie</w:t>
      </w:r>
      <w:proofErr w:type="gramEnd"/>
      <w:r>
        <w:t xml:space="preserve"> </w:t>
      </w:r>
      <w:proofErr w:type="spellStart"/>
      <w:r>
        <w:t>Südbayern</w:t>
      </w:r>
      <w:proofErr w:type="spellEnd"/>
      <w:r>
        <w:t xml:space="preserve"> and </w:t>
      </w:r>
      <w:proofErr w:type="spellStart"/>
      <w:r>
        <w:t>Bayernets</w:t>
      </w:r>
      <w:proofErr w:type="spellEnd"/>
      <w:r>
        <w:t xml:space="preserve">, "H2Direkt project — </w:t>
      </w:r>
      <w:proofErr w:type="spellStart"/>
      <w:r>
        <w:t>Hohenwart</w:t>
      </w:r>
      <w:proofErr w:type="spellEnd"/>
      <w:r>
        <w:t xml:space="preserve"> hydrogen distribution loop summary," Germany, 2024.</w:t>
      </w:r>
    </w:p>
    <w:p w14:paraId="51EB2185" w14:textId="77777777" w:rsidR="00484F0E" w:rsidRPr="00801F35" w:rsidRDefault="00C64113">
      <w:pPr>
        <w:pStyle w:val="Bibliography"/>
      </w:pPr>
      <w:r>
        <w:t>[17</w:t>
      </w:r>
      <w:proofErr w:type="gramStart"/>
      <w:r>
        <w:t>]  KU</w:t>
      </w:r>
      <w:proofErr w:type="gramEnd"/>
      <w:r>
        <w:t xml:space="preserve"> Leuven and </w:t>
      </w:r>
      <w:proofErr w:type="spellStart"/>
      <w:r>
        <w:t>WaterstofNet</w:t>
      </w:r>
      <w:proofErr w:type="spellEnd"/>
      <w:r>
        <w:t xml:space="preserve">, "Hydrogen use in buildings — </w:t>
      </w:r>
      <w:proofErr w:type="spellStart"/>
      <w:r>
        <w:t>BatHyBuild</w:t>
      </w:r>
      <w:proofErr w:type="spellEnd"/>
      <w:r>
        <w:t xml:space="preserve"> project," KU Leuven, Belgium, 29 Apr. 2021. [Online]. Available: https://www.kuleuven.be/.</w:t>
      </w:r>
    </w:p>
    <w:p w14:paraId="4471BC9D" w14:textId="77777777" w:rsidR="00484F0E" w:rsidRPr="00801F35" w:rsidRDefault="00C64113">
      <w:pPr>
        <w:pStyle w:val="Bibliography"/>
      </w:pPr>
      <w:r>
        <w:t>[18</w:t>
      </w:r>
      <w:proofErr w:type="gramStart"/>
      <w:r>
        <w:t xml:space="preserve">]  </w:t>
      </w:r>
      <w:proofErr w:type="spellStart"/>
      <w:r>
        <w:t>THyGA</w:t>
      </w:r>
      <w:proofErr w:type="spellEnd"/>
      <w:proofErr w:type="gramEnd"/>
      <w:r>
        <w:t xml:space="preserve"> Consortium, "Testing hydrogen admixture for gas applications — consolidated results," Engie </w:t>
      </w:r>
      <w:proofErr w:type="spellStart"/>
      <w:r>
        <w:t>Laborelec</w:t>
      </w:r>
      <w:proofErr w:type="spellEnd"/>
      <w:r>
        <w:t>, EU, 2023.</w:t>
      </w:r>
    </w:p>
    <w:p w14:paraId="5A5DAFF2" w14:textId="77777777" w:rsidR="00484F0E" w:rsidRPr="00801F35" w:rsidRDefault="00C64113">
      <w:pPr>
        <w:pStyle w:val="Bibliography"/>
      </w:pPr>
      <w:r>
        <w:t>[19</w:t>
      </w:r>
      <w:proofErr w:type="gramStart"/>
      <w:r>
        <w:t>]  National</w:t>
      </w:r>
      <w:proofErr w:type="gramEnd"/>
      <w:r>
        <w:t xml:space="preserve"> Renewable Energy Laboratory and Sandia National Laboratories, "</w:t>
      </w:r>
      <w:proofErr w:type="spellStart"/>
      <w:r>
        <w:t>HyBlend</w:t>
      </w:r>
      <w:proofErr w:type="spellEnd"/>
      <w:r>
        <w:t xml:space="preserve"> and </w:t>
      </w:r>
      <w:proofErr w:type="spellStart"/>
      <w:r>
        <w:t>BlendPATH</w:t>
      </w:r>
      <w:proofErr w:type="spellEnd"/>
      <w:r>
        <w:t xml:space="preserve"> publications," NREL/TP-6A50 series, Golden, CO, USA, 2022–2024.</w:t>
      </w:r>
    </w:p>
    <w:p w14:paraId="5733B9BE" w14:textId="77777777" w:rsidR="00484F0E" w:rsidRPr="00801F35" w:rsidRDefault="00C64113">
      <w:pPr>
        <w:pStyle w:val="Bibliography"/>
      </w:pPr>
      <w:r>
        <w:t>[20</w:t>
      </w:r>
      <w:proofErr w:type="gramStart"/>
      <w:r>
        <w:t>]  ATCO</w:t>
      </w:r>
      <w:proofErr w:type="gramEnd"/>
      <w:r>
        <w:t xml:space="preserve"> Gas, "Fort Saskatchewan hydrogen home project," Alberta, Canada, 2022–2024.</w:t>
      </w:r>
    </w:p>
    <w:p w14:paraId="76699E43" w14:textId="77777777" w:rsidR="00484F0E" w:rsidRPr="00801F35" w:rsidRDefault="00C64113">
      <w:pPr>
        <w:pStyle w:val="Bibliography"/>
      </w:pPr>
      <w:r>
        <w:t>[21</w:t>
      </w:r>
      <w:proofErr w:type="gramStart"/>
      <w:r>
        <w:t>]  Enbridge</w:t>
      </w:r>
      <w:proofErr w:type="gramEnd"/>
      <w:r>
        <w:t xml:space="preserve"> Gas Inc., "Markham power-to-gas facility," Ontario, Canada, 2018–present.</w:t>
      </w:r>
    </w:p>
    <w:p w14:paraId="4CE9744A" w14:textId="77777777" w:rsidR="00484F0E" w:rsidRPr="00801F35" w:rsidRDefault="00C64113">
      <w:pPr>
        <w:pStyle w:val="Bibliography"/>
      </w:pPr>
      <w:r>
        <w:t>[22</w:t>
      </w:r>
      <w:proofErr w:type="gramStart"/>
      <w:r>
        <w:t>]  Southern</w:t>
      </w:r>
      <w:proofErr w:type="gramEnd"/>
      <w:r>
        <w:t xml:space="preserve"> California Gas Company, "[H2] Home demonstration project," California, USA, 2022–present.</w:t>
      </w:r>
    </w:p>
    <w:p w14:paraId="331F0FC7" w14:textId="77777777" w:rsidR="00484F0E" w:rsidRPr="00801F35" w:rsidRDefault="00C64113">
      <w:pPr>
        <w:pStyle w:val="Bibliography"/>
      </w:pPr>
      <w:r>
        <w:t>[23</w:t>
      </w:r>
      <w:proofErr w:type="gramStart"/>
      <w:r>
        <w:t>]  New</w:t>
      </w:r>
      <w:proofErr w:type="gramEnd"/>
      <w:r>
        <w:t xml:space="preserve"> York State Energy Research and Development Authority, "</w:t>
      </w:r>
      <w:proofErr w:type="spellStart"/>
      <w:r>
        <w:t>HyGrid</w:t>
      </w:r>
      <w:proofErr w:type="spellEnd"/>
      <w:r>
        <w:t xml:space="preserve"> — hydrogen injection into natural gas distribution," New York, USA, 2023–present.</w:t>
      </w:r>
    </w:p>
    <w:p w14:paraId="49AD176A" w14:textId="77777777" w:rsidR="00484F0E" w:rsidRPr="00801F35" w:rsidRDefault="00C64113">
      <w:pPr>
        <w:pStyle w:val="Bibliography"/>
      </w:pPr>
      <w:r>
        <w:t>[24</w:t>
      </w:r>
      <w:proofErr w:type="gramStart"/>
      <w:r>
        <w:t>]  M.</w:t>
      </w:r>
      <w:proofErr w:type="gramEnd"/>
      <w:r>
        <w:t xml:space="preserve"> J. Lighthill, "On sound generated aerodynamically. I. General theory," Proc. Roy. Soc. London A, vol. 211, no. 1107, pp. 564–587, 1952, </w:t>
      </w:r>
      <w:proofErr w:type="spellStart"/>
      <w:r>
        <w:t>doi</w:t>
      </w:r>
      <w:proofErr w:type="spellEnd"/>
      <w:r>
        <w:t>: 10.1098/rspa.1952.0060.</w:t>
      </w:r>
    </w:p>
    <w:p w14:paraId="10681A59" w14:textId="77777777" w:rsidR="00484F0E" w:rsidRPr="00801F35" w:rsidRDefault="00C64113">
      <w:pPr>
        <w:pStyle w:val="Bibliography"/>
      </w:pPr>
      <w:r>
        <w:t>[25</w:t>
      </w:r>
      <w:proofErr w:type="gramStart"/>
      <w:r>
        <w:t>]  M.</w:t>
      </w:r>
      <w:proofErr w:type="gramEnd"/>
      <w:r>
        <w:t xml:space="preserve"> P. Norton and D. G. </w:t>
      </w:r>
      <w:proofErr w:type="spellStart"/>
      <w:r>
        <w:t>Karczub</w:t>
      </w:r>
      <w:proofErr w:type="spellEnd"/>
      <w:r>
        <w:t>, Fundamentals of Noise and Vibration Analysis for Engineers, 2nd ed. Cambridge, U.K.: Cambridge Univ. Press, 2003.</w:t>
      </w:r>
    </w:p>
    <w:p w14:paraId="04C77DD6" w14:textId="77777777" w:rsidR="00484F0E" w:rsidRPr="00801F35" w:rsidRDefault="00C64113">
      <w:pPr>
        <w:pStyle w:val="Bibliography"/>
      </w:pPr>
      <w:r>
        <w:t>[26</w:t>
      </w:r>
      <w:proofErr w:type="gramStart"/>
      <w:r>
        <w:t>]  M.</w:t>
      </w:r>
      <w:proofErr w:type="gramEnd"/>
      <w:r>
        <w:t xml:space="preserve"> E. Goldstein, Aeroacoustics. New York, NY, USA: McGraw-Hill, 1976.</w:t>
      </w:r>
    </w:p>
    <w:p w14:paraId="74332260" w14:textId="77777777" w:rsidR="00484F0E" w:rsidRPr="00801F35" w:rsidRDefault="00C64113">
      <w:pPr>
        <w:pStyle w:val="Bibliography"/>
      </w:pPr>
      <w:r>
        <w:rPr>
          <w:lang w:val="nl-NL"/>
        </w:rPr>
        <w:t>[27</w:t>
      </w:r>
      <w:proofErr w:type="gramStart"/>
      <w:r>
        <w:rPr>
          <w:lang w:val="nl-NL"/>
        </w:rPr>
        <w:t xml:space="preserve">]  </w:t>
      </w:r>
      <w:proofErr w:type="spellStart"/>
      <w:r>
        <w:rPr>
          <w:lang w:val="nl-NL"/>
        </w:rPr>
        <w:t>Verein</w:t>
      </w:r>
      <w:proofErr w:type="spellEnd"/>
      <w:proofErr w:type="gramEnd"/>
      <w:r>
        <w:rPr>
          <w:lang w:val="nl-NL"/>
        </w:rPr>
        <w:t xml:space="preserve"> </w:t>
      </w:r>
      <w:proofErr w:type="spellStart"/>
      <w:r>
        <w:rPr>
          <w:lang w:val="nl-NL"/>
        </w:rPr>
        <w:t>Deutscher</w:t>
      </w:r>
      <w:proofErr w:type="spellEnd"/>
      <w:r>
        <w:rPr>
          <w:lang w:val="nl-NL"/>
        </w:rPr>
        <w:t xml:space="preserve"> </w:t>
      </w:r>
      <w:proofErr w:type="spellStart"/>
      <w:r>
        <w:rPr>
          <w:lang w:val="nl-NL"/>
        </w:rPr>
        <w:t>Ingenieure</w:t>
      </w:r>
      <w:proofErr w:type="spellEnd"/>
      <w:r>
        <w:rPr>
          <w:lang w:val="nl-NL"/>
        </w:rPr>
        <w:t xml:space="preserve">, VDI 3733:1996 </w:t>
      </w:r>
      <w:proofErr w:type="spellStart"/>
      <w:r>
        <w:rPr>
          <w:lang w:val="nl-NL"/>
        </w:rPr>
        <w:t>Noise</w:t>
      </w:r>
      <w:proofErr w:type="spellEnd"/>
      <w:r>
        <w:rPr>
          <w:lang w:val="nl-NL"/>
        </w:rPr>
        <w:t xml:space="preserve"> at </w:t>
      </w:r>
      <w:proofErr w:type="spellStart"/>
      <w:r>
        <w:rPr>
          <w:lang w:val="nl-NL"/>
        </w:rPr>
        <w:t>pipes</w:t>
      </w:r>
      <w:proofErr w:type="spellEnd"/>
      <w:r>
        <w:rPr>
          <w:lang w:val="nl-NL"/>
        </w:rPr>
        <w:t xml:space="preserve">. </w:t>
      </w:r>
      <w:r>
        <w:t>Düsseldorf, Germany: VDI, 1996.</w:t>
      </w:r>
    </w:p>
    <w:p w14:paraId="68BAC072" w14:textId="77777777" w:rsidR="00484F0E" w:rsidRPr="00801F35" w:rsidRDefault="00C64113">
      <w:pPr>
        <w:pStyle w:val="Bibliography"/>
      </w:pPr>
      <w:r>
        <w:t>[28</w:t>
      </w:r>
      <w:proofErr w:type="gramStart"/>
      <w:r>
        <w:t>]  L.</w:t>
      </w:r>
      <w:proofErr w:type="gramEnd"/>
      <w:r>
        <w:t xml:space="preserve"> F. Moody, "Friction factors for pipe flow," Trans. ASME, vol. 66, pp. 671–684, 1944.</w:t>
      </w:r>
    </w:p>
    <w:p w14:paraId="5F75D41E" w14:textId="77777777" w:rsidR="00484F0E" w:rsidRPr="00801F35" w:rsidRDefault="00C64113">
      <w:pPr>
        <w:pStyle w:val="Bibliography"/>
      </w:pPr>
      <w:r>
        <w:t>[29</w:t>
      </w:r>
      <w:proofErr w:type="gramStart"/>
      <w:r>
        <w:t>]  C.</w:t>
      </w:r>
      <w:proofErr w:type="gramEnd"/>
      <w:r>
        <w:t xml:space="preserve"> F. Colebrook, "Turbulent flow in pipes, with particular reference to the transition region between the smooth and rough pipe laws," J. Inst. Civ. Eng., vol. 11, no. 4, pp. 133–156, 1939, </w:t>
      </w:r>
      <w:proofErr w:type="spellStart"/>
      <w:r>
        <w:t>doi</w:t>
      </w:r>
      <w:proofErr w:type="spellEnd"/>
      <w:r>
        <w:t>: 10.1680/ijoti.1939.13150.</w:t>
      </w:r>
    </w:p>
    <w:p w14:paraId="465762A8" w14:textId="77777777" w:rsidR="00484F0E" w:rsidRPr="00801F35" w:rsidRDefault="00C64113">
      <w:pPr>
        <w:pStyle w:val="Bibliography"/>
      </w:pPr>
      <w:r>
        <w:t>[30</w:t>
      </w:r>
      <w:proofErr w:type="gramStart"/>
      <w:r>
        <w:t>]  I. E.</w:t>
      </w:r>
      <w:proofErr w:type="gramEnd"/>
      <w:r>
        <w:t xml:space="preserve"> </w:t>
      </w:r>
      <w:proofErr w:type="spellStart"/>
      <w:r>
        <w:t>Idelchik</w:t>
      </w:r>
      <w:proofErr w:type="spellEnd"/>
      <w:r>
        <w:t xml:space="preserve">, Handbook of Hydraulic Resistance, 4th ed. Mumbai, India: </w:t>
      </w:r>
      <w:proofErr w:type="spellStart"/>
      <w:r>
        <w:t>Begell</w:t>
      </w:r>
      <w:proofErr w:type="spellEnd"/>
      <w:r>
        <w:t xml:space="preserve"> House / Jaico, 2007.</w:t>
      </w:r>
    </w:p>
    <w:p w14:paraId="2170A61E" w14:textId="77777777" w:rsidR="00484F0E" w:rsidRPr="00801F35" w:rsidRDefault="00C64113">
      <w:pPr>
        <w:pStyle w:val="Bibliography"/>
      </w:pPr>
      <w:r>
        <w:t>[31</w:t>
      </w:r>
      <w:proofErr w:type="gramStart"/>
      <w:r>
        <w:t>]  Omega</w:t>
      </w:r>
      <w:proofErr w:type="gramEnd"/>
      <w:r>
        <w:t xml:space="preserve"> Flex, </w:t>
      </w:r>
      <w:proofErr w:type="spellStart"/>
      <w:r>
        <w:t>Gastite</w:t>
      </w:r>
      <w:proofErr w:type="spellEnd"/>
      <w:r>
        <w:t xml:space="preserve">, </w:t>
      </w:r>
      <w:proofErr w:type="spellStart"/>
      <w:r>
        <w:t>Titeflex</w:t>
      </w:r>
      <w:proofErr w:type="spellEnd"/>
      <w:r>
        <w:t>, and Pro-Flex CSST manufacturer technical bulletins, "CSST capacity tables and whistling guidance," various editions, 2018–2025.</w:t>
      </w:r>
    </w:p>
    <w:p w14:paraId="79A193A1" w14:textId="77777777" w:rsidR="00484F0E" w:rsidRPr="00801F35" w:rsidRDefault="00C64113">
      <w:pPr>
        <w:pStyle w:val="Bibliography"/>
      </w:pPr>
      <w:r>
        <w:t>[32</w:t>
      </w:r>
      <w:proofErr w:type="gramStart"/>
      <w:r>
        <w:t>]  CSA</w:t>
      </w:r>
      <w:proofErr w:type="gramEnd"/>
      <w:r>
        <w:t xml:space="preserve"> Group, CSA B149.1:25 Natural gas and propane installation code (amendments for hydrogen–natural-gas blends). Toronto, ON, Canada: CSA Group, 2025.</w:t>
      </w:r>
    </w:p>
    <w:p w14:paraId="46A9734F" w14:textId="77777777" w:rsidR="00484F0E" w:rsidRPr="00801F35" w:rsidRDefault="00C64113">
      <w:pPr>
        <w:pStyle w:val="Bibliography"/>
      </w:pPr>
      <w:r>
        <w:t>[33</w:t>
      </w:r>
      <w:proofErr w:type="gramStart"/>
      <w:r>
        <w:t>]  International</w:t>
      </w:r>
      <w:proofErr w:type="gramEnd"/>
      <w:r>
        <w:t xml:space="preserve"> Code Council, International Fuel Gas Code 2021. Country Club Hills, IL, USA: ICC, 2021.</w:t>
      </w:r>
    </w:p>
    <w:p w14:paraId="6DB98639" w14:textId="77777777" w:rsidR="00484F0E" w:rsidRPr="00801F35" w:rsidRDefault="00C64113">
      <w:pPr>
        <w:pStyle w:val="Bibliography"/>
      </w:pPr>
      <w:r>
        <w:lastRenderedPageBreak/>
        <w:t>[34</w:t>
      </w:r>
      <w:proofErr w:type="gramStart"/>
      <w:r>
        <w:t>]  National</w:t>
      </w:r>
      <w:proofErr w:type="gramEnd"/>
      <w:r>
        <w:t xml:space="preserve"> Fire Protection Association, NFPA 54-2015 National Fuel Gas Code. Quincy, MA, USA: NFPA, 2015.</w:t>
      </w:r>
    </w:p>
    <w:p w14:paraId="015F2176" w14:textId="77777777" w:rsidR="00484F0E" w:rsidRPr="00801F35" w:rsidRDefault="00C64113">
      <w:pPr>
        <w:pStyle w:val="Bibliography"/>
      </w:pPr>
      <w:r>
        <w:t>[35</w:t>
      </w:r>
      <w:proofErr w:type="gramStart"/>
      <w:r>
        <w:t>]  CSA</w:t>
      </w:r>
      <w:proofErr w:type="gramEnd"/>
      <w:r>
        <w:t xml:space="preserve"> Group, CSA/ANSI LC 1:23 / CSA 6.26:23 Fuel gas piping systems using corrugated </w:t>
      </w:r>
      <w:proofErr w:type="gramStart"/>
      <w:r>
        <w:t>stainless steel</w:t>
      </w:r>
      <w:proofErr w:type="gramEnd"/>
      <w:r>
        <w:t xml:space="preserve"> tubing. Toronto, ON, Canada: CSA Group, 2023.</w:t>
      </w:r>
    </w:p>
    <w:p w14:paraId="39935CF2" w14:textId="77777777" w:rsidR="00484F0E" w:rsidRPr="00801F35" w:rsidRDefault="00C64113">
      <w:pPr>
        <w:pStyle w:val="Bibliography"/>
      </w:pPr>
      <w:r>
        <w:t>[36</w:t>
      </w:r>
      <w:proofErr w:type="gramStart"/>
      <w:r>
        <w:t>]  Bureau</w:t>
      </w:r>
      <w:proofErr w:type="gramEnd"/>
      <w:r>
        <w:t xml:space="preserve"> de </w:t>
      </w:r>
      <w:proofErr w:type="spellStart"/>
      <w:r>
        <w:t>normalisation</w:t>
      </w:r>
      <w:proofErr w:type="spellEnd"/>
      <w:r>
        <w:t xml:space="preserve"> du Québec, CAN/BNQ 1784-000:2022 Canadian hydrogen installation code. Québec, QC, Canada: BNQ, 2022. [Online]. Available: https://www.scc.ca/standardsdb/standards/4031502.</w:t>
      </w:r>
    </w:p>
    <w:p w14:paraId="656188C7" w14:textId="77777777" w:rsidR="00484F0E" w:rsidRPr="00801F35" w:rsidRDefault="00C64113">
      <w:pPr>
        <w:pStyle w:val="Bibliography"/>
      </w:pPr>
      <w:r>
        <w:t>[37</w:t>
      </w:r>
      <w:proofErr w:type="gramStart"/>
      <w:r>
        <w:t>]  American</w:t>
      </w:r>
      <w:proofErr w:type="gramEnd"/>
      <w:r>
        <w:t xml:space="preserve"> Society of Mechanical Engineers, ASME B31.12-2023 Hydrogen Piping and Pipelines. New York, NY, USA: ASME, 2023.</w:t>
      </w:r>
    </w:p>
    <w:p w14:paraId="69C92FEE" w14:textId="77777777" w:rsidR="00484F0E" w:rsidRPr="00801F35" w:rsidRDefault="00C64113">
      <w:pPr>
        <w:pStyle w:val="Bibliography"/>
      </w:pPr>
      <w:r>
        <w:t>[38</w:t>
      </w:r>
      <w:proofErr w:type="gramStart"/>
      <w:r>
        <w:t>]  C.</w:t>
      </w:r>
      <w:proofErr w:type="gramEnd"/>
      <w:r>
        <w:t xml:space="preserve"> San Marchi and B. P. </w:t>
      </w:r>
      <w:proofErr w:type="spellStart"/>
      <w:r>
        <w:t>Somerday</w:t>
      </w:r>
      <w:proofErr w:type="spellEnd"/>
      <w:r>
        <w:t>, "Technical reference on hydrogen compatibility of materials," Sandia National Laboratories, Livermore, CA, USA, Rep. SAND2021-12478, 2021. [Online]. Available: https://www.sandia.gov/matlstechref/.</w:t>
      </w:r>
    </w:p>
    <w:p w14:paraId="66409E0B" w14:textId="77777777" w:rsidR="00484F0E" w:rsidRPr="00801F35" w:rsidRDefault="00C64113">
      <w:pPr>
        <w:pStyle w:val="Bibliography"/>
      </w:pPr>
      <w:r>
        <w:t>[39</w:t>
      </w:r>
      <w:proofErr w:type="gramStart"/>
      <w:r>
        <w:t>]  B.</w:t>
      </w:r>
      <w:proofErr w:type="gramEnd"/>
      <w:r>
        <w:t xml:space="preserve"> C. </w:t>
      </w:r>
      <w:proofErr w:type="spellStart"/>
      <w:r>
        <w:t>Shebeko</w:t>
      </w:r>
      <w:proofErr w:type="spellEnd"/>
      <w:r>
        <w:t>, Polyflo Flow Computer. Tulsa, OK, USA: Polyflo Pipeline Engineering, 1974.</w:t>
      </w:r>
    </w:p>
    <w:p w14:paraId="12B1CFDA" w14:textId="77777777" w:rsidR="00484F0E" w:rsidRPr="00801F35" w:rsidRDefault="00C64113">
      <w:pPr>
        <w:pStyle w:val="Bibliography"/>
      </w:pPr>
      <w:r>
        <w:rPr>
          <w:rFonts w:cs="Arial"/>
          <w:szCs w:val="20"/>
        </w:rPr>
        <w:t>[40</w:t>
      </w:r>
      <w:proofErr w:type="gramStart"/>
      <w:r>
        <w:rPr>
          <w:rFonts w:cs="Arial"/>
          <w:szCs w:val="20"/>
        </w:rPr>
        <w:t>]  S.</w:t>
      </w:r>
      <w:proofErr w:type="gramEnd"/>
      <w:r>
        <w:rPr>
          <w:rFonts w:cs="Arial"/>
          <w:szCs w:val="20"/>
        </w:rPr>
        <w:t xml:space="preserve"> W. Churchill, “Friction-factor equation spans all fluid-flow regimes,” Chemical Engineering, vol. 84, no. 24, pp. 91–92, 1977.</w:t>
      </w:r>
    </w:p>
    <w:p w14:paraId="4A7F8E13" w14:textId="77777777" w:rsidR="00484F0E" w:rsidRPr="000C40B9" w:rsidRDefault="00C64113">
      <w:pPr>
        <w:pStyle w:val="Bibliography"/>
        <w:rPr>
          <w:lang w:val="it-IT"/>
        </w:rPr>
      </w:pPr>
      <w:r>
        <w:rPr>
          <w:rFonts w:cs="Arial"/>
          <w:szCs w:val="20"/>
        </w:rPr>
        <w:t>[41</w:t>
      </w:r>
      <w:proofErr w:type="gramStart"/>
      <w:r>
        <w:rPr>
          <w:rFonts w:cs="Arial"/>
          <w:szCs w:val="20"/>
        </w:rPr>
        <w:t>]  E.</w:t>
      </w:r>
      <w:proofErr w:type="gramEnd"/>
      <w:r>
        <w:rPr>
          <w:rFonts w:cs="Arial"/>
          <w:szCs w:val="20"/>
        </w:rPr>
        <w:t xml:space="preserve"> S. Menon, Gas Pipeline Hydraulics. </w:t>
      </w:r>
      <w:r>
        <w:rPr>
          <w:rFonts w:cs="Arial"/>
          <w:szCs w:val="20"/>
          <w:lang w:val="it-IT"/>
        </w:rPr>
        <w:t>Boca Raton, FL, USA: CRC Press, 2005.</w:t>
      </w:r>
    </w:p>
    <w:p w14:paraId="5E001523" w14:textId="77777777" w:rsidR="00C60D85" w:rsidRDefault="00000000">
      <w:pPr>
        <w:pStyle w:val="Bibliography"/>
        <w:rPr>
          <w:ins w:id="5703" w:author="Sean de Noronha | DRG" w:date="2026-09-29T17:05:00Z" w16du:dateUtc="2026-09-29T15:05:00Z"/>
        </w:rPr>
      </w:pPr>
      <w:ins w:id="5704" w:author="Sean de Noronha | DRG" w:date="2026-09-29T17:05:00Z" w16du:dateUtc="2026-09-29T15:05:00Z">
        <w:r>
          <w:t>[42</w:t>
        </w:r>
        <w:proofErr w:type="gramStart"/>
        <w:r>
          <w:t>]  CSA</w:t>
        </w:r>
        <w:proofErr w:type="gramEnd"/>
        <w:r>
          <w:t xml:space="preserve"> Group, CSA Z662:23 Oil and gas pipeline systems. Toronto, ON, Canada: CSA Group, 2023.</w:t>
        </w:r>
      </w:ins>
    </w:p>
    <w:p w14:paraId="5E001524" w14:textId="77777777" w:rsidR="00C60D85" w:rsidRDefault="00000000">
      <w:pPr>
        <w:pStyle w:val="Bibliography"/>
        <w:rPr>
          <w:ins w:id="5705" w:author="Sean de Noronha | DRG" w:date="2026-09-29T17:05:00Z" w16du:dateUtc="2026-09-29T15:05:00Z"/>
        </w:rPr>
      </w:pPr>
      <w:ins w:id="5706" w:author="Sean de Noronha | DRG" w:date="2026-09-29T17:05:00Z" w16du:dateUtc="2026-09-29T15:05:00Z">
        <w:r>
          <w:t>[43</w:t>
        </w:r>
        <w:proofErr w:type="gramStart"/>
        <w:r>
          <w:t>]  Deutscher</w:t>
        </w:r>
        <w:proofErr w:type="gramEnd"/>
        <w:r>
          <w:t xml:space="preserve"> Verein des Gas- und </w:t>
        </w:r>
        <w:proofErr w:type="spellStart"/>
        <w:r>
          <w:t>Wasserfaches</w:t>
        </w:r>
        <w:proofErr w:type="spellEnd"/>
        <w:r>
          <w:t xml:space="preserve">, DVGW G 655 (M) </w:t>
        </w:r>
        <w:proofErr w:type="spellStart"/>
        <w:r>
          <w:t>Leitfaden</w:t>
        </w:r>
        <w:proofErr w:type="spellEnd"/>
        <w:r>
          <w:t xml:space="preserve"> H2-Ready </w:t>
        </w:r>
        <w:proofErr w:type="spellStart"/>
        <w:r>
          <w:t>Gasanwendung</w:t>
        </w:r>
        <w:proofErr w:type="spellEnd"/>
        <w:r>
          <w:t xml:space="preserve"> [Guideline for H2-ready gas applications]. Bonn, Germany: DVGW, 2025.</w:t>
        </w:r>
      </w:ins>
    </w:p>
    <w:p w14:paraId="5E001525" w14:textId="77777777" w:rsidR="00C60D85" w:rsidRDefault="00000000">
      <w:pPr>
        <w:pStyle w:val="Bibliography"/>
        <w:rPr>
          <w:ins w:id="5707" w:author="Sean de Noronha | DRG" w:date="2026-09-29T17:05:00Z" w16du:dateUtc="2026-09-29T15:05:00Z"/>
        </w:rPr>
      </w:pPr>
      <w:ins w:id="5708" w:author="Sean de Noronha | DRG" w:date="2026-09-29T17:05:00Z" w16du:dateUtc="2026-09-29T15:05:00Z">
        <w:r>
          <w:t>[44</w:t>
        </w:r>
        <w:proofErr w:type="gramStart"/>
        <w:r>
          <w:t>]  Deutscher</w:t>
        </w:r>
        <w:proofErr w:type="gramEnd"/>
        <w:r>
          <w:t xml:space="preserve"> Verein des Gas- und </w:t>
        </w:r>
        <w:proofErr w:type="spellStart"/>
        <w:r>
          <w:t>Wasserfaches</w:t>
        </w:r>
        <w:proofErr w:type="spellEnd"/>
        <w:r>
          <w:t xml:space="preserve">, DVGW G 260 (A) </w:t>
        </w:r>
        <w:proofErr w:type="spellStart"/>
        <w:r>
          <w:t>Gasbeschaffenheit</w:t>
        </w:r>
        <w:proofErr w:type="spellEnd"/>
        <w:r>
          <w:t xml:space="preserve"> [Gas quality]. Bonn, Germany: DVGW, 2021.</w:t>
        </w:r>
      </w:ins>
    </w:p>
    <w:p w14:paraId="5E001526" w14:textId="77777777" w:rsidR="00C60D85" w:rsidRDefault="00000000">
      <w:pPr>
        <w:pStyle w:val="Bibliography"/>
        <w:rPr>
          <w:ins w:id="5709" w:author="Sean de Noronha | DRG" w:date="2026-09-29T17:05:00Z" w16du:dateUtc="2026-09-29T15:05:00Z"/>
        </w:rPr>
      </w:pPr>
      <w:ins w:id="5710" w:author="Sean de Noronha | DRG" w:date="2026-09-29T17:05:00Z" w16du:dateUtc="2026-09-29T15:05:00Z">
        <w:r>
          <w:t>[45</w:t>
        </w:r>
        <w:proofErr w:type="gramStart"/>
        <w:r>
          <w:t>]  Deutscher</w:t>
        </w:r>
        <w:proofErr w:type="gramEnd"/>
        <w:r>
          <w:t xml:space="preserve"> Verein des Gas- und </w:t>
        </w:r>
        <w:proofErr w:type="spellStart"/>
        <w:r>
          <w:t>Wasserfaches</w:t>
        </w:r>
        <w:proofErr w:type="spellEnd"/>
        <w:r>
          <w:t xml:space="preserve">, DVGW G 600 (A) </w:t>
        </w:r>
        <w:proofErr w:type="spellStart"/>
        <w:r>
          <w:t>Technische</w:t>
        </w:r>
        <w:proofErr w:type="spellEnd"/>
        <w:r>
          <w:t xml:space="preserve"> Regel für </w:t>
        </w:r>
        <w:proofErr w:type="spellStart"/>
        <w:r>
          <w:t>Gasinstallationen</w:t>
        </w:r>
        <w:proofErr w:type="spellEnd"/>
        <w:r>
          <w:t>, DVGW-TRGI 2018 [Technical rule for gas installations]. Bonn, Germany: DVGW, 2018.</w:t>
        </w:r>
      </w:ins>
    </w:p>
    <w:p w14:paraId="5E001527" w14:textId="77777777" w:rsidR="00C60D85" w:rsidRPr="00295D16" w:rsidRDefault="00000000">
      <w:pPr>
        <w:pStyle w:val="Bibliography"/>
        <w:rPr>
          <w:ins w:id="5711" w:author="Sean de Noronha | DRG" w:date="2026-09-29T17:05:00Z" w16du:dateUtc="2026-09-29T15:05:00Z"/>
          <w:lang w:val="nl-NL"/>
          <w:rPrChange w:id="5712" w:author="Sean de Noronha | DRG" w:date="2026-09-29T13:48:00Z" w16du:dateUtc="2026-09-29T11:48:00Z">
            <w:rPr>
              <w:ins w:id="5713" w:author="Sean de Noronha | DRG" w:date="2026-09-29T17:05:00Z" w16du:dateUtc="2026-09-29T15:05:00Z"/>
            </w:rPr>
          </w:rPrChange>
        </w:rPr>
      </w:pPr>
      <w:ins w:id="5714" w:author="Sean de Noronha | DRG" w:date="2026-09-29T17:05:00Z" w16du:dateUtc="2026-09-29T15:05:00Z">
        <w:r>
          <w:t>[46</w:t>
        </w:r>
        <w:proofErr w:type="gramStart"/>
        <w:r>
          <w:t xml:space="preserve">]  </w:t>
        </w:r>
        <w:proofErr w:type="spellStart"/>
        <w:r>
          <w:t>Koninklijk</w:t>
        </w:r>
        <w:proofErr w:type="spellEnd"/>
        <w:proofErr w:type="gramEnd"/>
        <w:r>
          <w:t xml:space="preserve"> </w:t>
        </w:r>
        <w:proofErr w:type="spellStart"/>
        <w:r>
          <w:t>Nederlands</w:t>
        </w:r>
        <w:proofErr w:type="spellEnd"/>
        <w:r>
          <w:t xml:space="preserve"> </w:t>
        </w:r>
        <w:proofErr w:type="spellStart"/>
        <w:r>
          <w:t>Normalisatie-instituut</w:t>
        </w:r>
        <w:proofErr w:type="spellEnd"/>
        <w:r>
          <w:t xml:space="preserve">, NEN 1078:2024 </w:t>
        </w:r>
        <w:proofErr w:type="spellStart"/>
        <w:r>
          <w:t>Voorziening</w:t>
        </w:r>
        <w:proofErr w:type="spellEnd"/>
        <w:r>
          <w:t xml:space="preserve"> </w:t>
        </w:r>
        <w:proofErr w:type="spellStart"/>
        <w:r>
          <w:t>voor</w:t>
        </w:r>
        <w:proofErr w:type="spellEnd"/>
        <w:r>
          <w:t xml:space="preserve"> gas met </w:t>
        </w:r>
        <w:proofErr w:type="spellStart"/>
        <w:r>
          <w:t>een</w:t>
        </w:r>
        <w:proofErr w:type="spellEnd"/>
        <w:r>
          <w:t xml:space="preserve"> </w:t>
        </w:r>
        <w:proofErr w:type="spellStart"/>
        <w:r>
          <w:t>werkdruk</w:t>
        </w:r>
        <w:proofErr w:type="spellEnd"/>
        <w:r>
          <w:t xml:space="preserve"> tot </w:t>
        </w:r>
        <w:proofErr w:type="spellStart"/>
        <w:r>
          <w:t>en</w:t>
        </w:r>
        <w:proofErr w:type="spellEnd"/>
        <w:r>
          <w:t xml:space="preserve"> met 500 mbar – </w:t>
        </w:r>
        <w:proofErr w:type="spellStart"/>
        <w:r>
          <w:t>Prestatie-eisen</w:t>
        </w:r>
        <w:proofErr w:type="spellEnd"/>
        <w:r>
          <w:t xml:space="preserve"> – </w:t>
        </w:r>
        <w:proofErr w:type="spellStart"/>
        <w:r>
          <w:t>Nieuwbouw</w:t>
        </w:r>
        <w:proofErr w:type="spellEnd"/>
        <w:r>
          <w:t xml:space="preserve"> [Supply for gas with an operating pressure up to and including 500 mbar – Performance requirements – New construction]. </w:t>
        </w:r>
        <w:r w:rsidRPr="00295D16">
          <w:rPr>
            <w:lang w:val="nl-NL"/>
            <w:rPrChange w:id="5715" w:author="Sean de Noronha | DRG" w:date="2026-09-29T13:48:00Z" w16du:dateUtc="2026-09-29T11:48:00Z">
              <w:rPr/>
            </w:rPrChange>
          </w:rPr>
          <w:t>Delft, Netherlands: NEN, 2024.</w:t>
        </w:r>
      </w:ins>
    </w:p>
    <w:p w14:paraId="5E001528" w14:textId="77777777" w:rsidR="00C60D85" w:rsidRDefault="00000000">
      <w:pPr>
        <w:pStyle w:val="Bibliography"/>
        <w:rPr>
          <w:ins w:id="5716" w:author="Sean de Noronha | DRG" w:date="2026-09-29T17:05:00Z" w16du:dateUtc="2026-09-29T15:05:00Z"/>
        </w:rPr>
      </w:pPr>
      <w:ins w:id="5717" w:author="Sean de Noronha | DRG" w:date="2026-09-29T17:05:00Z" w16du:dateUtc="2026-09-29T15:05:00Z">
        <w:r w:rsidRPr="00295D16">
          <w:rPr>
            <w:lang w:val="nl-NL"/>
            <w:rPrChange w:id="5718" w:author="Sean de Noronha | DRG" w:date="2026-09-29T13:48:00Z" w16du:dateUtc="2026-09-29T11:48:00Z">
              <w:rPr/>
            </w:rPrChange>
          </w:rPr>
          <w:t>[47</w:t>
        </w:r>
        <w:proofErr w:type="gramStart"/>
        <w:r w:rsidRPr="00295D16">
          <w:rPr>
            <w:lang w:val="nl-NL"/>
            <w:rPrChange w:id="5719" w:author="Sean de Noronha | DRG" w:date="2026-09-29T13:48:00Z" w16du:dateUtc="2026-09-29T11:48:00Z">
              <w:rPr/>
            </w:rPrChange>
          </w:rPr>
          <w:t>]  Koninklijk</w:t>
        </w:r>
        <w:proofErr w:type="gramEnd"/>
        <w:r w:rsidRPr="00295D16">
          <w:rPr>
            <w:lang w:val="nl-NL"/>
            <w:rPrChange w:id="5720" w:author="Sean de Noronha | DRG" w:date="2026-09-29T13:48:00Z" w16du:dateUtc="2026-09-29T11:48:00Z">
              <w:rPr/>
            </w:rPrChange>
          </w:rPr>
          <w:t xml:space="preserve"> Nederlands Normalisatie-instituut, NPR 3378-3:2025 Praktijkrichtlijn gasinstallaties – Deel 3: Dimensionering gasleiding voor aardgas, propaan en waterstof met de grafiekmethode [Code of </w:t>
        </w:r>
        <w:proofErr w:type="spellStart"/>
        <w:r w:rsidRPr="00295D16">
          <w:rPr>
            <w:lang w:val="nl-NL"/>
            <w:rPrChange w:id="5721" w:author="Sean de Noronha | DRG" w:date="2026-09-29T13:48:00Z" w16du:dateUtc="2026-09-29T11:48:00Z">
              <w:rPr/>
            </w:rPrChange>
          </w:rPr>
          <w:t>practice</w:t>
        </w:r>
        <w:proofErr w:type="spellEnd"/>
        <w:r w:rsidRPr="00295D16">
          <w:rPr>
            <w:lang w:val="nl-NL"/>
            <w:rPrChange w:id="5722" w:author="Sean de Noronha | DRG" w:date="2026-09-29T13:48:00Z" w16du:dateUtc="2026-09-29T11:48:00Z">
              <w:rPr/>
            </w:rPrChange>
          </w:rPr>
          <w:t xml:space="preserve"> </w:t>
        </w:r>
        <w:proofErr w:type="spellStart"/>
        <w:r w:rsidRPr="00295D16">
          <w:rPr>
            <w:lang w:val="nl-NL"/>
            <w:rPrChange w:id="5723" w:author="Sean de Noronha | DRG" w:date="2026-09-29T13:48:00Z" w16du:dateUtc="2026-09-29T11:48:00Z">
              <w:rPr/>
            </w:rPrChange>
          </w:rPr>
          <w:t>for</w:t>
        </w:r>
        <w:proofErr w:type="spellEnd"/>
        <w:r w:rsidRPr="00295D16">
          <w:rPr>
            <w:lang w:val="nl-NL"/>
            <w:rPrChange w:id="5724" w:author="Sean de Noronha | DRG" w:date="2026-09-29T13:48:00Z" w16du:dateUtc="2026-09-29T11:48:00Z">
              <w:rPr/>
            </w:rPrChange>
          </w:rPr>
          <w:t xml:space="preserve"> gas </w:t>
        </w:r>
        <w:proofErr w:type="spellStart"/>
        <w:r w:rsidRPr="00295D16">
          <w:rPr>
            <w:lang w:val="nl-NL"/>
            <w:rPrChange w:id="5725" w:author="Sean de Noronha | DRG" w:date="2026-09-29T13:48:00Z" w16du:dateUtc="2026-09-29T11:48:00Z">
              <w:rPr/>
            </w:rPrChange>
          </w:rPr>
          <w:t>installations</w:t>
        </w:r>
        <w:proofErr w:type="spellEnd"/>
        <w:r w:rsidRPr="00295D16">
          <w:rPr>
            <w:lang w:val="nl-NL"/>
            <w:rPrChange w:id="5726" w:author="Sean de Noronha | DRG" w:date="2026-09-29T13:48:00Z" w16du:dateUtc="2026-09-29T11:48:00Z">
              <w:rPr/>
            </w:rPrChange>
          </w:rPr>
          <w:t xml:space="preserve"> – Part 3: </w:t>
        </w:r>
        <w:proofErr w:type="spellStart"/>
        <w:r w:rsidRPr="00295D16">
          <w:rPr>
            <w:lang w:val="nl-NL"/>
            <w:rPrChange w:id="5727" w:author="Sean de Noronha | DRG" w:date="2026-09-29T13:48:00Z" w16du:dateUtc="2026-09-29T11:48:00Z">
              <w:rPr/>
            </w:rPrChange>
          </w:rPr>
          <w:t>Dimensioning</w:t>
        </w:r>
        <w:proofErr w:type="spellEnd"/>
        <w:r w:rsidRPr="00295D16">
          <w:rPr>
            <w:lang w:val="nl-NL"/>
            <w:rPrChange w:id="5728" w:author="Sean de Noronha | DRG" w:date="2026-09-29T13:48:00Z" w16du:dateUtc="2026-09-29T11:48:00Z">
              <w:rPr/>
            </w:rPrChange>
          </w:rPr>
          <w:t xml:space="preserve"> of gas </w:t>
        </w:r>
        <w:proofErr w:type="spellStart"/>
        <w:r w:rsidRPr="00295D16">
          <w:rPr>
            <w:lang w:val="nl-NL"/>
            <w:rPrChange w:id="5729" w:author="Sean de Noronha | DRG" w:date="2026-09-29T13:48:00Z" w16du:dateUtc="2026-09-29T11:48:00Z">
              <w:rPr/>
            </w:rPrChange>
          </w:rPr>
          <w:t>pipework</w:t>
        </w:r>
        <w:proofErr w:type="spellEnd"/>
        <w:r w:rsidRPr="00295D16">
          <w:rPr>
            <w:lang w:val="nl-NL"/>
            <w:rPrChange w:id="5730" w:author="Sean de Noronha | DRG" w:date="2026-09-29T13:48:00Z" w16du:dateUtc="2026-09-29T11:48:00Z">
              <w:rPr/>
            </w:rPrChange>
          </w:rPr>
          <w:t xml:space="preserve"> </w:t>
        </w:r>
        <w:proofErr w:type="spellStart"/>
        <w:r w:rsidRPr="00295D16">
          <w:rPr>
            <w:lang w:val="nl-NL"/>
            <w:rPrChange w:id="5731" w:author="Sean de Noronha | DRG" w:date="2026-09-29T13:48:00Z" w16du:dateUtc="2026-09-29T11:48:00Z">
              <w:rPr/>
            </w:rPrChange>
          </w:rPr>
          <w:t>for</w:t>
        </w:r>
        <w:proofErr w:type="spellEnd"/>
        <w:r w:rsidRPr="00295D16">
          <w:rPr>
            <w:lang w:val="nl-NL"/>
            <w:rPrChange w:id="5732" w:author="Sean de Noronha | DRG" w:date="2026-09-29T13:48:00Z" w16du:dateUtc="2026-09-29T11:48:00Z">
              <w:rPr/>
            </w:rPrChange>
          </w:rPr>
          <w:t xml:space="preserve"> </w:t>
        </w:r>
        <w:proofErr w:type="spellStart"/>
        <w:r w:rsidRPr="00295D16">
          <w:rPr>
            <w:lang w:val="nl-NL"/>
            <w:rPrChange w:id="5733" w:author="Sean de Noronha | DRG" w:date="2026-09-29T13:48:00Z" w16du:dateUtc="2026-09-29T11:48:00Z">
              <w:rPr/>
            </w:rPrChange>
          </w:rPr>
          <w:t>natural</w:t>
        </w:r>
        <w:proofErr w:type="spellEnd"/>
        <w:r w:rsidRPr="00295D16">
          <w:rPr>
            <w:lang w:val="nl-NL"/>
            <w:rPrChange w:id="5734" w:author="Sean de Noronha | DRG" w:date="2026-09-29T13:48:00Z" w16du:dateUtc="2026-09-29T11:48:00Z">
              <w:rPr/>
            </w:rPrChange>
          </w:rPr>
          <w:t xml:space="preserve"> gas, </w:t>
        </w:r>
        <w:proofErr w:type="spellStart"/>
        <w:r w:rsidRPr="00295D16">
          <w:rPr>
            <w:lang w:val="nl-NL"/>
            <w:rPrChange w:id="5735" w:author="Sean de Noronha | DRG" w:date="2026-09-29T13:48:00Z" w16du:dateUtc="2026-09-29T11:48:00Z">
              <w:rPr/>
            </w:rPrChange>
          </w:rPr>
          <w:t>propane</w:t>
        </w:r>
        <w:proofErr w:type="spellEnd"/>
        <w:r w:rsidRPr="00295D16">
          <w:rPr>
            <w:lang w:val="nl-NL"/>
            <w:rPrChange w:id="5736" w:author="Sean de Noronha | DRG" w:date="2026-09-29T13:48:00Z" w16du:dateUtc="2026-09-29T11:48:00Z">
              <w:rPr/>
            </w:rPrChange>
          </w:rPr>
          <w:t xml:space="preserve"> </w:t>
        </w:r>
        <w:proofErr w:type="spellStart"/>
        <w:r w:rsidRPr="00295D16">
          <w:rPr>
            <w:lang w:val="nl-NL"/>
            <w:rPrChange w:id="5737" w:author="Sean de Noronha | DRG" w:date="2026-09-29T13:48:00Z" w16du:dateUtc="2026-09-29T11:48:00Z">
              <w:rPr/>
            </w:rPrChange>
          </w:rPr>
          <w:t>and</w:t>
        </w:r>
        <w:proofErr w:type="spellEnd"/>
        <w:r w:rsidRPr="00295D16">
          <w:rPr>
            <w:lang w:val="nl-NL"/>
            <w:rPrChange w:id="5738" w:author="Sean de Noronha | DRG" w:date="2026-09-29T13:48:00Z" w16du:dateUtc="2026-09-29T11:48:00Z">
              <w:rPr/>
            </w:rPrChange>
          </w:rPr>
          <w:t xml:space="preserve"> </w:t>
        </w:r>
        <w:proofErr w:type="spellStart"/>
        <w:r w:rsidRPr="00295D16">
          <w:rPr>
            <w:lang w:val="nl-NL"/>
            <w:rPrChange w:id="5739" w:author="Sean de Noronha | DRG" w:date="2026-09-29T13:48:00Z" w16du:dateUtc="2026-09-29T11:48:00Z">
              <w:rPr/>
            </w:rPrChange>
          </w:rPr>
          <w:t>hydrogen</w:t>
        </w:r>
        <w:proofErr w:type="spellEnd"/>
        <w:r w:rsidRPr="00295D16">
          <w:rPr>
            <w:lang w:val="nl-NL"/>
            <w:rPrChange w:id="5740" w:author="Sean de Noronha | DRG" w:date="2026-09-29T13:48:00Z" w16du:dateUtc="2026-09-29T11:48:00Z">
              <w:rPr/>
            </w:rPrChange>
          </w:rPr>
          <w:t xml:space="preserve"> </w:t>
        </w:r>
        <w:proofErr w:type="spellStart"/>
        <w:r w:rsidRPr="00295D16">
          <w:rPr>
            <w:lang w:val="nl-NL"/>
            <w:rPrChange w:id="5741" w:author="Sean de Noronha | DRG" w:date="2026-09-29T13:48:00Z" w16du:dateUtc="2026-09-29T11:48:00Z">
              <w:rPr/>
            </w:rPrChange>
          </w:rPr>
          <w:t>by</w:t>
        </w:r>
        <w:proofErr w:type="spellEnd"/>
        <w:r w:rsidRPr="00295D16">
          <w:rPr>
            <w:lang w:val="nl-NL"/>
            <w:rPrChange w:id="5742" w:author="Sean de Noronha | DRG" w:date="2026-09-29T13:48:00Z" w16du:dateUtc="2026-09-29T11:48:00Z">
              <w:rPr/>
            </w:rPrChange>
          </w:rPr>
          <w:t xml:space="preserve"> </w:t>
        </w:r>
        <w:proofErr w:type="spellStart"/>
        <w:r w:rsidRPr="00295D16">
          <w:rPr>
            <w:lang w:val="nl-NL"/>
            <w:rPrChange w:id="5743" w:author="Sean de Noronha | DRG" w:date="2026-09-29T13:48:00Z" w16du:dateUtc="2026-09-29T11:48:00Z">
              <w:rPr/>
            </w:rPrChange>
          </w:rPr>
          <w:t>the</w:t>
        </w:r>
        <w:proofErr w:type="spellEnd"/>
        <w:r w:rsidRPr="00295D16">
          <w:rPr>
            <w:lang w:val="nl-NL"/>
            <w:rPrChange w:id="5744" w:author="Sean de Noronha | DRG" w:date="2026-09-29T13:48:00Z" w16du:dateUtc="2026-09-29T11:48:00Z">
              <w:rPr/>
            </w:rPrChange>
          </w:rPr>
          <w:t xml:space="preserve"> </w:t>
        </w:r>
        <w:proofErr w:type="spellStart"/>
        <w:r w:rsidRPr="00295D16">
          <w:rPr>
            <w:lang w:val="nl-NL"/>
            <w:rPrChange w:id="5745" w:author="Sean de Noronha | DRG" w:date="2026-09-29T13:48:00Z" w16du:dateUtc="2026-09-29T11:48:00Z">
              <w:rPr/>
            </w:rPrChange>
          </w:rPr>
          <w:t>graph</w:t>
        </w:r>
        <w:proofErr w:type="spellEnd"/>
        <w:r w:rsidRPr="00295D16">
          <w:rPr>
            <w:lang w:val="nl-NL"/>
            <w:rPrChange w:id="5746" w:author="Sean de Noronha | DRG" w:date="2026-09-29T13:48:00Z" w16du:dateUtc="2026-09-29T11:48:00Z">
              <w:rPr/>
            </w:rPrChange>
          </w:rPr>
          <w:t xml:space="preserve"> </w:t>
        </w:r>
        <w:proofErr w:type="spellStart"/>
        <w:r w:rsidRPr="00295D16">
          <w:rPr>
            <w:lang w:val="nl-NL"/>
            <w:rPrChange w:id="5747" w:author="Sean de Noronha | DRG" w:date="2026-09-29T13:48:00Z" w16du:dateUtc="2026-09-29T11:48:00Z">
              <w:rPr/>
            </w:rPrChange>
          </w:rPr>
          <w:t>method</w:t>
        </w:r>
        <w:proofErr w:type="spellEnd"/>
        <w:r w:rsidRPr="00295D16">
          <w:rPr>
            <w:lang w:val="nl-NL"/>
            <w:rPrChange w:id="5748" w:author="Sean de Noronha | DRG" w:date="2026-09-29T13:48:00Z" w16du:dateUtc="2026-09-29T11:48:00Z">
              <w:rPr/>
            </w:rPrChange>
          </w:rPr>
          <w:t xml:space="preserve">]. </w:t>
        </w:r>
        <w:r>
          <w:t>Delft, Netherlands: NEN, 2025.</w:t>
        </w:r>
      </w:ins>
    </w:p>
    <w:p w14:paraId="5E001529" w14:textId="77777777" w:rsidR="00C60D85" w:rsidRDefault="00000000">
      <w:pPr>
        <w:pStyle w:val="Bibliography"/>
        <w:rPr>
          <w:ins w:id="5749" w:author="Sean de Noronha | DRG" w:date="2026-09-29T17:05:00Z" w16du:dateUtc="2026-09-29T15:05:00Z"/>
        </w:rPr>
      </w:pPr>
      <w:ins w:id="5750" w:author="Sean de Noronha | DRG" w:date="2026-09-29T17:05:00Z" w16du:dateUtc="2026-09-29T15:05:00Z">
        <w:r>
          <w:t>[48</w:t>
        </w:r>
        <w:proofErr w:type="gramStart"/>
        <w:r>
          <w:t>]  Institution</w:t>
        </w:r>
        <w:proofErr w:type="gramEnd"/>
        <w:r>
          <w:t xml:space="preserve"> of Gas Engineers and Managers, IGEM/H/2 Edition 2 Hydrogen enabling standard – Domestic. Kegworth, U.K.: IGEM, 2024.</w:t>
        </w:r>
      </w:ins>
    </w:p>
    <w:p w14:paraId="5E00152A" w14:textId="77777777" w:rsidR="00C60D85" w:rsidRDefault="00000000">
      <w:pPr>
        <w:pStyle w:val="Bibliography"/>
        <w:rPr>
          <w:ins w:id="5751" w:author="Sean de Noronha | DRG" w:date="2026-09-29T17:05:00Z" w16du:dateUtc="2026-09-29T15:05:00Z"/>
        </w:rPr>
      </w:pPr>
      <w:ins w:id="5752" w:author="Sean de Noronha | DRG" w:date="2026-09-29T17:05:00Z" w16du:dateUtc="2026-09-29T15:05:00Z">
        <w:r>
          <w:t>[49</w:t>
        </w:r>
        <w:proofErr w:type="gramStart"/>
        <w:r>
          <w:t>]  Institution</w:t>
        </w:r>
        <w:proofErr w:type="gramEnd"/>
        <w:r>
          <w:t xml:space="preserve"> of Gas Engineers and Managers, IGEM/UP/1B Edition 4 Tightness testing and direct purging of small liquefied petroleum gas/air, natural gas and liquefied petroleum gas installations. Kegworth, U.K.: IGEM, 2026.</w:t>
        </w:r>
      </w:ins>
    </w:p>
    <w:p w14:paraId="5E00152B" w14:textId="77777777" w:rsidR="00C60D85" w:rsidRDefault="00000000">
      <w:pPr>
        <w:pStyle w:val="Bibliography"/>
        <w:rPr>
          <w:ins w:id="5753" w:author="Sean de Noronha | DRG" w:date="2026-09-29T17:05:00Z" w16du:dateUtc="2026-09-29T15:05:00Z"/>
        </w:rPr>
      </w:pPr>
      <w:ins w:id="5754" w:author="Sean de Noronha | DRG" w:date="2026-09-29T17:05:00Z" w16du:dateUtc="2026-09-29T15:05:00Z">
        <w:r>
          <w:t>[50</w:t>
        </w:r>
        <w:proofErr w:type="gramStart"/>
        <w:r>
          <w:t>]  Institution</w:t>
        </w:r>
        <w:proofErr w:type="gramEnd"/>
        <w:r>
          <w:t xml:space="preserve"> of Gas Engineers and Managers, IGEM/H/3 Edition 2 Hydrogen enabling standard – </w:t>
        </w:r>
        <w:proofErr w:type="gramStart"/>
        <w:r>
          <w:t>Non-domestic</w:t>
        </w:r>
        <w:proofErr w:type="gramEnd"/>
        <w:r>
          <w:t>. Kegworth, U.K.: IGEM, 2024.</w:t>
        </w:r>
      </w:ins>
    </w:p>
    <w:p w14:paraId="5E00152C" w14:textId="77777777" w:rsidR="00C60D85" w:rsidRDefault="00000000">
      <w:pPr>
        <w:pStyle w:val="Bibliography"/>
        <w:rPr>
          <w:ins w:id="5755" w:author="Sean de Noronha | DRG" w:date="2026-09-29T17:05:00Z" w16du:dateUtc="2026-09-29T15:05:00Z"/>
        </w:rPr>
      </w:pPr>
      <w:ins w:id="5756" w:author="Sean de Noronha | DRG" w:date="2026-09-29T17:05:00Z" w16du:dateUtc="2026-09-29T15:05:00Z">
        <w:r>
          <w:t>[51</w:t>
        </w:r>
        <w:proofErr w:type="gramStart"/>
        <w:r>
          <w:t>]  European</w:t>
        </w:r>
        <w:proofErr w:type="gramEnd"/>
        <w:r>
          <w:t xml:space="preserve"> Committee for Standardization, EN 15266:2024 Stainless steel pliable corrugated tubing kits for gas installation pipework with an operating pressure up to 0,2 MPa (2 bar). Brussels, Belgium: CEN, 2024.</w:t>
        </w:r>
      </w:ins>
    </w:p>
    <w:p w14:paraId="5E00152D" w14:textId="77777777" w:rsidR="00C60D85" w:rsidRDefault="00000000">
      <w:pPr>
        <w:pStyle w:val="Bibliography"/>
        <w:rPr>
          <w:ins w:id="5757" w:author="Sean de Noronha | DRG" w:date="2026-09-29T17:05:00Z" w16du:dateUtc="2026-09-29T15:05:00Z"/>
        </w:rPr>
      </w:pPr>
      <w:ins w:id="5758" w:author="Sean de Noronha | DRG" w:date="2026-09-29T17:05:00Z" w16du:dateUtc="2026-09-29T15:05:00Z">
        <w:r>
          <w:t>[52</w:t>
        </w:r>
        <w:proofErr w:type="gramStart"/>
        <w:r>
          <w:t xml:space="preserve">]  </w:t>
        </w:r>
        <w:proofErr w:type="spellStart"/>
        <w:r>
          <w:t>Asociación</w:t>
        </w:r>
        <w:proofErr w:type="spellEnd"/>
        <w:proofErr w:type="gramEnd"/>
        <w:r>
          <w:t xml:space="preserve"> Española de </w:t>
        </w:r>
        <w:proofErr w:type="spellStart"/>
        <w:r>
          <w:t>Normalización</w:t>
        </w:r>
        <w:proofErr w:type="spellEnd"/>
        <w:r>
          <w:t xml:space="preserve">, UNE-EN 15266:2025 Sistemas de </w:t>
        </w:r>
        <w:proofErr w:type="spellStart"/>
        <w:r>
          <w:t>tuberías</w:t>
        </w:r>
        <w:proofErr w:type="spellEnd"/>
        <w:r>
          <w:t xml:space="preserve"> </w:t>
        </w:r>
        <w:proofErr w:type="spellStart"/>
        <w:r>
          <w:t>corrugadas</w:t>
        </w:r>
        <w:proofErr w:type="spellEnd"/>
        <w:r>
          <w:t xml:space="preserve"> flexibles de </w:t>
        </w:r>
        <w:proofErr w:type="spellStart"/>
        <w:r>
          <w:t>acero</w:t>
        </w:r>
        <w:proofErr w:type="spellEnd"/>
        <w:r>
          <w:t xml:space="preserve"> </w:t>
        </w:r>
        <w:proofErr w:type="spellStart"/>
        <w:r>
          <w:t>inoxidable</w:t>
        </w:r>
        <w:proofErr w:type="spellEnd"/>
        <w:r>
          <w:t xml:space="preserve"> para </w:t>
        </w:r>
        <w:proofErr w:type="spellStart"/>
        <w:r>
          <w:t>conducción</w:t>
        </w:r>
        <w:proofErr w:type="spellEnd"/>
        <w:r>
          <w:t xml:space="preserve"> de gas con </w:t>
        </w:r>
        <w:proofErr w:type="spellStart"/>
        <w:r>
          <w:t>una</w:t>
        </w:r>
        <w:proofErr w:type="spellEnd"/>
        <w:r>
          <w:t xml:space="preserve"> </w:t>
        </w:r>
        <w:proofErr w:type="spellStart"/>
        <w:r>
          <w:t>presión</w:t>
        </w:r>
        <w:proofErr w:type="spellEnd"/>
        <w:r>
          <w:t xml:space="preserve"> </w:t>
        </w:r>
        <w:proofErr w:type="spellStart"/>
        <w:r>
          <w:t>en</w:t>
        </w:r>
        <w:proofErr w:type="spellEnd"/>
        <w:r>
          <w:t xml:space="preserve"> </w:t>
        </w:r>
        <w:proofErr w:type="spellStart"/>
        <w:r>
          <w:t>servicio</w:t>
        </w:r>
        <w:proofErr w:type="spellEnd"/>
        <w:r>
          <w:t xml:space="preserve"> inferior a 0,2 MPa (2 bar). Madrid, Spain: UNE, 2025.</w:t>
        </w:r>
      </w:ins>
    </w:p>
    <w:p w14:paraId="5E00152E" w14:textId="77777777" w:rsidR="00C60D85" w:rsidRDefault="00000000">
      <w:pPr>
        <w:pStyle w:val="Bibliography"/>
        <w:rPr>
          <w:ins w:id="5759" w:author="Sean de Noronha | DRG" w:date="2026-09-29T17:05:00Z" w16du:dateUtc="2026-09-29T15:05:00Z"/>
        </w:rPr>
      </w:pPr>
      <w:ins w:id="5760" w:author="Sean de Noronha | DRG" w:date="2026-09-29T17:05:00Z" w16du:dateUtc="2026-09-29T15:05:00Z">
        <w:r>
          <w:t>[53</w:t>
        </w:r>
        <w:proofErr w:type="gramStart"/>
        <w:r>
          <w:t>]  Standards</w:t>
        </w:r>
        <w:proofErr w:type="gramEnd"/>
        <w:r>
          <w:t xml:space="preserve"> Australia and Standards New Zealand, AS/NZS 5601.1:2022 Gas installations, Part 1: General installations. Sydney, NSW, Australia: Standards Australia, 2022.</w:t>
        </w:r>
      </w:ins>
    </w:p>
    <w:p w14:paraId="5E00152F" w14:textId="77777777" w:rsidR="00C60D85" w:rsidRDefault="00000000">
      <w:pPr>
        <w:pStyle w:val="Bibliography"/>
        <w:rPr>
          <w:ins w:id="5761" w:author="Sean de Noronha | DRG" w:date="2026-09-29T17:05:00Z" w16du:dateUtc="2026-09-29T15:05:00Z"/>
        </w:rPr>
      </w:pPr>
      <w:ins w:id="5762" w:author="Sean de Noronha | DRG" w:date="2026-09-29T17:05:00Z" w16du:dateUtc="2026-09-29T15:05:00Z">
        <w:r>
          <w:lastRenderedPageBreak/>
          <w:t>[54</w:t>
        </w:r>
        <w:proofErr w:type="gramStart"/>
        <w:r>
          <w:t>]  European</w:t>
        </w:r>
        <w:proofErr w:type="gramEnd"/>
        <w:r>
          <w:t xml:space="preserve"> Industrial Gases Association, IGC Doc 121/14 Hydrogen pipeline systems. Brussels, Belgium: EIGA, 2014.</w:t>
        </w:r>
      </w:ins>
    </w:p>
    <w:p w14:paraId="5E001530" w14:textId="77777777" w:rsidR="00C60D85" w:rsidRDefault="00000000">
      <w:pPr>
        <w:pStyle w:val="Bibliography"/>
        <w:rPr>
          <w:ins w:id="5763" w:author="Sean de Noronha | DRG" w:date="2026-09-29T17:05:00Z" w16du:dateUtc="2026-09-29T15:05:00Z"/>
        </w:rPr>
      </w:pPr>
      <w:ins w:id="5764" w:author="Sean de Noronha | DRG" w:date="2026-09-29T17:05:00Z" w16du:dateUtc="2026-09-29T15:05:00Z">
        <w:r>
          <w:t>[55</w:t>
        </w:r>
        <w:proofErr w:type="gramStart"/>
        <w:r>
          <w:t>]  Institution</w:t>
        </w:r>
        <w:proofErr w:type="gramEnd"/>
        <w:r>
          <w:t xml:space="preserve"> of Gas Engineers and Managers, IGEM/TD/3 Edition 5 Steel and PE pipelines for gas distribution, Communication 1780. Kegworth, U.K.: IGEM, 2015, clause 5.3.5.</w:t>
        </w:r>
      </w:ins>
    </w:p>
    <w:p w14:paraId="5E001531" w14:textId="77777777" w:rsidR="00C60D85" w:rsidRDefault="00000000">
      <w:pPr>
        <w:pStyle w:val="Bibliography"/>
        <w:rPr>
          <w:ins w:id="5765" w:author="Sean de Noronha | DRG" w:date="2026-09-29T17:05:00Z" w16du:dateUtc="2026-09-29T15:05:00Z"/>
        </w:rPr>
      </w:pPr>
      <w:ins w:id="5766" w:author="Sean de Noronha | DRG" w:date="2026-09-29T17:05:00Z" w16du:dateUtc="2026-09-29T15:05:00Z">
        <w:r>
          <w:t>[56</w:t>
        </w:r>
        <w:proofErr w:type="gramStart"/>
        <w:r>
          <w:t>]  SGN</w:t>
        </w:r>
        <w:proofErr w:type="gramEnd"/>
        <w:r>
          <w:t xml:space="preserve"> and DNV, "Velocity design with hydrogen," Strategic Innovation Fund Discovery project 10027185, Ofgem, U.K., 2022. [Online]. Available: https://smarter.energynetworks.org/projects/10027185/.</w:t>
        </w:r>
      </w:ins>
    </w:p>
    <w:p w14:paraId="57FBEB01" w14:textId="77777777" w:rsidR="00976B66" w:rsidRPr="00801F35" w:rsidRDefault="00C64113">
      <w:pPr>
        <w:pStyle w:val="CSAAppendix1"/>
      </w:pPr>
      <w:bookmarkStart w:id="5767" w:name="_Toc241507007"/>
      <w:commentRangeStart w:id="5768"/>
      <w:r>
        <w:t>Standards Cross-Reference Matrix</w:t>
      </w:r>
      <w:commentRangeEnd w:id="5768"/>
      <w:r>
        <w:rPr>
          <w:rStyle w:val="CommentReference"/>
          <w:sz w:val="32"/>
          <w:szCs w:val="22"/>
        </w:rPr>
        <w:commentReference w:id="5768"/>
      </w:r>
      <w:bookmarkEnd w:id="5767"/>
    </w:p>
    <w:p w14:paraId="76736B7D" w14:textId="77777777" w:rsidR="00B622FE" w:rsidRPr="00801F35" w:rsidRDefault="00C64113">
      <w:r>
        <w:t>Table A-1 presents the standards cross-reference matrix in full detail. The matrix compares the four core North American documents examined in this study</w:t>
      </w:r>
      <w:r>
        <w:rPr>
          <w:rFonts w:cs="Arial"/>
        </w:rPr>
        <w:t>, specifically</w:t>
      </w:r>
      <w:r>
        <w:t xml:space="preserve"> CSA B149.1:25, IFGC 2021, NFPA 54-2015, and CSA/ANSI LC 1:23 / CSA 6.26:23</w:t>
      </w:r>
      <w:r>
        <w:rPr>
          <w:rFonts w:cs="Arial"/>
        </w:rPr>
        <w:t>,</w:t>
      </w:r>
      <w:r>
        <w:t xml:space="preserve"> on pressure-drop and sizing only. Each row addresses one topic area in pressure-drop and sizing; each cell carries a clause-cited extract or faithful paraphrase from the standard text. Where a cell quotes the standard exactly, the text is enclosed in quotation marks; other cells combine paraphrase, interpretation, and implications with a clause citation back to the source.</w:t>
      </w:r>
    </w:p>
    <w:p w14:paraId="44EF8A5A" w14:textId="77777777" w:rsidR="00B622FE" w:rsidRPr="00801F35" w:rsidRDefault="00C64113">
      <w:r>
        <w:t>Table A-1 – Standards Cross-Reference Matrix: the four core North American documents examined in this study × fifteen topic rows on pressure-drop and sizing provisions. The Hydrogen-implication column states what the cell content means for the development of a 100% hydrogen domestic-sizing equation in this research.</w:t>
      </w:r>
    </w:p>
    <w:tbl>
      <w:tblPr>
        <w:tblW w:w="9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A-1"/>
        <w:tblDescription w:val="Table A-1 - Standards Cross-Reference Matrix: clause-cited comparison of CSA B149.1:25, IFGC 2021, NFPA 54-2015 and CSA/ANSI LC 1:23 on pressure-drop and sizing."/>
      </w:tblPr>
      <w:tblGrid>
        <w:gridCol w:w="358"/>
        <w:gridCol w:w="1399"/>
        <w:gridCol w:w="1853"/>
        <w:gridCol w:w="1239"/>
        <w:gridCol w:w="1523"/>
        <w:gridCol w:w="1873"/>
        <w:gridCol w:w="1497"/>
      </w:tblGrid>
      <w:tr w:rsidR="00B622FE" w:rsidRPr="00801F35" w14:paraId="262508E2" w14:textId="77777777" w:rsidTr="00EF738A">
        <w:trPr>
          <w:tblHeader/>
        </w:trPr>
        <w:tc>
          <w:tcPr>
            <w:tcW w:w="362"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80" w:type="dxa"/>
              <w:left w:w="100" w:type="dxa"/>
              <w:bottom w:w="80" w:type="dxa"/>
              <w:right w:w="100" w:type="dxa"/>
            </w:tcMar>
            <w:vAlign w:val="center"/>
          </w:tcPr>
          <w:p w14:paraId="349B86EC" w14:textId="77777777" w:rsidR="00B622FE" w:rsidRPr="00C97EDB" w:rsidRDefault="00C64113">
            <w:pPr>
              <w:spacing w:after="0"/>
              <w:rPr>
                <w:rFonts w:cs="Arial"/>
                <w:sz w:val="16"/>
                <w:szCs w:val="16"/>
              </w:rPr>
            </w:pPr>
            <w:commentRangeStart w:id="5769"/>
            <w:r>
              <w:rPr>
                <w:rFonts w:cs="Arial"/>
                <w:sz w:val="16"/>
                <w:szCs w:val="16"/>
              </w:rPr>
              <w:t>#</w:t>
            </w:r>
          </w:p>
        </w:tc>
        <w:tc>
          <w:tcPr>
            <w:tcW w:w="1456"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80" w:type="dxa"/>
              <w:left w:w="100" w:type="dxa"/>
              <w:bottom w:w="80" w:type="dxa"/>
              <w:right w:w="100" w:type="dxa"/>
            </w:tcMar>
            <w:vAlign w:val="center"/>
          </w:tcPr>
          <w:p w14:paraId="4D93D89C" w14:textId="77777777" w:rsidR="00B622FE" w:rsidRPr="00C97EDB" w:rsidRDefault="00C64113">
            <w:pPr>
              <w:spacing w:after="0"/>
              <w:rPr>
                <w:rFonts w:cs="Arial"/>
                <w:sz w:val="16"/>
                <w:szCs w:val="16"/>
              </w:rPr>
            </w:pPr>
            <w:r>
              <w:rPr>
                <w:rFonts w:cs="Arial"/>
                <w:sz w:val="16"/>
                <w:szCs w:val="16"/>
              </w:rPr>
              <w:t>Topic area</w:t>
            </w:r>
          </w:p>
        </w:tc>
        <w:tc>
          <w:tcPr>
            <w:tcW w:w="1845"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80" w:type="dxa"/>
              <w:left w:w="100" w:type="dxa"/>
              <w:bottom w:w="80" w:type="dxa"/>
              <w:right w:w="100" w:type="dxa"/>
            </w:tcMar>
            <w:vAlign w:val="center"/>
          </w:tcPr>
          <w:p w14:paraId="3BE9C073" w14:textId="77777777" w:rsidR="00B622FE" w:rsidRPr="00C97EDB" w:rsidRDefault="00C64113">
            <w:pPr>
              <w:spacing w:after="0"/>
              <w:rPr>
                <w:rFonts w:cs="Arial"/>
                <w:sz w:val="16"/>
                <w:szCs w:val="16"/>
              </w:rPr>
            </w:pPr>
            <w:commentRangeStart w:id="5770"/>
            <w:r>
              <w:rPr>
                <w:rFonts w:cs="Arial"/>
                <w:sz w:val="16"/>
                <w:szCs w:val="16"/>
              </w:rPr>
              <w:t>CSA B149.1:25</w:t>
            </w:r>
          </w:p>
        </w:tc>
        <w:tc>
          <w:tcPr>
            <w:tcW w:w="136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80" w:type="dxa"/>
              <w:left w:w="100" w:type="dxa"/>
              <w:bottom w:w="80" w:type="dxa"/>
              <w:right w:w="100" w:type="dxa"/>
            </w:tcMar>
            <w:vAlign w:val="center"/>
          </w:tcPr>
          <w:p w14:paraId="1188C536" w14:textId="77777777" w:rsidR="00B622FE" w:rsidRPr="00C97EDB" w:rsidRDefault="00C64113">
            <w:pPr>
              <w:spacing w:after="0"/>
              <w:rPr>
                <w:rFonts w:cs="Arial"/>
                <w:sz w:val="16"/>
                <w:szCs w:val="16"/>
              </w:rPr>
            </w:pPr>
            <w:r>
              <w:rPr>
                <w:rFonts w:cs="Arial"/>
                <w:sz w:val="16"/>
                <w:szCs w:val="16"/>
              </w:rPr>
              <w:t>IFGC 2021</w:t>
            </w:r>
          </w:p>
        </w:tc>
        <w:tc>
          <w:tcPr>
            <w:tcW w:w="1623"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80" w:type="dxa"/>
              <w:left w:w="100" w:type="dxa"/>
              <w:bottom w:w="80" w:type="dxa"/>
              <w:right w:w="100" w:type="dxa"/>
            </w:tcMar>
            <w:vAlign w:val="center"/>
          </w:tcPr>
          <w:p w14:paraId="47025C64" w14:textId="77777777" w:rsidR="00B622FE" w:rsidRPr="00C97EDB" w:rsidRDefault="00C64113">
            <w:pPr>
              <w:spacing w:after="0"/>
              <w:rPr>
                <w:rFonts w:cs="Arial"/>
                <w:sz w:val="16"/>
                <w:szCs w:val="16"/>
              </w:rPr>
            </w:pPr>
            <w:r>
              <w:rPr>
                <w:rFonts w:cs="Arial"/>
                <w:sz w:val="16"/>
                <w:szCs w:val="16"/>
              </w:rPr>
              <w:t>NFPA 54 (2015)</w:t>
            </w:r>
          </w:p>
        </w:tc>
        <w:tc>
          <w:tcPr>
            <w:tcW w:w="1379"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80" w:type="dxa"/>
              <w:left w:w="100" w:type="dxa"/>
              <w:bottom w:w="80" w:type="dxa"/>
              <w:right w:w="100" w:type="dxa"/>
            </w:tcMar>
            <w:vAlign w:val="center"/>
          </w:tcPr>
          <w:p w14:paraId="409F55E0" w14:textId="77777777" w:rsidR="00B622FE" w:rsidRPr="00C97EDB" w:rsidRDefault="00C64113">
            <w:pPr>
              <w:spacing w:after="0"/>
              <w:rPr>
                <w:rFonts w:cs="Arial"/>
                <w:sz w:val="16"/>
                <w:szCs w:val="16"/>
              </w:rPr>
            </w:pPr>
            <w:r>
              <w:rPr>
                <w:rFonts w:cs="Arial"/>
                <w:sz w:val="16"/>
                <w:szCs w:val="16"/>
              </w:rPr>
              <w:t>CSA/ANSI LC 1:23 / CSA 6.26:23</w:t>
            </w:r>
            <w:commentRangeEnd w:id="5770"/>
            <w:r>
              <w:rPr>
                <w:rStyle w:val="CommentReference"/>
                <w:rFonts w:cs="Arial"/>
              </w:rPr>
              <w:commentReference w:id="5770"/>
            </w:r>
            <w:r w:rsidR="00C85825">
              <w:rPr>
                <w:rStyle w:val="CommentReference"/>
              </w:rPr>
              <w:commentReference w:id="5769"/>
            </w:r>
          </w:p>
        </w:tc>
        <w:tc>
          <w:tcPr>
            <w:tcW w:w="1437"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80" w:type="dxa"/>
              <w:left w:w="100" w:type="dxa"/>
              <w:bottom w:w="80" w:type="dxa"/>
              <w:right w:w="100" w:type="dxa"/>
            </w:tcMar>
            <w:vAlign w:val="center"/>
          </w:tcPr>
          <w:p w14:paraId="3BAE3B48" w14:textId="77777777" w:rsidR="00B622FE" w:rsidRPr="00C97EDB" w:rsidRDefault="00C64113">
            <w:pPr>
              <w:spacing w:after="0"/>
              <w:rPr>
                <w:rFonts w:cs="Arial"/>
                <w:sz w:val="16"/>
                <w:szCs w:val="16"/>
              </w:rPr>
            </w:pPr>
            <w:r>
              <w:rPr>
                <w:rFonts w:cs="Arial"/>
                <w:sz w:val="16"/>
                <w:szCs w:val="16"/>
              </w:rPr>
              <w:t>Hydrogen implication</w:t>
            </w:r>
          </w:p>
        </w:tc>
      </w:tr>
      <w:commentRangeEnd w:id="5769"/>
      <w:tr w:rsidR="00B622FE" w:rsidRPr="00801F35" w14:paraId="551F9FCB"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D283C4" w14:textId="77777777" w:rsidR="00B622FE" w:rsidRPr="00C97EDB" w:rsidRDefault="00C64113" w:rsidP="00C97EDB">
            <w:pPr>
              <w:spacing w:after="0"/>
              <w:rPr>
                <w:rFonts w:cs="Arial"/>
                <w:sz w:val="16"/>
                <w:szCs w:val="16"/>
              </w:rPr>
            </w:pPr>
            <w:r>
              <w:rPr>
                <w:rFonts w:cs="Arial"/>
                <w:sz w:val="16"/>
                <w:szCs w:val="16"/>
              </w:rPr>
              <w:t>1</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15E2DA" w14:textId="77777777" w:rsidR="00B622FE" w:rsidRPr="00C97EDB" w:rsidRDefault="00C64113" w:rsidP="00C97EDB">
            <w:pPr>
              <w:spacing w:after="0"/>
              <w:rPr>
                <w:rFonts w:cs="Arial"/>
                <w:sz w:val="16"/>
                <w:szCs w:val="16"/>
              </w:rPr>
            </w:pPr>
            <w:r>
              <w:rPr>
                <w:rFonts w:cs="Arial"/>
                <w:sz w:val="16"/>
                <w:szCs w:val="16"/>
              </w:rPr>
              <w:t>Sizing-equation gateway clause (where in the standard the sizing rules live)</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AC875B" w14:textId="77777777" w:rsidR="00B622FE" w:rsidRPr="00C97EDB" w:rsidRDefault="00C64113" w:rsidP="00C97EDB">
            <w:pPr>
              <w:spacing w:after="0"/>
              <w:rPr>
                <w:rFonts w:cs="Arial"/>
                <w:sz w:val="16"/>
                <w:szCs w:val="16"/>
              </w:rPr>
            </w:pPr>
            <w:r>
              <w:rPr>
                <w:rFonts w:cs="Arial"/>
                <w:sz w:val="16"/>
                <w:szCs w:val="16"/>
              </w:rPr>
              <w:t>Clause 6.3 "Size". 6.3.2 governs systems ≤ 14 in w.c.; 6.3.3 governs &gt; 14 in w.c. Both reference Annex A (NG / NG-H</w:t>
            </w:r>
            <w:del w:id="5771" w:author="Sean de Noronha | DRG" w:date="2026-09-28T16:47:00Z" w16du:dateUtc="2026-09-28T14:47:00Z">
              <w:r>
                <w:rPr>
                  <w:rFonts w:ascii="Cambria Math" w:hAnsi="Cambria Math" w:cs="Cambria Math"/>
                  <w:sz w:val="16"/>
                  <w:szCs w:val="16"/>
                </w:rPr>
                <w:delText>₂</w:delText>
              </w:r>
            </w:del>
            <w:ins w:id="5772"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blends) and Annex B (propane). Sizing tables and the calculation method are in Annex A (informative, written in mandatory language).</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D196CE" w14:textId="77777777" w:rsidR="00B622FE" w:rsidRPr="00C97EDB" w:rsidRDefault="00C64113" w:rsidP="00C97EDB">
            <w:pPr>
              <w:spacing w:after="0"/>
              <w:rPr>
                <w:rFonts w:cs="Arial"/>
                <w:sz w:val="16"/>
                <w:szCs w:val="16"/>
              </w:rPr>
            </w:pPr>
            <w:r>
              <w:rPr>
                <w:rFonts w:cs="Arial"/>
                <w:sz w:val="16"/>
                <w:szCs w:val="16"/>
              </w:rPr>
              <w:t>Section 402.3 "Sizing": gas piping shall be sized by (1) pipe-sizing tables or sizing equations in §402.4 or §402.5, (2) the manufacturer’s tables for a listed piping system, or (3) engineering methods. Equations 4-1 (low-P) and 4-2 (high-P) are in §402.4.</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935A7E" w14:textId="77777777" w:rsidR="00B622FE" w:rsidRPr="00C97EDB" w:rsidRDefault="00C64113" w:rsidP="00C97EDB">
            <w:pPr>
              <w:spacing w:after="0"/>
              <w:rPr>
                <w:rFonts w:cs="Arial"/>
                <w:sz w:val="16"/>
                <w:szCs w:val="16"/>
              </w:rPr>
            </w:pPr>
            <w:r>
              <w:rPr>
                <w:rFonts w:cs="Arial"/>
                <w:sz w:val="16"/>
                <w:szCs w:val="16"/>
              </w:rPr>
              <w:t>Section 5.4.3 lists three allowed methods: (1) pipe-sizing tables/equations in Chapter 6, (2) sizing tables in a listed manufacturer’s installation instructions, or (3) other approved engineering methods. Equations are in §6.4; original-form equations are in Annex B.5.</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035EC7" w14:textId="77777777" w:rsidR="00B622FE" w:rsidRPr="00C97EDB" w:rsidRDefault="00C64113" w:rsidP="00C97EDB">
            <w:pPr>
              <w:spacing w:after="0"/>
              <w:rPr>
                <w:rFonts w:cs="Arial"/>
                <w:sz w:val="16"/>
                <w:szCs w:val="16"/>
              </w:rPr>
            </w:pPr>
            <w:r>
              <w:rPr>
                <w:rFonts w:cs="Arial"/>
                <w:sz w:val="16"/>
                <w:szCs w:val="16"/>
              </w:rPr>
              <w:t>Clause 5.10 "Flow capacity and EHD". The product standard does not host a code-side sizing gateway clause; it sets minimum capacity acceptance criteria (Tables 1 a)–1 c)) that products must meet, and supplies the EHD index used by the installation codes (NFPA 54, IFGC) for system sizing. The manufacturer’s design and installation manual (Annex A) lists "3.2 Sizing methods and examples" as a mandatory subsection.</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57CB50" w14:textId="77777777" w:rsidR="00B622FE" w:rsidRPr="00C97EDB" w:rsidRDefault="00C64113" w:rsidP="00C97EDB">
            <w:pPr>
              <w:spacing w:after="0"/>
              <w:rPr>
                <w:rFonts w:cs="Arial"/>
                <w:sz w:val="16"/>
                <w:szCs w:val="16"/>
              </w:rPr>
            </w:pPr>
            <w:r>
              <w:rPr>
                <w:rFonts w:cs="Arial"/>
                <w:sz w:val="16"/>
                <w:szCs w:val="16"/>
              </w:rPr>
              <w:t>Three of the four standards (CSA B149.1:25, IFGC 2021 and NFPA 54-2015) put domestic-pipe sizing logic in one central clause referenced to a single gas (NG at SG 0.60). CSA/ANSI LC 1:23 hosts the EHD product-standard layer rather than a code-side sizing gateway. None of the four standards hosts a 100% hydrogen sizing gateway.</w:t>
            </w:r>
          </w:p>
        </w:tc>
      </w:tr>
      <w:tr w:rsidR="00B622FE" w:rsidRPr="00801F35" w14:paraId="43987004"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41FF85" w14:textId="77777777" w:rsidR="00B622FE" w:rsidRPr="00C97EDB" w:rsidRDefault="00C64113" w:rsidP="00C97EDB">
            <w:pPr>
              <w:spacing w:after="0"/>
              <w:rPr>
                <w:rFonts w:cs="Arial"/>
                <w:sz w:val="16"/>
                <w:szCs w:val="16"/>
              </w:rPr>
            </w:pPr>
            <w:r>
              <w:rPr>
                <w:rFonts w:cs="Arial"/>
                <w:sz w:val="16"/>
                <w:szCs w:val="16"/>
              </w:rPr>
              <w:t>2</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F463D0" w14:textId="77777777" w:rsidR="00B622FE" w:rsidRPr="00C97EDB" w:rsidRDefault="00C64113" w:rsidP="00C97EDB">
            <w:pPr>
              <w:spacing w:after="0"/>
              <w:rPr>
                <w:rFonts w:cs="Arial"/>
                <w:sz w:val="16"/>
                <w:szCs w:val="16"/>
              </w:rPr>
            </w:pPr>
            <w:r>
              <w:rPr>
                <w:rFonts w:cs="Arial"/>
                <w:sz w:val="16"/>
                <w:szCs w:val="16"/>
              </w:rPr>
              <w:t>Low-pressure sizing equation form: name + as-written equation + constants</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A5FBE1" w14:textId="77777777" w:rsidR="00B622FE" w:rsidRPr="00C97EDB" w:rsidRDefault="00C64113" w:rsidP="00C97EDB">
            <w:pPr>
              <w:spacing w:after="0"/>
              <w:rPr>
                <w:rFonts w:cs="Arial"/>
                <w:sz w:val="16"/>
                <w:szCs w:val="16"/>
              </w:rPr>
            </w:pPr>
            <w:r>
              <w:rPr>
                <w:rFonts w:cs="Arial"/>
                <w:sz w:val="16"/>
                <w:szCs w:val="16"/>
              </w:rPr>
              <w:t xml:space="preserve">Annex A.3.5 "Low pressure [less than 1.5 </w:t>
            </w:r>
            <w:proofErr w:type="spellStart"/>
            <w:r>
              <w:rPr>
                <w:rFonts w:cs="Arial"/>
                <w:sz w:val="16"/>
                <w:szCs w:val="16"/>
              </w:rPr>
              <w:t>psig</w:t>
            </w:r>
            <w:proofErr w:type="spellEnd"/>
            <w:r>
              <w:rPr>
                <w:rFonts w:cs="Arial"/>
                <w:sz w:val="16"/>
                <w:szCs w:val="16"/>
              </w:rPr>
              <w:t xml:space="preserve"> (10.3 kPa)]": Q = K</w:t>
            </w:r>
            <w:del w:id="5773" w:author="Sean de Noronha | DRG" w:date="2026-09-28T16:47:00Z" w16du:dateUtc="2026-09-28T14:47:00Z">
              <w:r>
                <w:rPr>
                  <w:rFonts w:ascii="Cambria Math" w:hAnsi="Cambria Math" w:cs="Cambria Math"/>
                  <w:sz w:val="16"/>
                  <w:szCs w:val="16"/>
                </w:rPr>
                <w:delText>₂</w:delText>
              </w:r>
            </w:del>
            <w:ins w:id="5774"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D</w:t>
            </w:r>
            <w:del w:id="5775" w:author="Sean de Noronha | DRG" w:date="2026-09-28T16:47:00Z" w16du:dateUtc="2026-09-28T14:47:00Z">
              <w:r>
                <w:rPr>
                  <w:rFonts w:cs="Arial"/>
                  <w:sz w:val="16"/>
                  <w:szCs w:val="16"/>
                </w:rPr>
                <w:delText>^2.623</w:delText>
              </w:r>
            </w:del>
            <w:ins w:id="5776" w:author="Sean de Noronha | DRG" w:date="2026-09-28T16:47:00Z" w16du:dateUtc="2026-09-28T14:47:00Z">
              <w:r>
                <w:rPr>
                  <w:rFonts w:cs="Arial"/>
                  <w:sz w:val="16"/>
                  <w:szCs w:val="16"/>
                  <w:vertAlign w:val="superscript"/>
                </w:rPr>
                <w:t>2.623</w:t>
              </w:r>
            </w:ins>
            <w:r>
              <w:rPr>
                <w:rFonts w:cs="Arial"/>
                <w:sz w:val="16"/>
                <w:szCs w:val="16"/>
              </w:rPr>
              <w:t xml:space="preserve"> · [ΔH / (Cr · L · F)]</w:t>
            </w:r>
            <w:del w:id="5777" w:author="Sean de Noronha | DRG" w:date="2026-09-28T16:47:00Z" w16du:dateUtc="2026-09-28T14:47:00Z">
              <w:r>
                <w:rPr>
                  <w:rFonts w:cs="Arial"/>
                  <w:sz w:val="16"/>
                  <w:szCs w:val="16"/>
                </w:rPr>
                <w:delText>^0.541</w:delText>
              </w:r>
            </w:del>
            <w:ins w:id="5778" w:author="Sean de Noronha | DRG" w:date="2026-09-28T16:47:00Z" w16du:dateUtc="2026-09-28T14:47:00Z">
              <w:r>
                <w:rPr>
                  <w:rFonts w:cs="Arial"/>
                  <w:sz w:val="16"/>
                  <w:szCs w:val="16"/>
                  <w:vertAlign w:val="superscript"/>
                </w:rPr>
                <w:t>0.541</w:t>
              </w:r>
            </w:ins>
            <w:r>
              <w:rPr>
                <w:rFonts w:cs="Arial"/>
                <w:sz w:val="16"/>
                <w:szCs w:val="16"/>
              </w:rPr>
              <w:t xml:space="preserve"> · (</w:t>
            </w:r>
            <w:proofErr w:type="spellStart"/>
            <w:r>
              <w:rPr>
                <w:rFonts w:cs="Arial"/>
                <w:sz w:val="16"/>
                <w:szCs w:val="16"/>
              </w:rPr>
              <w:t>b·z</w:t>
            </w:r>
            <w:proofErr w:type="spellEnd"/>
            <w:r>
              <w:rPr>
                <w:rFonts w:cs="Arial"/>
                <w:sz w:val="16"/>
                <w:szCs w:val="16"/>
              </w:rPr>
              <w:t>). K</w:t>
            </w:r>
            <w:del w:id="5779" w:author="Sean de Noronha | DRG" w:date="2026-09-28T16:47:00Z" w16du:dateUtc="2026-09-28T14:47:00Z">
              <w:r>
                <w:rPr>
                  <w:rFonts w:ascii="Cambria Math" w:hAnsi="Cambria Math" w:cs="Cambria Math"/>
                  <w:sz w:val="16"/>
                  <w:szCs w:val="16"/>
                </w:rPr>
                <w:delText>₂</w:delText>
              </w:r>
            </w:del>
            <w:ins w:id="5780"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 2313 imperial / 0.1509 SI. F = 1.2 (Tables A.1–A.4, A.8–A.11) or 1 (Tables A.5–A.7, A.12–A.14). Cr = K</w:t>
            </w:r>
            <w:del w:id="5781" w:author="Sean de Noronha | DRG" w:date="2026-09-28T16:47:00Z" w16du:dateUtc="2026-09-28T14:47:00Z">
              <w:r>
                <w:rPr>
                  <w:rFonts w:ascii="Cambria Math" w:hAnsi="Cambria Math" w:cs="Cambria Math"/>
                  <w:sz w:val="16"/>
                  <w:szCs w:val="16"/>
                </w:rPr>
                <w:delText>₃</w:delText>
              </w:r>
            </w:del>
            <w:ins w:id="5782" w:author="Sean de Noronha | DRG" w:date="2026-09-28T16:47:00Z" w16du:dateUtc="2026-09-28T14:47:00Z">
              <w:r>
                <w:rPr>
                  <w:rFonts w:ascii="Cambria Math" w:hAnsi="Cambria Math" w:cs="Cambria Math"/>
                  <w:sz w:val="16"/>
                  <w:szCs w:val="16"/>
                  <w:vertAlign w:val="subscript"/>
                </w:rPr>
                <w:t>3</w:t>
              </w:r>
            </w:ins>
            <w:r>
              <w:rPr>
                <w:rFonts w:cs="Arial"/>
                <w:sz w:val="16"/>
                <w:szCs w:val="16"/>
              </w:rPr>
              <w:t>·S·T·(Z/S)</w:t>
            </w:r>
            <w:del w:id="5783" w:author="Sean de Noronha | DRG" w:date="2026-09-28T16:47:00Z" w16du:dateUtc="2026-09-28T14:47:00Z">
              <w:r>
                <w:rPr>
                  <w:rFonts w:cs="Arial"/>
                  <w:sz w:val="16"/>
                  <w:szCs w:val="16"/>
                </w:rPr>
                <w:delText>^0.152</w:delText>
              </w:r>
            </w:del>
            <w:ins w:id="5784" w:author="Sean de Noronha | DRG" w:date="2026-09-28T16:47:00Z" w16du:dateUtc="2026-09-28T14:47:00Z">
              <w:r>
                <w:rPr>
                  <w:rFonts w:cs="Arial"/>
                  <w:sz w:val="16"/>
                  <w:szCs w:val="16"/>
                  <w:vertAlign w:val="superscript"/>
                </w:rPr>
                <w:t>0.152</w:t>
              </w:r>
            </w:ins>
            <w:r>
              <w:rPr>
                <w:rFonts w:cs="Arial"/>
                <w:sz w:val="16"/>
                <w:szCs w:val="16"/>
              </w:rPr>
              <w:t xml:space="preserve"> = 0.6094 for NG; K</w:t>
            </w:r>
            <w:del w:id="5785" w:author="Sean de Noronha | DRG" w:date="2026-09-28T16:47:00Z" w16du:dateUtc="2026-09-28T14:47:00Z">
              <w:r>
                <w:rPr>
                  <w:rFonts w:ascii="Cambria Math" w:hAnsi="Cambria Math" w:cs="Cambria Math"/>
                  <w:sz w:val="16"/>
                  <w:szCs w:val="16"/>
                </w:rPr>
                <w:delText>₃</w:delText>
              </w:r>
            </w:del>
            <w:ins w:id="5786" w:author="Sean de Noronha | DRG" w:date="2026-09-28T16:47:00Z" w16du:dateUtc="2026-09-28T14:47:00Z">
              <w:r>
                <w:rPr>
                  <w:rFonts w:ascii="Cambria Math" w:hAnsi="Cambria Math" w:cs="Cambria Math"/>
                  <w:sz w:val="16"/>
                  <w:szCs w:val="16"/>
                  <w:vertAlign w:val="subscript"/>
                </w:rPr>
                <w:t>3</w:t>
              </w:r>
            </w:ins>
            <w:r>
              <w:rPr>
                <w:rFonts w:cs="Arial"/>
                <w:sz w:val="16"/>
                <w:szCs w:val="16"/>
              </w:rPr>
              <w:t xml:space="preserve"> = 0.00354 imperial / 0.00638 SI; Z = 0.012 </w:t>
            </w:r>
            <w:proofErr w:type="spellStart"/>
            <w:r>
              <w:rPr>
                <w:rFonts w:cs="Arial"/>
                <w:sz w:val="16"/>
                <w:szCs w:val="16"/>
              </w:rPr>
              <w:lastRenderedPageBreak/>
              <w:t>cP</w:t>
            </w:r>
            <w:proofErr w:type="spellEnd"/>
            <w:r>
              <w:rPr>
                <w:rFonts w:cs="Arial"/>
                <w:sz w:val="16"/>
                <w:szCs w:val="16"/>
              </w:rPr>
              <w:t xml:space="preserve"> for NG. Footnote: "For further details on the formulas, refer to B.C. </w:t>
            </w:r>
            <w:proofErr w:type="spellStart"/>
            <w:r>
              <w:rPr>
                <w:rFonts w:cs="Arial"/>
                <w:sz w:val="16"/>
                <w:szCs w:val="16"/>
              </w:rPr>
              <w:t>Shebeko</w:t>
            </w:r>
            <w:proofErr w:type="spellEnd"/>
            <w:r>
              <w:rPr>
                <w:rFonts w:cs="Arial"/>
                <w:sz w:val="16"/>
                <w:szCs w:val="16"/>
              </w:rPr>
              <w:t>, Polyflo Flow Computer, 1974".</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BCADFF" w14:textId="77777777" w:rsidR="00B622FE" w:rsidRPr="00C97EDB" w:rsidRDefault="00C64113" w:rsidP="00C97EDB">
            <w:pPr>
              <w:spacing w:after="0"/>
              <w:rPr>
                <w:rFonts w:cs="Arial"/>
                <w:sz w:val="16"/>
                <w:szCs w:val="16"/>
              </w:rPr>
            </w:pPr>
            <w:r>
              <w:rPr>
                <w:rFonts w:cs="Arial"/>
                <w:sz w:val="16"/>
                <w:szCs w:val="16"/>
              </w:rPr>
              <w:lastRenderedPageBreak/>
              <w:t>Equation 4-1 (§402.4): D = Q</w:t>
            </w:r>
            <w:del w:id="5787" w:author="Sean de Noronha | DRG" w:date="2026-09-28T16:47:00Z" w16du:dateUtc="2026-09-28T14:47:00Z">
              <w:r>
                <w:rPr>
                  <w:rFonts w:cs="Arial"/>
                  <w:sz w:val="16"/>
                  <w:szCs w:val="16"/>
                </w:rPr>
                <w:delText>^0.381</w:delText>
              </w:r>
            </w:del>
            <w:ins w:id="5788" w:author="Sean de Noronha | DRG" w:date="2026-09-28T16:47:00Z" w16du:dateUtc="2026-09-28T14:47:00Z">
              <w:r>
                <w:rPr>
                  <w:rFonts w:cs="Arial"/>
                  <w:sz w:val="16"/>
                  <w:szCs w:val="16"/>
                  <w:vertAlign w:val="superscript"/>
                </w:rPr>
                <w:t>0.381</w:t>
              </w:r>
            </w:ins>
            <w:r>
              <w:rPr>
                <w:rFonts w:cs="Arial"/>
                <w:sz w:val="16"/>
                <w:szCs w:val="16"/>
              </w:rPr>
              <w:t xml:space="preserve"> / [19.17 · (ΔH / (Cr · L))</w:t>
            </w:r>
            <w:del w:id="5789" w:author="Sean de Noronha | DRG" w:date="2026-09-28T16:47:00Z" w16du:dateUtc="2026-09-28T14:47:00Z">
              <w:r>
                <w:rPr>
                  <w:rFonts w:cs="Arial"/>
                  <w:sz w:val="16"/>
                  <w:szCs w:val="16"/>
                </w:rPr>
                <w:delText>^0.206</w:delText>
              </w:r>
            </w:del>
            <w:ins w:id="5790" w:author="Sean de Noronha | DRG" w:date="2026-09-28T16:47:00Z" w16du:dateUtc="2026-09-28T14:47:00Z">
              <w:r>
                <w:rPr>
                  <w:rFonts w:cs="Arial"/>
                  <w:sz w:val="16"/>
                  <w:szCs w:val="16"/>
                  <w:vertAlign w:val="superscript"/>
                </w:rPr>
                <w:t>0.206</w:t>
              </w:r>
            </w:ins>
            <w:r>
              <w:rPr>
                <w:rFonts w:cs="Arial"/>
                <w:sz w:val="16"/>
                <w:szCs w:val="16"/>
              </w:rPr>
              <w:t xml:space="preserve">]. Q in </w:t>
            </w:r>
            <w:proofErr w:type="spellStart"/>
            <w:r>
              <w:rPr>
                <w:rFonts w:cs="Arial"/>
                <w:sz w:val="16"/>
                <w:szCs w:val="16"/>
              </w:rPr>
              <w:t>cfh</w:t>
            </w:r>
            <w:proofErr w:type="spellEnd"/>
            <w:r>
              <w:rPr>
                <w:rFonts w:cs="Arial"/>
                <w:sz w:val="16"/>
                <w:szCs w:val="16"/>
              </w:rPr>
              <w:t xml:space="preserve"> @ 60 °F, 30 in Hg; ΔH in in w.c.; L equivalent length, ft. Cr from Table 402.4: 0.6094 for NG; 1.2462 for undiluted </w:t>
            </w:r>
            <w:r>
              <w:rPr>
                <w:rFonts w:cs="Arial"/>
                <w:sz w:val="16"/>
                <w:szCs w:val="16"/>
              </w:rPr>
              <w:lastRenderedPageBreak/>
              <w:t>propane. Applies to smooth-wall pipe/tubing.</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6BDF83" w14:textId="77777777" w:rsidR="00B622FE" w:rsidRPr="00C97EDB" w:rsidRDefault="00C64113" w:rsidP="00C97EDB">
            <w:pPr>
              <w:spacing w:after="0"/>
              <w:rPr>
                <w:rFonts w:cs="Arial"/>
                <w:sz w:val="16"/>
                <w:szCs w:val="16"/>
              </w:rPr>
            </w:pPr>
            <w:r>
              <w:rPr>
                <w:rFonts w:cs="Arial"/>
                <w:sz w:val="16"/>
                <w:szCs w:val="16"/>
              </w:rPr>
              <w:lastRenderedPageBreak/>
              <w:t>Equation 6.4.1 (rearranged Annex B.5b): D = Q</w:t>
            </w:r>
            <w:del w:id="5791" w:author="Sean de Noronha | DRG" w:date="2026-09-28T16:47:00Z" w16du:dateUtc="2026-09-28T14:47:00Z">
              <w:r>
                <w:rPr>
                  <w:rFonts w:cs="Arial"/>
                  <w:sz w:val="16"/>
                  <w:szCs w:val="16"/>
                </w:rPr>
                <w:delText>^0.381</w:delText>
              </w:r>
            </w:del>
            <w:ins w:id="5792" w:author="Sean de Noronha | DRG" w:date="2026-09-28T16:47:00Z" w16du:dateUtc="2026-09-28T14:47:00Z">
              <w:r>
                <w:rPr>
                  <w:rFonts w:cs="Arial"/>
                  <w:sz w:val="16"/>
                  <w:szCs w:val="16"/>
                  <w:vertAlign w:val="superscript"/>
                </w:rPr>
                <w:t>0.381</w:t>
              </w:r>
            </w:ins>
            <w:r>
              <w:rPr>
                <w:rFonts w:cs="Arial"/>
                <w:sz w:val="16"/>
                <w:szCs w:val="16"/>
              </w:rPr>
              <w:t xml:space="preserve"> / [19.17 · (ΔH / (Cr · L))</w:t>
            </w:r>
            <w:del w:id="5793" w:author="Sean de Noronha | DRG" w:date="2026-09-28T16:47:00Z" w16du:dateUtc="2026-09-28T14:47:00Z">
              <w:r>
                <w:rPr>
                  <w:rFonts w:cs="Arial"/>
                  <w:sz w:val="16"/>
                  <w:szCs w:val="16"/>
                </w:rPr>
                <w:delText>^0.206</w:delText>
              </w:r>
            </w:del>
            <w:ins w:id="5794" w:author="Sean de Noronha | DRG" w:date="2026-09-28T16:47:00Z" w16du:dateUtc="2026-09-28T14:47:00Z">
              <w:r>
                <w:rPr>
                  <w:rFonts w:cs="Arial"/>
                  <w:sz w:val="16"/>
                  <w:szCs w:val="16"/>
                  <w:vertAlign w:val="superscript"/>
                </w:rPr>
                <w:t>0.206</w:t>
              </w:r>
            </w:ins>
            <w:r>
              <w:rPr>
                <w:rFonts w:cs="Arial"/>
                <w:sz w:val="16"/>
                <w:szCs w:val="16"/>
              </w:rPr>
              <w:t>]. Annex B.5 original form: Q = 2313 · D</w:t>
            </w:r>
            <w:del w:id="5795" w:author="Sean de Noronha | DRG" w:date="2026-09-28T16:47:00Z" w16du:dateUtc="2026-09-28T14:47:00Z">
              <w:r>
                <w:rPr>
                  <w:rFonts w:cs="Arial"/>
                  <w:sz w:val="16"/>
                  <w:szCs w:val="16"/>
                </w:rPr>
                <w:delText>^2.623</w:delText>
              </w:r>
            </w:del>
            <w:ins w:id="5796" w:author="Sean de Noronha | DRG" w:date="2026-09-28T16:47:00Z" w16du:dateUtc="2026-09-28T14:47:00Z">
              <w:r>
                <w:rPr>
                  <w:rFonts w:cs="Arial"/>
                  <w:sz w:val="16"/>
                  <w:szCs w:val="16"/>
                  <w:vertAlign w:val="superscript"/>
                </w:rPr>
                <w:t>2.623</w:t>
              </w:r>
            </w:ins>
            <w:r>
              <w:rPr>
                <w:rFonts w:cs="Arial"/>
                <w:sz w:val="16"/>
                <w:szCs w:val="16"/>
              </w:rPr>
              <w:t xml:space="preserve"> · [ΔH / (Cr · L)]</w:t>
            </w:r>
            <w:del w:id="5797" w:author="Sean de Noronha | DRG" w:date="2026-09-28T16:47:00Z" w16du:dateUtc="2026-09-28T14:47:00Z">
              <w:r>
                <w:rPr>
                  <w:rFonts w:cs="Arial"/>
                  <w:sz w:val="16"/>
                  <w:szCs w:val="16"/>
                </w:rPr>
                <w:delText>^0.541.</w:delText>
              </w:r>
            </w:del>
            <w:ins w:id="5798" w:author="Sean de Noronha | DRG" w:date="2026-09-28T16:47:00Z" w16du:dateUtc="2026-09-28T14:47:00Z">
              <w:r>
                <w:rPr>
                  <w:rFonts w:cs="Arial"/>
                  <w:sz w:val="16"/>
                  <w:szCs w:val="16"/>
                  <w:vertAlign w:val="superscript"/>
                </w:rPr>
                <w:t>0.541.</w:t>
              </w:r>
            </w:ins>
            <w:r>
              <w:rPr>
                <w:rFonts w:cs="Arial"/>
                <w:sz w:val="16"/>
                <w:szCs w:val="16"/>
              </w:rPr>
              <w:t xml:space="preserve"> Cr from Table 6.4.2 (= 0.6094 NG; 1.2462 propane). "The Low-Pressure Formula is the standard </w:t>
            </w:r>
            <w:r>
              <w:rPr>
                <w:rFonts w:cs="Arial"/>
                <w:sz w:val="16"/>
                <w:szCs w:val="16"/>
              </w:rPr>
              <w:lastRenderedPageBreak/>
              <w:t>flow formula located in Annex B but rearranged to solve for the pipe diameter" (A.6.4.1).</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6A7032" w14:textId="77777777" w:rsidR="00B622FE" w:rsidRPr="00C97EDB" w:rsidRDefault="00C64113" w:rsidP="00C97EDB">
            <w:pPr>
              <w:spacing w:after="0"/>
              <w:rPr>
                <w:rFonts w:cs="Arial"/>
                <w:sz w:val="16"/>
                <w:szCs w:val="16"/>
              </w:rPr>
            </w:pPr>
            <w:r>
              <w:rPr>
                <w:rFonts w:cs="Arial"/>
                <w:sz w:val="16"/>
                <w:szCs w:val="16"/>
              </w:rPr>
              <w:lastRenderedPageBreak/>
              <w:t xml:space="preserve">LC 1:23 does not state a low-pressure sizing equation; flow capacity is established empirically by test (Clause 5.10.2.2) and represented in EHD-indexed capacity tables. Table 1 a) (Clause 5.10.1) is the low-pressure acceptance table: "Minimum capacity of CSST in cubic feet per </w:t>
            </w:r>
            <w:r>
              <w:rPr>
                <w:rFonts w:cs="Arial"/>
                <w:sz w:val="16"/>
                <w:szCs w:val="16"/>
              </w:rPr>
              <w:lastRenderedPageBreak/>
              <w:t xml:space="preserve">hour for gas pressure of 0.5 </w:t>
            </w:r>
            <w:proofErr w:type="spellStart"/>
            <w:r>
              <w:rPr>
                <w:rFonts w:cs="Arial"/>
                <w:sz w:val="16"/>
                <w:szCs w:val="16"/>
              </w:rPr>
              <w:t>psig</w:t>
            </w:r>
            <w:proofErr w:type="spellEnd"/>
            <w:r>
              <w:rPr>
                <w:rFonts w:cs="Arial"/>
                <w:sz w:val="16"/>
                <w:szCs w:val="16"/>
              </w:rPr>
              <w:t xml:space="preserve"> and a pressure drop of 0.5 in WC (based on 0.60 specific gravity gas)".</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5EEC35" w14:textId="77777777" w:rsidR="00B622FE" w:rsidRPr="00C97EDB" w:rsidRDefault="00C64113" w:rsidP="00C97EDB">
            <w:pPr>
              <w:spacing w:after="0"/>
              <w:rPr>
                <w:rFonts w:cs="Arial"/>
                <w:sz w:val="16"/>
                <w:szCs w:val="16"/>
              </w:rPr>
            </w:pPr>
            <w:r>
              <w:rPr>
                <w:rFonts w:cs="Arial"/>
                <w:sz w:val="16"/>
                <w:szCs w:val="16"/>
              </w:rPr>
              <w:lastRenderedPageBreak/>
              <w:t xml:space="preserve">CSA, IFGC and NFPA 54 share one underlying Polyflo low-pressure form differing only in algebraic rearrangement. None of these forms exposes the gas property dependence except through the lumped Cr (a </w:t>
            </w:r>
            <w:r>
              <w:rPr>
                <w:rFonts w:cs="Arial"/>
                <w:sz w:val="16"/>
                <w:szCs w:val="16"/>
              </w:rPr>
              <w:lastRenderedPageBreak/>
              <w:t>function of S, T, Z). For H</w:t>
            </w:r>
            <w:del w:id="5799" w:author="Sean de Noronha | DRG" w:date="2026-09-28T16:47:00Z" w16du:dateUtc="2026-09-28T14:47:00Z">
              <w:r>
                <w:rPr>
                  <w:rFonts w:ascii="Cambria Math" w:hAnsi="Cambria Math" w:cs="Cambria Math"/>
                  <w:sz w:val="16"/>
                  <w:szCs w:val="16"/>
                </w:rPr>
                <w:delText>₂</w:delText>
              </w:r>
            </w:del>
            <w:ins w:id="5800"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(S = 0.0696, μ ≈ 0.0088 </w:t>
            </w:r>
            <w:proofErr w:type="spellStart"/>
            <w:r>
              <w:rPr>
                <w:rFonts w:cs="Arial"/>
                <w:sz w:val="16"/>
                <w:szCs w:val="16"/>
              </w:rPr>
              <w:t>cP</w:t>
            </w:r>
            <w:proofErr w:type="spellEnd"/>
            <w:r>
              <w:rPr>
                <w:rFonts w:cs="Arial"/>
                <w:sz w:val="16"/>
                <w:szCs w:val="16"/>
              </w:rPr>
              <w:t>), Cr must be rebuilt from first principles; not SG-multiplied. CSA/ANSI LC 1 supplies no equation; its EHD method is calibrated empirically on natural gas at SG = 0.60.</w:t>
            </w:r>
          </w:p>
        </w:tc>
      </w:tr>
      <w:tr w:rsidR="00B622FE" w:rsidRPr="00801F35" w14:paraId="328780CA"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0E1D39" w14:textId="77777777" w:rsidR="00B622FE" w:rsidRPr="00C97EDB" w:rsidRDefault="00C64113" w:rsidP="00C97EDB">
            <w:pPr>
              <w:spacing w:after="0"/>
              <w:rPr>
                <w:rFonts w:cs="Arial"/>
                <w:sz w:val="16"/>
                <w:szCs w:val="16"/>
              </w:rPr>
            </w:pPr>
            <w:r>
              <w:rPr>
                <w:rFonts w:cs="Arial"/>
                <w:sz w:val="16"/>
                <w:szCs w:val="16"/>
              </w:rPr>
              <w:lastRenderedPageBreak/>
              <w:t>3</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3F065" w14:textId="77777777" w:rsidR="00B622FE" w:rsidRPr="00C97EDB" w:rsidRDefault="00C64113" w:rsidP="00C97EDB">
            <w:pPr>
              <w:spacing w:after="0"/>
              <w:rPr>
                <w:rFonts w:cs="Arial"/>
                <w:sz w:val="16"/>
                <w:szCs w:val="16"/>
              </w:rPr>
            </w:pPr>
            <w:r>
              <w:rPr>
                <w:rFonts w:cs="Arial"/>
                <w:sz w:val="16"/>
                <w:szCs w:val="16"/>
              </w:rPr>
              <w:t>High-pressure sizing equation form: name + as-written equation + constants</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AA209E" w14:textId="77777777" w:rsidR="00B622FE" w:rsidRPr="00C97EDB" w:rsidRDefault="00C64113" w:rsidP="00C97EDB">
            <w:pPr>
              <w:spacing w:after="0"/>
              <w:rPr>
                <w:rFonts w:cs="Arial"/>
                <w:sz w:val="16"/>
                <w:szCs w:val="16"/>
              </w:rPr>
            </w:pPr>
            <w:r>
              <w:rPr>
                <w:rFonts w:cs="Arial"/>
                <w:sz w:val="16"/>
                <w:szCs w:val="16"/>
              </w:rPr>
              <w:t xml:space="preserve">Annex A.3.5 "High pressure [1.5 </w:t>
            </w:r>
            <w:proofErr w:type="spellStart"/>
            <w:r>
              <w:rPr>
                <w:rFonts w:cs="Arial"/>
                <w:sz w:val="16"/>
                <w:szCs w:val="16"/>
              </w:rPr>
              <w:t>psig</w:t>
            </w:r>
            <w:proofErr w:type="spellEnd"/>
            <w:r>
              <w:rPr>
                <w:rFonts w:cs="Arial"/>
                <w:sz w:val="16"/>
                <w:szCs w:val="16"/>
              </w:rPr>
              <w:t xml:space="preserve"> (10.3 kPa) and above]": Q = K</w:t>
            </w:r>
            <w:del w:id="5801" w:author="Sean de Noronha | DRG" w:date="2026-09-28T16:47:00Z" w16du:dateUtc="2026-09-28T14:47:00Z">
              <w:r>
                <w:rPr>
                  <w:rFonts w:ascii="Cambria Math" w:hAnsi="Cambria Math" w:cs="Cambria Math"/>
                  <w:sz w:val="16"/>
                  <w:szCs w:val="16"/>
                </w:rPr>
                <w:delText>₁</w:delText>
              </w:r>
            </w:del>
            <w:ins w:id="5802" w:author="Sean de Noronha | DRG" w:date="2026-09-28T16:47:00Z" w16du:dateUtc="2026-09-28T14:47:00Z">
              <w:r>
                <w:rPr>
                  <w:rFonts w:ascii="Cambria Math" w:hAnsi="Cambria Math" w:cs="Cambria Math"/>
                  <w:sz w:val="16"/>
                  <w:szCs w:val="16"/>
                  <w:vertAlign w:val="subscript"/>
                </w:rPr>
                <w:t>1</w:t>
              </w:r>
            </w:ins>
            <w:r>
              <w:rPr>
                <w:rFonts w:cs="Arial"/>
                <w:sz w:val="16"/>
                <w:szCs w:val="16"/>
              </w:rPr>
              <w:t xml:space="preserve"> D</w:t>
            </w:r>
            <w:del w:id="5803" w:author="Sean de Noronha | DRG" w:date="2026-09-28T16:47:00Z" w16du:dateUtc="2026-09-28T14:47:00Z">
              <w:r>
                <w:rPr>
                  <w:rFonts w:cs="Arial"/>
                  <w:sz w:val="16"/>
                  <w:szCs w:val="16"/>
                </w:rPr>
                <w:delText>^2.623</w:delText>
              </w:r>
            </w:del>
            <w:ins w:id="5804" w:author="Sean de Noronha | DRG" w:date="2026-09-28T16:47:00Z" w16du:dateUtc="2026-09-28T14:47:00Z">
              <w:r>
                <w:rPr>
                  <w:rFonts w:cs="Arial"/>
                  <w:sz w:val="16"/>
                  <w:szCs w:val="16"/>
                  <w:vertAlign w:val="superscript"/>
                </w:rPr>
                <w:t>2.623</w:t>
              </w:r>
            </w:ins>
            <w:r>
              <w:rPr>
                <w:rFonts w:cs="Arial"/>
                <w:sz w:val="16"/>
                <w:szCs w:val="16"/>
              </w:rPr>
              <w:t xml:space="preserve"> · [Cr · (P</w:t>
            </w:r>
            <w:del w:id="5805" w:author="Sean de Noronha | DRG" w:date="2026-09-28T16:47:00Z" w16du:dateUtc="2026-09-28T14:47:00Z">
              <w:r>
                <w:rPr>
                  <w:rFonts w:ascii="Cambria Math" w:hAnsi="Cambria Math" w:cs="Cambria Math"/>
                  <w:sz w:val="16"/>
                  <w:szCs w:val="16"/>
                </w:rPr>
                <w:delText>₁</w:delText>
              </w:r>
            </w:del>
            <w:ins w:id="5806" w:author="Sean de Noronha | DRG" w:date="2026-09-28T16:47:00Z" w16du:dateUtc="2026-09-28T14:47:00Z">
              <w:r>
                <w:rPr>
                  <w:rFonts w:ascii="Cambria Math" w:hAnsi="Cambria Math" w:cs="Cambria Math"/>
                  <w:sz w:val="16"/>
                  <w:szCs w:val="16"/>
                  <w:vertAlign w:val="subscript"/>
                </w:rPr>
                <w:t>1</w:t>
              </w:r>
            </w:ins>
            <w:del w:id="5807" w:author="Sean de Noronha | DRG" w:date="2026-09-28T16:47:00Z" w16du:dateUtc="2026-09-28T14:47:00Z">
              <w:r>
                <w:rPr>
                  <w:rFonts w:cs="Arial"/>
                  <w:sz w:val="16"/>
                  <w:szCs w:val="16"/>
                </w:rPr>
                <w:delText>²</w:delText>
              </w:r>
            </w:del>
            <w:ins w:id="5808" w:author="Sean de Noronha | DRG" w:date="2026-09-28T16:47:00Z" w16du:dateUtc="2026-09-28T14:47:00Z">
              <w:r>
                <w:rPr>
                  <w:rFonts w:cs="Arial"/>
                  <w:sz w:val="16"/>
                  <w:szCs w:val="16"/>
                  <w:vertAlign w:val="superscript"/>
                </w:rPr>
                <w:t>2</w:t>
              </w:r>
            </w:ins>
            <w:r>
              <w:rPr>
                <w:rFonts w:cs="Arial"/>
                <w:sz w:val="16"/>
                <w:szCs w:val="16"/>
              </w:rPr>
              <w:t xml:space="preserve"> − P</w:t>
            </w:r>
            <w:del w:id="5809" w:author="Sean de Noronha | DRG" w:date="2026-09-28T16:47:00Z" w16du:dateUtc="2026-09-28T14:47:00Z">
              <w:r>
                <w:rPr>
                  <w:rFonts w:ascii="Cambria Math" w:hAnsi="Cambria Math" w:cs="Cambria Math"/>
                  <w:sz w:val="16"/>
                  <w:szCs w:val="16"/>
                </w:rPr>
                <w:delText>₂</w:delText>
              </w:r>
            </w:del>
            <w:ins w:id="5810" w:author="Sean de Noronha | DRG" w:date="2026-09-28T16:47:00Z" w16du:dateUtc="2026-09-28T14:47:00Z">
              <w:r>
                <w:rPr>
                  <w:rFonts w:ascii="Cambria Math" w:hAnsi="Cambria Math" w:cs="Cambria Math"/>
                  <w:sz w:val="16"/>
                  <w:szCs w:val="16"/>
                  <w:vertAlign w:val="subscript"/>
                </w:rPr>
                <w:t>2</w:t>
              </w:r>
            </w:ins>
            <w:del w:id="5811" w:author="Sean de Noronha | DRG" w:date="2026-09-28T16:47:00Z" w16du:dateUtc="2026-09-28T14:47:00Z">
              <w:r>
                <w:rPr>
                  <w:rFonts w:cs="Arial"/>
                  <w:sz w:val="16"/>
                  <w:szCs w:val="16"/>
                </w:rPr>
                <w:delText>²</w:delText>
              </w:r>
            </w:del>
            <w:ins w:id="5812" w:author="Sean de Noronha | DRG" w:date="2026-09-28T16:47:00Z" w16du:dateUtc="2026-09-28T14:47:00Z">
              <w:r>
                <w:rPr>
                  <w:rFonts w:cs="Arial"/>
                  <w:sz w:val="16"/>
                  <w:szCs w:val="16"/>
                  <w:vertAlign w:val="superscript"/>
                </w:rPr>
                <w:t>2</w:t>
              </w:r>
            </w:ins>
            <w:r>
              <w:rPr>
                <w:rFonts w:cs="Arial"/>
                <w:sz w:val="16"/>
                <w:szCs w:val="16"/>
              </w:rPr>
              <w:t>) · Y / (b · L · F)]</w:t>
            </w:r>
            <w:del w:id="5813" w:author="Sean de Noronha | DRG" w:date="2026-09-28T16:47:00Z" w16du:dateUtc="2026-09-28T14:47:00Z">
              <w:r>
                <w:rPr>
                  <w:rFonts w:cs="Arial"/>
                  <w:sz w:val="16"/>
                  <w:szCs w:val="16"/>
                </w:rPr>
                <w:delText>^0.541</w:delText>
              </w:r>
            </w:del>
            <w:ins w:id="5814" w:author="Sean de Noronha | DRG" w:date="2026-09-28T16:47:00Z" w16du:dateUtc="2026-09-28T14:47:00Z">
              <w:r>
                <w:rPr>
                  <w:rFonts w:cs="Arial"/>
                  <w:sz w:val="16"/>
                  <w:szCs w:val="16"/>
                  <w:vertAlign w:val="superscript"/>
                </w:rPr>
                <w:t>0.541</w:t>
              </w:r>
            </w:ins>
            <w:r>
              <w:rPr>
                <w:rFonts w:cs="Arial"/>
                <w:sz w:val="16"/>
                <w:szCs w:val="16"/>
              </w:rPr>
              <w:t xml:space="preserve"> · (</w:t>
            </w:r>
            <w:proofErr w:type="spellStart"/>
            <w:r>
              <w:rPr>
                <w:rFonts w:cs="Arial"/>
                <w:sz w:val="16"/>
                <w:szCs w:val="16"/>
              </w:rPr>
              <w:t>b·z</w:t>
            </w:r>
            <w:proofErr w:type="spellEnd"/>
            <w:r>
              <w:rPr>
                <w:rFonts w:cs="Arial"/>
                <w:sz w:val="16"/>
                <w:szCs w:val="16"/>
              </w:rPr>
              <w:t>). K</w:t>
            </w:r>
            <w:del w:id="5815" w:author="Sean de Noronha | DRG" w:date="2026-09-28T16:47:00Z" w16du:dateUtc="2026-09-28T14:47:00Z">
              <w:r>
                <w:rPr>
                  <w:rFonts w:ascii="Cambria Math" w:hAnsi="Cambria Math" w:cs="Cambria Math"/>
                  <w:sz w:val="16"/>
                  <w:szCs w:val="16"/>
                </w:rPr>
                <w:delText>₁</w:delText>
              </w:r>
            </w:del>
            <w:ins w:id="5816" w:author="Sean de Noronha | DRG" w:date="2026-09-28T16:47:00Z" w16du:dateUtc="2026-09-28T14:47:00Z">
              <w:r>
                <w:rPr>
                  <w:rFonts w:ascii="Cambria Math" w:hAnsi="Cambria Math" w:cs="Cambria Math"/>
                  <w:sz w:val="16"/>
                  <w:szCs w:val="16"/>
                  <w:vertAlign w:val="subscript"/>
                </w:rPr>
                <w:t>1</w:t>
              </w:r>
            </w:ins>
            <w:r>
              <w:rPr>
                <w:rFonts w:cs="Arial"/>
                <w:sz w:val="16"/>
                <w:szCs w:val="16"/>
              </w:rPr>
              <w:t xml:space="preserve"> = 2237 imperial / 0.3576 SI. Y = </w:t>
            </w:r>
            <w:proofErr w:type="spellStart"/>
            <w:r>
              <w:rPr>
                <w:rFonts w:cs="Arial"/>
                <w:sz w:val="16"/>
                <w:szCs w:val="16"/>
              </w:rPr>
              <w:t>superexpansibility</w:t>
            </w:r>
            <w:proofErr w:type="spellEnd"/>
            <w:r>
              <w:rPr>
                <w:rFonts w:cs="Arial"/>
                <w:sz w:val="16"/>
                <w:szCs w:val="16"/>
              </w:rPr>
              <w:t xml:space="preserve"> = 1/</w:t>
            </w:r>
            <w:proofErr w:type="spellStart"/>
            <w:r>
              <w:rPr>
                <w:rFonts w:cs="Arial"/>
                <w:sz w:val="16"/>
                <w:szCs w:val="16"/>
              </w:rPr>
              <w:t>supercompressibility</w:t>
            </w:r>
            <w:proofErr w:type="spellEnd"/>
            <w:r>
              <w:rPr>
                <w:rFonts w:cs="Arial"/>
                <w:sz w:val="16"/>
                <w:szCs w:val="16"/>
              </w:rPr>
              <w:t xml:space="preserve"> ≈ 1 for natural gas. Cr, F, b, z as for low-pressure.</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B223A4" w14:textId="77777777" w:rsidR="00B622FE" w:rsidRPr="00C97EDB" w:rsidRDefault="00C64113" w:rsidP="00C97EDB">
            <w:pPr>
              <w:spacing w:after="0"/>
              <w:rPr>
                <w:rFonts w:cs="Arial"/>
                <w:sz w:val="16"/>
                <w:szCs w:val="16"/>
              </w:rPr>
            </w:pPr>
            <w:r>
              <w:rPr>
                <w:rFonts w:cs="Arial"/>
                <w:sz w:val="16"/>
                <w:szCs w:val="16"/>
              </w:rPr>
              <w:t>Equation 4-2 (§402.4): D = Q</w:t>
            </w:r>
            <w:del w:id="5817" w:author="Sean de Noronha | DRG" w:date="2026-09-28T16:47:00Z" w16du:dateUtc="2026-09-28T14:47:00Z">
              <w:r>
                <w:rPr>
                  <w:rFonts w:cs="Arial"/>
                  <w:sz w:val="16"/>
                  <w:szCs w:val="16"/>
                </w:rPr>
                <w:delText>^0.381</w:delText>
              </w:r>
            </w:del>
            <w:ins w:id="5818" w:author="Sean de Noronha | DRG" w:date="2026-09-28T16:47:00Z" w16du:dateUtc="2026-09-28T14:47:00Z">
              <w:r>
                <w:rPr>
                  <w:rFonts w:cs="Arial"/>
                  <w:sz w:val="16"/>
                  <w:szCs w:val="16"/>
                  <w:vertAlign w:val="superscript"/>
                </w:rPr>
                <w:t>0.381</w:t>
              </w:r>
            </w:ins>
            <w:r>
              <w:rPr>
                <w:rFonts w:cs="Arial"/>
                <w:sz w:val="16"/>
                <w:szCs w:val="16"/>
              </w:rPr>
              <w:t xml:space="preserve"> / [18.93 · ((P</w:t>
            </w:r>
            <w:del w:id="5819" w:author="Sean de Noronha | DRG" w:date="2026-09-28T16:47:00Z" w16du:dateUtc="2026-09-28T14:47:00Z">
              <w:r>
                <w:rPr>
                  <w:rFonts w:ascii="Cambria Math" w:hAnsi="Cambria Math" w:cs="Cambria Math"/>
                  <w:sz w:val="16"/>
                  <w:szCs w:val="16"/>
                </w:rPr>
                <w:delText>₁</w:delText>
              </w:r>
            </w:del>
            <w:ins w:id="5820" w:author="Sean de Noronha | DRG" w:date="2026-09-28T16:47:00Z" w16du:dateUtc="2026-09-28T14:47:00Z">
              <w:r>
                <w:rPr>
                  <w:rFonts w:ascii="Cambria Math" w:hAnsi="Cambria Math" w:cs="Cambria Math"/>
                  <w:sz w:val="16"/>
                  <w:szCs w:val="16"/>
                  <w:vertAlign w:val="subscript"/>
                </w:rPr>
                <w:t>1</w:t>
              </w:r>
            </w:ins>
            <w:del w:id="5821" w:author="Sean de Noronha | DRG" w:date="2026-09-28T16:47:00Z" w16du:dateUtc="2026-09-28T14:47:00Z">
              <w:r>
                <w:rPr>
                  <w:rFonts w:cs="Arial"/>
                  <w:sz w:val="16"/>
                  <w:szCs w:val="16"/>
                </w:rPr>
                <w:delText>²</w:delText>
              </w:r>
            </w:del>
            <w:ins w:id="5822" w:author="Sean de Noronha | DRG" w:date="2026-09-28T16:47:00Z" w16du:dateUtc="2026-09-28T14:47:00Z">
              <w:r>
                <w:rPr>
                  <w:rFonts w:cs="Arial"/>
                  <w:sz w:val="16"/>
                  <w:szCs w:val="16"/>
                  <w:vertAlign w:val="superscript"/>
                </w:rPr>
                <w:t>2</w:t>
              </w:r>
            </w:ins>
            <w:r>
              <w:rPr>
                <w:rFonts w:cs="Arial"/>
                <w:sz w:val="16"/>
                <w:szCs w:val="16"/>
              </w:rPr>
              <w:t xml:space="preserve"> − P</w:t>
            </w:r>
            <w:del w:id="5823" w:author="Sean de Noronha | DRG" w:date="2026-09-28T16:47:00Z" w16du:dateUtc="2026-09-28T14:47:00Z">
              <w:r>
                <w:rPr>
                  <w:rFonts w:ascii="Cambria Math" w:hAnsi="Cambria Math" w:cs="Cambria Math"/>
                  <w:sz w:val="16"/>
                  <w:szCs w:val="16"/>
                </w:rPr>
                <w:delText>₂</w:delText>
              </w:r>
            </w:del>
            <w:ins w:id="5824" w:author="Sean de Noronha | DRG" w:date="2026-09-28T16:47:00Z" w16du:dateUtc="2026-09-28T14:47:00Z">
              <w:r>
                <w:rPr>
                  <w:rFonts w:ascii="Cambria Math" w:hAnsi="Cambria Math" w:cs="Cambria Math"/>
                  <w:sz w:val="16"/>
                  <w:szCs w:val="16"/>
                  <w:vertAlign w:val="subscript"/>
                </w:rPr>
                <w:t>2</w:t>
              </w:r>
            </w:ins>
            <w:del w:id="5825" w:author="Sean de Noronha | DRG" w:date="2026-09-28T16:47:00Z" w16du:dateUtc="2026-09-28T14:47:00Z">
              <w:r>
                <w:rPr>
                  <w:rFonts w:cs="Arial"/>
                  <w:sz w:val="16"/>
                  <w:szCs w:val="16"/>
                </w:rPr>
                <w:delText>²</w:delText>
              </w:r>
            </w:del>
            <w:ins w:id="5826" w:author="Sean de Noronha | DRG" w:date="2026-09-28T16:47:00Z" w16du:dateUtc="2026-09-28T14:47:00Z">
              <w:r>
                <w:rPr>
                  <w:rFonts w:cs="Arial"/>
                  <w:sz w:val="16"/>
                  <w:szCs w:val="16"/>
                  <w:vertAlign w:val="superscript"/>
                </w:rPr>
                <w:t>2</w:t>
              </w:r>
            </w:ins>
            <w:r>
              <w:rPr>
                <w:rFonts w:cs="Arial"/>
                <w:sz w:val="16"/>
                <w:szCs w:val="16"/>
              </w:rPr>
              <w:t>) · Y / (Cr · L))</w:t>
            </w:r>
            <w:del w:id="5827" w:author="Sean de Noronha | DRG" w:date="2026-09-28T16:47:00Z" w16du:dateUtc="2026-09-28T14:47:00Z">
              <w:r>
                <w:rPr>
                  <w:rFonts w:cs="Arial"/>
                  <w:sz w:val="16"/>
                  <w:szCs w:val="16"/>
                </w:rPr>
                <w:delText>^0.206</w:delText>
              </w:r>
            </w:del>
            <w:ins w:id="5828" w:author="Sean de Noronha | DRG" w:date="2026-09-28T16:47:00Z" w16du:dateUtc="2026-09-28T14:47:00Z">
              <w:r>
                <w:rPr>
                  <w:rFonts w:cs="Arial"/>
                  <w:sz w:val="16"/>
                  <w:szCs w:val="16"/>
                  <w:vertAlign w:val="superscript"/>
                </w:rPr>
                <w:t>0.206</w:t>
              </w:r>
            </w:ins>
            <w:r>
              <w:rPr>
                <w:rFonts w:cs="Arial"/>
                <w:sz w:val="16"/>
                <w:szCs w:val="16"/>
              </w:rPr>
              <w:t>]. P</w:t>
            </w:r>
            <w:del w:id="5829" w:author="Sean de Noronha | DRG" w:date="2026-09-28T16:47:00Z" w16du:dateUtc="2026-09-28T14:47:00Z">
              <w:r>
                <w:rPr>
                  <w:rFonts w:ascii="Cambria Math" w:hAnsi="Cambria Math" w:cs="Cambria Math"/>
                  <w:sz w:val="16"/>
                  <w:szCs w:val="16"/>
                </w:rPr>
                <w:delText>₁</w:delText>
              </w:r>
            </w:del>
            <w:ins w:id="5830" w:author="Sean de Noronha | DRG" w:date="2026-09-28T16:47:00Z" w16du:dateUtc="2026-09-28T14:47:00Z">
              <w:r>
                <w:rPr>
                  <w:rFonts w:ascii="Cambria Math" w:hAnsi="Cambria Math" w:cs="Cambria Math"/>
                  <w:sz w:val="16"/>
                  <w:szCs w:val="16"/>
                  <w:vertAlign w:val="subscript"/>
                </w:rPr>
                <w:t>1</w:t>
              </w:r>
            </w:ins>
            <w:r>
              <w:rPr>
                <w:rFonts w:cs="Arial"/>
                <w:sz w:val="16"/>
                <w:szCs w:val="16"/>
              </w:rPr>
              <w:t>, P</w:t>
            </w:r>
            <w:del w:id="5831" w:author="Sean de Noronha | DRG" w:date="2026-09-28T16:47:00Z" w16du:dateUtc="2026-09-28T14:47:00Z">
              <w:r>
                <w:rPr>
                  <w:rFonts w:ascii="Cambria Math" w:hAnsi="Cambria Math" w:cs="Cambria Math"/>
                  <w:sz w:val="16"/>
                  <w:szCs w:val="16"/>
                </w:rPr>
                <w:delText>₂</w:delText>
              </w:r>
            </w:del>
            <w:ins w:id="5832"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in psia; Y from Table 402.4 (= 0.9992 NG; 0.9910 propane); Cr = 0.6094 NG / 1.2462 propane. Applies ≥ 1.5 </w:t>
            </w:r>
            <w:proofErr w:type="spellStart"/>
            <w:r>
              <w:rPr>
                <w:rFonts w:cs="Arial"/>
                <w:sz w:val="16"/>
                <w:szCs w:val="16"/>
              </w:rPr>
              <w:t>psig</w:t>
            </w:r>
            <w:proofErr w:type="spellEnd"/>
            <w:r>
              <w:rPr>
                <w:rFonts w:cs="Arial"/>
                <w:sz w:val="16"/>
                <w:szCs w:val="16"/>
              </w:rPr>
              <w:t>. Also applies to noncorrugated stainless steel tubing per §402.5.</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0E270A" w14:textId="77777777" w:rsidR="00B622FE" w:rsidRPr="00C97EDB" w:rsidRDefault="00C64113" w:rsidP="00C97EDB">
            <w:pPr>
              <w:spacing w:after="0"/>
              <w:rPr>
                <w:rFonts w:cs="Arial"/>
                <w:sz w:val="16"/>
                <w:szCs w:val="16"/>
              </w:rPr>
            </w:pPr>
            <w:r>
              <w:rPr>
                <w:rFonts w:cs="Arial"/>
                <w:sz w:val="16"/>
                <w:szCs w:val="16"/>
              </w:rPr>
              <w:t>Equation 6.4.2 (rearranged Annex B.5a): D = Q^0.381 / [18.93 · ((P</w:t>
            </w:r>
            <w:del w:id="5833" w:author="Sean de Noronha | DRG" w:date="2026-09-28T16:47:00Z" w16du:dateUtc="2026-09-28T14:47:00Z">
              <w:r>
                <w:rPr>
                  <w:rFonts w:ascii="Cambria Math" w:hAnsi="Cambria Math" w:cs="Cambria Math"/>
                  <w:sz w:val="16"/>
                  <w:szCs w:val="16"/>
                </w:rPr>
                <w:delText>₁</w:delText>
              </w:r>
            </w:del>
            <w:ins w:id="5834" w:author="Sean de Noronha | DRG" w:date="2026-09-28T16:47:00Z" w16du:dateUtc="2026-09-28T14:47:00Z">
              <w:r>
                <w:rPr>
                  <w:rFonts w:ascii="Cambria Math" w:hAnsi="Cambria Math" w:cs="Cambria Math"/>
                  <w:sz w:val="16"/>
                  <w:szCs w:val="16"/>
                  <w:vertAlign w:val="subscript"/>
                </w:rPr>
                <w:t>1</w:t>
              </w:r>
            </w:ins>
            <w:del w:id="5835" w:author="Sean de Noronha | DRG" w:date="2026-09-28T16:47:00Z" w16du:dateUtc="2026-09-28T14:47:00Z">
              <w:r>
                <w:rPr>
                  <w:rFonts w:cs="Arial"/>
                  <w:sz w:val="16"/>
                  <w:szCs w:val="16"/>
                </w:rPr>
                <w:delText>²</w:delText>
              </w:r>
            </w:del>
            <w:ins w:id="5836" w:author="Sean de Noronha | DRG" w:date="2026-09-28T16:47:00Z" w16du:dateUtc="2026-09-28T14:47:00Z">
              <w:r>
                <w:rPr>
                  <w:rFonts w:cs="Arial"/>
                  <w:sz w:val="16"/>
                  <w:szCs w:val="16"/>
                  <w:vertAlign w:val="superscript"/>
                </w:rPr>
                <w:t>2</w:t>
              </w:r>
            </w:ins>
            <w:r>
              <w:rPr>
                <w:rFonts w:cs="Arial"/>
                <w:sz w:val="16"/>
                <w:szCs w:val="16"/>
              </w:rPr>
              <w:t xml:space="preserve"> − P</w:t>
            </w:r>
            <w:del w:id="5837" w:author="Sean de Noronha | DRG" w:date="2026-09-28T16:47:00Z" w16du:dateUtc="2026-09-28T14:47:00Z">
              <w:r>
                <w:rPr>
                  <w:rFonts w:ascii="Cambria Math" w:hAnsi="Cambria Math" w:cs="Cambria Math"/>
                  <w:sz w:val="16"/>
                  <w:szCs w:val="16"/>
                </w:rPr>
                <w:delText>₂</w:delText>
              </w:r>
            </w:del>
            <w:ins w:id="5838" w:author="Sean de Noronha | DRG" w:date="2026-09-28T16:47:00Z" w16du:dateUtc="2026-09-28T14:47:00Z">
              <w:r>
                <w:rPr>
                  <w:rFonts w:ascii="Cambria Math" w:hAnsi="Cambria Math" w:cs="Cambria Math"/>
                  <w:sz w:val="16"/>
                  <w:szCs w:val="16"/>
                  <w:vertAlign w:val="subscript"/>
                </w:rPr>
                <w:t>2</w:t>
              </w:r>
            </w:ins>
            <w:del w:id="5839" w:author="Sean de Noronha | DRG" w:date="2026-09-28T16:47:00Z" w16du:dateUtc="2026-09-28T14:47:00Z">
              <w:r>
                <w:rPr>
                  <w:rFonts w:cs="Arial"/>
                  <w:sz w:val="16"/>
                  <w:szCs w:val="16"/>
                </w:rPr>
                <w:delText>²</w:delText>
              </w:r>
            </w:del>
            <w:ins w:id="5840" w:author="Sean de Noronha | DRG" w:date="2026-09-28T16:47:00Z" w16du:dateUtc="2026-09-28T14:47:00Z">
              <w:r>
                <w:rPr>
                  <w:rFonts w:cs="Arial"/>
                  <w:sz w:val="16"/>
                  <w:szCs w:val="16"/>
                  <w:vertAlign w:val="superscript"/>
                </w:rPr>
                <w:t>2</w:t>
              </w:r>
            </w:ins>
            <w:r>
              <w:rPr>
                <w:rFonts w:cs="Arial"/>
                <w:sz w:val="16"/>
                <w:szCs w:val="16"/>
              </w:rPr>
              <w:t>) · Y / (Cr · L))</w:t>
            </w:r>
            <w:del w:id="5841" w:author="Sean de Noronha | DRG" w:date="2026-09-28T16:47:00Z" w16du:dateUtc="2026-09-28T14:47:00Z">
              <w:r>
                <w:rPr>
                  <w:rFonts w:cs="Arial"/>
                  <w:sz w:val="16"/>
                  <w:szCs w:val="16"/>
                </w:rPr>
                <w:delText>^0.206</w:delText>
              </w:r>
            </w:del>
            <w:ins w:id="5842" w:author="Sean de Noronha | DRG" w:date="2026-09-28T16:47:00Z" w16du:dateUtc="2026-09-28T14:47:00Z">
              <w:r>
                <w:rPr>
                  <w:rFonts w:cs="Arial"/>
                  <w:sz w:val="16"/>
                  <w:szCs w:val="16"/>
                  <w:vertAlign w:val="superscript"/>
                </w:rPr>
                <w:t>0.206</w:t>
              </w:r>
            </w:ins>
            <w:r>
              <w:rPr>
                <w:rFonts w:cs="Arial"/>
                <w:sz w:val="16"/>
                <w:szCs w:val="16"/>
              </w:rPr>
              <w:t>]. Original Annex B.5a: Q = 2237 · D</w:t>
            </w:r>
            <w:del w:id="5843" w:author="Sean de Noronha | DRG" w:date="2026-09-28T16:47:00Z" w16du:dateUtc="2026-09-28T14:47:00Z">
              <w:r>
                <w:rPr>
                  <w:rFonts w:cs="Arial"/>
                  <w:sz w:val="16"/>
                  <w:szCs w:val="16"/>
                </w:rPr>
                <w:delText>^2.623</w:delText>
              </w:r>
            </w:del>
            <w:ins w:id="5844" w:author="Sean de Noronha | DRG" w:date="2026-09-28T16:47:00Z" w16du:dateUtc="2026-09-28T14:47:00Z">
              <w:r>
                <w:rPr>
                  <w:rFonts w:cs="Arial"/>
                  <w:sz w:val="16"/>
                  <w:szCs w:val="16"/>
                  <w:vertAlign w:val="superscript"/>
                </w:rPr>
                <w:t>2.623</w:t>
              </w:r>
            </w:ins>
            <w:r>
              <w:rPr>
                <w:rFonts w:cs="Arial"/>
                <w:sz w:val="16"/>
                <w:szCs w:val="16"/>
              </w:rPr>
              <w:t xml:space="preserve"> · [Cr · (P</w:t>
            </w:r>
            <w:del w:id="5845" w:author="Sean de Noronha | DRG" w:date="2026-09-28T16:47:00Z" w16du:dateUtc="2026-09-28T14:47:00Z">
              <w:r>
                <w:rPr>
                  <w:rFonts w:ascii="Cambria Math" w:hAnsi="Cambria Math" w:cs="Cambria Math"/>
                  <w:sz w:val="16"/>
                  <w:szCs w:val="16"/>
                </w:rPr>
                <w:delText>₁</w:delText>
              </w:r>
            </w:del>
            <w:ins w:id="5846" w:author="Sean de Noronha | DRG" w:date="2026-09-28T16:47:00Z" w16du:dateUtc="2026-09-28T14:47:00Z">
              <w:r>
                <w:rPr>
                  <w:rFonts w:ascii="Cambria Math" w:hAnsi="Cambria Math" w:cs="Cambria Math"/>
                  <w:sz w:val="16"/>
                  <w:szCs w:val="16"/>
                  <w:vertAlign w:val="subscript"/>
                </w:rPr>
                <w:t>1</w:t>
              </w:r>
            </w:ins>
            <w:del w:id="5847" w:author="Sean de Noronha | DRG" w:date="2026-09-28T16:47:00Z" w16du:dateUtc="2026-09-28T14:47:00Z">
              <w:r>
                <w:rPr>
                  <w:rFonts w:cs="Arial"/>
                  <w:sz w:val="16"/>
                  <w:szCs w:val="16"/>
                </w:rPr>
                <w:delText>²</w:delText>
              </w:r>
            </w:del>
            <w:ins w:id="5848" w:author="Sean de Noronha | DRG" w:date="2026-09-28T16:47:00Z" w16du:dateUtc="2026-09-28T14:47:00Z">
              <w:r>
                <w:rPr>
                  <w:rFonts w:cs="Arial"/>
                  <w:sz w:val="16"/>
                  <w:szCs w:val="16"/>
                  <w:vertAlign w:val="superscript"/>
                </w:rPr>
                <w:t>2</w:t>
              </w:r>
            </w:ins>
            <w:r>
              <w:rPr>
                <w:rFonts w:cs="Arial"/>
                <w:sz w:val="16"/>
                <w:szCs w:val="16"/>
              </w:rPr>
              <w:t>−P</w:t>
            </w:r>
            <w:del w:id="5849" w:author="Sean de Noronha | DRG" w:date="2026-09-28T16:47:00Z" w16du:dateUtc="2026-09-28T14:47:00Z">
              <w:r>
                <w:rPr>
                  <w:rFonts w:ascii="Cambria Math" w:hAnsi="Cambria Math" w:cs="Cambria Math"/>
                  <w:sz w:val="16"/>
                  <w:szCs w:val="16"/>
                </w:rPr>
                <w:delText>₂</w:delText>
              </w:r>
            </w:del>
            <w:ins w:id="5850" w:author="Sean de Noronha | DRG" w:date="2026-09-28T16:47:00Z" w16du:dateUtc="2026-09-28T14:47:00Z">
              <w:r>
                <w:rPr>
                  <w:rFonts w:ascii="Cambria Math" w:hAnsi="Cambria Math" w:cs="Cambria Math"/>
                  <w:sz w:val="16"/>
                  <w:szCs w:val="16"/>
                  <w:vertAlign w:val="subscript"/>
                </w:rPr>
                <w:t>2</w:t>
              </w:r>
            </w:ins>
            <w:del w:id="5851" w:author="Sean de Noronha | DRG" w:date="2026-09-28T16:47:00Z" w16du:dateUtc="2026-09-28T14:47:00Z">
              <w:r>
                <w:rPr>
                  <w:rFonts w:cs="Arial"/>
                  <w:sz w:val="16"/>
                  <w:szCs w:val="16"/>
                </w:rPr>
                <w:delText>²</w:delText>
              </w:r>
            </w:del>
            <w:ins w:id="5852" w:author="Sean de Noronha | DRG" w:date="2026-09-28T16:47:00Z" w16du:dateUtc="2026-09-28T14:47:00Z">
              <w:r>
                <w:rPr>
                  <w:rFonts w:cs="Arial"/>
                  <w:sz w:val="16"/>
                  <w:szCs w:val="16"/>
                  <w:vertAlign w:val="superscript"/>
                </w:rPr>
                <w:t>2</w:t>
              </w:r>
            </w:ins>
            <w:r>
              <w:rPr>
                <w:rFonts w:cs="Arial"/>
                <w:sz w:val="16"/>
                <w:szCs w:val="16"/>
              </w:rPr>
              <w:t>) · Y / L]</w:t>
            </w:r>
            <w:del w:id="5853" w:author="Sean de Noronha | DRG" w:date="2026-09-28T16:47:00Z" w16du:dateUtc="2026-09-28T14:47:00Z">
              <w:r>
                <w:rPr>
                  <w:rFonts w:cs="Arial"/>
                  <w:sz w:val="16"/>
                  <w:szCs w:val="16"/>
                </w:rPr>
                <w:delText>^0.541</w:delText>
              </w:r>
            </w:del>
            <w:ins w:id="5854" w:author="Sean de Noronha | DRG" w:date="2026-09-28T16:47:00Z" w16du:dateUtc="2026-09-28T14:47:00Z">
              <w:r>
                <w:rPr>
                  <w:rFonts w:cs="Arial"/>
                  <w:sz w:val="16"/>
                  <w:szCs w:val="16"/>
                  <w:vertAlign w:val="superscript"/>
                </w:rPr>
                <w:t>0.541</w:t>
              </w:r>
            </w:ins>
            <w:r>
              <w:rPr>
                <w:rFonts w:cs="Arial"/>
                <w:sz w:val="16"/>
                <w:szCs w:val="16"/>
              </w:rPr>
              <w:t>; alternate Q = 181.6 · [D</w:t>
            </w:r>
            <w:del w:id="5855" w:author="Sean de Noronha | DRG" w:date="2026-09-28T16:47:00Z" w16du:dateUtc="2026-09-28T14:47:00Z">
              <w:r>
                <w:rPr>
                  <w:rFonts w:cs="Arial"/>
                  <w:sz w:val="16"/>
                  <w:szCs w:val="16"/>
                </w:rPr>
                <w:delText>⁵</w:delText>
              </w:r>
            </w:del>
            <w:ins w:id="5856" w:author="Sean de Noronha | DRG" w:date="2026-09-28T16:47:00Z" w16du:dateUtc="2026-09-28T14:47:00Z">
              <w:r>
                <w:rPr>
                  <w:rFonts w:cs="Arial"/>
                  <w:sz w:val="16"/>
                  <w:szCs w:val="16"/>
                  <w:vertAlign w:val="superscript"/>
                </w:rPr>
                <w:t>5</w:t>
              </w:r>
            </w:ins>
            <w:r>
              <w:rPr>
                <w:rFonts w:cs="Arial"/>
                <w:sz w:val="16"/>
                <w:szCs w:val="16"/>
              </w:rPr>
              <w:t>(P</w:t>
            </w:r>
            <w:del w:id="5857" w:author="Sean de Noronha | DRG" w:date="2026-09-28T16:47:00Z" w16du:dateUtc="2026-09-28T14:47:00Z">
              <w:r>
                <w:rPr>
                  <w:rFonts w:ascii="Cambria Math" w:hAnsi="Cambria Math" w:cs="Cambria Math"/>
                  <w:sz w:val="16"/>
                  <w:szCs w:val="16"/>
                </w:rPr>
                <w:delText>₁</w:delText>
              </w:r>
            </w:del>
            <w:ins w:id="5858" w:author="Sean de Noronha | DRG" w:date="2026-09-28T16:47:00Z" w16du:dateUtc="2026-09-28T14:47:00Z">
              <w:r>
                <w:rPr>
                  <w:rFonts w:ascii="Cambria Math" w:hAnsi="Cambria Math" w:cs="Cambria Math"/>
                  <w:sz w:val="16"/>
                  <w:szCs w:val="16"/>
                  <w:vertAlign w:val="subscript"/>
                </w:rPr>
                <w:t>1</w:t>
              </w:r>
            </w:ins>
            <w:del w:id="5859" w:author="Sean de Noronha | DRG" w:date="2026-09-28T16:47:00Z" w16du:dateUtc="2026-09-28T14:47:00Z">
              <w:r>
                <w:rPr>
                  <w:rFonts w:cs="Arial"/>
                  <w:sz w:val="16"/>
                  <w:szCs w:val="16"/>
                </w:rPr>
                <w:delText>²</w:delText>
              </w:r>
            </w:del>
            <w:ins w:id="5860" w:author="Sean de Noronha | DRG" w:date="2026-09-28T16:47:00Z" w16du:dateUtc="2026-09-28T14:47:00Z">
              <w:r>
                <w:rPr>
                  <w:rFonts w:cs="Arial"/>
                  <w:sz w:val="16"/>
                  <w:szCs w:val="16"/>
                  <w:vertAlign w:val="superscript"/>
                </w:rPr>
                <w:t>2</w:t>
              </w:r>
            </w:ins>
            <w:r>
              <w:rPr>
                <w:rFonts w:cs="Arial"/>
                <w:sz w:val="16"/>
                <w:szCs w:val="16"/>
              </w:rPr>
              <w:t>−P</w:t>
            </w:r>
            <w:del w:id="5861" w:author="Sean de Noronha | DRG" w:date="2026-09-28T16:47:00Z" w16du:dateUtc="2026-09-28T14:47:00Z">
              <w:r>
                <w:rPr>
                  <w:rFonts w:ascii="Cambria Math" w:hAnsi="Cambria Math" w:cs="Cambria Math"/>
                  <w:sz w:val="16"/>
                  <w:szCs w:val="16"/>
                </w:rPr>
                <w:delText>₂</w:delText>
              </w:r>
            </w:del>
            <w:ins w:id="5862" w:author="Sean de Noronha | DRG" w:date="2026-09-28T16:47:00Z" w16du:dateUtc="2026-09-28T14:47:00Z">
              <w:r>
                <w:rPr>
                  <w:rFonts w:ascii="Cambria Math" w:hAnsi="Cambria Math" w:cs="Cambria Math"/>
                  <w:sz w:val="16"/>
                  <w:szCs w:val="16"/>
                  <w:vertAlign w:val="subscript"/>
                </w:rPr>
                <w:t>2</w:t>
              </w:r>
            </w:ins>
            <w:del w:id="5863" w:author="Sean de Noronha | DRG" w:date="2026-09-28T16:47:00Z" w16du:dateUtc="2026-09-28T14:47:00Z">
              <w:r>
                <w:rPr>
                  <w:rFonts w:cs="Arial"/>
                  <w:sz w:val="16"/>
                  <w:szCs w:val="16"/>
                </w:rPr>
                <w:delText>²</w:delText>
              </w:r>
            </w:del>
            <w:proofErr w:type="gramStart"/>
            <w:ins w:id="5864" w:author="Sean de Noronha | DRG" w:date="2026-09-28T16:47:00Z" w16du:dateUtc="2026-09-28T14:47:00Z">
              <w:r>
                <w:rPr>
                  <w:rFonts w:cs="Arial"/>
                  <w:sz w:val="16"/>
                  <w:szCs w:val="16"/>
                  <w:vertAlign w:val="superscript"/>
                </w:rPr>
                <w:t>2</w:t>
              </w:r>
            </w:ins>
            <w:r>
              <w:rPr>
                <w:rFonts w:cs="Arial"/>
                <w:sz w:val="16"/>
                <w:szCs w:val="16"/>
              </w:rPr>
              <w:t>)Y</w:t>
            </w:r>
            <w:proofErr w:type="gramEnd"/>
            <w:r>
              <w:rPr>
                <w:rFonts w:cs="Arial"/>
                <w:sz w:val="16"/>
                <w:szCs w:val="16"/>
              </w:rPr>
              <w:t xml:space="preserve"> / (</w:t>
            </w:r>
            <w:proofErr w:type="spellStart"/>
            <w:r>
              <w:rPr>
                <w:rFonts w:cs="Arial"/>
                <w:sz w:val="16"/>
                <w:szCs w:val="16"/>
              </w:rPr>
              <w:t>Cr·fba·L</w:t>
            </w:r>
            <w:proofErr w:type="spellEnd"/>
            <w:r>
              <w:rPr>
                <w:rFonts w:cs="Arial"/>
                <w:sz w:val="16"/>
                <w:szCs w:val="16"/>
              </w:rPr>
              <w:t>)]</w:t>
            </w:r>
            <w:del w:id="5865" w:author="Sean de Noronha | DRG" w:date="2026-09-28T16:47:00Z" w16du:dateUtc="2026-09-28T14:47:00Z">
              <w:r>
                <w:rPr>
                  <w:rFonts w:cs="Arial"/>
                  <w:sz w:val="16"/>
                  <w:szCs w:val="16"/>
                </w:rPr>
                <w:delText>^0.5.</w:delText>
              </w:r>
            </w:del>
            <w:ins w:id="5866" w:author="Sean de Noronha | DRG" w:date="2026-09-28T16:47:00Z" w16du:dateUtc="2026-09-28T14:47:00Z">
              <w:r>
                <w:rPr>
                  <w:rFonts w:cs="Arial"/>
                  <w:sz w:val="16"/>
                  <w:szCs w:val="16"/>
                  <w:vertAlign w:val="superscript"/>
                </w:rPr>
                <w:t>0.5.</w:t>
              </w:r>
            </w:ins>
            <w:r>
              <w:rPr>
                <w:rFonts w:cs="Arial"/>
                <w:sz w:val="16"/>
                <w:szCs w:val="16"/>
              </w:rPr>
              <w:t xml:space="preserve"> Cr, Y from Table 6.4.2.</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FC8A04" w14:textId="77777777" w:rsidR="00B622FE" w:rsidRPr="00C97EDB" w:rsidRDefault="00C64113" w:rsidP="00C97EDB">
            <w:pPr>
              <w:spacing w:after="0"/>
              <w:rPr>
                <w:rFonts w:cs="Arial"/>
                <w:sz w:val="16"/>
                <w:szCs w:val="16"/>
              </w:rPr>
            </w:pPr>
            <w:r>
              <w:rPr>
                <w:rFonts w:cs="Arial"/>
                <w:sz w:val="16"/>
                <w:szCs w:val="16"/>
              </w:rPr>
              <w:t>No equation. Higher-pressure acceptance is empirical: Table 1 b) (gas pressure 2.0 psi / drop 1.5 psi) and Table 1 c) (gas pressure 5.0 psi / drop 3.5 psi), both "based on 0.60 specific gravity gas" (Clause 5.10.1). Clause 4.7 item (q): "For operating pressures above 5 psi (34.5 kPa), engineering guidance for sizing CSST systems shall be provided. The sizing data shall be provided in the form of actual test data, tables, graphs, or formulas for natural gas and propane as determined by the manufacturer".</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479E10" w14:textId="77777777" w:rsidR="00B622FE" w:rsidRPr="00C97EDB" w:rsidRDefault="00C64113" w:rsidP="00C97EDB">
            <w:pPr>
              <w:spacing w:after="0"/>
              <w:rPr>
                <w:rFonts w:cs="Arial"/>
                <w:sz w:val="16"/>
                <w:szCs w:val="16"/>
              </w:rPr>
            </w:pPr>
            <w:r>
              <w:rPr>
                <w:rFonts w:cs="Arial"/>
                <w:sz w:val="16"/>
                <w:szCs w:val="16"/>
              </w:rPr>
              <w:t>The (P</w:t>
            </w:r>
            <w:del w:id="5867" w:author="Sean de Noronha | DRG" w:date="2026-09-28T16:47:00Z" w16du:dateUtc="2026-09-28T14:47:00Z">
              <w:r>
                <w:rPr>
                  <w:rFonts w:ascii="Cambria Math" w:hAnsi="Cambria Math" w:cs="Cambria Math"/>
                  <w:sz w:val="16"/>
                  <w:szCs w:val="16"/>
                </w:rPr>
                <w:delText>₁</w:delText>
              </w:r>
            </w:del>
            <w:ins w:id="5868" w:author="Sean de Noronha | DRG" w:date="2026-09-28T16:47:00Z" w16du:dateUtc="2026-09-28T14:47:00Z">
              <w:r>
                <w:rPr>
                  <w:rFonts w:ascii="Cambria Math" w:hAnsi="Cambria Math" w:cs="Cambria Math"/>
                  <w:sz w:val="16"/>
                  <w:szCs w:val="16"/>
                  <w:vertAlign w:val="subscript"/>
                </w:rPr>
                <w:t>1</w:t>
              </w:r>
            </w:ins>
            <w:del w:id="5869" w:author="Sean de Noronha | DRG" w:date="2026-09-28T16:47:00Z" w16du:dateUtc="2026-09-28T14:47:00Z">
              <w:r>
                <w:rPr>
                  <w:rFonts w:cs="Arial"/>
                  <w:sz w:val="16"/>
                  <w:szCs w:val="16"/>
                </w:rPr>
                <w:delText>²</w:delText>
              </w:r>
            </w:del>
            <w:ins w:id="5870" w:author="Sean de Noronha | DRG" w:date="2026-09-28T16:47:00Z" w16du:dateUtc="2026-09-28T14:47:00Z">
              <w:r>
                <w:rPr>
                  <w:rFonts w:cs="Arial"/>
                  <w:sz w:val="16"/>
                  <w:szCs w:val="16"/>
                  <w:vertAlign w:val="superscript"/>
                </w:rPr>
                <w:t>2</w:t>
              </w:r>
            </w:ins>
            <w:r>
              <w:rPr>
                <w:rFonts w:cs="Arial"/>
                <w:sz w:val="16"/>
                <w:szCs w:val="16"/>
              </w:rPr>
              <w:t>−P</w:t>
            </w:r>
            <w:del w:id="5871" w:author="Sean de Noronha | DRG" w:date="2026-09-28T16:47:00Z" w16du:dateUtc="2026-09-28T14:47:00Z">
              <w:r>
                <w:rPr>
                  <w:rFonts w:ascii="Cambria Math" w:hAnsi="Cambria Math" w:cs="Cambria Math"/>
                  <w:sz w:val="16"/>
                  <w:szCs w:val="16"/>
                </w:rPr>
                <w:delText>₂</w:delText>
              </w:r>
            </w:del>
            <w:ins w:id="5872" w:author="Sean de Noronha | DRG" w:date="2026-09-28T16:47:00Z" w16du:dateUtc="2026-09-28T14:47:00Z">
              <w:r>
                <w:rPr>
                  <w:rFonts w:ascii="Cambria Math" w:hAnsi="Cambria Math" w:cs="Cambria Math"/>
                  <w:sz w:val="16"/>
                  <w:szCs w:val="16"/>
                  <w:vertAlign w:val="subscript"/>
                </w:rPr>
                <w:t>2</w:t>
              </w:r>
            </w:ins>
            <w:del w:id="5873" w:author="Sean de Noronha | DRG" w:date="2026-09-28T16:47:00Z" w16du:dateUtc="2026-09-28T14:47:00Z">
              <w:r>
                <w:rPr>
                  <w:rFonts w:cs="Arial"/>
                  <w:sz w:val="16"/>
                  <w:szCs w:val="16"/>
                </w:rPr>
                <w:delText>²</w:delText>
              </w:r>
            </w:del>
            <w:ins w:id="5874" w:author="Sean de Noronha | DRG" w:date="2026-09-28T16:47:00Z" w16du:dateUtc="2026-09-28T14:47:00Z">
              <w:r>
                <w:rPr>
                  <w:rFonts w:cs="Arial"/>
                  <w:sz w:val="16"/>
                  <w:szCs w:val="16"/>
                  <w:vertAlign w:val="superscript"/>
                </w:rPr>
                <w:t>2</w:t>
              </w:r>
            </w:ins>
            <w:r>
              <w:rPr>
                <w:rFonts w:cs="Arial"/>
                <w:sz w:val="16"/>
                <w:szCs w:val="16"/>
              </w:rPr>
              <w:t>) compressible-flow structure is gas-property-agnostic; the gas-specific terms are Cr and Y. For H</w:t>
            </w:r>
            <w:del w:id="5875" w:author="Sean de Noronha | DRG" w:date="2026-09-28T16:47:00Z" w16du:dateUtc="2026-09-28T14:47:00Z">
              <w:r>
                <w:rPr>
                  <w:rFonts w:ascii="Cambria Math" w:hAnsi="Cambria Math" w:cs="Cambria Math"/>
                  <w:sz w:val="16"/>
                  <w:szCs w:val="16"/>
                </w:rPr>
                <w:delText>₂</w:delText>
              </w:r>
            </w:del>
            <w:ins w:id="5876"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at &lt; 10 </w:t>
            </w:r>
            <w:proofErr w:type="spellStart"/>
            <w:r>
              <w:rPr>
                <w:rFonts w:cs="Arial"/>
                <w:sz w:val="16"/>
                <w:szCs w:val="16"/>
              </w:rPr>
              <w:t>psig</w:t>
            </w:r>
            <w:proofErr w:type="spellEnd"/>
            <w:r>
              <w:rPr>
                <w:rFonts w:cs="Arial"/>
                <w:sz w:val="16"/>
                <w:szCs w:val="16"/>
              </w:rPr>
              <w:t>, Y ≈ 1 is a reasonable approximation, but Cr must be recomputed. None of the four standards provides a hydrogen-calibrated high-pressure form.</w:t>
            </w:r>
          </w:p>
        </w:tc>
      </w:tr>
      <w:tr w:rsidR="00B622FE" w:rsidRPr="00801F35" w14:paraId="26A435EC"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6488F9" w14:textId="77777777" w:rsidR="00B622FE" w:rsidRPr="00C97EDB" w:rsidRDefault="00C64113" w:rsidP="00C97EDB">
            <w:pPr>
              <w:spacing w:after="0"/>
              <w:rPr>
                <w:rFonts w:cs="Arial"/>
                <w:sz w:val="16"/>
                <w:szCs w:val="16"/>
              </w:rPr>
            </w:pPr>
            <w:r>
              <w:rPr>
                <w:rFonts w:cs="Arial"/>
                <w:sz w:val="16"/>
                <w:szCs w:val="16"/>
              </w:rPr>
              <w:t>4</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E765CB" w14:textId="77777777" w:rsidR="00B622FE" w:rsidRPr="00C97EDB" w:rsidRDefault="00C64113" w:rsidP="00C97EDB">
            <w:pPr>
              <w:spacing w:after="0"/>
              <w:rPr>
                <w:rFonts w:cs="Arial"/>
                <w:sz w:val="16"/>
                <w:szCs w:val="16"/>
              </w:rPr>
            </w:pPr>
            <w:r>
              <w:rPr>
                <w:rFonts w:cs="Arial"/>
                <w:sz w:val="16"/>
                <w:szCs w:val="16"/>
              </w:rPr>
              <w:t>Specific-gravity assumption (NG and propane)</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38CC1A" w14:textId="77777777" w:rsidR="00B622FE" w:rsidRPr="00C97EDB" w:rsidRDefault="00C64113" w:rsidP="00C97EDB">
            <w:pPr>
              <w:spacing w:after="0"/>
              <w:rPr>
                <w:rFonts w:cs="Arial"/>
                <w:sz w:val="16"/>
                <w:szCs w:val="16"/>
              </w:rPr>
            </w:pPr>
            <w:r>
              <w:rPr>
                <w:rFonts w:cs="Arial"/>
                <w:sz w:val="16"/>
                <w:szCs w:val="16"/>
              </w:rPr>
              <w:t>Annex A.2.2: "The tables listed in this annex assume that a gas having a calorific value of 1000 Btu/ft</w:t>
            </w:r>
            <w:del w:id="5877" w:author="Sean de Noronha | DRG" w:date="2026-09-28T16:47:00Z" w16du:dateUtc="2026-09-28T14:47:00Z">
              <w:r>
                <w:rPr>
                  <w:rFonts w:cs="Arial"/>
                  <w:sz w:val="16"/>
                  <w:szCs w:val="16"/>
                </w:rPr>
                <w:delText>³</w:delText>
              </w:r>
            </w:del>
            <w:ins w:id="5878" w:author="Sean de Noronha | DRG" w:date="2026-09-28T16:47:00Z" w16du:dateUtc="2026-09-28T14:47:00Z">
              <w:r>
                <w:rPr>
                  <w:rFonts w:cs="Arial"/>
                  <w:sz w:val="16"/>
                  <w:szCs w:val="16"/>
                  <w:vertAlign w:val="superscript"/>
                </w:rPr>
                <w:t>3</w:t>
              </w:r>
            </w:ins>
            <w:r>
              <w:rPr>
                <w:rFonts w:cs="Arial"/>
                <w:sz w:val="16"/>
                <w:szCs w:val="16"/>
              </w:rPr>
              <w:t xml:space="preserve"> (38 MJ/m</w:t>
            </w:r>
            <w:del w:id="5879" w:author="Sean de Noronha | DRG" w:date="2026-09-28T16:47:00Z" w16du:dateUtc="2026-09-28T14:47:00Z">
              <w:r>
                <w:rPr>
                  <w:rFonts w:cs="Arial"/>
                  <w:sz w:val="16"/>
                  <w:szCs w:val="16"/>
                </w:rPr>
                <w:delText>³</w:delText>
              </w:r>
            </w:del>
            <w:ins w:id="5880" w:author="Sean de Noronha | DRG" w:date="2026-09-28T16:47:00Z" w16du:dateUtc="2026-09-28T14:47:00Z">
              <w:r>
                <w:rPr>
                  <w:rFonts w:cs="Arial"/>
                  <w:sz w:val="16"/>
                  <w:szCs w:val="16"/>
                  <w:vertAlign w:val="superscript"/>
                </w:rPr>
                <w:t>3</w:t>
              </w:r>
            </w:ins>
            <w:r>
              <w:rPr>
                <w:rFonts w:cs="Arial"/>
                <w:sz w:val="16"/>
                <w:szCs w:val="16"/>
              </w:rPr>
              <w:t>) and a relative density of 0.6 for natural gas will be used." Annex B (propane): based on propane of 1.52 relative density per Clause 6.3.6. Calorific value 1000 Btu/ft</w:t>
            </w:r>
            <w:del w:id="5881" w:author="Sean de Noronha | DRG" w:date="2026-09-28T16:47:00Z" w16du:dateUtc="2026-09-28T14:47:00Z">
              <w:r>
                <w:rPr>
                  <w:rFonts w:cs="Arial"/>
                  <w:sz w:val="16"/>
                  <w:szCs w:val="16"/>
                </w:rPr>
                <w:delText>³</w:delText>
              </w:r>
            </w:del>
            <w:ins w:id="5882" w:author="Sean de Noronha | DRG" w:date="2026-09-28T16:47:00Z" w16du:dateUtc="2026-09-28T14:47:00Z">
              <w:r>
                <w:rPr>
                  <w:rFonts w:cs="Arial"/>
                  <w:sz w:val="16"/>
                  <w:szCs w:val="16"/>
                  <w:vertAlign w:val="superscript"/>
                </w:rPr>
                <w:t>3</w:t>
              </w:r>
            </w:ins>
            <w:r>
              <w:rPr>
                <w:rFonts w:cs="Arial"/>
                <w:sz w:val="16"/>
                <w:szCs w:val="16"/>
              </w:rPr>
              <w:t xml:space="preserve"> (38 MJ/m</w:t>
            </w:r>
            <w:del w:id="5883" w:author="Sean de Noronha | DRG" w:date="2026-09-28T16:47:00Z" w16du:dateUtc="2026-09-28T14:47:00Z">
              <w:r>
                <w:rPr>
                  <w:rFonts w:cs="Arial"/>
                  <w:sz w:val="16"/>
                  <w:szCs w:val="16"/>
                </w:rPr>
                <w:delText>³</w:delText>
              </w:r>
            </w:del>
            <w:ins w:id="5884" w:author="Sean de Noronha | DRG" w:date="2026-09-28T16:47:00Z" w16du:dateUtc="2026-09-28T14:47:00Z">
              <w:r>
                <w:rPr>
                  <w:rFonts w:cs="Arial"/>
                  <w:sz w:val="16"/>
                  <w:szCs w:val="16"/>
                  <w:vertAlign w:val="superscript"/>
                </w:rPr>
                <w:t>3</w:t>
              </w:r>
            </w:ins>
            <w:r>
              <w:rPr>
                <w:rFonts w:cs="Arial"/>
                <w:sz w:val="16"/>
                <w:szCs w:val="16"/>
              </w:rPr>
              <w:t>) NG.</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FAD37D" w14:textId="77777777" w:rsidR="00B622FE" w:rsidRPr="00C97EDB" w:rsidRDefault="00C64113" w:rsidP="00C97EDB">
            <w:pPr>
              <w:spacing w:after="0"/>
              <w:rPr>
                <w:rFonts w:cs="Arial"/>
                <w:sz w:val="16"/>
                <w:szCs w:val="16"/>
              </w:rPr>
            </w:pPr>
            <w:r>
              <w:rPr>
                <w:rFonts w:cs="Arial"/>
                <w:sz w:val="16"/>
                <w:szCs w:val="16"/>
              </w:rPr>
              <w:t xml:space="preserve">§402.4 Table 402.4 "Cr and Y Values for Natural Gas and Undiluted Propane at Standard Conditions": </w:t>
            </w:r>
            <w:proofErr w:type="gramStart"/>
            <w:r>
              <w:rPr>
                <w:rFonts w:cs="Arial"/>
                <w:sz w:val="16"/>
                <w:szCs w:val="16"/>
              </w:rPr>
              <w:t>Cr(</w:t>
            </w:r>
            <w:proofErr w:type="gramEnd"/>
            <w:r>
              <w:rPr>
                <w:rFonts w:cs="Arial"/>
                <w:sz w:val="16"/>
                <w:szCs w:val="16"/>
              </w:rPr>
              <w:t>NG) = 0.6094 → implies S = 0.60; Cr(propane) = 1.2462 → implies S ≈ 1.50. Each pipe-sizing table prints "Specific Gravity: 0.60" (NG) or "1.50" (propane) in the header.</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905EA5" w14:textId="77777777" w:rsidR="00B622FE" w:rsidRPr="00C97EDB" w:rsidRDefault="00C64113" w:rsidP="00C97EDB">
            <w:pPr>
              <w:spacing w:after="0"/>
              <w:rPr>
                <w:rFonts w:cs="Arial"/>
                <w:sz w:val="16"/>
                <w:szCs w:val="16"/>
              </w:rPr>
            </w:pPr>
            <w:r>
              <w:rPr>
                <w:rFonts w:cs="Arial"/>
                <w:sz w:val="16"/>
                <w:szCs w:val="16"/>
              </w:rPr>
              <w:t>Table 6.4.2 (same as IFGC): Cr = 0.6094 (NG); Cr = 1.2462 (propane). Annex B.3.4 commentary: "Gas piping systems that are to be supplied with gas of a specific gravity of 0.70 or less can be sized directly from the tables." Each sizing table prints "Specific Gravity: 0.60" or "1.50".</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8B998F" w14:textId="77777777" w:rsidR="00B622FE" w:rsidRPr="00C97EDB" w:rsidRDefault="00C64113" w:rsidP="00C97EDB">
            <w:pPr>
              <w:spacing w:after="0"/>
              <w:rPr>
                <w:rFonts w:cs="Arial"/>
                <w:sz w:val="16"/>
                <w:szCs w:val="16"/>
              </w:rPr>
            </w:pPr>
            <w:r>
              <w:rPr>
                <w:rFonts w:cs="Arial"/>
                <w:sz w:val="16"/>
                <w:szCs w:val="16"/>
              </w:rPr>
              <w:t>All Tables 1 a), 1 b), 1 c) and Tables 4, 5, 6 are explicitly "based on 0.60 specific gravity gas" (Clauses 5.10.1, 5.10.3.2). Definition (Clause 3): "Fuel gas — a commercially distributed gas used for combustion including natural gas, propane gas-air mixtures, or mixtures of these gases." Hydrogen is not within the definition of fuel gas in this Standard.</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8EF6F1" w14:textId="77777777" w:rsidR="00B622FE" w:rsidRPr="00C97EDB" w:rsidRDefault="00C64113" w:rsidP="00C97EDB">
            <w:pPr>
              <w:spacing w:after="0"/>
              <w:rPr>
                <w:rFonts w:cs="Arial"/>
                <w:sz w:val="16"/>
                <w:szCs w:val="16"/>
              </w:rPr>
            </w:pPr>
            <w:r>
              <w:rPr>
                <w:rFonts w:cs="Arial"/>
                <w:sz w:val="16"/>
                <w:szCs w:val="16"/>
              </w:rPr>
              <w:t>S(H</w:t>
            </w:r>
            <w:del w:id="5885" w:author="Sean de Noronha | DRG" w:date="2026-09-28T16:47:00Z" w16du:dateUtc="2026-09-28T14:47:00Z">
              <w:r>
                <w:rPr>
                  <w:rFonts w:ascii="Cambria Math" w:hAnsi="Cambria Math" w:cs="Cambria Math"/>
                  <w:sz w:val="16"/>
                  <w:szCs w:val="16"/>
                </w:rPr>
                <w:delText>₂</w:delText>
              </w:r>
            </w:del>
            <w:ins w:id="5886" w:author="Sean de Noronha | DRG" w:date="2026-09-28T16:47:00Z" w16du:dateUtc="2026-09-28T14:47:00Z">
              <w:r>
                <w:rPr>
                  <w:rFonts w:ascii="Cambria Math" w:hAnsi="Cambria Math" w:cs="Cambria Math"/>
                  <w:sz w:val="16"/>
                  <w:szCs w:val="16"/>
                  <w:vertAlign w:val="subscript"/>
                </w:rPr>
                <w:t>2</w:t>
              </w:r>
            </w:ins>
            <w:r>
              <w:rPr>
                <w:rFonts w:cs="Arial"/>
                <w:sz w:val="16"/>
                <w:szCs w:val="16"/>
              </w:rPr>
              <w:t>) = 0.0696. All four standards share an embedded calibration at S = 0.60 (NG) or S ≈ 1.50 (propane). NFPA 54’s own commentary states that gases with S ≤ 0.70 can be sized “directly from the tables”; H</w:t>
            </w:r>
            <w:del w:id="5887" w:author="Sean de Noronha | DRG" w:date="2026-09-28T16:47:00Z" w16du:dateUtc="2026-09-28T14:47:00Z">
              <w:r>
                <w:rPr>
                  <w:rFonts w:ascii="Cambria Math" w:hAnsi="Cambria Math" w:cs="Cambria Math"/>
                  <w:sz w:val="16"/>
                  <w:szCs w:val="16"/>
                </w:rPr>
                <w:delText>₂</w:delText>
              </w:r>
            </w:del>
            <w:ins w:id="5888"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(S = 0.0696) is about one-fifth of the lower SG bound of the multiplier table (0.35), well below the tabulated range.</w:t>
            </w:r>
          </w:p>
        </w:tc>
      </w:tr>
      <w:tr w:rsidR="00B622FE" w:rsidRPr="00801F35" w14:paraId="36CEB519"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56552" w14:textId="77777777" w:rsidR="00B622FE" w:rsidRPr="00C97EDB" w:rsidRDefault="00C64113" w:rsidP="00C97EDB">
            <w:pPr>
              <w:spacing w:after="0"/>
              <w:rPr>
                <w:rFonts w:cs="Arial"/>
                <w:sz w:val="16"/>
                <w:szCs w:val="16"/>
              </w:rPr>
            </w:pPr>
            <w:r>
              <w:rPr>
                <w:rFonts w:cs="Arial"/>
                <w:sz w:val="16"/>
                <w:szCs w:val="16"/>
              </w:rPr>
              <w:t>5</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FCB250" w14:textId="77777777" w:rsidR="00B622FE" w:rsidRPr="00C97EDB" w:rsidRDefault="00C64113" w:rsidP="00C97EDB">
            <w:pPr>
              <w:spacing w:after="0"/>
              <w:rPr>
                <w:rFonts w:cs="Arial"/>
                <w:sz w:val="16"/>
                <w:szCs w:val="16"/>
              </w:rPr>
            </w:pPr>
            <w:r>
              <w:rPr>
                <w:rFonts w:cs="Arial"/>
                <w:sz w:val="16"/>
                <w:szCs w:val="16"/>
              </w:rPr>
              <w:t xml:space="preserve">Cr / Y / friction-factor </w:t>
            </w:r>
            <w:r>
              <w:rPr>
                <w:rFonts w:cs="Arial"/>
                <w:sz w:val="16"/>
                <w:szCs w:val="16"/>
              </w:rPr>
              <w:lastRenderedPageBreak/>
              <w:t>coefficients: values and source</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517165" w14:textId="77777777" w:rsidR="00B622FE" w:rsidRPr="00C97EDB" w:rsidRDefault="00C64113" w:rsidP="00C97EDB">
            <w:pPr>
              <w:spacing w:after="0"/>
              <w:rPr>
                <w:rFonts w:cs="Arial"/>
                <w:sz w:val="16"/>
                <w:szCs w:val="16"/>
              </w:rPr>
            </w:pPr>
            <w:r>
              <w:rPr>
                <w:rFonts w:cs="Arial"/>
                <w:sz w:val="16"/>
                <w:szCs w:val="16"/>
              </w:rPr>
              <w:lastRenderedPageBreak/>
              <w:t>Annex A.3.5: Cr = K</w:t>
            </w:r>
            <w:del w:id="5889" w:author="Sean de Noronha | DRG" w:date="2026-09-28T16:47:00Z" w16du:dateUtc="2026-09-28T14:47:00Z">
              <w:r>
                <w:rPr>
                  <w:rFonts w:ascii="Cambria Math" w:hAnsi="Cambria Math" w:cs="Cambria Math"/>
                  <w:sz w:val="16"/>
                  <w:szCs w:val="16"/>
                </w:rPr>
                <w:delText>₃</w:delText>
              </w:r>
            </w:del>
            <w:ins w:id="5890" w:author="Sean de Noronha | DRG" w:date="2026-09-28T16:47:00Z" w16du:dateUtc="2026-09-28T14:47:00Z">
              <w:r>
                <w:rPr>
                  <w:rFonts w:ascii="Cambria Math" w:hAnsi="Cambria Math" w:cs="Cambria Math"/>
                  <w:sz w:val="16"/>
                  <w:szCs w:val="16"/>
                  <w:vertAlign w:val="subscript"/>
                </w:rPr>
                <w:t>3</w:t>
              </w:r>
            </w:ins>
            <w:r>
              <w:rPr>
                <w:rFonts w:cs="Arial"/>
                <w:sz w:val="16"/>
                <w:szCs w:val="16"/>
              </w:rPr>
              <w:t>·S·T·(Z/S)</w:t>
            </w:r>
            <w:del w:id="5891" w:author="Sean de Noronha | DRG" w:date="2026-09-28T16:47:00Z" w16du:dateUtc="2026-09-28T14:47:00Z">
              <w:r>
                <w:rPr>
                  <w:rFonts w:cs="Arial"/>
                  <w:sz w:val="16"/>
                  <w:szCs w:val="16"/>
                </w:rPr>
                <w:delText>^0.152</w:delText>
              </w:r>
            </w:del>
            <w:ins w:id="5892" w:author="Sean de Noronha | DRG" w:date="2026-09-28T16:47:00Z" w16du:dateUtc="2026-09-28T14:47:00Z">
              <w:r>
                <w:rPr>
                  <w:rFonts w:cs="Arial"/>
                  <w:sz w:val="16"/>
                  <w:szCs w:val="16"/>
                  <w:vertAlign w:val="superscript"/>
                </w:rPr>
                <w:t>0.152</w:t>
              </w:r>
            </w:ins>
            <w:r>
              <w:rPr>
                <w:rFonts w:cs="Arial"/>
                <w:sz w:val="16"/>
                <w:szCs w:val="16"/>
              </w:rPr>
              <w:t xml:space="preserve"> = </w:t>
            </w:r>
            <w:r>
              <w:rPr>
                <w:rFonts w:cs="Arial"/>
                <w:sz w:val="16"/>
                <w:szCs w:val="16"/>
              </w:rPr>
              <w:lastRenderedPageBreak/>
              <w:t>0.6094 for NG; K</w:t>
            </w:r>
            <w:del w:id="5893" w:author="Sean de Noronha | DRG" w:date="2026-09-28T16:47:00Z" w16du:dateUtc="2026-09-28T14:47:00Z">
              <w:r>
                <w:rPr>
                  <w:rFonts w:ascii="Cambria Math" w:hAnsi="Cambria Math" w:cs="Cambria Math"/>
                  <w:sz w:val="16"/>
                  <w:szCs w:val="16"/>
                </w:rPr>
                <w:delText>₃</w:delText>
              </w:r>
            </w:del>
            <w:ins w:id="5894" w:author="Sean de Noronha | DRG" w:date="2026-09-28T16:47:00Z" w16du:dateUtc="2026-09-28T14:47:00Z">
              <w:r>
                <w:rPr>
                  <w:rFonts w:ascii="Cambria Math" w:hAnsi="Cambria Math" w:cs="Cambria Math"/>
                  <w:sz w:val="16"/>
                  <w:szCs w:val="16"/>
                  <w:vertAlign w:val="subscript"/>
                </w:rPr>
                <w:t>3</w:t>
              </w:r>
            </w:ins>
            <w:r>
              <w:rPr>
                <w:rFonts w:cs="Arial"/>
                <w:sz w:val="16"/>
                <w:szCs w:val="16"/>
              </w:rPr>
              <w:t xml:space="preserve"> = 0.00354 imperial / 0.00638 SI; S = 0.6; T = absolute temperature; Z = gas viscosity = 0.012 </w:t>
            </w:r>
            <w:proofErr w:type="spellStart"/>
            <w:r>
              <w:rPr>
                <w:rFonts w:cs="Arial"/>
                <w:sz w:val="16"/>
                <w:szCs w:val="16"/>
              </w:rPr>
              <w:t>cP</w:t>
            </w:r>
            <w:proofErr w:type="spellEnd"/>
            <w:r>
              <w:rPr>
                <w:rFonts w:cs="Arial"/>
                <w:sz w:val="16"/>
                <w:szCs w:val="16"/>
              </w:rPr>
              <w:t xml:space="preserve"> for NG. Y ≈ 1 "for intents and purposes". Fitting factor F = 1.2 (tables with allowance) or F = 1 (without). Footnote: B.C. </w:t>
            </w:r>
            <w:proofErr w:type="spellStart"/>
            <w:r>
              <w:rPr>
                <w:rFonts w:cs="Arial"/>
                <w:sz w:val="16"/>
                <w:szCs w:val="16"/>
              </w:rPr>
              <w:t>Shebeko</w:t>
            </w:r>
            <w:proofErr w:type="spellEnd"/>
            <w:r>
              <w:rPr>
                <w:rFonts w:cs="Arial"/>
                <w:sz w:val="16"/>
                <w:szCs w:val="16"/>
              </w:rPr>
              <w:t>, Polyflo Flow Computer, 1974.</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77EA5D" w14:textId="77777777" w:rsidR="00B622FE" w:rsidRPr="00C97EDB" w:rsidRDefault="00C64113" w:rsidP="00C97EDB">
            <w:pPr>
              <w:spacing w:after="0"/>
              <w:rPr>
                <w:rFonts w:cs="Arial"/>
                <w:sz w:val="16"/>
                <w:szCs w:val="16"/>
              </w:rPr>
            </w:pPr>
            <w:r>
              <w:rPr>
                <w:rFonts w:cs="Arial"/>
                <w:sz w:val="16"/>
                <w:szCs w:val="16"/>
              </w:rPr>
              <w:lastRenderedPageBreak/>
              <w:t xml:space="preserve">Table 402.4: Cr = 0.6094 </w:t>
            </w:r>
            <w:r>
              <w:rPr>
                <w:rFonts w:cs="Arial"/>
                <w:sz w:val="16"/>
                <w:szCs w:val="16"/>
              </w:rPr>
              <w:lastRenderedPageBreak/>
              <w:t xml:space="preserve">(NG); 1.2462 (propane); Y = 0.9992 (NG); 0.9910 (propane). No friction-factor variable is exposed; friction is absorbed into the constants 19.17 and 18.93 in </w:t>
            </w:r>
            <w:proofErr w:type="spellStart"/>
            <w:r>
              <w:rPr>
                <w:rFonts w:cs="Arial"/>
                <w:sz w:val="16"/>
                <w:szCs w:val="16"/>
              </w:rPr>
              <w:t>Eqs</w:t>
            </w:r>
            <w:proofErr w:type="spellEnd"/>
            <w:r>
              <w:rPr>
                <w:rFonts w:cs="Arial"/>
                <w:sz w:val="16"/>
                <w:szCs w:val="16"/>
              </w:rPr>
              <w:t>. 4-1 and 4-2.</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66ADE0" w14:textId="77777777" w:rsidR="00B622FE" w:rsidRPr="00C97EDB" w:rsidRDefault="00C64113" w:rsidP="00C97EDB">
            <w:pPr>
              <w:spacing w:after="0"/>
              <w:rPr>
                <w:rFonts w:cs="Arial"/>
                <w:sz w:val="16"/>
                <w:szCs w:val="16"/>
              </w:rPr>
            </w:pPr>
            <w:r>
              <w:rPr>
                <w:rFonts w:cs="Arial"/>
                <w:sz w:val="16"/>
                <w:szCs w:val="16"/>
              </w:rPr>
              <w:lastRenderedPageBreak/>
              <w:t xml:space="preserve">Table 6.4.2 "Cr and Y for Natural </w:t>
            </w:r>
            <w:r>
              <w:rPr>
                <w:rFonts w:cs="Arial"/>
                <w:sz w:val="16"/>
                <w:szCs w:val="16"/>
              </w:rPr>
              <w:lastRenderedPageBreak/>
              <w:t xml:space="preserve">Gas and Undiluted Propane at Standard Conditions": Cr = 0.6094 NG / 1.2462 propane; Y = 0.9992 NG / 0.9910 propane. Annex B.5 exposes </w:t>
            </w:r>
            <w:proofErr w:type="spellStart"/>
            <w:r>
              <w:rPr>
                <w:rFonts w:cs="Arial"/>
                <w:sz w:val="16"/>
                <w:szCs w:val="16"/>
              </w:rPr>
              <w:t>fba</w:t>
            </w:r>
            <w:proofErr w:type="spellEnd"/>
            <w:r>
              <w:rPr>
                <w:rFonts w:cs="Arial"/>
                <w:sz w:val="16"/>
                <w:szCs w:val="16"/>
              </w:rPr>
              <w:t xml:space="preserve"> = "base friction factor for air at 60 °F" (CF = 1 by definition; Cr is the gas-correction multiplier on </w:t>
            </w:r>
            <w:proofErr w:type="spellStart"/>
            <w:r>
              <w:rPr>
                <w:rFonts w:cs="Arial"/>
                <w:sz w:val="16"/>
                <w:szCs w:val="16"/>
              </w:rPr>
              <w:t>fba</w:t>
            </w:r>
            <w:proofErr w:type="spellEnd"/>
            <w:r>
              <w:rPr>
                <w:rFonts w:cs="Arial"/>
                <w:sz w:val="16"/>
                <w:szCs w:val="16"/>
              </w:rPr>
              <w:t>). Source: AGA/Polyflo lineage (Annex B commentary).</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295E24" w14:textId="77777777" w:rsidR="00B622FE" w:rsidRPr="00C97EDB" w:rsidRDefault="00C64113" w:rsidP="00C97EDB">
            <w:pPr>
              <w:spacing w:after="0"/>
              <w:rPr>
                <w:rFonts w:cs="Arial"/>
                <w:sz w:val="16"/>
                <w:szCs w:val="16"/>
              </w:rPr>
            </w:pPr>
            <w:r>
              <w:rPr>
                <w:rFonts w:cs="Arial"/>
                <w:sz w:val="16"/>
                <w:szCs w:val="16"/>
              </w:rPr>
              <w:lastRenderedPageBreak/>
              <w:t xml:space="preserve">LC 1:23 does not expose Cr, Y or friction </w:t>
            </w:r>
            <w:r>
              <w:rPr>
                <w:rFonts w:cs="Arial"/>
                <w:sz w:val="16"/>
                <w:szCs w:val="16"/>
              </w:rPr>
              <w:lastRenderedPageBreak/>
              <w:t xml:space="preserve">factor. The empirical regression in Clause 5.10.3.2 is fitted as y = a </w:t>
            </w:r>
            <w:proofErr w:type="spellStart"/>
            <w:r>
              <w:rPr>
                <w:rFonts w:cs="Arial"/>
                <w:sz w:val="16"/>
                <w:szCs w:val="16"/>
              </w:rPr>
              <w:t>x^b</w:t>
            </w:r>
            <w:proofErr w:type="spellEnd"/>
            <w:r>
              <w:rPr>
                <w:rFonts w:cs="Arial"/>
                <w:sz w:val="16"/>
                <w:szCs w:val="16"/>
              </w:rPr>
              <w:t>, where y is pressure drop and x is flow capacity ("factor of correlation shall be equal to or greater than 0.99"). All curves are fitted to natural-gas (or air-substitute) test data at SG = 0.60.</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0D56FB" w14:textId="77777777" w:rsidR="00B622FE" w:rsidRPr="00C97EDB" w:rsidRDefault="00C64113" w:rsidP="00C97EDB">
            <w:pPr>
              <w:spacing w:after="0"/>
              <w:rPr>
                <w:rFonts w:cs="Arial"/>
                <w:sz w:val="16"/>
                <w:szCs w:val="16"/>
              </w:rPr>
            </w:pPr>
            <w:r>
              <w:rPr>
                <w:rFonts w:cs="Arial"/>
                <w:sz w:val="16"/>
                <w:szCs w:val="16"/>
              </w:rPr>
              <w:lastRenderedPageBreak/>
              <w:t xml:space="preserve">Cr is a packaged function of S, T </w:t>
            </w:r>
            <w:r>
              <w:rPr>
                <w:rFonts w:cs="Arial"/>
                <w:sz w:val="16"/>
                <w:szCs w:val="16"/>
              </w:rPr>
              <w:lastRenderedPageBreak/>
              <w:t xml:space="preserve">and viscosity μ. In the CSA Annex </w:t>
            </w:r>
            <w:proofErr w:type="spellStart"/>
            <w:r>
              <w:rPr>
                <w:rFonts w:cs="Arial"/>
                <w:sz w:val="16"/>
                <w:szCs w:val="16"/>
              </w:rPr>
              <w:t>A</w:t>
            </w:r>
            <w:proofErr w:type="spellEnd"/>
            <w:r>
              <w:rPr>
                <w:rFonts w:cs="Arial"/>
                <w:sz w:val="16"/>
                <w:szCs w:val="16"/>
              </w:rPr>
              <w:t xml:space="preserve"> explanatory </w:t>
            </w:r>
            <w:proofErr w:type="gramStart"/>
            <w:r>
              <w:rPr>
                <w:rFonts w:cs="Arial"/>
                <w:sz w:val="16"/>
                <w:szCs w:val="16"/>
              </w:rPr>
              <w:t>text</w:t>
            </w:r>
            <w:proofErr w:type="gramEnd"/>
            <w:r>
              <w:rPr>
                <w:rFonts w:cs="Arial"/>
                <w:sz w:val="16"/>
                <w:szCs w:val="16"/>
              </w:rPr>
              <w:t xml:space="preserve"> the viscosity term appears with the symbol Z, which conflicts with Z used elsewhere in the report and in standard usage for the gas compressibility factor; in this matrix and in §3.1 the viscosity term is written as μ and Z is reserved for compressibility. Recomputing Cr for H</w:t>
            </w:r>
            <w:del w:id="5895" w:author="Sean de Noronha | DRG" w:date="2026-09-28T16:47:00Z" w16du:dateUtc="2026-09-28T14:47:00Z">
              <w:r>
                <w:rPr>
                  <w:rFonts w:ascii="Cambria Math" w:hAnsi="Cambria Math" w:cs="Cambria Math"/>
                  <w:sz w:val="16"/>
                  <w:szCs w:val="16"/>
                </w:rPr>
                <w:delText>₂</w:delText>
              </w:r>
            </w:del>
            <w:ins w:id="5896"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using CSA’s explicit formula and the Table 1 properties gives a Cr(H</w:t>
            </w:r>
            <w:del w:id="5897" w:author="Sean de Noronha | DRG" w:date="2026-09-28T16:47:00Z" w16du:dateUtc="2026-09-28T14:47:00Z">
              <w:r>
                <w:rPr>
                  <w:rFonts w:ascii="Cambria Math" w:hAnsi="Cambria Math" w:cs="Cambria Math"/>
                  <w:sz w:val="16"/>
                  <w:szCs w:val="16"/>
                </w:rPr>
                <w:delText>₂</w:delText>
              </w:r>
            </w:del>
            <w:ins w:id="5898"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 </w:t>
            </w:r>
            <w:proofErr w:type="gramStart"/>
            <w:r>
              <w:rPr>
                <w:rFonts w:cs="Arial"/>
                <w:sz w:val="16"/>
                <w:szCs w:val="16"/>
              </w:rPr>
              <w:t>Cr(</w:t>
            </w:r>
            <w:proofErr w:type="gramEnd"/>
            <w:r>
              <w:rPr>
                <w:rFonts w:cs="Arial"/>
                <w:sz w:val="16"/>
                <w:szCs w:val="16"/>
              </w:rPr>
              <w:t>NG) ratio of approximately 0.154; i.e. Cr(H</w:t>
            </w:r>
            <w:del w:id="5899" w:author="Sean de Noronha | DRG" w:date="2026-09-28T16:47:00Z" w16du:dateUtc="2026-09-28T14:47:00Z">
              <w:r>
                <w:rPr>
                  <w:rFonts w:ascii="Cambria Math" w:hAnsi="Cambria Math" w:cs="Cambria Math"/>
                  <w:sz w:val="16"/>
                  <w:szCs w:val="16"/>
                </w:rPr>
                <w:delText>₂</w:delText>
              </w:r>
            </w:del>
            <w:ins w:id="5900"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is about 15% of </w:t>
            </w:r>
            <w:proofErr w:type="gramStart"/>
            <w:r>
              <w:rPr>
                <w:rFonts w:cs="Arial"/>
                <w:sz w:val="16"/>
                <w:szCs w:val="16"/>
              </w:rPr>
              <w:t>Cr(</w:t>
            </w:r>
            <w:proofErr w:type="gramEnd"/>
            <w:r>
              <w:rPr>
                <w:rFonts w:cs="Arial"/>
                <w:sz w:val="16"/>
                <w:szCs w:val="16"/>
              </w:rPr>
              <w:t xml:space="preserve">NG), or roughly 6–7 times lower than </w:t>
            </w:r>
            <w:proofErr w:type="gramStart"/>
            <w:r>
              <w:rPr>
                <w:rFonts w:cs="Arial"/>
                <w:sz w:val="16"/>
                <w:szCs w:val="16"/>
              </w:rPr>
              <w:t>Cr(</w:t>
            </w:r>
            <w:proofErr w:type="gramEnd"/>
            <w:r>
              <w:rPr>
                <w:rFonts w:cs="Arial"/>
                <w:sz w:val="16"/>
                <w:szCs w:val="16"/>
              </w:rPr>
              <w:t>NG) at 60 °F (imperial), not an order of magnitude smaller. The corresponding numerical calculation is reserved for the equation-development work in §3.5. The correct H</w:t>
            </w:r>
            <w:del w:id="5901" w:author="Sean de Noronha | DRG" w:date="2026-09-28T16:47:00Z" w16du:dateUtc="2026-09-28T14:47:00Z">
              <w:r>
                <w:rPr>
                  <w:rFonts w:ascii="Cambria Math" w:hAnsi="Cambria Math" w:cs="Cambria Math"/>
                  <w:sz w:val="16"/>
                  <w:szCs w:val="16"/>
                </w:rPr>
                <w:delText>₂</w:delText>
              </w:r>
            </w:del>
            <w:ins w:id="5902"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ratio in service also depends on Reynolds-regime placement. Y ≈ 1 for H</w:t>
            </w:r>
            <w:del w:id="5903" w:author="Sean de Noronha | DRG" w:date="2026-09-28T16:47:00Z" w16du:dateUtc="2026-09-28T14:47:00Z">
              <w:r>
                <w:rPr>
                  <w:rFonts w:ascii="Cambria Math" w:hAnsi="Cambria Math" w:cs="Cambria Math"/>
                  <w:sz w:val="16"/>
                  <w:szCs w:val="16"/>
                </w:rPr>
                <w:delText>₂</w:delText>
              </w:r>
            </w:del>
            <w:ins w:id="5904"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at &lt; 10 </w:t>
            </w:r>
            <w:proofErr w:type="spellStart"/>
            <w:r>
              <w:rPr>
                <w:rFonts w:cs="Arial"/>
                <w:sz w:val="16"/>
                <w:szCs w:val="16"/>
              </w:rPr>
              <w:t>psig</w:t>
            </w:r>
            <w:proofErr w:type="spellEnd"/>
            <w:r>
              <w:rPr>
                <w:rFonts w:cs="Arial"/>
                <w:sz w:val="16"/>
                <w:szCs w:val="16"/>
              </w:rPr>
              <w:t xml:space="preserve"> is reasonable. None of the four standards exposes a friction-factor coefficient calibrated to hydrogen properties.</w:t>
            </w:r>
          </w:p>
        </w:tc>
      </w:tr>
      <w:tr w:rsidR="00B622FE" w:rsidRPr="00801F35" w14:paraId="103A9300"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0658B9" w14:textId="77777777" w:rsidR="00B622FE" w:rsidRPr="00C97EDB" w:rsidRDefault="00C64113" w:rsidP="00C97EDB">
            <w:pPr>
              <w:spacing w:after="0"/>
              <w:rPr>
                <w:rFonts w:cs="Arial"/>
                <w:sz w:val="16"/>
                <w:szCs w:val="16"/>
              </w:rPr>
            </w:pPr>
            <w:r>
              <w:rPr>
                <w:rFonts w:cs="Arial"/>
                <w:sz w:val="16"/>
                <w:szCs w:val="16"/>
              </w:rPr>
              <w:t>6</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86867A" w14:textId="77777777" w:rsidR="00B622FE" w:rsidRPr="00C97EDB" w:rsidRDefault="00C64113" w:rsidP="00C97EDB">
            <w:pPr>
              <w:spacing w:after="0"/>
              <w:rPr>
                <w:rFonts w:cs="Arial"/>
                <w:sz w:val="16"/>
                <w:szCs w:val="16"/>
              </w:rPr>
            </w:pPr>
            <w:r>
              <w:rPr>
                <w:rFonts w:cs="Arial"/>
                <w:sz w:val="16"/>
                <w:szCs w:val="16"/>
              </w:rPr>
              <w:t>Pressure envelope covered (inlet pressures of the tables/equations)</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E1C4EB" w14:textId="77777777" w:rsidR="00B622FE" w:rsidRPr="00C97EDB" w:rsidRDefault="00C64113" w:rsidP="00C97EDB">
            <w:pPr>
              <w:spacing w:after="0"/>
              <w:rPr>
                <w:rFonts w:cs="Arial"/>
                <w:sz w:val="16"/>
                <w:szCs w:val="16"/>
              </w:rPr>
            </w:pPr>
            <w:r>
              <w:rPr>
                <w:rFonts w:cs="Arial"/>
                <w:sz w:val="16"/>
                <w:szCs w:val="16"/>
              </w:rPr>
              <w:t xml:space="preserve">Tables in Annex A: &lt; 7 in w.c. (A.1, A.8); 7–14 in w.c. (A.2, A.9); 2 </w:t>
            </w:r>
            <w:proofErr w:type="spellStart"/>
            <w:r>
              <w:rPr>
                <w:rFonts w:cs="Arial"/>
                <w:sz w:val="16"/>
                <w:szCs w:val="16"/>
              </w:rPr>
              <w:t>psig</w:t>
            </w:r>
            <w:proofErr w:type="spellEnd"/>
            <w:r>
              <w:rPr>
                <w:rFonts w:cs="Arial"/>
                <w:sz w:val="16"/>
                <w:szCs w:val="16"/>
              </w:rPr>
              <w:t xml:space="preserve"> (A.3, A.4, A.10, A.11); 5 </w:t>
            </w:r>
            <w:proofErr w:type="spellStart"/>
            <w:r>
              <w:rPr>
                <w:rFonts w:cs="Arial"/>
                <w:sz w:val="16"/>
                <w:szCs w:val="16"/>
              </w:rPr>
              <w:t>psig</w:t>
            </w:r>
            <w:proofErr w:type="spellEnd"/>
            <w:r>
              <w:rPr>
                <w:rFonts w:cs="Arial"/>
                <w:sz w:val="16"/>
                <w:szCs w:val="16"/>
              </w:rPr>
              <w:t xml:space="preserve"> (A.5, A.12); 10 </w:t>
            </w:r>
            <w:proofErr w:type="spellStart"/>
            <w:r>
              <w:rPr>
                <w:rFonts w:cs="Arial"/>
                <w:sz w:val="16"/>
                <w:szCs w:val="16"/>
              </w:rPr>
              <w:t>psig</w:t>
            </w:r>
            <w:proofErr w:type="spellEnd"/>
            <w:r>
              <w:rPr>
                <w:rFonts w:cs="Arial"/>
                <w:sz w:val="16"/>
                <w:szCs w:val="16"/>
              </w:rPr>
              <w:t xml:space="preserve"> (A.6, A.13); 20 </w:t>
            </w:r>
            <w:proofErr w:type="spellStart"/>
            <w:r>
              <w:rPr>
                <w:rFonts w:cs="Arial"/>
                <w:sz w:val="16"/>
                <w:szCs w:val="16"/>
              </w:rPr>
              <w:t>psig</w:t>
            </w:r>
            <w:proofErr w:type="spellEnd"/>
            <w:r>
              <w:rPr>
                <w:rFonts w:cs="Arial"/>
                <w:sz w:val="16"/>
                <w:szCs w:val="16"/>
              </w:rPr>
              <w:t xml:space="preserve"> (A.7, A.14). Calculation method (A.3.5) applies </w:t>
            </w:r>
            <w:r>
              <w:rPr>
                <w:rFonts w:cs="Arial"/>
                <w:sz w:val="16"/>
                <w:szCs w:val="16"/>
              </w:rPr>
              <w:lastRenderedPageBreak/>
              <w:t xml:space="preserve">low-P (&lt; 1.5 </w:t>
            </w:r>
            <w:proofErr w:type="spellStart"/>
            <w:r>
              <w:rPr>
                <w:rFonts w:cs="Arial"/>
                <w:sz w:val="16"/>
                <w:szCs w:val="16"/>
              </w:rPr>
              <w:t>psig</w:t>
            </w:r>
            <w:proofErr w:type="spellEnd"/>
            <w:r>
              <w:rPr>
                <w:rFonts w:cs="Arial"/>
                <w:sz w:val="16"/>
                <w:szCs w:val="16"/>
              </w:rPr>
              <w:t xml:space="preserve">) and high-P (≥ 1.5 </w:t>
            </w:r>
            <w:proofErr w:type="spellStart"/>
            <w:r>
              <w:rPr>
                <w:rFonts w:cs="Arial"/>
                <w:sz w:val="16"/>
                <w:szCs w:val="16"/>
              </w:rPr>
              <w:t>psig</w:t>
            </w:r>
            <w:proofErr w:type="spellEnd"/>
            <w:r>
              <w:rPr>
                <w:rFonts w:cs="Arial"/>
                <w:sz w:val="16"/>
                <w:szCs w:val="16"/>
              </w:rPr>
              <w:t>) equations across the full range.</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4C59F7" w14:textId="77777777" w:rsidR="00B622FE" w:rsidRPr="00C97EDB" w:rsidRDefault="00C64113" w:rsidP="00C97EDB">
            <w:pPr>
              <w:spacing w:after="0"/>
              <w:rPr>
                <w:rFonts w:cs="Arial"/>
                <w:sz w:val="16"/>
                <w:szCs w:val="16"/>
              </w:rPr>
            </w:pPr>
            <w:r>
              <w:rPr>
                <w:rFonts w:cs="Arial"/>
                <w:sz w:val="16"/>
                <w:szCs w:val="16"/>
              </w:rPr>
              <w:lastRenderedPageBreak/>
              <w:t xml:space="preserve">§402.4 Eq. 4-1 governs &lt; 1.5 </w:t>
            </w:r>
            <w:proofErr w:type="spellStart"/>
            <w:r>
              <w:rPr>
                <w:rFonts w:cs="Arial"/>
                <w:sz w:val="16"/>
                <w:szCs w:val="16"/>
              </w:rPr>
              <w:t>psig</w:t>
            </w:r>
            <w:proofErr w:type="spellEnd"/>
            <w:r>
              <w:rPr>
                <w:rFonts w:cs="Arial"/>
                <w:sz w:val="16"/>
                <w:szCs w:val="16"/>
              </w:rPr>
              <w:t xml:space="preserve">; Eq. 4-2 governs ≥ 1.5 </w:t>
            </w:r>
            <w:proofErr w:type="spellStart"/>
            <w:r>
              <w:rPr>
                <w:rFonts w:cs="Arial"/>
                <w:sz w:val="16"/>
                <w:szCs w:val="16"/>
              </w:rPr>
              <w:t>psig</w:t>
            </w:r>
            <w:proofErr w:type="spellEnd"/>
            <w:r>
              <w:rPr>
                <w:rFonts w:cs="Arial"/>
                <w:sz w:val="16"/>
                <w:szCs w:val="16"/>
              </w:rPr>
              <w:t xml:space="preserve">. §402.7: maximum operating pressure inside </w:t>
            </w:r>
            <w:r>
              <w:rPr>
                <w:rFonts w:cs="Arial"/>
                <w:sz w:val="16"/>
                <w:szCs w:val="16"/>
              </w:rPr>
              <w:lastRenderedPageBreak/>
              <w:t xml:space="preserve">buildings = 5 </w:t>
            </w:r>
            <w:proofErr w:type="spellStart"/>
            <w:r>
              <w:rPr>
                <w:rFonts w:cs="Arial"/>
                <w:sz w:val="16"/>
                <w:szCs w:val="16"/>
              </w:rPr>
              <w:t>psig</w:t>
            </w:r>
            <w:proofErr w:type="spellEnd"/>
            <w:r>
              <w:rPr>
                <w:rFonts w:cs="Arial"/>
                <w:sz w:val="16"/>
                <w:szCs w:val="16"/>
              </w:rPr>
              <w:t xml:space="preserve"> (with listed exceptions). Sizing Tables 402.4(1)</w:t>
            </w:r>
            <w:proofErr w:type="gramStart"/>
            <w:r>
              <w:rPr>
                <w:rFonts w:cs="Arial"/>
                <w:sz w:val="16"/>
                <w:szCs w:val="16"/>
              </w:rPr>
              <w:t>–(</w:t>
            </w:r>
            <w:proofErr w:type="gramEnd"/>
            <w:r>
              <w:rPr>
                <w:rFonts w:cs="Arial"/>
                <w:sz w:val="16"/>
                <w:szCs w:val="16"/>
              </w:rPr>
              <w:t>37) cover inlet pressures: &lt; 2 psi (ΔP = 0.3, 0.5, 3.0, 6.0 in w.c.), 2 psi (ΔP = 1.0, 1.5 psi), 3 psi (ΔP = 2.0 psi), 5 psi (ΔP = 3.5 psi).</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243677" w14:textId="77777777" w:rsidR="00B622FE" w:rsidRPr="00C97EDB" w:rsidRDefault="00C64113" w:rsidP="00C97EDB">
            <w:pPr>
              <w:spacing w:after="0"/>
              <w:rPr>
                <w:rFonts w:cs="Arial"/>
                <w:sz w:val="16"/>
                <w:szCs w:val="16"/>
              </w:rPr>
            </w:pPr>
            <w:r>
              <w:rPr>
                <w:rFonts w:cs="Arial"/>
                <w:sz w:val="16"/>
                <w:szCs w:val="16"/>
              </w:rPr>
              <w:lastRenderedPageBreak/>
              <w:t xml:space="preserve">§6.4.1 governs &lt; 1.5 </w:t>
            </w:r>
            <w:proofErr w:type="spellStart"/>
            <w:r>
              <w:rPr>
                <w:rFonts w:cs="Arial"/>
                <w:sz w:val="16"/>
                <w:szCs w:val="16"/>
              </w:rPr>
              <w:t>psig</w:t>
            </w:r>
            <w:proofErr w:type="spellEnd"/>
            <w:r>
              <w:rPr>
                <w:rFonts w:cs="Arial"/>
                <w:sz w:val="16"/>
                <w:szCs w:val="16"/>
              </w:rPr>
              <w:t xml:space="preserve">; §6.4.2 governs ≥ 1.5 </w:t>
            </w:r>
            <w:proofErr w:type="spellStart"/>
            <w:r>
              <w:rPr>
                <w:rFonts w:cs="Arial"/>
                <w:sz w:val="16"/>
                <w:szCs w:val="16"/>
              </w:rPr>
              <w:t>psig</w:t>
            </w:r>
            <w:proofErr w:type="spellEnd"/>
            <w:r>
              <w:rPr>
                <w:rFonts w:cs="Arial"/>
                <w:sz w:val="16"/>
                <w:szCs w:val="16"/>
              </w:rPr>
              <w:t xml:space="preserve">. Tables 6.2(a)–6.2(v) cover the same pressure/pressure-drop combinations as IFGC §402.4 </w:t>
            </w:r>
            <w:r>
              <w:rPr>
                <w:rFonts w:cs="Arial"/>
                <w:sz w:val="16"/>
                <w:szCs w:val="16"/>
              </w:rPr>
              <w:lastRenderedPageBreak/>
              <w:t xml:space="preserve">(NFPA 54 is the source standard). §5.5.1: ≤ 5 </w:t>
            </w:r>
            <w:proofErr w:type="spellStart"/>
            <w:r>
              <w:rPr>
                <w:rFonts w:cs="Arial"/>
                <w:sz w:val="16"/>
                <w:szCs w:val="16"/>
              </w:rPr>
              <w:t>psig</w:t>
            </w:r>
            <w:proofErr w:type="spellEnd"/>
            <w:r>
              <w:rPr>
                <w:rFonts w:cs="Arial"/>
                <w:sz w:val="16"/>
                <w:szCs w:val="16"/>
              </w:rPr>
              <w:t xml:space="preserve"> inside buildings.</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4A55FC" w14:textId="77777777" w:rsidR="00B622FE" w:rsidRPr="00C97EDB" w:rsidRDefault="00C64113" w:rsidP="00C97EDB">
            <w:pPr>
              <w:spacing w:after="0"/>
              <w:rPr>
                <w:rFonts w:cs="Arial"/>
                <w:sz w:val="16"/>
                <w:szCs w:val="16"/>
              </w:rPr>
            </w:pPr>
            <w:r>
              <w:rPr>
                <w:rFonts w:cs="Arial"/>
                <w:sz w:val="16"/>
                <w:szCs w:val="16"/>
              </w:rPr>
              <w:lastRenderedPageBreak/>
              <w:t xml:space="preserve">Clause 1.5: piping systems rated at (a) 5 psi (34.5 kPa) with max actual operating pressure not exceeding 6.5 psi, or (b) 25 psi (172.5 kPa) with max actual operating pressure not exceeding </w:t>
            </w:r>
            <w:r>
              <w:rPr>
                <w:rFonts w:cs="Arial"/>
                <w:sz w:val="16"/>
                <w:szCs w:val="16"/>
              </w:rPr>
              <w:lastRenderedPageBreak/>
              <w:t xml:space="preserve">30 psi. Acceptance tables fix discrete pressure/drop pairs: 0.5 </w:t>
            </w:r>
            <w:proofErr w:type="spellStart"/>
            <w:r>
              <w:rPr>
                <w:rFonts w:cs="Arial"/>
                <w:sz w:val="16"/>
                <w:szCs w:val="16"/>
              </w:rPr>
              <w:t>psig</w:t>
            </w:r>
            <w:proofErr w:type="spellEnd"/>
            <w:r>
              <w:rPr>
                <w:rFonts w:cs="Arial"/>
                <w:sz w:val="16"/>
                <w:szCs w:val="16"/>
              </w:rPr>
              <w:t xml:space="preserve"> / 0.5 in WC (Table 1 a); 2.0 psi / 1.5 psi (Table 1 b); 5.0 psi / 3.5 psi (Table 1 c).</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D18DD2" w14:textId="77777777" w:rsidR="00B622FE" w:rsidRPr="00C97EDB" w:rsidRDefault="00C64113" w:rsidP="00C97EDB">
            <w:pPr>
              <w:spacing w:after="0"/>
              <w:rPr>
                <w:rFonts w:cs="Arial"/>
                <w:sz w:val="16"/>
                <w:szCs w:val="16"/>
              </w:rPr>
            </w:pPr>
            <w:r>
              <w:rPr>
                <w:rFonts w:cs="Arial"/>
                <w:sz w:val="16"/>
                <w:szCs w:val="16"/>
              </w:rPr>
              <w:lastRenderedPageBreak/>
              <w:t xml:space="preserve">All four documents cover the domestic envelope down to a few inches w.c., which spans the &lt; 10 </w:t>
            </w:r>
            <w:proofErr w:type="spellStart"/>
            <w:r>
              <w:rPr>
                <w:rFonts w:cs="Arial"/>
                <w:sz w:val="16"/>
                <w:szCs w:val="16"/>
              </w:rPr>
              <w:t>psig</w:t>
            </w:r>
            <w:proofErr w:type="spellEnd"/>
            <w:r>
              <w:rPr>
                <w:rFonts w:cs="Arial"/>
                <w:sz w:val="16"/>
                <w:szCs w:val="16"/>
              </w:rPr>
              <w:t xml:space="preserve"> scope of this study. The equations are not </w:t>
            </w:r>
            <w:r>
              <w:rPr>
                <w:rFonts w:cs="Arial"/>
                <w:sz w:val="16"/>
                <w:szCs w:val="16"/>
              </w:rPr>
              <w:lastRenderedPageBreak/>
              <w:t>pressure-restricted in form, but the underlying calibration (Cr, friction-factor lumping, EHD regression) is gas-specific.</w:t>
            </w:r>
          </w:p>
        </w:tc>
      </w:tr>
      <w:tr w:rsidR="00B622FE" w:rsidRPr="00801F35" w14:paraId="6DC08485"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261515" w14:textId="77777777" w:rsidR="00B622FE" w:rsidRPr="00C97EDB" w:rsidRDefault="00C64113" w:rsidP="00C97EDB">
            <w:pPr>
              <w:spacing w:after="0"/>
              <w:rPr>
                <w:rFonts w:cs="Arial"/>
                <w:sz w:val="16"/>
                <w:szCs w:val="16"/>
              </w:rPr>
            </w:pPr>
            <w:r>
              <w:rPr>
                <w:rFonts w:cs="Arial"/>
                <w:sz w:val="16"/>
                <w:szCs w:val="16"/>
              </w:rPr>
              <w:lastRenderedPageBreak/>
              <w:t>7</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03954D" w14:textId="77777777" w:rsidR="00B622FE" w:rsidRPr="00C97EDB" w:rsidRDefault="00C64113" w:rsidP="00C97EDB">
            <w:pPr>
              <w:spacing w:after="0"/>
              <w:rPr>
                <w:rFonts w:cs="Arial"/>
                <w:sz w:val="16"/>
                <w:szCs w:val="16"/>
              </w:rPr>
            </w:pPr>
            <w:r>
              <w:rPr>
                <w:rFonts w:cs="Arial"/>
                <w:sz w:val="16"/>
                <w:szCs w:val="16"/>
              </w:rPr>
              <w:t>Allowable pressure-drop values (across the standard’s tables)</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83A088" w14:textId="77777777" w:rsidR="00B622FE" w:rsidRPr="00C97EDB" w:rsidRDefault="00C64113" w:rsidP="00C97EDB">
            <w:pPr>
              <w:spacing w:after="0"/>
              <w:rPr>
                <w:rFonts w:cs="Arial"/>
                <w:sz w:val="16"/>
                <w:szCs w:val="16"/>
              </w:rPr>
            </w:pPr>
            <w:r>
              <w:rPr>
                <w:rFonts w:cs="Arial"/>
                <w:sz w:val="16"/>
                <w:szCs w:val="16"/>
              </w:rPr>
              <w:t>Clause 6.3.2 / Table 6.1: maximum allowable ΔP = 0.5 in w.c. (125 Pa) when supply &lt; 7 in w.c.; = 1 in w.c. (250 Pa) when supply 7–14 in w.c. Annex A low-P tables built at 0.5 in w.c. (A.1, A.8) and 1 in w.c. (A.2, A.9); higher-pressure tables built at fractional drops of inlet (e.g., 17 kPa drop at 34 kPa inlet).</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B28176" w14:textId="77777777" w:rsidR="00B622FE" w:rsidRPr="00C97EDB" w:rsidRDefault="00C64113" w:rsidP="00C97EDB">
            <w:pPr>
              <w:spacing w:after="0"/>
              <w:rPr>
                <w:rFonts w:cs="Arial"/>
                <w:sz w:val="16"/>
                <w:szCs w:val="16"/>
              </w:rPr>
            </w:pPr>
            <w:r>
              <w:rPr>
                <w:rFonts w:cs="Arial"/>
                <w:sz w:val="16"/>
                <w:szCs w:val="16"/>
              </w:rPr>
              <w:t>§402.6: "The design pressure loss in a piping system, from the point of delivery to the inlet connection of all appliances served, shall be such that the supply pressure at each appliance inlet is greater than or equal to the minimum pressure required by the appliance." Tabulated ΔP values: 0.3, 0.5, 1.0, 3.0, 6.0, 17 in w.c. for low-P tables; 1.0, 1.5, 2.0, 3.5 psi for higher-pressure tables. No single fixed cap.</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1D4FAE" w14:textId="77777777" w:rsidR="00B622FE" w:rsidRPr="00C97EDB" w:rsidRDefault="00C64113" w:rsidP="00C97EDB">
            <w:pPr>
              <w:spacing w:after="0"/>
              <w:rPr>
                <w:rFonts w:cs="Arial"/>
                <w:sz w:val="16"/>
                <w:szCs w:val="16"/>
              </w:rPr>
            </w:pPr>
            <w:r>
              <w:rPr>
                <w:rFonts w:cs="Arial"/>
                <w:sz w:val="16"/>
                <w:szCs w:val="16"/>
              </w:rPr>
              <w:t>Same structure as IFGC. §5.4.1 requires ΔP consistent with appliance minimum supply pressure (no fixed cap stated). Tables 6.2(a)–(v) provide the same drop options (0.3, 0.5, 3.0, 6.0 in w.c.; 1.0, 1.5, 2.0, 3.5 psi).</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868872" w14:textId="77777777" w:rsidR="00B622FE" w:rsidRPr="00C97EDB" w:rsidRDefault="00C64113" w:rsidP="00C97EDB">
            <w:pPr>
              <w:spacing w:after="0"/>
              <w:rPr>
                <w:rFonts w:cs="Arial"/>
                <w:sz w:val="16"/>
                <w:szCs w:val="16"/>
              </w:rPr>
            </w:pPr>
            <w:r>
              <w:rPr>
                <w:rFonts w:cs="Arial"/>
                <w:sz w:val="16"/>
                <w:szCs w:val="16"/>
              </w:rPr>
              <w:t xml:space="preserve">Clauses 5.10.1, 5.10.3.2: three explicit acceptance points: 0.5 in WC pressure drop at 0.5 </w:t>
            </w:r>
            <w:proofErr w:type="spellStart"/>
            <w:r>
              <w:rPr>
                <w:rFonts w:cs="Arial"/>
                <w:sz w:val="16"/>
                <w:szCs w:val="16"/>
              </w:rPr>
              <w:t>psig</w:t>
            </w:r>
            <w:proofErr w:type="spellEnd"/>
            <w:r>
              <w:rPr>
                <w:rFonts w:cs="Arial"/>
                <w:sz w:val="16"/>
                <w:szCs w:val="16"/>
              </w:rPr>
              <w:t xml:space="preserve"> inlet; 1.5 psi drop at 2.0 psi inlet; 3.5 psi drop at 5.0 psi inlet. These are the only drops at which CSST products must meet the minimum capacities. The standard does not set a system-level ΔP cap (that is the installation code’s responsibility).</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2D6D22" w14:textId="77777777" w:rsidR="00B622FE" w:rsidRPr="00C97EDB" w:rsidRDefault="00C64113" w:rsidP="00C97EDB">
            <w:pPr>
              <w:spacing w:after="0"/>
              <w:rPr>
                <w:rFonts w:cs="Arial"/>
                <w:sz w:val="16"/>
                <w:szCs w:val="16"/>
              </w:rPr>
            </w:pPr>
            <w:r>
              <w:rPr>
                <w:rFonts w:cs="Arial"/>
                <w:sz w:val="16"/>
                <w:szCs w:val="16"/>
              </w:rPr>
              <w:t>Pressure-drop allowance is a system-design parameter, not gas-specific in itself, and so transfers cleanly to H</w:t>
            </w:r>
            <w:del w:id="5905" w:author="Sean de Noronha | DRG" w:date="2026-09-28T16:47:00Z" w16du:dateUtc="2026-09-28T14:47:00Z">
              <w:r>
                <w:rPr>
                  <w:rFonts w:ascii="Cambria Math" w:hAnsi="Cambria Math" w:cs="Cambria Math"/>
                  <w:sz w:val="16"/>
                  <w:szCs w:val="16"/>
                </w:rPr>
                <w:delText>₂</w:delText>
              </w:r>
            </w:del>
            <w:ins w:id="5906" w:author="Sean de Noronha | DRG" w:date="2026-09-28T16:47:00Z" w16du:dateUtc="2026-09-28T14:47:00Z">
              <w:r>
                <w:rPr>
                  <w:rFonts w:ascii="Cambria Math" w:hAnsi="Cambria Math" w:cs="Cambria Math"/>
                  <w:sz w:val="16"/>
                  <w:szCs w:val="16"/>
                  <w:vertAlign w:val="subscript"/>
                </w:rPr>
                <w:t>2</w:t>
              </w:r>
            </w:ins>
            <w:r>
              <w:rPr>
                <w:rFonts w:cs="Arial"/>
                <w:sz w:val="16"/>
                <w:szCs w:val="16"/>
              </w:rPr>
              <w:t>. The table capacities (</w:t>
            </w:r>
            <w:proofErr w:type="spellStart"/>
            <w:r>
              <w:rPr>
                <w:rFonts w:cs="Arial"/>
                <w:sz w:val="16"/>
                <w:szCs w:val="16"/>
              </w:rPr>
              <w:t>cfh</w:t>
            </w:r>
            <w:proofErr w:type="spellEnd"/>
            <w:r>
              <w:rPr>
                <w:rFonts w:cs="Arial"/>
                <w:sz w:val="16"/>
                <w:szCs w:val="16"/>
              </w:rPr>
              <w:t>) at a given ΔP are, however, gas-specific and must be regenerated for H</w:t>
            </w:r>
            <w:del w:id="5907" w:author="Sean de Noronha | DRG" w:date="2026-09-28T16:47:00Z" w16du:dateUtc="2026-09-28T14:47:00Z">
              <w:r>
                <w:rPr>
                  <w:rFonts w:ascii="Cambria Math" w:hAnsi="Cambria Math" w:cs="Cambria Math"/>
                  <w:sz w:val="16"/>
                  <w:szCs w:val="16"/>
                </w:rPr>
                <w:delText>₂</w:delText>
              </w:r>
            </w:del>
            <w:ins w:id="5908" w:author="Sean de Noronha | DRG" w:date="2026-09-28T16:47:00Z" w16du:dateUtc="2026-09-28T14:47:00Z">
              <w:r>
                <w:rPr>
                  <w:rFonts w:ascii="Cambria Math" w:hAnsi="Cambria Math" w:cs="Cambria Math"/>
                  <w:sz w:val="16"/>
                  <w:szCs w:val="16"/>
                  <w:vertAlign w:val="subscript"/>
                </w:rPr>
                <w:t>2</w:t>
              </w:r>
            </w:ins>
            <w:r>
              <w:rPr>
                <w:rFonts w:cs="Arial"/>
                <w:sz w:val="16"/>
                <w:szCs w:val="16"/>
              </w:rPr>
              <w:t>.</w:t>
            </w:r>
          </w:p>
        </w:tc>
      </w:tr>
      <w:tr w:rsidR="00B622FE" w:rsidRPr="00801F35" w14:paraId="3F658264"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A8D3FC" w14:textId="77777777" w:rsidR="00B622FE" w:rsidRPr="00C97EDB" w:rsidRDefault="00C64113" w:rsidP="00C97EDB">
            <w:pPr>
              <w:spacing w:after="0"/>
              <w:rPr>
                <w:rFonts w:cs="Arial"/>
                <w:sz w:val="16"/>
                <w:szCs w:val="16"/>
              </w:rPr>
            </w:pPr>
            <w:r>
              <w:rPr>
                <w:rFonts w:cs="Arial"/>
                <w:sz w:val="16"/>
                <w:szCs w:val="16"/>
              </w:rPr>
              <w:t>8</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D93328" w14:textId="77777777" w:rsidR="00B622FE" w:rsidRPr="00C97EDB" w:rsidRDefault="00C64113" w:rsidP="00C97EDB">
            <w:pPr>
              <w:spacing w:after="0"/>
              <w:rPr>
                <w:rFonts w:cs="Arial"/>
                <w:sz w:val="16"/>
                <w:szCs w:val="16"/>
              </w:rPr>
            </w:pPr>
            <w:r>
              <w:rPr>
                <w:rFonts w:cs="Arial"/>
                <w:sz w:val="16"/>
                <w:szCs w:val="16"/>
              </w:rPr>
              <w:t>Diameter range of the tables</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8C3962" w14:textId="77777777" w:rsidR="00B622FE" w:rsidRPr="00C97EDB" w:rsidRDefault="00C64113" w:rsidP="00C97EDB">
            <w:pPr>
              <w:spacing w:after="0"/>
              <w:rPr>
                <w:rFonts w:cs="Arial"/>
                <w:sz w:val="16"/>
                <w:szCs w:val="16"/>
              </w:rPr>
            </w:pPr>
            <w:r>
              <w:rPr>
                <w:rFonts w:cs="Arial"/>
                <w:sz w:val="16"/>
                <w:szCs w:val="16"/>
              </w:rPr>
              <w:t>Annex A Sch 40 tables (A.1–A.7): NPS 1/2 to NPS 4 (lower-pressure) extending to larger sizes in higher-pressure tables. Copper-tubing tables (A.8–A.14): NPS 3/8 through NPS 1 nominal. Table A.16 lists fitting equivalent lengths from NPS 3/8 to NPS 12+.</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8232C0" w14:textId="77777777" w:rsidR="00B622FE" w:rsidRPr="00C97EDB" w:rsidRDefault="00C64113" w:rsidP="00C97EDB">
            <w:pPr>
              <w:spacing w:after="0"/>
              <w:rPr>
                <w:rFonts w:cs="Arial"/>
                <w:sz w:val="16"/>
                <w:szCs w:val="16"/>
              </w:rPr>
            </w:pPr>
            <w:r>
              <w:rPr>
                <w:rFonts w:cs="Arial"/>
                <w:sz w:val="16"/>
                <w:szCs w:val="16"/>
              </w:rPr>
              <w:t>Tables 402.4(1)</w:t>
            </w:r>
            <w:proofErr w:type="gramStart"/>
            <w:r>
              <w:rPr>
                <w:rFonts w:cs="Arial"/>
                <w:sz w:val="16"/>
                <w:szCs w:val="16"/>
              </w:rPr>
              <w:t>–(</w:t>
            </w:r>
            <w:proofErr w:type="gramEnd"/>
            <w:r>
              <w:rPr>
                <w:rFonts w:cs="Arial"/>
                <w:sz w:val="16"/>
                <w:szCs w:val="16"/>
              </w:rPr>
              <w:t>8): NPS 1/2 to NPS 12 (actual ID 0.622 to 11.938 in). CSST tables 402.4(15)</w:t>
            </w:r>
            <w:proofErr w:type="gramStart"/>
            <w:r>
              <w:rPr>
                <w:rFonts w:cs="Arial"/>
                <w:sz w:val="16"/>
                <w:szCs w:val="16"/>
              </w:rPr>
              <w:t>–(</w:t>
            </w:r>
            <w:proofErr w:type="gramEnd"/>
            <w:r>
              <w:rPr>
                <w:rFonts w:cs="Arial"/>
                <w:sz w:val="16"/>
                <w:szCs w:val="16"/>
              </w:rPr>
              <w:t>22): EHD 13 to EHD 62 (manufacturer-specific). Copper tubing 402.4(9)</w:t>
            </w:r>
            <w:proofErr w:type="gramStart"/>
            <w:r>
              <w:rPr>
                <w:rFonts w:cs="Arial"/>
                <w:sz w:val="16"/>
                <w:szCs w:val="16"/>
              </w:rPr>
              <w:t>–(</w:t>
            </w:r>
            <w:proofErr w:type="gramEnd"/>
            <w:r>
              <w:rPr>
                <w:rFonts w:cs="Arial"/>
                <w:sz w:val="16"/>
                <w:szCs w:val="16"/>
              </w:rPr>
              <w:t xml:space="preserve">14): </w:t>
            </w:r>
            <w:r>
              <w:rPr>
                <w:rFonts w:cs="Arial"/>
                <w:sz w:val="16"/>
                <w:szCs w:val="16"/>
              </w:rPr>
              <w:lastRenderedPageBreak/>
              <w:t>3/8 through 2 in tube size. Polyethylene 402.4(35)</w:t>
            </w:r>
            <w:proofErr w:type="gramStart"/>
            <w:r>
              <w:rPr>
                <w:rFonts w:cs="Arial"/>
                <w:sz w:val="16"/>
                <w:szCs w:val="16"/>
              </w:rPr>
              <w:t>–(</w:t>
            </w:r>
            <w:proofErr w:type="gramEnd"/>
            <w:r>
              <w:rPr>
                <w:rFonts w:cs="Arial"/>
                <w:sz w:val="16"/>
                <w:szCs w:val="16"/>
              </w:rPr>
              <w:t>37): IPS 1/2 to 4.</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E1DAE6" w14:textId="77777777" w:rsidR="00B622FE" w:rsidRPr="00C97EDB" w:rsidRDefault="00C64113" w:rsidP="00C97EDB">
            <w:pPr>
              <w:spacing w:after="0"/>
              <w:rPr>
                <w:rFonts w:cs="Arial"/>
                <w:sz w:val="16"/>
                <w:szCs w:val="16"/>
              </w:rPr>
            </w:pPr>
            <w:r>
              <w:rPr>
                <w:rFonts w:cs="Arial"/>
                <w:sz w:val="16"/>
                <w:szCs w:val="16"/>
              </w:rPr>
              <w:lastRenderedPageBreak/>
              <w:t>Tables 6.2(a)–6.2(v): NPS 1/2 to NPS 12 for Sch 40 metallic; 3/8 to NPS 2 for semi-rigid copper; EHD 13–62 for CSST; IPS 1/2 to 4 for PE. Same content as IFGC §402.4 tables.</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9779A7" w14:textId="77777777" w:rsidR="00B622FE" w:rsidRPr="00C97EDB" w:rsidRDefault="00C64113" w:rsidP="00C97EDB">
            <w:pPr>
              <w:spacing w:after="0"/>
              <w:rPr>
                <w:rFonts w:cs="Arial"/>
                <w:sz w:val="16"/>
                <w:szCs w:val="16"/>
              </w:rPr>
            </w:pPr>
            <w:r>
              <w:rPr>
                <w:rFonts w:cs="Arial"/>
                <w:sz w:val="16"/>
                <w:szCs w:val="16"/>
              </w:rPr>
              <w:t>Tables 1 a), 1 b), 1 c) and Tables 4, 5, 6: EHD designations 13, 15, 18, 19, 23, 25, 30, 31, 37, 39, 46, 48, 60, 62 (Clause 5.10.1 tables). The EHD is defined (Clause 3) as "a theoretical size that reflects the hydraulic performance of the tubing. It is not a true physical measurement."</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22DC2C" w14:textId="77777777" w:rsidR="00B622FE" w:rsidRPr="00C97EDB" w:rsidRDefault="00C64113" w:rsidP="00C97EDB">
            <w:pPr>
              <w:spacing w:after="0"/>
              <w:rPr>
                <w:rFonts w:cs="Arial"/>
                <w:sz w:val="16"/>
                <w:szCs w:val="16"/>
              </w:rPr>
            </w:pPr>
            <w:r>
              <w:rPr>
                <w:rFonts w:cs="Arial"/>
                <w:sz w:val="16"/>
                <w:szCs w:val="16"/>
              </w:rPr>
              <w:t xml:space="preserve">Diameter range across the four standards covers the domestic envelope. Hydraulic </w:t>
            </w:r>
            <w:del w:id="5909" w:author="Sean de Noronha | DRG" w:date="2026-09-23T14:55:00Z">
              <w:r>
                <w:rPr>
                  <w:rFonts w:cs="Arial"/>
                  <w:sz w:val="16"/>
                  <w:szCs w:val="16"/>
                </w:rPr>
                <w:delText>behaviour</w:delText>
              </w:r>
            </w:del>
            <w:ins w:id="5910" w:author="Sean de Noronha | DRG" w:date="2026-09-23T14:55:00Z">
              <w:r>
                <w:rPr>
                  <w:rFonts w:cs="Arial"/>
                  <w:sz w:val="16"/>
                  <w:szCs w:val="16"/>
                </w:rPr>
                <w:t>behavior</w:t>
              </w:r>
            </w:ins>
            <w:r>
              <w:rPr>
                <w:rFonts w:cs="Arial"/>
                <w:sz w:val="16"/>
                <w:szCs w:val="16"/>
              </w:rPr>
              <w:t xml:space="preserve"> at small diameters and low pressures will differ for H</w:t>
            </w:r>
            <w:del w:id="5911" w:author="Sean de Noronha | DRG" w:date="2026-09-28T16:47:00Z" w16du:dateUtc="2026-09-28T14:47:00Z">
              <w:r>
                <w:rPr>
                  <w:rFonts w:ascii="Cambria Math" w:hAnsi="Cambria Math" w:cs="Cambria Math"/>
                  <w:sz w:val="16"/>
                  <w:szCs w:val="16"/>
                </w:rPr>
                <w:delText>₂</w:delText>
              </w:r>
            </w:del>
            <w:ins w:id="5912"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because Reynolds number / friction-factor regime shifts.</w:t>
            </w:r>
          </w:p>
        </w:tc>
      </w:tr>
      <w:tr w:rsidR="00B622FE" w:rsidRPr="00801F35" w14:paraId="7065DB76"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47FA37" w14:textId="77777777" w:rsidR="00B622FE" w:rsidRPr="00C97EDB" w:rsidRDefault="00C64113" w:rsidP="00C97EDB">
            <w:pPr>
              <w:spacing w:after="0"/>
              <w:rPr>
                <w:rFonts w:cs="Arial"/>
                <w:sz w:val="16"/>
                <w:szCs w:val="16"/>
              </w:rPr>
            </w:pPr>
            <w:r>
              <w:rPr>
                <w:rFonts w:cs="Arial"/>
                <w:sz w:val="16"/>
                <w:szCs w:val="16"/>
              </w:rPr>
              <w:t>9</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56D92F" w14:textId="77777777" w:rsidR="00B622FE" w:rsidRPr="00C97EDB" w:rsidRDefault="00C64113" w:rsidP="00C97EDB">
            <w:pPr>
              <w:spacing w:after="0"/>
              <w:rPr>
                <w:rFonts w:cs="Arial"/>
                <w:sz w:val="16"/>
                <w:szCs w:val="16"/>
              </w:rPr>
            </w:pPr>
            <w:r>
              <w:rPr>
                <w:rFonts w:cs="Arial"/>
                <w:sz w:val="16"/>
                <w:szCs w:val="16"/>
              </w:rPr>
              <w:t>Length range of the tables</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D6CBAC" w14:textId="77777777" w:rsidR="00B622FE" w:rsidRPr="00C97EDB" w:rsidRDefault="00C64113" w:rsidP="00C97EDB">
            <w:pPr>
              <w:spacing w:after="0"/>
              <w:rPr>
                <w:rFonts w:cs="Arial"/>
                <w:sz w:val="16"/>
                <w:szCs w:val="16"/>
              </w:rPr>
            </w:pPr>
            <w:r>
              <w:rPr>
                <w:rFonts w:cs="Arial"/>
                <w:sz w:val="16"/>
                <w:szCs w:val="16"/>
              </w:rPr>
              <w:t xml:space="preserve">Annex A Table A.1: 10 to 2000 ft (some tables extend further). Metric counterpart tables: similar range in </w:t>
            </w:r>
            <w:del w:id="5913" w:author="Sean de Noronha | DRG" w:date="2026-09-23T14:55:00Z">
              <w:r>
                <w:rPr>
                  <w:rFonts w:cs="Arial"/>
                  <w:sz w:val="16"/>
                  <w:szCs w:val="16"/>
                </w:rPr>
                <w:delText>metres</w:delText>
              </w:r>
            </w:del>
            <w:ins w:id="5914" w:author="Sean de Noronha | DRG" w:date="2026-09-23T14:55:00Z">
              <w:r>
                <w:rPr>
                  <w:rFonts w:cs="Arial"/>
                  <w:sz w:val="16"/>
                  <w:szCs w:val="16"/>
                </w:rPr>
                <w:t>meters</w:t>
              </w:r>
            </w:ins>
            <w:r>
              <w:rPr>
                <w:rFonts w:cs="Arial"/>
                <w:sz w:val="16"/>
                <w:szCs w:val="16"/>
              </w:rPr>
              <w:t>.</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505908" w14:textId="77777777" w:rsidR="00B622FE" w:rsidRPr="00C97EDB" w:rsidRDefault="00C64113" w:rsidP="00C97EDB">
            <w:pPr>
              <w:spacing w:after="0"/>
              <w:rPr>
                <w:rFonts w:cs="Arial"/>
                <w:sz w:val="16"/>
                <w:szCs w:val="16"/>
              </w:rPr>
            </w:pPr>
            <w:r>
              <w:rPr>
                <w:rFonts w:cs="Arial"/>
                <w:sz w:val="16"/>
                <w:szCs w:val="16"/>
              </w:rPr>
              <w:t>Tables 402.4(1)</w:t>
            </w:r>
            <w:proofErr w:type="gramStart"/>
            <w:r>
              <w:rPr>
                <w:rFonts w:cs="Arial"/>
                <w:sz w:val="16"/>
                <w:szCs w:val="16"/>
              </w:rPr>
              <w:t>–(</w:t>
            </w:r>
            <w:proofErr w:type="gramEnd"/>
            <w:r>
              <w:rPr>
                <w:rFonts w:cs="Arial"/>
                <w:sz w:val="16"/>
                <w:szCs w:val="16"/>
              </w:rPr>
              <w:t>8): 10 to 2000 ft. CSST tables 402.4(15)</w:t>
            </w:r>
            <w:proofErr w:type="gramStart"/>
            <w:r>
              <w:rPr>
                <w:rFonts w:cs="Arial"/>
                <w:sz w:val="16"/>
                <w:szCs w:val="16"/>
              </w:rPr>
              <w:t>–(</w:t>
            </w:r>
            <w:proofErr w:type="gramEnd"/>
            <w:r>
              <w:rPr>
                <w:rFonts w:cs="Arial"/>
                <w:sz w:val="16"/>
                <w:szCs w:val="16"/>
              </w:rPr>
              <w:t>17): 5 to 300 ft.</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744FB0" w14:textId="77777777" w:rsidR="00B622FE" w:rsidRPr="00C97EDB" w:rsidRDefault="00C64113" w:rsidP="00C97EDB">
            <w:pPr>
              <w:spacing w:after="0"/>
              <w:rPr>
                <w:rFonts w:cs="Arial"/>
                <w:sz w:val="16"/>
                <w:szCs w:val="16"/>
              </w:rPr>
            </w:pPr>
            <w:r>
              <w:rPr>
                <w:rFonts w:cs="Arial"/>
                <w:sz w:val="16"/>
                <w:szCs w:val="16"/>
              </w:rPr>
              <w:t>Tables 6.2(a)–(v): 10 to 2000 ft for steel pipe; 5 to 300 ft for CSST tables.</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21ED3A" w14:textId="77777777" w:rsidR="00B622FE" w:rsidRPr="00C97EDB" w:rsidRDefault="00C64113" w:rsidP="00C97EDB">
            <w:pPr>
              <w:spacing w:after="0"/>
              <w:rPr>
                <w:rFonts w:cs="Arial"/>
                <w:sz w:val="16"/>
                <w:szCs w:val="16"/>
              </w:rPr>
            </w:pPr>
            <w:r>
              <w:rPr>
                <w:rFonts w:cs="Arial"/>
                <w:sz w:val="16"/>
                <w:szCs w:val="16"/>
              </w:rPr>
              <w:t>Tables 1 a), 1 b), 1 c) (Clause 5.10.1): tubing length columns at 30, 50, 80, 100, 150, 200, 250 ft. Extended sizing-table set in the manufacturer’s design and installation manual (Annex A.7.1) covers the full range used by the installation codes.</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969F31" w14:textId="77777777" w:rsidR="00B622FE" w:rsidRPr="00C97EDB" w:rsidRDefault="00C64113" w:rsidP="00C97EDB">
            <w:pPr>
              <w:spacing w:after="0"/>
              <w:rPr>
                <w:rFonts w:cs="Arial"/>
                <w:sz w:val="16"/>
                <w:szCs w:val="16"/>
              </w:rPr>
            </w:pPr>
            <w:r>
              <w:rPr>
                <w:rFonts w:cs="Arial"/>
                <w:sz w:val="16"/>
                <w:szCs w:val="16"/>
              </w:rPr>
              <w:t>Equivalent length appears linearly in the ΔH term of the low-P equation and is gas-independent. Length envelope transfers directly to H</w:t>
            </w:r>
            <w:del w:id="5915" w:author="Sean de Noronha | DRG" w:date="2026-09-28T16:47:00Z" w16du:dateUtc="2026-09-28T14:47:00Z">
              <w:r>
                <w:rPr>
                  <w:rFonts w:ascii="Cambria Math" w:hAnsi="Cambria Math" w:cs="Cambria Math"/>
                  <w:sz w:val="16"/>
                  <w:szCs w:val="16"/>
                </w:rPr>
                <w:delText>₂</w:delText>
              </w:r>
            </w:del>
            <w:ins w:id="5916"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only the </w:t>
            </w:r>
            <w:proofErr w:type="spellStart"/>
            <w:r>
              <w:rPr>
                <w:rFonts w:cs="Arial"/>
                <w:sz w:val="16"/>
                <w:szCs w:val="16"/>
              </w:rPr>
              <w:t>cfh</w:t>
            </w:r>
            <w:proofErr w:type="spellEnd"/>
            <w:r>
              <w:rPr>
                <w:rFonts w:cs="Arial"/>
                <w:sz w:val="16"/>
                <w:szCs w:val="16"/>
              </w:rPr>
              <w:t xml:space="preserve"> values change.</w:t>
            </w:r>
          </w:p>
        </w:tc>
      </w:tr>
      <w:tr w:rsidR="00B622FE" w:rsidRPr="00801F35" w14:paraId="09D3E3CF"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A134B5" w14:textId="77777777" w:rsidR="00B622FE" w:rsidRPr="00C97EDB" w:rsidRDefault="00C64113" w:rsidP="00C97EDB">
            <w:pPr>
              <w:spacing w:after="0"/>
              <w:rPr>
                <w:rFonts w:cs="Arial"/>
                <w:sz w:val="16"/>
                <w:szCs w:val="16"/>
              </w:rPr>
            </w:pPr>
            <w:r>
              <w:rPr>
                <w:rFonts w:cs="Arial"/>
                <w:sz w:val="16"/>
                <w:szCs w:val="16"/>
              </w:rPr>
              <w:t>10</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6FBA86" w14:textId="77777777" w:rsidR="00B622FE" w:rsidRPr="00C97EDB" w:rsidRDefault="00C64113" w:rsidP="00C97EDB">
            <w:pPr>
              <w:spacing w:after="0"/>
              <w:rPr>
                <w:rFonts w:cs="Arial"/>
                <w:sz w:val="16"/>
                <w:szCs w:val="16"/>
              </w:rPr>
            </w:pPr>
            <w:r>
              <w:rPr>
                <w:rFonts w:cs="Arial"/>
                <w:sz w:val="16"/>
                <w:szCs w:val="16"/>
              </w:rPr>
              <w:t>Pipe materials addressed by the tables</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539E6B" w14:textId="77777777" w:rsidR="00B622FE" w:rsidRPr="00C97EDB" w:rsidRDefault="00C64113" w:rsidP="00C97EDB">
            <w:pPr>
              <w:spacing w:after="0"/>
              <w:rPr>
                <w:rFonts w:cs="Arial"/>
                <w:sz w:val="16"/>
                <w:szCs w:val="16"/>
              </w:rPr>
            </w:pPr>
            <w:r>
              <w:rPr>
                <w:rFonts w:cs="Arial"/>
                <w:sz w:val="16"/>
                <w:szCs w:val="16"/>
              </w:rPr>
              <w:t>Tables A.1–A.7: Schedule 40 steel pipe AND plastic pipe (combined) for NG / NG-H</w:t>
            </w:r>
            <w:del w:id="5917" w:author="Sean de Noronha | DRG" w:date="2026-09-28T16:47:00Z" w16du:dateUtc="2026-09-28T14:47:00Z">
              <w:r>
                <w:rPr>
                  <w:rFonts w:ascii="Cambria Math" w:hAnsi="Cambria Math" w:cs="Cambria Math"/>
                  <w:sz w:val="16"/>
                  <w:szCs w:val="16"/>
                </w:rPr>
                <w:delText>₂</w:delText>
              </w:r>
            </w:del>
            <w:ins w:id="5918"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blends. Tables A.8–A.14: copper tubing (Type K) for NG / NG-H</w:t>
            </w:r>
            <w:del w:id="5919" w:author="Sean de Noronha | DRG" w:date="2026-09-28T16:47:00Z" w16du:dateUtc="2026-09-28T14:47:00Z">
              <w:r>
                <w:rPr>
                  <w:rFonts w:ascii="Cambria Math" w:hAnsi="Cambria Math" w:cs="Cambria Math"/>
                  <w:sz w:val="16"/>
                  <w:szCs w:val="16"/>
                </w:rPr>
                <w:delText>₂</w:delText>
              </w:r>
            </w:del>
            <w:ins w:id="5920"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blends. CSST: 6.2.22 references CSA/ANSI LC 1/CSA 6.26; CSST is sized by manufacturer per 6.3.2(d).</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F12C63" w14:textId="77777777" w:rsidR="00B622FE" w:rsidRPr="00C97EDB" w:rsidRDefault="00C64113" w:rsidP="00C97EDB">
            <w:pPr>
              <w:spacing w:after="0"/>
              <w:rPr>
                <w:rFonts w:cs="Arial"/>
                <w:sz w:val="16"/>
                <w:szCs w:val="16"/>
              </w:rPr>
            </w:pPr>
            <w:r>
              <w:rPr>
                <w:rFonts w:cs="Arial"/>
                <w:sz w:val="16"/>
                <w:szCs w:val="16"/>
              </w:rPr>
              <w:t>Tables 402.4(1)</w:t>
            </w:r>
            <w:proofErr w:type="gramStart"/>
            <w:r>
              <w:rPr>
                <w:rFonts w:cs="Arial"/>
                <w:sz w:val="16"/>
                <w:szCs w:val="16"/>
              </w:rPr>
              <w:t>–(</w:t>
            </w:r>
            <w:proofErr w:type="gramEnd"/>
            <w:r>
              <w:rPr>
                <w:rFonts w:cs="Arial"/>
                <w:sz w:val="16"/>
                <w:szCs w:val="16"/>
              </w:rPr>
              <w:t>8): Sch 40 metallic pipe (steel, NG). 402.4(9)</w:t>
            </w:r>
            <w:proofErr w:type="gramStart"/>
            <w:r>
              <w:rPr>
                <w:rFonts w:cs="Arial"/>
                <w:sz w:val="16"/>
                <w:szCs w:val="16"/>
              </w:rPr>
              <w:t>–(</w:t>
            </w:r>
            <w:proofErr w:type="gramEnd"/>
            <w:r>
              <w:rPr>
                <w:rFonts w:cs="Arial"/>
                <w:sz w:val="16"/>
                <w:szCs w:val="16"/>
              </w:rPr>
              <w:t>14): semi-rigid copper tubing. 402.4(15)</w:t>
            </w:r>
            <w:proofErr w:type="gramStart"/>
            <w:r>
              <w:rPr>
                <w:rFonts w:cs="Arial"/>
                <w:sz w:val="16"/>
                <w:szCs w:val="16"/>
              </w:rPr>
              <w:t>–(</w:t>
            </w:r>
            <w:proofErr w:type="gramEnd"/>
            <w:r>
              <w:rPr>
                <w:rFonts w:cs="Arial"/>
                <w:sz w:val="16"/>
                <w:szCs w:val="16"/>
              </w:rPr>
              <w:t>22): CSST (EHD-based). 402.4(23)</w:t>
            </w:r>
            <w:proofErr w:type="gramStart"/>
            <w:r>
              <w:rPr>
                <w:rFonts w:cs="Arial"/>
                <w:sz w:val="16"/>
                <w:szCs w:val="16"/>
              </w:rPr>
              <w:t>–(</w:t>
            </w:r>
            <w:proofErr w:type="gramEnd"/>
            <w:r>
              <w:rPr>
                <w:rFonts w:cs="Arial"/>
                <w:sz w:val="16"/>
                <w:szCs w:val="16"/>
              </w:rPr>
              <w:t>34): same materials for propane. 402.4(35)</w:t>
            </w:r>
            <w:proofErr w:type="gramStart"/>
            <w:r>
              <w:rPr>
                <w:rFonts w:cs="Arial"/>
                <w:sz w:val="16"/>
                <w:szCs w:val="16"/>
              </w:rPr>
              <w:t>–(</w:t>
            </w:r>
            <w:proofErr w:type="gramEnd"/>
            <w:r>
              <w:rPr>
                <w:rFonts w:cs="Arial"/>
                <w:sz w:val="16"/>
                <w:szCs w:val="16"/>
              </w:rPr>
              <w:t>37): polyethylene plastic pipe/tubing.</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40B0AD" w14:textId="77777777" w:rsidR="00B622FE" w:rsidRPr="00C97EDB" w:rsidRDefault="00C64113" w:rsidP="00C97EDB">
            <w:pPr>
              <w:spacing w:after="0"/>
              <w:rPr>
                <w:rFonts w:cs="Arial"/>
                <w:sz w:val="16"/>
                <w:szCs w:val="16"/>
              </w:rPr>
            </w:pPr>
            <w:r>
              <w:rPr>
                <w:rFonts w:cs="Arial"/>
                <w:sz w:val="16"/>
                <w:szCs w:val="16"/>
              </w:rPr>
              <w:t>Tables 6.2(a)–(k): Sch 40 steel pipe, NG. 6.2(l)–(p): semi-rigid copper tubing. 6.2(q)–(s): CSST (EHD). 6.2(t)–(v): PE plastic. 6.3 series: same materials for propane.</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C6A71A" w14:textId="77777777" w:rsidR="00B622FE" w:rsidRPr="00C97EDB" w:rsidRDefault="00C64113" w:rsidP="00C97EDB">
            <w:pPr>
              <w:spacing w:after="0"/>
              <w:rPr>
                <w:rFonts w:cs="Arial"/>
                <w:sz w:val="16"/>
                <w:szCs w:val="16"/>
              </w:rPr>
            </w:pPr>
            <w:r>
              <w:rPr>
                <w:rFonts w:cs="Arial"/>
                <w:sz w:val="16"/>
                <w:szCs w:val="16"/>
              </w:rPr>
              <w:t>Corrugated stainless steel tubing only. Clause 4.1.3 (Composition of materials): the CSST tubing is fabricated from austenitic stainless steel; specific composition requirements are set out in the standard. CSST scope is exclusive within this product standard (other materials are out of scope).</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056A83" w14:textId="77777777" w:rsidR="00B622FE" w:rsidRPr="00C97EDB" w:rsidRDefault="00C64113" w:rsidP="00C97EDB">
            <w:pPr>
              <w:spacing w:after="0"/>
              <w:rPr>
                <w:rFonts w:cs="Arial"/>
                <w:sz w:val="16"/>
                <w:szCs w:val="16"/>
              </w:rPr>
            </w:pPr>
            <w:r>
              <w:rPr>
                <w:rFonts w:cs="Arial"/>
                <w:sz w:val="16"/>
                <w:szCs w:val="16"/>
              </w:rPr>
              <w:t>Materials of construction are out of the strict ΔP-and-sizing scope; the sizing equations themselves are written for smooth-wall pipe/tubing. CSST gets its own EHD-based tables which would also need H</w:t>
            </w:r>
            <w:del w:id="5921" w:author="Sean de Noronha | DRG" w:date="2026-09-28T16:47:00Z" w16du:dateUtc="2026-09-28T14:47:00Z">
              <w:r>
                <w:rPr>
                  <w:rFonts w:ascii="Cambria Math" w:hAnsi="Cambria Math" w:cs="Cambria Math"/>
                  <w:sz w:val="16"/>
                  <w:szCs w:val="16"/>
                </w:rPr>
                <w:delText>₂</w:delText>
              </w:r>
            </w:del>
            <w:ins w:id="5922" w:author="Sean de Noronha | DRG" w:date="2026-09-28T16:47:00Z" w16du:dateUtc="2026-09-28T14:47:00Z">
              <w:r>
                <w:rPr>
                  <w:rFonts w:ascii="Cambria Math" w:hAnsi="Cambria Math" w:cs="Cambria Math"/>
                  <w:sz w:val="16"/>
                  <w:szCs w:val="16"/>
                  <w:vertAlign w:val="subscript"/>
                </w:rPr>
                <w:t>2</w:t>
              </w:r>
            </w:ins>
            <w:r>
              <w:rPr>
                <w:rFonts w:cs="Arial"/>
                <w:sz w:val="16"/>
                <w:szCs w:val="16"/>
              </w:rPr>
              <w:t>-specific re-derivation.</w:t>
            </w:r>
          </w:p>
        </w:tc>
      </w:tr>
      <w:tr w:rsidR="00B622FE" w:rsidRPr="00801F35" w14:paraId="6896A67B"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D722DD" w14:textId="77777777" w:rsidR="00B622FE" w:rsidRPr="00C97EDB" w:rsidRDefault="00C64113" w:rsidP="00C97EDB">
            <w:pPr>
              <w:spacing w:after="0"/>
              <w:rPr>
                <w:rFonts w:cs="Arial"/>
                <w:sz w:val="16"/>
                <w:szCs w:val="16"/>
              </w:rPr>
            </w:pPr>
            <w:r>
              <w:rPr>
                <w:rFonts w:cs="Arial"/>
                <w:sz w:val="16"/>
                <w:szCs w:val="16"/>
              </w:rPr>
              <w:t>11</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6147A2" w14:textId="77777777" w:rsidR="00B622FE" w:rsidRPr="00C97EDB" w:rsidRDefault="00C64113" w:rsidP="00C97EDB">
            <w:pPr>
              <w:spacing w:after="0"/>
              <w:rPr>
                <w:rFonts w:cs="Arial"/>
                <w:sz w:val="16"/>
                <w:szCs w:val="16"/>
              </w:rPr>
            </w:pPr>
            <w:r>
              <w:rPr>
                <w:rFonts w:cs="Arial"/>
                <w:sz w:val="16"/>
                <w:szCs w:val="16"/>
              </w:rPr>
              <w:t>CSST sizing method</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05F967" w14:textId="77777777" w:rsidR="00B622FE" w:rsidRPr="00C97EDB" w:rsidRDefault="00C64113" w:rsidP="00C97EDB">
            <w:pPr>
              <w:spacing w:after="0"/>
              <w:rPr>
                <w:rFonts w:cs="Arial"/>
                <w:sz w:val="16"/>
                <w:szCs w:val="16"/>
              </w:rPr>
            </w:pPr>
            <w:r>
              <w:rPr>
                <w:rFonts w:cs="Arial"/>
                <w:sz w:val="16"/>
                <w:szCs w:val="16"/>
              </w:rPr>
              <w:t>Clause 6.2.22: "CSST and associated fittings shall comply with CSA/ANSI LC 1/CSA 6.26." Clauses 6.3.2(d) and 6.3.3(c): "for CSST, by the use of sizing methods and tables supplied by the manufacturer." No EHD-table reproduction in the code text.</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3DBF75" w14:textId="77777777" w:rsidR="00B622FE" w:rsidRPr="00C97EDB" w:rsidRDefault="00C64113" w:rsidP="00C97EDB">
            <w:pPr>
              <w:spacing w:after="0"/>
              <w:rPr>
                <w:rFonts w:cs="Arial"/>
                <w:sz w:val="16"/>
                <w:szCs w:val="16"/>
              </w:rPr>
            </w:pPr>
            <w:r>
              <w:rPr>
                <w:rFonts w:cs="Arial"/>
                <w:sz w:val="16"/>
                <w:szCs w:val="16"/>
              </w:rPr>
              <w:t>§402.4 directs use of Tables 402.4(15)</w:t>
            </w:r>
            <w:proofErr w:type="gramStart"/>
            <w:r>
              <w:rPr>
                <w:rFonts w:cs="Arial"/>
                <w:sz w:val="16"/>
                <w:szCs w:val="16"/>
              </w:rPr>
              <w:t>–(</w:t>
            </w:r>
            <w:proofErr w:type="gramEnd"/>
            <w:r>
              <w:rPr>
                <w:rFonts w:cs="Arial"/>
                <w:sz w:val="16"/>
                <w:szCs w:val="16"/>
              </w:rPr>
              <w:t>22), EHD-indexed. The note below Table 402.4(15) defines EHD. Equivalent fitting allowance: L = 1.3n. §402.3 item 2 invokes manufacturer’s instructions for a listed piping system. Reference: ANSI LC 1/CSA 6.26.</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E6B995" w14:textId="77777777" w:rsidR="00B622FE" w:rsidRPr="00C97EDB" w:rsidRDefault="00C64113" w:rsidP="00C97EDB">
            <w:pPr>
              <w:spacing w:after="0"/>
              <w:rPr>
                <w:rFonts w:cs="Arial"/>
                <w:sz w:val="16"/>
                <w:szCs w:val="16"/>
              </w:rPr>
            </w:pPr>
            <w:r>
              <w:rPr>
                <w:rFonts w:cs="Arial"/>
                <w:sz w:val="16"/>
                <w:szCs w:val="16"/>
              </w:rPr>
              <w:t>Tables 6.2(q)–(s) (NG) and 6.3(p)–(r) (propane): EHD-indexed capacity tables. Same L = 1.3n fitting allowance. CSST defined in Chapter 7 and §5.6.5; product standard ANSI LC 1/CSA 6.26.</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6A46F2" w14:textId="77777777" w:rsidR="00B622FE" w:rsidRPr="00C97EDB" w:rsidRDefault="00C64113" w:rsidP="00C97EDB">
            <w:pPr>
              <w:spacing w:after="0"/>
              <w:rPr>
                <w:rFonts w:cs="Arial"/>
                <w:sz w:val="16"/>
                <w:szCs w:val="16"/>
              </w:rPr>
            </w:pPr>
            <w:r>
              <w:rPr>
                <w:rFonts w:cs="Arial"/>
                <w:sz w:val="16"/>
                <w:szCs w:val="16"/>
              </w:rPr>
              <w:t xml:space="preserve">This is the product standard for CSST. Clause 5.10.3.1: "The EHD for each tubing size shall be determined and assigned as specified in Clause 5.10.3.2." Clause 5.10.3.2 specifies the curve-fit method (y = a </w:t>
            </w:r>
            <w:proofErr w:type="spellStart"/>
            <w:r>
              <w:rPr>
                <w:rFonts w:cs="Arial"/>
                <w:sz w:val="16"/>
                <w:szCs w:val="16"/>
              </w:rPr>
              <w:t>x</w:t>
            </w:r>
            <w:del w:id="5923" w:author="Sean de Noronha | DRG" w:date="2026-09-28T16:47:00Z" w16du:dateUtc="2026-09-28T14:47:00Z">
              <w:r>
                <w:rPr>
                  <w:rFonts w:cs="Arial"/>
                  <w:sz w:val="16"/>
                  <w:szCs w:val="16"/>
                </w:rPr>
                <w:delText>^b</w:delText>
              </w:r>
            </w:del>
            <w:ins w:id="5924" w:author="Sean de Noronha | DRG" w:date="2026-09-28T16:47:00Z" w16du:dateUtc="2026-09-28T14:47:00Z">
              <w:r>
                <w:rPr>
                  <w:rFonts w:cs="Arial"/>
                  <w:sz w:val="16"/>
                  <w:szCs w:val="16"/>
                  <w:vertAlign w:val="superscript"/>
                </w:rPr>
                <w:t>b</w:t>
              </w:r>
            </w:ins>
            <w:proofErr w:type="spellEnd"/>
            <w:r>
              <w:rPr>
                <w:rFonts w:cs="Arial"/>
                <w:sz w:val="16"/>
                <w:szCs w:val="16"/>
              </w:rPr>
              <w:t>, correlation ≥ 0.99) used to assign an EHD label to a tubing line by comparing measured flow capacity against the standard capacity tables (Tables 1 a)–c)). The flow tables include "losses for four 90° bends and two end fittings" by definition.</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308623" w14:textId="77777777" w:rsidR="00B622FE" w:rsidRPr="00C97EDB" w:rsidRDefault="00C64113" w:rsidP="00C97EDB">
            <w:pPr>
              <w:spacing w:after="0"/>
              <w:rPr>
                <w:rFonts w:cs="Arial"/>
                <w:sz w:val="16"/>
                <w:szCs w:val="16"/>
              </w:rPr>
            </w:pPr>
            <w:r>
              <w:rPr>
                <w:rFonts w:cs="Arial"/>
                <w:sz w:val="16"/>
                <w:szCs w:val="16"/>
              </w:rPr>
              <w:t>EHD itself is a hydraulic-equivalence parameter calibrated for NG at SG = 0.60 with empirical bend/end-fitting allowances. CSST capacities for H</w:t>
            </w:r>
            <w:del w:id="5925" w:author="Sean de Noronha | DRG" w:date="2026-09-28T16:47:00Z" w16du:dateUtc="2026-09-28T14:47:00Z">
              <w:r>
                <w:rPr>
                  <w:rFonts w:ascii="Cambria Math" w:hAnsi="Cambria Math" w:cs="Cambria Math"/>
                  <w:sz w:val="16"/>
                  <w:szCs w:val="16"/>
                </w:rPr>
                <w:delText>₂</w:delText>
              </w:r>
            </w:del>
            <w:ins w:id="5926"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cannot be obtained by SG multiplier; manufacturers would need H</w:t>
            </w:r>
            <w:del w:id="5927" w:author="Sean de Noronha | DRG" w:date="2026-09-28T16:47:00Z" w16du:dateUtc="2026-09-28T14:47:00Z">
              <w:r>
                <w:rPr>
                  <w:rFonts w:ascii="Cambria Math" w:hAnsi="Cambria Math" w:cs="Cambria Math"/>
                  <w:sz w:val="16"/>
                  <w:szCs w:val="16"/>
                </w:rPr>
                <w:delText>₂</w:delText>
              </w:r>
            </w:del>
            <w:ins w:id="5928" w:author="Sean de Noronha | DRG" w:date="2026-09-28T16:47:00Z" w16du:dateUtc="2026-09-28T14:47:00Z">
              <w:r>
                <w:rPr>
                  <w:rFonts w:ascii="Cambria Math" w:hAnsi="Cambria Math" w:cs="Cambria Math"/>
                  <w:sz w:val="16"/>
                  <w:szCs w:val="16"/>
                  <w:vertAlign w:val="subscript"/>
                </w:rPr>
                <w:t>2</w:t>
              </w:r>
            </w:ins>
            <w:r>
              <w:rPr>
                <w:rFonts w:cs="Arial"/>
                <w:sz w:val="16"/>
                <w:szCs w:val="16"/>
              </w:rPr>
              <w:t>-specific certification within the LC 1 framework.</w:t>
            </w:r>
          </w:p>
        </w:tc>
      </w:tr>
      <w:tr w:rsidR="00B622FE" w:rsidRPr="00801F35" w14:paraId="34915187"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7DBE9B" w14:textId="77777777" w:rsidR="00B622FE" w:rsidRPr="00C97EDB" w:rsidRDefault="00C64113" w:rsidP="00C97EDB">
            <w:pPr>
              <w:spacing w:after="0"/>
              <w:rPr>
                <w:rFonts w:cs="Arial"/>
                <w:sz w:val="16"/>
                <w:szCs w:val="16"/>
              </w:rPr>
            </w:pPr>
            <w:r>
              <w:rPr>
                <w:rFonts w:cs="Arial"/>
                <w:sz w:val="16"/>
                <w:szCs w:val="16"/>
              </w:rPr>
              <w:t>12</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063F29" w14:textId="77777777" w:rsidR="00B622FE" w:rsidRPr="00C97EDB" w:rsidRDefault="00C64113" w:rsidP="00C97EDB">
            <w:pPr>
              <w:spacing w:after="0"/>
              <w:rPr>
                <w:rFonts w:cs="Arial"/>
                <w:sz w:val="16"/>
                <w:szCs w:val="16"/>
              </w:rPr>
            </w:pPr>
            <w:r>
              <w:rPr>
                <w:rFonts w:cs="Arial"/>
                <w:sz w:val="16"/>
                <w:szCs w:val="16"/>
              </w:rPr>
              <w:t xml:space="preserve">"Other gases" / SG-multiplier provision (only mechanism that </w:t>
            </w:r>
            <w:r>
              <w:rPr>
                <w:rFonts w:cs="Arial"/>
                <w:sz w:val="16"/>
                <w:szCs w:val="16"/>
              </w:rPr>
              <w:lastRenderedPageBreak/>
              <w:t>could mathematically extend the standard to H</w:t>
            </w:r>
            <w:del w:id="5929" w:author="Sean de Noronha | DRG" w:date="2026-09-28T16:47:00Z" w16du:dateUtc="2026-09-28T14:47:00Z">
              <w:r>
                <w:rPr>
                  <w:rFonts w:ascii="Cambria Math" w:hAnsi="Cambria Math" w:cs="Cambria Math"/>
                  <w:sz w:val="16"/>
                  <w:szCs w:val="16"/>
                </w:rPr>
                <w:delText>₂</w:delText>
              </w:r>
            </w:del>
            <w:ins w:id="5930" w:author="Sean de Noronha | DRG" w:date="2026-09-28T16:47:00Z" w16du:dateUtc="2026-09-28T14:47:00Z">
              <w:r>
                <w:rPr>
                  <w:rFonts w:ascii="Cambria Math" w:hAnsi="Cambria Math" w:cs="Cambria Math"/>
                  <w:sz w:val="16"/>
                  <w:szCs w:val="16"/>
                  <w:vertAlign w:val="subscript"/>
                </w:rPr>
                <w:t>2</w:t>
              </w:r>
            </w:ins>
            <w:r>
              <w:rPr>
                <w:rFonts w:cs="Arial"/>
                <w:sz w:val="16"/>
                <w:szCs w:val="16"/>
              </w:rPr>
              <w:t>)</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B1F5A9" w14:textId="77777777" w:rsidR="00B622FE" w:rsidRPr="00C97EDB" w:rsidRDefault="00C64113" w:rsidP="00C97EDB">
            <w:pPr>
              <w:spacing w:after="0"/>
              <w:rPr>
                <w:rFonts w:cs="Arial"/>
                <w:sz w:val="16"/>
                <w:szCs w:val="16"/>
              </w:rPr>
            </w:pPr>
            <w:r>
              <w:rPr>
                <w:rFonts w:cs="Arial"/>
                <w:sz w:val="16"/>
                <w:szCs w:val="16"/>
              </w:rPr>
              <w:lastRenderedPageBreak/>
              <w:t xml:space="preserve">Clause 6.3.6: "Annex A is based on natural gas of 0.60 relative density. For gas having a </w:t>
            </w:r>
            <w:r>
              <w:rPr>
                <w:rFonts w:cs="Arial"/>
                <w:sz w:val="16"/>
                <w:szCs w:val="16"/>
              </w:rPr>
              <w:lastRenderedPageBreak/>
              <w:t>relative density other than 0.60, the multipliers given in Table A.15 in Annex A shall be applied to the capacities listed." Table A.15 multipliers tabulated for S = 0.35 to 2.10. Clause A.2.6: "If the exact relative density does not appear in the table, the next higher value of relative density shown shall be chosen."</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2A5892" w14:textId="77777777" w:rsidR="00B622FE" w:rsidRPr="00C97EDB" w:rsidRDefault="00C64113" w:rsidP="00C97EDB">
            <w:pPr>
              <w:spacing w:after="0"/>
              <w:rPr>
                <w:rFonts w:cs="Arial"/>
                <w:sz w:val="16"/>
                <w:szCs w:val="16"/>
              </w:rPr>
            </w:pPr>
            <w:r>
              <w:rPr>
                <w:rFonts w:cs="Arial"/>
                <w:sz w:val="16"/>
                <w:szCs w:val="16"/>
              </w:rPr>
              <w:lastRenderedPageBreak/>
              <w:t xml:space="preserve">§A102.4 "Natural gas specific gravity": "Gas </w:t>
            </w:r>
            <w:r>
              <w:rPr>
                <w:rFonts w:cs="Arial"/>
                <w:sz w:val="16"/>
                <w:szCs w:val="16"/>
              </w:rPr>
              <w:lastRenderedPageBreak/>
              <w:t>piping systems that are to be supplied with gas of a specific gravity of 0.70 or less can be sized directly from the tables ... unless the code official specifies that a gravity factor be applied." Table A102.4: multipliers for S = 0.35 to 2.10 (e.g., 0.35 → 1.31; 2.10 → 0.54). Multiplier applies to Tables 402.4(1)</w:t>
            </w:r>
            <w:proofErr w:type="gramStart"/>
            <w:r>
              <w:rPr>
                <w:rFonts w:cs="Arial"/>
                <w:sz w:val="16"/>
                <w:szCs w:val="16"/>
              </w:rPr>
              <w:t>–(</w:t>
            </w:r>
            <w:proofErr w:type="gramEnd"/>
            <w:r>
              <w:rPr>
                <w:rFonts w:cs="Arial"/>
                <w:sz w:val="16"/>
                <w:szCs w:val="16"/>
              </w:rPr>
              <w:t>22).</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949C66" w14:textId="77777777" w:rsidR="00B622FE" w:rsidRPr="00C97EDB" w:rsidRDefault="00C64113" w:rsidP="00C97EDB">
            <w:pPr>
              <w:spacing w:after="0"/>
              <w:rPr>
                <w:rFonts w:cs="Arial"/>
                <w:sz w:val="16"/>
                <w:szCs w:val="16"/>
              </w:rPr>
            </w:pPr>
            <w:r>
              <w:rPr>
                <w:rFonts w:cs="Arial"/>
                <w:sz w:val="16"/>
                <w:szCs w:val="16"/>
              </w:rPr>
              <w:lastRenderedPageBreak/>
              <w:t xml:space="preserve">Annex B.3.4: identical provision and identical Table B.3.4: </w:t>
            </w:r>
            <w:r>
              <w:rPr>
                <w:rFonts w:cs="Arial"/>
                <w:sz w:val="16"/>
                <w:szCs w:val="16"/>
              </w:rPr>
              <w:lastRenderedPageBreak/>
              <w:t>multipliers for S = 0.35 to 2.10 (0.35 → 1.31; 2.10 → 0.54). "In case the exact specific gravity does not appear in the table, choose the next higher value specific gravity shown."</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40DA35" w14:textId="77777777" w:rsidR="00B622FE" w:rsidRPr="00C97EDB" w:rsidRDefault="00C64113" w:rsidP="00C97EDB">
            <w:pPr>
              <w:spacing w:after="0"/>
              <w:rPr>
                <w:rFonts w:cs="Arial"/>
                <w:sz w:val="16"/>
                <w:szCs w:val="16"/>
              </w:rPr>
            </w:pPr>
            <w:r>
              <w:rPr>
                <w:rFonts w:cs="Arial"/>
                <w:sz w:val="16"/>
                <w:szCs w:val="16"/>
              </w:rPr>
              <w:lastRenderedPageBreak/>
              <w:t xml:space="preserve">No SG-multiplier provision. LC 1:23 anchors its capacity tables (1 a)–1 c)) to SG </w:t>
            </w:r>
            <w:r>
              <w:rPr>
                <w:rFonts w:cs="Arial"/>
                <w:sz w:val="16"/>
                <w:szCs w:val="16"/>
              </w:rPr>
              <w:lastRenderedPageBreak/>
              <w:t>= 0.60 and does not provide an extension mechanism to other gases.</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0010CE" w14:textId="77777777" w:rsidR="00B622FE" w:rsidRPr="00C97EDB" w:rsidRDefault="00C64113" w:rsidP="00C97EDB">
            <w:pPr>
              <w:spacing w:after="0"/>
              <w:rPr>
                <w:rFonts w:cs="Arial"/>
                <w:sz w:val="16"/>
                <w:szCs w:val="16"/>
              </w:rPr>
            </w:pPr>
            <w:r>
              <w:rPr>
                <w:rFonts w:cs="Arial"/>
                <w:sz w:val="16"/>
                <w:szCs w:val="16"/>
              </w:rPr>
              <w:lastRenderedPageBreak/>
              <w:t>S(H</w:t>
            </w:r>
            <w:del w:id="5931" w:author="Sean de Noronha | DRG" w:date="2026-09-28T16:47:00Z" w16du:dateUtc="2026-09-28T14:47:00Z">
              <w:r>
                <w:rPr>
                  <w:rFonts w:ascii="Cambria Math" w:hAnsi="Cambria Math" w:cs="Cambria Math"/>
                  <w:sz w:val="16"/>
                  <w:szCs w:val="16"/>
                </w:rPr>
                <w:delText>₂</w:delText>
              </w:r>
            </w:del>
            <w:ins w:id="5932"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 0.0696 lies far below the lower bound of the SG-multiplier </w:t>
            </w:r>
            <w:r>
              <w:rPr>
                <w:rFonts w:cs="Arial"/>
                <w:sz w:val="16"/>
                <w:szCs w:val="16"/>
              </w:rPr>
              <w:lastRenderedPageBreak/>
              <w:t>tables (S = 0.35) in all three North-American installation codes. The SG-multiplier mechanism cannot lawfully be extrapolated to H</w:t>
            </w:r>
            <w:del w:id="5933" w:author="Sean de Noronha | DRG" w:date="2026-09-28T16:47:00Z" w16du:dateUtc="2026-09-28T14:47:00Z">
              <w:r>
                <w:rPr>
                  <w:rFonts w:ascii="Cambria Math" w:hAnsi="Cambria Math" w:cs="Cambria Math"/>
                  <w:sz w:val="16"/>
                  <w:szCs w:val="16"/>
                </w:rPr>
                <w:delText>₂</w:delText>
              </w:r>
            </w:del>
            <w:ins w:id="5934" w:author="Sean de Noronha | DRG" w:date="2026-09-28T16:47:00Z" w16du:dateUtc="2026-09-28T14:47:00Z">
              <w:r>
                <w:rPr>
                  <w:rFonts w:ascii="Cambria Math" w:hAnsi="Cambria Math" w:cs="Cambria Math"/>
                  <w:sz w:val="16"/>
                  <w:szCs w:val="16"/>
                  <w:vertAlign w:val="subscript"/>
                </w:rPr>
                <w:t>2</w:t>
              </w:r>
            </w:ins>
            <w:r>
              <w:rPr>
                <w:rFonts w:cs="Arial"/>
                <w:sz w:val="16"/>
                <w:szCs w:val="16"/>
              </w:rPr>
              <w:t>. CSA, IFGC and NFPA 54 SG tables share identical breakpoints and so share the identical extrapolation gap. CSA/ANSI LC 1 has no SG-multiplier provision at all.</w:t>
            </w:r>
          </w:p>
        </w:tc>
      </w:tr>
      <w:tr w:rsidR="00B622FE" w:rsidRPr="00801F35" w14:paraId="3D1CDF56"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F185B5" w14:textId="77777777" w:rsidR="00B622FE" w:rsidRPr="00C97EDB" w:rsidRDefault="00C64113" w:rsidP="00C97EDB">
            <w:pPr>
              <w:spacing w:after="0"/>
              <w:rPr>
                <w:rFonts w:cs="Arial"/>
                <w:sz w:val="16"/>
                <w:szCs w:val="16"/>
              </w:rPr>
            </w:pPr>
            <w:r>
              <w:rPr>
                <w:rFonts w:cs="Arial"/>
                <w:sz w:val="16"/>
                <w:szCs w:val="16"/>
              </w:rPr>
              <w:lastRenderedPageBreak/>
              <w:t>13</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A33D2E" w14:textId="77777777" w:rsidR="00B622FE" w:rsidRPr="00C97EDB" w:rsidRDefault="00C64113" w:rsidP="00C97EDB">
            <w:pPr>
              <w:spacing w:after="0"/>
              <w:rPr>
                <w:rFonts w:cs="Arial"/>
                <w:sz w:val="16"/>
                <w:szCs w:val="16"/>
              </w:rPr>
            </w:pPr>
            <w:r>
              <w:rPr>
                <w:rFonts w:cs="Arial"/>
                <w:sz w:val="16"/>
                <w:szCs w:val="16"/>
              </w:rPr>
              <w:t>Explicit hydrogen mention or hydrogen-applicability statement</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6EF20A" w14:textId="77777777" w:rsidR="00B622FE" w:rsidRPr="00C97EDB" w:rsidRDefault="00C64113" w:rsidP="00C97EDB">
            <w:pPr>
              <w:spacing w:after="0"/>
              <w:rPr>
                <w:rFonts w:cs="Arial"/>
                <w:sz w:val="16"/>
                <w:szCs w:val="16"/>
              </w:rPr>
            </w:pPr>
            <w:r>
              <w:rPr>
                <w:rFonts w:cs="Arial"/>
                <w:sz w:val="16"/>
                <w:szCs w:val="16"/>
              </w:rPr>
              <w:t xml:space="preserve">Yes, partial. Clauses 6.3.2 and 6.3.3 explicitly address "natural gas or hydrogen-natural gas blends" for Tables A.1, A.2, A.8, A.9 (and related). Clause 6.3.8.1: "Natural gas and hydrogen-natural gas blends threaded pipe and fittings less than NPS 1/2 ... shall be Schedule 80." B149.1:25 introduces blend coverage; the sizing tables themselves remain </w:t>
            </w:r>
            <w:del w:id="5935" w:author="Sean de Noronha | DRG" w:date="2026-09-23T14:55:00Z">
              <w:r>
                <w:rPr>
                  <w:rFonts w:cs="Arial"/>
                  <w:sz w:val="16"/>
                  <w:szCs w:val="16"/>
                </w:rPr>
                <w:delText>labelled</w:delText>
              </w:r>
            </w:del>
            <w:ins w:id="5936" w:author="Sean de Noronha | DRG" w:date="2026-09-23T14:55:00Z">
              <w:r>
                <w:rPr>
                  <w:rFonts w:cs="Arial"/>
                  <w:sz w:val="16"/>
                  <w:szCs w:val="16"/>
                </w:rPr>
                <w:t>labeled</w:t>
              </w:r>
            </w:ins>
            <w:r>
              <w:rPr>
                <w:rFonts w:cs="Arial"/>
                <w:sz w:val="16"/>
                <w:szCs w:val="16"/>
              </w:rPr>
              <w:t xml:space="preserve"> for NG at SG 0.60. No coverage of 100% H</w:t>
            </w:r>
            <w:del w:id="5937" w:author="Sean de Noronha | DRG" w:date="2026-09-28T16:47:00Z" w16du:dateUtc="2026-09-28T14:47:00Z">
              <w:r>
                <w:rPr>
                  <w:rFonts w:ascii="Cambria Math" w:hAnsi="Cambria Math" w:cs="Cambria Math"/>
                  <w:sz w:val="16"/>
                  <w:szCs w:val="16"/>
                </w:rPr>
                <w:delText>₂</w:delText>
              </w:r>
            </w:del>
            <w:ins w:id="5938" w:author="Sean de Noronha | DRG" w:date="2026-09-28T16:47:00Z" w16du:dateUtc="2026-09-28T14:47:00Z">
              <w:r>
                <w:rPr>
                  <w:rFonts w:ascii="Cambria Math" w:hAnsi="Cambria Math" w:cs="Cambria Math"/>
                  <w:sz w:val="16"/>
                  <w:szCs w:val="16"/>
                  <w:vertAlign w:val="subscript"/>
                </w:rPr>
                <w:t>2</w:t>
              </w:r>
            </w:ins>
            <w:r>
              <w:rPr>
                <w:rFonts w:cs="Arial"/>
                <w:sz w:val="16"/>
                <w:szCs w:val="16"/>
              </w:rPr>
              <w:t>.</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484BC9" w14:textId="77777777" w:rsidR="00B622FE" w:rsidRPr="00C97EDB" w:rsidRDefault="00C64113" w:rsidP="00C97EDB">
            <w:pPr>
              <w:spacing w:after="0"/>
              <w:rPr>
                <w:rFonts w:cs="Arial"/>
                <w:sz w:val="16"/>
                <w:szCs w:val="16"/>
              </w:rPr>
            </w:pPr>
            <w:r>
              <w:rPr>
                <w:rFonts w:cs="Arial"/>
                <w:sz w:val="16"/>
                <w:szCs w:val="16"/>
              </w:rPr>
              <w:t>No: explicitly out of scope of §402. Hydrogen is treated in a separate chapter: Chapter 7 "Gaseous Hydrogen Systems". Commentary at Chapter 7: "Chapter 7 is specific to gaseous hydrogen generation, storage, distribution and utilization systems". §402 sizing equations do not reference hydrogen.</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905C47" w14:textId="77777777" w:rsidR="00B622FE" w:rsidRPr="00C97EDB" w:rsidRDefault="00C64113" w:rsidP="00C97EDB">
            <w:pPr>
              <w:spacing w:after="0"/>
              <w:rPr>
                <w:rFonts w:cs="Arial"/>
                <w:sz w:val="16"/>
                <w:szCs w:val="16"/>
              </w:rPr>
            </w:pPr>
            <w:r>
              <w:rPr>
                <w:rFonts w:cs="Arial"/>
                <w:sz w:val="16"/>
                <w:szCs w:val="16"/>
              </w:rPr>
              <w:t>No. §1.1.1.2(19): "Fuel gas systems using hydrogen as a fuel" are explicitly excluded from the scope. Commentary at §1.1.1.2(5) and (19) explicitly references NFPA 2 (Hydrogen Technologies Code).</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30C5D2" w14:textId="77777777" w:rsidR="00B622FE" w:rsidRPr="00C97EDB" w:rsidRDefault="00C64113" w:rsidP="00C97EDB">
            <w:pPr>
              <w:spacing w:after="0"/>
              <w:rPr>
                <w:rFonts w:cs="Arial"/>
                <w:sz w:val="16"/>
                <w:szCs w:val="16"/>
              </w:rPr>
            </w:pPr>
            <w:r>
              <w:rPr>
                <w:rFonts w:cs="Arial"/>
                <w:sz w:val="16"/>
                <w:szCs w:val="16"/>
              </w:rPr>
              <w:t>No: explicitly out of scope. Clause 3 fuel-gas definition restricts the scope to natural gas, propane gas-air mixtures, or mixtures of these gases. Hydrogen is not within the definition; no hydrogen reference anywhere in the standard text.</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21BB58" w14:textId="77777777" w:rsidR="00B622FE" w:rsidRPr="00C97EDB" w:rsidRDefault="00C64113" w:rsidP="00C97EDB">
            <w:pPr>
              <w:spacing w:after="0"/>
              <w:rPr>
                <w:rFonts w:cs="Arial"/>
                <w:sz w:val="16"/>
                <w:szCs w:val="16"/>
              </w:rPr>
            </w:pPr>
            <w:r>
              <w:rPr>
                <w:rFonts w:cs="Arial"/>
                <w:sz w:val="16"/>
                <w:szCs w:val="16"/>
              </w:rPr>
              <w:t>Within the four standards, only CSA B149.1:25 mentions hydrogen at the sizing-clause level, and only as NG-blends, not 100% H</w:t>
            </w:r>
            <w:del w:id="5939" w:author="Sean de Noronha | DRG" w:date="2026-09-28T16:47:00Z" w16du:dateUtc="2026-09-28T14:47:00Z">
              <w:r>
                <w:rPr>
                  <w:rFonts w:ascii="Cambria Math" w:hAnsi="Cambria Math" w:cs="Cambria Math"/>
                  <w:sz w:val="16"/>
                  <w:szCs w:val="16"/>
                </w:rPr>
                <w:delText>₂</w:delText>
              </w:r>
            </w:del>
            <w:ins w:id="5940"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IFGC 2021 and NFPA 54-2015 explicitly exclude hydrogen from §402 / Chapter 6 scope. CSA/ANSI LC 1:23 is restricted to fuel gas as defined in Clause 3, which excludes hydrogen. The four standards collectively leave a &lt; 10 </w:t>
            </w:r>
            <w:proofErr w:type="spellStart"/>
            <w:r>
              <w:rPr>
                <w:rFonts w:cs="Arial"/>
                <w:sz w:val="16"/>
                <w:szCs w:val="16"/>
              </w:rPr>
              <w:t>psig</w:t>
            </w:r>
            <w:proofErr w:type="spellEnd"/>
            <w:r>
              <w:rPr>
                <w:rFonts w:cs="Arial"/>
                <w:sz w:val="16"/>
                <w:szCs w:val="16"/>
              </w:rPr>
              <w:t xml:space="preserve"> 100% H</w:t>
            </w:r>
            <w:del w:id="5941" w:author="Sean de Noronha | DRG" w:date="2026-09-28T16:47:00Z" w16du:dateUtc="2026-09-28T14:47:00Z">
              <w:r>
                <w:rPr>
                  <w:rFonts w:ascii="Cambria Math" w:hAnsi="Cambria Math" w:cs="Cambria Math"/>
                  <w:sz w:val="16"/>
                  <w:szCs w:val="16"/>
                </w:rPr>
                <w:delText>₂</w:delText>
              </w:r>
            </w:del>
            <w:ins w:id="5942"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domestic-piping sizing gap.</w:t>
            </w:r>
          </w:p>
        </w:tc>
      </w:tr>
      <w:tr w:rsidR="00B622FE" w:rsidRPr="00801F35" w14:paraId="0F34EA1C"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B0B1D9" w14:textId="77777777" w:rsidR="00B622FE" w:rsidRPr="00C97EDB" w:rsidRDefault="00C64113" w:rsidP="00C97EDB">
            <w:pPr>
              <w:spacing w:after="0"/>
              <w:rPr>
                <w:rFonts w:cs="Arial"/>
                <w:sz w:val="16"/>
                <w:szCs w:val="16"/>
              </w:rPr>
            </w:pPr>
            <w:r>
              <w:rPr>
                <w:rFonts w:cs="Arial"/>
                <w:sz w:val="16"/>
                <w:szCs w:val="16"/>
              </w:rPr>
              <w:t>14</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A38FDF" w14:textId="77777777" w:rsidR="00B622FE" w:rsidRPr="00C97EDB" w:rsidRDefault="00C64113" w:rsidP="00C97EDB">
            <w:pPr>
              <w:spacing w:after="0"/>
              <w:rPr>
                <w:rFonts w:cs="Arial"/>
                <w:sz w:val="16"/>
                <w:szCs w:val="16"/>
              </w:rPr>
            </w:pPr>
            <w:r>
              <w:rPr>
                <w:rFonts w:cs="Arial"/>
                <w:sz w:val="16"/>
                <w:szCs w:val="16"/>
              </w:rPr>
              <w:t>Equivalent length / fitting-loss treatment</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D34723" w14:textId="77777777" w:rsidR="00B622FE" w:rsidRPr="00C97EDB" w:rsidRDefault="00C64113" w:rsidP="00C97EDB">
            <w:pPr>
              <w:spacing w:after="0"/>
              <w:rPr>
                <w:rFonts w:cs="Arial"/>
                <w:sz w:val="16"/>
                <w:szCs w:val="16"/>
              </w:rPr>
            </w:pPr>
            <w:r>
              <w:rPr>
                <w:rFonts w:cs="Arial"/>
                <w:sz w:val="16"/>
                <w:szCs w:val="16"/>
              </w:rPr>
              <w:t>Clause 6.3.7 + Table A.16 (imperial) / A.16b (metric). 90° threaded elbow k = 0.9 (L/D = 30); tee k = 1.8 (L/D = 60); globe valve k = 10 (L/D = 333). For copper/brass valves, increase equivalent length by 45% (Clause A.4). Fitting allowance built into select tables via F = 1.2; tables without F use Table A.16 directly.</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5CDD8F" w14:textId="77777777" w:rsidR="00B622FE" w:rsidRPr="00C97EDB" w:rsidRDefault="00C64113" w:rsidP="00C97EDB">
            <w:pPr>
              <w:spacing w:after="0"/>
              <w:rPr>
                <w:rFonts w:cs="Arial"/>
                <w:sz w:val="16"/>
                <w:szCs w:val="16"/>
              </w:rPr>
            </w:pPr>
            <w:r>
              <w:rPr>
                <w:rFonts w:cs="Arial"/>
                <w:sz w:val="16"/>
                <w:szCs w:val="16"/>
              </w:rPr>
              <w:t xml:space="preserve">§402.4 uses equivalent length L explicitly in </w:t>
            </w:r>
            <w:proofErr w:type="spellStart"/>
            <w:r>
              <w:rPr>
                <w:rFonts w:cs="Arial"/>
                <w:sz w:val="16"/>
                <w:szCs w:val="16"/>
              </w:rPr>
              <w:t>Eqs</w:t>
            </w:r>
            <w:proofErr w:type="spellEnd"/>
            <w:r>
              <w:rPr>
                <w:rFonts w:cs="Arial"/>
                <w:sz w:val="16"/>
                <w:szCs w:val="16"/>
              </w:rPr>
              <w:t xml:space="preserve">. 4-1 and 4-2. Appendix A Table A102.2 provides k-factors and L/D ratios (45° ell k = 0.42, n = 14; 90° ell k = 0.90, n = 30; tee k = 1.80, n </w:t>
            </w:r>
            <w:r>
              <w:rPr>
                <w:rFonts w:cs="Arial"/>
                <w:sz w:val="16"/>
                <w:szCs w:val="16"/>
              </w:rPr>
              <w:lastRenderedPageBreak/>
              <w:t>= 60), and equivalent lengths in feet for NPS 1/2 to NPS 18. "Allowance ... should be considered for any piping run with four or more fittings."</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AC9A9B" w14:textId="77777777" w:rsidR="00B622FE" w:rsidRPr="00C97EDB" w:rsidRDefault="00C64113" w:rsidP="00C97EDB">
            <w:pPr>
              <w:spacing w:after="0"/>
              <w:rPr>
                <w:rFonts w:cs="Arial"/>
                <w:sz w:val="16"/>
                <w:szCs w:val="16"/>
              </w:rPr>
            </w:pPr>
            <w:r>
              <w:rPr>
                <w:rFonts w:cs="Arial"/>
                <w:sz w:val="16"/>
                <w:szCs w:val="16"/>
              </w:rPr>
              <w:lastRenderedPageBreak/>
              <w:t xml:space="preserve">§6.1.2 "Branch length method" (and longest-length method) define L as actual length used with the tables. Annex B Table B.3.2 "Equivalent Lengths of Pipe Fittings and Valves" gives the same k-factors as IFGC Table A102.2. CSST </w:t>
            </w:r>
            <w:r>
              <w:rPr>
                <w:rFonts w:cs="Arial"/>
                <w:sz w:val="16"/>
                <w:szCs w:val="16"/>
              </w:rPr>
              <w:lastRenderedPageBreak/>
              <w:t>footnote to each CSST table: L = 1.3n additional length per extra fitting.</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B3F61D" w14:textId="77777777" w:rsidR="00B622FE" w:rsidRPr="00C97EDB" w:rsidRDefault="00C64113" w:rsidP="00C97EDB">
            <w:pPr>
              <w:spacing w:after="0"/>
              <w:rPr>
                <w:rFonts w:cs="Arial"/>
                <w:sz w:val="16"/>
                <w:szCs w:val="16"/>
              </w:rPr>
            </w:pPr>
            <w:r>
              <w:rPr>
                <w:rFonts w:cs="Arial"/>
                <w:sz w:val="16"/>
                <w:szCs w:val="16"/>
              </w:rPr>
              <w:lastRenderedPageBreak/>
              <w:t xml:space="preserve">Fittings are treated as part of the assembled product. The Tables 1 a)–1 c) include "losses for four 90° bends and two end fittings" baseline (notes below each table). Pressure-drop test method for additional bends in Clause 5.11.2.2: "the </w:t>
            </w:r>
            <w:proofErr w:type="spellStart"/>
            <w:r>
              <w:rPr>
                <w:rFonts w:cs="Arial"/>
                <w:sz w:val="16"/>
                <w:szCs w:val="16"/>
              </w:rPr>
              <w:t>centres</w:t>
            </w:r>
            <w:proofErr w:type="spellEnd"/>
            <w:r>
              <w:rPr>
                <w:rFonts w:cs="Arial"/>
                <w:sz w:val="16"/>
                <w:szCs w:val="16"/>
              </w:rPr>
              <w:t xml:space="preserve"> of the bends shall be spaced 7 ft (2.1 m) apart, starting 7 </w:t>
            </w:r>
            <w:r>
              <w:rPr>
                <w:rFonts w:cs="Arial"/>
                <w:sz w:val="16"/>
                <w:szCs w:val="16"/>
              </w:rPr>
              <w:lastRenderedPageBreak/>
              <w:t>ft (2.1 m) from the end of the tubing."</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F58D27" w14:textId="77777777" w:rsidR="00B622FE" w:rsidRPr="00C97EDB" w:rsidRDefault="00C64113" w:rsidP="00C97EDB">
            <w:pPr>
              <w:spacing w:after="0"/>
              <w:rPr>
                <w:rFonts w:cs="Arial"/>
                <w:sz w:val="16"/>
                <w:szCs w:val="16"/>
              </w:rPr>
            </w:pPr>
            <w:r>
              <w:rPr>
                <w:rFonts w:cs="Arial"/>
                <w:sz w:val="16"/>
                <w:szCs w:val="16"/>
              </w:rPr>
              <w:lastRenderedPageBreak/>
              <w:t>Equivalent-length factors (k, L/D) are geometry-based and are gas-independent in the turbulent-rough regime in which gas-pipe sizing operates. They are reusable for H</w:t>
            </w:r>
            <w:del w:id="5943" w:author="Sean de Noronha | DRG" w:date="2026-09-28T16:47:00Z" w16du:dateUtc="2026-09-28T14:47:00Z">
              <w:r>
                <w:rPr>
                  <w:rFonts w:ascii="Cambria Math" w:hAnsi="Cambria Math" w:cs="Cambria Math"/>
                  <w:sz w:val="16"/>
                  <w:szCs w:val="16"/>
                </w:rPr>
                <w:delText>₂</w:delText>
              </w:r>
            </w:del>
            <w:ins w:id="5944"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in their geometric form, but the Reynolds-number regime check should be </w:t>
            </w:r>
            <w:r>
              <w:rPr>
                <w:rFonts w:cs="Arial"/>
                <w:sz w:val="16"/>
                <w:szCs w:val="16"/>
              </w:rPr>
              <w:lastRenderedPageBreak/>
              <w:t>re-verified for H</w:t>
            </w:r>
            <w:del w:id="5945" w:author="Sean de Noronha | DRG" w:date="2026-09-28T16:47:00Z" w16du:dateUtc="2026-09-28T14:47:00Z">
              <w:r>
                <w:rPr>
                  <w:rFonts w:ascii="Cambria Math" w:hAnsi="Cambria Math" w:cs="Cambria Math"/>
                  <w:sz w:val="16"/>
                  <w:szCs w:val="16"/>
                </w:rPr>
                <w:delText>₂</w:delText>
              </w:r>
            </w:del>
            <w:ins w:id="5946" w:author="Sean de Noronha | DRG" w:date="2026-09-28T16:47:00Z" w16du:dateUtc="2026-09-28T14:47:00Z">
              <w:r>
                <w:rPr>
                  <w:rFonts w:ascii="Cambria Math" w:hAnsi="Cambria Math" w:cs="Cambria Math"/>
                  <w:sz w:val="16"/>
                  <w:szCs w:val="16"/>
                  <w:vertAlign w:val="subscript"/>
                </w:rPr>
                <w:t>2</w:t>
              </w:r>
            </w:ins>
            <w:r>
              <w:rPr>
                <w:rFonts w:cs="Arial"/>
                <w:sz w:val="16"/>
                <w:szCs w:val="16"/>
              </w:rPr>
              <w:t xml:space="preserve"> at typical domestic flows.</w:t>
            </w:r>
          </w:p>
        </w:tc>
      </w:tr>
      <w:tr w:rsidR="00B622FE" w:rsidRPr="00801F35" w14:paraId="3A59BE04" w14:textId="77777777" w:rsidTr="00C97EDB">
        <w:tc>
          <w:tcPr>
            <w:tcW w:w="3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05FEF2" w14:textId="77777777" w:rsidR="00B622FE" w:rsidRPr="00C97EDB" w:rsidRDefault="00C64113" w:rsidP="00C97EDB">
            <w:pPr>
              <w:spacing w:after="0"/>
              <w:rPr>
                <w:rFonts w:cs="Arial"/>
                <w:sz w:val="16"/>
                <w:szCs w:val="16"/>
              </w:rPr>
            </w:pPr>
            <w:r>
              <w:rPr>
                <w:rFonts w:cs="Arial"/>
                <w:sz w:val="16"/>
                <w:szCs w:val="16"/>
              </w:rPr>
              <w:lastRenderedPageBreak/>
              <w:t>15</w:t>
            </w:r>
          </w:p>
        </w:tc>
        <w:tc>
          <w:tcPr>
            <w:tcW w:w="145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1294C2" w14:textId="77777777" w:rsidR="00B622FE" w:rsidRPr="00C97EDB" w:rsidRDefault="00C64113" w:rsidP="00C97EDB">
            <w:pPr>
              <w:spacing w:after="0"/>
              <w:rPr>
                <w:rFonts w:cs="Arial"/>
                <w:sz w:val="16"/>
                <w:szCs w:val="16"/>
              </w:rPr>
            </w:pPr>
            <w:r>
              <w:rPr>
                <w:rFonts w:cs="Arial"/>
                <w:sz w:val="16"/>
                <w:szCs w:val="16"/>
              </w:rPr>
              <w:t>Velocity limits stated (noise/erosion caps; in-scope as a sizing constraint)</w:t>
            </w:r>
          </w:p>
        </w:tc>
        <w:tc>
          <w:tcPr>
            <w:tcW w:w="18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E1A049" w14:textId="77777777" w:rsidR="00B622FE" w:rsidRPr="00C97EDB" w:rsidRDefault="00C64113" w:rsidP="00C97EDB">
            <w:pPr>
              <w:spacing w:after="0"/>
              <w:rPr>
                <w:rFonts w:cs="Arial"/>
                <w:sz w:val="16"/>
                <w:szCs w:val="16"/>
              </w:rPr>
            </w:pPr>
            <w:r>
              <w:rPr>
                <w:rFonts w:cs="Arial"/>
                <w:sz w:val="16"/>
                <w:szCs w:val="16"/>
              </w:rPr>
              <w:t>Not addressed. Clause 6.3 and Annex A do not specify a maximum gas velocity for sizing.</w:t>
            </w:r>
          </w:p>
        </w:tc>
        <w:tc>
          <w:tcPr>
            <w:tcW w:w="13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CEC0C7" w14:textId="77777777" w:rsidR="00B622FE" w:rsidRPr="00C97EDB" w:rsidRDefault="00C64113" w:rsidP="00C97EDB">
            <w:pPr>
              <w:spacing w:after="0"/>
              <w:rPr>
                <w:rFonts w:cs="Arial"/>
                <w:sz w:val="16"/>
                <w:szCs w:val="16"/>
              </w:rPr>
            </w:pPr>
            <w:r>
              <w:rPr>
                <w:rFonts w:cs="Arial"/>
                <w:sz w:val="16"/>
                <w:szCs w:val="16"/>
              </w:rPr>
              <w:t>Not addressed. §402 sets sizing by appliance pressure requirement, not velocity. No noise- or erosion-based velocity cap.</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C644DF" w14:textId="77777777" w:rsidR="00B622FE" w:rsidRPr="00C97EDB" w:rsidRDefault="00C64113" w:rsidP="00C97EDB">
            <w:pPr>
              <w:spacing w:after="0"/>
              <w:rPr>
                <w:rFonts w:cs="Arial"/>
                <w:sz w:val="16"/>
                <w:szCs w:val="16"/>
              </w:rPr>
            </w:pPr>
            <w:r>
              <w:rPr>
                <w:rFonts w:cs="Arial"/>
                <w:sz w:val="16"/>
                <w:szCs w:val="16"/>
              </w:rPr>
              <w:t>Not addressed. Chapter 6 sets sizing by appliance pressure requirement, not velocity. Commentary discusses flue-gas velocity but not fuel-piping velocity limits.</w:t>
            </w:r>
          </w:p>
        </w:tc>
        <w:tc>
          <w:tcPr>
            <w:tcW w:w="13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4CE9CB" w14:textId="77777777" w:rsidR="00B622FE" w:rsidRPr="00C97EDB" w:rsidRDefault="00C64113" w:rsidP="00C97EDB">
            <w:pPr>
              <w:spacing w:after="0"/>
              <w:rPr>
                <w:rFonts w:cs="Arial"/>
                <w:sz w:val="16"/>
                <w:szCs w:val="16"/>
              </w:rPr>
            </w:pPr>
            <w:r>
              <w:rPr>
                <w:rFonts w:cs="Arial"/>
                <w:sz w:val="16"/>
                <w:szCs w:val="16"/>
              </w:rPr>
              <w:t>Not addressed at fluid-velocity level. Flow capacity is the primary acceptance metric (</w:t>
            </w:r>
            <w:proofErr w:type="spellStart"/>
            <w:r>
              <w:rPr>
                <w:rFonts w:cs="Arial"/>
                <w:sz w:val="16"/>
                <w:szCs w:val="16"/>
              </w:rPr>
              <w:t>cfh</w:t>
            </w:r>
            <w:proofErr w:type="spellEnd"/>
            <w:r>
              <w:rPr>
                <w:rFonts w:cs="Arial"/>
                <w:sz w:val="16"/>
                <w:szCs w:val="16"/>
              </w:rPr>
              <w:t>).</w:t>
            </w:r>
          </w:p>
        </w:tc>
        <w:tc>
          <w:tcPr>
            <w:tcW w:w="14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B1CEDD" w14:textId="77777777" w:rsidR="00B622FE" w:rsidRPr="00C97EDB" w:rsidRDefault="00C64113" w:rsidP="00C97EDB">
            <w:pPr>
              <w:spacing w:after="0"/>
              <w:rPr>
                <w:rFonts w:cs="Arial"/>
                <w:sz w:val="16"/>
                <w:szCs w:val="16"/>
              </w:rPr>
            </w:pPr>
            <w:r>
              <w:rPr>
                <w:rFonts w:cs="Arial"/>
                <w:sz w:val="16"/>
                <w:szCs w:val="16"/>
              </w:rPr>
              <w:t>Absence of a velocity limit is consistent across all four standards. For H</w:t>
            </w:r>
            <w:del w:id="5947" w:author="Sean de Noronha | DRG" w:date="2026-09-28T16:47:00Z" w16du:dateUtc="2026-09-28T14:47:00Z">
              <w:r>
                <w:rPr>
                  <w:rFonts w:ascii="Cambria Math" w:hAnsi="Cambria Math" w:cs="Cambria Math"/>
                  <w:sz w:val="16"/>
                  <w:szCs w:val="16"/>
                </w:rPr>
                <w:delText>₂</w:delText>
              </w:r>
            </w:del>
            <w:ins w:id="5948" w:author="Sean de Noronha | DRG" w:date="2026-09-28T16:47:00Z" w16du:dateUtc="2026-09-28T14:47:00Z">
              <w:r>
                <w:rPr>
                  <w:rFonts w:ascii="Cambria Math" w:hAnsi="Cambria Math" w:cs="Cambria Math"/>
                  <w:sz w:val="16"/>
                  <w:szCs w:val="16"/>
                  <w:vertAlign w:val="subscript"/>
                </w:rPr>
                <w:t>2</w:t>
              </w:r>
            </w:ins>
            <w:r>
              <w:rPr>
                <w:rFonts w:cs="Arial"/>
                <w:sz w:val="16"/>
                <w:szCs w:val="16"/>
              </w:rPr>
              <w:t>, density is about 9 times lower than NG, so for the same energy throughput volumetric flow rises about 3 times and velocity rises proportionally. A velocity check (</w:t>
            </w:r>
            <w:del w:id="5949" w:author="Sean de Noronha | DRG" w:date="2026-09-29T14:26:00Z" w16du:dateUtc="2026-09-29T12:26:00Z">
              <w:r>
                <w:rPr>
                  <w:rFonts w:cs="Arial"/>
                  <w:sz w:val="16"/>
                  <w:szCs w:val="16"/>
                </w:rPr>
                <w:delText>practitioner screening values roughly 60 to 130 ft/s (20 to 40 m/s), with no agreed limit</w:delText>
              </w:r>
            </w:del>
            <w:ins w:id="5950" w:author="Sean de Noronha | DRG" w:date="2026-09-29T14:26:00Z" w16du:dateUtc="2026-09-29T12:26:00Z">
              <w:r>
                <w:rPr>
                  <w:rFonts w:cs="Arial"/>
                  <w:sz w:val="16"/>
                  <w:szCs w:val="16"/>
                </w:rPr>
                <w:t>the 20 to 40 m/s values often quoted apply to natural-gas distribution mains</w:t>
              </w:r>
            </w:ins>
            <w:r>
              <w:rPr>
                <w:rFonts w:cs="Arial"/>
                <w:sz w:val="16"/>
                <w:szCs w:val="16"/>
              </w:rPr>
              <w:t>; see §3.4.3) is not a code requirement but is a practical design consideration the four standards do not address.</w:t>
            </w:r>
          </w:p>
        </w:tc>
      </w:tr>
    </w:tbl>
    <w:p w14:paraId="1FDB6F1B" w14:textId="77777777" w:rsidR="00B622FE" w:rsidRPr="00801F35" w:rsidRDefault="00C64113">
      <w:r>
        <w:t>Sources convention. Every cell in this matrix is a primary extraction from the standard’s text as published: CSA B149.1:25, IFGC 2021, NFPA 54-2015 Handbook, and CSA/ANSI LC 1:23 / CSA 6.26:23. Cell content is a clause-cited extract or faithful paraphrase; quotation marks mark verbatim text.</w:t>
      </w:r>
    </w:p>
    <w:p w14:paraId="40421582" w14:textId="77777777" w:rsidR="00976B66" w:rsidRPr="00801F35" w:rsidRDefault="00C64113">
      <w:pPr>
        <w:pStyle w:val="CSAAppendix1"/>
      </w:pPr>
      <w:bookmarkStart w:id="5951" w:name="_Toc241507008"/>
      <w:r>
        <w:t>Hydrogen Sizing Equations – Detailed Derivations</w:t>
      </w:r>
      <w:bookmarkEnd w:id="5951"/>
    </w:p>
    <w:p w14:paraId="69113D6E" w14:textId="77777777" w:rsidR="00C64113" w:rsidRDefault="00C64113">
      <w:r>
        <w:rPr>
          <w:rFonts w:cs="Arial"/>
        </w:rPr>
        <w:t xml:space="preserve">§3.5.1 identifies the Polyflo equation as the General Flow Equation closed under a power-law friction assumption, and states that all three of its published constants follow from the single parameter n. This appendix carries out that derivation in full, defines every term entering it, and shows why the </w:t>
      </w:r>
      <w:ins w:id="5952" w:author="Sean de Noronha | DRG" w:date="2026-09-28T14:00:00Z">
        <w:r>
          <w:rPr>
            <w:rFonts w:cs="Arial"/>
          </w:rPr>
          <w:t xml:space="preserve">trends in the </w:t>
        </w:r>
      </w:ins>
      <w:r>
        <w:rPr>
          <w:rFonts w:cs="Arial"/>
        </w:rPr>
        <w:t xml:space="preserve">friction factors back-calculated in §3.5.2 do not depend on the diameter </w:t>
      </w:r>
      <w:del w:id="5953" w:author="Sean de Noronha | DRG" w:date="2026-09-28T14:00:00Z">
        <w:r>
          <w:rPr>
            <w:rFonts w:cs="Arial"/>
          </w:rPr>
          <w:delText xml:space="preserve">convention </w:delText>
        </w:r>
      </w:del>
      <w:r>
        <w:rPr>
          <w:rFonts w:cs="Arial"/>
        </w:rPr>
        <w:t>adopted for corrugated tubing.</w:t>
      </w:r>
    </w:p>
    <w:p w14:paraId="5A000004" w14:textId="77777777" w:rsidR="00C64113" w:rsidRDefault="00C64113">
      <w:pPr>
        <w:pStyle w:val="CSAAppendix2"/>
      </w:pPr>
      <w:bookmarkStart w:id="5954" w:name="_Toc241507009"/>
      <w:r>
        <w:rPr>
          <w:rFonts w:cs="Arial"/>
        </w:rPr>
        <w:t>Identifying the friction law</w:t>
      </w:r>
      <w:bookmarkEnd w:id="5954"/>
    </w:p>
    <w:p w14:paraId="556EA2B1" w14:textId="77777777" w:rsidR="00C64113" w:rsidRDefault="00C64113">
      <w:r>
        <w:rPr>
          <w:rFonts w:cs="Arial"/>
        </w:rPr>
        <w:t xml:space="preserve">The Polyflo equation is usually presented as an empirical correlation with fixed exponents. It is not. The General Flow Equation gives Q ∝ </w:t>
      </w:r>
      <w:r>
        <w:rPr>
          <w:rFonts w:cs="Arial"/>
          <w:i/>
        </w:rPr>
        <w:t>f</w:t>
      </w:r>
      <w:r>
        <w:rPr>
          <w:rFonts w:cs="Arial"/>
          <w:vertAlign w:val="superscript"/>
        </w:rPr>
        <w:t>-1/2</w:t>
      </w:r>
      <w:r>
        <w:rPr>
          <w:rFonts w:cs="Arial"/>
        </w:rPr>
        <w:t xml:space="preserve"> · (ΔP</w:t>
      </w:r>
      <w:r>
        <w:rPr>
          <w:rFonts w:cs="Arial"/>
          <w:vertAlign w:val="superscript"/>
        </w:rPr>
        <w:t>2</w:t>
      </w:r>
      <w:r>
        <w:rPr>
          <w:rFonts w:cs="Arial"/>
        </w:rPr>
        <w:t>)</w:t>
      </w:r>
      <w:r>
        <w:rPr>
          <w:rFonts w:cs="Arial"/>
          <w:vertAlign w:val="superscript"/>
        </w:rPr>
        <w:t>1/2</w:t>
      </w:r>
      <w:r>
        <w:rPr>
          <w:rFonts w:cs="Arial"/>
        </w:rPr>
        <w:t xml:space="preserve">. Substituting the power-law friction assumption </w:t>
      </w:r>
      <w:r>
        <w:rPr>
          <w:rFonts w:cs="Arial"/>
          <w:i/>
        </w:rPr>
        <w:t>f</w:t>
      </w:r>
      <w:r>
        <w:rPr>
          <w:rFonts w:cs="Arial"/>
        </w:rPr>
        <w:t xml:space="preserve"> = a</w:t>
      </w:r>
      <w:r>
        <w:rPr>
          <w:rFonts w:cs="Arial"/>
          <w:vertAlign w:val="subscript"/>
        </w:rPr>
        <w:t>0</w:t>
      </w:r>
      <w:r>
        <w:rPr>
          <w:rFonts w:cs="Arial"/>
        </w:rPr>
        <w:t>·</w:t>
      </w:r>
      <w:r>
        <w:rPr>
          <w:rFonts w:cs="Arial"/>
          <w:i/>
        </w:rPr>
        <w:t>Re</w:t>
      </w:r>
      <w:r>
        <w:rPr>
          <w:rFonts w:cs="Arial"/>
          <w:vertAlign w:val="superscript"/>
        </w:rPr>
        <w:t>-n</w:t>
      </w:r>
      <w:r>
        <w:rPr>
          <w:rFonts w:cs="Arial"/>
        </w:rPr>
        <w:t xml:space="preserve"> of Equation (7), with </w:t>
      </w:r>
      <w:r>
        <w:rPr>
          <w:rFonts w:cs="Arial"/>
          <w:i/>
        </w:rPr>
        <w:t>Re</w:t>
      </w:r>
      <w:r>
        <w:rPr>
          <w:rFonts w:cs="Arial"/>
        </w:rPr>
        <w:t xml:space="preserve"> ∝ Q, gives </w:t>
      </w:r>
      <w:r>
        <w:rPr>
          <w:rFonts w:cs="Arial"/>
          <w:i/>
        </w:rPr>
        <w:t>f</w:t>
      </w:r>
      <w:r>
        <w:rPr>
          <w:rFonts w:cs="Arial"/>
        </w:rPr>
        <w:t xml:space="preserve"> ∝ a</w:t>
      </w:r>
      <w:r>
        <w:rPr>
          <w:rFonts w:cs="Arial"/>
          <w:vertAlign w:val="subscript"/>
        </w:rPr>
        <w:t>0</w:t>
      </w:r>
      <w:r>
        <w:rPr>
          <w:rFonts w:cs="Arial"/>
        </w:rPr>
        <w:t>·Q</w:t>
      </w:r>
      <w:r>
        <w:rPr>
          <w:rFonts w:cs="Arial"/>
          <w:vertAlign w:val="superscript"/>
        </w:rPr>
        <w:t>-n</w:t>
      </w:r>
      <w:r>
        <w:rPr>
          <w:rFonts w:cs="Arial"/>
        </w:rPr>
        <w:t>, so</w:t>
      </w:r>
    </w:p>
    <w:p w14:paraId="5A000006" w14:textId="77777777" w:rsidR="00C64113" w:rsidRDefault="00C64113">
      <w:pPr>
        <w:tabs>
          <w:tab w:val="center" w:pos="4680"/>
          <w:tab w:val="right" w:pos="9360"/>
        </w:tabs>
        <w:spacing w:before="120"/>
        <w:rPr>
          <w:rFonts w:cs="Arial"/>
        </w:rPr>
      </w:pPr>
      <w:r>
        <w:tab/>
      </w:r>
      <m:oMath>
        <m:r>
          <w:rPr>
            <w:rFonts w:ascii="Cambria Math" w:hAnsi="Cambria Math"/>
          </w:rPr>
          <m:t xml:space="preserve">Q ∝ </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-1/2</m:t>
            </m:r>
          </m:sup>
        </m:sSubSup>
        <m:r>
          <w:rPr>
            <w:rFonts w:ascii="Cambria Math" w:hAnsi="Cambria Math"/>
          </w:rPr>
          <m:t xml:space="preserve"> · </m:t>
        </m:r>
        <m:sSup>
          <m:sSupPr>
            <m:ctrlPr>
              <w:rPr>
                <w:rFonts w:ascii="Cambria Math" w:hAnsi="Cambria Math"/>
              </w:rPr>
            </m:ctrlPr>
          </m:sSupPr>
          <m:e>
            <m:r>
              <w:rPr>
                <w:rFonts w:ascii="Cambria Math" w:hAnsi="Cambria Math"/>
              </w:rPr>
              <m:t>Q</m:t>
            </m:r>
          </m:e>
          <m:sup>
            <m:r>
              <w:rPr>
                <w:rFonts w:ascii="Cambria Math" w:hAnsi="Cambria Math"/>
              </w:rPr>
              <m:t>n/2</m:t>
            </m:r>
          </m:sup>
        </m:sSup>
        <m:r>
          <w:rPr>
            <w:rFonts w:ascii="Cambria Math" w:hAnsi="Cambria Math"/>
          </w:rPr>
          <m:t xml:space="preserve"> ·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ΔP</m:t>
                    </m:r>
                  </m:e>
                  <m:sup>
                    <m:r>
                      <w:rPr>
                        <w:rFonts w:ascii="Cambria Math" w:hAnsi="Cambria Math"/>
                      </w:rPr>
                      <m:t>2</m:t>
                    </m:r>
                  </m:sup>
                </m:sSup>
              </m:e>
            </m:d>
          </m:e>
          <m:sup>
            <m:r>
              <w:rPr>
                <w:rFonts w:ascii="Cambria Math" w:hAnsi="Cambria Math"/>
              </w:rPr>
              <m:t>1/2</m:t>
            </m:r>
          </m:sup>
        </m:sSup>
      </m:oMath>
      <w:r>
        <w:rPr>
          <w:rFonts w:cs="Arial"/>
        </w:rPr>
        <w:tab/>
        <w:t>(B.1)</w:t>
      </w:r>
    </w:p>
    <w:p w14:paraId="5A000007" w14:textId="77777777" w:rsidR="00C64113" w:rsidRDefault="00C64113">
      <w:pPr>
        <w:tabs>
          <w:tab w:val="center" w:pos="4680"/>
          <w:tab w:val="right" w:pos="9360"/>
        </w:tabs>
        <w:spacing w:before="120"/>
        <w:rPr>
          <w:rFonts w:cs="Arial"/>
        </w:rPr>
      </w:pPr>
      <w:r>
        <w:tab/>
      </w:r>
      <m:oMath>
        <m:sSup>
          <m:sSupPr>
            <m:ctrlPr>
              <w:rPr>
                <w:rFonts w:ascii="Cambria Math" w:hAnsi="Cambria Math"/>
              </w:rPr>
            </m:ctrlPr>
          </m:sSupPr>
          <m:e>
            <m:r>
              <w:rPr>
                <w:rFonts w:ascii="Cambria Math" w:hAnsi="Cambria Math"/>
              </w:rPr>
              <m:t>Q</m:t>
            </m:r>
          </m:e>
          <m:sup>
            <m:r>
              <w:rPr>
                <w:rFonts w:ascii="Cambria Math" w:hAnsi="Cambria Math"/>
              </w:rPr>
              <m:t>1-n/2</m:t>
            </m:r>
          </m:sup>
        </m:sSup>
        <m:r>
          <w:rPr>
            <w:rFonts w:ascii="Cambria Math" w:hAnsi="Cambria Math"/>
          </w:rPr>
          <m:t xml:space="preserve"> ∝ </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-1/2</m:t>
            </m:r>
          </m:sup>
        </m:sSubSup>
        <m:r>
          <w:rPr>
            <w:rFonts w:ascii="Cambria Math" w:hAnsi="Cambria Math"/>
          </w:rPr>
          <m:t xml:space="preserve"> ·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ΔP</m:t>
                    </m:r>
                  </m:e>
                  <m:sup>
                    <m:r>
                      <w:rPr>
                        <w:rFonts w:ascii="Cambria Math" w:hAnsi="Cambria Math"/>
                      </w:rPr>
                      <m:t>2</m:t>
                    </m:r>
                  </m:sup>
                </m:sSup>
              </m:e>
            </m:d>
          </m:e>
          <m:sup>
            <m:r>
              <w:rPr>
                <w:rFonts w:ascii="Cambria Math" w:hAnsi="Cambria Math"/>
              </w:rPr>
              <m:t>1/2</m:t>
            </m:r>
          </m:sup>
        </m:sSup>
      </m:oMath>
      <w:r>
        <w:rPr>
          <w:rFonts w:cs="Arial"/>
        </w:rPr>
        <w:tab/>
        <w:t>(B.2)</w:t>
      </w:r>
    </w:p>
    <w:p w14:paraId="5A000008" w14:textId="77777777" w:rsidR="00C64113" w:rsidRDefault="00C64113">
      <w:pPr>
        <w:tabs>
          <w:tab w:val="center" w:pos="4680"/>
          <w:tab w:val="right" w:pos="9360"/>
        </w:tabs>
        <w:spacing w:before="120"/>
        <w:rPr>
          <w:rFonts w:cs="Arial"/>
        </w:rPr>
      </w:pPr>
      <w:r>
        <w:lastRenderedPageBreak/>
        <w:tab/>
      </w:r>
      <m:oMath>
        <m:r>
          <w:rPr>
            <w:rFonts w:ascii="Cambria Math" w:hAnsi="Cambria Math"/>
          </w:rPr>
          <m:t xml:space="preserve">Q ∝ </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-1/(2-n)</m:t>
            </m:r>
          </m:sup>
        </m:sSubSup>
        <m:r>
          <w:rPr>
            <w:rFonts w:ascii="Cambria Math" w:hAnsi="Cambria Math"/>
          </w:rPr>
          <m:t xml:space="preserve"> ·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ΔP</m:t>
                    </m:r>
                  </m:e>
                  <m:sup>
                    <m:r>
                      <w:rPr>
                        <w:rFonts w:ascii="Cambria Math" w:hAnsi="Cambria Math"/>
                      </w:rPr>
                      <m:t>2</m:t>
                    </m:r>
                  </m:sup>
                </m:sSup>
              </m:e>
            </m:d>
          </m:e>
          <m:sup>
            <m:r>
              <w:rPr>
                <w:rFonts w:ascii="Cambria Math" w:hAnsi="Cambria Math"/>
              </w:rPr>
              <m:t>1/(2(1-n/2))</m:t>
            </m:r>
          </m:sup>
        </m:sSup>
      </m:oMath>
      <w:r>
        <w:rPr>
          <w:rFonts w:cs="Arial"/>
        </w:rPr>
        <w:tab/>
        <w:t>(B.3)</w:t>
      </w:r>
    </w:p>
    <w:p w14:paraId="10643233" w14:textId="77777777" w:rsidR="00C64113" w:rsidRDefault="00C64113">
      <w:r>
        <w:rPr>
          <w:rFonts w:cs="Arial"/>
        </w:rPr>
        <w:t>The exponent on ΔP</w:t>
      </w:r>
      <w:r>
        <w:rPr>
          <w:rFonts w:cs="Arial"/>
          <w:vertAlign w:val="superscript"/>
        </w:rPr>
        <w:t>2</w:t>
      </w:r>
      <w:r>
        <w:rPr>
          <w:rFonts w:cs="Arial"/>
        </w:rPr>
        <w:t xml:space="preserve"> is 1</w:t>
      </w:r>
      <w:proofErr w:type="gramStart"/>
      <w:r>
        <w:rPr>
          <w:rFonts w:cs="Arial"/>
        </w:rPr>
        <w:t>/(</w:t>
      </w:r>
      <w:proofErr w:type="gramEnd"/>
      <w:r>
        <w:rPr>
          <w:rFonts w:cs="Arial"/>
        </w:rPr>
        <w:t>2(1 − n/2)) = 1</w:t>
      </w:r>
      <w:proofErr w:type="gramStart"/>
      <w:r>
        <w:rPr>
          <w:rFonts w:cs="Arial"/>
        </w:rPr>
        <w:t>/(</w:t>
      </w:r>
      <w:proofErr w:type="gramEnd"/>
      <w:r>
        <w:rPr>
          <w:rFonts w:cs="Arial"/>
        </w:rPr>
        <w:t>2 − n). Matching it to the published Polyflo pressure exponent of 0.541 gives 1</w:t>
      </w:r>
      <w:proofErr w:type="gramStart"/>
      <w:r>
        <w:rPr>
          <w:rFonts w:cs="Arial"/>
        </w:rPr>
        <w:t>/(</w:t>
      </w:r>
      <w:proofErr w:type="gramEnd"/>
      <w:r>
        <w:rPr>
          <w:rFonts w:cs="Arial"/>
        </w:rPr>
        <w:t>2 − n) = 0.541, and therefore n = 2 − 1/0.541 = 0.151571.</w:t>
      </w:r>
    </w:p>
    <w:p w14:paraId="5A00000A" w14:textId="77777777" w:rsidR="00C64113" w:rsidRDefault="00C64113">
      <w:r>
        <w:rPr>
          <w:rFonts w:cs="Arial"/>
        </w:rPr>
        <w:t>With n fixed, a</w:t>
      </w:r>
      <w:r>
        <w:rPr>
          <w:rFonts w:cs="Arial"/>
          <w:vertAlign w:val="subscript"/>
        </w:rPr>
        <w:t>0</w:t>
      </w:r>
      <w:r>
        <w:rPr>
          <w:rFonts w:cs="Arial"/>
        </w:rPr>
        <w:t xml:space="preserve"> is verified numerically rather than fitted. The published Polyflo capacities are converted to m</w:t>
      </w:r>
      <w:r>
        <w:rPr>
          <w:rFonts w:cs="Arial"/>
          <w:vertAlign w:val="superscript"/>
        </w:rPr>
        <w:t>3</w:t>
      </w:r>
      <w:r>
        <w:rPr>
          <w:rFonts w:cs="Arial"/>
        </w:rPr>
        <w:t>/day, the Reynolds number is computed from</w:t>
      </w:r>
    </w:p>
    <w:p w14:paraId="5A00000B" w14:textId="77777777" w:rsidR="00C64113" w:rsidRDefault="00C64113">
      <w:pPr>
        <w:tabs>
          <w:tab w:val="center" w:pos="4680"/>
          <w:tab w:val="right" w:pos="9360"/>
        </w:tabs>
        <w:spacing w:before="120"/>
        <w:rPr>
          <w:rFonts w:cs="Arial"/>
        </w:rPr>
      </w:pPr>
      <w:r>
        <w:tab/>
      </w:r>
      <m:oMath>
        <m:r>
          <w:rPr>
            <w:rFonts w:ascii="Cambria Math" w:hAnsi="Cambria Math"/>
          </w:rPr>
          <m:t xml:space="preserve">Re = </m:t>
        </m:r>
        <m:f>
          <m:fPr>
            <m:ctrlPr>
              <w:rPr>
                <w:rFonts w:ascii="Cambria Math" w:hAnsi="Cambria Math"/>
              </w:rPr>
            </m:ctrlPr>
          </m:fPr>
          <m:num>
            <m:r>
              <w:rPr>
                <w:rFonts w:ascii="Cambria Math" w:hAnsi="Cambria Math"/>
              </w:rPr>
              <m:t xml:space="preserve">4 · </m:t>
            </m:r>
            <m:sSub>
              <m:sSubPr>
                <m:ctrlPr>
                  <w:rPr>
                    <w:rFonts w:ascii="Cambria Math" w:hAnsi="Cambria Math"/>
                  </w:rPr>
                </m:ctrlPr>
              </m:sSubPr>
              <m:e>
                <m:r>
                  <w:rPr>
                    <w:rFonts w:ascii="Cambria Math" w:hAnsi="Cambria Math"/>
                  </w:rPr>
                  <m:t>ρ</m:t>
                </m:r>
              </m:e>
              <m:sub>
                <m:r>
                  <w:rPr>
                    <w:rFonts w:ascii="Cambria Math" w:hAnsi="Cambria Math"/>
                  </w:rPr>
                  <m:t>std</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day</m:t>
                </m:r>
              </m:sub>
            </m:sSub>
          </m:num>
          <m:den>
            <m:r>
              <w:rPr>
                <w:rFonts w:ascii="Cambria Math" w:hAnsi="Cambria Math"/>
              </w:rPr>
              <m:t xml:space="preserve">π ·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mm</m:t>
                    </m:r>
                  </m:sub>
                </m:sSub>
                <m:r>
                  <w:rPr>
                    <w:rFonts w:ascii="Cambria Math" w:hAnsi="Cambria Math"/>
                  </w:rPr>
                  <m:t>/1000</m:t>
                </m:r>
              </m:e>
            </m:d>
            <m:r>
              <w:rPr>
                <w:rFonts w:ascii="Cambria Math" w:hAnsi="Cambria Math"/>
              </w:rPr>
              <m:t xml:space="preserve"> · μ · 86400</m:t>
            </m:r>
          </m:den>
        </m:f>
      </m:oMath>
      <w:r>
        <w:rPr>
          <w:rFonts w:cs="Arial"/>
        </w:rPr>
        <w:tab/>
        <w:t>(B.4)</w:t>
      </w:r>
    </w:p>
    <w:p w14:paraId="5A00000C" w14:textId="77777777" w:rsidR="00C64113" w:rsidRDefault="00C64113">
      <w:r>
        <w:rPr>
          <w:rFonts w:cs="Arial"/>
        </w:rPr>
        <w:t xml:space="preserve">and </w:t>
      </w:r>
      <w:r>
        <w:rPr>
          <w:rFonts w:cs="Arial"/>
          <w:i/>
        </w:rPr>
        <w:t>f</w:t>
      </w:r>
      <w:r>
        <w:rPr>
          <w:rFonts w:cs="Arial"/>
        </w:rPr>
        <w:t xml:space="preserve"> is obtained from the General Flow Equation rearranged for friction. If the power-law assumption holds, a</w:t>
      </w:r>
      <w:r>
        <w:rPr>
          <w:rFonts w:cs="Arial"/>
          <w:vertAlign w:val="subscript"/>
        </w:rPr>
        <w:t>0</w:t>
      </w:r>
      <w:r>
        <w:rPr>
          <w:rFonts w:cs="Arial"/>
        </w:rPr>
        <w:t xml:space="preserve"> = </w:t>
      </w:r>
      <w:proofErr w:type="spellStart"/>
      <w:r>
        <w:rPr>
          <w:rFonts w:cs="Arial"/>
          <w:i/>
        </w:rPr>
        <w:t>f</w:t>
      </w:r>
      <w:r>
        <w:rPr>
          <w:rFonts w:cs="Arial"/>
        </w:rPr>
        <w:t>·</w:t>
      </w:r>
      <w:r>
        <w:rPr>
          <w:rFonts w:cs="Arial"/>
          <w:i/>
        </w:rPr>
        <w:t>Re</w:t>
      </w:r>
      <w:r>
        <w:rPr>
          <w:rFonts w:cs="Arial"/>
          <w:vertAlign w:val="superscript"/>
        </w:rPr>
        <w:t>n</w:t>
      </w:r>
      <w:proofErr w:type="spellEnd"/>
      <w:r>
        <w:rPr>
          <w:rFonts w:cs="Arial"/>
        </w:rPr>
        <w:t xml:space="preserve"> must be constant across every cell. It is: the value returns as a</w:t>
      </w:r>
      <w:r>
        <w:rPr>
          <w:rFonts w:cs="Arial"/>
          <w:vertAlign w:val="subscript"/>
        </w:rPr>
        <w:t>0</w:t>
      </w:r>
      <w:r>
        <w:rPr>
          <w:rFonts w:cs="Arial"/>
        </w:rPr>
        <w:t xml:space="preserve"> = 0.140370 throughout Tables A.1 to A.7 of CSA B149.1:25 Annex A, which confirms the assumption and fixes the second constant.</w:t>
      </w:r>
    </w:p>
    <w:p w14:paraId="5A00000D" w14:textId="77777777" w:rsidR="00C64113" w:rsidRDefault="00C64113">
      <w:pPr>
        <w:pStyle w:val="CSAAppendix2"/>
      </w:pPr>
      <w:bookmarkStart w:id="5955" w:name="_Toc241507010"/>
      <w:r>
        <w:rPr>
          <w:rFonts w:cs="Arial"/>
        </w:rPr>
        <w:t xml:space="preserve">Eliminating </w:t>
      </w:r>
      <w:r>
        <w:rPr>
          <w:rFonts w:cs="Arial"/>
          <w:i/>
        </w:rPr>
        <w:t>f</w:t>
      </w:r>
      <w:r>
        <w:rPr>
          <w:rFonts w:cs="Arial"/>
        </w:rPr>
        <w:t xml:space="preserve"> and </w:t>
      </w:r>
      <w:r>
        <w:rPr>
          <w:rFonts w:cs="Arial"/>
          <w:i/>
        </w:rPr>
        <w:t>Re</w:t>
      </w:r>
      <w:bookmarkEnd w:id="5955"/>
    </w:p>
    <w:p w14:paraId="5A00000E" w14:textId="77777777" w:rsidR="00C64113" w:rsidRDefault="00C64113">
      <w:r>
        <w:rPr>
          <w:rFonts w:cs="Arial"/>
        </w:rPr>
        <w:t>Three relations are combined. The General Flow Equation,</w:t>
      </w:r>
    </w:p>
    <w:p w14:paraId="5A00000F" w14:textId="77777777" w:rsidR="00C64113" w:rsidRDefault="00C64113">
      <w:pPr>
        <w:tabs>
          <w:tab w:val="center" w:pos="4680"/>
          <w:tab w:val="right" w:pos="9360"/>
        </w:tabs>
        <w:spacing w:before="120"/>
        <w:rPr>
          <w:rFonts w:cs="Arial"/>
        </w:rPr>
      </w:pPr>
      <w:r>
        <w:tab/>
      </w:r>
      <m:oMath>
        <m:sSub>
          <m:sSubPr>
            <m:ctrlPr>
              <w:rPr>
                <w:rFonts w:ascii="Cambria Math" w:hAnsi="Cambria Math"/>
              </w:rPr>
            </m:ctrlPr>
          </m:sSubPr>
          <m:e>
            <m:r>
              <w:rPr>
                <w:rFonts w:ascii="Cambria Math" w:hAnsi="Cambria Math"/>
              </w:rPr>
              <m:t>Q</m:t>
            </m:r>
          </m:e>
          <m:sub>
            <m:r>
              <w:rPr>
                <w:rFonts w:ascii="Cambria Math" w:hAnsi="Cambria Math"/>
              </w:rPr>
              <m:t>day</m:t>
            </m:r>
          </m:sub>
        </m:sSub>
        <m:r>
          <w:rPr>
            <w:rFonts w:ascii="Cambria Math" w:hAnsi="Cambria Math"/>
          </w:rPr>
          <m:t xml:space="preserve"> = 1.1494×</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b</m:t>
                    </m:r>
                  </m:sub>
                </m:sSub>
              </m:num>
              <m:den>
                <m:sSub>
                  <m:sSubPr>
                    <m:ctrlPr>
                      <w:rPr>
                        <w:rFonts w:ascii="Cambria Math" w:hAnsi="Cambria Math"/>
                      </w:rPr>
                    </m:ctrlPr>
                  </m:sSubPr>
                  <m:e>
                    <m:r>
                      <w:rPr>
                        <w:rFonts w:ascii="Cambria Math" w:hAnsi="Cambria Math"/>
                      </w:rPr>
                      <m:t>P</m:t>
                    </m:r>
                  </m:e>
                  <m:sub>
                    <m:r>
                      <w:rPr>
                        <w:rFonts w:ascii="Cambria Math" w:hAnsi="Cambria Math"/>
                      </w:rPr>
                      <m:t>b</m:t>
                    </m:r>
                  </m:sub>
                </m:sSub>
              </m:den>
            </m:f>
          </m:e>
        </m:d>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2</m:t>
                            </m:r>
                          </m:sup>
                        </m:sSubSup>
                      </m:e>
                    </m:d>
                  </m:num>
                  <m:den>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m:t>
                        </m:r>
                      </m:sub>
                    </m:sSub>
                    <m:r>
                      <w:rPr>
                        <w:rFonts w:ascii="Cambria Math" w:hAnsi="Cambria Math"/>
                      </w:rPr>
                      <m:t>·f</m:t>
                    </m:r>
                  </m:den>
                </m:f>
              </m:e>
            </m:d>
          </m:e>
          <m:sup>
            <m:r>
              <w:rPr>
                <w:rFonts w:ascii="Cambria Math" w:hAnsi="Cambria Math"/>
              </w:rPr>
              <m:t>1/2</m:t>
            </m:r>
          </m:sup>
        </m:sSup>
        <m:r>
          <w:rPr>
            <w:rFonts w:ascii="Cambria Math" w:hAnsi="Cambria Math"/>
          </w:rPr>
          <m:t xml:space="preserve"> · </m:t>
        </m:r>
        <m:sSubSup>
          <m:sSubSupPr>
            <m:ctrlPr>
              <w:rPr>
                <w:rFonts w:ascii="Cambria Math" w:hAnsi="Cambria Math"/>
              </w:rPr>
            </m:ctrlPr>
          </m:sSubSupPr>
          <m:e>
            <m:r>
              <w:rPr>
                <w:rFonts w:ascii="Cambria Math" w:hAnsi="Cambria Math"/>
              </w:rPr>
              <m:t>D</m:t>
            </m:r>
          </m:e>
          <m:sub>
            <m:r>
              <w:rPr>
                <w:rFonts w:ascii="Cambria Math" w:hAnsi="Cambria Math"/>
              </w:rPr>
              <m:t>mm</m:t>
            </m:r>
          </m:sub>
          <m:sup>
            <m:r>
              <w:rPr>
                <w:rFonts w:ascii="Cambria Math" w:hAnsi="Cambria Math"/>
              </w:rPr>
              <m:t>2.5</m:t>
            </m:r>
          </m:sup>
        </m:sSubSup>
      </m:oMath>
      <w:r>
        <w:rPr>
          <w:rFonts w:cs="Arial"/>
        </w:rPr>
        <w:tab/>
        <w:t>(B.5)</w:t>
      </w:r>
    </w:p>
    <w:p w14:paraId="5A000010" w14:textId="77777777" w:rsidR="00C64113" w:rsidRDefault="00C64113">
      <w:r>
        <w:rPr>
          <w:rFonts w:cs="Arial"/>
        </w:rPr>
        <w:t xml:space="preserve">the Reynolds number, in which pressure cancels because Q is taken at standard conditions, so that </w:t>
      </w:r>
      <w:proofErr w:type="spellStart"/>
      <w:r>
        <w:rPr>
          <w:rFonts w:cs="Arial"/>
        </w:rPr>
        <w:t>ρ</w:t>
      </w:r>
      <w:r>
        <w:rPr>
          <w:rFonts w:cs="Arial"/>
          <w:vertAlign w:val="subscript"/>
        </w:rPr>
        <w:t>std</w:t>
      </w:r>
      <w:proofErr w:type="spellEnd"/>
      <w:r>
        <w:rPr>
          <w:rFonts w:cs="Arial"/>
        </w:rPr>
        <w:t xml:space="preserve"> = S·P</w:t>
      </w:r>
      <w:r>
        <w:rPr>
          <w:rFonts w:cs="Arial"/>
          <w:vertAlign w:val="subscript"/>
        </w:rPr>
        <w:t>b</w:t>
      </w:r>
      <w:r>
        <w:rPr>
          <w:rFonts w:cs="Arial"/>
        </w:rPr>
        <w:t>·1000 / (</w:t>
      </w:r>
      <w:proofErr w:type="spellStart"/>
      <w:r>
        <w:rPr>
          <w:rFonts w:cs="Arial"/>
        </w:rPr>
        <w:t>R</w:t>
      </w:r>
      <w:r>
        <w:rPr>
          <w:rFonts w:cs="Arial"/>
          <w:vertAlign w:val="subscript"/>
        </w:rPr>
        <w:t>air</w:t>
      </w:r>
      <w:r>
        <w:rPr>
          <w:rFonts w:cs="Arial"/>
        </w:rPr>
        <w:t>·T</w:t>
      </w:r>
      <w:r>
        <w:rPr>
          <w:rFonts w:cs="Arial"/>
          <w:vertAlign w:val="subscript"/>
        </w:rPr>
        <w:t>b</w:t>
      </w:r>
      <w:proofErr w:type="spellEnd"/>
      <w:r>
        <w:rPr>
          <w:rFonts w:cs="Arial"/>
        </w:rPr>
        <w:t>) is used throughout,</w:t>
      </w:r>
    </w:p>
    <w:p w14:paraId="5A000011" w14:textId="77777777" w:rsidR="00C64113" w:rsidRDefault="00C64113">
      <w:pPr>
        <w:tabs>
          <w:tab w:val="center" w:pos="4680"/>
          <w:tab w:val="right" w:pos="9360"/>
        </w:tabs>
        <w:spacing w:before="120"/>
        <w:rPr>
          <w:rFonts w:cs="Arial"/>
        </w:rPr>
      </w:pPr>
      <w:r>
        <w:tab/>
      </w:r>
      <m:oMath>
        <m:r>
          <w:rPr>
            <w:rFonts w:ascii="Cambria Math" w:hAnsi="Cambria Math"/>
          </w:rPr>
          <m:t xml:space="preserve">Re = </m:t>
        </m:r>
        <m:f>
          <m:fPr>
            <m:ctrlPr>
              <w:rPr>
                <w:rFonts w:ascii="Cambria Math" w:hAnsi="Cambria Math"/>
              </w:rPr>
            </m:ctrlPr>
          </m:fPr>
          <m:num>
            <m:r>
              <w:rPr>
                <w:rFonts w:ascii="Cambria Math" w:hAnsi="Cambria Math"/>
              </w:rPr>
              <m:t>4,000,000·S·</m:t>
            </m:r>
            <m:sSub>
              <m:sSubPr>
                <m:ctrlPr>
                  <w:rPr>
                    <w:rFonts w:ascii="Cambria Math" w:hAnsi="Cambria Math"/>
                  </w:rPr>
                </m:ctrlPr>
              </m:sSubPr>
              <m:e>
                <m:r>
                  <w:rPr>
                    <w:rFonts w:ascii="Cambria Math" w:hAnsi="Cambria Math"/>
                  </w:rPr>
                  <m:t>P</m:t>
                </m:r>
              </m:e>
              <m:sub>
                <m:r>
                  <w:rPr>
                    <w:rFonts w:ascii="Cambria Math" w:hAnsi="Cambria Math"/>
                  </w:rPr>
                  <m:t>b</m:t>
                </m:r>
              </m:sub>
            </m:sSub>
          </m:num>
          <m:den>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air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·μ·86400</m:t>
            </m:r>
          </m:den>
        </m:f>
        <m: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day</m:t>
                    </m:r>
                  </m:sub>
                </m:sSub>
              </m:num>
              <m:den>
                <m:sSub>
                  <m:sSubPr>
                    <m:ctrlPr>
                      <w:rPr>
                        <w:rFonts w:ascii="Cambria Math" w:hAnsi="Cambria Math"/>
                      </w:rPr>
                    </m:ctrlPr>
                  </m:sSubPr>
                  <m:e>
                    <m:r>
                      <w:rPr>
                        <w:rFonts w:ascii="Cambria Math" w:hAnsi="Cambria Math"/>
                      </w:rPr>
                      <m:t>D</m:t>
                    </m:r>
                  </m:e>
                  <m:sub>
                    <m:r>
                      <w:rPr>
                        <w:rFonts w:ascii="Cambria Math" w:hAnsi="Cambria Math"/>
                      </w:rPr>
                      <m:t>mm</m:t>
                    </m:r>
                  </m:sub>
                </m:sSub>
              </m:den>
            </m:f>
          </m:e>
        </m:d>
      </m:oMath>
      <w:r>
        <w:rPr>
          <w:rFonts w:cs="Arial"/>
        </w:rPr>
        <w:tab/>
        <w:t>(B.6)</w:t>
      </w:r>
    </w:p>
    <w:p w14:paraId="5A000012" w14:textId="77777777" w:rsidR="00C64113" w:rsidRDefault="00C64113">
      <w:r>
        <w:rPr>
          <w:rFonts w:cs="Arial"/>
        </w:rPr>
        <w:t xml:space="preserve">and the power-law friction assumption of Equation (7), </w:t>
      </w:r>
      <w:r>
        <w:rPr>
          <w:rFonts w:cs="Arial"/>
          <w:i/>
        </w:rPr>
        <w:t>f</w:t>
      </w:r>
      <w:r>
        <w:rPr>
          <w:rFonts w:cs="Arial"/>
        </w:rPr>
        <w:t xml:space="preserve"> = a</w:t>
      </w:r>
      <w:r>
        <w:rPr>
          <w:rFonts w:cs="Arial"/>
          <w:vertAlign w:val="subscript"/>
        </w:rPr>
        <w:t>0</w:t>
      </w:r>
      <w:r>
        <w:rPr>
          <w:rFonts w:cs="Arial"/>
        </w:rPr>
        <w:t>·</w:t>
      </w:r>
      <w:r>
        <w:rPr>
          <w:rFonts w:cs="Arial"/>
          <w:i/>
        </w:rPr>
        <w:t>Re</w:t>
      </w:r>
      <w:r>
        <w:rPr>
          <w:rFonts w:cs="Arial"/>
          <w:vertAlign w:val="superscript"/>
        </w:rPr>
        <w:t>-n</w:t>
      </w:r>
      <w:r>
        <w:rPr>
          <w:rFonts w:cs="Arial"/>
        </w:rPr>
        <w:t>.</w:t>
      </w:r>
    </w:p>
    <w:p w14:paraId="5A000002" w14:textId="77777777" w:rsidR="00C64113" w:rsidRDefault="00C64113">
      <w:r>
        <w:rPr>
          <w:rFonts w:cs="Arial"/>
          <w:i/>
        </w:rPr>
        <w:t>Step 1. Substitute the Reynolds number into the friction assumption.</w:t>
      </w:r>
      <w:r>
        <w:rPr>
          <w:rFonts w:cs="Arial"/>
        </w:rPr>
        <w:t xml:space="preserve"> Replacing </w:t>
      </w:r>
      <w:r>
        <w:rPr>
          <w:rFonts w:cs="Arial"/>
          <w:i/>
        </w:rPr>
        <w:t>Re</w:t>
      </w:r>
      <w:r>
        <w:rPr>
          <w:rFonts w:cs="Arial"/>
        </w:rPr>
        <w:t xml:space="preserve"> in </w:t>
      </w:r>
      <w:r>
        <w:rPr>
          <w:rFonts w:cs="Arial"/>
          <w:i/>
        </w:rPr>
        <w:t>f</w:t>
      </w:r>
      <w:r>
        <w:rPr>
          <w:rFonts w:cs="Arial"/>
        </w:rPr>
        <w:t xml:space="preserve"> = a</w:t>
      </w:r>
      <w:r>
        <w:rPr>
          <w:rFonts w:cs="Arial"/>
          <w:vertAlign w:val="subscript"/>
        </w:rPr>
        <w:t>0</w:t>
      </w:r>
      <w:r>
        <w:rPr>
          <w:rFonts w:cs="Arial"/>
        </w:rPr>
        <w:t>·</w:t>
      </w:r>
      <w:r>
        <w:rPr>
          <w:rFonts w:cs="Arial"/>
          <w:i/>
        </w:rPr>
        <w:t>Re</w:t>
      </w:r>
      <w:r>
        <w:rPr>
          <w:rFonts w:cs="Arial"/>
          <w:vertAlign w:val="superscript"/>
        </w:rPr>
        <w:t>-n</w:t>
      </w:r>
      <w:r>
        <w:rPr>
          <w:rFonts w:cs="Arial"/>
        </w:rPr>
        <w:t xml:space="preserve"> with Equation (B.6) and distributing the exponent −n across the product gives</w:t>
      </w:r>
    </w:p>
    <w:p w14:paraId="5A000014" w14:textId="77777777" w:rsidR="00C64113" w:rsidRDefault="00C64113">
      <w:pPr>
        <w:tabs>
          <w:tab w:val="center" w:pos="4680"/>
          <w:tab w:val="right" w:pos="9360"/>
        </w:tabs>
        <w:spacing w:before="120"/>
        <w:rPr>
          <w:rFonts w:cs="Arial"/>
        </w:rPr>
      </w:pPr>
      <w:r>
        <w:tab/>
      </w:r>
      <m:oMath>
        <m:r>
          <w:rPr>
            <w:rFonts w:ascii="Cambria Math" w:hAnsi="Cambria Math"/>
          </w:rPr>
          <m:t xml:space="preserve">f =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4,000,000·S·</m:t>
                    </m:r>
                    <m:sSub>
                      <m:sSubPr>
                        <m:ctrlPr>
                          <w:rPr>
                            <w:rFonts w:ascii="Cambria Math" w:hAnsi="Cambria Math"/>
                          </w:rPr>
                        </m:ctrlPr>
                      </m:sSubPr>
                      <m:e>
                        <m:r>
                          <w:rPr>
                            <w:rFonts w:ascii="Cambria Math" w:hAnsi="Cambria Math"/>
                          </w:rPr>
                          <m:t>P</m:t>
                        </m:r>
                      </m:e>
                      <m:sub>
                        <m:r>
                          <w:rPr>
                            <w:rFonts w:ascii="Cambria Math" w:hAnsi="Cambria Math"/>
                          </w:rPr>
                          <m:t>b</m:t>
                        </m:r>
                      </m:sub>
                    </m:sSub>
                  </m:num>
                  <m:den>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air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·μ·86400</m:t>
                    </m:r>
                  </m:den>
                </m:f>
              </m:e>
            </m:d>
          </m:e>
          <m:sup>
            <m:r>
              <w:rPr>
                <w:rFonts w:ascii="Cambria Math" w:hAnsi="Cambria Math"/>
              </w:rPr>
              <m:t>-n</m:t>
            </m:r>
          </m:sup>
        </m:sSup>
        <m:r>
          <w:rPr>
            <w:rFonts w:ascii="Cambria Math" w:hAnsi="Cambria Math"/>
          </w:rPr>
          <m:t xml:space="preserve"> · </m:t>
        </m:r>
        <m:sSubSup>
          <m:sSubSupPr>
            <m:ctrlPr>
              <w:rPr>
                <w:rFonts w:ascii="Cambria Math" w:hAnsi="Cambria Math"/>
              </w:rPr>
            </m:ctrlPr>
          </m:sSubSupPr>
          <m:e>
            <m:r>
              <w:rPr>
                <w:rFonts w:ascii="Cambria Math" w:hAnsi="Cambria Math"/>
              </w:rPr>
              <m:t>D</m:t>
            </m:r>
          </m:e>
          <m:sub>
            <m:r>
              <w:rPr>
                <w:rFonts w:ascii="Cambria Math" w:hAnsi="Cambria Math"/>
              </w:rPr>
              <m:t>mm</m:t>
            </m:r>
          </m:sub>
          <m:sup>
            <m:r>
              <w:rPr>
                <w:rFonts w:ascii="Cambria Math" w:hAnsi="Cambria Math"/>
              </w:rPr>
              <m:t>n</m:t>
            </m:r>
          </m:sup>
        </m:sSubSup>
        <m: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day</m:t>
            </m:r>
          </m:sub>
          <m:sup>
            <m:r>
              <w:rPr>
                <w:rFonts w:ascii="Cambria Math" w:hAnsi="Cambria Math"/>
              </w:rPr>
              <m:t>-n</m:t>
            </m:r>
          </m:sup>
        </m:sSubSup>
      </m:oMath>
      <w:r>
        <w:rPr>
          <w:rFonts w:cs="Arial"/>
        </w:rPr>
        <w:tab/>
        <w:t>(B.7)</w:t>
      </w:r>
    </w:p>
    <w:p w14:paraId="6EE69675" w14:textId="77777777" w:rsidR="00C64113" w:rsidRDefault="00C64113">
      <w:r>
        <w:rPr>
          <w:rFonts w:cs="Arial"/>
          <w:i/>
        </w:rPr>
        <w:t>Step 2. Raise the result to the power −1/2.</w:t>
      </w:r>
      <w:r>
        <w:rPr>
          <w:rFonts w:cs="Arial"/>
        </w:rPr>
        <w:t xml:space="preserve"> Equation (B.5) contains </w:t>
      </w:r>
      <w:r>
        <w:rPr>
          <w:rFonts w:cs="Arial"/>
          <w:i/>
        </w:rPr>
        <w:t>f</w:t>
      </w:r>
      <w:r>
        <w:rPr>
          <w:rFonts w:cs="Arial"/>
          <w:vertAlign w:val="superscript"/>
        </w:rPr>
        <w:t>-1/2</w:t>
      </w:r>
      <w:r>
        <w:rPr>
          <w:rFonts w:cs="Arial"/>
        </w:rPr>
        <w:t>, so the previous result is raised to that power and substituted:</w:t>
      </w:r>
    </w:p>
    <w:p w14:paraId="5A000016" w14:textId="77777777" w:rsidR="00C64113" w:rsidRDefault="00C64113">
      <w:pPr>
        <w:tabs>
          <w:tab w:val="center" w:pos="4680"/>
          <w:tab w:val="right" w:pos="9360"/>
        </w:tabs>
        <w:spacing w:before="120"/>
        <w:rPr>
          <w:rFonts w:cs="Arial"/>
        </w:rPr>
      </w:pPr>
      <w:r>
        <w:tab/>
      </w:r>
      <m:oMath>
        <m:sSup>
          <m:sSupPr>
            <m:ctrlPr>
              <w:rPr>
                <w:rFonts w:ascii="Cambria Math" w:hAnsi="Cambria Math"/>
              </w:rPr>
            </m:ctrlPr>
          </m:sSupPr>
          <m:e>
            <m:r>
              <w:rPr>
                <w:rFonts w:ascii="Cambria Math" w:hAnsi="Cambria Math"/>
              </w:rPr>
              <m:t>f</m:t>
            </m:r>
          </m:e>
          <m:sup>
            <m:r>
              <w:rPr>
                <w:rFonts w:ascii="Cambria Math" w:hAnsi="Cambria Math"/>
              </w:rPr>
              <m:t>-1/2</m:t>
            </m:r>
          </m:sup>
        </m:sSup>
        <m:r>
          <w:rPr>
            <w:rFonts w:ascii="Cambria Math" w:hAnsi="Cambria Math"/>
          </w:rPr>
          <m:t xml:space="preserve"> = </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-1/2</m:t>
            </m:r>
          </m:sup>
        </m:sSubSup>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4,000,000·S·</m:t>
                    </m:r>
                    <m:sSub>
                      <m:sSubPr>
                        <m:ctrlPr>
                          <w:rPr>
                            <w:rFonts w:ascii="Cambria Math" w:hAnsi="Cambria Math"/>
                          </w:rPr>
                        </m:ctrlPr>
                      </m:sSubPr>
                      <m:e>
                        <m:r>
                          <w:rPr>
                            <w:rFonts w:ascii="Cambria Math" w:hAnsi="Cambria Math"/>
                          </w:rPr>
                          <m:t>P</m:t>
                        </m:r>
                      </m:e>
                      <m:sub>
                        <m:r>
                          <w:rPr>
                            <w:rFonts w:ascii="Cambria Math" w:hAnsi="Cambria Math"/>
                          </w:rPr>
                          <m:t>b</m:t>
                        </m:r>
                      </m:sub>
                    </m:sSub>
                  </m:num>
                  <m:den>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air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·μ·86400</m:t>
                    </m:r>
                  </m:den>
                </m:f>
              </m:e>
            </m:d>
          </m:e>
          <m:sup>
            <m:r>
              <w:rPr>
                <w:rFonts w:ascii="Cambria Math" w:hAnsi="Cambria Math"/>
              </w:rPr>
              <m:t>n/2</m:t>
            </m:r>
          </m:sup>
        </m:sSup>
        <m:r>
          <w:rPr>
            <w:rFonts w:ascii="Cambria Math" w:hAnsi="Cambria Math"/>
          </w:rPr>
          <m:t xml:space="preserve"> · </m:t>
        </m:r>
        <m:sSubSup>
          <m:sSubSupPr>
            <m:ctrlPr>
              <w:rPr>
                <w:rFonts w:ascii="Cambria Math" w:hAnsi="Cambria Math"/>
              </w:rPr>
            </m:ctrlPr>
          </m:sSubSupPr>
          <m:e>
            <m:r>
              <w:rPr>
                <w:rFonts w:ascii="Cambria Math" w:hAnsi="Cambria Math"/>
              </w:rPr>
              <m:t>D</m:t>
            </m:r>
          </m:e>
          <m:sub>
            <m:r>
              <w:rPr>
                <w:rFonts w:ascii="Cambria Math" w:hAnsi="Cambria Math"/>
              </w:rPr>
              <m:t>mm</m:t>
            </m:r>
          </m:sub>
          <m:sup>
            <m:r>
              <w:rPr>
                <w:rFonts w:ascii="Cambria Math" w:hAnsi="Cambria Math"/>
              </w:rPr>
              <m:t>-n/2</m:t>
            </m:r>
          </m:sup>
        </m:sSubSup>
        <m: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day</m:t>
            </m:r>
          </m:sub>
          <m:sup>
            <m:r>
              <w:rPr>
                <w:rFonts w:ascii="Cambria Math" w:hAnsi="Cambria Math"/>
              </w:rPr>
              <m:t>n/2</m:t>
            </m:r>
          </m:sup>
        </m:sSubSup>
      </m:oMath>
      <w:r>
        <w:rPr>
          <w:rFonts w:cs="Arial"/>
        </w:rPr>
        <w:tab/>
        <w:t>(B.8)</w:t>
      </w:r>
    </w:p>
    <w:p w14:paraId="1F26EEBB" w14:textId="77777777" w:rsidR="00C64113" w:rsidRDefault="00C64113">
      <w:r>
        <w:rPr>
          <w:rFonts w:cs="Arial"/>
          <w:i/>
        </w:rPr>
        <w:t>Step 3. Collect the diameter dependence.</w:t>
      </w:r>
      <w:r>
        <w:rPr>
          <w:rFonts w:cs="Arial"/>
        </w:rPr>
        <w:t xml:space="preserve"> </w:t>
      </w:r>
      <w:proofErr w:type="spellStart"/>
      <w:r>
        <w:rPr>
          <w:rFonts w:cs="Arial"/>
        </w:rPr>
        <w:t>D</w:t>
      </w:r>
      <w:r>
        <w:rPr>
          <w:rFonts w:cs="Arial"/>
          <w:vertAlign w:val="subscript"/>
        </w:rPr>
        <w:t>mm</w:t>
      </w:r>
      <w:proofErr w:type="spellEnd"/>
      <w:r>
        <w:rPr>
          <w:rFonts w:cs="Arial"/>
        </w:rPr>
        <w:t xml:space="preserve"> appears with exponent 2.5 from Equation (B.5) and −n/2 from the friction substitution, so the two combine as </w:t>
      </w:r>
      <w:proofErr w:type="spellStart"/>
      <w:proofErr w:type="gramStart"/>
      <w:r>
        <w:rPr>
          <w:rFonts w:cs="Arial"/>
        </w:rPr>
        <w:t>D</w:t>
      </w:r>
      <w:r>
        <w:rPr>
          <w:rFonts w:cs="Arial"/>
          <w:vertAlign w:val="subscript"/>
        </w:rPr>
        <w:t>mm</w:t>
      </w:r>
      <w:proofErr w:type="spellEnd"/>
      <w:r>
        <w:rPr>
          <w:rFonts w:cs="Arial"/>
          <w:vertAlign w:val="superscript"/>
        </w:rPr>
        <w:t>(</w:t>
      </w:r>
      <w:proofErr w:type="gramEnd"/>
      <w:r>
        <w:rPr>
          <w:rFonts w:cs="Arial"/>
          <w:vertAlign w:val="superscript"/>
        </w:rPr>
        <w:t>2.5 − n/2)</w:t>
      </w:r>
      <w:r>
        <w:rPr>
          <w:rFonts w:cs="Arial"/>
        </w:rPr>
        <w:t>. Writing the leading group of constants and gas properties as</w:t>
      </w:r>
    </w:p>
    <w:p w14:paraId="33A148E3" w14:textId="77777777" w:rsidR="00C64113" w:rsidRDefault="00C64113">
      <w:pPr>
        <w:tabs>
          <w:tab w:val="center" w:pos="4680"/>
          <w:tab w:val="right" w:pos="9360"/>
        </w:tabs>
        <w:spacing w:before="120"/>
        <w:rPr>
          <w:rFonts w:cs="Arial"/>
        </w:rPr>
      </w:pPr>
      <w:r>
        <w:tab/>
      </w:r>
      <m:oMath>
        <m:r>
          <w:rPr>
            <w:rFonts w:ascii="Cambria Math" w:hAnsi="Cambria Math"/>
          </w:rPr>
          <m:t>K = 1.1494×</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b</m:t>
                    </m:r>
                  </m:sub>
                </m:sSub>
              </m:num>
              <m:den>
                <m:sSub>
                  <m:sSubPr>
                    <m:ctrlPr>
                      <w:rPr>
                        <w:rFonts w:ascii="Cambria Math" w:hAnsi="Cambria Math"/>
                      </w:rPr>
                    </m:ctrlPr>
                  </m:sSubPr>
                  <m:e>
                    <m:r>
                      <w:rPr>
                        <w:rFonts w:ascii="Cambria Math" w:hAnsi="Cambria Math"/>
                      </w:rPr>
                      <m:t>P</m:t>
                    </m:r>
                  </m:e>
                  <m:sub>
                    <m:r>
                      <w:rPr>
                        <w:rFonts w:ascii="Cambria Math" w:hAnsi="Cambria Math"/>
                      </w:rPr>
                      <m:t>b</m:t>
                    </m:r>
                  </m:sub>
                </m:sSub>
              </m:den>
            </m:f>
          </m:e>
        </m:d>
        <m:r>
          <w:rPr>
            <w:rFonts w:ascii="Cambria Math" w:hAnsi="Cambria Math"/>
          </w:rPr>
          <m:t xml:space="preserve"> · </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-1/2</m:t>
            </m:r>
          </m:sup>
        </m:sSubSup>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4,000,000·S·</m:t>
                    </m:r>
                    <m:sSub>
                      <m:sSubPr>
                        <m:ctrlPr>
                          <w:rPr>
                            <w:rFonts w:ascii="Cambria Math" w:hAnsi="Cambria Math"/>
                          </w:rPr>
                        </m:ctrlPr>
                      </m:sSubPr>
                      <m:e>
                        <m:r>
                          <w:rPr>
                            <w:rFonts w:ascii="Cambria Math" w:hAnsi="Cambria Math"/>
                          </w:rPr>
                          <m:t>P</m:t>
                        </m:r>
                      </m:e>
                      <m:sub>
                        <m:r>
                          <w:rPr>
                            <w:rFonts w:ascii="Cambria Math" w:hAnsi="Cambria Math"/>
                          </w:rPr>
                          <m:t>b</m:t>
                        </m:r>
                      </m:sub>
                    </m:sSub>
                  </m:num>
                  <m:den>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air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·μ·86400</m:t>
                    </m:r>
                  </m:den>
                </m:f>
              </m:e>
            </m:d>
          </m:e>
          <m:sup>
            <m:r>
              <w:rPr>
                <w:rFonts w:ascii="Cambria Math" w:hAnsi="Cambria Math"/>
              </w:rPr>
              <m:t>n/2</m:t>
            </m:r>
          </m:sup>
        </m:sSup>
      </m:oMath>
      <w:r>
        <w:rPr>
          <w:rFonts w:cs="Arial"/>
        </w:rPr>
        <w:tab/>
        <w:t>(B.9)</w:t>
      </w:r>
    </w:p>
    <w:p w14:paraId="4D75F4D8" w14:textId="77777777" w:rsidR="00C64113" w:rsidRDefault="00C64113">
      <w:r>
        <w:rPr>
          <w:rFonts w:cs="Arial"/>
        </w:rPr>
        <w:t>the equation becomes</w:t>
      </w:r>
    </w:p>
    <w:p w14:paraId="413EEE24" w14:textId="77777777" w:rsidR="00C64113" w:rsidRDefault="00C64113">
      <w:pPr>
        <w:tabs>
          <w:tab w:val="center" w:pos="4680"/>
          <w:tab w:val="right" w:pos="9360"/>
        </w:tabs>
        <w:spacing w:before="120"/>
        <w:rPr>
          <w:rFonts w:cs="Arial"/>
        </w:rPr>
      </w:pPr>
      <w:r>
        <w:tab/>
      </w:r>
      <m:oMath>
        <m:sSub>
          <m:sSubPr>
            <m:ctrlPr>
              <w:rPr>
                <w:rFonts w:ascii="Cambria Math" w:hAnsi="Cambria Math"/>
              </w:rPr>
            </m:ctrlPr>
          </m:sSubPr>
          <m:e>
            <m:r>
              <w:rPr>
                <w:rFonts w:ascii="Cambria Math" w:hAnsi="Cambria Math"/>
              </w:rPr>
              <m:t>Q</m:t>
            </m:r>
          </m:e>
          <m:sub>
            <m:r>
              <w:rPr>
                <w:rFonts w:ascii="Cambria Math" w:hAnsi="Cambria Math"/>
              </w:rPr>
              <m:t>day</m:t>
            </m:r>
          </m:sub>
        </m:sSub>
        <m:r>
          <w:rPr>
            <w:rFonts w:ascii="Cambria Math" w:hAnsi="Cambria Math"/>
          </w:rPr>
          <m:t xml:space="preserve"> = K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2</m:t>
                            </m:r>
                          </m:sup>
                        </m:sSubSup>
                      </m:e>
                    </m:d>
                  </m:num>
                  <m:den>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m:t>
                        </m:r>
                      </m:sub>
                    </m:sSub>
                  </m:den>
                </m:f>
              </m:e>
            </m:d>
          </m:e>
          <m:sup>
            <m:r>
              <w:rPr>
                <w:rFonts w:ascii="Cambria Math" w:hAnsi="Cambria Math"/>
              </w:rPr>
              <m:t>1/2</m:t>
            </m:r>
          </m:sup>
        </m:sSup>
        <m:r>
          <w:rPr>
            <w:rFonts w:ascii="Cambria Math" w:hAnsi="Cambria Math"/>
          </w:rPr>
          <m:t xml:space="preserve"> · </m:t>
        </m:r>
        <m:sSubSup>
          <m:sSubSupPr>
            <m:ctrlPr>
              <w:rPr>
                <w:rFonts w:ascii="Cambria Math" w:hAnsi="Cambria Math"/>
              </w:rPr>
            </m:ctrlPr>
          </m:sSubSupPr>
          <m:e>
            <m:r>
              <w:rPr>
                <w:rFonts w:ascii="Cambria Math" w:hAnsi="Cambria Math"/>
              </w:rPr>
              <m:t>D</m:t>
            </m:r>
          </m:e>
          <m:sub>
            <m:r>
              <w:rPr>
                <w:rFonts w:ascii="Cambria Math" w:hAnsi="Cambria Math"/>
              </w:rPr>
              <m:t>mm</m:t>
            </m:r>
          </m:sub>
          <m:sup>
            <m:r>
              <w:rPr>
                <w:rFonts w:ascii="Cambria Math" w:hAnsi="Cambria Math"/>
              </w:rPr>
              <m:t>(2.5 - n/2)</m:t>
            </m:r>
          </m:sup>
        </m:sSubSup>
        <m: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day</m:t>
            </m:r>
          </m:sub>
          <m:sup>
            <m:r>
              <w:rPr>
                <w:rFonts w:ascii="Cambria Math" w:hAnsi="Cambria Math"/>
              </w:rPr>
              <m:t>n/2</m:t>
            </m:r>
          </m:sup>
        </m:sSubSup>
      </m:oMath>
      <w:r>
        <w:rPr>
          <w:rFonts w:cs="Arial"/>
        </w:rPr>
        <w:tab/>
        <w:t>(B.10)</w:t>
      </w:r>
    </w:p>
    <w:p w14:paraId="2642B598" w14:textId="77777777" w:rsidR="00C64113" w:rsidRDefault="00C64113">
      <w:r>
        <w:rPr>
          <w:rFonts w:cs="Arial"/>
          <w:i/>
        </w:rPr>
        <w:t>Step 4. Isolate the flow rate.</w:t>
      </w:r>
      <w:r>
        <w:rPr>
          <w:rFonts w:cs="Arial"/>
        </w:rPr>
        <w:t xml:space="preserve"> Dividing through by </w:t>
      </w:r>
      <w:proofErr w:type="spellStart"/>
      <w:r>
        <w:rPr>
          <w:rFonts w:cs="Arial"/>
        </w:rPr>
        <w:t>Q</w:t>
      </w:r>
      <w:r>
        <w:rPr>
          <w:rFonts w:cs="Arial"/>
          <w:vertAlign w:val="subscript"/>
        </w:rPr>
        <w:t>day</w:t>
      </w:r>
      <w:r>
        <w:rPr>
          <w:rFonts w:cs="Arial"/>
          <w:vertAlign w:val="superscript"/>
        </w:rPr>
        <w:t>n</w:t>
      </w:r>
      <w:proofErr w:type="spellEnd"/>
      <w:r>
        <w:rPr>
          <w:rFonts w:cs="Arial"/>
          <w:vertAlign w:val="superscript"/>
        </w:rPr>
        <w:t>/2</w:t>
      </w:r>
      <w:r>
        <w:rPr>
          <w:rFonts w:cs="Arial"/>
        </w:rPr>
        <w:t xml:space="preserve"> and raising both sides to α = 1</w:t>
      </w:r>
      <w:proofErr w:type="gramStart"/>
      <w:r>
        <w:rPr>
          <w:rFonts w:cs="Arial"/>
        </w:rPr>
        <w:t>/(</w:t>
      </w:r>
      <w:proofErr w:type="gramEnd"/>
      <w:r>
        <w:rPr>
          <w:rFonts w:cs="Arial"/>
        </w:rPr>
        <w:t>1 − n/2) = 2</w:t>
      </w:r>
      <w:proofErr w:type="gramStart"/>
      <w:r>
        <w:rPr>
          <w:rFonts w:cs="Arial"/>
        </w:rPr>
        <w:t>/(</w:t>
      </w:r>
      <w:proofErr w:type="gramEnd"/>
      <w:r>
        <w:rPr>
          <w:rFonts w:cs="Arial"/>
        </w:rPr>
        <w:t>2 − n) gives</w:t>
      </w:r>
    </w:p>
    <w:p w14:paraId="683D4BE0" w14:textId="77777777" w:rsidR="00C64113" w:rsidRDefault="00C64113">
      <w:pPr>
        <w:tabs>
          <w:tab w:val="center" w:pos="4680"/>
          <w:tab w:val="right" w:pos="9360"/>
        </w:tabs>
        <w:spacing w:before="120"/>
        <w:rPr>
          <w:rFonts w:cs="Arial"/>
        </w:rPr>
      </w:pPr>
      <w:r>
        <w:tab/>
      </w:r>
      <m:oMath>
        <m:sSub>
          <m:sSubPr>
            <m:ctrlPr>
              <w:rPr>
                <w:rFonts w:ascii="Cambria Math" w:hAnsi="Cambria Math"/>
              </w:rPr>
            </m:ctrlPr>
          </m:sSubPr>
          <m:e>
            <m:r>
              <w:rPr>
                <w:rFonts w:ascii="Cambria Math" w:hAnsi="Cambria Math"/>
              </w:rPr>
              <m:t>Q</m:t>
            </m:r>
          </m:e>
          <m:sub>
            <m:r>
              <w:rPr>
                <w:rFonts w:ascii="Cambria Math" w:hAnsi="Cambria Math"/>
              </w:rPr>
              <m:t>day</m:t>
            </m:r>
          </m:sub>
        </m:sSub>
        <m:r>
          <w:rPr>
            <w:rFonts w:ascii="Cambria Math" w:hAnsi="Cambria Math"/>
          </w:rPr>
          <m:t xml:space="preserve"> = </m:t>
        </m:r>
        <m:sSup>
          <m:sSupPr>
            <m:ctrlPr>
              <w:rPr>
                <w:rFonts w:ascii="Cambria Math" w:hAnsi="Cambria Math"/>
              </w:rPr>
            </m:ctrlPr>
          </m:sSupPr>
          <m:e>
            <m:r>
              <w:rPr>
                <w:rFonts w:ascii="Cambria Math" w:hAnsi="Cambria Math"/>
              </w:rPr>
              <m:t>K</m:t>
            </m:r>
          </m:e>
          <m:sup>
            <m:r>
              <w:rPr>
                <w:rFonts w:ascii="Cambria Math" w:hAnsi="Cambria Math"/>
              </w:rPr>
              <m:t>α</m:t>
            </m:r>
          </m:sup>
        </m:sSup>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2</m:t>
                            </m:r>
                          </m:sup>
                        </m:sSubSup>
                      </m:e>
                    </m:d>
                  </m:num>
                  <m:den>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m:t>
                        </m:r>
                      </m:sub>
                    </m:sSub>
                  </m:den>
                </m:f>
              </m:e>
            </m:d>
          </m:e>
          <m:sup>
            <m:r>
              <w:rPr>
                <w:rFonts w:ascii="Cambria Math" w:hAnsi="Cambria Math"/>
              </w:rPr>
              <m:t>α/2</m:t>
            </m:r>
          </m:sup>
        </m:sSup>
        <m:r>
          <w:rPr>
            <w:rFonts w:ascii="Cambria Math" w:hAnsi="Cambria Math"/>
          </w:rPr>
          <m:t xml:space="preserve"> · </m:t>
        </m:r>
        <m:sSubSup>
          <m:sSubSupPr>
            <m:ctrlPr>
              <w:rPr>
                <w:rFonts w:ascii="Cambria Math" w:hAnsi="Cambria Math"/>
              </w:rPr>
            </m:ctrlPr>
          </m:sSubSupPr>
          <m:e>
            <m:r>
              <w:rPr>
                <w:rFonts w:ascii="Cambria Math" w:hAnsi="Cambria Math"/>
              </w:rPr>
              <m:t>D</m:t>
            </m:r>
          </m:e>
          <m:sub>
            <m:r>
              <w:rPr>
                <w:rFonts w:ascii="Cambria Math" w:hAnsi="Cambria Math"/>
              </w:rPr>
              <m:t>mm</m:t>
            </m:r>
          </m:sub>
          <m:sup>
            <m:r>
              <w:rPr>
                <w:rFonts w:ascii="Cambria Math" w:hAnsi="Cambria Math"/>
              </w:rPr>
              <m:t>α(2.5 - n/2)</m:t>
            </m:r>
          </m:sup>
        </m:sSubSup>
      </m:oMath>
      <w:r>
        <w:rPr>
          <w:rFonts w:cs="Arial"/>
        </w:rPr>
        <w:tab/>
        <w:t>(B.11)</w:t>
      </w:r>
    </w:p>
    <w:p w14:paraId="1294D168" w14:textId="77777777" w:rsidR="00C64113" w:rsidRDefault="00C64113">
      <w:r>
        <w:rPr>
          <w:rFonts w:cs="Arial"/>
          <w:i/>
        </w:rPr>
        <w:t>Step 5. Introduce the effective length.</w:t>
      </w:r>
      <w:r>
        <w:rPr>
          <w:rFonts w:cs="Arial"/>
        </w:rPr>
        <w:t xml:space="preserve"> Pressure losses at fittings, valves, bends, tees, regulators and other inline components are carried by replacing the physical length </w:t>
      </w:r>
      <w:proofErr w:type="spellStart"/>
      <w:r>
        <w:rPr>
          <w:rFonts w:cs="Arial"/>
        </w:rPr>
        <w:t>L</w:t>
      </w:r>
      <w:r>
        <w:rPr>
          <w:rFonts w:cs="Arial"/>
          <w:vertAlign w:val="subscript"/>
        </w:rPr>
        <w:t>km</w:t>
      </w:r>
      <w:proofErr w:type="spellEnd"/>
      <w:r>
        <w:rPr>
          <w:rFonts w:cs="Arial"/>
        </w:rPr>
        <w:t xml:space="preserve"> with the effective length L</w:t>
      </w:r>
      <w:r>
        <w:rPr>
          <w:rFonts w:cs="Arial"/>
          <w:vertAlign w:val="subscript"/>
        </w:rPr>
        <w:t>eff</w:t>
      </w:r>
      <w:r>
        <w:rPr>
          <w:rFonts w:cs="Arial"/>
        </w:rPr>
        <w:t xml:space="preserve"> = </w:t>
      </w:r>
      <w:proofErr w:type="spellStart"/>
      <w:r>
        <w:rPr>
          <w:rFonts w:cs="Arial"/>
        </w:rPr>
        <w:t>F·L</w:t>
      </w:r>
      <w:r>
        <w:rPr>
          <w:rFonts w:cs="Arial"/>
          <w:vertAlign w:val="subscript"/>
        </w:rPr>
        <w:t>km</w:t>
      </w:r>
      <w:proofErr w:type="spellEnd"/>
      <w:r>
        <w:rPr>
          <w:rFonts w:cs="Arial"/>
        </w:rPr>
        <w:t>, where F ≥ 1 is the fitting allowance factor. Making that substitution, and writing K out in full, recovers Equation (8) of §3.5.1 exactly.</w:t>
      </w:r>
    </w:p>
    <w:p w14:paraId="5A00001C" w14:textId="77777777" w:rsidR="00C64113" w:rsidRDefault="00C64113">
      <w:r>
        <w:rPr>
          <w:rFonts w:cs="Arial"/>
          <w:i/>
        </w:rPr>
        <w:lastRenderedPageBreak/>
        <w:t>Step 6. Evaluate the exponents.</w:t>
      </w:r>
      <w:r>
        <w:rPr>
          <w:rFonts w:cs="Arial"/>
        </w:rPr>
        <w:t xml:space="preserve"> With n = 0.151571 and α = 2</w:t>
      </w:r>
      <w:proofErr w:type="gramStart"/>
      <w:r>
        <w:rPr>
          <w:rFonts w:cs="Arial"/>
        </w:rPr>
        <w:t>/(</w:t>
      </w:r>
      <w:proofErr w:type="gramEnd"/>
      <w:r>
        <w:rPr>
          <w:rFonts w:cs="Arial"/>
        </w:rPr>
        <w:t>2 − n) = 1.08200, the exponent on the pressure term is α/2 = 1</w:t>
      </w:r>
      <w:proofErr w:type="gramStart"/>
      <w:r>
        <w:rPr>
          <w:rFonts w:cs="Arial"/>
        </w:rPr>
        <w:t>/(</w:t>
      </w:r>
      <w:proofErr w:type="gramEnd"/>
      <w:r>
        <w:rPr>
          <w:rFonts w:cs="Arial"/>
        </w:rPr>
        <w:t xml:space="preserve">2 − n) = 0.5410 and the exponent on diameter is </w:t>
      </w:r>
      <w:proofErr w:type="gramStart"/>
      <w:r>
        <w:rPr>
          <w:rFonts w:cs="Arial"/>
        </w:rPr>
        <w:t>α(</w:t>
      </w:r>
      <w:proofErr w:type="gramEnd"/>
      <w:r>
        <w:rPr>
          <w:rFonts w:cs="Arial"/>
        </w:rPr>
        <w:t>2.5 − n/2) = (5 − n)</w:t>
      </w:r>
      <w:proofErr w:type="gramStart"/>
      <w:r>
        <w:rPr>
          <w:rFonts w:cs="Arial"/>
        </w:rPr>
        <w:t>/(</w:t>
      </w:r>
      <w:proofErr w:type="gramEnd"/>
      <w:r>
        <w:rPr>
          <w:rFonts w:cs="Arial"/>
        </w:rPr>
        <w:t>2 − n) = 2.6230. These are the two exponents published in the Polyflo equation, which confirms that the derived expression is its exact closed form under the same friction assumption. All three published constants are therefore expressions of n alone.</w:t>
      </w:r>
    </w:p>
    <w:p w14:paraId="5A00001D" w14:textId="77777777" w:rsidR="00C64113" w:rsidRDefault="00C64113">
      <w:pPr>
        <w:pStyle w:val="CSAAppendix2"/>
      </w:pPr>
      <w:bookmarkStart w:id="5956" w:name="_Toc241507011"/>
      <w:r>
        <w:rPr>
          <w:rFonts w:cs="Arial"/>
        </w:rPr>
        <w:t>Parameter definitions</w:t>
      </w:r>
      <w:bookmarkEnd w:id="5956"/>
    </w:p>
    <w:p w14:paraId="5A00001E" w14:textId="77777777" w:rsidR="00C64113" w:rsidRDefault="00C64113">
      <w:r>
        <w:rPr>
          <w:rFonts w:cs="Arial"/>
        </w:rPr>
        <w:t xml:space="preserve">Table B.1 lists every term appearing in Equations (B.4) to (B.11), with the values used in this report. Three of them warrant a note. </w:t>
      </w:r>
      <w:proofErr w:type="spellStart"/>
      <w:r>
        <w:rPr>
          <w:rFonts w:cs="Arial"/>
        </w:rPr>
        <w:t>R</w:t>
      </w:r>
      <w:r>
        <w:rPr>
          <w:rFonts w:cs="Arial"/>
          <w:vertAlign w:val="subscript"/>
        </w:rPr>
        <w:t>air</w:t>
      </w:r>
      <w:proofErr w:type="spellEnd"/>
      <w:r>
        <w:rPr>
          <w:rFonts w:cs="Arial"/>
        </w:rPr>
        <w:t xml:space="preserve"> = </w:t>
      </w:r>
      <w:proofErr w:type="spellStart"/>
      <w:r>
        <w:rPr>
          <w:rFonts w:cs="Arial"/>
        </w:rPr>
        <w:t>R</w:t>
      </w:r>
      <w:r>
        <w:rPr>
          <w:rFonts w:cs="Arial"/>
          <w:vertAlign w:val="subscript"/>
        </w:rPr>
        <w:t>universal</w:t>
      </w:r>
      <w:proofErr w:type="spellEnd"/>
      <w:r>
        <w:rPr>
          <w:rFonts w:cs="Arial"/>
        </w:rPr>
        <w:t>/M</w:t>
      </w:r>
      <w:r>
        <w:rPr>
          <w:rFonts w:cs="Arial"/>
          <w:vertAlign w:val="subscript"/>
        </w:rPr>
        <w:t>air</w:t>
      </w:r>
      <w:r>
        <w:rPr>
          <w:rFonts w:cs="Arial"/>
        </w:rPr>
        <w:t xml:space="preserve"> = 8314/28.97 = 287.05 J·kg</w:t>
      </w:r>
      <w:r>
        <w:rPr>
          <w:rFonts w:cs="Arial"/>
          <w:vertAlign w:val="superscript"/>
        </w:rPr>
        <w:t>-1</w:t>
      </w:r>
      <w:r>
        <w:rPr>
          <w:rFonts w:cs="Arial"/>
        </w:rPr>
        <w:t>·K</w:t>
      </w:r>
      <w:r>
        <w:rPr>
          <w:rFonts w:cs="Arial"/>
          <w:vertAlign w:val="superscript"/>
        </w:rPr>
        <w:t>-1</w:t>
      </w:r>
      <w:r>
        <w:rPr>
          <w:rFonts w:cs="Arial"/>
        </w:rPr>
        <w:t xml:space="preserve"> enters because relative density S is defined against air, so that </w:t>
      </w:r>
      <w:proofErr w:type="spellStart"/>
      <w:r>
        <w:rPr>
          <w:rFonts w:cs="Arial"/>
        </w:rPr>
        <w:t>ρ</w:t>
      </w:r>
      <w:r>
        <w:rPr>
          <w:rFonts w:cs="Arial"/>
          <w:vertAlign w:val="subscript"/>
        </w:rPr>
        <w:t>gas</w:t>
      </w:r>
      <w:proofErr w:type="spellEnd"/>
      <w:r>
        <w:rPr>
          <w:rFonts w:cs="Arial"/>
        </w:rPr>
        <w:t xml:space="preserve"> = S·P</w:t>
      </w:r>
      <w:r>
        <w:rPr>
          <w:rFonts w:cs="Arial"/>
          <w:vertAlign w:val="subscript"/>
        </w:rPr>
        <w:t>b</w:t>
      </w:r>
      <w:r>
        <w:rPr>
          <w:rFonts w:cs="Arial"/>
        </w:rPr>
        <w:t>·1000 / (</w:t>
      </w:r>
      <w:proofErr w:type="spellStart"/>
      <w:r>
        <w:rPr>
          <w:rFonts w:cs="Arial"/>
        </w:rPr>
        <w:t>R</w:t>
      </w:r>
      <w:r>
        <w:rPr>
          <w:rFonts w:cs="Arial"/>
          <w:vertAlign w:val="subscript"/>
        </w:rPr>
        <w:t>air</w:t>
      </w:r>
      <w:r>
        <w:rPr>
          <w:rFonts w:cs="Arial"/>
        </w:rPr>
        <w:t>·T</w:t>
      </w:r>
      <w:r>
        <w:rPr>
          <w:rFonts w:cs="Arial"/>
          <w:vertAlign w:val="subscript"/>
        </w:rPr>
        <w:t>b</w:t>
      </w:r>
      <w:proofErr w:type="spellEnd"/>
      <w:r>
        <w:rPr>
          <w:rFonts w:cs="Arial"/>
        </w:rPr>
        <w:t>). The factor 86400 is a pure unit conversion, from m</w:t>
      </w:r>
      <w:r>
        <w:rPr>
          <w:rFonts w:cs="Arial"/>
          <w:vertAlign w:val="superscript"/>
        </w:rPr>
        <w:t>3</w:t>
      </w:r>
      <w:r>
        <w:rPr>
          <w:rFonts w:cs="Arial"/>
        </w:rPr>
        <w:t>/day to m</w:t>
      </w:r>
      <w:r>
        <w:rPr>
          <w:rFonts w:cs="Arial"/>
          <w:vertAlign w:val="superscript"/>
        </w:rPr>
        <w:t>3</w:t>
      </w:r>
      <w:r>
        <w:rPr>
          <w:rFonts w:cs="Arial"/>
        </w:rPr>
        <w:t xml:space="preserve">/s when forming the Reynolds number. And S appears twice, once inside the bracket through </w:t>
      </w:r>
      <w:proofErr w:type="spellStart"/>
      <w:r>
        <w:rPr>
          <w:rFonts w:cs="Arial"/>
        </w:rPr>
        <w:t>ρ</w:t>
      </w:r>
      <w:r>
        <w:rPr>
          <w:rFonts w:cs="Arial"/>
          <w:vertAlign w:val="subscript"/>
        </w:rPr>
        <w:t>std</w:t>
      </w:r>
      <w:proofErr w:type="spellEnd"/>
      <w:r>
        <w:rPr>
          <w:rFonts w:cs="Arial"/>
        </w:rPr>
        <w:t xml:space="preserve"> and once explicitly in (</w:t>
      </w:r>
      <w:proofErr w:type="spellStart"/>
      <w:r>
        <w:rPr>
          <w:rFonts w:cs="Arial"/>
        </w:rPr>
        <w:t>S·T</w:t>
      </w:r>
      <w:r>
        <w:rPr>
          <w:rFonts w:cs="Arial"/>
          <w:i/>
          <w:vertAlign w:val="subscript"/>
        </w:rPr>
        <w:t>f</w:t>
      </w:r>
      <w:proofErr w:type="spellEnd"/>
      <w:r>
        <w:rPr>
          <w:rFonts w:cs="Arial"/>
        </w:rPr>
        <w:t>)</w:t>
      </w:r>
      <w:r>
        <w:rPr>
          <w:rFonts w:cs="Arial"/>
          <w:vertAlign w:val="superscript"/>
        </w:rPr>
        <w:t>-α/2</w:t>
      </w:r>
      <w:r>
        <w:rPr>
          <w:rFonts w:cs="Arial"/>
        </w:rPr>
        <w:t>: to change gas, substitute the new S in both places and the new μ inside the bracket, and no other term changes.</w:t>
      </w:r>
    </w:p>
    <w:tbl>
      <w:tblPr>
        <w:tblStyle w:val="TableGrid"/>
        <w:tblW w:w="0" w:type="auto"/>
        <w:tblBorders>
          <w:left w:val="none" w:sz="0" w:space="0" w:color="auto"/>
          <w:right w:val="none" w:sz="0" w:space="0" w:color="auto"/>
          <w:insideH w:val="single" w:sz="2" w:space="0" w:color="BFBFBF"/>
          <w:insideV w:val="none" w:sz="0" w:space="0" w:color="auto"/>
        </w:tblBorders>
        <w:tblLook w:val="04A0" w:firstRow="1" w:lastRow="0" w:firstColumn="1" w:lastColumn="0" w:noHBand="0" w:noVBand="1"/>
      </w:tblPr>
      <w:tblGrid>
        <w:gridCol w:w="978"/>
        <w:gridCol w:w="2629"/>
        <w:gridCol w:w="4133"/>
        <w:gridCol w:w="1080"/>
      </w:tblGrid>
      <w:tr w:rsidR="00310A1C" w14:paraId="744C60B8" w14:textId="77777777" w:rsidTr="004B0961">
        <w:trPr>
          <w:tblHeader/>
        </w:trPr>
        <w:tc>
          <w:tcPr>
            <w:tcW w:w="978" w:type="dxa"/>
          </w:tcPr>
          <w:p w14:paraId="5A00001F" w14:textId="77777777" w:rsidR="00C64113" w:rsidRDefault="00C64113">
            <w:pPr>
              <w:spacing w:before="20" w:after="20"/>
            </w:pPr>
            <w:r>
              <w:rPr>
                <w:rFonts w:cs="Arial"/>
                <w:b/>
                <w:sz w:val="18"/>
                <w:szCs w:val="18"/>
              </w:rPr>
              <w:t>Symbol</w:t>
            </w:r>
          </w:p>
        </w:tc>
        <w:tc>
          <w:tcPr>
            <w:tcW w:w="2629" w:type="dxa"/>
          </w:tcPr>
          <w:p w14:paraId="5A000020" w14:textId="77777777" w:rsidR="00C64113" w:rsidRDefault="00C64113">
            <w:pPr>
              <w:spacing w:before="20" w:after="20"/>
            </w:pPr>
            <w:r>
              <w:rPr>
                <w:rFonts w:cs="Arial"/>
                <w:b/>
                <w:sz w:val="18"/>
                <w:szCs w:val="18"/>
              </w:rPr>
              <w:t>Description</w:t>
            </w:r>
          </w:p>
        </w:tc>
        <w:tc>
          <w:tcPr>
            <w:tcW w:w="4133" w:type="dxa"/>
          </w:tcPr>
          <w:p w14:paraId="5A000021" w14:textId="77777777" w:rsidR="00C64113" w:rsidRDefault="00C64113">
            <w:pPr>
              <w:spacing w:before="20" w:after="20"/>
            </w:pPr>
            <w:r>
              <w:rPr>
                <w:rFonts w:cs="Arial"/>
                <w:b/>
                <w:sz w:val="18"/>
                <w:szCs w:val="18"/>
              </w:rPr>
              <w:t>Value</w:t>
            </w:r>
          </w:p>
        </w:tc>
        <w:tc>
          <w:tcPr>
            <w:tcW w:w="1080" w:type="dxa"/>
          </w:tcPr>
          <w:p w14:paraId="5A000022" w14:textId="77777777" w:rsidR="00C64113" w:rsidRDefault="00C64113">
            <w:pPr>
              <w:spacing w:before="20" w:after="20"/>
            </w:pPr>
            <w:r>
              <w:rPr>
                <w:rFonts w:cs="Arial"/>
                <w:b/>
                <w:sz w:val="18"/>
                <w:szCs w:val="18"/>
              </w:rPr>
              <w:t>Units</w:t>
            </w:r>
          </w:p>
        </w:tc>
      </w:tr>
      <w:tr w:rsidR="00310A1C" w14:paraId="31276496" w14:textId="77777777" w:rsidTr="004B0961">
        <w:tc>
          <w:tcPr>
            <w:tcW w:w="978" w:type="dxa"/>
          </w:tcPr>
          <w:p w14:paraId="5A000023" w14:textId="77777777" w:rsidR="00C64113" w:rsidRDefault="00C64113">
            <w:pPr>
              <w:spacing w:before="20" w:after="20"/>
            </w:pPr>
            <w:r>
              <w:rPr>
                <w:rFonts w:cs="Arial"/>
                <w:sz w:val="18"/>
                <w:szCs w:val="18"/>
              </w:rPr>
              <w:t>a</w:t>
            </w:r>
            <w:r>
              <w:rPr>
                <w:rFonts w:cs="Arial"/>
                <w:sz w:val="18"/>
                <w:szCs w:val="18"/>
                <w:vertAlign w:val="subscript"/>
              </w:rPr>
              <w:t>0</w:t>
            </w:r>
          </w:p>
        </w:tc>
        <w:tc>
          <w:tcPr>
            <w:tcW w:w="2629" w:type="dxa"/>
          </w:tcPr>
          <w:p w14:paraId="5A000024" w14:textId="77777777" w:rsidR="00C64113" w:rsidRDefault="00C64113">
            <w:pPr>
              <w:spacing w:before="20" w:after="20"/>
            </w:pPr>
            <w:r>
              <w:rPr>
                <w:rFonts w:cs="Arial"/>
                <w:sz w:val="18"/>
                <w:szCs w:val="18"/>
              </w:rPr>
              <w:t xml:space="preserve">Friction law </w:t>
            </w:r>
            <w:proofErr w:type="spellStart"/>
            <w:r>
              <w:rPr>
                <w:rFonts w:cs="Arial"/>
                <w:sz w:val="18"/>
                <w:szCs w:val="18"/>
              </w:rPr>
              <w:t>prefactor</w:t>
            </w:r>
            <w:proofErr w:type="spellEnd"/>
          </w:p>
        </w:tc>
        <w:tc>
          <w:tcPr>
            <w:tcW w:w="4133" w:type="dxa"/>
          </w:tcPr>
          <w:p w14:paraId="5A000025" w14:textId="77777777" w:rsidR="00C64113" w:rsidRDefault="00C64113">
            <w:pPr>
              <w:spacing w:before="20" w:after="20"/>
            </w:pPr>
            <w:r>
              <w:rPr>
                <w:rFonts w:cs="Arial"/>
                <w:sz w:val="18"/>
                <w:szCs w:val="18"/>
              </w:rPr>
              <w:t>0.140370</w:t>
            </w:r>
          </w:p>
        </w:tc>
        <w:tc>
          <w:tcPr>
            <w:tcW w:w="1080" w:type="dxa"/>
          </w:tcPr>
          <w:p w14:paraId="5A000026" w14:textId="77777777" w:rsidR="00C64113" w:rsidRDefault="00C64113">
            <w:pPr>
              <w:spacing w:before="20" w:after="20"/>
            </w:pPr>
            <w:r>
              <w:rPr>
                <w:rFonts w:cs="Arial"/>
                <w:sz w:val="18"/>
                <w:szCs w:val="18"/>
              </w:rPr>
              <w:t>–</w:t>
            </w:r>
          </w:p>
        </w:tc>
      </w:tr>
      <w:tr w:rsidR="00310A1C" w14:paraId="4F4A9E24" w14:textId="77777777" w:rsidTr="004B0961">
        <w:tc>
          <w:tcPr>
            <w:tcW w:w="978" w:type="dxa"/>
          </w:tcPr>
          <w:p w14:paraId="5A000027" w14:textId="77777777" w:rsidR="00C64113" w:rsidRDefault="00C64113">
            <w:pPr>
              <w:spacing w:before="20" w:after="20"/>
            </w:pPr>
            <w:r>
              <w:rPr>
                <w:rFonts w:cs="Arial"/>
                <w:sz w:val="18"/>
                <w:szCs w:val="18"/>
              </w:rPr>
              <w:t>n</w:t>
            </w:r>
          </w:p>
        </w:tc>
        <w:tc>
          <w:tcPr>
            <w:tcW w:w="2629" w:type="dxa"/>
          </w:tcPr>
          <w:p w14:paraId="5A000028" w14:textId="77777777" w:rsidR="00C64113" w:rsidRDefault="00C64113">
            <w:pPr>
              <w:spacing w:before="20" w:after="20"/>
            </w:pPr>
            <w:r>
              <w:rPr>
                <w:rFonts w:cs="Arial"/>
                <w:sz w:val="18"/>
                <w:szCs w:val="18"/>
              </w:rPr>
              <w:t>Friction law exponent</w:t>
            </w:r>
          </w:p>
        </w:tc>
        <w:tc>
          <w:tcPr>
            <w:tcW w:w="4133" w:type="dxa"/>
          </w:tcPr>
          <w:p w14:paraId="5A000029" w14:textId="77777777" w:rsidR="00C64113" w:rsidRDefault="00C64113">
            <w:pPr>
              <w:spacing w:before="20" w:after="20"/>
            </w:pPr>
            <w:r>
              <w:rPr>
                <w:rFonts w:cs="Arial"/>
                <w:sz w:val="18"/>
                <w:szCs w:val="18"/>
              </w:rPr>
              <w:t>0.151571</w:t>
            </w:r>
          </w:p>
        </w:tc>
        <w:tc>
          <w:tcPr>
            <w:tcW w:w="1080" w:type="dxa"/>
          </w:tcPr>
          <w:p w14:paraId="5A00002A" w14:textId="77777777" w:rsidR="00C64113" w:rsidRDefault="00C64113">
            <w:pPr>
              <w:spacing w:before="20" w:after="20"/>
            </w:pPr>
            <w:r>
              <w:rPr>
                <w:rFonts w:cs="Arial"/>
                <w:sz w:val="18"/>
                <w:szCs w:val="18"/>
              </w:rPr>
              <w:t>–</w:t>
            </w:r>
          </w:p>
        </w:tc>
      </w:tr>
      <w:tr w:rsidR="00310A1C" w14:paraId="7CA1A823" w14:textId="77777777" w:rsidTr="004B0961">
        <w:tc>
          <w:tcPr>
            <w:tcW w:w="978" w:type="dxa"/>
          </w:tcPr>
          <w:p w14:paraId="5A00002B" w14:textId="77777777" w:rsidR="00C64113" w:rsidRDefault="00C64113">
            <w:pPr>
              <w:spacing w:before="20" w:after="20"/>
            </w:pPr>
            <w:r>
              <w:rPr>
                <w:rFonts w:cs="Arial"/>
                <w:sz w:val="18"/>
                <w:szCs w:val="18"/>
              </w:rPr>
              <w:t>α</w:t>
            </w:r>
          </w:p>
        </w:tc>
        <w:tc>
          <w:tcPr>
            <w:tcW w:w="2629" w:type="dxa"/>
          </w:tcPr>
          <w:p w14:paraId="5A00002C" w14:textId="77777777" w:rsidR="00C64113" w:rsidRDefault="00C64113">
            <w:pPr>
              <w:spacing w:before="20" w:after="20"/>
            </w:pPr>
            <w:r>
              <w:rPr>
                <w:rFonts w:cs="Arial"/>
                <w:sz w:val="18"/>
                <w:szCs w:val="18"/>
              </w:rPr>
              <w:t>Derived exponent, 2</w:t>
            </w:r>
            <w:proofErr w:type="gramStart"/>
            <w:r>
              <w:rPr>
                <w:rFonts w:cs="Arial"/>
                <w:sz w:val="18"/>
                <w:szCs w:val="18"/>
              </w:rPr>
              <w:t>/(</w:t>
            </w:r>
            <w:proofErr w:type="gramEnd"/>
            <w:r>
              <w:rPr>
                <w:rFonts w:cs="Arial"/>
                <w:sz w:val="18"/>
                <w:szCs w:val="18"/>
              </w:rPr>
              <w:t>2 − n)</w:t>
            </w:r>
          </w:p>
        </w:tc>
        <w:tc>
          <w:tcPr>
            <w:tcW w:w="4133" w:type="dxa"/>
          </w:tcPr>
          <w:p w14:paraId="5A00002D" w14:textId="77777777" w:rsidR="00C64113" w:rsidRDefault="00C64113">
            <w:pPr>
              <w:spacing w:before="20" w:after="20"/>
            </w:pPr>
            <w:r>
              <w:rPr>
                <w:rFonts w:cs="Arial"/>
                <w:sz w:val="18"/>
                <w:szCs w:val="18"/>
              </w:rPr>
              <w:t>1.08200</w:t>
            </w:r>
          </w:p>
        </w:tc>
        <w:tc>
          <w:tcPr>
            <w:tcW w:w="1080" w:type="dxa"/>
          </w:tcPr>
          <w:p w14:paraId="5A00002E" w14:textId="77777777" w:rsidR="00C64113" w:rsidRDefault="00C64113">
            <w:pPr>
              <w:spacing w:before="20" w:after="20"/>
            </w:pPr>
            <w:r>
              <w:rPr>
                <w:rFonts w:cs="Arial"/>
                <w:sz w:val="18"/>
                <w:szCs w:val="18"/>
              </w:rPr>
              <w:t>–</w:t>
            </w:r>
          </w:p>
        </w:tc>
      </w:tr>
      <w:tr w:rsidR="00310A1C" w14:paraId="60BC377B" w14:textId="77777777" w:rsidTr="004B0961">
        <w:tc>
          <w:tcPr>
            <w:tcW w:w="978" w:type="dxa"/>
          </w:tcPr>
          <w:p w14:paraId="5A00002F" w14:textId="77777777" w:rsidR="00C64113" w:rsidRDefault="00C64113">
            <w:pPr>
              <w:spacing w:before="20" w:after="20"/>
            </w:pPr>
            <w:r>
              <w:rPr>
                <w:rFonts w:cs="Arial"/>
                <w:sz w:val="18"/>
                <w:szCs w:val="18"/>
              </w:rPr>
              <w:t>T</w:t>
            </w:r>
            <w:r>
              <w:rPr>
                <w:rFonts w:cs="Arial"/>
                <w:sz w:val="18"/>
                <w:szCs w:val="18"/>
                <w:vertAlign w:val="subscript"/>
              </w:rPr>
              <w:t>b</w:t>
            </w:r>
          </w:p>
        </w:tc>
        <w:tc>
          <w:tcPr>
            <w:tcW w:w="2629" w:type="dxa"/>
          </w:tcPr>
          <w:p w14:paraId="5A000030" w14:textId="77777777" w:rsidR="00C64113" w:rsidRDefault="00C64113">
            <w:pPr>
              <w:spacing w:before="20" w:after="20"/>
            </w:pPr>
            <w:r>
              <w:rPr>
                <w:rFonts w:cs="Arial"/>
                <w:sz w:val="18"/>
                <w:szCs w:val="18"/>
              </w:rPr>
              <w:t>Base (standard) temperature</w:t>
            </w:r>
          </w:p>
        </w:tc>
        <w:tc>
          <w:tcPr>
            <w:tcW w:w="4133" w:type="dxa"/>
          </w:tcPr>
          <w:p w14:paraId="5A000031" w14:textId="77777777" w:rsidR="00C64113" w:rsidRDefault="00C64113">
            <w:pPr>
              <w:spacing w:before="20" w:after="20"/>
            </w:pPr>
            <w:r>
              <w:rPr>
                <w:rFonts w:cs="Arial"/>
                <w:sz w:val="18"/>
                <w:szCs w:val="18"/>
              </w:rPr>
              <w:t>288.6</w:t>
            </w:r>
          </w:p>
        </w:tc>
        <w:tc>
          <w:tcPr>
            <w:tcW w:w="1080" w:type="dxa"/>
          </w:tcPr>
          <w:p w14:paraId="5A000032" w14:textId="77777777" w:rsidR="00C64113" w:rsidRDefault="00C64113">
            <w:pPr>
              <w:spacing w:before="20" w:after="20"/>
            </w:pPr>
            <w:r>
              <w:rPr>
                <w:rFonts w:cs="Arial"/>
                <w:sz w:val="18"/>
                <w:szCs w:val="18"/>
              </w:rPr>
              <w:t>K</w:t>
            </w:r>
          </w:p>
        </w:tc>
      </w:tr>
      <w:tr w:rsidR="00310A1C" w14:paraId="2FA951C3" w14:textId="77777777" w:rsidTr="004B0961">
        <w:tc>
          <w:tcPr>
            <w:tcW w:w="978" w:type="dxa"/>
          </w:tcPr>
          <w:p w14:paraId="5A000033" w14:textId="77777777" w:rsidR="00C64113" w:rsidRDefault="00C64113">
            <w:pPr>
              <w:spacing w:before="20" w:after="20"/>
            </w:pPr>
            <w:r>
              <w:rPr>
                <w:rFonts w:cs="Arial"/>
                <w:sz w:val="18"/>
                <w:szCs w:val="18"/>
              </w:rPr>
              <w:t>P</w:t>
            </w:r>
            <w:r>
              <w:rPr>
                <w:rFonts w:cs="Arial"/>
                <w:sz w:val="18"/>
                <w:szCs w:val="18"/>
                <w:vertAlign w:val="subscript"/>
              </w:rPr>
              <w:t>b</w:t>
            </w:r>
          </w:p>
        </w:tc>
        <w:tc>
          <w:tcPr>
            <w:tcW w:w="2629" w:type="dxa"/>
          </w:tcPr>
          <w:p w14:paraId="5A000034" w14:textId="77777777" w:rsidR="00C64113" w:rsidRDefault="00C64113">
            <w:pPr>
              <w:spacing w:before="20" w:after="20"/>
            </w:pPr>
            <w:r>
              <w:rPr>
                <w:rFonts w:cs="Arial"/>
                <w:sz w:val="18"/>
                <w:szCs w:val="18"/>
              </w:rPr>
              <w:t>Base (standard) pressure</w:t>
            </w:r>
          </w:p>
        </w:tc>
        <w:tc>
          <w:tcPr>
            <w:tcW w:w="4133" w:type="dxa"/>
          </w:tcPr>
          <w:p w14:paraId="5A000035" w14:textId="77777777" w:rsidR="00C64113" w:rsidRDefault="00C64113">
            <w:pPr>
              <w:spacing w:before="20" w:after="20"/>
            </w:pPr>
            <w:r>
              <w:rPr>
                <w:rFonts w:cs="Arial"/>
                <w:sz w:val="18"/>
                <w:szCs w:val="18"/>
              </w:rPr>
              <w:t>101.325</w:t>
            </w:r>
          </w:p>
        </w:tc>
        <w:tc>
          <w:tcPr>
            <w:tcW w:w="1080" w:type="dxa"/>
          </w:tcPr>
          <w:p w14:paraId="5A000036" w14:textId="77777777" w:rsidR="00C64113" w:rsidRDefault="00C64113">
            <w:pPr>
              <w:spacing w:before="20" w:after="20"/>
            </w:pPr>
            <w:r>
              <w:rPr>
                <w:rFonts w:cs="Arial"/>
                <w:sz w:val="18"/>
                <w:szCs w:val="18"/>
              </w:rPr>
              <w:t>kPa</w:t>
            </w:r>
          </w:p>
        </w:tc>
      </w:tr>
      <w:tr w:rsidR="00310A1C" w14:paraId="0DB264C8" w14:textId="77777777" w:rsidTr="004B0961">
        <w:tc>
          <w:tcPr>
            <w:tcW w:w="978" w:type="dxa"/>
          </w:tcPr>
          <w:p w14:paraId="5A000037" w14:textId="77777777" w:rsidR="00C64113" w:rsidRDefault="00C64113">
            <w:pPr>
              <w:spacing w:before="20" w:after="20"/>
            </w:pPr>
            <w:proofErr w:type="spellStart"/>
            <w:r>
              <w:rPr>
                <w:rFonts w:cs="Arial"/>
                <w:sz w:val="18"/>
                <w:szCs w:val="18"/>
              </w:rPr>
              <w:t>R</w:t>
            </w:r>
            <w:r>
              <w:rPr>
                <w:rFonts w:cs="Arial"/>
                <w:sz w:val="18"/>
                <w:szCs w:val="18"/>
                <w:vertAlign w:val="subscript"/>
              </w:rPr>
              <w:t>air</w:t>
            </w:r>
            <w:proofErr w:type="spellEnd"/>
          </w:p>
        </w:tc>
        <w:tc>
          <w:tcPr>
            <w:tcW w:w="2629" w:type="dxa"/>
          </w:tcPr>
          <w:p w14:paraId="5A000038" w14:textId="77777777" w:rsidR="00C64113" w:rsidRDefault="00C64113">
            <w:pPr>
              <w:spacing w:before="20" w:after="20"/>
            </w:pPr>
            <w:r>
              <w:rPr>
                <w:rFonts w:cs="Arial"/>
                <w:sz w:val="18"/>
                <w:szCs w:val="18"/>
              </w:rPr>
              <w:t>Specific gas constant, air</w:t>
            </w:r>
          </w:p>
        </w:tc>
        <w:tc>
          <w:tcPr>
            <w:tcW w:w="4133" w:type="dxa"/>
          </w:tcPr>
          <w:p w14:paraId="5A000039" w14:textId="77777777" w:rsidR="00C64113" w:rsidRDefault="00C64113">
            <w:pPr>
              <w:spacing w:before="20" w:after="20"/>
            </w:pPr>
            <w:r>
              <w:rPr>
                <w:rFonts w:cs="Arial"/>
                <w:sz w:val="18"/>
                <w:szCs w:val="18"/>
              </w:rPr>
              <w:t>287.05</w:t>
            </w:r>
          </w:p>
        </w:tc>
        <w:tc>
          <w:tcPr>
            <w:tcW w:w="1080" w:type="dxa"/>
          </w:tcPr>
          <w:p w14:paraId="5A00003A" w14:textId="77777777" w:rsidR="00C64113" w:rsidRDefault="00C64113">
            <w:pPr>
              <w:spacing w:before="20" w:after="20"/>
            </w:pPr>
            <w:r>
              <w:rPr>
                <w:rFonts w:cs="Arial"/>
                <w:sz w:val="18"/>
                <w:szCs w:val="18"/>
              </w:rPr>
              <w:t>J·kg</w:t>
            </w:r>
            <w:r>
              <w:rPr>
                <w:rFonts w:cs="Arial"/>
                <w:sz w:val="18"/>
                <w:szCs w:val="18"/>
                <w:vertAlign w:val="superscript"/>
              </w:rPr>
              <w:t>-1</w:t>
            </w:r>
            <w:r>
              <w:rPr>
                <w:rFonts w:cs="Arial"/>
                <w:sz w:val="18"/>
                <w:szCs w:val="18"/>
              </w:rPr>
              <w:t>·K</w:t>
            </w:r>
            <w:r>
              <w:rPr>
                <w:rFonts w:cs="Arial"/>
                <w:sz w:val="18"/>
                <w:szCs w:val="18"/>
                <w:vertAlign w:val="superscript"/>
              </w:rPr>
              <w:t>-1</w:t>
            </w:r>
          </w:p>
        </w:tc>
      </w:tr>
      <w:tr w:rsidR="00310A1C" w14:paraId="0FD11650" w14:textId="77777777" w:rsidTr="004B0961">
        <w:tc>
          <w:tcPr>
            <w:tcW w:w="978" w:type="dxa"/>
          </w:tcPr>
          <w:p w14:paraId="5A00003B" w14:textId="77777777" w:rsidR="00C64113" w:rsidRDefault="00C64113">
            <w:pPr>
              <w:spacing w:before="20" w:after="20"/>
            </w:pPr>
            <w:r>
              <w:rPr>
                <w:rFonts w:cs="Arial"/>
                <w:sz w:val="18"/>
                <w:szCs w:val="18"/>
              </w:rPr>
              <w:t>86400</w:t>
            </w:r>
          </w:p>
        </w:tc>
        <w:tc>
          <w:tcPr>
            <w:tcW w:w="2629" w:type="dxa"/>
          </w:tcPr>
          <w:p w14:paraId="5A00003C" w14:textId="77777777" w:rsidR="00C64113" w:rsidRDefault="00C64113">
            <w:pPr>
              <w:spacing w:before="20" w:after="20"/>
            </w:pPr>
            <w:r>
              <w:rPr>
                <w:rFonts w:cs="Arial"/>
                <w:sz w:val="18"/>
                <w:szCs w:val="18"/>
              </w:rPr>
              <w:t>Seconds per day</w:t>
            </w:r>
          </w:p>
        </w:tc>
        <w:tc>
          <w:tcPr>
            <w:tcW w:w="4133" w:type="dxa"/>
          </w:tcPr>
          <w:p w14:paraId="5A00003D" w14:textId="77777777" w:rsidR="00C64113" w:rsidRDefault="00C64113">
            <w:pPr>
              <w:spacing w:before="20" w:after="20"/>
            </w:pPr>
            <w:r>
              <w:rPr>
                <w:rFonts w:cs="Arial"/>
                <w:sz w:val="18"/>
                <w:szCs w:val="18"/>
              </w:rPr>
              <w:t>86400</w:t>
            </w:r>
          </w:p>
        </w:tc>
        <w:tc>
          <w:tcPr>
            <w:tcW w:w="1080" w:type="dxa"/>
          </w:tcPr>
          <w:p w14:paraId="5A00003E" w14:textId="77777777" w:rsidR="00C64113" w:rsidRDefault="00C64113">
            <w:pPr>
              <w:spacing w:before="20" w:after="20"/>
            </w:pPr>
            <w:r>
              <w:rPr>
                <w:rFonts w:cs="Arial"/>
                <w:sz w:val="18"/>
                <w:szCs w:val="18"/>
              </w:rPr>
              <w:t>s·day</w:t>
            </w:r>
            <w:r>
              <w:rPr>
                <w:rFonts w:cs="Arial"/>
                <w:sz w:val="18"/>
                <w:szCs w:val="18"/>
                <w:vertAlign w:val="superscript"/>
              </w:rPr>
              <w:t>-1</w:t>
            </w:r>
          </w:p>
        </w:tc>
      </w:tr>
      <w:tr w:rsidR="00310A1C" w14:paraId="6351C3BE" w14:textId="77777777" w:rsidTr="004B0961">
        <w:tc>
          <w:tcPr>
            <w:tcW w:w="978" w:type="dxa"/>
          </w:tcPr>
          <w:p w14:paraId="5A00003F" w14:textId="77777777" w:rsidR="00C64113" w:rsidRDefault="00C64113">
            <w:pPr>
              <w:spacing w:before="20" w:after="20"/>
            </w:pPr>
            <w:r>
              <w:rPr>
                <w:rFonts w:cs="Arial"/>
                <w:sz w:val="18"/>
                <w:szCs w:val="18"/>
              </w:rPr>
              <w:t>S</w:t>
            </w:r>
          </w:p>
        </w:tc>
        <w:tc>
          <w:tcPr>
            <w:tcW w:w="2629" w:type="dxa"/>
          </w:tcPr>
          <w:p w14:paraId="5A000040" w14:textId="77777777" w:rsidR="00C64113" w:rsidRDefault="00C64113">
            <w:pPr>
              <w:spacing w:before="20" w:after="20"/>
            </w:pPr>
            <w:r>
              <w:rPr>
                <w:rFonts w:cs="Arial"/>
                <w:sz w:val="18"/>
                <w:szCs w:val="18"/>
              </w:rPr>
              <w:t>Relative density (air = 1)</w:t>
            </w:r>
          </w:p>
        </w:tc>
        <w:tc>
          <w:tcPr>
            <w:tcW w:w="4133" w:type="dxa"/>
          </w:tcPr>
          <w:p w14:paraId="5A000041" w14:textId="77777777" w:rsidR="00C64113" w:rsidRDefault="00C64113">
            <w:pPr>
              <w:spacing w:before="20" w:after="20"/>
            </w:pPr>
            <w:r>
              <w:rPr>
                <w:rFonts w:cs="Arial"/>
                <w:sz w:val="18"/>
                <w:szCs w:val="18"/>
              </w:rPr>
              <w:t>Natural gas 0.60; hydrogen 0.0696</w:t>
            </w:r>
          </w:p>
        </w:tc>
        <w:tc>
          <w:tcPr>
            <w:tcW w:w="1080" w:type="dxa"/>
          </w:tcPr>
          <w:p w14:paraId="5A000042" w14:textId="77777777" w:rsidR="00C64113" w:rsidRDefault="00C64113">
            <w:pPr>
              <w:spacing w:before="20" w:after="20"/>
            </w:pPr>
            <w:r>
              <w:rPr>
                <w:rFonts w:cs="Arial"/>
                <w:sz w:val="18"/>
                <w:szCs w:val="18"/>
              </w:rPr>
              <w:t>–</w:t>
            </w:r>
          </w:p>
        </w:tc>
      </w:tr>
      <w:tr w:rsidR="00310A1C" w14:paraId="52CF3134" w14:textId="77777777" w:rsidTr="004B0961">
        <w:tc>
          <w:tcPr>
            <w:tcW w:w="978" w:type="dxa"/>
          </w:tcPr>
          <w:p w14:paraId="5A000043" w14:textId="77777777" w:rsidR="00C64113" w:rsidRDefault="00C64113">
            <w:pPr>
              <w:spacing w:before="20" w:after="20"/>
            </w:pPr>
            <w:r>
              <w:rPr>
                <w:rFonts w:cs="Arial"/>
                <w:sz w:val="18"/>
                <w:szCs w:val="18"/>
              </w:rPr>
              <w:t>μ</w:t>
            </w:r>
          </w:p>
        </w:tc>
        <w:tc>
          <w:tcPr>
            <w:tcW w:w="2629" w:type="dxa"/>
          </w:tcPr>
          <w:p w14:paraId="5A000044" w14:textId="77777777" w:rsidR="00C64113" w:rsidRDefault="00C64113">
            <w:pPr>
              <w:spacing w:before="20" w:after="20"/>
            </w:pPr>
            <w:r>
              <w:rPr>
                <w:rFonts w:cs="Arial"/>
                <w:sz w:val="18"/>
                <w:szCs w:val="18"/>
              </w:rPr>
              <w:t>Dynamic viscosity</w:t>
            </w:r>
          </w:p>
        </w:tc>
        <w:tc>
          <w:tcPr>
            <w:tcW w:w="4133" w:type="dxa"/>
          </w:tcPr>
          <w:p w14:paraId="5A000045" w14:textId="77777777" w:rsidR="00C64113" w:rsidRDefault="00C64113">
            <w:pPr>
              <w:spacing w:before="20" w:after="20"/>
            </w:pPr>
            <w:r>
              <w:rPr>
                <w:rFonts w:cs="Arial"/>
                <w:sz w:val="18"/>
                <w:szCs w:val="18"/>
              </w:rPr>
              <w:t>Natural gas 1.2 × 10</w:t>
            </w:r>
            <w:r>
              <w:rPr>
                <w:rFonts w:cs="Arial"/>
                <w:sz w:val="18"/>
                <w:szCs w:val="18"/>
                <w:vertAlign w:val="superscript"/>
              </w:rPr>
              <w:t>-5</w:t>
            </w:r>
            <w:r>
              <w:rPr>
                <w:rFonts w:cs="Arial"/>
                <w:sz w:val="18"/>
                <w:szCs w:val="18"/>
              </w:rPr>
              <w:t>; hydrogen 8.76 × 10</w:t>
            </w:r>
            <w:r>
              <w:rPr>
                <w:rFonts w:cs="Arial"/>
                <w:sz w:val="18"/>
                <w:szCs w:val="18"/>
                <w:vertAlign w:val="superscript"/>
              </w:rPr>
              <w:t>-6</w:t>
            </w:r>
          </w:p>
        </w:tc>
        <w:tc>
          <w:tcPr>
            <w:tcW w:w="1080" w:type="dxa"/>
          </w:tcPr>
          <w:p w14:paraId="5A000046" w14:textId="77777777" w:rsidR="00C64113" w:rsidRDefault="00C64113">
            <w:pPr>
              <w:spacing w:before="20" w:after="20"/>
            </w:pPr>
            <w:proofErr w:type="spellStart"/>
            <w:r>
              <w:rPr>
                <w:rFonts w:cs="Arial"/>
                <w:sz w:val="18"/>
                <w:szCs w:val="18"/>
              </w:rPr>
              <w:t>Pa·s</w:t>
            </w:r>
            <w:proofErr w:type="spellEnd"/>
          </w:p>
        </w:tc>
      </w:tr>
      <w:tr w:rsidR="00310A1C" w14:paraId="719F8848" w14:textId="77777777" w:rsidTr="004B0961">
        <w:tc>
          <w:tcPr>
            <w:tcW w:w="978" w:type="dxa"/>
          </w:tcPr>
          <w:p w14:paraId="5A000047" w14:textId="77777777" w:rsidR="00C64113" w:rsidRDefault="00C64113">
            <w:pPr>
              <w:spacing w:before="20" w:after="20"/>
            </w:pPr>
            <w:proofErr w:type="spellStart"/>
            <w:r>
              <w:rPr>
                <w:rFonts w:cs="Arial"/>
                <w:sz w:val="18"/>
                <w:szCs w:val="18"/>
              </w:rPr>
              <w:t>T</w:t>
            </w:r>
            <w:r>
              <w:rPr>
                <w:rFonts w:cs="Arial"/>
                <w:i/>
                <w:sz w:val="18"/>
                <w:szCs w:val="18"/>
                <w:vertAlign w:val="subscript"/>
              </w:rPr>
              <w:t>f</w:t>
            </w:r>
            <w:proofErr w:type="spellEnd"/>
          </w:p>
        </w:tc>
        <w:tc>
          <w:tcPr>
            <w:tcW w:w="2629" w:type="dxa"/>
          </w:tcPr>
          <w:p w14:paraId="5A000048" w14:textId="77777777" w:rsidR="00C64113" w:rsidRDefault="00C64113">
            <w:pPr>
              <w:spacing w:before="20" w:after="20"/>
            </w:pPr>
            <w:r>
              <w:rPr>
                <w:rFonts w:cs="Arial"/>
                <w:sz w:val="18"/>
                <w:szCs w:val="18"/>
              </w:rPr>
              <w:t>Flowing gas temperature</w:t>
            </w:r>
          </w:p>
        </w:tc>
        <w:tc>
          <w:tcPr>
            <w:tcW w:w="4133" w:type="dxa"/>
          </w:tcPr>
          <w:p w14:paraId="5A000049" w14:textId="77777777" w:rsidR="00C64113" w:rsidRDefault="00C64113">
            <w:pPr>
              <w:spacing w:before="20" w:after="20"/>
            </w:pPr>
            <w:r>
              <w:rPr>
                <w:rFonts w:cs="Arial"/>
                <w:sz w:val="18"/>
                <w:szCs w:val="18"/>
              </w:rPr>
              <w:t>= T</w:t>
            </w:r>
            <w:r>
              <w:rPr>
                <w:rFonts w:cs="Arial"/>
                <w:sz w:val="18"/>
                <w:szCs w:val="18"/>
                <w:vertAlign w:val="subscript"/>
              </w:rPr>
              <w:t>b</w:t>
            </w:r>
            <w:r>
              <w:rPr>
                <w:rFonts w:cs="Arial"/>
                <w:sz w:val="18"/>
                <w:szCs w:val="18"/>
              </w:rPr>
              <w:t xml:space="preserve"> = 288.6</w:t>
            </w:r>
          </w:p>
        </w:tc>
        <w:tc>
          <w:tcPr>
            <w:tcW w:w="1080" w:type="dxa"/>
          </w:tcPr>
          <w:p w14:paraId="5A00004A" w14:textId="77777777" w:rsidR="00C64113" w:rsidRDefault="00C64113">
            <w:pPr>
              <w:spacing w:before="20" w:after="20"/>
            </w:pPr>
            <w:r>
              <w:rPr>
                <w:rFonts w:cs="Arial"/>
                <w:sz w:val="18"/>
                <w:szCs w:val="18"/>
              </w:rPr>
              <w:t>K</w:t>
            </w:r>
          </w:p>
        </w:tc>
      </w:tr>
      <w:tr w:rsidR="00310A1C" w14:paraId="103C1DAE" w14:textId="77777777" w:rsidTr="004B0961">
        <w:tc>
          <w:tcPr>
            <w:tcW w:w="978" w:type="dxa"/>
          </w:tcPr>
          <w:p w14:paraId="5A00004B" w14:textId="77777777" w:rsidR="00C64113" w:rsidRDefault="00C64113">
            <w:pPr>
              <w:spacing w:before="20" w:after="20"/>
            </w:pPr>
            <w:r>
              <w:rPr>
                <w:rFonts w:cs="Arial"/>
                <w:sz w:val="18"/>
                <w:szCs w:val="18"/>
              </w:rPr>
              <w:t>P</w:t>
            </w:r>
            <w:r>
              <w:rPr>
                <w:rFonts w:cs="Arial"/>
                <w:sz w:val="18"/>
                <w:szCs w:val="18"/>
                <w:vertAlign w:val="subscript"/>
              </w:rPr>
              <w:t>1</w:t>
            </w:r>
          </w:p>
        </w:tc>
        <w:tc>
          <w:tcPr>
            <w:tcW w:w="2629" w:type="dxa"/>
          </w:tcPr>
          <w:p w14:paraId="5A00004C" w14:textId="77777777" w:rsidR="00C64113" w:rsidRDefault="00C64113">
            <w:pPr>
              <w:spacing w:before="20" w:after="20"/>
            </w:pPr>
            <w:r>
              <w:rPr>
                <w:rFonts w:cs="Arial"/>
                <w:sz w:val="18"/>
                <w:szCs w:val="18"/>
              </w:rPr>
              <w:t>Inlet pressure, absolute</w:t>
            </w:r>
          </w:p>
        </w:tc>
        <w:tc>
          <w:tcPr>
            <w:tcW w:w="4133" w:type="dxa"/>
          </w:tcPr>
          <w:p w14:paraId="5A00004D" w14:textId="77777777" w:rsidR="00C64113" w:rsidRDefault="00C64113">
            <w:pPr>
              <w:spacing w:before="20" w:after="20"/>
            </w:pPr>
            <w:r>
              <w:rPr>
                <w:rFonts w:cs="Arial"/>
                <w:sz w:val="18"/>
                <w:szCs w:val="18"/>
              </w:rPr>
              <w:t>Schedule-dependent</w:t>
            </w:r>
          </w:p>
        </w:tc>
        <w:tc>
          <w:tcPr>
            <w:tcW w:w="1080" w:type="dxa"/>
          </w:tcPr>
          <w:p w14:paraId="5A00004E" w14:textId="77777777" w:rsidR="00C64113" w:rsidRDefault="00C64113">
            <w:pPr>
              <w:spacing w:before="20" w:after="20"/>
            </w:pPr>
            <w:r>
              <w:rPr>
                <w:rFonts w:cs="Arial"/>
                <w:sz w:val="18"/>
                <w:szCs w:val="18"/>
              </w:rPr>
              <w:t>kPa</w:t>
            </w:r>
          </w:p>
        </w:tc>
      </w:tr>
      <w:tr w:rsidR="00310A1C" w14:paraId="6D4B68DC" w14:textId="77777777" w:rsidTr="004B0961">
        <w:tc>
          <w:tcPr>
            <w:tcW w:w="978" w:type="dxa"/>
          </w:tcPr>
          <w:p w14:paraId="5A00004F" w14:textId="77777777" w:rsidR="00C64113" w:rsidRDefault="00C64113">
            <w:pPr>
              <w:spacing w:before="20" w:after="20"/>
            </w:pPr>
            <w:r>
              <w:rPr>
                <w:rFonts w:cs="Arial"/>
                <w:sz w:val="18"/>
                <w:szCs w:val="18"/>
              </w:rPr>
              <w:t>P</w:t>
            </w:r>
            <w:r>
              <w:rPr>
                <w:rFonts w:cs="Arial"/>
                <w:sz w:val="18"/>
                <w:szCs w:val="18"/>
                <w:vertAlign w:val="subscript"/>
              </w:rPr>
              <w:t>2</w:t>
            </w:r>
          </w:p>
        </w:tc>
        <w:tc>
          <w:tcPr>
            <w:tcW w:w="2629" w:type="dxa"/>
          </w:tcPr>
          <w:p w14:paraId="5A000050" w14:textId="77777777" w:rsidR="00C64113" w:rsidRDefault="00C64113">
            <w:pPr>
              <w:spacing w:before="20" w:after="20"/>
            </w:pPr>
            <w:r>
              <w:rPr>
                <w:rFonts w:cs="Arial"/>
                <w:sz w:val="18"/>
                <w:szCs w:val="18"/>
              </w:rPr>
              <w:t>Outlet pressure, absolute</w:t>
            </w:r>
          </w:p>
        </w:tc>
        <w:tc>
          <w:tcPr>
            <w:tcW w:w="4133" w:type="dxa"/>
          </w:tcPr>
          <w:p w14:paraId="5A000051" w14:textId="77777777" w:rsidR="00C64113" w:rsidRDefault="00C64113">
            <w:pPr>
              <w:spacing w:before="20" w:after="20"/>
            </w:pPr>
            <w:r>
              <w:rPr>
                <w:rFonts w:cs="Arial"/>
                <w:sz w:val="18"/>
                <w:szCs w:val="18"/>
              </w:rPr>
              <w:t>Schedule-dependent</w:t>
            </w:r>
          </w:p>
        </w:tc>
        <w:tc>
          <w:tcPr>
            <w:tcW w:w="1080" w:type="dxa"/>
          </w:tcPr>
          <w:p w14:paraId="5A000052" w14:textId="77777777" w:rsidR="00C64113" w:rsidRDefault="00C64113">
            <w:pPr>
              <w:spacing w:before="20" w:after="20"/>
            </w:pPr>
            <w:r>
              <w:rPr>
                <w:rFonts w:cs="Arial"/>
                <w:sz w:val="18"/>
                <w:szCs w:val="18"/>
              </w:rPr>
              <w:t>kPa</w:t>
            </w:r>
          </w:p>
        </w:tc>
      </w:tr>
      <w:tr w:rsidR="00310A1C" w14:paraId="0102B929" w14:textId="77777777" w:rsidTr="004B0961">
        <w:tc>
          <w:tcPr>
            <w:tcW w:w="978" w:type="dxa"/>
          </w:tcPr>
          <w:p w14:paraId="5A000053" w14:textId="77777777" w:rsidR="00C64113" w:rsidRDefault="00C64113">
            <w:pPr>
              <w:spacing w:before="20" w:after="20"/>
            </w:pPr>
            <w:proofErr w:type="spellStart"/>
            <w:r>
              <w:rPr>
                <w:rFonts w:cs="Arial"/>
                <w:sz w:val="18"/>
                <w:szCs w:val="18"/>
              </w:rPr>
              <w:t>D</w:t>
            </w:r>
            <w:r>
              <w:rPr>
                <w:rFonts w:cs="Arial"/>
                <w:sz w:val="18"/>
                <w:szCs w:val="18"/>
                <w:vertAlign w:val="subscript"/>
              </w:rPr>
              <w:t>mm</w:t>
            </w:r>
            <w:proofErr w:type="spellEnd"/>
          </w:p>
        </w:tc>
        <w:tc>
          <w:tcPr>
            <w:tcW w:w="2629" w:type="dxa"/>
          </w:tcPr>
          <w:p w14:paraId="5A000054" w14:textId="77777777" w:rsidR="00C64113" w:rsidRDefault="00C64113">
            <w:pPr>
              <w:spacing w:before="20" w:after="20"/>
            </w:pPr>
            <w:r>
              <w:rPr>
                <w:rFonts w:cs="Arial"/>
                <w:sz w:val="18"/>
                <w:szCs w:val="18"/>
              </w:rPr>
              <w:t>Pipe internal diameter</w:t>
            </w:r>
          </w:p>
        </w:tc>
        <w:tc>
          <w:tcPr>
            <w:tcW w:w="4133" w:type="dxa"/>
          </w:tcPr>
          <w:p w14:paraId="5A000055" w14:textId="77777777" w:rsidR="00C64113" w:rsidRDefault="00C64113">
            <w:pPr>
              <w:spacing w:before="20" w:after="20"/>
            </w:pPr>
            <w:r>
              <w:rPr>
                <w:rFonts w:cs="Arial"/>
                <w:sz w:val="18"/>
                <w:szCs w:val="18"/>
              </w:rPr>
              <w:t>Size-dependent</w:t>
            </w:r>
          </w:p>
        </w:tc>
        <w:tc>
          <w:tcPr>
            <w:tcW w:w="1080" w:type="dxa"/>
          </w:tcPr>
          <w:p w14:paraId="5A000056" w14:textId="77777777" w:rsidR="00C64113" w:rsidRDefault="00C64113">
            <w:pPr>
              <w:spacing w:before="20" w:after="20"/>
            </w:pPr>
            <w:r>
              <w:rPr>
                <w:rFonts w:cs="Arial"/>
                <w:sz w:val="18"/>
                <w:szCs w:val="18"/>
              </w:rPr>
              <w:t>mm</w:t>
            </w:r>
          </w:p>
        </w:tc>
      </w:tr>
      <w:tr w:rsidR="00310A1C" w14:paraId="60860979" w14:textId="77777777" w:rsidTr="004B0961">
        <w:tc>
          <w:tcPr>
            <w:tcW w:w="978" w:type="dxa"/>
          </w:tcPr>
          <w:p w14:paraId="5A000057" w14:textId="77777777" w:rsidR="00C64113" w:rsidRDefault="00C64113">
            <w:pPr>
              <w:spacing w:before="20" w:after="20"/>
            </w:pPr>
            <w:proofErr w:type="spellStart"/>
            <w:r>
              <w:rPr>
                <w:rFonts w:cs="Arial"/>
                <w:sz w:val="18"/>
                <w:szCs w:val="18"/>
              </w:rPr>
              <w:t>L</w:t>
            </w:r>
            <w:r>
              <w:rPr>
                <w:rFonts w:cs="Arial"/>
                <w:sz w:val="18"/>
                <w:szCs w:val="18"/>
                <w:vertAlign w:val="subscript"/>
              </w:rPr>
              <w:t>km</w:t>
            </w:r>
            <w:proofErr w:type="spellEnd"/>
          </w:p>
        </w:tc>
        <w:tc>
          <w:tcPr>
            <w:tcW w:w="2629" w:type="dxa"/>
          </w:tcPr>
          <w:p w14:paraId="5A000058" w14:textId="77777777" w:rsidR="00C64113" w:rsidRDefault="00C64113">
            <w:pPr>
              <w:spacing w:before="20" w:after="20"/>
            </w:pPr>
            <w:r>
              <w:rPr>
                <w:rFonts w:cs="Arial"/>
                <w:sz w:val="18"/>
                <w:szCs w:val="18"/>
              </w:rPr>
              <w:t>Physical pipe length</w:t>
            </w:r>
          </w:p>
        </w:tc>
        <w:tc>
          <w:tcPr>
            <w:tcW w:w="4133" w:type="dxa"/>
          </w:tcPr>
          <w:p w14:paraId="5A000059" w14:textId="77777777" w:rsidR="00C64113" w:rsidRDefault="00C64113">
            <w:pPr>
              <w:spacing w:before="20" w:after="20"/>
            </w:pPr>
            <w:r>
              <w:rPr>
                <w:rFonts w:cs="Arial"/>
                <w:sz w:val="18"/>
                <w:szCs w:val="18"/>
              </w:rPr>
              <w:t>Schedule-dependent</w:t>
            </w:r>
          </w:p>
        </w:tc>
        <w:tc>
          <w:tcPr>
            <w:tcW w:w="1080" w:type="dxa"/>
          </w:tcPr>
          <w:p w14:paraId="5A00005A" w14:textId="77777777" w:rsidR="00C64113" w:rsidRDefault="00C64113">
            <w:pPr>
              <w:spacing w:before="20" w:after="20"/>
            </w:pPr>
            <w:r>
              <w:rPr>
                <w:rFonts w:cs="Arial"/>
                <w:sz w:val="18"/>
                <w:szCs w:val="18"/>
              </w:rPr>
              <w:t>km</w:t>
            </w:r>
          </w:p>
        </w:tc>
      </w:tr>
      <w:tr w:rsidR="00310A1C" w14:paraId="11264DEA" w14:textId="77777777" w:rsidTr="004B0961">
        <w:tc>
          <w:tcPr>
            <w:tcW w:w="978" w:type="dxa"/>
          </w:tcPr>
          <w:p w14:paraId="5A00005B" w14:textId="77777777" w:rsidR="00C64113" w:rsidRDefault="00C64113">
            <w:pPr>
              <w:spacing w:before="20" w:after="20"/>
            </w:pPr>
            <w:r>
              <w:rPr>
                <w:rFonts w:cs="Arial"/>
                <w:sz w:val="18"/>
                <w:szCs w:val="18"/>
              </w:rPr>
              <w:t>L</w:t>
            </w:r>
            <w:r>
              <w:rPr>
                <w:rFonts w:cs="Arial"/>
                <w:sz w:val="18"/>
                <w:szCs w:val="18"/>
                <w:vertAlign w:val="subscript"/>
              </w:rPr>
              <w:t>eff</w:t>
            </w:r>
          </w:p>
        </w:tc>
        <w:tc>
          <w:tcPr>
            <w:tcW w:w="2629" w:type="dxa"/>
          </w:tcPr>
          <w:p w14:paraId="5A00005C" w14:textId="77777777" w:rsidR="00C64113" w:rsidRDefault="00C64113">
            <w:pPr>
              <w:spacing w:before="20" w:after="20"/>
            </w:pPr>
            <w:r>
              <w:rPr>
                <w:rFonts w:cs="Arial"/>
                <w:sz w:val="18"/>
                <w:szCs w:val="18"/>
              </w:rPr>
              <w:t>Effective pipe length</w:t>
            </w:r>
          </w:p>
        </w:tc>
        <w:tc>
          <w:tcPr>
            <w:tcW w:w="4133" w:type="dxa"/>
          </w:tcPr>
          <w:p w14:paraId="5A00005D" w14:textId="77777777" w:rsidR="00C64113" w:rsidRDefault="00C64113">
            <w:pPr>
              <w:spacing w:before="20" w:after="20"/>
            </w:pPr>
            <w:r>
              <w:rPr>
                <w:rFonts w:cs="Arial"/>
                <w:sz w:val="18"/>
                <w:szCs w:val="18"/>
              </w:rPr>
              <w:t xml:space="preserve">= F · </w:t>
            </w:r>
            <w:proofErr w:type="spellStart"/>
            <w:r>
              <w:rPr>
                <w:rFonts w:cs="Arial"/>
                <w:sz w:val="18"/>
                <w:szCs w:val="18"/>
              </w:rPr>
              <w:t>L</w:t>
            </w:r>
            <w:r>
              <w:rPr>
                <w:rFonts w:cs="Arial"/>
                <w:sz w:val="18"/>
                <w:szCs w:val="18"/>
                <w:vertAlign w:val="subscript"/>
              </w:rPr>
              <w:t>km</w:t>
            </w:r>
            <w:proofErr w:type="spellEnd"/>
          </w:p>
        </w:tc>
        <w:tc>
          <w:tcPr>
            <w:tcW w:w="1080" w:type="dxa"/>
          </w:tcPr>
          <w:p w14:paraId="5A00005E" w14:textId="77777777" w:rsidR="00C64113" w:rsidRDefault="00C64113">
            <w:pPr>
              <w:spacing w:before="20" w:after="20"/>
            </w:pPr>
            <w:r>
              <w:rPr>
                <w:rFonts w:cs="Arial"/>
                <w:sz w:val="18"/>
                <w:szCs w:val="18"/>
              </w:rPr>
              <w:t>km</w:t>
            </w:r>
          </w:p>
        </w:tc>
      </w:tr>
      <w:tr w:rsidR="00310A1C" w14:paraId="0587B89E" w14:textId="77777777" w:rsidTr="004B0961">
        <w:tc>
          <w:tcPr>
            <w:tcW w:w="978" w:type="dxa"/>
          </w:tcPr>
          <w:p w14:paraId="5A00005F" w14:textId="77777777" w:rsidR="00C64113" w:rsidRDefault="00C64113">
            <w:pPr>
              <w:spacing w:before="20" w:after="20"/>
            </w:pPr>
            <w:r>
              <w:rPr>
                <w:rFonts w:cs="Arial"/>
                <w:sz w:val="18"/>
                <w:szCs w:val="18"/>
              </w:rPr>
              <w:t>F</w:t>
            </w:r>
          </w:p>
        </w:tc>
        <w:tc>
          <w:tcPr>
            <w:tcW w:w="2629" w:type="dxa"/>
          </w:tcPr>
          <w:p w14:paraId="5A000060" w14:textId="77777777" w:rsidR="00C64113" w:rsidRDefault="00C64113">
            <w:pPr>
              <w:spacing w:before="20" w:after="20"/>
            </w:pPr>
            <w:r>
              <w:rPr>
                <w:rFonts w:cs="Arial"/>
                <w:sz w:val="18"/>
                <w:szCs w:val="18"/>
              </w:rPr>
              <w:t>Fitting allowance factor</w:t>
            </w:r>
          </w:p>
        </w:tc>
        <w:tc>
          <w:tcPr>
            <w:tcW w:w="4133" w:type="dxa"/>
          </w:tcPr>
          <w:p w14:paraId="5A000061" w14:textId="77777777" w:rsidR="00C64113" w:rsidRDefault="00C64113">
            <w:pPr>
              <w:spacing w:before="20" w:after="20"/>
            </w:pPr>
            <w:r>
              <w:rPr>
                <w:rFonts w:cs="Arial"/>
                <w:sz w:val="18"/>
                <w:szCs w:val="18"/>
              </w:rPr>
              <w:t>1.0 or 1.2</w:t>
            </w:r>
          </w:p>
        </w:tc>
        <w:tc>
          <w:tcPr>
            <w:tcW w:w="1080" w:type="dxa"/>
          </w:tcPr>
          <w:p w14:paraId="5A000062" w14:textId="77777777" w:rsidR="00C64113" w:rsidRDefault="00C64113">
            <w:pPr>
              <w:spacing w:before="20" w:after="20"/>
            </w:pPr>
            <w:r>
              <w:rPr>
                <w:rFonts w:cs="Arial"/>
                <w:sz w:val="18"/>
                <w:szCs w:val="18"/>
              </w:rPr>
              <w:t>–</w:t>
            </w:r>
          </w:p>
        </w:tc>
      </w:tr>
    </w:tbl>
    <w:p w14:paraId="5A000063" w14:textId="77777777" w:rsidR="00C64113" w:rsidRDefault="00C64113">
      <w:pPr>
        <w:rPr>
          <w:i/>
        </w:rPr>
      </w:pPr>
      <w:r>
        <w:rPr>
          <w:rFonts w:cs="Arial"/>
          <w:i/>
        </w:rPr>
        <w:t>Table B.1 – Parameter definitions and values used with the General Flow Equation closed under the Polyflo friction law.</w:t>
      </w:r>
    </w:p>
    <w:p w14:paraId="5A000064" w14:textId="77777777" w:rsidR="00C64113" w:rsidRDefault="00C64113">
      <w:pPr>
        <w:pStyle w:val="CSAAppendix2"/>
      </w:pPr>
      <w:bookmarkStart w:id="5957" w:name="_Toc241507012"/>
      <w:r>
        <w:rPr>
          <w:rFonts w:cs="Arial"/>
        </w:rPr>
        <w:t>Flow and energy conversions</w:t>
      </w:r>
      <w:bookmarkEnd w:id="5957"/>
    </w:p>
    <w:p w14:paraId="5A000065" w14:textId="77777777" w:rsidR="00C64113" w:rsidRDefault="00C64113">
      <w:r>
        <w:rPr>
          <w:rFonts w:cs="Arial"/>
        </w:rPr>
        <w:t xml:space="preserve">Equation (B.11) returns the standard volumetric flow rate </w:t>
      </w:r>
      <w:proofErr w:type="spellStart"/>
      <w:r>
        <w:rPr>
          <w:rFonts w:cs="Arial"/>
        </w:rPr>
        <w:t>Q</w:t>
      </w:r>
      <w:r>
        <w:rPr>
          <w:rFonts w:cs="Arial"/>
          <w:vertAlign w:val="subscript"/>
        </w:rPr>
        <w:t>day</w:t>
      </w:r>
      <w:proofErr w:type="spellEnd"/>
      <w:r>
        <w:rPr>
          <w:rFonts w:cs="Arial"/>
        </w:rPr>
        <w:t xml:space="preserve"> in m</w:t>
      </w:r>
      <w:r>
        <w:rPr>
          <w:rFonts w:cs="Arial"/>
          <w:vertAlign w:val="superscript"/>
        </w:rPr>
        <w:t>3</w:t>
      </w:r>
      <w:r>
        <w:rPr>
          <w:rFonts w:cs="Arial"/>
        </w:rPr>
        <w:t xml:space="preserve">/day. Volumetric rates in other units follow by division, </w:t>
      </w:r>
      <w:proofErr w:type="spellStart"/>
      <w:r>
        <w:rPr>
          <w:rFonts w:cs="Arial"/>
        </w:rPr>
        <w:t>Q</w:t>
      </w:r>
      <w:r>
        <w:rPr>
          <w:rFonts w:cs="Arial"/>
          <w:vertAlign w:val="subscript"/>
        </w:rPr>
        <w:t>hour</w:t>
      </w:r>
      <w:proofErr w:type="spellEnd"/>
      <w:r>
        <w:rPr>
          <w:rFonts w:cs="Arial"/>
        </w:rPr>
        <w:t xml:space="preserve"> = </w:t>
      </w:r>
      <w:proofErr w:type="spellStart"/>
      <w:r>
        <w:rPr>
          <w:rFonts w:cs="Arial"/>
        </w:rPr>
        <w:t>Q</w:t>
      </w:r>
      <w:r>
        <w:rPr>
          <w:rFonts w:cs="Arial"/>
          <w:vertAlign w:val="subscript"/>
        </w:rPr>
        <w:t>day</w:t>
      </w:r>
      <w:proofErr w:type="spellEnd"/>
      <w:r>
        <w:rPr>
          <w:rFonts w:cs="Arial"/>
        </w:rPr>
        <w:t>/24 in m</w:t>
      </w:r>
      <w:r>
        <w:rPr>
          <w:rFonts w:cs="Arial"/>
          <w:vertAlign w:val="superscript"/>
        </w:rPr>
        <w:t>3</w:t>
      </w:r>
      <w:r>
        <w:rPr>
          <w:rFonts w:cs="Arial"/>
        </w:rPr>
        <w:t>/h and Q</w:t>
      </w:r>
      <w:r>
        <w:rPr>
          <w:rFonts w:cs="Arial"/>
          <w:vertAlign w:val="subscript"/>
        </w:rPr>
        <w:t>s</w:t>
      </w:r>
      <w:r>
        <w:rPr>
          <w:rFonts w:cs="Arial"/>
        </w:rPr>
        <w:t xml:space="preserve"> = </w:t>
      </w:r>
      <w:proofErr w:type="spellStart"/>
      <w:r>
        <w:rPr>
          <w:rFonts w:cs="Arial"/>
        </w:rPr>
        <w:t>Q</w:t>
      </w:r>
      <w:r>
        <w:rPr>
          <w:rFonts w:cs="Arial"/>
          <w:vertAlign w:val="subscript"/>
        </w:rPr>
        <w:t>day</w:t>
      </w:r>
      <w:proofErr w:type="spellEnd"/>
      <w:r>
        <w:rPr>
          <w:rFonts w:cs="Arial"/>
        </w:rPr>
        <w:t>/86400 in m</w:t>
      </w:r>
      <w:r>
        <w:rPr>
          <w:rFonts w:cs="Arial"/>
          <w:vertAlign w:val="superscript"/>
        </w:rPr>
        <w:t>3</w:t>
      </w:r>
      <w:r>
        <w:rPr>
          <w:rFonts w:cs="Arial"/>
        </w:rPr>
        <w:t>/s. Thermal capacity follows from the calorific value:</w:t>
      </w:r>
    </w:p>
    <w:p w14:paraId="5A000066" w14:textId="77777777" w:rsidR="00C64113" w:rsidRDefault="00C64113">
      <w:pPr>
        <w:tabs>
          <w:tab w:val="center" w:pos="4680"/>
          <w:tab w:val="right" w:pos="9360"/>
        </w:tabs>
        <w:spacing w:before="120"/>
        <w:rPr>
          <w:rFonts w:cs="Arial"/>
        </w:rPr>
      </w:pPr>
      <w:r>
        <w:tab/>
      </w:r>
      <m:oMath>
        <m:sSub>
          <m:sSubPr>
            <m:ctrlPr>
              <w:rPr>
                <w:rFonts w:ascii="Cambria Math" w:hAnsi="Cambria Math"/>
              </w:rPr>
            </m:ctrlPr>
          </m:sSubPr>
          <m:e>
            <m:r>
              <w:rPr>
                <w:rFonts w:ascii="Cambria Math" w:hAnsi="Cambria Math"/>
              </w:rPr>
              <m:t>Q</m:t>
            </m:r>
          </m:e>
          <m:sub>
            <m:r>
              <w:rPr>
                <w:rFonts w:ascii="Cambria Math" w:hAnsi="Cambria Math"/>
              </w:rPr>
              <m:t>kW</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hour</m:t>
            </m:r>
          </m:sub>
        </m:sSub>
        <m:r>
          <w:rPr>
            <w:rFonts w:ascii="Cambria Math" w:hAnsi="Cambria Math"/>
          </w:rPr>
          <m:t xml:space="preserve"> · b · z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day</m:t>
                    </m:r>
                  </m:sub>
                </m:sSub>
              </m:num>
              <m:den>
                <m:r>
                  <w:rPr>
                    <w:rFonts w:ascii="Cambria Math" w:hAnsi="Cambria Math"/>
                  </w:rPr>
                  <m:t>24</m:t>
                </m:r>
              </m:den>
            </m:f>
          </m:e>
        </m:d>
        <m:r>
          <w:rPr>
            <w:rFonts w:ascii="Cambria Math" w:hAnsi="Cambria Math"/>
          </w:rPr>
          <m:t xml:space="preserve"> · b · z</m:t>
        </m:r>
      </m:oMath>
      <w:r>
        <w:rPr>
          <w:rFonts w:cs="Arial"/>
        </w:rPr>
        <w:tab/>
        <w:t>(B.12)</w:t>
      </w:r>
    </w:p>
    <w:p w14:paraId="5A000069" w14:textId="578483EF" w:rsidR="00C64113" w:rsidRDefault="00C64113">
      <w:r>
        <w:rPr>
          <w:rFonts w:cs="Arial"/>
        </w:rPr>
        <w:t>where b is the calorific value of the gas in MJ/m</w:t>
      </w:r>
      <w:r>
        <w:rPr>
          <w:rFonts w:cs="Arial"/>
          <w:vertAlign w:val="superscript"/>
        </w:rPr>
        <w:t>3</w:t>
      </w:r>
      <w:r>
        <w:rPr>
          <w:rFonts w:cs="Arial"/>
        </w:rPr>
        <w:t xml:space="preserve"> at standard conditions and z = 0.2778 </w:t>
      </w:r>
      <w:proofErr w:type="spellStart"/>
      <w:r>
        <w:rPr>
          <w:rFonts w:cs="Arial"/>
        </w:rPr>
        <w:t>kW·h</w:t>
      </w:r>
      <w:proofErr w:type="spellEnd"/>
      <w:r>
        <w:rPr>
          <w:rFonts w:cs="Arial"/>
        </w:rPr>
        <w:t>/MJ converts MJ/h to kW. The value of b is gas-dependent and is taken on a higher heating value basis throughout, as §3.5.1 sets out.</w:t>
      </w:r>
    </w:p>
    <w:p w14:paraId="5A00006B" w14:textId="77777777" w:rsidR="00C64113" w:rsidRDefault="00C64113">
      <w:pPr>
        <w:pStyle w:val="CSAAppendix2"/>
      </w:pPr>
      <w:bookmarkStart w:id="5958" w:name="_Toc241507013"/>
      <w:r>
        <w:rPr>
          <w:rFonts w:cs="Arial"/>
        </w:rPr>
        <w:t>Sensitivity of the back-calculated friction factor to the assumed diameter</w:t>
      </w:r>
      <w:bookmarkEnd w:id="5958"/>
    </w:p>
    <w:p w14:paraId="5A00006C" w14:textId="77777777" w:rsidR="00C64113" w:rsidRDefault="00C64113">
      <w:r>
        <w:rPr>
          <w:rFonts w:cs="Arial"/>
        </w:rPr>
        <w:t xml:space="preserve">The friction factors of §3.5.2 are back-calculated from a measured flow and a measured pressure drop, so the only assumed quantity entering them is the bore. Writing </w:t>
      </w:r>
      <w:r>
        <w:rPr>
          <w:rFonts w:cs="Arial"/>
          <w:i/>
        </w:rPr>
        <w:t>f</w:t>
      </w:r>
      <w:r>
        <w:rPr>
          <w:rFonts w:cs="Arial"/>
        </w:rPr>
        <w:t xml:space="preserve"> = (ΔP/</w:t>
      </w:r>
      <w:proofErr w:type="gramStart"/>
      <w:r>
        <w:rPr>
          <w:rFonts w:cs="Arial"/>
        </w:rPr>
        <w:t>L)·</w:t>
      </w:r>
      <w:proofErr w:type="gramEnd"/>
      <w:r>
        <w:rPr>
          <w:rFonts w:cs="Arial"/>
        </w:rPr>
        <w:t>D / (½ρV</w:t>
      </w:r>
      <w:r>
        <w:rPr>
          <w:rFonts w:cs="Arial"/>
          <w:vertAlign w:val="superscript"/>
        </w:rPr>
        <w:t>2</w:t>
      </w:r>
      <w:r>
        <w:rPr>
          <w:rFonts w:cs="Arial"/>
        </w:rPr>
        <w:t>) with V = 4Q/(πD</w:t>
      </w:r>
      <w:r>
        <w:rPr>
          <w:rFonts w:cs="Arial"/>
          <w:vertAlign w:val="superscript"/>
        </w:rPr>
        <w:t>2</w:t>
      </w:r>
      <w:r>
        <w:rPr>
          <w:rFonts w:cs="Arial"/>
        </w:rPr>
        <w:t xml:space="preserve">) gives </w:t>
      </w:r>
      <w:r>
        <w:rPr>
          <w:rFonts w:cs="Arial"/>
          <w:i/>
        </w:rPr>
        <w:t>f</w:t>
      </w:r>
      <w:r>
        <w:rPr>
          <w:rFonts w:cs="Arial"/>
        </w:rPr>
        <w:t xml:space="preserve"> ∝ D</w:t>
      </w:r>
      <w:r>
        <w:rPr>
          <w:rFonts w:cs="Arial"/>
          <w:vertAlign w:val="superscript"/>
        </w:rPr>
        <w:t>5</w:t>
      </w:r>
      <w:r>
        <w:rPr>
          <w:rFonts w:cs="Arial"/>
        </w:rPr>
        <w:t xml:space="preserve"> at fixed flow, while </w:t>
      </w:r>
      <w:r>
        <w:rPr>
          <w:rFonts w:cs="Arial"/>
          <w:i/>
        </w:rPr>
        <w:t>Re</w:t>
      </w:r>
      <w:r>
        <w:rPr>
          <w:rFonts w:cs="Arial"/>
        </w:rPr>
        <w:t xml:space="preserve"> = </w:t>
      </w:r>
      <w:proofErr w:type="spellStart"/>
      <w:r>
        <w:rPr>
          <w:rFonts w:cs="Arial"/>
        </w:rPr>
        <w:t>ρVD</w:t>
      </w:r>
      <w:proofErr w:type="spellEnd"/>
      <w:r>
        <w:rPr>
          <w:rFonts w:cs="Arial"/>
        </w:rPr>
        <w:t xml:space="preserve">/μ gives </w:t>
      </w:r>
      <w:r>
        <w:rPr>
          <w:rFonts w:cs="Arial"/>
          <w:i/>
        </w:rPr>
        <w:t>Re</w:t>
      </w:r>
      <w:r>
        <w:rPr>
          <w:rFonts w:cs="Arial"/>
        </w:rPr>
        <w:t xml:space="preserve"> ∝ D</w:t>
      </w:r>
      <w:r>
        <w:rPr>
          <w:rFonts w:cs="Arial"/>
          <w:vertAlign w:val="superscript"/>
        </w:rPr>
        <w:t>-1</w:t>
      </w:r>
      <w:r>
        <w:rPr>
          <w:rFonts w:cs="Arial"/>
        </w:rPr>
        <w:t xml:space="preserve">. Rescaling the assumed diameter by a factor γ therefore multiplies </w:t>
      </w:r>
      <w:r>
        <w:rPr>
          <w:rFonts w:cs="Arial"/>
          <w:i/>
        </w:rPr>
        <w:t>f</w:t>
      </w:r>
      <w:r>
        <w:rPr>
          <w:rFonts w:cs="Arial"/>
        </w:rPr>
        <w:t xml:space="preserve"> by γ</w:t>
      </w:r>
      <w:r>
        <w:rPr>
          <w:rFonts w:cs="Arial"/>
          <w:vertAlign w:val="superscript"/>
        </w:rPr>
        <w:t>5</w:t>
      </w:r>
      <w:r>
        <w:rPr>
          <w:rFonts w:cs="Arial"/>
        </w:rPr>
        <w:t xml:space="preserve"> and divides </w:t>
      </w:r>
      <w:r>
        <w:rPr>
          <w:rFonts w:cs="Arial"/>
          <w:i/>
        </w:rPr>
        <w:t>Re</w:t>
      </w:r>
      <w:r>
        <w:rPr>
          <w:rFonts w:cs="Arial"/>
        </w:rPr>
        <w:t xml:space="preserve"> by γ. On logarithmic axes every measured point moves along a </w:t>
      </w:r>
      <w:r>
        <w:rPr>
          <w:rFonts w:cs="Arial"/>
        </w:rPr>
        <w:lastRenderedPageBreak/>
        <w:t>line of slope −5, and it does so in the same direction and by the same amount, so the rescaling translates the whole dataset without deforming it.</w:t>
      </w:r>
    </w:p>
    <w:p w14:paraId="5A00006D" w14:textId="322FA9B1" w:rsidR="00C64113" w:rsidDel="00F710C5" w:rsidRDefault="00C64113" w:rsidP="00F710C5">
      <w:pPr>
        <w:rPr>
          <w:del w:id="5959" w:author="Sean de Noronha | DRG" w:date="2026-09-28T12:01:00Z" w16du:dateUtc="2026-09-28T10:01:00Z"/>
          <w:rFonts w:cs="Arial"/>
        </w:rPr>
      </w:pPr>
      <w:r>
        <w:rPr>
          <w:rFonts w:cs="Arial"/>
        </w:rPr>
        <w:t xml:space="preserve">Figure B.1 shows this for the smallest tested size </w:t>
      </w:r>
      <w:del w:id="5960" w:author="Sean de Noronha | DRG" w:date="2026-09-24T17:24:00Z">
        <w:r>
          <w:rPr>
            <w:rFonts w:cs="Arial"/>
          </w:rPr>
          <w:delText>of Manufacturer D.</w:delText>
        </w:r>
      </w:del>
      <w:ins w:id="5961" w:author="Sean de Noronha | DRG" w:date="2026-09-24T17:24:00Z">
        <w:r>
          <w:rPr>
            <w:rFonts w:cs="Arial"/>
          </w:rPr>
          <w:t>of Manufacturer C (measurement data).</w:t>
        </w:r>
      </w:ins>
      <w:r>
        <w:rPr>
          <w:rFonts w:cs="Arial"/>
        </w:rPr>
        <w:t xml:space="preserve"> The nominal bore, D = EHD·25.4/32 mm, and a rescaled bore chosen to bring the low Reynolds number points onto </w:t>
      </w:r>
      <w:r>
        <w:rPr>
          <w:rFonts w:cs="Arial"/>
          <w:i/>
        </w:rPr>
        <w:t>f</w:t>
      </w:r>
      <w:r>
        <w:rPr>
          <w:rFonts w:cs="Arial"/>
        </w:rPr>
        <w:t xml:space="preserve"> = 64/</w:t>
      </w:r>
      <w:r>
        <w:rPr>
          <w:rFonts w:cs="Arial"/>
          <w:i/>
        </w:rPr>
        <w:t>Re</w:t>
      </w:r>
      <w:r>
        <w:rPr>
          <w:rFonts w:cs="Arial"/>
        </w:rPr>
        <w:t xml:space="preserve"> produce the same sub-transitional slope and the same plateau shape; only the vertical position changes. The laminar branch, the shallow minimum and the size-dependent plateau reported in §3.5.2 are therefore properties of the measurements, not of the diameter convention. The convention fixes where the curve sits, not what shape it has</w:t>
      </w:r>
      <w:ins w:id="5962" w:author="Sean de Noronha | DRG" w:date="2026-09-28T12:01:00Z" w16du:dateUtc="2026-09-28T10:01:00Z">
        <w:r>
          <w:rPr>
            <w:rFonts w:cs="Arial"/>
          </w:rPr>
          <w:t xml:space="preserve">. The volume-equivalent diameter used in </w:t>
        </w:r>
      </w:ins>
      <w:del w:id="5963" w:author="Sean de Noronha | DRG" w:date="2026-09-28T12:01:00Z" w16du:dateUtc="2026-09-28T10:01:00Z">
        <w:r>
          <w:rPr>
            <w:rFonts w:cs="Arial"/>
          </w:rPr>
          <w:delText xml:space="preserve">, </w:delText>
        </w:r>
      </w:del>
      <w:ins w:id="5964" w:author="Sean de Noronha | DRG" w:date="2026-09-28T12:01:00Z">
        <w:r>
          <w:rPr>
            <w:rFonts w:cs="Arial"/>
          </w:rPr>
          <w:t>§3.5.2 corresponds to a rescaling of γ = 1.11 to 1.17 relative to the nominal bore EHD·25.4/32 mm across the four sizes.</w:t>
        </w:r>
      </w:ins>
      <w:del w:id="5965" w:author="Sean de Noronha | DRG" w:date="2026-09-28T12:01:00Z" w16du:dateUtc="2026-09-28T10:01:00Z">
        <w:r>
          <w:rPr>
            <w:rFonts w:cs="Arial"/>
          </w:rPr>
          <w:delText>which is why the friction values are described there as convention-consistent rather than absolute.</w:delText>
        </w:r>
      </w:del>
    </w:p>
    <w:p w14:paraId="75A59FE6" w14:textId="77777777" w:rsidR="00F710C5" w:rsidRDefault="00F710C5">
      <w:pPr>
        <w:rPr>
          <w:ins w:id="5966" w:author="Sean de Noronha | DRG" w:date="2026-09-28T12:01:00Z" w16du:dateUtc="2026-09-28T10:01:00Z"/>
        </w:rPr>
      </w:pPr>
    </w:p>
    <w:p w14:paraId="69706F65" w14:textId="3711E254" w:rsidR="006E7E4D" w:rsidRDefault="00C64113" w:rsidP="00F710C5">
      <w:pPr>
        <w:jc w:val="center"/>
      </w:pPr>
      <w:r>
        <w:rPr>
          <w:noProof/>
        </w:rPr>
        <w:drawing>
          <wp:inline distT="0" distB="0" distL="0" distR="0" wp14:anchorId="2B01AE76" wp14:editId="7440EADC">
            <wp:extent cx="4544705" cy="2971894"/>
            <wp:effectExtent l="0" t="0" r="8255" b="0"/>
            <wp:docPr id="1900000001" name="Figure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1" name="Figure B.1"/>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4544705" cy="2971894"/>
                    </a:xfrm>
                    <a:prstGeom prst="rect">
                      <a:avLst/>
                    </a:prstGeom>
                    <a:noFill/>
                  </pic:spPr>
                </pic:pic>
              </a:graphicData>
            </a:graphic>
          </wp:inline>
        </w:drawing>
      </w:r>
    </w:p>
    <w:p w14:paraId="5A00006F" w14:textId="4A71924D" w:rsidR="00C64113" w:rsidRDefault="00C64113">
      <w:pPr>
        <w:rPr>
          <w:rFonts w:cs="Arial"/>
          <w:i/>
        </w:rPr>
      </w:pPr>
      <w:r>
        <w:rPr>
          <w:rFonts w:cs="Arial"/>
          <w:i/>
        </w:rPr>
        <w:t>Figure B.1 – Back-calculated Darcy-Weisbach friction factor for the smallest tested EHD</w:t>
      </w:r>
      <w:ins w:id="5967" w:author="Sean de Noronha | DRG" w:date="2026-09-25T11:12:00Z" w16du:dateUtc="2026-09-25T09:12:00Z">
        <w:r>
          <w:rPr>
            <w:rFonts w:cs="Arial"/>
            <w:i/>
          </w:rPr>
          <w:t xml:space="preserve"> of Manufacturer C</w:t>
        </w:r>
      </w:ins>
      <w:r>
        <w:rPr>
          <w:rFonts w:cs="Arial"/>
          <w:i/>
        </w:rPr>
        <w:t>, plotted at the nominal bore D = EHD·25.4/32 mm and at a rescaled bore matched to the laminar line. Rescaling the assumed diameter moves every point along the slope −5 direction, preserving the shape of the data.</w:t>
      </w:r>
    </w:p>
    <w:p w14:paraId="3E243C6E" w14:textId="04C701E3" w:rsidR="0047793B" w:rsidRDefault="0047793B" w:rsidP="0047793B">
      <w:pPr>
        <w:pStyle w:val="CSAAppendix2"/>
        <w:numPr>
          <w:ilvl w:val="1"/>
          <w:numId w:val="10"/>
        </w:numPr>
      </w:pPr>
      <w:bookmarkStart w:id="5968" w:name="_Toc241507014"/>
      <w:r>
        <w:rPr>
          <w:rFonts w:cs="Arial"/>
        </w:rPr>
        <w:t xml:space="preserve">Back-calculated friction factors plotted over </w:t>
      </w:r>
      <w:r>
        <w:rPr>
          <w:rFonts w:cs="Arial"/>
          <w:i/>
        </w:rPr>
        <w:t>Re</w:t>
      </w:r>
      <w:r>
        <w:rPr>
          <w:rFonts w:cs="Arial"/>
        </w:rPr>
        <w:t xml:space="preserve"> for </w:t>
      </w:r>
      <w:r>
        <w:rPr>
          <w:iCs/>
        </w:rPr>
        <w:t>CSA/ANSI LC 1:23</w:t>
      </w:r>
      <w:bookmarkEnd w:id="5968"/>
    </w:p>
    <w:p w14:paraId="302CC57B" w14:textId="773D903A" w:rsidR="00F24627" w:rsidRDefault="0047793B">
      <w:pPr>
        <w:rPr>
          <w:rFonts w:cs="Arial"/>
          <w:szCs w:val="20"/>
        </w:rPr>
      </w:pPr>
      <w:r>
        <w:rPr>
          <w:iCs/>
        </w:rPr>
        <w:t xml:space="preserve">As mentioned in </w:t>
      </w:r>
      <w:r>
        <w:rPr>
          <w:rFonts w:cs="Arial"/>
          <w:szCs w:val="20"/>
        </w:rPr>
        <w:t xml:space="preserve">§3.5.2, the scatter of back-calculated Darcy-Weisbach friction factors observed for the tabulated CSA/ANSI LC 1:23 data shows a similar trend to that </w:t>
      </w:r>
      <w:del w:id="5969" w:author="Sean de Noronha | DRG" w:date="2026-09-24T17:25:00Z">
        <w:r>
          <w:rPr>
            <w:rFonts w:cs="Arial"/>
            <w:szCs w:val="20"/>
          </w:rPr>
          <w:delText>observed for Manufacturer D.</w:delText>
        </w:r>
      </w:del>
      <w:ins w:id="5970" w:author="Sean de Noronha | DRG" w:date="2026-09-24T17:25:00Z">
        <w:r>
          <w:rPr>
            <w:rFonts w:cs="Arial"/>
            <w:szCs w:val="20"/>
          </w:rPr>
          <w:t>observed for Manufacturer C measurement data.</w:t>
        </w:r>
      </w:ins>
      <w:r>
        <w:rPr>
          <w:rFonts w:cs="Arial"/>
          <w:szCs w:val="20"/>
        </w:rPr>
        <w:t xml:space="preserve"> In the laminar regime, the data appear to asymptote towards a single line; in the turbulent regime, the data reach a plateau or continue rising shortly after the transition regime.</w:t>
      </w:r>
      <w:ins w:id="5971" w:author="Sean de Noronha | DRG" w:date="2026-09-28T12:11:00Z" w16du:dateUtc="2026-09-28T10:11:00Z">
        <w:r>
          <w:rPr>
            <w:rFonts w:cs="Arial"/>
            <w:szCs w:val="20"/>
          </w:rPr>
          <w:t xml:space="preserve"> </w:t>
        </w:r>
      </w:ins>
      <w:ins w:id="5972" w:author="Sean de Noronha | DRG" w:date="2026-09-28T12:11:00Z">
        <w:r>
          <w:rPr>
            <w:rFonts w:cs="Arial"/>
            <w:szCs w:val="20"/>
          </w:rPr>
          <w:t>No measured profile is available for the CSA/ANSI LC 1 reference, so Figure B.2 is plotted on the nominal bore D = EHD·25.4/32 mm. Its friction values are therefore not on the same basis as Figure 10, and only the shapes should be compared</w:t>
        </w:r>
      </w:ins>
      <w:ins w:id="5973" w:author="Sean de Noronha | DRG" w:date="2026-09-28T12:11:00Z" w16du:dateUtc="2026-09-28T10:11:00Z">
        <w:r>
          <w:rPr>
            <w:rFonts w:cs="Arial"/>
            <w:szCs w:val="20"/>
          </w:rPr>
          <w:t>.</w:t>
        </w:r>
      </w:ins>
    </w:p>
    <w:p w14:paraId="2CCBDA66" w14:textId="681006E1" w:rsidR="0047793B" w:rsidRPr="00121B9F" w:rsidRDefault="00121B9F" w:rsidP="00121B9F">
      <w:pPr>
        <w:jc w:val="center"/>
        <w:rPr>
          <w:iCs/>
        </w:rPr>
      </w:pPr>
      <w:r>
        <w:rPr>
          <w:iCs/>
          <w:noProof/>
        </w:rPr>
        <w:lastRenderedPageBreak/>
        <w:drawing>
          <wp:inline distT="0" distB="0" distL="0" distR="0" wp14:anchorId="1F61602A" wp14:editId="764ABB1A">
            <wp:extent cx="4493753" cy="3386597"/>
            <wp:effectExtent l="0" t="0" r="2540" b="4445"/>
            <wp:docPr id="1811427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27967"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4493753" cy="3386597"/>
                    </a:xfrm>
                    <a:prstGeom prst="rect">
                      <a:avLst/>
                    </a:prstGeom>
                    <a:noFill/>
                    <a:ln>
                      <a:noFill/>
                    </a:ln>
                  </pic:spPr>
                </pic:pic>
              </a:graphicData>
            </a:graphic>
          </wp:inline>
        </w:drawing>
      </w:r>
    </w:p>
    <w:p w14:paraId="377478C0" w14:textId="56854EA7" w:rsidR="0047793B" w:rsidRDefault="0047793B" w:rsidP="0047793B">
      <w:pPr>
        <w:rPr>
          <w:iCs/>
        </w:rPr>
      </w:pPr>
      <w:r>
        <w:rPr>
          <w:i/>
        </w:rPr>
        <w:t xml:space="preserve">Figure B.2 – Back-calculated Darcy-Weisbach friction factor for CSA/ANSI LC 1:23 data from Tables 1a) to 1c), by EHD size, plotted against Reynolds number. The pattern reproduces that observed for </w:t>
      </w:r>
      <w:del w:id="5974" w:author="Sean de Noronha | DRG" w:date="2026-09-24T17:26:00Z">
        <w:r>
          <w:rPr>
            <w:i/>
          </w:rPr>
          <w:delText>the Manufacturer D data in §3.5.2</w:delText>
        </w:r>
      </w:del>
      <w:ins w:id="5975" w:author="Sean de Noronha | DRG" w:date="2026-09-24T17:26:00Z">
        <w:r>
          <w:rPr>
            <w:i/>
          </w:rPr>
          <w:t>the Manufacturer C measurement data in §3.5.2</w:t>
        </w:r>
      </w:ins>
      <w:r>
        <w:rPr>
          <w:i/>
        </w:rPr>
        <w:t>.</w:t>
      </w:r>
    </w:p>
    <w:p w14:paraId="23AFC94D" w14:textId="6CFB1B0A" w:rsidR="0095563B" w:rsidRPr="0095563B" w:rsidRDefault="0095563B" w:rsidP="0047793B">
      <w:pPr>
        <w:rPr>
          <w:iCs/>
        </w:rPr>
      </w:pPr>
      <w:r>
        <w:rPr>
          <w:iCs/>
        </w:rPr>
        <w:t xml:space="preserve">Gaps in the data appear because the points are drawn from three discrete pressure schedules (0.5 </w:t>
      </w:r>
      <w:proofErr w:type="spellStart"/>
      <w:r>
        <w:rPr>
          <w:iCs/>
        </w:rPr>
        <w:t>psig</w:t>
      </w:r>
      <w:proofErr w:type="spellEnd"/>
      <w:r>
        <w:rPr>
          <w:iCs/>
        </w:rPr>
        <w:t xml:space="preserve"> / 0.5 in WC, 2.0 psi / 1.5 psi, at 5.0 psi / 3.5 psi), an order of magnitude apart in inlet pressure between the lowest and highest. Sweeping intermediate pressure schedules would fill the gaps and provide a means to fit a closure to this data. </w:t>
      </w:r>
    </w:p>
    <w:p w14:paraId="287F967E" w14:textId="77777777" w:rsidR="00976B66" w:rsidRPr="00801F35" w:rsidRDefault="00C64113">
      <w:pPr>
        <w:pStyle w:val="CSAAppendix1"/>
      </w:pPr>
      <w:bookmarkStart w:id="5976" w:name="_Toc241507015"/>
      <w:r>
        <w:t>Sensitivity Analysis – Supplementary Data</w:t>
      </w:r>
      <w:bookmarkEnd w:id="5976"/>
    </w:p>
    <w:p w14:paraId="41BD17BF" w14:textId="77777777" w:rsidR="00976B66" w:rsidRPr="00801F35" w:rsidRDefault="00C64113">
      <w:del w:id="5977" w:author="Sean de Noronha | DRG" w:date="2026-09-28T18:45:00Z" w16du:dateUtc="2026-09-28T16:45:00Z">
        <w:r>
          <w:rPr>
            <w:i/>
          </w:rPr>
          <w:delText>Supplementary simulation data and parameter sweep results (Section 3.7).</w:delText>
        </w:r>
      </w:del>
      <w:ins w:id="5978" w:author="Sean de Noronha | DRG" w:date="2026-09-29T16:48:00Z" w16du:dateUtc="2026-09-29T14:48:00Z">
        <w:r>
          <w:t>This appendix gives the hydrogen range and the sizing-option checks behind §3.7. Table C.1 gives, for each schedule of Tables A.1 to A.5, the highest hydrogen Reynolds number and velocity over NPS ½ to NPS 2 for runs of 30 ft (9 m) and longer, evaluated at the mean pressure on the GFE-Churchill basis, and the same quantities for CSST at the energy of the largest natural-gas flows measured by Manufacturer C. Table C.2 gives, for each size, the largest capacity deviation of Option A from GFE-Churchill and the Reynolds number above which Option B is no longer conservative, next to the highest hydrogen Reynolds number of that size.</w:t>
        </w:r>
      </w:ins>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C.1"/>
        <w:tblDescription w:val="Table C.1 – Highest hydrogen Reynolds number and in-pipe velocity. Steel: NPS ½ to NPS 2, runs of 30 ft (9 m) and longer, CSA B149.1:25 Tables A.1 to A.5, mean pressure, GFE-Churchill at ε = 0.045 mm. CSST: Manufacturer C on Deff, hydrogen at the ene"/>
      </w:tblPr>
      <w:tblGrid>
        <w:gridCol w:w="1800"/>
        <w:gridCol w:w="1700"/>
        <w:gridCol w:w="2100"/>
        <w:gridCol w:w="2000"/>
        <w:gridCol w:w="1760"/>
      </w:tblGrid>
      <w:tr w:rsidR="00C60D85" w14:paraId="33CA4C02" w14:textId="77777777">
        <w:trPr>
          <w:tblHeader/>
          <w:jc w:val="center"/>
          <w:ins w:id="5979" w:author="Sean de Noronha | DRG" w:date="2026-09-29T16:48:00Z"/>
        </w:trPr>
        <w:tc>
          <w:tcPr>
            <w:tcW w:w="1800" w:type="dxa"/>
            <w:shd w:val="clear" w:color="auto" w:fill="F2F2F2"/>
            <w:vAlign w:val="center"/>
          </w:tcPr>
          <w:p w14:paraId="5E000176" w14:textId="77777777" w:rsidR="00C60D85" w:rsidRDefault="00000000">
            <w:pPr>
              <w:spacing w:after="0"/>
              <w:rPr>
                <w:ins w:id="5980" w:author="Sean de Noronha | DRG" w:date="2026-09-29T16:48:00Z" w16du:dateUtc="2026-09-29T14:48:00Z"/>
                <w:rFonts w:cs="Arial"/>
                <w:b/>
                <w:bCs/>
                <w:sz w:val="14"/>
                <w:szCs w:val="14"/>
              </w:rPr>
            </w:pPr>
            <w:ins w:id="5981" w:author="Sean de Noronha | DRG" w:date="2026-09-29T16:48:00Z" w16du:dateUtc="2026-09-29T14:48:00Z">
              <w:r>
                <w:rPr>
                  <w:rFonts w:cs="Arial"/>
                  <w:b/>
                  <w:bCs/>
                  <w:sz w:val="14"/>
                  <w:szCs w:val="14"/>
                </w:rPr>
                <w:t>Case</w:t>
              </w:r>
            </w:ins>
          </w:p>
        </w:tc>
        <w:tc>
          <w:tcPr>
            <w:tcW w:w="1700" w:type="dxa"/>
            <w:shd w:val="clear" w:color="auto" w:fill="F2F2F2"/>
            <w:vAlign w:val="center"/>
          </w:tcPr>
          <w:p w14:paraId="5E000177" w14:textId="77777777" w:rsidR="00C60D85" w:rsidRDefault="00000000">
            <w:pPr>
              <w:spacing w:after="0"/>
              <w:rPr>
                <w:ins w:id="5982" w:author="Sean de Noronha | DRG" w:date="2026-09-29T16:48:00Z" w16du:dateUtc="2026-09-29T14:48:00Z"/>
                <w:rFonts w:cs="Arial"/>
                <w:b/>
                <w:bCs/>
                <w:sz w:val="14"/>
                <w:szCs w:val="14"/>
              </w:rPr>
            </w:pPr>
            <w:ins w:id="5983" w:author="Sean de Noronha | DRG" w:date="2026-09-29T16:48:00Z" w16du:dateUtc="2026-09-29T14:48:00Z">
              <w:r>
                <w:rPr>
                  <w:rFonts w:cs="Arial"/>
                  <w:b/>
                  <w:bCs/>
                  <w:sz w:val="14"/>
                  <w:szCs w:val="14"/>
                </w:rPr>
                <w:t xml:space="preserve">Highest hydrogen </w:t>
              </w:r>
              <w:r>
                <w:rPr>
                  <w:rFonts w:cs="Arial"/>
                  <w:b/>
                  <w:bCs/>
                  <w:i/>
                  <w:sz w:val="14"/>
                  <w:szCs w:val="14"/>
                </w:rPr>
                <w:t>Re</w:t>
              </w:r>
            </w:ins>
          </w:p>
        </w:tc>
        <w:tc>
          <w:tcPr>
            <w:tcW w:w="2100" w:type="dxa"/>
            <w:shd w:val="clear" w:color="auto" w:fill="F2F2F2"/>
            <w:vAlign w:val="center"/>
          </w:tcPr>
          <w:p w14:paraId="5E000178" w14:textId="77777777" w:rsidR="00C60D85" w:rsidRDefault="00000000">
            <w:pPr>
              <w:spacing w:after="0"/>
              <w:rPr>
                <w:ins w:id="5984" w:author="Sean de Noronha | DRG" w:date="2026-09-29T16:48:00Z" w16du:dateUtc="2026-09-29T14:48:00Z"/>
                <w:rFonts w:cs="Arial"/>
                <w:b/>
                <w:bCs/>
                <w:sz w:val="14"/>
                <w:szCs w:val="14"/>
              </w:rPr>
            </w:pPr>
            <w:ins w:id="5985" w:author="Sean de Noronha | DRG" w:date="2026-09-29T16:48:00Z" w16du:dateUtc="2026-09-29T14:48:00Z">
              <w:r>
                <w:rPr>
                  <w:rFonts w:cs="Arial"/>
                  <w:b/>
                  <w:bCs/>
                  <w:sz w:val="14"/>
                  <w:szCs w:val="14"/>
                </w:rPr>
                <w:t>Highest hydrogen velocity, m/s (ft/s)</w:t>
              </w:r>
            </w:ins>
          </w:p>
        </w:tc>
        <w:tc>
          <w:tcPr>
            <w:tcW w:w="2000" w:type="dxa"/>
            <w:shd w:val="clear" w:color="auto" w:fill="F2F2F2"/>
            <w:vAlign w:val="center"/>
          </w:tcPr>
          <w:p w14:paraId="5E000179" w14:textId="77777777" w:rsidR="00C60D85" w:rsidRDefault="00000000">
            <w:pPr>
              <w:spacing w:after="0"/>
              <w:rPr>
                <w:ins w:id="5986" w:author="Sean de Noronha | DRG" w:date="2026-09-29T16:48:00Z" w16du:dateUtc="2026-09-29T14:48:00Z"/>
                <w:rFonts w:cs="Arial"/>
                <w:b/>
                <w:bCs/>
                <w:sz w:val="14"/>
                <w:szCs w:val="14"/>
              </w:rPr>
            </w:pPr>
            <w:ins w:id="5987" w:author="Sean de Noronha | DRG" w:date="2026-09-29T16:48:00Z" w16du:dateUtc="2026-09-29T14:48:00Z">
              <w:r>
                <w:rPr>
                  <w:rFonts w:cs="Arial"/>
                  <w:b/>
                  <w:bCs/>
                  <w:sz w:val="14"/>
                  <w:szCs w:val="14"/>
                </w:rPr>
                <w:t>Where</w:t>
              </w:r>
            </w:ins>
          </w:p>
        </w:tc>
        <w:tc>
          <w:tcPr>
            <w:tcW w:w="1760" w:type="dxa"/>
            <w:shd w:val="clear" w:color="auto" w:fill="F2F2F2"/>
            <w:vAlign w:val="center"/>
          </w:tcPr>
          <w:p w14:paraId="5E00017A" w14:textId="77777777" w:rsidR="00C60D85" w:rsidRDefault="00000000">
            <w:pPr>
              <w:spacing w:after="0"/>
              <w:rPr>
                <w:ins w:id="5988" w:author="Sean de Noronha | DRG" w:date="2026-09-29T16:48:00Z" w16du:dateUtc="2026-09-29T14:48:00Z"/>
                <w:rFonts w:cs="Arial"/>
                <w:b/>
                <w:bCs/>
                <w:sz w:val="14"/>
                <w:szCs w:val="14"/>
              </w:rPr>
            </w:pPr>
            <w:ins w:id="5989" w:author="Sean de Noronha | DRG" w:date="2026-09-29T16:48:00Z" w16du:dateUtc="2026-09-29T14:48:00Z">
              <w:r>
                <w:rPr>
                  <w:rFonts w:cs="Arial"/>
                  <w:b/>
                  <w:bCs/>
                  <w:sz w:val="14"/>
                  <w:szCs w:val="14"/>
                </w:rPr>
                <w:t xml:space="preserve">Cells above </w:t>
              </w:r>
              <w:r>
                <w:rPr>
                  <w:rFonts w:cs="Arial"/>
                  <w:b/>
                  <w:bCs/>
                  <w:i/>
                  <w:sz w:val="14"/>
                  <w:szCs w:val="14"/>
                </w:rPr>
                <w:t>Re</w:t>
              </w:r>
              <w:r>
                <w:rPr>
                  <w:rFonts w:cs="Arial"/>
                  <w:b/>
                  <w:bCs/>
                  <w:sz w:val="14"/>
                  <w:szCs w:val="14"/>
                </w:rPr>
                <w:t xml:space="preserve"> = 20,000 (%)</w:t>
              </w:r>
            </w:ins>
          </w:p>
        </w:tc>
      </w:tr>
      <w:tr w:rsidR="00C60D85" w14:paraId="72D2B659" w14:textId="77777777">
        <w:trPr>
          <w:jc w:val="center"/>
          <w:ins w:id="5990" w:author="Sean de Noronha | DRG" w:date="2026-09-29T16:48:00Z"/>
        </w:trPr>
        <w:tc>
          <w:tcPr>
            <w:tcW w:w="1800" w:type="dxa"/>
            <w:vAlign w:val="center"/>
          </w:tcPr>
          <w:p w14:paraId="5E00017B" w14:textId="77777777" w:rsidR="00C60D85" w:rsidRDefault="00000000">
            <w:pPr>
              <w:spacing w:after="0"/>
              <w:rPr>
                <w:ins w:id="5991" w:author="Sean de Noronha | DRG" w:date="2026-09-29T16:48:00Z" w16du:dateUtc="2026-09-29T14:48:00Z"/>
                <w:rFonts w:cs="Arial"/>
                <w:sz w:val="14"/>
                <w:szCs w:val="14"/>
              </w:rPr>
            </w:pPr>
            <w:ins w:id="5992" w:author="Sean de Noronha | DRG" w:date="2026-09-29T16:48:00Z" w16du:dateUtc="2026-09-29T14:48:00Z">
              <w:r>
                <w:rPr>
                  <w:rFonts w:cs="Arial"/>
                  <w:sz w:val="14"/>
                  <w:szCs w:val="14"/>
                </w:rPr>
                <w:t>Table A.1</w:t>
              </w:r>
            </w:ins>
          </w:p>
        </w:tc>
        <w:tc>
          <w:tcPr>
            <w:tcW w:w="1700" w:type="dxa"/>
            <w:vAlign w:val="center"/>
          </w:tcPr>
          <w:p w14:paraId="5E00017C" w14:textId="77777777" w:rsidR="00C60D85" w:rsidRDefault="00000000">
            <w:pPr>
              <w:spacing w:after="0"/>
              <w:rPr>
                <w:ins w:id="5993" w:author="Sean de Noronha | DRG" w:date="2026-09-29T16:48:00Z" w16du:dateUtc="2026-09-29T14:48:00Z"/>
                <w:rFonts w:cs="Arial"/>
                <w:sz w:val="14"/>
                <w:szCs w:val="14"/>
              </w:rPr>
            </w:pPr>
            <w:ins w:id="5994" w:author="Sean de Noronha | DRG" w:date="2026-09-29T16:48:00Z" w16du:dateUtc="2026-09-29T14:48:00Z">
              <w:r>
                <w:rPr>
                  <w:rFonts w:cs="Arial"/>
                  <w:sz w:val="14"/>
                  <w:szCs w:val="14"/>
                </w:rPr>
                <w:t>10,800</w:t>
              </w:r>
            </w:ins>
          </w:p>
        </w:tc>
        <w:tc>
          <w:tcPr>
            <w:tcW w:w="2100" w:type="dxa"/>
            <w:vAlign w:val="center"/>
          </w:tcPr>
          <w:p w14:paraId="5E00017D" w14:textId="77777777" w:rsidR="00C60D85" w:rsidRDefault="00000000">
            <w:pPr>
              <w:spacing w:after="0"/>
              <w:rPr>
                <w:ins w:id="5995" w:author="Sean de Noronha | DRG" w:date="2026-09-29T16:48:00Z" w16du:dateUtc="2026-09-29T14:48:00Z"/>
                <w:rFonts w:cs="Arial"/>
                <w:sz w:val="14"/>
                <w:szCs w:val="14"/>
              </w:rPr>
            </w:pPr>
            <w:ins w:id="5996" w:author="Sean de Noronha | DRG" w:date="2026-09-29T16:48:00Z" w16du:dateUtc="2026-09-29T14:48:00Z">
              <w:r>
                <w:rPr>
                  <w:rFonts w:cs="Arial"/>
                  <w:sz w:val="14"/>
                  <w:szCs w:val="14"/>
                </w:rPr>
                <w:t>21.2 (69.6)</w:t>
              </w:r>
            </w:ins>
          </w:p>
        </w:tc>
        <w:tc>
          <w:tcPr>
            <w:tcW w:w="2000" w:type="dxa"/>
            <w:vAlign w:val="center"/>
          </w:tcPr>
          <w:p w14:paraId="5E00017E" w14:textId="77777777" w:rsidR="00C60D85" w:rsidRDefault="00000000">
            <w:pPr>
              <w:spacing w:after="0"/>
              <w:rPr>
                <w:ins w:id="5997" w:author="Sean de Noronha | DRG" w:date="2026-09-29T16:48:00Z" w16du:dateUtc="2026-09-29T14:48:00Z"/>
                <w:rFonts w:cs="Arial"/>
                <w:sz w:val="14"/>
                <w:szCs w:val="14"/>
              </w:rPr>
            </w:pPr>
            <w:ins w:id="5998" w:author="Sean de Noronha | DRG" w:date="2026-09-29T16:48:00Z" w16du:dateUtc="2026-09-29T14:48:00Z">
              <w:r>
                <w:rPr>
                  <w:rFonts w:cs="Arial"/>
                  <w:sz w:val="14"/>
                  <w:szCs w:val="14"/>
                </w:rPr>
                <w:t>NPS 2, 9 m</w:t>
              </w:r>
            </w:ins>
          </w:p>
        </w:tc>
        <w:tc>
          <w:tcPr>
            <w:tcW w:w="1760" w:type="dxa"/>
            <w:vAlign w:val="center"/>
          </w:tcPr>
          <w:p w14:paraId="5E00017F" w14:textId="77777777" w:rsidR="00C60D85" w:rsidRDefault="00000000">
            <w:pPr>
              <w:spacing w:after="0"/>
              <w:rPr>
                <w:ins w:id="5999" w:author="Sean de Noronha | DRG" w:date="2026-09-29T16:48:00Z" w16du:dateUtc="2026-09-29T14:48:00Z"/>
                <w:rFonts w:cs="Arial"/>
                <w:sz w:val="14"/>
                <w:szCs w:val="14"/>
              </w:rPr>
            </w:pPr>
            <w:ins w:id="6000" w:author="Sean de Noronha | DRG" w:date="2026-09-29T16:48:00Z" w16du:dateUtc="2026-09-29T14:48:00Z">
              <w:r>
                <w:rPr>
                  <w:rFonts w:cs="Arial"/>
                  <w:sz w:val="14"/>
                  <w:szCs w:val="14"/>
                </w:rPr>
                <w:t>0</w:t>
              </w:r>
            </w:ins>
          </w:p>
        </w:tc>
      </w:tr>
      <w:tr w:rsidR="00C60D85" w14:paraId="18AA7B6E" w14:textId="77777777">
        <w:trPr>
          <w:jc w:val="center"/>
          <w:ins w:id="6001" w:author="Sean de Noronha | DRG" w:date="2026-09-29T16:48:00Z"/>
        </w:trPr>
        <w:tc>
          <w:tcPr>
            <w:tcW w:w="1800" w:type="dxa"/>
            <w:vAlign w:val="center"/>
          </w:tcPr>
          <w:p w14:paraId="5E000180" w14:textId="77777777" w:rsidR="00C60D85" w:rsidRDefault="00000000">
            <w:pPr>
              <w:spacing w:after="0"/>
              <w:rPr>
                <w:ins w:id="6002" w:author="Sean de Noronha | DRG" w:date="2026-09-29T16:48:00Z" w16du:dateUtc="2026-09-29T14:48:00Z"/>
                <w:rFonts w:cs="Arial"/>
                <w:sz w:val="14"/>
                <w:szCs w:val="14"/>
              </w:rPr>
            </w:pPr>
            <w:ins w:id="6003" w:author="Sean de Noronha | DRG" w:date="2026-09-29T16:48:00Z" w16du:dateUtc="2026-09-29T14:48:00Z">
              <w:r>
                <w:rPr>
                  <w:rFonts w:cs="Arial"/>
                  <w:sz w:val="14"/>
                  <w:szCs w:val="14"/>
                </w:rPr>
                <w:t>Table A.2</w:t>
              </w:r>
            </w:ins>
          </w:p>
        </w:tc>
        <w:tc>
          <w:tcPr>
            <w:tcW w:w="1700" w:type="dxa"/>
            <w:vAlign w:val="center"/>
          </w:tcPr>
          <w:p w14:paraId="5E000181" w14:textId="77777777" w:rsidR="00C60D85" w:rsidRDefault="00000000">
            <w:pPr>
              <w:spacing w:after="0"/>
              <w:rPr>
                <w:ins w:id="6004" w:author="Sean de Noronha | DRG" w:date="2026-09-29T16:48:00Z" w16du:dateUtc="2026-09-29T14:48:00Z"/>
                <w:rFonts w:cs="Arial"/>
                <w:sz w:val="14"/>
                <w:szCs w:val="14"/>
              </w:rPr>
            </w:pPr>
            <w:ins w:id="6005" w:author="Sean de Noronha | DRG" w:date="2026-09-29T16:48:00Z" w16du:dateUtc="2026-09-29T14:48:00Z">
              <w:r>
                <w:rPr>
                  <w:rFonts w:cs="Arial"/>
                  <w:sz w:val="14"/>
                  <w:szCs w:val="14"/>
                </w:rPr>
                <w:t>16,000</w:t>
              </w:r>
            </w:ins>
          </w:p>
        </w:tc>
        <w:tc>
          <w:tcPr>
            <w:tcW w:w="2100" w:type="dxa"/>
            <w:vAlign w:val="center"/>
          </w:tcPr>
          <w:p w14:paraId="5E000182" w14:textId="77777777" w:rsidR="00C60D85" w:rsidRDefault="00000000">
            <w:pPr>
              <w:spacing w:after="0"/>
              <w:rPr>
                <w:ins w:id="6006" w:author="Sean de Noronha | DRG" w:date="2026-09-29T16:48:00Z" w16du:dateUtc="2026-09-29T14:48:00Z"/>
                <w:rFonts w:cs="Arial"/>
                <w:sz w:val="14"/>
                <w:szCs w:val="14"/>
              </w:rPr>
            </w:pPr>
            <w:ins w:id="6007" w:author="Sean de Noronha | DRG" w:date="2026-09-29T16:48:00Z" w16du:dateUtc="2026-09-29T14:48:00Z">
              <w:r>
                <w:rPr>
                  <w:rFonts w:cs="Arial"/>
                  <w:sz w:val="14"/>
                  <w:szCs w:val="14"/>
                </w:rPr>
                <w:t>31.3 (103)</w:t>
              </w:r>
            </w:ins>
          </w:p>
        </w:tc>
        <w:tc>
          <w:tcPr>
            <w:tcW w:w="2000" w:type="dxa"/>
            <w:vAlign w:val="center"/>
          </w:tcPr>
          <w:p w14:paraId="5E000183" w14:textId="77777777" w:rsidR="00C60D85" w:rsidRDefault="00000000">
            <w:pPr>
              <w:spacing w:after="0"/>
              <w:rPr>
                <w:ins w:id="6008" w:author="Sean de Noronha | DRG" w:date="2026-09-29T16:48:00Z" w16du:dateUtc="2026-09-29T14:48:00Z"/>
                <w:rFonts w:cs="Arial"/>
                <w:sz w:val="14"/>
                <w:szCs w:val="14"/>
              </w:rPr>
            </w:pPr>
            <w:ins w:id="6009" w:author="Sean de Noronha | DRG" w:date="2026-09-29T16:48:00Z" w16du:dateUtc="2026-09-29T14:48:00Z">
              <w:r>
                <w:rPr>
                  <w:rFonts w:cs="Arial"/>
                  <w:sz w:val="14"/>
                  <w:szCs w:val="14"/>
                </w:rPr>
                <w:t>NPS 2, 9 m</w:t>
              </w:r>
            </w:ins>
          </w:p>
        </w:tc>
        <w:tc>
          <w:tcPr>
            <w:tcW w:w="1760" w:type="dxa"/>
            <w:vAlign w:val="center"/>
          </w:tcPr>
          <w:p w14:paraId="5E000184" w14:textId="77777777" w:rsidR="00C60D85" w:rsidRDefault="00000000">
            <w:pPr>
              <w:spacing w:after="0"/>
              <w:rPr>
                <w:ins w:id="6010" w:author="Sean de Noronha | DRG" w:date="2026-09-29T16:48:00Z" w16du:dateUtc="2026-09-29T14:48:00Z"/>
                <w:rFonts w:cs="Arial"/>
                <w:sz w:val="14"/>
                <w:szCs w:val="14"/>
              </w:rPr>
            </w:pPr>
            <w:ins w:id="6011" w:author="Sean de Noronha | DRG" w:date="2026-09-29T16:48:00Z" w16du:dateUtc="2026-09-29T14:48:00Z">
              <w:r>
                <w:rPr>
                  <w:rFonts w:cs="Arial"/>
                  <w:sz w:val="14"/>
                  <w:szCs w:val="14"/>
                </w:rPr>
                <w:t>0</w:t>
              </w:r>
            </w:ins>
          </w:p>
        </w:tc>
      </w:tr>
      <w:tr w:rsidR="00C60D85" w14:paraId="5F4DF19E" w14:textId="77777777">
        <w:trPr>
          <w:jc w:val="center"/>
          <w:ins w:id="6012" w:author="Sean de Noronha | DRG" w:date="2026-09-29T16:48:00Z"/>
        </w:trPr>
        <w:tc>
          <w:tcPr>
            <w:tcW w:w="1800" w:type="dxa"/>
            <w:vAlign w:val="center"/>
          </w:tcPr>
          <w:p w14:paraId="5E000185" w14:textId="77777777" w:rsidR="00C60D85" w:rsidRDefault="00000000">
            <w:pPr>
              <w:spacing w:after="0"/>
              <w:rPr>
                <w:ins w:id="6013" w:author="Sean de Noronha | DRG" w:date="2026-09-29T16:48:00Z" w16du:dateUtc="2026-09-29T14:48:00Z"/>
                <w:rFonts w:cs="Arial"/>
                <w:sz w:val="14"/>
                <w:szCs w:val="14"/>
              </w:rPr>
            </w:pPr>
            <w:ins w:id="6014" w:author="Sean de Noronha | DRG" w:date="2026-09-29T16:48:00Z" w16du:dateUtc="2026-09-29T14:48:00Z">
              <w:r>
                <w:rPr>
                  <w:rFonts w:cs="Arial"/>
                  <w:sz w:val="14"/>
                  <w:szCs w:val="14"/>
                </w:rPr>
                <w:t>Table A.3</w:t>
              </w:r>
            </w:ins>
          </w:p>
        </w:tc>
        <w:tc>
          <w:tcPr>
            <w:tcW w:w="1700" w:type="dxa"/>
            <w:vAlign w:val="center"/>
          </w:tcPr>
          <w:p w14:paraId="5E000186" w14:textId="77777777" w:rsidR="00C60D85" w:rsidRDefault="00000000">
            <w:pPr>
              <w:spacing w:after="0"/>
              <w:rPr>
                <w:ins w:id="6015" w:author="Sean de Noronha | DRG" w:date="2026-09-29T16:48:00Z" w16du:dateUtc="2026-09-29T14:48:00Z"/>
                <w:rFonts w:cs="Arial"/>
                <w:sz w:val="14"/>
                <w:szCs w:val="14"/>
              </w:rPr>
            </w:pPr>
            <w:ins w:id="6016" w:author="Sean de Noronha | DRG" w:date="2026-09-29T16:48:00Z" w16du:dateUtc="2026-09-29T14:48:00Z">
              <w:r>
                <w:rPr>
                  <w:rFonts w:cs="Arial"/>
                  <w:sz w:val="14"/>
                  <w:szCs w:val="14"/>
                </w:rPr>
                <w:t>103,000</w:t>
              </w:r>
            </w:ins>
          </w:p>
        </w:tc>
        <w:tc>
          <w:tcPr>
            <w:tcW w:w="2100" w:type="dxa"/>
            <w:vAlign w:val="center"/>
          </w:tcPr>
          <w:p w14:paraId="5E000187" w14:textId="77777777" w:rsidR="00C60D85" w:rsidRDefault="00000000">
            <w:pPr>
              <w:spacing w:after="0"/>
              <w:rPr>
                <w:ins w:id="6017" w:author="Sean de Noronha | DRG" w:date="2026-09-29T16:48:00Z" w16du:dateUtc="2026-09-29T14:48:00Z"/>
                <w:rFonts w:cs="Arial"/>
                <w:sz w:val="14"/>
                <w:szCs w:val="14"/>
              </w:rPr>
            </w:pPr>
            <w:ins w:id="6018" w:author="Sean de Noronha | DRG" w:date="2026-09-29T16:48:00Z" w16du:dateUtc="2026-09-29T14:48:00Z">
              <w:r>
                <w:rPr>
                  <w:rFonts w:cs="Arial"/>
                  <w:sz w:val="14"/>
                  <w:szCs w:val="14"/>
                </w:rPr>
                <w:t>182 (598)</w:t>
              </w:r>
            </w:ins>
          </w:p>
        </w:tc>
        <w:tc>
          <w:tcPr>
            <w:tcW w:w="2000" w:type="dxa"/>
            <w:vAlign w:val="center"/>
          </w:tcPr>
          <w:p w14:paraId="5E000188" w14:textId="77777777" w:rsidR="00C60D85" w:rsidRDefault="00000000">
            <w:pPr>
              <w:spacing w:after="0"/>
              <w:rPr>
                <w:ins w:id="6019" w:author="Sean de Noronha | DRG" w:date="2026-09-29T16:48:00Z" w16du:dateUtc="2026-09-29T14:48:00Z"/>
                <w:rFonts w:cs="Arial"/>
                <w:sz w:val="14"/>
                <w:szCs w:val="14"/>
              </w:rPr>
            </w:pPr>
            <w:ins w:id="6020" w:author="Sean de Noronha | DRG" w:date="2026-09-29T16:48:00Z" w16du:dateUtc="2026-09-29T14:48:00Z">
              <w:r>
                <w:rPr>
                  <w:rFonts w:cs="Arial"/>
                  <w:sz w:val="14"/>
                  <w:szCs w:val="14"/>
                </w:rPr>
                <w:t>NPS 2, 9 m</w:t>
              </w:r>
            </w:ins>
          </w:p>
        </w:tc>
        <w:tc>
          <w:tcPr>
            <w:tcW w:w="1760" w:type="dxa"/>
            <w:vAlign w:val="center"/>
          </w:tcPr>
          <w:p w14:paraId="5E000189" w14:textId="77777777" w:rsidR="00C60D85" w:rsidRDefault="00000000">
            <w:pPr>
              <w:spacing w:after="0"/>
              <w:rPr>
                <w:ins w:id="6021" w:author="Sean de Noronha | DRG" w:date="2026-09-29T16:48:00Z" w16du:dateUtc="2026-09-29T14:48:00Z"/>
                <w:rFonts w:cs="Arial"/>
                <w:sz w:val="14"/>
                <w:szCs w:val="14"/>
              </w:rPr>
            </w:pPr>
            <w:ins w:id="6022" w:author="Sean de Noronha | DRG" w:date="2026-09-29T16:48:00Z" w16du:dateUtc="2026-09-29T14:48:00Z">
              <w:r>
                <w:rPr>
                  <w:rFonts w:cs="Arial"/>
                  <w:sz w:val="14"/>
                  <w:szCs w:val="14"/>
                </w:rPr>
                <w:t>32.7</w:t>
              </w:r>
            </w:ins>
          </w:p>
        </w:tc>
      </w:tr>
      <w:tr w:rsidR="00C60D85" w14:paraId="4C3B1F40" w14:textId="77777777">
        <w:trPr>
          <w:jc w:val="center"/>
          <w:ins w:id="6023" w:author="Sean de Noronha | DRG" w:date="2026-09-29T16:48:00Z"/>
        </w:trPr>
        <w:tc>
          <w:tcPr>
            <w:tcW w:w="1800" w:type="dxa"/>
            <w:vAlign w:val="center"/>
          </w:tcPr>
          <w:p w14:paraId="5E00018A" w14:textId="77777777" w:rsidR="00C60D85" w:rsidRDefault="00000000">
            <w:pPr>
              <w:spacing w:after="0"/>
              <w:rPr>
                <w:ins w:id="6024" w:author="Sean de Noronha | DRG" w:date="2026-09-29T16:48:00Z" w16du:dateUtc="2026-09-29T14:48:00Z"/>
                <w:rFonts w:cs="Arial"/>
                <w:sz w:val="14"/>
                <w:szCs w:val="14"/>
              </w:rPr>
            </w:pPr>
            <w:ins w:id="6025" w:author="Sean de Noronha | DRG" w:date="2026-09-29T16:48:00Z" w16du:dateUtc="2026-09-29T14:48:00Z">
              <w:r>
                <w:rPr>
                  <w:rFonts w:cs="Arial"/>
                  <w:sz w:val="14"/>
                  <w:szCs w:val="14"/>
                </w:rPr>
                <w:t>Table A.4</w:t>
              </w:r>
            </w:ins>
          </w:p>
        </w:tc>
        <w:tc>
          <w:tcPr>
            <w:tcW w:w="1700" w:type="dxa"/>
            <w:vAlign w:val="center"/>
          </w:tcPr>
          <w:p w14:paraId="5E00018B" w14:textId="77777777" w:rsidR="00C60D85" w:rsidRDefault="00000000">
            <w:pPr>
              <w:spacing w:after="0"/>
              <w:rPr>
                <w:ins w:id="6026" w:author="Sean de Noronha | DRG" w:date="2026-09-29T16:48:00Z" w16du:dateUtc="2026-09-29T14:48:00Z"/>
                <w:rFonts w:cs="Arial"/>
                <w:sz w:val="14"/>
                <w:szCs w:val="14"/>
              </w:rPr>
            </w:pPr>
            <w:ins w:id="6027" w:author="Sean de Noronha | DRG" w:date="2026-09-29T16:48:00Z" w16du:dateUtc="2026-09-29T14:48:00Z">
              <w:r>
                <w:rPr>
                  <w:rFonts w:cs="Arial"/>
                  <w:sz w:val="14"/>
                  <w:szCs w:val="14"/>
                </w:rPr>
                <w:t>123,000</w:t>
              </w:r>
            </w:ins>
          </w:p>
        </w:tc>
        <w:tc>
          <w:tcPr>
            <w:tcW w:w="2100" w:type="dxa"/>
            <w:vAlign w:val="center"/>
          </w:tcPr>
          <w:p w14:paraId="5E00018C" w14:textId="77777777" w:rsidR="00C60D85" w:rsidRDefault="00000000">
            <w:pPr>
              <w:spacing w:after="0"/>
              <w:rPr>
                <w:ins w:id="6028" w:author="Sean de Noronha | DRG" w:date="2026-09-29T16:48:00Z" w16du:dateUtc="2026-09-29T14:48:00Z"/>
                <w:rFonts w:cs="Arial"/>
                <w:sz w:val="14"/>
                <w:szCs w:val="14"/>
              </w:rPr>
            </w:pPr>
            <w:ins w:id="6029" w:author="Sean de Noronha | DRG" w:date="2026-09-29T16:48:00Z" w16du:dateUtc="2026-09-29T14:48:00Z">
              <w:r>
                <w:rPr>
                  <w:rFonts w:cs="Arial"/>
                  <w:sz w:val="14"/>
                  <w:szCs w:val="14"/>
                </w:rPr>
                <w:t>221 (726)</w:t>
              </w:r>
            </w:ins>
          </w:p>
        </w:tc>
        <w:tc>
          <w:tcPr>
            <w:tcW w:w="2000" w:type="dxa"/>
            <w:vAlign w:val="center"/>
          </w:tcPr>
          <w:p w14:paraId="5E00018D" w14:textId="77777777" w:rsidR="00C60D85" w:rsidRDefault="00000000">
            <w:pPr>
              <w:spacing w:after="0"/>
              <w:rPr>
                <w:ins w:id="6030" w:author="Sean de Noronha | DRG" w:date="2026-09-29T16:48:00Z" w16du:dateUtc="2026-09-29T14:48:00Z"/>
                <w:rFonts w:cs="Arial"/>
                <w:sz w:val="14"/>
                <w:szCs w:val="14"/>
              </w:rPr>
            </w:pPr>
            <w:ins w:id="6031" w:author="Sean de Noronha | DRG" w:date="2026-09-29T16:48:00Z" w16du:dateUtc="2026-09-29T14:48:00Z">
              <w:r>
                <w:rPr>
                  <w:rFonts w:cs="Arial"/>
                  <w:sz w:val="14"/>
                  <w:szCs w:val="14"/>
                </w:rPr>
                <w:t>NPS 2, 9 m</w:t>
              </w:r>
            </w:ins>
          </w:p>
        </w:tc>
        <w:tc>
          <w:tcPr>
            <w:tcW w:w="1760" w:type="dxa"/>
            <w:vAlign w:val="center"/>
          </w:tcPr>
          <w:p w14:paraId="5E00018E" w14:textId="77777777" w:rsidR="00C60D85" w:rsidRDefault="00000000">
            <w:pPr>
              <w:spacing w:after="0"/>
              <w:rPr>
                <w:ins w:id="6032" w:author="Sean de Noronha | DRG" w:date="2026-09-29T16:48:00Z" w16du:dateUtc="2026-09-29T14:48:00Z"/>
                <w:rFonts w:cs="Arial"/>
                <w:sz w:val="14"/>
                <w:szCs w:val="14"/>
              </w:rPr>
            </w:pPr>
            <w:ins w:id="6033" w:author="Sean de Noronha | DRG" w:date="2026-09-29T16:48:00Z" w16du:dateUtc="2026-09-29T14:48:00Z">
              <w:r>
                <w:rPr>
                  <w:rFonts w:cs="Arial"/>
                  <w:sz w:val="14"/>
                  <w:szCs w:val="14"/>
                </w:rPr>
                <w:t>39.5</w:t>
              </w:r>
            </w:ins>
          </w:p>
        </w:tc>
      </w:tr>
      <w:tr w:rsidR="00C60D85" w14:paraId="132AC6D3" w14:textId="77777777">
        <w:trPr>
          <w:jc w:val="center"/>
          <w:ins w:id="6034" w:author="Sean de Noronha | DRG" w:date="2026-09-29T16:48:00Z"/>
        </w:trPr>
        <w:tc>
          <w:tcPr>
            <w:tcW w:w="1800" w:type="dxa"/>
            <w:vAlign w:val="center"/>
          </w:tcPr>
          <w:p w14:paraId="5E00018F" w14:textId="77777777" w:rsidR="00C60D85" w:rsidRDefault="00000000">
            <w:pPr>
              <w:spacing w:after="0"/>
              <w:rPr>
                <w:ins w:id="6035" w:author="Sean de Noronha | DRG" w:date="2026-09-29T16:48:00Z" w16du:dateUtc="2026-09-29T14:48:00Z"/>
                <w:rFonts w:cs="Arial"/>
                <w:sz w:val="14"/>
                <w:szCs w:val="14"/>
              </w:rPr>
            </w:pPr>
            <w:ins w:id="6036" w:author="Sean de Noronha | DRG" w:date="2026-09-29T16:48:00Z" w16du:dateUtc="2026-09-29T14:48:00Z">
              <w:r>
                <w:rPr>
                  <w:rFonts w:cs="Arial"/>
                  <w:sz w:val="14"/>
                  <w:szCs w:val="14"/>
                </w:rPr>
                <w:t>Table A.5</w:t>
              </w:r>
            </w:ins>
          </w:p>
        </w:tc>
        <w:tc>
          <w:tcPr>
            <w:tcW w:w="1700" w:type="dxa"/>
            <w:vAlign w:val="center"/>
          </w:tcPr>
          <w:p w14:paraId="5E000190" w14:textId="77777777" w:rsidR="00C60D85" w:rsidRDefault="00000000">
            <w:pPr>
              <w:spacing w:after="0"/>
              <w:rPr>
                <w:ins w:id="6037" w:author="Sean de Noronha | DRG" w:date="2026-09-29T16:48:00Z" w16du:dateUtc="2026-09-29T14:48:00Z"/>
                <w:rFonts w:cs="Arial"/>
                <w:sz w:val="14"/>
                <w:szCs w:val="14"/>
              </w:rPr>
            </w:pPr>
            <w:ins w:id="6038" w:author="Sean de Noronha | DRG" w:date="2026-09-29T16:48:00Z" w16du:dateUtc="2026-09-29T14:48:00Z">
              <w:r>
                <w:rPr>
                  <w:rFonts w:cs="Arial"/>
                  <w:sz w:val="14"/>
                  <w:szCs w:val="14"/>
                </w:rPr>
                <w:t>192,000</w:t>
              </w:r>
            </w:ins>
          </w:p>
        </w:tc>
        <w:tc>
          <w:tcPr>
            <w:tcW w:w="2100" w:type="dxa"/>
            <w:vAlign w:val="center"/>
          </w:tcPr>
          <w:p w14:paraId="5E000191" w14:textId="77777777" w:rsidR="00C60D85" w:rsidRDefault="00000000">
            <w:pPr>
              <w:spacing w:after="0"/>
              <w:rPr>
                <w:ins w:id="6039" w:author="Sean de Noronha | DRG" w:date="2026-09-29T16:48:00Z" w16du:dateUtc="2026-09-29T14:48:00Z"/>
                <w:rFonts w:cs="Arial"/>
                <w:sz w:val="14"/>
                <w:szCs w:val="14"/>
              </w:rPr>
            </w:pPr>
            <w:ins w:id="6040" w:author="Sean de Noronha | DRG" w:date="2026-09-29T16:48:00Z" w16du:dateUtc="2026-09-29T14:48:00Z">
              <w:r>
                <w:rPr>
                  <w:rFonts w:cs="Arial"/>
                  <w:sz w:val="14"/>
                  <w:szCs w:val="14"/>
                </w:rPr>
                <w:t>300 (983)</w:t>
              </w:r>
            </w:ins>
          </w:p>
        </w:tc>
        <w:tc>
          <w:tcPr>
            <w:tcW w:w="2000" w:type="dxa"/>
            <w:vAlign w:val="center"/>
          </w:tcPr>
          <w:p w14:paraId="5E000192" w14:textId="77777777" w:rsidR="00C60D85" w:rsidRDefault="00000000">
            <w:pPr>
              <w:spacing w:after="0"/>
              <w:rPr>
                <w:ins w:id="6041" w:author="Sean de Noronha | DRG" w:date="2026-09-29T16:48:00Z" w16du:dateUtc="2026-09-29T14:48:00Z"/>
                <w:rFonts w:cs="Arial"/>
                <w:sz w:val="14"/>
                <w:szCs w:val="14"/>
              </w:rPr>
            </w:pPr>
            <w:commentRangeStart w:id="6042"/>
            <w:ins w:id="6043" w:author="Sean de Noronha | DRG" w:date="2026-09-29T16:48:00Z" w16du:dateUtc="2026-09-29T14:48:00Z">
              <w:r>
                <w:rPr>
                  <w:rFonts w:cs="Arial"/>
                  <w:sz w:val="14"/>
                  <w:szCs w:val="14"/>
                </w:rPr>
                <w:t>NPS 2, 9 m</w:t>
              </w:r>
            </w:ins>
            <w:commentRangeEnd w:id="6042"/>
            <w:ins w:id="6044" w:author="Sean de Noronha | DRG" w:date="2026-09-30T11:48:00Z" w16du:dateUtc="2026-09-30T09:48:00Z">
              <w:r w:rsidR="00C85825">
                <w:rPr>
                  <w:rStyle w:val="CommentReference"/>
                </w:rPr>
                <w:commentReference w:id="6042"/>
              </w:r>
            </w:ins>
          </w:p>
        </w:tc>
        <w:tc>
          <w:tcPr>
            <w:tcW w:w="1760" w:type="dxa"/>
            <w:vAlign w:val="center"/>
          </w:tcPr>
          <w:p w14:paraId="5E000193" w14:textId="77777777" w:rsidR="00C60D85" w:rsidRDefault="00000000">
            <w:pPr>
              <w:spacing w:after="0"/>
              <w:rPr>
                <w:ins w:id="6045" w:author="Sean de Noronha | DRG" w:date="2026-09-29T16:48:00Z" w16du:dateUtc="2026-09-29T14:48:00Z"/>
                <w:rFonts w:cs="Arial"/>
                <w:sz w:val="14"/>
                <w:szCs w:val="14"/>
              </w:rPr>
            </w:pPr>
            <w:ins w:id="6046" w:author="Sean de Noronha | DRG" w:date="2026-09-29T16:48:00Z" w16du:dateUtc="2026-09-29T14:48:00Z">
              <w:r>
                <w:rPr>
                  <w:rFonts w:cs="Arial"/>
                  <w:sz w:val="14"/>
                  <w:szCs w:val="14"/>
                </w:rPr>
                <w:t>58.0</w:t>
              </w:r>
            </w:ins>
          </w:p>
        </w:tc>
      </w:tr>
      <w:tr w:rsidR="00C60D85" w14:paraId="6B1A47B2" w14:textId="77777777">
        <w:trPr>
          <w:jc w:val="center"/>
          <w:ins w:id="6047" w:author="Sean de Noronha | DRG" w:date="2026-09-29T16:48:00Z"/>
        </w:trPr>
        <w:tc>
          <w:tcPr>
            <w:tcW w:w="1800" w:type="dxa"/>
            <w:vAlign w:val="center"/>
          </w:tcPr>
          <w:p w14:paraId="5E000194" w14:textId="77777777" w:rsidR="00C60D85" w:rsidRDefault="00000000">
            <w:pPr>
              <w:spacing w:after="0"/>
              <w:rPr>
                <w:ins w:id="6048" w:author="Sean de Noronha | DRG" w:date="2026-09-29T16:48:00Z" w16du:dateUtc="2026-09-29T14:48:00Z"/>
                <w:rFonts w:cs="Arial"/>
                <w:sz w:val="14"/>
                <w:szCs w:val="14"/>
              </w:rPr>
            </w:pPr>
            <w:ins w:id="6049" w:author="Sean de Noronha | DRG" w:date="2026-09-29T16:48:00Z" w16du:dateUtc="2026-09-29T14:48:00Z">
              <w:r>
                <w:rPr>
                  <w:rFonts w:cs="Arial"/>
                  <w:sz w:val="14"/>
                  <w:szCs w:val="14"/>
                </w:rPr>
                <w:t>CSST EHD 13</w:t>
              </w:r>
            </w:ins>
          </w:p>
        </w:tc>
        <w:tc>
          <w:tcPr>
            <w:tcW w:w="1700" w:type="dxa"/>
            <w:vAlign w:val="center"/>
          </w:tcPr>
          <w:p w14:paraId="5E000195" w14:textId="77777777" w:rsidR="00C60D85" w:rsidRDefault="00000000">
            <w:pPr>
              <w:spacing w:after="0"/>
              <w:rPr>
                <w:ins w:id="6050" w:author="Sean de Noronha | DRG" w:date="2026-09-29T16:48:00Z" w16du:dateUtc="2026-09-29T14:48:00Z"/>
                <w:rFonts w:cs="Arial"/>
                <w:sz w:val="14"/>
                <w:szCs w:val="14"/>
              </w:rPr>
            </w:pPr>
            <w:ins w:id="6051" w:author="Sean de Noronha | DRG" w:date="2026-09-29T16:48:00Z" w16du:dateUtc="2026-09-29T14:48:00Z">
              <w:r>
                <w:rPr>
                  <w:rFonts w:cs="Arial"/>
                  <w:sz w:val="14"/>
                  <w:szCs w:val="14"/>
                </w:rPr>
                <w:t>6,300</w:t>
              </w:r>
            </w:ins>
          </w:p>
        </w:tc>
        <w:tc>
          <w:tcPr>
            <w:tcW w:w="2100" w:type="dxa"/>
            <w:vAlign w:val="center"/>
          </w:tcPr>
          <w:p w14:paraId="5E000196" w14:textId="77777777" w:rsidR="00C60D85" w:rsidRDefault="00000000">
            <w:pPr>
              <w:spacing w:after="0"/>
              <w:rPr>
                <w:ins w:id="6052" w:author="Sean de Noronha | DRG" w:date="2026-09-29T16:48:00Z" w16du:dateUtc="2026-09-29T14:48:00Z"/>
                <w:rFonts w:cs="Arial"/>
                <w:sz w:val="14"/>
                <w:szCs w:val="14"/>
              </w:rPr>
            </w:pPr>
            <w:ins w:id="6053" w:author="Sean de Noronha | DRG" w:date="2026-09-29T16:48:00Z" w16du:dateUtc="2026-09-29T14:48:00Z">
              <w:r>
                <w:rPr>
                  <w:rFonts w:cs="Arial"/>
                  <w:sz w:val="14"/>
                  <w:szCs w:val="14"/>
                </w:rPr>
                <w:t>47 (154)</w:t>
              </w:r>
            </w:ins>
          </w:p>
        </w:tc>
        <w:tc>
          <w:tcPr>
            <w:tcW w:w="2000" w:type="dxa"/>
            <w:vAlign w:val="center"/>
          </w:tcPr>
          <w:p w14:paraId="5E000197" w14:textId="77777777" w:rsidR="00C60D85" w:rsidRDefault="00000000">
            <w:pPr>
              <w:spacing w:after="0"/>
              <w:rPr>
                <w:ins w:id="6054" w:author="Sean de Noronha | DRG" w:date="2026-09-29T16:48:00Z" w16du:dateUtc="2026-09-29T14:48:00Z"/>
                <w:rFonts w:cs="Arial"/>
                <w:sz w:val="14"/>
                <w:szCs w:val="14"/>
              </w:rPr>
            </w:pPr>
            <w:ins w:id="6055" w:author="Sean de Noronha | DRG" w:date="2026-09-29T16:48:00Z" w16du:dateUtc="2026-09-29T14:48:00Z">
              <w:r>
                <w:rPr>
                  <w:rFonts w:cs="Arial"/>
                  <w:sz w:val="14"/>
                  <w:szCs w:val="14"/>
                </w:rPr>
                <w:t>Largest measured flow</w:t>
              </w:r>
            </w:ins>
          </w:p>
        </w:tc>
        <w:tc>
          <w:tcPr>
            <w:tcW w:w="1760" w:type="dxa"/>
            <w:vAlign w:val="center"/>
          </w:tcPr>
          <w:p w14:paraId="5E000198" w14:textId="77777777" w:rsidR="00C60D85" w:rsidRDefault="00000000">
            <w:pPr>
              <w:spacing w:after="0"/>
              <w:rPr>
                <w:ins w:id="6056" w:author="Sean de Noronha | DRG" w:date="2026-09-29T16:48:00Z" w16du:dateUtc="2026-09-29T14:48:00Z"/>
                <w:rFonts w:cs="Arial"/>
                <w:sz w:val="14"/>
                <w:szCs w:val="14"/>
              </w:rPr>
            </w:pPr>
            <w:ins w:id="6057" w:author="Sean de Noronha | DRG" w:date="2026-09-29T16:48:00Z" w16du:dateUtc="2026-09-29T14:48:00Z">
              <w:r>
                <w:rPr>
                  <w:rFonts w:cs="Arial"/>
                  <w:sz w:val="14"/>
                  <w:szCs w:val="14"/>
                </w:rPr>
                <w:t>–</w:t>
              </w:r>
            </w:ins>
          </w:p>
        </w:tc>
      </w:tr>
      <w:tr w:rsidR="00C60D85" w14:paraId="6A3D5699" w14:textId="77777777">
        <w:trPr>
          <w:jc w:val="center"/>
          <w:ins w:id="6058" w:author="Sean de Noronha | DRG" w:date="2026-09-29T16:48:00Z"/>
        </w:trPr>
        <w:tc>
          <w:tcPr>
            <w:tcW w:w="1800" w:type="dxa"/>
            <w:vAlign w:val="center"/>
          </w:tcPr>
          <w:p w14:paraId="5E000199" w14:textId="77777777" w:rsidR="00C60D85" w:rsidRDefault="00000000">
            <w:pPr>
              <w:spacing w:after="0"/>
              <w:rPr>
                <w:ins w:id="6059" w:author="Sean de Noronha | DRG" w:date="2026-09-29T16:48:00Z" w16du:dateUtc="2026-09-29T14:48:00Z"/>
                <w:rFonts w:cs="Arial"/>
                <w:sz w:val="14"/>
                <w:szCs w:val="14"/>
              </w:rPr>
            </w:pPr>
            <w:ins w:id="6060" w:author="Sean de Noronha | DRG" w:date="2026-09-29T16:48:00Z" w16du:dateUtc="2026-09-29T14:48:00Z">
              <w:r>
                <w:rPr>
                  <w:rFonts w:cs="Arial"/>
                  <w:sz w:val="14"/>
                  <w:szCs w:val="14"/>
                </w:rPr>
                <w:t>CSST EHD 18</w:t>
              </w:r>
            </w:ins>
          </w:p>
        </w:tc>
        <w:tc>
          <w:tcPr>
            <w:tcW w:w="1700" w:type="dxa"/>
            <w:vAlign w:val="center"/>
          </w:tcPr>
          <w:p w14:paraId="5E00019A" w14:textId="77777777" w:rsidR="00C60D85" w:rsidRDefault="00000000">
            <w:pPr>
              <w:spacing w:after="0"/>
              <w:rPr>
                <w:ins w:id="6061" w:author="Sean de Noronha | DRG" w:date="2026-09-29T16:48:00Z" w16du:dateUtc="2026-09-29T14:48:00Z"/>
                <w:rFonts w:cs="Arial"/>
                <w:sz w:val="14"/>
                <w:szCs w:val="14"/>
              </w:rPr>
            </w:pPr>
            <w:ins w:id="6062" w:author="Sean de Noronha | DRG" w:date="2026-09-29T16:48:00Z" w16du:dateUtc="2026-09-29T14:48:00Z">
              <w:r>
                <w:rPr>
                  <w:rFonts w:cs="Arial"/>
                  <w:sz w:val="14"/>
                  <w:szCs w:val="14"/>
                </w:rPr>
                <w:t>12,000</w:t>
              </w:r>
            </w:ins>
          </w:p>
        </w:tc>
        <w:tc>
          <w:tcPr>
            <w:tcW w:w="2100" w:type="dxa"/>
            <w:vAlign w:val="center"/>
          </w:tcPr>
          <w:p w14:paraId="5E00019B" w14:textId="77777777" w:rsidR="00C60D85" w:rsidRDefault="00000000">
            <w:pPr>
              <w:spacing w:after="0"/>
              <w:rPr>
                <w:ins w:id="6063" w:author="Sean de Noronha | DRG" w:date="2026-09-29T16:48:00Z" w16du:dateUtc="2026-09-29T14:48:00Z"/>
                <w:rFonts w:cs="Arial"/>
                <w:sz w:val="14"/>
                <w:szCs w:val="14"/>
              </w:rPr>
            </w:pPr>
            <w:ins w:id="6064" w:author="Sean de Noronha | DRG" w:date="2026-09-29T16:48:00Z" w16du:dateUtc="2026-09-29T14:48:00Z">
              <w:r>
                <w:rPr>
                  <w:rFonts w:cs="Arial"/>
                  <w:sz w:val="14"/>
                  <w:szCs w:val="14"/>
                </w:rPr>
                <w:t>63 (208)</w:t>
              </w:r>
            </w:ins>
          </w:p>
        </w:tc>
        <w:tc>
          <w:tcPr>
            <w:tcW w:w="2000" w:type="dxa"/>
            <w:vAlign w:val="center"/>
          </w:tcPr>
          <w:p w14:paraId="5E00019C" w14:textId="77777777" w:rsidR="00C60D85" w:rsidRDefault="00000000">
            <w:pPr>
              <w:spacing w:after="0"/>
              <w:rPr>
                <w:ins w:id="6065" w:author="Sean de Noronha | DRG" w:date="2026-09-29T16:48:00Z" w16du:dateUtc="2026-09-29T14:48:00Z"/>
                <w:rFonts w:cs="Arial"/>
                <w:sz w:val="14"/>
                <w:szCs w:val="14"/>
              </w:rPr>
            </w:pPr>
            <w:ins w:id="6066" w:author="Sean de Noronha | DRG" w:date="2026-09-29T16:48:00Z" w16du:dateUtc="2026-09-29T14:48:00Z">
              <w:r>
                <w:rPr>
                  <w:rFonts w:cs="Arial"/>
                  <w:sz w:val="14"/>
                  <w:szCs w:val="14"/>
                </w:rPr>
                <w:t>Largest measured flow</w:t>
              </w:r>
            </w:ins>
          </w:p>
        </w:tc>
        <w:tc>
          <w:tcPr>
            <w:tcW w:w="1760" w:type="dxa"/>
            <w:vAlign w:val="center"/>
          </w:tcPr>
          <w:p w14:paraId="5E00019D" w14:textId="77777777" w:rsidR="00C60D85" w:rsidRDefault="00000000">
            <w:pPr>
              <w:spacing w:after="0"/>
              <w:rPr>
                <w:ins w:id="6067" w:author="Sean de Noronha | DRG" w:date="2026-09-29T16:48:00Z" w16du:dateUtc="2026-09-29T14:48:00Z"/>
                <w:rFonts w:cs="Arial"/>
                <w:sz w:val="14"/>
                <w:szCs w:val="14"/>
              </w:rPr>
            </w:pPr>
            <w:ins w:id="6068" w:author="Sean de Noronha | DRG" w:date="2026-09-29T16:48:00Z" w16du:dateUtc="2026-09-29T14:48:00Z">
              <w:r>
                <w:rPr>
                  <w:rFonts w:cs="Arial"/>
                  <w:sz w:val="14"/>
                  <w:szCs w:val="14"/>
                </w:rPr>
                <w:t>–</w:t>
              </w:r>
            </w:ins>
          </w:p>
        </w:tc>
      </w:tr>
      <w:tr w:rsidR="00C60D85" w14:paraId="4E300AD1" w14:textId="77777777">
        <w:trPr>
          <w:jc w:val="center"/>
          <w:ins w:id="6069" w:author="Sean de Noronha | DRG" w:date="2026-09-29T16:48:00Z"/>
        </w:trPr>
        <w:tc>
          <w:tcPr>
            <w:tcW w:w="1800" w:type="dxa"/>
            <w:vAlign w:val="center"/>
          </w:tcPr>
          <w:p w14:paraId="5E00019E" w14:textId="77777777" w:rsidR="00C60D85" w:rsidRDefault="00000000">
            <w:pPr>
              <w:spacing w:after="0"/>
              <w:rPr>
                <w:ins w:id="6070" w:author="Sean de Noronha | DRG" w:date="2026-09-29T16:48:00Z" w16du:dateUtc="2026-09-29T14:48:00Z"/>
                <w:rFonts w:cs="Arial"/>
                <w:sz w:val="14"/>
                <w:szCs w:val="14"/>
              </w:rPr>
            </w:pPr>
            <w:ins w:id="6071" w:author="Sean de Noronha | DRG" w:date="2026-09-29T16:48:00Z" w16du:dateUtc="2026-09-29T14:48:00Z">
              <w:r>
                <w:rPr>
                  <w:rFonts w:cs="Arial"/>
                  <w:sz w:val="14"/>
                  <w:szCs w:val="14"/>
                </w:rPr>
                <w:t>CSST EHD 23</w:t>
              </w:r>
            </w:ins>
          </w:p>
        </w:tc>
        <w:tc>
          <w:tcPr>
            <w:tcW w:w="1700" w:type="dxa"/>
            <w:vAlign w:val="center"/>
          </w:tcPr>
          <w:p w14:paraId="5E00019F" w14:textId="77777777" w:rsidR="00C60D85" w:rsidRDefault="00000000">
            <w:pPr>
              <w:spacing w:after="0"/>
              <w:rPr>
                <w:ins w:id="6072" w:author="Sean de Noronha | DRG" w:date="2026-09-29T16:48:00Z" w16du:dateUtc="2026-09-29T14:48:00Z"/>
                <w:rFonts w:cs="Arial"/>
                <w:sz w:val="14"/>
                <w:szCs w:val="14"/>
              </w:rPr>
            </w:pPr>
            <w:ins w:id="6073" w:author="Sean de Noronha | DRG" w:date="2026-09-29T16:48:00Z" w16du:dateUtc="2026-09-29T14:48:00Z">
              <w:r>
                <w:rPr>
                  <w:rFonts w:cs="Arial"/>
                  <w:sz w:val="14"/>
                  <w:szCs w:val="14"/>
                </w:rPr>
                <w:t>20,000</w:t>
              </w:r>
            </w:ins>
          </w:p>
        </w:tc>
        <w:tc>
          <w:tcPr>
            <w:tcW w:w="2100" w:type="dxa"/>
            <w:vAlign w:val="center"/>
          </w:tcPr>
          <w:p w14:paraId="5E0001A0" w14:textId="77777777" w:rsidR="00C60D85" w:rsidRDefault="00000000">
            <w:pPr>
              <w:spacing w:after="0"/>
              <w:rPr>
                <w:ins w:id="6074" w:author="Sean de Noronha | DRG" w:date="2026-09-29T16:48:00Z" w16du:dateUtc="2026-09-29T14:48:00Z"/>
                <w:rFonts w:cs="Arial"/>
                <w:sz w:val="14"/>
                <w:szCs w:val="14"/>
              </w:rPr>
            </w:pPr>
            <w:ins w:id="6075" w:author="Sean de Noronha | DRG" w:date="2026-09-29T16:48:00Z" w16du:dateUtc="2026-09-29T14:48:00Z">
              <w:r>
                <w:rPr>
                  <w:rFonts w:cs="Arial"/>
                  <w:sz w:val="14"/>
                  <w:szCs w:val="14"/>
                </w:rPr>
                <w:t>80 (262)</w:t>
              </w:r>
            </w:ins>
          </w:p>
        </w:tc>
        <w:tc>
          <w:tcPr>
            <w:tcW w:w="2000" w:type="dxa"/>
            <w:vAlign w:val="center"/>
          </w:tcPr>
          <w:p w14:paraId="5E0001A1" w14:textId="77777777" w:rsidR="00C60D85" w:rsidRDefault="00000000">
            <w:pPr>
              <w:spacing w:after="0"/>
              <w:rPr>
                <w:ins w:id="6076" w:author="Sean de Noronha | DRG" w:date="2026-09-29T16:48:00Z" w16du:dateUtc="2026-09-29T14:48:00Z"/>
                <w:rFonts w:cs="Arial"/>
                <w:sz w:val="14"/>
                <w:szCs w:val="14"/>
              </w:rPr>
            </w:pPr>
            <w:ins w:id="6077" w:author="Sean de Noronha | DRG" w:date="2026-09-29T16:48:00Z" w16du:dateUtc="2026-09-29T14:48:00Z">
              <w:r>
                <w:rPr>
                  <w:rFonts w:cs="Arial"/>
                  <w:sz w:val="14"/>
                  <w:szCs w:val="14"/>
                </w:rPr>
                <w:t>Largest measured flow</w:t>
              </w:r>
            </w:ins>
          </w:p>
        </w:tc>
        <w:tc>
          <w:tcPr>
            <w:tcW w:w="1760" w:type="dxa"/>
            <w:vAlign w:val="center"/>
          </w:tcPr>
          <w:p w14:paraId="5E0001A2" w14:textId="77777777" w:rsidR="00C60D85" w:rsidRDefault="00000000">
            <w:pPr>
              <w:spacing w:after="0"/>
              <w:rPr>
                <w:ins w:id="6078" w:author="Sean de Noronha | DRG" w:date="2026-09-29T16:48:00Z" w16du:dateUtc="2026-09-29T14:48:00Z"/>
                <w:rFonts w:cs="Arial"/>
                <w:sz w:val="14"/>
                <w:szCs w:val="14"/>
              </w:rPr>
            </w:pPr>
            <w:ins w:id="6079" w:author="Sean de Noronha | DRG" w:date="2026-09-29T16:48:00Z" w16du:dateUtc="2026-09-29T14:48:00Z">
              <w:r>
                <w:rPr>
                  <w:rFonts w:cs="Arial"/>
                  <w:sz w:val="14"/>
                  <w:szCs w:val="14"/>
                </w:rPr>
                <w:t>–</w:t>
              </w:r>
            </w:ins>
          </w:p>
        </w:tc>
      </w:tr>
      <w:tr w:rsidR="00C60D85" w14:paraId="241BC899" w14:textId="77777777">
        <w:trPr>
          <w:jc w:val="center"/>
          <w:ins w:id="6080" w:author="Sean de Noronha | DRG" w:date="2026-09-29T16:48:00Z"/>
        </w:trPr>
        <w:tc>
          <w:tcPr>
            <w:tcW w:w="1800" w:type="dxa"/>
            <w:vAlign w:val="center"/>
          </w:tcPr>
          <w:p w14:paraId="5E0001A3" w14:textId="77777777" w:rsidR="00C60D85" w:rsidRDefault="00000000">
            <w:pPr>
              <w:spacing w:after="0"/>
              <w:rPr>
                <w:ins w:id="6081" w:author="Sean de Noronha | DRG" w:date="2026-09-29T16:48:00Z" w16du:dateUtc="2026-09-29T14:48:00Z"/>
                <w:rFonts w:cs="Arial"/>
                <w:sz w:val="14"/>
                <w:szCs w:val="14"/>
              </w:rPr>
            </w:pPr>
            <w:ins w:id="6082" w:author="Sean de Noronha | DRG" w:date="2026-09-29T16:48:00Z" w16du:dateUtc="2026-09-29T14:48:00Z">
              <w:r>
                <w:rPr>
                  <w:rFonts w:cs="Arial"/>
                  <w:sz w:val="14"/>
                  <w:szCs w:val="14"/>
                </w:rPr>
                <w:t>CSST EHD 31</w:t>
              </w:r>
            </w:ins>
          </w:p>
        </w:tc>
        <w:tc>
          <w:tcPr>
            <w:tcW w:w="1700" w:type="dxa"/>
            <w:vAlign w:val="center"/>
          </w:tcPr>
          <w:p w14:paraId="5E0001A4" w14:textId="77777777" w:rsidR="00C60D85" w:rsidRDefault="00000000">
            <w:pPr>
              <w:spacing w:after="0"/>
              <w:rPr>
                <w:ins w:id="6083" w:author="Sean de Noronha | DRG" w:date="2026-09-29T16:48:00Z" w16du:dateUtc="2026-09-29T14:48:00Z"/>
                <w:rFonts w:cs="Arial"/>
                <w:sz w:val="14"/>
                <w:szCs w:val="14"/>
              </w:rPr>
            </w:pPr>
            <w:commentRangeStart w:id="6084"/>
            <w:ins w:id="6085" w:author="Sean de Noronha | DRG" w:date="2026-09-29T16:48:00Z" w16du:dateUtc="2026-09-29T14:48:00Z">
              <w:r>
                <w:rPr>
                  <w:rFonts w:cs="Arial"/>
                  <w:sz w:val="14"/>
                  <w:szCs w:val="14"/>
                </w:rPr>
                <w:t>22,800</w:t>
              </w:r>
            </w:ins>
            <w:commentRangeEnd w:id="6084"/>
            <w:ins w:id="6086" w:author="Sean de Noronha | DRG" w:date="2026-09-30T11:49:00Z" w16du:dateUtc="2026-09-30T09:49:00Z">
              <w:r w:rsidR="00AF76A9">
                <w:rPr>
                  <w:rStyle w:val="CommentReference"/>
                </w:rPr>
                <w:commentReference w:id="6084"/>
              </w:r>
            </w:ins>
          </w:p>
        </w:tc>
        <w:tc>
          <w:tcPr>
            <w:tcW w:w="2100" w:type="dxa"/>
            <w:vAlign w:val="center"/>
          </w:tcPr>
          <w:p w14:paraId="5E0001A5" w14:textId="77777777" w:rsidR="00C60D85" w:rsidRDefault="00000000">
            <w:pPr>
              <w:spacing w:after="0"/>
              <w:rPr>
                <w:ins w:id="6087" w:author="Sean de Noronha | DRG" w:date="2026-09-29T16:48:00Z" w16du:dateUtc="2026-09-29T14:48:00Z"/>
                <w:rFonts w:cs="Arial"/>
                <w:sz w:val="14"/>
                <w:szCs w:val="14"/>
              </w:rPr>
            </w:pPr>
            <w:ins w:id="6088" w:author="Sean de Noronha | DRG" w:date="2026-09-29T16:48:00Z" w16du:dateUtc="2026-09-29T14:48:00Z">
              <w:r>
                <w:rPr>
                  <w:rFonts w:cs="Arial"/>
                  <w:sz w:val="14"/>
                  <w:szCs w:val="14"/>
                </w:rPr>
                <w:t>75 (247)</w:t>
              </w:r>
            </w:ins>
          </w:p>
        </w:tc>
        <w:tc>
          <w:tcPr>
            <w:tcW w:w="2000" w:type="dxa"/>
            <w:vAlign w:val="center"/>
          </w:tcPr>
          <w:p w14:paraId="5E0001A6" w14:textId="77777777" w:rsidR="00C60D85" w:rsidRDefault="00000000">
            <w:pPr>
              <w:spacing w:after="0"/>
              <w:rPr>
                <w:ins w:id="6089" w:author="Sean de Noronha | DRG" w:date="2026-09-29T16:48:00Z" w16du:dateUtc="2026-09-29T14:48:00Z"/>
                <w:rFonts w:cs="Arial"/>
                <w:sz w:val="14"/>
                <w:szCs w:val="14"/>
              </w:rPr>
            </w:pPr>
            <w:ins w:id="6090" w:author="Sean de Noronha | DRG" w:date="2026-09-29T16:48:00Z" w16du:dateUtc="2026-09-29T14:48:00Z">
              <w:r>
                <w:rPr>
                  <w:rFonts w:cs="Arial"/>
                  <w:sz w:val="14"/>
                  <w:szCs w:val="14"/>
                </w:rPr>
                <w:t>Largest measured flow</w:t>
              </w:r>
            </w:ins>
          </w:p>
        </w:tc>
        <w:tc>
          <w:tcPr>
            <w:tcW w:w="1760" w:type="dxa"/>
            <w:vAlign w:val="center"/>
          </w:tcPr>
          <w:p w14:paraId="5E0001A7" w14:textId="77777777" w:rsidR="00C60D85" w:rsidRDefault="00000000">
            <w:pPr>
              <w:spacing w:after="0"/>
              <w:rPr>
                <w:ins w:id="6091" w:author="Sean de Noronha | DRG" w:date="2026-09-29T16:48:00Z" w16du:dateUtc="2026-09-29T14:48:00Z"/>
                <w:rFonts w:cs="Arial"/>
                <w:sz w:val="14"/>
                <w:szCs w:val="14"/>
              </w:rPr>
            </w:pPr>
            <w:ins w:id="6092" w:author="Sean de Noronha | DRG" w:date="2026-09-29T16:48:00Z" w16du:dateUtc="2026-09-29T14:48:00Z">
              <w:r>
                <w:rPr>
                  <w:rFonts w:cs="Arial"/>
                  <w:sz w:val="14"/>
                  <w:szCs w:val="14"/>
                </w:rPr>
                <w:t>–</w:t>
              </w:r>
            </w:ins>
          </w:p>
        </w:tc>
      </w:tr>
    </w:tbl>
    <w:p w14:paraId="5E0001A8" w14:textId="77777777" w:rsidR="00C60D85" w:rsidRDefault="00000000">
      <w:pPr>
        <w:rPr>
          <w:ins w:id="6093" w:author="Sean de Noronha | DRG" w:date="2026-09-29T16:48:00Z" w16du:dateUtc="2026-09-29T14:48:00Z"/>
          <w:i/>
        </w:rPr>
      </w:pPr>
      <w:ins w:id="6094" w:author="Sean de Noronha | DRG" w:date="2026-09-29T16:48:00Z" w16du:dateUtc="2026-09-29T14:48:00Z">
        <w:r>
          <w:rPr>
            <w:i/>
          </w:rPr>
          <w:t xml:space="preserve">Table C.1 – Highest hydrogen Reynolds number and in-pipe velocity. Steel: NPS ½ to NPS 2, runs of 30 ft (9 m) and longer, CSA B149.1:25 Tables A.1 to A.5, mean pressure, GFE-Churchill at ε = 0.045 mm. CSST: Manufacturer C on </w:t>
        </w:r>
        <w:proofErr w:type="spellStart"/>
        <w:r>
          <w:rPr>
            <w:i/>
          </w:rPr>
          <w:t>D</w:t>
        </w:r>
        <w:r>
          <w:rPr>
            <w:i/>
            <w:vertAlign w:val="subscript"/>
          </w:rPr>
          <w:t>eff</w:t>
        </w:r>
        <w:proofErr w:type="spellEnd"/>
        <w:r>
          <w:rPr>
            <w:i/>
          </w:rPr>
          <w:t>, hydrogen at the energy of the largest measured natural-gas flow, HHV basis.</w:t>
        </w:r>
      </w:ins>
    </w:p>
    <w:p w14:paraId="5E0001A9" w14:textId="77777777" w:rsidR="00C60D85" w:rsidRDefault="00000000">
      <w:pPr>
        <w:rPr>
          <w:ins w:id="6095" w:author="Sean de Noronha | DRG" w:date="2026-09-29T16:48:00Z" w16du:dateUtc="2026-09-29T14:48:00Z"/>
        </w:rPr>
      </w:pPr>
      <w:ins w:id="6096" w:author="Sean de Noronha | DRG" w:date="2026-09-29T16:48:00Z" w16du:dateUtc="2026-09-29T14:48:00Z">
        <w:r>
          <w:lastRenderedPageBreak/>
          <w:t xml:space="preserve">Both options are checked at fixed pressure drop, the basis of the sizing tables. The Option A peak lies near </w:t>
        </w:r>
        <w:r>
          <w:rPr>
            <w:i/>
          </w:rPr>
          <w:t>Re</w:t>
        </w:r>
        <w:r>
          <w:t xml:space="preserve"> = 3,300 to 3,600 for every size and is the largest deviation up to the highest hydrogen Reynolds number of that size. Every Option B limit lies above the highest hydrogen Reynolds number of the same size, so Option B is conservative over all hydrogen cells at both roughness values. Copper tubing of ¼ to 1¼ in. at 0.0015 mm and smooth plastic pipe stay conservative under Option B up to </w:t>
        </w:r>
        <w:r>
          <w:rPr>
            <w:i/>
          </w:rPr>
          <w:t>Re</w:t>
        </w:r>
        <w:r>
          <w:t xml:space="preserve"> = 2 × 10</w:t>
        </w:r>
        <w:r>
          <w:rPr>
            <w:vertAlign w:val="superscript"/>
          </w:rPr>
          <w:t>5</w:t>
        </w:r>
        <w:r>
          <w:t>.</w:t>
        </w:r>
      </w:ins>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C.2"/>
        <w:tblDescription w:val="Table C.2 – Largest capacity deviation of Option A from GFE-Churchill up to the highest hydrogen Reynolds number of each size, and the Reynolds number above which Option B (k = 1.18) is no longer conservative, Schedule 40 steel. Positive deviations m"/>
      </w:tblPr>
      <w:tblGrid>
        <w:gridCol w:w="1000"/>
        <w:gridCol w:w="1700"/>
        <w:gridCol w:w="1660"/>
        <w:gridCol w:w="1660"/>
        <w:gridCol w:w="1680"/>
        <w:gridCol w:w="1660"/>
      </w:tblGrid>
      <w:tr w:rsidR="00C60D85" w14:paraId="58EB52CC" w14:textId="77777777">
        <w:trPr>
          <w:tblHeader/>
          <w:jc w:val="center"/>
          <w:ins w:id="6097" w:author="Sean de Noronha | DRG" w:date="2026-09-29T16:48:00Z"/>
        </w:trPr>
        <w:tc>
          <w:tcPr>
            <w:tcW w:w="1000" w:type="dxa"/>
            <w:shd w:val="clear" w:color="auto" w:fill="F2F2F2"/>
            <w:vAlign w:val="center"/>
          </w:tcPr>
          <w:p w14:paraId="5E0001AA" w14:textId="77777777" w:rsidR="00C60D85" w:rsidRDefault="00000000">
            <w:pPr>
              <w:spacing w:after="0"/>
              <w:rPr>
                <w:ins w:id="6098" w:author="Sean de Noronha | DRG" w:date="2026-09-29T16:48:00Z" w16du:dateUtc="2026-09-29T14:48:00Z"/>
                <w:rFonts w:cs="Arial"/>
                <w:b/>
                <w:bCs/>
                <w:sz w:val="14"/>
                <w:szCs w:val="14"/>
              </w:rPr>
            </w:pPr>
            <w:ins w:id="6099" w:author="Sean de Noronha | DRG" w:date="2026-09-29T16:48:00Z" w16du:dateUtc="2026-09-29T14:48:00Z">
              <w:r>
                <w:rPr>
                  <w:rFonts w:cs="Arial"/>
                  <w:b/>
                  <w:bCs/>
                  <w:sz w:val="14"/>
                  <w:szCs w:val="14"/>
                </w:rPr>
                <w:t>Size</w:t>
              </w:r>
            </w:ins>
          </w:p>
        </w:tc>
        <w:tc>
          <w:tcPr>
            <w:tcW w:w="1700" w:type="dxa"/>
            <w:shd w:val="clear" w:color="auto" w:fill="F2F2F2"/>
            <w:vAlign w:val="center"/>
          </w:tcPr>
          <w:p w14:paraId="5E0001AB" w14:textId="77777777" w:rsidR="00C60D85" w:rsidRDefault="00000000">
            <w:pPr>
              <w:spacing w:after="0"/>
              <w:rPr>
                <w:ins w:id="6100" w:author="Sean de Noronha | DRG" w:date="2026-09-29T16:48:00Z" w16du:dateUtc="2026-09-29T14:48:00Z"/>
                <w:rFonts w:cs="Arial"/>
                <w:b/>
                <w:bCs/>
                <w:sz w:val="14"/>
                <w:szCs w:val="14"/>
              </w:rPr>
            </w:pPr>
            <w:ins w:id="6101" w:author="Sean de Noronha | DRG" w:date="2026-09-29T16:48:00Z" w16du:dateUtc="2026-09-29T14:48:00Z">
              <w:r>
                <w:rPr>
                  <w:rFonts w:cs="Arial"/>
                  <w:b/>
                  <w:bCs/>
                  <w:sz w:val="14"/>
                  <w:szCs w:val="14"/>
                </w:rPr>
                <w:t xml:space="preserve">Highest hydrogen </w:t>
              </w:r>
              <w:r>
                <w:rPr>
                  <w:rFonts w:cs="Arial"/>
                  <w:b/>
                  <w:bCs/>
                  <w:i/>
                  <w:sz w:val="14"/>
                  <w:szCs w:val="14"/>
                </w:rPr>
                <w:t>Re</w:t>
              </w:r>
              <w:r>
                <w:rPr>
                  <w:rFonts w:cs="Arial"/>
                  <w:b/>
                  <w:bCs/>
                  <w:sz w:val="14"/>
                  <w:szCs w:val="14"/>
                </w:rPr>
                <w:t xml:space="preserve"> (runs of 30 ft and longer)</w:t>
              </w:r>
            </w:ins>
          </w:p>
        </w:tc>
        <w:tc>
          <w:tcPr>
            <w:tcW w:w="1660" w:type="dxa"/>
            <w:shd w:val="clear" w:color="auto" w:fill="F2F2F2"/>
            <w:vAlign w:val="center"/>
          </w:tcPr>
          <w:p w14:paraId="5E0001AC" w14:textId="77777777" w:rsidR="00C60D85" w:rsidRDefault="00000000">
            <w:pPr>
              <w:spacing w:after="0"/>
              <w:rPr>
                <w:ins w:id="6102" w:author="Sean de Noronha | DRG" w:date="2026-09-29T16:48:00Z" w16du:dateUtc="2026-09-29T14:48:00Z"/>
                <w:rFonts w:cs="Arial"/>
                <w:b/>
                <w:bCs/>
                <w:sz w:val="14"/>
                <w:szCs w:val="14"/>
              </w:rPr>
            </w:pPr>
            <w:ins w:id="6103" w:author="Sean de Noronha | DRG" w:date="2026-09-29T16:48:00Z" w16du:dateUtc="2026-09-29T14:48:00Z">
              <w:r>
                <w:rPr>
                  <w:rFonts w:cs="Arial"/>
                  <w:b/>
                  <w:bCs/>
                  <w:sz w:val="14"/>
                  <w:szCs w:val="14"/>
                </w:rPr>
                <w:t xml:space="preserve">Option A largest deviation, </w:t>
              </w:r>
              <w:r>
                <w:rPr>
                  <w:rFonts w:cs="Arial"/>
                  <w:b/>
                  <w:bCs/>
                  <w:i/>
                  <w:sz w:val="14"/>
                  <w:szCs w:val="14"/>
                </w:rPr>
                <w:t>ε</w:t>
              </w:r>
              <w:r>
                <w:rPr>
                  <w:rFonts w:cs="Arial"/>
                  <w:b/>
                  <w:bCs/>
                  <w:sz w:val="14"/>
                  <w:szCs w:val="14"/>
                </w:rPr>
                <w:t xml:space="preserve"> = 0.045 mm (%)</w:t>
              </w:r>
            </w:ins>
          </w:p>
        </w:tc>
        <w:tc>
          <w:tcPr>
            <w:tcW w:w="1660" w:type="dxa"/>
            <w:shd w:val="clear" w:color="auto" w:fill="F2F2F2"/>
            <w:vAlign w:val="center"/>
          </w:tcPr>
          <w:p w14:paraId="5E0001AD" w14:textId="77777777" w:rsidR="00C60D85" w:rsidRDefault="00000000">
            <w:pPr>
              <w:spacing w:after="0"/>
              <w:rPr>
                <w:ins w:id="6104" w:author="Sean de Noronha | DRG" w:date="2026-09-29T16:48:00Z" w16du:dateUtc="2026-09-29T14:48:00Z"/>
                <w:rFonts w:cs="Arial"/>
                <w:b/>
                <w:bCs/>
                <w:sz w:val="14"/>
                <w:szCs w:val="14"/>
              </w:rPr>
            </w:pPr>
            <w:ins w:id="6105" w:author="Sean de Noronha | DRG" w:date="2026-09-29T16:48:00Z" w16du:dateUtc="2026-09-29T14:48:00Z">
              <w:r>
                <w:rPr>
                  <w:rFonts w:cs="Arial"/>
                  <w:b/>
                  <w:bCs/>
                  <w:sz w:val="14"/>
                  <w:szCs w:val="14"/>
                </w:rPr>
                <w:t xml:space="preserve">Option A largest deviation, </w:t>
              </w:r>
              <w:r>
                <w:rPr>
                  <w:rFonts w:cs="Arial"/>
                  <w:b/>
                  <w:bCs/>
                  <w:i/>
                  <w:sz w:val="14"/>
                  <w:szCs w:val="14"/>
                </w:rPr>
                <w:t>ε</w:t>
              </w:r>
              <w:r>
                <w:rPr>
                  <w:rFonts w:cs="Arial"/>
                  <w:b/>
                  <w:bCs/>
                  <w:sz w:val="14"/>
                  <w:szCs w:val="14"/>
                </w:rPr>
                <w:t xml:space="preserve"> = 0.09 mm (%)</w:t>
              </w:r>
            </w:ins>
          </w:p>
        </w:tc>
        <w:tc>
          <w:tcPr>
            <w:tcW w:w="1680" w:type="dxa"/>
            <w:shd w:val="clear" w:color="auto" w:fill="F2F2F2"/>
            <w:vAlign w:val="center"/>
          </w:tcPr>
          <w:p w14:paraId="5E0001AE" w14:textId="77777777" w:rsidR="00C60D85" w:rsidRDefault="00000000">
            <w:pPr>
              <w:spacing w:after="0"/>
              <w:rPr>
                <w:ins w:id="6106" w:author="Sean de Noronha | DRG" w:date="2026-09-29T16:48:00Z" w16du:dateUtc="2026-09-29T14:48:00Z"/>
                <w:rFonts w:cs="Arial"/>
                <w:b/>
                <w:bCs/>
                <w:sz w:val="14"/>
                <w:szCs w:val="14"/>
              </w:rPr>
            </w:pPr>
            <w:ins w:id="6107" w:author="Sean de Noronha | DRG" w:date="2026-09-29T16:48:00Z" w16du:dateUtc="2026-09-29T14:48:00Z">
              <w:r>
                <w:rPr>
                  <w:rFonts w:cs="Arial"/>
                  <w:b/>
                  <w:bCs/>
                  <w:sz w:val="14"/>
                  <w:szCs w:val="14"/>
                </w:rPr>
                <w:t xml:space="preserve">Option B conservative up to </w:t>
              </w:r>
              <w:r>
                <w:rPr>
                  <w:rFonts w:cs="Arial"/>
                  <w:b/>
                  <w:bCs/>
                  <w:i/>
                  <w:sz w:val="14"/>
                  <w:szCs w:val="14"/>
                </w:rPr>
                <w:t>Re</w:t>
              </w:r>
              <w:r>
                <w:rPr>
                  <w:rFonts w:cs="Arial"/>
                  <w:b/>
                  <w:bCs/>
                  <w:sz w:val="14"/>
                  <w:szCs w:val="14"/>
                </w:rPr>
                <w:t xml:space="preserve">, </w:t>
              </w:r>
              <w:r>
                <w:rPr>
                  <w:rFonts w:cs="Arial"/>
                  <w:b/>
                  <w:bCs/>
                  <w:i/>
                  <w:sz w:val="14"/>
                  <w:szCs w:val="14"/>
                </w:rPr>
                <w:t>ε</w:t>
              </w:r>
              <w:r>
                <w:rPr>
                  <w:rFonts w:cs="Arial"/>
                  <w:b/>
                  <w:bCs/>
                  <w:sz w:val="14"/>
                  <w:szCs w:val="14"/>
                </w:rPr>
                <w:t xml:space="preserve"> = 0.045 mm</w:t>
              </w:r>
            </w:ins>
          </w:p>
        </w:tc>
        <w:tc>
          <w:tcPr>
            <w:tcW w:w="1660" w:type="dxa"/>
            <w:shd w:val="clear" w:color="auto" w:fill="F2F2F2"/>
            <w:vAlign w:val="center"/>
          </w:tcPr>
          <w:p w14:paraId="5E0001AF" w14:textId="77777777" w:rsidR="00C60D85" w:rsidRDefault="00000000">
            <w:pPr>
              <w:spacing w:after="0"/>
              <w:rPr>
                <w:ins w:id="6108" w:author="Sean de Noronha | DRG" w:date="2026-09-29T16:48:00Z" w16du:dateUtc="2026-09-29T14:48:00Z"/>
                <w:rFonts w:cs="Arial"/>
                <w:b/>
                <w:bCs/>
                <w:sz w:val="14"/>
                <w:szCs w:val="14"/>
              </w:rPr>
            </w:pPr>
            <w:ins w:id="6109" w:author="Sean de Noronha | DRG" w:date="2026-09-29T16:48:00Z" w16du:dateUtc="2026-09-29T14:48:00Z">
              <w:r>
                <w:rPr>
                  <w:rFonts w:cs="Arial"/>
                  <w:b/>
                  <w:bCs/>
                  <w:sz w:val="14"/>
                  <w:szCs w:val="14"/>
                </w:rPr>
                <w:t xml:space="preserve">Option B conservative up to </w:t>
              </w:r>
              <w:r>
                <w:rPr>
                  <w:rFonts w:cs="Arial"/>
                  <w:b/>
                  <w:bCs/>
                  <w:i/>
                  <w:sz w:val="14"/>
                  <w:szCs w:val="14"/>
                </w:rPr>
                <w:t>Re</w:t>
              </w:r>
              <w:r>
                <w:rPr>
                  <w:rFonts w:cs="Arial"/>
                  <w:b/>
                  <w:bCs/>
                  <w:sz w:val="14"/>
                  <w:szCs w:val="14"/>
                </w:rPr>
                <w:t xml:space="preserve">, </w:t>
              </w:r>
              <w:r>
                <w:rPr>
                  <w:rFonts w:cs="Arial"/>
                  <w:b/>
                  <w:bCs/>
                  <w:i/>
                  <w:sz w:val="14"/>
                  <w:szCs w:val="14"/>
                </w:rPr>
                <w:t>ε</w:t>
              </w:r>
              <w:r>
                <w:rPr>
                  <w:rFonts w:cs="Arial"/>
                  <w:b/>
                  <w:bCs/>
                  <w:sz w:val="14"/>
                  <w:szCs w:val="14"/>
                </w:rPr>
                <w:t xml:space="preserve"> = 0.09 mm</w:t>
              </w:r>
            </w:ins>
          </w:p>
        </w:tc>
      </w:tr>
      <w:tr w:rsidR="00C60D85" w14:paraId="56D4454F" w14:textId="77777777">
        <w:trPr>
          <w:jc w:val="center"/>
          <w:ins w:id="6110" w:author="Sean de Noronha | DRG" w:date="2026-09-29T16:48:00Z"/>
        </w:trPr>
        <w:tc>
          <w:tcPr>
            <w:tcW w:w="1000" w:type="dxa"/>
            <w:vAlign w:val="center"/>
          </w:tcPr>
          <w:p w14:paraId="5E0001B0" w14:textId="77777777" w:rsidR="00C60D85" w:rsidRDefault="00000000">
            <w:pPr>
              <w:spacing w:after="0"/>
              <w:rPr>
                <w:ins w:id="6111" w:author="Sean de Noronha | DRG" w:date="2026-09-29T16:48:00Z" w16du:dateUtc="2026-09-29T14:48:00Z"/>
                <w:rFonts w:cs="Arial"/>
                <w:sz w:val="14"/>
                <w:szCs w:val="14"/>
              </w:rPr>
            </w:pPr>
            <w:ins w:id="6112" w:author="Sean de Noronha | DRG" w:date="2026-09-29T16:48:00Z" w16du:dateUtc="2026-09-29T14:48:00Z">
              <w:r>
                <w:rPr>
                  <w:rFonts w:cs="Arial"/>
                  <w:sz w:val="14"/>
                  <w:szCs w:val="14"/>
                </w:rPr>
                <w:t>NPS ½</w:t>
              </w:r>
            </w:ins>
          </w:p>
        </w:tc>
        <w:tc>
          <w:tcPr>
            <w:tcW w:w="1700" w:type="dxa"/>
            <w:vAlign w:val="center"/>
          </w:tcPr>
          <w:p w14:paraId="5E0001B1" w14:textId="77777777" w:rsidR="00C60D85" w:rsidRDefault="00000000">
            <w:pPr>
              <w:spacing w:after="0"/>
              <w:rPr>
                <w:ins w:id="6113" w:author="Sean de Noronha | DRG" w:date="2026-09-29T16:48:00Z" w16du:dateUtc="2026-09-29T14:48:00Z"/>
                <w:rFonts w:cs="Arial"/>
                <w:sz w:val="14"/>
                <w:szCs w:val="14"/>
              </w:rPr>
            </w:pPr>
            <w:ins w:id="6114" w:author="Sean de Noronha | DRG" w:date="2026-09-29T16:48:00Z" w16du:dateUtc="2026-09-29T14:48:00Z">
              <w:r>
                <w:rPr>
                  <w:rFonts w:cs="Arial"/>
                  <w:sz w:val="14"/>
                  <w:szCs w:val="14"/>
                </w:rPr>
                <w:t>26,000</w:t>
              </w:r>
            </w:ins>
          </w:p>
        </w:tc>
        <w:tc>
          <w:tcPr>
            <w:tcW w:w="1660" w:type="dxa"/>
            <w:vAlign w:val="center"/>
          </w:tcPr>
          <w:p w14:paraId="5E0001B2" w14:textId="77777777" w:rsidR="00C60D85" w:rsidRDefault="00000000">
            <w:pPr>
              <w:spacing w:after="0"/>
              <w:rPr>
                <w:ins w:id="6115" w:author="Sean de Noronha | DRG" w:date="2026-09-29T16:48:00Z" w16du:dateUtc="2026-09-29T14:48:00Z"/>
                <w:rFonts w:cs="Arial"/>
                <w:sz w:val="14"/>
                <w:szCs w:val="14"/>
              </w:rPr>
            </w:pPr>
            <w:ins w:id="6116" w:author="Sean de Noronha | DRG" w:date="2026-09-29T16:48:00Z" w16du:dateUtc="2026-09-29T14:48:00Z">
              <w:r>
                <w:rPr>
                  <w:rFonts w:cs="Arial"/>
                  <w:sz w:val="14"/>
                  <w:szCs w:val="14"/>
                </w:rPr>
                <w:t>+5.8</w:t>
              </w:r>
            </w:ins>
          </w:p>
        </w:tc>
        <w:tc>
          <w:tcPr>
            <w:tcW w:w="1660" w:type="dxa"/>
            <w:vAlign w:val="center"/>
          </w:tcPr>
          <w:p w14:paraId="5E0001B3" w14:textId="77777777" w:rsidR="00C60D85" w:rsidRDefault="00000000">
            <w:pPr>
              <w:spacing w:after="0"/>
              <w:rPr>
                <w:ins w:id="6117" w:author="Sean de Noronha | DRG" w:date="2026-09-29T16:48:00Z" w16du:dateUtc="2026-09-29T14:48:00Z"/>
                <w:rFonts w:cs="Arial"/>
                <w:sz w:val="14"/>
                <w:szCs w:val="14"/>
              </w:rPr>
            </w:pPr>
            <w:ins w:id="6118" w:author="Sean de Noronha | DRG" w:date="2026-09-29T16:48:00Z" w16du:dateUtc="2026-09-29T14:48:00Z">
              <w:r>
                <w:rPr>
                  <w:rFonts w:cs="Arial"/>
                  <w:sz w:val="14"/>
                  <w:szCs w:val="14"/>
                </w:rPr>
                <w:t>+9.1</w:t>
              </w:r>
            </w:ins>
          </w:p>
        </w:tc>
        <w:tc>
          <w:tcPr>
            <w:tcW w:w="1680" w:type="dxa"/>
            <w:vAlign w:val="center"/>
          </w:tcPr>
          <w:p w14:paraId="5E0001B4" w14:textId="77777777" w:rsidR="00C60D85" w:rsidRDefault="00000000">
            <w:pPr>
              <w:spacing w:after="0"/>
              <w:rPr>
                <w:ins w:id="6119" w:author="Sean de Noronha | DRG" w:date="2026-09-29T16:48:00Z" w16du:dateUtc="2026-09-29T14:48:00Z"/>
                <w:rFonts w:cs="Arial"/>
                <w:sz w:val="14"/>
                <w:szCs w:val="14"/>
              </w:rPr>
            </w:pPr>
            <w:ins w:id="6120" w:author="Sean de Noronha | DRG" w:date="2026-09-29T16:48:00Z" w16du:dateUtc="2026-09-29T14:48:00Z">
              <w:r>
                <w:rPr>
                  <w:rFonts w:cs="Arial"/>
                  <w:sz w:val="14"/>
                  <w:szCs w:val="14"/>
                </w:rPr>
                <w:t>165,000</w:t>
              </w:r>
            </w:ins>
          </w:p>
        </w:tc>
        <w:tc>
          <w:tcPr>
            <w:tcW w:w="1660" w:type="dxa"/>
            <w:vAlign w:val="center"/>
          </w:tcPr>
          <w:p w14:paraId="5E0001B5" w14:textId="77777777" w:rsidR="00C60D85" w:rsidRDefault="00000000">
            <w:pPr>
              <w:spacing w:after="0"/>
              <w:rPr>
                <w:ins w:id="6121" w:author="Sean de Noronha | DRG" w:date="2026-09-29T16:48:00Z" w16du:dateUtc="2026-09-29T14:48:00Z"/>
                <w:rFonts w:cs="Arial"/>
                <w:sz w:val="14"/>
                <w:szCs w:val="14"/>
              </w:rPr>
            </w:pPr>
            <w:ins w:id="6122" w:author="Sean de Noronha | DRG" w:date="2026-09-29T16:48:00Z" w16du:dateUtc="2026-09-29T14:48:00Z">
              <w:r>
                <w:rPr>
                  <w:rFonts w:cs="Arial"/>
                  <w:sz w:val="14"/>
                  <w:szCs w:val="14"/>
                </w:rPr>
                <w:t>29,800</w:t>
              </w:r>
            </w:ins>
          </w:p>
        </w:tc>
      </w:tr>
      <w:tr w:rsidR="00C60D85" w14:paraId="2873C270" w14:textId="77777777">
        <w:trPr>
          <w:jc w:val="center"/>
          <w:ins w:id="6123" w:author="Sean de Noronha | DRG" w:date="2026-09-29T16:48:00Z"/>
        </w:trPr>
        <w:tc>
          <w:tcPr>
            <w:tcW w:w="1000" w:type="dxa"/>
            <w:vAlign w:val="center"/>
          </w:tcPr>
          <w:p w14:paraId="5E0001B6" w14:textId="77777777" w:rsidR="00C60D85" w:rsidRDefault="00000000">
            <w:pPr>
              <w:spacing w:after="0"/>
              <w:rPr>
                <w:ins w:id="6124" w:author="Sean de Noronha | DRG" w:date="2026-09-29T16:48:00Z" w16du:dateUtc="2026-09-29T14:48:00Z"/>
                <w:rFonts w:cs="Arial"/>
                <w:sz w:val="14"/>
                <w:szCs w:val="14"/>
              </w:rPr>
            </w:pPr>
            <w:ins w:id="6125" w:author="Sean de Noronha | DRG" w:date="2026-09-29T16:48:00Z" w16du:dateUtc="2026-09-29T14:48:00Z">
              <w:r>
                <w:rPr>
                  <w:rFonts w:cs="Arial"/>
                  <w:sz w:val="14"/>
                  <w:szCs w:val="14"/>
                </w:rPr>
                <w:t>NPS ¾</w:t>
              </w:r>
            </w:ins>
          </w:p>
        </w:tc>
        <w:tc>
          <w:tcPr>
            <w:tcW w:w="1700" w:type="dxa"/>
            <w:vAlign w:val="center"/>
          </w:tcPr>
          <w:p w14:paraId="5E0001B7" w14:textId="77777777" w:rsidR="00C60D85" w:rsidRDefault="00000000">
            <w:pPr>
              <w:spacing w:after="0"/>
              <w:rPr>
                <w:ins w:id="6126" w:author="Sean de Noronha | DRG" w:date="2026-09-29T16:48:00Z" w16du:dateUtc="2026-09-29T14:48:00Z"/>
                <w:rFonts w:cs="Arial"/>
                <w:sz w:val="14"/>
                <w:szCs w:val="14"/>
              </w:rPr>
            </w:pPr>
            <w:ins w:id="6127" w:author="Sean de Noronha | DRG" w:date="2026-09-29T16:48:00Z" w16du:dateUtc="2026-09-29T14:48:00Z">
              <w:r>
                <w:rPr>
                  <w:rFonts w:cs="Arial"/>
                  <w:sz w:val="14"/>
                  <w:szCs w:val="14"/>
                </w:rPr>
                <w:t>41,700</w:t>
              </w:r>
            </w:ins>
          </w:p>
        </w:tc>
        <w:tc>
          <w:tcPr>
            <w:tcW w:w="1660" w:type="dxa"/>
            <w:vAlign w:val="center"/>
          </w:tcPr>
          <w:p w14:paraId="5E0001B8" w14:textId="77777777" w:rsidR="00C60D85" w:rsidRDefault="00000000">
            <w:pPr>
              <w:spacing w:after="0"/>
              <w:rPr>
                <w:ins w:id="6128" w:author="Sean de Noronha | DRG" w:date="2026-09-29T16:48:00Z" w16du:dateUtc="2026-09-29T14:48:00Z"/>
                <w:rFonts w:cs="Arial"/>
                <w:sz w:val="14"/>
                <w:szCs w:val="14"/>
              </w:rPr>
            </w:pPr>
            <w:ins w:id="6129" w:author="Sean de Noronha | DRG" w:date="2026-09-29T16:48:00Z" w16du:dateUtc="2026-09-29T14:48:00Z">
              <w:r>
                <w:rPr>
                  <w:rFonts w:cs="Arial"/>
                  <w:sz w:val="14"/>
                  <w:szCs w:val="14"/>
                </w:rPr>
                <w:t>+5.0</w:t>
              </w:r>
            </w:ins>
          </w:p>
        </w:tc>
        <w:tc>
          <w:tcPr>
            <w:tcW w:w="1660" w:type="dxa"/>
            <w:vAlign w:val="center"/>
          </w:tcPr>
          <w:p w14:paraId="5E0001B9" w14:textId="77777777" w:rsidR="00C60D85" w:rsidRDefault="00000000">
            <w:pPr>
              <w:spacing w:after="0"/>
              <w:rPr>
                <w:ins w:id="6130" w:author="Sean de Noronha | DRG" w:date="2026-09-29T16:48:00Z" w16du:dateUtc="2026-09-29T14:48:00Z"/>
                <w:rFonts w:cs="Arial"/>
                <w:sz w:val="14"/>
                <w:szCs w:val="14"/>
              </w:rPr>
            </w:pPr>
            <w:ins w:id="6131" w:author="Sean de Noronha | DRG" w:date="2026-09-29T16:48:00Z" w16du:dateUtc="2026-09-29T14:48:00Z">
              <w:r>
                <w:rPr>
                  <w:rFonts w:cs="Arial"/>
                  <w:sz w:val="14"/>
                  <w:szCs w:val="14"/>
                </w:rPr>
                <w:t>+7.5</w:t>
              </w:r>
            </w:ins>
          </w:p>
        </w:tc>
        <w:tc>
          <w:tcPr>
            <w:tcW w:w="1680" w:type="dxa"/>
            <w:vAlign w:val="center"/>
          </w:tcPr>
          <w:p w14:paraId="5E0001BA" w14:textId="77777777" w:rsidR="00C60D85" w:rsidRDefault="00000000">
            <w:pPr>
              <w:spacing w:after="0"/>
              <w:rPr>
                <w:ins w:id="6132" w:author="Sean de Noronha | DRG" w:date="2026-09-29T16:48:00Z" w16du:dateUtc="2026-09-29T14:48:00Z"/>
                <w:rFonts w:cs="Arial"/>
                <w:sz w:val="14"/>
                <w:szCs w:val="14"/>
              </w:rPr>
            </w:pPr>
            <w:ins w:id="6133" w:author="Sean de Noronha | DRG" w:date="2026-09-29T16:48:00Z" w16du:dateUtc="2026-09-29T14:48:00Z">
              <w:r>
                <w:rPr>
                  <w:rFonts w:cs="Arial"/>
                  <w:sz w:val="14"/>
                  <w:szCs w:val="14"/>
                </w:rPr>
                <w:t>290,000</w:t>
              </w:r>
            </w:ins>
          </w:p>
        </w:tc>
        <w:tc>
          <w:tcPr>
            <w:tcW w:w="1660" w:type="dxa"/>
            <w:vAlign w:val="center"/>
          </w:tcPr>
          <w:p w14:paraId="5E0001BB" w14:textId="77777777" w:rsidR="00C60D85" w:rsidRDefault="00000000">
            <w:pPr>
              <w:spacing w:after="0"/>
              <w:rPr>
                <w:ins w:id="6134" w:author="Sean de Noronha | DRG" w:date="2026-09-29T16:48:00Z" w16du:dateUtc="2026-09-29T14:48:00Z"/>
                <w:rFonts w:cs="Arial"/>
                <w:sz w:val="14"/>
                <w:szCs w:val="14"/>
              </w:rPr>
            </w:pPr>
            <w:ins w:id="6135" w:author="Sean de Noronha | DRG" w:date="2026-09-29T16:48:00Z" w16du:dateUtc="2026-09-29T14:48:00Z">
              <w:r>
                <w:rPr>
                  <w:rFonts w:cs="Arial"/>
                  <w:sz w:val="14"/>
                  <w:szCs w:val="14"/>
                </w:rPr>
                <w:t>64,900</w:t>
              </w:r>
            </w:ins>
          </w:p>
        </w:tc>
      </w:tr>
      <w:tr w:rsidR="00C60D85" w14:paraId="7BF71B40" w14:textId="77777777">
        <w:trPr>
          <w:jc w:val="center"/>
          <w:ins w:id="6136" w:author="Sean de Noronha | DRG" w:date="2026-09-29T16:48:00Z"/>
        </w:trPr>
        <w:tc>
          <w:tcPr>
            <w:tcW w:w="1000" w:type="dxa"/>
            <w:vAlign w:val="center"/>
          </w:tcPr>
          <w:p w14:paraId="5E0001BC" w14:textId="77777777" w:rsidR="00C60D85" w:rsidRDefault="00000000">
            <w:pPr>
              <w:spacing w:after="0"/>
              <w:rPr>
                <w:ins w:id="6137" w:author="Sean de Noronha | DRG" w:date="2026-09-29T16:48:00Z" w16du:dateUtc="2026-09-29T14:48:00Z"/>
                <w:rFonts w:cs="Arial"/>
                <w:sz w:val="14"/>
                <w:szCs w:val="14"/>
              </w:rPr>
            </w:pPr>
            <w:ins w:id="6138" w:author="Sean de Noronha | DRG" w:date="2026-09-29T16:48:00Z" w16du:dateUtc="2026-09-29T14:48:00Z">
              <w:r>
                <w:rPr>
                  <w:rFonts w:cs="Arial"/>
                  <w:sz w:val="14"/>
                  <w:szCs w:val="14"/>
                </w:rPr>
                <w:t>NPS 1</w:t>
              </w:r>
            </w:ins>
          </w:p>
        </w:tc>
        <w:tc>
          <w:tcPr>
            <w:tcW w:w="1700" w:type="dxa"/>
            <w:vAlign w:val="center"/>
          </w:tcPr>
          <w:p w14:paraId="5E0001BD" w14:textId="77777777" w:rsidR="00C60D85" w:rsidRDefault="00000000">
            <w:pPr>
              <w:spacing w:after="0"/>
              <w:rPr>
                <w:ins w:id="6139" w:author="Sean de Noronha | DRG" w:date="2026-09-29T16:48:00Z" w16du:dateUtc="2026-09-29T14:48:00Z"/>
                <w:rFonts w:cs="Arial"/>
                <w:sz w:val="14"/>
                <w:szCs w:val="14"/>
              </w:rPr>
            </w:pPr>
            <w:ins w:id="6140" w:author="Sean de Noronha | DRG" w:date="2026-09-29T16:48:00Z" w16du:dateUtc="2026-09-29T14:48:00Z">
              <w:r>
                <w:rPr>
                  <w:rFonts w:cs="Arial"/>
                  <w:sz w:val="14"/>
                  <w:szCs w:val="14"/>
                </w:rPr>
                <w:t>62,400</w:t>
              </w:r>
            </w:ins>
          </w:p>
        </w:tc>
        <w:tc>
          <w:tcPr>
            <w:tcW w:w="1660" w:type="dxa"/>
            <w:vAlign w:val="center"/>
          </w:tcPr>
          <w:p w14:paraId="5E0001BE" w14:textId="77777777" w:rsidR="00C60D85" w:rsidRDefault="00000000">
            <w:pPr>
              <w:spacing w:after="0"/>
              <w:rPr>
                <w:ins w:id="6141" w:author="Sean de Noronha | DRG" w:date="2026-09-29T16:48:00Z" w16du:dateUtc="2026-09-29T14:48:00Z"/>
                <w:rFonts w:cs="Arial"/>
                <w:sz w:val="14"/>
                <w:szCs w:val="14"/>
              </w:rPr>
            </w:pPr>
            <w:ins w:id="6142" w:author="Sean de Noronha | DRG" w:date="2026-09-29T16:48:00Z" w16du:dateUtc="2026-09-29T14:48:00Z">
              <w:r>
                <w:rPr>
                  <w:rFonts w:cs="Arial"/>
                  <w:sz w:val="14"/>
                  <w:szCs w:val="14"/>
                </w:rPr>
                <w:t>+4.4</w:t>
              </w:r>
            </w:ins>
          </w:p>
        </w:tc>
        <w:tc>
          <w:tcPr>
            <w:tcW w:w="1660" w:type="dxa"/>
            <w:vAlign w:val="center"/>
          </w:tcPr>
          <w:p w14:paraId="5E0001BF" w14:textId="77777777" w:rsidR="00C60D85" w:rsidRDefault="00000000">
            <w:pPr>
              <w:spacing w:after="0"/>
              <w:rPr>
                <w:ins w:id="6143" w:author="Sean de Noronha | DRG" w:date="2026-09-29T16:48:00Z" w16du:dateUtc="2026-09-29T14:48:00Z"/>
                <w:rFonts w:cs="Arial"/>
                <w:sz w:val="14"/>
                <w:szCs w:val="14"/>
              </w:rPr>
            </w:pPr>
            <w:ins w:id="6144" w:author="Sean de Noronha | DRG" w:date="2026-09-29T16:48:00Z" w16du:dateUtc="2026-09-29T14:48:00Z">
              <w:r>
                <w:rPr>
                  <w:rFonts w:cs="Arial"/>
                  <w:sz w:val="14"/>
                  <w:szCs w:val="14"/>
                </w:rPr>
                <w:t>+6.4</w:t>
              </w:r>
            </w:ins>
          </w:p>
        </w:tc>
        <w:tc>
          <w:tcPr>
            <w:tcW w:w="1680" w:type="dxa"/>
            <w:vAlign w:val="center"/>
          </w:tcPr>
          <w:p w14:paraId="5E0001C0" w14:textId="77777777" w:rsidR="00C60D85" w:rsidRDefault="00000000">
            <w:pPr>
              <w:spacing w:after="0"/>
              <w:rPr>
                <w:ins w:id="6145" w:author="Sean de Noronha | DRG" w:date="2026-09-29T16:48:00Z" w16du:dateUtc="2026-09-29T14:48:00Z"/>
                <w:rFonts w:cs="Arial"/>
                <w:sz w:val="14"/>
                <w:szCs w:val="14"/>
              </w:rPr>
            </w:pPr>
            <w:ins w:id="6146" w:author="Sean de Noronha | DRG" w:date="2026-09-29T16:48:00Z" w16du:dateUtc="2026-09-29T14:48:00Z">
              <w:r>
                <w:rPr>
                  <w:rFonts w:cs="Arial"/>
                  <w:sz w:val="14"/>
                  <w:szCs w:val="14"/>
                </w:rPr>
                <w:t>458,000</w:t>
              </w:r>
            </w:ins>
          </w:p>
        </w:tc>
        <w:tc>
          <w:tcPr>
            <w:tcW w:w="1660" w:type="dxa"/>
            <w:vAlign w:val="center"/>
          </w:tcPr>
          <w:p w14:paraId="5E0001C1" w14:textId="77777777" w:rsidR="00C60D85" w:rsidRDefault="00000000">
            <w:pPr>
              <w:spacing w:after="0"/>
              <w:rPr>
                <w:ins w:id="6147" w:author="Sean de Noronha | DRG" w:date="2026-09-29T16:48:00Z" w16du:dateUtc="2026-09-29T14:48:00Z"/>
                <w:rFonts w:cs="Arial"/>
                <w:sz w:val="14"/>
                <w:szCs w:val="14"/>
              </w:rPr>
            </w:pPr>
            <w:ins w:id="6148" w:author="Sean de Noronha | DRG" w:date="2026-09-29T16:48:00Z" w16du:dateUtc="2026-09-29T14:48:00Z">
              <w:r>
                <w:rPr>
                  <w:rFonts w:cs="Arial"/>
                  <w:sz w:val="14"/>
                  <w:szCs w:val="14"/>
                </w:rPr>
                <w:t>114,000</w:t>
              </w:r>
            </w:ins>
          </w:p>
        </w:tc>
      </w:tr>
      <w:tr w:rsidR="00C60D85" w14:paraId="51DD5AEA" w14:textId="77777777">
        <w:trPr>
          <w:jc w:val="center"/>
          <w:ins w:id="6149" w:author="Sean de Noronha | DRG" w:date="2026-09-29T16:48:00Z"/>
        </w:trPr>
        <w:tc>
          <w:tcPr>
            <w:tcW w:w="1000" w:type="dxa"/>
            <w:vAlign w:val="center"/>
          </w:tcPr>
          <w:p w14:paraId="5E0001C2" w14:textId="77777777" w:rsidR="00C60D85" w:rsidRDefault="00000000">
            <w:pPr>
              <w:spacing w:after="0"/>
              <w:rPr>
                <w:ins w:id="6150" w:author="Sean de Noronha | DRG" w:date="2026-09-29T16:48:00Z" w16du:dateUtc="2026-09-29T14:48:00Z"/>
                <w:rFonts w:cs="Arial"/>
                <w:sz w:val="14"/>
                <w:szCs w:val="14"/>
              </w:rPr>
            </w:pPr>
            <w:ins w:id="6151" w:author="Sean de Noronha | DRG" w:date="2026-09-29T16:48:00Z" w16du:dateUtc="2026-09-29T14:48:00Z">
              <w:r>
                <w:rPr>
                  <w:rFonts w:cs="Arial"/>
                  <w:sz w:val="14"/>
                  <w:szCs w:val="14"/>
                </w:rPr>
                <w:t>NPS 1¼</w:t>
              </w:r>
            </w:ins>
          </w:p>
        </w:tc>
        <w:tc>
          <w:tcPr>
            <w:tcW w:w="1700" w:type="dxa"/>
            <w:vAlign w:val="center"/>
          </w:tcPr>
          <w:p w14:paraId="5E0001C3" w14:textId="77777777" w:rsidR="00C60D85" w:rsidRDefault="00000000">
            <w:pPr>
              <w:spacing w:after="0"/>
              <w:rPr>
                <w:ins w:id="6152" w:author="Sean de Noronha | DRG" w:date="2026-09-29T16:48:00Z" w16du:dateUtc="2026-09-29T14:48:00Z"/>
                <w:rFonts w:cs="Arial"/>
                <w:sz w:val="14"/>
                <w:szCs w:val="14"/>
              </w:rPr>
            </w:pPr>
            <w:ins w:id="6153" w:author="Sean de Noronha | DRG" w:date="2026-09-29T16:48:00Z" w16du:dateUtc="2026-09-29T14:48:00Z">
              <w:r>
                <w:rPr>
                  <w:rFonts w:cs="Arial"/>
                  <w:sz w:val="14"/>
                  <w:szCs w:val="14"/>
                </w:rPr>
                <w:t>98,400</w:t>
              </w:r>
            </w:ins>
          </w:p>
        </w:tc>
        <w:tc>
          <w:tcPr>
            <w:tcW w:w="1660" w:type="dxa"/>
            <w:vAlign w:val="center"/>
          </w:tcPr>
          <w:p w14:paraId="5E0001C4" w14:textId="77777777" w:rsidR="00C60D85" w:rsidRDefault="00000000">
            <w:pPr>
              <w:spacing w:after="0"/>
              <w:rPr>
                <w:ins w:id="6154" w:author="Sean de Noronha | DRG" w:date="2026-09-29T16:48:00Z" w16du:dateUtc="2026-09-29T14:48:00Z"/>
                <w:rFonts w:cs="Arial"/>
                <w:sz w:val="14"/>
                <w:szCs w:val="14"/>
              </w:rPr>
            </w:pPr>
            <w:ins w:id="6155" w:author="Sean de Noronha | DRG" w:date="2026-09-29T16:48:00Z" w16du:dateUtc="2026-09-29T14:48:00Z">
              <w:r>
                <w:rPr>
                  <w:rFonts w:cs="Arial"/>
                  <w:sz w:val="14"/>
                  <w:szCs w:val="14"/>
                </w:rPr>
                <w:t>+3.9</w:t>
              </w:r>
            </w:ins>
          </w:p>
        </w:tc>
        <w:tc>
          <w:tcPr>
            <w:tcW w:w="1660" w:type="dxa"/>
            <w:vAlign w:val="center"/>
          </w:tcPr>
          <w:p w14:paraId="5E0001C5" w14:textId="77777777" w:rsidR="00C60D85" w:rsidRDefault="00000000">
            <w:pPr>
              <w:spacing w:after="0"/>
              <w:rPr>
                <w:ins w:id="6156" w:author="Sean de Noronha | DRG" w:date="2026-09-29T16:48:00Z" w16du:dateUtc="2026-09-29T14:48:00Z"/>
                <w:rFonts w:cs="Arial"/>
                <w:sz w:val="14"/>
                <w:szCs w:val="14"/>
              </w:rPr>
            </w:pPr>
            <w:ins w:id="6157" w:author="Sean de Noronha | DRG" w:date="2026-09-29T16:48:00Z" w16du:dateUtc="2026-09-29T14:48:00Z">
              <w:r>
                <w:rPr>
                  <w:rFonts w:cs="Arial"/>
                  <w:sz w:val="14"/>
                  <w:szCs w:val="14"/>
                </w:rPr>
                <w:t>+5.5</w:t>
              </w:r>
            </w:ins>
          </w:p>
        </w:tc>
        <w:tc>
          <w:tcPr>
            <w:tcW w:w="1680" w:type="dxa"/>
            <w:vAlign w:val="center"/>
          </w:tcPr>
          <w:p w14:paraId="5E0001C6" w14:textId="77777777" w:rsidR="00C60D85" w:rsidRDefault="00000000">
            <w:pPr>
              <w:spacing w:after="0"/>
              <w:rPr>
                <w:ins w:id="6158" w:author="Sean de Noronha | DRG" w:date="2026-09-29T16:48:00Z" w16du:dateUtc="2026-09-29T14:48:00Z"/>
                <w:rFonts w:cs="Arial"/>
                <w:sz w:val="14"/>
                <w:szCs w:val="14"/>
              </w:rPr>
            </w:pPr>
            <w:ins w:id="6159" w:author="Sean de Noronha | DRG" w:date="2026-09-29T16:48:00Z" w16du:dateUtc="2026-09-29T14:48:00Z">
              <w:r>
                <w:rPr>
                  <w:rFonts w:cs="Arial"/>
                  <w:sz w:val="14"/>
                  <w:szCs w:val="14"/>
                </w:rPr>
                <w:t>750,000</w:t>
              </w:r>
            </w:ins>
          </w:p>
        </w:tc>
        <w:tc>
          <w:tcPr>
            <w:tcW w:w="1660" w:type="dxa"/>
            <w:vAlign w:val="center"/>
          </w:tcPr>
          <w:p w14:paraId="5E0001C7" w14:textId="77777777" w:rsidR="00C60D85" w:rsidRDefault="00000000">
            <w:pPr>
              <w:spacing w:after="0"/>
              <w:rPr>
                <w:ins w:id="6160" w:author="Sean de Noronha | DRG" w:date="2026-09-29T16:48:00Z" w16du:dateUtc="2026-09-29T14:48:00Z"/>
                <w:rFonts w:cs="Arial"/>
                <w:sz w:val="14"/>
                <w:szCs w:val="14"/>
              </w:rPr>
            </w:pPr>
            <w:ins w:id="6161" w:author="Sean de Noronha | DRG" w:date="2026-09-29T16:48:00Z" w16du:dateUtc="2026-09-29T14:48:00Z">
              <w:r>
                <w:rPr>
                  <w:rFonts w:cs="Arial"/>
                  <w:sz w:val="14"/>
                  <w:szCs w:val="14"/>
                </w:rPr>
                <w:t>204,000</w:t>
              </w:r>
            </w:ins>
          </w:p>
        </w:tc>
      </w:tr>
      <w:tr w:rsidR="00C60D85" w14:paraId="33F595CE" w14:textId="77777777">
        <w:trPr>
          <w:jc w:val="center"/>
          <w:ins w:id="6162" w:author="Sean de Noronha | DRG" w:date="2026-09-29T16:48:00Z"/>
        </w:trPr>
        <w:tc>
          <w:tcPr>
            <w:tcW w:w="1000" w:type="dxa"/>
            <w:vAlign w:val="center"/>
          </w:tcPr>
          <w:p w14:paraId="5E0001C8" w14:textId="77777777" w:rsidR="00C60D85" w:rsidRDefault="00000000">
            <w:pPr>
              <w:spacing w:after="0"/>
              <w:rPr>
                <w:ins w:id="6163" w:author="Sean de Noronha | DRG" w:date="2026-09-29T16:48:00Z" w16du:dateUtc="2026-09-29T14:48:00Z"/>
                <w:rFonts w:cs="Arial"/>
                <w:sz w:val="14"/>
                <w:szCs w:val="14"/>
              </w:rPr>
            </w:pPr>
            <w:ins w:id="6164" w:author="Sean de Noronha | DRG" w:date="2026-09-29T16:48:00Z" w16du:dateUtc="2026-09-29T14:48:00Z">
              <w:r>
                <w:rPr>
                  <w:rFonts w:cs="Arial"/>
                  <w:sz w:val="14"/>
                  <w:szCs w:val="14"/>
                </w:rPr>
                <w:t>NPS 1½</w:t>
              </w:r>
            </w:ins>
          </w:p>
        </w:tc>
        <w:tc>
          <w:tcPr>
            <w:tcW w:w="1700" w:type="dxa"/>
            <w:vAlign w:val="center"/>
          </w:tcPr>
          <w:p w14:paraId="5E0001C9" w14:textId="77777777" w:rsidR="00C60D85" w:rsidRDefault="00000000">
            <w:pPr>
              <w:spacing w:after="0"/>
              <w:rPr>
                <w:ins w:id="6165" w:author="Sean de Noronha | DRG" w:date="2026-09-29T16:48:00Z" w16du:dateUtc="2026-09-29T14:48:00Z"/>
                <w:rFonts w:cs="Arial"/>
                <w:sz w:val="14"/>
                <w:szCs w:val="14"/>
              </w:rPr>
            </w:pPr>
            <w:ins w:id="6166" w:author="Sean de Noronha | DRG" w:date="2026-09-29T16:48:00Z" w16du:dateUtc="2026-09-29T14:48:00Z">
              <w:r>
                <w:rPr>
                  <w:rFonts w:cs="Arial"/>
                  <w:sz w:val="14"/>
                  <w:szCs w:val="14"/>
                </w:rPr>
                <w:t>127,000</w:t>
              </w:r>
            </w:ins>
          </w:p>
        </w:tc>
        <w:tc>
          <w:tcPr>
            <w:tcW w:w="1660" w:type="dxa"/>
            <w:vAlign w:val="center"/>
          </w:tcPr>
          <w:p w14:paraId="5E0001CA" w14:textId="77777777" w:rsidR="00C60D85" w:rsidRDefault="00000000">
            <w:pPr>
              <w:spacing w:after="0"/>
              <w:rPr>
                <w:ins w:id="6167" w:author="Sean de Noronha | DRG" w:date="2026-09-29T16:48:00Z" w16du:dateUtc="2026-09-29T14:48:00Z"/>
                <w:rFonts w:cs="Arial"/>
                <w:sz w:val="14"/>
                <w:szCs w:val="14"/>
              </w:rPr>
            </w:pPr>
            <w:ins w:id="6168" w:author="Sean de Noronha | DRG" w:date="2026-09-29T16:48:00Z" w16du:dateUtc="2026-09-29T14:48:00Z">
              <w:r>
                <w:rPr>
                  <w:rFonts w:cs="Arial"/>
                  <w:sz w:val="14"/>
                  <w:szCs w:val="14"/>
                </w:rPr>
                <w:t>+3.7</w:t>
              </w:r>
            </w:ins>
          </w:p>
        </w:tc>
        <w:tc>
          <w:tcPr>
            <w:tcW w:w="1660" w:type="dxa"/>
            <w:vAlign w:val="center"/>
          </w:tcPr>
          <w:p w14:paraId="5E0001CB" w14:textId="77777777" w:rsidR="00C60D85" w:rsidRDefault="00000000">
            <w:pPr>
              <w:spacing w:after="0"/>
              <w:rPr>
                <w:ins w:id="6169" w:author="Sean de Noronha | DRG" w:date="2026-09-29T16:48:00Z" w16du:dateUtc="2026-09-29T14:48:00Z"/>
                <w:rFonts w:cs="Arial"/>
                <w:sz w:val="14"/>
                <w:szCs w:val="14"/>
              </w:rPr>
            </w:pPr>
            <w:ins w:id="6170" w:author="Sean de Noronha | DRG" w:date="2026-09-29T16:48:00Z" w16du:dateUtc="2026-09-29T14:48:00Z">
              <w:r>
                <w:rPr>
                  <w:rFonts w:cs="Arial"/>
                  <w:sz w:val="14"/>
                  <w:szCs w:val="14"/>
                </w:rPr>
                <w:t>+5.0</w:t>
              </w:r>
            </w:ins>
          </w:p>
        </w:tc>
        <w:tc>
          <w:tcPr>
            <w:tcW w:w="1680" w:type="dxa"/>
            <w:vAlign w:val="center"/>
          </w:tcPr>
          <w:p w14:paraId="5E0001CC" w14:textId="77777777" w:rsidR="00C60D85" w:rsidRDefault="00000000">
            <w:pPr>
              <w:spacing w:after="0"/>
              <w:rPr>
                <w:ins w:id="6171" w:author="Sean de Noronha | DRG" w:date="2026-09-29T16:48:00Z" w16du:dateUtc="2026-09-29T14:48:00Z"/>
                <w:rFonts w:cs="Arial"/>
                <w:sz w:val="14"/>
                <w:szCs w:val="14"/>
              </w:rPr>
            </w:pPr>
            <w:ins w:id="6172" w:author="Sean de Noronha | DRG" w:date="2026-09-29T16:48:00Z" w16du:dateUtc="2026-09-29T14:48:00Z">
              <w:r>
                <w:rPr>
                  <w:rFonts w:cs="Arial"/>
                  <w:sz w:val="14"/>
                  <w:szCs w:val="14"/>
                </w:rPr>
                <w:t>979,000</w:t>
              </w:r>
            </w:ins>
          </w:p>
        </w:tc>
        <w:tc>
          <w:tcPr>
            <w:tcW w:w="1660" w:type="dxa"/>
            <w:vAlign w:val="center"/>
          </w:tcPr>
          <w:p w14:paraId="5E0001CD" w14:textId="77777777" w:rsidR="00C60D85" w:rsidRDefault="00000000">
            <w:pPr>
              <w:spacing w:after="0"/>
              <w:rPr>
                <w:ins w:id="6173" w:author="Sean de Noronha | DRG" w:date="2026-09-29T16:48:00Z" w16du:dateUtc="2026-09-29T14:48:00Z"/>
                <w:rFonts w:cs="Arial"/>
                <w:sz w:val="14"/>
                <w:szCs w:val="14"/>
              </w:rPr>
            </w:pPr>
            <w:ins w:id="6174" w:author="Sean de Noronha | DRG" w:date="2026-09-29T16:48:00Z" w16du:dateUtc="2026-09-29T14:48:00Z">
              <w:r>
                <w:rPr>
                  <w:rFonts w:cs="Arial"/>
                  <w:sz w:val="14"/>
                  <w:szCs w:val="14"/>
                </w:rPr>
                <w:t>278,000</w:t>
              </w:r>
            </w:ins>
          </w:p>
        </w:tc>
      </w:tr>
      <w:tr w:rsidR="00C60D85" w14:paraId="6F80CEA8" w14:textId="77777777">
        <w:trPr>
          <w:jc w:val="center"/>
          <w:ins w:id="6175" w:author="Sean de Noronha | DRG" w:date="2026-09-29T16:48:00Z"/>
        </w:trPr>
        <w:tc>
          <w:tcPr>
            <w:tcW w:w="1000" w:type="dxa"/>
            <w:vAlign w:val="center"/>
          </w:tcPr>
          <w:p w14:paraId="5E0001CE" w14:textId="77777777" w:rsidR="00C60D85" w:rsidRDefault="00000000">
            <w:pPr>
              <w:spacing w:after="0"/>
              <w:rPr>
                <w:ins w:id="6176" w:author="Sean de Noronha | DRG" w:date="2026-09-29T16:48:00Z" w16du:dateUtc="2026-09-29T14:48:00Z"/>
                <w:rFonts w:cs="Arial"/>
                <w:sz w:val="14"/>
                <w:szCs w:val="14"/>
              </w:rPr>
            </w:pPr>
            <w:ins w:id="6177" w:author="Sean de Noronha | DRG" w:date="2026-09-29T16:48:00Z" w16du:dateUtc="2026-09-29T14:48:00Z">
              <w:r>
                <w:rPr>
                  <w:rFonts w:cs="Arial"/>
                  <w:sz w:val="14"/>
                  <w:szCs w:val="14"/>
                </w:rPr>
                <w:t>NPS 2</w:t>
              </w:r>
            </w:ins>
          </w:p>
        </w:tc>
        <w:tc>
          <w:tcPr>
            <w:tcW w:w="1700" w:type="dxa"/>
            <w:vAlign w:val="center"/>
          </w:tcPr>
          <w:p w14:paraId="5E0001CF" w14:textId="77777777" w:rsidR="00C60D85" w:rsidRDefault="00000000">
            <w:pPr>
              <w:spacing w:after="0"/>
              <w:rPr>
                <w:ins w:id="6178" w:author="Sean de Noronha | DRG" w:date="2026-09-29T16:48:00Z" w16du:dateUtc="2026-09-29T14:48:00Z"/>
                <w:rFonts w:cs="Arial"/>
                <w:sz w:val="14"/>
                <w:szCs w:val="14"/>
              </w:rPr>
            </w:pPr>
            <w:ins w:id="6179" w:author="Sean de Noronha | DRG" w:date="2026-09-29T16:48:00Z" w16du:dateUtc="2026-09-29T14:48:00Z">
              <w:r>
                <w:rPr>
                  <w:rFonts w:cs="Arial"/>
                  <w:sz w:val="14"/>
                  <w:szCs w:val="14"/>
                </w:rPr>
                <w:t>192,000</w:t>
              </w:r>
            </w:ins>
          </w:p>
        </w:tc>
        <w:tc>
          <w:tcPr>
            <w:tcW w:w="1660" w:type="dxa"/>
            <w:vAlign w:val="center"/>
          </w:tcPr>
          <w:p w14:paraId="5E0001D0" w14:textId="77777777" w:rsidR="00C60D85" w:rsidRDefault="00000000">
            <w:pPr>
              <w:spacing w:after="0"/>
              <w:rPr>
                <w:ins w:id="6180" w:author="Sean de Noronha | DRG" w:date="2026-09-29T16:48:00Z" w16du:dateUtc="2026-09-29T14:48:00Z"/>
                <w:rFonts w:cs="Arial"/>
                <w:sz w:val="14"/>
                <w:szCs w:val="14"/>
              </w:rPr>
            </w:pPr>
            <w:ins w:id="6181" w:author="Sean de Noronha | DRG" w:date="2026-09-29T16:48:00Z" w16du:dateUtc="2026-09-29T14:48:00Z">
              <w:r>
                <w:rPr>
                  <w:rFonts w:cs="Arial"/>
                  <w:sz w:val="14"/>
                  <w:szCs w:val="14"/>
                </w:rPr>
                <w:t>+3.4</w:t>
              </w:r>
            </w:ins>
          </w:p>
        </w:tc>
        <w:tc>
          <w:tcPr>
            <w:tcW w:w="1660" w:type="dxa"/>
            <w:vAlign w:val="center"/>
          </w:tcPr>
          <w:p w14:paraId="5E0001D1" w14:textId="77777777" w:rsidR="00C60D85" w:rsidRDefault="00000000">
            <w:pPr>
              <w:spacing w:after="0"/>
              <w:rPr>
                <w:ins w:id="6182" w:author="Sean de Noronha | DRG" w:date="2026-09-29T16:48:00Z" w16du:dateUtc="2026-09-29T14:48:00Z"/>
                <w:rFonts w:cs="Arial"/>
                <w:sz w:val="14"/>
                <w:szCs w:val="14"/>
              </w:rPr>
            </w:pPr>
            <w:ins w:id="6183" w:author="Sean de Noronha | DRG" w:date="2026-09-29T16:48:00Z" w16du:dateUtc="2026-09-29T14:48:00Z">
              <w:r>
                <w:rPr>
                  <w:rFonts w:cs="Arial"/>
                  <w:sz w:val="14"/>
                  <w:szCs w:val="14"/>
                </w:rPr>
                <w:t>+4.4</w:t>
              </w:r>
            </w:ins>
          </w:p>
        </w:tc>
        <w:tc>
          <w:tcPr>
            <w:tcW w:w="1680" w:type="dxa"/>
            <w:vAlign w:val="center"/>
          </w:tcPr>
          <w:p w14:paraId="5E0001D2" w14:textId="77777777" w:rsidR="00C60D85" w:rsidRDefault="00000000">
            <w:pPr>
              <w:spacing w:after="0"/>
              <w:rPr>
                <w:ins w:id="6184" w:author="Sean de Noronha | DRG" w:date="2026-09-29T16:48:00Z" w16du:dateUtc="2026-09-29T14:48:00Z"/>
                <w:rFonts w:cs="Arial"/>
                <w:sz w:val="14"/>
                <w:szCs w:val="14"/>
              </w:rPr>
            </w:pPr>
            <w:ins w:id="6185" w:author="Sean de Noronha | DRG" w:date="2026-09-29T16:48:00Z" w16du:dateUtc="2026-09-29T14:48:00Z">
              <w:r>
                <w:rPr>
                  <w:rFonts w:cs="Arial"/>
                  <w:sz w:val="14"/>
                  <w:szCs w:val="14"/>
                </w:rPr>
                <w:t>1,490,000</w:t>
              </w:r>
            </w:ins>
          </w:p>
        </w:tc>
        <w:tc>
          <w:tcPr>
            <w:tcW w:w="1660" w:type="dxa"/>
            <w:vAlign w:val="center"/>
          </w:tcPr>
          <w:p w14:paraId="5E0001D3" w14:textId="77777777" w:rsidR="00C60D85" w:rsidRDefault="00000000">
            <w:pPr>
              <w:spacing w:after="0"/>
              <w:rPr>
                <w:ins w:id="6186" w:author="Sean de Noronha | DRG" w:date="2026-09-29T16:48:00Z" w16du:dateUtc="2026-09-29T14:48:00Z"/>
                <w:rFonts w:cs="Arial"/>
                <w:sz w:val="14"/>
                <w:szCs w:val="14"/>
              </w:rPr>
            </w:pPr>
            <w:ins w:id="6187" w:author="Sean de Noronha | DRG" w:date="2026-09-29T16:48:00Z" w16du:dateUtc="2026-09-29T14:48:00Z">
              <w:r>
                <w:rPr>
                  <w:rFonts w:cs="Arial"/>
                  <w:sz w:val="14"/>
                  <w:szCs w:val="14"/>
                </w:rPr>
                <w:t>446,000</w:t>
              </w:r>
            </w:ins>
          </w:p>
        </w:tc>
      </w:tr>
    </w:tbl>
    <w:p w14:paraId="5E0001D4" w14:textId="77777777" w:rsidR="00C60D85" w:rsidRDefault="00000000">
      <w:pPr>
        <w:rPr>
          <w:ins w:id="6188" w:author="Sean de Noronha | DRG" w:date="2026-09-29T16:48:00Z" w16du:dateUtc="2026-09-29T14:48:00Z"/>
          <w:i/>
        </w:rPr>
      </w:pPr>
      <w:ins w:id="6189" w:author="Sean de Noronha | DRG" w:date="2026-09-29T16:48:00Z" w16du:dateUtc="2026-09-29T14:48:00Z">
        <w:r>
          <w:rPr>
            <w:i/>
          </w:rPr>
          <w:t>Table C.2 – Largest capacity deviation of Option A from GFE-Churchill up to the highest hydrogen Reynolds number of each size, and the Reynolds number above which Option B (k = 1.18) is no longer conservative, Schedule 40 steel. Positive deviations mean more capacity than Moody friction.</w:t>
        </w:r>
      </w:ins>
    </w:p>
    <w:p w14:paraId="0E44C82A" w14:textId="77777777" w:rsidR="00976B66" w:rsidRPr="00801F35" w:rsidRDefault="00C64113">
      <w:pPr>
        <w:pStyle w:val="CSAAppendix1"/>
      </w:pPr>
      <w:bookmarkStart w:id="6190" w:name="_Toc241507016"/>
      <w:r>
        <w:t>Laboratory Test Plan – Detailed Specifications</w:t>
      </w:r>
      <w:bookmarkEnd w:id="6190"/>
    </w:p>
    <w:p w14:paraId="7FBFBB8F" w14:textId="77777777" w:rsidR="00976B66" w:rsidRDefault="00C64113">
      <w:del w:id="6191" w:author="Sean de Noronha | DRG" w:date="2026-09-28T18:52:00Z" w16du:dateUtc="2026-09-28T16:52:00Z">
        <w:r>
          <w:rPr>
            <w:i/>
          </w:rPr>
          <w:delText>Detailed laboratory test plan matrix with instrumentation specifications (Section 3.8).</w:delText>
        </w:r>
      </w:del>
      <w:ins w:id="6192" w:author="Sean de Noronha | DRG" w:date="2026-09-29T16:58:00Z" w16du:dateUtc="2026-09-29T14:58:00Z">
        <w:r>
          <w:t>This appendix gives the proposed specifications behind §3.8. All values are proposed and should be confirmed with the testing laboratory before the program starts.</w:t>
        </w:r>
      </w:ins>
    </w:p>
    <w:p w14:paraId="5E0001D5" w14:textId="77777777" w:rsidR="00C60D85" w:rsidRDefault="00000000">
      <w:pPr>
        <w:pStyle w:val="CSAAppendix2"/>
        <w:rPr>
          <w:ins w:id="6193" w:author="Sean de Noronha | DRG" w:date="2026-09-29T16:58:00Z" w16du:dateUtc="2026-09-29T14:58:00Z"/>
        </w:rPr>
      </w:pPr>
      <w:ins w:id="6194" w:author="Sean de Noronha | DRG" w:date="2026-09-29T16:58:00Z" w16du:dateUtc="2026-09-29T14:58:00Z">
        <w:r>
          <w:t>Measurements</w:t>
        </w:r>
      </w:ins>
    </w:p>
    <w:p w14:paraId="5E0001D6" w14:textId="77777777" w:rsidR="00C60D85" w:rsidRDefault="00000000">
      <w:pPr>
        <w:rPr>
          <w:ins w:id="6195" w:author="Sean de Noronha | DRG" w:date="2026-09-29T16:58:00Z" w16du:dateUtc="2026-09-29T14:58:00Z"/>
        </w:rPr>
      </w:pPr>
      <w:ins w:id="6196" w:author="Sean de Noronha | DRG" w:date="2026-09-29T16:58:00Z" w16du:dateUtc="2026-09-29T14:58:00Z">
        <w:r>
          <w:t xml:space="preserve">Table D.1 lists the measurements, with the range and the uncertainty each </w:t>
        </w:r>
        <w:proofErr w:type="gramStart"/>
        <w:r>
          <w:t>needs</w:t>
        </w:r>
        <w:proofErr w:type="gramEnd"/>
        <w:r>
          <w:t>. The instruments are for the laboratory to choose. With the diameter known to 0.5% and the other quantities to the uncertainties listed, Equation (19) gives about ±3% in the friction factor, inside the ±5% criterion of Table 24.</w:t>
        </w:r>
      </w:ins>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D.1"/>
        <w:tblDescription w:val="Table D.1 – Proposed measurements for the laboratory tests."/>
      </w:tblPr>
      <w:tblGrid>
        <w:gridCol w:w="2400"/>
        <w:gridCol w:w="2600"/>
        <w:gridCol w:w="1800"/>
        <w:gridCol w:w="2560"/>
      </w:tblGrid>
      <w:tr w:rsidR="00C60D85" w14:paraId="3B850688" w14:textId="77777777">
        <w:trPr>
          <w:tblHeader/>
          <w:jc w:val="center"/>
          <w:ins w:id="6197" w:author="Sean de Noronha | DRG" w:date="2026-09-29T16:58:00Z"/>
        </w:trPr>
        <w:tc>
          <w:tcPr>
            <w:tcW w:w="2400" w:type="dxa"/>
            <w:shd w:val="clear" w:color="auto" w:fill="F2F2F2"/>
            <w:vAlign w:val="center"/>
          </w:tcPr>
          <w:p w14:paraId="5E0001D7" w14:textId="77777777" w:rsidR="00C60D85" w:rsidRDefault="00000000">
            <w:pPr>
              <w:spacing w:after="0"/>
              <w:rPr>
                <w:ins w:id="6198" w:author="Sean de Noronha | DRG" w:date="2026-09-29T16:58:00Z" w16du:dateUtc="2026-09-29T14:58:00Z"/>
                <w:rFonts w:cs="Arial"/>
                <w:b/>
                <w:bCs/>
                <w:sz w:val="16"/>
                <w:szCs w:val="16"/>
              </w:rPr>
            </w:pPr>
            <w:ins w:id="6199" w:author="Sean de Noronha | DRG" w:date="2026-09-29T16:58:00Z" w16du:dateUtc="2026-09-29T14:58:00Z">
              <w:r>
                <w:rPr>
                  <w:rFonts w:cs="Arial"/>
                  <w:b/>
                  <w:bCs/>
                  <w:sz w:val="16"/>
                  <w:szCs w:val="16"/>
                </w:rPr>
                <w:t>Quantity</w:t>
              </w:r>
            </w:ins>
          </w:p>
        </w:tc>
        <w:tc>
          <w:tcPr>
            <w:tcW w:w="2600" w:type="dxa"/>
            <w:shd w:val="clear" w:color="auto" w:fill="F2F2F2"/>
            <w:vAlign w:val="center"/>
          </w:tcPr>
          <w:p w14:paraId="5E0001D8" w14:textId="77777777" w:rsidR="00C60D85" w:rsidRDefault="00000000">
            <w:pPr>
              <w:spacing w:after="0"/>
              <w:rPr>
                <w:ins w:id="6200" w:author="Sean de Noronha | DRG" w:date="2026-09-29T16:58:00Z" w16du:dateUtc="2026-09-29T14:58:00Z"/>
                <w:rFonts w:cs="Arial"/>
                <w:b/>
                <w:bCs/>
                <w:sz w:val="16"/>
                <w:szCs w:val="16"/>
              </w:rPr>
            </w:pPr>
            <w:ins w:id="6201" w:author="Sean de Noronha | DRG" w:date="2026-09-29T16:58:00Z" w16du:dateUtc="2026-09-29T14:58:00Z">
              <w:r>
                <w:rPr>
                  <w:rFonts w:cs="Arial"/>
                  <w:b/>
                  <w:bCs/>
                  <w:sz w:val="16"/>
                  <w:szCs w:val="16"/>
                </w:rPr>
                <w:t>Proposed range</w:t>
              </w:r>
            </w:ins>
          </w:p>
        </w:tc>
        <w:tc>
          <w:tcPr>
            <w:tcW w:w="1800" w:type="dxa"/>
            <w:shd w:val="clear" w:color="auto" w:fill="F2F2F2"/>
            <w:vAlign w:val="center"/>
          </w:tcPr>
          <w:p w14:paraId="5E0001D9" w14:textId="77777777" w:rsidR="00C60D85" w:rsidRDefault="00000000">
            <w:pPr>
              <w:spacing w:after="0"/>
              <w:rPr>
                <w:ins w:id="6202" w:author="Sean de Noronha | DRG" w:date="2026-09-29T16:58:00Z" w16du:dateUtc="2026-09-29T14:58:00Z"/>
                <w:rFonts w:cs="Arial"/>
                <w:b/>
                <w:bCs/>
                <w:sz w:val="16"/>
                <w:szCs w:val="16"/>
              </w:rPr>
            </w:pPr>
            <w:ins w:id="6203" w:author="Sean de Noronha | DRG" w:date="2026-09-29T16:58:00Z" w16du:dateUtc="2026-09-29T14:58:00Z">
              <w:r>
                <w:rPr>
                  <w:rFonts w:cs="Arial"/>
                  <w:b/>
                  <w:bCs/>
                  <w:sz w:val="16"/>
                  <w:szCs w:val="16"/>
                </w:rPr>
                <w:t>Required uncertainty</w:t>
              </w:r>
            </w:ins>
          </w:p>
        </w:tc>
        <w:tc>
          <w:tcPr>
            <w:tcW w:w="2560" w:type="dxa"/>
            <w:shd w:val="clear" w:color="auto" w:fill="F2F2F2"/>
            <w:vAlign w:val="center"/>
          </w:tcPr>
          <w:p w14:paraId="5E0001DA" w14:textId="77777777" w:rsidR="00C60D85" w:rsidRDefault="00000000">
            <w:pPr>
              <w:spacing w:after="0"/>
              <w:rPr>
                <w:ins w:id="6204" w:author="Sean de Noronha | DRG" w:date="2026-09-29T16:58:00Z" w16du:dateUtc="2026-09-29T14:58:00Z"/>
                <w:rFonts w:cs="Arial"/>
                <w:b/>
                <w:bCs/>
                <w:sz w:val="16"/>
                <w:szCs w:val="16"/>
              </w:rPr>
            </w:pPr>
            <w:ins w:id="6205" w:author="Sean de Noronha | DRG" w:date="2026-09-29T16:58:00Z" w16du:dateUtc="2026-09-29T14:58:00Z">
              <w:r>
                <w:rPr>
                  <w:rFonts w:cs="Arial"/>
                  <w:b/>
                  <w:bCs/>
                  <w:sz w:val="16"/>
                  <w:szCs w:val="16"/>
                </w:rPr>
                <w:t>Note</w:t>
              </w:r>
            </w:ins>
          </w:p>
        </w:tc>
      </w:tr>
      <w:tr w:rsidR="00C60D85" w14:paraId="795860DA" w14:textId="77777777">
        <w:trPr>
          <w:jc w:val="center"/>
          <w:ins w:id="6206" w:author="Sean de Noronha | DRG" w:date="2026-09-29T16:58:00Z"/>
        </w:trPr>
        <w:tc>
          <w:tcPr>
            <w:tcW w:w="2400" w:type="dxa"/>
            <w:vAlign w:val="center"/>
          </w:tcPr>
          <w:p w14:paraId="5E0001DB" w14:textId="77777777" w:rsidR="00C60D85" w:rsidRDefault="00000000">
            <w:pPr>
              <w:spacing w:after="0"/>
              <w:rPr>
                <w:ins w:id="6207" w:author="Sean de Noronha | DRG" w:date="2026-09-29T16:58:00Z" w16du:dateUtc="2026-09-29T14:58:00Z"/>
                <w:rFonts w:cs="Arial"/>
                <w:sz w:val="16"/>
                <w:szCs w:val="16"/>
              </w:rPr>
            </w:pPr>
            <w:ins w:id="6208" w:author="Sean de Noronha | DRG" w:date="2026-09-29T16:58:00Z" w16du:dateUtc="2026-09-29T14:58:00Z">
              <w:r>
                <w:rPr>
                  <w:rFonts w:cs="Arial"/>
                  <w:sz w:val="16"/>
                  <w:szCs w:val="16"/>
                </w:rPr>
                <w:t>Standard volumetric flow, low range</w:t>
              </w:r>
            </w:ins>
          </w:p>
        </w:tc>
        <w:tc>
          <w:tcPr>
            <w:tcW w:w="2600" w:type="dxa"/>
            <w:vAlign w:val="center"/>
          </w:tcPr>
          <w:p w14:paraId="5E0001DC" w14:textId="77777777" w:rsidR="00C60D85" w:rsidRDefault="00000000">
            <w:pPr>
              <w:spacing w:after="0"/>
              <w:rPr>
                <w:ins w:id="6209" w:author="Sean de Noronha | DRG" w:date="2026-09-29T16:58:00Z" w16du:dateUtc="2026-09-29T14:58:00Z"/>
                <w:rFonts w:cs="Arial"/>
                <w:sz w:val="16"/>
                <w:szCs w:val="16"/>
              </w:rPr>
            </w:pPr>
            <w:ins w:id="6210" w:author="Sean de Noronha | DRG" w:date="2026-09-29T16:58:00Z" w16du:dateUtc="2026-09-29T14:58:00Z">
              <w:r>
                <w:rPr>
                  <w:rFonts w:cs="Arial"/>
                  <w:sz w:val="16"/>
                  <w:szCs w:val="16"/>
                </w:rPr>
                <w:t>1 to 100 std L/min (2 to 210 SCFH)</w:t>
              </w:r>
            </w:ins>
          </w:p>
        </w:tc>
        <w:tc>
          <w:tcPr>
            <w:tcW w:w="1800" w:type="dxa"/>
            <w:vAlign w:val="center"/>
          </w:tcPr>
          <w:p w14:paraId="5E0001DD" w14:textId="77777777" w:rsidR="00C60D85" w:rsidRDefault="00000000">
            <w:pPr>
              <w:spacing w:after="0"/>
              <w:rPr>
                <w:ins w:id="6211" w:author="Sean de Noronha | DRG" w:date="2026-09-29T16:58:00Z" w16du:dateUtc="2026-09-29T14:58:00Z"/>
                <w:rFonts w:cs="Arial"/>
                <w:sz w:val="16"/>
                <w:szCs w:val="16"/>
              </w:rPr>
            </w:pPr>
            <w:ins w:id="6212" w:author="Sean de Noronha | DRG" w:date="2026-09-29T16:58:00Z" w16du:dateUtc="2026-09-29T14:58:00Z">
              <w:r>
                <w:rPr>
                  <w:rFonts w:cs="Arial"/>
                  <w:sz w:val="16"/>
                  <w:szCs w:val="16"/>
                </w:rPr>
                <w:t>±1% of reading</w:t>
              </w:r>
            </w:ins>
          </w:p>
        </w:tc>
        <w:tc>
          <w:tcPr>
            <w:tcW w:w="2560" w:type="dxa"/>
            <w:vAlign w:val="center"/>
          </w:tcPr>
          <w:p w14:paraId="5E0001DE" w14:textId="77777777" w:rsidR="00C60D85" w:rsidRDefault="00000000">
            <w:pPr>
              <w:spacing w:after="0"/>
              <w:rPr>
                <w:ins w:id="6213" w:author="Sean de Noronha | DRG" w:date="2026-09-29T16:58:00Z" w16du:dateUtc="2026-09-29T14:58:00Z"/>
                <w:rFonts w:cs="Arial"/>
                <w:sz w:val="16"/>
                <w:szCs w:val="16"/>
              </w:rPr>
            </w:pPr>
            <w:ins w:id="6214" w:author="Sean de Noronha | DRG" w:date="2026-09-29T16:58:00Z" w16du:dateUtc="2026-09-29T14:58:00Z">
              <w:r>
                <w:rPr>
                  <w:rFonts w:cs="Arial"/>
                  <w:sz w:val="16"/>
                  <w:szCs w:val="16"/>
                </w:rPr>
                <w:t>Calibrated for helium, nitrogen and natural gas</w:t>
              </w:r>
            </w:ins>
          </w:p>
        </w:tc>
      </w:tr>
      <w:tr w:rsidR="00C60D85" w14:paraId="4E88760B" w14:textId="77777777">
        <w:trPr>
          <w:jc w:val="center"/>
          <w:ins w:id="6215" w:author="Sean de Noronha | DRG" w:date="2026-09-29T16:58:00Z"/>
        </w:trPr>
        <w:tc>
          <w:tcPr>
            <w:tcW w:w="2400" w:type="dxa"/>
            <w:vAlign w:val="center"/>
          </w:tcPr>
          <w:p w14:paraId="5E0001DF" w14:textId="77777777" w:rsidR="00C60D85" w:rsidRDefault="00000000">
            <w:pPr>
              <w:spacing w:after="0"/>
              <w:rPr>
                <w:ins w:id="6216" w:author="Sean de Noronha | DRG" w:date="2026-09-29T16:58:00Z" w16du:dateUtc="2026-09-29T14:58:00Z"/>
                <w:rFonts w:cs="Arial"/>
                <w:sz w:val="16"/>
                <w:szCs w:val="16"/>
              </w:rPr>
            </w:pPr>
            <w:ins w:id="6217" w:author="Sean de Noronha | DRG" w:date="2026-09-29T16:58:00Z" w16du:dateUtc="2026-09-29T14:58:00Z">
              <w:r>
                <w:rPr>
                  <w:rFonts w:cs="Arial"/>
                  <w:sz w:val="16"/>
                  <w:szCs w:val="16"/>
                </w:rPr>
                <w:t>Standard volumetric flow, high range</w:t>
              </w:r>
            </w:ins>
          </w:p>
        </w:tc>
        <w:tc>
          <w:tcPr>
            <w:tcW w:w="2600" w:type="dxa"/>
            <w:vAlign w:val="center"/>
          </w:tcPr>
          <w:p w14:paraId="5E0001E0" w14:textId="77777777" w:rsidR="00C60D85" w:rsidRDefault="00000000">
            <w:pPr>
              <w:spacing w:after="0"/>
              <w:rPr>
                <w:ins w:id="6218" w:author="Sean de Noronha | DRG" w:date="2026-09-29T16:58:00Z" w16du:dateUtc="2026-09-29T14:58:00Z"/>
                <w:rFonts w:cs="Arial"/>
                <w:sz w:val="16"/>
                <w:szCs w:val="16"/>
              </w:rPr>
            </w:pPr>
            <w:ins w:id="6219" w:author="Sean de Noronha | DRG" w:date="2026-09-29T16:58:00Z" w16du:dateUtc="2026-09-29T14:58:00Z">
              <w:r>
                <w:rPr>
                  <w:rFonts w:cs="Arial"/>
                  <w:sz w:val="16"/>
                  <w:szCs w:val="16"/>
                </w:rPr>
                <w:t>50 to 6,000 std L/min (110 to 12,700 SCFH)</w:t>
              </w:r>
            </w:ins>
          </w:p>
        </w:tc>
        <w:tc>
          <w:tcPr>
            <w:tcW w:w="1800" w:type="dxa"/>
            <w:vAlign w:val="center"/>
          </w:tcPr>
          <w:p w14:paraId="5E0001E1" w14:textId="77777777" w:rsidR="00C60D85" w:rsidRDefault="00000000">
            <w:pPr>
              <w:spacing w:after="0"/>
              <w:rPr>
                <w:ins w:id="6220" w:author="Sean de Noronha | DRG" w:date="2026-09-29T16:58:00Z" w16du:dateUtc="2026-09-29T14:58:00Z"/>
                <w:rFonts w:cs="Arial"/>
                <w:sz w:val="16"/>
                <w:szCs w:val="16"/>
              </w:rPr>
            </w:pPr>
            <w:ins w:id="6221" w:author="Sean de Noronha | DRG" w:date="2026-09-29T16:58:00Z" w16du:dateUtc="2026-09-29T14:58:00Z">
              <w:r>
                <w:rPr>
                  <w:rFonts w:cs="Arial"/>
                  <w:sz w:val="16"/>
                  <w:szCs w:val="16"/>
                </w:rPr>
                <w:t>±1% of reading</w:t>
              </w:r>
            </w:ins>
          </w:p>
        </w:tc>
        <w:tc>
          <w:tcPr>
            <w:tcW w:w="2560" w:type="dxa"/>
            <w:vAlign w:val="center"/>
          </w:tcPr>
          <w:p w14:paraId="5E0001E2" w14:textId="77777777" w:rsidR="00C60D85" w:rsidRDefault="00000000">
            <w:pPr>
              <w:spacing w:after="0"/>
              <w:rPr>
                <w:ins w:id="6222" w:author="Sean de Noronha | DRG" w:date="2026-09-29T16:58:00Z" w16du:dateUtc="2026-09-29T14:58:00Z"/>
                <w:rFonts w:cs="Arial"/>
                <w:sz w:val="16"/>
                <w:szCs w:val="16"/>
              </w:rPr>
            </w:pPr>
            <w:ins w:id="6223" w:author="Sean de Noronha | DRG" w:date="2026-09-29T16:58:00Z" w16du:dateUtc="2026-09-29T14:58:00Z">
              <w:r>
                <w:rPr>
                  <w:rFonts w:cs="Arial"/>
                  <w:sz w:val="16"/>
                  <w:szCs w:val="16"/>
                </w:rPr>
                <w:t>As above</w:t>
              </w:r>
            </w:ins>
          </w:p>
        </w:tc>
      </w:tr>
      <w:tr w:rsidR="00C60D85" w14:paraId="64255EBB" w14:textId="77777777">
        <w:trPr>
          <w:jc w:val="center"/>
          <w:ins w:id="6224" w:author="Sean de Noronha | DRG" w:date="2026-09-29T16:58:00Z"/>
        </w:trPr>
        <w:tc>
          <w:tcPr>
            <w:tcW w:w="2400" w:type="dxa"/>
            <w:vAlign w:val="center"/>
          </w:tcPr>
          <w:p w14:paraId="5E0001E3" w14:textId="77777777" w:rsidR="00C60D85" w:rsidRDefault="00000000">
            <w:pPr>
              <w:spacing w:after="0"/>
              <w:rPr>
                <w:ins w:id="6225" w:author="Sean de Noronha | DRG" w:date="2026-09-29T16:58:00Z" w16du:dateUtc="2026-09-29T14:58:00Z"/>
                <w:rFonts w:cs="Arial"/>
                <w:sz w:val="16"/>
                <w:szCs w:val="16"/>
              </w:rPr>
            </w:pPr>
            <w:ins w:id="6226" w:author="Sean de Noronha | DRG" w:date="2026-09-29T16:58:00Z" w16du:dateUtc="2026-09-29T14:58:00Z">
              <w:r>
                <w:rPr>
                  <w:rFonts w:cs="Arial"/>
                  <w:sz w:val="16"/>
                  <w:szCs w:val="16"/>
                </w:rPr>
                <w:t>Differential pressure, low range</w:t>
              </w:r>
            </w:ins>
          </w:p>
        </w:tc>
        <w:tc>
          <w:tcPr>
            <w:tcW w:w="2600" w:type="dxa"/>
            <w:vAlign w:val="center"/>
          </w:tcPr>
          <w:p w14:paraId="5E0001E4" w14:textId="77777777" w:rsidR="00C60D85" w:rsidRDefault="00000000">
            <w:pPr>
              <w:spacing w:after="0"/>
              <w:rPr>
                <w:ins w:id="6227" w:author="Sean de Noronha | DRG" w:date="2026-09-29T16:58:00Z" w16du:dateUtc="2026-09-29T14:58:00Z"/>
                <w:rFonts w:cs="Arial"/>
                <w:sz w:val="16"/>
                <w:szCs w:val="16"/>
              </w:rPr>
            </w:pPr>
            <w:ins w:id="6228" w:author="Sean de Noronha | DRG" w:date="2026-09-29T16:58:00Z" w16du:dateUtc="2026-09-29T14:58:00Z">
              <w:r>
                <w:rPr>
                  <w:rFonts w:cs="Arial"/>
                  <w:sz w:val="16"/>
                  <w:szCs w:val="16"/>
                </w:rPr>
                <w:t>0 to 1 kPa</w:t>
              </w:r>
            </w:ins>
          </w:p>
        </w:tc>
        <w:tc>
          <w:tcPr>
            <w:tcW w:w="1800" w:type="dxa"/>
            <w:vAlign w:val="center"/>
          </w:tcPr>
          <w:p w14:paraId="5E0001E5" w14:textId="77777777" w:rsidR="00C60D85" w:rsidRDefault="00000000">
            <w:pPr>
              <w:spacing w:after="0"/>
              <w:rPr>
                <w:ins w:id="6229" w:author="Sean de Noronha | DRG" w:date="2026-09-29T16:58:00Z" w16du:dateUtc="2026-09-29T14:58:00Z"/>
                <w:rFonts w:cs="Arial"/>
                <w:sz w:val="16"/>
                <w:szCs w:val="16"/>
              </w:rPr>
            </w:pPr>
            <w:ins w:id="6230" w:author="Sean de Noronha | DRG" w:date="2026-09-29T16:58:00Z" w16du:dateUtc="2026-09-29T14:58:00Z">
              <w:r>
                <w:rPr>
                  <w:rFonts w:cs="Arial"/>
                  <w:sz w:val="16"/>
                  <w:szCs w:val="16"/>
                </w:rPr>
                <w:t>±0.25% of reading</w:t>
              </w:r>
            </w:ins>
          </w:p>
        </w:tc>
        <w:tc>
          <w:tcPr>
            <w:tcW w:w="2560" w:type="dxa"/>
            <w:vAlign w:val="center"/>
          </w:tcPr>
          <w:p w14:paraId="5E0001E6" w14:textId="77777777" w:rsidR="00C60D85" w:rsidRDefault="00000000">
            <w:pPr>
              <w:spacing w:after="0"/>
              <w:rPr>
                <w:ins w:id="6231" w:author="Sean de Noronha | DRG" w:date="2026-09-29T16:58:00Z" w16du:dateUtc="2026-09-29T14:58:00Z"/>
                <w:rFonts w:cs="Arial"/>
                <w:sz w:val="16"/>
                <w:szCs w:val="16"/>
              </w:rPr>
            </w:pPr>
            <w:ins w:id="6232" w:author="Sean de Noronha | DRG" w:date="2026-09-29T16:58:00Z" w16du:dateUtc="2026-09-29T14:58:00Z">
              <w:r>
                <w:rPr>
                  <w:rFonts w:cs="Arial"/>
                  <w:sz w:val="16"/>
                  <w:szCs w:val="16"/>
                </w:rPr>
                <w:t>Taps of T1, T3 and T5</w:t>
              </w:r>
            </w:ins>
          </w:p>
        </w:tc>
      </w:tr>
      <w:tr w:rsidR="00C60D85" w14:paraId="08B02ADE" w14:textId="77777777">
        <w:trPr>
          <w:jc w:val="center"/>
          <w:ins w:id="6233" w:author="Sean de Noronha | DRG" w:date="2026-09-29T16:58:00Z"/>
        </w:trPr>
        <w:tc>
          <w:tcPr>
            <w:tcW w:w="2400" w:type="dxa"/>
            <w:vAlign w:val="center"/>
          </w:tcPr>
          <w:p w14:paraId="5E0001E7" w14:textId="77777777" w:rsidR="00C60D85" w:rsidRDefault="00000000">
            <w:pPr>
              <w:spacing w:after="0"/>
              <w:rPr>
                <w:ins w:id="6234" w:author="Sean de Noronha | DRG" w:date="2026-09-29T16:58:00Z" w16du:dateUtc="2026-09-29T14:58:00Z"/>
                <w:rFonts w:cs="Arial"/>
                <w:sz w:val="16"/>
                <w:szCs w:val="16"/>
              </w:rPr>
            </w:pPr>
            <w:ins w:id="6235" w:author="Sean de Noronha | DRG" w:date="2026-09-29T16:58:00Z" w16du:dateUtc="2026-09-29T14:58:00Z">
              <w:r>
                <w:rPr>
                  <w:rFonts w:cs="Arial"/>
                  <w:sz w:val="16"/>
                  <w:szCs w:val="16"/>
                </w:rPr>
                <w:t>Differential pressure, high range</w:t>
              </w:r>
            </w:ins>
          </w:p>
        </w:tc>
        <w:tc>
          <w:tcPr>
            <w:tcW w:w="2600" w:type="dxa"/>
            <w:vAlign w:val="center"/>
          </w:tcPr>
          <w:p w14:paraId="5E0001E8" w14:textId="77777777" w:rsidR="00C60D85" w:rsidRDefault="00000000">
            <w:pPr>
              <w:spacing w:after="0"/>
              <w:rPr>
                <w:ins w:id="6236" w:author="Sean de Noronha | DRG" w:date="2026-09-29T16:58:00Z" w16du:dateUtc="2026-09-29T14:58:00Z"/>
                <w:rFonts w:cs="Arial"/>
                <w:sz w:val="16"/>
                <w:szCs w:val="16"/>
              </w:rPr>
            </w:pPr>
            <w:ins w:id="6237" w:author="Sean de Noronha | DRG" w:date="2026-09-29T16:58:00Z" w16du:dateUtc="2026-09-29T14:58:00Z">
              <w:r>
                <w:rPr>
                  <w:rFonts w:cs="Arial"/>
                  <w:sz w:val="16"/>
                  <w:szCs w:val="16"/>
                </w:rPr>
                <w:t>0 to 35 kPa</w:t>
              </w:r>
            </w:ins>
          </w:p>
        </w:tc>
        <w:tc>
          <w:tcPr>
            <w:tcW w:w="1800" w:type="dxa"/>
            <w:vAlign w:val="center"/>
          </w:tcPr>
          <w:p w14:paraId="5E0001E9" w14:textId="77777777" w:rsidR="00C60D85" w:rsidRDefault="00000000">
            <w:pPr>
              <w:spacing w:after="0"/>
              <w:rPr>
                <w:ins w:id="6238" w:author="Sean de Noronha | DRG" w:date="2026-09-29T16:58:00Z" w16du:dateUtc="2026-09-29T14:58:00Z"/>
                <w:rFonts w:cs="Arial"/>
                <w:sz w:val="16"/>
                <w:szCs w:val="16"/>
              </w:rPr>
            </w:pPr>
            <w:ins w:id="6239" w:author="Sean de Noronha | DRG" w:date="2026-09-29T16:58:00Z" w16du:dateUtc="2026-09-29T14:58:00Z">
              <w:r>
                <w:rPr>
                  <w:rFonts w:cs="Arial"/>
                  <w:sz w:val="16"/>
                  <w:szCs w:val="16"/>
                </w:rPr>
                <w:t>±0.1% of full scale</w:t>
              </w:r>
            </w:ins>
          </w:p>
        </w:tc>
        <w:tc>
          <w:tcPr>
            <w:tcW w:w="2560" w:type="dxa"/>
            <w:vAlign w:val="center"/>
          </w:tcPr>
          <w:p w14:paraId="5E0001EA" w14:textId="77777777" w:rsidR="00C60D85" w:rsidRDefault="00000000">
            <w:pPr>
              <w:spacing w:after="0"/>
              <w:rPr>
                <w:ins w:id="6240" w:author="Sean de Noronha | DRG" w:date="2026-09-29T16:58:00Z" w16du:dateUtc="2026-09-29T14:58:00Z"/>
                <w:rFonts w:cs="Arial"/>
                <w:sz w:val="16"/>
                <w:szCs w:val="16"/>
              </w:rPr>
            </w:pPr>
            <w:ins w:id="6241" w:author="Sean de Noronha | DRG" w:date="2026-09-29T16:58:00Z" w16du:dateUtc="2026-09-29T14:58:00Z">
              <w:r>
                <w:rPr>
                  <w:rFonts w:cs="Arial"/>
                  <w:sz w:val="16"/>
                  <w:szCs w:val="16"/>
                </w:rPr>
                <w:t>Covers the LC 1 drops of T2 and T4</w:t>
              </w:r>
            </w:ins>
          </w:p>
        </w:tc>
      </w:tr>
      <w:tr w:rsidR="00C60D85" w14:paraId="69692E95" w14:textId="77777777">
        <w:trPr>
          <w:jc w:val="center"/>
          <w:ins w:id="6242" w:author="Sean de Noronha | DRG" w:date="2026-09-29T16:58:00Z"/>
        </w:trPr>
        <w:tc>
          <w:tcPr>
            <w:tcW w:w="2400" w:type="dxa"/>
            <w:vAlign w:val="center"/>
          </w:tcPr>
          <w:p w14:paraId="5E0001EB" w14:textId="77777777" w:rsidR="00C60D85" w:rsidRDefault="00000000">
            <w:pPr>
              <w:spacing w:after="0"/>
              <w:rPr>
                <w:ins w:id="6243" w:author="Sean de Noronha | DRG" w:date="2026-09-29T16:58:00Z" w16du:dateUtc="2026-09-29T14:58:00Z"/>
                <w:rFonts w:cs="Arial"/>
                <w:sz w:val="16"/>
                <w:szCs w:val="16"/>
              </w:rPr>
            </w:pPr>
            <w:ins w:id="6244" w:author="Sean de Noronha | DRG" w:date="2026-09-29T16:58:00Z" w16du:dateUtc="2026-09-29T14:58:00Z">
              <w:r>
                <w:rPr>
                  <w:rFonts w:cs="Arial"/>
                  <w:sz w:val="16"/>
                  <w:szCs w:val="16"/>
                </w:rPr>
                <w:t>Inlet pressure</w:t>
              </w:r>
            </w:ins>
          </w:p>
        </w:tc>
        <w:tc>
          <w:tcPr>
            <w:tcW w:w="2600" w:type="dxa"/>
            <w:vAlign w:val="center"/>
          </w:tcPr>
          <w:p w14:paraId="5E0001EC" w14:textId="77777777" w:rsidR="00C60D85" w:rsidRDefault="00000000">
            <w:pPr>
              <w:spacing w:after="0"/>
              <w:rPr>
                <w:ins w:id="6245" w:author="Sean de Noronha | DRG" w:date="2026-09-29T16:58:00Z" w16du:dateUtc="2026-09-29T14:58:00Z"/>
                <w:rFonts w:cs="Arial"/>
                <w:sz w:val="16"/>
                <w:szCs w:val="16"/>
              </w:rPr>
            </w:pPr>
            <w:ins w:id="6246" w:author="Sean de Noronha | DRG" w:date="2026-09-29T16:58:00Z" w16du:dateUtc="2026-09-29T14:58:00Z">
              <w:r>
                <w:rPr>
                  <w:rFonts w:cs="Arial"/>
                  <w:sz w:val="16"/>
                  <w:szCs w:val="16"/>
                </w:rPr>
                <w:t>80 to 200 kPa absolute</w:t>
              </w:r>
            </w:ins>
          </w:p>
        </w:tc>
        <w:tc>
          <w:tcPr>
            <w:tcW w:w="1800" w:type="dxa"/>
            <w:vAlign w:val="center"/>
          </w:tcPr>
          <w:p w14:paraId="5E0001ED" w14:textId="77777777" w:rsidR="00C60D85" w:rsidRDefault="00000000">
            <w:pPr>
              <w:spacing w:after="0"/>
              <w:rPr>
                <w:ins w:id="6247" w:author="Sean de Noronha | DRG" w:date="2026-09-29T16:58:00Z" w16du:dateUtc="2026-09-29T14:58:00Z"/>
                <w:rFonts w:cs="Arial"/>
                <w:sz w:val="16"/>
                <w:szCs w:val="16"/>
              </w:rPr>
            </w:pPr>
            <w:ins w:id="6248" w:author="Sean de Noronha | DRG" w:date="2026-09-29T16:58:00Z" w16du:dateUtc="2026-09-29T14:58:00Z">
              <w:r>
                <w:rPr>
                  <w:rFonts w:cs="Arial"/>
                  <w:sz w:val="16"/>
                  <w:szCs w:val="16"/>
                </w:rPr>
                <w:t>±0.05% of full scale</w:t>
              </w:r>
            </w:ins>
          </w:p>
        </w:tc>
        <w:tc>
          <w:tcPr>
            <w:tcW w:w="2560" w:type="dxa"/>
            <w:vAlign w:val="center"/>
          </w:tcPr>
          <w:p w14:paraId="5E0001EE" w14:textId="77777777" w:rsidR="00C60D85" w:rsidRDefault="00000000">
            <w:pPr>
              <w:spacing w:after="0"/>
              <w:rPr>
                <w:ins w:id="6249" w:author="Sean de Noronha | DRG" w:date="2026-09-29T16:58:00Z" w16du:dateUtc="2026-09-29T14:58:00Z"/>
                <w:rFonts w:cs="Arial"/>
                <w:sz w:val="16"/>
                <w:szCs w:val="16"/>
              </w:rPr>
            </w:pPr>
            <w:ins w:id="6250" w:author="Sean de Noronha | DRG" w:date="2026-09-29T16:58:00Z" w16du:dateUtc="2026-09-29T14:58:00Z">
              <w:r>
                <w:rPr>
                  <w:rFonts w:cs="Arial"/>
                  <w:sz w:val="16"/>
                  <w:szCs w:val="16"/>
                </w:rPr>
                <w:t>–</w:t>
              </w:r>
            </w:ins>
          </w:p>
        </w:tc>
      </w:tr>
      <w:tr w:rsidR="00C60D85" w14:paraId="032D0338" w14:textId="77777777">
        <w:trPr>
          <w:jc w:val="center"/>
          <w:ins w:id="6251" w:author="Sean de Noronha | DRG" w:date="2026-09-29T16:58:00Z"/>
        </w:trPr>
        <w:tc>
          <w:tcPr>
            <w:tcW w:w="2400" w:type="dxa"/>
            <w:vAlign w:val="center"/>
          </w:tcPr>
          <w:p w14:paraId="5E0001EF" w14:textId="77777777" w:rsidR="00C60D85" w:rsidRDefault="00000000">
            <w:pPr>
              <w:spacing w:after="0"/>
              <w:rPr>
                <w:ins w:id="6252" w:author="Sean de Noronha | DRG" w:date="2026-09-29T16:58:00Z" w16du:dateUtc="2026-09-29T14:58:00Z"/>
                <w:rFonts w:cs="Arial"/>
                <w:sz w:val="16"/>
                <w:szCs w:val="16"/>
              </w:rPr>
            </w:pPr>
            <w:ins w:id="6253" w:author="Sean de Noronha | DRG" w:date="2026-09-29T16:58:00Z" w16du:dateUtc="2026-09-29T14:58:00Z">
              <w:r>
                <w:rPr>
                  <w:rFonts w:cs="Arial"/>
                  <w:sz w:val="16"/>
                  <w:szCs w:val="16"/>
                </w:rPr>
                <w:t>Gas temperature</w:t>
              </w:r>
            </w:ins>
          </w:p>
        </w:tc>
        <w:tc>
          <w:tcPr>
            <w:tcW w:w="2600" w:type="dxa"/>
            <w:vAlign w:val="center"/>
          </w:tcPr>
          <w:p w14:paraId="5E0001F0" w14:textId="77777777" w:rsidR="00C60D85" w:rsidRDefault="00000000">
            <w:pPr>
              <w:spacing w:after="0"/>
              <w:rPr>
                <w:ins w:id="6254" w:author="Sean de Noronha | DRG" w:date="2026-09-29T16:58:00Z" w16du:dateUtc="2026-09-29T14:58:00Z"/>
                <w:rFonts w:cs="Arial"/>
                <w:sz w:val="16"/>
                <w:szCs w:val="16"/>
              </w:rPr>
            </w:pPr>
            <w:commentRangeStart w:id="6255"/>
            <w:ins w:id="6256" w:author="Sean de Noronha | DRG" w:date="2026-09-29T16:58:00Z" w16du:dateUtc="2026-09-29T14:58:00Z">
              <w:r>
                <w:rPr>
                  <w:rFonts w:cs="Arial"/>
                  <w:sz w:val="16"/>
                  <w:szCs w:val="16"/>
                </w:rPr>
                <w:t>0 to 40 °C</w:t>
              </w:r>
            </w:ins>
            <w:commentRangeEnd w:id="6255"/>
            <w:ins w:id="6257" w:author="Sean de Noronha | DRG" w:date="2026-09-30T11:52:00Z" w16du:dateUtc="2026-09-30T09:52:00Z">
              <w:r w:rsidR="00AF76A9">
                <w:rPr>
                  <w:rStyle w:val="CommentReference"/>
                </w:rPr>
                <w:commentReference w:id="6255"/>
              </w:r>
            </w:ins>
          </w:p>
        </w:tc>
        <w:tc>
          <w:tcPr>
            <w:tcW w:w="1800" w:type="dxa"/>
            <w:vAlign w:val="center"/>
          </w:tcPr>
          <w:p w14:paraId="5E0001F1" w14:textId="77777777" w:rsidR="00C60D85" w:rsidRDefault="00000000">
            <w:pPr>
              <w:spacing w:after="0"/>
              <w:rPr>
                <w:ins w:id="6258" w:author="Sean de Noronha | DRG" w:date="2026-09-29T16:58:00Z" w16du:dateUtc="2026-09-29T14:58:00Z"/>
                <w:rFonts w:cs="Arial"/>
                <w:sz w:val="16"/>
                <w:szCs w:val="16"/>
              </w:rPr>
            </w:pPr>
            <w:ins w:id="6259" w:author="Sean de Noronha | DRG" w:date="2026-09-29T16:58:00Z" w16du:dateUtc="2026-09-29T14:58:00Z">
              <w:r>
                <w:rPr>
                  <w:rFonts w:cs="Arial"/>
                  <w:sz w:val="16"/>
                  <w:szCs w:val="16"/>
                </w:rPr>
                <w:t>±0.2 °C</w:t>
              </w:r>
            </w:ins>
          </w:p>
        </w:tc>
        <w:tc>
          <w:tcPr>
            <w:tcW w:w="2560" w:type="dxa"/>
            <w:vAlign w:val="center"/>
          </w:tcPr>
          <w:p w14:paraId="5E0001F2" w14:textId="77777777" w:rsidR="00C60D85" w:rsidRDefault="00000000">
            <w:pPr>
              <w:spacing w:after="0"/>
              <w:rPr>
                <w:ins w:id="6260" w:author="Sean de Noronha | DRG" w:date="2026-09-29T16:58:00Z" w16du:dateUtc="2026-09-29T14:58:00Z"/>
                <w:rFonts w:cs="Arial"/>
                <w:sz w:val="16"/>
                <w:szCs w:val="16"/>
              </w:rPr>
            </w:pPr>
            <w:ins w:id="6261" w:author="Sean de Noronha | DRG" w:date="2026-09-29T16:58:00Z" w16du:dateUtc="2026-09-29T14:58:00Z">
              <w:r>
                <w:rPr>
                  <w:rFonts w:cs="Arial"/>
                  <w:sz w:val="16"/>
                  <w:szCs w:val="16"/>
                </w:rPr>
                <w:t>At the inlet and between the taps</w:t>
              </w:r>
            </w:ins>
          </w:p>
        </w:tc>
      </w:tr>
      <w:tr w:rsidR="00C60D85" w14:paraId="70E11CD6" w14:textId="77777777">
        <w:trPr>
          <w:jc w:val="center"/>
          <w:ins w:id="6262" w:author="Sean de Noronha | DRG" w:date="2026-09-29T16:58:00Z"/>
        </w:trPr>
        <w:tc>
          <w:tcPr>
            <w:tcW w:w="2400" w:type="dxa"/>
            <w:vAlign w:val="center"/>
          </w:tcPr>
          <w:p w14:paraId="5E0001F3" w14:textId="77777777" w:rsidR="00C60D85" w:rsidRDefault="00000000">
            <w:pPr>
              <w:spacing w:after="0"/>
              <w:rPr>
                <w:ins w:id="6263" w:author="Sean de Noronha | DRG" w:date="2026-09-29T16:58:00Z" w16du:dateUtc="2026-09-29T14:58:00Z"/>
                <w:rFonts w:cs="Arial"/>
                <w:sz w:val="16"/>
                <w:szCs w:val="16"/>
              </w:rPr>
            </w:pPr>
            <w:ins w:id="6264" w:author="Sean de Noronha | DRG" w:date="2026-09-29T16:58:00Z" w16du:dateUtc="2026-09-29T14:58:00Z">
              <w:r>
                <w:rPr>
                  <w:rFonts w:cs="Arial"/>
                  <w:sz w:val="16"/>
                  <w:szCs w:val="16"/>
                </w:rPr>
                <w:t>Gas purity</w:t>
              </w:r>
            </w:ins>
          </w:p>
        </w:tc>
        <w:tc>
          <w:tcPr>
            <w:tcW w:w="2600" w:type="dxa"/>
            <w:vAlign w:val="center"/>
          </w:tcPr>
          <w:p w14:paraId="5E0001F4" w14:textId="77777777" w:rsidR="00C60D85" w:rsidRDefault="00000000">
            <w:pPr>
              <w:spacing w:after="0"/>
              <w:rPr>
                <w:ins w:id="6265" w:author="Sean de Noronha | DRG" w:date="2026-09-29T16:58:00Z" w16du:dateUtc="2026-09-29T14:58:00Z"/>
                <w:rFonts w:cs="Arial"/>
                <w:sz w:val="16"/>
                <w:szCs w:val="16"/>
              </w:rPr>
            </w:pPr>
            <w:ins w:id="6266" w:author="Sean de Noronha | DRG" w:date="2026-09-29T16:58:00Z" w16du:dateUtc="2026-09-29T14:58:00Z">
              <w:r>
                <w:rPr>
                  <w:rFonts w:cs="Arial"/>
                  <w:sz w:val="16"/>
                  <w:szCs w:val="16"/>
                </w:rPr>
                <w:t>≥ 99.99% (helium, nitrogen)</w:t>
              </w:r>
            </w:ins>
          </w:p>
        </w:tc>
        <w:tc>
          <w:tcPr>
            <w:tcW w:w="1800" w:type="dxa"/>
            <w:vAlign w:val="center"/>
          </w:tcPr>
          <w:p w14:paraId="5E0001F5" w14:textId="77777777" w:rsidR="00C60D85" w:rsidRDefault="00000000">
            <w:pPr>
              <w:spacing w:after="0"/>
              <w:rPr>
                <w:ins w:id="6267" w:author="Sean de Noronha | DRG" w:date="2026-09-29T16:58:00Z" w16du:dateUtc="2026-09-29T14:58:00Z"/>
                <w:rFonts w:cs="Arial"/>
                <w:sz w:val="16"/>
                <w:szCs w:val="16"/>
              </w:rPr>
            </w:pPr>
            <w:ins w:id="6268" w:author="Sean de Noronha | DRG" w:date="2026-09-29T16:58:00Z" w16du:dateUtc="2026-09-29T14:58:00Z">
              <w:r>
                <w:rPr>
                  <w:rFonts w:cs="Arial"/>
                  <w:sz w:val="16"/>
                  <w:szCs w:val="16"/>
                </w:rPr>
                <w:t>–</w:t>
              </w:r>
            </w:ins>
          </w:p>
        </w:tc>
        <w:tc>
          <w:tcPr>
            <w:tcW w:w="2560" w:type="dxa"/>
            <w:vAlign w:val="center"/>
          </w:tcPr>
          <w:p w14:paraId="5E0001F6" w14:textId="77777777" w:rsidR="00C60D85" w:rsidRDefault="00000000">
            <w:pPr>
              <w:spacing w:after="0"/>
              <w:rPr>
                <w:ins w:id="6269" w:author="Sean de Noronha | DRG" w:date="2026-09-29T16:58:00Z" w16du:dateUtc="2026-09-29T14:58:00Z"/>
                <w:rFonts w:cs="Arial"/>
                <w:sz w:val="16"/>
                <w:szCs w:val="16"/>
              </w:rPr>
            </w:pPr>
            <w:ins w:id="6270" w:author="Sean de Noronha | DRG" w:date="2026-09-29T16:58:00Z" w16du:dateUtc="2026-09-29T14:58:00Z">
              <w:r>
                <w:rPr>
                  <w:rFonts w:cs="Arial"/>
                  <w:sz w:val="16"/>
                  <w:szCs w:val="16"/>
                </w:rPr>
                <w:t>Supplier certificate; natural gas by analysis</w:t>
              </w:r>
            </w:ins>
          </w:p>
        </w:tc>
      </w:tr>
      <w:tr w:rsidR="00C60D85" w14:paraId="071C1F01" w14:textId="77777777">
        <w:trPr>
          <w:jc w:val="center"/>
          <w:ins w:id="6271" w:author="Sean de Noronha | DRG" w:date="2026-09-29T16:58:00Z"/>
        </w:trPr>
        <w:tc>
          <w:tcPr>
            <w:tcW w:w="2400" w:type="dxa"/>
            <w:vAlign w:val="center"/>
          </w:tcPr>
          <w:p w14:paraId="5E0001F7" w14:textId="77777777" w:rsidR="00C60D85" w:rsidRDefault="00000000">
            <w:pPr>
              <w:spacing w:after="0"/>
              <w:rPr>
                <w:ins w:id="6272" w:author="Sean de Noronha | DRG" w:date="2026-09-29T16:58:00Z" w16du:dateUtc="2026-09-29T14:58:00Z"/>
                <w:rFonts w:cs="Arial"/>
                <w:sz w:val="16"/>
                <w:szCs w:val="16"/>
              </w:rPr>
            </w:pPr>
            <w:ins w:id="6273" w:author="Sean de Noronha | DRG" w:date="2026-09-29T16:58:00Z" w16du:dateUtc="2026-09-29T14:58:00Z">
              <w:r>
                <w:rPr>
                  <w:rFonts w:cs="Arial"/>
                  <w:sz w:val="16"/>
                  <w:szCs w:val="16"/>
                </w:rPr>
                <w:t>Inside diameter</w:t>
              </w:r>
            </w:ins>
          </w:p>
        </w:tc>
        <w:tc>
          <w:tcPr>
            <w:tcW w:w="2600" w:type="dxa"/>
            <w:vAlign w:val="center"/>
          </w:tcPr>
          <w:p w14:paraId="5E0001F8" w14:textId="77777777" w:rsidR="00C60D85" w:rsidRDefault="00000000">
            <w:pPr>
              <w:spacing w:after="0"/>
              <w:rPr>
                <w:ins w:id="6274" w:author="Sean de Noronha | DRG" w:date="2026-09-29T16:58:00Z" w16du:dateUtc="2026-09-29T14:58:00Z"/>
                <w:rFonts w:cs="Arial"/>
                <w:sz w:val="16"/>
                <w:szCs w:val="16"/>
              </w:rPr>
            </w:pPr>
            <w:ins w:id="6275" w:author="Sean de Noronha | DRG" w:date="2026-09-29T16:58:00Z" w16du:dateUtc="2026-09-29T14:58:00Z">
              <w:r>
                <w:rPr>
                  <w:rFonts w:cs="Arial"/>
                  <w:sz w:val="16"/>
                  <w:szCs w:val="16"/>
                </w:rPr>
                <w:t>Specimen ends</w:t>
              </w:r>
            </w:ins>
          </w:p>
        </w:tc>
        <w:tc>
          <w:tcPr>
            <w:tcW w:w="1800" w:type="dxa"/>
            <w:vAlign w:val="center"/>
          </w:tcPr>
          <w:p w14:paraId="5E0001F9" w14:textId="77777777" w:rsidR="00C60D85" w:rsidRDefault="00000000">
            <w:pPr>
              <w:spacing w:after="0"/>
              <w:rPr>
                <w:ins w:id="6276" w:author="Sean de Noronha | DRG" w:date="2026-09-29T16:58:00Z" w16du:dateUtc="2026-09-29T14:58:00Z"/>
                <w:rFonts w:cs="Arial"/>
                <w:sz w:val="16"/>
                <w:szCs w:val="16"/>
              </w:rPr>
            </w:pPr>
            <w:ins w:id="6277" w:author="Sean de Noronha | DRG" w:date="2026-09-29T16:58:00Z" w16du:dateUtc="2026-09-29T14:58:00Z">
              <w:r>
                <w:rPr>
                  <w:rFonts w:cs="Arial"/>
                  <w:sz w:val="16"/>
                  <w:szCs w:val="16"/>
                </w:rPr>
                <w:t>±0.5%</w:t>
              </w:r>
            </w:ins>
          </w:p>
        </w:tc>
        <w:tc>
          <w:tcPr>
            <w:tcW w:w="2560" w:type="dxa"/>
            <w:vAlign w:val="center"/>
          </w:tcPr>
          <w:p w14:paraId="5E0001FA" w14:textId="77777777" w:rsidR="00C60D85" w:rsidRDefault="00000000">
            <w:pPr>
              <w:spacing w:after="0"/>
              <w:rPr>
                <w:ins w:id="6278" w:author="Sean de Noronha | DRG" w:date="2026-09-29T16:58:00Z" w16du:dateUtc="2026-09-29T14:58:00Z"/>
                <w:rFonts w:cs="Arial"/>
                <w:sz w:val="16"/>
                <w:szCs w:val="16"/>
              </w:rPr>
            </w:pPr>
            <w:ins w:id="6279" w:author="Sean de Noronha | DRG" w:date="2026-09-29T16:58:00Z" w16du:dateUtc="2026-09-29T14:58:00Z">
              <w:r>
                <w:rPr>
                  <w:rFonts w:cs="Arial"/>
                  <w:sz w:val="16"/>
                  <w:szCs w:val="16"/>
                </w:rPr>
                <w:t>Caliper or bore gauge; manufacturer data for CSST</w:t>
              </w:r>
            </w:ins>
          </w:p>
        </w:tc>
      </w:tr>
      <w:tr w:rsidR="00C60D85" w14:paraId="5CDE2B13" w14:textId="77777777">
        <w:trPr>
          <w:jc w:val="center"/>
          <w:ins w:id="6280" w:author="Sean de Noronha | DRG" w:date="2026-09-29T16:58:00Z"/>
        </w:trPr>
        <w:tc>
          <w:tcPr>
            <w:tcW w:w="2400" w:type="dxa"/>
            <w:vAlign w:val="center"/>
          </w:tcPr>
          <w:p w14:paraId="5E0001FB" w14:textId="77777777" w:rsidR="00C60D85" w:rsidRDefault="00000000">
            <w:pPr>
              <w:spacing w:after="0"/>
              <w:rPr>
                <w:ins w:id="6281" w:author="Sean de Noronha | DRG" w:date="2026-09-29T16:58:00Z" w16du:dateUtc="2026-09-29T14:58:00Z"/>
                <w:rFonts w:cs="Arial"/>
                <w:sz w:val="16"/>
                <w:szCs w:val="16"/>
              </w:rPr>
            </w:pPr>
            <w:ins w:id="6282" w:author="Sean de Noronha | DRG" w:date="2026-09-29T16:58:00Z" w16du:dateUtc="2026-09-29T14:58:00Z">
              <w:r>
                <w:rPr>
                  <w:rFonts w:cs="Arial"/>
                  <w:sz w:val="16"/>
                  <w:szCs w:val="16"/>
                </w:rPr>
                <w:t>Sound</w:t>
              </w:r>
            </w:ins>
          </w:p>
        </w:tc>
        <w:tc>
          <w:tcPr>
            <w:tcW w:w="2600" w:type="dxa"/>
            <w:vAlign w:val="center"/>
          </w:tcPr>
          <w:p w14:paraId="5E0001FC" w14:textId="77777777" w:rsidR="00C60D85" w:rsidRDefault="00000000">
            <w:pPr>
              <w:spacing w:after="0"/>
              <w:rPr>
                <w:ins w:id="6283" w:author="Sean de Noronha | DRG" w:date="2026-09-29T16:58:00Z" w16du:dateUtc="2026-09-29T14:58:00Z"/>
                <w:rFonts w:cs="Arial"/>
                <w:sz w:val="16"/>
                <w:szCs w:val="16"/>
              </w:rPr>
            </w:pPr>
            <w:ins w:id="6284" w:author="Sean de Noronha | DRG" w:date="2026-09-29T16:58:00Z" w16du:dateUtc="2026-09-29T14:58:00Z">
              <w:r>
                <w:rPr>
                  <w:rFonts w:cs="Arial"/>
                  <w:sz w:val="16"/>
                  <w:szCs w:val="16"/>
                </w:rPr>
                <w:t>30 to 120 dB</w:t>
              </w:r>
            </w:ins>
          </w:p>
        </w:tc>
        <w:tc>
          <w:tcPr>
            <w:tcW w:w="1800" w:type="dxa"/>
            <w:vAlign w:val="center"/>
          </w:tcPr>
          <w:p w14:paraId="5E0001FD" w14:textId="77777777" w:rsidR="00C60D85" w:rsidRDefault="00000000">
            <w:pPr>
              <w:spacing w:after="0"/>
              <w:rPr>
                <w:ins w:id="6285" w:author="Sean de Noronha | DRG" w:date="2026-09-29T16:58:00Z" w16du:dateUtc="2026-09-29T14:58:00Z"/>
                <w:rFonts w:cs="Arial"/>
                <w:sz w:val="16"/>
                <w:szCs w:val="16"/>
              </w:rPr>
            </w:pPr>
            <w:ins w:id="6286" w:author="Sean de Noronha | DRG" w:date="2026-09-29T16:58:00Z" w16du:dateUtc="2026-09-29T14:58:00Z">
              <w:r>
                <w:rPr>
                  <w:rFonts w:cs="Arial"/>
                  <w:sz w:val="16"/>
                  <w:szCs w:val="16"/>
                </w:rPr>
                <w:t>Class 1 (IEC 61672-1)</w:t>
              </w:r>
            </w:ins>
          </w:p>
        </w:tc>
        <w:tc>
          <w:tcPr>
            <w:tcW w:w="2560" w:type="dxa"/>
            <w:vAlign w:val="center"/>
          </w:tcPr>
          <w:p w14:paraId="5E0001FE" w14:textId="77777777" w:rsidR="00C60D85" w:rsidRDefault="00000000">
            <w:pPr>
              <w:spacing w:after="0"/>
              <w:rPr>
                <w:ins w:id="6287" w:author="Sean de Noronha | DRG" w:date="2026-09-29T16:58:00Z" w16du:dateUtc="2026-09-29T14:58:00Z"/>
                <w:rFonts w:cs="Arial"/>
                <w:sz w:val="16"/>
                <w:szCs w:val="16"/>
              </w:rPr>
            </w:pPr>
            <w:ins w:id="6288" w:author="Sean de Noronha | DRG" w:date="2026-09-29T16:58:00Z" w16du:dateUtc="2026-09-29T14:58:00Z">
              <w:r>
                <w:rPr>
                  <w:rFonts w:cs="Arial"/>
                  <w:sz w:val="16"/>
                  <w:szCs w:val="16"/>
                </w:rPr>
                <w:t>T6 only</w:t>
              </w:r>
            </w:ins>
          </w:p>
        </w:tc>
      </w:tr>
      <w:tr w:rsidR="00C60D85" w14:paraId="52275D34" w14:textId="77777777">
        <w:trPr>
          <w:jc w:val="center"/>
          <w:ins w:id="6289" w:author="Sean de Noronha | DRG" w:date="2026-09-29T16:58:00Z"/>
        </w:trPr>
        <w:tc>
          <w:tcPr>
            <w:tcW w:w="2400" w:type="dxa"/>
            <w:vAlign w:val="center"/>
          </w:tcPr>
          <w:p w14:paraId="5E0001FF" w14:textId="77777777" w:rsidR="00C60D85" w:rsidRDefault="00000000">
            <w:pPr>
              <w:spacing w:after="0"/>
              <w:rPr>
                <w:ins w:id="6290" w:author="Sean de Noronha | DRG" w:date="2026-09-29T16:58:00Z" w16du:dateUtc="2026-09-29T14:58:00Z"/>
                <w:rFonts w:cs="Arial"/>
                <w:sz w:val="16"/>
                <w:szCs w:val="16"/>
              </w:rPr>
            </w:pPr>
            <w:ins w:id="6291" w:author="Sean de Noronha | DRG" w:date="2026-09-29T16:58:00Z" w16du:dateUtc="2026-09-29T14:58:00Z">
              <w:r>
                <w:rPr>
                  <w:rFonts w:cs="Arial"/>
                  <w:sz w:val="16"/>
                  <w:szCs w:val="16"/>
                </w:rPr>
                <w:t>Leak tightness</w:t>
              </w:r>
            </w:ins>
          </w:p>
        </w:tc>
        <w:tc>
          <w:tcPr>
            <w:tcW w:w="2600" w:type="dxa"/>
            <w:vAlign w:val="center"/>
          </w:tcPr>
          <w:p w14:paraId="5E000200" w14:textId="77777777" w:rsidR="00C60D85" w:rsidRDefault="00000000">
            <w:pPr>
              <w:spacing w:after="0"/>
              <w:rPr>
                <w:ins w:id="6292" w:author="Sean de Noronha | DRG" w:date="2026-09-29T16:58:00Z" w16du:dateUtc="2026-09-29T14:58:00Z"/>
                <w:rFonts w:cs="Arial"/>
                <w:sz w:val="16"/>
                <w:szCs w:val="16"/>
              </w:rPr>
            </w:pPr>
            <w:ins w:id="6293" w:author="Sean de Noronha | DRG" w:date="2026-09-29T16:58:00Z" w16du:dateUtc="2026-09-29T14:58:00Z">
              <w:r>
                <w:rPr>
                  <w:rFonts w:cs="Arial"/>
                  <w:sz w:val="16"/>
                  <w:szCs w:val="16"/>
                </w:rPr>
                <w:t>Each assembled specimen</w:t>
              </w:r>
            </w:ins>
          </w:p>
        </w:tc>
        <w:tc>
          <w:tcPr>
            <w:tcW w:w="1800" w:type="dxa"/>
            <w:vAlign w:val="center"/>
          </w:tcPr>
          <w:p w14:paraId="5E000201" w14:textId="77777777" w:rsidR="00C60D85" w:rsidRDefault="00000000">
            <w:pPr>
              <w:spacing w:after="0"/>
              <w:rPr>
                <w:ins w:id="6294" w:author="Sean de Noronha | DRG" w:date="2026-09-29T16:58:00Z" w16du:dateUtc="2026-09-29T14:58:00Z"/>
                <w:rFonts w:cs="Arial"/>
                <w:sz w:val="16"/>
                <w:szCs w:val="16"/>
              </w:rPr>
            </w:pPr>
            <w:ins w:id="6295" w:author="Sean de Noronha | DRG" w:date="2026-09-29T16:58:00Z" w16du:dateUtc="2026-09-29T14:58:00Z">
              <w:r>
                <w:rPr>
                  <w:rFonts w:cs="Arial"/>
                  <w:sz w:val="16"/>
                  <w:szCs w:val="16"/>
                </w:rPr>
                <w:t>–</w:t>
              </w:r>
            </w:ins>
          </w:p>
        </w:tc>
        <w:tc>
          <w:tcPr>
            <w:tcW w:w="2560" w:type="dxa"/>
            <w:vAlign w:val="center"/>
          </w:tcPr>
          <w:p w14:paraId="5E000202" w14:textId="77777777" w:rsidR="00C60D85" w:rsidRDefault="00000000">
            <w:pPr>
              <w:spacing w:after="0"/>
              <w:rPr>
                <w:ins w:id="6296" w:author="Sean de Noronha | DRG" w:date="2026-09-29T16:58:00Z" w16du:dateUtc="2026-09-29T14:58:00Z"/>
                <w:rFonts w:cs="Arial"/>
                <w:sz w:val="16"/>
                <w:szCs w:val="16"/>
              </w:rPr>
            </w:pPr>
            <w:ins w:id="6297" w:author="Sean de Noronha | DRG" w:date="2026-09-29T16:58:00Z" w16du:dateUtc="2026-09-29T14:58:00Z">
              <w:r>
                <w:rPr>
                  <w:rFonts w:cs="Arial"/>
                  <w:sz w:val="16"/>
                  <w:szCs w:val="16"/>
                </w:rPr>
                <w:t>Pressure decay or helium leak detector before testing</w:t>
              </w:r>
            </w:ins>
          </w:p>
        </w:tc>
      </w:tr>
    </w:tbl>
    <w:p w14:paraId="5E000203" w14:textId="77777777" w:rsidR="00C60D85" w:rsidRDefault="00000000">
      <w:pPr>
        <w:rPr>
          <w:ins w:id="6298" w:author="Sean de Noronha | DRG" w:date="2026-09-29T16:58:00Z" w16du:dateUtc="2026-09-29T14:58:00Z"/>
          <w:i/>
        </w:rPr>
      </w:pPr>
      <w:ins w:id="6299" w:author="Sean de Noronha | DRG" w:date="2026-09-29T16:58:00Z" w16du:dateUtc="2026-09-29T14:58:00Z">
        <w:r>
          <w:rPr>
            <w:i/>
          </w:rPr>
          <w:t>Table D.1 – Proposed measurements for the laboratory tests.</w:t>
        </w:r>
      </w:ins>
    </w:p>
    <w:p w14:paraId="5E000204" w14:textId="77777777" w:rsidR="00C60D85" w:rsidRDefault="00000000">
      <w:pPr>
        <w:pStyle w:val="CSAAppendix2"/>
        <w:rPr>
          <w:ins w:id="6300" w:author="Sean de Noronha | DRG" w:date="2026-09-29T16:58:00Z" w16du:dateUtc="2026-09-29T14:58:00Z"/>
        </w:rPr>
      </w:pPr>
      <w:ins w:id="6301" w:author="Sean de Noronha | DRG" w:date="2026-09-29T16:58:00Z" w16du:dateUtc="2026-09-29T14:58:00Z">
        <w:r>
          <w:t>Test arrangement</w:t>
        </w:r>
      </w:ins>
    </w:p>
    <w:p w14:paraId="5E000205" w14:textId="77777777" w:rsidR="00C60D85" w:rsidRDefault="00000000">
      <w:pPr>
        <w:rPr>
          <w:ins w:id="6302" w:author="Sean de Noronha | DRG" w:date="2026-09-29T16:58:00Z" w16du:dateUtc="2026-09-29T14:58:00Z"/>
        </w:rPr>
      </w:pPr>
      <w:ins w:id="6303" w:author="Sean de Noronha | DRG" w:date="2026-09-29T16:58:00Z" w16du:dateUtc="2026-09-29T14:58:00Z">
        <w:r>
          <w:t>Flow tests on straight specimens use a development length upstream of the first tap of at least the laminar entrance length, about 0.06·</w:t>
        </w:r>
        <w:r>
          <w:rPr>
            <w:i/>
          </w:rPr>
          <w:t>Re</w:t>
        </w:r>
        <w:r>
          <w:t>·</w:t>
        </w:r>
        <w:r>
          <w:rPr>
            <w:i/>
          </w:rPr>
          <w:t>D</w:t>
        </w:r>
        <w:r>
          <w:t>, and not less than 50 inside diameters, with at least 10 diameters downstream of the last tap. Pressure is measured at three or more tap stations, each a piezometer ring of four taps at 90°, so that a linear fall of pressure along the run can confirm developed flow. On CSST the taps are placed at the same phase of the corrugation at every station. Tap spacing is chosen so that the smallest differential pressure is at least 100 Pa. Table D.2 gives the proposed arrangement of each test.</w:t>
        </w:r>
      </w:ins>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D.2"/>
        <w:tblDescription w:val="Table D.2 – Proposed test arrangement."/>
      </w:tblPr>
      <w:tblGrid>
        <w:gridCol w:w="900"/>
        <w:gridCol w:w="8460"/>
      </w:tblGrid>
      <w:tr w:rsidR="00C60D85" w14:paraId="4B2F83E8" w14:textId="77777777">
        <w:trPr>
          <w:tblHeader/>
          <w:jc w:val="center"/>
          <w:ins w:id="6304" w:author="Sean de Noronha | DRG" w:date="2026-09-29T16:58:00Z"/>
        </w:trPr>
        <w:tc>
          <w:tcPr>
            <w:tcW w:w="900" w:type="dxa"/>
            <w:shd w:val="clear" w:color="auto" w:fill="F2F2F2"/>
            <w:vAlign w:val="center"/>
          </w:tcPr>
          <w:p w14:paraId="5E000206" w14:textId="77777777" w:rsidR="00C60D85" w:rsidRDefault="00000000">
            <w:pPr>
              <w:spacing w:after="0"/>
              <w:rPr>
                <w:ins w:id="6305" w:author="Sean de Noronha | DRG" w:date="2026-09-29T16:58:00Z" w16du:dateUtc="2026-09-29T14:58:00Z"/>
                <w:rFonts w:cs="Arial"/>
                <w:b/>
                <w:bCs/>
                <w:sz w:val="16"/>
                <w:szCs w:val="16"/>
              </w:rPr>
            </w:pPr>
            <w:ins w:id="6306" w:author="Sean de Noronha | DRG" w:date="2026-09-29T16:58:00Z" w16du:dateUtc="2026-09-29T14:58:00Z">
              <w:r>
                <w:rPr>
                  <w:rFonts w:cs="Arial"/>
                  <w:b/>
                  <w:bCs/>
                  <w:sz w:val="16"/>
                  <w:szCs w:val="16"/>
                </w:rPr>
                <w:lastRenderedPageBreak/>
                <w:t>Test</w:t>
              </w:r>
            </w:ins>
          </w:p>
        </w:tc>
        <w:tc>
          <w:tcPr>
            <w:tcW w:w="8460" w:type="dxa"/>
            <w:shd w:val="clear" w:color="auto" w:fill="F2F2F2"/>
            <w:vAlign w:val="center"/>
          </w:tcPr>
          <w:p w14:paraId="5E000207" w14:textId="77777777" w:rsidR="00C60D85" w:rsidRDefault="00000000">
            <w:pPr>
              <w:spacing w:after="0"/>
              <w:rPr>
                <w:ins w:id="6307" w:author="Sean de Noronha | DRG" w:date="2026-09-29T16:58:00Z" w16du:dateUtc="2026-09-29T14:58:00Z"/>
                <w:rFonts w:cs="Arial"/>
                <w:b/>
                <w:bCs/>
                <w:sz w:val="16"/>
                <w:szCs w:val="16"/>
              </w:rPr>
            </w:pPr>
            <w:ins w:id="6308" w:author="Sean de Noronha | DRG" w:date="2026-09-29T16:58:00Z" w16du:dateUtc="2026-09-29T14:58:00Z">
              <w:r>
                <w:rPr>
                  <w:rFonts w:cs="Arial"/>
                  <w:b/>
                  <w:bCs/>
                  <w:sz w:val="16"/>
                  <w:szCs w:val="16"/>
                </w:rPr>
                <w:t>Arrangement</w:t>
              </w:r>
            </w:ins>
          </w:p>
        </w:tc>
      </w:tr>
      <w:tr w:rsidR="00C60D85" w14:paraId="78E44A52" w14:textId="77777777">
        <w:trPr>
          <w:jc w:val="center"/>
          <w:ins w:id="6309" w:author="Sean de Noronha | DRG" w:date="2026-09-29T16:58:00Z"/>
        </w:trPr>
        <w:tc>
          <w:tcPr>
            <w:tcW w:w="900" w:type="dxa"/>
            <w:vAlign w:val="center"/>
          </w:tcPr>
          <w:p w14:paraId="5E000208" w14:textId="77777777" w:rsidR="00C60D85" w:rsidRDefault="00000000">
            <w:pPr>
              <w:spacing w:after="0"/>
              <w:rPr>
                <w:ins w:id="6310" w:author="Sean de Noronha | DRG" w:date="2026-09-29T16:58:00Z" w16du:dateUtc="2026-09-29T14:58:00Z"/>
                <w:rFonts w:cs="Arial"/>
                <w:sz w:val="16"/>
                <w:szCs w:val="16"/>
              </w:rPr>
            </w:pPr>
            <w:ins w:id="6311" w:author="Sean de Noronha | DRG" w:date="2026-09-29T16:58:00Z" w16du:dateUtc="2026-09-29T14:58:00Z">
              <w:r>
                <w:rPr>
                  <w:rFonts w:cs="Arial"/>
                  <w:sz w:val="16"/>
                  <w:szCs w:val="16"/>
                </w:rPr>
                <w:t>T1</w:t>
              </w:r>
            </w:ins>
          </w:p>
        </w:tc>
        <w:tc>
          <w:tcPr>
            <w:tcW w:w="8460" w:type="dxa"/>
            <w:vAlign w:val="center"/>
          </w:tcPr>
          <w:p w14:paraId="5E000209" w14:textId="77777777" w:rsidR="00C60D85" w:rsidRDefault="00000000">
            <w:pPr>
              <w:spacing w:after="0"/>
              <w:rPr>
                <w:ins w:id="6312" w:author="Sean de Noronha | DRG" w:date="2026-09-29T16:58:00Z" w16du:dateUtc="2026-09-29T14:58:00Z"/>
                <w:rFonts w:cs="Arial"/>
                <w:sz w:val="16"/>
                <w:szCs w:val="16"/>
              </w:rPr>
            </w:pPr>
            <w:ins w:id="6313" w:author="Sean de Noronha | DRG" w:date="2026-09-29T16:58:00Z" w16du:dateUtc="2026-09-29T14:58:00Z">
              <w:r>
                <w:rPr>
                  <w:rFonts w:cs="Arial"/>
                  <w:sz w:val="16"/>
                  <w:szCs w:val="16"/>
                </w:rPr>
                <w:t>Straight runs of EHD 13, 18, 23 and 31 with three or more tap stations, outlet to atmosphere</w:t>
              </w:r>
            </w:ins>
          </w:p>
        </w:tc>
      </w:tr>
      <w:tr w:rsidR="00C60D85" w14:paraId="69043355" w14:textId="77777777">
        <w:trPr>
          <w:jc w:val="center"/>
          <w:ins w:id="6314" w:author="Sean de Noronha | DRG" w:date="2026-09-29T16:58:00Z"/>
        </w:trPr>
        <w:tc>
          <w:tcPr>
            <w:tcW w:w="900" w:type="dxa"/>
            <w:vAlign w:val="center"/>
          </w:tcPr>
          <w:p w14:paraId="5E00020A" w14:textId="77777777" w:rsidR="00C60D85" w:rsidRDefault="00000000">
            <w:pPr>
              <w:spacing w:after="0"/>
              <w:rPr>
                <w:ins w:id="6315" w:author="Sean de Noronha | DRG" w:date="2026-09-29T16:58:00Z" w16du:dateUtc="2026-09-29T14:58:00Z"/>
                <w:rFonts w:cs="Arial"/>
                <w:sz w:val="16"/>
                <w:szCs w:val="16"/>
              </w:rPr>
            </w:pPr>
            <w:ins w:id="6316" w:author="Sean de Noronha | DRG" w:date="2026-09-29T16:58:00Z" w16du:dateUtc="2026-09-29T14:58:00Z">
              <w:r>
                <w:rPr>
                  <w:rFonts w:cs="Arial"/>
                  <w:sz w:val="16"/>
                  <w:szCs w:val="16"/>
                </w:rPr>
                <w:t>T2</w:t>
              </w:r>
            </w:ins>
          </w:p>
        </w:tc>
        <w:tc>
          <w:tcPr>
            <w:tcW w:w="8460" w:type="dxa"/>
            <w:vAlign w:val="center"/>
          </w:tcPr>
          <w:p w14:paraId="5E00020B" w14:textId="77777777" w:rsidR="00C60D85" w:rsidRDefault="00000000">
            <w:pPr>
              <w:spacing w:after="0"/>
              <w:rPr>
                <w:ins w:id="6317" w:author="Sean de Noronha | DRG" w:date="2026-09-29T16:58:00Z" w16du:dateUtc="2026-09-29T14:58:00Z"/>
                <w:rFonts w:cs="Arial"/>
                <w:sz w:val="16"/>
                <w:szCs w:val="16"/>
              </w:rPr>
            </w:pPr>
            <w:ins w:id="6318" w:author="Sean de Noronha | DRG" w:date="2026-09-29T16:58:00Z" w16du:dateUtc="2026-09-29T14:58:00Z">
              <w:r>
                <w:rPr>
                  <w:rFonts w:cs="Arial"/>
                  <w:sz w:val="16"/>
                  <w:szCs w:val="16"/>
                </w:rPr>
                <w:t>The 1996 lengths of 30 to 240 ft, arranged as in the original test</w:t>
              </w:r>
            </w:ins>
          </w:p>
        </w:tc>
      </w:tr>
      <w:tr w:rsidR="00C60D85" w14:paraId="61323458" w14:textId="77777777">
        <w:trPr>
          <w:jc w:val="center"/>
          <w:ins w:id="6319" w:author="Sean de Noronha | DRG" w:date="2026-09-29T16:58:00Z"/>
        </w:trPr>
        <w:tc>
          <w:tcPr>
            <w:tcW w:w="900" w:type="dxa"/>
            <w:vAlign w:val="center"/>
          </w:tcPr>
          <w:p w14:paraId="5E00020C" w14:textId="77777777" w:rsidR="00C60D85" w:rsidRDefault="00000000">
            <w:pPr>
              <w:spacing w:after="0"/>
              <w:rPr>
                <w:ins w:id="6320" w:author="Sean de Noronha | DRG" w:date="2026-09-29T16:58:00Z" w16du:dateUtc="2026-09-29T14:58:00Z"/>
                <w:rFonts w:cs="Arial"/>
                <w:sz w:val="16"/>
                <w:szCs w:val="16"/>
              </w:rPr>
            </w:pPr>
            <w:ins w:id="6321" w:author="Sean de Noronha | DRG" w:date="2026-09-29T16:58:00Z" w16du:dateUtc="2026-09-29T14:58:00Z">
              <w:r>
                <w:rPr>
                  <w:rFonts w:cs="Arial"/>
                  <w:sz w:val="16"/>
                  <w:szCs w:val="16"/>
                </w:rPr>
                <w:t>T3</w:t>
              </w:r>
            </w:ins>
          </w:p>
        </w:tc>
        <w:tc>
          <w:tcPr>
            <w:tcW w:w="8460" w:type="dxa"/>
            <w:vAlign w:val="center"/>
          </w:tcPr>
          <w:p w14:paraId="5E00020D" w14:textId="77777777" w:rsidR="00C60D85" w:rsidRDefault="00000000">
            <w:pPr>
              <w:spacing w:after="0"/>
              <w:rPr>
                <w:ins w:id="6322" w:author="Sean de Noronha | DRG" w:date="2026-09-29T16:58:00Z" w16du:dateUtc="2026-09-29T14:58:00Z"/>
                <w:rFonts w:cs="Arial"/>
                <w:sz w:val="16"/>
                <w:szCs w:val="16"/>
              </w:rPr>
            </w:pPr>
            <w:ins w:id="6323" w:author="Sean de Noronha | DRG" w:date="2026-09-29T16:58:00Z" w16du:dateUtc="2026-09-29T14:58:00Z">
              <w:r>
                <w:rPr>
                  <w:rFonts w:cs="Arial"/>
                  <w:sz w:val="16"/>
                  <w:szCs w:val="16"/>
                </w:rPr>
                <w:t>Straight Schedule 40 steel, NPS ½, ¾ and 1, with three or more tap stations, outlet to atmosphere; three repeats at five of the points</w:t>
              </w:r>
            </w:ins>
          </w:p>
        </w:tc>
      </w:tr>
      <w:tr w:rsidR="00C60D85" w14:paraId="5E0F0675" w14:textId="77777777">
        <w:trPr>
          <w:jc w:val="center"/>
          <w:ins w:id="6324" w:author="Sean de Noronha | DRG" w:date="2026-09-29T16:58:00Z"/>
        </w:trPr>
        <w:tc>
          <w:tcPr>
            <w:tcW w:w="900" w:type="dxa"/>
            <w:vAlign w:val="center"/>
          </w:tcPr>
          <w:p w14:paraId="5E00020E" w14:textId="77777777" w:rsidR="00C60D85" w:rsidRDefault="00000000">
            <w:pPr>
              <w:spacing w:after="0"/>
              <w:rPr>
                <w:ins w:id="6325" w:author="Sean de Noronha | DRG" w:date="2026-09-29T16:58:00Z" w16du:dateUtc="2026-09-29T14:58:00Z"/>
                <w:rFonts w:cs="Arial"/>
                <w:sz w:val="16"/>
                <w:szCs w:val="16"/>
              </w:rPr>
            </w:pPr>
            <w:ins w:id="6326" w:author="Sean de Noronha | DRG" w:date="2026-09-29T16:58:00Z" w16du:dateUtc="2026-09-29T14:58:00Z">
              <w:r>
                <w:rPr>
                  <w:rFonts w:cs="Arial"/>
                  <w:sz w:val="16"/>
                  <w:szCs w:val="16"/>
                </w:rPr>
                <w:t>T4</w:t>
              </w:r>
            </w:ins>
          </w:p>
        </w:tc>
        <w:tc>
          <w:tcPr>
            <w:tcW w:w="8460" w:type="dxa"/>
            <w:vAlign w:val="center"/>
          </w:tcPr>
          <w:p w14:paraId="5E00020F" w14:textId="77777777" w:rsidR="00C60D85" w:rsidRDefault="00000000">
            <w:pPr>
              <w:spacing w:after="0"/>
              <w:rPr>
                <w:ins w:id="6327" w:author="Sean de Noronha | DRG" w:date="2026-09-29T16:58:00Z" w16du:dateUtc="2026-09-29T14:58:00Z"/>
                <w:rFonts w:cs="Arial"/>
                <w:sz w:val="16"/>
                <w:szCs w:val="16"/>
              </w:rPr>
            </w:pPr>
            <w:ins w:id="6328" w:author="Sean de Noronha | DRG" w:date="2026-09-29T16:58:00Z" w16du:dateUtc="2026-09-29T14:58:00Z">
              <w:r>
                <w:rPr>
                  <w:rFonts w:cs="Arial"/>
                  <w:sz w:val="16"/>
                  <w:szCs w:val="16"/>
                </w:rPr>
                <w:t>LC 1 lengths of 30, 50, 80, 100, 150, 200 and 250 ft, with four 90° bends spaced 7 ft (2.1 m) apart and two end fittings</w:t>
              </w:r>
            </w:ins>
          </w:p>
        </w:tc>
      </w:tr>
      <w:tr w:rsidR="00C60D85" w14:paraId="0177A554" w14:textId="77777777">
        <w:trPr>
          <w:jc w:val="center"/>
          <w:ins w:id="6329" w:author="Sean de Noronha | DRG" w:date="2026-09-29T16:58:00Z"/>
        </w:trPr>
        <w:tc>
          <w:tcPr>
            <w:tcW w:w="900" w:type="dxa"/>
            <w:vAlign w:val="center"/>
          </w:tcPr>
          <w:p w14:paraId="5E000210" w14:textId="77777777" w:rsidR="00C60D85" w:rsidRDefault="00000000">
            <w:pPr>
              <w:spacing w:after="0"/>
              <w:rPr>
                <w:ins w:id="6330" w:author="Sean de Noronha | DRG" w:date="2026-09-29T16:58:00Z" w16du:dateUtc="2026-09-29T14:58:00Z"/>
                <w:rFonts w:cs="Arial"/>
                <w:sz w:val="16"/>
                <w:szCs w:val="16"/>
              </w:rPr>
            </w:pPr>
            <w:ins w:id="6331" w:author="Sean de Noronha | DRG" w:date="2026-09-29T16:58:00Z" w16du:dateUtc="2026-09-29T14:58:00Z">
              <w:r>
                <w:rPr>
                  <w:rFonts w:cs="Arial"/>
                  <w:sz w:val="16"/>
                  <w:szCs w:val="16"/>
                </w:rPr>
                <w:t>T5</w:t>
              </w:r>
            </w:ins>
          </w:p>
        </w:tc>
        <w:tc>
          <w:tcPr>
            <w:tcW w:w="8460" w:type="dxa"/>
            <w:vAlign w:val="center"/>
          </w:tcPr>
          <w:p w14:paraId="5E000211" w14:textId="77777777" w:rsidR="00C60D85" w:rsidRDefault="00000000">
            <w:pPr>
              <w:spacing w:after="0"/>
              <w:rPr>
                <w:ins w:id="6332" w:author="Sean de Noronha | DRG" w:date="2026-09-29T16:58:00Z" w16du:dateUtc="2026-09-29T14:58:00Z"/>
                <w:rFonts w:cs="Arial"/>
                <w:sz w:val="16"/>
                <w:szCs w:val="16"/>
              </w:rPr>
            </w:pPr>
            <w:ins w:id="6333" w:author="Sean de Noronha | DRG" w:date="2026-09-29T16:58:00Z" w16du:dateUtc="2026-09-29T14:58:00Z">
              <w:r>
                <w:rPr>
                  <w:rFonts w:cs="Arial"/>
                  <w:sz w:val="16"/>
                  <w:szCs w:val="16"/>
                </w:rPr>
                <w:t>Single fittings between straight runs, with taps upstream and downstream</w:t>
              </w:r>
            </w:ins>
          </w:p>
        </w:tc>
      </w:tr>
      <w:tr w:rsidR="00C60D85" w14:paraId="660E2D6D" w14:textId="77777777">
        <w:trPr>
          <w:jc w:val="center"/>
          <w:ins w:id="6334" w:author="Sean de Noronha | DRG" w:date="2026-09-29T16:58:00Z"/>
        </w:trPr>
        <w:tc>
          <w:tcPr>
            <w:tcW w:w="900" w:type="dxa"/>
            <w:vAlign w:val="center"/>
          </w:tcPr>
          <w:p w14:paraId="5E000212" w14:textId="77777777" w:rsidR="00C60D85" w:rsidRDefault="00000000">
            <w:pPr>
              <w:spacing w:after="0"/>
              <w:rPr>
                <w:ins w:id="6335" w:author="Sean de Noronha | DRG" w:date="2026-09-29T16:58:00Z" w16du:dateUtc="2026-09-29T14:58:00Z"/>
                <w:rFonts w:cs="Arial"/>
                <w:sz w:val="16"/>
                <w:szCs w:val="16"/>
              </w:rPr>
            </w:pPr>
            <w:ins w:id="6336" w:author="Sean de Noronha | DRG" w:date="2026-09-29T16:58:00Z" w16du:dateUtc="2026-09-29T14:58:00Z">
              <w:r>
                <w:rPr>
                  <w:rFonts w:cs="Arial"/>
                  <w:sz w:val="16"/>
                  <w:szCs w:val="16"/>
                </w:rPr>
                <w:t>T6</w:t>
              </w:r>
            </w:ins>
          </w:p>
        </w:tc>
        <w:tc>
          <w:tcPr>
            <w:tcW w:w="8460" w:type="dxa"/>
            <w:vAlign w:val="center"/>
          </w:tcPr>
          <w:p w14:paraId="5E000213" w14:textId="77777777" w:rsidR="00C60D85" w:rsidRDefault="00000000">
            <w:pPr>
              <w:spacing w:after="0"/>
              <w:rPr>
                <w:ins w:id="6337" w:author="Sean de Noronha | DRG" w:date="2026-09-29T16:58:00Z" w16du:dateUtc="2026-09-29T14:58:00Z"/>
                <w:rFonts w:cs="Arial"/>
                <w:sz w:val="16"/>
                <w:szCs w:val="16"/>
              </w:rPr>
            </w:pPr>
            <w:ins w:id="6338" w:author="Sean de Noronha | DRG" w:date="2026-09-29T16:58:00Z" w16du:dateUtc="2026-09-29T14:58:00Z">
              <w:r>
                <w:rPr>
                  <w:rFonts w:cs="Arial"/>
                  <w:sz w:val="16"/>
                  <w:szCs w:val="16"/>
                </w:rPr>
                <w:t>CSST and steel runs with fittings in an acoustically treated room, velocity stepped until tonal noise appears</w:t>
              </w:r>
            </w:ins>
          </w:p>
        </w:tc>
      </w:tr>
    </w:tbl>
    <w:p w14:paraId="5E000214" w14:textId="77777777" w:rsidR="00C60D85" w:rsidRDefault="00000000">
      <w:pPr>
        <w:rPr>
          <w:ins w:id="6339" w:author="Sean de Noronha | DRG" w:date="2026-09-29T16:58:00Z" w16du:dateUtc="2026-09-29T14:58:00Z"/>
          <w:i/>
        </w:rPr>
      </w:pPr>
      <w:ins w:id="6340" w:author="Sean de Noronha | DRG" w:date="2026-09-29T16:58:00Z" w16du:dateUtc="2026-09-29T14:58:00Z">
        <w:r>
          <w:rPr>
            <w:i/>
          </w:rPr>
          <w:t>Table D.2 – Proposed test arrangement.</w:t>
        </w:r>
      </w:ins>
    </w:p>
    <w:p w14:paraId="5E000215" w14:textId="77777777" w:rsidR="00C60D85" w:rsidRDefault="00000000">
      <w:pPr>
        <w:pStyle w:val="CSAAppendix2"/>
        <w:rPr>
          <w:ins w:id="6341" w:author="Sean de Noronha | DRG" w:date="2026-09-29T16:58:00Z" w16du:dateUtc="2026-09-29T14:58:00Z"/>
        </w:rPr>
      </w:pPr>
      <w:ins w:id="6342" w:author="Sean de Noronha | DRG" w:date="2026-09-29T16:58:00Z" w16du:dateUtc="2026-09-29T14:58:00Z">
        <w:r>
          <w:t>Test matrix</w:t>
        </w:r>
      </w:ins>
    </w:p>
    <w:p w14:paraId="5E000216" w14:textId="77777777" w:rsidR="00C60D85" w:rsidRDefault="00000000">
      <w:pPr>
        <w:rPr>
          <w:ins w:id="6343" w:author="Sean de Noronha | DRG" w:date="2026-09-29T16:58:00Z" w16du:dateUtc="2026-09-29T14:58:00Z"/>
        </w:rPr>
      </w:pPr>
      <w:ins w:id="6344" w:author="Sean de Noronha | DRG" w:date="2026-09-29T16:58:00Z" w16du:dateUtc="2026-09-29T14:58:00Z">
        <w:r>
          <w:t xml:space="preserve">Table D.3 gives the test matrix, one row per measurement point. Target Reynolds numbers are on the inside diameter for steel and on </w:t>
        </w:r>
        <w:proofErr w:type="spellStart"/>
        <w:r>
          <w:rPr>
            <w:i/>
          </w:rPr>
          <w:t>D</w:t>
        </w:r>
        <w:r>
          <w:rPr>
            <w:vertAlign w:val="subscript"/>
          </w:rPr>
          <w:t>eff</w:t>
        </w:r>
        <w:proofErr w:type="spellEnd"/>
        <w:r>
          <w:t xml:space="preserve"> for CSST. Velocities and flows are planning values at 15.6 °C (60 °F) </w:t>
        </w:r>
        <w:commentRangeStart w:id="6345"/>
        <w:r>
          <w:t>and atmospheric outlet pressure</w:t>
        </w:r>
      </w:ins>
      <w:commentRangeEnd w:id="6345"/>
      <w:ins w:id="6346" w:author="Sean de Noronha | DRG" w:date="2026-09-30T11:55:00Z" w16du:dateUtc="2026-09-30T09:55:00Z">
        <w:r w:rsidR="00AF76A9">
          <w:rPr>
            <w:rStyle w:val="CommentReference"/>
          </w:rPr>
          <w:commentReference w:id="6345"/>
        </w:r>
      </w:ins>
      <w:ins w:id="6347" w:author="Sean de Noronha | DRG" w:date="2026-09-29T16:58:00Z" w16du:dateUtc="2026-09-29T14:58:00Z">
        <w:r>
          <w:t xml:space="preserve">, from the gas properties of the NIST </w:t>
        </w:r>
        <w:proofErr w:type="spellStart"/>
        <w:r>
          <w:t>WebBook</w:t>
        </w:r>
        <w:proofErr w:type="spellEnd"/>
        <w:r>
          <w:t xml:space="preserve"> [1]; the expected differential pressures over the tap spacing are from the Manufacturer C friction trend for CSST and from Churchill at </w:t>
        </w:r>
        <w:r>
          <w:rPr>
            <w:i/>
          </w:rPr>
          <w:t>ε</w:t>
        </w:r>
        <w:r>
          <w:t xml:space="preserve"> = 0.045 mm for steel. For T2 the flows are the 1996 values, and for T4 they are estimates from the same friction trend. The matrix is also supplied as a data file with the calculation scripts.</w:t>
        </w:r>
      </w:ins>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Caption w:val="Table D.3"/>
        <w:tblDescription w:val="Table D.3 – Test matrix. Priority 1 points come first within each test. Run: run length in ft (T2, T4) or tap spacing in m (T1, T3). ΔP: pressure drop over the run or tap spacing."/>
      </w:tblPr>
      <w:tblGrid>
        <w:gridCol w:w="560"/>
        <w:gridCol w:w="500"/>
        <w:gridCol w:w="660"/>
        <w:gridCol w:w="1920"/>
        <w:gridCol w:w="520"/>
        <w:gridCol w:w="900"/>
        <w:gridCol w:w="800"/>
        <w:gridCol w:w="880"/>
        <w:gridCol w:w="820"/>
        <w:gridCol w:w="1100"/>
        <w:gridCol w:w="700"/>
      </w:tblGrid>
      <w:tr w:rsidR="00C60D85" w14:paraId="48F1AB5B" w14:textId="77777777">
        <w:trPr>
          <w:tblHeader/>
          <w:jc w:val="center"/>
          <w:ins w:id="6348" w:author="Sean de Noronha | DRG" w:date="2026-09-29T16:58:00Z"/>
        </w:trPr>
        <w:tc>
          <w:tcPr>
            <w:tcW w:w="560" w:type="dxa"/>
            <w:shd w:val="clear" w:color="auto" w:fill="F2F2F2"/>
            <w:vAlign w:val="center"/>
          </w:tcPr>
          <w:p w14:paraId="5E000217" w14:textId="77777777" w:rsidR="00C60D85" w:rsidRDefault="00000000">
            <w:pPr>
              <w:spacing w:after="0"/>
              <w:rPr>
                <w:ins w:id="6349" w:author="Sean de Noronha | DRG" w:date="2026-09-29T16:58:00Z" w16du:dateUtc="2026-09-29T14:58:00Z"/>
                <w:rFonts w:cs="Arial"/>
                <w:b/>
                <w:bCs/>
                <w:sz w:val="13"/>
                <w:szCs w:val="13"/>
              </w:rPr>
            </w:pPr>
            <w:ins w:id="6350" w:author="Sean de Noronha | DRG" w:date="2026-09-29T16:58:00Z" w16du:dateUtc="2026-09-29T14:58:00Z">
              <w:r>
                <w:rPr>
                  <w:rFonts w:cs="Arial"/>
                  <w:b/>
                  <w:bCs/>
                  <w:sz w:val="13"/>
                  <w:szCs w:val="13"/>
                </w:rPr>
                <w:t>Point</w:t>
              </w:r>
            </w:ins>
          </w:p>
        </w:tc>
        <w:tc>
          <w:tcPr>
            <w:tcW w:w="500" w:type="dxa"/>
            <w:shd w:val="clear" w:color="auto" w:fill="F2F2F2"/>
            <w:vAlign w:val="center"/>
          </w:tcPr>
          <w:p w14:paraId="5E000218" w14:textId="77777777" w:rsidR="00C60D85" w:rsidRDefault="00000000">
            <w:pPr>
              <w:spacing w:after="0"/>
              <w:rPr>
                <w:ins w:id="6351" w:author="Sean de Noronha | DRG" w:date="2026-09-29T16:58:00Z" w16du:dateUtc="2026-09-29T14:58:00Z"/>
                <w:rFonts w:cs="Arial"/>
                <w:b/>
                <w:bCs/>
                <w:sz w:val="13"/>
                <w:szCs w:val="13"/>
              </w:rPr>
            </w:pPr>
            <w:ins w:id="6352" w:author="Sean de Noronha | DRG" w:date="2026-09-29T16:58:00Z" w16du:dateUtc="2026-09-29T14:58:00Z">
              <w:r>
                <w:rPr>
                  <w:rFonts w:cs="Arial"/>
                  <w:b/>
                  <w:bCs/>
                  <w:sz w:val="13"/>
                  <w:szCs w:val="13"/>
                </w:rPr>
                <w:t>Test</w:t>
              </w:r>
            </w:ins>
          </w:p>
        </w:tc>
        <w:tc>
          <w:tcPr>
            <w:tcW w:w="660" w:type="dxa"/>
            <w:shd w:val="clear" w:color="auto" w:fill="F2F2F2"/>
            <w:vAlign w:val="center"/>
          </w:tcPr>
          <w:p w14:paraId="5E000219" w14:textId="77777777" w:rsidR="00C60D85" w:rsidRDefault="00000000">
            <w:pPr>
              <w:spacing w:after="0"/>
              <w:rPr>
                <w:ins w:id="6353" w:author="Sean de Noronha | DRG" w:date="2026-09-29T16:58:00Z" w16du:dateUtc="2026-09-29T14:58:00Z"/>
                <w:rFonts w:cs="Arial"/>
                <w:b/>
                <w:bCs/>
                <w:sz w:val="13"/>
                <w:szCs w:val="13"/>
              </w:rPr>
            </w:pPr>
            <w:ins w:id="6354" w:author="Sean de Noronha | DRG" w:date="2026-09-29T16:58:00Z" w16du:dateUtc="2026-09-29T14:58:00Z">
              <w:r>
                <w:rPr>
                  <w:rFonts w:cs="Arial"/>
                  <w:b/>
                  <w:bCs/>
                  <w:sz w:val="13"/>
                  <w:szCs w:val="13"/>
                </w:rPr>
                <w:t>Priority</w:t>
              </w:r>
            </w:ins>
          </w:p>
        </w:tc>
        <w:tc>
          <w:tcPr>
            <w:tcW w:w="1920" w:type="dxa"/>
            <w:shd w:val="clear" w:color="auto" w:fill="F2F2F2"/>
            <w:vAlign w:val="center"/>
          </w:tcPr>
          <w:p w14:paraId="5E00021A" w14:textId="77777777" w:rsidR="00C60D85" w:rsidRDefault="00000000">
            <w:pPr>
              <w:spacing w:after="0"/>
              <w:rPr>
                <w:ins w:id="6355" w:author="Sean de Noronha | DRG" w:date="2026-09-29T16:58:00Z" w16du:dateUtc="2026-09-29T14:58:00Z"/>
                <w:rFonts w:cs="Arial"/>
                <w:b/>
                <w:bCs/>
                <w:sz w:val="13"/>
                <w:szCs w:val="13"/>
              </w:rPr>
            </w:pPr>
            <w:ins w:id="6356" w:author="Sean de Noronha | DRG" w:date="2026-09-29T16:58:00Z" w16du:dateUtc="2026-09-29T14:58:00Z">
              <w:r>
                <w:rPr>
                  <w:rFonts w:cs="Arial"/>
                  <w:b/>
                  <w:bCs/>
                  <w:sz w:val="13"/>
                  <w:szCs w:val="13"/>
                </w:rPr>
                <w:t>Specimen</w:t>
              </w:r>
            </w:ins>
          </w:p>
        </w:tc>
        <w:tc>
          <w:tcPr>
            <w:tcW w:w="520" w:type="dxa"/>
            <w:shd w:val="clear" w:color="auto" w:fill="F2F2F2"/>
            <w:vAlign w:val="center"/>
          </w:tcPr>
          <w:p w14:paraId="5E00021B" w14:textId="77777777" w:rsidR="00C60D85" w:rsidRDefault="00000000">
            <w:pPr>
              <w:spacing w:after="0"/>
              <w:rPr>
                <w:ins w:id="6357" w:author="Sean de Noronha | DRG" w:date="2026-09-29T16:58:00Z" w16du:dateUtc="2026-09-29T14:58:00Z"/>
                <w:rFonts w:cs="Arial"/>
                <w:b/>
                <w:bCs/>
                <w:sz w:val="13"/>
                <w:szCs w:val="13"/>
              </w:rPr>
            </w:pPr>
            <w:ins w:id="6358" w:author="Sean de Noronha | DRG" w:date="2026-09-29T16:58:00Z" w16du:dateUtc="2026-09-29T14:58:00Z">
              <w:r>
                <w:rPr>
                  <w:rFonts w:cs="Arial"/>
                  <w:b/>
                  <w:bCs/>
                  <w:sz w:val="13"/>
                  <w:szCs w:val="13"/>
                </w:rPr>
                <w:t>Gas</w:t>
              </w:r>
            </w:ins>
          </w:p>
        </w:tc>
        <w:tc>
          <w:tcPr>
            <w:tcW w:w="900" w:type="dxa"/>
            <w:shd w:val="clear" w:color="auto" w:fill="F2F2F2"/>
            <w:vAlign w:val="center"/>
          </w:tcPr>
          <w:p w14:paraId="5E00021C" w14:textId="77777777" w:rsidR="00C60D85" w:rsidRDefault="00000000">
            <w:pPr>
              <w:spacing w:after="0"/>
              <w:rPr>
                <w:ins w:id="6359" w:author="Sean de Noronha | DRG" w:date="2026-09-29T16:58:00Z" w16du:dateUtc="2026-09-29T14:58:00Z"/>
                <w:rFonts w:cs="Arial"/>
                <w:b/>
                <w:bCs/>
                <w:sz w:val="13"/>
                <w:szCs w:val="13"/>
              </w:rPr>
            </w:pPr>
            <w:ins w:id="6360" w:author="Sean de Noronha | DRG" w:date="2026-09-29T16:58:00Z" w16du:dateUtc="2026-09-29T14:58:00Z">
              <w:r>
                <w:rPr>
                  <w:rFonts w:cs="Arial"/>
                  <w:b/>
                  <w:bCs/>
                  <w:sz w:val="13"/>
                  <w:szCs w:val="13"/>
                </w:rPr>
                <w:t xml:space="preserve">Target </w:t>
              </w:r>
              <w:r>
                <w:rPr>
                  <w:rFonts w:cs="Arial"/>
                  <w:b/>
                  <w:bCs/>
                  <w:i/>
                  <w:sz w:val="13"/>
                  <w:szCs w:val="13"/>
                </w:rPr>
                <w:t>Re</w:t>
              </w:r>
            </w:ins>
          </w:p>
        </w:tc>
        <w:tc>
          <w:tcPr>
            <w:tcW w:w="800" w:type="dxa"/>
            <w:shd w:val="clear" w:color="auto" w:fill="F2F2F2"/>
            <w:vAlign w:val="center"/>
          </w:tcPr>
          <w:p w14:paraId="5E00021D" w14:textId="77777777" w:rsidR="00C60D85" w:rsidRDefault="00000000">
            <w:pPr>
              <w:spacing w:after="0"/>
              <w:rPr>
                <w:ins w:id="6361" w:author="Sean de Noronha | DRG" w:date="2026-09-29T16:58:00Z" w16du:dateUtc="2026-09-29T14:58:00Z"/>
                <w:rFonts w:cs="Arial"/>
                <w:b/>
                <w:bCs/>
                <w:sz w:val="13"/>
                <w:szCs w:val="13"/>
              </w:rPr>
            </w:pPr>
            <w:ins w:id="6362" w:author="Sean de Noronha | DRG" w:date="2026-09-29T16:58:00Z" w16du:dateUtc="2026-09-29T14:58:00Z">
              <w:r>
                <w:rPr>
                  <w:rFonts w:cs="Arial"/>
                  <w:b/>
                  <w:bCs/>
                  <w:sz w:val="13"/>
                  <w:szCs w:val="13"/>
                </w:rPr>
                <w:t>Run</w:t>
              </w:r>
            </w:ins>
          </w:p>
        </w:tc>
        <w:tc>
          <w:tcPr>
            <w:tcW w:w="880" w:type="dxa"/>
            <w:shd w:val="clear" w:color="auto" w:fill="F2F2F2"/>
            <w:vAlign w:val="center"/>
          </w:tcPr>
          <w:p w14:paraId="5E00021E" w14:textId="77777777" w:rsidR="00C60D85" w:rsidRDefault="00000000">
            <w:pPr>
              <w:spacing w:after="0"/>
              <w:rPr>
                <w:ins w:id="6363" w:author="Sean de Noronha | DRG" w:date="2026-09-29T16:58:00Z" w16du:dateUtc="2026-09-29T14:58:00Z"/>
                <w:rFonts w:cs="Arial"/>
                <w:b/>
                <w:bCs/>
                <w:sz w:val="13"/>
                <w:szCs w:val="13"/>
              </w:rPr>
            </w:pPr>
            <w:ins w:id="6364" w:author="Sean de Noronha | DRG" w:date="2026-09-29T16:58:00Z" w16du:dateUtc="2026-09-29T14:58:00Z">
              <w:r>
                <w:rPr>
                  <w:rFonts w:cs="Arial"/>
                  <w:b/>
                  <w:bCs/>
                  <w:sz w:val="13"/>
                  <w:szCs w:val="13"/>
                </w:rPr>
                <w:t>Inlet (kPa gauge)</w:t>
              </w:r>
            </w:ins>
          </w:p>
        </w:tc>
        <w:tc>
          <w:tcPr>
            <w:tcW w:w="820" w:type="dxa"/>
            <w:shd w:val="clear" w:color="auto" w:fill="F2F2F2"/>
            <w:vAlign w:val="center"/>
          </w:tcPr>
          <w:p w14:paraId="5E00021F" w14:textId="77777777" w:rsidR="00C60D85" w:rsidRDefault="00000000">
            <w:pPr>
              <w:spacing w:after="0"/>
              <w:rPr>
                <w:ins w:id="6365" w:author="Sean de Noronha | DRG" w:date="2026-09-29T16:58:00Z" w16du:dateUtc="2026-09-29T14:58:00Z"/>
                <w:rFonts w:cs="Arial"/>
                <w:b/>
                <w:bCs/>
                <w:sz w:val="13"/>
                <w:szCs w:val="13"/>
              </w:rPr>
            </w:pPr>
            <w:ins w:id="6366" w:author="Sean de Noronha | DRG" w:date="2026-09-29T16:58:00Z" w16du:dateUtc="2026-09-29T14:58:00Z">
              <w:r>
                <w:rPr>
                  <w:rFonts w:cs="Arial"/>
                  <w:b/>
                  <w:bCs/>
                  <w:sz w:val="13"/>
                  <w:szCs w:val="13"/>
                </w:rPr>
                <w:t>Δ</w:t>
              </w:r>
              <w:r>
                <w:rPr>
                  <w:rFonts w:cs="Arial"/>
                  <w:b/>
                  <w:bCs/>
                  <w:i/>
                  <w:sz w:val="13"/>
                  <w:szCs w:val="13"/>
                </w:rPr>
                <w:t>P</w:t>
              </w:r>
              <w:r>
                <w:rPr>
                  <w:rFonts w:cs="Arial"/>
                  <w:b/>
                  <w:bCs/>
                  <w:sz w:val="13"/>
                  <w:szCs w:val="13"/>
                </w:rPr>
                <w:t xml:space="preserve"> (Pa)</w:t>
              </w:r>
            </w:ins>
          </w:p>
        </w:tc>
        <w:tc>
          <w:tcPr>
            <w:tcW w:w="1100" w:type="dxa"/>
            <w:shd w:val="clear" w:color="auto" w:fill="F2F2F2"/>
            <w:vAlign w:val="center"/>
          </w:tcPr>
          <w:p w14:paraId="5E000220" w14:textId="77777777" w:rsidR="00C60D85" w:rsidRDefault="00000000">
            <w:pPr>
              <w:spacing w:after="0"/>
              <w:rPr>
                <w:ins w:id="6367" w:author="Sean de Noronha | DRG" w:date="2026-09-29T16:58:00Z" w16du:dateUtc="2026-09-29T14:58:00Z"/>
                <w:rFonts w:cs="Arial"/>
                <w:b/>
                <w:bCs/>
                <w:sz w:val="13"/>
                <w:szCs w:val="13"/>
              </w:rPr>
            </w:pPr>
            <w:ins w:id="6368" w:author="Sean de Noronha | DRG" w:date="2026-09-29T16:58:00Z" w16du:dateUtc="2026-09-29T14:58:00Z">
              <w:r>
                <w:rPr>
                  <w:rFonts w:cs="Arial"/>
                  <w:b/>
                  <w:bCs/>
                  <w:sz w:val="13"/>
                  <w:szCs w:val="13"/>
                </w:rPr>
                <w:t>Flow, std L/min (SCFH)</w:t>
              </w:r>
            </w:ins>
          </w:p>
        </w:tc>
        <w:tc>
          <w:tcPr>
            <w:tcW w:w="700" w:type="dxa"/>
            <w:shd w:val="clear" w:color="auto" w:fill="F2F2F2"/>
            <w:vAlign w:val="center"/>
          </w:tcPr>
          <w:p w14:paraId="5E000221" w14:textId="77777777" w:rsidR="00C60D85" w:rsidRDefault="00000000">
            <w:pPr>
              <w:spacing w:after="0"/>
              <w:rPr>
                <w:ins w:id="6369" w:author="Sean de Noronha | DRG" w:date="2026-09-29T16:58:00Z" w16du:dateUtc="2026-09-29T14:58:00Z"/>
                <w:rFonts w:cs="Arial"/>
                <w:b/>
                <w:bCs/>
                <w:sz w:val="13"/>
                <w:szCs w:val="13"/>
              </w:rPr>
            </w:pPr>
            <w:ins w:id="6370" w:author="Sean de Noronha | DRG" w:date="2026-09-29T16:58:00Z" w16du:dateUtc="2026-09-29T14:58:00Z">
              <w:r>
                <w:rPr>
                  <w:rFonts w:cs="Arial"/>
                  <w:b/>
                  <w:bCs/>
                  <w:sz w:val="13"/>
                  <w:szCs w:val="13"/>
                </w:rPr>
                <w:t>Velocity (m/s)</w:t>
              </w:r>
            </w:ins>
          </w:p>
        </w:tc>
      </w:tr>
      <w:tr w:rsidR="00C60D85" w14:paraId="7A47918E" w14:textId="77777777">
        <w:trPr>
          <w:jc w:val="center"/>
          <w:ins w:id="6371" w:author="Sean de Noronha | DRG" w:date="2026-09-29T16:58:00Z"/>
        </w:trPr>
        <w:tc>
          <w:tcPr>
            <w:tcW w:w="560" w:type="dxa"/>
            <w:vAlign w:val="center"/>
          </w:tcPr>
          <w:p w14:paraId="5E000222" w14:textId="77777777" w:rsidR="00C60D85" w:rsidRDefault="00000000">
            <w:pPr>
              <w:spacing w:after="0"/>
              <w:rPr>
                <w:ins w:id="6372" w:author="Sean de Noronha | DRG" w:date="2026-09-29T16:58:00Z" w16du:dateUtc="2026-09-29T14:58:00Z"/>
                <w:rFonts w:cs="Arial"/>
                <w:sz w:val="13"/>
                <w:szCs w:val="13"/>
              </w:rPr>
            </w:pPr>
            <w:ins w:id="6373" w:author="Sean de Noronha | DRG" w:date="2026-09-29T16:58:00Z" w16du:dateUtc="2026-09-29T14:58:00Z">
              <w:r>
                <w:rPr>
                  <w:rFonts w:cs="Arial"/>
                  <w:sz w:val="13"/>
                  <w:szCs w:val="13"/>
                </w:rPr>
                <w:t>1</w:t>
              </w:r>
            </w:ins>
          </w:p>
        </w:tc>
        <w:tc>
          <w:tcPr>
            <w:tcW w:w="500" w:type="dxa"/>
            <w:vAlign w:val="center"/>
          </w:tcPr>
          <w:p w14:paraId="5E000223" w14:textId="77777777" w:rsidR="00C60D85" w:rsidRDefault="00000000">
            <w:pPr>
              <w:spacing w:after="0"/>
              <w:rPr>
                <w:ins w:id="6374" w:author="Sean de Noronha | DRG" w:date="2026-09-29T16:58:00Z" w16du:dateUtc="2026-09-29T14:58:00Z"/>
                <w:rFonts w:cs="Arial"/>
                <w:sz w:val="13"/>
                <w:szCs w:val="13"/>
              </w:rPr>
            </w:pPr>
            <w:ins w:id="6375" w:author="Sean de Noronha | DRG" w:date="2026-09-29T16:58:00Z" w16du:dateUtc="2026-09-29T14:58:00Z">
              <w:r>
                <w:rPr>
                  <w:rFonts w:cs="Arial"/>
                  <w:sz w:val="13"/>
                  <w:szCs w:val="13"/>
                </w:rPr>
                <w:t>T1</w:t>
              </w:r>
            </w:ins>
          </w:p>
        </w:tc>
        <w:tc>
          <w:tcPr>
            <w:tcW w:w="660" w:type="dxa"/>
            <w:vAlign w:val="center"/>
          </w:tcPr>
          <w:p w14:paraId="5E000224" w14:textId="77777777" w:rsidR="00C60D85" w:rsidRDefault="00000000">
            <w:pPr>
              <w:spacing w:after="0"/>
              <w:rPr>
                <w:ins w:id="6376" w:author="Sean de Noronha | DRG" w:date="2026-09-29T16:58:00Z" w16du:dateUtc="2026-09-29T14:58:00Z"/>
                <w:rFonts w:cs="Arial"/>
                <w:sz w:val="13"/>
                <w:szCs w:val="13"/>
              </w:rPr>
            </w:pPr>
            <w:ins w:id="6377" w:author="Sean de Noronha | DRG" w:date="2026-09-29T16:58:00Z" w16du:dateUtc="2026-09-29T14:58:00Z">
              <w:r>
                <w:rPr>
                  <w:rFonts w:cs="Arial"/>
                  <w:sz w:val="13"/>
                  <w:szCs w:val="13"/>
                </w:rPr>
                <w:t>1</w:t>
              </w:r>
            </w:ins>
          </w:p>
        </w:tc>
        <w:tc>
          <w:tcPr>
            <w:tcW w:w="1920" w:type="dxa"/>
            <w:vAlign w:val="center"/>
          </w:tcPr>
          <w:p w14:paraId="5E000225" w14:textId="77777777" w:rsidR="00C60D85" w:rsidRDefault="00000000">
            <w:pPr>
              <w:spacing w:after="0"/>
              <w:rPr>
                <w:ins w:id="6378" w:author="Sean de Noronha | DRG" w:date="2026-09-29T16:58:00Z" w16du:dateUtc="2026-09-29T14:58:00Z"/>
                <w:rFonts w:cs="Arial"/>
                <w:sz w:val="13"/>
                <w:szCs w:val="13"/>
              </w:rPr>
            </w:pPr>
            <w:ins w:id="6379" w:author="Sean de Noronha | DRG" w:date="2026-09-29T16:58:00Z" w16du:dateUtc="2026-09-29T14:58:00Z">
              <w:r>
                <w:rPr>
                  <w:rFonts w:cs="Arial"/>
                  <w:sz w:val="13"/>
                  <w:szCs w:val="13"/>
                </w:rPr>
                <w:t>CSST, Manufacturer C, EHD 13</w:t>
              </w:r>
            </w:ins>
          </w:p>
        </w:tc>
        <w:tc>
          <w:tcPr>
            <w:tcW w:w="520" w:type="dxa"/>
            <w:vAlign w:val="center"/>
          </w:tcPr>
          <w:p w14:paraId="5E000226" w14:textId="77777777" w:rsidR="00C60D85" w:rsidRDefault="00000000">
            <w:pPr>
              <w:spacing w:after="0"/>
              <w:rPr>
                <w:ins w:id="6380" w:author="Sean de Noronha | DRG" w:date="2026-09-29T16:58:00Z" w16du:dateUtc="2026-09-29T14:58:00Z"/>
                <w:rFonts w:cs="Arial"/>
                <w:sz w:val="13"/>
                <w:szCs w:val="13"/>
              </w:rPr>
            </w:pPr>
            <w:ins w:id="6381" w:author="Sean de Noronha | DRG" w:date="2026-09-29T16:58:00Z" w16du:dateUtc="2026-09-29T14:58:00Z">
              <w:r>
                <w:rPr>
                  <w:rFonts w:cs="Arial"/>
                  <w:sz w:val="13"/>
                  <w:szCs w:val="13"/>
                </w:rPr>
                <w:t>He</w:t>
              </w:r>
            </w:ins>
          </w:p>
        </w:tc>
        <w:tc>
          <w:tcPr>
            <w:tcW w:w="900" w:type="dxa"/>
            <w:vAlign w:val="center"/>
          </w:tcPr>
          <w:p w14:paraId="5E000227" w14:textId="77777777" w:rsidR="00C60D85" w:rsidRDefault="00000000">
            <w:pPr>
              <w:spacing w:after="0"/>
              <w:rPr>
                <w:ins w:id="6382" w:author="Sean de Noronha | DRG" w:date="2026-09-29T16:58:00Z" w16du:dateUtc="2026-09-29T14:58:00Z"/>
                <w:rFonts w:cs="Arial"/>
                <w:sz w:val="13"/>
                <w:szCs w:val="13"/>
              </w:rPr>
            </w:pPr>
            <w:ins w:id="6383" w:author="Sean de Noronha | DRG" w:date="2026-09-29T16:58:00Z" w16du:dateUtc="2026-09-29T14:58:00Z">
              <w:r>
                <w:rPr>
                  <w:rFonts w:cs="Arial"/>
                  <w:sz w:val="13"/>
                  <w:szCs w:val="13"/>
                </w:rPr>
                <w:t>250</w:t>
              </w:r>
            </w:ins>
          </w:p>
        </w:tc>
        <w:tc>
          <w:tcPr>
            <w:tcW w:w="800" w:type="dxa"/>
            <w:vAlign w:val="center"/>
          </w:tcPr>
          <w:p w14:paraId="5E000228" w14:textId="77777777" w:rsidR="00C60D85" w:rsidRDefault="00000000">
            <w:pPr>
              <w:spacing w:after="0"/>
              <w:rPr>
                <w:ins w:id="6384" w:author="Sean de Noronha | DRG" w:date="2026-09-29T16:58:00Z" w16du:dateUtc="2026-09-29T14:58:00Z"/>
                <w:rFonts w:cs="Arial"/>
                <w:sz w:val="13"/>
                <w:szCs w:val="13"/>
              </w:rPr>
            </w:pPr>
            <w:ins w:id="6385" w:author="Sean de Noronha | DRG" w:date="2026-09-29T16:58:00Z" w16du:dateUtc="2026-09-29T14:58:00Z">
              <w:r>
                <w:rPr>
                  <w:rFonts w:cs="Arial"/>
                  <w:sz w:val="13"/>
                  <w:szCs w:val="13"/>
                </w:rPr>
                <w:t>5 m</w:t>
              </w:r>
            </w:ins>
          </w:p>
        </w:tc>
        <w:tc>
          <w:tcPr>
            <w:tcW w:w="880" w:type="dxa"/>
            <w:vAlign w:val="center"/>
          </w:tcPr>
          <w:p w14:paraId="5E000229" w14:textId="77777777" w:rsidR="00C60D85" w:rsidRDefault="00000000">
            <w:pPr>
              <w:spacing w:after="0"/>
              <w:rPr>
                <w:ins w:id="6386" w:author="Sean de Noronha | DRG" w:date="2026-09-29T16:58:00Z" w16du:dateUtc="2026-09-29T14:58:00Z"/>
                <w:rFonts w:cs="Arial"/>
                <w:sz w:val="13"/>
                <w:szCs w:val="13"/>
              </w:rPr>
            </w:pPr>
            <w:ins w:id="6387" w:author="Sean de Noronha | DRG" w:date="2026-09-29T16:58:00Z" w16du:dateUtc="2026-09-29T14:58:00Z">
              <w:r>
                <w:rPr>
                  <w:rFonts w:cs="Arial"/>
                  <w:sz w:val="13"/>
                  <w:szCs w:val="13"/>
                </w:rPr>
                <w:t>0.13</w:t>
              </w:r>
            </w:ins>
          </w:p>
        </w:tc>
        <w:tc>
          <w:tcPr>
            <w:tcW w:w="820" w:type="dxa"/>
            <w:vAlign w:val="center"/>
          </w:tcPr>
          <w:p w14:paraId="5E00022A" w14:textId="77777777" w:rsidR="00C60D85" w:rsidRDefault="00000000">
            <w:pPr>
              <w:spacing w:after="0"/>
              <w:rPr>
                <w:ins w:id="6388" w:author="Sean de Noronha | DRG" w:date="2026-09-29T16:58:00Z" w16du:dateUtc="2026-09-29T14:58:00Z"/>
                <w:rFonts w:cs="Arial"/>
                <w:sz w:val="13"/>
                <w:szCs w:val="13"/>
              </w:rPr>
            </w:pPr>
            <w:ins w:id="6389" w:author="Sean de Noronha | DRG" w:date="2026-09-29T16:58:00Z" w16du:dateUtc="2026-09-29T14:58:00Z">
              <w:r>
                <w:rPr>
                  <w:rFonts w:cs="Arial"/>
                  <w:sz w:val="13"/>
                  <w:szCs w:val="13"/>
                </w:rPr>
                <w:t>117</w:t>
              </w:r>
            </w:ins>
          </w:p>
        </w:tc>
        <w:tc>
          <w:tcPr>
            <w:tcW w:w="1100" w:type="dxa"/>
            <w:vAlign w:val="center"/>
          </w:tcPr>
          <w:p w14:paraId="5E00022B" w14:textId="77777777" w:rsidR="00C60D85" w:rsidRDefault="00000000">
            <w:pPr>
              <w:spacing w:after="0"/>
              <w:rPr>
                <w:ins w:id="6390" w:author="Sean de Noronha | DRG" w:date="2026-09-29T16:58:00Z" w16du:dateUtc="2026-09-29T14:58:00Z"/>
                <w:rFonts w:cs="Arial"/>
                <w:sz w:val="13"/>
                <w:szCs w:val="13"/>
              </w:rPr>
            </w:pPr>
            <w:ins w:id="6391" w:author="Sean de Noronha | DRG" w:date="2026-09-29T16:58:00Z" w16du:dateUtc="2026-09-29T14:58:00Z">
              <w:r>
                <w:rPr>
                  <w:rFonts w:cs="Arial"/>
                  <w:sz w:val="13"/>
                  <w:szCs w:val="13"/>
                </w:rPr>
                <w:t>15.5 (32.9)</w:t>
              </w:r>
            </w:ins>
          </w:p>
        </w:tc>
        <w:tc>
          <w:tcPr>
            <w:tcW w:w="700" w:type="dxa"/>
            <w:vAlign w:val="center"/>
          </w:tcPr>
          <w:p w14:paraId="5E00022C" w14:textId="77777777" w:rsidR="00C60D85" w:rsidRDefault="00000000">
            <w:pPr>
              <w:spacing w:after="0"/>
              <w:rPr>
                <w:ins w:id="6392" w:author="Sean de Noronha | DRG" w:date="2026-09-29T16:58:00Z" w16du:dateUtc="2026-09-29T14:58:00Z"/>
                <w:rFonts w:cs="Arial"/>
                <w:sz w:val="13"/>
                <w:szCs w:val="13"/>
              </w:rPr>
            </w:pPr>
            <w:ins w:id="6393" w:author="Sean de Noronha | DRG" w:date="2026-09-29T16:58:00Z" w16du:dateUtc="2026-09-29T14:58:00Z">
              <w:r>
                <w:rPr>
                  <w:rFonts w:cs="Arial"/>
                  <w:sz w:val="13"/>
                  <w:szCs w:val="13"/>
                </w:rPr>
                <w:t>2.50</w:t>
              </w:r>
            </w:ins>
          </w:p>
        </w:tc>
      </w:tr>
      <w:tr w:rsidR="00C60D85" w14:paraId="26A7EA13" w14:textId="77777777">
        <w:trPr>
          <w:jc w:val="center"/>
          <w:ins w:id="6394" w:author="Sean de Noronha | DRG" w:date="2026-09-29T16:58:00Z"/>
        </w:trPr>
        <w:tc>
          <w:tcPr>
            <w:tcW w:w="560" w:type="dxa"/>
            <w:vAlign w:val="center"/>
          </w:tcPr>
          <w:p w14:paraId="5E00022D" w14:textId="77777777" w:rsidR="00C60D85" w:rsidRDefault="00000000">
            <w:pPr>
              <w:spacing w:after="0"/>
              <w:rPr>
                <w:ins w:id="6395" w:author="Sean de Noronha | DRG" w:date="2026-09-29T16:58:00Z" w16du:dateUtc="2026-09-29T14:58:00Z"/>
                <w:rFonts w:cs="Arial"/>
                <w:sz w:val="13"/>
                <w:szCs w:val="13"/>
              </w:rPr>
            </w:pPr>
            <w:ins w:id="6396" w:author="Sean de Noronha | DRG" w:date="2026-09-29T16:58:00Z" w16du:dateUtc="2026-09-29T14:58:00Z">
              <w:r>
                <w:rPr>
                  <w:rFonts w:cs="Arial"/>
                  <w:sz w:val="13"/>
                  <w:szCs w:val="13"/>
                </w:rPr>
                <w:t>2</w:t>
              </w:r>
            </w:ins>
          </w:p>
        </w:tc>
        <w:tc>
          <w:tcPr>
            <w:tcW w:w="500" w:type="dxa"/>
            <w:vAlign w:val="center"/>
          </w:tcPr>
          <w:p w14:paraId="5E00022E" w14:textId="77777777" w:rsidR="00C60D85" w:rsidRDefault="00000000">
            <w:pPr>
              <w:spacing w:after="0"/>
              <w:rPr>
                <w:ins w:id="6397" w:author="Sean de Noronha | DRG" w:date="2026-09-29T16:58:00Z" w16du:dateUtc="2026-09-29T14:58:00Z"/>
                <w:rFonts w:cs="Arial"/>
                <w:sz w:val="13"/>
                <w:szCs w:val="13"/>
              </w:rPr>
            </w:pPr>
            <w:ins w:id="6398" w:author="Sean de Noronha | DRG" w:date="2026-09-29T16:58:00Z" w16du:dateUtc="2026-09-29T14:58:00Z">
              <w:r>
                <w:rPr>
                  <w:rFonts w:cs="Arial"/>
                  <w:sz w:val="13"/>
                  <w:szCs w:val="13"/>
                </w:rPr>
                <w:t>T1</w:t>
              </w:r>
            </w:ins>
          </w:p>
        </w:tc>
        <w:tc>
          <w:tcPr>
            <w:tcW w:w="660" w:type="dxa"/>
            <w:vAlign w:val="center"/>
          </w:tcPr>
          <w:p w14:paraId="5E00022F" w14:textId="77777777" w:rsidR="00C60D85" w:rsidRDefault="00000000">
            <w:pPr>
              <w:spacing w:after="0"/>
              <w:rPr>
                <w:ins w:id="6399" w:author="Sean de Noronha | DRG" w:date="2026-09-29T16:58:00Z" w16du:dateUtc="2026-09-29T14:58:00Z"/>
                <w:rFonts w:cs="Arial"/>
                <w:sz w:val="13"/>
                <w:szCs w:val="13"/>
              </w:rPr>
            </w:pPr>
            <w:ins w:id="6400" w:author="Sean de Noronha | DRG" w:date="2026-09-29T16:58:00Z" w16du:dateUtc="2026-09-29T14:58:00Z">
              <w:r>
                <w:rPr>
                  <w:rFonts w:cs="Arial"/>
                  <w:sz w:val="13"/>
                  <w:szCs w:val="13"/>
                </w:rPr>
                <w:t>1</w:t>
              </w:r>
            </w:ins>
          </w:p>
        </w:tc>
        <w:tc>
          <w:tcPr>
            <w:tcW w:w="1920" w:type="dxa"/>
            <w:vAlign w:val="center"/>
          </w:tcPr>
          <w:p w14:paraId="5E000230" w14:textId="77777777" w:rsidR="00C60D85" w:rsidRDefault="00000000">
            <w:pPr>
              <w:spacing w:after="0"/>
              <w:rPr>
                <w:ins w:id="6401" w:author="Sean de Noronha | DRG" w:date="2026-09-29T16:58:00Z" w16du:dateUtc="2026-09-29T14:58:00Z"/>
                <w:rFonts w:cs="Arial"/>
                <w:sz w:val="13"/>
                <w:szCs w:val="13"/>
              </w:rPr>
            </w:pPr>
            <w:ins w:id="6402" w:author="Sean de Noronha | DRG" w:date="2026-09-29T16:58:00Z" w16du:dateUtc="2026-09-29T14:58:00Z">
              <w:r>
                <w:rPr>
                  <w:rFonts w:cs="Arial"/>
                  <w:sz w:val="13"/>
                  <w:szCs w:val="13"/>
                </w:rPr>
                <w:t>CSST, Manufacturer C, EHD 13</w:t>
              </w:r>
            </w:ins>
          </w:p>
        </w:tc>
        <w:tc>
          <w:tcPr>
            <w:tcW w:w="520" w:type="dxa"/>
            <w:vAlign w:val="center"/>
          </w:tcPr>
          <w:p w14:paraId="5E000231" w14:textId="77777777" w:rsidR="00C60D85" w:rsidRDefault="00000000">
            <w:pPr>
              <w:spacing w:after="0"/>
              <w:rPr>
                <w:ins w:id="6403" w:author="Sean de Noronha | DRG" w:date="2026-09-29T16:58:00Z" w16du:dateUtc="2026-09-29T14:58:00Z"/>
                <w:rFonts w:cs="Arial"/>
                <w:sz w:val="13"/>
                <w:szCs w:val="13"/>
              </w:rPr>
            </w:pPr>
            <w:ins w:id="6404" w:author="Sean de Noronha | DRG" w:date="2026-09-29T16:58:00Z" w16du:dateUtc="2026-09-29T14:58:00Z">
              <w:r>
                <w:rPr>
                  <w:rFonts w:cs="Arial"/>
                  <w:sz w:val="13"/>
                  <w:szCs w:val="13"/>
                </w:rPr>
                <w:t>He</w:t>
              </w:r>
            </w:ins>
          </w:p>
        </w:tc>
        <w:tc>
          <w:tcPr>
            <w:tcW w:w="900" w:type="dxa"/>
            <w:vAlign w:val="center"/>
          </w:tcPr>
          <w:p w14:paraId="5E000232" w14:textId="77777777" w:rsidR="00C60D85" w:rsidRDefault="00000000">
            <w:pPr>
              <w:spacing w:after="0"/>
              <w:rPr>
                <w:ins w:id="6405" w:author="Sean de Noronha | DRG" w:date="2026-09-29T16:58:00Z" w16du:dateUtc="2026-09-29T14:58:00Z"/>
                <w:rFonts w:cs="Arial"/>
                <w:sz w:val="13"/>
                <w:szCs w:val="13"/>
              </w:rPr>
            </w:pPr>
            <w:ins w:id="6406" w:author="Sean de Noronha | DRG" w:date="2026-09-29T16:58:00Z" w16du:dateUtc="2026-09-29T14:58:00Z">
              <w:r>
                <w:rPr>
                  <w:rFonts w:cs="Arial"/>
                  <w:sz w:val="13"/>
                  <w:szCs w:val="13"/>
                </w:rPr>
                <w:t>500</w:t>
              </w:r>
            </w:ins>
          </w:p>
        </w:tc>
        <w:tc>
          <w:tcPr>
            <w:tcW w:w="800" w:type="dxa"/>
            <w:vAlign w:val="center"/>
          </w:tcPr>
          <w:p w14:paraId="5E000233" w14:textId="77777777" w:rsidR="00C60D85" w:rsidRDefault="00000000">
            <w:pPr>
              <w:spacing w:after="0"/>
              <w:rPr>
                <w:ins w:id="6407" w:author="Sean de Noronha | DRG" w:date="2026-09-29T16:58:00Z" w16du:dateUtc="2026-09-29T14:58:00Z"/>
                <w:rFonts w:cs="Arial"/>
                <w:sz w:val="13"/>
                <w:szCs w:val="13"/>
              </w:rPr>
            </w:pPr>
            <w:ins w:id="6408" w:author="Sean de Noronha | DRG" w:date="2026-09-29T16:58:00Z" w16du:dateUtc="2026-09-29T14:58:00Z">
              <w:r>
                <w:rPr>
                  <w:rFonts w:cs="Arial"/>
                  <w:sz w:val="13"/>
                  <w:szCs w:val="13"/>
                </w:rPr>
                <w:t>3 m</w:t>
              </w:r>
            </w:ins>
          </w:p>
        </w:tc>
        <w:tc>
          <w:tcPr>
            <w:tcW w:w="880" w:type="dxa"/>
            <w:vAlign w:val="center"/>
          </w:tcPr>
          <w:p w14:paraId="5E000234" w14:textId="77777777" w:rsidR="00C60D85" w:rsidRDefault="00000000">
            <w:pPr>
              <w:spacing w:after="0"/>
              <w:rPr>
                <w:ins w:id="6409" w:author="Sean de Noronha | DRG" w:date="2026-09-29T16:58:00Z" w16du:dateUtc="2026-09-29T14:58:00Z"/>
                <w:rFonts w:cs="Arial"/>
                <w:sz w:val="13"/>
                <w:szCs w:val="13"/>
              </w:rPr>
            </w:pPr>
            <w:ins w:id="6410" w:author="Sean de Noronha | DRG" w:date="2026-09-29T16:58:00Z" w16du:dateUtc="2026-09-29T14:58:00Z">
              <w:r>
                <w:rPr>
                  <w:rFonts w:cs="Arial"/>
                  <w:sz w:val="13"/>
                  <w:szCs w:val="13"/>
                </w:rPr>
                <w:t>0.17</w:t>
              </w:r>
            </w:ins>
          </w:p>
        </w:tc>
        <w:tc>
          <w:tcPr>
            <w:tcW w:w="820" w:type="dxa"/>
            <w:vAlign w:val="center"/>
          </w:tcPr>
          <w:p w14:paraId="5E000235" w14:textId="77777777" w:rsidR="00C60D85" w:rsidRDefault="00000000">
            <w:pPr>
              <w:spacing w:after="0"/>
              <w:rPr>
                <w:ins w:id="6411" w:author="Sean de Noronha | DRG" w:date="2026-09-29T16:58:00Z" w16du:dateUtc="2026-09-29T14:58:00Z"/>
                <w:rFonts w:cs="Arial"/>
                <w:sz w:val="13"/>
                <w:szCs w:val="13"/>
              </w:rPr>
            </w:pPr>
            <w:ins w:id="6412" w:author="Sean de Noronha | DRG" w:date="2026-09-29T16:58:00Z" w16du:dateUtc="2026-09-29T14:58:00Z">
              <w:r>
                <w:rPr>
                  <w:rFonts w:cs="Arial"/>
                  <w:sz w:val="13"/>
                  <w:szCs w:val="13"/>
                </w:rPr>
                <w:t>138</w:t>
              </w:r>
            </w:ins>
          </w:p>
        </w:tc>
        <w:tc>
          <w:tcPr>
            <w:tcW w:w="1100" w:type="dxa"/>
            <w:vAlign w:val="center"/>
          </w:tcPr>
          <w:p w14:paraId="5E000236" w14:textId="77777777" w:rsidR="00C60D85" w:rsidRDefault="00000000">
            <w:pPr>
              <w:spacing w:after="0"/>
              <w:rPr>
                <w:ins w:id="6413" w:author="Sean de Noronha | DRG" w:date="2026-09-29T16:58:00Z" w16du:dateUtc="2026-09-29T14:58:00Z"/>
                <w:rFonts w:cs="Arial"/>
                <w:sz w:val="13"/>
                <w:szCs w:val="13"/>
              </w:rPr>
            </w:pPr>
            <w:ins w:id="6414" w:author="Sean de Noronha | DRG" w:date="2026-09-29T16:58:00Z" w16du:dateUtc="2026-09-29T14:58:00Z">
              <w:r>
                <w:rPr>
                  <w:rFonts w:cs="Arial"/>
                  <w:sz w:val="13"/>
                  <w:szCs w:val="13"/>
                </w:rPr>
                <w:t>31.1 (65.8)</w:t>
              </w:r>
            </w:ins>
          </w:p>
        </w:tc>
        <w:tc>
          <w:tcPr>
            <w:tcW w:w="700" w:type="dxa"/>
            <w:vAlign w:val="center"/>
          </w:tcPr>
          <w:p w14:paraId="5E000237" w14:textId="77777777" w:rsidR="00C60D85" w:rsidRDefault="00000000">
            <w:pPr>
              <w:spacing w:after="0"/>
              <w:rPr>
                <w:ins w:id="6415" w:author="Sean de Noronha | DRG" w:date="2026-09-29T16:58:00Z" w16du:dateUtc="2026-09-29T14:58:00Z"/>
                <w:rFonts w:cs="Arial"/>
                <w:sz w:val="13"/>
                <w:szCs w:val="13"/>
              </w:rPr>
            </w:pPr>
            <w:ins w:id="6416" w:author="Sean de Noronha | DRG" w:date="2026-09-29T16:58:00Z" w16du:dateUtc="2026-09-29T14:58:00Z">
              <w:r>
                <w:rPr>
                  <w:rFonts w:cs="Arial"/>
                  <w:sz w:val="13"/>
                  <w:szCs w:val="13"/>
                </w:rPr>
                <w:t>4.99</w:t>
              </w:r>
            </w:ins>
          </w:p>
        </w:tc>
      </w:tr>
      <w:tr w:rsidR="00C60D85" w14:paraId="12CBAD8D" w14:textId="77777777">
        <w:trPr>
          <w:jc w:val="center"/>
          <w:ins w:id="6417" w:author="Sean de Noronha | DRG" w:date="2026-09-29T16:58:00Z"/>
        </w:trPr>
        <w:tc>
          <w:tcPr>
            <w:tcW w:w="560" w:type="dxa"/>
            <w:vAlign w:val="center"/>
          </w:tcPr>
          <w:p w14:paraId="5E000238" w14:textId="77777777" w:rsidR="00C60D85" w:rsidRDefault="00000000">
            <w:pPr>
              <w:spacing w:after="0"/>
              <w:rPr>
                <w:ins w:id="6418" w:author="Sean de Noronha | DRG" w:date="2026-09-29T16:58:00Z" w16du:dateUtc="2026-09-29T14:58:00Z"/>
                <w:rFonts w:cs="Arial"/>
                <w:sz w:val="13"/>
                <w:szCs w:val="13"/>
              </w:rPr>
            </w:pPr>
            <w:ins w:id="6419" w:author="Sean de Noronha | DRG" w:date="2026-09-29T16:58:00Z" w16du:dateUtc="2026-09-29T14:58:00Z">
              <w:r>
                <w:rPr>
                  <w:rFonts w:cs="Arial"/>
                  <w:sz w:val="13"/>
                  <w:szCs w:val="13"/>
                </w:rPr>
                <w:t>3</w:t>
              </w:r>
            </w:ins>
          </w:p>
        </w:tc>
        <w:tc>
          <w:tcPr>
            <w:tcW w:w="500" w:type="dxa"/>
            <w:vAlign w:val="center"/>
          </w:tcPr>
          <w:p w14:paraId="5E000239" w14:textId="77777777" w:rsidR="00C60D85" w:rsidRDefault="00000000">
            <w:pPr>
              <w:spacing w:after="0"/>
              <w:rPr>
                <w:ins w:id="6420" w:author="Sean de Noronha | DRG" w:date="2026-09-29T16:58:00Z" w16du:dateUtc="2026-09-29T14:58:00Z"/>
                <w:rFonts w:cs="Arial"/>
                <w:sz w:val="13"/>
                <w:szCs w:val="13"/>
              </w:rPr>
            </w:pPr>
            <w:ins w:id="6421" w:author="Sean de Noronha | DRG" w:date="2026-09-29T16:58:00Z" w16du:dateUtc="2026-09-29T14:58:00Z">
              <w:r>
                <w:rPr>
                  <w:rFonts w:cs="Arial"/>
                  <w:sz w:val="13"/>
                  <w:szCs w:val="13"/>
                </w:rPr>
                <w:t>T1</w:t>
              </w:r>
            </w:ins>
          </w:p>
        </w:tc>
        <w:tc>
          <w:tcPr>
            <w:tcW w:w="660" w:type="dxa"/>
            <w:vAlign w:val="center"/>
          </w:tcPr>
          <w:p w14:paraId="5E00023A" w14:textId="77777777" w:rsidR="00C60D85" w:rsidRDefault="00000000">
            <w:pPr>
              <w:spacing w:after="0"/>
              <w:rPr>
                <w:ins w:id="6422" w:author="Sean de Noronha | DRG" w:date="2026-09-29T16:58:00Z" w16du:dateUtc="2026-09-29T14:58:00Z"/>
                <w:rFonts w:cs="Arial"/>
                <w:sz w:val="13"/>
                <w:szCs w:val="13"/>
              </w:rPr>
            </w:pPr>
            <w:ins w:id="6423" w:author="Sean de Noronha | DRG" w:date="2026-09-29T16:58:00Z" w16du:dateUtc="2026-09-29T14:58:00Z">
              <w:r>
                <w:rPr>
                  <w:rFonts w:cs="Arial"/>
                  <w:sz w:val="13"/>
                  <w:szCs w:val="13"/>
                </w:rPr>
                <w:t>1</w:t>
              </w:r>
            </w:ins>
          </w:p>
        </w:tc>
        <w:tc>
          <w:tcPr>
            <w:tcW w:w="1920" w:type="dxa"/>
            <w:vAlign w:val="center"/>
          </w:tcPr>
          <w:p w14:paraId="5E00023B" w14:textId="77777777" w:rsidR="00C60D85" w:rsidRDefault="00000000">
            <w:pPr>
              <w:spacing w:after="0"/>
              <w:rPr>
                <w:ins w:id="6424" w:author="Sean de Noronha | DRG" w:date="2026-09-29T16:58:00Z" w16du:dateUtc="2026-09-29T14:58:00Z"/>
                <w:rFonts w:cs="Arial"/>
                <w:sz w:val="13"/>
                <w:szCs w:val="13"/>
              </w:rPr>
            </w:pPr>
            <w:ins w:id="6425" w:author="Sean de Noronha | DRG" w:date="2026-09-29T16:58:00Z" w16du:dateUtc="2026-09-29T14:58:00Z">
              <w:r>
                <w:rPr>
                  <w:rFonts w:cs="Arial"/>
                  <w:sz w:val="13"/>
                  <w:szCs w:val="13"/>
                </w:rPr>
                <w:t>CSST, Manufacturer C, EHD 13</w:t>
              </w:r>
            </w:ins>
          </w:p>
        </w:tc>
        <w:tc>
          <w:tcPr>
            <w:tcW w:w="520" w:type="dxa"/>
            <w:vAlign w:val="center"/>
          </w:tcPr>
          <w:p w14:paraId="5E00023C" w14:textId="77777777" w:rsidR="00C60D85" w:rsidRDefault="00000000">
            <w:pPr>
              <w:spacing w:after="0"/>
              <w:rPr>
                <w:ins w:id="6426" w:author="Sean de Noronha | DRG" w:date="2026-09-29T16:58:00Z" w16du:dateUtc="2026-09-29T14:58:00Z"/>
                <w:rFonts w:cs="Arial"/>
                <w:sz w:val="13"/>
                <w:szCs w:val="13"/>
              </w:rPr>
            </w:pPr>
            <w:ins w:id="6427" w:author="Sean de Noronha | DRG" w:date="2026-09-29T16:58:00Z" w16du:dateUtc="2026-09-29T14:58:00Z">
              <w:r>
                <w:rPr>
                  <w:rFonts w:cs="Arial"/>
                  <w:sz w:val="13"/>
                  <w:szCs w:val="13"/>
                </w:rPr>
                <w:t>He</w:t>
              </w:r>
            </w:ins>
          </w:p>
        </w:tc>
        <w:tc>
          <w:tcPr>
            <w:tcW w:w="900" w:type="dxa"/>
            <w:vAlign w:val="center"/>
          </w:tcPr>
          <w:p w14:paraId="5E00023D" w14:textId="77777777" w:rsidR="00C60D85" w:rsidRDefault="00000000">
            <w:pPr>
              <w:spacing w:after="0"/>
              <w:rPr>
                <w:ins w:id="6428" w:author="Sean de Noronha | DRG" w:date="2026-09-29T16:58:00Z" w16du:dateUtc="2026-09-29T14:58:00Z"/>
                <w:rFonts w:cs="Arial"/>
                <w:sz w:val="13"/>
                <w:szCs w:val="13"/>
              </w:rPr>
            </w:pPr>
            <w:ins w:id="6429" w:author="Sean de Noronha | DRG" w:date="2026-09-29T16:58:00Z" w16du:dateUtc="2026-09-29T14:58:00Z">
              <w:r>
                <w:rPr>
                  <w:rFonts w:cs="Arial"/>
                  <w:sz w:val="13"/>
                  <w:szCs w:val="13"/>
                </w:rPr>
                <w:t>750</w:t>
              </w:r>
            </w:ins>
          </w:p>
        </w:tc>
        <w:tc>
          <w:tcPr>
            <w:tcW w:w="800" w:type="dxa"/>
            <w:vAlign w:val="center"/>
          </w:tcPr>
          <w:p w14:paraId="5E00023E" w14:textId="77777777" w:rsidR="00C60D85" w:rsidRDefault="00000000">
            <w:pPr>
              <w:spacing w:after="0"/>
              <w:rPr>
                <w:ins w:id="6430" w:author="Sean de Noronha | DRG" w:date="2026-09-29T16:58:00Z" w16du:dateUtc="2026-09-29T14:58:00Z"/>
                <w:rFonts w:cs="Arial"/>
                <w:sz w:val="13"/>
                <w:szCs w:val="13"/>
              </w:rPr>
            </w:pPr>
            <w:ins w:id="6431" w:author="Sean de Noronha | DRG" w:date="2026-09-29T16:58:00Z" w16du:dateUtc="2026-09-29T14:58:00Z">
              <w:r>
                <w:rPr>
                  <w:rFonts w:cs="Arial"/>
                  <w:sz w:val="13"/>
                  <w:szCs w:val="13"/>
                </w:rPr>
                <w:t>2 m</w:t>
              </w:r>
            </w:ins>
          </w:p>
        </w:tc>
        <w:tc>
          <w:tcPr>
            <w:tcW w:w="880" w:type="dxa"/>
            <w:vAlign w:val="center"/>
          </w:tcPr>
          <w:p w14:paraId="5E00023F" w14:textId="77777777" w:rsidR="00C60D85" w:rsidRDefault="00000000">
            <w:pPr>
              <w:spacing w:after="0"/>
              <w:rPr>
                <w:ins w:id="6432" w:author="Sean de Noronha | DRG" w:date="2026-09-29T16:58:00Z" w16du:dateUtc="2026-09-29T14:58:00Z"/>
                <w:rFonts w:cs="Arial"/>
                <w:sz w:val="13"/>
                <w:szCs w:val="13"/>
              </w:rPr>
            </w:pPr>
            <w:ins w:id="6433" w:author="Sean de Noronha | DRG" w:date="2026-09-29T16:58:00Z" w16du:dateUtc="2026-09-29T14:58:00Z">
              <w:r>
                <w:rPr>
                  <w:rFonts w:cs="Arial"/>
                  <w:sz w:val="13"/>
                  <w:szCs w:val="13"/>
                </w:rPr>
                <w:t>0.19</w:t>
              </w:r>
            </w:ins>
          </w:p>
        </w:tc>
        <w:tc>
          <w:tcPr>
            <w:tcW w:w="820" w:type="dxa"/>
            <w:vAlign w:val="center"/>
          </w:tcPr>
          <w:p w14:paraId="5E000240" w14:textId="77777777" w:rsidR="00C60D85" w:rsidRDefault="00000000">
            <w:pPr>
              <w:spacing w:after="0"/>
              <w:rPr>
                <w:ins w:id="6434" w:author="Sean de Noronha | DRG" w:date="2026-09-29T16:58:00Z" w16du:dateUtc="2026-09-29T14:58:00Z"/>
                <w:rFonts w:cs="Arial"/>
                <w:sz w:val="13"/>
                <w:szCs w:val="13"/>
              </w:rPr>
            </w:pPr>
            <w:ins w:id="6435" w:author="Sean de Noronha | DRG" w:date="2026-09-29T16:58:00Z" w16du:dateUtc="2026-09-29T14:58:00Z">
              <w:r>
                <w:rPr>
                  <w:rFonts w:cs="Arial"/>
                  <w:sz w:val="13"/>
                  <w:szCs w:val="13"/>
                </w:rPr>
                <w:t>142</w:t>
              </w:r>
            </w:ins>
          </w:p>
        </w:tc>
        <w:tc>
          <w:tcPr>
            <w:tcW w:w="1100" w:type="dxa"/>
            <w:vAlign w:val="center"/>
          </w:tcPr>
          <w:p w14:paraId="5E000241" w14:textId="77777777" w:rsidR="00C60D85" w:rsidRDefault="00000000">
            <w:pPr>
              <w:spacing w:after="0"/>
              <w:rPr>
                <w:ins w:id="6436" w:author="Sean de Noronha | DRG" w:date="2026-09-29T16:58:00Z" w16du:dateUtc="2026-09-29T14:58:00Z"/>
                <w:rFonts w:cs="Arial"/>
                <w:sz w:val="13"/>
                <w:szCs w:val="13"/>
              </w:rPr>
            </w:pPr>
            <w:ins w:id="6437" w:author="Sean de Noronha | DRG" w:date="2026-09-29T16:58:00Z" w16du:dateUtc="2026-09-29T14:58:00Z">
              <w:r>
                <w:rPr>
                  <w:rFonts w:cs="Arial"/>
                  <w:sz w:val="13"/>
                  <w:szCs w:val="13"/>
                </w:rPr>
                <w:t>46.6 (98.8)</w:t>
              </w:r>
            </w:ins>
          </w:p>
        </w:tc>
        <w:tc>
          <w:tcPr>
            <w:tcW w:w="700" w:type="dxa"/>
            <w:vAlign w:val="center"/>
          </w:tcPr>
          <w:p w14:paraId="5E000242" w14:textId="77777777" w:rsidR="00C60D85" w:rsidRDefault="00000000">
            <w:pPr>
              <w:spacing w:after="0"/>
              <w:rPr>
                <w:ins w:id="6438" w:author="Sean de Noronha | DRG" w:date="2026-09-29T16:58:00Z" w16du:dateUtc="2026-09-29T14:58:00Z"/>
                <w:rFonts w:cs="Arial"/>
                <w:sz w:val="13"/>
                <w:szCs w:val="13"/>
              </w:rPr>
            </w:pPr>
            <w:ins w:id="6439" w:author="Sean de Noronha | DRG" w:date="2026-09-29T16:58:00Z" w16du:dateUtc="2026-09-29T14:58:00Z">
              <w:r>
                <w:rPr>
                  <w:rFonts w:cs="Arial"/>
                  <w:sz w:val="13"/>
                  <w:szCs w:val="13"/>
                </w:rPr>
                <w:t>7.49</w:t>
              </w:r>
            </w:ins>
          </w:p>
        </w:tc>
      </w:tr>
      <w:tr w:rsidR="00C60D85" w14:paraId="2ACDBB1D" w14:textId="77777777">
        <w:trPr>
          <w:jc w:val="center"/>
          <w:ins w:id="6440" w:author="Sean de Noronha | DRG" w:date="2026-09-29T16:58:00Z"/>
        </w:trPr>
        <w:tc>
          <w:tcPr>
            <w:tcW w:w="560" w:type="dxa"/>
            <w:vAlign w:val="center"/>
          </w:tcPr>
          <w:p w14:paraId="5E000243" w14:textId="77777777" w:rsidR="00C60D85" w:rsidRDefault="00000000">
            <w:pPr>
              <w:spacing w:after="0"/>
              <w:rPr>
                <w:ins w:id="6441" w:author="Sean de Noronha | DRG" w:date="2026-09-29T16:58:00Z" w16du:dateUtc="2026-09-29T14:58:00Z"/>
                <w:rFonts w:cs="Arial"/>
                <w:sz w:val="13"/>
                <w:szCs w:val="13"/>
              </w:rPr>
            </w:pPr>
            <w:ins w:id="6442" w:author="Sean de Noronha | DRG" w:date="2026-09-29T16:58:00Z" w16du:dateUtc="2026-09-29T14:58:00Z">
              <w:r>
                <w:rPr>
                  <w:rFonts w:cs="Arial"/>
                  <w:sz w:val="13"/>
                  <w:szCs w:val="13"/>
                </w:rPr>
                <w:t>4</w:t>
              </w:r>
            </w:ins>
          </w:p>
        </w:tc>
        <w:tc>
          <w:tcPr>
            <w:tcW w:w="500" w:type="dxa"/>
            <w:vAlign w:val="center"/>
          </w:tcPr>
          <w:p w14:paraId="5E000244" w14:textId="77777777" w:rsidR="00C60D85" w:rsidRDefault="00000000">
            <w:pPr>
              <w:spacing w:after="0"/>
              <w:rPr>
                <w:ins w:id="6443" w:author="Sean de Noronha | DRG" w:date="2026-09-29T16:58:00Z" w16du:dateUtc="2026-09-29T14:58:00Z"/>
                <w:rFonts w:cs="Arial"/>
                <w:sz w:val="13"/>
                <w:szCs w:val="13"/>
              </w:rPr>
            </w:pPr>
            <w:ins w:id="6444" w:author="Sean de Noronha | DRG" w:date="2026-09-29T16:58:00Z" w16du:dateUtc="2026-09-29T14:58:00Z">
              <w:r>
                <w:rPr>
                  <w:rFonts w:cs="Arial"/>
                  <w:sz w:val="13"/>
                  <w:szCs w:val="13"/>
                </w:rPr>
                <w:t>T1</w:t>
              </w:r>
            </w:ins>
          </w:p>
        </w:tc>
        <w:tc>
          <w:tcPr>
            <w:tcW w:w="660" w:type="dxa"/>
            <w:vAlign w:val="center"/>
          </w:tcPr>
          <w:p w14:paraId="5E000245" w14:textId="77777777" w:rsidR="00C60D85" w:rsidRDefault="00000000">
            <w:pPr>
              <w:spacing w:after="0"/>
              <w:rPr>
                <w:ins w:id="6445" w:author="Sean de Noronha | DRG" w:date="2026-09-29T16:58:00Z" w16du:dateUtc="2026-09-29T14:58:00Z"/>
                <w:rFonts w:cs="Arial"/>
                <w:sz w:val="13"/>
                <w:szCs w:val="13"/>
              </w:rPr>
            </w:pPr>
            <w:ins w:id="6446" w:author="Sean de Noronha | DRG" w:date="2026-09-29T16:58:00Z" w16du:dateUtc="2026-09-29T14:58:00Z">
              <w:r>
                <w:rPr>
                  <w:rFonts w:cs="Arial"/>
                  <w:sz w:val="13"/>
                  <w:szCs w:val="13"/>
                </w:rPr>
                <w:t>1</w:t>
              </w:r>
            </w:ins>
          </w:p>
        </w:tc>
        <w:tc>
          <w:tcPr>
            <w:tcW w:w="1920" w:type="dxa"/>
            <w:vAlign w:val="center"/>
          </w:tcPr>
          <w:p w14:paraId="5E000246" w14:textId="77777777" w:rsidR="00C60D85" w:rsidRDefault="00000000">
            <w:pPr>
              <w:spacing w:after="0"/>
              <w:rPr>
                <w:ins w:id="6447" w:author="Sean de Noronha | DRG" w:date="2026-09-29T16:58:00Z" w16du:dateUtc="2026-09-29T14:58:00Z"/>
                <w:rFonts w:cs="Arial"/>
                <w:sz w:val="13"/>
                <w:szCs w:val="13"/>
              </w:rPr>
            </w:pPr>
            <w:ins w:id="6448" w:author="Sean de Noronha | DRG" w:date="2026-09-29T16:58:00Z" w16du:dateUtc="2026-09-29T14:58:00Z">
              <w:r>
                <w:rPr>
                  <w:rFonts w:cs="Arial"/>
                  <w:sz w:val="13"/>
                  <w:szCs w:val="13"/>
                </w:rPr>
                <w:t>CSST, Manufacturer C, EHD 13</w:t>
              </w:r>
            </w:ins>
          </w:p>
        </w:tc>
        <w:tc>
          <w:tcPr>
            <w:tcW w:w="520" w:type="dxa"/>
            <w:vAlign w:val="center"/>
          </w:tcPr>
          <w:p w14:paraId="5E000247" w14:textId="77777777" w:rsidR="00C60D85" w:rsidRDefault="00000000">
            <w:pPr>
              <w:spacing w:after="0"/>
              <w:rPr>
                <w:ins w:id="6449" w:author="Sean de Noronha | DRG" w:date="2026-09-29T16:58:00Z" w16du:dateUtc="2026-09-29T14:58:00Z"/>
                <w:rFonts w:cs="Arial"/>
                <w:sz w:val="13"/>
                <w:szCs w:val="13"/>
              </w:rPr>
            </w:pPr>
            <w:ins w:id="6450" w:author="Sean de Noronha | DRG" w:date="2026-09-29T16:58:00Z" w16du:dateUtc="2026-09-29T14:58:00Z">
              <w:r>
                <w:rPr>
                  <w:rFonts w:cs="Arial"/>
                  <w:sz w:val="13"/>
                  <w:szCs w:val="13"/>
                </w:rPr>
                <w:t>He</w:t>
              </w:r>
            </w:ins>
          </w:p>
        </w:tc>
        <w:tc>
          <w:tcPr>
            <w:tcW w:w="900" w:type="dxa"/>
            <w:vAlign w:val="center"/>
          </w:tcPr>
          <w:p w14:paraId="5E000248" w14:textId="77777777" w:rsidR="00C60D85" w:rsidRDefault="00000000">
            <w:pPr>
              <w:spacing w:after="0"/>
              <w:rPr>
                <w:ins w:id="6451" w:author="Sean de Noronha | DRG" w:date="2026-09-29T16:58:00Z" w16du:dateUtc="2026-09-29T14:58:00Z"/>
                <w:rFonts w:cs="Arial"/>
                <w:sz w:val="13"/>
                <w:szCs w:val="13"/>
              </w:rPr>
            </w:pPr>
            <w:ins w:id="6452" w:author="Sean de Noronha | DRG" w:date="2026-09-29T16:58:00Z" w16du:dateUtc="2026-09-29T14:58:00Z">
              <w:r>
                <w:rPr>
                  <w:rFonts w:cs="Arial"/>
                  <w:sz w:val="13"/>
                  <w:szCs w:val="13"/>
                </w:rPr>
                <w:t>1,000</w:t>
              </w:r>
            </w:ins>
          </w:p>
        </w:tc>
        <w:tc>
          <w:tcPr>
            <w:tcW w:w="800" w:type="dxa"/>
            <w:vAlign w:val="center"/>
          </w:tcPr>
          <w:p w14:paraId="5E000249" w14:textId="77777777" w:rsidR="00C60D85" w:rsidRDefault="00000000">
            <w:pPr>
              <w:spacing w:after="0"/>
              <w:rPr>
                <w:ins w:id="6453" w:author="Sean de Noronha | DRG" w:date="2026-09-29T16:58:00Z" w16du:dateUtc="2026-09-29T14:58:00Z"/>
                <w:rFonts w:cs="Arial"/>
                <w:sz w:val="13"/>
                <w:szCs w:val="13"/>
              </w:rPr>
            </w:pPr>
            <w:ins w:id="6454" w:author="Sean de Noronha | DRG" w:date="2026-09-29T16:58:00Z" w16du:dateUtc="2026-09-29T14:58:00Z">
              <w:r>
                <w:rPr>
                  <w:rFonts w:cs="Arial"/>
                  <w:sz w:val="13"/>
                  <w:szCs w:val="13"/>
                </w:rPr>
                <w:t>2 m</w:t>
              </w:r>
            </w:ins>
          </w:p>
        </w:tc>
        <w:tc>
          <w:tcPr>
            <w:tcW w:w="880" w:type="dxa"/>
            <w:vAlign w:val="center"/>
          </w:tcPr>
          <w:p w14:paraId="5E00024A" w14:textId="77777777" w:rsidR="00C60D85" w:rsidRDefault="00000000">
            <w:pPr>
              <w:spacing w:after="0"/>
              <w:rPr>
                <w:ins w:id="6455" w:author="Sean de Noronha | DRG" w:date="2026-09-29T16:58:00Z" w16du:dateUtc="2026-09-29T14:58:00Z"/>
                <w:rFonts w:cs="Arial"/>
                <w:sz w:val="13"/>
                <w:szCs w:val="13"/>
              </w:rPr>
            </w:pPr>
            <w:ins w:id="6456" w:author="Sean de Noronha | DRG" w:date="2026-09-29T16:58:00Z" w16du:dateUtc="2026-09-29T14:58:00Z">
              <w:r>
                <w:rPr>
                  <w:rFonts w:cs="Arial"/>
                  <w:sz w:val="13"/>
                  <w:szCs w:val="13"/>
                </w:rPr>
                <w:t>0.28</w:t>
              </w:r>
            </w:ins>
          </w:p>
        </w:tc>
        <w:tc>
          <w:tcPr>
            <w:tcW w:w="820" w:type="dxa"/>
            <w:vAlign w:val="center"/>
          </w:tcPr>
          <w:p w14:paraId="5E00024B" w14:textId="77777777" w:rsidR="00C60D85" w:rsidRDefault="00000000">
            <w:pPr>
              <w:spacing w:after="0"/>
              <w:rPr>
                <w:ins w:id="6457" w:author="Sean de Noronha | DRG" w:date="2026-09-29T16:58:00Z" w16du:dateUtc="2026-09-29T14:58:00Z"/>
                <w:rFonts w:cs="Arial"/>
                <w:sz w:val="13"/>
                <w:szCs w:val="13"/>
              </w:rPr>
            </w:pPr>
            <w:ins w:id="6458" w:author="Sean de Noronha | DRG" w:date="2026-09-29T16:58:00Z" w16du:dateUtc="2026-09-29T14:58:00Z">
              <w:r>
                <w:rPr>
                  <w:rFonts w:cs="Arial"/>
                  <w:sz w:val="13"/>
                  <w:szCs w:val="13"/>
                </w:rPr>
                <w:t>196</w:t>
              </w:r>
            </w:ins>
          </w:p>
        </w:tc>
        <w:tc>
          <w:tcPr>
            <w:tcW w:w="1100" w:type="dxa"/>
            <w:vAlign w:val="center"/>
          </w:tcPr>
          <w:p w14:paraId="5E00024C" w14:textId="77777777" w:rsidR="00C60D85" w:rsidRDefault="00000000">
            <w:pPr>
              <w:spacing w:after="0"/>
              <w:rPr>
                <w:ins w:id="6459" w:author="Sean de Noronha | DRG" w:date="2026-09-29T16:58:00Z" w16du:dateUtc="2026-09-29T14:58:00Z"/>
                <w:rFonts w:cs="Arial"/>
                <w:sz w:val="13"/>
                <w:szCs w:val="13"/>
              </w:rPr>
            </w:pPr>
            <w:ins w:id="6460" w:author="Sean de Noronha | DRG" w:date="2026-09-29T16:58:00Z" w16du:dateUtc="2026-09-29T14:58:00Z">
              <w:r>
                <w:rPr>
                  <w:rFonts w:cs="Arial"/>
                  <w:sz w:val="13"/>
                  <w:szCs w:val="13"/>
                </w:rPr>
                <w:t>62.2 (132)</w:t>
              </w:r>
            </w:ins>
          </w:p>
        </w:tc>
        <w:tc>
          <w:tcPr>
            <w:tcW w:w="700" w:type="dxa"/>
            <w:vAlign w:val="center"/>
          </w:tcPr>
          <w:p w14:paraId="5E00024D" w14:textId="77777777" w:rsidR="00C60D85" w:rsidRDefault="00000000">
            <w:pPr>
              <w:spacing w:after="0"/>
              <w:rPr>
                <w:ins w:id="6461" w:author="Sean de Noronha | DRG" w:date="2026-09-29T16:58:00Z" w16du:dateUtc="2026-09-29T14:58:00Z"/>
                <w:rFonts w:cs="Arial"/>
                <w:sz w:val="13"/>
                <w:szCs w:val="13"/>
              </w:rPr>
            </w:pPr>
            <w:ins w:id="6462" w:author="Sean de Noronha | DRG" w:date="2026-09-29T16:58:00Z" w16du:dateUtc="2026-09-29T14:58:00Z">
              <w:r>
                <w:rPr>
                  <w:rFonts w:cs="Arial"/>
                  <w:sz w:val="13"/>
                  <w:szCs w:val="13"/>
                </w:rPr>
                <w:t>9.99</w:t>
              </w:r>
            </w:ins>
          </w:p>
        </w:tc>
      </w:tr>
      <w:tr w:rsidR="00C60D85" w14:paraId="3190068D" w14:textId="77777777">
        <w:trPr>
          <w:jc w:val="center"/>
          <w:ins w:id="6463" w:author="Sean de Noronha | DRG" w:date="2026-09-29T16:58:00Z"/>
        </w:trPr>
        <w:tc>
          <w:tcPr>
            <w:tcW w:w="560" w:type="dxa"/>
            <w:vAlign w:val="center"/>
          </w:tcPr>
          <w:p w14:paraId="5E00024E" w14:textId="77777777" w:rsidR="00C60D85" w:rsidRDefault="00000000">
            <w:pPr>
              <w:spacing w:after="0"/>
              <w:rPr>
                <w:ins w:id="6464" w:author="Sean de Noronha | DRG" w:date="2026-09-29T16:58:00Z" w16du:dateUtc="2026-09-29T14:58:00Z"/>
                <w:rFonts w:cs="Arial"/>
                <w:sz w:val="13"/>
                <w:szCs w:val="13"/>
              </w:rPr>
            </w:pPr>
            <w:ins w:id="6465" w:author="Sean de Noronha | DRG" w:date="2026-09-29T16:58:00Z" w16du:dateUtc="2026-09-29T14:58:00Z">
              <w:r>
                <w:rPr>
                  <w:rFonts w:cs="Arial"/>
                  <w:sz w:val="13"/>
                  <w:szCs w:val="13"/>
                </w:rPr>
                <w:t>5</w:t>
              </w:r>
            </w:ins>
          </w:p>
        </w:tc>
        <w:tc>
          <w:tcPr>
            <w:tcW w:w="500" w:type="dxa"/>
            <w:vAlign w:val="center"/>
          </w:tcPr>
          <w:p w14:paraId="5E00024F" w14:textId="77777777" w:rsidR="00C60D85" w:rsidRDefault="00000000">
            <w:pPr>
              <w:spacing w:after="0"/>
              <w:rPr>
                <w:ins w:id="6466" w:author="Sean de Noronha | DRG" w:date="2026-09-29T16:58:00Z" w16du:dateUtc="2026-09-29T14:58:00Z"/>
                <w:rFonts w:cs="Arial"/>
                <w:sz w:val="13"/>
                <w:szCs w:val="13"/>
              </w:rPr>
            </w:pPr>
            <w:ins w:id="6467" w:author="Sean de Noronha | DRG" w:date="2026-09-29T16:58:00Z" w16du:dateUtc="2026-09-29T14:58:00Z">
              <w:r>
                <w:rPr>
                  <w:rFonts w:cs="Arial"/>
                  <w:sz w:val="13"/>
                  <w:szCs w:val="13"/>
                </w:rPr>
                <w:t>T1</w:t>
              </w:r>
            </w:ins>
          </w:p>
        </w:tc>
        <w:tc>
          <w:tcPr>
            <w:tcW w:w="660" w:type="dxa"/>
            <w:vAlign w:val="center"/>
          </w:tcPr>
          <w:p w14:paraId="5E000250" w14:textId="77777777" w:rsidR="00C60D85" w:rsidRDefault="00000000">
            <w:pPr>
              <w:spacing w:after="0"/>
              <w:rPr>
                <w:ins w:id="6468" w:author="Sean de Noronha | DRG" w:date="2026-09-29T16:58:00Z" w16du:dateUtc="2026-09-29T14:58:00Z"/>
                <w:rFonts w:cs="Arial"/>
                <w:sz w:val="13"/>
                <w:szCs w:val="13"/>
              </w:rPr>
            </w:pPr>
            <w:ins w:id="6469" w:author="Sean de Noronha | DRG" w:date="2026-09-29T16:58:00Z" w16du:dateUtc="2026-09-29T14:58:00Z">
              <w:r>
                <w:rPr>
                  <w:rFonts w:cs="Arial"/>
                  <w:sz w:val="13"/>
                  <w:szCs w:val="13"/>
                </w:rPr>
                <w:t>1</w:t>
              </w:r>
            </w:ins>
          </w:p>
        </w:tc>
        <w:tc>
          <w:tcPr>
            <w:tcW w:w="1920" w:type="dxa"/>
            <w:vAlign w:val="center"/>
          </w:tcPr>
          <w:p w14:paraId="5E000251" w14:textId="77777777" w:rsidR="00C60D85" w:rsidRDefault="00000000">
            <w:pPr>
              <w:spacing w:after="0"/>
              <w:rPr>
                <w:ins w:id="6470" w:author="Sean de Noronha | DRG" w:date="2026-09-29T16:58:00Z" w16du:dateUtc="2026-09-29T14:58:00Z"/>
                <w:rFonts w:cs="Arial"/>
                <w:sz w:val="13"/>
                <w:szCs w:val="13"/>
              </w:rPr>
            </w:pPr>
            <w:ins w:id="6471" w:author="Sean de Noronha | DRG" w:date="2026-09-29T16:58:00Z" w16du:dateUtc="2026-09-29T14:58:00Z">
              <w:r>
                <w:rPr>
                  <w:rFonts w:cs="Arial"/>
                  <w:sz w:val="13"/>
                  <w:szCs w:val="13"/>
                </w:rPr>
                <w:t>CSST, Manufacturer C, EHD 13</w:t>
              </w:r>
            </w:ins>
          </w:p>
        </w:tc>
        <w:tc>
          <w:tcPr>
            <w:tcW w:w="520" w:type="dxa"/>
            <w:vAlign w:val="center"/>
          </w:tcPr>
          <w:p w14:paraId="5E000252" w14:textId="77777777" w:rsidR="00C60D85" w:rsidRDefault="00000000">
            <w:pPr>
              <w:spacing w:after="0"/>
              <w:rPr>
                <w:ins w:id="6472" w:author="Sean de Noronha | DRG" w:date="2026-09-29T16:58:00Z" w16du:dateUtc="2026-09-29T14:58:00Z"/>
                <w:rFonts w:cs="Arial"/>
                <w:sz w:val="13"/>
                <w:szCs w:val="13"/>
              </w:rPr>
            </w:pPr>
            <w:ins w:id="6473" w:author="Sean de Noronha | DRG" w:date="2026-09-29T16:58:00Z" w16du:dateUtc="2026-09-29T14:58:00Z">
              <w:r>
                <w:rPr>
                  <w:rFonts w:cs="Arial"/>
                  <w:sz w:val="13"/>
                  <w:szCs w:val="13"/>
                </w:rPr>
                <w:t>He</w:t>
              </w:r>
            </w:ins>
          </w:p>
        </w:tc>
        <w:tc>
          <w:tcPr>
            <w:tcW w:w="900" w:type="dxa"/>
            <w:vAlign w:val="center"/>
          </w:tcPr>
          <w:p w14:paraId="5E000253" w14:textId="77777777" w:rsidR="00C60D85" w:rsidRDefault="00000000">
            <w:pPr>
              <w:spacing w:after="0"/>
              <w:rPr>
                <w:ins w:id="6474" w:author="Sean de Noronha | DRG" w:date="2026-09-29T16:58:00Z" w16du:dateUtc="2026-09-29T14:58:00Z"/>
                <w:rFonts w:cs="Arial"/>
                <w:sz w:val="13"/>
                <w:szCs w:val="13"/>
              </w:rPr>
            </w:pPr>
            <w:ins w:id="6475" w:author="Sean de Noronha | DRG" w:date="2026-09-29T16:58:00Z" w16du:dateUtc="2026-09-29T14:58:00Z">
              <w:r>
                <w:rPr>
                  <w:rFonts w:cs="Arial"/>
                  <w:sz w:val="13"/>
                  <w:szCs w:val="13"/>
                </w:rPr>
                <w:t>1,361</w:t>
              </w:r>
            </w:ins>
          </w:p>
        </w:tc>
        <w:tc>
          <w:tcPr>
            <w:tcW w:w="800" w:type="dxa"/>
            <w:vAlign w:val="center"/>
          </w:tcPr>
          <w:p w14:paraId="5E000254" w14:textId="77777777" w:rsidR="00C60D85" w:rsidRDefault="00000000">
            <w:pPr>
              <w:spacing w:after="0"/>
              <w:rPr>
                <w:ins w:id="6476" w:author="Sean de Noronha | DRG" w:date="2026-09-29T16:58:00Z" w16du:dateUtc="2026-09-29T14:58:00Z"/>
                <w:rFonts w:cs="Arial"/>
                <w:sz w:val="13"/>
                <w:szCs w:val="13"/>
              </w:rPr>
            </w:pPr>
            <w:ins w:id="6477" w:author="Sean de Noronha | DRG" w:date="2026-09-29T16:58:00Z" w16du:dateUtc="2026-09-29T14:58:00Z">
              <w:r>
                <w:rPr>
                  <w:rFonts w:cs="Arial"/>
                  <w:sz w:val="13"/>
                  <w:szCs w:val="13"/>
                </w:rPr>
                <w:t>1 m</w:t>
              </w:r>
            </w:ins>
          </w:p>
        </w:tc>
        <w:tc>
          <w:tcPr>
            <w:tcW w:w="880" w:type="dxa"/>
            <w:vAlign w:val="center"/>
          </w:tcPr>
          <w:p w14:paraId="5E000255" w14:textId="77777777" w:rsidR="00C60D85" w:rsidRDefault="00000000">
            <w:pPr>
              <w:spacing w:after="0"/>
              <w:rPr>
                <w:ins w:id="6478" w:author="Sean de Noronha | DRG" w:date="2026-09-29T16:58:00Z" w16du:dateUtc="2026-09-29T14:58:00Z"/>
                <w:rFonts w:cs="Arial"/>
                <w:sz w:val="13"/>
                <w:szCs w:val="13"/>
              </w:rPr>
            </w:pPr>
            <w:ins w:id="6479" w:author="Sean de Noronha | DRG" w:date="2026-09-29T16:58:00Z" w16du:dateUtc="2026-09-29T14:58:00Z">
              <w:r>
                <w:rPr>
                  <w:rFonts w:cs="Arial"/>
                  <w:sz w:val="13"/>
                  <w:szCs w:val="13"/>
                </w:rPr>
                <w:t>0.32</w:t>
              </w:r>
            </w:ins>
          </w:p>
        </w:tc>
        <w:tc>
          <w:tcPr>
            <w:tcW w:w="820" w:type="dxa"/>
            <w:vAlign w:val="center"/>
          </w:tcPr>
          <w:p w14:paraId="5E000256" w14:textId="77777777" w:rsidR="00C60D85" w:rsidRDefault="00000000">
            <w:pPr>
              <w:spacing w:after="0"/>
              <w:rPr>
                <w:ins w:id="6480" w:author="Sean de Noronha | DRG" w:date="2026-09-29T16:58:00Z" w16du:dateUtc="2026-09-29T14:58:00Z"/>
                <w:rFonts w:cs="Arial"/>
                <w:sz w:val="13"/>
                <w:szCs w:val="13"/>
              </w:rPr>
            </w:pPr>
            <w:ins w:id="6481" w:author="Sean de Noronha | DRG" w:date="2026-09-29T16:58:00Z" w16du:dateUtc="2026-09-29T14:58:00Z">
              <w:r>
                <w:rPr>
                  <w:rFonts w:cs="Arial"/>
                  <w:sz w:val="13"/>
                  <w:szCs w:val="13"/>
                </w:rPr>
                <w:t>156</w:t>
              </w:r>
            </w:ins>
          </w:p>
        </w:tc>
        <w:tc>
          <w:tcPr>
            <w:tcW w:w="1100" w:type="dxa"/>
            <w:vAlign w:val="center"/>
          </w:tcPr>
          <w:p w14:paraId="5E000257" w14:textId="77777777" w:rsidR="00C60D85" w:rsidRDefault="00000000">
            <w:pPr>
              <w:spacing w:after="0"/>
              <w:rPr>
                <w:ins w:id="6482" w:author="Sean de Noronha | DRG" w:date="2026-09-29T16:58:00Z" w16du:dateUtc="2026-09-29T14:58:00Z"/>
                <w:rFonts w:cs="Arial"/>
                <w:sz w:val="13"/>
                <w:szCs w:val="13"/>
              </w:rPr>
            </w:pPr>
            <w:ins w:id="6483" w:author="Sean de Noronha | DRG" w:date="2026-09-29T16:58:00Z" w16du:dateUtc="2026-09-29T14:58:00Z">
              <w:r>
                <w:rPr>
                  <w:rFonts w:cs="Arial"/>
                  <w:sz w:val="13"/>
                  <w:szCs w:val="13"/>
                </w:rPr>
                <w:t>84.6 (179)</w:t>
              </w:r>
            </w:ins>
          </w:p>
        </w:tc>
        <w:tc>
          <w:tcPr>
            <w:tcW w:w="700" w:type="dxa"/>
            <w:vAlign w:val="center"/>
          </w:tcPr>
          <w:p w14:paraId="5E000258" w14:textId="77777777" w:rsidR="00C60D85" w:rsidRDefault="00000000">
            <w:pPr>
              <w:spacing w:after="0"/>
              <w:rPr>
                <w:ins w:id="6484" w:author="Sean de Noronha | DRG" w:date="2026-09-29T16:58:00Z" w16du:dateUtc="2026-09-29T14:58:00Z"/>
                <w:rFonts w:cs="Arial"/>
                <w:sz w:val="13"/>
                <w:szCs w:val="13"/>
              </w:rPr>
            </w:pPr>
            <w:ins w:id="6485" w:author="Sean de Noronha | DRG" w:date="2026-09-29T16:58:00Z" w16du:dateUtc="2026-09-29T14:58:00Z">
              <w:r>
                <w:rPr>
                  <w:rFonts w:cs="Arial"/>
                  <w:sz w:val="13"/>
                  <w:szCs w:val="13"/>
                </w:rPr>
                <w:t>13.6</w:t>
              </w:r>
            </w:ins>
          </w:p>
        </w:tc>
      </w:tr>
      <w:tr w:rsidR="00C60D85" w14:paraId="7D581FD8" w14:textId="77777777">
        <w:trPr>
          <w:jc w:val="center"/>
          <w:ins w:id="6486" w:author="Sean de Noronha | DRG" w:date="2026-09-29T16:58:00Z"/>
        </w:trPr>
        <w:tc>
          <w:tcPr>
            <w:tcW w:w="560" w:type="dxa"/>
            <w:vAlign w:val="center"/>
          </w:tcPr>
          <w:p w14:paraId="5E000259" w14:textId="77777777" w:rsidR="00C60D85" w:rsidRDefault="00000000">
            <w:pPr>
              <w:spacing w:after="0"/>
              <w:rPr>
                <w:ins w:id="6487" w:author="Sean de Noronha | DRG" w:date="2026-09-29T16:58:00Z" w16du:dateUtc="2026-09-29T14:58:00Z"/>
                <w:rFonts w:cs="Arial"/>
                <w:sz w:val="13"/>
                <w:szCs w:val="13"/>
              </w:rPr>
            </w:pPr>
            <w:ins w:id="6488" w:author="Sean de Noronha | DRG" w:date="2026-09-29T16:58:00Z" w16du:dateUtc="2026-09-29T14:58:00Z">
              <w:r>
                <w:rPr>
                  <w:rFonts w:cs="Arial"/>
                  <w:sz w:val="13"/>
                  <w:szCs w:val="13"/>
                </w:rPr>
                <w:t>6</w:t>
              </w:r>
            </w:ins>
          </w:p>
        </w:tc>
        <w:tc>
          <w:tcPr>
            <w:tcW w:w="500" w:type="dxa"/>
            <w:vAlign w:val="center"/>
          </w:tcPr>
          <w:p w14:paraId="5E00025A" w14:textId="77777777" w:rsidR="00C60D85" w:rsidRDefault="00000000">
            <w:pPr>
              <w:spacing w:after="0"/>
              <w:rPr>
                <w:ins w:id="6489" w:author="Sean de Noronha | DRG" w:date="2026-09-29T16:58:00Z" w16du:dateUtc="2026-09-29T14:58:00Z"/>
                <w:rFonts w:cs="Arial"/>
                <w:sz w:val="13"/>
                <w:szCs w:val="13"/>
              </w:rPr>
            </w:pPr>
            <w:ins w:id="6490" w:author="Sean de Noronha | DRG" w:date="2026-09-29T16:58:00Z" w16du:dateUtc="2026-09-29T14:58:00Z">
              <w:r>
                <w:rPr>
                  <w:rFonts w:cs="Arial"/>
                  <w:sz w:val="13"/>
                  <w:szCs w:val="13"/>
                </w:rPr>
                <w:t>T1</w:t>
              </w:r>
            </w:ins>
          </w:p>
        </w:tc>
        <w:tc>
          <w:tcPr>
            <w:tcW w:w="660" w:type="dxa"/>
            <w:vAlign w:val="center"/>
          </w:tcPr>
          <w:p w14:paraId="5E00025B" w14:textId="77777777" w:rsidR="00C60D85" w:rsidRDefault="00000000">
            <w:pPr>
              <w:spacing w:after="0"/>
              <w:rPr>
                <w:ins w:id="6491" w:author="Sean de Noronha | DRG" w:date="2026-09-29T16:58:00Z" w16du:dateUtc="2026-09-29T14:58:00Z"/>
                <w:rFonts w:cs="Arial"/>
                <w:sz w:val="13"/>
                <w:szCs w:val="13"/>
              </w:rPr>
            </w:pPr>
            <w:ins w:id="6492" w:author="Sean de Noronha | DRG" w:date="2026-09-29T16:58:00Z" w16du:dateUtc="2026-09-29T14:58:00Z">
              <w:r>
                <w:rPr>
                  <w:rFonts w:cs="Arial"/>
                  <w:sz w:val="13"/>
                  <w:szCs w:val="13"/>
                </w:rPr>
                <w:t>1</w:t>
              </w:r>
            </w:ins>
          </w:p>
        </w:tc>
        <w:tc>
          <w:tcPr>
            <w:tcW w:w="1920" w:type="dxa"/>
            <w:vAlign w:val="center"/>
          </w:tcPr>
          <w:p w14:paraId="5E00025C" w14:textId="77777777" w:rsidR="00C60D85" w:rsidRDefault="00000000">
            <w:pPr>
              <w:spacing w:after="0"/>
              <w:rPr>
                <w:ins w:id="6493" w:author="Sean de Noronha | DRG" w:date="2026-09-29T16:58:00Z" w16du:dateUtc="2026-09-29T14:58:00Z"/>
                <w:rFonts w:cs="Arial"/>
                <w:sz w:val="13"/>
                <w:szCs w:val="13"/>
              </w:rPr>
            </w:pPr>
            <w:ins w:id="6494" w:author="Sean de Noronha | DRG" w:date="2026-09-29T16:58:00Z" w16du:dateUtc="2026-09-29T14:58:00Z">
              <w:r>
                <w:rPr>
                  <w:rFonts w:cs="Arial"/>
                  <w:sz w:val="13"/>
                  <w:szCs w:val="13"/>
                </w:rPr>
                <w:t>CSST, Manufacturer C, EHD 13</w:t>
              </w:r>
            </w:ins>
          </w:p>
        </w:tc>
        <w:tc>
          <w:tcPr>
            <w:tcW w:w="520" w:type="dxa"/>
            <w:vAlign w:val="center"/>
          </w:tcPr>
          <w:p w14:paraId="5E00025D" w14:textId="77777777" w:rsidR="00C60D85" w:rsidRDefault="00000000">
            <w:pPr>
              <w:spacing w:after="0"/>
              <w:rPr>
                <w:ins w:id="6495" w:author="Sean de Noronha | DRG" w:date="2026-09-29T16:58:00Z" w16du:dateUtc="2026-09-29T14:58:00Z"/>
                <w:rFonts w:cs="Arial"/>
                <w:sz w:val="13"/>
                <w:szCs w:val="13"/>
              </w:rPr>
            </w:pPr>
            <w:ins w:id="6496" w:author="Sean de Noronha | DRG" w:date="2026-09-29T16:58:00Z" w16du:dateUtc="2026-09-29T14:58:00Z">
              <w:r>
                <w:rPr>
                  <w:rFonts w:cs="Arial"/>
                  <w:sz w:val="13"/>
                  <w:szCs w:val="13"/>
                </w:rPr>
                <w:t>He</w:t>
              </w:r>
            </w:ins>
          </w:p>
        </w:tc>
        <w:tc>
          <w:tcPr>
            <w:tcW w:w="900" w:type="dxa"/>
            <w:vAlign w:val="center"/>
          </w:tcPr>
          <w:p w14:paraId="5E00025E" w14:textId="77777777" w:rsidR="00C60D85" w:rsidRDefault="00000000">
            <w:pPr>
              <w:spacing w:after="0"/>
              <w:rPr>
                <w:ins w:id="6497" w:author="Sean de Noronha | DRG" w:date="2026-09-29T16:58:00Z" w16du:dateUtc="2026-09-29T14:58:00Z"/>
                <w:rFonts w:cs="Arial"/>
                <w:sz w:val="13"/>
                <w:szCs w:val="13"/>
              </w:rPr>
            </w:pPr>
            <w:ins w:id="6498" w:author="Sean de Noronha | DRG" w:date="2026-09-29T16:58:00Z" w16du:dateUtc="2026-09-29T14:58:00Z">
              <w:r>
                <w:rPr>
                  <w:rFonts w:cs="Arial"/>
                  <w:sz w:val="13"/>
                  <w:szCs w:val="13"/>
                </w:rPr>
                <w:t>1,750</w:t>
              </w:r>
            </w:ins>
          </w:p>
        </w:tc>
        <w:tc>
          <w:tcPr>
            <w:tcW w:w="800" w:type="dxa"/>
            <w:vAlign w:val="center"/>
          </w:tcPr>
          <w:p w14:paraId="5E00025F" w14:textId="77777777" w:rsidR="00C60D85" w:rsidRDefault="00000000">
            <w:pPr>
              <w:spacing w:after="0"/>
              <w:rPr>
                <w:ins w:id="6499" w:author="Sean de Noronha | DRG" w:date="2026-09-29T16:58:00Z" w16du:dateUtc="2026-09-29T14:58:00Z"/>
                <w:rFonts w:cs="Arial"/>
                <w:sz w:val="13"/>
                <w:szCs w:val="13"/>
              </w:rPr>
            </w:pPr>
            <w:ins w:id="6500" w:author="Sean de Noronha | DRG" w:date="2026-09-29T16:58:00Z" w16du:dateUtc="2026-09-29T14:58:00Z">
              <w:r>
                <w:rPr>
                  <w:rFonts w:cs="Arial"/>
                  <w:sz w:val="13"/>
                  <w:szCs w:val="13"/>
                </w:rPr>
                <w:t>0.5 m</w:t>
              </w:r>
            </w:ins>
          </w:p>
        </w:tc>
        <w:tc>
          <w:tcPr>
            <w:tcW w:w="880" w:type="dxa"/>
            <w:vAlign w:val="center"/>
          </w:tcPr>
          <w:p w14:paraId="5E000260" w14:textId="77777777" w:rsidR="00C60D85" w:rsidRDefault="00000000">
            <w:pPr>
              <w:spacing w:after="0"/>
              <w:rPr>
                <w:ins w:id="6501" w:author="Sean de Noronha | DRG" w:date="2026-09-29T16:58:00Z" w16du:dateUtc="2026-09-29T14:58:00Z"/>
                <w:rFonts w:cs="Arial"/>
                <w:sz w:val="13"/>
                <w:szCs w:val="13"/>
              </w:rPr>
            </w:pPr>
            <w:ins w:id="6502" w:author="Sean de Noronha | DRG" w:date="2026-09-29T16:58:00Z" w16du:dateUtc="2026-09-29T14:58:00Z">
              <w:r>
                <w:rPr>
                  <w:rFonts w:cs="Arial"/>
                  <w:sz w:val="13"/>
                  <w:szCs w:val="13"/>
                </w:rPr>
                <w:t>0.69</w:t>
              </w:r>
            </w:ins>
          </w:p>
        </w:tc>
        <w:tc>
          <w:tcPr>
            <w:tcW w:w="820" w:type="dxa"/>
            <w:vAlign w:val="center"/>
          </w:tcPr>
          <w:p w14:paraId="5E000261" w14:textId="77777777" w:rsidR="00C60D85" w:rsidRDefault="00000000">
            <w:pPr>
              <w:spacing w:after="0"/>
              <w:rPr>
                <w:ins w:id="6503" w:author="Sean de Noronha | DRG" w:date="2026-09-29T16:58:00Z" w16du:dateUtc="2026-09-29T14:58:00Z"/>
                <w:rFonts w:cs="Arial"/>
                <w:sz w:val="13"/>
                <w:szCs w:val="13"/>
              </w:rPr>
            </w:pPr>
            <w:ins w:id="6504" w:author="Sean de Noronha | DRG" w:date="2026-09-29T16:58:00Z" w16du:dateUtc="2026-09-29T14:58:00Z">
              <w:r>
                <w:rPr>
                  <w:rFonts w:cs="Arial"/>
                  <w:sz w:val="13"/>
                  <w:szCs w:val="13"/>
                </w:rPr>
                <w:t>190</w:t>
              </w:r>
            </w:ins>
          </w:p>
        </w:tc>
        <w:tc>
          <w:tcPr>
            <w:tcW w:w="1100" w:type="dxa"/>
            <w:vAlign w:val="center"/>
          </w:tcPr>
          <w:p w14:paraId="5E000262" w14:textId="77777777" w:rsidR="00C60D85" w:rsidRDefault="00000000">
            <w:pPr>
              <w:spacing w:after="0"/>
              <w:rPr>
                <w:ins w:id="6505" w:author="Sean de Noronha | DRG" w:date="2026-09-29T16:58:00Z" w16du:dateUtc="2026-09-29T14:58:00Z"/>
                <w:rFonts w:cs="Arial"/>
                <w:sz w:val="13"/>
                <w:szCs w:val="13"/>
              </w:rPr>
            </w:pPr>
            <w:ins w:id="6506" w:author="Sean de Noronha | DRG" w:date="2026-09-29T16:58:00Z" w16du:dateUtc="2026-09-29T14:58:00Z">
              <w:r>
                <w:rPr>
                  <w:rFonts w:cs="Arial"/>
                  <w:sz w:val="13"/>
                  <w:szCs w:val="13"/>
                </w:rPr>
                <w:t>109 (230)</w:t>
              </w:r>
            </w:ins>
          </w:p>
        </w:tc>
        <w:tc>
          <w:tcPr>
            <w:tcW w:w="700" w:type="dxa"/>
            <w:vAlign w:val="center"/>
          </w:tcPr>
          <w:p w14:paraId="5E000263" w14:textId="77777777" w:rsidR="00C60D85" w:rsidRDefault="00000000">
            <w:pPr>
              <w:spacing w:after="0"/>
              <w:rPr>
                <w:ins w:id="6507" w:author="Sean de Noronha | DRG" w:date="2026-09-29T16:58:00Z" w16du:dateUtc="2026-09-29T14:58:00Z"/>
                <w:rFonts w:cs="Arial"/>
                <w:sz w:val="13"/>
                <w:szCs w:val="13"/>
              </w:rPr>
            </w:pPr>
            <w:ins w:id="6508" w:author="Sean de Noronha | DRG" w:date="2026-09-29T16:58:00Z" w16du:dateUtc="2026-09-29T14:58:00Z">
              <w:r>
                <w:rPr>
                  <w:rFonts w:cs="Arial"/>
                  <w:sz w:val="13"/>
                  <w:szCs w:val="13"/>
                </w:rPr>
                <w:t>17.5</w:t>
              </w:r>
            </w:ins>
          </w:p>
        </w:tc>
      </w:tr>
      <w:tr w:rsidR="00C60D85" w14:paraId="38CA8C64" w14:textId="77777777">
        <w:trPr>
          <w:jc w:val="center"/>
          <w:ins w:id="6509" w:author="Sean de Noronha | DRG" w:date="2026-09-29T16:58:00Z"/>
        </w:trPr>
        <w:tc>
          <w:tcPr>
            <w:tcW w:w="560" w:type="dxa"/>
            <w:vAlign w:val="center"/>
          </w:tcPr>
          <w:p w14:paraId="5E000264" w14:textId="77777777" w:rsidR="00C60D85" w:rsidRDefault="00000000">
            <w:pPr>
              <w:spacing w:after="0"/>
              <w:rPr>
                <w:ins w:id="6510" w:author="Sean de Noronha | DRG" w:date="2026-09-29T16:58:00Z" w16du:dateUtc="2026-09-29T14:58:00Z"/>
                <w:rFonts w:cs="Arial"/>
                <w:sz w:val="13"/>
                <w:szCs w:val="13"/>
              </w:rPr>
            </w:pPr>
            <w:ins w:id="6511" w:author="Sean de Noronha | DRG" w:date="2026-09-29T16:58:00Z" w16du:dateUtc="2026-09-29T14:58:00Z">
              <w:r>
                <w:rPr>
                  <w:rFonts w:cs="Arial"/>
                  <w:sz w:val="13"/>
                  <w:szCs w:val="13"/>
                </w:rPr>
                <w:t>7</w:t>
              </w:r>
            </w:ins>
          </w:p>
        </w:tc>
        <w:tc>
          <w:tcPr>
            <w:tcW w:w="500" w:type="dxa"/>
            <w:vAlign w:val="center"/>
          </w:tcPr>
          <w:p w14:paraId="5E000265" w14:textId="77777777" w:rsidR="00C60D85" w:rsidRDefault="00000000">
            <w:pPr>
              <w:spacing w:after="0"/>
              <w:rPr>
                <w:ins w:id="6512" w:author="Sean de Noronha | DRG" w:date="2026-09-29T16:58:00Z" w16du:dateUtc="2026-09-29T14:58:00Z"/>
                <w:rFonts w:cs="Arial"/>
                <w:sz w:val="13"/>
                <w:szCs w:val="13"/>
              </w:rPr>
            </w:pPr>
            <w:ins w:id="6513" w:author="Sean de Noronha | DRG" w:date="2026-09-29T16:58:00Z" w16du:dateUtc="2026-09-29T14:58:00Z">
              <w:r>
                <w:rPr>
                  <w:rFonts w:cs="Arial"/>
                  <w:sz w:val="13"/>
                  <w:szCs w:val="13"/>
                </w:rPr>
                <w:t>T1</w:t>
              </w:r>
            </w:ins>
          </w:p>
        </w:tc>
        <w:tc>
          <w:tcPr>
            <w:tcW w:w="660" w:type="dxa"/>
            <w:vAlign w:val="center"/>
          </w:tcPr>
          <w:p w14:paraId="5E000266" w14:textId="77777777" w:rsidR="00C60D85" w:rsidRDefault="00000000">
            <w:pPr>
              <w:spacing w:after="0"/>
              <w:rPr>
                <w:ins w:id="6514" w:author="Sean de Noronha | DRG" w:date="2026-09-29T16:58:00Z" w16du:dateUtc="2026-09-29T14:58:00Z"/>
                <w:rFonts w:cs="Arial"/>
                <w:sz w:val="13"/>
                <w:szCs w:val="13"/>
              </w:rPr>
            </w:pPr>
            <w:ins w:id="6515" w:author="Sean de Noronha | DRG" w:date="2026-09-29T16:58:00Z" w16du:dateUtc="2026-09-29T14:58:00Z">
              <w:r>
                <w:rPr>
                  <w:rFonts w:cs="Arial"/>
                  <w:sz w:val="13"/>
                  <w:szCs w:val="13"/>
                </w:rPr>
                <w:t>1</w:t>
              </w:r>
            </w:ins>
          </w:p>
        </w:tc>
        <w:tc>
          <w:tcPr>
            <w:tcW w:w="1920" w:type="dxa"/>
            <w:vAlign w:val="center"/>
          </w:tcPr>
          <w:p w14:paraId="5E000267" w14:textId="77777777" w:rsidR="00C60D85" w:rsidRDefault="00000000">
            <w:pPr>
              <w:spacing w:after="0"/>
              <w:rPr>
                <w:ins w:id="6516" w:author="Sean de Noronha | DRG" w:date="2026-09-29T16:58:00Z" w16du:dateUtc="2026-09-29T14:58:00Z"/>
                <w:rFonts w:cs="Arial"/>
                <w:sz w:val="13"/>
                <w:szCs w:val="13"/>
              </w:rPr>
            </w:pPr>
            <w:ins w:id="6517" w:author="Sean de Noronha | DRG" w:date="2026-09-29T16:58:00Z" w16du:dateUtc="2026-09-29T14:58:00Z">
              <w:r>
                <w:rPr>
                  <w:rFonts w:cs="Arial"/>
                  <w:sz w:val="13"/>
                  <w:szCs w:val="13"/>
                </w:rPr>
                <w:t>CSST, Manufacturer C, EHD 13</w:t>
              </w:r>
            </w:ins>
          </w:p>
        </w:tc>
        <w:tc>
          <w:tcPr>
            <w:tcW w:w="520" w:type="dxa"/>
            <w:vAlign w:val="center"/>
          </w:tcPr>
          <w:p w14:paraId="5E000268" w14:textId="77777777" w:rsidR="00C60D85" w:rsidRDefault="00000000">
            <w:pPr>
              <w:spacing w:after="0"/>
              <w:rPr>
                <w:ins w:id="6518" w:author="Sean de Noronha | DRG" w:date="2026-09-29T16:58:00Z" w16du:dateUtc="2026-09-29T14:58:00Z"/>
                <w:rFonts w:cs="Arial"/>
                <w:sz w:val="13"/>
                <w:szCs w:val="13"/>
              </w:rPr>
            </w:pPr>
            <w:ins w:id="6519" w:author="Sean de Noronha | DRG" w:date="2026-09-29T16:58:00Z" w16du:dateUtc="2026-09-29T14:58:00Z">
              <w:r>
                <w:rPr>
                  <w:rFonts w:cs="Arial"/>
                  <w:sz w:val="13"/>
                  <w:szCs w:val="13"/>
                </w:rPr>
                <w:t>He</w:t>
              </w:r>
            </w:ins>
          </w:p>
        </w:tc>
        <w:tc>
          <w:tcPr>
            <w:tcW w:w="900" w:type="dxa"/>
            <w:vAlign w:val="center"/>
          </w:tcPr>
          <w:p w14:paraId="5E000269" w14:textId="77777777" w:rsidR="00C60D85" w:rsidRDefault="00000000">
            <w:pPr>
              <w:spacing w:after="0"/>
              <w:rPr>
                <w:ins w:id="6520" w:author="Sean de Noronha | DRG" w:date="2026-09-29T16:58:00Z" w16du:dateUtc="2026-09-29T14:58:00Z"/>
                <w:rFonts w:cs="Arial"/>
                <w:sz w:val="13"/>
                <w:szCs w:val="13"/>
              </w:rPr>
            </w:pPr>
            <w:ins w:id="6521" w:author="Sean de Noronha | DRG" w:date="2026-09-29T16:58:00Z" w16du:dateUtc="2026-09-29T14:58:00Z">
              <w:r>
                <w:rPr>
                  <w:rFonts w:cs="Arial"/>
                  <w:sz w:val="13"/>
                  <w:szCs w:val="13"/>
                </w:rPr>
                <w:t>2,300</w:t>
              </w:r>
            </w:ins>
          </w:p>
        </w:tc>
        <w:tc>
          <w:tcPr>
            <w:tcW w:w="800" w:type="dxa"/>
            <w:vAlign w:val="center"/>
          </w:tcPr>
          <w:p w14:paraId="5E00026A" w14:textId="77777777" w:rsidR="00C60D85" w:rsidRDefault="00000000">
            <w:pPr>
              <w:spacing w:after="0"/>
              <w:rPr>
                <w:ins w:id="6522" w:author="Sean de Noronha | DRG" w:date="2026-09-29T16:58:00Z" w16du:dateUtc="2026-09-29T14:58:00Z"/>
                <w:rFonts w:cs="Arial"/>
                <w:sz w:val="13"/>
                <w:szCs w:val="13"/>
              </w:rPr>
            </w:pPr>
            <w:ins w:id="6523" w:author="Sean de Noronha | DRG" w:date="2026-09-29T16:58:00Z" w16du:dateUtc="2026-09-29T14:58:00Z">
              <w:r>
                <w:rPr>
                  <w:rFonts w:cs="Arial"/>
                  <w:sz w:val="13"/>
                  <w:szCs w:val="13"/>
                </w:rPr>
                <w:t>0.5 m</w:t>
              </w:r>
            </w:ins>
          </w:p>
        </w:tc>
        <w:tc>
          <w:tcPr>
            <w:tcW w:w="880" w:type="dxa"/>
            <w:vAlign w:val="center"/>
          </w:tcPr>
          <w:p w14:paraId="5E00026B" w14:textId="77777777" w:rsidR="00C60D85" w:rsidRDefault="00000000">
            <w:pPr>
              <w:spacing w:after="0"/>
              <w:rPr>
                <w:ins w:id="6524" w:author="Sean de Noronha | DRG" w:date="2026-09-29T16:58:00Z" w16du:dateUtc="2026-09-29T14:58:00Z"/>
                <w:rFonts w:cs="Arial"/>
                <w:sz w:val="13"/>
                <w:szCs w:val="13"/>
              </w:rPr>
            </w:pPr>
            <w:ins w:id="6525" w:author="Sean de Noronha | DRG" w:date="2026-09-29T16:58:00Z" w16du:dateUtc="2026-09-29T14:58:00Z">
              <w:r>
                <w:rPr>
                  <w:rFonts w:cs="Arial"/>
                  <w:sz w:val="13"/>
                  <w:szCs w:val="13"/>
                </w:rPr>
                <w:t>0.80</w:t>
              </w:r>
            </w:ins>
          </w:p>
        </w:tc>
        <w:tc>
          <w:tcPr>
            <w:tcW w:w="820" w:type="dxa"/>
            <w:vAlign w:val="center"/>
          </w:tcPr>
          <w:p w14:paraId="5E00026C" w14:textId="77777777" w:rsidR="00C60D85" w:rsidRDefault="00000000">
            <w:pPr>
              <w:spacing w:after="0"/>
              <w:rPr>
                <w:ins w:id="6526" w:author="Sean de Noronha | DRG" w:date="2026-09-29T16:58:00Z" w16du:dateUtc="2026-09-29T14:58:00Z"/>
                <w:rFonts w:cs="Arial"/>
                <w:sz w:val="13"/>
                <w:szCs w:val="13"/>
              </w:rPr>
            </w:pPr>
            <w:ins w:id="6527" w:author="Sean de Noronha | DRG" w:date="2026-09-29T16:58:00Z" w16du:dateUtc="2026-09-29T14:58:00Z">
              <w:r>
                <w:rPr>
                  <w:rFonts w:cs="Arial"/>
                  <w:sz w:val="13"/>
                  <w:szCs w:val="13"/>
                </w:rPr>
                <w:t>336</w:t>
              </w:r>
            </w:ins>
          </w:p>
        </w:tc>
        <w:tc>
          <w:tcPr>
            <w:tcW w:w="1100" w:type="dxa"/>
            <w:vAlign w:val="center"/>
          </w:tcPr>
          <w:p w14:paraId="5E00026D" w14:textId="77777777" w:rsidR="00C60D85" w:rsidRDefault="00000000">
            <w:pPr>
              <w:spacing w:after="0"/>
              <w:rPr>
                <w:ins w:id="6528" w:author="Sean de Noronha | DRG" w:date="2026-09-29T16:58:00Z" w16du:dateUtc="2026-09-29T14:58:00Z"/>
                <w:rFonts w:cs="Arial"/>
                <w:sz w:val="13"/>
                <w:szCs w:val="13"/>
              </w:rPr>
            </w:pPr>
            <w:ins w:id="6529" w:author="Sean de Noronha | DRG" w:date="2026-09-29T16:58:00Z" w16du:dateUtc="2026-09-29T14:58:00Z">
              <w:r>
                <w:rPr>
                  <w:rFonts w:cs="Arial"/>
                  <w:sz w:val="13"/>
                  <w:szCs w:val="13"/>
                </w:rPr>
                <w:t>143 (303)</w:t>
              </w:r>
            </w:ins>
          </w:p>
        </w:tc>
        <w:tc>
          <w:tcPr>
            <w:tcW w:w="700" w:type="dxa"/>
            <w:vAlign w:val="center"/>
          </w:tcPr>
          <w:p w14:paraId="5E00026E" w14:textId="77777777" w:rsidR="00C60D85" w:rsidRDefault="00000000">
            <w:pPr>
              <w:spacing w:after="0"/>
              <w:rPr>
                <w:ins w:id="6530" w:author="Sean de Noronha | DRG" w:date="2026-09-29T16:58:00Z" w16du:dateUtc="2026-09-29T14:58:00Z"/>
                <w:rFonts w:cs="Arial"/>
                <w:sz w:val="13"/>
                <w:szCs w:val="13"/>
              </w:rPr>
            </w:pPr>
            <w:ins w:id="6531" w:author="Sean de Noronha | DRG" w:date="2026-09-29T16:58:00Z" w16du:dateUtc="2026-09-29T14:58:00Z">
              <w:r>
                <w:rPr>
                  <w:rFonts w:cs="Arial"/>
                  <w:sz w:val="13"/>
                  <w:szCs w:val="13"/>
                </w:rPr>
                <w:t>23.0</w:t>
              </w:r>
            </w:ins>
          </w:p>
        </w:tc>
      </w:tr>
      <w:tr w:rsidR="00C60D85" w14:paraId="4D78B9F6" w14:textId="77777777">
        <w:trPr>
          <w:jc w:val="center"/>
          <w:ins w:id="6532" w:author="Sean de Noronha | DRG" w:date="2026-09-29T16:58:00Z"/>
        </w:trPr>
        <w:tc>
          <w:tcPr>
            <w:tcW w:w="560" w:type="dxa"/>
            <w:vAlign w:val="center"/>
          </w:tcPr>
          <w:p w14:paraId="5E00026F" w14:textId="77777777" w:rsidR="00C60D85" w:rsidRDefault="00000000">
            <w:pPr>
              <w:spacing w:after="0"/>
              <w:rPr>
                <w:ins w:id="6533" w:author="Sean de Noronha | DRG" w:date="2026-09-29T16:58:00Z" w16du:dateUtc="2026-09-29T14:58:00Z"/>
                <w:rFonts w:cs="Arial"/>
                <w:sz w:val="13"/>
                <w:szCs w:val="13"/>
              </w:rPr>
            </w:pPr>
            <w:ins w:id="6534" w:author="Sean de Noronha | DRG" w:date="2026-09-29T16:58:00Z" w16du:dateUtc="2026-09-29T14:58:00Z">
              <w:r>
                <w:rPr>
                  <w:rFonts w:cs="Arial"/>
                  <w:sz w:val="13"/>
                  <w:szCs w:val="13"/>
                </w:rPr>
                <w:t>8</w:t>
              </w:r>
            </w:ins>
          </w:p>
        </w:tc>
        <w:tc>
          <w:tcPr>
            <w:tcW w:w="500" w:type="dxa"/>
            <w:vAlign w:val="center"/>
          </w:tcPr>
          <w:p w14:paraId="5E000270" w14:textId="77777777" w:rsidR="00C60D85" w:rsidRDefault="00000000">
            <w:pPr>
              <w:spacing w:after="0"/>
              <w:rPr>
                <w:ins w:id="6535" w:author="Sean de Noronha | DRG" w:date="2026-09-29T16:58:00Z" w16du:dateUtc="2026-09-29T14:58:00Z"/>
                <w:rFonts w:cs="Arial"/>
                <w:sz w:val="13"/>
                <w:szCs w:val="13"/>
              </w:rPr>
            </w:pPr>
            <w:ins w:id="6536" w:author="Sean de Noronha | DRG" w:date="2026-09-29T16:58:00Z" w16du:dateUtc="2026-09-29T14:58:00Z">
              <w:r>
                <w:rPr>
                  <w:rFonts w:cs="Arial"/>
                  <w:sz w:val="13"/>
                  <w:szCs w:val="13"/>
                </w:rPr>
                <w:t>T1</w:t>
              </w:r>
            </w:ins>
          </w:p>
        </w:tc>
        <w:tc>
          <w:tcPr>
            <w:tcW w:w="660" w:type="dxa"/>
            <w:vAlign w:val="center"/>
          </w:tcPr>
          <w:p w14:paraId="5E000271" w14:textId="77777777" w:rsidR="00C60D85" w:rsidRDefault="00000000">
            <w:pPr>
              <w:spacing w:after="0"/>
              <w:rPr>
                <w:ins w:id="6537" w:author="Sean de Noronha | DRG" w:date="2026-09-29T16:58:00Z" w16du:dateUtc="2026-09-29T14:58:00Z"/>
                <w:rFonts w:cs="Arial"/>
                <w:sz w:val="13"/>
                <w:szCs w:val="13"/>
              </w:rPr>
            </w:pPr>
            <w:ins w:id="6538" w:author="Sean de Noronha | DRG" w:date="2026-09-29T16:58:00Z" w16du:dateUtc="2026-09-29T14:58:00Z">
              <w:r>
                <w:rPr>
                  <w:rFonts w:cs="Arial"/>
                  <w:sz w:val="13"/>
                  <w:szCs w:val="13"/>
                </w:rPr>
                <w:t>1</w:t>
              </w:r>
            </w:ins>
          </w:p>
        </w:tc>
        <w:tc>
          <w:tcPr>
            <w:tcW w:w="1920" w:type="dxa"/>
            <w:vAlign w:val="center"/>
          </w:tcPr>
          <w:p w14:paraId="5E000272" w14:textId="77777777" w:rsidR="00C60D85" w:rsidRDefault="00000000">
            <w:pPr>
              <w:spacing w:after="0"/>
              <w:rPr>
                <w:ins w:id="6539" w:author="Sean de Noronha | DRG" w:date="2026-09-29T16:58:00Z" w16du:dateUtc="2026-09-29T14:58:00Z"/>
                <w:rFonts w:cs="Arial"/>
                <w:sz w:val="13"/>
                <w:szCs w:val="13"/>
              </w:rPr>
            </w:pPr>
            <w:ins w:id="6540" w:author="Sean de Noronha | DRG" w:date="2026-09-29T16:58:00Z" w16du:dateUtc="2026-09-29T14:58:00Z">
              <w:r>
                <w:rPr>
                  <w:rFonts w:cs="Arial"/>
                  <w:sz w:val="13"/>
                  <w:szCs w:val="13"/>
                </w:rPr>
                <w:t>CSST, Manufacturer C, EHD 13</w:t>
              </w:r>
            </w:ins>
          </w:p>
        </w:tc>
        <w:tc>
          <w:tcPr>
            <w:tcW w:w="520" w:type="dxa"/>
            <w:vAlign w:val="center"/>
          </w:tcPr>
          <w:p w14:paraId="5E000273" w14:textId="77777777" w:rsidR="00C60D85" w:rsidRDefault="00000000">
            <w:pPr>
              <w:spacing w:after="0"/>
              <w:rPr>
                <w:ins w:id="6541" w:author="Sean de Noronha | DRG" w:date="2026-09-29T16:58:00Z" w16du:dateUtc="2026-09-29T14:58:00Z"/>
                <w:rFonts w:cs="Arial"/>
                <w:sz w:val="13"/>
                <w:szCs w:val="13"/>
              </w:rPr>
            </w:pPr>
            <w:ins w:id="6542" w:author="Sean de Noronha | DRG" w:date="2026-09-29T16:58:00Z" w16du:dateUtc="2026-09-29T14:58:00Z">
              <w:r>
                <w:rPr>
                  <w:rFonts w:cs="Arial"/>
                  <w:sz w:val="13"/>
                  <w:szCs w:val="13"/>
                </w:rPr>
                <w:t>He</w:t>
              </w:r>
            </w:ins>
          </w:p>
        </w:tc>
        <w:tc>
          <w:tcPr>
            <w:tcW w:w="900" w:type="dxa"/>
            <w:vAlign w:val="center"/>
          </w:tcPr>
          <w:p w14:paraId="5E000274" w14:textId="77777777" w:rsidR="00C60D85" w:rsidRDefault="00000000">
            <w:pPr>
              <w:spacing w:after="0"/>
              <w:rPr>
                <w:ins w:id="6543" w:author="Sean de Noronha | DRG" w:date="2026-09-29T16:58:00Z" w16du:dateUtc="2026-09-29T14:58:00Z"/>
                <w:rFonts w:cs="Arial"/>
                <w:sz w:val="13"/>
                <w:szCs w:val="13"/>
              </w:rPr>
            </w:pPr>
            <w:ins w:id="6544" w:author="Sean de Noronha | DRG" w:date="2026-09-29T16:58:00Z" w16du:dateUtc="2026-09-29T14:58:00Z">
              <w:r>
                <w:rPr>
                  <w:rFonts w:cs="Arial"/>
                  <w:sz w:val="13"/>
                  <w:szCs w:val="13"/>
                </w:rPr>
                <w:t>3,000</w:t>
              </w:r>
            </w:ins>
          </w:p>
        </w:tc>
        <w:tc>
          <w:tcPr>
            <w:tcW w:w="800" w:type="dxa"/>
            <w:vAlign w:val="center"/>
          </w:tcPr>
          <w:p w14:paraId="5E000275" w14:textId="77777777" w:rsidR="00C60D85" w:rsidRDefault="00000000">
            <w:pPr>
              <w:spacing w:after="0"/>
              <w:rPr>
                <w:ins w:id="6545" w:author="Sean de Noronha | DRG" w:date="2026-09-29T16:58:00Z" w16du:dateUtc="2026-09-29T14:58:00Z"/>
                <w:rFonts w:cs="Arial"/>
                <w:sz w:val="13"/>
                <w:szCs w:val="13"/>
              </w:rPr>
            </w:pPr>
            <w:ins w:id="6546" w:author="Sean de Noronha | DRG" w:date="2026-09-29T16:58:00Z" w16du:dateUtc="2026-09-29T14:58:00Z">
              <w:r>
                <w:rPr>
                  <w:rFonts w:cs="Arial"/>
                  <w:sz w:val="13"/>
                  <w:szCs w:val="13"/>
                </w:rPr>
                <w:t>0.5 m</w:t>
              </w:r>
            </w:ins>
          </w:p>
        </w:tc>
        <w:tc>
          <w:tcPr>
            <w:tcW w:w="880" w:type="dxa"/>
            <w:vAlign w:val="center"/>
          </w:tcPr>
          <w:p w14:paraId="5E000276" w14:textId="77777777" w:rsidR="00C60D85" w:rsidRDefault="00000000">
            <w:pPr>
              <w:spacing w:after="0"/>
              <w:rPr>
                <w:ins w:id="6547" w:author="Sean de Noronha | DRG" w:date="2026-09-29T16:58:00Z" w16du:dateUtc="2026-09-29T14:58:00Z"/>
                <w:rFonts w:cs="Arial"/>
                <w:sz w:val="13"/>
                <w:szCs w:val="13"/>
              </w:rPr>
            </w:pPr>
            <w:ins w:id="6548" w:author="Sean de Noronha | DRG" w:date="2026-09-29T16:58:00Z" w16du:dateUtc="2026-09-29T14:58:00Z">
              <w:r>
                <w:rPr>
                  <w:rFonts w:cs="Arial"/>
                  <w:sz w:val="13"/>
                  <w:szCs w:val="13"/>
                </w:rPr>
                <w:t>1.7</w:t>
              </w:r>
            </w:ins>
          </w:p>
        </w:tc>
        <w:tc>
          <w:tcPr>
            <w:tcW w:w="820" w:type="dxa"/>
            <w:vAlign w:val="center"/>
          </w:tcPr>
          <w:p w14:paraId="5E000277" w14:textId="77777777" w:rsidR="00C60D85" w:rsidRDefault="00000000">
            <w:pPr>
              <w:spacing w:after="0"/>
              <w:rPr>
                <w:ins w:id="6549" w:author="Sean de Noronha | DRG" w:date="2026-09-29T16:58:00Z" w16du:dateUtc="2026-09-29T14:58:00Z"/>
                <w:rFonts w:cs="Arial"/>
                <w:sz w:val="13"/>
                <w:szCs w:val="13"/>
              </w:rPr>
            </w:pPr>
            <w:ins w:id="6550" w:author="Sean de Noronha | DRG" w:date="2026-09-29T16:58:00Z" w16du:dateUtc="2026-09-29T14:58:00Z">
              <w:r>
                <w:rPr>
                  <w:rFonts w:cs="Arial"/>
                  <w:sz w:val="13"/>
                  <w:szCs w:val="13"/>
                </w:rPr>
                <w:t>700</w:t>
              </w:r>
            </w:ins>
          </w:p>
        </w:tc>
        <w:tc>
          <w:tcPr>
            <w:tcW w:w="1100" w:type="dxa"/>
            <w:vAlign w:val="center"/>
          </w:tcPr>
          <w:p w14:paraId="5E000278" w14:textId="77777777" w:rsidR="00C60D85" w:rsidRDefault="00000000">
            <w:pPr>
              <w:spacing w:after="0"/>
              <w:rPr>
                <w:ins w:id="6551" w:author="Sean de Noronha | DRG" w:date="2026-09-29T16:58:00Z" w16du:dateUtc="2026-09-29T14:58:00Z"/>
                <w:rFonts w:cs="Arial"/>
                <w:sz w:val="13"/>
                <w:szCs w:val="13"/>
              </w:rPr>
            </w:pPr>
            <w:ins w:id="6552" w:author="Sean de Noronha | DRG" w:date="2026-09-29T16:58:00Z" w16du:dateUtc="2026-09-29T14:58:00Z">
              <w:r>
                <w:rPr>
                  <w:rFonts w:cs="Arial"/>
                  <w:sz w:val="13"/>
                  <w:szCs w:val="13"/>
                </w:rPr>
                <w:t>186 (395)</w:t>
              </w:r>
            </w:ins>
          </w:p>
        </w:tc>
        <w:tc>
          <w:tcPr>
            <w:tcW w:w="700" w:type="dxa"/>
            <w:vAlign w:val="center"/>
          </w:tcPr>
          <w:p w14:paraId="5E000279" w14:textId="77777777" w:rsidR="00C60D85" w:rsidRDefault="00000000">
            <w:pPr>
              <w:spacing w:after="0"/>
              <w:rPr>
                <w:ins w:id="6553" w:author="Sean de Noronha | DRG" w:date="2026-09-29T16:58:00Z" w16du:dateUtc="2026-09-29T14:58:00Z"/>
                <w:rFonts w:cs="Arial"/>
                <w:sz w:val="13"/>
                <w:szCs w:val="13"/>
              </w:rPr>
            </w:pPr>
            <w:ins w:id="6554" w:author="Sean de Noronha | DRG" w:date="2026-09-29T16:58:00Z" w16du:dateUtc="2026-09-29T14:58:00Z">
              <w:r>
                <w:rPr>
                  <w:rFonts w:cs="Arial"/>
                  <w:sz w:val="13"/>
                  <w:szCs w:val="13"/>
                </w:rPr>
                <w:t>30.0</w:t>
              </w:r>
            </w:ins>
          </w:p>
        </w:tc>
      </w:tr>
      <w:tr w:rsidR="00C60D85" w14:paraId="2B82DFD8" w14:textId="77777777">
        <w:trPr>
          <w:jc w:val="center"/>
          <w:ins w:id="6555" w:author="Sean de Noronha | DRG" w:date="2026-09-29T16:58:00Z"/>
        </w:trPr>
        <w:tc>
          <w:tcPr>
            <w:tcW w:w="560" w:type="dxa"/>
            <w:vAlign w:val="center"/>
          </w:tcPr>
          <w:p w14:paraId="5E00027A" w14:textId="77777777" w:rsidR="00C60D85" w:rsidRDefault="00000000">
            <w:pPr>
              <w:spacing w:after="0"/>
              <w:rPr>
                <w:ins w:id="6556" w:author="Sean de Noronha | DRG" w:date="2026-09-29T16:58:00Z" w16du:dateUtc="2026-09-29T14:58:00Z"/>
                <w:rFonts w:cs="Arial"/>
                <w:sz w:val="13"/>
                <w:szCs w:val="13"/>
              </w:rPr>
            </w:pPr>
            <w:ins w:id="6557" w:author="Sean de Noronha | DRG" w:date="2026-09-29T16:58:00Z" w16du:dateUtc="2026-09-29T14:58:00Z">
              <w:r>
                <w:rPr>
                  <w:rFonts w:cs="Arial"/>
                  <w:sz w:val="13"/>
                  <w:szCs w:val="13"/>
                </w:rPr>
                <w:t>9</w:t>
              </w:r>
            </w:ins>
          </w:p>
        </w:tc>
        <w:tc>
          <w:tcPr>
            <w:tcW w:w="500" w:type="dxa"/>
            <w:vAlign w:val="center"/>
          </w:tcPr>
          <w:p w14:paraId="5E00027B" w14:textId="77777777" w:rsidR="00C60D85" w:rsidRDefault="00000000">
            <w:pPr>
              <w:spacing w:after="0"/>
              <w:rPr>
                <w:ins w:id="6558" w:author="Sean de Noronha | DRG" w:date="2026-09-29T16:58:00Z" w16du:dateUtc="2026-09-29T14:58:00Z"/>
                <w:rFonts w:cs="Arial"/>
                <w:sz w:val="13"/>
                <w:szCs w:val="13"/>
              </w:rPr>
            </w:pPr>
            <w:ins w:id="6559" w:author="Sean de Noronha | DRG" w:date="2026-09-29T16:58:00Z" w16du:dateUtc="2026-09-29T14:58:00Z">
              <w:r>
                <w:rPr>
                  <w:rFonts w:cs="Arial"/>
                  <w:sz w:val="13"/>
                  <w:szCs w:val="13"/>
                </w:rPr>
                <w:t>T1</w:t>
              </w:r>
            </w:ins>
          </w:p>
        </w:tc>
        <w:tc>
          <w:tcPr>
            <w:tcW w:w="660" w:type="dxa"/>
            <w:vAlign w:val="center"/>
          </w:tcPr>
          <w:p w14:paraId="5E00027C" w14:textId="77777777" w:rsidR="00C60D85" w:rsidRDefault="00000000">
            <w:pPr>
              <w:spacing w:after="0"/>
              <w:rPr>
                <w:ins w:id="6560" w:author="Sean de Noronha | DRG" w:date="2026-09-29T16:58:00Z" w16du:dateUtc="2026-09-29T14:58:00Z"/>
                <w:rFonts w:cs="Arial"/>
                <w:sz w:val="13"/>
                <w:szCs w:val="13"/>
              </w:rPr>
            </w:pPr>
            <w:ins w:id="6561" w:author="Sean de Noronha | DRG" w:date="2026-09-29T16:58:00Z" w16du:dateUtc="2026-09-29T14:58:00Z">
              <w:r>
                <w:rPr>
                  <w:rFonts w:cs="Arial"/>
                  <w:sz w:val="13"/>
                  <w:szCs w:val="13"/>
                </w:rPr>
                <w:t>1</w:t>
              </w:r>
            </w:ins>
          </w:p>
        </w:tc>
        <w:tc>
          <w:tcPr>
            <w:tcW w:w="1920" w:type="dxa"/>
            <w:vAlign w:val="center"/>
          </w:tcPr>
          <w:p w14:paraId="5E00027D" w14:textId="77777777" w:rsidR="00C60D85" w:rsidRDefault="00000000">
            <w:pPr>
              <w:spacing w:after="0"/>
              <w:rPr>
                <w:ins w:id="6562" w:author="Sean de Noronha | DRG" w:date="2026-09-29T16:58:00Z" w16du:dateUtc="2026-09-29T14:58:00Z"/>
                <w:rFonts w:cs="Arial"/>
                <w:sz w:val="13"/>
                <w:szCs w:val="13"/>
              </w:rPr>
            </w:pPr>
            <w:ins w:id="6563" w:author="Sean de Noronha | DRG" w:date="2026-09-29T16:58:00Z" w16du:dateUtc="2026-09-29T14:58:00Z">
              <w:r>
                <w:rPr>
                  <w:rFonts w:cs="Arial"/>
                  <w:sz w:val="13"/>
                  <w:szCs w:val="13"/>
                </w:rPr>
                <w:t>CSST, Manufacturer C, EHD 13</w:t>
              </w:r>
            </w:ins>
          </w:p>
        </w:tc>
        <w:tc>
          <w:tcPr>
            <w:tcW w:w="520" w:type="dxa"/>
            <w:vAlign w:val="center"/>
          </w:tcPr>
          <w:p w14:paraId="5E00027E" w14:textId="77777777" w:rsidR="00C60D85" w:rsidRDefault="00000000">
            <w:pPr>
              <w:spacing w:after="0"/>
              <w:rPr>
                <w:ins w:id="6564" w:author="Sean de Noronha | DRG" w:date="2026-09-29T16:58:00Z" w16du:dateUtc="2026-09-29T14:58:00Z"/>
                <w:rFonts w:cs="Arial"/>
                <w:sz w:val="13"/>
                <w:szCs w:val="13"/>
              </w:rPr>
            </w:pPr>
            <w:ins w:id="6565" w:author="Sean de Noronha | DRG" w:date="2026-09-29T16:58:00Z" w16du:dateUtc="2026-09-29T14:58:00Z">
              <w:r>
                <w:rPr>
                  <w:rFonts w:cs="Arial"/>
                  <w:sz w:val="13"/>
                  <w:szCs w:val="13"/>
                </w:rPr>
                <w:t>He</w:t>
              </w:r>
            </w:ins>
          </w:p>
        </w:tc>
        <w:tc>
          <w:tcPr>
            <w:tcW w:w="900" w:type="dxa"/>
            <w:vAlign w:val="center"/>
          </w:tcPr>
          <w:p w14:paraId="5E00027F" w14:textId="77777777" w:rsidR="00C60D85" w:rsidRDefault="00000000">
            <w:pPr>
              <w:spacing w:after="0"/>
              <w:rPr>
                <w:ins w:id="6566" w:author="Sean de Noronha | DRG" w:date="2026-09-29T16:58:00Z" w16du:dateUtc="2026-09-29T14:58:00Z"/>
                <w:rFonts w:cs="Arial"/>
                <w:sz w:val="13"/>
                <w:szCs w:val="13"/>
              </w:rPr>
            </w:pPr>
            <w:ins w:id="6567" w:author="Sean de Noronha | DRG" w:date="2026-09-29T16:58:00Z" w16du:dateUtc="2026-09-29T14:58:00Z">
              <w:r>
                <w:rPr>
                  <w:rFonts w:cs="Arial"/>
                  <w:sz w:val="13"/>
                  <w:szCs w:val="13"/>
                </w:rPr>
                <w:t>4,000</w:t>
              </w:r>
            </w:ins>
          </w:p>
        </w:tc>
        <w:tc>
          <w:tcPr>
            <w:tcW w:w="800" w:type="dxa"/>
            <w:vAlign w:val="center"/>
          </w:tcPr>
          <w:p w14:paraId="5E000280" w14:textId="77777777" w:rsidR="00C60D85" w:rsidRDefault="00000000">
            <w:pPr>
              <w:spacing w:after="0"/>
              <w:rPr>
                <w:ins w:id="6568" w:author="Sean de Noronha | DRG" w:date="2026-09-29T16:58:00Z" w16du:dateUtc="2026-09-29T14:58:00Z"/>
                <w:rFonts w:cs="Arial"/>
                <w:sz w:val="13"/>
                <w:szCs w:val="13"/>
              </w:rPr>
            </w:pPr>
            <w:ins w:id="6569" w:author="Sean de Noronha | DRG" w:date="2026-09-29T16:58:00Z" w16du:dateUtc="2026-09-29T14:58:00Z">
              <w:r>
                <w:rPr>
                  <w:rFonts w:cs="Arial"/>
                  <w:sz w:val="13"/>
                  <w:szCs w:val="13"/>
                </w:rPr>
                <w:t>0.5 m</w:t>
              </w:r>
            </w:ins>
          </w:p>
        </w:tc>
        <w:tc>
          <w:tcPr>
            <w:tcW w:w="880" w:type="dxa"/>
            <w:vAlign w:val="center"/>
          </w:tcPr>
          <w:p w14:paraId="5E000281" w14:textId="77777777" w:rsidR="00C60D85" w:rsidRDefault="00000000">
            <w:pPr>
              <w:spacing w:after="0"/>
              <w:rPr>
                <w:ins w:id="6570" w:author="Sean de Noronha | DRG" w:date="2026-09-29T16:58:00Z" w16du:dateUtc="2026-09-29T14:58:00Z"/>
                <w:rFonts w:cs="Arial"/>
                <w:sz w:val="13"/>
                <w:szCs w:val="13"/>
              </w:rPr>
            </w:pPr>
            <w:ins w:id="6571" w:author="Sean de Noronha | DRG" w:date="2026-09-29T16:58:00Z" w16du:dateUtc="2026-09-29T14:58:00Z">
              <w:r>
                <w:rPr>
                  <w:rFonts w:cs="Arial"/>
                  <w:sz w:val="13"/>
                  <w:szCs w:val="13"/>
                </w:rPr>
                <w:t>3.6</w:t>
              </w:r>
            </w:ins>
          </w:p>
        </w:tc>
        <w:tc>
          <w:tcPr>
            <w:tcW w:w="820" w:type="dxa"/>
            <w:vAlign w:val="center"/>
          </w:tcPr>
          <w:p w14:paraId="5E000282" w14:textId="77777777" w:rsidR="00C60D85" w:rsidRDefault="00000000">
            <w:pPr>
              <w:spacing w:after="0"/>
              <w:rPr>
                <w:ins w:id="6572" w:author="Sean de Noronha | DRG" w:date="2026-09-29T16:58:00Z" w16du:dateUtc="2026-09-29T14:58:00Z"/>
                <w:rFonts w:cs="Arial"/>
                <w:sz w:val="13"/>
                <w:szCs w:val="13"/>
              </w:rPr>
            </w:pPr>
            <w:ins w:id="6573" w:author="Sean de Noronha | DRG" w:date="2026-09-29T16:58:00Z" w16du:dateUtc="2026-09-29T14:58:00Z">
              <w:r>
                <w:rPr>
                  <w:rFonts w:cs="Arial"/>
                  <w:sz w:val="13"/>
                  <w:szCs w:val="13"/>
                </w:rPr>
                <w:t>1,530</w:t>
              </w:r>
            </w:ins>
          </w:p>
        </w:tc>
        <w:tc>
          <w:tcPr>
            <w:tcW w:w="1100" w:type="dxa"/>
            <w:vAlign w:val="center"/>
          </w:tcPr>
          <w:p w14:paraId="5E000283" w14:textId="77777777" w:rsidR="00C60D85" w:rsidRDefault="00000000">
            <w:pPr>
              <w:spacing w:after="0"/>
              <w:rPr>
                <w:ins w:id="6574" w:author="Sean de Noronha | DRG" w:date="2026-09-29T16:58:00Z" w16du:dateUtc="2026-09-29T14:58:00Z"/>
                <w:rFonts w:cs="Arial"/>
                <w:sz w:val="13"/>
                <w:szCs w:val="13"/>
              </w:rPr>
            </w:pPr>
            <w:ins w:id="6575" w:author="Sean de Noronha | DRG" w:date="2026-09-29T16:58:00Z" w16du:dateUtc="2026-09-29T14:58:00Z">
              <w:r>
                <w:rPr>
                  <w:rFonts w:cs="Arial"/>
                  <w:sz w:val="13"/>
                  <w:szCs w:val="13"/>
                </w:rPr>
                <w:t>249 (527)</w:t>
              </w:r>
            </w:ins>
          </w:p>
        </w:tc>
        <w:tc>
          <w:tcPr>
            <w:tcW w:w="700" w:type="dxa"/>
            <w:vAlign w:val="center"/>
          </w:tcPr>
          <w:p w14:paraId="5E000284" w14:textId="77777777" w:rsidR="00C60D85" w:rsidRDefault="00000000">
            <w:pPr>
              <w:spacing w:after="0"/>
              <w:rPr>
                <w:ins w:id="6576" w:author="Sean de Noronha | DRG" w:date="2026-09-29T16:58:00Z" w16du:dateUtc="2026-09-29T14:58:00Z"/>
                <w:rFonts w:cs="Arial"/>
                <w:sz w:val="13"/>
                <w:szCs w:val="13"/>
              </w:rPr>
            </w:pPr>
            <w:ins w:id="6577" w:author="Sean de Noronha | DRG" w:date="2026-09-29T16:58:00Z" w16du:dateUtc="2026-09-29T14:58:00Z">
              <w:r>
                <w:rPr>
                  <w:rFonts w:cs="Arial"/>
                  <w:sz w:val="13"/>
                  <w:szCs w:val="13"/>
                </w:rPr>
                <w:t>39.9</w:t>
              </w:r>
            </w:ins>
          </w:p>
        </w:tc>
      </w:tr>
      <w:tr w:rsidR="00C60D85" w14:paraId="56D23443" w14:textId="77777777">
        <w:trPr>
          <w:jc w:val="center"/>
          <w:ins w:id="6578" w:author="Sean de Noronha | DRG" w:date="2026-09-29T16:58:00Z"/>
        </w:trPr>
        <w:tc>
          <w:tcPr>
            <w:tcW w:w="560" w:type="dxa"/>
            <w:vAlign w:val="center"/>
          </w:tcPr>
          <w:p w14:paraId="5E000285" w14:textId="77777777" w:rsidR="00C60D85" w:rsidRDefault="00000000">
            <w:pPr>
              <w:spacing w:after="0"/>
              <w:rPr>
                <w:ins w:id="6579" w:author="Sean de Noronha | DRG" w:date="2026-09-29T16:58:00Z" w16du:dateUtc="2026-09-29T14:58:00Z"/>
                <w:rFonts w:cs="Arial"/>
                <w:sz w:val="13"/>
                <w:szCs w:val="13"/>
              </w:rPr>
            </w:pPr>
            <w:ins w:id="6580" w:author="Sean de Noronha | DRG" w:date="2026-09-29T16:58:00Z" w16du:dateUtc="2026-09-29T14:58:00Z">
              <w:r>
                <w:rPr>
                  <w:rFonts w:cs="Arial"/>
                  <w:sz w:val="13"/>
                  <w:szCs w:val="13"/>
                </w:rPr>
                <w:t>10</w:t>
              </w:r>
            </w:ins>
          </w:p>
        </w:tc>
        <w:tc>
          <w:tcPr>
            <w:tcW w:w="500" w:type="dxa"/>
            <w:vAlign w:val="center"/>
          </w:tcPr>
          <w:p w14:paraId="5E000286" w14:textId="77777777" w:rsidR="00C60D85" w:rsidRDefault="00000000">
            <w:pPr>
              <w:spacing w:after="0"/>
              <w:rPr>
                <w:ins w:id="6581" w:author="Sean de Noronha | DRG" w:date="2026-09-29T16:58:00Z" w16du:dateUtc="2026-09-29T14:58:00Z"/>
                <w:rFonts w:cs="Arial"/>
                <w:sz w:val="13"/>
                <w:szCs w:val="13"/>
              </w:rPr>
            </w:pPr>
            <w:ins w:id="6582" w:author="Sean de Noronha | DRG" w:date="2026-09-29T16:58:00Z" w16du:dateUtc="2026-09-29T14:58:00Z">
              <w:r>
                <w:rPr>
                  <w:rFonts w:cs="Arial"/>
                  <w:sz w:val="13"/>
                  <w:szCs w:val="13"/>
                </w:rPr>
                <w:t>T1</w:t>
              </w:r>
            </w:ins>
          </w:p>
        </w:tc>
        <w:tc>
          <w:tcPr>
            <w:tcW w:w="660" w:type="dxa"/>
            <w:vAlign w:val="center"/>
          </w:tcPr>
          <w:p w14:paraId="5E000287" w14:textId="77777777" w:rsidR="00C60D85" w:rsidRDefault="00000000">
            <w:pPr>
              <w:spacing w:after="0"/>
              <w:rPr>
                <w:ins w:id="6583" w:author="Sean de Noronha | DRG" w:date="2026-09-29T16:58:00Z" w16du:dateUtc="2026-09-29T14:58:00Z"/>
                <w:rFonts w:cs="Arial"/>
                <w:sz w:val="13"/>
                <w:szCs w:val="13"/>
              </w:rPr>
            </w:pPr>
            <w:ins w:id="6584" w:author="Sean de Noronha | DRG" w:date="2026-09-29T16:58:00Z" w16du:dateUtc="2026-09-29T14:58:00Z">
              <w:r>
                <w:rPr>
                  <w:rFonts w:cs="Arial"/>
                  <w:sz w:val="13"/>
                  <w:szCs w:val="13"/>
                </w:rPr>
                <w:t>1</w:t>
              </w:r>
            </w:ins>
          </w:p>
        </w:tc>
        <w:tc>
          <w:tcPr>
            <w:tcW w:w="1920" w:type="dxa"/>
            <w:vAlign w:val="center"/>
          </w:tcPr>
          <w:p w14:paraId="5E000288" w14:textId="77777777" w:rsidR="00C60D85" w:rsidRDefault="00000000">
            <w:pPr>
              <w:spacing w:after="0"/>
              <w:rPr>
                <w:ins w:id="6585" w:author="Sean de Noronha | DRG" w:date="2026-09-29T16:58:00Z" w16du:dateUtc="2026-09-29T14:58:00Z"/>
                <w:rFonts w:cs="Arial"/>
                <w:sz w:val="13"/>
                <w:szCs w:val="13"/>
              </w:rPr>
            </w:pPr>
            <w:ins w:id="6586" w:author="Sean de Noronha | DRG" w:date="2026-09-29T16:58:00Z" w16du:dateUtc="2026-09-29T14:58:00Z">
              <w:r>
                <w:rPr>
                  <w:rFonts w:cs="Arial"/>
                  <w:sz w:val="13"/>
                  <w:szCs w:val="13"/>
                </w:rPr>
                <w:t>CSST, Manufacturer C, EHD 13</w:t>
              </w:r>
            </w:ins>
          </w:p>
        </w:tc>
        <w:tc>
          <w:tcPr>
            <w:tcW w:w="520" w:type="dxa"/>
            <w:vAlign w:val="center"/>
          </w:tcPr>
          <w:p w14:paraId="5E000289" w14:textId="77777777" w:rsidR="00C60D85" w:rsidRDefault="00000000">
            <w:pPr>
              <w:spacing w:after="0"/>
              <w:rPr>
                <w:ins w:id="6587" w:author="Sean de Noronha | DRG" w:date="2026-09-29T16:58:00Z" w16du:dateUtc="2026-09-29T14:58:00Z"/>
                <w:rFonts w:cs="Arial"/>
                <w:sz w:val="13"/>
                <w:szCs w:val="13"/>
              </w:rPr>
            </w:pPr>
            <w:ins w:id="6588" w:author="Sean de Noronha | DRG" w:date="2026-09-29T16:58:00Z" w16du:dateUtc="2026-09-29T14:58:00Z">
              <w:r>
                <w:rPr>
                  <w:rFonts w:cs="Arial"/>
                  <w:sz w:val="13"/>
                  <w:szCs w:val="13"/>
                </w:rPr>
                <w:t>He</w:t>
              </w:r>
            </w:ins>
          </w:p>
        </w:tc>
        <w:tc>
          <w:tcPr>
            <w:tcW w:w="900" w:type="dxa"/>
            <w:vAlign w:val="center"/>
          </w:tcPr>
          <w:p w14:paraId="5E00028A" w14:textId="77777777" w:rsidR="00C60D85" w:rsidRDefault="00000000">
            <w:pPr>
              <w:spacing w:after="0"/>
              <w:rPr>
                <w:ins w:id="6589" w:author="Sean de Noronha | DRG" w:date="2026-09-29T16:58:00Z" w16du:dateUtc="2026-09-29T14:58:00Z"/>
                <w:rFonts w:cs="Arial"/>
                <w:sz w:val="13"/>
                <w:szCs w:val="13"/>
              </w:rPr>
            </w:pPr>
            <w:ins w:id="6590" w:author="Sean de Noronha | DRG" w:date="2026-09-29T16:58:00Z" w16du:dateUtc="2026-09-29T14:58:00Z">
              <w:r>
                <w:rPr>
                  <w:rFonts w:cs="Arial"/>
                  <w:sz w:val="13"/>
                  <w:szCs w:val="13"/>
                </w:rPr>
                <w:t>5,000</w:t>
              </w:r>
            </w:ins>
          </w:p>
        </w:tc>
        <w:tc>
          <w:tcPr>
            <w:tcW w:w="800" w:type="dxa"/>
            <w:vAlign w:val="center"/>
          </w:tcPr>
          <w:p w14:paraId="5E00028B" w14:textId="77777777" w:rsidR="00C60D85" w:rsidRDefault="00000000">
            <w:pPr>
              <w:spacing w:after="0"/>
              <w:rPr>
                <w:ins w:id="6591" w:author="Sean de Noronha | DRG" w:date="2026-09-29T16:58:00Z" w16du:dateUtc="2026-09-29T14:58:00Z"/>
                <w:rFonts w:cs="Arial"/>
                <w:sz w:val="13"/>
                <w:szCs w:val="13"/>
              </w:rPr>
            </w:pPr>
            <w:ins w:id="6592" w:author="Sean de Noronha | DRG" w:date="2026-09-29T16:58:00Z" w16du:dateUtc="2026-09-29T14:58:00Z">
              <w:r>
                <w:rPr>
                  <w:rFonts w:cs="Arial"/>
                  <w:sz w:val="13"/>
                  <w:szCs w:val="13"/>
                </w:rPr>
                <w:t>0.5 m</w:t>
              </w:r>
            </w:ins>
          </w:p>
        </w:tc>
        <w:tc>
          <w:tcPr>
            <w:tcW w:w="880" w:type="dxa"/>
            <w:vAlign w:val="center"/>
          </w:tcPr>
          <w:p w14:paraId="5E00028C" w14:textId="77777777" w:rsidR="00C60D85" w:rsidRDefault="00000000">
            <w:pPr>
              <w:spacing w:after="0"/>
              <w:rPr>
                <w:ins w:id="6593" w:author="Sean de Noronha | DRG" w:date="2026-09-29T16:58:00Z" w16du:dateUtc="2026-09-29T14:58:00Z"/>
                <w:rFonts w:cs="Arial"/>
                <w:sz w:val="13"/>
                <w:szCs w:val="13"/>
              </w:rPr>
            </w:pPr>
            <w:ins w:id="6594" w:author="Sean de Noronha | DRG" w:date="2026-09-29T16:58:00Z" w16du:dateUtc="2026-09-29T14:58:00Z">
              <w:r>
                <w:rPr>
                  <w:rFonts w:cs="Arial"/>
                  <w:sz w:val="13"/>
                  <w:szCs w:val="13"/>
                </w:rPr>
                <w:t>5.8</w:t>
              </w:r>
            </w:ins>
          </w:p>
        </w:tc>
        <w:tc>
          <w:tcPr>
            <w:tcW w:w="820" w:type="dxa"/>
            <w:vAlign w:val="center"/>
          </w:tcPr>
          <w:p w14:paraId="5E00028D" w14:textId="77777777" w:rsidR="00C60D85" w:rsidRDefault="00000000">
            <w:pPr>
              <w:spacing w:after="0"/>
              <w:rPr>
                <w:ins w:id="6595" w:author="Sean de Noronha | DRG" w:date="2026-09-29T16:58:00Z" w16du:dateUtc="2026-09-29T14:58:00Z"/>
                <w:rFonts w:cs="Arial"/>
                <w:sz w:val="13"/>
                <w:szCs w:val="13"/>
              </w:rPr>
            </w:pPr>
            <w:ins w:id="6596" w:author="Sean de Noronha | DRG" w:date="2026-09-29T16:58:00Z" w16du:dateUtc="2026-09-29T14:58:00Z">
              <w:r>
                <w:rPr>
                  <w:rFonts w:cs="Arial"/>
                  <w:sz w:val="13"/>
                  <w:szCs w:val="13"/>
                </w:rPr>
                <w:t>2,430</w:t>
              </w:r>
            </w:ins>
          </w:p>
        </w:tc>
        <w:tc>
          <w:tcPr>
            <w:tcW w:w="1100" w:type="dxa"/>
            <w:vAlign w:val="center"/>
          </w:tcPr>
          <w:p w14:paraId="5E00028E" w14:textId="77777777" w:rsidR="00C60D85" w:rsidRDefault="00000000">
            <w:pPr>
              <w:spacing w:after="0"/>
              <w:rPr>
                <w:ins w:id="6597" w:author="Sean de Noronha | DRG" w:date="2026-09-29T16:58:00Z" w16du:dateUtc="2026-09-29T14:58:00Z"/>
                <w:rFonts w:cs="Arial"/>
                <w:sz w:val="13"/>
                <w:szCs w:val="13"/>
              </w:rPr>
            </w:pPr>
            <w:ins w:id="6598" w:author="Sean de Noronha | DRG" w:date="2026-09-29T16:58:00Z" w16du:dateUtc="2026-09-29T14:58:00Z">
              <w:r>
                <w:rPr>
                  <w:rFonts w:cs="Arial"/>
                  <w:sz w:val="13"/>
                  <w:szCs w:val="13"/>
                </w:rPr>
                <w:t>311 (658)</w:t>
              </w:r>
            </w:ins>
          </w:p>
        </w:tc>
        <w:tc>
          <w:tcPr>
            <w:tcW w:w="700" w:type="dxa"/>
            <w:vAlign w:val="center"/>
          </w:tcPr>
          <w:p w14:paraId="5E00028F" w14:textId="77777777" w:rsidR="00C60D85" w:rsidRDefault="00000000">
            <w:pPr>
              <w:spacing w:after="0"/>
              <w:rPr>
                <w:ins w:id="6599" w:author="Sean de Noronha | DRG" w:date="2026-09-29T16:58:00Z" w16du:dateUtc="2026-09-29T14:58:00Z"/>
                <w:rFonts w:cs="Arial"/>
                <w:sz w:val="13"/>
                <w:szCs w:val="13"/>
              </w:rPr>
            </w:pPr>
            <w:ins w:id="6600" w:author="Sean de Noronha | DRG" w:date="2026-09-29T16:58:00Z" w16du:dateUtc="2026-09-29T14:58:00Z">
              <w:r>
                <w:rPr>
                  <w:rFonts w:cs="Arial"/>
                  <w:sz w:val="13"/>
                  <w:szCs w:val="13"/>
                </w:rPr>
                <w:t>49.9</w:t>
              </w:r>
            </w:ins>
          </w:p>
        </w:tc>
      </w:tr>
      <w:tr w:rsidR="00C60D85" w14:paraId="592BE387" w14:textId="77777777">
        <w:trPr>
          <w:jc w:val="center"/>
          <w:ins w:id="6601" w:author="Sean de Noronha | DRG" w:date="2026-09-29T16:58:00Z"/>
        </w:trPr>
        <w:tc>
          <w:tcPr>
            <w:tcW w:w="560" w:type="dxa"/>
            <w:vAlign w:val="center"/>
          </w:tcPr>
          <w:p w14:paraId="5E000290" w14:textId="77777777" w:rsidR="00C60D85" w:rsidRDefault="00000000">
            <w:pPr>
              <w:spacing w:after="0"/>
              <w:rPr>
                <w:ins w:id="6602" w:author="Sean de Noronha | DRG" w:date="2026-09-29T16:58:00Z" w16du:dateUtc="2026-09-29T14:58:00Z"/>
                <w:rFonts w:cs="Arial"/>
                <w:sz w:val="13"/>
                <w:szCs w:val="13"/>
              </w:rPr>
            </w:pPr>
            <w:ins w:id="6603" w:author="Sean de Noronha | DRG" w:date="2026-09-29T16:58:00Z" w16du:dateUtc="2026-09-29T14:58:00Z">
              <w:r>
                <w:rPr>
                  <w:rFonts w:cs="Arial"/>
                  <w:sz w:val="13"/>
                  <w:szCs w:val="13"/>
                </w:rPr>
                <w:t>11</w:t>
              </w:r>
            </w:ins>
          </w:p>
        </w:tc>
        <w:tc>
          <w:tcPr>
            <w:tcW w:w="500" w:type="dxa"/>
            <w:vAlign w:val="center"/>
          </w:tcPr>
          <w:p w14:paraId="5E000291" w14:textId="77777777" w:rsidR="00C60D85" w:rsidRDefault="00000000">
            <w:pPr>
              <w:spacing w:after="0"/>
              <w:rPr>
                <w:ins w:id="6604" w:author="Sean de Noronha | DRG" w:date="2026-09-29T16:58:00Z" w16du:dateUtc="2026-09-29T14:58:00Z"/>
                <w:rFonts w:cs="Arial"/>
                <w:sz w:val="13"/>
                <w:szCs w:val="13"/>
              </w:rPr>
            </w:pPr>
            <w:ins w:id="6605" w:author="Sean de Noronha | DRG" w:date="2026-09-29T16:58:00Z" w16du:dateUtc="2026-09-29T14:58:00Z">
              <w:r>
                <w:rPr>
                  <w:rFonts w:cs="Arial"/>
                  <w:sz w:val="13"/>
                  <w:szCs w:val="13"/>
                </w:rPr>
                <w:t>T1</w:t>
              </w:r>
            </w:ins>
          </w:p>
        </w:tc>
        <w:tc>
          <w:tcPr>
            <w:tcW w:w="660" w:type="dxa"/>
            <w:vAlign w:val="center"/>
          </w:tcPr>
          <w:p w14:paraId="5E000292" w14:textId="77777777" w:rsidR="00C60D85" w:rsidRDefault="00000000">
            <w:pPr>
              <w:spacing w:after="0"/>
              <w:rPr>
                <w:ins w:id="6606" w:author="Sean de Noronha | DRG" w:date="2026-09-29T16:58:00Z" w16du:dateUtc="2026-09-29T14:58:00Z"/>
                <w:rFonts w:cs="Arial"/>
                <w:sz w:val="13"/>
                <w:szCs w:val="13"/>
              </w:rPr>
            </w:pPr>
            <w:ins w:id="6607" w:author="Sean de Noronha | DRG" w:date="2026-09-29T16:58:00Z" w16du:dateUtc="2026-09-29T14:58:00Z">
              <w:r>
                <w:rPr>
                  <w:rFonts w:cs="Arial"/>
                  <w:sz w:val="13"/>
                  <w:szCs w:val="13"/>
                </w:rPr>
                <w:t>1</w:t>
              </w:r>
            </w:ins>
          </w:p>
        </w:tc>
        <w:tc>
          <w:tcPr>
            <w:tcW w:w="1920" w:type="dxa"/>
            <w:vAlign w:val="center"/>
          </w:tcPr>
          <w:p w14:paraId="5E000293" w14:textId="77777777" w:rsidR="00C60D85" w:rsidRDefault="00000000">
            <w:pPr>
              <w:spacing w:after="0"/>
              <w:rPr>
                <w:ins w:id="6608" w:author="Sean de Noronha | DRG" w:date="2026-09-29T16:58:00Z" w16du:dateUtc="2026-09-29T14:58:00Z"/>
                <w:rFonts w:cs="Arial"/>
                <w:sz w:val="13"/>
                <w:szCs w:val="13"/>
              </w:rPr>
            </w:pPr>
            <w:ins w:id="6609" w:author="Sean de Noronha | DRG" w:date="2026-09-29T16:58:00Z" w16du:dateUtc="2026-09-29T14:58:00Z">
              <w:r>
                <w:rPr>
                  <w:rFonts w:cs="Arial"/>
                  <w:sz w:val="13"/>
                  <w:szCs w:val="13"/>
                </w:rPr>
                <w:t>CSST, Manufacturer C, EHD 13</w:t>
              </w:r>
            </w:ins>
          </w:p>
        </w:tc>
        <w:tc>
          <w:tcPr>
            <w:tcW w:w="520" w:type="dxa"/>
            <w:vAlign w:val="center"/>
          </w:tcPr>
          <w:p w14:paraId="5E000294" w14:textId="77777777" w:rsidR="00C60D85" w:rsidRDefault="00000000">
            <w:pPr>
              <w:spacing w:after="0"/>
              <w:rPr>
                <w:ins w:id="6610" w:author="Sean de Noronha | DRG" w:date="2026-09-29T16:58:00Z" w16du:dateUtc="2026-09-29T14:58:00Z"/>
                <w:rFonts w:cs="Arial"/>
                <w:sz w:val="13"/>
                <w:szCs w:val="13"/>
              </w:rPr>
            </w:pPr>
            <w:ins w:id="6611"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295" w14:textId="77777777" w:rsidR="00C60D85" w:rsidRDefault="00000000">
            <w:pPr>
              <w:spacing w:after="0"/>
              <w:rPr>
                <w:ins w:id="6612" w:author="Sean de Noronha | DRG" w:date="2026-09-29T16:58:00Z" w16du:dateUtc="2026-09-29T14:58:00Z"/>
                <w:rFonts w:cs="Arial"/>
                <w:sz w:val="13"/>
                <w:szCs w:val="13"/>
              </w:rPr>
            </w:pPr>
            <w:ins w:id="6613" w:author="Sean de Noronha | DRG" w:date="2026-09-29T16:58:00Z" w16du:dateUtc="2026-09-29T14:58:00Z">
              <w:r>
                <w:rPr>
                  <w:rFonts w:cs="Arial"/>
                  <w:sz w:val="13"/>
                  <w:szCs w:val="13"/>
                </w:rPr>
                <w:t>1,000</w:t>
              </w:r>
            </w:ins>
          </w:p>
        </w:tc>
        <w:tc>
          <w:tcPr>
            <w:tcW w:w="800" w:type="dxa"/>
            <w:vAlign w:val="center"/>
          </w:tcPr>
          <w:p w14:paraId="5E000296" w14:textId="77777777" w:rsidR="00C60D85" w:rsidRDefault="00000000">
            <w:pPr>
              <w:spacing w:after="0"/>
              <w:rPr>
                <w:ins w:id="6614" w:author="Sean de Noronha | DRG" w:date="2026-09-29T16:58:00Z" w16du:dateUtc="2026-09-29T14:58:00Z"/>
                <w:rFonts w:cs="Arial"/>
                <w:sz w:val="13"/>
                <w:szCs w:val="13"/>
              </w:rPr>
            </w:pPr>
            <w:ins w:id="6615" w:author="Sean de Noronha | DRG" w:date="2026-09-29T16:58:00Z" w16du:dateUtc="2026-09-29T14:58:00Z">
              <w:r>
                <w:rPr>
                  <w:rFonts w:cs="Arial"/>
                  <w:sz w:val="13"/>
                  <w:szCs w:val="13"/>
                </w:rPr>
                <w:t>10 m</w:t>
              </w:r>
            </w:ins>
          </w:p>
        </w:tc>
        <w:tc>
          <w:tcPr>
            <w:tcW w:w="880" w:type="dxa"/>
            <w:vAlign w:val="center"/>
          </w:tcPr>
          <w:p w14:paraId="5E000297" w14:textId="77777777" w:rsidR="00C60D85" w:rsidRDefault="00000000">
            <w:pPr>
              <w:spacing w:after="0"/>
              <w:rPr>
                <w:ins w:id="6616" w:author="Sean de Noronha | DRG" w:date="2026-09-29T16:58:00Z" w16du:dateUtc="2026-09-29T14:58:00Z"/>
                <w:rFonts w:cs="Arial"/>
                <w:sz w:val="13"/>
                <w:szCs w:val="13"/>
              </w:rPr>
            </w:pPr>
            <w:ins w:id="6617" w:author="Sean de Noronha | DRG" w:date="2026-09-29T16:58:00Z" w16du:dateUtc="2026-09-29T14:58:00Z">
              <w:r>
                <w:rPr>
                  <w:rFonts w:cs="Arial"/>
                  <w:sz w:val="13"/>
                  <w:szCs w:val="13"/>
                </w:rPr>
                <w:t>0.12</w:t>
              </w:r>
            </w:ins>
          </w:p>
        </w:tc>
        <w:tc>
          <w:tcPr>
            <w:tcW w:w="820" w:type="dxa"/>
            <w:vAlign w:val="center"/>
          </w:tcPr>
          <w:p w14:paraId="5E000298" w14:textId="77777777" w:rsidR="00C60D85" w:rsidRDefault="00000000">
            <w:pPr>
              <w:spacing w:after="0"/>
              <w:rPr>
                <w:ins w:id="6618" w:author="Sean de Noronha | DRG" w:date="2026-09-29T16:58:00Z" w16du:dateUtc="2026-09-29T14:58:00Z"/>
                <w:rFonts w:cs="Arial"/>
                <w:sz w:val="13"/>
                <w:szCs w:val="13"/>
              </w:rPr>
            </w:pPr>
            <w:ins w:id="6619" w:author="Sean de Noronha | DRG" w:date="2026-09-29T16:58:00Z" w16du:dateUtc="2026-09-29T14:58:00Z">
              <w:r>
                <w:rPr>
                  <w:rFonts w:cs="Arial"/>
                  <w:sz w:val="13"/>
                  <w:szCs w:val="13"/>
                </w:rPr>
                <w:t>113</w:t>
              </w:r>
            </w:ins>
          </w:p>
        </w:tc>
        <w:tc>
          <w:tcPr>
            <w:tcW w:w="1100" w:type="dxa"/>
            <w:vAlign w:val="center"/>
          </w:tcPr>
          <w:p w14:paraId="5E000299" w14:textId="77777777" w:rsidR="00C60D85" w:rsidRDefault="00000000">
            <w:pPr>
              <w:spacing w:after="0"/>
              <w:rPr>
                <w:ins w:id="6620" w:author="Sean de Noronha | DRG" w:date="2026-09-29T16:58:00Z" w16du:dateUtc="2026-09-29T14:58:00Z"/>
                <w:rFonts w:cs="Arial"/>
                <w:sz w:val="13"/>
                <w:szCs w:val="13"/>
              </w:rPr>
            </w:pPr>
            <w:ins w:id="6621" w:author="Sean de Noronha | DRG" w:date="2026-09-29T16:58:00Z" w16du:dateUtc="2026-09-29T14:58:00Z">
              <w:r>
                <w:rPr>
                  <w:rFonts w:cs="Arial"/>
                  <w:sz w:val="13"/>
                  <w:szCs w:val="13"/>
                </w:rPr>
                <w:t>7.97 (16.9)</w:t>
              </w:r>
            </w:ins>
          </w:p>
        </w:tc>
        <w:tc>
          <w:tcPr>
            <w:tcW w:w="700" w:type="dxa"/>
            <w:vAlign w:val="center"/>
          </w:tcPr>
          <w:p w14:paraId="5E00029A" w14:textId="77777777" w:rsidR="00C60D85" w:rsidRDefault="00000000">
            <w:pPr>
              <w:spacing w:after="0"/>
              <w:rPr>
                <w:ins w:id="6622" w:author="Sean de Noronha | DRG" w:date="2026-09-29T16:58:00Z" w16du:dateUtc="2026-09-29T14:58:00Z"/>
                <w:rFonts w:cs="Arial"/>
                <w:sz w:val="13"/>
                <w:szCs w:val="13"/>
              </w:rPr>
            </w:pPr>
            <w:ins w:id="6623" w:author="Sean de Noronha | DRG" w:date="2026-09-29T16:58:00Z" w16du:dateUtc="2026-09-29T14:58:00Z">
              <w:r>
                <w:rPr>
                  <w:rFonts w:cs="Arial"/>
                  <w:sz w:val="13"/>
                  <w:szCs w:val="13"/>
                </w:rPr>
                <w:t>1.28</w:t>
              </w:r>
            </w:ins>
          </w:p>
        </w:tc>
      </w:tr>
      <w:tr w:rsidR="00C60D85" w14:paraId="03C48F2F" w14:textId="77777777">
        <w:trPr>
          <w:jc w:val="center"/>
          <w:ins w:id="6624" w:author="Sean de Noronha | DRG" w:date="2026-09-29T16:58:00Z"/>
        </w:trPr>
        <w:tc>
          <w:tcPr>
            <w:tcW w:w="560" w:type="dxa"/>
            <w:vAlign w:val="center"/>
          </w:tcPr>
          <w:p w14:paraId="5E00029B" w14:textId="77777777" w:rsidR="00C60D85" w:rsidRDefault="00000000">
            <w:pPr>
              <w:spacing w:after="0"/>
              <w:rPr>
                <w:ins w:id="6625" w:author="Sean de Noronha | DRG" w:date="2026-09-29T16:58:00Z" w16du:dateUtc="2026-09-29T14:58:00Z"/>
                <w:rFonts w:cs="Arial"/>
                <w:sz w:val="13"/>
                <w:szCs w:val="13"/>
              </w:rPr>
            </w:pPr>
            <w:ins w:id="6626" w:author="Sean de Noronha | DRG" w:date="2026-09-29T16:58:00Z" w16du:dateUtc="2026-09-29T14:58:00Z">
              <w:r>
                <w:rPr>
                  <w:rFonts w:cs="Arial"/>
                  <w:sz w:val="13"/>
                  <w:szCs w:val="13"/>
                </w:rPr>
                <w:t>12</w:t>
              </w:r>
            </w:ins>
          </w:p>
        </w:tc>
        <w:tc>
          <w:tcPr>
            <w:tcW w:w="500" w:type="dxa"/>
            <w:vAlign w:val="center"/>
          </w:tcPr>
          <w:p w14:paraId="5E00029C" w14:textId="77777777" w:rsidR="00C60D85" w:rsidRDefault="00000000">
            <w:pPr>
              <w:spacing w:after="0"/>
              <w:rPr>
                <w:ins w:id="6627" w:author="Sean de Noronha | DRG" w:date="2026-09-29T16:58:00Z" w16du:dateUtc="2026-09-29T14:58:00Z"/>
                <w:rFonts w:cs="Arial"/>
                <w:sz w:val="13"/>
                <w:szCs w:val="13"/>
              </w:rPr>
            </w:pPr>
            <w:ins w:id="6628" w:author="Sean de Noronha | DRG" w:date="2026-09-29T16:58:00Z" w16du:dateUtc="2026-09-29T14:58:00Z">
              <w:r>
                <w:rPr>
                  <w:rFonts w:cs="Arial"/>
                  <w:sz w:val="13"/>
                  <w:szCs w:val="13"/>
                </w:rPr>
                <w:t>T1</w:t>
              </w:r>
            </w:ins>
          </w:p>
        </w:tc>
        <w:tc>
          <w:tcPr>
            <w:tcW w:w="660" w:type="dxa"/>
            <w:vAlign w:val="center"/>
          </w:tcPr>
          <w:p w14:paraId="5E00029D" w14:textId="77777777" w:rsidR="00C60D85" w:rsidRDefault="00000000">
            <w:pPr>
              <w:spacing w:after="0"/>
              <w:rPr>
                <w:ins w:id="6629" w:author="Sean de Noronha | DRG" w:date="2026-09-29T16:58:00Z" w16du:dateUtc="2026-09-29T14:58:00Z"/>
                <w:rFonts w:cs="Arial"/>
                <w:sz w:val="13"/>
                <w:szCs w:val="13"/>
              </w:rPr>
            </w:pPr>
            <w:ins w:id="6630" w:author="Sean de Noronha | DRG" w:date="2026-09-29T16:58:00Z" w16du:dateUtc="2026-09-29T14:58:00Z">
              <w:r>
                <w:rPr>
                  <w:rFonts w:cs="Arial"/>
                  <w:sz w:val="13"/>
                  <w:szCs w:val="13"/>
                </w:rPr>
                <w:t>1</w:t>
              </w:r>
            </w:ins>
          </w:p>
        </w:tc>
        <w:tc>
          <w:tcPr>
            <w:tcW w:w="1920" w:type="dxa"/>
            <w:vAlign w:val="center"/>
          </w:tcPr>
          <w:p w14:paraId="5E00029E" w14:textId="77777777" w:rsidR="00C60D85" w:rsidRDefault="00000000">
            <w:pPr>
              <w:spacing w:after="0"/>
              <w:rPr>
                <w:ins w:id="6631" w:author="Sean de Noronha | DRG" w:date="2026-09-29T16:58:00Z" w16du:dateUtc="2026-09-29T14:58:00Z"/>
                <w:rFonts w:cs="Arial"/>
                <w:sz w:val="13"/>
                <w:szCs w:val="13"/>
              </w:rPr>
            </w:pPr>
            <w:ins w:id="6632" w:author="Sean de Noronha | DRG" w:date="2026-09-29T16:58:00Z" w16du:dateUtc="2026-09-29T14:58:00Z">
              <w:r>
                <w:rPr>
                  <w:rFonts w:cs="Arial"/>
                  <w:sz w:val="13"/>
                  <w:szCs w:val="13"/>
                </w:rPr>
                <w:t>CSST, Manufacturer C, EHD 13</w:t>
              </w:r>
            </w:ins>
          </w:p>
        </w:tc>
        <w:tc>
          <w:tcPr>
            <w:tcW w:w="520" w:type="dxa"/>
            <w:vAlign w:val="center"/>
          </w:tcPr>
          <w:p w14:paraId="5E00029F" w14:textId="77777777" w:rsidR="00C60D85" w:rsidRDefault="00000000">
            <w:pPr>
              <w:spacing w:after="0"/>
              <w:rPr>
                <w:ins w:id="6633" w:author="Sean de Noronha | DRG" w:date="2026-09-29T16:58:00Z" w16du:dateUtc="2026-09-29T14:58:00Z"/>
                <w:rFonts w:cs="Arial"/>
                <w:sz w:val="13"/>
                <w:szCs w:val="13"/>
              </w:rPr>
            </w:pPr>
            <w:ins w:id="6634"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2A0" w14:textId="77777777" w:rsidR="00C60D85" w:rsidRDefault="00000000">
            <w:pPr>
              <w:spacing w:after="0"/>
              <w:rPr>
                <w:ins w:id="6635" w:author="Sean de Noronha | DRG" w:date="2026-09-29T16:58:00Z" w16du:dateUtc="2026-09-29T14:58:00Z"/>
                <w:rFonts w:cs="Arial"/>
                <w:sz w:val="13"/>
                <w:szCs w:val="13"/>
              </w:rPr>
            </w:pPr>
            <w:ins w:id="6636" w:author="Sean de Noronha | DRG" w:date="2026-09-29T16:58:00Z" w16du:dateUtc="2026-09-29T14:58:00Z">
              <w:r>
                <w:rPr>
                  <w:rFonts w:cs="Arial"/>
                  <w:sz w:val="13"/>
                  <w:szCs w:val="13"/>
                </w:rPr>
                <w:t>1,361</w:t>
              </w:r>
            </w:ins>
          </w:p>
        </w:tc>
        <w:tc>
          <w:tcPr>
            <w:tcW w:w="800" w:type="dxa"/>
            <w:vAlign w:val="center"/>
          </w:tcPr>
          <w:p w14:paraId="5E0002A1" w14:textId="77777777" w:rsidR="00C60D85" w:rsidRDefault="00000000">
            <w:pPr>
              <w:spacing w:after="0"/>
              <w:rPr>
                <w:ins w:id="6637" w:author="Sean de Noronha | DRG" w:date="2026-09-29T16:58:00Z" w16du:dateUtc="2026-09-29T14:58:00Z"/>
                <w:rFonts w:cs="Arial"/>
                <w:sz w:val="13"/>
                <w:szCs w:val="13"/>
              </w:rPr>
            </w:pPr>
            <w:ins w:id="6638" w:author="Sean de Noronha | DRG" w:date="2026-09-29T16:58:00Z" w16du:dateUtc="2026-09-29T14:58:00Z">
              <w:r>
                <w:rPr>
                  <w:rFonts w:cs="Arial"/>
                  <w:sz w:val="13"/>
                  <w:szCs w:val="13"/>
                </w:rPr>
                <w:t>10 m</w:t>
              </w:r>
            </w:ins>
          </w:p>
        </w:tc>
        <w:tc>
          <w:tcPr>
            <w:tcW w:w="880" w:type="dxa"/>
            <w:vAlign w:val="center"/>
          </w:tcPr>
          <w:p w14:paraId="5E0002A2" w14:textId="77777777" w:rsidR="00C60D85" w:rsidRDefault="00000000">
            <w:pPr>
              <w:spacing w:after="0"/>
              <w:rPr>
                <w:ins w:id="6639" w:author="Sean de Noronha | DRG" w:date="2026-09-29T16:58:00Z" w16du:dateUtc="2026-09-29T14:58:00Z"/>
                <w:rFonts w:cs="Arial"/>
                <w:sz w:val="13"/>
                <w:szCs w:val="13"/>
              </w:rPr>
            </w:pPr>
            <w:ins w:id="6640" w:author="Sean de Noronha | DRG" w:date="2026-09-29T16:58:00Z" w16du:dateUtc="2026-09-29T14:58:00Z">
              <w:r>
                <w:rPr>
                  <w:rFonts w:cs="Arial"/>
                  <w:sz w:val="13"/>
                  <w:szCs w:val="13"/>
                </w:rPr>
                <w:t>0.20</w:t>
              </w:r>
            </w:ins>
          </w:p>
        </w:tc>
        <w:tc>
          <w:tcPr>
            <w:tcW w:w="820" w:type="dxa"/>
            <w:vAlign w:val="center"/>
          </w:tcPr>
          <w:p w14:paraId="5E0002A3" w14:textId="77777777" w:rsidR="00C60D85" w:rsidRDefault="00000000">
            <w:pPr>
              <w:spacing w:after="0"/>
              <w:rPr>
                <w:ins w:id="6641" w:author="Sean de Noronha | DRG" w:date="2026-09-29T16:58:00Z" w16du:dateUtc="2026-09-29T14:58:00Z"/>
                <w:rFonts w:cs="Arial"/>
                <w:sz w:val="13"/>
                <w:szCs w:val="13"/>
              </w:rPr>
            </w:pPr>
            <w:ins w:id="6642" w:author="Sean de Noronha | DRG" w:date="2026-09-29T16:58:00Z" w16du:dateUtc="2026-09-29T14:58:00Z">
              <w:r>
                <w:rPr>
                  <w:rFonts w:cs="Arial"/>
                  <w:sz w:val="13"/>
                  <w:szCs w:val="13"/>
                </w:rPr>
                <w:t>179</w:t>
              </w:r>
            </w:ins>
          </w:p>
        </w:tc>
        <w:tc>
          <w:tcPr>
            <w:tcW w:w="1100" w:type="dxa"/>
            <w:vAlign w:val="center"/>
          </w:tcPr>
          <w:p w14:paraId="5E0002A4" w14:textId="77777777" w:rsidR="00C60D85" w:rsidRDefault="00000000">
            <w:pPr>
              <w:spacing w:after="0"/>
              <w:rPr>
                <w:ins w:id="6643" w:author="Sean de Noronha | DRG" w:date="2026-09-29T16:58:00Z" w16du:dateUtc="2026-09-29T14:58:00Z"/>
                <w:rFonts w:cs="Arial"/>
                <w:sz w:val="13"/>
                <w:szCs w:val="13"/>
              </w:rPr>
            </w:pPr>
            <w:ins w:id="6644" w:author="Sean de Noronha | DRG" w:date="2026-09-29T16:58:00Z" w16du:dateUtc="2026-09-29T14:58:00Z">
              <w:r>
                <w:rPr>
                  <w:rFonts w:cs="Arial"/>
                  <w:sz w:val="13"/>
                  <w:szCs w:val="13"/>
                </w:rPr>
                <w:t>10.8 (23.0)</w:t>
              </w:r>
            </w:ins>
          </w:p>
        </w:tc>
        <w:tc>
          <w:tcPr>
            <w:tcW w:w="700" w:type="dxa"/>
            <w:vAlign w:val="center"/>
          </w:tcPr>
          <w:p w14:paraId="5E0002A5" w14:textId="77777777" w:rsidR="00C60D85" w:rsidRDefault="00000000">
            <w:pPr>
              <w:spacing w:after="0"/>
              <w:rPr>
                <w:ins w:id="6645" w:author="Sean de Noronha | DRG" w:date="2026-09-29T16:58:00Z" w16du:dateUtc="2026-09-29T14:58:00Z"/>
                <w:rFonts w:cs="Arial"/>
                <w:sz w:val="13"/>
                <w:szCs w:val="13"/>
              </w:rPr>
            </w:pPr>
            <w:ins w:id="6646" w:author="Sean de Noronha | DRG" w:date="2026-09-29T16:58:00Z" w16du:dateUtc="2026-09-29T14:58:00Z">
              <w:r>
                <w:rPr>
                  <w:rFonts w:cs="Arial"/>
                  <w:sz w:val="13"/>
                  <w:szCs w:val="13"/>
                </w:rPr>
                <w:t>1.74</w:t>
              </w:r>
            </w:ins>
          </w:p>
        </w:tc>
      </w:tr>
      <w:tr w:rsidR="00C60D85" w14:paraId="26B5A916" w14:textId="77777777">
        <w:trPr>
          <w:jc w:val="center"/>
          <w:ins w:id="6647" w:author="Sean de Noronha | DRG" w:date="2026-09-29T16:58:00Z"/>
        </w:trPr>
        <w:tc>
          <w:tcPr>
            <w:tcW w:w="560" w:type="dxa"/>
            <w:vAlign w:val="center"/>
          </w:tcPr>
          <w:p w14:paraId="5E0002A6" w14:textId="77777777" w:rsidR="00C60D85" w:rsidRDefault="00000000">
            <w:pPr>
              <w:spacing w:after="0"/>
              <w:rPr>
                <w:ins w:id="6648" w:author="Sean de Noronha | DRG" w:date="2026-09-29T16:58:00Z" w16du:dateUtc="2026-09-29T14:58:00Z"/>
                <w:rFonts w:cs="Arial"/>
                <w:sz w:val="13"/>
                <w:szCs w:val="13"/>
              </w:rPr>
            </w:pPr>
            <w:ins w:id="6649" w:author="Sean de Noronha | DRG" w:date="2026-09-29T16:58:00Z" w16du:dateUtc="2026-09-29T14:58:00Z">
              <w:r>
                <w:rPr>
                  <w:rFonts w:cs="Arial"/>
                  <w:sz w:val="13"/>
                  <w:szCs w:val="13"/>
                </w:rPr>
                <w:t>13</w:t>
              </w:r>
            </w:ins>
          </w:p>
        </w:tc>
        <w:tc>
          <w:tcPr>
            <w:tcW w:w="500" w:type="dxa"/>
            <w:vAlign w:val="center"/>
          </w:tcPr>
          <w:p w14:paraId="5E0002A7" w14:textId="77777777" w:rsidR="00C60D85" w:rsidRDefault="00000000">
            <w:pPr>
              <w:spacing w:after="0"/>
              <w:rPr>
                <w:ins w:id="6650" w:author="Sean de Noronha | DRG" w:date="2026-09-29T16:58:00Z" w16du:dateUtc="2026-09-29T14:58:00Z"/>
                <w:rFonts w:cs="Arial"/>
                <w:sz w:val="13"/>
                <w:szCs w:val="13"/>
              </w:rPr>
            </w:pPr>
            <w:ins w:id="6651" w:author="Sean de Noronha | DRG" w:date="2026-09-29T16:58:00Z" w16du:dateUtc="2026-09-29T14:58:00Z">
              <w:r>
                <w:rPr>
                  <w:rFonts w:cs="Arial"/>
                  <w:sz w:val="13"/>
                  <w:szCs w:val="13"/>
                </w:rPr>
                <w:t>T1</w:t>
              </w:r>
            </w:ins>
          </w:p>
        </w:tc>
        <w:tc>
          <w:tcPr>
            <w:tcW w:w="660" w:type="dxa"/>
            <w:vAlign w:val="center"/>
          </w:tcPr>
          <w:p w14:paraId="5E0002A8" w14:textId="77777777" w:rsidR="00C60D85" w:rsidRDefault="00000000">
            <w:pPr>
              <w:spacing w:after="0"/>
              <w:rPr>
                <w:ins w:id="6652" w:author="Sean de Noronha | DRG" w:date="2026-09-29T16:58:00Z" w16du:dateUtc="2026-09-29T14:58:00Z"/>
                <w:rFonts w:cs="Arial"/>
                <w:sz w:val="13"/>
                <w:szCs w:val="13"/>
              </w:rPr>
            </w:pPr>
            <w:ins w:id="6653" w:author="Sean de Noronha | DRG" w:date="2026-09-29T16:58:00Z" w16du:dateUtc="2026-09-29T14:58:00Z">
              <w:r>
                <w:rPr>
                  <w:rFonts w:cs="Arial"/>
                  <w:sz w:val="13"/>
                  <w:szCs w:val="13"/>
                </w:rPr>
                <w:t>1</w:t>
              </w:r>
            </w:ins>
          </w:p>
        </w:tc>
        <w:tc>
          <w:tcPr>
            <w:tcW w:w="1920" w:type="dxa"/>
            <w:vAlign w:val="center"/>
          </w:tcPr>
          <w:p w14:paraId="5E0002A9" w14:textId="77777777" w:rsidR="00C60D85" w:rsidRDefault="00000000">
            <w:pPr>
              <w:spacing w:after="0"/>
              <w:rPr>
                <w:ins w:id="6654" w:author="Sean de Noronha | DRG" w:date="2026-09-29T16:58:00Z" w16du:dateUtc="2026-09-29T14:58:00Z"/>
                <w:rFonts w:cs="Arial"/>
                <w:sz w:val="13"/>
                <w:szCs w:val="13"/>
              </w:rPr>
            </w:pPr>
            <w:ins w:id="6655" w:author="Sean de Noronha | DRG" w:date="2026-09-29T16:58:00Z" w16du:dateUtc="2026-09-29T14:58:00Z">
              <w:r>
                <w:rPr>
                  <w:rFonts w:cs="Arial"/>
                  <w:sz w:val="13"/>
                  <w:szCs w:val="13"/>
                </w:rPr>
                <w:t>CSST, Manufacturer C, EHD 13</w:t>
              </w:r>
            </w:ins>
          </w:p>
        </w:tc>
        <w:tc>
          <w:tcPr>
            <w:tcW w:w="520" w:type="dxa"/>
            <w:vAlign w:val="center"/>
          </w:tcPr>
          <w:p w14:paraId="5E0002AA" w14:textId="77777777" w:rsidR="00C60D85" w:rsidRDefault="00000000">
            <w:pPr>
              <w:spacing w:after="0"/>
              <w:rPr>
                <w:ins w:id="6656" w:author="Sean de Noronha | DRG" w:date="2026-09-29T16:58:00Z" w16du:dateUtc="2026-09-29T14:58:00Z"/>
                <w:rFonts w:cs="Arial"/>
                <w:sz w:val="13"/>
                <w:szCs w:val="13"/>
              </w:rPr>
            </w:pPr>
            <w:ins w:id="6657"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2AB" w14:textId="77777777" w:rsidR="00C60D85" w:rsidRDefault="00000000">
            <w:pPr>
              <w:spacing w:after="0"/>
              <w:rPr>
                <w:ins w:id="6658" w:author="Sean de Noronha | DRG" w:date="2026-09-29T16:58:00Z" w16du:dateUtc="2026-09-29T14:58:00Z"/>
                <w:rFonts w:cs="Arial"/>
                <w:sz w:val="13"/>
                <w:szCs w:val="13"/>
              </w:rPr>
            </w:pPr>
            <w:ins w:id="6659" w:author="Sean de Noronha | DRG" w:date="2026-09-29T16:58:00Z" w16du:dateUtc="2026-09-29T14:58:00Z">
              <w:r>
                <w:rPr>
                  <w:rFonts w:cs="Arial"/>
                  <w:sz w:val="13"/>
                  <w:szCs w:val="13"/>
                </w:rPr>
                <w:t>1,750</w:t>
              </w:r>
            </w:ins>
          </w:p>
        </w:tc>
        <w:tc>
          <w:tcPr>
            <w:tcW w:w="800" w:type="dxa"/>
            <w:vAlign w:val="center"/>
          </w:tcPr>
          <w:p w14:paraId="5E0002AC" w14:textId="77777777" w:rsidR="00C60D85" w:rsidRDefault="00000000">
            <w:pPr>
              <w:spacing w:after="0"/>
              <w:rPr>
                <w:ins w:id="6660" w:author="Sean de Noronha | DRG" w:date="2026-09-29T16:58:00Z" w16du:dateUtc="2026-09-29T14:58:00Z"/>
                <w:rFonts w:cs="Arial"/>
                <w:sz w:val="13"/>
                <w:szCs w:val="13"/>
              </w:rPr>
            </w:pPr>
            <w:ins w:id="6661" w:author="Sean de Noronha | DRG" w:date="2026-09-29T16:58:00Z" w16du:dateUtc="2026-09-29T14:58:00Z">
              <w:r>
                <w:rPr>
                  <w:rFonts w:cs="Arial"/>
                  <w:sz w:val="13"/>
                  <w:szCs w:val="13"/>
                </w:rPr>
                <w:t>3 m</w:t>
              </w:r>
            </w:ins>
          </w:p>
        </w:tc>
        <w:tc>
          <w:tcPr>
            <w:tcW w:w="880" w:type="dxa"/>
            <w:vAlign w:val="center"/>
          </w:tcPr>
          <w:p w14:paraId="5E0002AD" w14:textId="77777777" w:rsidR="00C60D85" w:rsidRDefault="00000000">
            <w:pPr>
              <w:spacing w:after="0"/>
              <w:rPr>
                <w:ins w:id="6662" w:author="Sean de Noronha | DRG" w:date="2026-09-29T16:58:00Z" w16du:dateUtc="2026-09-29T14:58:00Z"/>
                <w:rFonts w:cs="Arial"/>
                <w:sz w:val="13"/>
                <w:szCs w:val="13"/>
              </w:rPr>
            </w:pPr>
            <w:ins w:id="6663" w:author="Sean de Noronha | DRG" w:date="2026-09-29T16:58:00Z" w16du:dateUtc="2026-09-29T14:58:00Z">
              <w:r>
                <w:rPr>
                  <w:rFonts w:cs="Arial"/>
                  <w:sz w:val="13"/>
                  <w:szCs w:val="13"/>
                </w:rPr>
                <w:t>0.19</w:t>
              </w:r>
            </w:ins>
          </w:p>
        </w:tc>
        <w:tc>
          <w:tcPr>
            <w:tcW w:w="820" w:type="dxa"/>
            <w:vAlign w:val="center"/>
          </w:tcPr>
          <w:p w14:paraId="5E0002AE" w14:textId="77777777" w:rsidR="00C60D85" w:rsidRDefault="00000000">
            <w:pPr>
              <w:spacing w:after="0"/>
              <w:rPr>
                <w:ins w:id="6664" w:author="Sean de Noronha | DRG" w:date="2026-09-29T16:58:00Z" w16du:dateUtc="2026-09-29T14:58:00Z"/>
                <w:rFonts w:cs="Arial"/>
                <w:sz w:val="13"/>
                <w:szCs w:val="13"/>
              </w:rPr>
            </w:pPr>
            <w:ins w:id="6665" w:author="Sean de Noronha | DRG" w:date="2026-09-29T16:58:00Z" w16du:dateUtc="2026-09-29T14:58:00Z">
              <w:r>
                <w:rPr>
                  <w:rFonts w:cs="Arial"/>
                  <w:sz w:val="13"/>
                  <w:szCs w:val="13"/>
                </w:rPr>
                <w:t>131</w:t>
              </w:r>
            </w:ins>
          </w:p>
        </w:tc>
        <w:tc>
          <w:tcPr>
            <w:tcW w:w="1100" w:type="dxa"/>
            <w:vAlign w:val="center"/>
          </w:tcPr>
          <w:p w14:paraId="5E0002AF" w14:textId="77777777" w:rsidR="00C60D85" w:rsidRDefault="00000000">
            <w:pPr>
              <w:spacing w:after="0"/>
              <w:rPr>
                <w:ins w:id="6666" w:author="Sean de Noronha | DRG" w:date="2026-09-29T16:58:00Z" w16du:dateUtc="2026-09-29T14:58:00Z"/>
                <w:rFonts w:cs="Arial"/>
                <w:sz w:val="13"/>
                <w:szCs w:val="13"/>
              </w:rPr>
            </w:pPr>
            <w:ins w:id="6667" w:author="Sean de Noronha | DRG" w:date="2026-09-29T16:58:00Z" w16du:dateUtc="2026-09-29T14:58:00Z">
              <w:r>
                <w:rPr>
                  <w:rFonts w:cs="Arial"/>
                  <w:sz w:val="13"/>
                  <w:szCs w:val="13"/>
                </w:rPr>
                <w:t>13.9 (29.5)</w:t>
              </w:r>
            </w:ins>
          </w:p>
        </w:tc>
        <w:tc>
          <w:tcPr>
            <w:tcW w:w="700" w:type="dxa"/>
            <w:vAlign w:val="center"/>
          </w:tcPr>
          <w:p w14:paraId="5E0002B0" w14:textId="77777777" w:rsidR="00C60D85" w:rsidRDefault="00000000">
            <w:pPr>
              <w:spacing w:after="0"/>
              <w:rPr>
                <w:ins w:id="6668" w:author="Sean de Noronha | DRG" w:date="2026-09-29T16:58:00Z" w16du:dateUtc="2026-09-29T14:58:00Z"/>
                <w:rFonts w:cs="Arial"/>
                <w:sz w:val="13"/>
                <w:szCs w:val="13"/>
              </w:rPr>
            </w:pPr>
            <w:ins w:id="6669" w:author="Sean de Noronha | DRG" w:date="2026-09-29T16:58:00Z" w16du:dateUtc="2026-09-29T14:58:00Z">
              <w:r>
                <w:rPr>
                  <w:rFonts w:cs="Arial"/>
                  <w:sz w:val="13"/>
                  <w:szCs w:val="13"/>
                </w:rPr>
                <w:t>2.24</w:t>
              </w:r>
            </w:ins>
          </w:p>
        </w:tc>
      </w:tr>
      <w:tr w:rsidR="00C60D85" w14:paraId="22246E83" w14:textId="77777777">
        <w:trPr>
          <w:jc w:val="center"/>
          <w:ins w:id="6670" w:author="Sean de Noronha | DRG" w:date="2026-09-29T16:58:00Z"/>
        </w:trPr>
        <w:tc>
          <w:tcPr>
            <w:tcW w:w="560" w:type="dxa"/>
            <w:vAlign w:val="center"/>
          </w:tcPr>
          <w:p w14:paraId="5E0002B1" w14:textId="77777777" w:rsidR="00C60D85" w:rsidRDefault="00000000">
            <w:pPr>
              <w:spacing w:after="0"/>
              <w:rPr>
                <w:ins w:id="6671" w:author="Sean de Noronha | DRG" w:date="2026-09-29T16:58:00Z" w16du:dateUtc="2026-09-29T14:58:00Z"/>
                <w:rFonts w:cs="Arial"/>
                <w:sz w:val="13"/>
                <w:szCs w:val="13"/>
              </w:rPr>
            </w:pPr>
            <w:ins w:id="6672" w:author="Sean de Noronha | DRG" w:date="2026-09-29T16:58:00Z" w16du:dateUtc="2026-09-29T14:58:00Z">
              <w:r>
                <w:rPr>
                  <w:rFonts w:cs="Arial"/>
                  <w:sz w:val="13"/>
                  <w:szCs w:val="13"/>
                </w:rPr>
                <w:t>14</w:t>
              </w:r>
            </w:ins>
          </w:p>
        </w:tc>
        <w:tc>
          <w:tcPr>
            <w:tcW w:w="500" w:type="dxa"/>
            <w:vAlign w:val="center"/>
          </w:tcPr>
          <w:p w14:paraId="5E0002B2" w14:textId="77777777" w:rsidR="00C60D85" w:rsidRDefault="00000000">
            <w:pPr>
              <w:spacing w:after="0"/>
              <w:rPr>
                <w:ins w:id="6673" w:author="Sean de Noronha | DRG" w:date="2026-09-29T16:58:00Z" w16du:dateUtc="2026-09-29T14:58:00Z"/>
                <w:rFonts w:cs="Arial"/>
                <w:sz w:val="13"/>
                <w:szCs w:val="13"/>
              </w:rPr>
            </w:pPr>
            <w:ins w:id="6674" w:author="Sean de Noronha | DRG" w:date="2026-09-29T16:58:00Z" w16du:dateUtc="2026-09-29T14:58:00Z">
              <w:r>
                <w:rPr>
                  <w:rFonts w:cs="Arial"/>
                  <w:sz w:val="13"/>
                  <w:szCs w:val="13"/>
                </w:rPr>
                <w:t>T1</w:t>
              </w:r>
            </w:ins>
          </w:p>
        </w:tc>
        <w:tc>
          <w:tcPr>
            <w:tcW w:w="660" w:type="dxa"/>
            <w:vAlign w:val="center"/>
          </w:tcPr>
          <w:p w14:paraId="5E0002B3" w14:textId="77777777" w:rsidR="00C60D85" w:rsidRDefault="00000000">
            <w:pPr>
              <w:spacing w:after="0"/>
              <w:rPr>
                <w:ins w:id="6675" w:author="Sean de Noronha | DRG" w:date="2026-09-29T16:58:00Z" w16du:dateUtc="2026-09-29T14:58:00Z"/>
                <w:rFonts w:cs="Arial"/>
                <w:sz w:val="13"/>
                <w:szCs w:val="13"/>
              </w:rPr>
            </w:pPr>
            <w:ins w:id="6676" w:author="Sean de Noronha | DRG" w:date="2026-09-29T16:58:00Z" w16du:dateUtc="2026-09-29T14:58:00Z">
              <w:r>
                <w:rPr>
                  <w:rFonts w:cs="Arial"/>
                  <w:sz w:val="13"/>
                  <w:szCs w:val="13"/>
                </w:rPr>
                <w:t>1</w:t>
              </w:r>
            </w:ins>
          </w:p>
        </w:tc>
        <w:tc>
          <w:tcPr>
            <w:tcW w:w="1920" w:type="dxa"/>
            <w:vAlign w:val="center"/>
          </w:tcPr>
          <w:p w14:paraId="5E0002B4" w14:textId="77777777" w:rsidR="00C60D85" w:rsidRDefault="00000000">
            <w:pPr>
              <w:spacing w:after="0"/>
              <w:rPr>
                <w:ins w:id="6677" w:author="Sean de Noronha | DRG" w:date="2026-09-29T16:58:00Z" w16du:dateUtc="2026-09-29T14:58:00Z"/>
                <w:rFonts w:cs="Arial"/>
                <w:sz w:val="13"/>
                <w:szCs w:val="13"/>
              </w:rPr>
            </w:pPr>
            <w:ins w:id="6678" w:author="Sean de Noronha | DRG" w:date="2026-09-29T16:58:00Z" w16du:dateUtc="2026-09-29T14:58:00Z">
              <w:r>
                <w:rPr>
                  <w:rFonts w:cs="Arial"/>
                  <w:sz w:val="13"/>
                  <w:szCs w:val="13"/>
                </w:rPr>
                <w:t>CSST, Manufacturer C, EHD 13</w:t>
              </w:r>
            </w:ins>
          </w:p>
        </w:tc>
        <w:tc>
          <w:tcPr>
            <w:tcW w:w="520" w:type="dxa"/>
            <w:vAlign w:val="center"/>
          </w:tcPr>
          <w:p w14:paraId="5E0002B5" w14:textId="77777777" w:rsidR="00C60D85" w:rsidRDefault="00000000">
            <w:pPr>
              <w:spacing w:after="0"/>
              <w:rPr>
                <w:ins w:id="6679" w:author="Sean de Noronha | DRG" w:date="2026-09-29T16:58:00Z" w16du:dateUtc="2026-09-29T14:58:00Z"/>
                <w:rFonts w:cs="Arial"/>
                <w:sz w:val="13"/>
                <w:szCs w:val="13"/>
              </w:rPr>
            </w:pPr>
            <w:ins w:id="6680"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2B6" w14:textId="77777777" w:rsidR="00C60D85" w:rsidRDefault="00000000">
            <w:pPr>
              <w:spacing w:after="0"/>
              <w:rPr>
                <w:ins w:id="6681" w:author="Sean de Noronha | DRG" w:date="2026-09-29T16:58:00Z" w16du:dateUtc="2026-09-29T14:58:00Z"/>
                <w:rFonts w:cs="Arial"/>
                <w:sz w:val="13"/>
                <w:szCs w:val="13"/>
              </w:rPr>
            </w:pPr>
            <w:ins w:id="6682" w:author="Sean de Noronha | DRG" w:date="2026-09-29T16:58:00Z" w16du:dateUtc="2026-09-29T14:58:00Z">
              <w:r>
                <w:rPr>
                  <w:rFonts w:cs="Arial"/>
                  <w:sz w:val="13"/>
                  <w:szCs w:val="13"/>
                </w:rPr>
                <w:t>2,300</w:t>
              </w:r>
            </w:ins>
          </w:p>
        </w:tc>
        <w:tc>
          <w:tcPr>
            <w:tcW w:w="800" w:type="dxa"/>
            <w:vAlign w:val="center"/>
          </w:tcPr>
          <w:p w14:paraId="5E0002B7" w14:textId="77777777" w:rsidR="00C60D85" w:rsidRDefault="00000000">
            <w:pPr>
              <w:spacing w:after="0"/>
              <w:rPr>
                <w:ins w:id="6683" w:author="Sean de Noronha | DRG" w:date="2026-09-29T16:58:00Z" w16du:dateUtc="2026-09-29T14:58:00Z"/>
                <w:rFonts w:cs="Arial"/>
                <w:sz w:val="13"/>
                <w:szCs w:val="13"/>
              </w:rPr>
            </w:pPr>
            <w:ins w:id="6684" w:author="Sean de Noronha | DRG" w:date="2026-09-29T16:58:00Z" w16du:dateUtc="2026-09-29T14:58:00Z">
              <w:r>
                <w:rPr>
                  <w:rFonts w:cs="Arial"/>
                  <w:sz w:val="13"/>
                  <w:szCs w:val="13"/>
                </w:rPr>
                <w:t>2 m</w:t>
              </w:r>
            </w:ins>
          </w:p>
        </w:tc>
        <w:tc>
          <w:tcPr>
            <w:tcW w:w="880" w:type="dxa"/>
            <w:vAlign w:val="center"/>
          </w:tcPr>
          <w:p w14:paraId="5E0002B8" w14:textId="77777777" w:rsidR="00C60D85" w:rsidRDefault="00000000">
            <w:pPr>
              <w:spacing w:after="0"/>
              <w:rPr>
                <w:ins w:id="6685" w:author="Sean de Noronha | DRG" w:date="2026-09-29T16:58:00Z" w16du:dateUtc="2026-09-29T14:58:00Z"/>
                <w:rFonts w:cs="Arial"/>
                <w:sz w:val="13"/>
                <w:szCs w:val="13"/>
              </w:rPr>
            </w:pPr>
            <w:ins w:id="6686" w:author="Sean de Noronha | DRG" w:date="2026-09-29T16:58:00Z" w16du:dateUtc="2026-09-29T14:58:00Z">
              <w:r>
                <w:rPr>
                  <w:rFonts w:cs="Arial"/>
                  <w:sz w:val="13"/>
                  <w:szCs w:val="13"/>
                </w:rPr>
                <w:t>0.21</w:t>
              </w:r>
            </w:ins>
          </w:p>
        </w:tc>
        <w:tc>
          <w:tcPr>
            <w:tcW w:w="820" w:type="dxa"/>
            <w:vAlign w:val="center"/>
          </w:tcPr>
          <w:p w14:paraId="5E0002B9" w14:textId="77777777" w:rsidR="00C60D85" w:rsidRDefault="00000000">
            <w:pPr>
              <w:spacing w:after="0"/>
              <w:rPr>
                <w:ins w:id="6687" w:author="Sean de Noronha | DRG" w:date="2026-09-29T16:58:00Z" w16du:dateUtc="2026-09-29T14:58:00Z"/>
                <w:rFonts w:cs="Arial"/>
                <w:sz w:val="13"/>
                <w:szCs w:val="13"/>
              </w:rPr>
            </w:pPr>
            <w:ins w:id="6688" w:author="Sean de Noronha | DRG" w:date="2026-09-29T16:58:00Z" w16du:dateUtc="2026-09-29T14:58:00Z">
              <w:r>
                <w:rPr>
                  <w:rFonts w:cs="Arial"/>
                  <w:sz w:val="13"/>
                  <w:szCs w:val="13"/>
                </w:rPr>
                <w:t>155</w:t>
              </w:r>
            </w:ins>
          </w:p>
        </w:tc>
        <w:tc>
          <w:tcPr>
            <w:tcW w:w="1100" w:type="dxa"/>
            <w:vAlign w:val="center"/>
          </w:tcPr>
          <w:p w14:paraId="5E0002BA" w14:textId="77777777" w:rsidR="00C60D85" w:rsidRDefault="00000000">
            <w:pPr>
              <w:spacing w:after="0"/>
              <w:rPr>
                <w:ins w:id="6689" w:author="Sean de Noronha | DRG" w:date="2026-09-29T16:58:00Z" w16du:dateUtc="2026-09-29T14:58:00Z"/>
                <w:rFonts w:cs="Arial"/>
                <w:sz w:val="13"/>
                <w:szCs w:val="13"/>
              </w:rPr>
            </w:pPr>
            <w:ins w:id="6690" w:author="Sean de Noronha | DRG" w:date="2026-09-29T16:58:00Z" w16du:dateUtc="2026-09-29T14:58:00Z">
              <w:r>
                <w:rPr>
                  <w:rFonts w:cs="Arial"/>
                  <w:sz w:val="13"/>
                  <w:szCs w:val="13"/>
                </w:rPr>
                <w:t>18.3 (38.8)</w:t>
              </w:r>
            </w:ins>
          </w:p>
        </w:tc>
        <w:tc>
          <w:tcPr>
            <w:tcW w:w="700" w:type="dxa"/>
            <w:vAlign w:val="center"/>
          </w:tcPr>
          <w:p w14:paraId="5E0002BB" w14:textId="77777777" w:rsidR="00C60D85" w:rsidRDefault="00000000">
            <w:pPr>
              <w:spacing w:after="0"/>
              <w:rPr>
                <w:ins w:id="6691" w:author="Sean de Noronha | DRG" w:date="2026-09-29T16:58:00Z" w16du:dateUtc="2026-09-29T14:58:00Z"/>
                <w:rFonts w:cs="Arial"/>
                <w:sz w:val="13"/>
                <w:szCs w:val="13"/>
              </w:rPr>
            </w:pPr>
            <w:ins w:id="6692" w:author="Sean de Noronha | DRG" w:date="2026-09-29T16:58:00Z" w16du:dateUtc="2026-09-29T14:58:00Z">
              <w:r>
                <w:rPr>
                  <w:rFonts w:cs="Arial"/>
                  <w:sz w:val="13"/>
                  <w:szCs w:val="13"/>
                </w:rPr>
                <w:t>2.94</w:t>
              </w:r>
            </w:ins>
          </w:p>
        </w:tc>
      </w:tr>
      <w:tr w:rsidR="00C60D85" w14:paraId="6AB04FEF" w14:textId="77777777">
        <w:trPr>
          <w:jc w:val="center"/>
          <w:ins w:id="6693" w:author="Sean de Noronha | DRG" w:date="2026-09-29T16:58:00Z"/>
        </w:trPr>
        <w:tc>
          <w:tcPr>
            <w:tcW w:w="560" w:type="dxa"/>
            <w:vAlign w:val="center"/>
          </w:tcPr>
          <w:p w14:paraId="5E0002BC" w14:textId="77777777" w:rsidR="00C60D85" w:rsidRDefault="00000000">
            <w:pPr>
              <w:spacing w:after="0"/>
              <w:rPr>
                <w:ins w:id="6694" w:author="Sean de Noronha | DRG" w:date="2026-09-29T16:58:00Z" w16du:dateUtc="2026-09-29T14:58:00Z"/>
                <w:rFonts w:cs="Arial"/>
                <w:sz w:val="13"/>
                <w:szCs w:val="13"/>
              </w:rPr>
            </w:pPr>
            <w:ins w:id="6695" w:author="Sean de Noronha | DRG" w:date="2026-09-29T16:58:00Z" w16du:dateUtc="2026-09-29T14:58:00Z">
              <w:r>
                <w:rPr>
                  <w:rFonts w:cs="Arial"/>
                  <w:sz w:val="13"/>
                  <w:szCs w:val="13"/>
                </w:rPr>
                <w:t>15</w:t>
              </w:r>
            </w:ins>
          </w:p>
        </w:tc>
        <w:tc>
          <w:tcPr>
            <w:tcW w:w="500" w:type="dxa"/>
            <w:vAlign w:val="center"/>
          </w:tcPr>
          <w:p w14:paraId="5E0002BD" w14:textId="77777777" w:rsidR="00C60D85" w:rsidRDefault="00000000">
            <w:pPr>
              <w:spacing w:after="0"/>
              <w:rPr>
                <w:ins w:id="6696" w:author="Sean de Noronha | DRG" w:date="2026-09-29T16:58:00Z" w16du:dateUtc="2026-09-29T14:58:00Z"/>
                <w:rFonts w:cs="Arial"/>
                <w:sz w:val="13"/>
                <w:szCs w:val="13"/>
              </w:rPr>
            </w:pPr>
            <w:ins w:id="6697" w:author="Sean de Noronha | DRG" w:date="2026-09-29T16:58:00Z" w16du:dateUtc="2026-09-29T14:58:00Z">
              <w:r>
                <w:rPr>
                  <w:rFonts w:cs="Arial"/>
                  <w:sz w:val="13"/>
                  <w:szCs w:val="13"/>
                </w:rPr>
                <w:t>T1</w:t>
              </w:r>
            </w:ins>
          </w:p>
        </w:tc>
        <w:tc>
          <w:tcPr>
            <w:tcW w:w="660" w:type="dxa"/>
            <w:vAlign w:val="center"/>
          </w:tcPr>
          <w:p w14:paraId="5E0002BE" w14:textId="77777777" w:rsidR="00C60D85" w:rsidRDefault="00000000">
            <w:pPr>
              <w:spacing w:after="0"/>
              <w:rPr>
                <w:ins w:id="6698" w:author="Sean de Noronha | DRG" w:date="2026-09-29T16:58:00Z" w16du:dateUtc="2026-09-29T14:58:00Z"/>
                <w:rFonts w:cs="Arial"/>
                <w:sz w:val="13"/>
                <w:szCs w:val="13"/>
              </w:rPr>
            </w:pPr>
            <w:ins w:id="6699" w:author="Sean de Noronha | DRG" w:date="2026-09-29T16:58:00Z" w16du:dateUtc="2026-09-29T14:58:00Z">
              <w:r>
                <w:rPr>
                  <w:rFonts w:cs="Arial"/>
                  <w:sz w:val="13"/>
                  <w:szCs w:val="13"/>
                </w:rPr>
                <w:t>1</w:t>
              </w:r>
            </w:ins>
          </w:p>
        </w:tc>
        <w:tc>
          <w:tcPr>
            <w:tcW w:w="1920" w:type="dxa"/>
            <w:vAlign w:val="center"/>
          </w:tcPr>
          <w:p w14:paraId="5E0002BF" w14:textId="77777777" w:rsidR="00C60D85" w:rsidRDefault="00000000">
            <w:pPr>
              <w:spacing w:after="0"/>
              <w:rPr>
                <w:ins w:id="6700" w:author="Sean de Noronha | DRG" w:date="2026-09-29T16:58:00Z" w16du:dateUtc="2026-09-29T14:58:00Z"/>
                <w:rFonts w:cs="Arial"/>
                <w:sz w:val="13"/>
                <w:szCs w:val="13"/>
              </w:rPr>
            </w:pPr>
            <w:ins w:id="6701" w:author="Sean de Noronha | DRG" w:date="2026-09-29T16:58:00Z" w16du:dateUtc="2026-09-29T14:58:00Z">
              <w:r>
                <w:rPr>
                  <w:rFonts w:cs="Arial"/>
                  <w:sz w:val="13"/>
                  <w:szCs w:val="13"/>
                </w:rPr>
                <w:t>CSST, Manufacturer C, EHD 13</w:t>
              </w:r>
            </w:ins>
          </w:p>
        </w:tc>
        <w:tc>
          <w:tcPr>
            <w:tcW w:w="520" w:type="dxa"/>
            <w:vAlign w:val="center"/>
          </w:tcPr>
          <w:p w14:paraId="5E0002C0" w14:textId="77777777" w:rsidR="00C60D85" w:rsidRDefault="00000000">
            <w:pPr>
              <w:spacing w:after="0"/>
              <w:rPr>
                <w:ins w:id="6702" w:author="Sean de Noronha | DRG" w:date="2026-09-29T16:58:00Z" w16du:dateUtc="2026-09-29T14:58:00Z"/>
                <w:rFonts w:cs="Arial"/>
                <w:sz w:val="13"/>
                <w:szCs w:val="13"/>
              </w:rPr>
            </w:pPr>
            <w:ins w:id="6703"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2C1" w14:textId="77777777" w:rsidR="00C60D85" w:rsidRDefault="00000000">
            <w:pPr>
              <w:spacing w:after="0"/>
              <w:rPr>
                <w:ins w:id="6704" w:author="Sean de Noronha | DRG" w:date="2026-09-29T16:58:00Z" w16du:dateUtc="2026-09-29T14:58:00Z"/>
                <w:rFonts w:cs="Arial"/>
                <w:sz w:val="13"/>
                <w:szCs w:val="13"/>
              </w:rPr>
            </w:pPr>
            <w:ins w:id="6705" w:author="Sean de Noronha | DRG" w:date="2026-09-29T16:58:00Z" w16du:dateUtc="2026-09-29T14:58:00Z">
              <w:r>
                <w:rPr>
                  <w:rFonts w:cs="Arial"/>
                  <w:sz w:val="13"/>
                  <w:szCs w:val="13"/>
                </w:rPr>
                <w:t>3,000</w:t>
              </w:r>
            </w:ins>
          </w:p>
        </w:tc>
        <w:tc>
          <w:tcPr>
            <w:tcW w:w="800" w:type="dxa"/>
            <w:vAlign w:val="center"/>
          </w:tcPr>
          <w:p w14:paraId="5E0002C2" w14:textId="77777777" w:rsidR="00C60D85" w:rsidRDefault="00000000">
            <w:pPr>
              <w:spacing w:after="0"/>
              <w:rPr>
                <w:ins w:id="6706" w:author="Sean de Noronha | DRG" w:date="2026-09-29T16:58:00Z" w16du:dateUtc="2026-09-29T14:58:00Z"/>
                <w:rFonts w:cs="Arial"/>
                <w:sz w:val="13"/>
                <w:szCs w:val="13"/>
              </w:rPr>
            </w:pPr>
            <w:ins w:id="6707" w:author="Sean de Noronha | DRG" w:date="2026-09-29T16:58:00Z" w16du:dateUtc="2026-09-29T14:58:00Z">
              <w:r>
                <w:rPr>
                  <w:rFonts w:cs="Arial"/>
                  <w:sz w:val="13"/>
                  <w:szCs w:val="13"/>
                </w:rPr>
                <w:t>1 m</w:t>
              </w:r>
            </w:ins>
          </w:p>
        </w:tc>
        <w:tc>
          <w:tcPr>
            <w:tcW w:w="880" w:type="dxa"/>
            <w:vAlign w:val="center"/>
          </w:tcPr>
          <w:p w14:paraId="5E0002C3" w14:textId="77777777" w:rsidR="00C60D85" w:rsidRDefault="00000000">
            <w:pPr>
              <w:spacing w:after="0"/>
              <w:rPr>
                <w:ins w:id="6708" w:author="Sean de Noronha | DRG" w:date="2026-09-29T16:58:00Z" w16du:dateUtc="2026-09-29T14:58:00Z"/>
                <w:rFonts w:cs="Arial"/>
                <w:sz w:val="13"/>
                <w:szCs w:val="13"/>
              </w:rPr>
            </w:pPr>
            <w:ins w:id="6709" w:author="Sean de Noronha | DRG" w:date="2026-09-29T16:58:00Z" w16du:dateUtc="2026-09-29T14:58:00Z">
              <w:r>
                <w:rPr>
                  <w:rFonts w:cs="Arial"/>
                  <w:sz w:val="13"/>
                  <w:szCs w:val="13"/>
                </w:rPr>
                <w:t>0.27</w:t>
              </w:r>
            </w:ins>
          </w:p>
        </w:tc>
        <w:tc>
          <w:tcPr>
            <w:tcW w:w="820" w:type="dxa"/>
            <w:vAlign w:val="center"/>
          </w:tcPr>
          <w:p w14:paraId="5E0002C4" w14:textId="77777777" w:rsidR="00C60D85" w:rsidRDefault="00000000">
            <w:pPr>
              <w:spacing w:after="0"/>
              <w:rPr>
                <w:ins w:id="6710" w:author="Sean de Noronha | DRG" w:date="2026-09-29T16:58:00Z" w16du:dateUtc="2026-09-29T14:58:00Z"/>
                <w:rFonts w:cs="Arial"/>
                <w:sz w:val="13"/>
                <w:szCs w:val="13"/>
              </w:rPr>
            </w:pPr>
            <w:ins w:id="6711" w:author="Sean de Noronha | DRG" w:date="2026-09-29T16:58:00Z" w16du:dateUtc="2026-09-29T14:58:00Z">
              <w:r>
                <w:rPr>
                  <w:rFonts w:cs="Arial"/>
                  <w:sz w:val="13"/>
                  <w:szCs w:val="13"/>
                </w:rPr>
                <w:t>161</w:t>
              </w:r>
            </w:ins>
          </w:p>
        </w:tc>
        <w:tc>
          <w:tcPr>
            <w:tcW w:w="1100" w:type="dxa"/>
            <w:vAlign w:val="center"/>
          </w:tcPr>
          <w:p w14:paraId="5E0002C5" w14:textId="77777777" w:rsidR="00C60D85" w:rsidRDefault="00000000">
            <w:pPr>
              <w:spacing w:after="0"/>
              <w:rPr>
                <w:ins w:id="6712" w:author="Sean de Noronha | DRG" w:date="2026-09-29T16:58:00Z" w16du:dateUtc="2026-09-29T14:58:00Z"/>
                <w:rFonts w:cs="Arial"/>
                <w:sz w:val="13"/>
                <w:szCs w:val="13"/>
              </w:rPr>
            </w:pPr>
            <w:ins w:id="6713" w:author="Sean de Noronha | DRG" w:date="2026-09-29T16:58:00Z" w16du:dateUtc="2026-09-29T14:58:00Z">
              <w:r>
                <w:rPr>
                  <w:rFonts w:cs="Arial"/>
                  <w:sz w:val="13"/>
                  <w:szCs w:val="13"/>
                </w:rPr>
                <w:t>23.9 (50.6)</w:t>
              </w:r>
            </w:ins>
          </w:p>
        </w:tc>
        <w:tc>
          <w:tcPr>
            <w:tcW w:w="700" w:type="dxa"/>
            <w:vAlign w:val="center"/>
          </w:tcPr>
          <w:p w14:paraId="5E0002C6" w14:textId="77777777" w:rsidR="00C60D85" w:rsidRDefault="00000000">
            <w:pPr>
              <w:spacing w:after="0"/>
              <w:rPr>
                <w:ins w:id="6714" w:author="Sean de Noronha | DRG" w:date="2026-09-29T16:58:00Z" w16du:dateUtc="2026-09-29T14:58:00Z"/>
                <w:rFonts w:cs="Arial"/>
                <w:sz w:val="13"/>
                <w:szCs w:val="13"/>
              </w:rPr>
            </w:pPr>
            <w:ins w:id="6715" w:author="Sean de Noronha | DRG" w:date="2026-09-29T16:58:00Z" w16du:dateUtc="2026-09-29T14:58:00Z">
              <w:r>
                <w:rPr>
                  <w:rFonts w:cs="Arial"/>
                  <w:sz w:val="13"/>
                  <w:szCs w:val="13"/>
                </w:rPr>
                <w:t>3.84</w:t>
              </w:r>
            </w:ins>
          </w:p>
        </w:tc>
      </w:tr>
      <w:tr w:rsidR="00C60D85" w14:paraId="08F77472" w14:textId="77777777">
        <w:trPr>
          <w:jc w:val="center"/>
          <w:ins w:id="6716" w:author="Sean de Noronha | DRG" w:date="2026-09-29T16:58:00Z"/>
        </w:trPr>
        <w:tc>
          <w:tcPr>
            <w:tcW w:w="560" w:type="dxa"/>
            <w:vAlign w:val="center"/>
          </w:tcPr>
          <w:p w14:paraId="5E0002C7" w14:textId="77777777" w:rsidR="00C60D85" w:rsidRDefault="00000000">
            <w:pPr>
              <w:spacing w:after="0"/>
              <w:rPr>
                <w:ins w:id="6717" w:author="Sean de Noronha | DRG" w:date="2026-09-29T16:58:00Z" w16du:dateUtc="2026-09-29T14:58:00Z"/>
                <w:rFonts w:cs="Arial"/>
                <w:sz w:val="13"/>
                <w:szCs w:val="13"/>
              </w:rPr>
            </w:pPr>
            <w:ins w:id="6718" w:author="Sean de Noronha | DRG" w:date="2026-09-29T16:58:00Z" w16du:dateUtc="2026-09-29T14:58:00Z">
              <w:r>
                <w:rPr>
                  <w:rFonts w:cs="Arial"/>
                  <w:sz w:val="13"/>
                  <w:szCs w:val="13"/>
                </w:rPr>
                <w:t>16</w:t>
              </w:r>
            </w:ins>
          </w:p>
        </w:tc>
        <w:tc>
          <w:tcPr>
            <w:tcW w:w="500" w:type="dxa"/>
            <w:vAlign w:val="center"/>
          </w:tcPr>
          <w:p w14:paraId="5E0002C8" w14:textId="77777777" w:rsidR="00C60D85" w:rsidRDefault="00000000">
            <w:pPr>
              <w:spacing w:after="0"/>
              <w:rPr>
                <w:ins w:id="6719" w:author="Sean de Noronha | DRG" w:date="2026-09-29T16:58:00Z" w16du:dateUtc="2026-09-29T14:58:00Z"/>
                <w:rFonts w:cs="Arial"/>
                <w:sz w:val="13"/>
                <w:szCs w:val="13"/>
              </w:rPr>
            </w:pPr>
            <w:ins w:id="6720" w:author="Sean de Noronha | DRG" w:date="2026-09-29T16:58:00Z" w16du:dateUtc="2026-09-29T14:58:00Z">
              <w:r>
                <w:rPr>
                  <w:rFonts w:cs="Arial"/>
                  <w:sz w:val="13"/>
                  <w:szCs w:val="13"/>
                </w:rPr>
                <w:t>T1</w:t>
              </w:r>
            </w:ins>
          </w:p>
        </w:tc>
        <w:tc>
          <w:tcPr>
            <w:tcW w:w="660" w:type="dxa"/>
            <w:vAlign w:val="center"/>
          </w:tcPr>
          <w:p w14:paraId="5E0002C9" w14:textId="77777777" w:rsidR="00C60D85" w:rsidRDefault="00000000">
            <w:pPr>
              <w:spacing w:after="0"/>
              <w:rPr>
                <w:ins w:id="6721" w:author="Sean de Noronha | DRG" w:date="2026-09-29T16:58:00Z" w16du:dateUtc="2026-09-29T14:58:00Z"/>
                <w:rFonts w:cs="Arial"/>
                <w:sz w:val="13"/>
                <w:szCs w:val="13"/>
              </w:rPr>
            </w:pPr>
            <w:ins w:id="6722" w:author="Sean de Noronha | DRG" w:date="2026-09-29T16:58:00Z" w16du:dateUtc="2026-09-29T14:58:00Z">
              <w:r>
                <w:rPr>
                  <w:rFonts w:cs="Arial"/>
                  <w:sz w:val="13"/>
                  <w:szCs w:val="13"/>
                </w:rPr>
                <w:t>1</w:t>
              </w:r>
            </w:ins>
          </w:p>
        </w:tc>
        <w:tc>
          <w:tcPr>
            <w:tcW w:w="1920" w:type="dxa"/>
            <w:vAlign w:val="center"/>
          </w:tcPr>
          <w:p w14:paraId="5E0002CA" w14:textId="77777777" w:rsidR="00C60D85" w:rsidRDefault="00000000">
            <w:pPr>
              <w:spacing w:after="0"/>
              <w:rPr>
                <w:ins w:id="6723" w:author="Sean de Noronha | DRG" w:date="2026-09-29T16:58:00Z" w16du:dateUtc="2026-09-29T14:58:00Z"/>
                <w:rFonts w:cs="Arial"/>
                <w:sz w:val="13"/>
                <w:szCs w:val="13"/>
              </w:rPr>
            </w:pPr>
            <w:ins w:id="6724" w:author="Sean de Noronha | DRG" w:date="2026-09-29T16:58:00Z" w16du:dateUtc="2026-09-29T14:58:00Z">
              <w:r>
                <w:rPr>
                  <w:rFonts w:cs="Arial"/>
                  <w:sz w:val="13"/>
                  <w:szCs w:val="13"/>
                </w:rPr>
                <w:t>CSST, Manufacturer C, EHD 13</w:t>
              </w:r>
            </w:ins>
          </w:p>
        </w:tc>
        <w:tc>
          <w:tcPr>
            <w:tcW w:w="520" w:type="dxa"/>
            <w:vAlign w:val="center"/>
          </w:tcPr>
          <w:p w14:paraId="5E0002CB" w14:textId="77777777" w:rsidR="00C60D85" w:rsidRDefault="00000000">
            <w:pPr>
              <w:spacing w:after="0"/>
              <w:rPr>
                <w:ins w:id="6725" w:author="Sean de Noronha | DRG" w:date="2026-09-29T16:58:00Z" w16du:dateUtc="2026-09-29T14:58:00Z"/>
                <w:rFonts w:cs="Arial"/>
                <w:sz w:val="13"/>
                <w:szCs w:val="13"/>
              </w:rPr>
            </w:pPr>
            <w:ins w:id="6726"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2CC" w14:textId="77777777" w:rsidR="00C60D85" w:rsidRDefault="00000000">
            <w:pPr>
              <w:spacing w:after="0"/>
              <w:rPr>
                <w:ins w:id="6727" w:author="Sean de Noronha | DRG" w:date="2026-09-29T16:58:00Z" w16du:dateUtc="2026-09-29T14:58:00Z"/>
                <w:rFonts w:cs="Arial"/>
                <w:sz w:val="13"/>
                <w:szCs w:val="13"/>
              </w:rPr>
            </w:pPr>
            <w:ins w:id="6728" w:author="Sean de Noronha | DRG" w:date="2026-09-29T16:58:00Z" w16du:dateUtc="2026-09-29T14:58:00Z">
              <w:r>
                <w:rPr>
                  <w:rFonts w:cs="Arial"/>
                  <w:sz w:val="13"/>
                  <w:szCs w:val="13"/>
                </w:rPr>
                <w:t>4,000</w:t>
              </w:r>
            </w:ins>
          </w:p>
        </w:tc>
        <w:tc>
          <w:tcPr>
            <w:tcW w:w="800" w:type="dxa"/>
            <w:vAlign w:val="center"/>
          </w:tcPr>
          <w:p w14:paraId="5E0002CD" w14:textId="77777777" w:rsidR="00C60D85" w:rsidRDefault="00000000">
            <w:pPr>
              <w:spacing w:after="0"/>
              <w:rPr>
                <w:ins w:id="6729" w:author="Sean de Noronha | DRG" w:date="2026-09-29T16:58:00Z" w16du:dateUtc="2026-09-29T14:58:00Z"/>
                <w:rFonts w:cs="Arial"/>
                <w:sz w:val="13"/>
                <w:szCs w:val="13"/>
              </w:rPr>
            </w:pPr>
            <w:ins w:id="6730" w:author="Sean de Noronha | DRG" w:date="2026-09-29T16:58:00Z" w16du:dateUtc="2026-09-29T14:58:00Z">
              <w:r>
                <w:rPr>
                  <w:rFonts w:cs="Arial"/>
                  <w:sz w:val="13"/>
                  <w:szCs w:val="13"/>
                </w:rPr>
                <w:t>0.5 m</w:t>
              </w:r>
            </w:ins>
          </w:p>
        </w:tc>
        <w:tc>
          <w:tcPr>
            <w:tcW w:w="880" w:type="dxa"/>
            <w:vAlign w:val="center"/>
          </w:tcPr>
          <w:p w14:paraId="5E0002CE" w14:textId="77777777" w:rsidR="00C60D85" w:rsidRDefault="00000000">
            <w:pPr>
              <w:spacing w:after="0"/>
              <w:rPr>
                <w:ins w:id="6731" w:author="Sean de Noronha | DRG" w:date="2026-09-29T16:58:00Z" w16du:dateUtc="2026-09-29T14:58:00Z"/>
                <w:rFonts w:cs="Arial"/>
                <w:sz w:val="13"/>
                <w:szCs w:val="13"/>
              </w:rPr>
            </w:pPr>
            <w:ins w:id="6732" w:author="Sean de Noronha | DRG" w:date="2026-09-29T16:58:00Z" w16du:dateUtc="2026-09-29T14:58:00Z">
              <w:r>
                <w:rPr>
                  <w:rFonts w:cs="Arial"/>
                  <w:sz w:val="13"/>
                  <w:szCs w:val="13"/>
                </w:rPr>
                <w:t>0.42</w:t>
              </w:r>
            </w:ins>
          </w:p>
        </w:tc>
        <w:tc>
          <w:tcPr>
            <w:tcW w:w="820" w:type="dxa"/>
            <w:vAlign w:val="center"/>
          </w:tcPr>
          <w:p w14:paraId="5E0002CF" w14:textId="77777777" w:rsidR="00C60D85" w:rsidRDefault="00000000">
            <w:pPr>
              <w:spacing w:after="0"/>
              <w:rPr>
                <w:ins w:id="6733" w:author="Sean de Noronha | DRG" w:date="2026-09-29T16:58:00Z" w16du:dateUtc="2026-09-29T14:58:00Z"/>
                <w:rFonts w:cs="Arial"/>
                <w:sz w:val="13"/>
                <w:szCs w:val="13"/>
              </w:rPr>
            </w:pPr>
            <w:ins w:id="6734" w:author="Sean de Noronha | DRG" w:date="2026-09-29T16:58:00Z" w16du:dateUtc="2026-09-29T14:58:00Z">
              <w:r>
                <w:rPr>
                  <w:rFonts w:cs="Arial"/>
                  <w:sz w:val="13"/>
                  <w:szCs w:val="13"/>
                </w:rPr>
                <w:t>176</w:t>
              </w:r>
            </w:ins>
          </w:p>
        </w:tc>
        <w:tc>
          <w:tcPr>
            <w:tcW w:w="1100" w:type="dxa"/>
            <w:vAlign w:val="center"/>
          </w:tcPr>
          <w:p w14:paraId="5E0002D0" w14:textId="77777777" w:rsidR="00C60D85" w:rsidRDefault="00000000">
            <w:pPr>
              <w:spacing w:after="0"/>
              <w:rPr>
                <w:ins w:id="6735" w:author="Sean de Noronha | DRG" w:date="2026-09-29T16:58:00Z" w16du:dateUtc="2026-09-29T14:58:00Z"/>
                <w:rFonts w:cs="Arial"/>
                <w:sz w:val="13"/>
                <w:szCs w:val="13"/>
              </w:rPr>
            </w:pPr>
            <w:ins w:id="6736" w:author="Sean de Noronha | DRG" w:date="2026-09-29T16:58:00Z" w16du:dateUtc="2026-09-29T14:58:00Z">
              <w:r>
                <w:rPr>
                  <w:rFonts w:cs="Arial"/>
                  <w:sz w:val="13"/>
                  <w:szCs w:val="13"/>
                </w:rPr>
                <w:t>31.9 (67.5)</w:t>
              </w:r>
            </w:ins>
          </w:p>
        </w:tc>
        <w:tc>
          <w:tcPr>
            <w:tcW w:w="700" w:type="dxa"/>
            <w:vAlign w:val="center"/>
          </w:tcPr>
          <w:p w14:paraId="5E0002D1" w14:textId="77777777" w:rsidR="00C60D85" w:rsidRDefault="00000000">
            <w:pPr>
              <w:spacing w:after="0"/>
              <w:rPr>
                <w:ins w:id="6737" w:author="Sean de Noronha | DRG" w:date="2026-09-29T16:58:00Z" w16du:dateUtc="2026-09-29T14:58:00Z"/>
                <w:rFonts w:cs="Arial"/>
                <w:sz w:val="13"/>
                <w:szCs w:val="13"/>
              </w:rPr>
            </w:pPr>
            <w:ins w:id="6738" w:author="Sean de Noronha | DRG" w:date="2026-09-29T16:58:00Z" w16du:dateUtc="2026-09-29T14:58:00Z">
              <w:r>
                <w:rPr>
                  <w:rFonts w:cs="Arial"/>
                  <w:sz w:val="13"/>
                  <w:szCs w:val="13"/>
                </w:rPr>
                <w:t>5.12</w:t>
              </w:r>
            </w:ins>
          </w:p>
        </w:tc>
      </w:tr>
      <w:tr w:rsidR="00C60D85" w14:paraId="183AED1E" w14:textId="77777777">
        <w:trPr>
          <w:jc w:val="center"/>
          <w:ins w:id="6739" w:author="Sean de Noronha | DRG" w:date="2026-09-29T16:58:00Z"/>
        </w:trPr>
        <w:tc>
          <w:tcPr>
            <w:tcW w:w="560" w:type="dxa"/>
            <w:vAlign w:val="center"/>
          </w:tcPr>
          <w:p w14:paraId="5E0002D2" w14:textId="77777777" w:rsidR="00C60D85" w:rsidRDefault="00000000">
            <w:pPr>
              <w:spacing w:after="0"/>
              <w:rPr>
                <w:ins w:id="6740" w:author="Sean de Noronha | DRG" w:date="2026-09-29T16:58:00Z" w16du:dateUtc="2026-09-29T14:58:00Z"/>
                <w:rFonts w:cs="Arial"/>
                <w:sz w:val="13"/>
                <w:szCs w:val="13"/>
              </w:rPr>
            </w:pPr>
            <w:ins w:id="6741" w:author="Sean de Noronha | DRG" w:date="2026-09-29T16:58:00Z" w16du:dateUtc="2026-09-29T14:58:00Z">
              <w:r>
                <w:rPr>
                  <w:rFonts w:cs="Arial"/>
                  <w:sz w:val="13"/>
                  <w:szCs w:val="13"/>
                </w:rPr>
                <w:t>17</w:t>
              </w:r>
            </w:ins>
          </w:p>
        </w:tc>
        <w:tc>
          <w:tcPr>
            <w:tcW w:w="500" w:type="dxa"/>
            <w:vAlign w:val="center"/>
          </w:tcPr>
          <w:p w14:paraId="5E0002D3" w14:textId="77777777" w:rsidR="00C60D85" w:rsidRDefault="00000000">
            <w:pPr>
              <w:spacing w:after="0"/>
              <w:rPr>
                <w:ins w:id="6742" w:author="Sean de Noronha | DRG" w:date="2026-09-29T16:58:00Z" w16du:dateUtc="2026-09-29T14:58:00Z"/>
                <w:rFonts w:cs="Arial"/>
                <w:sz w:val="13"/>
                <w:szCs w:val="13"/>
              </w:rPr>
            </w:pPr>
            <w:ins w:id="6743" w:author="Sean de Noronha | DRG" w:date="2026-09-29T16:58:00Z" w16du:dateUtc="2026-09-29T14:58:00Z">
              <w:r>
                <w:rPr>
                  <w:rFonts w:cs="Arial"/>
                  <w:sz w:val="13"/>
                  <w:szCs w:val="13"/>
                </w:rPr>
                <w:t>T1</w:t>
              </w:r>
            </w:ins>
          </w:p>
        </w:tc>
        <w:tc>
          <w:tcPr>
            <w:tcW w:w="660" w:type="dxa"/>
            <w:vAlign w:val="center"/>
          </w:tcPr>
          <w:p w14:paraId="5E0002D4" w14:textId="77777777" w:rsidR="00C60D85" w:rsidRDefault="00000000">
            <w:pPr>
              <w:spacing w:after="0"/>
              <w:rPr>
                <w:ins w:id="6744" w:author="Sean de Noronha | DRG" w:date="2026-09-29T16:58:00Z" w16du:dateUtc="2026-09-29T14:58:00Z"/>
                <w:rFonts w:cs="Arial"/>
                <w:sz w:val="13"/>
                <w:szCs w:val="13"/>
              </w:rPr>
            </w:pPr>
            <w:ins w:id="6745" w:author="Sean de Noronha | DRG" w:date="2026-09-29T16:58:00Z" w16du:dateUtc="2026-09-29T14:58:00Z">
              <w:r>
                <w:rPr>
                  <w:rFonts w:cs="Arial"/>
                  <w:sz w:val="13"/>
                  <w:szCs w:val="13"/>
                </w:rPr>
                <w:t>1</w:t>
              </w:r>
            </w:ins>
          </w:p>
        </w:tc>
        <w:tc>
          <w:tcPr>
            <w:tcW w:w="1920" w:type="dxa"/>
            <w:vAlign w:val="center"/>
          </w:tcPr>
          <w:p w14:paraId="5E0002D5" w14:textId="77777777" w:rsidR="00C60D85" w:rsidRDefault="00000000">
            <w:pPr>
              <w:spacing w:after="0"/>
              <w:rPr>
                <w:ins w:id="6746" w:author="Sean de Noronha | DRG" w:date="2026-09-29T16:58:00Z" w16du:dateUtc="2026-09-29T14:58:00Z"/>
                <w:rFonts w:cs="Arial"/>
                <w:sz w:val="13"/>
                <w:szCs w:val="13"/>
              </w:rPr>
            </w:pPr>
            <w:ins w:id="6747" w:author="Sean de Noronha | DRG" w:date="2026-09-29T16:58:00Z" w16du:dateUtc="2026-09-29T14:58:00Z">
              <w:r>
                <w:rPr>
                  <w:rFonts w:cs="Arial"/>
                  <w:sz w:val="13"/>
                  <w:szCs w:val="13"/>
                </w:rPr>
                <w:t>CSST, Manufacturer C, EHD 13</w:t>
              </w:r>
            </w:ins>
          </w:p>
        </w:tc>
        <w:tc>
          <w:tcPr>
            <w:tcW w:w="520" w:type="dxa"/>
            <w:vAlign w:val="center"/>
          </w:tcPr>
          <w:p w14:paraId="5E0002D6" w14:textId="77777777" w:rsidR="00C60D85" w:rsidRDefault="00000000">
            <w:pPr>
              <w:spacing w:after="0"/>
              <w:rPr>
                <w:ins w:id="6748" w:author="Sean de Noronha | DRG" w:date="2026-09-29T16:58:00Z" w16du:dateUtc="2026-09-29T14:58:00Z"/>
                <w:rFonts w:cs="Arial"/>
                <w:sz w:val="13"/>
                <w:szCs w:val="13"/>
              </w:rPr>
            </w:pPr>
            <w:ins w:id="6749"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2D7" w14:textId="77777777" w:rsidR="00C60D85" w:rsidRDefault="00000000">
            <w:pPr>
              <w:spacing w:after="0"/>
              <w:rPr>
                <w:ins w:id="6750" w:author="Sean de Noronha | DRG" w:date="2026-09-29T16:58:00Z" w16du:dateUtc="2026-09-29T14:58:00Z"/>
                <w:rFonts w:cs="Arial"/>
                <w:sz w:val="13"/>
                <w:szCs w:val="13"/>
              </w:rPr>
            </w:pPr>
            <w:ins w:id="6751" w:author="Sean de Noronha | DRG" w:date="2026-09-29T16:58:00Z" w16du:dateUtc="2026-09-29T14:58:00Z">
              <w:r>
                <w:rPr>
                  <w:rFonts w:cs="Arial"/>
                  <w:sz w:val="13"/>
                  <w:szCs w:val="13"/>
                </w:rPr>
                <w:t>5,000</w:t>
              </w:r>
            </w:ins>
          </w:p>
        </w:tc>
        <w:tc>
          <w:tcPr>
            <w:tcW w:w="800" w:type="dxa"/>
            <w:vAlign w:val="center"/>
          </w:tcPr>
          <w:p w14:paraId="5E0002D8" w14:textId="77777777" w:rsidR="00C60D85" w:rsidRDefault="00000000">
            <w:pPr>
              <w:spacing w:after="0"/>
              <w:rPr>
                <w:ins w:id="6752" w:author="Sean de Noronha | DRG" w:date="2026-09-29T16:58:00Z" w16du:dateUtc="2026-09-29T14:58:00Z"/>
                <w:rFonts w:cs="Arial"/>
                <w:sz w:val="13"/>
                <w:szCs w:val="13"/>
              </w:rPr>
            </w:pPr>
            <w:ins w:id="6753" w:author="Sean de Noronha | DRG" w:date="2026-09-29T16:58:00Z" w16du:dateUtc="2026-09-29T14:58:00Z">
              <w:r>
                <w:rPr>
                  <w:rFonts w:cs="Arial"/>
                  <w:sz w:val="13"/>
                  <w:szCs w:val="13"/>
                </w:rPr>
                <w:t>0.5 m</w:t>
              </w:r>
            </w:ins>
          </w:p>
        </w:tc>
        <w:tc>
          <w:tcPr>
            <w:tcW w:w="880" w:type="dxa"/>
            <w:vAlign w:val="center"/>
          </w:tcPr>
          <w:p w14:paraId="5E0002D9" w14:textId="77777777" w:rsidR="00C60D85" w:rsidRDefault="00000000">
            <w:pPr>
              <w:spacing w:after="0"/>
              <w:rPr>
                <w:ins w:id="6754" w:author="Sean de Noronha | DRG" w:date="2026-09-29T16:58:00Z" w16du:dateUtc="2026-09-29T14:58:00Z"/>
                <w:rFonts w:cs="Arial"/>
                <w:sz w:val="13"/>
                <w:szCs w:val="13"/>
              </w:rPr>
            </w:pPr>
            <w:ins w:id="6755" w:author="Sean de Noronha | DRG" w:date="2026-09-29T16:58:00Z" w16du:dateUtc="2026-09-29T14:58:00Z">
              <w:r>
                <w:rPr>
                  <w:rFonts w:cs="Arial"/>
                  <w:sz w:val="13"/>
                  <w:szCs w:val="13"/>
                </w:rPr>
                <w:t>0.67</w:t>
              </w:r>
            </w:ins>
          </w:p>
        </w:tc>
        <w:tc>
          <w:tcPr>
            <w:tcW w:w="820" w:type="dxa"/>
            <w:vAlign w:val="center"/>
          </w:tcPr>
          <w:p w14:paraId="5E0002DA" w14:textId="77777777" w:rsidR="00C60D85" w:rsidRDefault="00000000">
            <w:pPr>
              <w:spacing w:after="0"/>
              <w:rPr>
                <w:ins w:id="6756" w:author="Sean de Noronha | DRG" w:date="2026-09-29T16:58:00Z" w16du:dateUtc="2026-09-29T14:58:00Z"/>
                <w:rFonts w:cs="Arial"/>
                <w:sz w:val="13"/>
                <w:szCs w:val="13"/>
              </w:rPr>
            </w:pPr>
            <w:ins w:id="6757" w:author="Sean de Noronha | DRG" w:date="2026-09-29T16:58:00Z" w16du:dateUtc="2026-09-29T14:58:00Z">
              <w:r>
                <w:rPr>
                  <w:rFonts w:cs="Arial"/>
                  <w:sz w:val="13"/>
                  <w:szCs w:val="13"/>
                </w:rPr>
                <w:t>280</w:t>
              </w:r>
            </w:ins>
          </w:p>
        </w:tc>
        <w:tc>
          <w:tcPr>
            <w:tcW w:w="1100" w:type="dxa"/>
            <w:vAlign w:val="center"/>
          </w:tcPr>
          <w:p w14:paraId="5E0002DB" w14:textId="77777777" w:rsidR="00C60D85" w:rsidRDefault="00000000">
            <w:pPr>
              <w:spacing w:after="0"/>
              <w:rPr>
                <w:ins w:id="6758" w:author="Sean de Noronha | DRG" w:date="2026-09-29T16:58:00Z" w16du:dateUtc="2026-09-29T14:58:00Z"/>
                <w:rFonts w:cs="Arial"/>
                <w:sz w:val="13"/>
                <w:szCs w:val="13"/>
              </w:rPr>
            </w:pPr>
            <w:ins w:id="6759" w:author="Sean de Noronha | DRG" w:date="2026-09-29T16:58:00Z" w16du:dateUtc="2026-09-29T14:58:00Z">
              <w:r>
                <w:rPr>
                  <w:rFonts w:cs="Arial"/>
                  <w:sz w:val="13"/>
                  <w:szCs w:val="13"/>
                </w:rPr>
                <w:t>39.8 (84.4)</w:t>
              </w:r>
            </w:ins>
          </w:p>
        </w:tc>
        <w:tc>
          <w:tcPr>
            <w:tcW w:w="700" w:type="dxa"/>
            <w:vAlign w:val="center"/>
          </w:tcPr>
          <w:p w14:paraId="5E0002DC" w14:textId="77777777" w:rsidR="00C60D85" w:rsidRDefault="00000000">
            <w:pPr>
              <w:spacing w:after="0"/>
              <w:rPr>
                <w:ins w:id="6760" w:author="Sean de Noronha | DRG" w:date="2026-09-29T16:58:00Z" w16du:dateUtc="2026-09-29T14:58:00Z"/>
                <w:rFonts w:cs="Arial"/>
                <w:sz w:val="13"/>
                <w:szCs w:val="13"/>
              </w:rPr>
            </w:pPr>
            <w:ins w:id="6761" w:author="Sean de Noronha | DRG" w:date="2026-09-29T16:58:00Z" w16du:dateUtc="2026-09-29T14:58:00Z">
              <w:r>
                <w:rPr>
                  <w:rFonts w:cs="Arial"/>
                  <w:sz w:val="13"/>
                  <w:szCs w:val="13"/>
                </w:rPr>
                <w:t>6.40</w:t>
              </w:r>
            </w:ins>
          </w:p>
        </w:tc>
      </w:tr>
      <w:tr w:rsidR="00C60D85" w14:paraId="27A7581D" w14:textId="77777777">
        <w:trPr>
          <w:jc w:val="center"/>
          <w:ins w:id="6762" w:author="Sean de Noronha | DRG" w:date="2026-09-29T16:58:00Z"/>
        </w:trPr>
        <w:tc>
          <w:tcPr>
            <w:tcW w:w="560" w:type="dxa"/>
            <w:vAlign w:val="center"/>
          </w:tcPr>
          <w:p w14:paraId="5E0002DD" w14:textId="77777777" w:rsidR="00C60D85" w:rsidRDefault="00000000">
            <w:pPr>
              <w:spacing w:after="0"/>
              <w:rPr>
                <w:ins w:id="6763" w:author="Sean de Noronha | DRG" w:date="2026-09-29T16:58:00Z" w16du:dateUtc="2026-09-29T14:58:00Z"/>
                <w:rFonts w:cs="Arial"/>
                <w:sz w:val="13"/>
                <w:szCs w:val="13"/>
              </w:rPr>
            </w:pPr>
            <w:ins w:id="6764" w:author="Sean de Noronha | DRG" w:date="2026-09-29T16:58:00Z" w16du:dateUtc="2026-09-29T14:58:00Z">
              <w:r>
                <w:rPr>
                  <w:rFonts w:cs="Arial"/>
                  <w:sz w:val="13"/>
                  <w:szCs w:val="13"/>
                </w:rPr>
                <w:t>18</w:t>
              </w:r>
            </w:ins>
          </w:p>
        </w:tc>
        <w:tc>
          <w:tcPr>
            <w:tcW w:w="500" w:type="dxa"/>
            <w:vAlign w:val="center"/>
          </w:tcPr>
          <w:p w14:paraId="5E0002DE" w14:textId="77777777" w:rsidR="00C60D85" w:rsidRDefault="00000000">
            <w:pPr>
              <w:spacing w:after="0"/>
              <w:rPr>
                <w:ins w:id="6765" w:author="Sean de Noronha | DRG" w:date="2026-09-29T16:58:00Z" w16du:dateUtc="2026-09-29T14:58:00Z"/>
                <w:rFonts w:cs="Arial"/>
                <w:sz w:val="13"/>
                <w:szCs w:val="13"/>
              </w:rPr>
            </w:pPr>
            <w:ins w:id="6766" w:author="Sean de Noronha | DRG" w:date="2026-09-29T16:58:00Z" w16du:dateUtc="2026-09-29T14:58:00Z">
              <w:r>
                <w:rPr>
                  <w:rFonts w:cs="Arial"/>
                  <w:sz w:val="13"/>
                  <w:szCs w:val="13"/>
                </w:rPr>
                <w:t>T1</w:t>
              </w:r>
            </w:ins>
          </w:p>
        </w:tc>
        <w:tc>
          <w:tcPr>
            <w:tcW w:w="660" w:type="dxa"/>
            <w:vAlign w:val="center"/>
          </w:tcPr>
          <w:p w14:paraId="5E0002DF" w14:textId="77777777" w:rsidR="00C60D85" w:rsidRDefault="00000000">
            <w:pPr>
              <w:spacing w:after="0"/>
              <w:rPr>
                <w:ins w:id="6767" w:author="Sean de Noronha | DRG" w:date="2026-09-29T16:58:00Z" w16du:dateUtc="2026-09-29T14:58:00Z"/>
                <w:rFonts w:cs="Arial"/>
                <w:sz w:val="13"/>
                <w:szCs w:val="13"/>
              </w:rPr>
            </w:pPr>
            <w:ins w:id="6768" w:author="Sean de Noronha | DRG" w:date="2026-09-29T16:58:00Z" w16du:dateUtc="2026-09-29T14:58:00Z">
              <w:r>
                <w:rPr>
                  <w:rFonts w:cs="Arial"/>
                  <w:sz w:val="13"/>
                  <w:szCs w:val="13"/>
                </w:rPr>
                <w:t>1</w:t>
              </w:r>
            </w:ins>
          </w:p>
        </w:tc>
        <w:tc>
          <w:tcPr>
            <w:tcW w:w="1920" w:type="dxa"/>
            <w:vAlign w:val="center"/>
          </w:tcPr>
          <w:p w14:paraId="5E0002E0" w14:textId="77777777" w:rsidR="00C60D85" w:rsidRDefault="00000000">
            <w:pPr>
              <w:spacing w:after="0"/>
              <w:rPr>
                <w:ins w:id="6769" w:author="Sean de Noronha | DRG" w:date="2026-09-29T16:58:00Z" w16du:dateUtc="2026-09-29T14:58:00Z"/>
                <w:rFonts w:cs="Arial"/>
                <w:sz w:val="13"/>
                <w:szCs w:val="13"/>
              </w:rPr>
            </w:pPr>
            <w:ins w:id="6770" w:author="Sean de Noronha | DRG" w:date="2026-09-29T16:58:00Z" w16du:dateUtc="2026-09-29T14:58:00Z">
              <w:r>
                <w:rPr>
                  <w:rFonts w:cs="Arial"/>
                  <w:sz w:val="13"/>
                  <w:szCs w:val="13"/>
                </w:rPr>
                <w:t>CSST, Manufacturer C, EHD 13</w:t>
              </w:r>
            </w:ins>
          </w:p>
        </w:tc>
        <w:tc>
          <w:tcPr>
            <w:tcW w:w="520" w:type="dxa"/>
            <w:vAlign w:val="center"/>
          </w:tcPr>
          <w:p w14:paraId="5E0002E1" w14:textId="77777777" w:rsidR="00C60D85" w:rsidRDefault="00000000">
            <w:pPr>
              <w:spacing w:after="0"/>
              <w:rPr>
                <w:ins w:id="6771" w:author="Sean de Noronha | DRG" w:date="2026-09-29T16:58:00Z" w16du:dateUtc="2026-09-29T14:58:00Z"/>
                <w:rFonts w:cs="Arial"/>
                <w:sz w:val="13"/>
                <w:szCs w:val="13"/>
              </w:rPr>
            </w:pPr>
            <w:ins w:id="6772"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2E2" w14:textId="77777777" w:rsidR="00C60D85" w:rsidRDefault="00000000">
            <w:pPr>
              <w:spacing w:after="0"/>
              <w:rPr>
                <w:ins w:id="6773" w:author="Sean de Noronha | DRG" w:date="2026-09-29T16:58:00Z" w16du:dateUtc="2026-09-29T14:58:00Z"/>
                <w:rFonts w:cs="Arial"/>
                <w:sz w:val="13"/>
                <w:szCs w:val="13"/>
              </w:rPr>
            </w:pPr>
            <w:ins w:id="6774" w:author="Sean de Noronha | DRG" w:date="2026-09-29T16:58:00Z" w16du:dateUtc="2026-09-29T14:58:00Z">
              <w:r>
                <w:rPr>
                  <w:rFonts w:cs="Arial"/>
                  <w:sz w:val="13"/>
                  <w:szCs w:val="13"/>
                </w:rPr>
                <w:t>7,500</w:t>
              </w:r>
            </w:ins>
          </w:p>
        </w:tc>
        <w:tc>
          <w:tcPr>
            <w:tcW w:w="800" w:type="dxa"/>
            <w:vAlign w:val="center"/>
          </w:tcPr>
          <w:p w14:paraId="5E0002E3" w14:textId="77777777" w:rsidR="00C60D85" w:rsidRDefault="00000000">
            <w:pPr>
              <w:spacing w:after="0"/>
              <w:rPr>
                <w:ins w:id="6775" w:author="Sean de Noronha | DRG" w:date="2026-09-29T16:58:00Z" w16du:dateUtc="2026-09-29T14:58:00Z"/>
                <w:rFonts w:cs="Arial"/>
                <w:sz w:val="13"/>
                <w:szCs w:val="13"/>
              </w:rPr>
            </w:pPr>
            <w:ins w:id="6776" w:author="Sean de Noronha | DRG" w:date="2026-09-29T16:58:00Z" w16du:dateUtc="2026-09-29T14:58:00Z">
              <w:r>
                <w:rPr>
                  <w:rFonts w:cs="Arial"/>
                  <w:sz w:val="13"/>
                  <w:szCs w:val="13"/>
                </w:rPr>
                <w:t>0.5 m</w:t>
              </w:r>
            </w:ins>
          </w:p>
        </w:tc>
        <w:tc>
          <w:tcPr>
            <w:tcW w:w="880" w:type="dxa"/>
            <w:vAlign w:val="center"/>
          </w:tcPr>
          <w:p w14:paraId="5E0002E4" w14:textId="77777777" w:rsidR="00C60D85" w:rsidRDefault="00000000">
            <w:pPr>
              <w:spacing w:after="0"/>
              <w:rPr>
                <w:ins w:id="6777" w:author="Sean de Noronha | DRG" w:date="2026-09-29T16:58:00Z" w16du:dateUtc="2026-09-29T14:58:00Z"/>
                <w:rFonts w:cs="Arial"/>
                <w:sz w:val="13"/>
                <w:szCs w:val="13"/>
              </w:rPr>
            </w:pPr>
            <w:ins w:id="6778" w:author="Sean de Noronha | DRG" w:date="2026-09-29T16:58:00Z" w16du:dateUtc="2026-09-29T14:58:00Z">
              <w:r>
                <w:rPr>
                  <w:rFonts w:cs="Arial"/>
                  <w:sz w:val="13"/>
                  <w:szCs w:val="13"/>
                </w:rPr>
                <w:t>1.5</w:t>
              </w:r>
            </w:ins>
          </w:p>
        </w:tc>
        <w:tc>
          <w:tcPr>
            <w:tcW w:w="820" w:type="dxa"/>
            <w:vAlign w:val="center"/>
          </w:tcPr>
          <w:p w14:paraId="5E0002E5" w14:textId="77777777" w:rsidR="00C60D85" w:rsidRDefault="00000000">
            <w:pPr>
              <w:spacing w:after="0"/>
              <w:rPr>
                <w:ins w:id="6779" w:author="Sean de Noronha | DRG" w:date="2026-09-29T16:58:00Z" w16du:dateUtc="2026-09-29T14:58:00Z"/>
                <w:rFonts w:cs="Arial"/>
                <w:sz w:val="13"/>
                <w:szCs w:val="13"/>
              </w:rPr>
            </w:pPr>
            <w:ins w:id="6780" w:author="Sean de Noronha | DRG" w:date="2026-09-29T16:58:00Z" w16du:dateUtc="2026-09-29T14:58:00Z">
              <w:r>
                <w:rPr>
                  <w:rFonts w:cs="Arial"/>
                  <w:sz w:val="13"/>
                  <w:szCs w:val="13"/>
                </w:rPr>
                <w:t>651</w:t>
              </w:r>
            </w:ins>
          </w:p>
        </w:tc>
        <w:tc>
          <w:tcPr>
            <w:tcW w:w="1100" w:type="dxa"/>
            <w:vAlign w:val="center"/>
          </w:tcPr>
          <w:p w14:paraId="5E0002E6" w14:textId="77777777" w:rsidR="00C60D85" w:rsidRDefault="00000000">
            <w:pPr>
              <w:spacing w:after="0"/>
              <w:rPr>
                <w:ins w:id="6781" w:author="Sean de Noronha | DRG" w:date="2026-09-29T16:58:00Z" w16du:dateUtc="2026-09-29T14:58:00Z"/>
                <w:rFonts w:cs="Arial"/>
                <w:sz w:val="13"/>
                <w:szCs w:val="13"/>
              </w:rPr>
            </w:pPr>
            <w:ins w:id="6782" w:author="Sean de Noronha | DRG" w:date="2026-09-29T16:58:00Z" w16du:dateUtc="2026-09-29T14:58:00Z">
              <w:r>
                <w:rPr>
                  <w:rFonts w:cs="Arial"/>
                  <w:sz w:val="13"/>
                  <w:szCs w:val="13"/>
                </w:rPr>
                <w:t>59.8 (127)</w:t>
              </w:r>
            </w:ins>
          </w:p>
        </w:tc>
        <w:tc>
          <w:tcPr>
            <w:tcW w:w="700" w:type="dxa"/>
            <w:vAlign w:val="center"/>
          </w:tcPr>
          <w:p w14:paraId="5E0002E7" w14:textId="77777777" w:rsidR="00C60D85" w:rsidRDefault="00000000">
            <w:pPr>
              <w:spacing w:after="0"/>
              <w:rPr>
                <w:ins w:id="6783" w:author="Sean de Noronha | DRG" w:date="2026-09-29T16:58:00Z" w16du:dateUtc="2026-09-29T14:58:00Z"/>
                <w:rFonts w:cs="Arial"/>
                <w:sz w:val="13"/>
                <w:szCs w:val="13"/>
              </w:rPr>
            </w:pPr>
            <w:ins w:id="6784" w:author="Sean de Noronha | DRG" w:date="2026-09-29T16:58:00Z" w16du:dateUtc="2026-09-29T14:58:00Z">
              <w:r>
                <w:rPr>
                  <w:rFonts w:cs="Arial"/>
                  <w:sz w:val="13"/>
                  <w:szCs w:val="13"/>
                </w:rPr>
                <w:t>9.60</w:t>
              </w:r>
            </w:ins>
          </w:p>
        </w:tc>
      </w:tr>
      <w:tr w:rsidR="00C60D85" w14:paraId="59EC1D8F" w14:textId="77777777">
        <w:trPr>
          <w:jc w:val="center"/>
          <w:ins w:id="6785" w:author="Sean de Noronha | DRG" w:date="2026-09-29T16:58:00Z"/>
        </w:trPr>
        <w:tc>
          <w:tcPr>
            <w:tcW w:w="560" w:type="dxa"/>
            <w:vAlign w:val="center"/>
          </w:tcPr>
          <w:p w14:paraId="5E0002E8" w14:textId="77777777" w:rsidR="00C60D85" w:rsidRDefault="00000000">
            <w:pPr>
              <w:spacing w:after="0"/>
              <w:rPr>
                <w:ins w:id="6786" w:author="Sean de Noronha | DRG" w:date="2026-09-29T16:58:00Z" w16du:dateUtc="2026-09-29T14:58:00Z"/>
                <w:rFonts w:cs="Arial"/>
                <w:sz w:val="13"/>
                <w:szCs w:val="13"/>
              </w:rPr>
            </w:pPr>
            <w:ins w:id="6787" w:author="Sean de Noronha | DRG" w:date="2026-09-29T16:58:00Z" w16du:dateUtc="2026-09-29T14:58:00Z">
              <w:r>
                <w:rPr>
                  <w:rFonts w:cs="Arial"/>
                  <w:sz w:val="13"/>
                  <w:szCs w:val="13"/>
                </w:rPr>
                <w:t>19</w:t>
              </w:r>
            </w:ins>
          </w:p>
        </w:tc>
        <w:tc>
          <w:tcPr>
            <w:tcW w:w="500" w:type="dxa"/>
            <w:vAlign w:val="center"/>
          </w:tcPr>
          <w:p w14:paraId="5E0002E9" w14:textId="77777777" w:rsidR="00C60D85" w:rsidRDefault="00000000">
            <w:pPr>
              <w:spacing w:after="0"/>
              <w:rPr>
                <w:ins w:id="6788" w:author="Sean de Noronha | DRG" w:date="2026-09-29T16:58:00Z" w16du:dateUtc="2026-09-29T14:58:00Z"/>
                <w:rFonts w:cs="Arial"/>
                <w:sz w:val="13"/>
                <w:szCs w:val="13"/>
              </w:rPr>
            </w:pPr>
            <w:ins w:id="6789" w:author="Sean de Noronha | DRG" w:date="2026-09-29T16:58:00Z" w16du:dateUtc="2026-09-29T14:58:00Z">
              <w:r>
                <w:rPr>
                  <w:rFonts w:cs="Arial"/>
                  <w:sz w:val="13"/>
                  <w:szCs w:val="13"/>
                </w:rPr>
                <w:t>T1</w:t>
              </w:r>
            </w:ins>
          </w:p>
        </w:tc>
        <w:tc>
          <w:tcPr>
            <w:tcW w:w="660" w:type="dxa"/>
            <w:vAlign w:val="center"/>
          </w:tcPr>
          <w:p w14:paraId="5E0002EA" w14:textId="77777777" w:rsidR="00C60D85" w:rsidRDefault="00000000">
            <w:pPr>
              <w:spacing w:after="0"/>
              <w:rPr>
                <w:ins w:id="6790" w:author="Sean de Noronha | DRG" w:date="2026-09-29T16:58:00Z" w16du:dateUtc="2026-09-29T14:58:00Z"/>
                <w:rFonts w:cs="Arial"/>
                <w:sz w:val="13"/>
                <w:szCs w:val="13"/>
              </w:rPr>
            </w:pPr>
            <w:ins w:id="6791" w:author="Sean de Noronha | DRG" w:date="2026-09-29T16:58:00Z" w16du:dateUtc="2026-09-29T14:58:00Z">
              <w:r>
                <w:rPr>
                  <w:rFonts w:cs="Arial"/>
                  <w:sz w:val="13"/>
                  <w:szCs w:val="13"/>
                </w:rPr>
                <w:t>1</w:t>
              </w:r>
            </w:ins>
          </w:p>
        </w:tc>
        <w:tc>
          <w:tcPr>
            <w:tcW w:w="1920" w:type="dxa"/>
            <w:vAlign w:val="center"/>
          </w:tcPr>
          <w:p w14:paraId="5E0002EB" w14:textId="77777777" w:rsidR="00C60D85" w:rsidRDefault="00000000">
            <w:pPr>
              <w:spacing w:after="0"/>
              <w:rPr>
                <w:ins w:id="6792" w:author="Sean de Noronha | DRG" w:date="2026-09-29T16:58:00Z" w16du:dateUtc="2026-09-29T14:58:00Z"/>
                <w:rFonts w:cs="Arial"/>
                <w:sz w:val="13"/>
                <w:szCs w:val="13"/>
              </w:rPr>
            </w:pPr>
            <w:ins w:id="6793" w:author="Sean de Noronha | DRG" w:date="2026-09-29T16:58:00Z" w16du:dateUtc="2026-09-29T14:58:00Z">
              <w:r>
                <w:rPr>
                  <w:rFonts w:cs="Arial"/>
                  <w:sz w:val="13"/>
                  <w:szCs w:val="13"/>
                </w:rPr>
                <w:t>CSST, Manufacturer C, EHD 13</w:t>
              </w:r>
            </w:ins>
          </w:p>
        </w:tc>
        <w:tc>
          <w:tcPr>
            <w:tcW w:w="520" w:type="dxa"/>
            <w:vAlign w:val="center"/>
          </w:tcPr>
          <w:p w14:paraId="5E0002EC" w14:textId="77777777" w:rsidR="00C60D85" w:rsidRDefault="00000000">
            <w:pPr>
              <w:spacing w:after="0"/>
              <w:rPr>
                <w:ins w:id="6794" w:author="Sean de Noronha | DRG" w:date="2026-09-29T16:58:00Z" w16du:dateUtc="2026-09-29T14:58:00Z"/>
                <w:rFonts w:cs="Arial"/>
                <w:sz w:val="13"/>
                <w:szCs w:val="13"/>
              </w:rPr>
            </w:pPr>
            <w:ins w:id="6795"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2ED" w14:textId="77777777" w:rsidR="00C60D85" w:rsidRDefault="00000000">
            <w:pPr>
              <w:spacing w:after="0"/>
              <w:rPr>
                <w:ins w:id="6796" w:author="Sean de Noronha | DRG" w:date="2026-09-29T16:58:00Z" w16du:dateUtc="2026-09-29T14:58:00Z"/>
                <w:rFonts w:cs="Arial"/>
                <w:sz w:val="13"/>
                <w:szCs w:val="13"/>
              </w:rPr>
            </w:pPr>
            <w:ins w:id="6797" w:author="Sean de Noronha | DRG" w:date="2026-09-29T16:58:00Z" w16du:dateUtc="2026-09-29T14:58:00Z">
              <w:r>
                <w:rPr>
                  <w:rFonts w:cs="Arial"/>
                  <w:sz w:val="13"/>
                  <w:szCs w:val="13"/>
                </w:rPr>
                <w:t>10,000</w:t>
              </w:r>
            </w:ins>
          </w:p>
        </w:tc>
        <w:tc>
          <w:tcPr>
            <w:tcW w:w="800" w:type="dxa"/>
            <w:vAlign w:val="center"/>
          </w:tcPr>
          <w:p w14:paraId="5E0002EE" w14:textId="77777777" w:rsidR="00C60D85" w:rsidRDefault="00000000">
            <w:pPr>
              <w:spacing w:after="0"/>
              <w:rPr>
                <w:ins w:id="6798" w:author="Sean de Noronha | DRG" w:date="2026-09-29T16:58:00Z" w16du:dateUtc="2026-09-29T14:58:00Z"/>
                <w:rFonts w:cs="Arial"/>
                <w:sz w:val="13"/>
                <w:szCs w:val="13"/>
              </w:rPr>
            </w:pPr>
            <w:ins w:id="6799" w:author="Sean de Noronha | DRG" w:date="2026-09-29T16:58:00Z" w16du:dateUtc="2026-09-29T14:58:00Z">
              <w:r>
                <w:rPr>
                  <w:rFonts w:cs="Arial"/>
                  <w:sz w:val="13"/>
                  <w:szCs w:val="13"/>
                </w:rPr>
                <w:t>0.5 m</w:t>
              </w:r>
            </w:ins>
          </w:p>
        </w:tc>
        <w:tc>
          <w:tcPr>
            <w:tcW w:w="880" w:type="dxa"/>
            <w:vAlign w:val="center"/>
          </w:tcPr>
          <w:p w14:paraId="5E0002EF" w14:textId="77777777" w:rsidR="00C60D85" w:rsidRDefault="00000000">
            <w:pPr>
              <w:spacing w:after="0"/>
              <w:rPr>
                <w:ins w:id="6800" w:author="Sean de Noronha | DRG" w:date="2026-09-29T16:58:00Z" w16du:dateUtc="2026-09-29T14:58:00Z"/>
                <w:rFonts w:cs="Arial"/>
                <w:sz w:val="13"/>
                <w:szCs w:val="13"/>
              </w:rPr>
            </w:pPr>
            <w:ins w:id="6801" w:author="Sean de Noronha | DRG" w:date="2026-09-29T16:58:00Z" w16du:dateUtc="2026-09-29T14:58:00Z">
              <w:r>
                <w:rPr>
                  <w:rFonts w:cs="Arial"/>
                  <w:sz w:val="13"/>
                  <w:szCs w:val="13"/>
                </w:rPr>
                <w:t>2.9</w:t>
              </w:r>
            </w:ins>
          </w:p>
        </w:tc>
        <w:tc>
          <w:tcPr>
            <w:tcW w:w="820" w:type="dxa"/>
            <w:vAlign w:val="center"/>
          </w:tcPr>
          <w:p w14:paraId="5E0002F0" w14:textId="77777777" w:rsidR="00C60D85" w:rsidRDefault="00000000">
            <w:pPr>
              <w:spacing w:after="0"/>
              <w:rPr>
                <w:ins w:id="6802" w:author="Sean de Noronha | DRG" w:date="2026-09-29T16:58:00Z" w16du:dateUtc="2026-09-29T14:58:00Z"/>
                <w:rFonts w:cs="Arial"/>
                <w:sz w:val="13"/>
                <w:szCs w:val="13"/>
              </w:rPr>
            </w:pPr>
            <w:ins w:id="6803" w:author="Sean de Noronha | DRG" w:date="2026-09-29T16:58:00Z" w16du:dateUtc="2026-09-29T14:58:00Z">
              <w:r>
                <w:rPr>
                  <w:rFonts w:cs="Arial"/>
                  <w:sz w:val="13"/>
                  <w:szCs w:val="13"/>
                </w:rPr>
                <w:t>1,220</w:t>
              </w:r>
            </w:ins>
          </w:p>
        </w:tc>
        <w:tc>
          <w:tcPr>
            <w:tcW w:w="1100" w:type="dxa"/>
            <w:vAlign w:val="center"/>
          </w:tcPr>
          <w:p w14:paraId="5E0002F1" w14:textId="77777777" w:rsidR="00C60D85" w:rsidRDefault="00000000">
            <w:pPr>
              <w:spacing w:after="0"/>
              <w:rPr>
                <w:ins w:id="6804" w:author="Sean de Noronha | DRG" w:date="2026-09-29T16:58:00Z" w16du:dateUtc="2026-09-29T14:58:00Z"/>
                <w:rFonts w:cs="Arial"/>
                <w:sz w:val="13"/>
                <w:szCs w:val="13"/>
              </w:rPr>
            </w:pPr>
            <w:ins w:id="6805" w:author="Sean de Noronha | DRG" w:date="2026-09-29T16:58:00Z" w16du:dateUtc="2026-09-29T14:58:00Z">
              <w:r>
                <w:rPr>
                  <w:rFonts w:cs="Arial"/>
                  <w:sz w:val="13"/>
                  <w:szCs w:val="13"/>
                </w:rPr>
                <w:t>79.7 (169)</w:t>
              </w:r>
            </w:ins>
          </w:p>
        </w:tc>
        <w:tc>
          <w:tcPr>
            <w:tcW w:w="700" w:type="dxa"/>
            <w:vAlign w:val="center"/>
          </w:tcPr>
          <w:p w14:paraId="5E0002F2" w14:textId="77777777" w:rsidR="00C60D85" w:rsidRDefault="00000000">
            <w:pPr>
              <w:spacing w:after="0"/>
              <w:rPr>
                <w:ins w:id="6806" w:author="Sean de Noronha | DRG" w:date="2026-09-29T16:58:00Z" w16du:dateUtc="2026-09-29T14:58:00Z"/>
                <w:rFonts w:cs="Arial"/>
                <w:sz w:val="13"/>
                <w:szCs w:val="13"/>
              </w:rPr>
            </w:pPr>
            <w:ins w:id="6807" w:author="Sean de Noronha | DRG" w:date="2026-09-29T16:58:00Z" w16du:dateUtc="2026-09-29T14:58:00Z">
              <w:r>
                <w:rPr>
                  <w:rFonts w:cs="Arial"/>
                  <w:sz w:val="13"/>
                  <w:szCs w:val="13"/>
                </w:rPr>
                <w:t>12.8</w:t>
              </w:r>
            </w:ins>
          </w:p>
        </w:tc>
      </w:tr>
      <w:tr w:rsidR="00C60D85" w14:paraId="5236ECA9" w14:textId="77777777">
        <w:trPr>
          <w:jc w:val="center"/>
          <w:ins w:id="6808" w:author="Sean de Noronha | DRG" w:date="2026-09-29T16:58:00Z"/>
        </w:trPr>
        <w:tc>
          <w:tcPr>
            <w:tcW w:w="560" w:type="dxa"/>
            <w:vAlign w:val="center"/>
          </w:tcPr>
          <w:p w14:paraId="5E0002F3" w14:textId="77777777" w:rsidR="00C60D85" w:rsidRDefault="00000000">
            <w:pPr>
              <w:spacing w:after="0"/>
              <w:rPr>
                <w:ins w:id="6809" w:author="Sean de Noronha | DRG" w:date="2026-09-29T16:58:00Z" w16du:dateUtc="2026-09-29T14:58:00Z"/>
                <w:rFonts w:cs="Arial"/>
                <w:sz w:val="13"/>
                <w:szCs w:val="13"/>
              </w:rPr>
            </w:pPr>
            <w:ins w:id="6810" w:author="Sean de Noronha | DRG" w:date="2026-09-29T16:58:00Z" w16du:dateUtc="2026-09-29T14:58:00Z">
              <w:r>
                <w:rPr>
                  <w:rFonts w:cs="Arial"/>
                  <w:sz w:val="13"/>
                  <w:szCs w:val="13"/>
                </w:rPr>
                <w:t>20</w:t>
              </w:r>
            </w:ins>
          </w:p>
        </w:tc>
        <w:tc>
          <w:tcPr>
            <w:tcW w:w="500" w:type="dxa"/>
            <w:vAlign w:val="center"/>
          </w:tcPr>
          <w:p w14:paraId="5E0002F4" w14:textId="77777777" w:rsidR="00C60D85" w:rsidRDefault="00000000">
            <w:pPr>
              <w:spacing w:after="0"/>
              <w:rPr>
                <w:ins w:id="6811" w:author="Sean de Noronha | DRG" w:date="2026-09-29T16:58:00Z" w16du:dateUtc="2026-09-29T14:58:00Z"/>
                <w:rFonts w:cs="Arial"/>
                <w:sz w:val="13"/>
                <w:szCs w:val="13"/>
              </w:rPr>
            </w:pPr>
            <w:ins w:id="6812" w:author="Sean de Noronha | DRG" w:date="2026-09-29T16:58:00Z" w16du:dateUtc="2026-09-29T14:58:00Z">
              <w:r>
                <w:rPr>
                  <w:rFonts w:cs="Arial"/>
                  <w:sz w:val="13"/>
                  <w:szCs w:val="13"/>
                </w:rPr>
                <w:t>T1</w:t>
              </w:r>
            </w:ins>
          </w:p>
        </w:tc>
        <w:tc>
          <w:tcPr>
            <w:tcW w:w="660" w:type="dxa"/>
            <w:vAlign w:val="center"/>
          </w:tcPr>
          <w:p w14:paraId="5E0002F5" w14:textId="77777777" w:rsidR="00C60D85" w:rsidRDefault="00000000">
            <w:pPr>
              <w:spacing w:after="0"/>
              <w:rPr>
                <w:ins w:id="6813" w:author="Sean de Noronha | DRG" w:date="2026-09-29T16:58:00Z" w16du:dateUtc="2026-09-29T14:58:00Z"/>
                <w:rFonts w:cs="Arial"/>
                <w:sz w:val="13"/>
                <w:szCs w:val="13"/>
              </w:rPr>
            </w:pPr>
            <w:ins w:id="6814" w:author="Sean de Noronha | DRG" w:date="2026-09-29T16:58:00Z" w16du:dateUtc="2026-09-29T14:58:00Z">
              <w:r>
                <w:rPr>
                  <w:rFonts w:cs="Arial"/>
                  <w:sz w:val="13"/>
                  <w:szCs w:val="13"/>
                </w:rPr>
                <w:t>1</w:t>
              </w:r>
            </w:ins>
          </w:p>
        </w:tc>
        <w:tc>
          <w:tcPr>
            <w:tcW w:w="1920" w:type="dxa"/>
            <w:vAlign w:val="center"/>
          </w:tcPr>
          <w:p w14:paraId="5E0002F6" w14:textId="77777777" w:rsidR="00C60D85" w:rsidRDefault="00000000">
            <w:pPr>
              <w:spacing w:after="0"/>
              <w:rPr>
                <w:ins w:id="6815" w:author="Sean de Noronha | DRG" w:date="2026-09-29T16:58:00Z" w16du:dateUtc="2026-09-29T14:58:00Z"/>
                <w:rFonts w:cs="Arial"/>
                <w:sz w:val="13"/>
                <w:szCs w:val="13"/>
              </w:rPr>
            </w:pPr>
            <w:ins w:id="6816" w:author="Sean de Noronha | DRG" w:date="2026-09-29T16:58:00Z" w16du:dateUtc="2026-09-29T14:58:00Z">
              <w:r>
                <w:rPr>
                  <w:rFonts w:cs="Arial"/>
                  <w:sz w:val="13"/>
                  <w:szCs w:val="13"/>
                </w:rPr>
                <w:t>CSST, Manufacturer C, EHD 13</w:t>
              </w:r>
            </w:ins>
          </w:p>
        </w:tc>
        <w:tc>
          <w:tcPr>
            <w:tcW w:w="520" w:type="dxa"/>
            <w:vAlign w:val="center"/>
          </w:tcPr>
          <w:p w14:paraId="5E0002F7" w14:textId="77777777" w:rsidR="00C60D85" w:rsidRDefault="00000000">
            <w:pPr>
              <w:spacing w:after="0"/>
              <w:rPr>
                <w:ins w:id="6817" w:author="Sean de Noronha | DRG" w:date="2026-09-29T16:58:00Z" w16du:dateUtc="2026-09-29T14:58:00Z"/>
                <w:rFonts w:cs="Arial"/>
                <w:sz w:val="13"/>
                <w:szCs w:val="13"/>
              </w:rPr>
            </w:pPr>
            <w:ins w:id="6818"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2F8" w14:textId="77777777" w:rsidR="00C60D85" w:rsidRDefault="00000000">
            <w:pPr>
              <w:spacing w:after="0"/>
              <w:rPr>
                <w:ins w:id="6819" w:author="Sean de Noronha | DRG" w:date="2026-09-29T16:58:00Z" w16du:dateUtc="2026-09-29T14:58:00Z"/>
                <w:rFonts w:cs="Arial"/>
                <w:sz w:val="13"/>
                <w:szCs w:val="13"/>
              </w:rPr>
            </w:pPr>
            <w:ins w:id="6820" w:author="Sean de Noronha | DRG" w:date="2026-09-29T16:58:00Z" w16du:dateUtc="2026-09-29T14:58:00Z">
              <w:r>
                <w:rPr>
                  <w:rFonts w:cs="Arial"/>
                  <w:sz w:val="13"/>
                  <w:szCs w:val="13"/>
                </w:rPr>
                <w:t>15,000</w:t>
              </w:r>
            </w:ins>
          </w:p>
        </w:tc>
        <w:tc>
          <w:tcPr>
            <w:tcW w:w="800" w:type="dxa"/>
            <w:vAlign w:val="center"/>
          </w:tcPr>
          <w:p w14:paraId="5E0002F9" w14:textId="77777777" w:rsidR="00C60D85" w:rsidRDefault="00000000">
            <w:pPr>
              <w:spacing w:after="0"/>
              <w:rPr>
                <w:ins w:id="6821" w:author="Sean de Noronha | DRG" w:date="2026-09-29T16:58:00Z" w16du:dateUtc="2026-09-29T14:58:00Z"/>
                <w:rFonts w:cs="Arial"/>
                <w:sz w:val="13"/>
                <w:szCs w:val="13"/>
              </w:rPr>
            </w:pPr>
            <w:ins w:id="6822" w:author="Sean de Noronha | DRG" w:date="2026-09-29T16:58:00Z" w16du:dateUtc="2026-09-29T14:58:00Z">
              <w:r>
                <w:rPr>
                  <w:rFonts w:cs="Arial"/>
                  <w:sz w:val="13"/>
                  <w:szCs w:val="13"/>
                </w:rPr>
                <w:t>0.5 m</w:t>
              </w:r>
            </w:ins>
          </w:p>
        </w:tc>
        <w:tc>
          <w:tcPr>
            <w:tcW w:w="880" w:type="dxa"/>
            <w:vAlign w:val="center"/>
          </w:tcPr>
          <w:p w14:paraId="5E0002FA" w14:textId="77777777" w:rsidR="00C60D85" w:rsidRDefault="00000000">
            <w:pPr>
              <w:spacing w:after="0"/>
              <w:rPr>
                <w:ins w:id="6823" w:author="Sean de Noronha | DRG" w:date="2026-09-29T16:58:00Z" w16du:dateUtc="2026-09-29T14:58:00Z"/>
                <w:rFonts w:cs="Arial"/>
                <w:sz w:val="13"/>
                <w:szCs w:val="13"/>
              </w:rPr>
            </w:pPr>
            <w:ins w:id="6824" w:author="Sean de Noronha | DRG" w:date="2026-09-29T16:58:00Z" w16du:dateUtc="2026-09-29T14:58:00Z">
              <w:r>
                <w:rPr>
                  <w:rFonts w:cs="Arial"/>
                  <w:sz w:val="13"/>
                  <w:szCs w:val="13"/>
                </w:rPr>
                <w:t>6.7</w:t>
              </w:r>
            </w:ins>
          </w:p>
        </w:tc>
        <w:tc>
          <w:tcPr>
            <w:tcW w:w="820" w:type="dxa"/>
            <w:vAlign w:val="center"/>
          </w:tcPr>
          <w:p w14:paraId="5E0002FB" w14:textId="77777777" w:rsidR="00C60D85" w:rsidRDefault="00000000">
            <w:pPr>
              <w:spacing w:after="0"/>
              <w:rPr>
                <w:ins w:id="6825" w:author="Sean de Noronha | DRG" w:date="2026-09-29T16:58:00Z" w16du:dateUtc="2026-09-29T14:58:00Z"/>
                <w:rFonts w:cs="Arial"/>
                <w:sz w:val="13"/>
                <w:szCs w:val="13"/>
              </w:rPr>
            </w:pPr>
            <w:ins w:id="6826" w:author="Sean de Noronha | DRG" w:date="2026-09-29T16:58:00Z" w16du:dateUtc="2026-09-29T14:58:00Z">
              <w:r>
                <w:rPr>
                  <w:rFonts w:cs="Arial"/>
                  <w:sz w:val="13"/>
                  <w:szCs w:val="13"/>
                </w:rPr>
                <w:t>2,830</w:t>
              </w:r>
            </w:ins>
          </w:p>
        </w:tc>
        <w:tc>
          <w:tcPr>
            <w:tcW w:w="1100" w:type="dxa"/>
            <w:vAlign w:val="center"/>
          </w:tcPr>
          <w:p w14:paraId="5E0002FC" w14:textId="77777777" w:rsidR="00C60D85" w:rsidRDefault="00000000">
            <w:pPr>
              <w:spacing w:after="0"/>
              <w:rPr>
                <w:ins w:id="6827" w:author="Sean de Noronha | DRG" w:date="2026-09-29T16:58:00Z" w16du:dateUtc="2026-09-29T14:58:00Z"/>
                <w:rFonts w:cs="Arial"/>
                <w:sz w:val="13"/>
                <w:szCs w:val="13"/>
              </w:rPr>
            </w:pPr>
            <w:ins w:id="6828" w:author="Sean de Noronha | DRG" w:date="2026-09-29T16:58:00Z" w16du:dateUtc="2026-09-29T14:58:00Z">
              <w:r>
                <w:rPr>
                  <w:rFonts w:cs="Arial"/>
                  <w:sz w:val="13"/>
                  <w:szCs w:val="13"/>
                </w:rPr>
                <w:t>120 (253)</w:t>
              </w:r>
            </w:ins>
          </w:p>
        </w:tc>
        <w:tc>
          <w:tcPr>
            <w:tcW w:w="700" w:type="dxa"/>
            <w:vAlign w:val="center"/>
          </w:tcPr>
          <w:p w14:paraId="5E0002FD" w14:textId="77777777" w:rsidR="00C60D85" w:rsidRDefault="00000000">
            <w:pPr>
              <w:spacing w:after="0"/>
              <w:rPr>
                <w:ins w:id="6829" w:author="Sean de Noronha | DRG" w:date="2026-09-29T16:58:00Z" w16du:dateUtc="2026-09-29T14:58:00Z"/>
                <w:rFonts w:cs="Arial"/>
                <w:sz w:val="13"/>
                <w:szCs w:val="13"/>
              </w:rPr>
            </w:pPr>
            <w:ins w:id="6830" w:author="Sean de Noronha | DRG" w:date="2026-09-29T16:58:00Z" w16du:dateUtc="2026-09-29T14:58:00Z">
              <w:r>
                <w:rPr>
                  <w:rFonts w:cs="Arial"/>
                  <w:sz w:val="13"/>
                  <w:szCs w:val="13"/>
                </w:rPr>
                <w:t>19.2</w:t>
              </w:r>
            </w:ins>
          </w:p>
        </w:tc>
      </w:tr>
      <w:tr w:rsidR="00C60D85" w14:paraId="2021F6F3" w14:textId="77777777">
        <w:trPr>
          <w:jc w:val="center"/>
          <w:ins w:id="6831" w:author="Sean de Noronha | DRG" w:date="2026-09-29T16:58:00Z"/>
        </w:trPr>
        <w:tc>
          <w:tcPr>
            <w:tcW w:w="560" w:type="dxa"/>
            <w:vAlign w:val="center"/>
          </w:tcPr>
          <w:p w14:paraId="5E0002FE" w14:textId="77777777" w:rsidR="00C60D85" w:rsidRDefault="00000000">
            <w:pPr>
              <w:spacing w:after="0"/>
              <w:rPr>
                <w:ins w:id="6832" w:author="Sean de Noronha | DRG" w:date="2026-09-29T16:58:00Z" w16du:dateUtc="2026-09-29T14:58:00Z"/>
                <w:rFonts w:cs="Arial"/>
                <w:sz w:val="13"/>
                <w:szCs w:val="13"/>
              </w:rPr>
            </w:pPr>
            <w:ins w:id="6833" w:author="Sean de Noronha | DRG" w:date="2026-09-29T16:58:00Z" w16du:dateUtc="2026-09-29T14:58:00Z">
              <w:r>
                <w:rPr>
                  <w:rFonts w:cs="Arial"/>
                  <w:sz w:val="13"/>
                  <w:szCs w:val="13"/>
                </w:rPr>
                <w:t>21</w:t>
              </w:r>
            </w:ins>
          </w:p>
        </w:tc>
        <w:tc>
          <w:tcPr>
            <w:tcW w:w="500" w:type="dxa"/>
            <w:vAlign w:val="center"/>
          </w:tcPr>
          <w:p w14:paraId="5E0002FF" w14:textId="77777777" w:rsidR="00C60D85" w:rsidRDefault="00000000">
            <w:pPr>
              <w:spacing w:after="0"/>
              <w:rPr>
                <w:ins w:id="6834" w:author="Sean de Noronha | DRG" w:date="2026-09-29T16:58:00Z" w16du:dateUtc="2026-09-29T14:58:00Z"/>
                <w:rFonts w:cs="Arial"/>
                <w:sz w:val="13"/>
                <w:szCs w:val="13"/>
              </w:rPr>
            </w:pPr>
            <w:ins w:id="6835" w:author="Sean de Noronha | DRG" w:date="2026-09-29T16:58:00Z" w16du:dateUtc="2026-09-29T14:58:00Z">
              <w:r>
                <w:rPr>
                  <w:rFonts w:cs="Arial"/>
                  <w:sz w:val="13"/>
                  <w:szCs w:val="13"/>
                </w:rPr>
                <w:t>T1</w:t>
              </w:r>
            </w:ins>
          </w:p>
        </w:tc>
        <w:tc>
          <w:tcPr>
            <w:tcW w:w="660" w:type="dxa"/>
            <w:vAlign w:val="center"/>
          </w:tcPr>
          <w:p w14:paraId="5E000300" w14:textId="77777777" w:rsidR="00C60D85" w:rsidRDefault="00000000">
            <w:pPr>
              <w:spacing w:after="0"/>
              <w:rPr>
                <w:ins w:id="6836" w:author="Sean de Noronha | DRG" w:date="2026-09-29T16:58:00Z" w16du:dateUtc="2026-09-29T14:58:00Z"/>
                <w:rFonts w:cs="Arial"/>
                <w:sz w:val="13"/>
                <w:szCs w:val="13"/>
              </w:rPr>
            </w:pPr>
            <w:ins w:id="6837" w:author="Sean de Noronha | DRG" w:date="2026-09-29T16:58:00Z" w16du:dateUtc="2026-09-29T14:58:00Z">
              <w:r>
                <w:rPr>
                  <w:rFonts w:cs="Arial"/>
                  <w:sz w:val="13"/>
                  <w:szCs w:val="13"/>
                </w:rPr>
                <w:t>1</w:t>
              </w:r>
            </w:ins>
          </w:p>
        </w:tc>
        <w:tc>
          <w:tcPr>
            <w:tcW w:w="1920" w:type="dxa"/>
            <w:vAlign w:val="center"/>
          </w:tcPr>
          <w:p w14:paraId="5E000301" w14:textId="77777777" w:rsidR="00C60D85" w:rsidRDefault="00000000">
            <w:pPr>
              <w:spacing w:after="0"/>
              <w:rPr>
                <w:ins w:id="6838" w:author="Sean de Noronha | DRG" w:date="2026-09-29T16:58:00Z" w16du:dateUtc="2026-09-29T14:58:00Z"/>
                <w:rFonts w:cs="Arial"/>
                <w:sz w:val="13"/>
                <w:szCs w:val="13"/>
              </w:rPr>
            </w:pPr>
            <w:ins w:id="6839" w:author="Sean de Noronha | DRG" w:date="2026-09-29T16:58:00Z" w16du:dateUtc="2026-09-29T14:58:00Z">
              <w:r>
                <w:rPr>
                  <w:rFonts w:cs="Arial"/>
                  <w:sz w:val="13"/>
                  <w:szCs w:val="13"/>
                </w:rPr>
                <w:t>CSST, Manufacturer C, EHD 13</w:t>
              </w:r>
            </w:ins>
          </w:p>
        </w:tc>
        <w:tc>
          <w:tcPr>
            <w:tcW w:w="520" w:type="dxa"/>
            <w:vAlign w:val="center"/>
          </w:tcPr>
          <w:p w14:paraId="5E000302" w14:textId="77777777" w:rsidR="00C60D85" w:rsidRDefault="00000000">
            <w:pPr>
              <w:spacing w:after="0"/>
              <w:rPr>
                <w:ins w:id="6840" w:author="Sean de Noronha | DRG" w:date="2026-09-29T16:58:00Z" w16du:dateUtc="2026-09-29T14:58:00Z"/>
                <w:rFonts w:cs="Arial"/>
                <w:sz w:val="13"/>
                <w:szCs w:val="13"/>
              </w:rPr>
            </w:pPr>
            <w:ins w:id="6841"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03" w14:textId="77777777" w:rsidR="00C60D85" w:rsidRDefault="00000000">
            <w:pPr>
              <w:spacing w:after="0"/>
              <w:rPr>
                <w:ins w:id="6842" w:author="Sean de Noronha | DRG" w:date="2026-09-29T16:58:00Z" w16du:dateUtc="2026-09-29T14:58:00Z"/>
                <w:rFonts w:cs="Arial"/>
                <w:sz w:val="13"/>
                <w:szCs w:val="13"/>
              </w:rPr>
            </w:pPr>
            <w:ins w:id="6843" w:author="Sean de Noronha | DRG" w:date="2026-09-29T16:58:00Z" w16du:dateUtc="2026-09-29T14:58:00Z">
              <w:r>
                <w:rPr>
                  <w:rFonts w:cs="Arial"/>
                  <w:sz w:val="13"/>
                  <w:szCs w:val="13"/>
                </w:rPr>
                <w:t>20,000</w:t>
              </w:r>
            </w:ins>
          </w:p>
        </w:tc>
        <w:tc>
          <w:tcPr>
            <w:tcW w:w="800" w:type="dxa"/>
            <w:vAlign w:val="center"/>
          </w:tcPr>
          <w:p w14:paraId="5E000304" w14:textId="77777777" w:rsidR="00C60D85" w:rsidRDefault="00000000">
            <w:pPr>
              <w:spacing w:after="0"/>
              <w:rPr>
                <w:ins w:id="6844" w:author="Sean de Noronha | DRG" w:date="2026-09-29T16:58:00Z" w16du:dateUtc="2026-09-29T14:58:00Z"/>
                <w:rFonts w:cs="Arial"/>
                <w:sz w:val="13"/>
                <w:szCs w:val="13"/>
              </w:rPr>
            </w:pPr>
            <w:ins w:id="6845" w:author="Sean de Noronha | DRG" w:date="2026-09-29T16:58:00Z" w16du:dateUtc="2026-09-29T14:58:00Z">
              <w:r>
                <w:rPr>
                  <w:rFonts w:cs="Arial"/>
                  <w:sz w:val="13"/>
                  <w:szCs w:val="13"/>
                </w:rPr>
                <w:t>0.5 m</w:t>
              </w:r>
            </w:ins>
          </w:p>
        </w:tc>
        <w:tc>
          <w:tcPr>
            <w:tcW w:w="880" w:type="dxa"/>
            <w:vAlign w:val="center"/>
          </w:tcPr>
          <w:p w14:paraId="5E000305" w14:textId="77777777" w:rsidR="00C60D85" w:rsidRDefault="00000000">
            <w:pPr>
              <w:spacing w:after="0"/>
              <w:rPr>
                <w:ins w:id="6846" w:author="Sean de Noronha | DRG" w:date="2026-09-29T16:58:00Z" w16du:dateUtc="2026-09-29T14:58:00Z"/>
                <w:rFonts w:cs="Arial"/>
                <w:sz w:val="13"/>
                <w:szCs w:val="13"/>
              </w:rPr>
            </w:pPr>
            <w:ins w:id="6847" w:author="Sean de Noronha | DRG" w:date="2026-09-29T16:58:00Z" w16du:dateUtc="2026-09-29T14:58:00Z">
              <w:r>
                <w:rPr>
                  <w:rFonts w:cs="Arial"/>
                  <w:sz w:val="13"/>
                  <w:szCs w:val="13"/>
                </w:rPr>
                <w:t>12</w:t>
              </w:r>
            </w:ins>
          </w:p>
        </w:tc>
        <w:tc>
          <w:tcPr>
            <w:tcW w:w="820" w:type="dxa"/>
            <w:vAlign w:val="center"/>
          </w:tcPr>
          <w:p w14:paraId="5E000306" w14:textId="77777777" w:rsidR="00C60D85" w:rsidRDefault="00000000">
            <w:pPr>
              <w:spacing w:after="0"/>
              <w:rPr>
                <w:ins w:id="6848" w:author="Sean de Noronha | DRG" w:date="2026-09-29T16:58:00Z" w16du:dateUtc="2026-09-29T14:58:00Z"/>
                <w:rFonts w:cs="Arial"/>
                <w:sz w:val="13"/>
                <w:szCs w:val="13"/>
              </w:rPr>
            </w:pPr>
            <w:ins w:id="6849" w:author="Sean de Noronha | DRG" w:date="2026-09-29T16:58:00Z" w16du:dateUtc="2026-09-29T14:58:00Z">
              <w:r>
                <w:rPr>
                  <w:rFonts w:cs="Arial"/>
                  <w:sz w:val="13"/>
                  <w:szCs w:val="13"/>
                </w:rPr>
                <w:t>5,030</w:t>
              </w:r>
            </w:ins>
          </w:p>
        </w:tc>
        <w:tc>
          <w:tcPr>
            <w:tcW w:w="1100" w:type="dxa"/>
            <w:vAlign w:val="center"/>
          </w:tcPr>
          <w:p w14:paraId="5E000307" w14:textId="77777777" w:rsidR="00C60D85" w:rsidRDefault="00000000">
            <w:pPr>
              <w:spacing w:after="0"/>
              <w:rPr>
                <w:ins w:id="6850" w:author="Sean de Noronha | DRG" w:date="2026-09-29T16:58:00Z" w16du:dateUtc="2026-09-29T14:58:00Z"/>
                <w:rFonts w:cs="Arial"/>
                <w:sz w:val="13"/>
                <w:szCs w:val="13"/>
              </w:rPr>
            </w:pPr>
            <w:ins w:id="6851" w:author="Sean de Noronha | DRG" w:date="2026-09-29T16:58:00Z" w16du:dateUtc="2026-09-29T14:58:00Z">
              <w:r>
                <w:rPr>
                  <w:rFonts w:cs="Arial"/>
                  <w:sz w:val="13"/>
                  <w:szCs w:val="13"/>
                </w:rPr>
                <w:t>159 (338)</w:t>
              </w:r>
            </w:ins>
          </w:p>
        </w:tc>
        <w:tc>
          <w:tcPr>
            <w:tcW w:w="700" w:type="dxa"/>
            <w:vAlign w:val="center"/>
          </w:tcPr>
          <w:p w14:paraId="5E000308" w14:textId="77777777" w:rsidR="00C60D85" w:rsidRDefault="00000000">
            <w:pPr>
              <w:spacing w:after="0"/>
              <w:rPr>
                <w:ins w:id="6852" w:author="Sean de Noronha | DRG" w:date="2026-09-29T16:58:00Z" w16du:dateUtc="2026-09-29T14:58:00Z"/>
                <w:rFonts w:cs="Arial"/>
                <w:sz w:val="13"/>
                <w:szCs w:val="13"/>
              </w:rPr>
            </w:pPr>
            <w:ins w:id="6853" w:author="Sean de Noronha | DRG" w:date="2026-09-29T16:58:00Z" w16du:dateUtc="2026-09-29T14:58:00Z">
              <w:r>
                <w:rPr>
                  <w:rFonts w:cs="Arial"/>
                  <w:sz w:val="13"/>
                  <w:szCs w:val="13"/>
                </w:rPr>
                <w:t>25.6</w:t>
              </w:r>
            </w:ins>
          </w:p>
        </w:tc>
      </w:tr>
      <w:tr w:rsidR="00C60D85" w14:paraId="520B7CCD" w14:textId="77777777">
        <w:trPr>
          <w:jc w:val="center"/>
          <w:ins w:id="6854" w:author="Sean de Noronha | DRG" w:date="2026-09-29T16:58:00Z"/>
        </w:trPr>
        <w:tc>
          <w:tcPr>
            <w:tcW w:w="560" w:type="dxa"/>
            <w:vAlign w:val="center"/>
          </w:tcPr>
          <w:p w14:paraId="5E000309" w14:textId="77777777" w:rsidR="00C60D85" w:rsidRDefault="00000000">
            <w:pPr>
              <w:spacing w:after="0"/>
              <w:rPr>
                <w:ins w:id="6855" w:author="Sean de Noronha | DRG" w:date="2026-09-29T16:58:00Z" w16du:dateUtc="2026-09-29T14:58:00Z"/>
                <w:rFonts w:cs="Arial"/>
                <w:sz w:val="13"/>
                <w:szCs w:val="13"/>
              </w:rPr>
            </w:pPr>
            <w:ins w:id="6856" w:author="Sean de Noronha | DRG" w:date="2026-09-29T16:58:00Z" w16du:dateUtc="2026-09-29T14:58:00Z">
              <w:r>
                <w:rPr>
                  <w:rFonts w:cs="Arial"/>
                  <w:sz w:val="13"/>
                  <w:szCs w:val="13"/>
                </w:rPr>
                <w:t>22</w:t>
              </w:r>
            </w:ins>
          </w:p>
        </w:tc>
        <w:tc>
          <w:tcPr>
            <w:tcW w:w="500" w:type="dxa"/>
            <w:vAlign w:val="center"/>
          </w:tcPr>
          <w:p w14:paraId="5E00030A" w14:textId="77777777" w:rsidR="00C60D85" w:rsidRDefault="00000000">
            <w:pPr>
              <w:spacing w:after="0"/>
              <w:rPr>
                <w:ins w:id="6857" w:author="Sean de Noronha | DRG" w:date="2026-09-29T16:58:00Z" w16du:dateUtc="2026-09-29T14:58:00Z"/>
                <w:rFonts w:cs="Arial"/>
                <w:sz w:val="13"/>
                <w:szCs w:val="13"/>
              </w:rPr>
            </w:pPr>
            <w:ins w:id="6858" w:author="Sean de Noronha | DRG" w:date="2026-09-29T16:58:00Z" w16du:dateUtc="2026-09-29T14:58:00Z">
              <w:r>
                <w:rPr>
                  <w:rFonts w:cs="Arial"/>
                  <w:sz w:val="13"/>
                  <w:szCs w:val="13"/>
                </w:rPr>
                <w:t>T1</w:t>
              </w:r>
            </w:ins>
          </w:p>
        </w:tc>
        <w:tc>
          <w:tcPr>
            <w:tcW w:w="660" w:type="dxa"/>
            <w:vAlign w:val="center"/>
          </w:tcPr>
          <w:p w14:paraId="5E00030B" w14:textId="77777777" w:rsidR="00C60D85" w:rsidRDefault="00000000">
            <w:pPr>
              <w:spacing w:after="0"/>
              <w:rPr>
                <w:ins w:id="6859" w:author="Sean de Noronha | DRG" w:date="2026-09-29T16:58:00Z" w16du:dateUtc="2026-09-29T14:58:00Z"/>
                <w:rFonts w:cs="Arial"/>
                <w:sz w:val="13"/>
                <w:szCs w:val="13"/>
              </w:rPr>
            </w:pPr>
            <w:ins w:id="6860" w:author="Sean de Noronha | DRG" w:date="2026-09-29T16:58:00Z" w16du:dateUtc="2026-09-29T14:58:00Z">
              <w:r>
                <w:rPr>
                  <w:rFonts w:cs="Arial"/>
                  <w:sz w:val="13"/>
                  <w:szCs w:val="13"/>
                </w:rPr>
                <w:t>1</w:t>
              </w:r>
            </w:ins>
          </w:p>
        </w:tc>
        <w:tc>
          <w:tcPr>
            <w:tcW w:w="1920" w:type="dxa"/>
            <w:vAlign w:val="center"/>
          </w:tcPr>
          <w:p w14:paraId="5E00030C" w14:textId="77777777" w:rsidR="00C60D85" w:rsidRDefault="00000000">
            <w:pPr>
              <w:spacing w:after="0"/>
              <w:rPr>
                <w:ins w:id="6861" w:author="Sean de Noronha | DRG" w:date="2026-09-29T16:58:00Z" w16du:dateUtc="2026-09-29T14:58:00Z"/>
                <w:rFonts w:cs="Arial"/>
                <w:sz w:val="13"/>
                <w:szCs w:val="13"/>
              </w:rPr>
            </w:pPr>
            <w:ins w:id="6862" w:author="Sean de Noronha | DRG" w:date="2026-09-29T16:58:00Z" w16du:dateUtc="2026-09-29T14:58:00Z">
              <w:r>
                <w:rPr>
                  <w:rFonts w:cs="Arial"/>
                  <w:sz w:val="13"/>
                  <w:szCs w:val="13"/>
                </w:rPr>
                <w:t>CSST, Manufacturer C, EHD 13</w:t>
              </w:r>
            </w:ins>
          </w:p>
        </w:tc>
        <w:tc>
          <w:tcPr>
            <w:tcW w:w="520" w:type="dxa"/>
            <w:vAlign w:val="center"/>
          </w:tcPr>
          <w:p w14:paraId="5E00030D" w14:textId="77777777" w:rsidR="00C60D85" w:rsidRDefault="00000000">
            <w:pPr>
              <w:spacing w:after="0"/>
              <w:rPr>
                <w:ins w:id="6863" w:author="Sean de Noronha | DRG" w:date="2026-09-29T16:58:00Z" w16du:dateUtc="2026-09-29T14:58:00Z"/>
                <w:rFonts w:cs="Arial"/>
                <w:sz w:val="13"/>
                <w:szCs w:val="13"/>
              </w:rPr>
            </w:pPr>
            <w:ins w:id="6864"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0E" w14:textId="77777777" w:rsidR="00C60D85" w:rsidRDefault="00000000">
            <w:pPr>
              <w:spacing w:after="0"/>
              <w:rPr>
                <w:ins w:id="6865" w:author="Sean de Noronha | DRG" w:date="2026-09-29T16:58:00Z" w16du:dateUtc="2026-09-29T14:58:00Z"/>
                <w:rFonts w:cs="Arial"/>
                <w:sz w:val="13"/>
                <w:szCs w:val="13"/>
              </w:rPr>
            </w:pPr>
            <w:ins w:id="6866" w:author="Sean de Noronha | DRG" w:date="2026-09-29T16:58:00Z" w16du:dateUtc="2026-09-29T14:58:00Z">
              <w:r>
                <w:rPr>
                  <w:rFonts w:cs="Arial"/>
                  <w:sz w:val="13"/>
                  <w:szCs w:val="13"/>
                </w:rPr>
                <w:t>25,000</w:t>
              </w:r>
            </w:ins>
          </w:p>
        </w:tc>
        <w:tc>
          <w:tcPr>
            <w:tcW w:w="800" w:type="dxa"/>
            <w:vAlign w:val="center"/>
          </w:tcPr>
          <w:p w14:paraId="5E00030F" w14:textId="77777777" w:rsidR="00C60D85" w:rsidRDefault="00000000">
            <w:pPr>
              <w:spacing w:after="0"/>
              <w:rPr>
                <w:ins w:id="6867" w:author="Sean de Noronha | DRG" w:date="2026-09-29T16:58:00Z" w16du:dateUtc="2026-09-29T14:58:00Z"/>
                <w:rFonts w:cs="Arial"/>
                <w:sz w:val="13"/>
                <w:szCs w:val="13"/>
              </w:rPr>
            </w:pPr>
            <w:ins w:id="6868" w:author="Sean de Noronha | DRG" w:date="2026-09-29T16:58:00Z" w16du:dateUtc="2026-09-29T14:58:00Z">
              <w:r>
                <w:rPr>
                  <w:rFonts w:cs="Arial"/>
                  <w:sz w:val="13"/>
                  <w:szCs w:val="13"/>
                </w:rPr>
                <w:t>0.5 m</w:t>
              </w:r>
            </w:ins>
          </w:p>
        </w:tc>
        <w:tc>
          <w:tcPr>
            <w:tcW w:w="880" w:type="dxa"/>
            <w:vAlign w:val="center"/>
          </w:tcPr>
          <w:p w14:paraId="5E000310" w14:textId="77777777" w:rsidR="00C60D85" w:rsidRDefault="00000000">
            <w:pPr>
              <w:spacing w:after="0"/>
              <w:rPr>
                <w:ins w:id="6869" w:author="Sean de Noronha | DRG" w:date="2026-09-29T16:58:00Z" w16du:dateUtc="2026-09-29T14:58:00Z"/>
                <w:rFonts w:cs="Arial"/>
                <w:sz w:val="13"/>
                <w:szCs w:val="13"/>
              </w:rPr>
            </w:pPr>
            <w:ins w:id="6870" w:author="Sean de Noronha | DRG" w:date="2026-09-29T16:58:00Z" w16du:dateUtc="2026-09-29T14:58:00Z">
              <w:r>
                <w:rPr>
                  <w:rFonts w:cs="Arial"/>
                  <w:sz w:val="13"/>
                  <w:szCs w:val="13"/>
                </w:rPr>
                <w:t>19</w:t>
              </w:r>
            </w:ins>
          </w:p>
        </w:tc>
        <w:tc>
          <w:tcPr>
            <w:tcW w:w="820" w:type="dxa"/>
            <w:vAlign w:val="center"/>
          </w:tcPr>
          <w:p w14:paraId="5E000311" w14:textId="77777777" w:rsidR="00C60D85" w:rsidRDefault="00000000">
            <w:pPr>
              <w:spacing w:after="0"/>
              <w:rPr>
                <w:ins w:id="6871" w:author="Sean de Noronha | DRG" w:date="2026-09-29T16:58:00Z" w16du:dateUtc="2026-09-29T14:58:00Z"/>
                <w:rFonts w:cs="Arial"/>
                <w:sz w:val="13"/>
                <w:szCs w:val="13"/>
              </w:rPr>
            </w:pPr>
            <w:ins w:id="6872" w:author="Sean de Noronha | DRG" w:date="2026-09-29T16:58:00Z" w16du:dateUtc="2026-09-29T14:58:00Z">
              <w:r>
                <w:rPr>
                  <w:rFonts w:cs="Arial"/>
                  <w:sz w:val="13"/>
                  <w:szCs w:val="13"/>
                </w:rPr>
                <w:t>7,850</w:t>
              </w:r>
            </w:ins>
          </w:p>
        </w:tc>
        <w:tc>
          <w:tcPr>
            <w:tcW w:w="1100" w:type="dxa"/>
            <w:vAlign w:val="center"/>
          </w:tcPr>
          <w:p w14:paraId="5E000312" w14:textId="77777777" w:rsidR="00C60D85" w:rsidRDefault="00000000">
            <w:pPr>
              <w:spacing w:after="0"/>
              <w:rPr>
                <w:ins w:id="6873" w:author="Sean de Noronha | DRG" w:date="2026-09-29T16:58:00Z" w16du:dateUtc="2026-09-29T14:58:00Z"/>
                <w:rFonts w:cs="Arial"/>
                <w:sz w:val="13"/>
                <w:szCs w:val="13"/>
              </w:rPr>
            </w:pPr>
            <w:ins w:id="6874" w:author="Sean de Noronha | DRG" w:date="2026-09-29T16:58:00Z" w16du:dateUtc="2026-09-29T14:58:00Z">
              <w:r>
                <w:rPr>
                  <w:rFonts w:cs="Arial"/>
                  <w:sz w:val="13"/>
                  <w:szCs w:val="13"/>
                </w:rPr>
                <w:t>199 (422)</w:t>
              </w:r>
            </w:ins>
          </w:p>
        </w:tc>
        <w:tc>
          <w:tcPr>
            <w:tcW w:w="700" w:type="dxa"/>
            <w:vAlign w:val="center"/>
          </w:tcPr>
          <w:p w14:paraId="5E000313" w14:textId="77777777" w:rsidR="00C60D85" w:rsidRDefault="00000000">
            <w:pPr>
              <w:spacing w:after="0"/>
              <w:rPr>
                <w:ins w:id="6875" w:author="Sean de Noronha | DRG" w:date="2026-09-29T16:58:00Z" w16du:dateUtc="2026-09-29T14:58:00Z"/>
                <w:rFonts w:cs="Arial"/>
                <w:sz w:val="13"/>
                <w:szCs w:val="13"/>
              </w:rPr>
            </w:pPr>
            <w:ins w:id="6876" w:author="Sean de Noronha | DRG" w:date="2026-09-29T16:58:00Z" w16du:dateUtc="2026-09-29T14:58:00Z">
              <w:r>
                <w:rPr>
                  <w:rFonts w:cs="Arial"/>
                  <w:sz w:val="13"/>
                  <w:szCs w:val="13"/>
                </w:rPr>
                <w:t>32.0</w:t>
              </w:r>
            </w:ins>
          </w:p>
        </w:tc>
      </w:tr>
      <w:tr w:rsidR="00C60D85" w14:paraId="1DBFAAFA" w14:textId="77777777">
        <w:trPr>
          <w:jc w:val="center"/>
          <w:ins w:id="6877" w:author="Sean de Noronha | DRG" w:date="2026-09-29T16:58:00Z"/>
        </w:trPr>
        <w:tc>
          <w:tcPr>
            <w:tcW w:w="560" w:type="dxa"/>
            <w:vAlign w:val="center"/>
          </w:tcPr>
          <w:p w14:paraId="5E000314" w14:textId="77777777" w:rsidR="00C60D85" w:rsidRDefault="00000000">
            <w:pPr>
              <w:spacing w:after="0"/>
              <w:rPr>
                <w:ins w:id="6878" w:author="Sean de Noronha | DRG" w:date="2026-09-29T16:58:00Z" w16du:dateUtc="2026-09-29T14:58:00Z"/>
                <w:rFonts w:cs="Arial"/>
                <w:sz w:val="13"/>
                <w:szCs w:val="13"/>
              </w:rPr>
            </w:pPr>
            <w:ins w:id="6879" w:author="Sean de Noronha | DRG" w:date="2026-09-29T16:58:00Z" w16du:dateUtc="2026-09-29T14:58:00Z">
              <w:r>
                <w:rPr>
                  <w:rFonts w:cs="Arial"/>
                  <w:sz w:val="13"/>
                  <w:szCs w:val="13"/>
                </w:rPr>
                <w:t>23</w:t>
              </w:r>
            </w:ins>
          </w:p>
        </w:tc>
        <w:tc>
          <w:tcPr>
            <w:tcW w:w="500" w:type="dxa"/>
            <w:vAlign w:val="center"/>
          </w:tcPr>
          <w:p w14:paraId="5E000315" w14:textId="77777777" w:rsidR="00C60D85" w:rsidRDefault="00000000">
            <w:pPr>
              <w:spacing w:after="0"/>
              <w:rPr>
                <w:ins w:id="6880" w:author="Sean de Noronha | DRG" w:date="2026-09-29T16:58:00Z" w16du:dateUtc="2026-09-29T14:58:00Z"/>
                <w:rFonts w:cs="Arial"/>
                <w:sz w:val="13"/>
                <w:szCs w:val="13"/>
              </w:rPr>
            </w:pPr>
            <w:ins w:id="6881" w:author="Sean de Noronha | DRG" w:date="2026-09-29T16:58:00Z" w16du:dateUtc="2026-09-29T14:58:00Z">
              <w:r>
                <w:rPr>
                  <w:rFonts w:cs="Arial"/>
                  <w:sz w:val="13"/>
                  <w:szCs w:val="13"/>
                </w:rPr>
                <w:t>T1</w:t>
              </w:r>
            </w:ins>
          </w:p>
        </w:tc>
        <w:tc>
          <w:tcPr>
            <w:tcW w:w="660" w:type="dxa"/>
            <w:vAlign w:val="center"/>
          </w:tcPr>
          <w:p w14:paraId="5E000316" w14:textId="77777777" w:rsidR="00C60D85" w:rsidRDefault="00000000">
            <w:pPr>
              <w:spacing w:after="0"/>
              <w:rPr>
                <w:ins w:id="6882" w:author="Sean de Noronha | DRG" w:date="2026-09-29T16:58:00Z" w16du:dateUtc="2026-09-29T14:58:00Z"/>
                <w:rFonts w:cs="Arial"/>
                <w:sz w:val="13"/>
                <w:szCs w:val="13"/>
              </w:rPr>
            </w:pPr>
            <w:ins w:id="6883" w:author="Sean de Noronha | DRG" w:date="2026-09-29T16:58:00Z" w16du:dateUtc="2026-09-29T14:58:00Z">
              <w:r>
                <w:rPr>
                  <w:rFonts w:cs="Arial"/>
                  <w:sz w:val="13"/>
                  <w:szCs w:val="13"/>
                </w:rPr>
                <w:t>1</w:t>
              </w:r>
            </w:ins>
          </w:p>
        </w:tc>
        <w:tc>
          <w:tcPr>
            <w:tcW w:w="1920" w:type="dxa"/>
            <w:vAlign w:val="center"/>
          </w:tcPr>
          <w:p w14:paraId="5E000317" w14:textId="77777777" w:rsidR="00C60D85" w:rsidRDefault="00000000">
            <w:pPr>
              <w:spacing w:after="0"/>
              <w:rPr>
                <w:ins w:id="6884" w:author="Sean de Noronha | DRG" w:date="2026-09-29T16:58:00Z" w16du:dateUtc="2026-09-29T14:58:00Z"/>
                <w:rFonts w:cs="Arial"/>
                <w:sz w:val="13"/>
                <w:szCs w:val="13"/>
              </w:rPr>
            </w:pPr>
            <w:ins w:id="6885" w:author="Sean de Noronha | DRG" w:date="2026-09-29T16:58:00Z" w16du:dateUtc="2026-09-29T14:58:00Z">
              <w:r>
                <w:rPr>
                  <w:rFonts w:cs="Arial"/>
                  <w:sz w:val="13"/>
                  <w:szCs w:val="13"/>
                </w:rPr>
                <w:t>CSST, Manufacturer C, EHD 18</w:t>
              </w:r>
            </w:ins>
          </w:p>
        </w:tc>
        <w:tc>
          <w:tcPr>
            <w:tcW w:w="520" w:type="dxa"/>
            <w:vAlign w:val="center"/>
          </w:tcPr>
          <w:p w14:paraId="5E000318" w14:textId="77777777" w:rsidR="00C60D85" w:rsidRDefault="00000000">
            <w:pPr>
              <w:spacing w:after="0"/>
              <w:rPr>
                <w:ins w:id="6886" w:author="Sean de Noronha | DRG" w:date="2026-09-29T16:58:00Z" w16du:dateUtc="2026-09-29T14:58:00Z"/>
                <w:rFonts w:cs="Arial"/>
                <w:sz w:val="13"/>
                <w:szCs w:val="13"/>
              </w:rPr>
            </w:pPr>
            <w:ins w:id="6887" w:author="Sean de Noronha | DRG" w:date="2026-09-29T16:58:00Z" w16du:dateUtc="2026-09-29T14:58:00Z">
              <w:r>
                <w:rPr>
                  <w:rFonts w:cs="Arial"/>
                  <w:sz w:val="13"/>
                  <w:szCs w:val="13"/>
                </w:rPr>
                <w:t>He</w:t>
              </w:r>
            </w:ins>
          </w:p>
        </w:tc>
        <w:tc>
          <w:tcPr>
            <w:tcW w:w="900" w:type="dxa"/>
            <w:vAlign w:val="center"/>
          </w:tcPr>
          <w:p w14:paraId="5E000319" w14:textId="77777777" w:rsidR="00C60D85" w:rsidRDefault="00000000">
            <w:pPr>
              <w:spacing w:after="0"/>
              <w:rPr>
                <w:ins w:id="6888" w:author="Sean de Noronha | DRG" w:date="2026-09-29T16:58:00Z" w16du:dateUtc="2026-09-29T14:58:00Z"/>
                <w:rFonts w:cs="Arial"/>
                <w:sz w:val="13"/>
                <w:szCs w:val="13"/>
              </w:rPr>
            </w:pPr>
            <w:ins w:id="6889" w:author="Sean de Noronha | DRG" w:date="2026-09-29T16:58:00Z" w16du:dateUtc="2026-09-29T14:58:00Z">
              <w:r>
                <w:rPr>
                  <w:rFonts w:cs="Arial"/>
                  <w:sz w:val="13"/>
                  <w:szCs w:val="13"/>
                </w:rPr>
                <w:t>500</w:t>
              </w:r>
            </w:ins>
          </w:p>
        </w:tc>
        <w:tc>
          <w:tcPr>
            <w:tcW w:w="800" w:type="dxa"/>
            <w:vAlign w:val="center"/>
          </w:tcPr>
          <w:p w14:paraId="5E00031A" w14:textId="77777777" w:rsidR="00C60D85" w:rsidRDefault="00000000">
            <w:pPr>
              <w:spacing w:after="0"/>
              <w:rPr>
                <w:ins w:id="6890" w:author="Sean de Noronha | DRG" w:date="2026-09-29T16:58:00Z" w16du:dateUtc="2026-09-29T14:58:00Z"/>
                <w:rFonts w:cs="Arial"/>
                <w:sz w:val="13"/>
                <w:szCs w:val="13"/>
              </w:rPr>
            </w:pPr>
            <w:ins w:id="6891" w:author="Sean de Noronha | DRG" w:date="2026-09-29T16:58:00Z" w16du:dateUtc="2026-09-29T14:58:00Z">
              <w:r>
                <w:rPr>
                  <w:rFonts w:cs="Arial"/>
                  <w:sz w:val="13"/>
                  <w:szCs w:val="13"/>
                </w:rPr>
                <w:t>10 m</w:t>
              </w:r>
            </w:ins>
          </w:p>
        </w:tc>
        <w:tc>
          <w:tcPr>
            <w:tcW w:w="880" w:type="dxa"/>
            <w:vAlign w:val="center"/>
          </w:tcPr>
          <w:p w14:paraId="5E00031B" w14:textId="77777777" w:rsidR="00C60D85" w:rsidRDefault="00000000">
            <w:pPr>
              <w:spacing w:after="0"/>
              <w:rPr>
                <w:ins w:id="6892" w:author="Sean de Noronha | DRG" w:date="2026-09-29T16:58:00Z" w16du:dateUtc="2026-09-29T14:58:00Z"/>
                <w:rFonts w:cs="Arial"/>
                <w:sz w:val="13"/>
                <w:szCs w:val="13"/>
              </w:rPr>
            </w:pPr>
            <w:ins w:id="6893" w:author="Sean de Noronha | DRG" w:date="2026-09-29T16:58:00Z" w16du:dateUtc="2026-09-29T14:58:00Z">
              <w:r>
                <w:rPr>
                  <w:rFonts w:cs="Arial"/>
                  <w:sz w:val="13"/>
                  <w:szCs w:val="13"/>
                </w:rPr>
                <w:t>0.16</w:t>
              </w:r>
            </w:ins>
          </w:p>
        </w:tc>
        <w:tc>
          <w:tcPr>
            <w:tcW w:w="820" w:type="dxa"/>
            <w:vAlign w:val="center"/>
          </w:tcPr>
          <w:p w14:paraId="5E00031C" w14:textId="77777777" w:rsidR="00C60D85" w:rsidRDefault="00000000">
            <w:pPr>
              <w:spacing w:after="0"/>
              <w:rPr>
                <w:ins w:id="6894" w:author="Sean de Noronha | DRG" w:date="2026-09-29T16:58:00Z" w16du:dateUtc="2026-09-29T14:58:00Z"/>
                <w:rFonts w:cs="Arial"/>
                <w:sz w:val="13"/>
                <w:szCs w:val="13"/>
              </w:rPr>
            </w:pPr>
            <w:ins w:id="6895" w:author="Sean de Noronha | DRG" w:date="2026-09-29T16:58:00Z" w16du:dateUtc="2026-09-29T14:58:00Z">
              <w:r>
                <w:rPr>
                  <w:rFonts w:cs="Arial"/>
                  <w:sz w:val="13"/>
                  <w:szCs w:val="13"/>
                </w:rPr>
                <w:t>148</w:t>
              </w:r>
            </w:ins>
          </w:p>
        </w:tc>
        <w:tc>
          <w:tcPr>
            <w:tcW w:w="1100" w:type="dxa"/>
            <w:vAlign w:val="center"/>
          </w:tcPr>
          <w:p w14:paraId="5E00031D" w14:textId="77777777" w:rsidR="00C60D85" w:rsidRDefault="00000000">
            <w:pPr>
              <w:spacing w:after="0"/>
              <w:rPr>
                <w:ins w:id="6896" w:author="Sean de Noronha | DRG" w:date="2026-09-29T16:58:00Z" w16du:dateUtc="2026-09-29T14:58:00Z"/>
                <w:rFonts w:cs="Arial"/>
                <w:sz w:val="13"/>
                <w:szCs w:val="13"/>
              </w:rPr>
            </w:pPr>
            <w:ins w:id="6897" w:author="Sean de Noronha | DRG" w:date="2026-09-29T16:58:00Z" w16du:dateUtc="2026-09-29T14:58:00Z">
              <w:r>
                <w:rPr>
                  <w:rFonts w:cs="Arial"/>
                  <w:sz w:val="13"/>
                  <w:szCs w:val="13"/>
                </w:rPr>
                <w:t>43.7 (92.7)</w:t>
              </w:r>
            </w:ins>
          </w:p>
        </w:tc>
        <w:tc>
          <w:tcPr>
            <w:tcW w:w="700" w:type="dxa"/>
            <w:vAlign w:val="center"/>
          </w:tcPr>
          <w:p w14:paraId="5E00031E" w14:textId="77777777" w:rsidR="00C60D85" w:rsidRDefault="00000000">
            <w:pPr>
              <w:spacing w:after="0"/>
              <w:rPr>
                <w:ins w:id="6898" w:author="Sean de Noronha | DRG" w:date="2026-09-29T16:58:00Z" w16du:dateUtc="2026-09-29T14:58:00Z"/>
                <w:rFonts w:cs="Arial"/>
                <w:sz w:val="13"/>
                <w:szCs w:val="13"/>
              </w:rPr>
            </w:pPr>
            <w:ins w:id="6899" w:author="Sean de Noronha | DRG" w:date="2026-09-29T16:58:00Z" w16du:dateUtc="2026-09-29T14:58:00Z">
              <w:r>
                <w:rPr>
                  <w:rFonts w:cs="Arial"/>
                  <w:sz w:val="13"/>
                  <w:szCs w:val="13"/>
                </w:rPr>
                <w:t>3.55</w:t>
              </w:r>
            </w:ins>
          </w:p>
        </w:tc>
      </w:tr>
      <w:tr w:rsidR="00C60D85" w14:paraId="5D0EFEE0" w14:textId="77777777">
        <w:trPr>
          <w:jc w:val="center"/>
          <w:ins w:id="6900" w:author="Sean de Noronha | DRG" w:date="2026-09-29T16:58:00Z"/>
        </w:trPr>
        <w:tc>
          <w:tcPr>
            <w:tcW w:w="560" w:type="dxa"/>
            <w:vAlign w:val="center"/>
          </w:tcPr>
          <w:p w14:paraId="5E00031F" w14:textId="77777777" w:rsidR="00C60D85" w:rsidRDefault="00000000">
            <w:pPr>
              <w:spacing w:after="0"/>
              <w:rPr>
                <w:ins w:id="6901" w:author="Sean de Noronha | DRG" w:date="2026-09-29T16:58:00Z" w16du:dateUtc="2026-09-29T14:58:00Z"/>
                <w:rFonts w:cs="Arial"/>
                <w:sz w:val="13"/>
                <w:szCs w:val="13"/>
              </w:rPr>
            </w:pPr>
            <w:ins w:id="6902" w:author="Sean de Noronha | DRG" w:date="2026-09-29T16:58:00Z" w16du:dateUtc="2026-09-29T14:58:00Z">
              <w:r>
                <w:rPr>
                  <w:rFonts w:cs="Arial"/>
                  <w:sz w:val="13"/>
                  <w:szCs w:val="13"/>
                </w:rPr>
                <w:t>24</w:t>
              </w:r>
            </w:ins>
          </w:p>
        </w:tc>
        <w:tc>
          <w:tcPr>
            <w:tcW w:w="500" w:type="dxa"/>
            <w:vAlign w:val="center"/>
          </w:tcPr>
          <w:p w14:paraId="5E000320" w14:textId="77777777" w:rsidR="00C60D85" w:rsidRDefault="00000000">
            <w:pPr>
              <w:spacing w:after="0"/>
              <w:rPr>
                <w:ins w:id="6903" w:author="Sean de Noronha | DRG" w:date="2026-09-29T16:58:00Z" w16du:dateUtc="2026-09-29T14:58:00Z"/>
                <w:rFonts w:cs="Arial"/>
                <w:sz w:val="13"/>
                <w:szCs w:val="13"/>
              </w:rPr>
            </w:pPr>
            <w:ins w:id="6904" w:author="Sean de Noronha | DRG" w:date="2026-09-29T16:58:00Z" w16du:dateUtc="2026-09-29T14:58:00Z">
              <w:r>
                <w:rPr>
                  <w:rFonts w:cs="Arial"/>
                  <w:sz w:val="13"/>
                  <w:szCs w:val="13"/>
                </w:rPr>
                <w:t>T1</w:t>
              </w:r>
            </w:ins>
          </w:p>
        </w:tc>
        <w:tc>
          <w:tcPr>
            <w:tcW w:w="660" w:type="dxa"/>
            <w:vAlign w:val="center"/>
          </w:tcPr>
          <w:p w14:paraId="5E000321" w14:textId="77777777" w:rsidR="00C60D85" w:rsidRDefault="00000000">
            <w:pPr>
              <w:spacing w:after="0"/>
              <w:rPr>
                <w:ins w:id="6905" w:author="Sean de Noronha | DRG" w:date="2026-09-29T16:58:00Z" w16du:dateUtc="2026-09-29T14:58:00Z"/>
                <w:rFonts w:cs="Arial"/>
                <w:sz w:val="13"/>
                <w:szCs w:val="13"/>
              </w:rPr>
            </w:pPr>
            <w:ins w:id="6906" w:author="Sean de Noronha | DRG" w:date="2026-09-29T16:58:00Z" w16du:dateUtc="2026-09-29T14:58:00Z">
              <w:r>
                <w:rPr>
                  <w:rFonts w:cs="Arial"/>
                  <w:sz w:val="13"/>
                  <w:szCs w:val="13"/>
                </w:rPr>
                <w:t>1</w:t>
              </w:r>
            </w:ins>
          </w:p>
        </w:tc>
        <w:tc>
          <w:tcPr>
            <w:tcW w:w="1920" w:type="dxa"/>
            <w:vAlign w:val="center"/>
          </w:tcPr>
          <w:p w14:paraId="5E000322" w14:textId="77777777" w:rsidR="00C60D85" w:rsidRDefault="00000000">
            <w:pPr>
              <w:spacing w:after="0"/>
              <w:rPr>
                <w:ins w:id="6907" w:author="Sean de Noronha | DRG" w:date="2026-09-29T16:58:00Z" w16du:dateUtc="2026-09-29T14:58:00Z"/>
                <w:rFonts w:cs="Arial"/>
                <w:sz w:val="13"/>
                <w:szCs w:val="13"/>
              </w:rPr>
            </w:pPr>
            <w:ins w:id="6908" w:author="Sean de Noronha | DRG" w:date="2026-09-29T16:58:00Z" w16du:dateUtc="2026-09-29T14:58:00Z">
              <w:r>
                <w:rPr>
                  <w:rFonts w:cs="Arial"/>
                  <w:sz w:val="13"/>
                  <w:szCs w:val="13"/>
                </w:rPr>
                <w:t>CSST, Manufacturer C, EHD 18</w:t>
              </w:r>
            </w:ins>
          </w:p>
        </w:tc>
        <w:tc>
          <w:tcPr>
            <w:tcW w:w="520" w:type="dxa"/>
            <w:vAlign w:val="center"/>
          </w:tcPr>
          <w:p w14:paraId="5E000323" w14:textId="77777777" w:rsidR="00C60D85" w:rsidRDefault="00000000">
            <w:pPr>
              <w:spacing w:after="0"/>
              <w:rPr>
                <w:ins w:id="6909" w:author="Sean de Noronha | DRG" w:date="2026-09-29T16:58:00Z" w16du:dateUtc="2026-09-29T14:58:00Z"/>
                <w:rFonts w:cs="Arial"/>
                <w:sz w:val="13"/>
                <w:szCs w:val="13"/>
              </w:rPr>
            </w:pPr>
            <w:ins w:id="6910" w:author="Sean de Noronha | DRG" w:date="2026-09-29T16:58:00Z" w16du:dateUtc="2026-09-29T14:58:00Z">
              <w:r>
                <w:rPr>
                  <w:rFonts w:cs="Arial"/>
                  <w:sz w:val="13"/>
                  <w:szCs w:val="13"/>
                </w:rPr>
                <w:t>He</w:t>
              </w:r>
            </w:ins>
          </w:p>
        </w:tc>
        <w:tc>
          <w:tcPr>
            <w:tcW w:w="900" w:type="dxa"/>
            <w:vAlign w:val="center"/>
          </w:tcPr>
          <w:p w14:paraId="5E000324" w14:textId="77777777" w:rsidR="00C60D85" w:rsidRDefault="00000000">
            <w:pPr>
              <w:spacing w:after="0"/>
              <w:rPr>
                <w:ins w:id="6911" w:author="Sean de Noronha | DRG" w:date="2026-09-29T16:58:00Z" w16du:dateUtc="2026-09-29T14:58:00Z"/>
                <w:rFonts w:cs="Arial"/>
                <w:sz w:val="13"/>
                <w:szCs w:val="13"/>
              </w:rPr>
            </w:pPr>
            <w:ins w:id="6912" w:author="Sean de Noronha | DRG" w:date="2026-09-29T16:58:00Z" w16du:dateUtc="2026-09-29T14:58:00Z">
              <w:r>
                <w:rPr>
                  <w:rFonts w:cs="Arial"/>
                  <w:sz w:val="13"/>
                  <w:szCs w:val="13"/>
                </w:rPr>
                <w:t>750</w:t>
              </w:r>
            </w:ins>
          </w:p>
        </w:tc>
        <w:tc>
          <w:tcPr>
            <w:tcW w:w="800" w:type="dxa"/>
            <w:vAlign w:val="center"/>
          </w:tcPr>
          <w:p w14:paraId="5E000325" w14:textId="77777777" w:rsidR="00C60D85" w:rsidRDefault="00000000">
            <w:pPr>
              <w:spacing w:after="0"/>
              <w:rPr>
                <w:ins w:id="6913" w:author="Sean de Noronha | DRG" w:date="2026-09-29T16:58:00Z" w16du:dateUtc="2026-09-29T14:58:00Z"/>
                <w:rFonts w:cs="Arial"/>
                <w:sz w:val="13"/>
                <w:szCs w:val="13"/>
              </w:rPr>
            </w:pPr>
            <w:ins w:id="6914" w:author="Sean de Noronha | DRG" w:date="2026-09-29T16:58:00Z" w16du:dateUtc="2026-09-29T14:58:00Z">
              <w:r>
                <w:rPr>
                  <w:rFonts w:cs="Arial"/>
                  <w:sz w:val="13"/>
                  <w:szCs w:val="13"/>
                </w:rPr>
                <w:t>5 m</w:t>
              </w:r>
            </w:ins>
          </w:p>
        </w:tc>
        <w:tc>
          <w:tcPr>
            <w:tcW w:w="880" w:type="dxa"/>
            <w:vAlign w:val="center"/>
          </w:tcPr>
          <w:p w14:paraId="5E000326" w14:textId="77777777" w:rsidR="00C60D85" w:rsidRDefault="00000000">
            <w:pPr>
              <w:spacing w:after="0"/>
              <w:rPr>
                <w:ins w:id="6915" w:author="Sean de Noronha | DRG" w:date="2026-09-29T16:58:00Z" w16du:dateUtc="2026-09-29T14:58:00Z"/>
                <w:rFonts w:cs="Arial"/>
                <w:sz w:val="13"/>
                <w:szCs w:val="13"/>
              </w:rPr>
            </w:pPr>
            <w:ins w:id="6916" w:author="Sean de Noronha | DRG" w:date="2026-09-29T16:58:00Z" w16du:dateUtc="2026-09-29T14:58:00Z">
              <w:r>
                <w:rPr>
                  <w:rFonts w:cs="Arial"/>
                  <w:sz w:val="13"/>
                  <w:szCs w:val="13"/>
                </w:rPr>
                <w:t>0.14</w:t>
              </w:r>
            </w:ins>
          </w:p>
        </w:tc>
        <w:tc>
          <w:tcPr>
            <w:tcW w:w="820" w:type="dxa"/>
            <w:vAlign w:val="center"/>
          </w:tcPr>
          <w:p w14:paraId="5E000327" w14:textId="77777777" w:rsidR="00C60D85" w:rsidRDefault="00000000">
            <w:pPr>
              <w:spacing w:after="0"/>
              <w:rPr>
                <w:ins w:id="6917" w:author="Sean de Noronha | DRG" w:date="2026-09-29T16:58:00Z" w16du:dateUtc="2026-09-29T14:58:00Z"/>
                <w:rFonts w:cs="Arial"/>
                <w:sz w:val="13"/>
                <w:szCs w:val="13"/>
              </w:rPr>
            </w:pPr>
            <w:ins w:id="6918" w:author="Sean de Noronha | DRG" w:date="2026-09-29T16:58:00Z" w16du:dateUtc="2026-09-29T14:58:00Z">
              <w:r>
                <w:rPr>
                  <w:rFonts w:cs="Arial"/>
                  <w:sz w:val="13"/>
                  <w:szCs w:val="13"/>
                </w:rPr>
                <w:t>118</w:t>
              </w:r>
            </w:ins>
          </w:p>
        </w:tc>
        <w:tc>
          <w:tcPr>
            <w:tcW w:w="1100" w:type="dxa"/>
            <w:vAlign w:val="center"/>
          </w:tcPr>
          <w:p w14:paraId="5E000328" w14:textId="77777777" w:rsidR="00C60D85" w:rsidRDefault="00000000">
            <w:pPr>
              <w:spacing w:after="0"/>
              <w:rPr>
                <w:ins w:id="6919" w:author="Sean de Noronha | DRG" w:date="2026-09-29T16:58:00Z" w16du:dateUtc="2026-09-29T14:58:00Z"/>
                <w:rFonts w:cs="Arial"/>
                <w:sz w:val="13"/>
                <w:szCs w:val="13"/>
              </w:rPr>
            </w:pPr>
            <w:ins w:id="6920" w:author="Sean de Noronha | DRG" w:date="2026-09-29T16:58:00Z" w16du:dateUtc="2026-09-29T14:58:00Z">
              <w:r>
                <w:rPr>
                  <w:rFonts w:cs="Arial"/>
                  <w:sz w:val="13"/>
                  <w:szCs w:val="13"/>
                </w:rPr>
                <w:t>65.6 (139)</w:t>
              </w:r>
            </w:ins>
          </w:p>
        </w:tc>
        <w:tc>
          <w:tcPr>
            <w:tcW w:w="700" w:type="dxa"/>
            <w:vAlign w:val="center"/>
          </w:tcPr>
          <w:p w14:paraId="5E000329" w14:textId="77777777" w:rsidR="00C60D85" w:rsidRDefault="00000000">
            <w:pPr>
              <w:spacing w:after="0"/>
              <w:rPr>
                <w:ins w:id="6921" w:author="Sean de Noronha | DRG" w:date="2026-09-29T16:58:00Z" w16du:dateUtc="2026-09-29T14:58:00Z"/>
                <w:rFonts w:cs="Arial"/>
                <w:sz w:val="13"/>
                <w:szCs w:val="13"/>
              </w:rPr>
            </w:pPr>
            <w:ins w:id="6922" w:author="Sean de Noronha | DRG" w:date="2026-09-29T16:58:00Z" w16du:dateUtc="2026-09-29T14:58:00Z">
              <w:r>
                <w:rPr>
                  <w:rFonts w:cs="Arial"/>
                  <w:sz w:val="13"/>
                  <w:szCs w:val="13"/>
                </w:rPr>
                <w:t>5.32</w:t>
              </w:r>
            </w:ins>
          </w:p>
        </w:tc>
      </w:tr>
      <w:tr w:rsidR="00C60D85" w14:paraId="2354D136" w14:textId="77777777">
        <w:trPr>
          <w:jc w:val="center"/>
          <w:ins w:id="6923" w:author="Sean de Noronha | DRG" w:date="2026-09-29T16:58:00Z"/>
        </w:trPr>
        <w:tc>
          <w:tcPr>
            <w:tcW w:w="560" w:type="dxa"/>
            <w:vAlign w:val="center"/>
          </w:tcPr>
          <w:p w14:paraId="5E00032A" w14:textId="77777777" w:rsidR="00C60D85" w:rsidRDefault="00000000">
            <w:pPr>
              <w:spacing w:after="0"/>
              <w:rPr>
                <w:ins w:id="6924" w:author="Sean de Noronha | DRG" w:date="2026-09-29T16:58:00Z" w16du:dateUtc="2026-09-29T14:58:00Z"/>
                <w:rFonts w:cs="Arial"/>
                <w:sz w:val="13"/>
                <w:szCs w:val="13"/>
              </w:rPr>
            </w:pPr>
            <w:ins w:id="6925" w:author="Sean de Noronha | DRG" w:date="2026-09-29T16:58:00Z" w16du:dateUtc="2026-09-29T14:58:00Z">
              <w:r>
                <w:rPr>
                  <w:rFonts w:cs="Arial"/>
                  <w:sz w:val="13"/>
                  <w:szCs w:val="13"/>
                </w:rPr>
                <w:t>25</w:t>
              </w:r>
            </w:ins>
          </w:p>
        </w:tc>
        <w:tc>
          <w:tcPr>
            <w:tcW w:w="500" w:type="dxa"/>
            <w:vAlign w:val="center"/>
          </w:tcPr>
          <w:p w14:paraId="5E00032B" w14:textId="77777777" w:rsidR="00C60D85" w:rsidRDefault="00000000">
            <w:pPr>
              <w:spacing w:after="0"/>
              <w:rPr>
                <w:ins w:id="6926" w:author="Sean de Noronha | DRG" w:date="2026-09-29T16:58:00Z" w16du:dateUtc="2026-09-29T14:58:00Z"/>
                <w:rFonts w:cs="Arial"/>
                <w:sz w:val="13"/>
                <w:szCs w:val="13"/>
              </w:rPr>
            </w:pPr>
            <w:ins w:id="6927" w:author="Sean de Noronha | DRG" w:date="2026-09-29T16:58:00Z" w16du:dateUtc="2026-09-29T14:58:00Z">
              <w:r>
                <w:rPr>
                  <w:rFonts w:cs="Arial"/>
                  <w:sz w:val="13"/>
                  <w:szCs w:val="13"/>
                </w:rPr>
                <w:t>T1</w:t>
              </w:r>
            </w:ins>
          </w:p>
        </w:tc>
        <w:tc>
          <w:tcPr>
            <w:tcW w:w="660" w:type="dxa"/>
            <w:vAlign w:val="center"/>
          </w:tcPr>
          <w:p w14:paraId="5E00032C" w14:textId="77777777" w:rsidR="00C60D85" w:rsidRDefault="00000000">
            <w:pPr>
              <w:spacing w:after="0"/>
              <w:rPr>
                <w:ins w:id="6928" w:author="Sean de Noronha | DRG" w:date="2026-09-29T16:58:00Z" w16du:dateUtc="2026-09-29T14:58:00Z"/>
                <w:rFonts w:cs="Arial"/>
                <w:sz w:val="13"/>
                <w:szCs w:val="13"/>
              </w:rPr>
            </w:pPr>
            <w:ins w:id="6929" w:author="Sean de Noronha | DRG" w:date="2026-09-29T16:58:00Z" w16du:dateUtc="2026-09-29T14:58:00Z">
              <w:r>
                <w:rPr>
                  <w:rFonts w:cs="Arial"/>
                  <w:sz w:val="13"/>
                  <w:szCs w:val="13"/>
                </w:rPr>
                <w:t>1</w:t>
              </w:r>
            </w:ins>
          </w:p>
        </w:tc>
        <w:tc>
          <w:tcPr>
            <w:tcW w:w="1920" w:type="dxa"/>
            <w:vAlign w:val="center"/>
          </w:tcPr>
          <w:p w14:paraId="5E00032D" w14:textId="77777777" w:rsidR="00C60D85" w:rsidRDefault="00000000">
            <w:pPr>
              <w:spacing w:after="0"/>
              <w:rPr>
                <w:ins w:id="6930" w:author="Sean de Noronha | DRG" w:date="2026-09-29T16:58:00Z" w16du:dateUtc="2026-09-29T14:58:00Z"/>
                <w:rFonts w:cs="Arial"/>
                <w:sz w:val="13"/>
                <w:szCs w:val="13"/>
              </w:rPr>
            </w:pPr>
            <w:ins w:id="6931" w:author="Sean de Noronha | DRG" w:date="2026-09-29T16:58:00Z" w16du:dateUtc="2026-09-29T14:58:00Z">
              <w:r>
                <w:rPr>
                  <w:rFonts w:cs="Arial"/>
                  <w:sz w:val="13"/>
                  <w:szCs w:val="13"/>
                </w:rPr>
                <w:t>CSST, Manufacturer C, EHD 18</w:t>
              </w:r>
            </w:ins>
          </w:p>
        </w:tc>
        <w:tc>
          <w:tcPr>
            <w:tcW w:w="520" w:type="dxa"/>
            <w:vAlign w:val="center"/>
          </w:tcPr>
          <w:p w14:paraId="5E00032E" w14:textId="77777777" w:rsidR="00C60D85" w:rsidRDefault="00000000">
            <w:pPr>
              <w:spacing w:after="0"/>
              <w:rPr>
                <w:ins w:id="6932" w:author="Sean de Noronha | DRG" w:date="2026-09-29T16:58:00Z" w16du:dateUtc="2026-09-29T14:58:00Z"/>
                <w:rFonts w:cs="Arial"/>
                <w:sz w:val="13"/>
                <w:szCs w:val="13"/>
              </w:rPr>
            </w:pPr>
            <w:ins w:id="6933" w:author="Sean de Noronha | DRG" w:date="2026-09-29T16:58:00Z" w16du:dateUtc="2026-09-29T14:58:00Z">
              <w:r>
                <w:rPr>
                  <w:rFonts w:cs="Arial"/>
                  <w:sz w:val="13"/>
                  <w:szCs w:val="13"/>
                </w:rPr>
                <w:t>He</w:t>
              </w:r>
            </w:ins>
          </w:p>
        </w:tc>
        <w:tc>
          <w:tcPr>
            <w:tcW w:w="900" w:type="dxa"/>
            <w:vAlign w:val="center"/>
          </w:tcPr>
          <w:p w14:paraId="5E00032F" w14:textId="77777777" w:rsidR="00C60D85" w:rsidRDefault="00000000">
            <w:pPr>
              <w:spacing w:after="0"/>
              <w:rPr>
                <w:ins w:id="6934" w:author="Sean de Noronha | DRG" w:date="2026-09-29T16:58:00Z" w16du:dateUtc="2026-09-29T14:58:00Z"/>
                <w:rFonts w:cs="Arial"/>
                <w:sz w:val="13"/>
                <w:szCs w:val="13"/>
              </w:rPr>
            </w:pPr>
            <w:ins w:id="6935" w:author="Sean de Noronha | DRG" w:date="2026-09-29T16:58:00Z" w16du:dateUtc="2026-09-29T14:58:00Z">
              <w:r>
                <w:rPr>
                  <w:rFonts w:cs="Arial"/>
                  <w:sz w:val="13"/>
                  <w:szCs w:val="13"/>
                </w:rPr>
                <w:t>1,000</w:t>
              </w:r>
            </w:ins>
          </w:p>
        </w:tc>
        <w:tc>
          <w:tcPr>
            <w:tcW w:w="800" w:type="dxa"/>
            <w:vAlign w:val="center"/>
          </w:tcPr>
          <w:p w14:paraId="5E000330" w14:textId="77777777" w:rsidR="00C60D85" w:rsidRDefault="00000000">
            <w:pPr>
              <w:spacing w:after="0"/>
              <w:rPr>
                <w:ins w:id="6936" w:author="Sean de Noronha | DRG" w:date="2026-09-29T16:58:00Z" w16du:dateUtc="2026-09-29T14:58:00Z"/>
                <w:rFonts w:cs="Arial"/>
                <w:sz w:val="13"/>
                <w:szCs w:val="13"/>
              </w:rPr>
            </w:pPr>
            <w:ins w:id="6937" w:author="Sean de Noronha | DRG" w:date="2026-09-29T16:58:00Z" w16du:dateUtc="2026-09-29T14:58:00Z">
              <w:r>
                <w:rPr>
                  <w:rFonts w:cs="Arial"/>
                  <w:sz w:val="13"/>
                  <w:szCs w:val="13"/>
                </w:rPr>
                <w:t>3 m</w:t>
              </w:r>
            </w:ins>
          </w:p>
        </w:tc>
        <w:tc>
          <w:tcPr>
            <w:tcW w:w="880" w:type="dxa"/>
            <w:vAlign w:val="center"/>
          </w:tcPr>
          <w:p w14:paraId="5E000331" w14:textId="77777777" w:rsidR="00C60D85" w:rsidRDefault="00000000">
            <w:pPr>
              <w:spacing w:after="0"/>
              <w:rPr>
                <w:ins w:id="6938" w:author="Sean de Noronha | DRG" w:date="2026-09-29T16:58:00Z" w16du:dateUtc="2026-09-29T14:58:00Z"/>
                <w:rFonts w:cs="Arial"/>
                <w:sz w:val="13"/>
                <w:szCs w:val="13"/>
              </w:rPr>
            </w:pPr>
            <w:ins w:id="6939" w:author="Sean de Noronha | DRG" w:date="2026-09-29T16:58:00Z" w16du:dateUtc="2026-09-29T14:58:00Z">
              <w:r>
                <w:rPr>
                  <w:rFonts w:cs="Arial"/>
                  <w:sz w:val="13"/>
                  <w:szCs w:val="13"/>
                </w:rPr>
                <w:t>0.15</w:t>
              </w:r>
            </w:ins>
          </w:p>
        </w:tc>
        <w:tc>
          <w:tcPr>
            <w:tcW w:w="820" w:type="dxa"/>
            <w:vAlign w:val="center"/>
          </w:tcPr>
          <w:p w14:paraId="5E000332" w14:textId="77777777" w:rsidR="00C60D85" w:rsidRDefault="00000000">
            <w:pPr>
              <w:spacing w:after="0"/>
              <w:rPr>
                <w:ins w:id="6940" w:author="Sean de Noronha | DRG" w:date="2026-09-29T16:58:00Z" w16du:dateUtc="2026-09-29T14:58:00Z"/>
                <w:rFonts w:cs="Arial"/>
                <w:sz w:val="13"/>
                <w:szCs w:val="13"/>
              </w:rPr>
            </w:pPr>
            <w:ins w:id="6941" w:author="Sean de Noronha | DRG" w:date="2026-09-29T16:58:00Z" w16du:dateUtc="2026-09-29T14:58:00Z">
              <w:r>
                <w:rPr>
                  <w:rFonts w:cs="Arial"/>
                  <w:sz w:val="13"/>
                  <w:szCs w:val="13"/>
                </w:rPr>
                <w:t>111</w:t>
              </w:r>
            </w:ins>
          </w:p>
        </w:tc>
        <w:tc>
          <w:tcPr>
            <w:tcW w:w="1100" w:type="dxa"/>
            <w:vAlign w:val="center"/>
          </w:tcPr>
          <w:p w14:paraId="5E000333" w14:textId="77777777" w:rsidR="00C60D85" w:rsidRDefault="00000000">
            <w:pPr>
              <w:spacing w:after="0"/>
              <w:rPr>
                <w:ins w:id="6942" w:author="Sean de Noronha | DRG" w:date="2026-09-29T16:58:00Z" w16du:dateUtc="2026-09-29T14:58:00Z"/>
                <w:rFonts w:cs="Arial"/>
                <w:sz w:val="13"/>
                <w:szCs w:val="13"/>
              </w:rPr>
            </w:pPr>
            <w:ins w:id="6943" w:author="Sean de Noronha | DRG" w:date="2026-09-29T16:58:00Z" w16du:dateUtc="2026-09-29T14:58:00Z">
              <w:r>
                <w:rPr>
                  <w:rFonts w:cs="Arial"/>
                  <w:sz w:val="13"/>
                  <w:szCs w:val="13"/>
                </w:rPr>
                <w:t>87.5 (185)</w:t>
              </w:r>
            </w:ins>
          </w:p>
        </w:tc>
        <w:tc>
          <w:tcPr>
            <w:tcW w:w="700" w:type="dxa"/>
            <w:vAlign w:val="center"/>
          </w:tcPr>
          <w:p w14:paraId="5E000334" w14:textId="77777777" w:rsidR="00C60D85" w:rsidRDefault="00000000">
            <w:pPr>
              <w:spacing w:after="0"/>
              <w:rPr>
                <w:ins w:id="6944" w:author="Sean de Noronha | DRG" w:date="2026-09-29T16:58:00Z" w16du:dateUtc="2026-09-29T14:58:00Z"/>
                <w:rFonts w:cs="Arial"/>
                <w:sz w:val="13"/>
                <w:szCs w:val="13"/>
              </w:rPr>
            </w:pPr>
            <w:ins w:id="6945" w:author="Sean de Noronha | DRG" w:date="2026-09-29T16:58:00Z" w16du:dateUtc="2026-09-29T14:58:00Z">
              <w:r>
                <w:rPr>
                  <w:rFonts w:cs="Arial"/>
                  <w:sz w:val="13"/>
                  <w:szCs w:val="13"/>
                </w:rPr>
                <w:t>7.10</w:t>
              </w:r>
            </w:ins>
          </w:p>
        </w:tc>
      </w:tr>
      <w:tr w:rsidR="00C60D85" w14:paraId="07EAC56F" w14:textId="77777777">
        <w:trPr>
          <w:jc w:val="center"/>
          <w:ins w:id="6946" w:author="Sean de Noronha | DRG" w:date="2026-09-29T16:58:00Z"/>
        </w:trPr>
        <w:tc>
          <w:tcPr>
            <w:tcW w:w="560" w:type="dxa"/>
            <w:vAlign w:val="center"/>
          </w:tcPr>
          <w:p w14:paraId="5E000335" w14:textId="77777777" w:rsidR="00C60D85" w:rsidRDefault="00000000">
            <w:pPr>
              <w:spacing w:after="0"/>
              <w:rPr>
                <w:ins w:id="6947" w:author="Sean de Noronha | DRG" w:date="2026-09-29T16:58:00Z" w16du:dateUtc="2026-09-29T14:58:00Z"/>
                <w:rFonts w:cs="Arial"/>
                <w:sz w:val="13"/>
                <w:szCs w:val="13"/>
              </w:rPr>
            </w:pPr>
            <w:ins w:id="6948" w:author="Sean de Noronha | DRG" w:date="2026-09-29T16:58:00Z" w16du:dateUtc="2026-09-29T14:58:00Z">
              <w:r>
                <w:rPr>
                  <w:rFonts w:cs="Arial"/>
                  <w:sz w:val="13"/>
                  <w:szCs w:val="13"/>
                </w:rPr>
                <w:t>26</w:t>
              </w:r>
            </w:ins>
          </w:p>
        </w:tc>
        <w:tc>
          <w:tcPr>
            <w:tcW w:w="500" w:type="dxa"/>
            <w:vAlign w:val="center"/>
          </w:tcPr>
          <w:p w14:paraId="5E000336" w14:textId="77777777" w:rsidR="00C60D85" w:rsidRDefault="00000000">
            <w:pPr>
              <w:spacing w:after="0"/>
              <w:rPr>
                <w:ins w:id="6949" w:author="Sean de Noronha | DRG" w:date="2026-09-29T16:58:00Z" w16du:dateUtc="2026-09-29T14:58:00Z"/>
                <w:rFonts w:cs="Arial"/>
                <w:sz w:val="13"/>
                <w:szCs w:val="13"/>
              </w:rPr>
            </w:pPr>
            <w:ins w:id="6950" w:author="Sean de Noronha | DRG" w:date="2026-09-29T16:58:00Z" w16du:dateUtc="2026-09-29T14:58:00Z">
              <w:r>
                <w:rPr>
                  <w:rFonts w:cs="Arial"/>
                  <w:sz w:val="13"/>
                  <w:szCs w:val="13"/>
                </w:rPr>
                <w:t>T1</w:t>
              </w:r>
            </w:ins>
          </w:p>
        </w:tc>
        <w:tc>
          <w:tcPr>
            <w:tcW w:w="660" w:type="dxa"/>
            <w:vAlign w:val="center"/>
          </w:tcPr>
          <w:p w14:paraId="5E000337" w14:textId="77777777" w:rsidR="00C60D85" w:rsidRDefault="00000000">
            <w:pPr>
              <w:spacing w:after="0"/>
              <w:rPr>
                <w:ins w:id="6951" w:author="Sean de Noronha | DRG" w:date="2026-09-29T16:58:00Z" w16du:dateUtc="2026-09-29T14:58:00Z"/>
                <w:rFonts w:cs="Arial"/>
                <w:sz w:val="13"/>
                <w:szCs w:val="13"/>
              </w:rPr>
            </w:pPr>
            <w:ins w:id="6952" w:author="Sean de Noronha | DRG" w:date="2026-09-29T16:58:00Z" w16du:dateUtc="2026-09-29T14:58:00Z">
              <w:r>
                <w:rPr>
                  <w:rFonts w:cs="Arial"/>
                  <w:sz w:val="13"/>
                  <w:szCs w:val="13"/>
                </w:rPr>
                <w:t>1</w:t>
              </w:r>
            </w:ins>
          </w:p>
        </w:tc>
        <w:tc>
          <w:tcPr>
            <w:tcW w:w="1920" w:type="dxa"/>
            <w:vAlign w:val="center"/>
          </w:tcPr>
          <w:p w14:paraId="5E000338" w14:textId="77777777" w:rsidR="00C60D85" w:rsidRDefault="00000000">
            <w:pPr>
              <w:spacing w:after="0"/>
              <w:rPr>
                <w:ins w:id="6953" w:author="Sean de Noronha | DRG" w:date="2026-09-29T16:58:00Z" w16du:dateUtc="2026-09-29T14:58:00Z"/>
                <w:rFonts w:cs="Arial"/>
                <w:sz w:val="13"/>
                <w:szCs w:val="13"/>
              </w:rPr>
            </w:pPr>
            <w:ins w:id="6954" w:author="Sean de Noronha | DRG" w:date="2026-09-29T16:58:00Z" w16du:dateUtc="2026-09-29T14:58:00Z">
              <w:r>
                <w:rPr>
                  <w:rFonts w:cs="Arial"/>
                  <w:sz w:val="13"/>
                  <w:szCs w:val="13"/>
                </w:rPr>
                <w:t>CSST, Manufacturer C, EHD 18</w:t>
              </w:r>
            </w:ins>
          </w:p>
        </w:tc>
        <w:tc>
          <w:tcPr>
            <w:tcW w:w="520" w:type="dxa"/>
            <w:vAlign w:val="center"/>
          </w:tcPr>
          <w:p w14:paraId="5E000339" w14:textId="77777777" w:rsidR="00C60D85" w:rsidRDefault="00000000">
            <w:pPr>
              <w:spacing w:after="0"/>
              <w:rPr>
                <w:ins w:id="6955" w:author="Sean de Noronha | DRG" w:date="2026-09-29T16:58:00Z" w16du:dateUtc="2026-09-29T14:58:00Z"/>
                <w:rFonts w:cs="Arial"/>
                <w:sz w:val="13"/>
                <w:szCs w:val="13"/>
              </w:rPr>
            </w:pPr>
            <w:ins w:id="6956" w:author="Sean de Noronha | DRG" w:date="2026-09-29T16:58:00Z" w16du:dateUtc="2026-09-29T14:58:00Z">
              <w:r>
                <w:rPr>
                  <w:rFonts w:cs="Arial"/>
                  <w:sz w:val="13"/>
                  <w:szCs w:val="13"/>
                </w:rPr>
                <w:t>He</w:t>
              </w:r>
            </w:ins>
          </w:p>
        </w:tc>
        <w:tc>
          <w:tcPr>
            <w:tcW w:w="900" w:type="dxa"/>
            <w:vAlign w:val="center"/>
          </w:tcPr>
          <w:p w14:paraId="5E00033A" w14:textId="77777777" w:rsidR="00C60D85" w:rsidRDefault="00000000">
            <w:pPr>
              <w:spacing w:after="0"/>
              <w:rPr>
                <w:ins w:id="6957" w:author="Sean de Noronha | DRG" w:date="2026-09-29T16:58:00Z" w16du:dateUtc="2026-09-29T14:58:00Z"/>
                <w:rFonts w:cs="Arial"/>
                <w:sz w:val="13"/>
                <w:szCs w:val="13"/>
              </w:rPr>
            </w:pPr>
            <w:ins w:id="6958" w:author="Sean de Noronha | DRG" w:date="2026-09-29T16:58:00Z" w16du:dateUtc="2026-09-29T14:58:00Z">
              <w:r>
                <w:rPr>
                  <w:rFonts w:cs="Arial"/>
                  <w:sz w:val="13"/>
                  <w:szCs w:val="13"/>
                </w:rPr>
                <w:t>1,361</w:t>
              </w:r>
            </w:ins>
          </w:p>
        </w:tc>
        <w:tc>
          <w:tcPr>
            <w:tcW w:w="800" w:type="dxa"/>
            <w:vAlign w:val="center"/>
          </w:tcPr>
          <w:p w14:paraId="5E00033B" w14:textId="77777777" w:rsidR="00C60D85" w:rsidRDefault="00000000">
            <w:pPr>
              <w:spacing w:after="0"/>
              <w:rPr>
                <w:ins w:id="6959" w:author="Sean de Noronha | DRG" w:date="2026-09-29T16:58:00Z" w16du:dateUtc="2026-09-29T14:58:00Z"/>
                <w:rFonts w:cs="Arial"/>
                <w:sz w:val="13"/>
                <w:szCs w:val="13"/>
              </w:rPr>
            </w:pPr>
            <w:ins w:id="6960" w:author="Sean de Noronha | DRG" w:date="2026-09-29T16:58:00Z" w16du:dateUtc="2026-09-29T14:58:00Z">
              <w:r>
                <w:rPr>
                  <w:rFonts w:cs="Arial"/>
                  <w:sz w:val="13"/>
                  <w:szCs w:val="13"/>
                </w:rPr>
                <w:t>2 m</w:t>
              </w:r>
            </w:ins>
          </w:p>
        </w:tc>
        <w:tc>
          <w:tcPr>
            <w:tcW w:w="880" w:type="dxa"/>
            <w:vAlign w:val="center"/>
          </w:tcPr>
          <w:p w14:paraId="5E00033C" w14:textId="77777777" w:rsidR="00C60D85" w:rsidRDefault="00000000">
            <w:pPr>
              <w:spacing w:after="0"/>
              <w:rPr>
                <w:ins w:id="6961" w:author="Sean de Noronha | DRG" w:date="2026-09-29T16:58:00Z" w16du:dateUtc="2026-09-29T14:58:00Z"/>
                <w:rFonts w:cs="Arial"/>
                <w:sz w:val="13"/>
                <w:szCs w:val="13"/>
              </w:rPr>
            </w:pPr>
            <w:ins w:id="6962" w:author="Sean de Noronha | DRG" w:date="2026-09-29T16:58:00Z" w16du:dateUtc="2026-09-29T14:58:00Z">
              <w:r>
                <w:rPr>
                  <w:rFonts w:cs="Arial"/>
                  <w:sz w:val="13"/>
                  <w:szCs w:val="13"/>
                </w:rPr>
                <w:t>0.20</w:t>
              </w:r>
            </w:ins>
          </w:p>
        </w:tc>
        <w:tc>
          <w:tcPr>
            <w:tcW w:w="820" w:type="dxa"/>
            <w:vAlign w:val="center"/>
          </w:tcPr>
          <w:p w14:paraId="5E00033D" w14:textId="77777777" w:rsidR="00C60D85" w:rsidRDefault="00000000">
            <w:pPr>
              <w:spacing w:after="0"/>
              <w:rPr>
                <w:ins w:id="6963" w:author="Sean de Noronha | DRG" w:date="2026-09-29T16:58:00Z" w16du:dateUtc="2026-09-29T14:58:00Z"/>
                <w:rFonts w:cs="Arial"/>
                <w:sz w:val="13"/>
                <w:szCs w:val="13"/>
              </w:rPr>
            </w:pPr>
            <w:ins w:id="6964" w:author="Sean de Noronha | DRG" w:date="2026-09-29T16:58:00Z" w16du:dateUtc="2026-09-29T14:58:00Z">
              <w:r>
                <w:rPr>
                  <w:rFonts w:cs="Arial"/>
                  <w:sz w:val="13"/>
                  <w:szCs w:val="13"/>
                </w:rPr>
                <w:t>116</w:t>
              </w:r>
            </w:ins>
          </w:p>
        </w:tc>
        <w:tc>
          <w:tcPr>
            <w:tcW w:w="1100" w:type="dxa"/>
            <w:vAlign w:val="center"/>
          </w:tcPr>
          <w:p w14:paraId="5E00033E" w14:textId="77777777" w:rsidR="00C60D85" w:rsidRDefault="00000000">
            <w:pPr>
              <w:spacing w:after="0"/>
              <w:rPr>
                <w:ins w:id="6965" w:author="Sean de Noronha | DRG" w:date="2026-09-29T16:58:00Z" w16du:dateUtc="2026-09-29T14:58:00Z"/>
                <w:rFonts w:cs="Arial"/>
                <w:sz w:val="13"/>
                <w:szCs w:val="13"/>
              </w:rPr>
            </w:pPr>
            <w:ins w:id="6966" w:author="Sean de Noronha | DRG" w:date="2026-09-29T16:58:00Z" w16du:dateUtc="2026-09-29T14:58:00Z">
              <w:r>
                <w:rPr>
                  <w:rFonts w:cs="Arial"/>
                  <w:sz w:val="13"/>
                  <w:szCs w:val="13"/>
                </w:rPr>
                <w:t>119 (252)</w:t>
              </w:r>
            </w:ins>
          </w:p>
        </w:tc>
        <w:tc>
          <w:tcPr>
            <w:tcW w:w="700" w:type="dxa"/>
            <w:vAlign w:val="center"/>
          </w:tcPr>
          <w:p w14:paraId="5E00033F" w14:textId="77777777" w:rsidR="00C60D85" w:rsidRDefault="00000000">
            <w:pPr>
              <w:spacing w:after="0"/>
              <w:rPr>
                <w:ins w:id="6967" w:author="Sean de Noronha | DRG" w:date="2026-09-29T16:58:00Z" w16du:dateUtc="2026-09-29T14:58:00Z"/>
                <w:rFonts w:cs="Arial"/>
                <w:sz w:val="13"/>
                <w:szCs w:val="13"/>
              </w:rPr>
            </w:pPr>
            <w:ins w:id="6968" w:author="Sean de Noronha | DRG" w:date="2026-09-29T16:58:00Z" w16du:dateUtc="2026-09-29T14:58:00Z">
              <w:r>
                <w:rPr>
                  <w:rFonts w:cs="Arial"/>
                  <w:sz w:val="13"/>
                  <w:szCs w:val="13"/>
                </w:rPr>
                <w:t>9.66</w:t>
              </w:r>
            </w:ins>
          </w:p>
        </w:tc>
      </w:tr>
      <w:tr w:rsidR="00C60D85" w14:paraId="54A4EB5F" w14:textId="77777777">
        <w:trPr>
          <w:jc w:val="center"/>
          <w:ins w:id="6969" w:author="Sean de Noronha | DRG" w:date="2026-09-29T16:58:00Z"/>
        </w:trPr>
        <w:tc>
          <w:tcPr>
            <w:tcW w:w="560" w:type="dxa"/>
            <w:vAlign w:val="center"/>
          </w:tcPr>
          <w:p w14:paraId="5E000340" w14:textId="77777777" w:rsidR="00C60D85" w:rsidRDefault="00000000">
            <w:pPr>
              <w:spacing w:after="0"/>
              <w:rPr>
                <w:ins w:id="6970" w:author="Sean de Noronha | DRG" w:date="2026-09-29T16:58:00Z" w16du:dateUtc="2026-09-29T14:58:00Z"/>
                <w:rFonts w:cs="Arial"/>
                <w:sz w:val="13"/>
                <w:szCs w:val="13"/>
              </w:rPr>
            </w:pPr>
            <w:ins w:id="6971" w:author="Sean de Noronha | DRG" w:date="2026-09-29T16:58:00Z" w16du:dateUtc="2026-09-29T14:58:00Z">
              <w:r>
                <w:rPr>
                  <w:rFonts w:cs="Arial"/>
                  <w:sz w:val="13"/>
                  <w:szCs w:val="13"/>
                </w:rPr>
                <w:t>27</w:t>
              </w:r>
            </w:ins>
          </w:p>
        </w:tc>
        <w:tc>
          <w:tcPr>
            <w:tcW w:w="500" w:type="dxa"/>
            <w:vAlign w:val="center"/>
          </w:tcPr>
          <w:p w14:paraId="5E000341" w14:textId="77777777" w:rsidR="00C60D85" w:rsidRDefault="00000000">
            <w:pPr>
              <w:spacing w:after="0"/>
              <w:rPr>
                <w:ins w:id="6972" w:author="Sean de Noronha | DRG" w:date="2026-09-29T16:58:00Z" w16du:dateUtc="2026-09-29T14:58:00Z"/>
                <w:rFonts w:cs="Arial"/>
                <w:sz w:val="13"/>
                <w:szCs w:val="13"/>
              </w:rPr>
            </w:pPr>
            <w:ins w:id="6973" w:author="Sean de Noronha | DRG" w:date="2026-09-29T16:58:00Z" w16du:dateUtc="2026-09-29T14:58:00Z">
              <w:r>
                <w:rPr>
                  <w:rFonts w:cs="Arial"/>
                  <w:sz w:val="13"/>
                  <w:szCs w:val="13"/>
                </w:rPr>
                <w:t>T1</w:t>
              </w:r>
            </w:ins>
          </w:p>
        </w:tc>
        <w:tc>
          <w:tcPr>
            <w:tcW w:w="660" w:type="dxa"/>
            <w:vAlign w:val="center"/>
          </w:tcPr>
          <w:p w14:paraId="5E000342" w14:textId="77777777" w:rsidR="00C60D85" w:rsidRDefault="00000000">
            <w:pPr>
              <w:spacing w:after="0"/>
              <w:rPr>
                <w:ins w:id="6974" w:author="Sean de Noronha | DRG" w:date="2026-09-29T16:58:00Z" w16du:dateUtc="2026-09-29T14:58:00Z"/>
                <w:rFonts w:cs="Arial"/>
                <w:sz w:val="13"/>
                <w:szCs w:val="13"/>
              </w:rPr>
            </w:pPr>
            <w:ins w:id="6975" w:author="Sean de Noronha | DRG" w:date="2026-09-29T16:58:00Z" w16du:dateUtc="2026-09-29T14:58:00Z">
              <w:r>
                <w:rPr>
                  <w:rFonts w:cs="Arial"/>
                  <w:sz w:val="13"/>
                  <w:szCs w:val="13"/>
                </w:rPr>
                <w:t>1</w:t>
              </w:r>
            </w:ins>
          </w:p>
        </w:tc>
        <w:tc>
          <w:tcPr>
            <w:tcW w:w="1920" w:type="dxa"/>
            <w:vAlign w:val="center"/>
          </w:tcPr>
          <w:p w14:paraId="5E000343" w14:textId="77777777" w:rsidR="00C60D85" w:rsidRDefault="00000000">
            <w:pPr>
              <w:spacing w:after="0"/>
              <w:rPr>
                <w:ins w:id="6976" w:author="Sean de Noronha | DRG" w:date="2026-09-29T16:58:00Z" w16du:dateUtc="2026-09-29T14:58:00Z"/>
                <w:rFonts w:cs="Arial"/>
                <w:sz w:val="13"/>
                <w:szCs w:val="13"/>
              </w:rPr>
            </w:pPr>
            <w:ins w:id="6977" w:author="Sean de Noronha | DRG" w:date="2026-09-29T16:58:00Z" w16du:dateUtc="2026-09-29T14:58:00Z">
              <w:r>
                <w:rPr>
                  <w:rFonts w:cs="Arial"/>
                  <w:sz w:val="13"/>
                  <w:szCs w:val="13"/>
                </w:rPr>
                <w:t>CSST, Manufacturer C, EHD 18</w:t>
              </w:r>
            </w:ins>
          </w:p>
        </w:tc>
        <w:tc>
          <w:tcPr>
            <w:tcW w:w="520" w:type="dxa"/>
            <w:vAlign w:val="center"/>
          </w:tcPr>
          <w:p w14:paraId="5E000344" w14:textId="77777777" w:rsidR="00C60D85" w:rsidRDefault="00000000">
            <w:pPr>
              <w:spacing w:after="0"/>
              <w:rPr>
                <w:ins w:id="6978" w:author="Sean de Noronha | DRG" w:date="2026-09-29T16:58:00Z" w16du:dateUtc="2026-09-29T14:58:00Z"/>
                <w:rFonts w:cs="Arial"/>
                <w:sz w:val="13"/>
                <w:szCs w:val="13"/>
              </w:rPr>
            </w:pPr>
            <w:ins w:id="6979" w:author="Sean de Noronha | DRG" w:date="2026-09-29T16:58:00Z" w16du:dateUtc="2026-09-29T14:58:00Z">
              <w:r>
                <w:rPr>
                  <w:rFonts w:cs="Arial"/>
                  <w:sz w:val="13"/>
                  <w:szCs w:val="13"/>
                </w:rPr>
                <w:t>He</w:t>
              </w:r>
            </w:ins>
          </w:p>
        </w:tc>
        <w:tc>
          <w:tcPr>
            <w:tcW w:w="900" w:type="dxa"/>
            <w:vAlign w:val="center"/>
          </w:tcPr>
          <w:p w14:paraId="5E000345" w14:textId="77777777" w:rsidR="00C60D85" w:rsidRDefault="00000000">
            <w:pPr>
              <w:spacing w:after="0"/>
              <w:rPr>
                <w:ins w:id="6980" w:author="Sean de Noronha | DRG" w:date="2026-09-29T16:58:00Z" w16du:dateUtc="2026-09-29T14:58:00Z"/>
                <w:rFonts w:cs="Arial"/>
                <w:sz w:val="13"/>
                <w:szCs w:val="13"/>
              </w:rPr>
            </w:pPr>
            <w:ins w:id="6981" w:author="Sean de Noronha | DRG" w:date="2026-09-29T16:58:00Z" w16du:dateUtc="2026-09-29T14:58:00Z">
              <w:r>
                <w:rPr>
                  <w:rFonts w:cs="Arial"/>
                  <w:sz w:val="13"/>
                  <w:szCs w:val="13"/>
                </w:rPr>
                <w:t>1,750</w:t>
              </w:r>
            </w:ins>
          </w:p>
        </w:tc>
        <w:tc>
          <w:tcPr>
            <w:tcW w:w="800" w:type="dxa"/>
            <w:vAlign w:val="center"/>
          </w:tcPr>
          <w:p w14:paraId="5E000346" w14:textId="77777777" w:rsidR="00C60D85" w:rsidRDefault="00000000">
            <w:pPr>
              <w:spacing w:after="0"/>
              <w:rPr>
                <w:ins w:id="6982" w:author="Sean de Noronha | DRG" w:date="2026-09-29T16:58:00Z" w16du:dateUtc="2026-09-29T14:58:00Z"/>
                <w:rFonts w:cs="Arial"/>
                <w:sz w:val="13"/>
                <w:szCs w:val="13"/>
              </w:rPr>
            </w:pPr>
            <w:ins w:id="6983" w:author="Sean de Noronha | DRG" w:date="2026-09-29T16:58:00Z" w16du:dateUtc="2026-09-29T14:58:00Z">
              <w:r>
                <w:rPr>
                  <w:rFonts w:cs="Arial"/>
                  <w:sz w:val="13"/>
                  <w:szCs w:val="13"/>
                </w:rPr>
                <w:t>2 m</w:t>
              </w:r>
            </w:ins>
          </w:p>
        </w:tc>
        <w:tc>
          <w:tcPr>
            <w:tcW w:w="880" w:type="dxa"/>
            <w:vAlign w:val="center"/>
          </w:tcPr>
          <w:p w14:paraId="5E000347" w14:textId="77777777" w:rsidR="00C60D85" w:rsidRDefault="00000000">
            <w:pPr>
              <w:spacing w:after="0"/>
              <w:rPr>
                <w:ins w:id="6984" w:author="Sean de Noronha | DRG" w:date="2026-09-29T16:58:00Z" w16du:dateUtc="2026-09-29T14:58:00Z"/>
                <w:rFonts w:cs="Arial"/>
                <w:sz w:val="13"/>
                <w:szCs w:val="13"/>
              </w:rPr>
            </w:pPr>
            <w:ins w:id="6985" w:author="Sean de Noronha | DRG" w:date="2026-09-29T16:58:00Z" w16du:dateUtc="2026-09-29T14:58:00Z">
              <w:r>
                <w:rPr>
                  <w:rFonts w:cs="Arial"/>
                  <w:sz w:val="13"/>
                  <w:szCs w:val="13"/>
                </w:rPr>
                <w:t>0.38</w:t>
              </w:r>
            </w:ins>
          </w:p>
        </w:tc>
        <w:tc>
          <w:tcPr>
            <w:tcW w:w="820" w:type="dxa"/>
            <w:vAlign w:val="center"/>
          </w:tcPr>
          <w:p w14:paraId="5E000348" w14:textId="77777777" w:rsidR="00C60D85" w:rsidRDefault="00000000">
            <w:pPr>
              <w:spacing w:after="0"/>
              <w:rPr>
                <w:ins w:id="6986" w:author="Sean de Noronha | DRG" w:date="2026-09-29T16:58:00Z" w16du:dateUtc="2026-09-29T14:58:00Z"/>
                <w:rFonts w:cs="Arial"/>
                <w:sz w:val="13"/>
                <w:szCs w:val="13"/>
              </w:rPr>
            </w:pPr>
            <w:ins w:id="6987" w:author="Sean de Noronha | DRG" w:date="2026-09-29T16:58:00Z" w16du:dateUtc="2026-09-29T14:58:00Z">
              <w:r>
                <w:rPr>
                  <w:rFonts w:cs="Arial"/>
                  <w:sz w:val="13"/>
                  <w:szCs w:val="13"/>
                </w:rPr>
                <w:t>194</w:t>
              </w:r>
            </w:ins>
          </w:p>
        </w:tc>
        <w:tc>
          <w:tcPr>
            <w:tcW w:w="1100" w:type="dxa"/>
            <w:vAlign w:val="center"/>
          </w:tcPr>
          <w:p w14:paraId="5E000349" w14:textId="77777777" w:rsidR="00C60D85" w:rsidRDefault="00000000">
            <w:pPr>
              <w:spacing w:after="0"/>
              <w:rPr>
                <w:ins w:id="6988" w:author="Sean de Noronha | DRG" w:date="2026-09-29T16:58:00Z" w16du:dateUtc="2026-09-29T14:58:00Z"/>
                <w:rFonts w:cs="Arial"/>
                <w:sz w:val="13"/>
                <w:szCs w:val="13"/>
              </w:rPr>
            </w:pPr>
            <w:ins w:id="6989" w:author="Sean de Noronha | DRG" w:date="2026-09-29T16:58:00Z" w16du:dateUtc="2026-09-29T14:58:00Z">
              <w:r>
                <w:rPr>
                  <w:rFonts w:cs="Arial"/>
                  <w:sz w:val="13"/>
                  <w:szCs w:val="13"/>
                </w:rPr>
                <w:t>153 (324)</w:t>
              </w:r>
            </w:ins>
          </w:p>
        </w:tc>
        <w:tc>
          <w:tcPr>
            <w:tcW w:w="700" w:type="dxa"/>
            <w:vAlign w:val="center"/>
          </w:tcPr>
          <w:p w14:paraId="5E00034A" w14:textId="77777777" w:rsidR="00C60D85" w:rsidRDefault="00000000">
            <w:pPr>
              <w:spacing w:after="0"/>
              <w:rPr>
                <w:ins w:id="6990" w:author="Sean de Noronha | DRG" w:date="2026-09-29T16:58:00Z" w16du:dateUtc="2026-09-29T14:58:00Z"/>
                <w:rFonts w:cs="Arial"/>
                <w:sz w:val="13"/>
                <w:szCs w:val="13"/>
              </w:rPr>
            </w:pPr>
            <w:ins w:id="6991" w:author="Sean de Noronha | DRG" w:date="2026-09-29T16:58:00Z" w16du:dateUtc="2026-09-29T14:58:00Z">
              <w:r>
                <w:rPr>
                  <w:rFonts w:cs="Arial"/>
                  <w:sz w:val="13"/>
                  <w:szCs w:val="13"/>
                </w:rPr>
                <w:t>12.4</w:t>
              </w:r>
            </w:ins>
          </w:p>
        </w:tc>
      </w:tr>
      <w:tr w:rsidR="00C60D85" w14:paraId="55E67041" w14:textId="77777777">
        <w:trPr>
          <w:jc w:val="center"/>
          <w:ins w:id="6992" w:author="Sean de Noronha | DRG" w:date="2026-09-29T16:58:00Z"/>
        </w:trPr>
        <w:tc>
          <w:tcPr>
            <w:tcW w:w="560" w:type="dxa"/>
            <w:vAlign w:val="center"/>
          </w:tcPr>
          <w:p w14:paraId="5E00034B" w14:textId="77777777" w:rsidR="00C60D85" w:rsidRDefault="00000000">
            <w:pPr>
              <w:spacing w:after="0"/>
              <w:rPr>
                <w:ins w:id="6993" w:author="Sean de Noronha | DRG" w:date="2026-09-29T16:58:00Z" w16du:dateUtc="2026-09-29T14:58:00Z"/>
                <w:rFonts w:cs="Arial"/>
                <w:sz w:val="13"/>
                <w:szCs w:val="13"/>
              </w:rPr>
            </w:pPr>
            <w:ins w:id="6994" w:author="Sean de Noronha | DRG" w:date="2026-09-29T16:58:00Z" w16du:dateUtc="2026-09-29T14:58:00Z">
              <w:r>
                <w:rPr>
                  <w:rFonts w:cs="Arial"/>
                  <w:sz w:val="13"/>
                  <w:szCs w:val="13"/>
                </w:rPr>
                <w:lastRenderedPageBreak/>
                <w:t>28</w:t>
              </w:r>
            </w:ins>
          </w:p>
        </w:tc>
        <w:tc>
          <w:tcPr>
            <w:tcW w:w="500" w:type="dxa"/>
            <w:vAlign w:val="center"/>
          </w:tcPr>
          <w:p w14:paraId="5E00034C" w14:textId="77777777" w:rsidR="00C60D85" w:rsidRDefault="00000000">
            <w:pPr>
              <w:spacing w:after="0"/>
              <w:rPr>
                <w:ins w:id="6995" w:author="Sean de Noronha | DRG" w:date="2026-09-29T16:58:00Z" w16du:dateUtc="2026-09-29T14:58:00Z"/>
                <w:rFonts w:cs="Arial"/>
                <w:sz w:val="13"/>
                <w:szCs w:val="13"/>
              </w:rPr>
            </w:pPr>
            <w:ins w:id="6996" w:author="Sean de Noronha | DRG" w:date="2026-09-29T16:58:00Z" w16du:dateUtc="2026-09-29T14:58:00Z">
              <w:r>
                <w:rPr>
                  <w:rFonts w:cs="Arial"/>
                  <w:sz w:val="13"/>
                  <w:szCs w:val="13"/>
                </w:rPr>
                <w:t>T1</w:t>
              </w:r>
            </w:ins>
          </w:p>
        </w:tc>
        <w:tc>
          <w:tcPr>
            <w:tcW w:w="660" w:type="dxa"/>
            <w:vAlign w:val="center"/>
          </w:tcPr>
          <w:p w14:paraId="5E00034D" w14:textId="77777777" w:rsidR="00C60D85" w:rsidRDefault="00000000">
            <w:pPr>
              <w:spacing w:after="0"/>
              <w:rPr>
                <w:ins w:id="6997" w:author="Sean de Noronha | DRG" w:date="2026-09-29T16:58:00Z" w16du:dateUtc="2026-09-29T14:58:00Z"/>
                <w:rFonts w:cs="Arial"/>
                <w:sz w:val="13"/>
                <w:szCs w:val="13"/>
              </w:rPr>
            </w:pPr>
            <w:ins w:id="6998" w:author="Sean de Noronha | DRG" w:date="2026-09-29T16:58:00Z" w16du:dateUtc="2026-09-29T14:58:00Z">
              <w:r>
                <w:rPr>
                  <w:rFonts w:cs="Arial"/>
                  <w:sz w:val="13"/>
                  <w:szCs w:val="13"/>
                </w:rPr>
                <w:t>1</w:t>
              </w:r>
            </w:ins>
          </w:p>
        </w:tc>
        <w:tc>
          <w:tcPr>
            <w:tcW w:w="1920" w:type="dxa"/>
            <w:vAlign w:val="center"/>
          </w:tcPr>
          <w:p w14:paraId="5E00034E" w14:textId="77777777" w:rsidR="00C60D85" w:rsidRDefault="00000000">
            <w:pPr>
              <w:spacing w:after="0"/>
              <w:rPr>
                <w:ins w:id="6999" w:author="Sean de Noronha | DRG" w:date="2026-09-29T16:58:00Z" w16du:dateUtc="2026-09-29T14:58:00Z"/>
                <w:rFonts w:cs="Arial"/>
                <w:sz w:val="13"/>
                <w:szCs w:val="13"/>
              </w:rPr>
            </w:pPr>
            <w:ins w:id="7000" w:author="Sean de Noronha | DRG" w:date="2026-09-29T16:58:00Z" w16du:dateUtc="2026-09-29T14:58:00Z">
              <w:r>
                <w:rPr>
                  <w:rFonts w:cs="Arial"/>
                  <w:sz w:val="13"/>
                  <w:szCs w:val="13"/>
                </w:rPr>
                <w:t>CSST, Manufacturer C, EHD 18</w:t>
              </w:r>
            </w:ins>
          </w:p>
        </w:tc>
        <w:tc>
          <w:tcPr>
            <w:tcW w:w="520" w:type="dxa"/>
            <w:vAlign w:val="center"/>
          </w:tcPr>
          <w:p w14:paraId="5E00034F" w14:textId="77777777" w:rsidR="00C60D85" w:rsidRDefault="00000000">
            <w:pPr>
              <w:spacing w:after="0"/>
              <w:rPr>
                <w:ins w:id="7001" w:author="Sean de Noronha | DRG" w:date="2026-09-29T16:58:00Z" w16du:dateUtc="2026-09-29T14:58:00Z"/>
                <w:rFonts w:cs="Arial"/>
                <w:sz w:val="13"/>
                <w:szCs w:val="13"/>
              </w:rPr>
            </w:pPr>
            <w:ins w:id="7002" w:author="Sean de Noronha | DRG" w:date="2026-09-29T16:58:00Z" w16du:dateUtc="2026-09-29T14:58:00Z">
              <w:r>
                <w:rPr>
                  <w:rFonts w:cs="Arial"/>
                  <w:sz w:val="13"/>
                  <w:szCs w:val="13"/>
                </w:rPr>
                <w:t>He</w:t>
              </w:r>
            </w:ins>
          </w:p>
        </w:tc>
        <w:tc>
          <w:tcPr>
            <w:tcW w:w="900" w:type="dxa"/>
            <w:vAlign w:val="center"/>
          </w:tcPr>
          <w:p w14:paraId="5E000350" w14:textId="77777777" w:rsidR="00C60D85" w:rsidRDefault="00000000">
            <w:pPr>
              <w:spacing w:after="0"/>
              <w:rPr>
                <w:ins w:id="7003" w:author="Sean de Noronha | DRG" w:date="2026-09-29T16:58:00Z" w16du:dateUtc="2026-09-29T14:58:00Z"/>
                <w:rFonts w:cs="Arial"/>
                <w:sz w:val="13"/>
                <w:szCs w:val="13"/>
              </w:rPr>
            </w:pPr>
            <w:ins w:id="7004" w:author="Sean de Noronha | DRG" w:date="2026-09-29T16:58:00Z" w16du:dateUtc="2026-09-29T14:58:00Z">
              <w:r>
                <w:rPr>
                  <w:rFonts w:cs="Arial"/>
                  <w:sz w:val="13"/>
                  <w:szCs w:val="13"/>
                </w:rPr>
                <w:t>2,300</w:t>
              </w:r>
            </w:ins>
          </w:p>
        </w:tc>
        <w:tc>
          <w:tcPr>
            <w:tcW w:w="800" w:type="dxa"/>
            <w:vAlign w:val="center"/>
          </w:tcPr>
          <w:p w14:paraId="5E000351" w14:textId="77777777" w:rsidR="00C60D85" w:rsidRDefault="00000000">
            <w:pPr>
              <w:spacing w:after="0"/>
              <w:rPr>
                <w:ins w:id="7005" w:author="Sean de Noronha | DRG" w:date="2026-09-29T16:58:00Z" w16du:dateUtc="2026-09-29T14:58:00Z"/>
                <w:rFonts w:cs="Arial"/>
                <w:sz w:val="13"/>
                <w:szCs w:val="13"/>
              </w:rPr>
            </w:pPr>
            <w:ins w:id="7006" w:author="Sean de Noronha | DRG" w:date="2026-09-29T16:58:00Z" w16du:dateUtc="2026-09-29T14:58:00Z">
              <w:r>
                <w:rPr>
                  <w:rFonts w:cs="Arial"/>
                  <w:sz w:val="13"/>
                  <w:szCs w:val="13"/>
                </w:rPr>
                <w:t>0.5 m</w:t>
              </w:r>
            </w:ins>
          </w:p>
        </w:tc>
        <w:tc>
          <w:tcPr>
            <w:tcW w:w="880" w:type="dxa"/>
            <w:vAlign w:val="center"/>
          </w:tcPr>
          <w:p w14:paraId="5E000352" w14:textId="77777777" w:rsidR="00C60D85" w:rsidRDefault="00000000">
            <w:pPr>
              <w:spacing w:after="0"/>
              <w:rPr>
                <w:ins w:id="7007" w:author="Sean de Noronha | DRG" w:date="2026-09-29T16:58:00Z" w16du:dateUtc="2026-09-29T14:58:00Z"/>
                <w:rFonts w:cs="Arial"/>
                <w:sz w:val="13"/>
                <w:szCs w:val="13"/>
              </w:rPr>
            </w:pPr>
            <w:ins w:id="7008" w:author="Sean de Noronha | DRG" w:date="2026-09-29T16:58:00Z" w16du:dateUtc="2026-09-29T14:58:00Z">
              <w:r>
                <w:rPr>
                  <w:rFonts w:cs="Arial"/>
                  <w:sz w:val="13"/>
                  <w:szCs w:val="13"/>
                </w:rPr>
                <w:t>0.30</w:t>
              </w:r>
            </w:ins>
          </w:p>
        </w:tc>
        <w:tc>
          <w:tcPr>
            <w:tcW w:w="820" w:type="dxa"/>
            <w:vAlign w:val="center"/>
          </w:tcPr>
          <w:p w14:paraId="5E000353" w14:textId="77777777" w:rsidR="00C60D85" w:rsidRDefault="00000000">
            <w:pPr>
              <w:spacing w:after="0"/>
              <w:rPr>
                <w:ins w:id="7009" w:author="Sean de Noronha | DRG" w:date="2026-09-29T16:58:00Z" w16du:dateUtc="2026-09-29T14:58:00Z"/>
                <w:rFonts w:cs="Arial"/>
                <w:sz w:val="13"/>
                <w:szCs w:val="13"/>
              </w:rPr>
            </w:pPr>
            <w:ins w:id="7010" w:author="Sean de Noronha | DRG" w:date="2026-09-29T16:58:00Z" w16du:dateUtc="2026-09-29T14:58:00Z">
              <w:r>
                <w:rPr>
                  <w:rFonts w:cs="Arial"/>
                  <w:sz w:val="13"/>
                  <w:szCs w:val="13"/>
                </w:rPr>
                <w:t>103</w:t>
              </w:r>
            </w:ins>
          </w:p>
        </w:tc>
        <w:tc>
          <w:tcPr>
            <w:tcW w:w="1100" w:type="dxa"/>
            <w:vAlign w:val="center"/>
          </w:tcPr>
          <w:p w14:paraId="5E000354" w14:textId="77777777" w:rsidR="00C60D85" w:rsidRDefault="00000000">
            <w:pPr>
              <w:spacing w:after="0"/>
              <w:rPr>
                <w:ins w:id="7011" w:author="Sean de Noronha | DRG" w:date="2026-09-29T16:58:00Z" w16du:dateUtc="2026-09-29T14:58:00Z"/>
                <w:rFonts w:cs="Arial"/>
                <w:sz w:val="13"/>
                <w:szCs w:val="13"/>
              </w:rPr>
            </w:pPr>
            <w:ins w:id="7012" w:author="Sean de Noronha | DRG" w:date="2026-09-29T16:58:00Z" w16du:dateUtc="2026-09-29T14:58:00Z">
              <w:r>
                <w:rPr>
                  <w:rFonts w:cs="Arial"/>
                  <w:sz w:val="13"/>
                  <w:szCs w:val="13"/>
                </w:rPr>
                <w:t>201 (426)</w:t>
              </w:r>
            </w:ins>
          </w:p>
        </w:tc>
        <w:tc>
          <w:tcPr>
            <w:tcW w:w="700" w:type="dxa"/>
            <w:vAlign w:val="center"/>
          </w:tcPr>
          <w:p w14:paraId="5E000355" w14:textId="77777777" w:rsidR="00C60D85" w:rsidRDefault="00000000">
            <w:pPr>
              <w:spacing w:after="0"/>
              <w:rPr>
                <w:ins w:id="7013" w:author="Sean de Noronha | DRG" w:date="2026-09-29T16:58:00Z" w16du:dateUtc="2026-09-29T14:58:00Z"/>
                <w:rFonts w:cs="Arial"/>
                <w:sz w:val="13"/>
                <w:szCs w:val="13"/>
              </w:rPr>
            </w:pPr>
            <w:ins w:id="7014" w:author="Sean de Noronha | DRG" w:date="2026-09-29T16:58:00Z" w16du:dateUtc="2026-09-29T14:58:00Z">
              <w:r>
                <w:rPr>
                  <w:rFonts w:cs="Arial"/>
                  <w:sz w:val="13"/>
                  <w:szCs w:val="13"/>
                </w:rPr>
                <w:t>16.3</w:t>
              </w:r>
            </w:ins>
          </w:p>
        </w:tc>
      </w:tr>
      <w:tr w:rsidR="00C60D85" w14:paraId="046D582A" w14:textId="77777777">
        <w:trPr>
          <w:jc w:val="center"/>
          <w:ins w:id="7015" w:author="Sean de Noronha | DRG" w:date="2026-09-29T16:58:00Z"/>
        </w:trPr>
        <w:tc>
          <w:tcPr>
            <w:tcW w:w="560" w:type="dxa"/>
            <w:vAlign w:val="center"/>
          </w:tcPr>
          <w:p w14:paraId="5E000356" w14:textId="77777777" w:rsidR="00C60D85" w:rsidRDefault="00000000">
            <w:pPr>
              <w:spacing w:after="0"/>
              <w:rPr>
                <w:ins w:id="7016" w:author="Sean de Noronha | DRG" w:date="2026-09-29T16:58:00Z" w16du:dateUtc="2026-09-29T14:58:00Z"/>
                <w:rFonts w:cs="Arial"/>
                <w:sz w:val="13"/>
                <w:szCs w:val="13"/>
              </w:rPr>
            </w:pPr>
            <w:ins w:id="7017" w:author="Sean de Noronha | DRG" w:date="2026-09-29T16:58:00Z" w16du:dateUtc="2026-09-29T14:58:00Z">
              <w:r>
                <w:rPr>
                  <w:rFonts w:cs="Arial"/>
                  <w:sz w:val="13"/>
                  <w:szCs w:val="13"/>
                </w:rPr>
                <w:t>29</w:t>
              </w:r>
            </w:ins>
          </w:p>
        </w:tc>
        <w:tc>
          <w:tcPr>
            <w:tcW w:w="500" w:type="dxa"/>
            <w:vAlign w:val="center"/>
          </w:tcPr>
          <w:p w14:paraId="5E000357" w14:textId="77777777" w:rsidR="00C60D85" w:rsidRDefault="00000000">
            <w:pPr>
              <w:spacing w:after="0"/>
              <w:rPr>
                <w:ins w:id="7018" w:author="Sean de Noronha | DRG" w:date="2026-09-29T16:58:00Z" w16du:dateUtc="2026-09-29T14:58:00Z"/>
                <w:rFonts w:cs="Arial"/>
                <w:sz w:val="13"/>
                <w:szCs w:val="13"/>
              </w:rPr>
            </w:pPr>
            <w:ins w:id="7019" w:author="Sean de Noronha | DRG" w:date="2026-09-29T16:58:00Z" w16du:dateUtc="2026-09-29T14:58:00Z">
              <w:r>
                <w:rPr>
                  <w:rFonts w:cs="Arial"/>
                  <w:sz w:val="13"/>
                  <w:szCs w:val="13"/>
                </w:rPr>
                <w:t>T1</w:t>
              </w:r>
            </w:ins>
          </w:p>
        </w:tc>
        <w:tc>
          <w:tcPr>
            <w:tcW w:w="660" w:type="dxa"/>
            <w:vAlign w:val="center"/>
          </w:tcPr>
          <w:p w14:paraId="5E000358" w14:textId="77777777" w:rsidR="00C60D85" w:rsidRDefault="00000000">
            <w:pPr>
              <w:spacing w:after="0"/>
              <w:rPr>
                <w:ins w:id="7020" w:author="Sean de Noronha | DRG" w:date="2026-09-29T16:58:00Z" w16du:dateUtc="2026-09-29T14:58:00Z"/>
                <w:rFonts w:cs="Arial"/>
                <w:sz w:val="13"/>
                <w:szCs w:val="13"/>
              </w:rPr>
            </w:pPr>
            <w:ins w:id="7021" w:author="Sean de Noronha | DRG" w:date="2026-09-29T16:58:00Z" w16du:dateUtc="2026-09-29T14:58:00Z">
              <w:r>
                <w:rPr>
                  <w:rFonts w:cs="Arial"/>
                  <w:sz w:val="13"/>
                  <w:szCs w:val="13"/>
                </w:rPr>
                <w:t>1</w:t>
              </w:r>
            </w:ins>
          </w:p>
        </w:tc>
        <w:tc>
          <w:tcPr>
            <w:tcW w:w="1920" w:type="dxa"/>
            <w:vAlign w:val="center"/>
          </w:tcPr>
          <w:p w14:paraId="5E000359" w14:textId="77777777" w:rsidR="00C60D85" w:rsidRDefault="00000000">
            <w:pPr>
              <w:spacing w:after="0"/>
              <w:rPr>
                <w:ins w:id="7022" w:author="Sean de Noronha | DRG" w:date="2026-09-29T16:58:00Z" w16du:dateUtc="2026-09-29T14:58:00Z"/>
                <w:rFonts w:cs="Arial"/>
                <w:sz w:val="13"/>
                <w:szCs w:val="13"/>
              </w:rPr>
            </w:pPr>
            <w:ins w:id="7023" w:author="Sean de Noronha | DRG" w:date="2026-09-29T16:58:00Z" w16du:dateUtc="2026-09-29T14:58:00Z">
              <w:r>
                <w:rPr>
                  <w:rFonts w:cs="Arial"/>
                  <w:sz w:val="13"/>
                  <w:szCs w:val="13"/>
                </w:rPr>
                <w:t>CSST, Manufacturer C, EHD 18</w:t>
              </w:r>
            </w:ins>
          </w:p>
        </w:tc>
        <w:tc>
          <w:tcPr>
            <w:tcW w:w="520" w:type="dxa"/>
            <w:vAlign w:val="center"/>
          </w:tcPr>
          <w:p w14:paraId="5E00035A" w14:textId="77777777" w:rsidR="00C60D85" w:rsidRDefault="00000000">
            <w:pPr>
              <w:spacing w:after="0"/>
              <w:rPr>
                <w:ins w:id="7024" w:author="Sean de Noronha | DRG" w:date="2026-09-29T16:58:00Z" w16du:dateUtc="2026-09-29T14:58:00Z"/>
                <w:rFonts w:cs="Arial"/>
                <w:sz w:val="13"/>
                <w:szCs w:val="13"/>
              </w:rPr>
            </w:pPr>
            <w:ins w:id="7025" w:author="Sean de Noronha | DRG" w:date="2026-09-29T16:58:00Z" w16du:dateUtc="2026-09-29T14:58:00Z">
              <w:r>
                <w:rPr>
                  <w:rFonts w:cs="Arial"/>
                  <w:sz w:val="13"/>
                  <w:szCs w:val="13"/>
                </w:rPr>
                <w:t>He</w:t>
              </w:r>
            </w:ins>
          </w:p>
        </w:tc>
        <w:tc>
          <w:tcPr>
            <w:tcW w:w="900" w:type="dxa"/>
            <w:vAlign w:val="center"/>
          </w:tcPr>
          <w:p w14:paraId="5E00035B" w14:textId="77777777" w:rsidR="00C60D85" w:rsidRDefault="00000000">
            <w:pPr>
              <w:spacing w:after="0"/>
              <w:rPr>
                <w:ins w:id="7026" w:author="Sean de Noronha | DRG" w:date="2026-09-29T16:58:00Z" w16du:dateUtc="2026-09-29T14:58:00Z"/>
                <w:rFonts w:cs="Arial"/>
                <w:sz w:val="13"/>
                <w:szCs w:val="13"/>
              </w:rPr>
            </w:pPr>
            <w:ins w:id="7027" w:author="Sean de Noronha | DRG" w:date="2026-09-29T16:58:00Z" w16du:dateUtc="2026-09-29T14:58:00Z">
              <w:r>
                <w:rPr>
                  <w:rFonts w:cs="Arial"/>
                  <w:sz w:val="13"/>
                  <w:szCs w:val="13"/>
                </w:rPr>
                <w:t>3,000</w:t>
              </w:r>
            </w:ins>
          </w:p>
        </w:tc>
        <w:tc>
          <w:tcPr>
            <w:tcW w:w="800" w:type="dxa"/>
            <w:vAlign w:val="center"/>
          </w:tcPr>
          <w:p w14:paraId="5E00035C" w14:textId="77777777" w:rsidR="00C60D85" w:rsidRDefault="00000000">
            <w:pPr>
              <w:spacing w:after="0"/>
              <w:rPr>
                <w:ins w:id="7028" w:author="Sean de Noronha | DRG" w:date="2026-09-29T16:58:00Z" w16du:dateUtc="2026-09-29T14:58:00Z"/>
                <w:rFonts w:cs="Arial"/>
                <w:sz w:val="13"/>
                <w:szCs w:val="13"/>
              </w:rPr>
            </w:pPr>
            <w:ins w:id="7029" w:author="Sean de Noronha | DRG" w:date="2026-09-29T16:58:00Z" w16du:dateUtc="2026-09-29T14:58:00Z">
              <w:r>
                <w:rPr>
                  <w:rFonts w:cs="Arial"/>
                  <w:sz w:val="13"/>
                  <w:szCs w:val="13"/>
                </w:rPr>
                <w:t>0.5 m</w:t>
              </w:r>
            </w:ins>
          </w:p>
        </w:tc>
        <w:tc>
          <w:tcPr>
            <w:tcW w:w="880" w:type="dxa"/>
            <w:vAlign w:val="center"/>
          </w:tcPr>
          <w:p w14:paraId="5E00035D" w14:textId="77777777" w:rsidR="00C60D85" w:rsidRDefault="00000000">
            <w:pPr>
              <w:spacing w:after="0"/>
              <w:rPr>
                <w:ins w:id="7030" w:author="Sean de Noronha | DRG" w:date="2026-09-29T16:58:00Z" w16du:dateUtc="2026-09-29T14:58:00Z"/>
                <w:rFonts w:cs="Arial"/>
                <w:sz w:val="13"/>
                <w:szCs w:val="13"/>
              </w:rPr>
            </w:pPr>
            <w:ins w:id="7031" w:author="Sean de Noronha | DRG" w:date="2026-09-29T16:58:00Z" w16du:dateUtc="2026-09-29T14:58:00Z">
              <w:r>
                <w:rPr>
                  <w:rFonts w:cs="Arial"/>
                  <w:sz w:val="13"/>
                  <w:szCs w:val="13"/>
                </w:rPr>
                <w:t>0.55</w:t>
              </w:r>
            </w:ins>
          </w:p>
        </w:tc>
        <w:tc>
          <w:tcPr>
            <w:tcW w:w="820" w:type="dxa"/>
            <w:vAlign w:val="center"/>
          </w:tcPr>
          <w:p w14:paraId="5E00035E" w14:textId="77777777" w:rsidR="00C60D85" w:rsidRDefault="00000000">
            <w:pPr>
              <w:spacing w:after="0"/>
              <w:rPr>
                <w:ins w:id="7032" w:author="Sean de Noronha | DRG" w:date="2026-09-29T16:58:00Z" w16du:dateUtc="2026-09-29T14:58:00Z"/>
                <w:rFonts w:cs="Arial"/>
                <w:sz w:val="13"/>
                <w:szCs w:val="13"/>
              </w:rPr>
            </w:pPr>
            <w:ins w:id="7033" w:author="Sean de Noronha | DRG" w:date="2026-09-29T16:58:00Z" w16du:dateUtc="2026-09-29T14:58:00Z">
              <w:r>
                <w:rPr>
                  <w:rFonts w:cs="Arial"/>
                  <w:sz w:val="13"/>
                  <w:szCs w:val="13"/>
                </w:rPr>
                <w:t>185</w:t>
              </w:r>
            </w:ins>
          </w:p>
        </w:tc>
        <w:tc>
          <w:tcPr>
            <w:tcW w:w="1100" w:type="dxa"/>
            <w:vAlign w:val="center"/>
          </w:tcPr>
          <w:p w14:paraId="5E00035F" w14:textId="77777777" w:rsidR="00C60D85" w:rsidRDefault="00000000">
            <w:pPr>
              <w:spacing w:after="0"/>
              <w:rPr>
                <w:ins w:id="7034" w:author="Sean de Noronha | DRG" w:date="2026-09-29T16:58:00Z" w16du:dateUtc="2026-09-29T14:58:00Z"/>
                <w:rFonts w:cs="Arial"/>
                <w:sz w:val="13"/>
                <w:szCs w:val="13"/>
              </w:rPr>
            </w:pPr>
            <w:ins w:id="7035" w:author="Sean de Noronha | DRG" w:date="2026-09-29T16:58:00Z" w16du:dateUtc="2026-09-29T14:58:00Z">
              <w:r>
                <w:rPr>
                  <w:rFonts w:cs="Arial"/>
                  <w:sz w:val="13"/>
                  <w:szCs w:val="13"/>
                </w:rPr>
                <w:t>262 (556)</w:t>
              </w:r>
            </w:ins>
          </w:p>
        </w:tc>
        <w:tc>
          <w:tcPr>
            <w:tcW w:w="700" w:type="dxa"/>
            <w:vAlign w:val="center"/>
          </w:tcPr>
          <w:p w14:paraId="5E000360" w14:textId="77777777" w:rsidR="00C60D85" w:rsidRDefault="00000000">
            <w:pPr>
              <w:spacing w:after="0"/>
              <w:rPr>
                <w:ins w:id="7036" w:author="Sean de Noronha | DRG" w:date="2026-09-29T16:58:00Z" w16du:dateUtc="2026-09-29T14:58:00Z"/>
                <w:rFonts w:cs="Arial"/>
                <w:sz w:val="13"/>
                <w:szCs w:val="13"/>
              </w:rPr>
            </w:pPr>
            <w:ins w:id="7037" w:author="Sean de Noronha | DRG" w:date="2026-09-29T16:58:00Z" w16du:dateUtc="2026-09-29T14:58:00Z">
              <w:r>
                <w:rPr>
                  <w:rFonts w:cs="Arial"/>
                  <w:sz w:val="13"/>
                  <w:szCs w:val="13"/>
                </w:rPr>
                <w:t>21.3</w:t>
              </w:r>
            </w:ins>
          </w:p>
        </w:tc>
      </w:tr>
      <w:tr w:rsidR="00C60D85" w14:paraId="71DC01F8" w14:textId="77777777">
        <w:trPr>
          <w:jc w:val="center"/>
          <w:ins w:id="7038" w:author="Sean de Noronha | DRG" w:date="2026-09-29T16:58:00Z"/>
        </w:trPr>
        <w:tc>
          <w:tcPr>
            <w:tcW w:w="560" w:type="dxa"/>
            <w:vAlign w:val="center"/>
          </w:tcPr>
          <w:p w14:paraId="5E000361" w14:textId="77777777" w:rsidR="00C60D85" w:rsidRDefault="00000000">
            <w:pPr>
              <w:spacing w:after="0"/>
              <w:rPr>
                <w:ins w:id="7039" w:author="Sean de Noronha | DRG" w:date="2026-09-29T16:58:00Z" w16du:dateUtc="2026-09-29T14:58:00Z"/>
                <w:rFonts w:cs="Arial"/>
                <w:sz w:val="13"/>
                <w:szCs w:val="13"/>
              </w:rPr>
            </w:pPr>
            <w:ins w:id="7040" w:author="Sean de Noronha | DRG" w:date="2026-09-29T16:58:00Z" w16du:dateUtc="2026-09-29T14:58:00Z">
              <w:r>
                <w:rPr>
                  <w:rFonts w:cs="Arial"/>
                  <w:sz w:val="13"/>
                  <w:szCs w:val="13"/>
                </w:rPr>
                <w:t>30</w:t>
              </w:r>
            </w:ins>
          </w:p>
        </w:tc>
        <w:tc>
          <w:tcPr>
            <w:tcW w:w="500" w:type="dxa"/>
            <w:vAlign w:val="center"/>
          </w:tcPr>
          <w:p w14:paraId="5E000362" w14:textId="77777777" w:rsidR="00C60D85" w:rsidRDefault="00000000">
            <w:pPr>
              <w:spacing w:after="0"/>
              <w:rPr>
                <w:ins w:id="7041" w:author="Sean de Noronha | DRG" w:date="2026-09-29T16:58:00Z" w16du:dateUtc="2026-09-29T14:58:00Z"/>
                <w:rFonts w:cs="Arial"/>
                <w:sz w:val="13"/>
                <w:szCs w:val="13"/>
              </w:rPr>
            </w:pPr>
            <w:ins w:id="7042" w:author="Sean de Noronha | DRG" w:date="2026-09-29T16:58:00Z" w16du:dateUtc="2026-09-29T14:58:00Z">
              <w:r>
                <w:rPr>
                  <w:rFonts w:cs="Arial"/>
                  <w:sz w:val="13"/>
                  <w:szCs w:val="13"/>
                </w:rPr>
                <w:t>T1</w:t>
              </w:r>
            </w:ins>
          </w:p>
        </w:tc>
        <w:tc>
          <w:tcPr>
            <w:tcW w:w="660" w:type="dxa"/>
            <w:vAlign w:val="center"/>
          </w:tcPr>
          <w:p w14:paraId="5E000363" w14:textId="77777777" w:rsidR="00C60D85" w:rsidRDefault="00000000">
            <w:pPr>
              <w:spacing w:after="0"/>
              <w:rPr>
                <w:ins w:id="7043" w:author="Sean de Noronha | DRG" w:date="2026-09-29T16:58:00Z" w16du:dateUtc="2026-09-29T14:58:00Z"/>
                <w:rFonts w:cs="Arial"/>
                <w:sz w:val="13"/>
                <w:szCs w:val="13"/>
              </w:rPr>
            </w:pPr>
            <w:ins w:id="7044" w:author="Sean de Noronha | DRG" w:date="2026-09-29T16:58:00Z" w16du:dateUtc="2026-09-29T14:58:00Z">
              <w:r>
                <w:rPr>
                  <w:rFonts w:cs="Arial"/>
                  <w:sz w:val="13"/>
                  <w:szCs w:val="13"/>
                </w:rPr>
                <w:t>1</w:t>
              </w:r>
            </w:ins>
          </w:p>
        </w:tc>
        <w:tc>
          <w:tcPr>
            <w:tcW w:w="1920" w:type="dxa"/>
            <w:vAlign w:val="center"/>
          </w:tcPr>
          <w:p w14:paraId="5E000364" w14:textId="77777777" w:rsidR="00C60D85" w:rsidRDefault="00000000">
            <w:pPr>
              <w:spacing w:after="0"/>
              <w:rPr>
                <w:ins w:id="7045" w:author="Sean de Noronha | DRG" w:date="2026-09-29T16:58:00Z" w16du:dateUtc="2026-09-29T14:58:00Z"/>
                <w:rFonts w:cs="Arial"/>
                <w:sz w:val="13"/>
                <w:szCs w:val="13"/>
              </w:rPr>
            </w:pPr>
            <w:ins w:id="7046" w:author="Sean de Noronha | DRG" w:date="2026-09-29T16:58:00Z" w16du:dateUtc="2026-09-29T14:58:00Z">
              <w:r>
                <w:rPr>
                  <w:rFonts w:cs="Arial"/>
                  <w:sz w:val="13"/>
                  <w:szCs w:val="13"/>
                </w:rPr>
                <w:t>CSST, Manufacturer C, EHD 18</w:t>
              </w:r>
            </w:ins>
          </w:p>
        </w:tc>
        <w:tc>
          <w:tcPr>
            <w:tcW w:w="520" w:type="dxa"/>
            <w:vAlign w:val="center"/>
          </w:tcPr>
          <w:p w14:paraId="5E000365" w14:textId="77777777" w:rsidR="00C60D85" w:rsidRDefault="00000000">
            <w:pPr>
              <w:spacing w:after="0"/>
              <w:rPr>
                <w:ins w:id="7047" w:author="Sean de Noronha | DRG" w:date="2026-09-29T16:58:00Z" w16du:dateUtc="2026-09-29T14:58:00Z"/>
                <w:rFonts w:cs="Arial"/>
                <w:sz w:val="13"/>
                <w:szCs w:val="13"/>
              </w:rPr>
            </w:pPr>
            <w:ins w:id="7048" w:author="Sean de Noronha | DRG" w:date="2026-09-29T16:58:00Z" w16du:dateUtc="2026-09-29T14:58:00Z">
              <w:r>
                <w:rPr>
                  <w:rFonts w:cs="Arial"/>
                  <w:sz w:val="13"/>
                  <w:szCs w:val="13"/>
                </w:rPr>
                <w:t>He</w:t>
              </w:r>
            </w:ins>
          </w:p>
        </w:tc>
        <w:tc>
          <w:tcPr>
            <w:tcW w:w="900" w:type="dxa"/>
            <w:vAlign w:val="center"/>
          </w:tcPr>
          <w:p w14:paraId="5E000366" w14:textId="77777777" w:rsidR="00C60D85" w:rsidRDefault="00000000">
            <w:pPr>
              <w:spacing w:after="0"/>
              <w:rPr>
                <w:ins w:id="7049" w:author="Sean de Noronha | DRG" w:date="2026-09-29T16:58:00Z" w16du:dateUtc="2026-09-29T14:58:00Z"/>
                <w:rFonts w:cs="Arial"/>
                <w:sz w:val="13"/>
                <w:szCs w:val="13"/>
              </w:rPr>
            </w:pPr>
            <w:ins w:id="7050" w:author="Sean de Noronha | DRG" w:date="2026-09-29T16:58:00Z" w16du:dateUtc="2026-09-29T14:58:00Z">
              <w:r>
                <w:rPr>
                  <w:rFonts w:cs="Arial"/>
                  <w:sz w:val="13"/>
                  <w:szCs w:val="13"/>
                </w:rPr>
                <w:t>4,000</w:t>
              </w:r>
            </w:ins>
          </w:p>
        </w:tc>
        <w:tc>
          <w:tcPr>
            <w:tcW w:w="800" w:type="dxa"/>
            <w:vAlign w:val="center"/>
          </w:tcPr>
          <w:p w14:paraId="5E000367" w14:textId="77777777" w:rsidR="00C60D85" w:rsidRDefault="00000000">
            <w:pPr>
              <w:spacing w:after="0"/>
              <w:rPr>
                <w:ins w:id="7051" w:author="Sean de Noronha | DRG" w:date="2026-09-29T16:58:00Z" w16du:dateUtc="2026-09-29T14:58:00Z"/>
                <w:rFonts w:cs="Arial"/>
                <w:sz w:val="13"/>
                <w:szCs w:val="13"/>
              </w:rPr>
            </w:pPr>
            <w:ins w:id="7052" w:author="Sean de Noronha | DRG" w:date="2026-09-29T16:58:00Z" w16du:dateUtc="2026-09-29T14:58:00Z">
              <w:r>
                <w:rPr>
                  <w:rFonts w:cs="Arial"/>
                  <w:sz w:val="13"/>
                  <w:szCs w:val="13"/>
                </w:rPr>
                <w:t>0.5 m</w:t>
              </w:r>
            </w:ins>
          </w:p>
        </w:tc>
        <w:tc>
          <w:tcPr>
            <w:tcW w:w="880" w:type="dxa"/>
            <w:vAlign w:val="center"/>
          </w:tcPr>
          <w:p w14:paraId="5E000368" w14:textId="77777777" w:rsidR="00C60D85" w:rsidRDefault="00000000">
            <w:pPr>
              <w:spacing w:after="0"/>
              <w:rPr>
                <w:ins w:id="7053" w:author="Sean de Noronha | DRG" w:date="2026-09-29T16:58:00Z" w16du:dateUtc="2026-09-29T14:58:00Z"/>
                <w:rFonts w:cs="Arial"/>
                <w:sz w:val="13"/>
                <w:szCs w:val="13"/>
              </w:rPr>
            </w:pPr>
            <w:ins w:id="7054" w:author="Sean de Noronha | DRG" w:date="2026-09-29T16:58:00Z" w16du:dateUtc="2026-09-29T14:58:00Z">
              <w:r>
                <w:rPr>
                  <w:rFonts w:cs="Arial"/>
                  <w:sz w:val="13"/>
                  <w:szCs w:val="13"/>
                </w:rPr>
                <w:t>1.1</w:t>
              </w:r>
            </w:ins>
          </w:p>
        </w:tc>
        <w:tc>
          <w:tcPr>
            <w:tcW w:w="820" w:type="dxa"/>
            <w:vAlign w:val="center"/>
          </w:tcPr>
          <w:p w14:paraId="5E000369" w14:textId="77777777" w:rsidR="00C60D85" w:rsidRDefault="00000000">
            <w:pPr>
              <w:spacing w:after="0"/>
              <w:rPr>
                <w:ins w:id="7055" w:author="Sean de Noronha | DRG" w:date="2026-09-29T16:58:00Z" w16du:dateUtc="2026-09-29T14:58:00Z"/>
                <w:rFonts w:cs="Arial"/>
                <w:sz w:val="13"/>
                <w:szCs w:val="13"/>
              </w:rPr>
            </w:pPr>
            <w:ins w:id="7056" w:author="Sean de Noronha | DRG" w:date="2026-09-29T16:58:00Z" w16du:dateUtc="2026-09-29T14:58:00Z">
              <w:r>
                <w:rPr>
                  <w:rFonts w:cs="Arial"/>
                  <w:sz w:val="13"/>
                  <w:szCs w:val="13"/>
                </w:rPr>
                <w:t>365</w:t>
              </w:r>
            </w:ins>
          </w:p>
        </w:tc>
        <w:tc>
          <w:tcPr>
            <w:tcW w:w="1100" w:type="dxa"/>
            <w:vAlign w:val="center"/>
          </w:tcPr>
          <w:p w14:paraId="5E00036A" w14:textId="77777777" w:rsidR="00C60D85" w:rsidRDefault="00000000">
            <w:pPr>
              <w:spacing w:after="0"/>
              <w:rPr>
                <w:ins w:id="7057" w:author="Sean de Noronha | DRG" w:date="2026-09-29T16:58:00Z" w16du:dateUtc="2026-09-29T14:58:00Z"/>
                <w:rFonts w:cs="Arial"/>
                <w:sz w:val="13"/>
                <w:szCs w:val="13"/>
              </w:rPr>
            </w:pPr>
            <w:ins w:id="7058" w:author="Sean de Noronha | DRG" w:date="2026-09-29T16:58:00Z" w16du:dateUtc="2026-09-29T14:58:00Z">
              <w:r>
                <w:rPr>
                  <w:rFonts w:cs="Arial"/>
                  <w:sz w:val="13"/>
                  <w:szCs w:val="13"/>
                </w:rPr>
                <w:t>350 (741)</w:t>
              </w:r>
            </w:ins>
          </w:p>
        </w:tc>
        <w:tc>
          <w:tcPr>
            <w:tcW w:w="700" w:type="dxa"/>
            <w:vAlign w:val="center"/>
          </w:tcPr>
          <w:p w14:paraId="5E00036B" w14:textId="77777777" w:rsidR="00C60D85" w:rsidRDefault="00000000">
            <w:pPr>
              <w:spacing w:after="0"/>
              <w:rPr>
                <w:ins w:id="7059" w:author="Sean de Noronha | DRG" w:date="2026-09-29T16:58:00Z" w16du:dateUtc="2026-09-29T14:58:00Z"/>
                <w:rFonts w:cs="Arial"/>
                <w:sz w:val="13"/>
                <w:szCs w:val="13"/>
              </w:rPr>
            </w:pPr>
            <w:ins w:id="7060" w:author="Sean de Noronha | DRG" w:date="2026-09-29T16:58:00Z" w16du:dateUtc="2026-09-29T14:58:00Z">
              <w:r>
                <w:rPr>
                  <w:rFonts w:cs="Arial"/>
                  <w:sz w:val="13"/>
                  <w:szCs w:val="13"/>
                </w:rPr>
                <w:t>28.4</w:t>
              </w:r>
            </w:ins>
          </w:p>
        </w:tc>
      </w:tr>
      <w:tr w:rsidR="00C60D85" w14:paraId="20448892" w14:textId="77777777">
        <w:trPr>
          <w:jc w:val="center"/>
          <w:ins w:id="7061" w:author="Sean de Noronha | DRG" w:date="2026-09-29T16:58:00Z"/>
        </w:trPr>
        <w:tc>
          <w:tcPr>
            <w:tcW w:w="560" w:type="dxa"/>
            <w:vAlign w:val="center"/>
          </w:tcPr>
          <w:p w14:paraId="5E00036C" w14:textId="77777777" w:rsidR="00C60D85" w:rsidRDefault="00000000">
            <w:pPr>
              <w:spacing w:after="0"/>
              <w:rPr>
                <w:ins w:id="7062" w:author="Sean de Noronha | DRG" w:date="2026-09-29T16:58:00Z" w16du:dateUtc="2026-09-29T14:58:00Z"/>
                <w:rFonts w:cs="Arial"/>
                <w:sz w:val="13"/>
                <w:szCs w:val="13"/>
              </w:rPr>
            </w:pPr>
            <w:ins w:id="7063" w:author="Sean de Noronha | DRG" w:date="2026-09-29T16:58:00Z" w16du:dateUtc="2026-09-29T14:58:00Z">
              <w:r>
                <w:rPr>
                  <w:rFonts w:cs="Arial"/>
                  <w:sz w:val="13"/>
                  <w:szCs w:val="13"/>
                </w:rPr>
                <w:t>31</w:t>
              </w:r>
            </w:ins>
          </w:p>
        </w:tc>
        <w:tc>
          <w:tcPr>
            <w:tcW w:w="500" w:type="dxa"/>
            <w:vAlign w:val="center"/>
          </w:tcPr>
          <w:p w14:paraId="5E00036D" w14:textId="77777777" w:rsidR="00C60D85" w:rsidRDefault="00000000">
            <w:pPr>
              <w:spacing w:after="0"/>
              <w:rPr>
                <w:ins w:id="7064" w:author="Sean de Noronha | DRG" w:date="2026-09-29T16:58:00Z" w16du:dateUtc="2026-09-29T14:58:00Z"/>
                <w:rFonts w:cs="Arial"/>
                <w:sz w:val="13"/>
                <w:szCs w:val="13"/>
              </w:rPr>
            </w:pPr>
            <w:ins w:id="7065" w:author="Sean de Noronha | DRG" w:date="2026-09-29T16:58:00Z" w16du:dateUtc="2026-09-29T14:58:00Z">
              <w:r>
                <w:rPr>
                  <w:rFonts w:cs="Arial"/>
                  <w:sz w:val="13"/>
                  <w:szCs w:val="13"/>
                </w:rPr>
                <w:t>T1</w:t>
              </w:r>
            </w:ins>
          </w:p>
        </w:tc>
        <w:tc>
          <w:tcPr>
            <w:tcW w:w="660" w:type="dxa"/>
            <w:vAlign w:val="center"/>
          </w:tcPr>
          <w:p w14:paraId="5E00036E" w14:textId="77777777" w:rsidR="00C60D85" w:rsidRDefault="00000000">
            <w:pPr>
              <w:spacing w:after="0"/>
              <w:rPr>
                <w:ins w:id="7066" w:author="Sean de Noronha | DRG" w:date="2026-09-29T16:58:00Z" w16du:dateUtc="2026-09-29T14:58:00Z"/>
                <w:rFonts w:cs="Arial"/>
                <w:sz w:val="13"/>
                <w:szCs w:val="13"/>
              </w:rPr>
            </w:pPr>
            <w:ins w:id="7067" w:author="Sean de Noronha | DRG" w:date="2026-09-29T16:58:00Z" w16du:dateUtc="2026-09-29T14:58:00Z">
              <w:r>
                <w:rPr>
                  <w:rFonts w:cs="Arial"/>
                  <w:sz w:val="13"/>
                  <w:szCs w:val="13"/>
                </w:rPr>
                <w:t>1</w:t>
              </w:r>
            </w:ins>
          </w:p>
        </w:tc>
        <w:tc>
          <w:tcPr>
            <w:tcW w:w="1920" w:type="dxa"/>
            <w:vAlign w:val="center"/>
          </w:tcPr>
          <w:p w14:paraId="5E00036F" w14:textId="77777777" w:rsidR="00C60D85" w:rsidRDefault="00000000">
            <w:pPr>
              <w:spacing w:after="0"/>
              <w:rPr>
                <w:ins w:id="7068" w:author="Sean de Noronha | DRG" w:date="2026-09-29T16:58:00Z" w16du:dateUtc="2026-09-29T14:58:00Z"/>
                <w:rFonts w:cs="Arial"/>
                <w:sz w:val="13"/>
                <w:szCs w:val="13"/>
              </w:rPr>
            </w:pPr>
            <w:ins w:id="7069" w:author="Sean de Noronha | DRG" w:date="2026-09-29T16:58:00Z" w16du:dateUtc="2026-09-29T14:58:00Z">
              <w:r>
                <w:rPr>
                  <w:rFonts w:cs="Arial"/>
                  <w:sz w:val="13"/>
                  <w:szCs w:val="13"/>
                </w:rPr>
                <w:t>CSST, Manufacturer C, EHD 18</w:t>
              </w:r>
            </w:ins>
          </w:p>
        </w:tc>
        <w:tc>
          <w:tcPr>
            <w:tcW w:w="520" w:type="dxa"/>
            <w:vAlign w:val="center"/>
          </w:tcPr>
          <w:p w14:paraId="5E000370" w14:textId="77777777" w:rsidR="00C60D85" w:rsidRDefault="00000000">
            <w:pPr>
              <w:spacing w:after="0"/>
              <w:rPr>
                <w:ins w:id="7070" w:author="Sean de Noronha | DRG" w:date="2026-09-29T16:58:00Z" w16du:dateUtc="2026-09-29T14:58:00Z"/>
                <w:rFonts w:cs="Arial"/>
                <w:sz w:val="13"/>
                <w:szCs w:val="13"/>
              </w:rPr>
            </w:pPr>
            <w:ins w:id="7071" w:author="Sean de Noronha | DRG" w:date="2026-09-29T16:58:00Z" w16du:dateUtc="2026-09-29T14:58:00Z">
              <w:r>
                <w:rPr>
                  <w:rFonts w:cs="Arial"/>
                  <w:sz w:val="13"/>
                  <w:szCs w:val="13"/>
                </w:rPr>
                <w:t>He</w:t>
              </w:r>
            </w:ins>
          </w:p>
        </w:tc>
        <w:tc>
          <w:tcPr>
            <w:tcW w:w="900" w:type="dxa"/>
            <w:vAlign w:val="center"/>
          </w:tcPr>
          <w:p w14:paraId="5E000371" w14:textId="77777777" w:rsidR="00C60D85" w:rsidRDefault="00000000">
            <w:pPr>
              <w:spacing w:after="0"/>
              <w:rPr>
                <w:ins w:id="7072" w:author="Sean de Noronha | DRG" w:date="2026-09-29T16:58:00Z" w16du:dateUtc="2026-09-29T14:58:00Z"/>
                <w:rFonts w:cs="Arial"/>
                <w:sz w:val="13"/>
                <w:szCs w:val="13"/>
              </w:rPr>
            </w:pPr>
            <w:ins w:id="7073" w:author="Sean de Noronha | DRG" w:date="2026-09-29T16:58:00Z" w16du:dateUtc="2026-09-29T14:58:00Z">
              <w:r>
                <w:rPr>
                  <w:rFonts w:cs="Arial"/>
                  <w:sz w:val="13"/>
                  <w:szCs w:val="13"/>
                </w:rPr>
                <w:t>5,000</w:t>
              </w:r>
            </w:ins>
          </w:p>
        </w:tc>
        <w:tc>
          <w:tcPr>
            <w:tcW w:w="800" w:type="dxa"/>
            <w:vAlign w:val="center"/>
          </w:tcPr>
          <w:p w14:paraId="5E000372" w14:textId="77777777" w:rsidR="00C60D85" w:rsidRDefault="00000000">
            <w:pPr>
              <w:spacing w:after="0"/>
              <w:rPr>
                <w:ins w:id="7074" w:author="Sean de Noronha | DRG" w:date="2026-09-29T16:58:00Z" w16du:dateUtc="2026-09-29T14:58:00Z"/>
                <w:rFonts w:cs="Arial"/>
                <w:sz w:val="13"/>
                <w:szCs w:val="13"/>
              </w:rPr>
            </w:pPr>
            <w:ins w:id="7075" w:author="Sean de Noronha | DRG" w:date="2026-09-29T16:58:00Z" w16du:dateUtc="2026-09-29T14:58:00Z">
              <w:r>
                <w:rPr>
                  <w:rFonts w:cs="Arial"/>
                  <w:sz w:val="13"/>
                  <w:szCs w:val="13"/>
                </w:rPr>
                <w:t>0.5 m</w:t>
              </w:r>
            </w:ins>
          </w:p>
        </w:tc>
        <w:tc>
          <w:tcPr>
            <w:tcW w:w="880" w:type="dxa"/>
            <w:vAlign w:val="center"/>
          </w:tcPr>
          <w:p w14:paraId="5E000373" w14:textId="77777777" w:rsidR="00C60D85" w:rsidRDefault="00000000">
            <w:pPr>
              <w:spacing w:after="0"/>
              <w:rPr>
                <w:ins w:id="7076" w:author="Sean de Noronha | DRG" w:date="2026-09-29T16:58:00Z" w16du:dateUtc="2026-09-29T14:58:00Z"/>
                <w:rFonts w:cs="Arial"/>
                <w:sz w:val="13"/>
                <w:szCs w:val="13"/>
              </w:rPr>
            </w:pPr>
            <w:ins w:id="7077" w:author="Sean de Noronha | DRG" w:date="2026-09-29T16:58:00Z" w16du:dateUtc="2026-09-29T14:58:00Z">
              <w:r>
                <w:rPr>
                  <w:rFonts w:cs="Arial"/>
                  <w:sz w:val="13"/>
                  <w:szCs w:val="13"/>
                </w:rPr>
                <w:t>1.8</w:t>
              </w:r>
            </w:ins>
          </w:p>
        </w:tc>
        <w:tc>
          <w:tcPr>
            <w:tcW w:w="820" w:type="dxa"/>
            <w:vAlign w:val="center"/>
          </w:tcPr>
          <w:p w14:paraId="5E000374" w14:textId="77777777" w:rsidR="00C60D85" w:rsidRDefault="00000000">
            <w:pPr>
              <w:spacing w:after="0"/>
              <w:rPr>
                <w:ins w:id="7078" w:author="Sean de Noronha | DRG" w:date="2026-09-29T16:58:00Z" w16du:dateUtc="2026-09-29T14:58:00Z"/>
                <w:rFonts w:cs="Arial"/>
                <w:sz w:val="13"/>
                <w:szCs w:val="13"/>
              </w:rPr>
            </w:pPr>
            <w:ins w:id="7079" w:author="Sean de Noronha | DRG" w:date="2026-09-29T16:58:00Z" w16du:dateUtc="2026-09-29T14:58:00Z">
              <w:r>
                <w:rPr>
                  <w:rFonts w:cs="Arial"/>
                  <w:sz w:val="13"/>
                  <w:szCs w:val="13"/>
                </w:rPr>
                <w:t>616</w:t>
              </w:r>
            </w:ins>
          </w:p>
        </w:tc>
        <w:tc>
          <w:tcPr>
            <w:tcW w:w="1100" w:type="dxa"/>
            <w:vAlign w:val="center"/>
          </w:tcPr>
          <w:p w14:paraId="5E000375" w14:textId="77777777" w:rsidR="00C60D85" w:rsidRDefault="00000000">
            <w:pPr>
              <w:spacing w:after="0"/>
              <w:rPr>
                <w:ins w:id="7080" w:author="Sean de Noronha | DRG" w:date="2026-09-29T16:58:00Z" w16du:dateUtc="2026-09-29T14:58:00Z"/>
                <w:rFonts w:cs="Arial"/>
                <w:sz w:val="13"/>
                <w:szCs w:val="13"/>
              </w:rPr>
            </w:pPr>
            <w:ins w:id="7081" w:author="Sean de Noronha | DRG" w:date="2026-09-29T16:58:00Z" w16du:dateUtc="2026-09-29T14:58:00Z">
              <w:r>
                <w:rPr>
                  <w:rFonts w:cs="Arial"/>
                  <w:sz w:val="13"/>
                  <w:szCs w:val="13"/>
                </w:rPr>
                <w:t>437 (927)</w:t>
              </w:r>
            </w:ins>
          </w:p>
        </w:tc>
        <w:tc>
          <w:tcPr>
            <w:tcW w:w="700" w:type="dxa"/>
            <w:vAlign w:val="center"/>
          </w:tcPr>
          <w:p w14:paraId="5E000376" w14:textId="77777777" w:rsidR="00C60D85" w:rsidRDefault="00000000">
            <w:pPr>
              <w:spacing w:after="0"/>
              <w:rPr>
                <w:ins w:id="7082" w:author="Sean de Noronha | DRG" w:date="2026-09-29T16:58:00Z" w16du:dateUtc="2026-09-29T14:58:00Z"/>
                <w:rFonts w:cs="Arial"/>
                <w:sz w:val="13"/>
                <w:szCs w:val="13"/>
              </w:rPr>
            </w:pPr>
            <w:ins w:id="7083" w:author="Sean de Noronha | DRG" w:date="2026-09-29T16:58:00Z" w16du:dateUtc="2026-09-29T14:58:00Z">
              <w:r>
                <w:rPr>
                  <w:rFonts w:cs="Arial"/>
                  <w:sz w:val="13"/>
                  <w:szCs w:val="13"/>
                </w:rPr>
                <w:t>35.5</w:t>
              </w:r>
            </w:ins>
          </w:p>
        </w:tc>
      </w:tr>
      <w:tr w:rsidR="00C60D85" w14:paraId="00381E16" w14:textId="77777777">
        <w:trPr>
          <w:jc w:val="center"/>
          <w:ins w:id="7084" w:author="Sean de Noronha | DRG" w:date="2026-09-29T16:58:00Z"/>
        </w:trPr>
        <w:tc>
          <w:tcPr>
            <w:tcW w:w="560" w:type="dxa"/>
            <w:vAlign w:val="center"/>
          </w:tcPr>
          <w:p w14:paraId="5E000377" w14:textId="77777777" w:rsidR="00C60D85" w:rsidRDefault="00000000">
            <w:pPr>
              <w:spacing w:after="0"/>
              <w:rPr>
                <w:ins w:id="7085" w:author="Sean de Noronha | DRG" w:date="2026-09-29T16:58:00Z" w16du:dateUtc="2026-09-29T14:58:00Z"/>
                <w:rFonts w:cs="Arial"/>
                <w:sz w:val="13"/>
                <w:szCs w:val="13"/>
              </w:rPr>
            </w:pPr>
            <w:ins w:id="7086" w:author="Sean de Noronha | DRG" w:date="2026-09-29T16:58:00Z" w16du:dateUtc="2026-09-29T14:58:00Z">
              <w:r>
                <w:rPr>
                  <w:rFonts w:cs="Arial"/>
                  <w:sz w:val="13"/>
                  <w:szCs w:val="13"/>
                </w:rPr>
                <w:t>32</w:t>
              </w:r>
            </w:ins>
          </w:p>
        </w:tc>
        <w:tc>
          <w:tcPr>
            <w:tcW w:w="500" w:type="dxa"/>
            <w:vAlign w:val="center"/>
          </w:tcPr>
          <w:p w14:paraId="5E000378" w14:textId="77777777" w:rsidR="00C60D85" w:rsidRDefault="00000000">
            <w:pPr>
              <w:spacing w:after="0"/>
              <w:rPr>
                <w:ins w:id="7087" w:author="Sean de Noronha | DRG" w:date="2026-09-29T16:58:00Z" w16du:dateUtc="2026-09-29T14:58:00Z"/>
                <w:rFonts w:cs="Arial"/>
                <w:sz w:val="13"/>
                <w:szCs w:val="13"/>
              </w:rPr>
            </w:pPr>
            <w:ins w:id="7088" w:author="Sean de Noronha | DRG" w:date="2026-09-29T16:58:00Z" w16du:dateUtc="2026-09-29T14:58:00Z">
              <w:r>
                <w:rPr>
                  <w:rFonts w:cs="Arial"/>
                  <w:sz w:val="13"/>
                  <w:szCs w:val="13"/>
                </w:rPr>
                <w:t>T1</w:t>
              </w:r>
            </w:ins>
          </w:p>
        </w:tc>
        <w:tc>
          <w:tcPr>
            <w:tcW w:w="660" w:type="dxa"/>
            <w:vAlign w:val="center"/>
          </w:tcPr>
          <w:p w14:paraId="5E000379" w14:textId="77777777" w:rsidR="00C60D85" w:rsidRDefault="00000000">
            <w:pPr>
              <w:spacing w:after="0"/>
              <w:rPr>
                <w:ins w:id="7089" w:author="Sean de Noronha | DRG" w:date="2026-09-29T16:58:00Z" w16du:dateUtc="2026-09-29T14:58:00Z"/>
                <w:rFonts w:cs="Arial"/>
                <w:sz w:val="13"/>
                <w:szCs w:val="13"/>
              </w:rPr>
            </w:pPr>
            <w:ins w:id="7090" w:author="Sean de Noronha | DRG" w:date="2026-09-29T16:58:00Z" w16du:dateUtc="2026-09-29T14:58:00Z">
              <w:r>
                <w:rPr>
                  <w:rFonts w:cs="Arial"/>
                  <w:sz w:val="13"/>
                  <w:szCs w:val="13"/>
                </w:rPr>
                <w:t>1</w:t>
              </w:r>
            </w:ins>
          </w:p>
        </w:tc>
        <w:tc>
          <w:tcPr>
            <w:tcW w:w="1920" w:type="dxa"/>
            <w:vAlign w:val="center"/>
          </w:tcPr>
          <w:p w14:paraId="5E00037A" w14:textId="77777777" w:rsidR="00C60D85" w:rsidRDefault="00000000">
            <w:pPr>
              <w:spacing w:after="0"/>
              <w:rPr>
                <w:ins w:id="7091" w:author="Sean de Noronha | DRG" w:date="2026-09-29T16:58:00Z" w16du:dateUtc="2026-09-29T14:58:00Z"/>
                <w:rFonts w:cs="Arial"/>
                <w:sz w:val="13"/>
                <w:szCs w:val="13"/>
              </w:rPr>
            </w:pPr>
            <w:ins w:id="7092" w:author="Sean de Noronha | DRG" w:date="2026-09-29T16:58:00Z" w16du:dateUtc="2026-09-29T14:58:00Z">
              <w:r>
                <w:rPr>
                  <w:rFonts w:cs="Arial"/>
                  <w:sz w:val="13"/>
                  <w:szCs w:val="13"/>
                </w:rPr>
                <w:t>CSST, Manufacturer C, EHD 18</w:t>
              </w:r>
            </w:ins>
          </w:p>
        </w:tc>
        <w:tc>
          <w:tcPr>
            <w:tcW w:w="520" w:type="dxa"/>
            <w:vAlign w:val="center"/>
          </w:tcPr>
          <w:p w14:paraId="5E00037B" w14:textId="77777777" w:rsidR="00C60D85" w:rsidRDefault="00000000">
            <w:pPr>
              <w:spacing w:after="0"/>
              <w:rPr>
                <w:ins w:id="7093" w:author="Sean de Noronha | DRG" w:date="2026-09-29T16:58:00Z" w16du:dateUtc="2026-09-29T14:58:00Z"/>
                <w:rFonts w:cs="Arial"/>
                <w:sz w:val="13"/>
                <w:szCs w:val="13"/>
              </w:rPr>
            </w:pPr>
            <w:ins w:id="7094"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7C" w14:textId="77777777" w:rsidR="00C60D85" w:rsidRDefault="00000000">
            <w:pPr>
              <w:spacing w:after="0"/>
              <w:rPr>
                <w:ins w:id="7095" w:author="Sean de Noronha | DRG" w:date="2026-09-29T16:58:00Z" w16du:dateUtc="2026-09-29T14:58:00Z"/>
                <w:rFonts w:cs="Arial"/>
                <w:sz w:val="13"/>
                <w:szCs w:val="13"/>
              </w:rPr>
            </w:pPr>
            <w:ins w:id="7096" w:author="Sean de Noronha | DRG" w:date="2026-09-29T16:58:00Z" w16du:dateUtc="2026-09-29T14:58:00Z">
              <w:r>
                <w:rPr>
                  <w:rFonts w:cs="Arial"/>
                  <w:sz w:val="13"/>
                  <w:szCs w:val="13"/>
                </w:rPr>
                <w:t>1,750</w:t>
              </w:r>
            </w:ins>
          </w:p>
        </w:tc>
        <w:tc>
          <w:tcPr>
            <w:tcW w:w="800" w:type="dxa"/>
            <w:vAlign w:val="center"/>
          </w:tcPr>
          <w:p w14:paraId="5E00037D" w14:textId="77777777" w:rsidR="00C60D85" w:rsidRDefault="00000000">
            <w:pPr>
              <w:spacing w:after="0"/>
              <w:rPr>
                <w:ins w:id="7097" w:author="Sean de Noronha | DRG" w:date="2026-09-29T16:58:00Z" w16du:dateUtc="2026-09-29T14:58:00Z"/>
                <w:rFonts w:cs="Arial"/>
                <w:sz w:val="13"/>
                <w:szCs w:val="13"/>
              </w:rPr>
            </w:pPr>
            <w:ins w:id="7098" w:author="Sean de Noronha | DRG" w:date="2026-09-29T16:58:00Z" w16du:dateUtc="2026-09-29T14:58:00Z">
              <w:r>
                <w:rPr>
                  <w:rFonts w:cs="Arial"/>
                  <w:sz w:val="13"/>
                  <w:szCs w:val="13"/>
                </w:rPr>
                <w:t>10 m</w:t>
              </w:r>
            </w:ins>
          </w:p>
        </w:tc>
        <w:tc>
          <w:tcPr>
            <w:tcW w:w="880" w:type="dxa"/>
            <w:vAlign w:val="center"/>
          </w:tcPr>
          <w:p w14:paraId="5E00037E" w14:textId="77777777" w:rsidR="00C60D85" w:rsidRDefault="00000000">
            <w:pPr>
              <w:spacing w:after="0"/>
              <w:rPr>
                <w:ins w:id="7099" w:author="Sean de Noronha | DRG" w:date="2026-09-29T16:58:00Z" w16du:dateUtc="2026-09-29T14:58:00Z"/>
                <w:rFonts w:cs="Arial"/>
                <w:sz w:val="13"/>
                <w:szCs w:val="13"/>
              </w:rPr>
            </w:pPr>
            <w:ins w:id="7100" w:author="Sean de Noronha | DRG" w:date="2026-09-29T16:58:00Z" w16du:dateUtc="2026-09-29T14:58:00Z">
              <w:r>
                <w:rPr>
                  <w:rFonts w:cs="Arial"/>
                  <w:sz w:val="13"/>
                  <w:szCs w:val="13"/>
                </w:rPr>
                <w:t>0.13</w:t>
              </w:r>
            </w:ins>
          </w:p>
        </w:tc>
        <w:tc>
          <w:tcPr>
            <w:tcW w:w="820" w:type="dxa"/>
            <w:vAlign w:val="center"/>
          </w:tcPr>
          <w:p w14:paraId="5E00037F" w14:textId="77777777" w:rsidR="00C60D85" w:rsidRDefault="00000000">
            <w:pPr>
              <w:spacing w:after="0"/>
              <w:rPr>
                <w:ins w:id="7101" w:author="Sean de Noronha | DRG" w:date="2026-09-29T16:58:00Z" w16du:dateUtc="2026-09-29T14:58:00Z"/>
                <w:rFonts w:cs="Arial"/>
                <w:sz w:val="13"/>
                <w:szCs w:val="13"/>
              </w:rPr>
            </w:pPr>
            <w:ins w:id="7102" w:author="Sean de Noronha | DRG" w:date="2026-09-29T16:58:00Z" w16du:dateUtc="2026-09-29T14:58:00Z">
              <w:r>
                <w:rPr>
                  <w:rFonts w:cs="Arial"/>
                  <w:sz w:val="13"/>
                  <w:szCs w:val="13"/>
                </w:rPr>
                <w:t>112</w:t>
              </w:r>
            </w:ins>
          </w:p>
        </w:tc>
        <w:tc>
          <w:tcPr>
            <w:tcW w:w="1100" w:type="dxa"/>
            <w:vAlign w:val="center"/>
          </w:tcPr>
          <w:p w14:paraId="5E000380" w14:textId="77777777" w:rsidR="00C60D85" w:rsidRDefault="00000000">
            <w:pPr>
              <w:spacing w:after="0"/>
              <w:rPr>
                <w:ins w:id="7103" w:author="Sean de Noronha | DRG" w:date="2026-09-29T16:58:00Z" w16du:dateUtc="2026-09-29T14:58:00Z"/>
                <w:rFonts w:cs="Arial"/>
                <w:sz w:val="13"/>
                <w:szCs w:val="13"/>
              </w:rPr>
            </w:pPr>
            <w:ins w:id="7104" w:author="Sean de Noronha | DRG" w:date="2026-09-29T16:58:00Z" w16du:dateUtc="2026-09-29T14:58:00Z">
              <w:r>
                <w:rPr>
                  <w:rFonts w:cs="Arial"/>
                  <w:sz w:val="13"/>
                  <w:szCs w:val="13"/>
                </w:rPr>
                <w:t>19.6 (41.6)</w:t>
              </w:r>
            </w:ins>
          </w:p>
        </w:tc>
        <w:tc>
          <w:tcPr>
            <w:tcW w:w="700" w:type="dxa"/>
            <w:vAlign w:val="center"/>
          </w:tcPr>
          <w:p w14:paraId="5E000381" w14:textId="77777777" w:rsidR="00C60D85" w:rsidRDefault="00000000">
            <w:pPr>
              <w:spacing w:after="0"/>
              <w:rPr>
                <w:ins w:id="7105" w:author="Sean de Noronha | DRG" w:date="2026-09-29T16:58:00Z" w16du:dateUtc="2026-09-29T14:58:00Z"/>
                <w:rFonts w:cs="Arial"/>
                <w:sz w:val="13"/>
                <w:szCs w:val="13"/>
              </w:rPr>
            </w:pPr>
            <w:ins w:id="7106" w:author="Sean de Noronha | DRG" w:date="2026-09-29T16:58:00Z" w16du:dateUtc="2026-09-29T14:58:00Z">
              <w:r>
                <w:rPr>
                  <w:rFonts w:cs="Arial"/>
                  <w:sz w:val="13"/>
                  <w:szCs w:val="13"/>
                </w:rPr>
                <w:t>1.59</w:t>
              </w:r>
            </w:ins>
          </w:p>
        </w:tc>
      </w:tr>
      <w:tr w:rsidR="00C60D85" w14:paraId="03E6EBB1" w14:textId="77777777">
        <w:trPr>
          <w:jc w:val="center"/>
          <w:ins w:id="7107" w:author="Sean de Noronha | DRG" w:date="2026-09-29T16:58:00Z"/>
        </w:trPr>
        <w:tc>
          <w:tcPr>
            <w:tcW w:w="560" w:type="dxa"/>
            <w:vAlign w:val="center"/>
          </w:tcPr>
          <w:p w14:paraId="5E000382" w14:textId="77777777" w:rsidR="00C60D85" w:rsidRDefault="00000000">
            <w:pPr>
              <w:spacing w:after="0"/>
              <w:rPr>
                <w:ins w:id="7108" w:author="Sean de Noronha | DRG" w:date="2026-09-29T16:58:00Z" w16du:dateUtc="2026-09-29T14:58:00Z"/>
                <w:rFonts w:cs="Arial"/>
                <w:sz w:val="13"/>
                <w:szCs w:val="13"/>
              </w:rPr>
            </w:pPr>
            <w:ins w:id="7109" w:author="Sean de Noronha | DRG" w:date="2026-09-29T16:58:00Z" w16du:dateUtc="2026-09-29T14:58:00Z">
              <w:r>
                <w:rPr>
                  <w:rFonts w:cs="Arial"/>
                  <w:sz w:val="13"/>
                  <w:szCs w:val="13"/>
                </w:rPr>
                <w:t>33</w:t>
              </w:r>
            </w:ins>
          </w:p>
        </w:tc>
        <w:tc>
          <w:tcPr>
            <w:tcW w:w="500" w:type="dxa"/>
            <w:vAlign w:val="center"/>
          </w:tcPr>
          <w:p w14:paraId="5E000383" w14:textId="77777777" w:rsidR="00C60D85" w:rsidRDefault="00000000">
            <w:pPr>
              <w:spacing w:after="0"/>
              <w:rPr>
                <w:ins w:id="7110" w:author="Sean de Noronha | DRG" w:date="2026-09-29T16:58:00Z" w16du:dateUtc="2026-09-29T14:58:00Z"/>
                <w:rFonts w:cs="Arial"/>
                <w:sz w:val="13"/>
                <w:szCs w:val="13"/>
              </w:rPr>
            </w:pPr>
            <w:ins w:id="7111" w:author="Sean de Noronha | DRG" w:date="2026-09-29T16:58:00Z" w16du:dateUtc="2026-09-29T14:58:00Z">
              <w:r>
                <w:rPr>
                  <w:rFonts w:cs="Arial"/>
                  <w:sz w:val="13"/>
                  <w:szCs w:val="13"/>
                </w:rPr>
                <w:t>T1</w:t>
              </w:r>
            </w:ins>
          </w:p>
        </w:tc>
        <w:tc>
          <w:tcPr>
            <w:tcW w:w="660" w:type="dxa"/>
            <w:vAlign w:val="center"/>
          </w:tcPr>
          <w:p w14:paraId="5E000384" w14:textId="77777777" w:rsidR="00C60D85" w:rsidRDefault="00000000">
            <w:pPr>
              <w:spacing w:after="0"/>
              <w:rPr>
                <w:ins w:id="7112" w:author="Sean de Noronha | DRG" w:date="2026-09-29T16:58:00Z" w16du:dateUtc="2026-09-29T14:58:00Z"/>
                <w:rFonts w:cs="Arial"/>
                <w:sz w:val="13"/>
                <w:szCs w:val="13"/>
              </w:rPr>
            </w:pPr>
            <w:ins w:id="7113" w:author="Sean de Noronha | DRG" w:date="2026-09-29T16:58:00Z" w16du:dateUtc="2026-09-29T14:58:00Z">
              <w:r>
                <w:rPr>
                  <w:rFonts w:cs="Arial"/>
                  <w:sz w:val="13"/>
                  <w:szCs w:val="13"/>
                </w:rPr>
                <w:t>1</w:t>
              </w:r>
            </w:ins>
          </w:p>
        </w:tc>
        <w:tc>
          <w:tcPr>
            <w:tcW w:w="1920" w:type="dxa"/>
            <w:vAlign w:val="center"/>
          </w:tcPr>
          <w:p w14:paraId="5E000385" w14:textId="77777777" w:rsidR="00C60D85" w:rsidRDefault="00000000">
            <w:pPr>
              <w:spacing w:after="0"/>
              <w:rPr>
                <w:ins w:id="7114" w:author="Sean de Noronha | DRG" w:date="2026-09-29T16:58:00Z" w16du:dateUtc="2026-09-29T14:58:00Z"/>
                <w:rFonts w:cs="Arial"/>
                <w:sz w:val="13"/>
                <w:szCs w:val="13"/>
              </w:rPr>
            </w:pPr>
            <w:ins w:id="7115" w:author="Sean de Noronha | DRG" w:date="2026-09-29T16:58:00Z" w16du:dateUtc="2026-09-29T14:58:00Z">
              <w:r>
                <w:rPr>
                  <w:rFonts w:cs="Arial"/>
                  <w:sz w:val="13"/>
                  <w:szCs w:val="13"/>
                </w:rPr>
                <w:t>CSST, Manufacturer C, EHD 18</w:t>
              </w:r>
            </w:ins>
          </w:p>
        </w:tc>
        <w:tc>
          <w:tcPr>
            <w:tcW w:w="520" w:type="dxa"/>
            <w:vAlign w:val="center"/>
          </w:tcPr>
          <w:p w14:paraId="5E000386" w14:textId="77777777" w:rsidR="00C60D85" w:rsidRDefault="00000000">
            <w:pPr>
              <w:spacing w:after="0"/>
              <w:rPr>
                <w:ins w:id="7116" w:author="Sean de Noronha | DRG" w:date="2026-09-29T16:58:00Z" w16du:dateUtc="2026-09-29T14:58:00Z"/>
                <w:rFonts w:cs="Arial"/>
                <w:sz w:val="13"/>
                <w:szCs w:val="13"/>
              </w:rPr>
            </w:pPr>
            <w:ins w:id="7117"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87" w14:textId="77777777" w:rsidR="00C60D85" w:rsidRDefault="00000000">
            <w:pPr>
              <w:spacing w:after="0"/>
              <w:rPr>
                <w:ins w:id="7118" w:author="Sean de Noronha | DRG" w:date="2026-09-29T16:58:00Z" w16du:dateUtc="2026-09-29T14:58:00Z"/>
                <w:rFonts w:cs="Arial"/>
                <w:sz w:val="13"/>
                <w:szCs w:val="13"/>
              </w:rPr>
            </w:pPr>
            <w:ins w:id="7119" w:author="Sean de Noronha | DRG" w:date="2026-09-29T16:58:00Z" w16du:dateUtc="2026-09-29T14:58:00Z">
              <w:r>
                <w:rPr>
                  <w:rFonts w:cs="Arial"/>
                  <w:sz w:val="13"/>
                  <w:szCs w:val="13"/>
                </w:rPr>
                <w:t>2,300</w:t>
              </w:r>
            </w:ins>
          </w:p>
        </w:tc>
        <w:tc>
          <w:tcPr>
            <w:tcW w:w="800" w:type="dxa"/>
            <w:vAlign w:val="center"/>
          </w:tcPr>
          <w:p w14:paraId="5E000388" w14:textId="77777777" w:rsidR="00C60D85" w:rsidRDefault="00000000">
            <w:pPr>
              <w:spacing w:after="0"/>
              <w:rPr>
                <w:ins w:id="7120" w:author="Sean de Noronha | DRG" w:date="2026-09-29T16:58:00Z" w16du:dateUtc="2026-09-29T14:58:00Z"/>
                <w:rFonts w:cs="Arial"/>
                <w:sz w:val="13"/>
                <w:szCs w:val="13"/>
              </w:rPr>
            </w:pPr>
            <w:ins w:id="7121" w:author="Sean de Noronha | DRG" w:date="2026-09-29T16:58:00Z" w16du:dateUtc="2026-09-29T14:58:00Z">
              <w:r>
                <w:rPr>
                  <w:rFonts w:cs="Arial"/>
                  <w:sz w:val="13"/>
                  <w:szCs w:val="13"/>
                </w:rPr>
                <w:t>5 m</w:t>
              </w:r>
            </w:ins>
          </w:p>
        </w:tc>
        <w:tc>
          <w:tcPr>
            <w:tcW w:w="880" w:type="dxa"/>
            <w:vAlign w:val="center"/>
          </w:tcPr>
          <w:p w14:paraId="5E000389" w14:textId="77777777" w:rsidR="00C60D85" w:rsidRDefault="00000000">
            <w:pPr>
              <w:spacing w:after="0"/>
              <w:rPr>
                <w:ins w:id="7122" w:author="Sean de Noronha | DRG" w:date="2026-09-29T16:58:00Z" w16du:dateUtc="2026-09-29T14:58:00Z"/>
                <w:rFonts w:cs="Arial"/>
                <w:sz w:val="13"/>
                <w:szCs w:val="13"/>
              </w:rPr>
            </w:pPr>
            <w:ins w:id="7123" w:author="Sean de Noronha | DRG" w:date="2026-09-29T16:58:00Z" w16du:dateUtc="2026-09-29T14:58:00Z">
              <w:r>
                <w:rPr>
                  <w:rFonts w:cs="Arial"/>
                  <w:sz w:val="13"/>
                  <w:szCs w:val="13"/>
                </w:rPr>
                <w:t>0.14</w:t>
              </w:r>
            </w:ins>
          </w:p>
        </w:tc>
        <w:tc>
          <w:tcPr>
            <w:tcW w:w="820" w:type="dxa"/>
            <w:vAlign w:val="center"/>
          </w:tcPr>
          <w:p w14:paraId="5E00038A" w14:textId="77777777" w:rsidR="00C60D85" w:rsidRDefault="00000000">
            <w:pPr>
              <w:spacing w:after="0"/>
              <w:rPr>
                <w:ins w:id="7124" w:author="Sean de Noronha | DRG" w:date="2026-09-29T16:58:00Z" w16du:dateUtc="2026-09-29T14:58:00Z"/>
                <w:rFonts w:cs="Arial"/>
                <w:sz w:val="13"/>
                <w:szCs w:val="13"/>
              </w:rPr>
            </w:pPr>
            <w:ins w:id="7125" w:author="Sean de Noronha | DRG" w:date="2026-09-29T16:58:00Z" w16du:dateUtc="2026-09-29T14:58:00Z">
              <w:r>
                <w:rPr>
                  <w:rFonts w:cs="Arial"/>
                  <w:sz w:val="13"/>
                  <w:szCs w:val="13"/>
                </w:rPr>
                <w:t>118</w:t>
              </w:r>
            </w:ins>
          </w:p>
        </w:tc>
        <w:tc>
          <w:tcPr>
            <w:tcW w:w="1100" w:type="dxa"/>
            <w:vAlign w:val="center"/>
          </w:tcPr>
          <w:p w14:paraId="5E00038B" w14:textId="77777777" w:rsidR="00C60D85" w:rsidRDefault="00000000">
            <w:pPr>
              <w:spacing w:after="0"/>
              <w:rPr>
                <w:ins w:id="7126" w:author="Sean de Noronha | DRG" w:date="2026-09-29T16:58:00Z" w16du:dateUtc="2026-09-29T14:58:00Z"/>
                <w:rFonts w:cs="Arial"/>
                <w:sz w:val="13"/>
                <w:szCs w:val="13"/>
              </w:rPr>
            </w:pPr>
            <w:ins w:id="7127" w:author="Sean de Noronha | DRG" w:date="2026-09-29T16:58:00Z" w16du:dateUtc="2026-09-29T14:58:00Z">
              <w:r>
                <w:rPr>
                  <w:rFonts w:cs="Arial"/>
                  <w:sz w:val="13"/>
                  <w:szCs w:val="13"/>
                </w:rPr>
                <w:t>25.8 (54.6)</w:t>
              </w:r>
            </w:ins>
          </w:p>
        </w:tc>
        <w:tc>
          <w:tcPr>
            <w:tcW w:w="700" w:type="dxa"/>
            <w:vAlign w:val="center"/>
          </w:tcPr>
          <w:p w14:paraId="5E00038C" w14:textId="77777777" w:rsidR="00C60D85" w:rsidRDefault="00000000">
            <w:pPr>
              <w:spacing w:after="0"/>
              <w:rPr>
                <w:ins w:id="7128" w:author="Sean de Noronha | DRG" w:date="2026-09-29T16:58:00Z" w16du:dateUtc="2026-09-29T14:58:00Z"/>
                <w:rFonts w:cs="Arial"/>
                <w:sz w:val="13"/>
                <w:szCs w:val="13"/>
              </w:rPr>
            </w:pPr>
            <w:ins w:id="7129" w:author="Sean de Noronha | DRG" w:date="2026-09-29T16:58:00Z" w16du:dateUtc="2026-09-29T14:58:00Z">
              <w:r>
                <w:rPr>
                  <w:rFonts w:cs="Arial"/>
                  <w:sz w:val="13"/>
                  <w:szCs w:val="13"/>
                </w:rPr>
                <w:t>2.09</w:t>
              </w:r>
            </w:ins>
          </w:p>
        </w:tc>
      </w:tr>
      <w:tr w:rsidR="00C60D85" w14:paraId="4CEC9388" w14:textId="77777777">
        <w:trPr>
          <w:jc w:val="center"/>
          <w:ins w:id="7130" w:author="Sean de Noronha | DRG" w:date="2026-09-29T16:58:00Z"/>
        </w:trPr>
        <w:tc>
          <w:tcPr>
            <w:tcW w:w="560" w:type="dxa"/>
            <w:vAlign w:val="center"/>
          </w:tcPr>
          <w:p w14:paraId="5E00038D" w14:textId="77777777" w:rsidR="00C60D85" w:rsidRDefault="00000000">
            <w:pPr>
              <w:spacing w:after="0"/>
              <w:rPr>
                <w:ins w:id="7131" w:author="Sean de Noronha | DRG" w:date="2026-09-29T16:58:00Z" w16du:dateUtc="2026-09-29T14:58:00Z"/>
                <w:rFonts w:cs="Arial"/>
                <w:sz w:val="13"/>
                <w:szCs w:val="13"/>
              </w:rPr>
            </w:pPr>
            <w:ins w:id="7132" w:author="Sean de Noronha | DRG" w:date="2026-09-29T16:58:00Z" w16du:dateUtc="2026-09-29T14:58:00Z">
              <w:r>
                <w:rPr>
                  <w:rFonts w:cs="Arial"/>
                  <w:sz w:val="13"/>
                  <w:szCs w:val="13"/>
                </w:rPr>
                <w:t>34</w:t>
              </w:r>
            </w:ins>
          </w:p>
        </w:tc>
        <w:tc>
          <w:tcPr>
            <w:tcW w:w="500" w:type="dxa"/>
            <w:vAlign w:val="center"/>
          </w:tcPr>
          <w:p w14:paraId="5E00038E" w14:textId="77777777" w:rsidR="00C60D85" w:rsidRDefault="00000000">
            <w:pPr>
              <w:spacing w:after="0"/>
              <w:rPr>
                <w:ins w:id="7133" w:author="Sean de Noronha | DRG" w:date="2026-09-29T16:58:00Z" w16du:dateUtc="2026-09-29T14:58:00Z"/>
                <w:rFonts w:cs="Arial"/>
                <w:sz w:val="13"/>
                <w:szCs w:val="13"/>
              </w:rPr>
            </w:pPr>
            <w:ins w:id="7134" w:author="Sean de Noronha | DRG" w:date="2026-09-29T16:58:00Z" w16du:dateUtc="2026-09-29T14:58:00Z">
              <w:r>
                <w:rPr>
                  <w:rFonts w:cs="Arial"/>
                  <w:sz w:val="13"/>
                  <w:szCs w:val="13"/>
                </w:rPr>
                <w:t>T1</w:t>
              </w:r>
            </w:ins>
          </w:p>
        </w:tc>
        <w:tc>
          <w:tcPr>
            <w:tcW w:w="660" w:type="dxa"/>
            <w:vAlign w:val="center"/>
          </w:tcPr>
          <w:p w14:paraId="5E00038F" w14:textId="77777777" w:rsidR="00C60D85" w:rsidRDefault="00000000">
            <w:pPr>
              <w:spacing w:after="0"/>
              <w:rPr>
                <w:ins w:id="7135" w:author="Sean de Noronha | DRG" w:date="2026-09-29T16:58:00Z" w16du:dateUtc="2026-09-29T14:58:00Z"/>
                <w:rFonts w:cs="Arial"/>
                <w:sz w:val="13"/>
                <w:szCs w:val="13"/>
              </w:rPr>
            </w:pPr>
            <w:ins w:id="7136" w:author="Sean de Noronha | DRG" w:date="2026-09-29T16:58:00Z" w16du:dateUtc="2026-09-29T14:58:00Z">
              <w:r>
                <w:rPr>
                  <w:rFonts w:cs="Arial"/>
                  <w:sz w:val="13"/>
                  <w:szCs w:val="13"/>
                </w:rPr>
                <w:t>1</w:t>
              </w:r>
            </w:ins>
          </w:p>
        </w:tc>
        <w:tc>
          <w:tcPr>
            <w:tcW w:w="1920" w:type="dxa"/>
            <w:vAlign w:val="center"/>
          </w:tcPr>
          <w:p w14:paraId="5E000390" w14:textId="77777777" w:rsidR="00C60D85" w:rsidRDefault="00000000">
            <w:pPr>
              <w:spacing w:after="0"/>
              <w:rPr>
                <w:ins w:id="7137" w:author="Sean de Noronha | DRG" w:date="2026-09-29T16:58:00Z" w16du:dateUtc="2026-09-29T14:58:00Z"/>
                <w:rFonts w:cs="Arial"/>
                <w:sz w:val="13"/>
                <w:szCs w:val="13"/>
              </w:rPr>
            </w:pPr>
            <w:ins w:id="7138" w:author="Sean de Noronha | DRG" w:date="2026-09-29T16:58:00Z" w16du:dateUtc="2026-09-29T14:58:00Z">
              <w:r>
                <w:rPr>
                  <w:rFonts w:cs="Arial"/>
                  <w:sz w:val="13"/>
                  <w:szCs w:val="13"/>
                </w:rPr>
                <w:t>CSST, Manufacturer C, EHD 18</w:t>
              </w:r>
            </w:ins>
          </w:p>
        </w:tc>
        <w:tc>
          <w:tcPr>
            <w:tcW w:w="520" w:type="dxa"/>
            <w:vAlign w:val="center"/>
          </w:tcPr>
          <w:p w14:paraId="5E000391" w14:textId="77777777" w:rsidR="00C60D85" w:rsidRDefault="00000000">
            <w:pPr>
              <w:spacing w:after="0"/>
              <w:rPr>
                <w:ins w:id="7139" w:author="Sean de Noronha | DRG" w:date="2026-09-29T16:58:00Z" w16du:dateUtc="2026-09-29T14:58:00Z"/>
                <w:rFonts w:cs="Arial"/>
                <w:sz w:val="13"/>
                <w:szCs w:val="13"/>
              </w:rPr>
            </w:pPr>
            <w:ins w:id="7140"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92" w14:textId="77777777" w:rsidR="00C60D85" w:rsidRDefault="00000000">
            <w:pPr>
              <w:spacing w:after="0"/>
              <w:rPr>
                <w:ins w:id="7141" w:author="Sean de Noronha | DRG" w:date="2026-09-29T16:58:00Z" w16du:dateUtc="2026-09-29T14:58:00Z"/>
                <w:rFonts w:cs="Arial"/>
                <w:sz w:val="13"/>
                <w:szCs w:val="13"/>
              </w:rPr>
            </w:pPr>
            <w:ins w:id="7142" w:author="Sean de Noronha | DRG" w:date="2026-09-29T16:58:00Z" w16du:dateUtc="2026-09-29T14:58:00Z">
              <w:r>
                <w:rPr>
                  <w:rFonts w:cs="Arial"/>
                  <w:sz w:val="13"/>
                  <w:szCs w:val="13"/>
                </w:rPr>
                <w:t>3,000</w:t>
              </w:r>
            </w:ins>
          </w:p>
        </w:tc>
        <w:tc>
          <w:tcPr>
            <w:tcW w:w="800" w:type="dxa"/>
            <w:vAlign w:val="center"/>
          </w:tcPr>
          <w:p w14:paraId="5E000393" w14:textId="77777777" w:rsidR="00C60D85" w:rsidRDefault="00000000">
            <w:pPr>
              <w:spacing w:after="0"/>
              <w:rPr>
                <w:ins w:id="7143" w:author="Sean de Noronha | DRG" w:date="2026-09-29T16:58:00Z" w16du:dateUtc="2026-09-29T14:58:00Z"/>
                <w:rFonts w:cs="Arial"/>
                <w:sz w:val="13"/>
                <w:szCs w:val="13"/>
              </w:rPr>
            </w:pPr>
            <w:ins w:id="7144" w:author="Sean de Noronha | DRG" w:date="2026-09-29T16:58:00Z" w16du:dateUtc="2026-09-29T14:58:00Z">
              <w:r>
                <w:rPr>
                  <w:rFonts w:cs="Arial"/>
                  <w:sz w:val="13"/>
                  <w:szCs w:val="13"/>
                </w:rPr>
                <w:t>3 m</w:t>
              </w:r>
            </w:ins>
          </w:p>
        </w:tc>
        <w:tc>
          <w:tcPr>
            <w:tcW w:w="880" w:type="dxa"/>
            <w:vAlign w:val="center"/>
          </w:tcPr>
          <w:p w14:paraId="5E000394" w14:textId="77777777" w:rsidR="00C60D85" w:rsidRDefault="00000000">
            <w:pPr>
              <w:spacing w:after="0"/>
              <w:rPr>
                <w:ins w:id="7145" w:author="Sean de Noronha | DRG" w:date="2026-09-29T16:58:00Z" w16du:dateUtc="2026-09-29T14:58:00Z"/>
                <w:rFonts w:cs="Arial"/>
                <w:sz w:val="13"/>
                <w:szCs w:val="13"/>
              </w:rPr>
            </w:pPr>
            <w:ins w:id="7146" w:author="Sean de Noronha | DRG" w:date="2026-09-29T16:58:00Z" w16du:dateUtc="2026-09-29T14:58:00Z">
              <w:r>
                <w:rPr>
                  <w:rFonts w:cs="Arial"/>
                  <w:sz w:val="13"/>
                  <w:szCs w:val="13"/>
                </w:rPr>
                <w:t>0.17</w:t>
              </w:r>
            </w:ins>
          </w:p>
        </w:tc>
        <w:tc>
          <w:tcPr>
            <w:tcW w:w="820" w:type="dxa"/>
            <w:vAlign w:val="center"/>
          </w:tcPr>
          <w:p w14:paraId="5E000395" w14:textId="77777777" w:rsidR="00C60D85" w:rsidRDefault="00000000">
            <w:pPr>
              <w:spacing w:after="0"/>
              <w:rPr>
                <w:ins w:id="7147" w:author="Sean de Noronha | DRG" w:date="2026-09-29T16:58:00Z" w16du:dateUtc="2026-09-29T14:58:00Z"/>
                <w:rFonts w:cs="Arial"/>
                <w:sz w:val="13"/>
                <w:szCs w:val="13"/>
              </w:rPr>
            </w:pPr>
            <w:ins w:id="7148" w:author="Sean de Noronha | DRG" w:date="2026-09-29T16:58:00Z" w16du:dateUtc="2026-09-29T14:58:00Z">
              <w:r>
                <w:rPr>
                  <w:rFonts w:cs="Arial"/>
                  <w:sz w:val="13"/>
                  <w:szCs w:val="13"/>
                </w:rPr>
                <w:t>128</w:t>
              </w:r>
            </w:ins>
          </w:p>
        </w:tc>
        <w:tc>
          <w:tcPr>
            <w:tcW w:w="1100" w:type="dxa"/>
            <w:vAlign w:val="center"/>
          </w:tcPr>
          <w:p w14:paraId="5E000396" w14:textId="77777777" w:rsidR="00C60D85" w:rsidRDefault="00000000">
            <w:pPr>
              <w:spacing w:after="0"/>
              <w:rPr>
                <w:ins w:id="7149" w:author="Sean de Noronha | DRG" w:date="2026-09-29T16:58:00Z" w16du:dateUtc="2026-09-29T14:58:00Z"/>
                <w:rFonts w:cs="Arial"/>
                <w:sz w:val="13"/>
                <w:szCs w:val="13"/>
              </w:rPr>
            </w:pPr>
            <w:ins w:id="7150" w:author="Sean de Noronha | DRG" w:date="2026-09-29T16:58:00Z" w16du:dateUtc="2026-09-29T14:58:00Z">
              <w:r>
                <w:rPr>
                  <w:rFonts w:cs="Arial"/>
                  <w:sz w:val="13"/>
                  <w:szCs w:val="13"/>
                </w:rPr>
                <w:t>33.6 (71.3)</w:t>
              </w:r>
            </w:ins>
          </w:p>
        </w:tc>
        <w:tc>
          <w:tcPr>
            <w:tcW w:w="700" w:type="dxa"/>
            <w:vAlign w:val="center"/>
          </w:tcPr>
          <w:p w14:paraId="5E000397" w14:textId="77777777" w:rsidR="00C60D85" w:rsidRDefault="00000000">
            <w:pPr>
              <w:spacing w:after="0"/>
              <w:rPr>
                <w:ins w:id="7151" w:author="Sean de Noronha | DRG" w:date="2026-09-29T16:58:00Z" w16du:dateUtc="2026-09-29T14:58:00Z"/>
                <w:rFonts w:cs="Arial"/>
                <w:sz w:val="13"/>
                <w:szCs w:val="13"/>
              </w:rPr>
            </w:pPr>
            <w:ins w:id="7152" w:author="Sean de Noronha | DRG" w:date="2026-09-29T16:58:00Z" w16du:dateUtc="2026-09-29T14:58:00Z">
              <w:r>
                <w:rPr>
                  <w:rFonts w:cs="Arial"/>
                  <w:sz w:val="13"/>
                  <w:szCs w:val="13"/>
                </w:rPr>
                <w:t>2.73</w:t>
              </w:r>
            </w:ins>
          </w:p>
        </w:tc>
      </w:tr>
      <w:tr w:rsidR="00C60D85" w14:paraId="2AE4B364" w14:textId="77777777">
        <w:trPr>
          <w:jc w:val="center"/>
          <w:ins w:id="7153" w:author="Sean de Noronha | DRG" w:date="2026-09-29T16:58:00Z"/>
        </w:trPr>
        <w:tc>
          <w:tcPr>
            <w:tcW w:w="560" w:type="dxa"/>
            <w:vAlign w:val="center"/>
          </w:tcPr>
          <w:p w14:paraId="5E000398" w14:textId="77777777" w:rsidR="00C60D85" w:rsidRDefault="00000000">
            <w:pPr>
              <w:spacing w:after="0"/>
              <w:rPr>
                <w:ins w:id="7154" w:author="Sean de Noronha | DRG" w:date="2026-09-29T16:58:00Z" w16du:dateUtc="2026-09-29T14:58:00Z"/>
                <w:rFonts w:cs="Arial"/>
                <w:sz w:val="13"/>
                <w:szCs w:val="13"/>
              </w:rPr>
            </w:pPr>
            <w:ins w:id="7155" w:author="Sean de Noronha | DRG" w:date="2026-09-29T16:58:00Z" w16du:dateUtc="2026-09-29T14:58:00Z">
              <w:r>
                <w:rPr>
                  <w:rFonts w:cs="Arial"/>
                  <w:sz w:val="13"/>
                  <w:szCs w:val="13"/>
                </w:rPr>
                <w:t>35</w:t>
              </w:r>
            </w:ins>
          </w:p>
        </w:tc>
        <w:tc>
          <w:tcPr>
            <w:tcW w:w="500" w:type="dxa"/>
            <w:vAlign w:val="center"/>
          </w:tcPr>
          <w:p w14:paraId="5E000399" w14:textId="77777777" w:rsidR="00C60D85" w:rsidRDefault="00000000">
            <w:pPr>
              <w:spacing w:after="0"/>
              <w:rPr>
                <w:ins w:id="7156" w:author="Sean de Noronha | DRG" w:date="2026-09-29T16:58:00Z" w16du:dateUtc="2026-09-29T14:58:00Z"/>
                <w:rFonts w:cs="Arial"/>
                <w:sz w:val="13"/>
                <w:szCs w:val="13"/>
              </w:rPr>
            </w:pPr>
            <w:ins w:id="7157" w:author="Sean de Noronha | DRG" w:date="2026-09-29T16:58:00Z" w16du:dateUtc="2026-09-29T14:58:00Z">
              <w:r>
                <w:rPr>
                  <w:rFonts w:cs="Arial"/>
                  <w:sz w:val="13"/>
                  <w:szCs w:val="13"/>
                </w:rPr>
                <w:t>T1</w:t>
              </w:r>
            </w:ins>
          </w:p>
        </w:tc>
        <w:tc>
          <w:tcPr>
            <w:tcW w:w="660" w:type="dxa"/>
            <w:vAlign w:val="center"/>
          </w:tcPr>
          <w:p w14:paraId="5E00039A" w14:textId="77777777" w:rsidR="00C60D85" w:rsidRDefault="00000000">
            <w:pPr>
              <w:spacing w:after="0"/>
              <w:rPr>
                <w:ins w:id="7158" w:author="Sean de Noronha | DRG" w:date="2026-09-29T16:58:00Z" w16du:dateUtc="2026-09-29T14:58:00Z"/>
                <w:rFonts w:cs="Arial"/>
                <w:sz w:val="13"/>
                <w:szCs w:val="13"/>
              </w:rPr>
            </w:pPr>
            <w:ins w:id="7159" w:author="Sean de Noronha | DRG" w:date="2026-09-29T16:58:00Z" w16du:dateUtc="2026-09-29T14:58:00Z">
              <w:r>
                <w:rPr>
                  <w:rFonts w:cs="Arial"/>
                  <w:sz w:val="13"/>
                  <w:szCs w:val="13"/>
                </w:rPr>
                <w:t>1</w:t>
              </w:r>
            </w:ins>
          </w:p>
        </w:tc>
        <w:tc>
          <w:tcPr>
            <w:tcW w:w="1920" w:type="dxa"/>
            <w:vAlign w:val="center"/>
          </w:tcPr>
          <w:p w14:paraId="5E00039B" w14:textId="77777777" w:rsidR="00C60D85" w:rsidRDefault="00000000">
            <w:pPr>
              <w:spacing w:after="0"/>
              <w:rPr>
                <w:ins w:id="7160" w:author="Sean de Noronha | DRG" w:date="2026-09-29T16:58:00Z" w16du:dateUtc="2026-09-29T14:58:00Z"/>
                <w:rFonts w:cs="Arial"/>
                <w:sz w:val="13"/>
                <w:szCs w:val="13"/>
              </w:rPr>
            </w:pPr>
            <w:ins w:id="7161" w:author="Sean de Noronha | DRG" w:date="2026-09-29T16:58:00Z" w16du:dateUtc="2026-09-29T14:58:00Z">
              <w:r>
                <w:rPr>
                  <w:rFonts w:cs="Arial"/>
                  <w:sz w:val="13"/>
                  <w:szCs w:val="13"/>
                </w:rPr>
                <w:t>CSST, Manufacturer C, EHD 18</w:t>
              </w:r>
            </w:ins>
          </w:p>
        </w:tc>
        <w:tc>
          <w:tcPr>
            <w:tcW w:w="520" w:type="dxa"/>
            <w:vAlign w:val="center"/>
          </w:tcPr>
          <w:p w14:paraId="5E00039C" w14:textId="77777777" w:rsidR="00C60D85" w:rsidRDefault="00000000">
            <w:pPr>
              <w:spacing w:after="0"/>
              <w:rPr>
                <w:ins w:id="7162" w:author="Sean de Noronha | DRG" w:date="2026-09-29T16:58:00Z" w16du:dateUtc="2026-09-29T14:58:00Z"/>
                <w:rFonts w:cs="Arial"/>
                <w:sz w:val="13"/>
                <w:szCs w:val="13"/>
              </w:rPr>
            </w:pPr>
            <w:ins w:id="7163"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9D" w14:textId="77777777" w:rsidR="00C60D85" w:rsidRDefault="00000000">
            <w:pPr>
              <w:spacing w:after="0"/>
              <w:rPr>
                <w:ins w:id="7164" w:author="Sean de Noronha | DRG" w:date="2026-09-29T16:58:00Z" w16du:dateUtc="2026-09-29T14:58:00Z"/>
                <w:rFonts w:cs="Arial"/>
                <w:sz w:val="13"/>
                <w:szCs w:val="13"/>
              </w:rPr>
            </w:pPr>
            <w:ins w:id="7165" w:author="Sean de Noronha | DRG" w:date="2026-09-29T16:58:00Z" w16du:dateUtc="2026-09-29T14:58:00Z">
              <w:r>
                <w:rPr>
                  <w:rFonts w:cs="Arial"/>
                  <w:sz w:val="13"/>
                  <w:szCs w:val="13"/>
                </w:rPr>
                <w:t>4,000</w:t>
              </w:r>
            </w:ins>
          </w:p>
        </w:tc>
        <w:tc>
          <w:tcPr>
            <w:tcW w:w="800" w:type="dxa"/>
            <w:vAlign w:val="center"/>
          </w:tcPr>
          <w:p w14:paraId="5E00039E" w14:textId="77777777" w:rsidR="00C60D85" w:rsidRDefault="00000000">
            <w:pPr>
              <w:spacing w:after="0"/>
              <w:rPr>
                <w:ins w:id="7166" w:author="Sean de Noronha | DRG" w:date="2026-09-29T16:58:00Z" w16du:dateUtc="2026-09-29T14:58:00Z"/>
                <w:rFonts w:cs="Arial"/>
                <w:sz w:val="13"/>
                <w:szCs w:val="13"/>
              </w:rPr>
            </w:pPr>
            <w:ins w:id="7167" w:author="Sean de Noronha | DRG" w:date="2026-09-29T16:58:00Z" w16du:dateUtc="2026-09-29T14:58:00Z">
              <w:r>
                <w:rPr>
                  <w:rFonts w:cs="Arial"/>
                  <w:sz w:val="13"/>
                  <w:szCs w:val="13"/>
                </w:rPr>
                <w:t>2 m</w:t>
              </w:r>
            </w:ins>
          </w:p>
        </w:tc>
        <w:tc>
          <w:tcPr>
            <w:tcW w:w="880" w:type="dxa"/>
            <w:vAlign w:val="center"/>
          </w:tcPr>
          <w:p w14:paraId="5E00039F" w14:textId="77777777" w:rsidR="00C60D85" w:rsidRDefault="00000000">
            <w:pPr>
              <w:spacing w:after="0"/>
              <w:rPr>
                <w:ins w:id="7168" w:author="Sean de Noronha | DRG" w:date="2026-09-29T16:58:00Z" w16du:dateUtc="2026-09-29T14:58:00Z"/>
                <w:rFonts w:cs="Arial"/>
                <w:sz w:val="13"/>
                <w:szCs w:val="13"/>
              </w:rPr>
            </w:pPr>
            <w:ins w:id="7169" w:author="Sean de Noronha | DRG" w:date="2026-09-29T16:58:00Z" w16du:dateUtc="2026-09-29T14:58:00Z">
              <w:r>
                <w:rPr>
                  <w:rFonts w:cs="Arial"/>
                  <w:sz w:val="13"/>
                  <w:szCs w:val="13"/>
                </w:rPr>
                <w:t>0.25</w:t>
              </w:r>
            </w:ins>
          </w:p>
        </w:tc>
        <w:tc>
          <w:tcPr>
            <w:tcW w:w="820" w:type="dxa"/>
            <w:vAlign w:val="center"/>
          </w:tcPr>
          <w:p w14:paraId="5E0003A0" w14:textId="77777777" w:rsidR="00C60D85" w:rsidRDefault="00000000">
            <w:pPr>
              <w:spacing w:after="0"/>
              <w:rPr>
                <w:ins w:id="7170" w:author="Sean de Noronha | DRG" w:date="2026-09-29T16:58:00Z" w16du:dateUtc="2026-09-29T14:58:00Z"/>
                <w:rFonts w:cs="Arial"/>
                <w:sz w:val="13"/>
                <w:szCs w:val="13"/>
              </w:rPr>
            </w:pPr>
            <w:ins w:id="7171" w:author="Sean de Noronha | DRG" w:date="2026-09-29T16:58:00Z" w16du:dateUtc="2026-09-29T14:58:00Z">
              <w:r>
                <w:rPr>
                  <w:rFonts w:cs="Arial"/>
                  <w:sz w:val="13"/>
                  <w:szCs w:val="13"/>
                </w:rPr>
                <w:t>168</w:t>
              </w:r>
            </w:ins>
          </w:p>
        </w:tc>
        <w:tc>
          <w:tcPr>
            <w:tcW w:w="1100" w:type="dxa"/>
            <w:vAlign w:val="center"/>
          </w:tcPr>
          <w:p w14:paraId="5E0003A1" w14:textId="77777777" w:rsidR="00C60D85" w:rsidRDefault="00000000">
            <w:pPr>
              <w:spacing w:after="0"/>
              <w:rPr>
                <w:ins w:id="7172" w:author="Sean de Noronha | DRG" w:date="2026-09-29T16:58:00Z" w16du:dateUtc="2026-09-29T14:58:00Z"/>
                <w:rFonts w:cs="Arial"/>
                <w:sz w:val="13"/>
                <w:szCs w:val="13"/>
              </w:rPr>
            </w:pPr>
            <w:ins w:id="7173" w:author="Sean de Noronha | DRG" w:date="2026-09-29T16:58:00Z" w16du:dateUtc="2026-09-29T14:58:00Z">
              <w:r>
                <w:rPr>
                  <w:rFonts w:cs="Arial"/>
                  <w:sz w:val="13"/>
                  <w:szCs w:val="13"/>
                </w:rPr>
                <w:t>44.8 (95.0)</w:t>
              </w:r>
            </w:ins>
          </w:p>
        </w:tc>
        <w:tc>
          <w:tcPr>
            <w:tcW w:w="700" w:type="dxa"/>
            <w:vAlign w:val="center"/>
          </w:tcPr>
          <w:p w14:paraId="5E0003A2" w14:textId="77777777" w:rsidR="00C60D85" w:rsidRDefault="00000000">
            <w:pPr>
              <w:spacing w:after="0"/>
              <w:rPr>
                <w:ins w:id="7174" w:author="Sean de Noronha | DRG" w:date="2026-09-29T16:58:00Z" w16du:dateUtc="2026-09-29T14:58:00Z"/>
                <w:rFonts w:cs="Arial"/>
                <w:sz w:val="13"/>
                <w:szCs w:val="13"/>
              </w:rPr>
            </w:pPr>
            <w:ins w:id="7175" w:author="Sean de Noronha | DRG" w:date="2026-09-29T16:58:00Z" w16du:dateUtc="2026-09-29T14:58:00Z">
              <w:r>
                <w:rPr>
                  <w:rFonts w:cs="Arial"/>
                  <w:sz w:val="13"/>
                  <w:szCs w:val="13"/>
                </w:rPr>
                <w:t>3.64</w:t>
              </w:r>
            </w:ins>
          </w:p>
        </w:tc>
      </w:tr>
      <w:tr w:rsidR="00C60D85" w14:paraId="22C2D501" w14:textId="77777777">
        <w:trPr>
          <w:jc w:val="center"/>
          <w:ins w:id="7176" w:author="Sean de Noronha | DRG" w:date="2026-09-29T16:58:00Z"/>
        </w:trPr>
        <w:tc>
          <w:tcPr>
            <w:tcW w:w="560" w:type="dxa"/>
            <w:vAlign w:val="center"/>
          </w:tcPr>
          <w:p w14:paraId="5E0003A3" w14:textId="77777777" w:rsidR="00C60D85" w:rsidRDefault="00000000">
            <w:pPr>
              <w:spacing w:after="0"/>
              <w:rPr>
                <w:ins w:id="7177" w:author="Sean de Noronha | DRG" w:date="2026-09-29T16:58:00Z" w16du:dateUtc="2026-09-29T14:58:00Z"/>
                <w:rFonts w:cs="Arial"/>
                <w:sz w:val="13"/>
                <w:szCs w:val="13"/>
              </w:rPr>
            </w:pPr>
            <w:ins w:id="7178" w:author="Sean de Noronha | DRG" w:date="2026-09-29T16:58:00Z" w16du:dateUtc="2026-09-29T14:58:00Z">
              <w:r>
                <w:rPr>
                  <w:rFonts w:cs="Arial"/>
                  <w:sz w:val="13"/>
                  <w:szCs w:val="13"/>
                </w:rPr>
                <w:t>36</w:t>
              </w:r>
            </w:ins>
          </w:p>
        </w:tc>
        <w:tc>
          <w:tcPr>
            <w:tcW w:w="500" w:type="dxa"/>
            <w:vAlign w:val="center"/>
          </w:tcPr>
          <w:p w14:paraId="5E0003A4" w14:textId="77777777" w:rsidR="00C60D85" w:rsidRDefault="00000000">
            <w:pPr>
              <w:spacing w:after="0"/>
              <w:rPr>
                <w:ins w:id="7179" w:author="Sean de Noronha | DRG" w:date="2026-09-29T16:58:00Z" w16du:dateUtc="2026-09-29T14:58:00Z"/>
                <w:rFonts w:cs="Arial"/>
                <w:sz w:val="13"/>
                <w:szCs w:val="13"/>
              </w:rPr>
            </w:pPr>
            <w:ins w:id="7180" w:author="Sean de Noronha | DRG" w:date="2026-09-29T16:58:00Z" w16du:dateUtc="2026-09-29T14:58:00Z">
              <w:r>
                <w:rPr>
                  <w:rFonts w:cs="Arial"/>
                  <w:sz w:val="13"/>
                  <w:szCs w:val="13"/>
                </w:rPr>
                <w:t>T1</w:t>
              </w:r>
            </w:ins>
          </w:p>
        </w:tc>
        <w:tc>
          <w:tcPr>
            <w:tcW w:w="660" w:type="dxa"/>
            <w:vAlign w:val="center"/>
          </w:tcPr>
          <w:p w14:paraId="5E0003A5" w14:textId="77777777" w:rsidR="00C60D85" w:rsidRDefault="00000000">
            <w:pPr>
              <w:spacing w:after="0"/>
              <w:rPr>
                <w:ins w:id="7181" w:author="Sean de Noronha | DRG" w:date="2026-09-29T16:58:00Z" w16du:dateUtc="2026-09-29T14:58:00Z"/>
                <w:rFonts w:cs="Arial"/>
                <w:sz w:val="13"/>
                <w:szCs w:val="13"/>
              </w:rPr>
            </w:pPr>
            <w:ins w:id="7182" w:author="Sean de Noronha | DRG" w:date="2026-09-29T16:58:00Z" w16du:dateUtc="2026-09-29T14:58:00Z">
              <w:r>
                <w:rPr>
                  <w:rFonts w:cs="Arial"/>
                  <w:sz w:val="13"/>
                  <w:szCs w:val="13"/>
                </w:rPr>
                <w:t>1</w:t>
              </w:r>
            </w:ins>
          </w:p>
        </w:tc>
        <w:tc>
          <w:tcPr>
            <w:tcW w:w="1920" w:type="dxa"/>
            <w:vAlign w:val="center"/>
          </w:tcPr>
          <w:p w14:paraId="5E0003A6" w14:textId="77777777" w:rsidR="00C60D85" w:rsidRDefault="00000000">
            <w:pPr>
              <w:spacing w:after="0"/>
              <w:rPr>
                <w:ins w:id="7183" w:author="Sean de Noronha | DRG" w:date="2026-09-29T16:58:00Z" w16du:dateUtc="2026-09-29T14:58:00Z"/>
                <w:rFonts w:cs="Arial"/>
                <w:sz w:val="13"/>
                <w:szCs w:val="13"/>
              </w:rPr>
            </w:pPr>
            <w:ins w:id="7184" w:author="Sean de Noronha | DRG" w:date="2026-09-29T16:58:00Z" w16du:dateUtc="2026-09-29T14:58:00Z">
              <w:r>
                <w:rPr>
                  <w:rFonts w:cs="Arial"/>
                  <w:sz w:val="13"/>
                  <w:szCs w:val="13"/>
                </w:rPr>
                <w:t>CSST, Manufacturer C, EHD 18</w:t>
              </w:r>
            </w:ins>
          </w:p>
        </w:tc>
        <w:tc>
          <w:tcPr>
            <w:tcW w:w="520" w:type="dxa"/>
            <w:vAlign w:val="center"/>
          </w:tcPr>
          <w:p w14:paraId="5E0003A7" w14:textId="77777777" w:rsidR="00C60D85" w:rsidRDefault="00000000">
            <w:pPr>
              <w:spacing w:after="0"/>
              <w:rPr>
                <w:ins w:id="7185" w:author="Sean de Noronha | DRG" w:date="2026-09-29T16:58:00Z" w16du:dateUtc="2026-09-29T14:58:00Z"/>
                <w:rFonts w:cs="Arial"/>
                <w:sz w:val="13"/>
                <w:szCs w:val="13"/>
              </w:rPr>
            </w:pPr>
            <w:ins w:id="7186"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A8" w14:textId="77777777" w:rsidR="00C60D85" w:rsidRDefault="00000000">
            <w:pPr>
              <w:spacing w:after="0"/>
              <w:rPr>
                <w:ins w:id="7187" w:author="Sean de Noronha | DRG" w:date="2026-09-29T16:58:00Z" w16du:dateUtc="2026-09-29T14:58:00Z"/>
                <w:rFonts w:cs="Arial"/>
                <w:sz w:val="13"/>
                <w:szCs w:val="13"/>
              </w:rPr>
            </w:pPr>
            <w:ins w:id="7188" w:author="Sean de Noronha | DRG" w:date="2026-09-29T16:58:00Z" w16du:dateUtc="2026-09-29T14:58:00Z">
              <w:r>
                <w:rPr>
                  <w:rFonts w:cs="Arial"/>
                  <w:sz w:val="13"/>
                  <w:szCs w:val="13"/>
                </w:rPr>
                <w:t>5,000</w:t>
              </w:r>
            </w:ins>
          </w:p>
        </w:tc>
        <w:tc>
          <w:tcPr>
            <w:tcW w:w="800" w:type="dxa"/>
            <w:vAlign w:val="center"/>
          </w:tcPr>
          <w:p w14:paraId="5E0003A9" w14:textId="77777777" w:rsidR="00C60D85" w:rsidRDefault="00000000">
            <w:pPr>
              <w:spacing w:after="0"/>
              <w:rPr>
                <w:ins w:id="7189" w:author="Sean de Noronha | DRG" w:date="2026-09-29T16:58:00Z" w16du:dateUtc="2026-09-29T14:58:00Z"/>
                <w:rFonts w:cs="Arial"/>
                <w:sz w:val="13"/>
                <w:szCs w:val="13"/>
              </w:rPr>
            </w:pPr>
            <w:ins w:id="7190" w:author="Sean de Noronha | DRG" w:date="2026-09-29T16:58:00Z" w16du:dateUtc="2026-09-29T14:58:00Z">
              <w:r>
                <w:rPr>
                  <w:rFonts w:cs="Arial"/>
                  <w:sz w:val="13"/>
                  <w:szCs w:val="13"/>
                </w:rPr>
                <w:t>1 m</w:t>
              </w:r>
            </w:ins>
          </w:p>
        </w:tc>
        <w:tc>
          <w:tcPr>
            <w:tcW w:w="880" w:type="dxa"/>
            <w:vAlign w:val="center"/>
          </w:tcPr>
          <w:p w14:paraId="5E0003AA" w14:textId="77777777" w:rsidR="00C60D85" w:rsidRDefault="00000000">
            <w:pPr>
              <w:spacing w:after="0"/>
              <w:rPr>
                <w:ins w:id="7191" w:author="Sean de Noronha | DRG" w:date="2026-09-29T16:58:00Z" w16du:dateUtc="2026-09-29T14:58:00Z"/>
                <w:rFonts w:cs="Arial"/>
                <w:sz w:val="13"/>
                <w:szCs w:val="13"/>
              </w:rPr>
            </w:pPr>
            <w:ins w:id="7192" w:author="Sean de Noronha | DRG" w:date="2026-09-29T16:58:00Z" w16du:dateUtc="2026-09-29T14:58:00Z">
              <w:r>
                <w:rPr>
                  <w:rFonts w:cs="Arial"/>
                  <w:sz w:val="13"/>
                  <w:szCs w:val="13"/>
                </w:rPr>
                <w:t>0.28</w:t>
              </w:r>
            </w:ins>
          </w:p>
        </w:tc>
        <w:tc>
          <w:tcPr>
            <w:tcW w:w="820" w:type="dxa"/>
            <w:vAlign w:val="center"/>
          </w:tcPr>
          <w:p w14:paraId="5E0003AB" w14:textId="77777777" w:rsidR="00C60D85" w:rsidRDefault="00000000">
            <w:pPr>
              <w:spacing w:after="0"/>
              <w:rPr>
                <w:ins w:id="7193" w:author="Sean de Noronha | DRG" w:date="2026-09-29T16:58:00Z" w16du:dateUtc="2026-09-29T14:58:00Z"/>
                <w:rFonts w:cs="Arial"/>
                <w:sz w:val="13"/>
                <w:szCs w:val="13"/>
              </w:rPr>
            </w:pPr>
            <w:ins w:id="7194" w:author="Sean de Noronha | DRG" w:date="2026-09-29T16:58:00Z" w16du:dateUtc="2026-09-29T14:58:00Z">
              <w:r>
                <w:rPr>
                  <w:rFonts w:cs="Arial"/>
                  <w:sz w:val="13"/>
                  <w:szCs w:val="13"/>
                </w:rPr>
                <w:t>142</w:t>
              </w:r>
            </w:ins>
          </w:p>
        </w:tc>
        <w:tc>
          <w:tcPr>
            <w:tcW w:w="1100" w:type="dxa"/>
            <w:vAlign w:val="center"/>
          </w:tcPr>
          <w:p w14:paraId="5E0003AC" w14:textId="77777777" w:rsidR="00C60D85" w:rsidRDefault="00000000">
            <w:pPr>
              <w:spacing w:after="0"/>
              <w:rPr>
                <w:ins w:id="7195" w:author="Sean de Noronha | DRG" w:date="2026-09-29T16:58:00Z" w16du:dateUtc="2026-09-29T14:58:00Z"/>
                <w:rFonts w:cs="Arial"/>
                <w:sz w:val="13"/>
                <w:szCs w:val="13"/>
              </w:rPr>
            </w:pPr>
            <w:ins w:id="7196" w:author="Sean de Noronha | DRG" w:date="2026-09-29T16:58:00Z" w16du:dateUtc="2026-09-29T14:58:00Z">
              <w:r>
                <w:rPr>
                  <w:rFonts w:cs="Arial"/>
                  <w:sz w:val="13"/>
                  <w:szCs w:val="13"/>
                </w:rPr>
                <w:t>56.1 (119)</w:t>
              </w:r>
            </w:ins>
          </w:p>
        </w:tc>
        <w:tc>
          <w:tcPr>
            <w:tcW w:w="700" w:type="dxa"/>
            <w:vAlign w:val="center"/>
          </w:tcPr>
          <w:p w14:paraId="5E0003AD" w14:textId="77777777" w:rsidR="00C60D85" w:rsidRDefault="00000000">
            <w:pPr>
              <w:spacing w:after="0"/>
              <w:rPr>
                <w:ins w:id="7197" w:author="Sean de Noronha | DRG" w:date="2026-09-29T16:58:00Z" w16du:dateUtc="2026-09-29T14:58:00Z"/>
                <w:rFonts w:cs="Arial"/>
                <w:sz w:val="13"/>
                <w:szCs w:val="13"/>
              </w:rPr>
            </w:pPr>
            <w:ins w:id="7198" w:author="Sean de Noronha | DRG" w:date="2026-09-29T16:58:00Z" w16du:dateUtc="2026-09-29T14:58:00Z">
              <w:r>
                <w:rPr>
                  <w:rFonts w:cs="Arial"/>
                  <w:sz w:val="13"/>
                  <w:szCs w:val="13"/>
                </w:rPr>
                <w:t>4.55</w:t>
              </w:r>
            </w:ins>
          </w:p>
        </w:tc>
      </w:tr>
      <w:tr w:rsidR="00C60D85" w14:paraId="27723A64" w14:textId="77777777">
        <w:trPr>
          <w:jc w:val="center"/>
          <w:ins w:id="7199" w:author="Sean de Noronha | DRG" w:date="2026-09-29T16:58:00Z"/>
        </w:trPr>
        <w:tc>
          <w:tcPr>
            <w:tcW w:w="560" w:type="dxa"/>
            <w:vAlign w:val="center"/>
          </w:tcPr>
          <w:p w14:paraId="5E0003AE" w14:textId="77777777" w:rsidR="00C60D85" w:rsidRDefault="00000000">
            <w:pPr>
              <w:spacing w:after="0"/>
              <w:rPr>
                <w:ins w:id="7200" w:author="Sean de Noronha | DRG" w:date="2026-09-29T16:58:00Z" w16du:dateUtc="2026-09-29T14:58:00Z"/>
                <w:rFonts w:cs="Arial"/>
                <w:sz w:val="13"/>
                <w:szCs w:val="13"/>
              </w:rPr>
            </w:pPr>
            <w:ins w:id="7201" w:author="Sean de Noronha | DRG" w:date="2026-09-29T16:58:00Z" w16du:dateUtc="2026-09-29T14:58:00Z">
              <w:r>
                <w:rPr>
                  <w:rFonts w:cs="Arial"/>
                  <w:sz w:val="13"/>
                  <w:szCs w:val="13"/>
                </w:rPr>
                <w:t>37</w:t>
              </w:r>
            </w:ins>
          </w:p>
        </w:tc>
        <w:tc>
          <w:tcPr>
            <w:tcW w:w="500" w:type="dxa"/>
            <w:vAlign w:val="center"/>
          </w:tcPr>
          <w:p w14:paraId="5E0003AF" w14:textId="77777777" w:rsidR="00C60D85" w:rsidRDefault="00000000">
            <w:pPr>
              <w:spacing w:after="0"/>
              <w:rPr>
                <w:ins w:id="7202" w:author="Sean de Noronha | DRG" w:date="2026-09-29T16:58:00Z" w16du:dateUtc="2026-09-29T14:58:00Z"/>
                <w:rFonts w:cs="Arial"/>
                <w:sz w:val="13"/>
                <w:szCs w:val="13"/>
              </w:rPr>
            </w:pPr>
            <w:ins w:id="7203" w:author="Sean de Noronha | DRG" w:date="2026-09-29T16:58:00Z" w16du:dateUtc="2026-09-29T14:58:00Z">
              <w:r>
                <w:rPr>
                  <w:rFonts w:cs="Arial"/>
                  <w:sz w:val="13"/>
                  <w:szCs w:val="13"/>
                </w:rPr>
                <w:t>T1</w:t>
              </w:r>
            </w:ins>
          </w:p>
        </w:tc>
        <w:tc>
          <w:tcPr>
            <w:tcW w:w="660" w:type="dxa"/>
            <w:vAlign w:val="center"/>
          </w:tcPr>
          <w:p w14:paraId="5E0003B0" w14:textId="77777777" w:rsidR="00C60D85" w:rsidRDefault="00000000">
            <w:pPr>
              <w:spacing w:after="0"/>
              <w:rPr>
                <w:ins w:id="7204" w:author="Sean de Noronha | DRG" w:date="2026-09-29T16:58:00Z" w16du:dateUtc="2026-09-29T14:58:00Z"/>
                <w:rFonts w:cs="Arial"/>
                <w:sz w:val="13"/>
                <w:szCs w:val="13"/>
              </w:rPr>
            </w:pPr>
            <w:ins w:id="7205" w:author="Sean de Noronha | DRG" w:date="2026-09-29T16:58:00Z" w16du:dateUtc="2026-09-29T14:58:00Z">
              <w:r>
                <w:rPr>
                  <w:rFonts w:cs="Arial"/>
                  <w:sz w:val="13"/>
                  <w:szCs w:val="13"/>
                </w:rPr>
                <w:t>1</w:t>
              </w:r>
            </w:ins>
          </w:p>
        </w:tc>
        <w:tc>
          <w:tcPr>
            <w:tcW w:w="1920" w:type="dxa"/>
            <w:vAlign w:val="center"/>
          </w:tcPr>
          <w:p w14:paraId="5E0003B1" w14:textId="77777777" w:rsidR="00C60D85" w:rsidRDefault="00000000">
            <w:pPr>
              <w:spacing w:after="0"/>
              <w:rPr>
                <w:ins w:id="7206" w:author="Sean de Noronha | DRG" w:date="2026-09-29T16:58:00Z" w16du:dateUtc="2026-09-29T14:58:00Z"/>
                <w:rFonts w:cs="Arial"/>
                <w:sz w:val="13"/>
                <w:szCs w:val="13"/>
              </w:rPr>
            </w:pPr>
            <w:ins w:id="7207" w:author="Sean de Noronha | DRG" w:date="2026-09-29T16:58:00Z" w16du:dateUtc="2026-09-29T14:58:00Z">
              <w:r>
                <w:rPr>
                  <w:rFonts w:cs="Arial"/>
                  <w:sz w:val="13"/>
                  <w:szCs w:val="13"/>
                </w:rPr>
                <w:t>CSST, Manufacturer C, EHD 18</w:t>
              </w:r>
            </w:ins>
          </w:p>
        </w:tc>
        <w:tc>
          <w:tcPr>
            <w:tcW w:w="520" w:type="dxa"/>
            <w:vAlign w:val="center"/>
          </w:tcPr>
          <w:p w14:paraId="5E0003B2" w14:textId="77777777" w:rsidR="00C60D85" w:rsidRDefault="00000000">
            <w:pPr>
              <w:spacing w:after="0"/>
              <w:rPr>
                <w:ins w:id="7208" w:author="Sean de Noronha | DRG" w:date="2026-09-29T16:58:00Z" w16du:dateUtc="2026-09-29T14:58:00Z"/>
                <w:rFonts w:cs="Arial"/>
                <w:sz w:val="13"/>
                <w:szCs w:val="13"/>
              </w:rPr>
            </w:pPr>
            <w:ins w:id="7209"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B3" w14:textId="77777777" w:rsidR="00C60D85" w:rsidRDefault="00000000">
            <w:pPr>
              <w:spacing w:after="0"/>
              <w:rPr>
                <w:ins w:id="7210" w:author="Sean de Noronha | DRG" w:date="2026-09-29T16:58:00Z" w16du:dateUtc="2026-09-29T14:58:00Z"/>
                <w:rFonts w:cs="Arial"/>
                <w:sz w:val="13"/>
                <w:szCs w:val="13"/>
              </w:rPr>
            </w:pPr>
            <w:ins w:id="7211" w:author="Sean de Noronha | DRG" w:date="2026-09-29T16:58:00Z" w16du:dateUtc="2026-09-29T14:58:00Z">
              <w:r>
                <w:rPr>
                  <w:rFonts w:cs="Arial"/>
                  <w:sz w:val="13"/>
                  <w:szCs w:val="13"/>
                </w:rPr>
                <w:t>7,500</w:t>
              </w:r>
            </w:ins>
          </w:p>
        </w:tc>
        <w:tc>
          <w:tcPr>
            <w:tcW w:w="800" w:type="dxa"/>
            <w:vAlign w:val="center"/>
          </w:tcPr>
          <w:p w14:paraId="5E0003B4" w14:textId="77777777" w:rsidR="00C60D85" w:rsidRDefault="00000000">
            <w:pPr>
              <w:spacing w:after="0"/>
              <w:rPr>
                <w:ins w:id="7212" w:author="Sean de Noronha | DRG" w:date="2026-09-29T16:58:00Z" w16du:dateUtc="2026-09-29T14:58:00Z"/>
                <w:rFonts w:cs="Arial"/>
                <w:sz w:val="13"/>
                <w:szCs w:val="13"/>
              </w:rPr>
            </w:pPr>
            <w:ins w:id="7213" w:author="Sean de Noronha | DRG" w:date="2026-09-29T16:58:00Z" w16du:dateUtc="2026-09-29T14:58:00Z">
              <w:r>
                <w:rPr>
                  <w:rFonts w:cs="Arial"/>
                  <w:sz w:val="13"/>
                  <w:szCs w:val="13"/>
                </w:rPr>
                <w:t>0.5 m</w:t>
              </w:r>
            </w:ins>
          </w:p>
        </w:tc>
        <w:tc>
          <w:tcPr>
            <w:tcW w:w="880" w:type="dxa"/>
            <w:vAlign w:val="center"/>
          </w:tcPr>
          <w:p w14:paraId="5E0003B5" w14:textId="77777777" w:rsidR="00C60D85" w:rsidRDefault="00000000">
            <w:pPr>
              <w:spacing w:after="0"/>
              <w:rPr>
                <w:ins w:id="7214" w:author="Sean de Noronha | DRG" w:date="2026-09-29T16:58:00Z" w16du:dateUtc="2026-09-29T14:58:00Z"/>
                <w:rFonts w:cs="Arial"/>
                <w:sz w:val="13"/>
                <w:szCs w:val="13"/>
              </w:rPr>
            </w:pPr>
            <w:ins w:id="7215" w:author="Sean de Noronha | DRG" w:date="2026-09-29T16:58:00Z" w16du:dateUtc="2026-09-29T14:58:00Z">
              <w:r>
                <w:rPr>
                  <w:rFonts w:cs="Arial"/>
                  <w:sz w:val="13"/>
                  <w:szCs w:val="13"/>
                </w:rPr>
                <w:t>0.56</w:t>
              </w:r>
            </w:ins>
          </w:p>
        </w:tc>
        <w:tc>
          <w:tcPr>
            <w:tcW w:w="820" w:type="dxa"/>
            <w:vAlign w:val="center"/>
          </w:tcPr>
          <w:p w14:paraId="5E0003B6" w14:textId="77777777" w:rsidR="00C60D85" w:rsidRDefault="00000000">
            <w:pPr>
              <w:spacing w:after="0"/>
              <w:rPr>
                <w:ins w:id="7216" w:author="Sean de Noronha | DRG" w:date="2026-09-29T16:58:00Z" w16du:dateUtc="2026-09-29T14:58:00Z"/>
                <w:rFonts w:cs="Arial"/>
                <w:sz w:val="13"/>
                <w:szCs w:val="13"/>
              </w:rPr>
            </w:pPr>
            <w:ins w:id="7217" w:author="Sean de Noronha | DRG" w:date="2026-09-29T16:58:00Z" w16du:dateUtc="2026-09-29T14:58:00Z">
              <w:r>
                <w:rPr>
                  <w:rFonts w:cs="Arial"/>
                  <w:sz w:val="13"/>
                  <w:szCs w:val="13"/>
                </w:rPr>
                <w:t>189</w:t>
              </w:r>
            </w:ins>
          </w:p>
        </w:tc>
        <w:tc>
          <w:tcPr>
            <w:tcW w:w="1100" w:type="dxa"/>
            <w:vAlign w:val="center"/>
          </w:tcPr>
          <w:p w14:paraId="5E0003B7" w14:textId="77777777" w:rsidR="00C60D85" w:rsidRDefault="00000000">
            <w:pPr>
              <w:spacing w:after="0"/>
              <w:rPr>
                <w:ins w:id="7218" w:author="Sean de Noronha | DRG" w:date="2026-09-29T16:58:00Z" w16du:dateUtc="2026-09-29T14:58:00Z"/>
                <w:rFonts w:cs="Arial"/>
                <w:sz w:val="13"/>
                <w:szCs w:val="13"/>
              </w:rPr>
            </w:pPr>
            <w:ins w:id="7219" w:author="Sean de Noronha | DRG" w:date="2026-09-29T16:58:00Z" w16du:dateUtc="2026-09-29T14:58:00Z">
              <w:r>
                <w:rPr>
                  <w:rFonts w:cs="Arial"/>
                  <w:sz w:val="13"/>
                  <w:szCs w:val="13"/>
                </w:rPr>
                <w:t>84.1 (178)</w:t>
              </w:r>
            </w:ins>
          </w:p>
        </w:tc>
        <w:tc>
          <w:tcPr>
            <w:tcW w:w="700" w:type="dxa"/>
            <w:vAlign w:val="center"/>
          </w:tcPr>
          <w:p w14:paraId="5E0003B8" w14:textId="77777777" w:rsidR="00C60D85" w:rsidRDefault="00000000">
            <w:pPr>
              <w:spacing w:after="0"/>
              <w:rPr>
                <w:ins w:id="7220" w:author="Sean de Noronha | DRG" w:date="2026-09-29T16:58:00Z" w16du:dateUtc="2026-09-29T14:58:00Z"/>
                <w:rFonts w:cs="Arial"/>
                <w:sz w:val="13"/>
                <w:szCs w:val="13"/>
              </w:rPr>
            </w:pPr>
            <w:ins w:id="7221" w:author="Sean de Noronha | DRG" w:date="2026-09-29T16:58:00Z" w16du:dateUtc="2026-09-29T14:58:00Z">
              <w:r>
                <w:rPr>
                  <w:rFonts w:cs="Arial"/>
                  <w:sz w:val="13"/>
                  <w:szCs w:val="13"/>
                </w:rPr>
                <w:t>6.82</w:t>
              </w:r>
            </w:ins>
          </w:p>
        </w:tc>
      </w:tr>
      <w:tr w:rsidR="00C60D85" w14:paraId="6436DC8D" w14:textId="77777777">
        <w:trPr>
          <w:jc w:val="center"/>
          <w:ins w:id="7222" w:author="Sean de Noronha | DRG" w:date="2026-09-29T16:58:00Z"/>
        </w:trPr>
        <w:tc>
          <w:tcPr>
            <w:tcW w:w="560" w:type="dxa"/>
            <w:vAlign w:val="center"/>
          </w:tcPr>
          <w:p w14:paraId="5E0003B9" w14:textId="77777777" w:rsidR="00C60D85" w:rsidRDefault="00000000">
            <w:pPr>
              <w:spacing w:after="0"/>
              <w:rPr>
                <w:ins w:id="7223" w:author="Sean de Noronha | DRG" w:date="2026-09-29T16:58:00Z" w16du:dateUtc="2026-09-29T14:58:00Z"/>
                <w:rFonts w:cs="Arial"/>
                <w:sz w:val="13"/>
                <w:szCs w:val="13"/>
              </w:rPr>
            </w:pPr>
            <w:ins w:id="7224" w:author="Sean de Noronha | DRG" w:date="2026-09-29T16:58:00Z" w16du:dateUtc="2026-09-29T14:58:00Z">
              <w:r>
                <w:rPr>
                  <w:rFonts w:cs="Arial"/>
                  <w:sz w:val="13"/>
                  <w:szCs w:val="13"/>
                </w:rPr>
                <w:t>38</w:t>
              </w:r>
            </w:ins>
          </w:p>
        </w:tc>
        <w:tc>
          <w:tcPr>
            <w:tcW w:w="500" w:type="dxa"/>
            <w:vAlign w:val="center"/>
          </w:tcPr>
          <w:p w14:paraId="5E0003BA" w14:textId="77777777" w:rsidR="00C60D85" w:rsidRDefault="00000000">
            <w:pPr>
              <w:spacing w:after="0"/>
              <w:rPr>
                <w:ins w:id="7225" w:author="Sean de Noronha | DRG" w:date="2026-09-29T16:58:00Z" w16du:dateUtc="2026-09-29T14:58:00Z"/>
                <w:rFonts w:cs="Arial"/>
                <w:sz w:val="13"/>
                <w:szCs w:val="13"/>
              </w:rPr>
            </w:pPr>
            <w:ins w:id="7226" w:author="Sean de Noronha | DRG" w:date="2026-09-29T16:58:00Z" w16du:dateUtc="2026-09-29T14:58:00Z">
              <w:r>
                <w:rPr>
                  <w:rFonts w:cs="Arial"/>
                  <w:sz w:val="13"/>
                  <w:szCs w:val="13"/>
                </w:rPr>
                <w:t>T1</w:t>
              </w:r>
            </w:ins>
          </w:p>
        </w:tc>
        <w:tc>
          <w:tcPr>
            <w:tcW w:w="660" w:type="dxa"/>
            <w:vAlign w:val="center"/>
          </w:tcPr>
          <w:p w14:paraId="5E0003BB" w14:textId="77777777" w:rsidR="00C60D85" w:rsidRDefault="00000000">
            <w:pPr>
              <w:spacing w:after="0"/>
              <w:rPr>
                <w:ins w:id="7227" w:author="Sean de Noronha | DRG" w:date="2026-09-29T16:58:00Z" w16du:dateUtc="2026-09-29T14:58:00Z"/>
                <w:rFonts w:cs="Arial"/>
                <w:sz w:val="13"/>
                <w:szCs w:val="13"/>
              </w:rPr>
            </w:pPr>
            <w:ins w:id="7228" w:author="Sean de Noronha | DRG" w:date="2026-09-29T16:58:00Z" w16du:dateUtc="2026-09-29T14:58:00Z">
              <w:r>
                <w:rPr>
                  <w:rFonts w:cs="Arial"/>
                  <w:sz w:val="13"/>
                  <w:szCs w:val="13"/>
                </w:rPr>
                <w:t>1</w:t>
              </w:r>
            </w:ins>
          </w:p>
        </w:tc>
        <w:tc>
          <w:tcPr>
            <w:tcW w:w="1920" w:type="dxa"/>
            <w:vAlign w:val="center"/>
          </w:tcPr>
          <w:p w14:paraId="5E0003BC" w14:textId="77777777" w:rsidR="00C60D85" w:rsidRDefault="00000000">
            <w:pPr>
              <w:spacing w:after="0"/>
              <w:rPr>
                <w:ins w:id="7229" w:author="Sean de Noronha | DRG" w:date="2026-09-29T16:58:00Z" w16du:dateUtc="2026-09-29T14:58:00Z"/>
                <w:rFonts w:cs="Arial"/>
                <w:sz w:val="13"/>
                <w:szCs w:val="13"/>
              </w:rPr>
            </w:pPr>
            <w:ins w:id="7230" w:author="Sean de Noronha | DRG" w:date="2026-09-29T16:58:00Z" w16du:dateUtc="2026-09-29T14:58:00Z">
              <w:r>
                <w:rPr>
                  <w:rFonts w:cs="Arial"/>
                  <w:sz w:val="13"/>
                  <w:szCs w:val="13"/>
                </w:rPr>
                <w:t>CSST, Manufacturer C, EHD 18</w:t>
              </w:r>
            </w:ins>
          </w:p>
        </w:tc>
        <w:tc>
          <w:tcPr>
            <w:tcW w:w="520" w:type="dxa"/>
            <w:vAlign w:val="center"/>
          </w:tcPr>
          <w:p w14:paraId="5E0003BD" w14:textId="77777777" w:rsidR="00C60D85" w:rsidRDefault="00000000">
            <w:pPr>
              <w:spacing w:after="0"/>
              <w:rPr>
                <w:ins w:id="7231" w:author="Sean de Noronha | DRG" w:date="2026-09-29T16:58:00Z" w16du:dateUtc="2026-09-29T14:58:00Z"/>
                <w:rFonts w:cs="Arial"/>
                <w:sz w:val="13"/>
                <w:szCs w:val="13"/>
              </w:rPr>
            </w:pPr>
            <w:ins w:id="7232"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BE" w14:textId="77777777" w:rsidR="00C60D85" w:rsidRDefault="00000000">
            <w:pPr>
              <w:spacing w:after="0"/>
              <w:rPr>
                <w:ins w:id="7233" w:author="Sean de Noronha | DRG" w:date="2026-09-29T16:58:00Z" w16du:dateUtc="2026-09-29T14:58:00Z"/>
                <w:rFonts w:cs="Arial"/>
                <w:sz w:val="13"/>
                <w:szCs w:val="13"/>
              </w:rPr>
            </w:pPr>
            <w:ins w:id="7234" w:author="Sean de Noronha | DRG" w:date="2026-09-29T16:58:00Z" w16du:dateUtc="2026-09-29T14:58:00Z">
              <w:r>
                <w:rPr>
                  <w:rFonts w:cs="Arial"/>
                  <w:sz w:val="13"/>
                  <w:szCs w:val="13"/>
                </w:rPr>
                <w:t>10,000</w:t>
              </w:r>
            </w:ins>
          </w:p>
        </w:tc>
        <w:tc>
          <w:tcPr>
            <w:tcW w:w="800" w:type="dxa"/>
            <w:vAlign w:val="center"/>
          </w:tcPr>
          <w:p w14:paraId="5E0003BF" w14:textId="77777777" w:rsidR="00C60D85" w:rsidRDefault="00000000">
            <w:pPr>
              <w:spacing w:after="0"/>
              <w:rPr>
                <w:ins w:id="7235" w:author="Sean de Noronha | DRG" w:date="2026-09-29T16:58:00Z" w16du:dateUtc="2026-09-29T14:58:00Z"/>
                <w:rFonts w:cs="Arial"/>
                <w:sz w:val="13"/>
                <w:szCs w:val="13"/>
              </w:rPr>
            </w:pPr>
            <w:ins w:id="7236" w:author="Sean de Noronha | DRG" w:date="2026-09-29T16:58:00Z" w16du:dateUtc="2026-09-29T14:58:00Z">
              <w:r>
                <w:rPr>
                  <w:rFonts w:cs="Arial"/>
                  <w:sz w:val="13"/>
                  <w:szCs w:val="13"/>
                </w:rPr>
                <w:t>0.5 m</w:t>
              </w:r>
            </w:ins>
          </w:p>
        </w:tc>
        <w:tc>
          <w:tcPr>
            <w:tcW w:w="880" w:type="dxa"/>
            <w:vAlign w:val="center"/>
          </w:tcPr>
          <w:p w14:paraId="5E0003C0" w14:textId="77777777" w:rsidR="00C60D85" w:rsidRDefault="00000000">
            <w:pPr>
              <w:spacing w:after="0"/>
              <w:rPr>
                <w:ins w:id="7237" w:author="Sean de Noronha | DRG" w:date="2026-09-29T16:58:00Z" w16du:dateUtc="2026-09-29T14:58:00Z"/>
                <w:rFonts w:cs="Arial"/>
                <w:sz w:val="13"/>
                <w:szCs w:val="13"/>
              </w:rPr>
            </w:pPr>
            <w:ins w:id="7238" w:author="Sean de Noronha | DRG" w:date="2026-09-29T16:58:00Z" w16du:dateUtc="2026-09-29T14:58:00Z">
              <w:r>
                <w:rPr>
                  <w:rFonts w:cs="Arial"/>
                  <w:sz w:val="13"/>
                  <w:szCs w:val="13"/>
                </w:rPr>
                <w:t>1.0</w:t>
              </w:r>
            </w:ins>
          </w:p>
        </w:tc>
        <w:tc>
          <w:tcPr>
            <w:tcW w:w="820" w:type="dxa"/>
            <w:vAlign w:val="center"/>
          </w:tcPr>
          <w:p w14:paraId="5E0003C1" w14:textId="77777777" w:rsidR="00C60D85" w:rsidRDefault="00000000">
            <w:pPr>
              <w:spacing w:after="0"/>
              <w:rPr>
                <w:ins w:id="7239" w:author="Sean de Noronha | DRG" w:date="2026-09-29T16:58:00Z" w16du:dateUtc="2026-09-29T14:58:00Z"/>
                <w:rFonts w:cs="Arial"/>
                <w:sz w:val="13"/>
                <w:szCs w:val="13"/>
              </w:rPr>
            </w:pPr>
            <w:ins w:id="7240" w:author="Sean de Noronha | DRG" w:date="2026-09-29T16:58:00Z" w16du:dateUtc="2026-09-29T14:58:00Z">
              <w:r>
                <w:rPr>
                  <w:rFonts w:cs="Arial"/>
                  <w:sz w:val="13"/>
                  <w:szCs w:val="13"/>
                </w:rPr>
                <w:t>342</w:t>
              </w:r>
            </w:ins>
          </w:p>
        </w:tc>
        <w:tc>
          <w:tcPr>
            <w:tcW w:w="1100" w:type="dxa"/>
            <w:vAlign w:val="center"/>
          </w:tcPr>
          <w:p w14:paraId="5E0003C2" w14:textId="77777777" w:rsidR="00C60D85" w:rsidRDefault="00000000">
            <w:pPr>
              <w:spacing w:after="0"/>
              <w:rPr>
                <w:ins w:id="7241" w:author="Sean de Noronha | DRG" w:date="2026-09-29T16:58:00Z" w16du:dateUtc="2026-09-29T14:58:00Z"/>
                <w:rFonts w:cs="Arial"/>
                <w:sz w:val="13"/>
                <w:szCs w:val="13"/>
              </w:rPr>
            </w:pPr>
            <w:ins w:id="7242" w:author="Sean de Noronha | DRG" w:date="2026-09-29T16:58:00Z" w16du:dateUtc="2026-09-29T14:58:00Z">
              <w:r>
                <w:rPr>
                  <w:rFonts w:cs="Arial"/>
                  <w:sz w:val="13"/>
                  <w:szCs w:val="13"/>
                </w:rPr>
                <w:t>112 (238)</w:t>
              </w:r>
            </w:ins>
          </w:p>
        </w:tc>
        <w:tc>
          <w:tcPr>
            <w:tcW w:w="700" w:type="dxa"/>
            <w:vAlign w:val="center"/>
          </w:tcPr>
          <w:p w14:paraId="5E0003C3" w14:textId="77777777" w:rsidR="00C60D85" w:rsidRDefault="00000000">
            <w:pPr>
              <w:spacing w:after="0"/>
              <w:rPr>
                <w:ins w:id="7243" w:author="Sean de Noronha | DRG" w:date="2026-09-29T16:58:00Z" w16du:dateUtc="2026-09-29T14:58:00Z"/>
                <w:rFonts w:cs="Arial"/>
                <w:sz w:val="13"/>
                <w:szCs w:val="13"/>
              </w:rPr>
            </w:pPr>
            <w:ins w:id="7244" w:author="Sean de Noronha | DRG" w:date="2026-09-29T16:58:00Z" w16du:dateUtc="2026-09-29T14:58:00Z">
              <w:r>
                <w:rPr>
                  <w:rFonts w:cs="Arial"/>
                  <w:sz w:val="13"/>
                  <w:szCs w:val="13"/>
                </w:rPr>
                <w:t>9.10</w:t>
              </w:r>
            </w:ins>
          </w:p>
        </w:tc>
      </w:tr>
      <w:tr w:rsidR="00C60D85" w14:paraId="27B7FF57" w14:textId="77777777">
        <w:trPr>
          <w:jc w:val="center"/>
          <w:ins w:id="7245" w:author="Sean de Noronha | DRG" w:date="2026-09-29T16:58:00Z"/>
        </w:trPr>
        <w:tc>
          <w:tcPr>
            <w:tcW w:w="560" w:type="dxa"/>
            <w:vAlign w:val="center"/>
          </w:tcPr>
          <w:p w14:paraId="5E0003C4" w14:textId="77777777" w:rsidR="00C60D85" w:rsidRDefault="00000000">
            <w:pPr>
              <w:spacing w:after="0"/>
              <w:rPr>
                <w:ins w:id="7246" w:author="Sean de Noronha | DRG" w:date="2026-09-29T16:58:00Z" w16du:dateUtc="2026-09-29T14:58:00Z"/>
                <w:rFonts w:cs="Arial"/>
                <w:sz w:val="13"/>
                <w:szCs w:val="13"/>
              </w:rPr>
            </w:pPr>
            <w:ins w:id="7247" w:author="Sean de Noronha | DRG" w:date="2026-09-29T16:58:00Z" w16du:dateUtc="2026-09-29T14:58:00Z">
              <w:r>
                <w:rPr>
                  <w:rFonts w:cs="Arial"/>
                  <w:sz w:val="13"/>
                  <w:szCs w:val="13"/>
                </w:rPr>
                <w:t>39</w:t>
              </w:r>
            </w:ins>
          </w:p>
        </w:tc>
        <w:tc>
          <w:tcPr>
            <w:tcW w:w="500" w:type="dxa"/>
            <w:vAlign w:val="center"/>
          </w:tcPr>
          <w:p w14:paraId="5E0003C5" w14:textId="77777777" w:rsidR="00C60D85" w:rsidRDefault="00000000">
            <w:pPr>
              <w:spacing w:after="0"/>
              <w:rPr>
                <w:ins w:id="7248" w:author="Sean de Noronha | DRG" w:date="2026-09-29T16:58:00Z" w16du:dateUtc="2026-09-29T14:58:00Z"/>
                <w:rFonts w:cs="Arial"/>
                <w:sz w:val="13"/>
                <w:szCs w:val="13"/>
              </w:rPr>
            </w:pPr>
            <w:ins w:id="7249" w:author="Sean de Noronha | DRG" w:date="2026-09-29T16:58:00Z" w16du:dateUtc="2026-09-29T14:58:00Z">
              <w:r>
                <w:rPr>
                  <w:rFonts w:cs="Arial"/>
                  <w:sz w:val="13"/>
                  <w:szCs w:val="13"/>
                </w:rPr>
                <w:t>T1</w:t>
              </w:r>
            </w:ins>
          </w:p>
        </w:tc>
        <w:tc>
          <w:tcPr>
            <w:tcW w:w="660" w:type="dxa"/>
            <w:vAlign w:val="center"/>
          </w:tcPr>
          <w:p w14:paraId="5E0003C6" w14:textId="77777777" w:rsidR="00C60D85" w:rsidRDefault="00000000">
            <w:pPr>
              <w:spacing w:after="0"/>
              <w:rPr>
                <w:ins w:id="7250" w:author="Sean de Noronha | DRG" w:date="2026-09-29T16:58:00Z" w16du:dateUtc="2026-09-29T14:58:00Z"/>
                <w:rFonts w:cs="Arial"/>
                <w:sz w:val="13"/>
                <w:szCs w:val="13"/>
              </w:rPr>
            </w:pPr>
            <w:ins w:id="7251" w:author="Sean de Noronha | DRG" w:date="2026-09-29T16:58:00Z" w16du:dateUtc="2026-09-29T14:58:00Z">
              <w:r>
                <w:rPr>
                  <w:rFonts w:cs="Arial"/>
                  <w:sz w:val="13"/>
                  <w:szCs w:val="13"/>
                </w:rPr>
                <w:t>1</w:t>
              </w:r>
            </w:ins>
          </w:p>
        </w:tc>
        <w:tc>
          <w:tcPr>
            <w:tcW w:w="1920" w:type="dxa"/>
            <w:vAlign w:val="center"/>
          </w:tcPr>
          <w:p w14:paraId="5E0003C7" w14:textId="77777777" w:rsidR="00C60D85" w:rsidRDefault="00000000">
            <w:pPr>
              <w:spacing w:after="0"/>
              <w:rPr>
                <w:ins w:id="7252" w:author="Sean de Noronha | DRG" w:date="2026-09-29T16:58:00Z" w16du:dateUtc="2026-09-29T14:58:00Z"/>
                <w:rFonts w:cs="Arial"/>
                <w:sz w:val="13"/>
                <w:szCs w:val="13"/>
              </w:rPr>
            </w:pPr>
            <w:ins w:id="7253" w:author="Sean de Noronha | DRG" w:date="2026-09-29T16:58:00Z" w16du:dateUtc="2026-09-29T14:58:00Z">
              <w:r>
                <w:rPr>
                  <w:rFonts w:cs="Arial"/>
                  <w:sz w:val="13"/>
                  <w:szCs w:val="13"/>
                </w:rPr>
                <w:t>CSST, Manufacturer C, EHD 18</w:t>
              </w:r>
            </w:ins>
          </w:p>
        </w:tc>
        <w:tc>
          <w:tcPr>
            <w:tcW w:w="520" w:type="dxa"/>
            <w:vAlign w:val="center"/>
          </w:tcPr>
          <w:p w14:paraId="5E0003C8" w14:textId="77777777" w:rsidR="00C60D85" w:rsidRDefault="00000000">
            <w:pPr>
              <w:spacing w:after="0"/>
              <w:rPr>
                <w:ins w:id="7254" w:author="Sean de Noronha | DRG" w:date="2026-09-29T16:58:00Z" w16du:dateUtc="2026-09-29T14:58:00Z"/>
                <w:rFonts w:cs="Arial"/>
                <w:sz w:val="13"/>
                <w:szCs w:val="13"/>
              </w:rPr>
            </w:pPr>
            <w:ins w:id="7255"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C9" w14:textId="77777777" w:rsidR="00C60D85" w:rsidRDefault="00000000">
            <w:pPr>
              <w:spacing w:after="0"/>
              <w:rPr>
                <w:ins w:id="7256" w:author="Sean de Noronha | DRG" w:date="2026-09-29T16:58:00Z" w16du:dateUtc="2026-09-29T14:58:00Z"/>
                <w:rFonts w:cs="Arial"/>
                <w:sz w:val="13"/>
                <w:szCs w:val="13"/>
              </w:rPr>
            </w:pPr>
            <w:ins w:id="7257" w:author="Sean de Noronha | DRG" w:date="2026-09-29T16:58:00Z" w16du:dateUtc="2026-09-29T14:58:00Z">
              <w:r>
                <w:rPr>
                  <w:rFonts w:cs="Arial"/>
                  <w:sz w:val="13"/>
                  <w:szCs w:val="13"/>
                </w:rPr>
                <w:t>15,000</w:t>
              </w:r>
            </w:ins>
          </w:p>
        </w:tc>
        <w:tc>
          <w:tcPr>
            <w:tcW w:w="800" w:type="dxa"/>
            <w:vAlign w:val="center"/>
          </w:tcPr>
          <w:p w14:paraId="5E0003CA" w14:textId="77777777" w:rsidR="00C60D85" w:rsidRDefault="00000000">
            <w:pPr>
              <w:spacing w:after="0"/>
              <w:rPr>
                <w:ins w:id="7258" w:author="Sean de Noronha | DRG" w:date="2026-09-29T16:58:00Z" w16du:dateUtc="2026-09-29T14:58:00Z"/>
                <w:rFonts w:cs="Arial"/>
                <w:sz w:val="13"/>
                <w:szCs w:val="13"/>
              </w:rPr>
            </w:pPr>
            <w:ins w:id="7259" w:author="Sean de Noronha | DRG" w:date="2026-09-29T16:58:00Z" w16du:dateUtc="2026-09-29T14:58:00Z">
              <w:r>
                <w:rPr>
                  <w:rFonts w:cs="Arial"/>
                  <w:sz w:val="13"/>
                  <w:szCs w:val="13"/>
                </w:rPr>
                <w:t>0.5 m</w:t>
              </w:r>
            </w:ins>
          </w:p>
        </w:tc>
        <w:tc>
          <w:tcPr>
            <w:tcW w:w="880" w:type="dxa"/>
            <w:vAlign w:val="center"/>
          </w:tcPr>
          <w:p w14:paraId="5E0003CB" w14:textId="77777777" w:rsidR="00C60D85" w:rsidRDefault="00000000">
            <w:pPr>
              <w:spacing w:after="0"/>
              <w:rPr>
                <w:ins w:id="7260" w:author="Sean de Noronha | DRG" w:date="2026-09-29T16:58:00Z" w16du:dateUtc="2026-09-29T14:58:00Z"/>
                <w:rFonts w:cs="Arial"/>
                <w:sz w:val="13"/>
                <w:szCs w:val="13"/>
              </w:rPr>
            </w:pPr>
            <w:ins w:id="7261" w:author="Sean de Noronha | DRG" w:date="2026-09-29T16:58:00Z" w16du:dateUtc="2026-09-29T14:58:00Z">
              <w:r>
                <w:rPr>
                  <w:rFonts w:cs="Arial"/>
                  <w:sz w:val="13"/>
                  <w:szCs w:val="13"/>
                </w:rPr>
                <w:t>2.3</w:t>
              </w:r>
            </w:ins>
          </w:p>
        </w:tc>
        <w:tc>
          <w:tcPr>
            <w:tcW w:w="820" w:type="dxa"/>
            <w:vAlign w:val="center"/>
          </w:tcPr>
          <w:p w14:paraId="5E0003CC" w14:textId="77777777" w:rsidR="00C60D85" w:rsidRDefault="00000000">
            <w:pPr>
              <w:spacing w:after="0"/>
              <w:rPr>
                <w:ins w:id="7262" w:author="Sean de Noronha | DRG" w:date="2026-09-29T16:58:00Z" w16du:dateUtc="2026-09-29T14:58:00Z"/>
                <w:rFonts w:cs="Arial"/>
                <w:sz w:val="13"/>
                <w:szCs w:val="13"/>
              </w:rPr>
            </w:pPr>
            <w:ins w:id="7263" w:author="Sean de Noronha | DRG" w:date="2026-09-29T16:58:00Z" w16du:dateUtc="2026-09-29T14:58:00Z">
              <w:r>
                <w:rPr>
                  <w:rFonts w:cs="Arial"/>
                  <w:sz w:val="13"/>
                  <w:szCs w:val="13"/>
                </w:rPr>
                <w:t>793</w:t>
              </w:r>
            </w:ins>
          </w:p>
        </w:tc>
        <w:tc>
          <w:tcPr>
            <w:tcW w:w="1100" w:type="dxa"/>
            <w:vAlign w:val="center"/>
          </w:tcPr>
          <w:p w14:paraId="5E0003CD" w14:textId="77777777" w:rsidR="00C60D85" w:rsidRDefault="00000000">
            <w:pPr>
              <w:spacing w:after="0"/>
              <w:rPr>
                <w:ins w:id="7264" w:author="Sean de Noronha | DRG" w:date="2026-09-29T16:58:00Z" w16du:dateUtc="2026-09-29T14:58:00Z"/>
                <w:rFonts w:cs="Arial"/>
                <w:sz w:val="13"/>
                <w:szCs w:val="13"/>
              </w:rPr>
            </w:pPr>
            <w:ins w:id="7265" w:author="Sean de Noronha | DRG" w:date="2026-09-29T16:58:00Z" w16du:dateUtc="2026-09-29T14:58:00Z">
              <w:r>
                <w:rPr>
                  <w:rFonts w:cs="Arial"/>
                  <w:sz w:val="13"/>
                  <w:szCs w:val="13"/>
                </w:rPr>
                <w:t>168 (356)</w:t>
              </w:r>
            </w:ins>
          </w:p>
        </w:tc>
        <w:tc>
          <w:tcPr>
            <w:tcW w:w="700" w:type="dxa"/>
            <w:vAlign w:val="center"/>
          </w:tcPr>
          <w:p w14:paraId="5E0003CE" w14:textId="77777777" w:rsidR="00C60D85" w:rsidRDefault="00000000">
            <w:pPr>
              <w:spacing w:after="0"/>
              <w:rPr>
                <w:ins w:id="7266" w:author="Sean de Noronha | DRG" w:date="2026-09-29T16:58:00Z" w16du:dateUtc="2026-09-29T14:58:00Z"/>
                <w:rFonts w:cs="Arial"/>
                <w:sz w:val="13"/>
                <w:szCs w:val="13"/>
              </w:rPr>
            </w:pPr>
            <w:ins w:id="7267" w:author="Sean de Noronha | DRG" w:date="2026-09-29T16:58:00Z" w16du:dateUtc="2026-09-29T14:58:00Z">
              <w:r>
                <w:rPr>
                  <w:rFonts w:cs="Arial"/>
                  <w:sz w:val="13"/>
                  <w:szCs w:val="13"/>
                </w:rPr>
                <w:t>13.6</w:t>
              </w:r>
            </w:ins>
          </w:p>
        </w:tc>
      </w:tr>
      <w:tr w:rsidR="00C60D85" w14:paraId="58CB7895" w14:textId="77777777">
        <w:trPr>
          <w:jc w:val="center"/>
          <w:ins w:id="7268" w:author="Sean de Noronha | DRG" w:date="2026-09-29T16:58:00Z"/>
        </w:trPr>
        <w:tc>
          <w:tcPr>
            <w:tcW w:w="560" w:type="dxa"/>
            <w:vAlign w:val="center"/>
          </w:tcPr>
          <w:p w14:paraId="5E0003CF" w14:textId="77777777" w:rsidR="00C60D85" w:rsidRDefault="00000000">
            <w:pPr>
              <w:spacing w:after="0"/>
              <w:rPr>
                <w:ins w:id="7269" w:author="Sean de Noronha | DRG" w:date="2026-09-29T16:58:00Z" w16du:dateUtc="2026-09-29T14:58:00Z"/>
                <w:rFonts w:cs="Arial"/>
                <w:sz w:val="13"/>
                <w:szCs w:val="13"/>
              </w:rPr>
            </w:pPr>
            <w:ins w:id="7270" w:author="Sean de Noronha | DRG" w:date="2026-09-29T16:58:00Z" w16du:dateUtc="2026-09-29T14:58:00Z">
              <w:r>
                <w:rPr>
                  <w:rFonts w:cs="Arial"/>
                  <w:sz w:val="13"/>
                  <w:szCs w:val="13"/>
                </w:rPr>
                <w:t>40</w:t>
              </w:r>
            </w:ins>
          </w:p>
        </w:tc>
        <w:tc>
          <w:tcPr>
            <w:tcW w:w="500" w:type="dxa"/>
            <w:vAlign w:val="center"/>
          </w:tcPr>
          <w:p w14:paraId="5E0003D0" w14:textId="77777777" w:rsidR="00C60D85" w:rsidRDefault="00000000">
            <w:pPr>
              <w:spacing w:after="0"/>
              <w:rPr>
                <w:ins w:id="7271" w:author="Sean de Noronha | DRG" w:date="2026-09-29T16:58:00Z" w16du:dateUtc="2026-09-29T14:58:00Z"/>
                <w:rFonts w:cs="Arial"/>
                <w:sz w:val="13"/>
                <w:szCs w:val="13"/>
              </w:rPr>
            </w:pPr>
            <w:ins w:id="7272" w:author="Sean de Noronha | DRG" w:date="2026-09-29T16:58:00Z" w16du:dateUtc="2026-09-29T14:58:00Z">
              <w:r>
                <w:rPr>
                  <w:rFonts w:cs="Arial"/>
                  <w:sz w:val="13"/>
                  <w:szCs w:val="13"/>
                </w:rPr>
                <w:t>T1</w:t>
              </w:r>
            </w:ins>
          </w:p>
        </w:tc>
        <w:tc>
          <w:tcPr>
            <w:tcW w:w="660" w:type="dxa"/>
            <w:vAlign w:val="center"/>
          </w:tcPr>
          <w:p w14:paraId="5E0003D1" w14:textId="77777777" w:rsidR="00C60D85" w:rsidRDefault="00000000">
            <w:pPr>
              <w:spacing w:after="0"/>
              <w:rPr>
                <w:ins w:id="7273" w:author="Sean de Noronha | DRG" w:date="2026-09-29T16:58:00Z" w16du:dateUtc="2026-09-29T14:58:00Z"/>
                <w:rFonts w:cs="Arial"/>
                <w:sz w:val="13"/>
                <w:szCs w:val="13"/>
              </w:rPr>
            </w:pPr>
            <w:ins w:id="7274" w:author="Sean de Noronha | DRG" w:date="2026-09-29T16:58:00Z" w16du:dateUtc="2026-09-29T14:58:00Z">
              <w:r>
                <w:rPr>
                  <w:rFonts w:cs="Arial"/>
                  <w:sz w:val="13"/>
                  <w:szCs w:val="13"/>
                </w:rPr>
                <w:t>1</w:t>
              </w:r>
            </w:ins>
          </w:p>
        </w:tc>
        <w:tc>
          <w:tcPr>
            <w:tcW w:w="1920" w:type="dxa"/>
            <w:vAlign w:val="center"/>
          </w:tcPr>
          <w:p w14:paraId="5E0003D2" w14:textId="77777777" w:rsidR="00C60D85" w:rsidRDefault="00000000">
            <w:pPr>
              <w:spacing w:after="0"/>
              <w:rPr>
                <w:ins w:id="7275" w:author="Sean de Noronha | DRG" w:date="2026-09-29T16:58:00Z" w16du:dateUtc="2026-09-29T14:58:00Z"/>
                <w:rFonts w:cs="Arial"/>
                <w:sz w:val="13"/>
                <w:szCs w:val="13"/>
              </w:rPr>
            </w:pPr>
            <w:ins w:id="7276" w:author="Sean de Noronha | DRG" w:date="2026-09-29T16:58:00Z" w16du:dateUtc="2026-09-29T14:58:00Z">
              <w:r>
                <w:rPr>
                  <w:rFonts w:cs="Arial"/>
                  <w:sz w:val="13"/>
                  <w:szCs w:val="13"/>
                </w:rPr>
                <w:t>CSST, Manufacturer C, EHD 18</w:t>
              </w:r>
            </w:ins>
          </w:p>
        </w:tc>
        <w:tc>
          <w:tcPr>
            <w:tcW w:w="520" w:type="dxa"/>
            <w:vAlign w:val="center"/>
          </w:tcPr>
          <w:p w14:paraId="5E0003D3" w14:textId="77777777" w:rsidR="00C60D85" w:rsidRDefault="00000000">
            <w:pPr>
              <w:spacing w:after="0"/>
              <w:rPr>
                <w:ins w:id="7277" w:author="Sean de Noronha | DRG" w:date="2026-09-29T16:58:00Z" w16du:dateUtc="2026-09-29T14:58:00Z"/>
                <w:rFonts w:cs="Arial"/>
                <w:sz w:val="13"/>
                <w:szCs w:val="13"/>
              </w:rPr>
            </w:pPr>
            <w:ins w:id="7278"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D4" w14:textId="77777777" w:rsidR="00C60D85" w:rsidRDefault="00000000">
            <w:pPr>
              <w:spacing w:after="0"/>
              <w:rPr>
                <w:ins w:id="7279" w:author="Sean de Noronha | DRG" w:date="2026-09-29T16:58:00Z" w16du:dateUtc="2026-09-29T14:58:00Z"/>
                <w:rFonts w:cs="Arial"/>
                <w:sz w:val="13"/>
                <w:szCs w:val="13"/>
              </w:rPr>
            </w:pPr>
            <w:ins w:id="7280" w:author="Sean de Noronha | DRG" w:date="2026-09-29T16:58:00Z" w16du:dateUtc="2026-09-29T14:58:00Z">
              <w:r>
                <w:rPr>
                  <w:rFonts w:cs="Arial"/>
                  <w:sz w:val="13"/>
                  <w:szCs w:val="13"/>
                </w:rPr>
                <w:t>20,000</w:t>
              </w:r>
            </w:ins>
          </w:p>
        </w:tc>
        <w:tc>
          <w:tcPr>
            <w:tcW w:w="800" w:type="dxa"/>
            <w:vAlign w:val="center"/>
          </w:tcPr>
          <w:p w14:paraId="5E0003D5" w14:textId="77777777" w:rsidR="00C60D85" w:rsidRDefault="00000000">
            <w:pPr>
              <w:spacing w:after="0"/>
              <w:rPr>
                <w:ins w:id="7281" w:author="Sean de Noronha | DRG" w:date="2026-09-29T16:58:00Z" w16du:dateUtc="2026-09-29T14:58:00Z"/>
                <w:rFonts w:cs="Arial"/>
                <w:sz w:val="13"/>
                <w:szCs w:val="13"/>
              </w:rPr>
            </w:pPr>
            <w:ins w:id="7282" w:author="Sean de Noronha | DRG" w:date="2026-09-29T16:58:00Z" w16du:dateUtc="2026-09-29T14:58:00Z">
              <w:r>
                <w:rPr>
                  <w:rFonts w:cs="Arial"/>
                  <w:sz w:val="13"/>
                  <w:szCs w:val="13"/>
                </w:rPr>
                <w:t>0.5 m</w:t>
              </w:r>
            </w:ins>
          </w:p>
        </w:tc>
        <w:tc>
          <w:tcPr>
            <w:tcW w:w="880" w:type="dxa"/>
            <w:vAlign w:val="center"/>
          </w:tcPr>
          <w:p w14:paraId="5E0003D6" w14:textId="77777777" w:rsidR="00C60D85" w:rsidRDefault="00000000">
            <w:pPr>
              <w:spacing w:after="0"/>
              <w:rPr>
                <w:ins w:id="7283" w:author="Sean de Noronha | DRG" w:date="2026-09-29T16:58:00Z" w16du:dateUtc="2026-09-29T14:58:00Z"/>
                <w:rFonts w:cs="Arial"/>
                <w:sz w:val="13"/>
                <w:szCs w:val="13"/>
              </w:rPr>
            </w:pPr>
            <w:ins w:id="7284" w:author="Sean de Noronha | DRG" w:date="2026-09-29T16:58:00Z" w16du:dateUtc="2026-09-29T14:58:00Z">
              <w:r>
                <w:rPr>
                  <w:rFonts w:cs="Arial"/>
                  <w:sz w:val="13"/>
                  <w:szCs w:val="13"/>
                </w:rPr>
                <w:t>4.0</w:t>
              </w:r>
            </w:ins>
          </w:p>
        </w:tc>
        <w:tc>
          <w:tcPr>
            <w:tcW w:w="820" w:type="dxa"/>
            <w:vAlign w:val="center"/>
          </w:tcPr>
          <w:p w14:paraId="5E0003D7" w14:textId="77777777" w:rsidR="00C60D85" w:rsidRDefault="00000000">
            <w:pPr>
              <w:spacing w:after="0"/>
              <w:rPr>
                <w:ins w:id="7285" w:author="Sean de Noronha | DRG" w:date="2026-09-29T16:58:00Z" w16du:dateUtc="2026-09-29T14:58:00Z"/>
                <w:rFonts w:cs="Arial"/>
                <w:sz w:val="13"/>
                <w:szCs w:val="13"/>
              </w:rPr>
            </w:pPr>
            <w:ins w:id="7286" w:author="Sean de Noronha | DRG" w:date="2026-09-29T16:58:00Z" w16du:dateUtc="2026-09-29T14:58:00Z">
              <w:r>
                <w:rPr>
                  <w:rFonts w:cs="Arial"/>
                  <w:sz w:val="13"/>
                  <w:szCs w:val="13"/>
                </w:rPr>
                <w:t>1,350</w:t>
              </w:r>
            </w:ins>
          </w:p>
        </w:tc>
        <w:tc>
          <w:tcPr>
            <w:tcW w:w="1100" w:type="dxa"/>
            <w:vAlign w:val="center"/>
          </w:tcPr>
          <w:p w14:paraId="5E0003D8" w14:textId="77777777" w:rsidR="00C60D85" w:rsidRDefault="00000000">
            <w:pPr>
              <w:spacing w:after="0"/>
              <w:rPr>
                <w:ins w:id="7287" w:author="Sean de Noronha | DRG" w:date="2026-09-29T16:58:00Z" w16du:dateUtc="2026-09-29T14:58:00Z"/>
                <w:rFonts w:cs="Arial"/>
                <w:sz w:val="13"/>
                <w:szCs w:val="13"/>
              </w:rPr>
            </w:pPr>
            <w:ins w:id="7288" w:author="Sean de Noronha | DRG" w:date="2026-09-29T16:58:00Z" w16du:dateUtc="2026-09-29T14:58:00Z">
              <w:r>
                <w:rPr>
                  <w:rFonts w:cs="Arial"/>
                  <w:sz w:val="13"/>
                  <w:szCs w:val="13"/>
                </w:rPr>
                <w:t>224 (475)</w:t>
              </w:r>
            </w:ins>
          </w:p>
        </w:tc>
        <w:tc>
          <w:tcPr>
            <w:tcW w:w="700" w:type="dxa"/>
            <w:vAlign w:val="center"/>
          </w:tcPr>
          <w:p w14:paraId="5E0003D9" w14:textId="77777777" w:rsidR="00C60D85" w:rsidRDefault="00000000">
            <w:pPr>
              <w:spacing w:after="0"/>
              <w:rPr>
                <w:ins w:id="7289" w:author="Sean de Noronha | DRG" w:date="2026-09-29T16:58:00Z" w16du:dateUtc="2026-09-29T14:58:00Z"/>
                <w:rFonts w:cs="Arial"/>
                <w:sz w:val="13"/>
                <w:szCs w:val="13"/>
              </w:rPr>
            </w:pPr>
            <w:ins w:id="7290" w:author="Sean de Noronha | DRG" w:date="2026-09-29T16:58:00Z" w16du:dateUtc="2026-09-29T14:58:00Z">
              <w:r>
                <w:rPr>
                  <w:rFonts w:cs="Arial"/>
                  <w:sz w:val="13"/>
                  <w:szCs w:val="13"/>
                </w:rPr>
                <w:t>18.2</w:t>
              </w:r>
            </w:ins>
          </w:p>
        </w:tc>
      </w:tr>
      <w:tr w:rsidR="00C60D85" w14:paraId="10DDCD04" w14:textId="77777777">
        <w:trPr>
          <w:jc w:val="center"/>
          <w:ins w:id="7291" w:author="Sean de Noronha | DRG" w:date="2026-09-29T16:58:00Z"/>
        </w:trPr>
        <w:tc>
          <w:tcPr>
            <w:tcW w:w="560" w:type="dxa"/>
            <w:vAlign w:val="center"/>
          </w:tcPr>
          <w:p w14:paraId="5E0003DA" w14:textId="77777777" w:rsidR="00C60D85" w:rsidRDefault="00000000">
            <w:pPr>
              <w:spacing w:after="0"/>
              <w:rPr>
                <w:ins w:id="7292" w:author="Sean de Noronha | DRG" w:date="2026-09-29T16:58:00Z" w16du:dateUtc="2026-09-29T14:58:00Z"/>
                <w:rFonts w:cs="Arial"/>
                <w:sz w:val="13"/>
                <w:szCs w:val="13"/>
              </w:rPr>
            </w:pPr>
            <w:ins w:id="7293" w:author="Sean de Noronha | DRG" w:date="2026-09-29T16:58:00Z" w16du:dateUtc="2026-09-29T14:58:00Z">
              <w:r>
                <w:rPr>
                  <w:rFonts w:cs="Arial"/>
                  <w:sz w:val="13"/>
                  <w:szCs w:val="13"/>
                </w:rPr>
                <w:t>41</w:t>
              </w:r>
            </w:ins>
          </w:p>
        </w:tc>
        <w:tc>
          <w:tcPr>
            <w:tcW w:w="500" w:type="dxa"/>
            <w:vAlign w:val="center"/>
          </w:tcPr>
          <w:p w14:paraId="5E0003DB" w14:textId="77777777" w:rsidR="00C60D85" w:rsidRDefault="00000000">
            <w:pPr>
              <w:spacing w:after="0"/>
              <w:rPr>
                <w:ins w:id="7294" w:author="Sean de Noronha | DRG" w:date="2026-09-29T16:58:00Z" w16du:dateUtc="2026-09-29T14:58:00Z"/>
                <w:rFonts w:cs="Arial"/>
                <w:sz w:val="13"/>
                <w:szCs w:val="13"/>
              </w:rPr>
            </w:pPr>
            <w:ins w:id="7295" w:author="Sean de Noronha | DRG" w:date="2026-09-29T16:58:00Z" w16du:dateUtc="2026-09-29T14:58:00Z">
              <w:r>
                <w:rPr>
                  <w:rFonts w:cs="Arial"/>
                  <w:sz w:val="13"/>
                  <w:szCs w:val="13"/>
                </w:rPr>
                <w:t>T1</w:t>
              </w:r>
            </w:ins>
          </w:p>
        </w:tc>
        <w:tc>
          <w:tcPr>
            <w:tcW w:w="660" w:type="dxa"/>
            <w:vAlign w:val="center"/>
          </w:tcPr>
          <w:p w14:paraId="5E0003DC" w14:textId="77777777" w:rsidR="00C60D85" w:rsidRDefault="00000000">
            <w:pPr>
              <w:spacing w:after="0"/>
              <w:rPr>
                <w:ins w:id="7296" w:author="Sean de Noronha | DRG" w:date="2026-09-29T16:58:00Z" w16du:dateUtc="2026-09-29T14:58:00Z"/>
                <w:rFonts w:cs="Arial"/>
                <w:sz w:val="13"/>
                <w:szCs w:val="13"/>
              </w:rPr>
            </w:pPr>
            <w:ins w:id="7297" w:author="Sean de Noronha | DRG" w:date="2026-09-29T16:58:00Z" w16du:dateUtc="2026-09-29T14:58:00Z">
              <w:r>
                <w:rPr>
                  <w:rFonts w:cs="Arial"/>
                  <w:sz w:val="13"/>
                  <w:szCs w:val="13"/>
                </w:rPr>
                <w:t>1</w:t>
              </w:r>
            </w:ins>
          </w:p>
        </w:tc>
        <w:tc>
          <w:tcPr>
            <w:tcW w:w="1920" w:type="dxa"/>
            <w:vAlign w:val="center"/>
          </w:tcPr>
          <w:p w14:paraId="5E0003DD" w14:textId="77777777" w:rsidR="00C60D85" w:rsidRDefault="00000000">
            <w:pPr>
              <w:spacing w:after="0"/>
              <w:rPr>
                <w:ins w:id="7298" w:author="Sean de Noronha | DRG" w:date="2026-09-29T16:58:00Z" w16du:dateUtc="2026-09-29T14:58:00Z"/>
                <w:rFonts w:cs="Arial"/>
                <w:sz w:val="13"/>
                <w:szCs w:val="13"/>
              </w:rPr>
            </w:pPr>
            <w:ins w:id="7299" w:author="Sean de Noronha | DRG" w:date="2026-09-29T16:58:00Z" w16du:dateUtc="2026-09-29T14:58:00Z">
              <w:r>
                <w:rPr>
                  <w:rFonts w:cs="Arial"/>
                  <w:sz w:val="13"/>
                  <w:szCs w:val="13"/>
                </w:rPr>
                <w:t>CSST, Manufacturer C, EHD 18</w:t>
              </w:r>
            </w:ins>
          </w:p>
        </w:tc>
        <w:tc>
          <w:tcPr>
            <w:tcW w:w="520" w:type="dxa"/>
            <w:vAlign w:val="center"/>
          </w:tcPr>
          <w:p w14:paraId="5E0003DE" w14:textId="77777777" w:rsidR="00C60D85" w:rsidRDefault="00000000">
            <w:pPr>
              <w:spacing w:after="0"/>
              <w:rPr>
                <w:ins w:id="7300" w:author="Sean de Noronha | DRG" w:date="2026-09-29T16:58:00Z" w16du:dateUtc="2026-09-29T14:58:00Z"/>
                <w:rFonts w:cs="Arial"/>
                <w:sz w:val="13"/>
                <w:szCs w:val="13"/>
              </w:rPr>
            </w:pPr>
            <w:ins w:id="7301"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3DF" w14:textId="77777777" w:rsidR="00C60D85" w:rsidRDefault="00000000">
            <w:pPr>
              <w:spacing w:after="0"/>
              <w:rPr>
                <w:ins w:id="7302" w:author="Sean de Noronha | DRG" w:date="2026-09-29T16:58:00Z" w16du:dateUtc="2026-09-29T14:58:00Z"/>
                <w:rFonts w:cs="Arial"/>
                <w:sz w:val="13"/>
                <w:szCs w:val="13"/>
              </w:rPr>
            </w:pPr>
            <w:ins w:id="7303" w:author="Sean de Noronha | DRG" w:date="2026-09-29T16:58:00Z" w16du:dateUtc="2026-09-29T14:58:00Z">
              <w:r>
                <w:rPr>
                  <w:rFonts w:cs="Arial"/>
                  <w:sz w:val="13"/>
                  <w:szCs w:val="13"/>
                </w:rPr>
                <w:t>25,000</w:t>
              </w:r>
            </w:ins>
          </w:p>
        </w:tc>
        <w:tc>
          <w:tcPr>
            <w:tcW w:w="800" w:type="dxa"/>
            <w:vAlign w:val="center"/>
          </w:tcPr>
          <w:p w14:paraId="5E0003E0" w14:textId="77777777" w:rsidR="00C60D85" w:rsidRDefault="00000000">
            <w:pPr>
              <w:spacing w:after="0"/>
              <w:rPr>
                <w:ins w:id="7304" w:author="Sean de Noronha | DRG" w:date="2026-09-29T16:58:00Z" w16du:dateUtc="2026-09-29T14:58:00Z"/>
                <w:rFonts w:cs="Arial"/>
                <w:sz w:val="13"/>
                <w:szCs w:val="13"/>
              </w:rPr>
            </w:pPr>
            <w:ins w:id="7305" w:author="Sean de Noronha | DRG" w:date="2026-09-29T16:58:00Z" w16du:dateUtc="2026-09-29T14:58:00Z">
              <w:r>
                <w:rPr>
                  <w:rFonts w:cs="Arial"/>
                  <w:sz w:val="13"/>
                  <w:szCs w:val="13"/>
                </w:rPr>
                <w:t>0.5 m</w:t>
              </w:r>
            </w:ins>
          </w:p>
        </w:tc>
        <w:tc>
          <w:tcPr>
            <w:tcW w:w="880" w:type="dxa"/>
            <w:vAlign w:val="center"/>
          </w:tcPr>
          <w:p w14:paraId="5E0003E1" w14:textId="77777777" w:rsidR="00C60D85" w:rsidRDefault="00000000">
            <w:pPr>
              <w:spacing w:after="0"/>
              <w:rPr>
                <w:ins w:id="7306" w:author="Sean de Noronha | DRG" w:date="2026-09-29T16:58:00Z" w16du:dateUtc="2026-09-29T14:58:00Z"/>
                <w:rFonts w:cs="Arial"/>
                <w:sz w:val="13"/>
                <w:szCs w:val="13"/>
              </w:rPr>
            </w:pPr>
            <w:ins w:id="7307" w:author="Sean de Noronha | DRG" w:date="2026-09-29T16:58:00Z" w16du:dateUtc="2026-09-29T14:58:00Z">
              <w:r>
                <w:rPr>
                  <w:rFonts w:cs="Arial"/>
                  <w:sz w:val="13"/>
                  <w:szCs w:val="13"/>
                </w:rPr>
                <w:t>6.4</w:t>
              </w:r>
            </w:ins>
          </w:p>
        </w:tc>
        <w:tc>
          <w:tcPr>
            <w:tcW w:w="820" w:type="dxa"/>
            <w:vAlign w:val="center"/>
          </w:tcPr>
          <w:p w14:paraId="5E0003E2" w14:textId="77777777" w:rsidR="00C60D85" w:rsidRDefault="00000000">
            <w:pPr>
              <w:spacing w:after="0"/>
              <w:rPr>
                <w:ins w:id="7308" w:author="Sean de Noronha | DRG" w:date="2026-09-29T16:58:00Z" w16du:dateUtc="2026-09-29T14:58:00Z"/>
                <w:rFonts w:cs="Arial"/>
                <w:sz w:val="13"/>
                <w:szCs w:val="13"/>
              </w:rPr>
            </w:pPr>
            <w:ins w:id="7309" w:author="Sean de Noronha | DRG" w:date="2026-09-29T16:58:00Z" w16du:dateUtc="2026-09-29T14:58:00Z">
              <w:r>
                <w:rPr>
                  <w:rFonts w:cs="Arial"/>
                  <w:sz w:val="13"/>
                  <w:szCs w:val="13"/>
                </w:rPr>
                <w:t>2,180</w:t>
              </w:r>
            </w:ins>
          </w:p>
        </w:tc>
        <w:tc>
          <w:tcPr>
            <w:tcW w:w="1100" w:type="dxa"/>
            <w:vAlign w:val="center"/>
          </w:tcPr>
          <w:p w14:paraId="5E0003E3" w14:textId="77777777" w:rsidR="00C60D85" w:rsidRDefault="00000000">
            <w:pPr>
              <w:spacing w:after="0"/>
              <w:rPr>
                <w:ins w:id="7310" w:author="Sean de Noronha | DRG" w:date="2026-09-29T16:58:00Z" w16du:dateUtc="2026-09-29T14:58:00Z"/>
                <w:rFonts w:cs="Arial"/>
                <w:sz w:val="13"/>
                <w:szCs w:val="13"/>
              </w:rPr>
            </w:pPr>
            <w:ins w:id="7311" w:author="Sean de Noronha | DRG" w:date="2026-09-29T16:58:00Z" w16du:dateUtc="2026-09-29T14:58:00Z">
              <w:r>
                <w:rPr>
                  <w:rFonts w:cs="Arial"/>
                  <w:sz w:val="13"/>
                  <w:szCs w:val="13"/>
                </w:rPr>
                <w:t>280 (594)</w:t>
              </w:r>
            </w:ins>
          </w:p>
        </w:tc>
        <w:tc>
          <w:tcPr>
            <w:tcW w:w="700" w:type="dxa"/>
            <w:vAlign w:val="center"/>
          </w:tcPr>
          <w:p w14:paraId="5E0003E4" w14:textId="77777777" w:rsidR="00C60D85" w:rsidRDefault="00000000">
            <w:pPr>
              <w:spacing w:after="0"/>
              <w:rPr>
                <w:ins w:id="7312" w:author="Sean de Noronha | DRG" w:date="2026-09-29T16:58:00Z" w16du:dateUtc="2026-09-29T14:58:00Z"/>
                <w:rFonts w:cs="Arial"/>
                <w:sz w:val="13"/>
                <w:szCs w:val="13"/>
              </w:rPr>
            </w:pPr>
            <w:ins w:id="7313" w:author="Sean de Noronha | DRG" w:date="2026-09-29T16:58:00Z" w16du:dateUtc="2026-09-29T14:58:00Z">
              <w:r>
                <w:rPr>
                  <w:rFonts w:cs="Arial"/>
                  <w:sz w:val="13"/>
                  <w:szCs w:val="13"/>
                </w:rPr>
                <w:t>22.7</w:t>
              </w:r>
            </w:ins>
          </w:p>
        </w:tc>
      </w:tr>
      <w:tr w:rsidR="00C60D85" w14:paraId="280EC09C" w14:textId="77777777">
        <w:trPr>
          <w:jc w:val="center"/>
          <w:ins w:id="7314" w:author="Sean de Noronha | DRG" w:date="2026-09-29T16:58:00Z"/>
        </w:trPr>
        <w:tc>
          <w:tcPr>
            <w:tcW w:w="560" w:type="dxa"/>
            <w:vAlign w:val="center"/>
          </w:tcPr>
          <w:p w14:paraId="5E0003E5" w14:textId="77777777" w:rsidR="00C60D85" w:rsidRDefault="00000000">
            <w:pPr>
              <w:spacing w:after="0"/>
              <w:rPr>
                <w:ins w:id="7315" w:author="Sean de Noronha | DRG" w:date="2026-09-29T16:58:00Z" w16du:dateUtc="2026-09-29T14:58:00Z"/>
                <w:rFonts w:cs="Arial"/>
                <w:sz w:val="13"/>
                <w:szCs w:val="13"/>
              </w:rPr>
            </w:pPr>
            <w:ins w:id="7316" w:author="Sean de Noronha | DRG" w:date="2026-09-29T16:58:00Z" w16du:dateUtc="2026-09-29T14:58:00Z">
              <w:r>
                <w:rPr>
                  <w:rFonts w:cs="Arial"/>
                  <w:sz w:val="13"/>
                  <w:szCs w:val="13"/>
                </w:rPr>
                <w:t>42</w:t>
              </w:r>
            </w:ins>
          </w:p>
        </w:tc>
        <w:tc>
          <w:tcPr>
            <w:tcW w:w="500" w:type="dxa"/>
            <w:vAlign w:val="center"/>
          </w:tcPr>
          <w:p w14:paraId="5E0003E6" w14:textId="77777777" w:rsidR="00C60D85" w:rsidRDefault="00000000">
            <w:pPr>
              <w:spacing w:after="0"/>
              <w:rPr>
                <w:ins w:id="7317" w:author="Sean de Noronha | DRG" w:date="2026-09-29T16:58:00Z" w16du:dateUtc="2026-09-29T14:58:00Z"/>
                <w:rFonts w:cs="Arial"/>
                <w:sz w:val="13"/>
                <w:szCs w:val="13"/>
              </w:rPr>
            </w:pPr>
            <w:ins w:id="7318" w:author="Sean de Noronha | DRG" w:date="2026-09-29T16:58:00Z" w16du:dateUtc="2026-09-29T14:58:00Z">
              <w:r>
                <w:rPr>
                  <w:rFonts w:cs="Arial"/>
                  <w:sz w:val="13"/>
                  <w:szCs w:val="13"/>
                </w:rPr>
                <w:t>T1</w:t>
              </w:r>
            </w:ins>
          </w:p>
        </w:tc>
        <w:tc>
          <w:tcPr>
            <w:tcW w:w="660" w:type="dxa"/>
            <w:vAlign w:val="center"/>
          </w:tcPr>
          <w:p w14:paraId="5E0003E7" w14:textId="77777777" w:rsidR="00C60D85" w:rsidRDefault="00000000">
            <w:pPr>
              <w:spacing w:after="0"/>
              <w:rPr>
                <w:ins w:id="7319" w:author="Sean de Noronha | DRG" w:date="2026-09-29T16:58:00Z" w16du:dateUtc="2026-09-29T14:58:00Z"/>
                <w:rFonts w:cs="Arial"/>
                <w:sz w:val="13"/>
                <w:szCs w:val="13"/>
              </w:rPr>
            </w:pPr>
            <w:ins w:id="7320" w:author="Sean de Noronha | DRG" w:date="2026-09-29T16:58:00Z" w16du:dateUtc="2026-09-29T14:58:00Z">
              <w:r>
                <w:rPr>
                  <w:rFonts w:cs="Arial"/>
                  <w:sz w:val="13"/>
                  <w:szCs w:val="13"/>
                </w:rPr>
                <w:t>2</w:t>
              </w:r>
            </w:ins>
          </w:p>
        </w:tc>
        <w:tc>
          <w:tcPr>
            <w:tcW w:w="1920" w:type="dxa"/>
            <w:vAlign w:val="center"/>
          </w:tcPr>
          <w:p w14:paraId="5E0003E8" w14:textId="77777777" w:rsidR="00C60D85" w:rsidRDefault="00000000">
            <w:pPr>
              <w:spacing w:after="0"/>
              <w:rPr>
                <w:ins w:id="7321" w:author="Sean de Noronha | DRG" w:date="2026-09-29T16:58:00Z" w16du:dateUtc="2026-09-29T14:58:00Z"/>
                <w:rFonts w:cs="Arial"/>
                <w:sz w:val="13"/>
                <w:szCs w:val="13"/>
              </w:rPr>
            </w:pPr>
            <w:ins w:id="7322" w:author="Sean de Noronha | DRG" w:date="2026-09-29T16:58:00Z" w16du:dateUtc="2026-09-29T14:58:00Z">
              <w:r>
                <w:rPr>
                  <w:rFonts w:cs="Arial"/>
                  <w:sz w:val="13"/>
                  <w:szCs w:val="13"/>
                </w:rPr>
                <w:t>CSST, Manufacturer C, EHD 23</w:t>
              </w:r>
            </w:ins>
          </w:p>
        </w:tc>
        <w:tc>
          <w:tcPr>
            <w:tcW w:w="520" w:type="dxa"/>
            <w:vAlign w:val="center"/>
          </w:tcPr>
          <w:p w14:paraId="5E0003E9" w14:textId="77777777" w:rsidR="00C60D85" w:rsidRDefault="00000000">
            <w:pPr>
              <w:spacing w:after="0"/>
              <w:rPr>
                <w:ins w:id="7323" w:author="Sean de Noronha | DRG" w:date="2026-09-29T16:58:00Z" w16du:dateUtc="2026-09-29T14:58:00Z"/>
                <w:rFonts w:cs="Arial"/>
                <w:sz w:val="13"/>
                <w:szCs w:val="13"/>
              </w:rPr>
            </w:pPr>
            <w:ins w:id="7324" w:author="Sean de Noronha | DRG" w:date="2026-09-29T16:58:00Z" w16du:dateUtc="2026-09-29T14:58:00Z">
              <w:r>
                <w:rPr>
                  <w:rFonts w:cs="Arial"/>
                  <w:sz w:val="13"/>
                  <w:szCs w:val="13"/>
                </w:rPr>
                <w:t>He</w:t>
              </w:r>
            </w:ins>
          </w:p>
        </w:tc>
        <w:tc>
          <w:tcPr>
            <w:tcW w:w="900" w:type="dxa"/>
            <w:vAlign w:val="center"/>
          </w:tcPr>
          <w:p w14:paraId="5E0003EA" w14:textId="77777777" w:rsidR="00C60D85" w:rsidRDefault="00000000">
            <w:pPr>
              <w:spacing w:after="0"/>
              <w:rPr>
                <w:ins w:id="7325" w:author="Sean de Noronha | DRG" w:date="2026-09-29T16:58:00Z" w16du:dateUtc="2026-09-29T14:58:00Z"/>
                <w:rFonts w:cs="Arial"/>
                <w:sz w:val="13"/>
                <w:szCs w:val="13"/>
              </w:rPr>
            </w:pPr>
            <w:ins w:id="7326" w:author="Sean de Noronha | DRG" w:date="2026-09-29T16:58:00Z" w16du:dateUtc="2026-09-29T14:58:00Z">
              <w:r>
                <w:rPr>
                  <w:rFonts w:cs="Arial"/>
                  <w:sz w:val="13"/>
                  <w:szCs w:val="13"/>
                </w:rPr>
                <w:t>750</w:t>
              </w:r>
            </w:ins>
          </w:p>
        </w:tc>
        <w:tc>
          <w:tcPr>
            <w:tcW w:w="800" w:type="dxa"/>
            <w:vAlign w:val="center"/>
          </w:tcPr>
          <w:p w14:paraId="5E0003EB" w14:textId="77777777" w:rsidR="00C60D85" w:rsidRDefault="00000000">
            <w:pPr>
              <w:spacing w:after="0"/>
              <w:rPr>
                <w:ins w:id="7327" w:author="Sean de Noronha | DRG" w:date="2026-09-29T16:58:00Z" w16du:dateUtc="2026-09-29T14:58:00Z"/>
                <w:rFonts w:cs="Arial"/>
                <w:sz w:val="13"/>
                <w:szCs w:val="13"/>
              </w:rPr>
            </w:pPr>
            <w:ins w:id="7328" w:author="Sean de Noronha | DRG" w:date="2026-09-29T16:58:00Z" w16du:dateUtc="2026-09-29T14:58:00Z">
              <w:r>
                <w:rPr>
                  <w:rFonts w:cs="Arial"/>
                  <w:sz w:val="13"/>
                  <w:szCs w:val="13"/>
                </w:rPr>
                <w:t>10 m</w:t>
              </w:r>
            </w:ins>
          </w:p>
        </w:tc>
        <w:tc>
          <w:tcPr>
            <w:tcW w:w="880" w:type="dxa"/>
            <w:vAlign w:val="center"/>
          </w:tcPr>
          <w:p w14:paraId="5E0003EC" w14:textId="77777777" w:rsidR="00C60D85" w:rsidRDefault="00000000">
            <w:pPr>
              <w:spacing w:after="0"/>
              <w:rPr>
                <w:ins w:id="7329" w:author="Sean de Noronha | DRG" w:date="2026-09-29T16:58:00Z" w16du:dateUtc="2026-09-29T14:58:00Z"/>
                <w:rFonts w:cs="Arial"/>
                <w:sz w:val="13"/>
                <w:szCs w:val="13"/>
              </w:rPr>
            </w:pPr>
            <w:ins w:id="7330" w:author="Sean de Noronha | DRG" w:date="2026-09-29T16:58:00Z" w16du:dateUtc="2026-09-29T14:58:00Z">
              <w:r>
                <w:rPr>
                  <w:rFonts w:cs="Arial"/>
                  <w:sz w:val="13"/>
                  <w:szCs w:val="13"/>
                </w:rPr>
                <w:t>0.13</w:t>
              </w:r>
            </w:ins>
          </w:p>
        </w:tc>
        <w:tc>
          <w:tcPr>
            <w:tcW w:w="820" w:type="dxa"/>
            <w:vAlign w:val="center"/>
          </w:tcPr>
          <w:p w14:paraId="5E0003ED" w14:textId="77777777" w:rsidR="00C60D85" w:rsidRDefault="00000000">
            <w:pPr>
              <w:spacing w:after="0"/>
              <w:rPr>
                <w:ins w:id="7331" w:author="Sean de Noronha | DRG" w:date="2026-09-29T16:58:00Z" w16du:dateUtc="2026-09-29T14:58:00Z"/>
                <w:rFonts w:cs="Arial"/>
                <w:sz w:val="13"/>
                <w:szCs w:val="13"/>
              </w:rPr>
            </w:pPr>
            <w:ins w:id="7332" w:author="Sean de Noronha | DRG" w:date="2026-09-29T16:58:00Z" w16du:dateUtc="2026-09-29T14:58:00Z">
              <w:r>
                <w:rPr>
                  <w:rFonts w:cs="Arial"/>
                  <w:sz w:val="13"/>
                  <w:szCs w:val="13"/>
                </w:rPr>
                <w:t>119</w:t>
              </w:r>
            </w:ins>
          </w:p>
        </w:tc>
        <w:tc>
          <w:tcPr>
            <w:tcW w:w="1100" w:type="dxa"/>
            <w:vAlign w:val="center"/>
          </w:tcPr>
          <w:p w14:paraId="5E0003EE" w14:textId="77777777" w:rsidR="00C60D85" w:rsidRDefault="00000000">
            <w:pPr>
              <w:spacing w:after="0"/>
              <w:rPr>
                <w:ins w:id="7333" w:author="Sean de Noronha | DRG" w:date="2026-09-29T16:58:00Z" w16du:dateUtc="2026-09-29T14:58:00Z"/>
                <w:rFonts w:cs="Arial"/>
                <w:sz w:val="13"/>
                <w:szCs w:val="13"/>
              </w:rPr>
            </w:pPr>
            <w:ins w:id="7334" w:author="Sean de Noronha | DRG" w:date="2026-09-29T16:58:00Z" w16du:dateUtc="2026-09-29T14:58:00Z">
              <w:r>
                <w:rPr>
                  <w:rFonts w:cs="Arial"/>
                  <w:sz w:val="13"/>
                  <w:szCs w:val="13"/>
                </w:rPr>
                <w:t>86.8 (184)</w:t>
              </w:r>
            </w:ins>
          </w:p>
        </w:tc>
        <w:tc>
          <w:tcPr>
            <w:tcW w:w="700" w:type="dxa"/>
            <w:vAlign w:val="center"/>
          </w:tcPr>
          <w:p w14:paraId="5E0003EF" w14:textId="77777777" w:rsidR="00C60D85" w:rsidRDefault="00000000">
            <w:pPr>
              <w:spacing w:after="0"/>
              <w:rPr>
                <w:ins w:id="7335" w:author="Sean de Noronha | DRG" w:date="2026-09-29T16:58:00Z" w16du:dateUtc="2026-09-29T14:58:00Z"/>
                <w:rFonts w:cs="Arial"/>
                <w:sz w:val="13"/>
                <w:szCs w:val="13"/>
              </w:rPr>
            </w:pPr>
            <w:ins w:id="7336" w:author="Sean de Noronha | DRG" w:date="2026-09-29T16:58:00Z" w16du:dateUtc="2026-09-29T14:58:00Z">
              <w:r>
                <w:rPr>
                  <w:rFonts w:cs="Arial"/>
                  <w:sz w:val="13"/>
                  <w:szCs w:val="13"/>
                </w:rPr>
                <w:t>4.02</w:t>
              </w:r>
            </w:ins>
          </w:p>
        </w:tc>
      </w:tr>
      <w:tr w:rsidR="00C60D85" w14:paraId="58FFF650" w14:textId="77777777">
        <w:trPr>
          <w:jc w:val="center"/>
          <w:ins w:id="7337" w:author="Sean de Noronha | DRG" w:date="2026-09-29T16:58:00Z"/>
        </w:trPr>
        <w:tc>
          <w:tcPr>
            <w:tcW w:w="560" w:type="dxa"/>
            <w:vAlign w:val="center"/>
          </w:tcPr>
          <w:p w14:paraId="5E0003F0" w14:textId="77777777" w:rsidR="00C60D85" w:rsidRDefault="00000000">
            <w:pPr>
              <w:spacing w:after="0"/>
              <w:rPr>
                <w:ins w:id="7338" w:author="Sean de Noronha | DRG" w:date="2026-09-29T16:58:00Z" w16du:dateUtc="2026-09-29T14:58:00Z"/>
                <w:rFonts w:cs="Arial"/>
                <w:sz w:val="13"/>
                <w:szCs w:val="13"/>
              </w:rPr>
            </w:pPr>
            <w:ins w:id="7339" w:author="Sean de Noronha | DRG" w:date="2026-09-29T16:58:00Z" w16du:dateUtc="2026-09-29T14:58:00Z">
              <w:r>
                <w:rPr>
                  <w:rFonts w:cs="Arial"/>
                  <w:sz w:val="13"/>
                  <w:szCs w:val="13"/>
                </w:rPr>
                <w:t>43</w:t>
              </w:r>
            </w:ins>
          </w:p>
        </w:tc>
        <w:tc>
          <w:tcPr>
            <w:tcW w:w="500" w:type="dxa"/>
            <w:vAlign w:val="center"/>
          </w:tcPr>
          <w:p w14:paraId="5E0003F1" w14:textId="77777777" w:rsidR="00C60D85" w:rsidRDefault="00000000">
            <w:pPr>
              <w:spacing w:after="0"/>
              <w:rPr>
                <w:ins w:id="7340" w:author="Sean de Noronha | DRG" w:date="2026-09-29T16:58:00Z" w16du:dateUtc="2026-09-29T14:58:00Z"/>
                <w:rFonts w:cs="Arial"/>
                <w:sz w:val="13"/>
                <w:szCs w:val="13"/>
              </w:rPr>
            </w:pPr>
            <w:ins w:id="7341" w:author="Sean de Noronha | DRG" w:date="2026-09-29T16:58:00Z" w16du:dateUtc="2026-09-29T14:58:00Z">
              <w:r>
                <w:rPr>
                  <w:rFonts w:cs="Arial"/>
                  <w:sz w:val="13"/>
                  <w:szCs w:val="13"/>
                </w:rPr>
                <w:t>T1</w:t>
              </w:r>
            </w:ins>
          </w:p>
        </w:tc>
        <w:tc>
          <w:tcPr>
            <w:tcW w:w="660" w:type="dxa"/>
            <w:vAlign w:val="center"/>
          </w:tcPr>
          <w:p w14:paraId="5E0003F2" w14:textId="77777777" w:rsidR="00C60D85" w:rsidRDefault="00000000">
            <w:pPr>
              <w:spacing w:after="0"/>
              <w:rPr>
                <w:ins w:id="7342" w:author="Sean de Noronha | DRG" w:date="2026-09-29T16:58:00Z" w16du:dateUtc="2026-09-29T14:58:00Z"/>
                <w:rFonts w:cs="Arial"/>
                <w:sz w:val="13"/>
                <w:szCs w:val="13"/>
              </w:rPr>
            </w:pPr>
            <w:ins w:id="7343" w:author="Sean de Noronha | DRG" w:date="2026-09-29T16:58:00Z" w16du:dateUtc="2026-09-29T14:58:00Z">
              <w:r>
                <w:rPr>
                  <w:rFonts w:cs="Arial"/>
                  <w:sz w:val="13"/>
                  <w:szCs w:val="13"/>
                </w:rPr>
                <w:t>2</w:t>
              </w:r>
            </w:ins>
          </w:p>
        </w:tc>
        <w:tc>
          <w:tcPr>
            <w:tcW w:w="1920" w:type="dxa"/>
            <w:vAlign w:val="center"/>
          </w:tcPr>
          <w:p w14:paraId="5E0003F3" w14:textId="77777777" w:rsidR="00C60D85" w:rsidRDefault="00000000">
            <w:pPr>
              <w:spacing w:after="0"/>
              <w:rPr>
                <w:ins w:id="7344" w:author="Sean de Noronha | DRG" w:date="2026-09-29T16:58:00Z" w16du:dateUtc="2026-09-29T14:58:00Z"/>
                <w:rFonts w:cs="Arial"/>
                <w:sz w:val="13"/>
                <w:szCs w:val="13"/>
              </w:rPr>
            </w:pPr>
            <w:ins w:id="7345" w:author="Sean de Noronha | DRG" w:date="2026-09-29T16:58:00Z" w16du:dateUtc="2026-09-29T14:58:00Z">
              <w:r>
                <w:rPr>
                  <w:rFonts w:cs="Arial"/>
                  <w:sz w:val="13"/>
                  <w:szCs w:val="13"/>
                </w:rPr>
                <w:t>CSST, Manufacturer C, EHD 23</w:t>
              </w:r>
            </w:ins>
          </w:p>
        </w:tc>
        <w:tc>
          <w:tcPr>
            <w:tcW w:w="520" w:type="dxa"/>
            <w:vAlign w:val="center"/>
          </w:tcPr>
          <w:p w14:paraId="5E0003F4" w14:textId="77777777" w:rsidR="00C60D85" w:rsidRDefault="00000000">
            <w:pPr>
              <w:spacing w:after="0"/>
              <w:rPr>
                <w:ins w:id="7346" w:author="Sean de Noronha | DRG" w:date="2026-09-29T16:58:00Z" w16du:dateUtc="2026-09-29T14:58:00Z"/>
                <w:rFonts w:cs="Arial"/>
                <w:sz w:val="13"/>
                <w:szCs w:val="13"/>
              </w:rPr>
            </w:pPr>
            <w:ins w:id="7347" w:author="Sean de Noronha | DRG" w:date="2026-09-29T16:58:00Z" w16du:dateUtc="2026-09-29T14:58:00Z">
              <w:r>
                <w:rPr>
                  <w:rFonts w:cs="Arial"/>
                  <w:sz w:val="13"/>
                  <w:szCs w:val="13"/>
                </w:rPr>
                <w:t>He</w:t>
              </w:r>
            </w:ins>
          </w:p>
        </w:tc>
        <w:tc>
          <w:tcPr>
            <w:tcW w:w="900" w:type="dxa"/>
            <w:vAlign w:val="center"/>
          </w:tcPr>
          <w:p w14:paraId="5E0003F5" w14:textId="77777777" w:rsidR="00C60D85" w:rsidRDefault="00000000">
            <w:pPr>
              <w:spacing w:after="0"/>
              <w:rPr>
                <w:ins w:id="7348" w:author="Sean de Noronha | DRG" w:date="2026-09-29T16:58:00Z" w16du:dateUtc="2026-09-29T14:58:00Z"/>
                <w:rFonts w:cs="Arial"/>
                <w:sz w:val="13"/>
                <w:szCs w:val="13"/>
              </w:rPr>
            </w:pPr>
            <w:ins w:id="7349" w:author="Sean de Noronha | DRG" w:date="2026-09-29T16:58:00Z" w16du:dateUtc="2026-09-29T14:58:00Z">
              <w:r>
                <w:rPr>
                  <w:rFonts w:cs="Arial"/>
                  <w:sz w:val="13"/>
                  <w:szCs w:val="13"/>
                </w:rPr>
                <w:t>1,000</w:t>
              </w:r>
            </w:ins>
          </w:p>
        </w:tc>
        <w:tc>
          <w:tcPr>
            <w:tcW w:w="800" w:type="dxa"/>
            <w:vAlign w:val="center"/>
          </w:tcPr>
          <w:p w14:paraId="5E0003F6" w14:textId="77777777" w:rsidR="00C60D85" w:rsidRDefault="00000000">
            <w:pPr>
              <w:spacing w:after="0"/>
              <w:rPr>
                <w:ins w:id="7350" w:author="Sean de Noronha | DRG" w:date="2026-09-29T16:58:00Z" w16du:dateUtc="2026-09-29T14:58:00Z"/>
                <w:rFonts w:cs="Arial"/>
                <w:sz w:val="13"/>
                <w:szCs w:val="13"/>
              </w:rPr>
            </w:pPr>
            <w:ins w:id="7351" w:author="Sean de Noronha | DRG" w:date="2026-09-29T16:58:00Z" w16du:dateUtc="2026-09-29T14:58:00Z">
              <w:r>
                <w:rPr>
                  <w:rFonts w:cs="Arial"/>
                  <w:sz w:val="13"/>
                  <w:szCs w:val="13"/>
                </w:rPr>
                <w:t>10 m</w:t>
              </w:r>
            </w:ins>
          </w:p>
        </w:tc>
        <w:tc>
          <w:tcPr>
            <w:tcW w:w="880" w:type="dxa"/>
            <w:vAlign w:val="center"/>
          </w:tcPr>
          <w:p w14:paraId="5E0003F7" w14:textId="77777777" w:rsidR="00C60D85" w:rsidRDefault="00000000">
            <w:pPr>
              <w:spacing w:after="0"/>
              <w:rPr>
                <w:ins w:id="7352" w:author="Sean de Noronha | DRG" w:date="2026-09-29T16:58:00Z" w16du:dateUtc="2026-09-29T14:58:00Z"/>
                <w:rFonts w:cs="Arial"/>
                <w:sz w:val="13"/>
                <w:szCs w:val="13"/>
              </w:rPr>
            </w:pPr>
            <w:ins w:id="7353" w:author="Sean de Noronha | DRG" w:date="2026-09-29T16:58:00Z" w16du:dateUtc="2026-09-29T14:58:00Z">
              <w:r>
                <w:rPr>
                  <w:rFonts w:cs="Arial"/>
                  <w:sz w:val="13"/>
                  <w:szCs w:val="13"/>
                </w:rPr>
                <w:t>0.18</w:t>
              </w:r>
            </w:ins>
          </w:p>
        </w:tc>
        <w:tc>
          <w:tcPr>
            <w:tcW w:w="820" w:type="dxa"/>
            <w:vAlign w:val="center"/>
          </w:tcPr>
          <w:p w14:paraId="5E0003F8" w14:textId="77777777" w:rsidR="00C60D85" w:rsidRDefault="00000000">
            <w:pPr>
              <w:spacing w:after="0"/>
              <w:rPr>
                <w:ins w:id="7354" w:author="Sean de Noronha | DRG" w:date="2026-09-29T16:58:00Z" w16du:dateUtc="2026-09-29T14:58:00Z"/>
                <w:rFonts w:cs="Arial"/>
                <w:sz w:val="13"/>
                <w:szCs w:val="13"/>
              </w:rPr>
            </w:pPr>
            <w:ins w:id="7355" w:author="Sean de Noronha | DRG" w:date="2026-09-29T16:58:00Z" w16du:dateUtc="2026-09-29T14:58:00Z">
              <w:r>
                <w:rPr>
                  <w:rFonts w:cs="Arial"/>
                  <w:sz w:val="13"/>
                  <w:szCs w:val="13"/>
                </w:rPr>
                <w:t>158</w:t>
              </w:r>
            </w:ins>
          </w:p>
        </w:tc>
        <w:tc>
          <w:tcPr>
            <w:tcW w:w="1100" w:type="dxa"/>
            <w:vAlign w:val="center"/>
          </w:tcPr>
          <w:p w14:paraId="5E0003F9" w14:textId="77777777" w:rsidR="00C60D85" w:rsidRDefault="00000000">
            <w:pPr>
              <w:spacing w:after="0"/>
              <w:rPr>
                <w:ins w:id="7356" w:author="Sean de Noronha | DRG" w:date="2026-09-29T16:58:00Z" w16du:dateUtc="2026-09-29T14:58:00Z"/>
                <w:rFonts w:cs="Arial"/>
                <w:sz w:val="13"/>
                <w:szCs w:val="13"/>
              </w:rPr>
            </w:pPr>
            <w:ins w:id="7357" w:author="Sean de Noronha | DRG" w:date="2026-09-29T16:58:00Z" w16du:dateUtc="2026-09-29T14:58:00Z">
              <w:r>
                <w:rPr>
                  <w:rFonts w:cs="Arial"/>
                  <w:sz w:val="13"/>
                  <w:szCs w:val="13"/>
                </w:rPr>
                <w:t>116 (245)</w:t>
              </w:r>
            </w:ins>
          </w:p>
        </w:tc>
        <w:tc>
          <w:tcPr>
            <w:tcW w:w="700" w:type="dxa"/>
            <w:vAlign w:val="center"/>
          </w:tcPr>
          <w:p w14:paraId="5E0003FA" w14:textId="77777777" w:rsidR="00C60D85" w:rsidRDefault="00000000">
            <w:pPr>
              <w:spacing w:after="0"/>
              <w:rPr>
                <w:ins w:id="7358" w:author="Sean de Noronha | DRG" w:date="2026-09-29T16:58:00Z" w16du:dateUtc="2026-09-29T14:58:00Z"/>
                <w:rFonts w:cs="Arial"/>
                <w:sz w:val="13"/>
                <w:szCs w:val="13"/>
              </w:rPr>
            </w:pPr>
            <w:ins w:id="7359" w:author="Sean de Noronha | DRG" w:date="2026-09-29T16:58:00Z" w16du:dateUtc="2026-09-29T14:58:00Z">
              <w:r>
                <w:rPr>
                  <w:rFonts w:cs="Arial"/>
                  <w:sz w:val="13"/>
                  <w:szCs w:val="13"/>
                </w:rPr>
                <w:t>5.36</w:t>
              </w:r>
            </w:ins>
          </w:p>
        </w:tc>
      </w:tr>
      <w:tr w:rsidR="00C60D85" w14:paraId="6E994C80" w14:textId="77777777">
        <w:trPr>
          <w:jc w:val="center"/>
          <w:ins w:id="7360" w:author="Sean de Noronha | DRG" w:date="2026-09-29T16:58:00Z"/>
        </w:trPr>
        <w:tc>
          <w:tcPr>
            <w:tcW w:w="560" w:type="dxa"/>
            <w:vAlign w:val="center"/>
          </w:tcPr>
          <w:p w14:paraId="5E0003FB" w14:textId="77777777" w:rsidR="00C60D85" w:rsidRDefault="00000000">
            <w:pPr>
              <w:spacing w:after="0"/>
              <w:rPr>
                <w:ins w:id="7361" w:author="Sean de Noronha | DRG" w:date="2026-09-29T16:58:00Z" w16du:dateUtc="2026-09-29T14:58:00Z"/>
                <w:rFonts w:cs="Arial"/>
                <w:sz w:val="13"/>
                <w:szCs w:val="13"/>
              </w:rPr>
            </w:pPr>
            <w:ins w:id="7362" w:author="Sean de Noronha | DRG" w:date="2026-09-29T16:58:00Z" w16du:dateUtc="2026-09-29T14:58:00Z">
              <w:r>
                <w:rPr>
                  <w:rFonts w:cs="Arial"/>
                  <w:sz w:val="13"/>
                  <w:szCs w:val="13"/>
                </w:rPr>
                <w:t>44</w:t>
              </w:r>
            </w:ins>
          </w:p>
        </w:tc>
        <w:tc>
          <w:tcPr>
            <w:tcW w:w="500" w:type="dxa"/>
            <w:vAlign w:val="center"/>
          </w:tcPr>
          <w:p w14:paraId="5E0003FC" w14:textId="77777777" w:rsidR="00C60D85" w:rsidRDefault="00000000">
            <w:pPr>
              <w:spacing w:after="0"/>
              <w:rPr>
                <w:ins w:id="7363" w:author="Sean de Noronha | DRG" w:date="2026-09-29T16:58:00Z" w16du:dateUtc="2026-09-29T14:58:00Z"/>
                <w:rFonts w:cs="Arial"/>
                <w:sz w:val="13"/>
                <w:szCs w:val="13"/>
              </w:rPr>
            </w:pPr>
            <w:ins w:id="7364" w:author="Sean de Noronha | DRG" w:date="2026-09-29T16:58:00Z" w16du:dateUtc="2026-09-29T14:58:00Z">
              <w:r>
                <w:rPr>
                  <w:rFonts w:cs="Arial"/>
                  <w:sz w:val="13"/>
                  <w:szCs w:val="13"/>
                </w:rPr>
                <w:t>T1</w:t>
              </w:r>
            </w:ins>
          </w:p>
        </w:tc>
        <w:tc>
          <w:tcPr>
            <w:tcW w:w="660" w:type="dxa"/>
            <w:vAlign w:val="center"/>
          </w:tcPr>
          <w:p w14:paraId="5E0003FD" w14:textId="77777777" w:rsidR="00C60D85" w:rsidRDefault="00000000">
            <w:pPr>
              <w:spacing w:after="0"/>
              <w:rPr>
                <w:ins w:id="7365" w:author="Sean de Noronha | DRG" w:date="2026-09-29T16:58:00Z" w16du:dateUtc="2026-09-29T14:58:00Z"/>
                <w:rFonts w:cs="Arial"/>
                <w:sz w:val="13"/>
                <w:szCs w:val="13"/>
              </w:rPr>
            </w:pPr>
            <w:ins w:id="7366" w:author="Sean de Noronha | DRG" w:date="2026-09-29T16:58:00Z" w16du:dateUtc="2026-09-29T14:58:00Z">
              <w:r>
                <w:rPr>
                  <w:rFonts w:cs="Arial"/>
                  <w:sz w:val="13"/>
                  <w:szCs w:val="13"/>
                </w:rPr>
                <w:t>2</w:t>
              </w:r>
            </w:ins>
          </w:p>
        </w:tc>
        <w:tc>
          <w:tcPr>
            <w:tcW w:w="1920" w:type="dxa"/>
            <w:vAlign w:val="center"/>
          </w:tcPr>
          <w:p w14:paraId="5E0003FE" w14:textId="77777777" w:rsidR="00C60D85" w:rsidRDefault="00000000">
            <w:pPr>
              <w:spacing w:after="0"/>
              <w:rPr>
                <w:ins w:id="7367" w:author="Sean de Noronha | DRG" w:date="2026-09-29T16:58:00Z" w16du:dateUtc="2026-09-29T14:58:00Z"/>
                <w:rFonts w:cs="Arial"/>
                <w:sz w:val="13"/>
                <w:szCs w:val="13"/>
              </w:rPr>
            </w:pPr>
            <w:ins w:id="7368" w:author="Sean de Noronha | DRG" w:date="2026-09-29T16:58:00Z" w16du:dateUtc="2026-09-29T14:58:00Z">
              <w:r>
                <w:rPr>
                  <w:rFonts w:cs="Arial"/>
                  <w:sz w:val="13"/>
                  <w:szCs w:val="13"/>
                </w:rPr>
                <w:t>CSST, Manufacturer C, EHD 23</w:t>
              </w:r>
            </w:ins>
          </w:p>
        </w:tc>
        <w:tc>
          <w:tcPr>
            <w:tcW w:w="520" w:type="dxa"/>
            <w:vAlign w:val="center"/>
          </w:tcPr>
          <w:p w14:paraId="5E0003FF" w14:textId="77777777" w:rsidR="00C60D85" w:rsidRDefault="00000000">
            <w:pPr>
              <w:spacing w:after="0"/>
              <w:rPr>
                <w:ins w:id="7369" w:author="Sean de Noronha | DRG" w:date="2026-09-29T16:58:00Z" w16du:dateUtc="2026-09-29T14:58:00Z"/>
                <w:rFonts w:cs="Arial"/>
                <w:sz w:val="13"/>
                <w:szCs w:val="13"/>
              </w:rPr>
            </w:pPr>
            <w:ins w:id="7370" w:author="Sean de Noronha | DRG" w:date="2026-09-29T16:58:00Z" w16du:dateUtc="2026-09-29T14:58:00Z">
              <w:r>
                <w:rPr>
                  <w:rFonts w:cs="Arial"/>
                  <w:sz w:val="13"/>
                  <w:szCs w:val="13"/>
                </w:rPr>
                <w:t>He</w:t>
              </w:r>
            </w:ins>
          </w:p>
        </w:tc>
        <w:tc>
          <w:tcPr>
            <w:tcW w:w="900" w:type="dxa"/>
            <w:vAlign w:val="center"/>
          </w:tcPr>
          <w:p w14:paraId="5E000400" w14:textId="77777777" w:rsidR="00C60D85" w:rsidRDefault="00000000">
            <w:pPr>
              <w:spacing w:after="0"/>
              <w:rPr>
                <w:ins w:id="7371" w:author="Sean de Noronha | DRG" w:date="2026-09-29T16:58:00Z" w16du:dateUtc="2026-09-29T14:58:00Z"/>
                <w:rFonts w:cs="Arial"/>
                <w:sz w:val="13"/>
                <w:szCs w:val="13"/>
              </w:rPr>
            </w:pPr>
            <w:ins w:id="7372" w:author="Sean de Noronha | DRG" w:date="2026-09-29T16:58:00Z" w16du:dateUtc="2026-09-29T14:58:00Z">
              <w:r>
                <w:rPr>
                  <w:rFonts w:cs="Arial"/>
                  <w:sz w:val="13"/>
                  <w:szCs w:val="13"/>
                </w:rPr>
                <w:t>1,361</w:t>
              </w:r>
            </w:ins>
          </w:p>
        </w:tc>
        <w:tc>
          <w:tcPr>
            <w:tcW w:w="800" w:type="dxa"/>
            <w:vAlign w:val="center"/>
          </w:tcPr>
          <w:p w14:paraId="5E000401" w14:textId="77777777" w:rsidR="00C60D85" w:rsidRDefault="00000000">
            <w:pPr>
              <w:spacing w:after="0"/>
              <w:rPr>
                <w:ins w:id="7373" w:author="Sean de Noronha | DRG" w:date="2026-09-29T16:58:00Z" w16du:dateUtc="2026-09-29T14:58:00Z"/>
                <w:rFonts w:cs="Arial"/>
                <w:sz w:val="13"/>
                <w:szCs w:val="13"/>
              </w:rPr>
            </w:pPr>
            <w:ins w:id="7374" w:author="Sean de Noronha | DRG" w:date="2026-09-29T16:58:00Z" w16du:dateUtc="2026-09-29T14:58:00Z">
              <w:r>
                <w:rPr>
                  <w:rFonts w:cs="Arial"/>
                  <w:sz w:val="13"/>
                  <w:szCs w:val="13"/>
                </w:rPr>
                <w:t>5 m</w:t>
              </w:r>
            </w:ins>
          </w:p>
        </w:tc>
        <w:tc>
          <w:tcPr>
            <w:tcW w:w="880" w:type="dxa"/>
            <w:vAlign w:val="center"/>
          </w:tcPr>
          <w:p w14:paraId="5E000402" w14:textId="77777777" w:rsidR="00C60D85" w:rsidRDefault="00000000">
            <w:pPr>
              <w:spacing w:after="0"/>
              <w:rPr>
                <w:ins w:id="7375" w:author="Sean de Noronha | DRG" w:date="2026-09-29T16:58:00Z" w16du:dateUtc="2026-09-29T14:58:00Z"/>
                <w:rFonts w:cs="Arial"/>
                <w:sz w:val="13"/>
                <w:szCs w:val="13"/>
              </w:rPr>
            </w:pPr>
            <w:ins w:id="7376" w:author="Sean de Noronha | DRG" w:date="2026-09-29T16:58:00Z" w16du:dateUtc="2026-09-29T14:58:00Z">
              <w:r>
                <w:rPr>
                  <w:rFonts w:cs="Arial"/>
                  <w:sz w:val="13"/>
                  <w:szCs w:val="13"/>
                </w:rPr>
                <w:t>0.18</w:t>
              </w:r>
            </w:ins>
          </w:p>
        </w:tc>
        <w:tc>
          <w:tcPr>
            <w:tcW w:w="820" w:type="dxa"/>
            <w:vAlign w:val="center"/>
          </w:tcPr>
          <w:p w14:paraId="5E000403" w14:textId="77777777" w:rsidR="00C60D85" w:rsidRDefault="00000000">
            <w:pPr>
              <w:spacing w:after="0"/>
              <w:rPr>
                <w:ins w:id="7377" w:author="Sean de Noronha | DRG" w:date="2026-09-29T16:58:00Z" w16du:dateUtc="2026-09-29T14:58:00Z"/>
                <w:rFonts w:cs="Arial"/>
                <w:sz w:val="13"/>
                <w:szCs w:val="13"/>
              </w:rPr>
            </w:pPr>
            <w:ins w:id="7378" w:author="Sean de Noronha | DRG" w:date="2026-09-29T16:58:00Z" w16du:dateUtc="2026-09-29T14:58:00Z">
              <w:r>
                <w:rPr>
                  <w:rFonts w:cs="Arial"/>
                  <w:sz w:val="13"/>
                  <w:szCs w:val="13"/>
                </w:rPr>
                <w:t>130</w:t>
              </w:r>
            </w:ins>
          </w:p>
        </w:tc>
        <w:tc>
          <w:tcPr>
            <w:tcW w:w="1100" w:type="dxa"/>
            <w:vAlign w:val="center"/>
          </w:tcPr>
          <w:p w14:paraId="5E000404" w14:textId="77777777" w:rsidR="00C60D85" w:rsidRDefault="00000000">
            <w:pPr>
              <w:spacing w:after="0"/>
              <w:rPr>
                <w:ins w:id="7379" w:author="Sean de Noronha | DRG" w:date="2026-09-29T16:58:00Z" w16du:dateUtc="2026-09-29T14:58:00Z"/>
                <w:rFonts w:cs="Arial"/>
                <w:sz w:val="13"/>
                <w:szCs w:val="13"/>
              </w:rPr>
            </w:pPr>
            <w:ins w:id="7380" w:author="Sean de Noronha | DRG" w:date="2026-09-29T16:58:00Z" w16du:dateUtc="2026-09-29T14:58:00Z">
              <w:r>
                <w:rPr>
                  <w:rFonts w:cs="Arial"/>
                  <w:sz w:val="13"/>
                  <w:szCs w:val="13"/>
                </w:rPr>
                <w:t>158 (334)</w:t>
              </w:r>
            </w:ins>
          </w:p>
        </w:tc>
        <w:tc>
          <w:tcPr>
            <w:tcW w:w="700" w:type="dxa"/>
            <w:vAlign w:val="center"/>
          </w:tcPr>
          <w:p w14:paraId="5E000405" w14:textId="77777777" w:rsidR="00C60D85" w:rsidRDefault="00000000">
            <w:pPr>
              <w:spacing w:after="0"/>
              <w:rPr>
                <w:ins w:id="7381" w:author="Sean de Noronha | DRG" w:date="2026-09-29T16:58:00Z" w16du:dateUtc="2026-09-29T14:58:00Z"/>
                <w:rFonts w:cs="Arial"/>
                <w:sz w:val="13"/>
                <w:szCs w:val="13"/>
              </w:rPr>
            </w:pPr>
            <w:ins w:id="7382" w:author="Sean de Noronha | DRG" w:date="2026-09-29T16:58:00Z" w16du:dateUtc="2026-09-29T14:58:00Z">
              <w:r>
                <w:rPr>
                  <w:rFonts w:cs="Arial"/>
                  <w:sz w:val="13"/>
                  <w:szCs w:val="13"/>
                </w:rPr>
                <w:t>7.30</w:t>
              </w:r>
            </w:ins>
          </w:p>
        </w:tc>
      </w:tr>
      <w:tr w:rsidR="00C60D85" w14:paraId="0A18CADB" w14:textId="77777777">
        <w:trPr>
          <w:jc w:val="center"/>
          <w:ins w:id="7383" w:author="Sean de Noronha | DRG" w:date="2026-09-29T16:58:00Z"/>
        </w:trPr>
        <w:tc>
          <w:tcPr>
            <w:tcW w:w="560" w:type="dxa"/>
            <w:vAlign w:val="center"/>
          </w:tcPr>
          <w:p w14:paraId="5E000406" w14:textId="77777777" w:rsidR="00C60D85" w:rsidRDefault="00000000">
            <w:pPr>
              <w:spacing w:after="0"/>
              <w:rPr>
                <w:ins w:id="7384" w:author="Sean de Noronha | DRG" w:date="2026-09-29T16:58:00Z" w16du:dateUtc="2026-09-29T14:58:00Z"/>
                <w:rFonts w:cs="Arial"/>
                <w:sz w:val="13"/>
                <w:szCs w:val="13"/>
              </w:rPr>
            </w:pPr>
            <w:ins w:id="7385" w:author="Sean de Noronha | DRG" w:date="2026-09-29T16:58:00Z" w16du:dateUtc="2026-09-29T14:58:00Z">
              <w:r>
                <w:rPr>
                  <w:rFonts w:cs="Arial"/>
                  <w:sz w:val="13"/>
                  <w:szCs w:val="13"/>
                </w:rPr>
                <w:t>45</w:t>
              </w:r>
            </w:ins>
          </w:p>
        </w:tc>
        <w:tc>
          <w:tcPr>
            <w:tcW w:w="500" w:type="dxa"/>
            <w:vAlign w:val="center"/>
          </w:tcPr>
          <w:p w14:paraId="5E000407" w14:textId="77777777" w:rsidR="00C60D85" w:rsidRDefault="00000000">
            <w:pPr>
              <w:spacing w:after="0"/>
              <w:rPr>
                <w:ins w:id="7386" w:author="Sean de Noronha | DRG" w:date="2026-09-29T16:58:00Z" w16du:dateUtc="2026-09-29T14:58:00Z"/>
                <w:rFonts w:cs="Arial"/>
                <w:sz w:val="13"/>
                <w:szCs w:val="13"/>
              </w:rPr>
            </w:pPr>
            <w:ins w:id="7387" w:author="Sean de Noronha | DRG" w:date="2026-09-29T16:58:00Z" w16du:dateUtc="2026-09-29T14:58:00Z">
              <w:r>
                <w:rPr>
                  <w:rFonts w:cs="Arial"/>
                  <w:sz w:val="13"/>
                  <w:szCs w:val="13"/>
                </w:rPr>
                <w:t>T1</w:t>
              </w:r>
            </w:ins>
          </w:p>
        </w:tc>
        <w:tc>
          <w:tcPr>
            <w:tcW w:w="660" w:type="dxa"/>
            <w:vAlign w:val="center"/>
          </w:tcPr>
          <w:p w14:paraId="5E000408" w14:textId="77777777" w:rsidR="00C60D85" w:rsidRDefault="00000000">
            <w:pPr>
              <w:spacing w:after="0"/>
              <w:rPr>
                <w:ins w:id="7388" w:author="Sean de Noronha | DRG" w:date="2026-09-29T16:58:00Z" w16du:dateUtc="2026-09-29T14:58:00Z"/>
                <w:rFonts w:cs="Arial"/>
                <w:sz w:val="13"/>
                <w:szCs w:val="13"/>
              </w:rPr>
            </w:pPr>
            <w:ins w:id="7389" w:author="Sean de Noronha | DRG" w:date="2026-09-29T16:58:00Z" w16du:dateUtc="2026-09-29T14:58:00Z">
              <w:r>
                <w:rPr>
                  <w:rFonts w:cs="Arial"/>
                  <w:sz w:val="13"/>
                  <w:szCs w:val="13"/>
                </w:rPr>
                <w:t>2</w:t>
              </w:r>
            </w:ins>
          </w:p>
        </w:tc>
        <w:tc>
          <w:tcPr>
            <w:tcW w:w="1920" w:type="dxa"/>
            <w:vAlign w:val="center"/>
          </w:tcPr>
          <w:p w14:paraId="5E000409" w14:textId="77777777" w:rsidR="00C60D85" w:rsidRDefault="00000000">
            <w:pPr>
              <w:spacing w:after="0"/>
              <w:rPr>
                <w:ins w:id="7390" w:author="Sean de Noronha | DRG" w:date="2026-09-29T16:58:00Z" w16du:dateUtc="2026-09-29T14:58:00Z"/>
                <w:rFonts w:cs="Arial"/>
                <w:sz w:val="13"/>
                <w:szCs w:val="13"/>
              </w:rPr>
            </w:pPr>
            <w:ins w:id="7391" w:author="Sean de Noronha | DRG" w:date="2026-09-29T16:58:00Z" w16du:dateUtc="2026-09-29T14:58:00Z">
              <w:r>
                <w:rPr>
                  <w:rFonts w:cs="Arial"/>
                  <w:sz w:val="13"/>
                  <w:szCs w:val="13"/>
                </w:rPr>
                <w:t>CSST, Manufacturer C, EHD 23</w:t>
              </w:r>
            </w:ins>
          </w:p>
        </w:tc>
        <w:tc>
          <w:tcPr>
            <w:tcW w:w="520" w:type="dxa"/>
            <w:vAlign w:val="center"/>
          </w:tcPr>
          <w:p w14:paraId="5E00040A" w14:textId="77777777" w:rsidR="00C60D85" w:rsidRDefault="00000000">
            <w:pPr>
              <w:spacing w:after="0"/>
              <w:rPr>
                <w:ins w:id="7392" w:author="Sean de Noronha | DRG" w:date="2026-09-29T16:58:00Z" w16du:dateUtc="2026-09-29T14:58:00Z"/>
                <w:rFonts w:cs="Arial"/>
                <w:sz w:val="13"/>
                <w:szCs w:val="13"/>
              </w:rPr>
            </w:pPr>
            <w:ins w:id="7393" w:author="Sean de Noronha | DRG" w:date="2026-09-29T16:58:00Z" w16du:dateUtc="2026-09-29T14:58:00Z">
              <w:r>
                <w:rPr>
                  <w:rFonts w:cs="Arial"/>
                  <w:sz w:val="13"/>
                  <w:szCs w:val="13"/>
                </w:rPr>
                <w:t>He</w:t>
              </w:r>
            </w:ins>
          </w:p>
        </w:tc>
        <w:tc>
          <w:tcPr>
            <w:tcW w:w="900" w:type="dxa"/>
            <w:vAlign w:val="center"/>
          </w:tcPr>
          <w:p w14:paraId="5E00040B" w14:textId="77777777" w:rsidR="00C60D85" w:rsidRDefault="00000000">
            <w:pPr>
              <w:spacing w:after="0"/>
              <w:rPr>
                <w:ins w:id="7394" w:author="Sean de Noronha | DRG" w:date="2026-09-29T16:58:00Z" w16du:dateUtc="2026-09-29T14:58:00Z"/>
                <w:rFonts w:cs="Arial"/>
                <w:sz w:val="13"/>
                <w:szCs w:val="13"/>
              </w:rPr>
            </w:pPr>
            <w:ins w:id="7395" w:author="Sean de Noronha | DRG" w:date="2026-09-29T16:58:00Z" w16du:dateUtc="2026-09-29T14:58:00Z">
              <w:r>
                <w:rPr>
                  <w:rFonts w:cs="Arial"/>
                  <w:sz w:val="13"/>
                  <w:szCs w:val="13"/>
                </w:rPr>
                <w:t>1,750</w:t>
              </w:r>
            </w:ins>
          </w:p>
        </w:tc>
        <w:tc>
          <w:tcPr>
            <w:tcW w:w="800" w:type="dxa"/>
            <w:vAlign w:val="center"/>
          </w:tcPr>
          <w:p w14:paraId="5E00040C" w14:textId="77777777" w:rsidR="00C60D85" w:rsidRDefault="00000000">
            <w:pPr>
              <w:spacing w:after="0"/>
              <w:rPr>
                <w:ins w:id="7396" w:author="Sean de Noronha | DRG" w:date="2026-09-29T16:58:00Z" w16du:dateUtc="2026-09-29T14:58:00Z"/>
                <w:rFonts w:cs="Arial"/>
                <w:sz w:val="13"/>
                <w:szCs w:val="13"/>
              </w:rPr>
            </w:pPr>
            <w:ins w:id="7397" w:author="Sean de Noronha | DRG" w:date="2026-09-29T16:58:00Z" w16du:dateUtc="2026-09-29T14:58:00Z">
              <w:r>
                <w:rPr>
                  <w:rFonts w:cs="Arial"/>
                  <w:sz w:val="13"/>
                  <w:szCs w:val="13"/>
                </w:rPr>
                <w:t>2 m</w:t>
              </w:r>
            </w:ins>
          </w:p>
        </w:tc>
        <w:tc>
          <w:tcPr>
            <w:tcW w:w="880" w:type="dxa"/>
            <w:vAlign w:val="center"/>
          </w:tcPr>
          <w:p w14:paraId="5E00040D" w14:textId="77777777" w:rsidR="00C60D85" w:rsidRDefault="00000000">
            <w:pPr>
              <w:spacing w:after="0"/>
              <w:rPr>
                <w:ins w:id="7398" w:author="Sean de Noronha | DRG" w:date="2026-09-29T16:58:00Z" w16du:dateUtc="2026-09-29T14:58:00Z"/>
                <w:rFonts w:cs="Arial"/>
                <w:sz w:val="13"/>
                <w:szCs w:val="13"/>
              </w:rPr>
            </w:pPr>
            <w:ins w:id="7399" w:author="Sean de Noronha | DRG" w:date="2026-09-29T16:58:00Z" w16du:dateUtc="2026-09-29T14:58:00Z">
              <w:r>
                <w:rPr>
                  <w:rFonts w:cs="Arial"/>
                  <w:sz w:val="13"/>
                  <w:szCs w:val="13"/>
                </w:rPr>
                <w:t>0.24</w:t>
              </w:r>
            </w:ins>
          </w:p>
        </w:tc>
        <w:tc>
          <w:tcPr>
            <w:tcW w:w="820" w:type="dxa"/>
            <w:vAlign w:val="center"/>
          </w:tcPr>
          <w:p w14:paraId="5E00040E" w14:textId="77777777" w:rsidR="00C60D85" w:rsidRDefault="00000000">
            <w:pPr>
              <w:spacing w:after="0"/>
              <w:rPr>
                <w:ins w:id="7400" w:author="Sean de Noronha | DRG" w:date="2026-09-29T16:58:00Z" w16du:dateUtc="2026-09-29T14:58:00Z"/>
                <w:rFonts w:cs="Arial"/>
                <w:sz w:val="13"/>
                <w:szCs w:val="13"/>
              </w:rPr>
            </w:pPr>
            <w:ins w:id="7401" w:author="Sean de Noronha | DRG" w:date="2026-09-29T16:58:00Z" w16du:dateUtc="2026-09-29T14:58:00Z">
              <w:r>
                <w:rPr>
                  <w:rFonts w:cs="Arial"/>
                  <w:sz w:val="13"/>
                  <w:szCs w:val="13"/>
                </w:rPr>
                <w:t>109</w:t>
              </w:r>
            </w:ins>
          </w:p>
        </w:tc>
        <w:tc>
          <w:tcPr>
            <w:tcW w:w="1100" w:type="dxa"/>
            <w:vAlign w:val="center"/>
          </w:tcPr>
          <w:p w14:paraId="5E00040F" w14:textId="77777777" w:rsidR="00C60D85" w:rsidRDefault="00000000">
            <w:pPr>
              <w:spacing w:after="0"/>
              <w:rPr>
                <w:ins w:id="7402" w:author="Sean de Noronha | DRG" w:date="2026-09-29T16:58:00Z" w16du:dateUtc="2026-09-29T14:58:00Z"/>
                <w:rFonts w:cs="Arial"/>
                <w:sz w:val="13"/>
                <w:szCs w:val="13"/>
              </w:rPr>
            </w:pPr>
            <w:ins w:id="7403" w:author="Sean de Noronha | DRG" w:date="2026-09-29T16:58:00Z" w16du:dateUtc="2026-09-29T14:58:00Z">
              <w:r>
                <w:rPr>
                  <w:rFonts w:cs="Arial"/>
                  <w:sz w:val="13"/>
                  <w:szCs w:val="13"/>
                </w:rPr>
                <w:t>203 (429)</w:t>
              </w:r>
            </w:ins>
          </w:p>
        </w:tc>
        <w:tc>
          <w:tcPr>
            <w:tcW w:w="700" w:type="dxa"/>
            <w:vAlign w:val="center"/>
          </w:tcPr>
          <w:p w14:paraId="5E000410" w14:textId="77777777" w:rsidR="00C60D85" w:rsidRDefault="00000000">
            <w:pPr>
              <w:spacing w:after="0"/>
              <w:rPr>
                <w:ins w:id="7404" w:author="Sean de Noronha | DRG" w:date="2026-09-29T16:58:00Z" w16du:dateUtc="2026-09-29T14:58:00Z"/>
                <w:rFonts w:cs="Arial"/>
                <w:sz w:val="13"/>
                <w:szCs w:val="13"/>
              </w:rPr>
            </w:pPr>
            <w:ins w:id="7405" w:author="Sean de Noronha | DRG" w:date="2026-09-29T16:58:00Z" w16du:dateUtc="2026-09-29T14:58:00Z">
              <w:r>
                <w:rPr>
                  <w:rFonts w:cs="Arial"/>
                  <w:sz w:val="13"/>
                  <w:szCs w:val="13"/>
                </w:rPr>
                <w:t>9.39</w:t>
              </w:r>
            </w:ins>
          </w:p>
        </w:tc>
      </w:tr>
      <w:tr w:rsidR="00C60D85" w14:paraId="742AECE0" w14:textId="77777777">
        <w:trPr>
          <w:jc w:val="center"/>
          <w:ins w:id="7406" w:author="Sean de Noronha | DRG" w:date="2026-09-29T16:58:00Z"/>
        </w:trPr>
        <w:tc>
          <w:tcPr>
            <w:tcW w:w="560" w:type="dxa"/>
            <w:vAlign w:val="center"/>
          </w:tcPr>
          <w:p w14:paraId="5E000411" w14:textId="77777777" w:rsidR="00C60D85" w:rsidRDefault="00000000">
            <w:pPr>
              <w:spacing w:after="0"/>
              <w:rPr>
                <w:ins w:id="7407" w:author="Sean de Noronha | DRG" w:date="2026-09-29T16:58:00Z" w16du:dateUtc="2026-09-29T14:58:00Z"/>
                <w:rFonts w:cs="Arial"/>
                <w:sz w:val="13"/>
                <w:szCs w:val="13"/>
              </w:rPr>
            </w:pPr>
            <w:ins w:id="7408" w:author="Sean de Noronha | DRG" w:date="2026-09-29T16:58:00Z" w16du:dateUtc="2026-09-29T14:58:00Z">
              <w:r>
                <w:rPr>
                  <w:rFonts w:cs="Arial"/>
                  <w:sz w:val="13"/>
                  <w:szCs w:val="13"/>
                </w:rPr>
                <w:t>46</w:t>
              </w:r>
            </w:ins>
          </w:p>
        </w:tc>
        <w:tc>
          <w:tcPr>
            <w:tcW w:w="500" w:type="dxa"/>
            <w:vAlign w:val="center"/>
          </w:tcPr>
          <w:p w14:paraId="5E000412" w14:textId="77777777" w:rsidR="00C60D85" w:rsidRDefault="00000000">
            <w:pPr>
              <w:spacing w:after="0"/>
              <w:rPr>
                <w:ins w:id="7409" w:author="Sean de Noronha | DRG" w:date="2026-09-29T16:58:00Z" w16du:dateUtc="2026-09-29T14:58:00Z"/>
                <w:rFonts w:cs="Arial"/>
                <w:sz w:val="13"/>
                <w:szCs w:val="13"/>
              </w:rPr>
            </w:pPr>
            <w:ins w:id="7410" w:author="Sean de Noronha | DRG" w:date="2026-09-29T16:58:00Z" w16du:dateUtc="2026-09-29T14:58:00Z">
              <w:r>
                <w:rPr>
                  <w:rFonts w:cs="Arial"/>
                  <w:sz w:val="13"/>
                  <w:szCs w:val="13"/>
                </w:rPr>
                <w:t>T1</w:t>
              </w:r>
            </w:ins>
          </w:p>
        </w:tc>
        <w:tc>
          <w:tcPr>
            <w:tcW w:w="660" w:type="dxa"/>
            <w:vAlign w:val="center"/>
          </w:tcPr>
          <w:p w14:paraId="5E000413" w14:textId="77777777" w:rsidR="00C60D85" w:rsidRDefault="00000000">
            <w:pPr>
              <w:spacing w:after="0"/>
              <w:rPr>
                <w:ins w:id="7411" w:author="Sean de Noronha | DRG" w:date="2026-09-29T16:58:00Z" w16du:dateUtc="2026-09-29T14:58:00Z"/>
                <w:rFonts w:cs="Arial"/>
                <w:sz w:val="13"/>
                <w:szCs w:val="13"/>
              </w:rPr>
            </w:pPr>
            <w:ins w:id="7412" w:author="Sean de Noronha | DRG" w:date="2026-09-29T16:58:00Z" w16du:dateUtc="2026-09-29T14:58:00Z">
              <w:r>
                <w:rPr>
                  <w:rFonts w:cs="Arial"/>
                  <w:sz w:val="13"/>
                  <w:szCs w:val="13"/>
                </w:rPr>
                <w:t>2</w:t>
              </w:r>
            </w:ins>
          </w:p>
        </w:tc>
        <w:tc>
          <w:tcPr>
            <w:tcW w:w="1920" w:type="dxa"/>
            <w:vAlign w:val="center"/>
          </w:tcPr>
          <w:p w14:paraId="5E000414" w14:textId="77777777" w:rsidR="00C60D85" w:rsidRDefault="00000000">
            <w:pPr>
              <w:spacing w:after="0"/>
              <w:rPr>
                <w:ins w:id="7413" w:author="Sean de Noronha | DRG" w:date="2026-09-29T16:58:00Z" w16du:dateUtc="2026-09-29T14:58:00Z"/>
                <w:rFonts w:cs="Arial"/>
                <w:sz w:val="13"/>
                <w:szCs w:val="13"/>
              </w:rPr>
            </w:pPr>
            <w:ins w:id="7414" w:author="Sean de Noronha | DRG" w:date="2026-09-29T16:58:00Z" w16du:dateUtc="2026-09-29T14:58:00Z">
              <w:r>
                <w:rPr>
                  <w:rFonts w:cs="Arial"/>
                  <w:sz w:val="13"/>
                  <w:szCs w:val="13"/>
                </w:rPr>
                <w:t>CSST, Manufacturer C, EHD 23</w:t>
              </w:r>
            </w:ins>
          </w:p>
        </w:tc>
        <w:tc>
          <w:tcPr>
            <w:tcW w:w="520" w:type="dxa"/>
            <w:vAlign w:val="center"/>
          </w:tcPr>
          <w:p w14:paraId="5E000415" w14:textId="77777777" w:rsidR="00C60D85" w:rsidRDefault="00000000">
            <w:pPr>
              <w:spacing w:after="0"/>
              <w:rPr>
                <w:ins w:id="7415" w:author="Sean de Noronha | DRG" w:date="2026-09-29T16:58:00Z" w16du:dateUtc="2026-09-29T14:58:00Z"/>
                <w:rFonts w:cs="Arial"/>
                <w:sz w:val="13"/>
                <w:szCs w:val="13"/>
              </w:rPr>
            </w:pPr>
            <w:ins w:id="7416" w:author="Sean de Noronha | DRG" w:date="2026-09-29T16:58:00Z" w16du:dateUtc="2026-09-29T14:58:00Z">
              <w:r>
                <w:rPr>
                  <w:rFonts w:cs="Arial"/>
                  <w:sz w:val="13"/>
                  <w:szCs w:val="13"/>
                </w:rPr>
                <w:t>He</w:t>
              </w:r>
            </w:ins>
          </w:p>
        </w:tc>
        <w:tc>
          <w:tcPr>
            <w:tcW w:w="900" w:type="dxa"/>
            <w:vAlign w:val="center"/>
          </w:tcPr>
          <w:p w14:paraId="5E000416" w14:textId="77777777" w:rsidR="00C60D85" w:rsidRDefault="00000000">
            <w:pPr>
              <w:spacing w:after="0"/>
              <w:rPr>
                <w:ins w:id="7417" w:author="Sean de Noronha | DRG" w:date="2026-09-29T16:58:00Z" w16du:dateUtc="2026-09-29T14:58:00Z"/>
                <w:rFonts w:cs="Arial"/>
                <w:sz w:val="13"/>
                <w:szCs w:val="13"/>
              </w:rPr>
            </w:pPr>
            <w:ins w:id="7418" w:author="Sean de Noronha | DRG" w:date="2026-09-29T16:58:00Z" w16du:dateUtc="2026-09-29T14:58:00Z">
              <w:r>
                <w:rPr>
                  <w:rFonts w:cs="Arial"/>
                  <w:sz w:val="13"/>
                  <w:szCs w:val="13"/>
                </w:rPr>
                <w:t>2,300</w:t>
              </w:r>
            </w:ins>
          </w:p>
        </w:tc>
        <w:tc>
          <w:tcPr>
            <w:tcW w:w="800" w:type="dxa"/>
            <w:vAlign w:val="center"/>
          </w:tcPr>
          <w:p w14:paraId="5E000417" w14:textId="77777777" w:rsidR="00C60D85" w:rsidRDefault="00000000">
            <w:pPr>
              <w:spacing w:after="0"/>
              <w:rPr>
                <w:ins w:id="7419" w:author="Sean de Noronha | DRG" w:date="2026-09-29T16:58:00Z" w16du:dateUtc="2026-09-29T14:58:00Z"/>
                <w:rFonts w:cs="Arial"/>
                <w:sz w:val="13"/>
                <w:szCs w:val="13"/>
              </w:rPr>
            </w:pPr>
            <w:ins w:id="7420" w:author="Sean de Noronha | DRG" w:date="2026-09-29T16:58:00Z" w16du:dateUtc="2026-09-29T14:58:00Z">
              <w:r>
                <w:rPr>
                  <w:rFonts w:cs="Arial"/>
                  <w:sz w:val="13"/>
                  <w:szCs w:val="13"/>
                </w:rPr>
                <w:t>1 m</w:t>
              </w:r>
            </w:ins>
          </w:p>
        </w:tc>
        <w:tc>
          <w:tcPr>
            <w:tcW w:w="880" w:type="dxa"/>
            <w:vAlign w:val="center"/>
          </w:tcPr>
          <w:p w14:paraId="5E000418" w14:textId="77777777" w:rsidR="00C60D85" w:rsidRDefault="00000000">
            <w:pPr>
              <w:spacing w:after="0"/>
              <w:rPr>
                <w:ins w:id="7421" w:author="Sean de Noronha | DRG" w:date="2026-09-29T16:58:00Z" w16du:dateUtc="2026-09-29T14:58:00Z"/>
                <w:rFonts w:cs="Arial"/>
                <w:sz w:val="13"/>
                <w:szCs w:val="13"/>
              </w:rPr>
            </w:pPr>
            <w:ins w:id="7422" w:author="Sean de Noronha | DRG" w:date="2026-09-29T16:58:00Z" w16du:dateUtc="2026-09-29T14:58:00Z">
              <w:r>
                <w:rPr>
                  <w:rFonts w:cs="Arial"/>
                  <w:sz w:val="13"/>
                  <w:szCs w:val="13"/>
                </w:rPr>
                <w:t>0.35</w:t>
              </w:r>
            </w:ins>
          </w:p>
        </w:tc>
        <w:tc>
          <w:tcPr>
            <w:tcW w:w="820" w:type="dxa"/>
            <w:vAlign w:val="center"/>
          </w:tcPr>
          <w:p w14:paraId="5E000419" w14:textId="77777777" w:rsidR="00C60D85" w:rsidRDefault="00000000">
            <w:pPr>
              <w:spacing w:after="0"/>
              <w:rPr>
                <w:ins w:id="7423" w:author="Sean de Noronha | DRG" w:date="2026-09-29T16:58:00Z" w16du:dateUtc="2026-09-29T14:58:00Z"/>
                <w:rFonts w:cs="Arial"/>
                <w:sz w:val="13"/>
                <w:szCs w:val="13"/>
              </w:rPr>
            </w:pPr>
            <w:ins w:id="7424" w:author="Sean de Noronha | DRG" w:date="2026-09-29T16:58:00Z" w16du:dateUtc="2026-09-29T14:58:00Z">
              <w:r>
                <w:rPr>
                  <w:rFonts w:cs="Arial"/>
                  <w:sz w:val="13"/>
                  <w:szCs w:val="13"/>
                </w:rPr>
                <w:t>151</w:t>
              </w:r>
            </w:ins>
          </w:p>
        </w:tc>
        <w:tc>
          <w:tcPr>
            <w:tcW w:w="1100" w:type="dxa"/>
            <w:vAlign w:val="center"/>
          </w:tcPr>
          <w:p w14:paraId="5E00041A" w14:textId="77777777" w:rsidR="00C60D85" w:rsidRDefault="00000000">
            <w:pPr>
              <w:spacing w:after="0"/>
              <w:rPr>
                <w:ins w:id="7425" w:author="Sean de Noronha | DRG" w:date="2026-09-29T16:58:00Z" w16du:dateUtc="2026-09-29T14:58:00Z"/>
                <w:rFonts w:cs="Arial"/>
                <w:sz w:val="13"/>
                <w:szCs w:val="13"/>
              </w:rPr>
            </w:pPr>
            <w:ins w:id="7426" w:author="Sean de Noronha | DRG" w:date="2026-09-29T16:58:00Z" w16du:dateUtc="2026-09-29T14:58:00Z">
              <w:r>
                <w:rPr>
                  <w:rFonts w:cs="Arial"/>
                  <w:sz w:val="13"/>
                  <w:szCs w:val="13"/>
                </w:rPr>
                <w:t>266 (564)</w:t>
              </w:r>
            </w:ins>
          </w:p>
        </w:tc>
        <w:tc>
          <w:tcPr>
            <w:tcW w:w="700" w:type="dxa"/>
            <w:vAlign w:val="center"/>
          </w:tcPr>
          <w:p w14:paraId="5E00041B" w14:textId="77777777" w:rsidR="00C60D85" w:rsidRDefault="00000000">
            <w:pPr>
              <w:spacing w:after="0"/>
              <w:rPr>
                <w:ins w:id="7427" w:author="Sean de Noronha | DRG" w:date="2026-09-29T16:58:00Z" w16du:dateUtc="2026-09-29T14:58:00Z"/>
                <w:rFonts w:cs="Arial"/>
                <w:sz w:val="13"/>
                <w:szCs w:val="13"/>
              </w:rPr>
            </w:pPr>
            <w:ins w:id="7428" w:author="Sean de Noronha | DRG" w:date="2026-09-29T16:58:00Z" w16du:dateUtc="2026-09-29T14:58:00Z">
              <w:r>
                <w:rPr>
                  <w:rFonts w:cs="Arial"/>
                  <w:sz w:val="13"/>
                  <w:szCs w:val="13"/>
                </w:rPr>
                <w:t>12.3</w:t>
              </w:r>
            </w:ins>
          </w:p>
        </w:tc>
      </w:tr>
      <w:tr w:rsidR="00C60D85" w14:paraId="2DCE4BDB" w14:textId="77777777">
        <w:trPr>
          <w:jc w:val="center"/>
          <w:ins w:id="7429" w:author="Sean de Noronha | DRG" w:date="2026-09-29T16:58:00Z"/>
        </w:trPr>
        <w:tc>
          <w:tcPr>
            <w:tcW w:w="560" w:type="dxa"/>
            <w:vAlign w:val="center"/>
          </w:tcPr>
          <w:p w14:paraId="5E00041C" w14:textId="77777777" w:rsidR="00C60D85" w:rsidRDefault="00000000">
            <w:pPr>
              <w:spacing w:after="0"/>
              <w:rPr>
                <w:ins w:id="7430" w:author="Sean de Noronha | DRG" w:date="2026-09-29T16:58:00Z" w16du:dateUtc="2026-09-29T14:58:00Z"/>
                <w:rFonts w:cs="Arial"/>
                <w:sz w:val="13"/>
                <w:szCs w:val="13"/>
              </w:rPr>
            </w:pPr>
            <w:ins w:id="7431" w:author="Sean de Noronha | DRG" w:date="2026-09-29T16:58:00Z" w16du:dateUtc="2026-09-29T14:58:00Z">
              <w:r>
                <w:rPr>
                  <w:rFonts w:cs="Arial"/>
                  <w:sz w:val="13"/>
                  <w:szCs w:val="13"/>
                </w:rPr>
                <w:t>47</w:t>
              </w:r>
            </w:ins>
          </w:p>
        </w:tc>
        <w:tc>
          <w:tcPr>
            <w:tcW w:w="500" w:type="dxa"/>
            <w:vAlign w:val="center"/>
          </w:tcPr>
          <w:p w14:paraId="5E00041D" w14:textId="77777777" w:rsidR="00C60D85" w:rsidRDefault="00000000">
            <w:pPr>
              <w:spacing w:after="0"/>
              <w:rPr>
                <w:ins w:id="7432" w:author="Sean de Noronha | DRG" w:date="2026-09-29T16:58:00Z" w16du:dateUtc="2026-09-29T14:58:00Z"/>
                <w:rFonts w:cs="Arial"/>
                <w:sz w:val="13"/>
                <w:szCs w:val="13"/>
              </w:rPr>
            </w:pPr>
            <w:ins w:id="7433" w:author="Sean de Noronha | DRG" w:date="2026-09-29T16:58:00Z" w16du:dateUtc="2026-09-29T14:58:00Z">
              <w:r>
                <w:rPr>
                  <w:rFonts w:cs="Arial"/>
                  <w:sz w:val="13"/>
                  <w:szCs w:val="13"/>
                </w:rPr>
                <w:t>T1</w:t>
              </w:r>
            </w:ins>
          </w:p>
        </w:tc>
        <w:tc>
          <w:tcPr>
            <w:tcW w:w="660" w:type="dxa"/>
            <w:vAlign w:val="center"/>
          </w:tcPr>
          <w:p w14:paraId="5E00041E" w14:textId="77777777" w:rsidR="00C60D85" w:rsidRDefault="00000000">
            <w:pPr>
              <w:spacing w:after="0"/>
              <w:rPr>
                <w:ins w:id="7434" w:author="Sean de Noronha | DRG" w:date="2026-09-29T16:58:00Z" w16du:dateUtc="2026-09-29T14:58:00Z"/>
                <w:rFonts w:cs="Arial"/>
                <w:sz w:val="13"/>
                <w:szCs w:val="13"/>
              </w:rPr>
            </w:pPr>
            <w:ins w:id="7435" w:author="Sean de Noronha | DRG" w:date="2026-09-29T16:58:00Z" w16du:dateUtc="2026-09-29T14:58:00Z">
              <w:r>
                <w:rPr>
                  <w:rFonts w:cs="Arial"/>
                  <w:sz w:val="13"/>
                  <w:szCs w:val="13"/>
                </w:rPr>
                <w:t>2</w:t>
              </w:r>
            </w:ins>
          </w:p>
        </w:tc>
        <w:tc>
          <w:tcPr>
            <w:tcW w:w="1920" w:type="dxa"/>
            <w:vAlign w:val="center"/>
          </w:tcPr>
          <w:p w14:paraId="5E00041F" w14:textId="77777777" w:rsidR="00C60D85" w:rsidRDefault="00000000">
            <w:pPr>
              <w:spacing w:after="0"/>
              <w:rPr>
                <w:ins w:id="7436" w:author="Sean de Noronha | DRG" w:date="2026-09-29T16:58:00Z" w16du:dateUtc="2026-09-29T14:58:00Z"/>
                <w:rFonts w:cs="Arial"/>
                <w:sz w:val="13"/>
                <w:szCs w:val="13"/>
              </w:rPr>
            </w:pPr>
            <w:ins w:id="7437" w:author="Sean de Noronha | DRG" w:date="2026-09-29T16:58:00Z" w16du:dateUtc="2026-09-29T14:58:00Z">
              <w:r>
                <w:rPr>
                  <w:rFonts w:cs="Arial"/>
                  <w:sz w:val="13"/>
                  <w:szCs w:val="13"/>
                </w:rPr>
                <w:t>CSST, Manufacturer C, EHD 23</w:t>
              </w:r>
            </w:ins>
          </w:p>
        </w:tc>
        <w:tc>
          <w:tcPr>
            <w:tcW w:w="520" w:type="dxa"/>
            <w:vAlign w:val="center"/>
          </w:tcPr>
          <w:p w14:paraId="5E000420" w14:textId="77777777" w:rsidR="00C60D85" w:rsidRDefault="00000000">
            <w:pPr>
              <w:spacing w:after="0"/>
              <w:rPr>
                <w:ins w:id="7438" w:author="Sean de Noronha | DRG" w:date="2026-09-29T16:58:00Z" w16du:dateUtc="2026-09-29T14:58:00Z"/>
                <w:rFonts w:cs="Arial"/>
                <w:sz w:val="13"/>
                <w:szCs w:val="13"/>
              </w:rPr>
            </w:pPr>
            <w:ins w:id="7439" w:author="Sean de Noronha | DRG" w:date="2026-09-29T16:58:00Z" w16du:dateUtc="2026-09-29T14:58:00Z">
              <w:r>
                <w:rPr>
                  <w:rFonts w:cs="Arial"/>
                  <w:sz w:val="13"/>
                  <w:szCs w:val="13"/>
                </w:rPr>
                <w:t>He</w:t>
              </w:r>
            </w:ins>
          </w:p>
        </w:tc>
        <w:tc>
          <w:tcPr>
            <w:tcW w:w="900" w:type="dxa"/>
            <w:vAlign w:val="center"/>
          </w:tcPr>
          <w:p w14:paraId="5E000421" w14:textId="77777777" w:rsidR="00C60D85" w:rsidRDefault="00000000">
            <w:pPr>
              <w:spacing w:after="0"/>
              <w:rPr>
                <w:ins w:id="7440" w:author="Sean de Noronha | DRG" w:date="2026-09-29T16:58:00Z" w16du:dateUtc="2026-09-29T14:58:00Z"/>
                <w:rFonts w:cs="Arial"/>
                <w:sz w:val="13"/>
                <w:szCs w:val="13"/>
              </w:rPr>
            </w:pPr>
            <w:ins w:id="7441" w:author="Sean de Noronha | DRG" w:date="2026-09-29T16:58:00Z" w16du:dateUtc="2026-09-29T14:58:00Z">
              <w:r>
                <w:rPr>
                  <w:rFonts w:cs="Arial"/>
                  <w:sz w:val="13"/>
                  <w:szCs w:val="13"/>
                </w:rPr>
                <w:t>3,000</w:t>
              </w:r>
            </w:ins>
          </w:p>
        </w:tc>
        <w:tc>
          <w:tcPr>
            <w:tcW w:w="800" w:type="dxa"/>
            <w:vAlign w:val="center"/>
          </w:tcPr>
          <w:p w14:paraId="5E000422" w14:textId="77777777" w:rsidR="00C60D85" w:rsidRDefault="00000000">
            <w:pPr>
              <w:spacing w:after="0"/>
              <w:rPr>
                <w:ins w:id="7442" w:author="Sean de Noronha | DRG" w:date="2026-09-29T16:58:00Z" w16du:dateUtc="2026-09-29T14:58:00Z"/>
                <w:rFonts w:cs="Arial"/>
                <w:sz w:val="13"/>
                <w:szCs w:val="13"/>
              </w:rPr>
            </w:pPr>
            <w:ins w:id="7443" w:author="Sean de Noronha | DRG" w:date="2026-09-29T16:58:00Z" w16du:dateUtc="2026-09-29T14:58:00Z">
              <w:r>
                <w:rPr>
                  <w:rFonts w:cs="Arial"/>
                  <w:sz w:val="13"/>
                  <w:szCs w:val="13"/>
                </w:rPr>
                <w:t>1 m</w:t>
              </w:r>
            </w:ins>
          </w:p>
        </w:tc>
        <w:tc>
          <w:tcPr>
            <w:tcW w:w="880" w:type="dxa"/>
            <w:vAlign w:val="center"/>
          </w:tcPr>
          <w:p w14:paraId="5E000423" w14:textId="77777777" w:rsidR="00C60D85" w:rsidRDefault="00000000">
            <w:pPr>
              <w:spacing w:after="0"/>
              <w:rPr>
                <w:ins w:id="7444" w:author="Sean de Noronha | DRG" w:date="2026-09-29T16:58:00Z" w16du:dateUtc="2026-09-29T14:58:00Z"/>
                <w:rFonts w:cs="Arial"/>
                <w:sz w:val="13"/>
                <w:szCs w:val="13"/>
              </w:rPr>
            </w:pPr>
            <w:ins w:id="7445" w:author="Sean de Noronha | DRG" w:date="2026-09-29T16:58:00Z" w16du:dateUtc="2026-09-29T14:58:00Z">
              <w:r>
                <w:rPr>
                  <w:rFonts w:cs="Arial"/>
                  <w:sz w:val="13"/>
                  <w:szCs w:val="13"/>
                </w:rPr>
                <w:t>0.37</w:t>
              </w:r>
            </w:ins>
          </w:p>
        </w:tc>
        <w:tc>
          <w:tcPr>
            <w:tcW w:w="820" w:type="dxa"/>
            <w:vAlign w:val="center"/>
          </w:tcPr>
          <w:p w14:paraId="5E000424" w14:textId="77777777" w:rsidR="00C60D85" w:rsidRDefault="00000000">
            <w:pPr>
              <w:spacing w:after="0"/>
              <w:rPr>
                <w:ins w:id="7446" w:author="Sean de Noronha | DRG" w:date="2026-09-29T16:58:00Z" w16du:dateUtc="2026-09-29T14:58:00Z"/>
                <w:rFonts w:cs="Arial"/>
                <w:sz w:val="13"/>
                <w:szCs w:val="13"/>
              </w:rPr>
            </w:pPr>
            <w:ins w:id="7447" w:author="Sean de Noronha | DRG" w:date="2026-09-29T16:58:00Z" w16du:dateUtc="2026-09-29T14:58:00Z">
              <w:r>
                <w:rPr>
                  <w:rFonts w:cs="Arial"/>
                  <w:sz w:val="13"/>
                  <w:szCs w:val="13"/>
                </w:rPr>
                <w:t>164</w:t>
              </w:r>
            </w:ins>
          </w:p>
        </w:tc>
        <w:tc>
          <w:tcPr>
            <w:tcW w:w="1100" w:type="dxa"/>
            <w:vAlign w:val="center"/>
          </w:tcPr>
          <w:p w14:paraId="5E000425" w14:textId="77777777" w:rsidR="00C60D85" w:rsidRDefault="00000000">
            <w:pPr>
              <w:spacing w:after="0"/>
              <w:rPr>
                <w:ins w:id="7448" w:author="Sean de Noronha | DRG" w:date="2026-09-29T16:58:00Z" w16du:dateUtc="2026-09-29T14:58:00Z"/>
                <w:rFonts w:cs="Arial"/>
                <w:sz w:val="13"/>
                <w:szCs w:val="13"/>
              </w:rPr>
            </w:pPr>
            <w:ins w:id="7449" w:author="Sean de Noronha | DRG" w:date="2026-09-29T16:58:00Z" w16du:dateUtc="2026-09-29T14:58:00Z">
              <w:r>
                <w:rPr>
                  <w:rFonts w:cs="Arial"/>
                  <w:sz w:val="13"/>
                  <w:szCs w:val="13"/>
                </w:rPr>
                <w:t>347 (736)</w:t>
              </w:r>
            </w:ins>
          </w:p>
        </w:tc>
        <w:tc>
          <w:tcPr>
            <w:tcW w:w="700" w:type="dxa"/>
            <w:vAlign w:val="center"/>
          </w:tcPr>
          <w:p w14:paraId="5E000426" w14:textId="77777777" w:rsidR="00C60D85" w:rsidRDefault="00000000">
            <w:pPr>
              <w:spacing w:after="0"/>
              <w:rPr>
                <w:ins w:id="7450" w:author="Sean de Noronha | DRG" w:date="2026-09-29T16:58:00Z" w16du:dateUtc="2026-09-29T14:58:00Z"/>
                <w:rFonts w:cs="Arial"/>
                <w:sz w:val="13"/>
                <w:szCs w:val="13"/>
              </w:rPr>
            </w:pPr>
            <w:ins w:id="7451" w:author="Sean de Noronha | DRG" w:date="2026-09-29T16:58:00Z" w16du:dateUtc="2026-09-29T14:58:00Z">
              <w:r>
                <w:rPr>
                  <w:rFonts w:cs="Arial"/>
                  <w:sz w:val="13"/>
                  <w:szCs w:val="13"/>
                </w:rPr>
                <w:t>16.1</w:t>
              </w:r>
            </w:ins>
          </w:p>
        </w:tc>
      </w:tr>
      <w:tr w:rsidR="00C60D85" w14:paraId="5E40DB69" w14:textId="77777777">
        <w:trPr>
          <w:jc w:val="center"/>
          <w:ins w:id="7452" w:author="Sean de Noronha | DRG" w:date="2026-09-29T16:58:00Z"/>
        </w:trPr>
        <w:tc>
          <w:tcPr>
            <w:tcW w:w="560" w:type="dxa"/>
            <w:vAlign w:val="center"/>
          </w:tcPr>
          <w:p w14:paraId="5E000427" w14:textId="77777777" w:rsidR="00C60D85" w:rsidRDefault="00000000">
            <w:pPr>
              <w:spacing w:after="0"/>
              <w:rPr>
                <w:ins w:id="7453" w:author="Sean de Noronha | DRG" w:date="2026-09-29T16:58:00Z" w16du:dateUtc="2026-09-29T14:58:00Z"/>
                <w:rFonts w:cs="Arial"/>
                <w:sz w:val="13"/>
                <w:szCs w:val="13"/>
              </w:rPr>
            </w:pPr>
            <w:ins w:id="7454" w:author="Sean de Noronha | DRG" w:date="2026-09-29T16:58:00Z" w16du:dateUtc="2026-09-29T14:58:00Z">
              <w:r>
                <w:rPr>
                  <w:rFonts w:cs="Arial"/>
                  <w:sz w:val="13"/>
                  <w:szCs w:val="13"/>
                </w:rPr>
                <w:t>48</w:t>
              </w:r>
            </w:ins>
          </w:p>
        </w:tc>
        <w:tc>
          <w:tcPr>
            <w:tcW w:w="500" w:type="dxa"/>
            <w:vAlign w:val="center"/>
          </w:tcPr>
          <w:p w14:paraId="5E000428" w14:textId="77777777" w:rsidR="00C60D85" w:rsidRDefault="00000000">
            <w:pPr>
              <w:spacing w:after="0"/>
              <w:rPr>
                <w:ins w:id="7455" w:author="Sean de Noronha | DRG" w:date="2026-09-29T16:58:00Z" w16du:dateUtc="2026-09-29T14:58:00Z"/>
                <w:rFonts w:cs="Arial"/>
                <w:sz w:val="13"/>
                <w:szCs w:val="13"/>
              </w:rPr>
            </w:pPr>
            <w:ins w:id="7456" w:author="Sean de Noronha | DRG" w:date="2026-09-29T16:58:00Z" w16du:dateUtc="2026-09-29T14:58:00Z">
              <w:r>
                <w:rPr>
                  <w:rFonts w:cs="Arial"/>
                  <w:sz w:val="13"/>
                  <w:szCs w:val="13"/>
                </w:rPr>
                <w:t>T1</w:t>
              </w:r>
            </w:ins>
          </w:p>
        </w:tc>
        <w:tc>
          <w:tcPr>
            <w:tcW w:w="660" w:type="dxa"/>
            <w:vAlign w:val="center"/>
          </w:tcPr>
          <w:p w14:paraId="5E000429" w14:textId="77777777" w:rsidR="00C60D85" w:rsidRDefault="00000000">
            <w:pPr>
              <w:spacing w:after="0"/>
              <w:rPr>
                <w:ins w:id="7457" w:author="Sean de Noronha | DRG" w:date="2026-09-29T16:58:00Z" w16du:dateUtc="2026-09-29T14:58:00Z"/>
                <w:rFonts w:cs="Arial"/>
                <w:sz w:val="13"/>
                <w:szCs w:val="13"/>
              </w:rPr>
            </w:pPr>
            <w:ins w:id="7458" w:author="Sean de Noronha | DRG" w:date="2026-09-29T16:58:00Z" w16du:dateUtc="2026-09-29T14:58:00Z">
              <w:r>
                <w:rPr>
                  <w:rFonts w:cs="Arial"/>
                  <w:sz w:val="13"/>
                  <w:szCs w:val="13"/>
                </w:rPr>
                <w:t>2</w:t>
              </w:r>
            </w:ins>
          </w:p>
        </w:tc>
        <w:tc>
          <w:tcPr>
            <w:tcW w:w="1920" w:type="dxa"/>
            <w:vAlign w:val="center"/>
          </w:tcPr>
          <w:p w14:paraId="5E00042A" w14:textId="77777777" w:rsidR="00C60D85" w:rsidRDefault="00000000">
            <w:pPr>
              <w:spacing w:after="0"/>
              <w:rPr>
                <w:ins w:id="7459" w:author="Sean de Noronha | DRG" w:date="2026-09-29T16:58:00Z" w16du:dateUtc="2026-09-29T14:58:00Z"/>
                <w:rFonts w:cs="Arial"/>
                <w:sz w:val="13"/>
                <w:szCs w:val="13"/>
              </w:rPr>
            </w:pPr>
            <w:ins w:id="7460" w:author="Sean de Noronha | DRG" w:date="2026-09-29T16:58:00Z" w16du:dateUtc="2026-09-29T14:58:00Z">
              <w:r>
                <w:rPr>
                  <w:rFonts w:cs="Arial"/>
                  <w:sz w:val="13"/>
                  <w:szCs w:val="13"/>
                </w:rPr>
                <w:t>CSST, Manufacturer C, EHD 23</w:t>
              </w:r>
            </w:ins>
          </w:p>
        </w:tc>
        <w:tc>
          <w:tcPr>
            <w:tcW w:w="520" w:type="dxa"/>
            <w:vAlign w:val="center"/>
          </w:tcPr>
          <w:p w14:paraId="5E00042B" w14:textId="77777777" w:rsidR="00C60D85" w:rsidRDefault="00000000">
            <w:pPr>
              <w:spacing w:after="0"/>
              <w:rPr>
                <w:ins w:id="7461" w:author="Sean de Noronha | DRG" w:date="2026-09-29T16:58:00Z" w16du:dateUtc="2026-09-29T14:58:00Z"/>
                <w:rFonts w:cs="Arial"/>
                <w:sz w:val="13"/>
                <w:szCs w:val="13"/>
              </w:rPr>
            </w:pPr>
            <w:ins w:id="7462" w:author="Sean de Noronha | DRG" w:date="2026-09-29T16:58:00Z" w16du:dateUtc="2026-09-29T14:58:00Z">
              <w:r>
                <w:rPr>
                  <w:rFonts w:cs="Arial"/>
                  <w:sz w:val="13"/>
                  <w:szCs w:val="13"/>
                </w:rPr>
                <w:t>He</w:t>
              </w:r>
            </w:ins>
          </w:p>
        </w:tc>
        <w:tc>
          <w:tcPr>
            <w:tcW w:w="900" w:type="dxa"/>
            <w:vAlign w:val="center"/>
          </w:tcPr>
          <w:p w14:paraId="5E00042C" w14:textId="77777777" w:rsidR="00C60D85" w:rsidRDefault="00000000">
            <w:pPr>
              <w:spacing w:after="0"/>
              <w:rPr>
                <w:ins w:id="7463" w:author="Sean de Noronha | DRG" w:date="2026-09-29T16:58:00Z" w16du:dateUtc="2026-09-29T14:58:00Z"/>
                <w:rFonts w:cs="Arial"/>
                <w:sz w:val="13"/>
                <w:szCs w:val="13"/>
              </w:rPr>
            </w:pPr>
            <w:ins w:id="7464" w:author="Sean de Noronha | DRG" w:date="2026-09-29T16:58:00Z" w16du:dateUtc="2026-09-29T14:58:00Z">
              <w:r>
                <w:rPr>
                  <w:rFonts w:cs="Arial"/>
                  <w:sz w:val="13"/>
                  <w:szCs w:val="13"/>
                </w:rPr>
                <w:t>4,000</w:t>
              </w:r>
            </w:ins>
          </w:p>
        </w:tc>
        <w:tc>
          <w:tcPr>
            <w:tcW w:w="800" w:type="dxa"/>
            <w:vAlign w:val="center"/>
          </w:tcPr>
          <w:p w14:paraId="5E00042D" w14:textId="77777777" w:rsidR="00C60D85" w:rsidRDefault="00000000">
            <w:pPr>
              <w:spacing w:after="0"/>
              <w:rPr>
                <w:ins w:id="7465" w:author="Sean de Noronha | DRG" w:date="2026-09-29T16:58:00Z" w16du:dateUtc="2026-09-29T14:58:00Z"/>
                <w:rFonts w:cs="Arial"/>
                <w:sz w:val="13"/>
                <w:szCs w:val="13"/>
              </w:rPr>
            </w:pPr>
            <w:ins w:id="7466" w:author="Sean de Noronha | DRG" w:date="2026-09-29T16:58:00Z" w16du:dateUtc="2026-09-29T14:58:00Z">
              <w:r>
                <w:rPr>
                  <w:rFonts w:cs="Arial"/>
                  <w:sz w:val="13"/>
                  <w:szCs w:val="13"/>
                </w:rPr>
                <w:t>0.5 m</w:t>
              </w:r>
            </w:ins>
          </w:p>
        </w:tc>
        <w:tc>
          <w:tcPr>
            <w:tcW w:w="880" w:type="dxa"/>
            <w:vAlign w:val="center"/>
          </w:tcPr>
          <w:p w14:paraId="5E00042E" w14:textId="77777777" w:rsidR="00C60D85" w:rsidRDefault="00000000">
            <w:pPr>
              <w:spacing w:after="0"/>
              <w:rPr>
                <w:ins w:id="7467" w:author="Sean de Noronha | DRG" w:date="2026-09-29T16:58:00Z" w16du:dateUtc="2026-09-29T14:58:00Z"/>
                <w:rFonts w:cs="Arial"/>
                <w:sz w:val="13"/>
                <w:szCs w:val="13"/>
              </w:rPr>
            </w:pPr>
            <w:ins w:id="7468" w:author="Sean de Noronha | DRG" w:date="2026-09-29T16:58:00Z" w16du:dateUtc="2026-09-29T14:58:00Z">
              <w:r>
                <w:rPr>
                  <w:rFonts w:cs="Arial"/>
                  <w:sz w:val="13"/>
                  <w:szCs w:val="13"/>
                </w:rPr>
                <w:t>0.65</w:t>
              </w:r>
            </w:ins>
          </w:p>
        </w:tc>
        <w:tc>
          <w:tcPr>
            <w:tcW w:w="820" w:type="dxa"/>
            <w:vAlign w:val="center"/>
          </w:tcPr>
          <w:p w14:paraId="5E00042F" w14:textId="77777777" w:rsidR="00C60D85" w:rsidRDefault="00000000">
            <w:pPr>
              <w:spacing w:after="0"/>
              <w:rPr>
                <w:ins w:id="7469" w:author="Sean de Noronha | DRG" w:date="2026-09-29T16:58:00Z" w16du:dateUtc="2026-09-29T14:58:00Z"/>
                <w:rFonts w:cs="Arial"/>
                <w:sz w:val="13"/>
                <w:szCs w:val="13"/>
              </w:rPr>
            </w:pPr>
            <w:ins w:id="7470" w:author="Sean de Noronha | DRG" w:date="2026-09-29T16:58:00Z" w16du:dateUtc="2026-09-29T14:58:00Z">
              <w:r>
                <w:rPr>
                  <w:rFonts w:cs="Arial"/>
                  <w:sz w:val="13"/>
                  <w:szCs w:val="13"/>
                </w:rPr>
                <w:t>181</w:t>
              </w:r>
            </w:ins>
          </w:p>
        </w:tc>
        <w:tc>
          <w:tcPr>
            <w:tcW w:w="1100" w:type="dxa"/>
            <w:vAlign w:val="center"/>
          </w:tcPr>
          <w:p w14:paraId="5E000430" w14:textId="77777777" w:rsidR="00C60D85" w:rsidRDefault="00000000">
            <w:pPr>
              <w:spacing w:after="0"/>
              <w:rPr>
                <w:ins w:id="7471" w:author="Sean de Noronha | DRG" w:date="2026-09-29T16:58:00Z" w16du:dateUtc="2026-09-29T14:58:00Z"/>
                <w:rFonts w:cs="Arial"/>
                <w:sz w:val="13"/>
                <w:szCs w:val="13"/>
              </w:rPr>
            </w:pPr>
            <w:ins w:id="7472" w:author="Sean de Noronha | DRG" w:date="2026-09-29T16:58:00Z" w16du:dateUtc="2026-09-29T14:58:00Z">
              <w:r>
                <w:rPr>
                  <w:rFonts w:cs="Arial"/>
                  <w:sz w:val="13"/>
                  <w:szCs w:val="13"/>
                </w:rPr>
                <w:t>463 (981)</w:t>
              </w:r>
            </w:ins>
          </w:p>
        </w:tc>
        <w:tc>
          <w:tcPr>
            <w:tcW w:w="700" w:type="dxa"/>
            <w:vAlign w:val="center"/>
          </w:tcPr>
          <w:p w14:paraId="5E000431" w14:textId="77777777" w:rsidR="00C60D85" w:rsidRDefault="00000000">
            <w:pPr>
              <w:spacing w:after="0"/>
              <w:rPr>
                <w:ins w:id="7473" w:author="Sean de Noronha | DRG" w:date="2026-09-29T16:58:00Z" w16du:dateUtc="2026-09-29T14:58:00Z"/>
                <w:rFonts w:cs="Arial"/>
                <w:sz w:val="13"/>
                <w:szCs w:val="13"/>
              </w:rPr>
            </w:pPr>
            <w:ins w:id="7474" w:author="Sean de Noronha | DRG" w:date="2026-09-29T16:58:00Z" w16du:dateUtc="2026-09-29T14:58:00Z">
              <w:r>
                <w:rPr>
                  <w:rFonts w:cs="Arial"/>
                  <w:sz w:val="13"/>
                  <w:szCs w:val="13"/>
                </w:rPr>
                <w:t>21.5</w:t>
              </w:r>
            </w:ins>
          </w:p>
        </w:tc>
      </w:tr>
      <w:tr w:rsidR="00C60D85" w14:paraId="792E3697" w14:textId="77777777">
        <w:trPr>
          <w:jc w:val="center"/>
          <w:ins w:id="7475" w:author="Sean de Noronha | DRG" w:date="2026-09-29T16:58:00Z"/>
        </w:trPr>
        <w:tc>
          <w:tcPr>
            <w:tcW w:w="560" w:type="dxa"/>
            <w:vAlign w:val="center"/>
          </w:tcPr>
          <w:p w14:paraId="5E000432" w14:textId="77777777" w:rsidR="00C60D85" w:rsidRDefault="00000000">
            <w:pPr>
              <w:spacing w:after="0"/>
              <w:rPr>
                <w:ins w:id="7476" w:author="Sean de Noronha | DRG" w:date="2026-09-29T16:58:00Z" w16du:dateUtc="2026-09-29T14:58:00Z"/>
                <w:rFonts w:cs="Arial"/>
                <w:sz w:val="13"/>
                <w:szCs w:val="13"/>
              </w:rPr>
            </w:pPr>
            <w:ins w:id="7477" w:author="Sean de Noronha | DRG" w:date="2026-09-29T16:58:00Z" w16du:dateUtc="2026-09-29T14:58:00Z">
              <w:r>
                <w:rPr>
                  <w:rFonts w:cs="Arial"/>
                  <w:sz w:val="13"/>
                  <w:szCs w:val="13"/>
                </w:rPr>
                <w:t>49</w:t>
              </w:r>
            </w:ins>
          </w:p>
        </w:tc>
        <w:tc>
          <w:tcPr>
            <w:tcW w:w="500" w:type="dxa"/>
            <w:vAlign w:val="center"/>
          </w:tcPr>
          <w:p w14:paraId="5E000433" w14:textId="77777777" w:rsidR="00C60D85" w:rsidRDefault="00000000">
            <w:pPr>
              <w:spacing w:after="0"/>
              <w:rPr>
                <w:ins w:id="7478" w:author="Sean de Noronha | DRG" w:date="2026-09-29T16:58:00Z" w16du:dateUtc="2026-09-29T14:58:00Z"/>
                <w:rFonts w:cs="Arial"/>
                <w:sz w:val="13"/>
                <w:szCs w:val="13"/>
              </w:rPr>
            </w:pPr>
            <w:ins w:id="7479" w:author="Sean de Noronha | DRG" w:date="2026-09-29T16:58:00Z" w16du:dateUtc="2026-09-29T14:58:00Z">
              <w:r>
                <w:rPr>
                  <w:rFonts w:cs="Arial"/>
                  <w:sz w:val="13"/>
                  <w:szCs w:val="13"/>
                </w:rPr>
                <w:t>T1</w:t>
              </w:r>
            </w:ins>
          </w:p>
        </w:tc>
        <w:tc>
          <w:tcPr>
            <w:tcW w:w="660" w:type="dxa"/>
            <w:vAlign w:val="center"/>
          </w:tcPr>
          <w:p w14:paraId="5E000434" w14:textId="77777777" w:rsidR="00C60D85" w:rsidRDefault="00000000">
            <w:pPr>
              <w:spacing w:after="0"/>
              <w:rPr>
                <w:ins w:id="7480" w:author="Sean de Noronha | DRG" w:date="2026-09-29T16:58:00Z" w16du:dateUtc="2026-09-29T14:58:00Z"/>
                <w:rFonts w:cs="Arial"/>
                <w:sz w:val="13"/>
                <w:szCs w:val="13"/>
              </w:rPr>
            </w:pPr>
            <w:ins w:id="7481" w:author="Sean de Noronha | DRG" w:date="2026-09-29T16:58:00Z" w16du:dateUtc="2026-09-29T14:58:00Z">
              <w:r>
                <w:rPr>
                  <w:rFonts w:cs="Arial"/>
                  <w:sz w:val="13"/>
                  <w:szCs w:val="13"/>
                </w:rPr>
                <w:t>2</w:t>
              </w:r>
            </w:ins>
          </w:p>
        </w:tc>
        <w:tc>
          <w:tcPr>
            <w:tcW w:w="1920" w:type="dxa"/>
            <w:vAlign w:val="center"/>
          </w:tcPr>
          <w:p w14:paraId="5E000435" w14:textId="77777777" w:rsidR="00C60D85" w:rsidRDefault="00000000">
            <w:pPr>
              <w:spacing w:after="0"/>
              <w:rPr>
                <w:ins w:id="7482" w:author="Sean de Noronha | DRG" w:date="2026-09-29T16:58:00Z" w16du:dateUtc="2026-09-29T14:58:00Z"/>
                <w:rFonts w:cs="Arial"/>
                <w:sz w:val="13"/>
                <w:szCs w:val="13"/>
              </w:rPr>
            </w:pPr>
            <w:ins w:id="7483" w:author="Sean de Noronha | DRG" w:date="2026-09-29T16:58:00Z" w16du:dateUtc="2026-09-29T14:58:00Z">
              <w:r>
                <w:rPr>
                  <w:rFonts w:cs="Arial"/>
                  <w:sz w:val="13"/>
                  <w:szCs w:val="13"/>
                </w:rPr>
                <w:t>CSST, Manufacturer C, EHD 23</w:t>
              </w:r>
            </w:ins>
          </w:p>
        </w:tc>
        <w:tc>
          <w:tcPr>
            <w:tcW w:w="520" w:type="dxa"/>
            <w:vAlign w:val="center"/>
          </w:tcPr>
          <w:p w14:paraId="5E000436" w14:textId="77777777" w:rsidR="00C60D85" w:rsidRDefault="00000000">
            <w:pPr>
              <w:spacing w:after="0"/>
              <w:rPr>
                <w:ins w:id="7484" w:author="Sean de Noronha | DRG" w:date="2026-09-29T16:58:00Z" w16du:dateUtc="2026-09-29T14:58:00Z"/>
                <w:rFonts w:cs="Arial"/>
                <w:sz w:val="13"/>
                <w:szCs w:val="13"/>
              </w:rPr>
            </w:pPr>
            <w:ins w:id="7485" w:author="Sean de Noronha | DRG" w:date="2026-09-29T16:58:00Z" w16du:dateUtc="2026-09-29T14:58:00Z">
              <w:r>
                <w:rPr>
                  <w:rFonts w:cs="Arial"/>
                  <w:sz w:val="13"/>
                  <w:szCs w:val="13"/>
                </w:rPr>
                <w:t>He</w:t>
              </w:r>
            </w:ins>
          </w:p>
        </w:tc>
        <w:tc>
          <w:tcPr>
            <w:tcW w:w="900" w:type="dxa"/>
            <w:vAlign w:val="center"/>
          </w:tcPr>
          <w:p w14:paraId="5E000437" w14:textId="77777777" w:rsidR="00C60D85" w:rsidRDefault="00000000">
            <w:pPr>
              <w:spacing w:after="0"/>
              <w:rPr>
                <w:ins w:id="7486" w:author="Sean de Noronha | DRG" w:date="2026-09-29T16:58:00Z" w16du:dateUtc="2026-09-29T14:58:00Z"/>
                <w:rFonts w:cs="Arial"/>
                <w:sz w:val="13"/>
                <w:szCs w:val="13"/>
              </w:rPr>
            </w:pPr>
            <w:ins w:id="7487" w:author="Sean de Noronha | DRG" w:date="2026-09-29T16:58:00Z" w16du:dateUtc="2026-09-29T14:58:00Z">
              <w:r>
                <w:rPr>
                  <w:rFonts w:cs="Arial"/>
                  <w:sz w:val="13"/>
                  <w:szCs w:val="13"/>
                </w:rPr>
                <w:t>5,000</w:t>
              </w:r>
            </w:ins>
          </w:p>
        </w:tc>
        <w:tc>
          <w:tcPr>
            <w:tcW w:w="800" w:type="dxa"/>
            <w:vAlign w:val="center"/>
          </w:tcPr>
          <w:p w14:paraId="5E000438" w14:textId="77777777" w:rsidR="00C60D85" w:rsidRDefault="00000000">
            <w:pPr>
              <w:spacing w:after="0"/>
              <w:rPr>
                <w:ins w:id="7488" w:author="Sean de Noronha | DRG" w:date="2026-09-29T16:58:00Z" w16du:dateUtc="2026-09-29T14:58:00Z"/>
                <w:rFonts w:cs="Arial"/>
                <w:sz w:val="13"/>
                <w:szCs w:val="13"/>
              </w:rPr>
            </w:pPr>
            <w:ins w:id="7489" w:author="Sean de Noronha | DRG" w:date="2026-09-29T16:58:00Z" w16du:dateUtc="2026-09-29T14:58:00Z">
              <w:r>
                <w:rPr>
                  <w:rFonts w:cs="Arial"/>
                  <w:sz w:val="13"/>
                  <w:szCs w:val="13"/>
                </w:rPr>
                <w:t>0.5 m</w:t>
              </w:r>
            </w:ins>
          </w:p>
        </w:tc>
        <w:tc>
          <w:tcPr>
            <w:tcW w:w="880" w:type="dxa"/>
            <w:vAlign w:val="center"/>
          </w:tcPr>
          <w:p w14:paraId="5E000439" w14:textId="77777777" w:rsidR="00C60D85" w:rsidRDefault="00000000">
            <w:pPr>
              <w:spacing w:after="0"/>
              <w:rPr>
                <w:ins w:id="7490" w:author="Sean de Noronha | DRG" w:date="2026-09-29T16:58:00Z" w16du:dateUtc="2026-09-29T14:58:00Z"/>
                <w:rFonts w:cs="Arial"/>
                <w:sz w:val="13"/>
                <w:szCs w:val="13"/>
              </w:rPr>
            </w:pPr>
            <w:ins w:id="7491" w:author="Sean de Noronha | DRG" w:date="2026-09-29T16:58:00Z" w16du:dateUtc="2026-09-29T14:58:00Z">
              <w:r>
                <w:rPr>
                  <w:rFonts w:cs="Arial"/>
                  <w:sz w:val="13"/>
                  <w:szCs w:val="13"/>
                </w:rPr>
                <w:t>1.00</w:t>
              </w:r>
            </w:ins>
          </w:p>
        </w:tc>
        <w:tc>
          <w:tcPr>
            <w:tcW w:w="820" w:type="dxa"/>
            <w:vAlign w:val="center"/>
          </w:tcPr>
          <w:p w14:paraId="5E00043A" w14:textId="77777777" w:rsidR="00C60D85" w:rsidRDefault="00000000">
            <w:pPr>
              <w:spacing w:after="0"/>
              <w:rPr>
                <w:ins w:id="7492" w:author="Sean de Noronha | DRG" w:date="2026-09-29T16:58:00Z" w16du:dateUtc="2026-09-29T14:58:00Z"/>
                <w:rFonts w:cs="Arial"/>
                <w:sz w:val="13"/>
                <w:szCs w:val="13"/>
              </w:rPr>
            </w:pPr>
            <w:ins w:id="7493" w:author="Sean de Noronha | DRG" w:date="2026-09-29T16:58:00Z" w16du:dateUtc="2026-09-29T14:58:00Z">
              <w:r>
                <w:rPr>
                  <w:rFonts w:cs="Arial"/>
                  <w:sz w:val="13"/>
                  <w:szCs w:val="13"/>
                </w:rPr>
                <w:t>280</w:t>
              </w:r>
            </w:ins>
          </w:p>
        </w:tc>
        <w:tc>
          <w:tcPr>
            <w:tcW w:w="1100" w:type="dxa"/>
            <w:vAlign w:val="center"/>
          </w:tcPr>
          <w:p w14:paraId="5E00043B" w14:textId="77777777" w:rsidR="00C60D85" w:rsidRDefault="00000000">
            <w:pPr>
              <w:spacing w:after="0"/>
              <w:rPr>
                <w:ins w:id="7494" w:author="Sean de Noronha | DRG" w:date="2026-09-29T16:58:00Z" w16du:dateUtc="2026-09-29T14:58:00Z"/>
                <w:rFonts w:cs="Arial"/>
                <w:sz w:val="13"/>
                <w:szCs w:val="13"/>
              </w:rPr>
            </w:pPr>
            <w:ins w:id="7495" w:author="Sean de Noronha | DRG" w:date="2026-09-29T16:58:00Z" w16du:dateUtc="2026-09-29T14:58:00Z">
              <w:r>
                <w:rPr>
                  <w:rFonts w:cs="Arial"/>
                  <w:sz w:val="13"/>
                  <w:szCs w:val="13"/>
                </w:rPr>
                <w:t>579 (1,230)</w:t>
              </w:r>
            </w:ins>
          </w:p>
        </w:tc>
        <w:tc>
          <w:tcPr>
            <w:tcW w:w="700" w:type="dxa"/>
            <w:vAlign w:val="center"/>
          </w:tcPr>
          <w:p w14:paraId="5E00043C" w14:textId="77777777" w:rsidR="00C60D85" w:rsidRDefault="00000000">
            <w:pPr>
              <w:spacing w:after="0"/>
              <w:rPr>
                <w:ins w:id="7496" w:author="Sean de Noronha | DRG" w:date="2026-09-29T16:58:00Z" w16du:dateUtc="2026-09-29T14:58:00Z"/>
                <w:rFonts w:cs="Arial"/>
                <w:sz w:val="13"/>
                <w:szCs w:val="13"/>
              </w:rPr>
            </w:pPr>
            <w:ins w:id="7497" w:author="Sean de Noronha | DRG" w:date="2026-09-29T16:58:00Z" w16du:dateUtc="2026-09-29T14:58:00Z">
              <w:r>
                <w:rPr>
                  <w:rFonts w:cs="Arial"/>
                  <w:sz w:val="13"/>
                  <w:szCs w:val="13"/>
                </w:rPr>
                <w:t>26.8</w:t>
              </w:r>
            </w:ins>
          </w:p>
        </w:tc>
      </w:tr>
      <w:tr w:rsidR="00C60D85" w14:paraId="7CF12AD3" w14:textId="77777777">
        <w:trPr>
          <w:jc w:val="center"/>
          <w:ins w:id="7498" w:author="Sean de Noronha | DRG" w:date="2026-09-29T16:58:00Z"/>
        </w:trPr>
        <w:tc>
          <w:tcPr>
            <w:tcW w:w="560" w:type="dxa"/>
            <w:vAlign w:val="center"/>
          </w:tcPr>
          <w:p w14:paraId="5E00043D" w14:textId="77777777" w:rsidR="00C60D85" w:rsidRDefault="00000000">
            <w:pPr>
              <w:spacing w:after="0"/>
              <w:rPr>
                <w:ins w:id="7499" w:author="Sean de Noronha | DRG" w:date="2026-09-29T16:58:00Z" w16du:dateUtc="2026-09-29T14:58:00Z"/>
                <w:rFonts w:cs="Arial"/>
                <w:sz w:val="13"/>
                <w:szCs w:val="13"/>
              </w:rPr>
            </w:pPr>
            <w:ins w:id="7500" w:author="Sean de Noronha | DRG" w:date="2026-09-29T16:58:00Z" w16du:dateUtc="2026-09-29T14:58:00Z">
              <w:r>
                <w:rPr>
                  <w:rFonts w:cs="Arial"/>
                  <w:sz w:val="13"/>
                  <w:szCs w:val="13"/>
                </w:rPr>
                <w:t>50</w:t>
              </w:r>
            </w:ins>
          </w:p>
        </w:tc>
        <w:tc>
          <w:tcPr>
            <w:tcW w:w="500" w:type="dxa"/>
            <w:vAlign w:val="center"/>
          </w:tcPr>
          <w:p w14:paraId="5E00043E" w14:textId="77777777" w:rsidR="00C60D85" w:rsidRDefault="00000000">
            <w:pPr>
              <w:spacing w:after="0"/>
              <w:rPr>
                <w:ins w:id="7501" w:author="Sean de Noronha | DRG" w:date="2026-09-29T16:58:00Z" w16du:dateUtc="2026-09-29T14:58:00Z"/>
                <w:rFonts w:cs="Arial"/>
                <w:sz w:val="13"/>
                <w:szCs w:val="13"/>
              </w:rPr>
            </w:pPr>
            <w:ins w:id="7502" w:author="Sean de Noronha | DRG" w:date="2026-09-29T16:58:00Z" w16du:dateUtc="2026-09-29T14:58:00Z">
              <w:r>
                <w:rPr>
                  <w:rFonts w:cs="Arial"/>
                  <w:sz w:val="13"/>
                  <w:szCs w:val="13"/>
                </w:rPr>
                <w:t>T1</w:t>
              </w:r>
            </w:ins>
          </w:p>
        </w:tc>
        <w:tc>
          <w:tcPr>
            <w:tcW w:w="660" w:type="dxa"/>
            <w:vAlign w:val="center"/>
          </w:tcPr>
          <w:p w14:paraId="5E00043F" w14:textId="77777777" w:rsidR="00C60D85" w:rsidRDefault="00000000">
            <w:pPr>
              <w:spacing w:after="0"/>
              <w:rPr>
                <w:ins w:id="7503" w:author="Sean de Noronha | DRG" w:date="2026-09-29T16:58:00Z" w16du:dateUtc="2026-09-29T14:58:00Z"/>
                <w:rFonts w:cs="Arial"/>
                <w:sz w:val="13"/>
                <w:szCs w:val="13"/>
              </w:rPr>
            </w:pPr>
            <w:ins w:id="7504" w:author="Sean de Noronha | DRG" w:date="2026-09-29T16:58:00Z" w16du:dateUtc="2026-09-29T14:58:00Z">
              <w:r>
                <w:rPr>
                  <w:rFonts w:cs="Arial"/>
                  <w:sz w:val="13"/>
                  <w:szCs w:val="13"/>
                </w:rPr>
                <w:t>2</w:t>
              </w:r>
            </w:ins>
          </w:p>
        </w:tc>
        <w:tc>
          <w:tcPr>
            <w:tcW w:w="1920" w:type="dxa"/>
            <w:vAlign w:val="center"/>
          </w:tcPr>
          <w:p w14:paraId="5E000440" w14:textId="77777777" w:rsidR="00C60D85" w:rsidRDefault="00000000">
            <w:pPr>
              <w:spacing w:after="0"/>
              <w:rPr>
                <w:ins w:id="7505" w:author="Sean de Noronha | DRG" w:date="2026-09-29T16:58:00Z" w16du:dateUtc="2026-09-29T14:58:00Z"/>
                <w:rFonts w:cs="Arial"/>
                <w:sz w:val="13"/>
                <w:szCs w:val="13"/>
              </w:rPr>
            </w:pPr>
            <w:ins w:id="7506" w:author="Sean de Noronha | DRG" w:date="2026-09-29T16:58:00Z" w16du:dateUtc="2026-09-29T14:58:00Z">
              <w:r>
                <w:rPr>
                  <w:rFonts w:cs="Arial"/>
                  <w:sz w:val="13"/>
                  <w:szCs w:val="13"/>
                </w:rPr>
                <w:t>CSST, Manufacturer C, EHD 23</w:t>
              </w:r>
            </w:ins>
          </w:p>
        </w:tc>
        <w:tc>
          <w:tcPr>
            <w:tcW w:w="520" w:type="dxa"/>
            <w:vAlign w:val="center"/>
          </w:tcPr>
          <w:p w14:paraId="5E000441" w14:textId="77777777" w:rsidR="00C60D85" w:rsidRDefault="00000000">
            <w:pPr>
              <w:spacing w:after="0"/>
              <w:rPr>
                <w:ins w:id="7507" w:author="Sean de Noronha | DRG" w:date="2026-09-29T16:58:00Z" w16du:dateUtc="2026-09-29T14:58:00Z"/>
                <w:rFonts w:cs="Arial"/>
                <w:sz w:val="13"/>
                <w:szCs w:val="13"/>
              </w:rPr>
            </w:pPr>
            <w:ins w:id="7508"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42" w14:textId="77777777" w:rsidR="00C60D85" w:rsidRDefault="00000000">
            <w:pPr>
              <w:spacing w:after="0"/>
              <w:rPr>
                <w:ins w:id="7509" w:author="Sean de Noronha | DRG" w:date="2026-09-29T16:58:00Z" w16du:dateUtc="2026-09-29T14:58:00Z"/>
                <w:rFonts w:cs="Arial"/>
                <w:sz w:val="13"/>
                <w:szCs w:val="13"/>
              </w:rPr>
            </w:pPr>
            <w:ins w:id="7510" w:author="Sean de Noronha | DRG" w:date="2026-09-29T16:58:00Z" w16du:dateUtc="2026-09-29T14:58:00Z">
              <w:r>
                <w:rPr>
                  <w:rFonts w:cs="Arial"/>
                  <w:sz w:val="13"/>
                  <w:szCs w:val="13"/>
                </w:rPr>
                <w:t>2,300</w:t>
              </w:r>
            </w:ins>
          </w:p>
        </w:tc>
        <w:tc>
          <w:tcPr>
            <w:tcW w:w="800" w:type="dxa"/>
            <w:vAlign w:val="center"/>
          </w:tcPr>
          <w:p w14:paraId="5E000443" w14:textId="77777777" w:rsidR="00C60D85" w:rsidRDefault="00000000">
            <w:pPr>
              <w:spacing w:after="0"/>
              <w:rPr>
                <w:ins w:id="7511" w:author="Sean de Noronha | DRG" w:date="2026-09-29T16:58:00Z" w16du:dateUtc="2026-09-29T14:58:00Z"/>
                <w:rFonts w:cs="Arial"/>
                <w:sz w:val="13"/>
                <w:szCs w:val="13"/>
              </w:rPr>
            </w:pPr>
            <w:ins w:id="7512" w:author="Sean de Noronha | DRG" w:date="2026-09-29T16:58:00Z" w16du:dateUtc="2026-09-29T14:58:00Z">
              <w:r>
                <w:rPr>
                  <w:rFonts w:cs="Arial"/>
                  <w:sz w:val="13"/>
                  <w:szCs w:val="13"/>
                </w:rPr>
                <w:t>10 m</w:t>
              </w:r>
            </w:ins>
          </w:p>
        </w:tc>
        <w:tc>
          <w:tcPr>
            <w:tcW w:w="880" w:type="dxa"/>
            <w:vAlign w:val="center"/>
          </w:tcPr>
          <w:p w14:paraId="5E000444" w14:textId="77777777" w:rsidR="00C60D85" w:rsidRDefault="00000000">
            <w:pPr>
              <w:spacing w:after="0"/>
              <w:rPr>
                <w:ins w:id="7513" w:author="Sean de Noronha | DRG" w:date="2026-09-29T16:58:00Z" w16du:dateUtc="2026-09-29T14:58:00Z"/>
                <w:rFonts w:cs="Arial"/>
                <w:sz w:val="13"/>
                <w:szCs w:val="13"/>
              </w:rPr>
            </w:pPr>
            <w:ins w:id="7514" w:author="Sean de Noronha | DRG" w:date="2026-09-29T16:58:00Z" w16du:dateUtc="2026-09-29T14:58:00Z">
              <w:r>
                <w:rPr>
                  <w:rFonts w:cs="Arial"/>
                  <w:sz w:val="13"/>
                  <w:szCs w:val="13"/>
                </w:rPr>
                <w:t>0.20</w:t>
              </w:r>
            </w:ins>
          </w:p>
        </w:tc>
        <w:tc>
          <w:tcPr>
            <w:tcW w:w="820" w:type="dxa"/>
            <w:vAlign w:val="center"/>
          </w:tcPr>
          <w:p w14:paraId="5E000445" w14:textId="77777777" w:rsidR="00C60D85" w:rsidRDefault="00000000">
            <w:pPr>
              <w:spacing w:after="0"/>
              <w:rPr>
                <w:ins w:id="7515" w:author="Sean de Noronha | DRG" w:date="2026-09-29T16:58:00Z" w16du:dateUtc="2026-09-29T14:58:00Z"/>
                <w:rFonts w:cs="Arial"/>
                <w:sz w:val="13"/>
                <w:szCs w:val="13"/>
              </w:rPr>
            </w:pPr>
            <w:ins w:id="7516" w:author="Sean de Noronha | DRG" w:date="2026-09-29T16:58:00Z" w16du:dateUtc="2026-09-29T14:58:00Z">
              <w:r>
                <w:rPr>
                  <w:rFonts w:cs="Arial"/>
                  <w:sz w:val="13"/>
                  <w:szCs w:val="13"/>
                </w:rPr>
                <w:t>174</w:t>
              </w:r>
            </w:ins>
          </w:p>
        </w:tc>
        <w:tc>
          <w:tcPr>
            <w:tcW w:w="1100" w:type="dxa"/>
            <w:vAlign w:val="center"/>
          </w:tcPr>
          <w:p w14:paraId="5E000446" w14:textId="77777777" w:rsidR="00C60D85" w:rsidRDefault="00000000">
            <w:pPr>
              <w:spacing w:after="0"/>
              <w:rPr>
                <w:ins w:id="7517" w:author="Sean de Noronha | DRG" w:date="2026-09-29T16:58:00Z" w16du:dateUtc="2026-09-29T14:58:00Z"/>
                <w:rFonts w:cs="Arial"/>
                <w:sz w:val="13"/>
                <w:szCs w:val="13"/>
              </w:rPr>
            </w:pPr>
            <w:ins w:id="7518" w:author="Sean de Noronha | DRG" w:date="2026-09-29T16:58:00Z" w16du:dateUtc="2026-09-29T14:58:00Z">
              <w:r>
                <w:rPr>
                  <w:rFonts w:cs="Arial"/>
                  <w:sz w:val="13"/>
                  <w:szCs w:val="13"/>
                </w:rPr>
                <w:t>34.1 (72.3)</w:t>
              </w:r>
            </w:ins>
          </w:p>
        </w:tc>
        <w:tc>
          <w:tcPr>
            <w:tcW w:w="700" w:type="dxa"/>
            <w:vAlign w:val="center"/>
          </w:tcPr>
          <w:p w14:paraId="5E000447" w14:textId="77777777" w:rsidR="00C60D85" w:rsidRDefault="00000000">
            <w:pPr>
              <w:spacing w:after="0"/>
              <w:rPr>
                <w:ins w:id="7519" w:author="Sean de Noronha | DRG" w:date="2026-09-29T16:58:00Z" w16du:dateUtc="2026-09-29T14:58:00Z"/>
                <w:rFonts w:cs="Arial"/>
                <w:sz w:val="13"/>
                <w:szCs w:val="13"/>
              </w:rPr>
            </w:pPr>
            <w:ins w:id="7520" w:author="Sean de Noronha | DRG" w:date="2026-09-29T16:58:00Z" w16du:dateUtc="2026-09-29T14:58:00Z">
              <w:r>
                <w:rPr>
                  <w:rFonts w:cs="Arial"/>
                  <w:sz w:val="13"/>
                  <w:szCs w:val="13"/>
                </w:rPr>
                <w:t>1.58</w:t>
              </w:r>
            </w:ins>
          </w:p>
        </w:tc>
      </w:tr>
      <w:tr w:rsidR="00C60D85" w14:paraId="4B04D71D" w14:textId="77777777">
        <w:trPr>
          <w:jc w:val="center"/>
          <w:ins w:id="7521" w:author="Sean de Noronha | DRG" w:date="2026-09-29T16:58:00Z"/>
        </w:trPr>
        <w:tc>
          <w:tcPr>
            <w:tcW w:w="560" w:type="dxa"/>
            <w:vAlign w:val="center"/>
          </w:tcPr>
          <w:p w14:paraId="5E000448" w14:textId="77777777" w:rsidR="00C60D85" w:rsidRDefault="00000000">
            <w:pPr>
              <w:spacing w:after="0"/>
              <w:rPr>
                <w:ins w:id="7522" w:author="Sean de Noronha | DRG" w:date="2026-09-29T16:58:00Z" w16du:dateUtc="2026-09-29T14:58:00Z"/>
                <w:rFonts w:cs="Arial"/>
                <w:sz w:val="13"/>
                <w:szCs w:val="13"/>
              </w:rPr>
            </w:pPr>
            <w:ins w:id="7523" w:author="Sean de Noronha | DRG" w:date="2026-09-29T16:58:00Z" w16du:dateUtc="2026-09-29T14:58:00Z">
              <w:r>
                <w:rPr>
                  <w:rFonts w:cs="Arial"/>
                  <w:sz w:val="13"/>
                  <w:szCs w:val="13"/>
                </w:rPr>
                <w:t>51</w:t>
              </w:r>
            </w:ins>
          </w:p>
        </w:tc>
        <w:tc>
          <w:tcPr>
            <w:tcW w:w="500" w:type="dxa"/>
            <w:vAlign w:val="center"/>
          </w:tcPr>
          <w:p w14:paraId="5E000449" w14:textId="77777777" w:rsidR="00C60D85" w:rsidRDefault="00000000">
            <w:pPr>
              <w:spacing w:after="0"/>
              <w:rPr>
                <w:ins w:id="7524" w:author="Sean de Noronha | DRG" w:date="2026-09-29T16:58:00Z" w16du:dateUtc="2026-09-29T14:58:00Z"/>
                <w:rFonts w:cs="Arial"/>
                <w:sz w:val="13"/>
                <w:szCs w:val="13"/>
              </w:rPr>
            </w:pPr>
            <w:ins w:id="7525" w:author="Sean de Noronha | DRG" w:date="2026-09-29T16:58:00Z" w16du:dateUtc="2026-09-29T14:58:00Z">
              <w:r>
                <w:rPr>
                  <w:rFonts w:cs="Arial"/>
                  <w:sz w:val="13"/>
                  <w:szCs w:val="13"/>
                </w:rPr>
                <w:t>T1</w:t>
              </w:r>
            </w:ins>
          </w:p>
        </w:tc>
        <w:tc>
          <w:tcPr>
            <w:tcW w:w="660" w:type="dxa"/>
            <w:vAlign w:val="center"/>
          </w:tcPr>
          <w:p w14:paraId="5E00044A" w14:textId="77777777" w:rsidR="00C60D85" w:rsidRDefault="00000000">
            <w:pPr>
              <w:spacing w:after="0"/>
              <w:rPr>
                <w:ins w:id="7526" w:author="Sean de Noronha | DRG" w:date="2026-09-29T16:58:00Z" w16du:dateUtc="2026-09-29T14:58:00Z"/>
                <w:rFonts w:cs="Arial"/>
                <w:sz w:val="13"/>
                <w:szCs w:val="13"/>
              </w:rPr>
            </w:pPr>
            <w:ins w:id="7527" w:author="Sean de Noronha | DRG" w:date="2026-09-29T16:58:00Z" w16du:dateUtc="2026-09-29T14:58:00Z">
              <w:r>
                <w:rPr>
                  <w:rFonts w:cs="Arial"/>
                  <w:sz w:val="13"/>
                  <w:szCs w:val="13"/>
                </w:rPr>
                <w:t>2</w:t>
              </w:r>
            </w:ins>
          </w:p>
        </w:tc>
        <w:tc>
          <w:tcPr>
            <w:tcW w:w="1920" w:type="dxa"/>
            <w:vAlign w:val="center"/>
          </w:tcPr>
          <w:p w14:paraId="5E00044B" w14:textId="77777777" w:rsidR="00C60D85" w:rsidRDefault="00000000">
            <w:pPr>
              <w:spacing w:after="0"/>
              <w:rPr>
                <w:ins w:id="7528" w:author="Sean de Noronha | DRG" w:date="2026-09-29T16:58:00Z" w16du:dateUtc="2026-09-29T14:58:00Z"/>
                <w:rFonts w:cs="Arial"/>
                <w:sz w:val="13"/>
                <w:szCs w:val="13"/>
              </w:rPr>
            </w:pPr>
            <w:ins w:id="7529" w:author="Sean de Noronha | DRG" w:date="2026-09-29T16:58:00Z" w16du:dateUtc="2026-09-29T14:58:00Z">
              <w:r>
                <w:rPr>
                  <w:rFonts w:cs="Arial"/>
                  <w:sz w:val="13"/>
                  <w:szCs w:val="13"/>
                </w:rPr>
                <w:t>CSST, Manufacturer C, EHD 23</w:t>
              </w:r>
            </w:ins>
          </w:p>
        </w:tc>
        <w:tc>
          <w:tcPr>
            <w:tcW w:w="520" w:type="dxa"/>
            <w:vAlign w:val="center"/>
          </w:tcPr>
          <w:p w14:paraId="5E00044C" w14:textId="77777777" w:rsidR="00C60D85" w:rsidRDefault="00000000">
            <w:pPr>
              <w:spacing w:after="0"/>
              <w:rPr>
                <w:ins w:id="7530" w:author="Sean de Noronha | DRG" w:date="2026-09-29T16:58:00Z" w16du:dateUtc="2026-09-29T14:58:00Z"/>
                <w:rFonts w:cs="Arial"/>
                <w:sz w:val="13"/>
                <w:szCs w:val="13"/>
              </w:rPr>
            </w:pPr>
            <w:ins w:id="7531"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4D" w14:textId="77777777" w:rsidR="00C60D85" w:rsidRDefault="00000000">
            <w:pPr>
              <w:spacing w:after="0"/>
              <w:rPr>
                <w:ins w:id="7532" w:author="Sean de Noronha | DRG" w:date="2026-09-29T16:58:00Z" w16du:dateUtc="2026-09-29T14:58:00Z"/>
                <w:rFonts w:cs="Arial"/>
                <w:sz w:val="13"/>
                <w:szCs w:val="13"/>
              </w:rPr>
            </w:pPr>
            <w:ins w:id="7533" w:author="Sean de Noronha | DRG" w:date="2026-09-29T16:58:00Z" w16du:dateUtc="2026-09-29T14:58:00Z">
              <w:r>
                <w:rPr>
                  <w:rFonts w:cs="Arial"/>
                  <w:sz w:val="13"/>
                  <w:szCs w:val="13"/>
                </w:rPr>
                <w:t>3,000</w:t>
              </w:r>
            </w:ins>
          </w:p>
        </w:tc>
        <w:tc>
          <w:tcPr>
            <w:tcW w:w="800" w:type="dxa"/>
            <w:vAlign w:val="center"/>
          </w:tcPr>
          <w:p w14:paraId="5E00044E" w14:textId="77777777" w:rsidR="00C60D85" w:rsidRDefault="00000000">
            <w:pPr>
              <w:spacing w:after="0"/>
              <w:rPr>
                <w:ins w:id="7534" w:author="Sean de Noronha | DRG" w:date="2026-09-29T16:58:00Z" w16du:dateUtc="2026-09-29T14:58:00Z"/>
                <w:rFonts w:cs="Arial"/>
                <w:sz w:val="13"/>
                <w:szCs w:val="13"/>
              </w:rPr>
            </w:pPr>
            <w:ins w:id="7535" w:author="Sean de Noronha | DRG" w:date="2026-09-29T16:58:00Z" w16du:dateUtc="2026-09-29T14:58:00Z">
              <w:r>
                <w:rPr>
                  <w:rFonts w:cs="Arial"/>
                  <w:sz w:val="13"/>
                  <w:szCs w:val="13"/>
                </w:rPr>
                <w:t>10 m</w:t>
              </w:r>
            </w:ins>
          </w:p>
        </w:tc>
        <w:tc>
          <w:tcPr>
            <w:tcW w:w="880" w:type="dxa"/>
            <w:vAlign w:val="center"/>
          </w:tcPr>
          <w:p w14:paraId="5E00044F" w14:textId="77777777" w:rsidR="00C60D85" w:rsidRDefault="00000000">
            <w:pPr>
              <w:spacing w:after="0"/>
              <w:rPr>
                <w:ins w:id="7536" w:author="Sean de Noronha | DRG" w:date="2026-09-29T16:58:00Z" w16du:dateUtc="2026-09-29T14:58:00Z"/>
                <w:rFonts w:cs="Arial"/>
                <w:sz w:val="13"/>
                <w:szCs w:val="13"/>
              </w:rPr>
            </w:pPr>
            <w:ins w:id="7537" w:author="Sean de Noronha | DRG" w:date="2026-09-29T16:58:00Z" w16du:dateUtc="2026-09-29T14:58:00Z">
              <w:r>
                <w:rPr>
                  <w:rFonts w:cs="Arial"/>
                  <w:sz w:val="13"/>
                  <w:szCs w:val="13"/>
                </w:rPr>
                <w:t>0.21</w:t>
              </w:r>
            </w:ins>
          </w:p>
        </w:tc>
        <w:tc>
          <w:tcPr>
            <w:tcW w:w="820" w:type="dxa"/>
            <w:vAlign w:val="center"/>
          </w:tcPr>
          <w:p w14:paraId="5E000450" w14:textId="77777777" w:rsidR="00C60D85" w:rsidRDefault="00000000">
            <w:pPr>
              <w:spacing w:after="0"/>
              <w:rPr>
                <w:ins w:id="7538" w:author="Sean de Noronha | DRG" w:date="2026-09-29T16:58:00Z" w16du:dateUtc="2026-09-29T14:58:00Z"/>
                <w:rFonts w:cs="Arial"/>
                <w:sz w:val="13"/>
                <w:szCs w:val="13"/>
              </w:rPr>
            </w:pPr>
            <w:ins w:id="7539" w:author="Sean de Noronha | DRG" w:date="2026-09-29T16:58:00Z" w16du:dateUtc="2026-09-29T14:58:00Z">
              <w:r>
                <w:rPr>
                  <w:rFonts w:cs="Arial"/>
                  <w:sz w:val="13"/>
                  <w:szCs w:val="13"/>
                </w:rPr>
                <w:t>189</w:t>
              </w:r>
            </w:ins>
          </w:p>
        </w:tc>
        <w:tc>
          <w:tcPr>
            <w:tcW w:w="1100" w:type="dxa"/>
            <w:vAlign w:val="center"/>
          </w:tcPr>
          <w:p w14:paraId="5E000451" w14:textId="77777777" w:rsidR="00C60D85" w:rsidRDefault="00000000">
            <w:pPr>
              <w:spacing w:after="0"/>
              <w:rPr>
                <w:ins w:id="7540" w:author="Sean de Noronha | DRG" w:date="2026-09-29T16:58:00Z" w16du:dateUtc="2026-09-29T14:58:00Z"/>
                <w:rFonts w:cs="Arial"/>
                <w:sz w:val="13"/>
                <w:szCs w:val="13"/>
              </w:rPr>
            </w:pPr>
            <w:ins w:id="7541" w:author="Sean de Noronha | DRG" w:date="2026-09-29T16:58:00Z" w16du:dateUtc="2026-09-29T14:58:00Z">
              <w:r>
                <w:rPr>
                  <w:rFonts w:cs="Arial"/>
                  <w:sz w:val="13"/>
                  <w:szCs w:val="13"/>
                </w:rPr>
                <w:t>44.5 (94.3)</w:t>
              </w:r>
            </w:ins>
          </w:p>
        </w:tc>
        <w:tc>
          <w:tcPr>
            <w:tcW w:w="700" w:type="dxa"/>
            <w:vAlign w:val="center"/>
          </w:tcPr>
          <w:p w14:paraId="5E000452" w14:textId="77777777" w:rsidR="00C60D85" w:rsidRDefault="00000000">
            <w:pPr>
              <w:spacing w:after="0"/>
              <w:rPr>
                <w:ins w:id="7542" w:author="Sean de Noronha | DRG" w:date="2026-09-29T16:58:00Z" w16du:dateUtc="2026-09-29T14:58:00Z"/>
                <w:rFonts w:cs="Arial"/>
                <w:sz w:val="13"/>
                <w:szCs w:val="13"/>
              </w:rPr>
            </w:pPr>
            <w:ins w:id="7543" w:author="Sean de Noronha | DRG" w:date="2026-09-29T16:58:00Z" w16du:dateUtc="2026-09-29T14:58:00Z">
              <w:r>
                <w:rPr>
                  <w:rFonts w:cs="Arial"/>
                  <w:sz w:val="13"/>
                  <w:szCs w:val="13"/>
                </w:rPr>
                <w:t>2.06</w:t>
              </w:r>
            </w:ins>
          </w:p>
        </w:tc>
      </w:tr>
      <w:tr w:rsidR="00C60D85" w14:paraId="13BD541F" w14:textId="77777777">
        <w:trPr>
          <w:jc w:val="center"/>
          <w:ins w:id="7544" w:author="Sean de Noronha | DRG" w:date="2026-09-29T16:58:00Z"/>
        </w:trPr>
        <w:tc>
          <w:tcPr>
            <w:tcW w:w="560" w:type="dxa"/>
            <w:vAlign w:val="center"/>
          </w:tcPr>
          <w:p w14:paraId="5E000453" w14:textId="77777777" w:rsidR="00C60D85" w:rsidRDefault="00000000">
            <w:pPr>
              <w:spacing w:after="0"/>
              <w:rPr>
                <w:ins w:id="7545" w:author="Sean de Noronha | DRG" w:date="2026-09-29T16:58:00Z" w16du:dateUtc="2026-09-29T14:58:00Z"/>
                <w:rFonts w:cs="Arial"/>
                <w:sz w:val="13"/>
                <w:szCs w:val="13"/>
              </w:rPr>
            </w:pPr>
            <w:ins w:id="7546" w:author="Sean de Noronha | DRG" w:date="2026-09-29T16:58:00Z" w16du:dateUtc="2026-09-29T14:58:00Z">
              <w:r>
                <w:rPr>
                  <w:rFonts w:cs="Arial"/>
                  <w:sz w:val="13"/>
                  <w:szCs w:val="13"/>
                </w:rPr>
                <w:t>52</w:t>
              </w:r>
            </w:ins>
          </w:p>
        </w:tc>
        <w:tc>
          <w:tcPr>
            <w:tcW w:w="500" w:type="dxa"/>
            <w:vAlign w:val="center"/>
          </w:tcPr>
          <w:p w14:paraId="5E000454" w14:textId="77777777" w:rsidR="00C60D85" w:rsidRDefault="00000000">
            <w:pPr>
              <w:spacing w:after="0"/>
              <w:rPr>
                <w:ins w:id="7547" w:author="Sean de Noronha | DRG" w:date="2026-09-29T16:58:00Z" w16du:dateUtc="2026-09-29T14:58:00Z"/>
                <w:rFonts w:cs="Arial"/>
                <w:sz w:val="13"/>
                <w:szCs w:val="13"/>
              </w:rPr>
            </w:pPr>
            <w:ins w:id="7548" w:author="Sean de Noronha | DRG" w:date="2026-09-29T16:58:00Z" w16du:dateUtc="2026-09-29T14:58:00Z">
              <w:r>
                <w:rPr>
                  <w:rFonts w:cs="Arial"/>
                  <w:sz w:val="13"/>
                  <w:szCs w:val="13"/>
                </w:rPr>
                <w:t>T1</w:t>
              </w:r>
            </w:ins>
          </w:p>
        </w:tc>
        <w:tc>
          <w:tcPr>
            <w:tcW w:w="660" w:type="dxa"/>
            <w:vAlign w:val="center"/>
          </w:tcPr>
          <w:p w14:paraId="5E000455" w14:textId="77777777" w:rsidR="00C60D85" w:rsidRDefault="00000000">
            <w:pPr>
              <w:spacing w:after="0"/>
              <w:rPr>
                <w:ins w:id="7549" w:author="Sean de Noronha | DRG" w:date="2026-09-29T16:58:00Z" w16du:dateUtc="2026-09-29T14:58:00Z"/>
                <w:rFonts w:cs="Arial"/>
                <w:sz w:val="13"/>
                <w:szCs w:val="13"/>
              </w:rPr>
            </w:pPr>
            <w:ins w:id="7550" w:author="Sean de Noronha | DRG" w:date="2026-09-29T16:58:00Z" w16du:dateUtc="2026-09-29T14:58:00Z">
              <w:r>
                <w:rPr>
                  <w:rFonts w:cs="Arial"/>
                  <w:sz w:val="13"/>
                  <w:szCs w:val="13"/>
                </w:rPr>
                <w:t>2</w:t>
              </w:r>
            </w:ins>
          </w:p>
        </w:tc>
        <w:tc>
          <w:tcPr>
            <w:tcW w:w="1920" w:type="dxa"/>
            <w:vAlign w:val="center"/>
          </w:tcPr>
          <w:p w14:paraId="5E000456" w14:textId="77777777" w:rsidR="00C60D85" w:rsidRDefault="00000000">
            <w:pPr>
              <w:spacing w:after="0"/>
              <w:rPr>
                <w:ins w:id="7551" w:author="Sean de Noronha | DRG" w:date="2026-09-29T16:58:00Z" w16du:dateUtc="2026-09-29T14:58:00Z"/>
                <w:rFonts w:cs="Arial"/>
                <w:sz w:val="13"/>
                <w:szCs w:val="13"/>
              </w:rPr>
            </w:pPr>
            <w:ins w:id="7552" w:author="Sean de Noronha | DRG" w:date="2026-09-29T16:58:00Z" w16du:dateUtc="2026-09-29T14:58:00Z">
              <w:r>
                <w:rPr>
                  <w:rFonts w:cs="Arial"/>
                  <w:sz w:val="13"/>
                  <w:szCs w:val="13"/>
                </w:rPr>
                <w:t>CSST, Manufacturer C, EHD 23</w:t>
              </w:r>
            </w:ins>
          </w:p>
        </w:tc>
        <w:tc>
          <w:tcPr>
            <w:tcW w:w="520" w:type="dxa"/>
            <w:vAlign w:val="center"/>
          </w:tcPr>
          <w:p w14:paraId="5E000457" w14:textId="77777777" w:rsidR="00C60D85" w:rsidRDefault="00000000">
            <w:pPr>
              <w:spacing w:after="0"/>
              <w:rPr>
                <w:ins w:id="7553" w:author="Sean de Noronha | DRG" w:date="2026-09-29T16:58:00Z" w16du:dateUtc="2026-09-29T14:58:00Z"/>
                <w:rFonts w:cs="Arial"/>
                <w:sz w:val="13"/>
                <w:szCs w:val="13"/>
              </w:rPr>
            </w:pPr>
            <w:ins w:id="7554"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58" w14:textId="77777777" w:rsidR="00C60D85" w:rsidRDefault="00000000">
            <w:pPr>
              <w:spacing w:after="0"/>
              <w:rPr>
                <w:ins w:id="7555" w:author="Sean de Noronha | DRG" w:date="2026-09-29T16:58:00Z" w16du:dateUtc="2026-09-29T14:58:00Z"/>
                <w:rFonts w:cs="Arial"/>
                <w:sz w:val="13"/>
                <w:szCs w:val="13"/>
              </w:rPr>
            </w:pPr>
            <w:ins w:id="7556" w:author="Sean de Noronha | DRG" w:date="2026-09-29T16:58:00Z" w16du:dateUtc="2026-09-29T14:58:00Z">
              <w:r>
                <w:rPr>
                  <w:rFonts w:cs="Arial"/>
                  <w:sz w:val="13"/>
                  <w:szCs w:val="13"/>
                </w:rPr>
                <w:t>4,000</w:t>
              </w:r>
            </w:ins>
          </w:p>
        </w:tc>
        <w:tc>
          <w:tcPr>
            <w:tcW w:w="800" w:type="dxa"/>
            <w:vAlign w:val="center"/>
          </w:tcPr>
          <w:p w14:paraId="5E000459" w14:textId="77777777" w:rsidR="00C60D85" w:rsidRDefault="00000000">
            <w:pPr>
              <w:spacing w:after="0"/>
              <w:rPr>
                <w:ins w:id="7557" w:author="Sean de Noronha | DRG" w:date="2026-09-29T16:58:00Z" w16du:dateUtc="2026-09-29T14:58:00Z"/>
                <w:rFonts w:cs="Arial"/>
                <w:sz w:val="13"/>
                <w:szCs w:val="13"/>
              </w:rPr>
            </w:pPr>
            <w:ins w:id="7558" w:author="Sean de Noronha | DRG" w:date="2026-09-29T16:58:00Z" w16du:dateUtc="2026-09-29T14:58:00Z">
              <w:r>
                <w:rPr>
                  <w:rFonts w:cs="Arial"/>
                  <w:sz w:val="13"/>
                  <w:szCs w:val="13"/>
                </w:rPr>
                <w:t>3 m</w:t>
              </w:r>
            </w:ins>
          </w:p>
        </w:tc>
        <w:tc>
          <w:tcPr>
            <w:tcW w:w="880" w:type="dxa"/>
            <w:vAlign w:val="center"/>
          </w:tcPr>
          <w:p w14:paraId="5E00045A" w14:textId="77777777" w:rsidR="00C60D85" w:rsidRDefault="00000000">
            <w:pPr>
              <w:spacing w:after="0"/>
              <w:rPr>
                <w:ins w:id="7559" w:author="Sean de Noronha | DRG" w:date="2026-09-29T16:58:00Z" w16du:dateUtc="2026-09-29T14:58:00Z"/>
                <w:rFonts w:cs="Arial"/>
                <w:sz w:val="13"/>
                <w:szCs w:val="13"/>
              </w:rPr>
            </w:pPr>
            <w:ins w:id="7560" w:author="Sean de Noronha | DRG" w:date="2026-09-29T16:58:00Z" w16du:dateUtc="2026-09-29T14:58:00Z">
              <w:r>
                <w:rPr>
                  <w:rFonts w:cs="Arial"/>
                  <w:sz w:val="13"/>
                  <w:szCs w:val="13"/>
                </w:rPr>
                <w:t>0.18</w:t>
              </w:r>
            </w:ins>
          </w:p>
        </w:tc>
        <w:tc>
          <w:tcPr>
            <w:tcW w:w="820" w:type="dxa"/>
            <w:vAlign w:val="center"/>
          </w:tcPr>
          <w:p w14:paraId="5E00045B" w14:textId="77777777" w:rsidR="00C60D85" w:rsidRDefault="00000000">
            <w:pPr>
              <w:spacing w:after="0"/>
              <w:rPr>
                <w:ins w:id="7561" w:author="Sean de Noronha | DRG" w:date="2026-09-29T16:58:00Z" w16du:dateUtc="2026-09-29T14:58:00Z"/>
                <w:rFonts w:cs="Arial"/>
                <w:sz w:val="13"/>
                <w:szCs w:val="13"/>
              </w:rPr>
            </w:pPr>
            <w:ins w:id="7562" w:author="Sean de Noronha | DRG" w:date="2026-09-29T16:58:00Z" w16du:dateUtc="2026-09-29T14:58:00Z">
              <w:r>
                <w:rPr>
                  <w:rFonts w:cs="Arial"/>
                  <w:sz w:val="13"/>
                  <w:szCs w:val="13"/>
                </w:rPr>
                <w:t>125</w:t>
              </w:r>
            </w:ins>
          </w:p>
        </w:tc>
        <w:tc>
          <w:tcPr>
            <w:tcW w:w="1100" w:type="dxa"/>
            <w:vAlign w:val="center"/>
          </w:tcPr>
          <w:p w14:paraId="5E00045C" w14:textId="77777777" w:rsidR="00C60D85" w:rsidRDefault="00000000">
            <w:pPr>
              <w:spacing w:after="0"/>
              <w:rPr>
                <w:ins w:id="7563" w:author="Sean de Noronha | DRG" w:date="2026-09-29T16:58:00Z" w16du:dateUtc="2026-09-29T14:58:00Z"/>
                <w:rFonts w:cs="Arial"/>
                <w:sz w:val="13"/>
                <w:szCs w:val="13"/>
              </w:rPr>
            </w:pPr>
            <w:ins w:id="7564" w:author="Sean de Noronha | DRG" w:date="2026-09-29T16:58:00Z" w16du:dateUtc="2026-09-29T14:58:00Z">
              <w:r>
                <w:rPr>
                  <w:rFonts w:cs="Arial"/>
                  <w:sz w:val="13"/>
                  <w:szCs w:val="13"/>
                </w:rPr>
                <w:t>59.3 (126)</w:t>
              </w:r>
            </w:ins>
          </w:p>
        </w:tc>
        <w:tc>
          <w:tcPr>
            <w:tcW w:w="700" w:type="dxa"/>
            <w:vAlign w:val="center"/>
          </w:tcPr>
          <w:p w14:paraId="5E00045D" w14:textId="77777777" w:rsidR="00C60D85" w:rsidRDefault="00000000">
            <w:pPr>
              <w:spacing w:after="0"/>
              <w:rPr>
                <w:ins w:id="7565" w:author="Sean de Noronha | DRG" w:date="2026-09-29T16:58:00Z" w16du:dateUtc="2026-09-29T14:58:00Z"/>
                <w:rFonts w:cs="Arial"/>
                <w:sz w:val="13"/>
                <w:szCs w:val="13"/>
              </w:rPr>
            </w:pPr>
            <w:ins w:id="7566" w:author="Sean de Noronha | DRG" w:date="2026-09-29T16:58:00Z" w16du:dateUtc="2026-09-29T14:58:00Z">
              <w:r>
                <w:rPr>
                  <w:rFonts w:cs="Arial"/>
                  <w:sz w:val="13"/>
                  <w:szCs w:val="13"/>
                </w:rPr>
                <w:t>2.75</w:t>
              </w:r>
            </w:ins>
          </w:p>
        </w:tc>
      </w:tr>
      <w:tr w:rsidR="00C60D85" w14:paraId="6150E1E8" w14:textId="77777777">
        <w:trPr>
          <w:jc w:val="center"/>
          <w:ins w:id="7567" w:author="Sean de Noronha | DRG" w:date="2026-09-29T16:58:00Z"/>
        </w:trPr>
        <w:tc>
          <w:tcPr>
            <w:tcW w:w="560" w:type="dxa"/>
            <w:vAlign w:val="center"/>
          </w:tcPr>
          <w:p w14:paraId="5E00045E" w14:textId="77777777" w:rsidR="00C60D85" w:rsidRDefault="00000000">
            <w:pPr>
              <w:spacing w:after="0"/>
              <w:rPr>
                <w:ins w:id="7568" w:author="Sean de Noronha | DRG" w:date="2026-09-29T16:58:00Z" w16du:dateUtc="2026-09-29T14:58:00Z"/>
                <w:rFonts w:cs="Arial"/>
                <w:sz w:val="13"/>
                <w:szCs w:val="13"/>
              </w:rPr>
            </w:pPr>
            <w:ins w:id="7569" w:author="Sean de Noronha | DRG" w:date="2026-09-29T16:58:00Z" w16du:dateUtc="2026-09-29T14:58:00Z">
              <w:r>
                <w:rPr>
                  <w:rFonts w:cs="Arial"/>
                  <w:sz w:val="13"/>
                  <w:szCs w:val="13"/>
                </w:rPr>
                <w:t>53</w:t>
              </w:r>
            </w:ins>
          </w:p>
        </w:tc>
        <w:tc>
          <w:tcPr>
            <w:tcW w:w="500" w:type="dxa"/>
            <w:vAlign w:val="center"/>
          </w:tcPr>
          <w:p w14:paraId="5E00045F" w14:textId="77777777" w:rsidR="00C60D85" w:rsidRDefault="00000000">
            <w:pPr>
              <w:spacing w:after="0"/>
              <w:rPr>
                <w:ins w:id="7570" w:author="Sean de Noronha | DRG" w:date="2026-09-29T16:58:00Z" w16du:dateUtc="2026-09-29T14:58:00Z"/>
                <w:rFonts w:cs="Arial"/>
                <w:sz w:val="13"/>
                <w:szCs w:val="13"/>
              </w:rPr>
            </w:pPr>
            <w:ins w:id="7571" w:author="Sean de Noronha | DRG" w:date="2026-09-29T16:58:00Z" w16du:dateUtc="2026-09-29T14:58:00Z">
              <w:r>
                <w:rPr>
                  <w:rFonts w:cs="Arial"/>
                  <w:sz w:val="13"/>
                  <w:szCs w:val="13"/>
                </w:rPr>
                <w:t>T1</w:t>
              </w:r>
            </w:ins>
          </w:p>
        </w:tc>
        <w:tc>
          <w:tcPr>
            <w:tcW w:w="660" w:type="dxa"/>
            <w:vAlign w:val="center"/>
          </w:tcPr>
          <w:p w14:paraId="5E000460" w14:textId="77777777" w:rsidR="00C60D85" w:rsidRDefault="00000000">
            <w:pPr>
              <w:spacing w:after="0"/>
              <w:rPr>
                <w:ins w:id="7572" w:author="Sean de Noronha | DRG" w:date="2026-09-29T16:58:00Z" w16du:dateUtc="2026-09-29T14:58:00Z"/>
                <w:rFonts w:cs="Arial"/>
                <w:sz w:val="13"/>
                <w:szCs w:val="13"/>
              </w:rPr>
            </w:pPr>
            <w:ins w:id="7573" w:author="Sean de Noronha | DRG" w:date="2026-09-29T16:58:00Z" w16du:dateUtc="2026-09-29T14:58:00Z">
              <w:r>
                <w:rPr>
                  <w:rFonts w:cs="Arial"/>
                  <w:sz w:val="13"/>
                  <w:szCs w:val="13"/>
                </w:rPr>
                <w:t>2</w:t>
              </w:r>
            </w:ins>
          </w:p>
        </w:tc>
        <w:tc>
          <w:tcPr>
            <w:tcW w:w="1920" w:type="dxa"/>
            <w:vAlign w:val="center"/>
          </w:tcPr>
          <w:p w14:paraId="5E000461" w14:textId="77777777" w:rsidR="00C60D85" w:rsidRDefault="00000000">
            <w:pPr>
              <w:spacing w:after="0"/>
              <w:rPr>
                <w:ins w:id="7574" w:author="Sean de Noronha | DRG" w:date="2026-09-29T16:58:00Z" w16du:dateUtc="2026-09-29T14:58:00Z"/>
                <w:rFonts w:cs="Arial"/>
                <w:sz w:val="13"/>
                <w:szCs w:val="13"/>
              </w:rPr>
            </w:pPr>
            <w:ins w:id="7575" w:author="Sean de Noronha | DRG" w:date="2026-09-29T16:58:00Z" w16du:dateUtc="2026-09-29T14:58:00Z">
              <w:r>
                <w:rPr>
                  <w:rFonts w:cs="Arial"/>
                  <w:sz w:val="13"/>
                  <w:szCs w:val="13"/>
                </w:rPr>
                <w:t>CSST, Manufacturer C, EHD 23</w:t>
              </w:r>
            </w:ins>
          </w:p>
        </w:tc>
        <w:tc>
          <w:tcPr>
            <w:tcW w:w="520" w:type="dxa"/>
            <w:vAlign w:val="center"/>
          </w:tcPr>
          <w:p w14:paraId="5E000462" w14:textId="77777777" w:rsidR="00C60D85" w:rsidRDefault="00000000">
            <w:pPr>
              <w:spacing w:after="0"/>
              <w:rPr>
                <w:ins w:id="7576" w:author="Sean de Noronha | DRG" w:date="2026-09-29T16:58:00Z" w16du:dateUtc="2026-09-29T14:58:00Z"/>
                <w:rFonts w:cs="Arial"/>
                <w:sz w:val="13"/>
                <w:szCs w:val="13"/>
              </w:rPr>
            </w:pPr>
            <w:ins w:id="7577"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63" w14:textId="77777777" w:rsidR="00C60D85" w:rsidRDefault="00000000">
            <w:pPr>
              <w:spacing w:after="0"/>
              <w:rPr>
                <w:ins w:id="7578" w:author="Sean de Noronha | DRG" w:date="2026-09-29T16:58:00Z" w16du:dateUtc="2026-09-29T14:58:00Z"/>
                <w:rFonts w:cs="Arial"/>
                <w:sz w:val="13"/>
                <w:szCs w:val="13"/>
              </w:rPr>
            </w:pPr>
            <w:ins w:id="7579" w:author="Sean de Noronha | DRG" w:date="2026-09-29T16:58:00Z" w16du:dateUtc="2026-09-29T14:58:00Z">
              <w:r>
                <w:rPr>
                  <w:rFonts w:cs="Arial"/>
                  <w:sz w:val="13"/>
                  <w:szCs w:val="13"/>
                </w:rPr>
                <w:t>5,000</w:t>
              </w:r>
            </w:ins>
          </w:p>
        </w:tc>
        <w:tc>
          <w:tcPr>
            <w:tcW w:w="800" w:type="dxa"/>
            <w:vAlign w:val="center"/>
          </w:tcPr>
          <w:p w14:paraId="5E000464" w14:textId="77777777" w:rsidR="00C60D85" w:rsidRDefault="00000000">
            <w:pPr>
              <w:spacing w:after="0"/>
              <w:rPr>
                <w:ins w:id="7580" w:author="Sean de Noronha | DRG" w:date="2026-09-29T16:58:00Z" w16du:dateUtc="2026-09-29T14:58:00Z"/>
                <w:rFonts w:cs="Arial"/>
                <w:sz w:val="13"/>
                <w:szCs w:val="13"/>
              </w:rPr>
            </w:pPr>
            <w:ins w:id="7581" w:author="Sean de Noronha | DRG" w:date="2026-09-29T16:58:00Z" w16du:dateUtc="2026-09-29T14:58:00Z">
              <w:r>
                <w:rPr>
                  <w:rFonts w:cs="Arial"/>
                  <w:sz w:val="13"/>
                  <w:szCs w:val="13"/>
                </w:rPr>
                <w:t>2 m</w:t>
              </w:r>
            </w:ins>
          </w:p>
        </w:tc>
        <w:tc>
          <w:tcPr>
            <w:tcW w:w="880" w:type="dxa"/>
            <w:vAlign w:val="center"/>
          </w:tcPr>
          <w:p w14:paraId="5E000465" w14:textId="77777777" w:rsidR="00C60D85" w:rsidRDefault="00000000">
            <w:pPr>
              <w:spacing w:after="0"/>
              <w:rPr>
                <w:ins w:id="7582" w:author="Sean de Noronha | DRG" w:date="2026-09-29T16:58:00Z" w16du:dateUtc="2026-09-29T14:58:00Z"/>
                <w:rFonts w:cs="Arial"/>
                <w:sz w:val="13"/>
                <w:szCs w:val="13"/>
              </w:rPr>
            </w:pPr>
            <w:ins w:id="7583" w:author="Sean de Noronha | DRG" w:date="2026-09-29T16:58:00Z" w16du:dateUtc="2026-09-29T14:58:00Z">
              <w:r>
                <w:rPr>
                  <w:rFonts w:cs="Arial"/>
                  <w:sz w:val="13"/>
                  <w:szCs w:val="13"/>
                </w:rPr>
                <w:t>0.21</w:t>
              </w:r>
            </w:ins>
          </w:p>
        </w:tc>
        <w:tc>
          <w:tcPr>
            <w:tcW w:w="820" w:type="dxa"/>
            <w:vAlign w:val="center"/>
          </w:tcPr>
          <w:p w14:paraId="5E000466" w14:textId="77777777" w:rsidR="00C60D85" w:rsidRDefault="00000000">
            <w:pPr>
              <w:spacing w:after="0"/>
              <w:rPr>
                <w:ins w:id="7584" w:author="Sean de Noronha | DRG" w:date="2026-09-29T16:58:00Z" w16du:dateUtc="2026-09-29T14:58:00Z"/>
                <w:rFonts w:cs="Arial"/>
                <w:sz w:val="13"/>
                <w:szCs w:val="13"/>
              </w:rPr>
            </w:pPr>
            <w:ins w:id="7585" w:author="Sean de Noronha | DRG" w:date="2026-09-29T16:58:00Z" w16du:dateUtc="2026-09-29T14:58:00Z">
              <w:r>
                <w:rPr>
                  <w:rFonts w:cs="Arial"/>
                  <w:sz w:val="13"/>
                  <w:szCs w:val="13"/>
                </w:rPr>
                <w:t>129</w:t>
              </w:r>
            </w:ins>
          </w:p>
        </w:tc>
        <w:tc>
          <w:tcPr>
            <w:tcW w:w="1100" w:type="dxa"/>
            <w:vAlign w:val="center"/>
          </w:tcPr>
          <w:p w14:paraId="5E000467" w14:textId="77777777" w:rsidR="00C60D85" w:rsidRDefault="00000000">
            <w:pPr>
              <w:spacing w:after="0"/>
              <w:rPr>
                <w:ins w:id="7586" w:author="Sean de Noronha | DRG" w:date="2026-09-29T16:58:00Z" w16du:dateUtc="2026-09-29T14:58:00Z"/>
                <w:rFonts w:cs="Arial"/>
                <w:sz w:val="13"/>
                <w:szCs w:val="13"/>
              </w:rPr>
            </w:pPr>
            <w:ins w:id="7587" w:author="Sean de Noronha | DRG" w:date="2026-09-29T16:58:00Z" w16du:dateUtc="2026-09-29T14:58:00Z">
              <w:r>
                <w:rPr>
                  <w:rFonts w:cs="Arial"/>
                  <w:sz w:val="13"/>
                  <w:szCs w:val="13"/>
                </w:rPr>
                <w:t>74.2 (157)</w:t>
              </w:r>
            </w:ins>
          </w:p>
        </w:tc>
        <w:tc>
          <w:tcPr>
            <w:tcW w:w="700" w:type="dxa"/>
            <w:vAlign w:val="center"/>
          </w:tcPr>
          <w:p w14:paraId="5E000468" w14:textId="77777777" w:rsidR="00C60D85" w:rsidRDefault="00000000">
            <w:pPr>
              <w:spacing w:after="0"/>
              <w:rPr>
                <w:ins w:id="7588" w:author="Sean de Noronha | DRG" w:date="2026-09-29T16:58:00Z" w16du:dateUtc="2026-09-29T14:58:00Z"/>
                <w:rFonts w:cs="Arial"/>
                <w:sz w:val="13"/>
                <w:szCs w:val="13"/>
              </w:rPr>
            </w:pPr>
            <w:ins w:id="7589" w:author="Sean de Noronha | DRG" w:date="2026-09-29T16:58:00Z" w16du:dateUtc="2026-09-29T14:58:00Z">
              <w:r>
                <w:rPr>
                  <w:rFonts w:cs="Arial"/>
                  <w:sz w:val="13"/>
                  <w:szCs w:val="13"/>
                </w:rPr>
                <w:t>3.44</w:t>
              </w:r>
            </w:ins>
          </w:p>
        </w:tc>
      </w:tr>
      <w:tr w:rsidR="00C60D85" w14:paraId="76F76768" w14:textId="77777777">
        <w:trPr>
          <w:jc w:val="center"/>
          <w:ins w:id="7590" w:author="Sean de Noronha | DRG" w:date="2026-09-29T16:58:00Z"/>
        </w:trPr>
        <w:tc>
          <w:tcPr>
            <w:tcW w:w="560" w:type="dxa"/>
            <w:vAlign w:val="center"/>
          </w:tcPr>
          <w:p w14:paraId="5E000469" w14:textId="77777777" w:rsidR="00C60D85" w:rsidRDefault="00000000">
            <w:pPr>
              <w:spacing w:after="0"/>
              <w:rPr>
                <w:ins w:id="7591" w:author="Sean de Noronha | DRG" w:date="2026-09-29T16:58:00Z" w16du:dateUtc="2026-09-29T14:58:00Z"/>
                <w:rFonts w:cs="Arial"/>
                <w:sz w:val="13"/>
                <w:szCs w:val="13"/>
              </w:rPr>
            </w:pPr>
            <w:ins w:id="7592" w:author="Sean de Noronha | DRG" w:date="2026-09-29T16:58:00Z" w16du:dateUtc="2026-09-29T14:58:00Z">
              <w:r>
                <w:rPr>
                  <w:rFonts w:cs="Arial"/>
                  <w:sz w:val="13"/>
                  <w:szCs w:val="13"/>
                </w:rPr>
                <w:t>54</w:t>
              </w:r>
            </w:ins>
          </w:p>
        </w:tc>
        <w:tc>
          <w:tcPr>
            <w:tcW w:w="500" w:type="dxa"/>
            <w:vAlign w:val="center"/>
          </w:tcPr>
          <w:p w14:paraId="5E00046A" w14:textId="77777777" w:rsidR="00C60D85" w:rsidRDefault="00000000">
            <w:pPr>
              <w:spacing w:after="0"/>
              <w:rPr>
                <w:ins w:id="7593" w:author="Sean de Noronha | DRG" w:date="2026-09-29T16:58:00Z" w16du:dateUtc="2026-09-29T14:58:00Z"/>
                <w:rFonts w:cs="Arial"/>
                <w:sz w:val="13"/>
                <w:szCs w:val="13"/>
              </w:rPr>
            </w:pPr>
            <w:ins w:id="7594" w:author="Sean de Noronha | DRG" w:date="2026-09-29T16:58:00Z" w16du:dateUtc="2026-09-29T14:58:00Z">
              <w:r>
                <w:rPr>
                  <w:rFonts w:cs="Arial"/>
                  <w:sz w:val="13"/>
                  <w:szCs w:val="13"/>
                </w:rPr>
                <w:t>T1</w:t>
              </w:r>
            </w:ins>
          </w:p>
        </w:tc>
        <w:tc>
          <w:tcPr>
            <w:tcW w:w="660" w:type="dxa"/>
            <w:vAlign w:val="center"/>
          </w:tcPr>
          <w:p w14:paraId="5E00046B" w14:textId="77777777" w:rsidR="00C60D85" w:rsidRDefault="00000000">
            <w:pPr>
              <w:spacing w:after="0"/>
              <w:rPr>
                <w:ins w:id="7595" w:author="Sean de Noronha | DRG" w:date="2026-09-29T16:58:00Z" w16du:dateUtc="2026-09-29T14:58:00Z"/>
                <w:rFonts w:cs="Arial"/>
                <w:sz w:val="13"/>
                <w:szCs w:val="13"/>
              </w:rPr>
            </w:pPr>
            <w:ins w:id="7596" w:author="Sean de Noronha | DRG" w:date="2026-09-29T16:58:00Z" w16du:dateUtc="2026-09-29T14:58:00Z">
              <w:r>
                <w:rPr>
                  <w:rFonts w:cs="Arial"/>
                  <w:sz w:val="13"/>
                  <w:szCs w:val="13"/>
                </w:rPr>
                <w:t>2</w:t>
              </w:r>
            </w:ins>
          </w:p>
        </w:tc>
        <w:tc>
          <w:tcPr>
            <w:tcW w:w="1920" w:type="dxa"/>
            <w:vAlign w:val="center"/>
          </w:tcPr>
          <w:p w14:paraId="5E00046C" w14:textId="77777777" w:rsidR="00C60D85" w:rsidRDefault="00000000">
            <w:pPr>
              <w:spacing w:after="0"/>
              <w:rPr>
                <w:ins w:id="7597" w:author="Sean de Noronha | DRG" w:date="2026-09-29T16:58:00Z" w16du:dateUtc="2026-09-29T14:58:00Z"/>
                <w:rFonts w:cs="Arial"/>
                <w:sz w:val="13"/>
                <w:szCs w:val="13"/>
              </w:rPr>
            </w:pPr>
            <w:ins w:id="7598" w:author="Sean de Noronha | DRG" w:date="2026-09-29T16:58:00Z" w16du:dateUtc="2026-09-29T14:58:00Z">
              <w:r>
                <w:rPr>
                  <w:rFonts w:cs="Arial"/>
                  <w:sz w:val="13"/>
                  <w:szCs w:val="13"/>
                </w:rPr>
                <w:t>CSST, Manufacturer C, EHD 23</w:t>
              </w:r>
            </w:ins>
          </w:p>
        </w:tc>
        <w:tc>
          <w:tcPr>
            <w:tcW w:w="520" w:type="dxa"/>
            <w:vAlign w:val="center"/>
          </w:tcPr>
          <w:p w14:paraId="5E00046D" w14:textId="77777777" w:rsidR="00C60D85" w:rsidRDefault="00000000">
            <w:pPr>
              <w:spacing w:after="0"/>
              <w:rPr>
                <w:ins w:id="7599" w:author="Sean de Noronha | DRG" w:date="2026-09-29T16:58:00Z" w16du:dateUtc="2026-09-29T14:58:00Z"/>
                <w:rFonts w:cs="Arial"/>
                <w:sz w:val="13"/>
                <w:szCs w:val="13"/>
              </w:rPr>
            </w:pPr>
            <w:ins w:id="7600"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6E" w14:textId="77777777" w:rsidR="00C60D85" w:rsidRDefault="00000000">
            <w:pPr>
              <w:spacing w:after="0"/>
              <w:rPr>
                <w:ins w:id="7601" w:author="Sean de Noronha | DRG" w:date="2026-09-29T16:58:00Z" w16du:dateUtc="2026-09-29T14:58:00Z"/>
                <w:rFonts w:cs="Arial"/>
                <w:sz w:val="13"/>
                <w:szCs w:val="13"/>
              </w:rPr>
            </w:pPr>
            <w:ins w:id="7602" w:author="Sean de Noronha | DRG" w:date="2026-09-29T16:58:00Z" w16du:dateUtc="2026-09-29T14:58:00Z">
              <w:r>
                <w:rPr>
                  <w:rFonts w:cs="Arial"/>
                  <w:sz w:val="13"/>
                  <w:szCs w:val="13"/>
                </w:rPr>
                <w:t>7,500</w:t>
              </w:r>
            </w:ins>
          </w:p>
        </w:tc>
        <w:tc>
          <w:tcPr>
            <w:tcW w:w="800" w:type="dxa"/>
            <w:vAlign w:val="center"/>
          </w:tcPr>
          <w:p w14:paraId="5E00046F" w14:textId="77777777" w:rsidR="00C60D85" w:rsidRDefault="00000000">
            <w:pPr>
              <w:spacing w:after="0"/>
              <w:rPr>
                <w:ins w:id="7603" w:author="Sean de Noronha | DRG" w:date="2026-09-29T16:58:00Z" w16du:dateUtc="2026-09-29T14:58:00Z"/>
                <w:rFonts w:cs="Arial"/>
                <w:sz w:val="13"/>
                <w:szCs w:val="13"/>
              </w:rPr>
            </w:pPr>
            <w:ins w:id="7604" w:author="Sean de Noronha | DRG" w:date="2026-09-29T16:58:00Z" w16du:dateUtc="2026-09-29T14:58:00Z">
              <w:r>
                <w:rPr>
                  <w:rFonts w:cs="Arial"/>
                  <w:sz w:val="13"/>
                  <w:szCs w:val="13"/>
                </w:rPr>
                <w:t>1 m</w:t>
              </w:r>
            </w:ins>
          </w:p>
        </w:tc>
        <w:tc>
          <w:tcPr>
            <w:tcW w:w="880" w:type="dxa"/>
            <w:vAlign w:val="center"/>
          </w:tcPr>
          <w:p w14:paraId="5E000470" w14:textId="77777777" w:rsidR="00C60D85" w:rsidRDefault="00000000">
            <w:pPr>
              <w:spacing w:after="0"/>
              <w:rPr>
                <w:ins w:id="7605" w:author="Sean de Noronha | DRG" w:date="2026-09-29T16:58:00Z" w16du:dateUtc="2026-09-29T14:58:00Z"/>
                <w:rFonts w:cs="Arial"/>
                <w:sz w:val="13"/>
                <w:szCs w:val="13"/>
              </w:rPr>
            </w:pPr>
            <w:ins w:id="7606" w:author="Sean de Noronha | DRG" w:date="2026-09-29T16:58:00Z" w16du:dateUtc="2026-09-29T14:58:00Z">
              <w:r>
                <w:rPr>
                  <w:rFonts w:cs="Arial"/>
                  <w:sz w:val="13"/>
                  <w:szCs w:val="13"/>
                </w:rPr>
                <w:t>0.40</w:t>
              </w:r>
            </w:ins>
          </w:p>
        </w:tc>
        <w:tc>
          <w:tcPr>
            <w:tcW w:w="820" w:type="dxa"/>
            <w:vAlign w:val="center"/>
          </w:tcPr>
          <w:p w14:paraId="5E000471" w14:textId="77777777" w:rsidR="00C60D85" w:rsidRDefault="00000000">
            <w:pPr>
              <w:spacing w:after="0"/>
              <w:rPr>
                <w:ins w:id="7607" w:author="Sean de Noronha | DRG" w:date="2026-09-29T16:58:00Z" w16du:dateUtc="2026-09-29T14:58:00Z"/>
                <w:rFonts w:cs="Arial"/>
                <w:sz w:val="13"/>
                <w:szCs w:val="13"/>
              </w:rPr>
            </w:pPr>
            <w:ins w:id="7608" w:author="Sean de Noronha | DRG" w:date="2026-09-29T16:58:00Z" w16du:dateUtc="2026-09-29T14:58:00Z">
              <w:r>
                <w:rPr>
                  <w:rFonts w:cs="Arial"/>
                  <w:sz w:val="13"/>
                  <w:szCs w:val="13"/>
                </w:rPr>
                <w:t>173</w:t>
              </w:r>
            </w:ins>
          </w:p>
        </w:tc>
        <w:tc>
          <w:tcPr>
            <w:tcW w:w="1100" w:type="dxa"/>
            <w:vAlign w:val="center"/>
          </w:tcPr>
          <w:p w14:paraId="5E000472" w14:textId="77777777" w:rsidR="00C60D85" w:rsidRDefault="00000000">
            <w:pPr>
              <w:spacing w:after="0"/>
              <w:rPr>
                <w:ins w:id="7609" w:author="Sean de Noronha | DRG" w:date="2026-09-29T16:58:00Z" w16du:dateUtc="2026-09-29T14:58:00Z"/>
                <w:rFonts w:cs="Arial"/>
                <w:sz w:val="13"/>
                <w:szCs w:val="13"/>
              </w:rPr>
            </w:pPr>
            <w:ins w:id="7610" w:author="Sean de Noronha | DRG" w:date="2026-09-29T16:58:00Z" w16du:dateUtc="2026-09-29T14:58:00Z">
              <w:r>
                <w:rPr>
                  <w:rFonts w:cs="Arial"/>
                  <w:sz w:val="13"/>
                  <w:szCs w:val="13"/>
                </w:rPr>
                <w:t>111 (236)</w:t>
              </w:r>
            </w:ins>
          </w:p>
        </w:tc>
        <w:tc>
          <w:tcPr>
            <w:tcW w:w="700" w:type="dxa"/>
            <w:vAlign w:val="center"/>
          </w:tcPr>
          <w:p w14:paraId="5E000473" w14:textId="77777777" w:rsidR="00C60D85" w:rsidRDefault="00000000">
            <w:pPr>
              <w:spacing w:after="0"/>
              <w:rPr>
                <w:ins w:id="7611" w:author="Sean de Noronha | DRG" w:date="2026-09-29T16:58:00Z" w16du:dateUtc="2026-09-29T14:58:00Z"/>
                <w:rFonts w:cs="Arial"/>
                <w:sz w:val="13"/>
                <w:szCs w:val="13"/>
              </w:rPr>
            </w:pPr>
            <w:ins w:id="7612" w:author="Sean de Noronha | DRG" w:date="2026-09-29T16:58:00Z" w16du:dateUtc="2026-09-29T14:58:00Z">
              <w:r>
                <w:rPr>
                  <w:rFonts w:cs="Arial"/>
                  <w:sz w:val="13"/>
                  <w:szCs w:val="13"/>
                </w:rPr>
                <w:t>5.16</w:t>
              </w:r>
            </w:ins>
          </w:p>
        </w:tc>
      </w:tr>
      <w:tr w:rsidR="00C60D85" w14:paraId="0C46F0BA" w14:textId="77777777">
        <w:trPr>
          <w:jc w:val="center"/>
          <w:ins w:id="7613" w:author="Sean de Noronha | DRG" w:date="2026-09-29T16:58:00Z"/>
        </w:trPr>
        <w:tc>
          <w:tcPr>
            <w:tcW w:w="560" w:type="dxa"/>
            <w:vAlign w:val="center"/>
          </w:tcPr>
          <w:p w14:paraId="5E000474" w14:textId="77777777" w:rsidR="00C60D85" w:rsidRDefault="00000000">
            <w:pPr>
              <w:spacing w:after="0"/>
              <w:rPr>
                <w:ins w:id="7614" w:author="Sean de Noronha | DRG" w:date="2026-09-29T16:58:00Z" w16du:dateUtc="2026-09-29T14:58:00Z"/>
                <w:rFonts w:cs="Arial"/>
                <w:sz w:val="13"/>
                <w:szCs w:val="13"/>
              </w:rPr>
            </w:pPr>
            <w:ins w:id="7615" w:author="Sean de Noronha | DRG" w:date="2026-09-29T16:58:00Z" w16du:dateUtc="2026-09-29T14:58:00Z">
              <w:r>
                <w:rPr>
                  <w:rFonts w:cs="Arial"/>
                  <w:sz w:val="13"/>
                  <w:szCs w:val="13"/>
                </w:rPr>
                <w:t>55</w:t>
              </w:r>
            </w:ins>
          </w:p>
        </w:tc>
        <w:tc>
          <w:tcPr>
            <w:tcW w:w="500" w:type="dxa"/>
            <w:vAlign w:val="center"/>
          </w:tcPr>
          <w:p w14:paraId="5E000475" w14:textId="77777777" w:rsidR="00C60D85" w:rsidRDefault="00000000">
            <w:pPr>
              <w:spacing w:after="0"/>
              <w:rPr>
                <w:ins w:id="7616" w:author="Sean de Noronha | DRG" w:date="2026-09-29T16:58:00Z" w16du:dateUtc="2026-09-29T14:58:00Z"/>
                <w:rFonts w:cs="Arial"/>
                <w:sz w:val="13"/>
                <w:szCs w:val="13"/>
              </w:rPr>
            </w:pPr>
            <w:ins w:id="7617" w:author="Sean de Noronha | DRG" w:date="2026-09-29T16:58:00Z" w16du:dateUtc="2026-09-29T14:58:00Z">
              <w:r>
                <w:rPr>
                  <w:rFonts w:cs="Arial"/>
                  <w:sz w:val="13"/>
                  <w:szCs w:val="13"/>
                </w:rPr>
                <w:t>T1</w:t>
              </w:r>
            </w:ins>
          </w:p>
        </w:tc>
        <w:tc>
          <w:tcPr>
            <w:tcW w:w="660" w:type="dxa"/>
            <w:vAlign w:val="center"/>
          </w:tcPr>
          <w:p w14:paraId="5E000476" w14:textId="77777777" w:rsidR="00C60D85" w:rsidRDefault="00000000">
            <w:pPr>
              <w:spacing w:after="0"/>
              <w:rPr>
                <w:ins w:id="7618" w:author="Sean de Noronha | DRG" w:date="2026-09-29T16:58:00Z" w16du:dateUtc="2026-09-29T14:58:00Z"/>
                <w:rFonts w:cs="Arial"/>
                <w:sz w:val="13"/>
                <w:szCs w:val="13"/>
              </w:rPr>
            </w:pPr>
            <w:ins w:id="7619" w:author="Sean de Noronha | DRG" w:date="2026-09-29T16:58:00Z" w16du:dateUtc="2026-09-29T14:58:00Z">
              <w:r>
                <w:rPr>
                  <w:rFonts w:cs="Arial"/>
                  <w:sz w:val="13"/>
                  <w:szCs w:val="13"/>
                </w:rPr>
                <w:t>2</w:t>
              </w:r>
            </w:ins>
          </w:p>
        </w:tc>
        <w:tc>
          <w:tcPr>
            <w:tcW w:w="1920" w:type="dxa"/>
            <w:vAlign w:val="center"/>
          </w:tcPr>
          <w:p w14:paraId="5E000477" w14:textId="77777777" w:rsidR="00C60D85" w:rsidRDefault="00000000">
            <w:pPr>
              <w:spacing w:after="0"/>
              <w:rPr>
                <w:ins w:id="7620" w:author="Sean de Noronha | DRG" w:date="2026-09-29T16:58:00Z" w16du:dateUtc="2026-09-29T14:58:00Z"/>
                <w:rFonts w:cs="Arial"/>
                <w:sz w:val="13"/>
                <w:szCs w:val="13"/>
              </w:rPr>
            </w:pPr>
            <w:ins w:id="7621" w:author="Sean de Noronha | DRG" w:date="2026-09-29T16:58:00Z" w16du:dateUtc="2026-09-29T14:58:00Z">
              <w:r>
                <w:rPr>
                  <w:rFonts w:cs="Arial"/>
                  <w:sz w:val="13"/>
                  <w:szCs w:val="13"/>
                </w:rPr>
                <w:t>CSST, Manufacturer C, EHD 23</w:t>
              </w:r>
            </w:ins>
          </w:p>
        </w:tc>
        <w:tc>
          <w:tcPr>
            <w:tcW w:w="520" w:type="dxa"/>
            <w:vAlign w:val="center"/>
          </w:tcPr>
          <w:p w14:paraId="5E000478" w14:textId="77777777" w:rsidR="00C60D85" w:rsidRDefault="00000000">
            <w:pPr>
              <w:spacing w:after="0"/>
              <w:rPr>
                <w:ins w:id="7622" w:author="Sean de Noronha | DRG" w:date="2026-09-29T16:58:00Z" w16du:dateUtc="2026-09-29T14:58:00Z"/>
                <w:rFonts w:cs="Arial"/>
                <w:sz w:val="13"/>
                <w:szCs w:val="13"/>
              </w:rPr>
            </w:pPr>
            <w:ins w:id="7623"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79" w14:textId="77777777" w:rsidR="00C60D85" w:rsidRDefault="00000000">
            <w:pPr>
              <w:spacing w:after="0"/>
              <w:rPr>
                <w:ins w:id="7624" w:author="Sean de Noronha | DRG" w:date="2026-09-29T16:58:00Z" w16du:dateUtc="2026-09-29T14:58:00Z"/>
                <w:rFonts w:cs="Arial"/>
                <w:sz w:val="13"/>
                <w:szCs w:val="13"/>
              </w:rPr>
            </w:pPr>
            <w:ins w:id="7625" w:author="Sean de Noronha | DRG" w:date="2026-09-29T16:58:00Z" w16du:dateUtc="2026-09-29T14:58:00Z">
              <w:r>
                <w:rPr>
                  <w:rFonts w:cs="Arial"/>
                  <w:sz w:val="13"/>
                  <w:szCs w:val="13"/>
                </w:rPr>
                <w:t>10,000</w:t>
              </w:r>
            </w:ins>
          </w:p>
        </w:tc>
        <w:tc>
          <w:tcPr>
            <w:tcW w:w="800" w:type="dxa"/>
            <w:vAlign w:val="center"/>
          </w:tcPr>
          <w:p w14:paraId="5E00047A" w14:textId="77777777" w:rsidR="00C60D85" w:rsidRDefault="00000000">
            <w:pPr>
              <w:spacing w:after="0"/>
              <w:rPr>
                <w:ins w:id="7626" w:author="Sean de Noronha | DRG" w:date="2026-09-29T16:58:00Z" w16du:dateUtc="2026-09-29T14:58:00Z"/>
                <w:rFonts w:cs="Arial"/>
                <w:sz w:val="13"/>
                <w:szCs w:val="13"/>
              </w:rPr>
            </w:pPr>
            <w:ins w:id="7627" w:author="Sean de Noronha | DRG" w:date="2026-09-29T16:58:00Z" w16du:dateUtc="2026-09-29T14:58:00Z">
              <w:r>
                <w:rPr>
                  <w:rFonts w:cs="Arial"/>
                  <w:sz w:val="13"/>
                  <w:szCs w:val="13"/>
                </w:rPr>
                <w:t>0.5 m</w:t>
              </w:r>
            </w:ins>
          </w:p>
        </w:tc>
        <w:tc>
          <w:tcPr>
            <w:tcW w:w="880" w:type="dxa"/>
            <w:vAlign w:val="center"/>
          </w:tcPr>
          <w:p w14:paraId="5E00047B" w14:textId="77777777" w:rsidR="00C60D85" w:rsidRDefault="00000000">
            <w:pPr>
              <w:spacing w:after="0"/>
              <w:rPr>
                <w:ins w:id="7628" w:author="Sean de Noronha | DRG" w:date="2026-09-29T16:58:00Z" w16du:dateUtc="2026-09-29T14:58:00Z"/>
                <w:rFonts w:cs="Arial"/>
                <w:sz w:val="13"/>
                <w:szCs w:val="13"/>
              </w:rPr>
            </w:pPr>
            <w:ins w:id="7629" w:author="Sean de Noronha | DRG" w:date="2026-09-29T16:58:00Z" w16du:dateUtc="2026-09-29T14:58:00Z">
              <w:r>
                <w:rPr>
                  <w:rFonts w:cs="Arial"/>
                  <w:sz w:val="13"/>
                  <w:szCs w:val="13"/>
                </w:rPr>
                <w:t>0.53</w:t>
              </w:r>
            </w:ins>
          </w:p>
        </w:tc>
        <w:tc>
          <w:tcPr>
            <w:tcW w:w="820" w:type="dxa"/>
            <w:vAlign w:val="center"/>
          </w:tcPr>
          <w:p w14:paraId="5E00047C" w14:textId="77777777" w:rsidR="00C60D85" w:rsidRDefault="00000000">
            <w:pPr>
              <w:spacing w:after="0"/>
              <w:rPr>
                <w:ins w:id="7630" w:author="Sean de Noronha | DRG" w:date="2026-09-29T16:58:00Z" w16du:dateUtc="2026-09-29T14:58:00Z"/>
                <w:rFonts w:cs="Arial"/>
                <w:sz w:val="13"/>
                <w:szCs w:val="13"/>
              </w:rPr>
            </w:pPr>
            <w:ins w:id="7631" w:author="Sean de Noronha | DRG" w:date="2026-09-29T16:58:00Z" w16du:dateUtc="2026-09-29T14:58:00Z">
              <w:r>
                <w:rPr>
                  <w:rFonts w:cs="Arial"/>
                  <w:sz w:val="13"/>
                  <w:szCs w:val="13"/>
                </w:rPr>
                <w:t>148</w:t>
              </w:r>
            </w:ins>
          </w:p>
        </w:tc>
        <w:tc>
          <w:tcPr>
            <w:tcW w:w="1100" w:type="dxa"/>
            <w:vAlign w:val="center"/>
          </w:tcPr>
          <w:p w14:paraId="5E00047D" w14:textId="77777777" w:rsidR="00C60D85" w:rsidRDefault="00000000">
            <w:pPr>
              <w:spacing w:after="0"/>
              <w:rPr>
                <w:ins w:id="7632" w:author="Sean de Noronha | DRG" w:date="2026-09-29T16:58:00Z" w16du:dateUtc="2026-09-29T14:58:00Z"/>
                <w:rFonts w:cs="Arial"/>
                <w:sz w:val="13"/>
                <w:szCs w:val="13"/>
              </w:rPr>
            </w:pPr>
            <w:ins w:id="7633" w:author="Sean de Noronha | DRG" w:date="2026-09-29T16:58:00Z" w16du:dateUtc="2026-09-29T14:58:00Z">
              <w:r>
                <w:rPr>
                  <w:rFonts w:cs="Arial"/>
                  <w:sz w:val="13"/>
                  <w:szCs w:val="13"/>
                </w:rPr>
                <w:t>148 (314)</w:t>
              </w:r>
            </w:ins>
          </w:p>
        </w:tc>
        <w:tc>
          <w:tcPr>
            <w:tcW w:w="700" w:type="dxa"/>
            <w:vAlign w:val="center"/>
          </w:tcPr>
          <w:p w14:paraId="5E00047E" w14:textId="77777777" w:rsidR="00C60D85" w:rsidRDefault="00000000">
            <w:pPr>
              <w:spacing w:after="0"/>
              <w:rPr>
                <w:ins w:id="7634" w:author="Sean de Noronha | DRG" w:date="2026-09-29T16:58:00Z" w16du:dateUtc="2026-09-29T14:58:00Z"/>
                <w:rFonts w:cs="Arial"/>
                <w:sz w:val="13"/>
                <w:szCs w:val="13"/>
              </w:rPr>
            </w:pPr>
            <w:ins w:id="7635" w:author="Sean de Noronha | DRG" w:date="2026-09-29T16:58:00Z" w16du:dateUtc="2026-09-29T14:58:00Z">
              <w:r>
                <w:rPr>
                  <w:rFonts w:cs="Arial"/>
                  <w:sz w:val="13"/>
                  <w:szCs w:val="13"/>
                </w:rPr>
                <w:t>6.88</w:t>
              </w:r>
            </w:ins>
          </w:p>
        </w:tc>
      </w:tr>
      <w:tr w:rsidR="00C60D85" w14:paraId="188DD16F" w14:textId="77777777">
        <w:trPr>
          <w:jc w:val="center"/>
          <w:ins w:id="7636" w:author="Sean de Noronha | DRG" w:date="2026-09-29T16:58:00Z"/>
        </w:trPr>
        <w:tc>
          <w:tcPr>
            <w:tcW w:w="560" w:type="dxa"/>
            <w:vAlign w:val="center"/>
          </w:tcPr>
          <w:p w14:paraId="5E00047F" w14:textId="77777777" w:rsidR="00C60D85" w:rsidRDefault="00000000">
            <w:pPr>
              <w:spacing w:after="0"/>
              <w:rPr>
                <w:ins w:id="7637" w:author="Sean de Noronha | DRG" w:date="2026-09-29T16:58:00Z" w16du:dateUtc="2026-09-29T14:58:00Z"/>
                <w:rFonts w:cs="Arial"/>
                <w:sz w:val="13"/>
                <w:szCs w:val="13"/>
              </w:rPr>
            </w:pPr>
            <w:ins w:id="7638" w:author="Sean de Noronha | DRG" w:date="2026-09-29T16:58:00Z" w16du:dateUtc="2026-09-29T14:58:00Z">
              <w:r>
                <w:rPr>
                  <w:rFonts w:cs="Arial"/>
                  <w:sz w:val="13"/>
                  <w:szCs w:val="13"/>
                </w:rPr>
                <w:t>56</w:t>
              </w:r>
            </w:ins>
          </w:p>
        </w:tc>
        <w:tc>
          <w:tcPr>
            <w:tcW w:w="500" w:type="dxa"/>
            <w:vAlign w:val="center"/>
          </w:tcPr>
          <w:p w14:paraId="5E000480" w14:textId="77777777" w:rsidR="00C60D85" w:rsidRDefault="00000000">
            <w:pPr>
              <w:spacing w:after="0"/>
              <w:rPr>
                <w:ins w:id="7639" w:author="Sean de Noronha | DRG" w:date="2026-09-29T16:58:00Z" w16du:dateUtc="2026-09-29T14:58:00Z"/>
                <w:rFonts w:cs="Arial"/>
                <w:sz w:val="13"/>
                <w:szCs w:val="13"/>
              </w:rPr>
            </w:pPr>
            <w:ins w:id="7640" w:author="Sean de Noronha | DRG" w:date="2026-09-29T16:58:00Z" w16du:dateUtc="2026-09-29T14:58:00Z">
              <w:r>
                <w:rPr>
                  <w:rFonts w:cs="Arial"/>
                  <w:sz w:val="13"/>
                  <w:szCs w:val="13"/>
                </w:rPr>
                <w:t>T1</w:t>
              </w:r>
            </w:ins>
          </w:p>
        </w:tc>
        <w:tc>
          <w:tcPr>
            <w:tcW w:w="660" w:type="dxa"/>
            <w:vAlign w:val="center"/>
          </w:tcPr>
          <w:p w14:paraId="5E000481" w14:textId="77777777" w:rsidR="00C60D85" w:rsidRDefault="00000000">
            <w:pPr>
              <w:spacing w:after="0"/>
              <w:rPr>
                <w:ins w:id="7641" w:author="Sean de Noronha | DRG" w:date="2026-09-29T16:58:00Z" w16du:dateUtc="2026-09-29T14:58:00Z"/>
                <w:rFonts w:cs="Arial"/>
                <w:sz w:val="13"/>
                <w:szCs w:val="13"/>
              </w:rPr>
            </w:pPr>
            <w:ins w:id="7642" w:author="Sean de Noronha | DRG" w:date="2026-09-29T16:58:00Z" w16du:dateUtc="2026-09-29T14:58:00Z">
              <w:r>
                <w:rPr>
                  <w:rFonts w:cs="Arial"/>
                  <w:sz w:val="13"/>
                  <w:szCs w:val="13"/>
                </w:rPr>
                <w:t>2</w:t>
              </w:r>
            </w:ins>
          </w:p>
        </w:tc>
        <w:tc>
          <w:tcPr>
            <w:tcW w:w="1920" w:type="dxa"/>
            <w:vAlign w:val="center"/>
          </w:tcPr>
          <w:p w14:paraId="5E000482" w14:textId="77777777" w:rsidR="00C60D85" w:rsidRDefault="00000000">
            <w:pPr>
              <w:spacing w:after="0"/>
              <w:rPr>
                <w:ins w:id="7643" w:author="Sean de Noronha | DRG" w:date="2026-09-29T16:58:00Z" w16du:dateUtc="2026-09-29T14:58:00Z"/>
                <w:rFonts w:cs="Arial"/>
                <w:sz w:val="13"/>
                <w:szCs w:val="13"/>
              </w:rPr>
            </w:pPr>
            <w:ins w:id="7644" w:author="Sean de Noronha | DRG" w:date="2026-09-29T16:58:00Z" w16du:dateUtc="2026-09-29T14:58:00Z">
              <w:r>
                <w:rPr>
                  <w:rFonts w:cs="Arial"/>
                  <w:sz w:val="13"/>
                  <w:szCs w:val="13"/>
                </w:rPr>
                <w:t>CSST, Manufacturer C, EHD 23</w:t>
              </w:r>
            </w:ins>
          </w:p>
        </w:tc>
        <w:tc>
          <w:tcPr>
            <w:tcW w:w="520" w:type="dxa"/>
            <w:vAlign w:val="center"/>
          </w:tcPr>
          <w:p w14:paraId="5E000483" w14:textId="77777777" w:rsidR="00C60D85" w:rsidRDefault="00000000">
            <w:pPr>
              <w:spacing w:after="0"/>
              <w:rPr>
                <w:ins w:id="7645" w:author="Sean de Noronha | DRG" w:date="2026-09-29T16:58:00Z" w16du:dateUtc="2026-09-29T14:58:00Z"/>
                <w:rFonts w:cs="Arial"/>
                <w:sz w:val="13"/>
                <w:szCs w:val="13"/>
              </w:rPr>
            </w:pPr>
            <w:ins w:id="7646"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84" w14:textId="77777777" w:rsidR="00C60D85" w:rsidRDefault="00000000">
            <w:pPr>
              <w:spacing w:after="0"/>
              <w:rPr>
                <w:ins w:id="7647" w:author="Sean de Noronha | DRG" w:date="2026-09-29T16:58:00Z" w16du:dateUtc="2026-09-29T14:58:00Z"/>
                <w:rFonts w:cs="Arial"/>
                <w:sz w:val="13"/>
                <w:szCs w:val="13"/>
              </w:rPr>
            </w:pPr>
            <w:ins w:id="7648" w:author="Sean de Noronha | DRG" w:date="2026-09-29T16:58:00Z" w16du:dateUtc="2026-09-29T14:58:00Z">
              <w:r>
                <w:rPr>
                  <w:rFonts w:cs="Arial"/>
                  <w:sz w:val="13"/>
                  <w:szCs w:val="13"/>
                </w:rPr>
                <w:t>15,000</w:t>
              </w:r>
            </w:ins>
          </w:p>
        </w:tc>
        <w:tc>
          <w:tcPr>
            <w:tcW w:w="800" w:type="dxa"/>
            <w:vAlign w:val="center"/>
          </w:tcPr>
          <w:p w14:paraId="5E000485" w14:textId="77777777" w:rsidR="00C60D85" w:rsidRDefault="00000000">
            <w:pPr>
              <w:spacing w:after="0"/>
              <w:rPr>
                <w:ins w:id="7649" w:author="Sean de Noronha | DRG" w:date="2026-09-29T16:58:00Z" w16du:dateUtc="2026-09-29T14:58:00Z"/>
                <w:rFonts w:cs="Arial"/>
                <w:sz w:val="13"/>
                <w:szCs w:val="13"/>
              </w:rPr>
            </w:pPr>
            <w:ins w:id="7650" w:author="Sean de Noronha | DRG" w:date="2026-09-29T16:58:00Z" w16du:dateUtc="2026-09-29T14:58:00Z">
              <w:r>
                <w:rPr>
                  <w:rFonts w:cs="Arial"/>
                  <w:sz w:val="13"/>
                  <w:szCs w:val="13"/>
                </w:rPr>
                <w:t>0.5 m</w:t>
              </w:r>
            </w:ins>
          </w:p>
        </w:tc>
        <w:tc>
          <w:tcPr>
            <w:tcW w:w="880" w:type="dxa"/>
            <w:vAlign w:val="center"/>
          </w:tcPr>
          <w:p w14:paraId="5E000486" w14:textId="77777777" w:rsidR="00C60D85" w:rsidRDefault="00000000">
            <w:pPr>
              <w:spacing w:after="0"/>
              <w:rPr>
                <w:ins w:id="7651" w:author="Sean de Noronha | DRG" w:date="2026-09-29T16:58:00Z" w16du:dateUtc="2026-09-29T14:58:00Z"/>
                <w:rFonts w:cs="Arial"/>
                <w:sz w:val="13"/>
                <w:szCs w:val="13"/>
              </w:rPr>
            </w:pPr>
            <w:ins w:id="7652" w:author="Sean de Noronha | DRG" w:date="2026-09-29T16:58:00Z" w16du:dateUtc="2026-09-29T14:58:00Z">
              <w:r>
                <w:rPr>
                  <w:rFonts w:cs="Arial"/>
                  <w:sz w:val="13"/>
                  <w:szCs w:val="13"/>
                </w:rPr>
                <w:t>1.2</w:t>
              </w:r>
            </w:ins>
          </w:p>
        </w:tc>
        <w:tc>
          <w:tcPr>
            <w:tcW w:w="820" w:type="dxa"/>
            <w:vAlign w:val="center"/>
          </w:tcPr>
          <w:p w14:paraId="5E000487" w14:textId="77777777" w:rsidR="00C60D85" w:rsidRDefault="00000000">
            <w:pPr>
              <w:spacing w:after="0"/>
              <w:rPr>
                <w:ins w:id="7653" w:author="Sean de Noronha | DRG" w:date="2026-09-29T16:58:00Z" w16du:dateUtc="2026-09-29T14:58:00Z"/>
                <w:rFonts w:cs="Arial"/>
                <w:sz w:val="13"/>
                <w:szCs w:val="13"/>
              </w:rPr>
            </w:pPr>
            <w:ins w:id="7654" w:author="Sean de Noronha | DRG" w:date="2026-09-29T16:58:00Z" w16du:dateUtc="2026-09-29T14:58:00Z">
              <w:r>
                <w:rPr>
                  <w:rFonts w:cs="Arial"/>
                  <w:sz w:val="13"/>
                  <w:szCs w:val="13"/>
                </w:rPr>
                <w:t>324</w:t>
              </w:r>
            </w:ins>
          </w:p>
        </w:tc>
        <w:tc>
          <w:tcPr>
            <w:tcW w:w="1100" w:type="dxa"/>
            <w:vAlign w:val="center"/>
          </w:tcPr>
          <w:p w14:paraId="5E000488" w14:textId="77777777" w:rsidR="00C60D85" w:rsidRDefault="00000000">
            <w:pPr>
              <w:spacing w:after="0"/>
              <w:rPr>
                <w:ins w:id="7655" w:author="Sean de Noronha | DRG" w:date="2026-09-29T16:58:00Z" w16du:dateUtc="2026-09-29T14:58:00Z"/>
                <w:rFonts w:cs="Arial"/>
                <w:sz w:val="13"/>
                <w:szCs w:val="13"/>
              </w:rPr>
            </w:pPr>
            <w:ins w:id="7656" w:author="Sean de Noronha | DRG" w:date="2026-09-29T16:58:00Z" w16du:dateUtc="2026-09-29T14:58:00Z">
              <w:r>
                <w:rPr>
                  <w:rFonts w:cs="Arial"/>
                  <w:sz w:val="13"/>
                  <w:szCs w:val="13"/>
                </w:rPr>
                <w:t>223 (471)</w:t>
              </w:r>
            </w:ins>
          </w:p>
        </w:tc>
        <w:tc>
          <w:tcPr>
            <w:tcW w:w="700" w:type="dxa"/>
            <w:vAlign w:val="center"/>
          </w:tcPr>
          <w:p w14:paraId="5E000489" w14:textId="77777777" w:rsidR="00C60D85" w:rsidRDefault="00000000">
            <w:pPr>
              <w:spacing w:after="0"/>
              <w:rPr>
                <w:ins w:id="7657" w:author="Sean de Noronha | DRG" w:date="2026-09-29T16:58:00Z" w16du:dateUtc="2026-09-29T14:58:00Z"/>
                <w:rFonts w:cs="Arial"/>
                <w:sz w:val="13"/>
                <w:szCs w:val="13"/>
              </w:rPr>
            </w:pPr>
            <w:ins w:id="7658" w:author="Sean de Noronha | DRG" w:date="2026-09-29T16:58:00Z" w16du:dateUtc="2026-09-29T14:58:00Z">
              <w:r>
                <w:rPr>
                  <w:rFonts w:cs="Arial"/>
                  <w:sz w:val="13"/>
                  <w:szCs w:val="13"/>
                </w:rPr>
                <w:t>10.3</w:t>
              </w:r>
            </w:ins>
          </w:p>
        </w:tc>
      </w:tr>
      <w:tr w:rsidR="00C60D85" w14:paraId="13A85C34" w14:textId="77777777">
        <w:trPr>
          <w:jc w:val="center"/>
          <w:ins w:id="7659" w:author="Sean de Noronha | DRG" w:date="2026-09-29T16:58:00Z"/>
        </w:trPr>
        <w:tc>
          <w:tcPr>
            <w:tcW w:w="560" w:type="dxa"/>
            <w:vAlign w:val="center"/>
          </w:tcPr>
          <w:p w14:paraId="5E00048A" w14:textId="77777777" w:rsidR="00C60D85" w:rsidRDefault="00000000">
            <w:pPr>
              <w:spacing w:after="0"/>
              <w:rPr>
                <w:ins w:id="7660" w:author="Sean de Noronha | DRG" w:date="2026-09-29T16:58:00Z" w16du:dateUtc="2026-09-29T14:58:00Z"/>
                <w:rFonts w:cs="Arial"/>
                <w:sz w:val="13"/>
                <w:szCs w:val="13"/>
              </w:rPr>
            </w:pPr>
            <w:ins w:id="7661" w:author="Sean de Noronha | DRG" w:date="2026-09-29T16:58:00Z" w16du:dateUtc="2026-09-29T14:58:00Z">
              <w:r>
                <w:rPr>
                  <w:rFonts w:cs="Arial"/>
                  <w:sz w:val="13"/>
                  <w:szCs w:val="13"/>
                </w:rPr>
                <w:t>57</w:t>
              </w:r>
            </w:ins>
          </w:p>
        </w:tc>
        <w:tc>
          <w:tcPr>
            <w:tcW w:w="500" w:type="dxa"/>
            <w:vAlign w:val="center"/>
          </w:tcPr>
          <w:p w14:paraId="5E00048B" w14:textId="77777777" w:rsidR="00C60D85" w:rsidRDefault="00000000">
            <w:pPr>
              <w:spacing w:after="0"/>
              <w:rPr>
                <w:ins w:id="7662" w:author="Sean de Noronha | DRG" w:date="2026-09-29T16:58:00Z" w16du:dateUtc="2026-09-29T14:58:00Z"/>
                <w:rFonts w:cs="Arial"/>
                <w:sz w:val="13"/>
                <w:szCs w:val="13"/>
              </w:rPr>
            </w:pPr>
            <w:ins w:id="7663" w:author="Sean de Noronha | DRG" w:date="2026-09-29T16:58:00Z" w16du:dateUtc="2026-09-29T14:58:00Z">
              <w:r>
                <w:rPr>
                  <w:rFonts w:cs="Arial"/>
                  <w:sz w:val="13"/>
                  <w:szCs w:val="13"/>
                </w:rPr>
                <w:t>T1</w:t>
              </w:r>
            </w:ins>
          </w:p>
        </w:tc>
        <w:tc>
          <w:tcPr>
            <w:tcW w:w="660" w:type="dxa"/>
            <w:vAlign w:val="center"/>
          </w:tcPr>
          <w:p w14:paraId="5E00048C" w14:textId="77777777" w:rsidR="00C60D85" w:rsidRDefault="00000000">
            <w:pPr>
              <w:spacing w:after="0"/>
              <w:rPr>
                <w:ins w:id="7664" w:author="Sean de Noronha | DRG" w:date="2026-09-29T16:58:00Z" w16du:dateUtc="2026-09-29T14:58:00Z"/>
                <w:rFonts w:cs="Arial"/>
                <w:sz w:val="13"/>
                <w:szCs w:val="13"/>
              </w:rPr>
            </w:pPr>
            <w:ins w:id="7665" w:author="Sean de Noronha | DRG" w:date="2026-09-29T16:58:00Z" w16du:dateUtc="2026-09-29T14:58:00Z">
              <w:r>
                <w:rPr>
                  <w:rFonts w:cs="Arial"/>
                  <w:sz w:val="13"/>
                  <w:szCs w:val="13"/>
                </w:rPr>
                <w:t>2</w:t>
              </w:r>
            </w:ins>
          </w:p>
        </w:tc>
        <w:tc>
          <w:tcPr>
            <w:tcW w:w="1920" w:type="dxa"/>
            <w:vAlign w:val="center"/>
          </w:tcPr>
          <w:p w14:paraId="5E00048D" w14:textId="77777777" w:rsidR="00C60D85" w:rsidRDefault="00000000">
            <w:pPr>
              <w:spacing w:after="0"/>
              <w:rPr>
                <w:ins w:id="7666" w:author="Sean de Noronha | DRG" w:date="2026-09-29T16:58:00Z" w16du:dateUtc="2026-09-29T14:58:00Z"/>
                <w:rFonts w:cs="Arial"/>
                <w:sz w:val="13"/>
                <w:szCs w:val="13"/>
              </w:rPr>
            </w:pPr>
            <w:ins w:id="7667" w:author="Sean de Noronha | DRG" w:date="2026-09-29T16:58:00Z" w16du:dateUtc="2026-09-29T14:58:00Z">
              <w:r>
                <w:rPr>
                  <w:rFonts w:cs="Arial"/>
                  <w:sz w:val="13"/>
                  <w:szCs w:val="13"/>
                </w:rPr>
                <w:t>CSST, Manufacturer C, EHD 23</w:t>
              </w:r>
            </w:ins>
          </w:p>
        </w:tc>
        <w:tc>
          <w:tcPr>
            <w:tcW w:w="520" w:type="dxa"/>
            <w:vAlign w:val="center"/>
          </w:tcPr>
          <w:p w14:paraId="5E00048E" w14:textId="77777777" w:rsidR="00C60D85" w:rsidRDefault="00000000">
            <w:pPr>
              <w:spacing w:after="0"/>
              <w:rPr>
                <w:ins w:id="7668" w:author="Sean de Noronha | DRG" w:date="2026-09-29T16:58:00Z" w16du:dateUtc="2026-09-29T14:58:00Z"/>
                <w:rFonts w:cs="Arial"/>
                <w:sz w:val="13"/>
                <w:szCs w:val="13"/>
              </w:rPr>
            </w:pPr>
            <w:ins w:id="7669"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8F" w14:textId="77777777" w:rsidR="00C60D85" w:rsidRDefault="00000000">
            <w:pPr>
              <w:spacing w:after="0"/>
              <w:rPr>
                <w:ins w:id="7670" w:author="Sean de Noronha | DRG" w:date="2026-09-29T16:58:00Z" w16du:dateUtc="2026-09-29T14:58:00Z"/>
                <w:rFonts w:cs="Arial"/>
                <w:sz w:val="13"/>
                <w:szCs w:val="13"/>
              </w:rPr>
            </w:pPr>
            <w:ins w:id="7671" w:author="Sean de Noronha | DRG" w:date="2026-09-29T16:58:00Z" w16du:dateUtc="2026-09-29T14:58:00Z">
              <w:r>
                <w:rPr>
                  <w:rFonts w:cs="Arial"/>
                  <w:sz w:val="13"/>
                  <w:szCs w:val="13"/>
                </w:rPr>
                <w:t>20,000</w:t>
              </w:r>
            </w:ins>
          </w:p>
        </w:tc>
        <w:tc>
          <w:tcPr>
            <w:tcW w:w="800" w:type="dxa"/>
            <w:vAlign w:val="center"/>
          </w:tcPr>
          <w:p w14:paraId="5E000490" w14:textId="77777777" w:rsidR="00C60D85" w:rsidRDefault="00000000">
            <w:pPr>
              <w:spacing w:after="0"/>
              <w:rPr>
                <w:ins w:id="7672" w:author="Sean de Noronha | DRG" w:date="2026-09-29T16:58:00Z" w16du:dateUtc="2026-09-29T14:58:00Z"/>
                <w:rFonts w:cs="Arial"/>
                <w:sz w:val="13"/>
                <w:szCs w:val="13"/>
              </w:rPr>
            </w:pPr>
            <w:ins w:id="7673" w:author="Sean de Noronha | DRG" w:date="2026-09-29T16:58:00Z" w16du:dateUtc="2026-09-29T14:58:00Z">
              <w:r>
                <w:rPr>
                  <w:rFonts w:cs="Arial"/>
                  <w:sz w:val="13"/>
                  <w:szCs w:val="13"/>
                </w:rPr>
                <w:t>0.5 m</w:t>
              </w:r>
            </w:ins>
          </w:p>
        </w:tc>
        <w:tc>
          <w:tcPr>
            <w:tcW w:w="880" w:type="dxa"/>
            <w:vAlign w:val="center"/>
          </w:tcPr>
          <w:p w14:paraId="5E000491" w14:textId="77777777" w:rsidR="00C60D85" w:rsidRDefault="00000000">
            <w:pPr>
              <w:spacing w:after="0"/>
              <w:rPr>
                <w:ins w:id="7674" w:author="Sean de Noronha | DRG" w:date="2026-09-29T16:58:00Z" w16du:dateUtc="2026-09-29T14:58:00Z"/>
                <w:rFonts w:cs="Arial"/>
                <w:sz w:val="13"/>
                <w:szCs w:val="13"/>
              </w:rPr>
            </w:pPr>
            <w:ins w:id="7675" w:author="Sean de Noronha | DRG" w:date="2026-09-29T16:58:00Z" w16du:dateUtc="2026-09-29T14:58:00Z">
              <w:r>
                <w:rPr>
                  <w:rFonts w:cs="Arial"/>
                  <w:sz w:val="13"/>
                  <w:szCs w:val="13"/>
                </w:rPr>
                <w:t>2.0</w:t>
              </w:r>
            </w:ins>
          </w:p>
        </w:tc>
        <w:tc>
          <w:tcPr>
            <w:tcW w:w="820" w:type="dxa"/>
            <w:vAlign w:val="center"/>
          </w:tcPr>
          <w:p w14:paraId="5E000492" w14:textId="77777777" w:rsidR="00C60D85" w:rsidRDefault="00000000">
            <w:pPr>
              <w:spacing w:after="0"/>
              <w:rPr>
                <w:ins w:id="7676" w:author="Sean de Noronha | DRG" w:date="2026-09-29T16:58:00Z" w16du:dateUtc="2026-09-29T14:58:00Z"/>
                <w:rFonts w:cs="Arial"/>
                <w:sz w:val="13"/>
                <w:szCs w:val="13"/>
              </w:rPr>
            </w:pPr>
            <w:ins w:id="7677" w:author="Sean de Noronha | DRG" w:date="2026-09-29T16:58:00Z" w16du:dateUtc="2026-09-29T14:58:00Z">
              <w:r>
                <w:rPr>
                  <w:rFonts w:cs="Arial"/>
                  <w:sz w:val="13"/>
                  <w:szCs w:val="13"/>
                </w:rPr>
                <w:t>572</w:t>
              </w:r>
            </w:ins>
          </w:p>
        </w:tc>
        <w:tc>
          <w:tcPr>
            <w:tcW w:w="1100" w:type="dxa"/>
            <w:vAlign w:val="center"/>
          </w:tcPr>
          <w:p w14:paraId="5E000493" w14:textId="77777777" w:rsidR="00C60D85" w:rsidRDefault="00000000">
            <w:pPr>
              <w:spacing w:after="0"/>
              <w:rPr>
                <w:ins w:id="7678" w:author="Sean de Noronha | DRG" w:date="2026-09-29T16:58:00Z" w16du:dateUtc="2026-09-29T14:58:00Z"/>
                <w:rFonts w:cs="Arial"/>
                <w:sz w:val="13"/>
                <w:szCs w:val="13"/>
              </w:rPr>
            </w:pPr>
            <w:ins w:id="7679" w:author="Sean de Noronha | DRG" w:date="2026-09-29T16:58:00Z" w16du:dateUtc="2026-09-29T14:58:00Z">
              <w:r>
                <w:rPr>
                  <w:rFonts w:cs="Arial"/>
                  <w:sz w:val="13"/>
                  <w:szCs w:val="13"/>
                </w:rPr>
                <w:t>297 (629)</w:t>
              </w:r>
            </w:ins>
          </w:p>
        </w:tc>
        <w:tc>
          <w:tcPr>
            <w:tcW w:w="700" w:type="dxa"/>
            <w:vAlign w:val="center"/>
          </w:tcPr>
          <w:p w14:paraId="5E000494" w14:textId="77777777" w:rsidR="00C60D85" w:rsidRDefault="00000000">
            <w:pPr>
              <w:spacing w:after="0"/>
              <w:rPr>
                <w:ins w:id="7680" w:author="Sean de Noronha | DRG" w:date="2026-09-29T16:58:00Z" w16du:dateUtc="2026-09-29T14:58:00Z"/>
                <w:rFonts w:cs="Arial"/>
                <w:sz w:val="13"/>
                <w:szCs w:val="13"/>
              </w:rPr>
            </w:pPr>
            <w:ins w:id="7681" w:author="Sean de Noronha | DRG" w:date="2026-09-29T16:58:00Z" w16du:dateUtc="2026-09-29T14:58:00Z">
              <w:r>
                <w:rPr>
                  <w:rFonts w:cs="Arial"/>
                  <w:sz w:val="13"/>
                  <w:szCs w:val="13"/>
                </w:rPr>
                <w:t>13.8</w:t>
              </w:r>
            </w:ins>
          </w:p>
        </w:tc>
      </w:tr>
      <w:tr w:rsidR="00C60D85" w14:paraId="3CE5F84E" w14:textId="77777777">
        <w:trPr>
          <w:jc w:val="center"/>
          <w:ins w:id="7682" w:author="Sean de Noronha | DRG" w:date="2026-09-29T16:58:00Z"/>
        </w:trPr>
        <w:tc>
          <w:tcPr>
            <w:tcW w:w="560" w:type="dxa"/>
            <w:vAlign w:val="center"/>
          </w:tcPr>
          <w:p w14:paraId="5E000495" w14:textId="77777777" w:rsidR="00C60D85" w:rsidRDefault="00000000">
            <w:pPr>
              <w:spacing w:after="0"/>
              <w:rPr>
                <w:ins w:id="7683" w:author="Sean de Noronha | DRG" w:date="2026-09-29T16:58:00Z" w16du:dateUtc="2026-09-29T14:58:00Z"/>
                <w:rFonts w:cs="Arial"/>
                <w:sz w:val="13"/>
                <w:szCs w:val="13"/>
              </w:rPr>
            </w:pPr>
            <w:ins w:id="7684" w:author="Sean de Noronha | DRG" w:date="2026-09-29T16:58:00Z" w16du:dateUtc="2026-09-29T14:58:00Z">
              <w:r>
                <w:rPr>
                  <w:rFonts w:cs="Arial"/>
                  <w:sz w:val="13"/>
                  <w:szCs w:val="13"/>
                </w:rPr>
                <w:t>58</w:t>
              </w:r>
            </w:ins>
          </w:p>
        </w:tc>
        <w:tc>
          <w:tcPr>
            <w:tcW w:w="500" w:type="dxa"/>
            <w:vAlign w:val="center"/>
          </w:tcPr>
          <w:p w14:paraId="5E000496" w14:textId="77777777" w:rsidR="00C60D85" w:rsidRDefault="00000000">
            <w:pPr>
              <w:spacing w:after="0"/>
              <w:rPr>
                <w:ins w:id="7685" w:author="Sean de Noronha | DRG" w:date="2026-09-29T16:58:00Z" w16du:dateUtc="2026-09-29T14:58:00Z"/>
                <w:rFonts w:cs="Arial"/>
                <w:sz w:val="13"/>
                <w:szCs w:val="13"/>
              </w:rPr>
            </w:pPr>
            <w:ins w:id="7686" w:author="Sean de Noronha | DRG" w:date="2026-09-29T16:58:00Z" w16du:dateUtc="2026-09-29T14:58:00Z">
              <w:r>
                <w:rPr>
                  <w:rFonts w:cs="Arial"/>
                  <w:sz w:val="13"/>
                  <w:szCs w:val="13"/>
                </w:rPr>
                <w:t>T1</w:t>
              </w:r>
            </w:ins>
          </w:p>
        </w:tc>
        <w:tc>
          <w:tcPr>
            <w:tcW w:w="660" w:type="dxa"/>
            <w:vAlign w:val="center"/>
          </w:tcPr>
          <w:p w14:paraId="5E000497" w14:textId="77777777" w:rsidR="00C60D85" w:rsidRDefault="00000000">
            <w:pPr>
              <w:spacing w:after="0"/>
              <w:rPr>
                <w:ins w:id="7687" w:author="Sean de Noronha | DRG" w:date="2026-09-29T16:58:00Z" w16du:dateUtc="2026-09-29T14:58:00Z"/>
                <w:rFonts w:cs="Arial"/>
                <w:sz w:val="13"/>
                <w:szCs w:val="13"/>
              </w:rPr>
            </w:pPr>
            <w:ins w:id="7688" w:author="Sean de Noronha | DRG" w:date="2026-09-29T16:58:00Z" w16du:dateUtc="2026-09-29T14:58:00Z">
              <w:r>
                <w:rPr>
                  <w:rFonts w:cs="Arial"/>
                  <w:sz w:val="13"/>
                  <w:szCs w:val="13"/>
                </w:rPr>
                <w:t>2</w:t>
              </w:r>
            </w:ins>
          </w:p>
        </w:tc>
        <w:tc>
          <w:tcPr>
            <w:tcW w:w="1920" w:type="dxa"/>
            <w:vAlign w:val="center"/>
          </w:tcPr>
          <w:p w14:paraId="5E000498" w14:textId="77777777" w:rsidR="00C60D85" w:rsidRDefault="00000000">
            <w:pPr>
              <w:spacing w:after="0"/>
              <w:rPr>
                <w:ins w:id="7689" w:author="Sean de Noronha | DRG" w:date="2026-09-29T16:58:00Z" w16du:dateUtc="2026-09-29T14:58:00Z"/>
                <w:rFonts w:cs="Arial"/>
                <w:sz w:val="13"/>
                <w:szCs w:val="13"/>
              </w:rPr>
            </w:pPr>
            <w:ins w:id="7690" w:author="Sean de Noronha | DRG" w:date="2026-09-29T16:58:00Z" w16du:dateUtc="2026-09-29T14:58:00Z">
              <w:r>
                <w:rPr>
                  <w:rFonts w:cs="Arial"/>
                  <w:sz w:val="13"/>
                  <w:szCs w:val="13"/>
                </w:rPr>
                <w:t>CSST, Manufacturer C, EHD 23</w:t>
              </w:r>
            </w:ins>
          </w:p>
        </w:tc>
        <w:tc>
          <w:tcPr>
            <w:tcW w:w="520" w:type="dxa"/>
            <w:vAlign w:val="center"/>
          </w:tcPr>
          <w:p w14:paraId="5E000499" w14:textId="77777777" w:rsidR="00C60D85" w:rsidRDefault="00000000">
            <w:pPr>
              <w:spacing w:after="0"/>
              <w:rPr>
                <w:ins w:id="7691" w:author="Sean de Noronha | DRG" w:date="2026-09-29T16:58:00Z" w16du:dateUtc="2026-09-29T14:58:00Z"/>
                <w:rFonts w:cs="Arial"/>
                <w:sz w:val="13"/>
                <w:szCs w:val="13"/>
              </w:rPr>
            </w:pPr>
            <w:ins w:id="7692"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9A" w14:textId="77777777" w:rsidR="00C60D85" w:rsidRDefault="00000000">
            <w:pPr>
              <w:spacing w:after="0"/>
              <w:rPr>
                <w:ins w:id="7693" w:author="Sean de Noronha | DRG" w:date="2026-09-29T16:58:00Z" w16du:dateUtc="2026-09-29T14:58:00Z"/>
                <w:rFonts w:cs="Arial"/>
                <w:sz w:val="13"/>
                <w:szCs w:val="13"/>
              </w:rPr>
            </w:pPr>
            <w:ins w:id="7694" w:author="Sean de Noronha | DRG" w:date="2026-09-29T16:58:00Z" w16du:dateUtc="2026-09-29T14:58:00Z">
              <w:r>
                <w:rPr>
                  <w:rFonts w:cs="Arial"/>
                  <w:sz w:val="13"/>
                  <w:szCs w:val="13"/>
                </w:rPr>
                <w:t>25,000</w:t>
              </w:r>
            </w:ins>
          </w:p>
        </w:tc>
        <w:tc>
          <w:tcPr>
            <w:tcW w:w="800" w:type="dxa"/>
            <w:vAlign w:val="center"/>
          </w:tcPr>
          <w:p w14:paraId="5E00049B" w14:textId="77777777" w:rsidR="00C60D85" w:rsidRDefault="00000000">
            <w:pPr>
              <w:spacing w:after="0"/>
              <w:rPr>
                <w:ins w:id="7695" w:author="Sean de Noronha | DRG" w:date="2026-09-29T16:58:00Z" w16du:dateUtc="2026-09-29T14:58:00Z"/>
                <w:rFonts w:cs="Arial"/>
                <w:sz w:val="13"/>
                <w:szCs w:val="13"/>
              </w:rPr>
            </w:pPr>
            <w:ins w:id="7696" w:author="Sean de Noronha | DRG" w:date="2026-09-29T16:58:00Z" w16du:dateUtc="2026-09-29T14:58:00Z">
              <w:r>
                <w:rPr>
                  <w:rFonts w:cs="Arial"/>
                  <w:sz w:val="13"/>
                  <w:szCs w:val="13"/>
                </w:rPr>
                <w:t>0.5 m</w:t>
              </w:r>
            </w:ins>
          </w:p>
        </w:tc>
        <w:tc>
          <w:tcPr>
            <w:tcW w:w="880" w:type="dxa"/>
            <w:vAlign w:val="center"/>
          </w:tcPr>
          <w:p w14:paraId="5E00049C" w14:textId="77777777" w:rsidR="00C60D85" w:rsidRDefault="00000000">
            <w:pPr>
              <w:spacing w:after="0"/>
              <w:rPr>
                <w:ins w:id="7697" w:author="Sean de Noronha | DRG" w:date="2026-09-29T16:58:00Z" w16du:dateUtc="2026-09-29T14:58:00Z"/>
                <w:rFonts w:cs="Arial"/>
                <w:sz w:val="13"/>
                <w:szCs w:val="13"/>
              </w:rPr>
            </w:pPr>
            <w:ins w:id="7698" w:author="Sean de Noronha | DRG" w:date="2026-09-29T16:58:00Z" w16du:dateUtc="2026-09-29T14:58:00Z">
              <w:r>
                <w:rPr>
                  <w:rFonts w:cs="Arial"/>
                  <w:sz w:val="13"/>
                  <w:szCs w:val="13"/>
                </w:rPr>
                <w:t>3.2</w:t>
              </w:r>
            </w:ins>
          </w:p>
        </w:tc>
        <w:tc>
          <w:tcPr>
            <w:tcW w:w="820" w:type="dxa"/>
            <w:vAlign w:val="center"/>
          </w:tcPr>
          <w:p w14:paraId="5E00049D" w14:textId="77777777" w:rsidR="00C60D85" w:rsidRDefault="00000000">
            <w:pPr>
              <w:spacing w:after="0"/>
              <w:rPr>
                <w:ins w:id="7699" w:author="Sean de Noronha | DRG" w:date="2026-09-29T16:58:00Z" w16du:dateUtc="2026-09-29T14:58:00Z"/>
                <w:rFonts w:cs="Arial"/>
                <w:sz w:val="13"/>
                <w:szCs w:val="13"/>
              </w:rPr>
            </w:pPr>
            <w:ins w:id="7700" w:author="Sean de Noronha | DRG" w:date="2026-09-29T16:58:00Z" w16du:dateUtc="2026-09-29T14:58:00Z">
              <w:r>
                <w:rPr>
                  <w:rFonts w:cs="Arial"/>
                  <w:sz w:val="13"/>
                  <w:szCs w:val="13"/>
                </w:rPr>
                <w:t>891</w:t>
              </w:r>
            </w:ins>
          </w:p>
        </w:tc>
        <w:tc>
          <w:tcPr>
            <w:tcW w:w="1100" w:type="dxa"/>
            <w:vAlign w:val="center"/>
          </w:tcPr>
          <w:p w14:paraId="5E00049E" w14:textId="77777777" w:rsidR="00C60D85" w:rsidRDefault="00000000">
            <w:pPr>
              <w:spacing w:after="0"/>
              <w:rPr>
                <w:ins w:id="7701" w:author="Sean de Noronha | DRG" w:date="2026-09-29T16:58:00Z" w16du:dateUtc="2026-09-29T14:58:00Z"/>
                <w:rFonts w:cs="Arial"/>
                <w:sz w:val="13"/>
                <w:szCs w:val="13"/>
              </w:rPr>
            </w:pPr>
            <w:ins w:id="7702" w:author="Sean de Noronha | DRG" w:date="2026-09-29T16:58:00Z" w16du:dateUtc="2026-09-29T14:58:00Z">
              <w:r>
                <w:rPr>
                  <w:rFonts w:cs="Arial"/>
                  <w:sz w:val="13"/>
                  <w:szCs w:val="13"/>
                </w:rPr>
                <w:t>371 (786)</w:t>
              </w:r>
            </w:ins>
          </w:p>
        </w:tc>
        <w:tc>
          <w:tcPr>
            <w:tcW w:w="700" w:type="dxa"/>
            <w:vAlign w:val="center"/>
          </w:tcPr>
          <w:p w14:paraId="5E00049F" w14:textId="77777777" w:rsidR="00C60D85" w:rsidRDefault="00000000">
            <w:pPr>
              <w:spacing w:after="0"/>
              <w:rPr>
                <w:ins w:id="7703" w:author="Sean de Noronha | DRG" w:date="2026-09-29T16:58:00Z" w16du:dateUtc="2026-09-29T14:58:00Z"/>
                <w:rFonts w:cs="Arial"/>
                <w:sz w:val="13"/>
                <w:szCs w:val="13"/>
              </w:rPr>
            </w:pPr>
            <w:ins w:id="7704" w:author="Sean de Noronha | DRG" w:date="2026-09-29T16:58:00Z" w16du:dateUtc="2026-09-29T14:58:00Z">
              <w:r>
                <w:rPr>
                  <w:rFonts w:cs="Arial"/>
                  <w:sz w:val="13"/>
                  <w:szCs w:val="13"/>
                </w:rPr>
                <w:t>17.2</w:t>
              </w:r>
            </w:ins>
          </w:p>
        </w:tc>
      </w:tr>
      <w:tr w:rsidR="00C60D85" w14:paraId="5D7391C4" w14:textId="77777777">
        <w:trPr>
          <w:jc w:val="center"/>
          <w:ins w:id="7705" w:author="Sean de Noronha | DRG" w:date="2026-09-29T16:58:00Z"/>
        </w:trPr>
        <w:tc>
          <w:tcPr>
            <w:tcW w:w="560" w:type="dxa"/>
            <w:vAlign w:val="center"/>
          </w:tcPr>
          <w:p w14:paraId="5E0004A0" w14:textId="77777777" w:rsidR="00C60D85" w:rsidRDefault="00000000">
            <w:pPr>
              <w:spacing w:after="0"/>
              <w:rPr>
                <w:ins w:id="7706" w:author="Sean de Noronha | DRG" w:date="2026-09-29T16:58:00Z" w16du:dateUtc="2026-09-29T14:58:00Z"/>
                <w:rFonts w:cs="Arial"/>
                <w:sz w:val="13"/>
                <w:szCs w:val="13"/>
              </w:rPr>
            </w:pPr>
            <w:ins w:id="7707" w:author="Sean de Noronha | DRG" w:date="2026-09-29T16:58:00Z" w16du:dateUtc="2026-09-29T14:58:00Z">
              <w:r>
                <w:rPr>
                  <w:rFonts w:cs="Arial"/>
                  <w:sz w:val="13"/>
                  <w:szCs w:val="13"/>
                </w:rPr>
                <w:t>59</w:t>
              </w:r>
            </w:ins>
          </w:p>
        </w:tc>
        <w:tc>
          <w:tcPr>
            <w:tcW w:w="500" w:type="dxa"/>
            <w:vAlign w:val="center"/>
          </w:tcPr>
          <w:p w14:paraId="5E0004A1" w14:textId="77777777" w:rsidR="00C60D85" w:rsidRDefault="00000000">
            <w:pPr>
              <w:spacing w:after="0"/>
              <w:rPr>
                <w:ins w:id="7708" w:author="Sean de Noronha | DRG" w:date="2026-09-29T16:58:00Z" w16du:dateUtc="2026-09-29T14:58:00Z"/>
                <w:rFonts w:cs="Arial"/>
                <w:sz w:val="13"/>
                <w:szCs w:val="13"/>
              </w:rPr>
            </w:pPr>
            <w:ins w:id="7709" w:author="Sean de Noronha | DRG" w:date="2026-09-29T16:58:00Z" w16du:dateUtc="2026-09-29T14:58:00Z">
              <w:r>
                <w:rPr>
                  <w:rFonts w:cs="Arial"/>
                  <w:sz w:val="13"/>
                  <w:szCs w:val="13"/>
                </w:rPr>
                <w:t>T1</w:t>
              </w:r>
            </w:ins>
          </w:p>
        </w:tc>
        <w:tc>
          <w:tcPr>
            <w:tcW w:w="660" w:type="dxa"/>
            <w:vAlign w:val="center"/>
          </w:tcPr>
          <w:p w14:paraId="5E0004A2" w14:textId="77777777" w:rsidR="00C60D85" w:rsidRDefault="00000000">
            <w:pPr>
              <w:spacing w:after="0"/>
              <w:rPr>
                <w:ins w:id="7710" w:author="Sean de Noronha | DRG" w:date="2026-09-29T16:58:00Z" w16du:dateUtc="2026-09-29T14:58:00Z"/>
                <w:rFonts w:cs="Arial"/>
                <w:sz w:val="13"/>
                <w:szCs w:val="13"/>
              </w:rPr>
            </w:pPr>
            <w:ins w:id="7711" w:author="Sean de Noronha | DRG" w:date="2026-09-29T16:58:00Z" w16du:dateUtc="2026-09-29T14:58:00Z">
              <w:r>
                <w:rPr>
                  <w:rFonts w:cs="Arial"/>
                  <w:sz w:val="13"/>
                  <w:szCs w:val="13"/>
                </w:rPr>
                <w:t>2</w:t>
              </w:r>
            </w:ins>
          </w:p>
        </w:tc>
        <w:tc>
          <w:tcPr>
            <w:tcW w:w="1920" w:type="dxa"/>
            <w:vAlign w:val="center"/>
          </w:tcPr>
          <w:p w14:paraId="5E0004A3" w14:textId="77777777" w:rsidR="00C60D85" w:rsidRDefault="00000000">
            <w:pPr>
              <w:spacing w:after="0"/>
              <w:rPr>
                <w:ins w:id="7712" w:author="Sean de Noronha | DRG" w:date="2026-09-29T16:58:00Z" w16du:dateUtc="2026-09-29T14:58:00Z"/>
                <w:rFonts w:cs="Arial"/>
                <w:sz w:val="13"/>
                <w:szCs w:val="13"/>
              </w:rPr>
            </w:pPr>
            <w:ins w:id="7713" w:author="Sean de Noronha | DRG" w:date="2026-09-29T16:58:00Z" w16du:dateUtc="2026-09-29T14:58:00Z">
              <w:r>
                <w:rPr>
                  <w:rFonts w:cs="Arial"/>
                  <w:sz w:val="13"/>
                  <w:szCs w:val="13"/>
                </w:rPr>
                <w:t>CSST, Manufacturer C, EHD 31</w:t>
              </w:r>
            </w:ins>
          </w:p>
        </w:tc>
        <w:tc>
          <w:tcPr>
            <w:tcW w:w="520" w:type="dxa"/>
            <w:vAlign w:val="center"/>
          </w:tcPr>
          <w:p w14:paraId="5E0004A4" w14:textId="77777777" w:rsidR="00C60D85" w:rsidRDefault="00000000">
            <w:pPr>
              <w:spacing w:after="0"/>
              <w:rPr>
                <w:ins w:id="7714" w:author="Sean de Noronha | DRG" w:date="2026-09-29T16:58:00Z" w16du:dateUtc="2026-09-29T14:58:00Z"/>
                <w:rFonts w:cs="Arial"/>
                <w:sz w:val="13"/>
                <w:szCs w:val="13"/>
              </w:rPr>
            </w:pPr>
            <w:ins w:id="7715" w:author="Sean de Noronha | DRG" w:date="2026-09-29T16:58:00Z" w16du:dateUtc="2026-09-29T14:58:00Z">
              <w:r>
                <w:rPr>
                  <w:rFonts w:cs="Arial"/>
                  <w:sz w:val="13"/>
                  <w:szCs w:val="13"/>
                </w:rPr>
                <w:t>He</w:t>
              </w:r>
            </w:ins>
          </w:p>
        </w:tc>
        <w:tc>
          <w:tcPr>
            <w:tcW w:w="900" w:type="dxa"/>
            <w:vAlign w:val="center"/>
          </w:tcPr>
          <w:p w14:paraId="5E0004A5" w14:textId="77777777" w:rsidR="00C60D85" w:rsidRDefault="00000000">
            <w:pPr>
              <w:spacing w:after="0"/>
              <w:rPr>
                <w:ins w:id="7716" w:author="Sean de Noronha | DRG" w:date="2026-09-29T16:58:00Z" w16du:dateUtc="2026-09-29T14:58:00Z"/>
                <w:rFonts w:cs="Arial"/>
                <w:sz w:val="13"/>
                <w:szCs w:val="13"/>
              </w:rPr>
            </w:pPr>
            <w:ins w:id="7717" w:author="Sean de Noronha | DRG" w:date="2026-09-29T16:58:00Z" w16du:dateUtc="2026-09-29T14:58:00Z">
              <w:r>
                <w:rPr>
                  <w:rFonts w:cs="Arial"/>
                  <w:sz w:val="13"/>
                  <w:szCs w:val="13"/>
                </w:rPr>
                <w:t>1,361</w:t>
              </w:r>
            </w:ins>
          </w:p>
        </w:tc>
        <w:tc>
          <w:tcPr>
            <w:tcW w:w="800" w:type="dxa"/>
            <w:vAlign w:val="center"/>
          </w:tcPr>
          <w:p w14:paraId="5E0004A6" w14:textId="77777777" w:rsidR="00C60D85" w:rsidRDefault="00000000">
            <w:pPr>
              <w:spacing w:after="0"/>
              <w:rPr>
                <w:ins w:id="7718" w:author="Sean de Noronha | DRG" w:date="2026-09-29T16:58:00Z" w16du:dateUtc="2026-09-29T14:58:00Z"/>
                <w:rFonts w:cs="Arial"/>
                <w:sz w:val="13"/>
                <w:szCs w:val="13"/>
              </w:rPr>
            </w:pPr>
            <w:ins w:id="7719" w:author="Sean de Noronha | DRG" w:date="2026-09-29T16:58:00Z" w16du:dateUtc="2026-09-29T14:58:00Z">
              <w:r>
                <w:rPr>
                  <w:rFonts w:cs="Arial"/>
                  <w:sz w:val="13"/>
                  <w:szCs w:val="13"/>
                </w:rPr>
                <w:t>10 m</w:t>
              </w:r>
            </w:ins>
          </w:p>
        </w:tc>
        <w:tc>
          <w:tcPr>
            <w:tcW w:w="880" w:type="dxa"/>
            <w:vAlign w:val="center"/>
          </w:tcPr>
          <w:p w14:paraId="5E0004A7" w14:textId="77777777" w:rsidR="00C60D85" w:rsidRDefault="00000000">
            <w:pPr>
              <w:spacing w:after="0"/>
              <w:rPr>
                <w:ins w:id="7720" w:author="Sean de Noronha | DRG" w:date="2026-09-29T16:58:00Z" w16du:dateUtc="2026-09-29T14:58:00Z"/>
                <w:rFonts w:cs="Arial"/>
                <w:sz w:val="13"/>
                <w:szCs w:val="13"/>
              </w:rPr>
            </w:pPr>
            <w:ins w:id="7721" w:author="Sean de Noronha | DRG" w:date="2026-09-29T16:58:00Z" w16du:dateUtc="2026-09-29T14:58:00Z">
              <w:r>
                <w:rPr>
                  <w:rFonts w:cs="Arial"/>
                  <w:sz w:val="13"/>
                  <w:szCs w:val="13"/>
                </w:rPr>
                <w:t>0.17</w:t>
              </w:r>
            </w:ins>
          </w:p>
        </w:tc>
        <w:tc>
          <w:tcPr>
            <w:tcW w:w="820" w:type="dxa"/>
            <w:vAlign w:val="center"/>
          </w:tcPr>
          <w:p w14:paraId="5E0004A8" w14:textId="77777777" w:rsidR="00C60D85" w:rsidRDefault="00000000">
            <w:pPr>
              <w:spacing w:after="0"/>
              <w:rPr>
                <w:ins w:id="7722" w:author="Sean de Noronha | DRG" w:date="2026-09-29T16:58:00Z" w16du:dateUtc="2026-09-29T14:58:00Z"/>
                <w:rFonts w:cs="Arial"/>
                <w:sz w:val="13"/>
                <w:szCs w:val="13"/>
              </w:rPr>
            </w:pPr>
            <w:ins w:id="7723" w:author="Sean de Noronha | DRG" w:date="2026-09-29T16:58:00Z" w16du:dateUtc="2026-09-29T14:58:00Z">
              <w:r>
                <w:rPr>
                  <w:rFonts w:cs="Arial"/>
                  <w:sz w:val="13"/>
                  <w:szCs w:val="13"/>
                </w:rPr>
                <w:t>133</w:t>
              </w:r>
            </w:ins>
          </w:p>
        </w:tc>
        <w:tc>
          <w:tcPr>
            <w:tcW w:w="1100" w:type="dxa"/>
            <w:vAlign w:val="center"/>
          </w:tcPr>
          <w:p w14:paraId="5E0004A9" w14:textId="77777777" w:rsidR="00C60D85" w:rsidRDefault="00000000">
            <w:pPr>
              <w:spacing w:after="0"/>
              <w:rPr>
                <w:ins w:id="7724" w:author="Sean de Noronha | DRG" w:date="2026-09-29T16:58:00Z" w16du:dateUtc="2026-09-29T14:58:00Z"/>
                <w:rFonts w:cs="Arial"/>
                <w:sz w:val="13"/>
                <w:szCs w:val="13"/>
              </w:rPr>
            </w:pPr>
            <w:ins w:id="7725" w:author="Sean de Noronha | DRG" w:date="2026-09-29T16:58:00Z" w16du:dateUtc="2026-09-29T14:58:00Z">
              <w:r>
                <w:rPr>
                  <w:rFonts w:cs="Arial"/>
                  <w:sz w:val="13"/>
                  <w:szCs w:val="13"/>
                </w:rPr>
                <w:t>213 (450)</w:t>
              </w:r>
            </w:ins>
          </w:p>
        </w:tc>
        <w:tc>
          <w:tcPr>
            <w:tcW w:w="700" w:type="dxa"/>
            <w:vAlign w:val="center"/>
          </w:tcPr>
          <w:p w14:paraId="5E0004AA" w14:textId="77777777" w:rsidR="00C60D85" w:rsidRDefault="00000000">
            <w:pPr>
              <w:spacing w:after="0"/>
              <w:rPr>
                <w:ins w:id="7726" w:author="Sean de Noronha | DRG" w:date="2026-09-29T16:58:00Z" w16du:dateUtc="2026-09-29T14:58:00Z"/>
                <w:rFonts w:cs="Arial"/>
                <w:sz w:val="13"/>
                <w:szCs w:val="13"/>
              </w:rPr>
            </w:pPr>
            <w:ins w:id="7727" w:author="Sean de Noronha | DRG" w:date="2026-09-29T16:58:00Z" w16du:dateUtc="2026-09-29T14:58:00Z">
              <w:r>
                <w:rPr>
                  <w:rFonts w:cs="Arial"/>
                  <w:sz w:val="13"/>
                  <w:szCs w:val="13"/>
                </w:rPr>
                <w:t>5.41</w:t>
              </w:r>
            </w:ins>
          </w:p>
        </w:tc>
      </w:tr>
      <w:tr w:rsidR="00C60D85" w14:paraId="35ABE658" w14:textId="77777777">
        <w:trPr>
          <w:jc w:val="center"/>
          <w:ins w:id="7728" w:author="Sean de Noronha | DRG" w:date="2026-09-29T16:58:00Z"/>
        </w:trPr>
        <w:tc>
          <w:tcPr>
            <w:tcW w:w="560" w:type="dxa"/>
            <w:vAlign w:val="center"/>
          </w:tcPr>
          <w:p w14:paraId="5E0004AB" w14:textId="77777777" w:rsidR="00C60D85" w:rsidRDefault="00000000">
            <w:pPr>
              <w:spacing w:after="0"/>
              <w:rPr>
                <w:ins w:id="7729" w:author="Sean de Noronha | DRG" w:date="2026-09-29T16:58:00Z" w16du:dateUtc="2026-09-29T14:58:00Z"/>
                <w:rFonts w:cs="Arial"/>
                <w:sz w:val="13"/>
                <w:szCs w:val="13"/>
              </w:rPr>
            </w:pPr>
            <w:ins w:id="7730" w:author="Sean de Noronha | DRG" w:date="2026-09-29T16:58:00Z" w16du:dateUtc="2026-09-29T14:58:00Z">
              <w:r>
                <w:rPr>
                  <w:rFonts w:cs="Arial"/>
                  <w:sz w:val="13"/>
                  <w:szCs w:val="13"/>
                </w:rPr>
                <w:t>60</w:t>
              </w:r>
            </w:ins>
          </w:p>
        </w:tc>
        <w:tc>
          <w:tcPr>
            <w:tcW w:w="500" w:type="dxa"/>
            <w:vAlign w:val="center"/>
          </w:tcPr>
          <w:p w14:paraId="5E0004AC" w14:textId="77777777" w:rsidR="00C60D85" w:rsidRDefault="00000000">
            <w:pPr>
              <w:spacing w:after="0"/>
              <w:rPr>
                <w:ins w:id="7731" w:author="Sean de Noronha | DRG" w:date="2026-09-29T16:58:00Z" w16du:dateUtc="2026-09-29T14:58:00Z"/>
                <w:rFonts w:cs="Arial"/>
                <w:sz w:val="13"/>
                <w:szCs w:val="13"/>
              </w:rPr>
            </w:pPr>
            <w:ins w:id="7732" w:author="Sean de Noronha | DRG" w:date="2026-09-29T16:58:00Z" w16du:dateUtc="2026-09-29T14:58:00Z">
              <w:r>
                <w:rPr>
                  <w:rFonts w:cs="Arial"/>
                  <w:sz w:val="13"/>
                  <w:szCs w:val="13"/>
                </w:rPr>
                <w:t>T1</w:t>
              </w:r>
            </w:ins>
          </w:p>
        </w:tc>
        <w:tc>
          <w:tcPr>
            <w:tcW w:w="660" w:type="dxa"/>
            <w:vAlign w:val="center"/>
          </w:tcPr>
          <w:p w14:paraId="5E0004AD" w14:textId="77777777" w:rsidR="00C60D85" w:rsidRDefault="00000000">
            <w:pPr>
              <w:spacing w:after="0"/>
              <w:rPr>
                <w:ins w:id="7733" w:author="Sean de Noronha | DRG" w:date="2026-09-29T16:58:00Z" w16du:dateUtc="2026-09-29T14:58:00Z"/>
                <w:rFonts w:cs="Arial"/>
                <w:sz w:val="13"/>
                <w:szCs w:val="13"/>
              </w:rPr>
            </w:pPr>
            <w:ins w:id="7734" w:author="Sean de Noronha | DRG" w:date="2026-09-29T16:58:00Z" w16du:dateUtc="2026-09-29T14:58:00Z">
              <w:r>
                <w:rPr>
                  <w:rFonts w:cs="Arial"/>
                  <w:sz w:val="13"/>
                  <w:szCs w:val="13"/>
                </w:rPr>
                <w:t>2</w:t>
              </w:r>
            </w:ins>
          </w:p>
        </w:tc>
        <w:tc>
          <w:tcPr>
            <w:tcW w:w="1920" w:type="dxa"/>
            <w:vAlign w:val="center"/>
          </w:tcPr>
          <w:p w14:paraId="5E0004AE" w14:textId="77777777" w:rsidR="00C60D85" w:rsidRDefault="00000000">
            <w:pPr>
              <w:spacing w:after="0"/>
              <w:rPr>
                <w:ins w:id="7735" w:author="Sean de Noronha | DRG" w:date="2026-09-29T16:58:00Z" w16du:dateUtc="2026-09-29T14:58:00Z"/>
                <w:rFonts w:cs="Arial"/>
                <w:sz w:val="13"/>
                <w:szCs w:val="13"/>
              </w:rPr>
            </w:pPr>
            <w:ins w:id="7736" w:author="Sean de Noronha | DRG" w:date="2026-09-29T16:58:00Z" w16du:dateUtc="2026-09-29T14:58:00Z">
              <w:r>
                <w:rPr>
                  <w:rFonts w:cs="Arial"/>
                  <w:sz w:val="13"/>
                  <w:szCs w:val="13"/>
                </w:rPr>
                <w:t>CSST, Manufacturer C, EHD 31</w:t>
              </w:r>
            </w:ins>
          </w:p>
        </w:tc>
        <w:tc>
          <w:tcPr>
            <w:tcW w:w="520" w:type="dxa"/>
            <w:vAlign w:val="center"/>
          </w:tcPr>
          <w:p w14:paraId="5E0004AF" w14:textId="77777777" w:rsidR="00C60D85" w:rsidRDefault="00000000">
            <w:pPr>
              <w:spacing w:after="0"/>
              <w:rPr>
                <w:ins w:id="7737" w:author="Sean de Noronha | DRG" w:date="2026-09-29T16:58:00Z" w16du:dateUtc="2026-09-29T14:58:00Z"/>
                <w:rFonts w:cs="Arial"/>
                <w:sz w:val="13"/>
                <w:szCs w:val="13"/>
              </w:rPr>
            </w:pPr>
            <w:ins w:id="7738" w:author="Sean de Noronha | DRG" w:date="2026-09-29T16:58:00Z" w16du:dateUtc="2026-09-29T14:58:00Z">
              <w:r>
                <w:rPr>
                  <w:rFonts w:cs="Arial"/>
                  <w:sz w:val="13"/>
                  <w:szCs w:val="13"/>
                </w:rPr>
                <w:t>He</w:t>
              </w:r>
            </w:ins>
          </w:p>
        </w:tc>
        <w:tc>
          <w:tcPr>
            <w:tcW w:w="900" w:type="dxa"/>
            <w:vAlign w:val="center"/>
          </w:tcPr>
          <w:p w14:paraId="5E0004B0" w14:textId="77777777" w:rsidR="00C60D85" w:rsidRDefault="00000000">
            <w:pPr>
              <w:spacing w:after="0"/>
              <w:rPr>
                <w:ins w:id="7739" w:author="Sean de Noronha | DRG" w:date="2026-09-29T16:58:00Z" w16du:dateUtc="2026-09-29T14:58:00Z"/>
                <w:rFonts w:cs="Arial"/>
                <w:sz w:val="13"/>
                <w:szCs w:val="13"/>
              </w:rPr>
            </w:pPr>
            <w:ins w:id="7740" w:author="Sean de Noronha | DRG" w:date="2026-09-29T16:58:00Z" w16du:dateUtc="2026-09-29T14:58:00Z">
              <w:r>
                <w:rPr>
                  <w:rFonts w:cs="Arial"/>
                  <w:sz w:val="13"/>
                  <w:szCs w:val="13"/>
                </w:rPr>
                <w:t>1,750</w:t>
              </w:r>
            </w:ins>
          </w:p>
        </w:tc>
        <w:tc>
          <w:tcPr>
            <w:tcW w:w="800" w:type="dxa"/>
            <w:vAlign w:val="center"/>
          </w:tcPr>
          <w:p w14:paraId="5E0004B1" w14:textId="77777777" w:rsidR="00C60D85" w:rsidRDefault="00000000">
            <w:pPr>
              <w:spacing w:after="0"/>
              <w:rPr>
                <w:ins w:id="7741" w:author="Sean de Noronha | DRG" w:date="2026-09-29T16:58:00Z" w16du:dateUtc="2026-09-29T14:58:00Z"/>
                <w:rFonts w:cs="Arial"/>
                <w:sz w:val="13"/>
                <w:szCs w:val="13"/>
              </w:rPr>
            </w:pPr>
            <w:ins w:id="7742" w:author="Sean de Noronha | DRG" w:date="2026-09-29T16:58:00Z" w16du:dateUtc="2026-09-29T14:58:00Z">
              <w:r>
                <w:rPr>
                  <w:rFonts w:cs="Arial"/>
                  <w:sz w:val="13"/>
                  <w:szCs w:val="13"/>
                </w:rPr>
                <w:t>10 m</w:t>
              </w:r>
            </w:ins>
          </w:p>
        </w:tc>
        <w:tc>
          <w:tcPr>
            <w:tcW w:w="880" w:type="dxa"/>
            <w:vAlign w:val="center"/>
          </w:tcPr>
          <w:p w14:paraId="5E0004B2" w14:textId="77777777" w:rsidR="00C60D85" w:rsidRDefault="00000000">
            <w:pPr>
              <w:spacing w:after="0"/>
              <w:rPr>
                <w:ins w:id="7743" w:author="Sean de Noronha | DRG" w:date="2026-09-29T16:58:00Z" w16du:dateUtc="2026-09-29T14:58:00Z"/>
                <w:rFonts w:cs="Arial"/>
                <w:sz w:val="13"/>
                <w:szCs w:val="13"/>
              </w:rPr>
            </w:pPr>
            <w:ins w:id="7744" w:author="Sean de Noronha | DRG" w:date="2026-09-29T16:58:00Z" w16du:dateUtc="2026-09-29T14:58:00Z">
              <w:r>
                <w:rPr>
                  <w:rFonts w:cs="Arial"/>
                  <w:sz w:val="13"/>
                  <w:szCs w:val="13"/>
                </w:rPr>
                <w:t>0.23</w:t>
              </w:r>
            </w:ins>
          </w:p>
        </w:tc>
        <w:tc>
          <w:tcPr>
            <w:tcW w:w="820" w:type="dxa"/>
            <w:vAlign w:val="center"/>
          </w:tcPr>
          <w:p w14:paraId="5E0004B3" w14:textId="77777777" w:rsidR="00C60D85" w:rsidRDefault="00000000">
            <w:pPr>
              <w:spacing w:after="0"/>
              <w:rPr>
                <w:ins w:id="7745" w:author="Sean de Noronha | DRG" w:date="2026-09-29T16:58:00Z" w16du:dateUtc="2026-09-29T14:58:00Z"/>
                <w:rFonts w:cs="Arial"/>
                <w:sz w:val="13"/>
                <w:szCs w:val="13"/>
              </w:rPr>
            </w:pPr>
            <w:ins w:id="7746" w:author="Sean de Noronha | DRG" w:date="2026-09-29T16:58:00Z" w16du:dateUtc="2026-09-29T14:58:00Z">
              <w:r>
                <w:rPr>
                  <w:rFonts w:cs="Arial"/>
                  <w:sz w:val="13"/>
                  <w:szCs w:val="13"/>
                </w:rPr>
                <w:t>172</w:t>
              </w:r>
            </w:ins>
          </w:p>
        </w:tc>
        <w:tc>
          <w:tcPr>
            <w:tcW w:w="1100" w:type="dxa"/>
            <w:vAlign w:val="center"/>
          </w:tcPr>
          <w:p w14:paraId="5E0004B4" w14:textId="77777777" w:rsidR="00C60D85" w:rsidRDefault="00000000">
            <w:pPr>
              <w:spacing w:after="0"/>
              <w:rPr>
                <w:ins w:id="7747" w:author="Sean de Noronha | DRG" w:date="2026-09-29T16:58:00Z" w16du:dateUtc="2026-09-29T14:58:00Z"/>
                <w:rFonts w:cs="Arial"/>
                <w:sz w:val="13"/>
                <w:szCs w:val="13"/>
              </w:rPr>
            </w:pPr>
            <w:ins w:id="7748" w:author="Sean de Noronha | DRG" w:date="2026-09-29T16:58:00Z" w16du:dateUtc="2026-09-29T14:58:00Z">
              <w:r>
                <w:rPr>
                  <w:rFonts w:cs="Arial"/>
                  <w:sz w:val="13"/>
                  <w:szCs w:val="13"/>
                </w:rPr>
                <w:t>273 (579)</w:t>
              </w:r>
            </w:ins>
          </w:p>
        </w:tc>
        <w:tc>
          <w:tcPr>
            <w:tcW w:w="700" w:type="dxa"/>
            <w:vAlign w:val="center"/>
          </w:tcPr>
          <w:p w14:paraId="5E0004B5" w14:textId="77777777" w:rsidR="00C60D85" w:rsidRDefault="00000000">
            <w:pPr>
              <w:spacing w:after="0"/>
              <w:rPr>
                <w:ins w:id="7749" w:author="Sean de Noronha | DRG" w:date="2026-09-29T16:58:00Z" w16du:dateUtc="2026-09-29T14:58:00Z"/>
                <w:rFonts w:cs="Arial"/>
                <w:sz w:val="13"/>
                <w:szCs w:val="13"/>
              </w:rPr>
            </w:pPr>
            <w:ins w:id="7750" w:author="Sean de Noronha | DRG" w:date="2026-09-29T16:58:00Z" w16du:dateUtc="2026-09-29T14:58:00Z">
              <w:r>
                <w:rPr>
                  <w:rFonts w:cs="Arial"/>
                  <w:sz w:val="13"/>
                  <w:szCs w:val="13"/>
                </w:rPr>
                <w:t>6.95</w:t>
              </w:r>
            </w:ins>
          </w:p>
        </w:tc>
      </w:tr>
      <w:tr w:rsidR="00C60D85" w14:paraId="1EB08527" w14:textId="77777777">
        <w:trPr>
          <w:jc w:val="center"/>
          <w:ins w:id="7751" w:author="Sean de Noronha | DRG" w:date="2026-09-29T16:58:00Z"/>
        </w:trPr>
        <w:tc>
          <w:tcPr>
            <w:tcW w:w="560" w:type="dxa"/>
            <w:vAlign w:val="center"/>
          </w:tcPr>
          <w:p w14:paraId="5E0004B6" w14:textId="77777777" w:rsidR="00C60D85" w:rsidRDefault="00000000">
            <w:pPr>
              <w:spacing w:after="0"/>
              <w:rPr>
                <w:ins w:id="7752" w:author="Sean de Noronha | DRG" w:date="2026-09-29T16:58:00Z" w16du:dateUtc="2026-09-29T14:58:00Z"/>
                <w:rFonts w:cs="Arial"/>
                <w:sz w:val="13"/>
                <w:szCs w:val="13"/>
              </w:rPr>
            </w:pPr>
            <w:ins w:id="7753" w:author="Sean de Noronha | DRG" w:date="2026-09-29T16:58:00Z" w16du:dateUtc="2026-09-29T14:58:00Z">
              <w:r>
                <w:rPr>
                  <w:rFonts w:cs="Arial"/>
                  <w:sz w:val="13"/>
                  <w:szCs w:val="13"/>
                </w:rPr>
                <w:t>61</w:t>
              </w:r>
            </w:ins>
          </w:p>
        </w:tc>
        <w:tc>
          <w:tcPr>
            <w:tcW w:w="500" w:type="dxa"/>
            <w:vAlign w:val="center"/>
          </w:tcPr>
          <w:p w14:paraId="5E0004B7" w14:textId="77777777" w:rsidR="00C60D85" w:rsidRDefault="00000000">
            <w:pPr>
              <w:spacing w:after="0"/>
              <w:rPr>
                <w:ins w:id="7754" w:author="Sean de Noronha | DRG" w:date="2026-09-29T16:58:00Z" w16du:dateUtc="2026-09-29T14:58:00Z"/>
                <w:rFonts w:cs="Arial"/>
                <w:sz w:val="13"/>
                <w:szCs w:val="13"/>
              </w:rPr>
            </w:pPr>
            <w:ins w:id="7755" w:author="Sean de Noronha | DRG" w:date="2026-09-29T16:58:00Z" w16du:dateUtc="2026-09-29T14:58:00Z">
              <w:r>
                <w:rPr>
                  <w:rFonts w:cs="Arial"/>
                  <w:sz w:val="13"/>
                  <w:szCs w:val="13"/>
                </w:rPr>
                <w:t>T1</w:t>
              </w:r>
            </w:ins>
          </w:p>
        </w:tc>
        <w:tc>
          <w:tcPr>
            <w:tcW w:w="660" w:type="dxa"/>
            <w:vAlign w:val="center"/>
          </w:tcPr>
          <w:p w14:paraId="5E0004B8" w14:textId="77777777" w:rsidR="00C60D85" w:rsidRDefault="00000000">
            <w:pPr>
              <w:spacing w:after="0"/>
              <w:rPr>
                <w:ins w:id="7756" w:author="Sean de Noronha | DRG" w:date="2026-09-29T16:58:00Z" w16du:dateUtc="2026-09-29T14:58:00Z"/>
                <w:rFonts w:cs="Arial"/>
                <w:sz w:val="13"/>
                <w:szCs w:val="13"/>
              </w:rPr>
            </w:pPr>
            <w:ins w:id="7757" w:author="Sean de Noronha | DRG" w:date="2026-09-29T16:58:00Z" w16du:dateUtc="2026-09-29T14:58:00Z">
              <w:r>
                <w:rPr>
                  <w:rFonts w:cs="Arial"/>
                  <w:sz w:val="13"/>
                  <w:szCs w:val="13"/>
                </w:rPr>
                <w:t>2</w:t>
              </w:r>
            </w:ins>
          </w:p>
        </w:tc>
        <w:tc>
          <w:tcPr>
            <w:tcW w:w="1920" w:type="dxa"/>
            <w:vAlign w:val="center"/>
          </w:tcPr>
          <w:p w14:paraId="5E0004B9" w14:textId="77777777" w:rsidR="00C60D85" w:rsidRDefault="00000000">
            <w:pPr>
              <w:spacing w:after="0"/>
              <w:rPr>
                <w:ins w:id="7758" w:author="Sean de Noronha | DRG" w:date="2026-09-29T16:58:00Z" w16du:dateUtc="2026-09-29T14:58:00Z"/>
                <w:rFonts w:cs="Arial"/>
                <w:sz w:val="13"/>
                <w:szCs w:val="13"/>
              </w:rPr>
            </w:pPr>
            <w:ins w:id="7759" w:author="Sean de Noronha | DRG" w:date="2026-09-29T16:58:00Z" w16du:dateUtc="2026-09-29T14:58:00Z">
              <w:r>
                <w:rPr>
                  <w:rFonts w:cs="Arial"/>
                  <w:sz w:val="13"/>
                  <w:szCs w:val="13"/>
                </w:rPr>
                <w:t>CSST, Manufacturer C, EHD 31</w:t>
              </w:r>
            </w:ins>
          </w:p>
        </w:tc>
        <w:tc>
          <w:tcPr>
            <w:tcW w:w="520" w:type="dxa"/>
            <w:vAlign w:val="center"/>
          </w:tcPr>
          <w:p w14:paraId="5E0004BA" w14:textId="77777777" w:rsidR="00C60D85" w:rsidRDefault="00000000">
            <w:pPr>
              <w:spacing w:after="0"/>
              <w:rPr>
                <w:ins w:id="7760" w:author="Sean de Noronha | DRG" w:date="2026-09-29T16:58:00Z" w16du:dateUtc="2026-09-29T14:58:00Z"/>
                <w:rFonts w:cs="Arial"/>
                <w:sz w:val="13"/>
                <w:szCs w:val="13"/>
              </w:rPr>
            </w:pPr>
            <w:ins w:id="7761" w:author="Sean de Noronha | DRG" w:date="2026-09-29T16:58:00Z" w16du:dateUtc="2026-09-29T14:58:00Z">
              <w:r>
                <w:rPr>
                  <w:rFonts w:cs="Arial"/>
                  <w:sz w:val="13"/>
                  <w:szCs w:val="13"/>
                </w:rPr>
                <w:t>He</w:t>
              </w:r>
            </w:ins>
          </w:p>
        </w:tc>
        <w:tc>
          <w:tcPr>
            <w:tcW w:w="900" w:type="dxa"/>
            <w:vAlign w:val="center"/>
          </w:tcPr>
          <w:p w14:paraId="5E0004BB" w14:textId="77777777" w:rsidR="00C60D85" w:rsidRDefault="00000000">
            <w:pPr>
              <w:spacing w:after="0"/>
              <w:rPr>
                <w:ins w:id="7762" w:author="Sean de Noronha | DRG" w:date="2026-09-29T16:58:00Z" w16du:dateUtc="2026-09-29T14:58:00Z"/>
                <w:rFonts w:cs="Arial"/>
                <w:sz w:val="13"/>
                <w:szCs w:val="13"/>
              </w:rPr>
            </w:pPr>
            <w:ins w:id="7763" w:author="Sean de Noronha | DRG" w:date="2026-09-29T16:58:00Z" w16du:dateUtc="2026-09-29T14:58:00Z">
              <w:r>
                <w:rPr>
                  <w:rFonts w:cs="Arial"/>
                  <w:sz w:val="13"/>
                  <w:szCs w:val="13"/>
                </w:rPr>
                <w:t>2,300</w:t>
              </w:r>
            </w:ins>
          </w:p>
        </w:tc>
        <w:tc>
          <w:tcPr>
            <w:tcW w:w="800" w:type="dxa"/>
            <w:vAlign w:val="center"/>
          </w:tcPr>
          <w:p w14:paraId="5E0004BC" w14:textId="77777777" w:rsidR="00C60D85" w:rsidRDefault="00000000">
            <w:pPr>
              <w:spacing w:after="0"/>
              <w:rPr>
                <w:ins w:id="7764" w:author="Sean de Noronha | DRG" w:date="2026-09-29T16:58:00Z" w16du:dateUtc="2026-09-29T14:58:00Z"/>
                <w:rFonts w:cs="Arial"/>
                <w:sz w:val="13"/>
                <w:szCs w:val="13"/>
              </w:rPr>
            </w:pPr>
            <w:ins w:id="7765" w:author="Sean de Noronha | DRG" w:date="2026-09-29T16:58:00Z" w16du:dateUtc="2026-09-29T14:58:00Z">
              <w:r>
                <w:rPr>
                  <w:rFonts w:cs="Arial"/>
                  <w:sz w:val="13"/>
                  <w:szCs w:val="13"/>
                </w:rPr>
                <w:t>5 m</w:t>
              </w:r>
            </w:ins>
          </w:p>
        </w:tc>
        <w:tc>
          <w:tcPr>
            <w:tcW w:w="880" w:type="dxa"/>
            <w:vAlign w:val="center"/>
          </w:tcPr>
          <w:p w14:paraId="5E0004BD" w14:textId="77777777" w:rsidR="00C60D85" w:rsidRDefault="00000000">
            <w:pPr>
              <w:spacing w:after="0"/>
              <w:rPr>
                <w:ins w:id="7766" w:author="Sean de Noronha | DRG" w:date="2026-09-29T16:58:00Z" w16du:dateUtc="2026-09-29T14:58:00Z"/>
                <w:rFonts w:cs="Arial"/>
                <w:sz w:val="13"/>
                <w:szCs w:val="13"/>
              </w:rPr>
            </w:pPr>
            <w:ins w:id="7767" w:author="Sean de Noronha | DRG" w:date="2026-09-29T16:58:00Z" w16du:dateUtc="2026-09-29T14:58:00Z">
              <w:r>
                <w:rPr>
                  <w:rFonts w:cs="Arial"/>
                  <w:sz w:val="13"/>
                  <w:szCs w:val="13"/>
                </w:rPr>
                <w:t>0.21</w:t>
              </w:r>
            </w:ins>
          </w:p>
        </w:tc>
        <w:tc>
          <w:tcPr>
            <w:tcW w:w="820" w:type="dxa"/>
            <w:vAlign w:val="center"/>
          </w:tcPr>
          <w:p w14:paraId="5E0004BE" w14:textId="77777777" w:rsidR="00C60D85" w:rsidRDefault="00000000">
            <w:pPr>
              <w:spacing w:after="0"/>
              <w:rPr>
                <w:ins w:id="7768" w:author="Sean de Noronha | DRG" w:date="2026-09-29T16:58:00Z" w16du:dateUtc="2026-09-29T14:58:00Z"/>
                <w:rFonts w:cs="Arial"/>
                <w:sz w:val="13"/>
                <w:szCs w:val="13"/>
              </w:rPr>
            </w:pPr>
            <w:ins w:id="7769" w:author="Sean de Noronha | DRG" w:date="2026-09-29T16:58:00Z" w16du:dateUtc="2026-09-29T14:58:00Z">
              <w:r>
                <w:rPr>
                  <w:rFonts w:cs="Arial"/>
                  <w:sz w:val="13"/>
                  <w:szCs w:val="13"/>
                </w:rPr>
                <w:t>158</w:t>
              </w:r>
            </w:ins>
          </w:p>
        </w:tc>
        <w:tc>
          <w:tcPr>
            <w:tcW w:w="1100" w:type="dxa"/>
            <w:vAlign w:val="center"/>
          </w:tcPr>
          <w:p w14:paraId="5E0004BF" w14:textId="77777777" w:rsidR="00C60D85" w:rsidRDefault="00000000">
            <w:pPr>
              <w:spacing w:after="0"/>
              <w:rPr>
                <w:ins w:id="7770" w:author="Sean de Noronha | DRG" w:date="2026-09-29T16:58:00Z" w16du:dateUtc="2026-09-29T14:58:00Z"/>
                <w:rFonts w:cs="Arial"/>
                <w:sz w:val="13"/>
                <w:szCs w:val="13"/>
              </w:rPr>
            </w:pPr>
            <w:ins w:id="7771" w:author="Sean de Noronha | DRG" w:date="2026-09-29T16:58:00Z" w16du:dateUtc="2026-09-29T14:58:00Z">
              <w:r>
                <w:rPr>
                  <w:rFonts w:cs="Arial"/>
                  <w:sz w:val="13"/>
                  <w:szCs w:val="13"/>
                </w:rPr>
                <w:t>359 (761)</w:t>
              </w:r>
            </w:ins>
          </w:p>
        </w:tc>
        <w:tc>
          <w:tcPr>
            <w:tcW w:w="700" w:type="dxa"/>
            <w:vAlign w:val="center"/>
          </w:tcPr>
          <w:p w14:paraId="5E0004C0" w14:textId="77777777" w:rsidR="00C60D85" w:rsidRDefault="00000000">
            <w:pPr>
              <w:spacing w:after="0"/>
              <w:rPr>
                <w:ins w:id="7772" w:author="Sean de Noronha | DRG" w:date="2026-09-29T16:58:00Z" w16du:dateUtc="2026-09-29T14:58:00Z"/>
                <w:rFonts w:cs="Arial"/>
                <w:sz w:val="13"/>
                <w:szCs w:val="13"/>
              </w:rPr>
            </w:pPr>
            <w:ins w:id="7773" w:author="Sean de Noronha | DRG" w:date="2026-09-29T16:58:00Z" w16du:dateUtc="2026-09-29T14:58:00Z">
              <w:r>
                <w:rPr>
                  <w:rFonts w:cs="Arial"/>
                  <w:sz w:val="13"/>
                  <w:szCs w:val="13"/>
                </w:rPr>
                <w:t>9.14</w:t>
              </w:r>
            </w:ins>
          </w:p>
        </w:tc>
      </w:tr>
      <w:tr w:rsidR="00C60D85" w14:paraId="74F0F212" w14:textId="77777777">
        <w:trPr>
          <w:jc w:val="center"/>
          <w:ins w:id="7774" w:author="Sean de Noronha | DRG" w:date="2026-09-29T16:58:00Z"/>
        </w:trPr>
        <w:tc>
          <w:tcPr>
            <w:tcW w:w="560" w:type="dxa"/>
            <w:vAlign w:val="center"/>
          </w:tcPr>
          <w:p w14:paraId="5E0004C1" w14:textId="77777777" w:rsidR="00C60D85" w:rsidRDefault="00000000">
            <w:pPr>
              <w:spacing w:after="0"/>
              <w:rPr>
                <w:ins w:id="7775" w:author="Sean de Noronha | DRG" w:date="2026-09-29T16:58:00Z" w16du:dateUtc="2026-09-29T14:58:00Z"/>
                <w:rFonts w:cs="Arial"/>
                <w:sz w:val="13"/>
                <w:szCs w:val="13"/>
              </w:rPr>
            </w:pPr>
            <w:ins w:id="7776" w:author="Sean de Noronha | DRG" w:date="2026-09-29T16:58:00Z" w16du:dateUtc="2026-09-29T14:58:00Z">
              <w:r>
                <w:rPr>
                  <w:rFonts w:cs="Arial"/>
                  <w:sz w:val="13"/>
                  <w:szCs w:val="13"/>
                </w:rPr>
                <w:t>62</w:t>
              </w:r>
            </w:ins>
          </w:p>
        </w:tc>
        <w:tc>
          <w:tcPr>
            <w:tcW w:w="500" w:type="dxa"/>
            <w:vAlign w:val="center"/>
          </w:tcPr>
          <w:p w14:paraId="5E0004C2" w14:textId="77777777" w:rsidR="00C60D85" w:rsidRDefault="00000000">
            <w:pPr>
              <w:spacing w:after="0"/>
              <w:rPr>
                <w:ins w:id="7777" w:author="Sean de Noronha | DRG" w:date="2026-09-29T16:58:00Z" w16du:dateUtc="2026-09-29T14:58:00Z"/>
                <w:rFonts w:cs="Arial"/>
                <w:sz w:val="13"/>
                <w:szCs w:val="13"/>
              </w:rPr>
            </w:pPr>
            <w:ins w:id="7778" w:author="Sean de Noronha | DRG" w:date="2026-09-29T16:58:00Z" w16du:dateUtc="2026-09-29T14:58:00Z">
              <w:r>
                <w:rPr>
                  <w:rFonts w:cs="Arial"/>
                  <w:sz w:val="13"/>
                  <w:szCs w:val="13"/>
                </w:rPr>
                <w:t>T1</w:t>
              </w:r>
            </w:ins>
          </w:p>
        </w:tc>
        <w:tc>
          <w:tcPr>
            <w:tcW w:w="660" w:type="dxa"/>
            <w:vAlign w:val="center"/>
          </w:tcPr>
          <w:p w14:paraId="5E0004C3" w14:textId="77777777" w:rsidR="00C60D85" w:rsidRDefault="00000000">
            <w:pPr>
              <w:spacing w:after="0"/>
              <w:rPr>
                <w:ins w:id="7779" w:author="Sean de Noronha | DRG" w:date="2026-09-29T16:58:00Z" w16du:dateUtc="2026-09-29T14:58:00Z"/>
                <w:rFonts w:cs="Arial"/>
                <w:sz w:val="13"/>
                <w:szCs w:val="13"/>
              </w:rPr>
            </w:pPr>
            <w:ins w:id="7780" w:author="Sean de Noronha | DRG" w:date="2026-09-29T16:58:00Z" w16du:dateUtc="2026-09-29T14:58:00Z">
              <w:r>
                <w:rPr>
                  <w:rFonts w:cs="Arial"/>
                  <w:sz w:val="13"/>
                  <w:szCs w:val="13"/>
                </w:rPr>
                <w:t>2</w:t>
              </w:r>
            </w:ins>
          </w:p>
        </w:tc>
        <w:tc>
          <w:tcPr>
            <w:tcW w:w="1920" w:type="dxa"/>
            <w:vAlign w:val="center"/>
          </w:tcPr>
          <w:p w14:paraId="5E0004C4" w14:textId="77777777" w:rsidR="00C60D85" w:rsidRDefault="00000000">
            <w:pPr>
              <w:spacing w:after="0"/>
              <w:rPr>
                <w:ins w:id="7781" w:author="Sean de Noronha | DRG" w:date="2026-09-29T16:58:00Z" w16du:dateUtc="2026-09-29T14:58:00Z"/>
                <w:rFonts w:cs="Arial"/>
                <w:sz w:val="13"/>
                <w:szCs w:val="13"/>
              </w:rPr>
            </w:pPr>
            <w:ins w:id="7782" w:author="Sean de Noronha | DRG" w:date="2026-09-29T16:58:00Z" w16du:dateUtc="2026-09-29T14:58:00Z">
              <w:r>
                <w:rPr>
                  <w:rFonts w:cs="Arial"/>
                  <w:sz w:val="13"/>
                  <w:szCs w:val="13"/>
                </w:rPr>
                <w:t>CSST, Manufacturer C, EHD 31</w:t>
              </w:r>
            </w:ins>
          </w:p>
        </w:tc>
        <w:tc>
          <w:tcPr>
            <w:tcW w:w="520" w:type="dxa"/>
            <w:vAlign w:val="center"/>
          </w:tcPr>
          <w:p w14:paraId="5E0004C5" w14:textId="77777777" w:rsidR="00C60D85" w:rsidRDefault="00000000">
            <w:pPr>
              <w:spacing w:after="0"/>
              <w:rPr>
                <w:ins w:id="7783" w:author="Sean de Noronha | DRG" w:date="2026-09-29T16:58:00Z" w16du:dateUtc="2026-09-29T14:58:00Z"/>
                <w:rFonts w:cs="Arial"/>
                <w:sz w:val="13"/>
                <w:szCs w:val="13"/>
              </w:rPr>
            </w:pPr>
            <w:ins w:id="7784" w:author="Sean de Noronha | DRG" w:date="2026-09-29T16:58:00Z" w16du:dateUtc="2026-09-29T14:58:00Z">
              <w:r>
                <w:rPr>
                  <w:rFonts w:cs="Arial"/>
                  <w:sz w:val="13"/>
                  <w:szCs w:val="13"/>
                </w:rPr>
                <w:t>He</w:t>
              </w:r>
            </w:ins>
          </w:p>
        </w:tc>
        <w:tc>
          <w:tcPr>
            <w:tcW w:w="900" w:type="dxa"/>
            <w:vAlign w:val="center"/>
          </w:tcPr>
          <w:p w14:paraId="5E0004C6" w14:textId="77777777" w:rsidR="00C60D85" w:rsidRDefault="00000000">
            <w:pPr>
              <w:spacing w:after="0"/>
              <w:rPr>
                <w:ins w:id="7785" w:author="Sean de Noronha | DRG" w:date="2026-09-29T16:58:00Z" w16du:dateUtc="2026-09-29T14:58:00Z"/>
                <w:rFonts w:cs="Arial"/>
                <w:sz w:val="13"/>
                <w:szCs w:val="13"/>
              </w:rPr>
            </w:pPr>
            <w:ins w:id="7786" w:author="Sean de Noronha | DRG" w:date="2026-09-29T16:58:00Z" w16du:dateUtc="2026-09-29T14:58:00Z">
              <w:r>
                <w:rPr>
                  <w:rFonts w:cs="Arial"/>
                  <w:sz w:val="13"/>
                  <w:szCs w:val="13"/>
                </w:rPr>
                <w:t>3,000</w:t>
              </w:r>
            </w:ins>
          </w:p>
        </w:tc>
        <w:tc>
          <w:tcPr>
            <w:tcW w:w="800" w:type="dxa"/>
            <w:vAlign w:val="center"/>
          </w:tcPr>
          <w:p w14:paraId="5E0004C7" w14:textId="77777777" w:rsidR="00C60D85" w:rsidRDefault="00000000">
            <w:pPr>
              <w:spacing w:after="0"/>
              <w:rPr>
                <w:ins w:id="7787" w:author="Sean de Noronha | DRG" w:date="2026-09-29T16:58:00Z" w16du:dateUtc="2026-09-29T14:58:00Z"/>
                <w:rFonts w:cs="Arial"/>
                <w:sz w:val="13"/>
                <w:szCs w:val="13"/>
              </w:rPr>
            </w:pPr>
            <w:ins w:id="7788" w:author="Sean de Noronha | DRG" w:date="2026-09-29T16:58:00Z" w16du:dateUtc="2026-09-29T14:58:00Z">
              <w:r>
                <w:rPr>
                  <w:rFonts w:cs="Arial"/>
                  <w:sz w:val="13"/>
                  <w:szCs w:val="13"/>
                </w:rPr>
                <w:t>2 m</w:t>
              </w:r>
            </w:ins>
          </w:p>
        </w:tc>
        <w:tc>
          <w:tcPr>
            <w:tcW w:w="880" w:type="dxa"/>
            <w:vAlign w:val="center"/>
          </w:tcPr>
          <w:p w14:paraId="5E0004C8" w14:textId="77777777" w:rsidR="00C60D85" w:rsidRDefault="00000000">
            <w:pPr>
              <w:spacing w:after="0"/>
              <w:rPr>
                <w:ins w:id="7789" w:author="Sean de Noronha | DRG" w:date="2026-09-29T16:58:00Z" w16du:dateUtc="2026-09-29T14:58:00Z"/>
                <w:rFonts w:cs="Arial"/>
                <w:sz w:val="13"/>
                <w:szCs w:val="13"/>
              </w:rPr>
            </w:pPr>
            <w:ins w:id="7790" w:author="Sean de Noronha | DRG" w:date="2026-09-29T16:58:00Z" w16du:dateUtc="2026-09-29T14:58:00Z">
              <w:r>
                <w:rPr>
                  <w:rFonts w:cs="Arial"/>
                  <w:sz w:val="13"/>
                  <w:szCs w:val="13"/>
                </w:rPr>
                <w:t>0.22</w:t>
              </w:r>
            </w:ins>
          </w:p>
        </w:tc>
        <w:tc>
          <w:tcPr>
            <w:tcW w:w="820" w:type="dxa"/>
            <w:vAlign w:val="center"/>
          </w:tcPr>
          <w:p w14:paraId="5E0004C9" w14:textId="77777777" w:rsidR="00C60D85" w:rsidRDefault="00000000">
            <w:pPr>
              <w:spacing w:after="0"/>
              <w:rPr>
                <w:ins w:id="7791" w:author="Sean de Noronha | DRG" w:date="2026-09-29T16:58:00Z" w16du:dateUtc="2026-09-29T14:58:00Z"/>
                <w:rFonts w:cs="Arial"/>
                <w:sz w:val="13"/>
                <w:szCs w:val="13"/>
              </w:rPr>
            </w:pPr>
            <w:ins w:id="7792" w:author="Sean de Noronha | DRG" w:date="2026-09-29T16:58:00Z" w16du:dateUtc="2026-09-29T14:58:00Z">
              <w:r>
                <w:rPr>
                  <w:rFonts w:cs="Arial"/>
                  <w:sz w:val="13"/>
                  <w:szCs w:val="13"/>
                </w:rPr>
                <w:t>117</w:t>
              </w:r>
            </w:ins>
          </w:p>
        </w:tc>
        <w:tc>
          <w:tcPr>
            <w:tcW w:w="1100" w:type="dxa"/>
            <w:vAlign w:val="center"/>
          </w:tcPr>
          <w:p w14:paraId="5E0004CA" w14:textId="77777777" w:rsidR="00C60D85" w:rsidRDefault="00000000">
            <w:pPr>
              <w:spacing w:after="0"/>
              <w:rPr>
                <w:ins w:id="7793" w:author="Sean de Noronha | DRG" w:date="2026-09-29T16:58:00Z" w16du:dateUtc="2026-09-29T14:58:00Z"/>
                <w:rFonts w:cs="Arial"/>
                <w:sz w:val="13"/>
                <w:szCs w:val="13"/>
              </w:rPr>
            </w:pPr>
            <w:ins w:id="7794" w:author="Sean de Noronha | DRG" w:date="2026-09-29T16:58:00Z" w16du:dateUtc="2026-09-29T14:58:00Z">
              <w:r>
                <w:rPr>
                  <w:rFonts w:cs="Arial"/>
                  <w:sz w:val="13"/>
                  <w:szCs w:val="13"/>
                </w:rPr>
                <w:t>469 (993)</w:t>
              </w:r>
            </w:ins>
          </w:p>
        </w:tc>
        <w:tc>
          <w:tcPr>
            <w:tcW w:w="700" w:type="dxa"/>
            <w:vAlign w:val="center"/>
          </w:tcPr>
          <w:p w14:paraId="5E0004CB" w14:textId="77777777" w:rsidR="00C60D85" w:rsidRDefault="00000000">
            <w:pPr>
              <w:spacing w:after="0"/>
              <w:rPr>
                <w:ins w:id="7795" w:author="Sean de Noronha | DRG" w:date="2026-09-29T16:58:00Z" w16du:dateUtc="2026-09-29T14:58:00Z"/>
                <w:rFonts w:cs="Arial"/>
                <w:sz w:val="13"/>
                <w:szCs w:val="13"/>
              </w:rPr>
            </w:pPr>
            <w:ins w:id="7796" w:author="Sean de Noronha | DRG" w:date="2026-09-29T16:58:00Z" w16du:dateUtc="2026-09-29T14:58:00Z">
              <w:r>
                <w:rPr>
                  <w:rFonts w:cs="Arial"/>
                  <w:sz w:val="13"/>
                  <w:szCs w:val="13"/>
                </w:rPr>
                <w:t>11.9</w:t>
              </w:r>
            </w:ins>
          </w:p>
        </w:tc>
      </w:tr>
      <w:tr w:rsidR="00C60D85" w14:paraId="5A8392A0" w14:textId="77777777">
        <w:trPr>
          <w:jc w:val="center"/>
          <w:ins w:id="7797" w:author="Sean de Noronha | DRG" w:date="2026-09-29T16:58:00Z"/>
        </w:trPr>
        <w:tc>
          <w:tcPr>
            <w:tcW w:w="560" w:type="dxa"/>
            <w:vAlign w:val="center"/>
          </w:tcPr>
          <w:p w14:paraId="5E0004CC" w14:textId="77777777" w:rsidR="00C60D85" w:rsidRDefault="00000000">
            <w:pPr>
              <w:spacing w:after="0"/>
              <w:rPr>
                <w:ins w:id="7798" w:author="Sean de Noronha | DRG" w:date="2026-09-29T16:58:00Z" w16du:dateUtc="2026-09-29T14:58:00Z"/>
                <w:rFonts w:cs="Arial"/>
                <w:sz w:val="13"/>
                <w:szCs w:val="13"/>
              </w:rPr>
            </w:pPr>
            <w:ins w:id="7799" w:author="Sean de Noronha | DRG" w:date="2026-09-29T16:58:00Z" w16du:dateUtc="2026-09-29T14:58:00Z">
              <w:r>
                <w:rPr>
                  <w:rFonts w:cs="Arial"/>
                  <w:sz w:val="13"/>
                  <w:szCs w:val="13"/>
                </w:rPr>
                <w:t>63</w:t>
              </w:r>
            </w:ins>
          </w:p>
        </w:tc>
        <w:tc>
          <w:tcPr>
            <w:tcW w:w="500" w:type="dxa"/>
            <w:vAlign w:val="center"/>
          </w:tcPr>
          <w:p w14:paraId="5E0004CD" w14:textId="77777777" w:rsidR="00C60D85" w:rsidRDefault="00000000">
            <w:pPr>
              <w:spacing w:after="0"/>
              <w:rPr>
                <w:ins w:id="7800" w:author="Sean de Noronha | DRG" w:date="2026-09-29T16:58:00Z" w16du:dateUtc="2026-09-29T14:58:00Z"/>
                <w:rFonts w:cs="Arial"/>
                <w:sz w:val="13"/>
                <w:szCs w:val="13"/>
              </w:rPr>
            </w:pPr>
            <w:ins w:id="7801" w:author="Sean de Noronha | DRG" w:date="2026-09-29T16:58:00Z" w16du:dateUtc="2026-09-29T14:58:00Z">
              <w:r>
                <w:rPr>
                  <w:rFonts w:cs="Arial"/>
                  <w:sz w:val="13"/>
                  <w:szCs w:val="13"/>
                </w:rPr>
                <w:t>T1</w:t>
              </w:r>
            </w:ins>
          </w:p>
        </w:tc>
        <w:tc>
          <w:tcPr>
            <w:tcW w:w="660" w:type="dxa"/>
            <w:vAlign w:val="center"/>
          </w:tcPr>
          <w:p w14:paraId="5E0004CE" w14:textId="77777777" w:rsidR="00C60D85" w:rsidRDefault="00000000">
            <w:pPr>
              <w:spacing w:after="0"/>
              <w:rPr>
                <w:ins w:id="7802" w:author="Sean de Noronha | DRG" w:date="2026-09-29T16:58:00Z" w16du:dateUtc="2026-09-29T14:58:00Z"/>
                <w:rFonts w:cs="Arial"/>
                <w:sz w:val="13"/>
                <w:szCs w:val="13"/>
              </w:rPr>
            </w:pPr>
            <w:ins w:id="7803" w:author="Sean de Noronha | DRG" w:date="2026-09-29T16:58:00Z" w16du:dateUtc="2026-09-29T14:58:00Z">
              <w:r>
                <w:rPr>
                  <w:rFonts w:cs="Arial"/>
                  <w:sz w:val="13"/>
                  <w:szCs w:val="13"/>
                </w:rPr>
                <w:t>2</w:t>
              </w:r>
            </w:ins>
          </w:p>
        </w:tc>
        <w:tc>
          <w:tcPr>
            <w:tcW w:w="1920" w:type="dxa"/>
            <w:vAlign w:val="center"/>
          </w:tcPr>
          <w:p w14:paraId="5E0004CF" w14:textId="77777777" w:rsidR="00C60D85" w:rsidRDefault="00000000">
            <w:pPr>
              <w:spacing w:after="0"/>
              <w:rPr>
                <w:ins w:id="7804" w:author="Sean de Noronha | DRG" w:date="2026-09-29T16:58:00Z" w16du:dateUtc="2026-09-29T14:58:00Z"/>
                <w:rFonts w:cs="Arial"/>
                <w:sz w:val="13"/>
                <w:szCs w:val="13"/>
              </w:rPr>
            </w:pPr>
            <w:ins w:id="7805" w:author="Sean de Noronha | DRG" w:date="2026-09-29T16:58:00Z" w16du:dateUtc="2026-09-29T14:58:00Z">
              <w:r>
                <w:rPr>
                  <w:rFonts w:cs="Arial"/>
                  <w:sz w:val="13"/>
                  <w:szCs w:val="13"/>
                </w:rPr>
                <w:t>CSST, Manufacturer C, EHD 31</w:t>
              </w:r>
            </w:ins>
          </w:p>
        </w:tc>
        <w:tc>
          <w:tcPr>
            <w:tcW w:w="520" w:type="dxa"/>
            <w:vAlign w:val="center"/>
          </w:tcPr>
          <w:p w14:paraId="5E0004D0" w14:textId="77777777" w:rsidR="00C60D85" w:rsidRDefault="00000000">
            <w:pPr>
              <w:spacing w:after="0"/>
              <w:rPr>
                <w:ins w:id="7806" w:author="Sean de Noronha | DRG" w:date="2026-09-29T16:58:00Z" w16du:dateUtc="2026-09-29T14:58:00Z"/>
                <w:rFonts w:cs="Arial"/>
                <w:sz w:val="13"/>
                <w:szCs w:val="13"/>
              </w:rPr>
            </w:pPr>
            <w:ins w:id="7807" w:author="Sean de Noronha | DRG" w:date="2026-09-29T16:58:00Z" w16du:dateUtc="2026-09-29T14:58:00Z">
              <w:r>
                <w:rPr>
                  <w:rFonts w:cs="Arial"/>
                  <w:sz w:val="13"/>
                  <w:szCs w:val="13"/>
                </w:rPr>
                <w:t>He</w:t>
              </w:r>
            </w:ins>
          </w:p>
        </w:tc>
        <w:tc>
          <w:tcPr>
            <w:tcW w:w="900" w:type="dxa"/>
            <w:vAlign w:val="center"/>
          </w:tcPr>
          <w:p w14:paraId="5E0004D1" w14:textId="77777777" w:rsidR="00C60D85" w:rsidRDefault="00000000">
            <w:pPr>
              <w:spacing w:after="0"/>
              <w:rPr>
                <w:ins w:id="7808" w:author="Sean de Noronha | DRG" w:date="2026-09-29T16:58:00Z" w16du:dateUtc="2026-09-29T14:58:00Z"/>
                <w:rFonts w:cs="Arial"/>
                <w:sz w:val="13"/>
                <w:szCs w:val="13"/>
              </w:rPr>
            </w:pPr>
            <w:ins w:id="7809" w:author="Sean de Noronha | DRG" w:date="2026-09-29T16:58:00Z" w16du:dateUtc="2026-09-29T14:58:00Z">
              <w:r>
                <w:rPr>
                  <w:rFonts w:cs="Arial"/>
                  <w:sz w:val="13"/>
                  <w:szCs w:val="13"/>
                </w:rPr>
                <w:t>4,000</w:t>
              </w:r>
            </w:ins>
          </w:p>
        </w:tc>
        <w:tc>
          <w:tcPr>
            <w:tcW w:w="800" w:type="dxa"/>
            <w:vAlign w:val="center"/>
          </w:tcPr>
          <w:p w14:paraId="5E0004D2" w14:textId="77777777" w:rsidR="00C60D85" w:rsidRDefault="00000000">
            <w:pPr>
              <w:spacing w:after="0"/>
              <w:rPr>
                <w:ins w:id="7810" w:author="Sean de Noronha | DRG" w:date="2026-09-29T16:58:00Z" w16du:dateUtc="2026-09-29T14:58:00Z"/>
                <w:rFonts w:cs="Arial"/>
                <w:sz w:val="13"/>
                <w:szCs w:val="13"/>
              </w:rPr>
            </w:pPr>
            <w:ins w:id="7811" w:author="Sean de Noronha | DRG" w:date="2026-09-29T16:58:00Z" w16du:dateUtc="2026-09-29T14:58:00Z">
              <w:r>
                <w:rPr>
                  <w:rFonts w:cs="Arial"/>
                  <w:sz w:val="13"/>
                  <w:szCs w:val="13"/>
                </w:rPr>
                <w:t>1 m</w:t>
              </w:r>
            </w:ins>
          </w:p>
        </w:tc>
        <w:tc>
          <w:tcPr>
            <w:tcW w:w="880" w:type="dxa"/>
            <w:vAlign w:val="center"/>
          </w:tcPr>
          <w:p w14:paraId="5E0004D3" w14:textId="77777777" w:rsidR="00C60D85" w:rsidRDefault="00000000">
            <w:pPr>
              <w:spacing w:after="0"/>
              <w:rPr>
                <w:ins w:id="7812" w:author="Sean de Noronha | DRG" w:date="2026-09-29T16:58:00Z" w16du:dateUtc="2026-09-29T14:58:00Z"/>
                <w:rFonts w:cs="Arial"/>
                <w:sz w:val="13"/>
                <w:szCs w:val="13"/>
              </w:rPr>
            </w:pPr>
            <w:ins w:id="7813" w:author="Sean de Noronha | DRG" w:date="2026-09-29T16:58:00Z" w16du:dateUtc="2026-09-29T14:58:00Z">
              <w:r>
                <w:rPr>
                  <w:rFonts w:cs="Arial"/>
                  <w:sz w:val="13"/>
                  <w:szCs w:val="13"/>
                </w:rPr>
                <w:t>0.28</w:t>
              </w:r>
            </w:ins>
          </w:p>
        </w:tc>
        <w:tc>
          <w:tcPr>
            <w:tcW w:w="820" w:type="dxa"/>
            <w:vAlign w:val="center"/>
          </w:tcPr>
          <w:p w14:paraId="5E0004D4" w14:textId="77777777" w:rsidR="00C60D85" w:rsidRDefault="00000000">
            <w:pPr>
              <w:spacing w:after="0"/>
              <w:rPr>
                <w:ins w:id="7814" w:author="Sean de Noronha | DRG" w:date="2026-09-29T16:58:00Z" w16du:dateUtc="2026-09-29T14:58:00Z"/>
                <w:rFonts w:cs="Arial"/>
                <w:sz w:val="13"/>
                <w:szCs w:val="13"/>
              </w:rPr>
            </w:pPr>
            <w:ins w:id="7815" w:author="Sean de Noronha | DRG" w:date="2026-09-29T16:58:00Z" w16du:dateUtc="2026-09-29T14:58:00Z">
              <w:r>
                <w:rPr>
                  <w:rFonts w:cs="Arial"/>
                  <w:sz w:val="13"/>
                  <w:szCs w:val="13"/>
                </w:rPr>
                <w:t>104</w:t>
              </w:r>
            </w:ins>
          </w:p>
        </w:tc>
        <w:tc>
          <w:tcPr>
            <w:tcW w:w="1100" w:type="dxa"/>
            <w:vAlign w:val="center"/>
          </w:tcPr>
          <w:p w14:paraId="5E0004D5" w14:textId="77777777" w:rsidR="00C60D85" w:rsidRDefault="00000000">
            <w:pPr>
              <w:spacing w:after="0"/>
              <w:rPr>
                <w:ins w:id="7816" w:author="Sean de Noronha | DRG" w:date="2026-09-29T16:58:00Z" w16du:dateUtc="2026-09-29T14:58:00Z"/>
                <w:rFonts w:cs="Arial"/>
                <w:sz w:val="13"/>
                <w:szCs w:val="13"/>
              </w:rPr>
            </w:pPr>
            <w:ins w:id="7817" w:author="Sean de Noronha | DRG" w:date="2026-09-29T16:58:00Z" w16du:dateUtc="2026-09-29T14:58:00Z">
              <w:r>
                <w:rPr>
                  <w:rFonts w:cs="Arial"/>
                  <w:sz w:val="13"/>
                  <w:szCs w:val="13"/>
                </w:rPr>
                <w:t>625 (1,320)</w:t>
              </w:r>
            </w:ins>
          </w:p>
        </w:tc>
        <w:tc>
          <w:tcPr>
            <w:tcW w:w="700" w:type="dxa"/>
            <w:vAlign w:val="center"/>
          </w:tcPr>
          <w:p w14:paraId="5E0004D6" w14:textId="77777777" w:rsidR="00C60D85" w:rsidRDefault="00000000">
            <w:pPr>
              <w:spacing w:after="0"/>
              <w:rPr>
                <w:ins w:id="7818" w:author="Sean de Noronha | DRG" w:date="2026-09-29T16:58:00Z" w16du:dateUtc="2026-09-29T14:58:00Z"/>
                <w:rFonts w:cs="Arial"/>
                <w:sz w:val="13"/>
                <w:szCs w:val="13"/>
              </w:rPr>
            </w:pPr>
            <w:ins w:id="7819" w:author="Sean de Noronha | DRG" w:date="2026-09-29T16:58:00Z" w16du:dateUtc="2026-09-29T14:58:00Z">
              <w:r>
                <w:rPr>
                  <w:rFonts w:cs="Arial"/>
                  <w:sz w:val="13"/>
                  <w:szCs w:val="13"/>
                </w:rPr>
                <w:t>15.9</w:t>
              </w:r>
            </w:ins>
          </w:p>
        </w:tc>
      </w:tr>
      <w:tr w:rsidR="00C60D85" w14:paraId="049CE829" w14:textId="77777777">
        <w:trPr>
          <w:jc w:val="center"/>
          <w:ins w:id="7820" w:author="Sean de Noronha | DRG" w:date="2026-09-29T16:58:00Z"/>
        </w:trPr>
        <w:tc>
          <w:tcPr>
            <w:tcW w:w="560" w:type="dxa"/>
            <w:vAlign w:val="center"/>
          </w:tcPr>
          <w:p w14:paraId="5E0004D7" w14:textId="77777777" w:rsidR="00C60D85" w:rsidRDefault="00000000">
            <w:pPr>
              <w:spacing w:after="0"/>
              <w:rPr>
                <w:ins w:id="7821" w:author="Sean de Noronha | DRG" w:date="2026-09-29T16:58:00Z" w16du:dateUtc="2026-09-29T14:58:00Z"/>
                <w:rFonts w:cs="Arial"/>
                <w:sz w:val="13"/>
                <w:szCs w:val="13"/>
              </w:rPr>
            </w:pPr>
            <w:ins w:id="7822" w:author="Sean de Noronha | DRG" w:date="2026-09-29T16:58:00Z" w16du:dateUtc="2026-09-29T14:58:00Z">
              <w:r>
                <w:rPr>
                  <w:rFonts w:cs="Arial"/>
                  <w:sz w:val="13"/>
                  <w:szCs w:val="13"/>
                </w:rPr>
                <w:t>64</w:t>
              </w:r>
            </w:ins>
          </w:p>
        </w:tc>
        <w:tc>
          <w:tcPr>
            <w:tcW w:w="500" w:type="dxa"/>
            <w:vAlign w:val="center"/>
          </w:tcPr>
          <w:p w14:paraId="5E0004D8" w14:textId="77777777" w:rsidR="00C60D85" w:rsidRDefault="00000000">
            <w:pPr>
              <w:spacing w:after="0"/>
              <w:rPr>
                <w:ins w:id="7823" w:author="Sean de Noronha | DRG" w:date="2026-09-29T16:58:00Z" w16du:dateUtc="2026-09-29T14:58:00Z"/>
                <w:rFonts w:cs="Arial"/>
                <w:sz w:val="13"/>
                <w:szCs w:val="13"/>
              </w:rPr>
            </w:pPr>
            <w:ins w:id="7824" w:author="Sean de Noronha | DRG" w:date="2026-09-29T16:58:00Z" w16du:dateUtc="2026-09-29T14:58:00Z">
              <w:r>
                <w:rPr>
                  <w:rFonts w:cs="Arial"/>
                  <w:sz w:val="13"/>
                  <w:szCs w:val="13"/>
                </w:rPr>
                <w:t>T1</w:t>
              </w:r>
            </w:ins>
          </w:p>
        </w:tc>
        <w:tc>
          <w:tcPr>
            <w:tcW w:w="660" w:type="dxa"/>
            <w:vAlign w:val="center"/>
          </w:tcPr>
          <w:p w14:paraId="5E0004D9" w14:textId="77777777" w:rsidR="00C60D85" w:rsidRDefault="00000000">
            <w:pPr>
              <w:spacing w:after="0"/>
              <w:rPr>
                <w:ins w:id="7825" w:author="Sean de Noronha | DRG" w:date="2026-09-29T16:58:00Z" w16du:dateUtc="2026-09-29T14:58:00Z"/>
                <w:rFonts w:cs="Arial"/>
                <w:sz w:val="13"/>
                <w:szCs w:val="13"/>
              </w:rPr>
            </w:pPr>
            <w:ins w:id="7826" w:author="Sean de Noronha | DRG" w:date="2026-09-29T16:58:00Z" w16du:dateUtc="2026-09-29T14:58:00Z">
              <w:r>
                <w:rPr>
                  <w:rFonts w:cs="Arial"/>
                  <w:sz w:val="13"/>
                  <w:szCs w:val="13"/>
                </w:rPr>
                <w:t>2</w:t>
              </w:r>
            </w:ins>
          </w:p>
        </w:tc>
        <w:tc>
          <w:tcPr>
            <w:tcW w:w="1920" w:type="dxa"/>
            <w:vAlign w:val="center"/>
          </w:tcPr>
          <w:p w14:paraId="5E0004DA" w14:textId="77777777" w:rsidR="00C60D85" w:rsidRDefault="00000000">
            <w:pPr>
              <w:spacing w:after="0"/>
              <w:rPr>
                <w:ins w:id="7827" w:author="Sean de Noronha | DRG" w:date="2026-09-29T16:58:00Z" w16du:dateUtc="2026-09-29T14:58:00Z"/>
                <w:rFonts w:cs="Arial"/>
                <w:sz w:val="13"/>
                <w:szCs w:val="13"/>
              </w:rPr>
            </w:pPr>
            <w:ins w:id="7828" w:author="Sean de Noronha | DRG" w:date="2026-09-29T16:58:00Z" w16du:dateUtc="2026-09-29T14:58:00Z">
              <w:r>
                <w:rPr>
                  <w:rFonts w:cs="Arial"/>
                  <w:sz w:val="13"/>
                  <w:szCs w:val="13"/>
                </w:rPr>
                <w:t>CSST, Manufacturer C, EHD 31</w:t>
              </w:r>
            </w:ins>
          </w:p>
        </w:tc>
        <w:tc>
          <w:tcPr>
            <w:tcW w:w="520" w:type="dxa"/>
            <w:vAlign w:val="center"/>
          </w:tcPr>
          <w:p w14:paraId="5E0004DB" w14:textId="77777777" w:rsidR="00C60D85" w:rsidRDefault="00000000">
            <w:pPr>
              <w:spacing w:after="0"/>
              <w:rPr>
                <w:ins w:id="7829" w:author="Sean de Noronha | DRG" w:date="2026-09-29T16:58:00Z" w16du:dateUtc="2026-09-29T14:58:00Z"/>
                <w:rFonts w:cs="Arial"/>
                <w:sz w:val="13"/>
                <w:szCs w:val="13"/>
              </w:rPr>
            </w:pPr>
            <w:ins w:id="7830" w:author="Sean de Noronha | DRG" w:date="2026-09-29T16:58:00Z" w16du:dateUtc="2026-09-29T14:58:00Z">
              <w:r>
                <w:rPr>
                  <w:rFonts w:cs="Arial"/>
                  <w:sz w:val="13"/>
                  <w:szCs w:val="13"/>
                </w:rPr>
                <w:t>He</w:t>
              </w:r>
            </w:ins>
          </w:p>
        </w:tc>
        <w:tc>
          <w:tcPr>
            <w:tcW w:w="900" w:type="dxa"/>
            <w:vAlign w:val="center"/>
          </w:tcPr>
          <w:p w14:paraId="5E0004DC" w14:textId="77777777" w:rsidR="00C60D85" w:rsidRDefault="00000000">
            <w:pPr>
              <w:spacing w:after="0"/>
              <w:rPr>
                <w:ins w:id="7831" w:author="Sean de Noronha | DRG" w:date="2026-09-29T16:58:00Z" w16du:dateUtc="2026-09-29T14:58:00Z"/>
                <w:rFonts w:cs="Arial"/>
                <w:sz w:val="13"/>
                <w:szCs w:val="13"/>
              </w:rPr>
            </w:pPr>
            <w:ins w:id="7832" w:author="Sean de Noronha | DRG" w:date="2026-09-29T16:58:00Z" w16du:dateUtc="2026-09-29T14:58:00Z">
              <w:r>
                <w:rPr>
                  <w:rFonts w:cs="Arial"/>
                  <w:sz w:val="13"/>
                  <w:szCs w:val="13"/>
                </w:rPr>
                <w:t>5,000</w:t>
              </w:r>
            </w:ins>
          </w:p>
        </w:tc>
        <w:tc>
          <w:tcPr>
            <w:tcW w:w="800" w:type="dxa"/>
            <w:vAlign w:val="center"/>
          </w:tcPr>
          <w:p w14:paraId="5E0004DD" w14:textId="77777777" w:rsidR="00C60D85" w:rsidRDefault="00000000">
            <w:pPr>
              <w:spacing w:after="0"/>
              <w:rPr>
                <w:ins w:id="7833" w:author="Sean de Noronha | DRG" w:date="2026-09-29T16:58:00Z" w16du:dateUtc="2026-09-29T14:58:00Z"/>
                <w:rFonts w:cs="Arial"/>
                <w:sz w:val="13"/>
                <w:szCs w:val="13"/>
              </w:rPr>
            </w:pPr>
            <w:ins w:id="7834" w:author="Sean de Noronha | DRG" w:date="2026-09-29T16:58:00Z" w16du:dateUtc="2026-09-29T14:58:00Z">
              <w:r>
                <w:rPr>
                  <w:rFonts w:cs="Arial"/>
                  <w:sz w:val="13"/>
                  <w:szCs w:val="13"/>
                </w:rPr>
                <w:t>1 m</w:t>
              </w:r>
            </w:ins>
          </w:p>
        </w:tc>
        <w:tc>
          <w:tcPr>
            <w:tcW w:w="880" w:type="dxa"/>
            <w:vAlign w:val="center"/>
          </w:tcPr>
          <w:p w14:paraId="5E0004DE" w14:textId="77777777" w:rsidR="00C60D85" w:rsidRDefault="00000000">
            <w:pPr>
              <w:spacing w:after="0"/>
              <w:rPr>
                <w:ins w:id="7835" w:author="Sean de Noronha | DRG" w:date="2026-09-29T16:58:00Z" w16du:dateUtc="2026-09-29T14:58:00Z"/>
                <w:rFonts w:cs="Arial"/>
                <w:sz w:val="13"/>
                <w:szCs w:val="13"/>
              </w:rPr>
            </w:pPr>
            <w:ins w:id="7836" w:author="Sean de Noronha | DRG" w:date="2026-09-29T16:58:00Z" w16du:dateUtc="2026-09-29T14:58:00Z">
              <w:r>
                <w:rPr>
                  <w:rFonts w:cs="Arial"/>
                  <w:sz w:val="13"/>
                  <w:szCs w:val="13"/>
                </w:rPr>
                <w:t>0.43</w:t>
              </w:r>
            </w:ins>
          </w:p>
        </w:tc>
        <w:tc>
          <w:tcPr>
            <w:tcW w:w="820" w:type="dxa"/>
            <w:vAlign w:val="center"/>
          </w:tcPr>
          <w:p w14:paraId="5E0004DF" w14:textId="77777777" w:rsidR="00C60D85" w:rsidRDefault="00000000">
            <w:pPr>
              <w:spacing w:after="0"/>
              <w:rPr>
                <w:ins w:id="7837" w:author="Sean de Noronha | DRG" w:date="2026-09-29T16:58:00Z" w16du:dateUtc="2026-09-29T14:58:00Z"/>
                <w:rFonts w:cs="Arial"/>
                <w:sz w:val="13"/>
                <w:szCs w:val="13"/>
              </w:rPr>
            </w:pPr>
            <w:ins w:id="7838" w:author="Sean de Noronha | DRG" w:date="2026-09-29T16:58:00Z" w16du:dateUtc="2026-09-29T14:58:00Z">
              <w:r>
                <w:rPr>
                  <w:rFonts w:cs="Arial"/>
                  <w:sz w:val="13"/>
                  <w:szCs w:val="13"/>
                </w:rPr>
                <w:t>156</w:t>
              </w:r>
            </w:ins>
          </w:p>
        </w:tc>
        <w:tc>
          <w:tcPr>
            <w:tcW w:w="1100" w:type="dxa"/>
            <w:vAlign w:val="center"/>
          </w:tcPr>
          <w:p w14:paraId="5E0004E0" w14:textId="77777777" w:rsidR="00C60D85" w:rsidRDefault="00000000">
            <w:pPr>
              <w:spacing w:after="0"/>
              <w:rPr>
                <w:ins w:id="7839" w:author="Sean de Noronha | DRG" w:date="2026-09-29T16:58:00Z" w16du:dateUtc="2026-09-29T14:58:00Z"/>
                <w:rFonts w:cs="Arial"/>
                <w:sz w:val="13"/>
                <w:szCs w:val="13"/>
              </w:rPr>
            </w:pPr>
            <w:ins w:id="7840" w:author="Sean de Noronha | DRG" w:date="2026-09-29T16:58:00Z" w16du:dateUtc="2026-09-29T14:58:00Z">
              <w:r>
                <w:rPr>
                  <w:rFonts w:cs="Arial"/>
                  <w:sz w:val="13"/>
                  <w:szCs w:val="13"/>
                </w:rPr>
                <w:t>781 (1,650)</w:t>
              </w:r>
            </w:ins>
          </w:p>
        </w:tc>
        <w:tc>
          <w:tcPr>
            <w:tcW w:w="700" w:type="dxa"/>
            <w:vAlign w:val="center"/>
          </w:tcPr>
          <w:p w14:paraId="5E0004E1" w14:textId="77777777" w:rsidR="00C60D85" w:rsidRDefault="00000000">
            <w:pPr>
              <w:spacing w:after="0"/>
              <w:rPr>
                <w:ins w:id="7841" w:author="Sean de Noronha | DRG" w:date="2026-09-29T16:58:00Z" w16du:dateUtc="2026-09-29T14:58:00Z"/>
                <w:rFonts w:cs="Arial"/>
                <w:sz w:val="13"/>
                <w:szCs w:val="13"/>
              </w:rPr>
            </w:pPr>
            <w:ins w:id="7842" w:author="Sean de Noronha | DRG" w:date="2026-09-29T16:58:00Z" w16du:dateUtc="2026-09-29T14:58:00Z">
              <w:r>
                <w:rPr>
                  <w:rFonts w:cs="Arial"/>
                  <w:sz w:val="13"/>
                  <w:szCs w:val="13"/>
                </w:rPr>
                <w:t>19.9</w:t>
              </w:r>
            </w:ins>
          </w:p>
        </w:tc>
      </w:tr>
      <w:tr w:rsidR="00C60D85" w14:paraId="12830CD1" w14:textId="77777777">
        <w:trPr>
          <w:jc w:val="center"/>
          <w:ins w:id="7843" w:author="Sean de Noronha | DRG" w:date="2026-09-29T16:58:00Z"/>
        </w:trPr>
        <w:tc>
          <w:tcPr>
            <w:tcW w:w="560" w:type="dxa"/>
            <w:vAlign w:val="center"/>
          </w:tcPr>
          <w:p w14:paraId="5E0004E2" w14:textId="77777777" w:rsidR="00C60D85" w:rsidRDefault="00000000">
            <w:pPr>
              <w:spacing w:after="0"/>
              <w:rPr>
                <w:ins w:id="7844" w:author="Sean de Noronha | DRG" w:date="2026-09-29T16:58:00Z" w16du:dateUtc="2026-09-29T14:58:00Z"/>
                <w:rFonts w:cs="Arial"/>
                <w:sz w:val="13"/>
                <w:szCs w:val="13"/>
              </w:rPr>
            </w:pPr>
            <w:ins w:id="7845" w:author="Sean de Noronha | DRG" w:date="2026-09-29T16:58:00Z" w16du:dateUtc="2026-09-29T14:58:00Z">
              <w:r>
                <w:rPr>
                  <w:rFonts w:cs="Arial"/>
                  <w:sz w:val="13"/>
                  <w:szCs w:val="13"/>
                </w:rPr>
                <w:t>65</w:t>
              </w:r>
            </w:ins>
          </w:p>
        </w:tc>
        <w:tc>
          <w:tcPr>
            <w:tcW w:w="500" w:type="dxa"/>
            <w:vAlign w:val="center"/>
          </w:tcPr>
          <w:p w14:paraId="5E0004E3" w14:textId="77777777" w:rsidR="00C60D85" w:rsidRDefault="00000000">
            <w:pPr>
              <w:spacing w:after="0"/>
              <w:rPr>
                <w:ins w:id="7846" w:author="Sean de Noronha | DRG" w:date="2026-09-29T16:58:00Z" w16du:dateUtc="2026-09-29T14:58:00Z"/>
                <w:rFonts w:cs="Arial"/>
                <w:sz w:val="13"/>
                <w:szCs w:val="13"/>
              </w:rPr>
            </w:pPr>
            <w:ins w:id="7847" w:author="Sean de Noronha | DRG" w:date="2026-09-29T16:58:00Z" w16du:dateUtc="2026-09-29T14:58:00Z">
              <w:r>
                <w:rPr>
                  <w:rFonts w:cs="Arial"/>
                  <w:sz w:val="13"/>
                  <w:szCs w:val="13"/>
                </w:rPr>
                <w:t>T1</w:t>
              </w:r>
            </w:ins>
          </w:p>
        </w:tc>
        <w:tc>
          <w:tcPr>
            <w:tcW w:w="660" w:type="dxa"/>
            <w:vAlign w:val="center"/>
          </w:tcPr>
          <w:p w14:paraId="5E0004E4" w14:textId="77777777" w:rsidR="00C60D85" w:rsidRDefault="00000000">
            <w:pPr>
              <w:spacing w:after="0"/>
              <w:rPr>
                <w:ins w:id="7848" w:author="Sean de Noronha | DRG" w:date="2026-09-29T16:58:00Z" w16du:dateUtc="2026-09-29T14:58:00Z"/>
                <w:rFonts w:cs="Arial"/>
                <w:sz w:val="13"/>
                <w:szCs w:val="13"/>
              </w:rPr>
            </w:pPr>
            <w:ins w:id="7849" w:author="Sean de Noronha | DRG" w:date="2026-09-29T16:58:00Z" w16du:dateUtc="2026-09-29T14:58:00Z">
              <w:r>
                <w:rPr>
                  <w:rFonts w:cs="Arial"/>
                  <w:sz w:val="13"/>
                  <w:szCs w:val="13"/>
                </w:rPr>
                <w:t>2</w:t>
              </w:r>
            </w:ins>
          </w:p>
        </w:tc>
        <w:tc>
          <w:tcPr>
            <w:tcW w:w="1920" w:type="dxa"/>
            <w:vAlign w:val="center"/>
          </w:tcPr>
          <w:p w14:paraId="5E0004E5" w14:textId="77777777" w:rsidR="00C60D85" w:rsidRDefault="00000000">
            <w:pPr>
              <w:spacing w:after="0"/>
              <w:rPr>
                <w:ins w:id="7850" w:author="Sean de Noronha | DRG" w:date="2026-09-29T16:58:00Z" w16du:dateUtc="2026-09-29T14:58:00Z"/>
                <w:rFonts w:cs="Arial"/>
                <w:sz w:val="13"/>
                <w:szCs w:val="13"/>
              </w:rPr>
            </w:pPr>
            <w:ins w:id="7851" w:author="Sean de Noronha | DRG" w:date="2026-09-29T16:58:00Z" w16du:dateUtc="2026-09-29T14:58:00Z">
              <w:r>
                <w:rPr>
                  <w:rFonts w:cs="Arial"/>
                  <w:sz w:val="13"/>
                  <w:szCs w:val="13"/>
                </w:rPr>
                <w:t>CSST, Manufacturer C, EHD 31</w:t>
              </w:r>
            </w:ins>
          </w:p>
        </w:tc>
        <w:tc>
          <w:tcPr>
            <w:tcW w:w="520" w:type="dxa"/>
            <w:vAlign w:val="center"/>
          </w:tcPr>
          <w:p w14:paraId="5E0004E6" w14:textId="77777777" w:rsidR="00C60D85" w:rsidRDefault="00000000">
            <w:pPr>
              <w:spacing w:after="0"/>
              <w:rPr>
                <w:ins w:id="7852" w:author="Sean de Noronha | DRG" w:date="2026-09-29T16:58:00Z" w16du:dateUtc="2026-09-29T14:58:00Z"/>
                <w:rFonts w:cs="Arial"/>
                <w:sz w:val="13"/>
                <w:szCs w:val="13"/>
              </w:rPr>
            </w:pPr>
            <w:ins w:id="7853"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E7" w14:textId="77777777" w:rsidR="00C60D85" w:rsidRDefault="00000000">
            <w:pPr>
              <w:spacing w:after="0"/>
              <w:rPr>
                <w:ins w:id="7854" w:author="Sean de Noronha | DRG" w:date="2026-09-29T16:58:00Z" w16du:dateUtc="2026-09-29T14:58:00Z"/>
                <w:rFonts w:cs="Arial"/>
                <w:sz w:val="13"/>
                <w:szCs w:val="13"/>
              </w:rPr>
            </w:pPr>
            <w:ins w:id="7855" w:author="Sean de Noronha | DRG" w:date="2026-09-29T16:58:00Z" w16du:dateUtc="2026-09-29T14:58:00Z">
              <w:r>
                <w:rPr>
                  <w:rFonts w:cs="Arial"/>
                  <w:sz w:val="13"/>
                  <w:szCs w:val="13"/>
                </w:rPr>
                <w:t>4,000</w:t>
              </w:r>
            </w:ins>
          </w:p>
        </w:tc>
        <w:tc>
          <w:tcPr>
            <w:tcW w:w="800" w:type="dxa"/>
            <w:vAlign w:val="center"/>
          </w:tcPr>
          <w:p w14:paraId="5E0004E8" w14:textId="77777777" w:rsidR="00C60D85" w:rsidRDefault="00000000">
            <w:pPr>
              <w:spacing w:after="0"/>
              <w:rPr>
                <w:ins w:id="7856" w:author="Sean de Noronha | DRG" w:date="2026-09-29T16:58:00Z" w16du:dateUtc="2026-09-29T14:58:00Z"/>
                <w:rFonts w:cs="Arial"/>
                <w:sz w:val="13"/>
                <w:szCs w:val="13"/>
              </w:rPr>
            </w:pPr>
            <w:ins w:id="7857" w:author="Sean de Noronha | DRG" w:date="2026-09-29T16:58:00Z" w16du:dateUtc="2026-09-29T14:58:00Z">
              <w:r>
                <w:rPr>
                  <w:rFonts w:cs="Arial"/>
                  <w:sz w:val="13"/>
                  <w:szCs w:val="13"/>
                </w:rPr>
                <w:t>10 m</w:t>
              </w:r>
            </w:ins>
          </w:p>
        </w:tc>
        <w:tc>
          <w:tcPr>
            <w:tcW w:w="880" w:type="dxa"/>
            <w:vAlign w:val="center"/>
          </w:tcPr>
          <w:p w14:paraId="5E0004E9" w14:textId="77777777" w:rsidR="00C60D85" w:rsidRDefault="00000000">
            <w:pPr>
              <w:spacing w:after="0"/>
              <w:rPr>
                <w:ins w:id="7858" w:author="Sean de Noronha | DRG" w:date="2026-09-29T16:58:00Z" w16du:dateUtc="2026-09-29T14:58:00Z"/>
                <w:rFonts w:cs="Arial"/>
                <w:sz w:val="13"/>
                <w:szCs w:val="13"/>
              </w:rPr>
            </w:pPr>
            <w:ins w:id="7859" w:author="Sean de Noronha | DRG" w:date="2026-09-29T16:58:00Z" w16du:dateUtc="2026-09-29T14:58:00Z">
              <w:r>
                <w:rPr>
                  <w:rFonts w:cs="Arial"/>
                  <w:sz w:val="13"/>
                  <w:szCs w:val="13"/>
                </w:rPr>
                <w:t>0.14</w:t>
              </w:r>
            </w:ins>
          </w:p>
        </w:tc>
        <w:tc>
          <w:tcPr>
            <w:tcW w:w="820" w:type="dxa"/>
            <w:vAlign w:val="center"/>
          </w:tcPr>
          <w:p w14:paraId="5E0004EA" w14:textId="77777777" w:rsidR="00C60D85" w:rsidRDefault="00000000">
            <w:pPr>
              <w:spacing w:after="0"/>
              <w:rPr>
                <w:ins w:id="7860" w:author="Sean de Noronha | DRG" w:date="2026-09-29T16:58:00Z" w16du:dateUtc="2026-09-29T14:58:00Z"/>
                <w:rFonts w:cs="Arial"/>
                <w:sz w:val="13"/>
                <w:szCs w:val="13"/>
              </w:rPr>
            </w:pPr>
            <w:ins w:id="7861" w:author="Sean de Noronha | DRG" w:date="2026-09-29T16:58:00Z" w16du:dateUtc="2026-09-29T14:58:00Z">
              <w:r>
                <w:rPr>
                  <w:rFonts w:cs="Arial"/>
                  <w:sz w:val="13"/>
                  <w:szCs w:val="13"/>
                </w:rPr>
                <w:t>119</w:t>
              </w:r>
            </w:ins>
          </w:p>
        </w:tc>
        <w:tc>
          <w:tcPr>
            <w:tcW w:w="1100" w:type="dxa"/>
            <w:vAlign w:val="center"/>
          </w:tcPr>
          <w:p w14:paraId="5E0004EB" w14:textId="77777777" w:rsidR="00C60D85" w:rsidRDefault="00000000">
            <w:pPr>
              <w:spacing w:after="0"/>
              <w:rPr>
                <w:ins w:id="7862" w:author="Sean de Noronha | DRG" w:date="2026-09-29T16:58:00Z" w16du:dateUtc="2026-09-29T14:58:00Z"/>
                <w:rFonts w:cs="Arial"/>
                <w:sz w:val="13"/>
                <w:szCs w:val="13"/>
              </w:rPr>
            </w:pPr>
            <w:ins w:id="7863" w:author="Sean de Noronha | DRG" w:date="2026-09-29T16:58:00Z" w16du:dateUtc="2026-09-29T14:58:00Z">
              <w:r>
                <w:rPr>
                  <w:rFonts w:cs="Arial"/>
                  <w:sz w:val="13"/>
                  <w:szCs w:val="13"/>
                </w:rPr>
                <w:t>80.1 (170)</w:t>
              </w:r>
            </w:ins>
          </w:p>
        </w:tc>
        <w:tc>
          <w:tcPr>
            <w:tcW w:w="700" w:type="dxa"/>
            <w:vAlign w:val="center"/>
          </w:tcPr>
          <w:p w14:paraId="5E0004EC" w14:textId="77777777" w:rsidR="00C60D85" w:rsidRDefault="00000000">
            <w:pPr>
              <w:spacing w:after="0"/>
              <w:rPr>
                <w:ins w:id="7864" w:author="Sean de Noronha | DRG" w:date="2026-09-29T16:58:00Z" w16du:dateUtc="2026-09-29T14:58:00Z"/>
                <w:rFonts w:cs="Arial"/>
                <w:sz w:val="13"/>
                <w:szCs w:val="13"/>
              </w:rPr>
            </w:pPr>
            <w:ins w:id="7865" w:author="Sean de Noronha | DRG" w:date="2026-09-29T16:58:00Z" w16du:dateUtc="2026-09-29T14:58:00Z">
              <w:r>
                <w:rPr>
                  <w:rFonts w:cs="Arial"/>
                  <w:sz w:val="13"/>
                  <w:szCs w:val="13"/>
                </w:rPr>
                <w:t>2.04</w:t>
              </w:r>
            </w:ins>
          </w:p>
        </w:tc>
      </w:tr>
      <w:tr w:rsidR="00C60D85" w14:paraId="488F6FF0" w14:textId="77777777">
        <w:trPr>
          <w:jc w:val="center"/>
          <w:ins w:id="7866" w:author="Sean de Noronha | DRG" w:date="2026-09-29T16:58:00Z"/>
        </w:trPr>
        <w:tc>
          <w:tcPr>
            <w:tcW w:w="560" w:type="dxa"/>
            <w:vAlign w:val="center"/>
          </w:tcPr>
          <w:p w14:paraId="5E0004ED" w14:textId="77777777" w:rsidR="00C60D85" w:rsidRDefault="00000000">
            <w:pPr>
              <w:spacing w:after="0"/>
              <w:rPr>
                <w:ins w:id="7867" w:author="Sean de Noronha | DRG" w:date="2026-09-29T16:58:00Z" w16du:dateUtc="2026-09-29T14:58:00Z"/>
                <w:rFonts w:cs="Arial"/>
                <w:sz w:val="13"/>
                <w:szCs w:val="13"/>
              </w:rPr>
            </w:pPr>
            <w:ins w:id="7868" w:author="Sean de Noronha | DRG" w:date="2026-09-29T16:58:00Z" w16du:dateUtc="2026-09-29T14:58:00Z">
              <w:r>
                <w:rPr>
                  <w:rFonts w:cs="Arial"/>
                  <w:sz w:val="13"/>
                  <w:szCs w:val="13"/>
                </w:rPr>
                <w:t>66</w:t>
              </w:r>
            </w:ins>
          </w:p>
        </w:tc>
        <w:tc>
          <w:tcPr>
            <w:tcW w:w="500" w:type="dxa"/>
            <w:vAlign w:val="center"/>
          </w:tcPr>
          <w:p w14:paraId="5E0004EE" w14:textId="77777777" w:rsidR="00C60D85" w:rsidRDefault="00000000">
            <w:pPr>
              <w:spacing w:after="0"/>
              <w:rPr>
                <w:ins w:id="7869" w:author="Sean de Noronha | DRG" w:date="2026-09-29T16:58:00Z" w16du:dateUtc="2026-09-29T14:58:00Z"/>
                <w:rFonts w:cs="Arial"/>
                <w:sz w:val="13"/>
                <w:szCs w:val="13"/>
              </w:rPr>
            </w:pPr>
            <w:ins w:id="7870" w:author="Sean de Noronha | DRG" w:date="2026-09-29T16:58:00Z" w16du:dateUtc="2026-09-29T14:58:00Z">
              <w:r>
                <w:rPr>
                  <w:rFonts w:cs="Arial"/>
                  <w:sz w:val="13"/>
                  <w:szCs w:val="13"/>
                </w:rPr>
                <w:t>T1</w:t>
              </w:r>
            </w:ins>
          </w:p>
        </w:tc>
        <w:tc>
          <w:tcPr>
            <w:tcW w:w="660" w:type="dxa"/>
            <w:vAlign w:val="center"/>
          </w:tcPr>
          <w:p w14:paraId="5E0004EF" w14:textId="77777777" w:rsidR="00C60D85" w:rsidRDefault="00000000">
            <w:pPr>
              <w:spacing w:after="0"/>
              <w:rPr>
                <w:ins w:id="7871" w:author="Sean de Noronha | DRG" w:date="2026-09-29T16:58:00Z" w16du:dateUtc="2026-09-29T14:58:00Z"/>
                <w:rFonts w:cs="Arial"/>
                <w:sz w:val="13"/>
                <w:szCs w:val="13"/>
              </w:rPr>
            </w:pPr>
            <w:ins w:id="7872" w:author="Sean de Noronha | DRG" w:date="2026-09-29T16:58:00Z" w16du:dateUtc="2026-09-29T14:58:00Z">
              <w:r>
                <w:rPr>
                  <w:rFonts w:cs="Arial"/>
                  <w:sz w:val="13"/>
                  <w:szCs w:val="13"/>
                </w:rPr>
                <w:t>2</w:t>
              </w:r>
            </w:ins>
          </w:p>
        </w:tc>
        <w:tc>
          <w:tcPr>
            <w:tcW w:w="1920" w:type="dxa"/>
            <w:vAlign w:val="center"/>
          </w:tcPr>
          <w:p w14:paraId="5E0004F0" w14:textId="77777777" w:rsidR="00C60D85" w:rsidRDefault="00000000">
            <w:pPr>
              <w:spacing w:after="0"/>
              <w:rPr>
                <w:ins w:id="7873" w:author="Sean de Noronha | DRG" w:date="2026-09-29T16:58:00Z" w16du:dateUtc="2026-09-29T14:58:00Z"/>
                <w:rFonts w:cs="Arial"/>
                <w:sz w:val="13"/>
                <w:szCs w:val="13"/>
              </w:rPr>
            </w:pPr>
            <w:ins w:id="7874" w:author="Sean de Noronha | DRG" w:date="2026-09-29T16:58:00Z" w16du:dateUtc="2026-09-29T14:58:00Z">
              <w:r>
                <w:rPr>
                  <w:rFonts w:cs="Arial"/>
                  <w:sz w:val="13"/>
                  <w:szCs w:val="13"/>
                </w:rPr>
                <w:t>CSST, Manufacturer C, EHD 31</w:t>
              </w:r>
            </w:ins>
          </w:p>
        </w:tc>
        <w:tc>
          <w:tcPr>
            <w:tcW w:w="520" w:type="dxa"/>
            <w:vAlign w:val="center"/>
          </w:tcPr>
          <w:p w14:paraId="5E0004F1" w14:textId="77777777" w:rsidR="00C60D85" w:rsidRDefault="00000000">
            <w:pPr>
              <w:spacing w:after="0"/>
              <w:rPr>
                <w:ins w:id="7875" w:author="Sean de Noronha | DRG" w:date="2026-09-29T16:58:00Z" w16du:dateUtc="2026-09-29T14:58:00Z"/>
                <w:rFonts w:cs="Arial"/>
                <w:sz w:val="13"/>
                <w:szCs w:val="13"/>
              </w:rPr>
            </w:pPr>
            <w:ins w:id="7876"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F2" w14:textId="77777777" w:rsidR="00C60D85" w:rsidRDefault="00000000">
            <w:pPr>
              <w:spacing w:after="0"/>
              <w:rPr>
                <w:ins w:id="7877" w:author="Sean de Noronha | DRG" w:date="2026-09-29T16:58:00Z" w16du:dateUtc="2026-09-29T14:58:00Z"/>
                <w:rFonts w:cs="Arial"/>
                <w:sz w:val="13"/>
                <w:szCs w:val="13"/>
              </w:rPr>
            </w:pPr>
            <w:ins w:id="7878" w:author="Sean de Noronha | DRG" w:date="2026-09-29T16:58:00Z" w16du:dateUtc="2026-09-29T14:58:00Z">
              <w:r>
                <w:rPr>
                  <w:rFonts w:cs="Arial"/>
                  <w:sz w:val="13"/>
                  <w:szCs w:val="13"/>
                </w:rPr>
                <w:t>5,000</w:t>
              </w:r>
            </w:ins>
          </w:p>
        </w:tc>
        <w:tc>
          <w:tcPr>
            <w:tcW w:w="800" w:type="dxa"/>
            <w:vAlign w:val="center"/>
          </w:tcPr>
          <w:p w14:paraId="5E0004F3" w14:textId="77777777" w:rsidR="00C60D85" w:rsidRDefault="00000000">
            <w:pPr>
              <w:spacing w:after="0"/>
              <w:rPr>
                <w:ins w:id="7879" w:author="Sean de Noronha | DRG" w:date="2026-09-29T16:58:00Z" w16du:dateUtc="2026-09-29T14:58:00Z"/>
                <w:rFonts w:cs="Arial"/>
                <w:sz w:val="13"/>
                <w:szCs w:val="13"/>
              </w:rPr>
            </w:pPr>
            <w:ins w:id="7880" w:author="Sean de Noronha | DRG" w:date="2026-09-29T16:58:00Z" w16du:dateUtc="2026-09-29T14:58:00Z">
              <w:r>
                <w:rPr>
                  <w:rFonts w:cs="Arial"/>
                  <w:sz w:val="13"/>
                  <w:szCs w:val="13"/>
                </w:rPr>
                <w:t>10 m</w:t>
              </w:r>
            </w:ins>
          </w:p>
        </w:tc>
        <w:tc>
          <w:tcPr>
            <w:tcW w:w="880" w:type="dxa"/>
            <w:vAlign w:val="center"/>
          </w:tcPr>
          <w:p w14:paraId="5E0004F4" w14:textId="77777777" w:rsidR="00C60D85" w:rsidRDefault="00000000">
            <w:pPr>
              <w:spacing w:after="0"/>
              <w:rPr>
                <w:ins w:id="7881" w:author="Sean de Noronha | DRG" w:date="2026-09-29T16:58:00Z" w16du:dateUtc="2026-09-29T14:58:00Z"/>
                <w:rFonts w:cs="Arial"/>
                <w:sz w:val="13"/>
                <w:szCs w:val="13"/>
              </w:rPr>
            </w:pPr>
            <w:ins w:id="7882" w:author="Sean de Noronha | DRG" w:date="2026-09-29T16:58:00Z" w16du:dateUtc="2026-09-29T14:58:00Z">
              <w:r>
                <w:rPr>
                  <w:rFonts w:cs="Arial"/>
                  <w:sz w:val="13"/>
                  <w:szCs w:val="13"/>
                </w:rPr>
                <w:t>0.21</w:t>
              </w:r>
            </w:ins>
          </w:p>
        </w:tc>
        <w:tc>
          <w:tcPr>
            <w:tcW w:w="820" w:type="dxa"/>
            <w:vAlign w:val="center"/>
          </w:tcPr>
          <w:p w14:paraId="5E0004F5" w14:textId="77777777" w:rsidR="00C60D85" w:rsidRDefault="00000000">
            <w:pPr>
              <w:spacing w:after="0"/>
              <w:rPr>
                <w:ins w:id="7883" w:author="Sean de Noronha | DRG" w:date="2026-09-29T16:58:00Z" w16du:dateUtc="2026-09-29T14:58:00Z"/>
                <w:rFonts w:cs="Arial"/>
                <w:sz w:val="13"/>
                <w:szCs w:val="13"/>
              </w:rPr>
            </w:pPr>
            <w:ins w:id="7884" w:author="Sean de Noronha | DRG" w:date="2026-09-29T16:58:00Z" w16du:dateUtc="2026-09-29T14:58:00Z">
              <w:r>
                <w:rPr>
                  <w:rFonts w:cs="Arial"/>
                  <w:sz w:val="13"/>
                  <w:szCs w:val="13"/>
                </w:rPr>
                <w:t>179</w:t>
              </w:r>
            </w:ins>
          </w:p>
        </w:tc>
        <w:tc>
          <w:tcPr>
            <w:tcW w:w="1100" w:type="dxa"/>
            <w:vAlign w:val="center"/>
          </w:tcPr>
          <w:p w14:paraId="5E0004F6" w14:textId="77777777" w:rsidR="00C60D85" w:rsidRDefault="00000000">
            <w:pPr>
              <w:spacing w:after="0"/>
              <w:rPr>
                <w:ins w:id="7885" w:author="Sean de Noronha | DRG" w:date="2026-09-29T16:58:00Z" w16du:dateUtc="2026-09-29T14:58:00Z"/>
                <w:rFonts w:cs="Arial"/>
                <w:sz w:val="13"/>
                <w:szCs w:val="13"/>
              </w:rPr>
            </w:pPr>
            <w:ins w:id="7886" w:author="Sean de Noronha | DRG" w:date="2026-09-29T16:58:00Z" w16du:dateUtc="2026-09-29T14:58:00Z">
              <w:r>
                <w:rPr>
                  <w:rFonts w:cs="Arial"/>
                  <w:sz w:val="13"/>
                  <w:szCs w:val="13"/>
                </w:rPr>
                <w:t>100 (212)</w:t>
              </w:r>
            </w:ins>
          </w:p>
        </w:tc>
        <w:tc>
          <w:tcPr>
            <w:tcW w:w="700" w:type="dxa"/>
            <w:vAlign w:val="center"/>
          </w:tcPr>
          <w:p w14:paraId="5E0004F7" w14:textId="77777777" w:rsidR="00C60D85" w:rsidRDefault="00000000">
            <w:pPr>
              <w:spacing w:after="0"/>
              <w:rPr>
                <w:ins w:id="7887" w:author="Sean de Noronha | DRG" w:date="2026-09-29T16:58:00Z" w16du:dateUtc="2026-09-29T14:58:00Z"/>
                <w:rFonts w:cs="Arial"/>
                <w:sz w:val="13"/>
                <w:szCs w:val="13"/>
              </w:rPr>
            </w:pPr>
            <w:ins w:id="7888" w:author="Sean de Noronha | DRG" w:date="2026-09-29T16:58:00Z" w16du:dateUtc="2026-09-29T14:58:00Z">
              <w:r>
                <w:rPr>
                  <w:rFonts w:cs="Arial"/>
                  <w:sz w:val="13"/>
                  <w:szCs w:val="13"/>
                </w:rPr>
                <w:t>2.55</w:t>
              </w:r>
            </w:ins>
          </w:p>
        </w:tc>
      </w:tr>
      <w:tr w:rsidR="00C60D85" w14:paraId="41C62500" w14:textId="77777777">
        <w:trPr>
          <w:jc w:val="center"/>
          <w:ins w:id="7889" w:author="Sean de Noronha | DRG" w:date="2026-09-29T16:58:00Z"/>
        </w:trPr>
        <w:tc>
          <w:tcPr>
            <w:tcW w:w="560" w:type="dxa"/>
            <w:vAlign w:val="center"/>
          </w:tcPr>
          <w:p w14:paraId="5E0004F8" w14:textId="77777777" w:rsidR="00C60D85" w:rsidRDefault="00000000">
            <w:pPr>
              <w:spacing w:after="0"/>
              <w:rPr>
                <w:ins w:id="7890" w:author="Sean de Noronha | DRG" w:date="2026-09-29T16:58:00Z" w16du:dateUtc="2026-09-29T14:58:00Z"/>
                <w:rFonts w:cs="Arial"/>
                <w:sz w:val="13"/>
                <w:szCs w:val="13"/>
              </w:rPr>
            </w:pPr>
            <w:ins w:id="7891" w:author="Sean de Noronha | DRG" w:date="2026-09-29T16:58:00Z" w16du:dateUtc="2026-09-29T14:58:00Z">
              <w:r>
                <w:rPr>
                  <w:rFonts w:cs="Arial"/>
                  <w:sz w:val="13"/>
                  <w:szCs w:val="13"/>
                </w:rPr>
                <w:t>67</w:t>
              </w:r>
            </w:ins>
          </w:p>
        </w:tc>
        <w:tc>
          <w:tcPr>
            <w:tcW w:w="500" w:type="dxa"/>
            <w:vAlign w:val="center"/>
          </w:tcPr>
          <w:p w14:paraId="5E0004F9" w14:textId="77777777" w:rsidR="00C60D85" w:rsidRDefault="00000000">
            <w:pPr>
              <w:spacing w:after="0"/>
              <w:rPr>
                <w:ins w:id="7892" w:author="Sean de Noronha | DRG" w:date="2026-09-29T16:58:00Z" w16du:dateUtc="2026-09-29T14:58:00Z"/>
                <w:rFonts w:cs="Arial"/>
                <w:sz w:val="13"/>
                <w:szCs w:val="13"/>
              </w:rPr>
            </w:pPr>
            <w:ins w:id="7893" w:author="Sean de Noronha | DRG" w:date="2026-09-29T16:58:00Z" w16du:dateUtc="2026-09-29T14:58:00Z">
              <w:r>
                <w:rPr>
                  <w:rFonts w:cs="Arial"/>
                  <w:sz w:val="13"/>
                  <w:szCs w:val="13"/>
                </w:rPr>
                <w:t>T1</w:t>
              </w:r>
            </w:ins>
          </w:p>
        </w:tc>
        <w:tc>
          <w:tcPr>
            <w:tcW w:w="660" w:type="dxa"/>
            <w:vAlign w:val="center"/>
          </w:tcPr>
          <w:p w14:paraId="5E0004FA" w14:textId="77777777" w:rsidR="00C60D85" w:rsidRDefault="00000000">
            <w:pPr>
              <w:spacing w:after="0"/>
              <w:rPr>
                <w:ins w:id="7894" w:author="Sean de Noronha | DRG" w:date="2026-09-29T16:58:00Z" w16du:dateUtc="2026-09-29T14:58:00Z"/>
                <w:rFonts w:cs="Arial"/>
                <w:sz w:val="13"/>
                <w:szCs w:val="13"/>
              </w:rPr>
            </w:pPr>
            <w:ins w:id="7895" w:author="Sean de Noronha | DRG" w:date="2026-09-29T16:58:00Z" w16du:dateUtc="2026-09-29T14:58:00Z">
              <w:r>
                <w:rPr>
                  <w:rFonts w:cs="Arial"/>
                  <w:sz w:val="13"/>
                  <w:szCs w:val="13"/>
                </w:rPr>
                <w:t>2</w:t>
              </w:r>
            </w:ins>
          </w:p>
        </w:tc>
        <w:tc>
          <w:tcPr>
            <w:tcW w:w="1920" w:type="dxa"/>
            <w:vAlign w:val="center"/>
          </w:tcPr>
          <w:p w14:paraId="5E0004FB" w14:textId="77777777" w:rsidR="00C60D85" w:rsidRDefault="00000000">
            <w:pPr>
              <w:spacing w:after="0"/>
              <w:rPr>
                <w:ins w:id="7896" w:author="Sean de Noronha | DRG" w:date="2026-09-29T16:58:00Z" w16du:dateUtc="2026-09-29T14:58:00Z"/>
                <w:rFonts w:cs="Arial"/>
                <w:sz w:val="13"/>
                <w:szCs w:val="13"/>
              </w:rPr>
            </w:pPr>
            <w:ins w:id="7897" w:author="Sean de Noronha | DRG" w:date="2026-09-29T16:58:00Z" w16du:dateUtc="2026-09-29T14:58:00Z">
              <w:r>
                <w:rPr>
                  <w:rFonts w:cs="Arial"/>
                  <w:sz w:val="13"/>
                  <w:szCs w:val="13"/>
                </w:rPr>
                <w:t>CSST, Manufacturer C, EHD 31</w:t>
              </w:r>
            </w:ins>
          </w:p>
        </w:tc>
        <w:tc>
          <w:tcPr>
            <w:tcW w:w="520" w:type="dxa"/>
            <w:vAlign w:val="center"/>
          </w:tcPr>
          <w:p w14:paraId="5E0004FC" w14:textId="77777777" w:rsidR="00C60D85" w:rsidRDefault="00000000">
            <w:pPr>
              <w:spacing w:after="0"/>
              <w:rPr>
                <w:ins w:id="7898" w:author="Sean de Noronha | DRG" w:date="2026-09-29T16:58:00Z" w16du:dateUtc="2026-09-29T14:58:00Z"/>
                <w:rFonts w:cs="Arial"/>
                <w:sz w:val="13"/>
                <w:szCs w:val="13"/>
              </w:rPr>
            </w:pPr>
            <w:ins w:id="7899"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4FD" w14:textId="77777777" w:rsidR="00C60D85" w:rsidRDefault="00000000">
            <w:pPr>
              <w:spacing w:after="0"/>
              <w:rPr>
                <w:ins w:id="7900" w:author="Sean de Noronha | DRG" w:date="2026-09-29T16:58:00Z" w16du:dateUtc="2026-09-29T14:58:00Z"/>
                <w:rFonts w:cs="Arial"/>
                <w:sz w:val="13"/>
                <w:szCs w:val="13"/>
              </w:rPr>
            </w:pPr>
            <w:ins w:id="7901" w:author="Sean de Noronha | DRG" w:date="2026-09-29T16:58:00Z" w16du:dateUtc="2026-09-29T14:58:00Z">
              <w:r>
                <w:rPr>
                  <w:rFonts w:cs="Arial"/>
                  <w:sz w:val="13"/>
                  <w:szCs w:val="13"/>
                </w:rPr>
                <w:t>7,500</w:t>
              </w:r>
            </w:ins>
          </w:p>
        </w:tc>
        <w:tc>
          <w:tcPr>
            <w:tcW w:w="800" w:type="dxa"/>
            <w:vAlign w:val="center"/>
          </w:tcPr>
          <w:p w14:paraId="5E0004FE" w14:textId="77777777" w:rsidR="00C60D85" w:rsidRDefault="00000000">
            <w:pPr>
              <w:spacing w:after="0"/>
              <w:rPr>
                <w:ins w:id="7902" w:author="Sean de Noronha | DRG" w:date="2026-09-29T16:58:00Z" w16du:dateUtc="2026-09-29T14:58:00Z"/>
                <w:rFonts w:cs="Arial"/>
                <w:sz w:val="13"/>
                <w:szCs w:val="13"/>
              </w:rPr>
            </w:pPr>
            <w:ins w:id="7903" w:author="Sean de Noronha | DRG" w:date="2026-09-29T16:58:00Z" w16du:dateUtc="2026-09-29T14:58:00Z">
              <w:r>
                <w:rPr>
                  <w:rFonts w:cs="Arial"/>
                  <w:sz w:val="13"/>
                  <w:szCs w:val="13"/>
                </w:rPr>
                <w:t>3 m</w:t>
              </w:r>
            </w:ins>
          </w:p>
        </w:tc>
        <w:tc>
          <w:tcPr>
            <w:tcW w:w="880" w:type="dxa"/>
            <w:vAlign w:val="center"/>
          </w:tcPr>
          <w:p w14:paraId="5E0004FF" w14:textId="77777777" w:rsidR="00C60D85" w:rsidRDefault="00000000">
            <w:pPr>
              <w:spacing w:after="0"/>
              <w:rPr>
                <w:ins w:id="7904" w:author="Sean de Noronha | DRG" w:date="2026-09-29T16:58:00Z" w16du:dateUtc="2026-09-29T14:58:00Z"/>
                <w:rFonts w:cs="Arial"/>
                <w:sz w:val="13"/>
                <w:szCs w:val="13"/>
              </w:rPr>
            </w:pPr>
            <w:ins w:id="7905" w:author="Sean de Noronha | DRG" w:date="2026-09-29T16:58:00Z" w16du:dateUtc="2026-09-29T14:58:00Z">
              <w:r>
                <w:rPr>
                  <w:rFonts w:cs="Arial"/>
                  <w:sz w:val="13"/>
                  <w:szCs w:val="13"/>
                </w:rPr>
                <w:t>0.19</w:t>
              </w:r>
            </w:ins>
          </w:p>
        </w:tc>
        <w:tc>
          <w:tcPr>
            <w:tcW w:w="820" w:type="dxa"/>
            <w:vAlign w:val="center"/>
          </w:tcPr>
          <w:p w14:paraId="5E000500" w14:textId="77777777" w:rsidR="00C60D85" w:rsidRDefault="00000000">
            <w:pPr>
              <w:spacing w:after="0"/>
              <w:rPr>
                <w:ins w:id="7906" w:author="Sean de Noronha | DRG" w:date="2026-09-29T16:58:00Z" w16du:dateUtc="2026-09-29T14:58:00Z"/>
                <w:rFonts w:cs="Arial"/>
                <w:sz w:val="13"/>
                <w:szCs w:val="13"/>
              </w:rPr>
            </w:pPr>
            <w:ins w:id="7907" w:author="Sean de Noronha | DRG" w:date="2026-09-29T16:58:00Z" w16du:dateUtc="2026-09-29T14:58:00Z">
              <w:r>
                <w:rPr>
                  <w:rFonts w:cs="Arial"/>
                  <w:sz w:val="13"/>
                  <w:szCs w:val="13"/>
                </w:rPr>
                <w:t>123</w:t>
              </w:r>
            </w:ins>
          </w:p>
        </w:tc>
        <w:tc>
          <w:tcPr>
            <w:tcW w:w="1100" w:type="dxa"/>
            <w:vAlign w:val="center"/>
          </w:tcPr>
          <w:p w14:paraId="5E000501" w14:textId="77777777" w:rsidR="00C60D85" w:rsidRDefault="00000000">
            <w:pPr>
              <w:spacing w:after="0"/>
              <w:rPr>
                <w:ins w:id="7908" w:author="Sean de Noronha | DRG" w:date="2026-09-29T16:58:00Z" w16du:dateUtc="2026-09-29T14:58:00Z"/>
                <w:rFonts w:cs="Arial"/>
                <w:sz w:val="13"/>
                <w:szCs w:val="13"/>
              </w:rPr>
            </w:pPr>
            <w:ins w:id="7909" w:author="Sean de Noronha | DRG" w:date="2026-09-29T16:58:00Z" w16du:dateUtc="2026-09-29T14:58:00Z">
              <w:r>
                <w:rPr>
                  <w:rFonts w:cs="Arial"/>
                  <w:sz w:val="13"/>
                  <w:szCs w:val="13"/>
                </w:rPr>
                <w:t>150 (318)</w:t>
              </w:r>
            </w:ins>
          </w:p>
        </w:tc>
        <w:tc>
          <w:tcPr>
            <w:tcW w:w="700" w:type="dxa"/>
            <w:vAlign w:val="center"/>
          </w:tcPr>
          <w:p w14:paraId="5E000502" w14:textId="77777777" w:rsidR="00C60D85" w:rsidRDefault="00000000">
            <w:pPr>
              <w:spacing w:after="0"/>
              <w:rPr>
                <w:ins w:id="7910" w:author="Sean de Noronha | DRG" w:date="2026-09-29T16:58:00Z" w16du:dateUtc="2026-09-29T14:58:00Z"/>
                <w:rFonts w:cs="Arial"/>
                <w:sz w:val="13"/>
                <w:szCs w:val="13"/>
              </w:rPr>
            </w:pPr>
            <w:ins w:id="7911" w:author="Sean de Noronha | DRG" w:date="2026-09-29T16:58:00Z" w16du:dateUtc="2026-09-29T14:58:00Z">
              <w:r>
                <w:rPr>
                  <w:rFonts w:cs="Arial"/>
                  <w:sz w:val="13"/>
                  <w:szCs w:val="13"/>
                </w:rPr>
                <w:t>3.82</w:t>
              </w:r>
            </w:ins>
          </w:p>
        </w:tc>
      </w:tr>
      <w:tr w:rsidR="00C60D85" w14:paraId="69865088" w14:textId="77777777">
        <w:trPr>
          <w:jc w:val="center"/>
          <w:ins w:id="7912" w:author="Sean de Noronha | DRG" w:date="2026-09-29T16:58:00Z"/>
        </w:trPr>
        <w:tc>
          <w:tcPr>
            <w:tcW w:w="560" w:type="dxa"/>
            <w:vAlign w:val="center"/>
          </w:tcPr>
          <w:p w14:paraId="5E000503" w14:textId="77777777" w:rsidR="00C60D85" w:rsidRDefault="00000000">
            <w:pPr>
              <w:spacing w:after="0"/>
              <w:rPr>
                <w:ins w:id="7913" w:author="Sean de Noronha | DRG" w:date="2026-09-29T16:58:00Z" w16du:dateUtc="2026-09-29T14:58:00Z"/>
                <w:rFonts w:cs="Arial"/>
                <w:sz w:val="13"/>
                <w:szCs w:val="13"/>
              </w:rPr>
            </w:pPr>
            <w:ins w:id="7914" w:author="Sean de Noronha | DRG" w:date="2026-09-29T16:58:00Z" w16du:dateUtc="2026-09-29T14:58:00Z">
              <w:r>
                <w:rPr>
                  <w:rFonts w:cs="Arial"/>
                  <w:sz w:val="13"/>
                  <w:szCs w:val="13"/>
                </w:rPr>
                <w:lastRenderedPageBreak/>
                <w:t>68</w:t>
              </w:r>
            </w:ins>
          </w:p>
        </w:tc>
        <w:tc>
          <w:tcPr>
            <w:tcW w:w="500" w:type="dxa"/>
            <w:vAlign w:val="center"/>
          </w:tcPr>
          <w:p w14:paraId="5E000504" w14:textId="77777777" w:rsidR="00C60D85" w:rsidRDefault="00000000">
            <w:pPr>
              <w:spacing w:after="0"/>
              <w:rPr>
                <w:ins w:id="7915" w:author="Sean de Noronha | DRG" w:date="2026-09-29T16:58:00Z" w16du:dateUtc="2026-09-29T14:58:00Z"/>
                <w:rFonts w:cs="Arial"/>
                <w:sz w:val="13"/>
                <w:szCs w:val="13"/>
              </w:rPr>
            </w:pPr>
            <w:ins w:id="7916" w:author="Sean de Noronha | DRG" w:date="2026-09-29T16:58:00Z" w16du:dateUtc="2026-09-29T14:58:00Z">
              <w:r>
                <w:rPr>
                  <w:rFonts w:cs="Arial"/>
                  <w:sz w:val="13"/>
                  <w:szCs w:val="13"/>
                </w:rPr>
                <w:t>T1</w:t>
              </w:r>
            </w:ins>
          </w:p>
        </w:tc>
        <w:tc>
          <w:tcPr>
            <w:tcW w:w="660" w:type="dxa"/>
            <w:vAlign w:val="center"/>
          </w:tcPr>
          <w:p w14:paraId="5E000505" w14:textId="77777777" w:rsidR="00C60D85" w:rsidRDefault="00000000">
            <w:pPr>
              <w:spacing w:after="0"/>
              <w:rPr>
                <w:ins w:id="7917" w:author="Sean de Noronha | DRG" w:date="2026-09-29T16:58:00Z" w16du:dateUtc="2026-09-29T14:58:00Z"/>
                <w:rFonts w:cs="Arial"/>
                <w:sz w:val="13"/>
                <w:szCs w:val="13"/>
              </w:rPr>
            </w:pPr>
            <w:ins w:id="7918" w:author="Sean de Noronha | DRG" w:date="2026-09-29T16:58:00Z" w16du:dateUtc="2026-09-29T14:58:00Z">
              <w:r>
                <w:rPr>
                  <w:rFonts w:cs="Arial"/>
                  <w:sz w:val="13"/>
                  <w:szCs w:val="13"/>
                </w:rPr>
                <w:t>2</w:t>
              </w:r>
            </w:ins>
          </w:p>
        </w:tc>
        <w:tc>
          <w:tcPr>
            <w:tcW w:w="1920" w:type="dxa"/>
            <w:vAlign w:val="center"/>
          </w:tcPr>
          <w:p w14:paraId="5E000506" w14:textId="77777777" w:rsidR="00C60D85" w:rsidRDefault="00000000">
            <w:pPr>
              <w:spacing w:after="0"/>
              <w:rPr>
                <w:ins w:id="7919" w:author="Sean de Noronha | DRG" w:date="2026-09-29T16:58:00Z" w16du:dateUtc="2026-09-29T14:58:00Z"/>
                <w:rFonts w:cs="Arial"/>
                <w:sz w:val="13"/>
                <w:szCs w:val="13"/>
              </w:rPr>
            </w:pPr>
            <w:ins w:id="7920" w:author="Sean de Noronha | DRG" w:date="2026-09-29T16:58:00Z" w16du:dateUtc="2026-09-29T14:58:00Z">
              <w:r>
                <w:rPr>
                  <w:rFonts w:cs="Arial"/>
                  <w:sz w:val="13"/>
                  <w:szCs w:val="13"/>
                </w:rPr>
                <w:t>CSST, Manufacturer C, EHD 31</w:t>
              </w:r>
            </w:ins>
          </w:p>
        </w:tc>
        <w:tc>
          <w:tcPr>
            <w:tcW w:w="520" w:type="dxa"/>
            <w:vAlign w:val="center"/>
          </w:tcPr>
          <w:p w14:paraId="5E000507" w14:textId="77777777" w:rsidR="00C60D85" w:rsidRDefault="00000000">
            <w:pPr>
              <w:spacing w:after="0"/>
              <w:rPr>
                <w:ins w:id="7921" w:author="Sean de Noronha | DRG" w:date="2026-09-29T16:58:00Z" w16du:dateUtc="2026-09-29T14:58:00Z"/>
                <w:rFonts w:cs="Arial"/>
                <w:sz w:val="13"/>
                <w:szCs w:val="13"/>
              </w:rPr>
            </w:pPr>
            <w:ins w:id="7922"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508" w14:textId="77777777" w:rsidR="00C60D85" w:rsidRDefault="00000000">
            <w:pPr>
              <w:spacing w:after="0"/>
              <w:rPr>
                <w:ins w:id="7923" w:author="Sean de Noronha | DRG" w:date="2026-09-29T16:58:00Z" w16du:dateUtc="2026-09-29T14:58:00Z"/>
                <w:rFonts w:cs="Arial"/>
                <w:sz w:val="13"/>
                <w:szCs w:val="13"/>
              </w:rPr>
            </w:pPr>
            <w:ins w:id="7924" w:author="Sean de Noronha | DRG" w:date="2026-09-29T16:58:00Z" w16du:dateUtc="2026-09-29T14:58:00Z">
              <w:r>
                <w:rPr>
                  <w:rFonts w:cs="Arial"/>
                  <w:sz w:val="13"/>
                  <w:szCs w:val="13"/>
                </w:rPr>
                <w:t>10,000</w:t>
              </w:r>
            </w:ins>
          </w:p>
        </w:tc>
        <w:tc>
          <w:tcPr>
            <w:tcW w:w="800" w:type="dxa"/>
            <w:vAlign w:val="center"/>
          </w:tcPr>
          <w:p w14:paraId="5E000509" w14:textId="77777777" w:rsidR="00C60D85" w:rsidRDefault="00000000">
            <w:pPr>
              <w:spacing w:after="0"/>
              <w:rPr>
                <w:ins w:id="7925" w:author="Sean de Noronha | DRG" w:date="2026-09-29T16:58:00Z" w16du:dateUtc="2026-09-29T14:58:00Z"/>
                <w:rFonts w:cs="Arial"/>
                <w:sz w:val="13"/>
                <w:szCs w:val="13"/>
              </w:rPr>
            </w:pPr>
            <w:ins w:id="7926" w:author="Sean de Noronha | DRG" w:date="2026-09-29T16:58:00Z" w16du:dateUtc="2026-09-29T14:58:00Z">
              <w:r>
                <w:rPr>
                  <w:rFonts w:cs="Arial"/>
                  <w:sz w:val="13"/>
                  <w:szCs w:val="13"/>
                </w:rPr>
                <w:t>2 m</w:t>
              </w:r>
            </w:ins>
          </w:p>
        </w:tc>
        <w:tc>
          <w:tcPr>
            <w:tcW w:w="880" w:type="dxa"/>
            <w:vAlign w:val="center"/>
          </w:tcPr>
          <w:p w14:paraId="5E00050A" w14:textId="77777777" w:rsidR="00C60D85" w:rsidRDefault="00000000">
            <w:pPr>
              <w:spacing w:after="0"/>
              <w:rPr>
                <w:ins w:id="7927" w:author="Sean de Noronha | DRG" w:date="2026-09-29T16:58:00Z" w16du:dateUtc="2026-09-29T14:58:00Z"/>
                <w:rFonts w:cs="Arial"/>
                <w:sz w:val="13"/>
                <w:szCs w:val="13"/>
              </w:rPr>
            </w:pPr>
            <w:ins w:id="7928" w:author="Sean de Noronha | DRG" w:date="2026-09-29T16:58:00Z" w16du:dateUtc="2026-09-29T14:58:00Z">
              <w:r>
                <w:rPr>
                  <w:rFonts w:cs="Arial"/>
                  <w:sz w:val="13"/>
                  <w:szCs w:val="13"/>
                </w:rPr>
                <w:t>0.25</w:t>
              </w:r>
            </w:ins>
          </w:p>
        </w:tc>
        <w:tc>
          <w:tcPr>
            <w:tcW w:w="820" w:type="dxa"/>
            <w:vAlign w:val="center"/>
          </w:tcPr>
          <w:p w14:paraId="5E00050B" w14:textId="77777777" w:rsidR="00C60D85" w:rsidRDefault="00000000">
            <w:pPr>
              <w:spacing w:after="0"/>
              <w:rPr>
                <w:ins w:id="7929" w:author="Sean de Noronha | DRG" w:date="2026-09-29T16:58:00Z" w16du:dateUtc="2026-09-29T14:58:00Z"/>
                <w:rFonts w:cs="Arial"/>
                <w:sz w:val="13"/>
                <w:szCs w:val="13"/>
              </w:rPr>
            </w:pPr>
            <w:ins w:id="7930" w:author="Sean de Noronha | DRG" w:date="2026-09-29T16:58:00Z" w16du:dateUtc="2026-09-29T14:58:00Z">
              <w:r>
                <w:rPr>
                  <w:rFonts w:cs="Arial"/>
                  <w:sz w:val="13"/>
                  <w:szCs w:val="13"/>
                </w:rPr>
                <w:t>132</w:t>
              </w:r>
            </w:ins>
          </w:p>
        </w:tc>
        <w:tc>
          <w:tcPr>
            <w:tcW w:w="1100" w:type="dxa"/>
            <w:vAlign w:val="center"/>
          </w:tcPr>
          <w:p w14:paraId="5E00050C" w14:textId="77777777" w:rsidR="00C60D85" w:rsidRDefault="00000000">
            <w:pPr>
              <w:spacing w:after="0"/>
              <w:rPr>
                <w:ins w:id="7931" w:author="Sean de Noronha | DRG" w:date="2026-09-29T16:58:00Z" w16du:dateUtc="2026-09-29T14:58:00Z"/>
                <w:rFonts w:cs="Arial"/>
                <w:sz w:val="13"/>
                <w:szCs w:val="13"/>
              </w:rPr>
            </w:pPr>
            <w:ins w:id="7932" w:author="Sean de Noronha | DRG" w:date="2026-09-29T16:58:00Z" w16du:dateUtc="2026-09-29T14:58:00Z">
              <w:r>
                <w:rPr>
                  <w:rFonts w:cs="Arial"/>
                  <w:sz w:val="13"/>
                  <w:szCs w:val="13"/>
                </w:rPr>
                <w:t>200 (424)</w:t>
              </w:r>
            </w:ins>
          </w:p>
        </w:tc>
        <w:tc>
          <w:tcPr>
            <w:tcW w:w="700" w:type="dxa"/>
            <w:vAlign w:val="center"/>
          </w:tcPr>
          <w:p w14:paraId="5E00050D" w14:textId="77777777" w:rsidR="00C60D85" w:rsidRDefault="00000000">
            <w:pPr>
              <w:spacing w:after="0"/>
              <w:rPr>
                <w:ins w:id="7933" w:author="Sean de Noronha | DRG" w:date="2026-09-29T16:58:00Z" w16du:dateUtc="2026-09-29T14:58:00Z"/>
                <w:rFonts w:cs="Arial"/>
                <w:sz w:val="13"/>
                <w:szCs w:val="13"/>
              </w:rPr>
            </w:pPr>
            <w:ins w:id="7934" w:author="Sean de Noronha | DRG" w:date="2026-09-29T16:58:00Z" w16du:dateUtc="2026-09-29T14:58:00Z">
              <w:r>
                <w:rPr>
                  <w:rFonts w:cs="Arial"/>
                  <w:sz w:val="13"/>
                  <w:szCs w:val="13"/>
                </w:rPr>
                <w:t>5.09</w:t>
              </w:r>
            </w:ins>
          </w:p>
        </w:tc>
      </w:tr>
      <w:tr w:rsidR="00C60D85" w14:paraId="60CC61F2" w14:textId="77777777">
        <w:trPr>
          <w:jc w:val="center"/>
          <w:ins w:id="7935" w:author="Sean de Noronha | DRG" w:date="2026-09-29T16:58:00Z"/>
        </w:trPr>
        <w:tc>
          <w:tcPr>
            <w:tcW w:w="560" w:type="dxa"/>
            <w:vAlign w:val="center"/>
          </w:tcPr>
          <w:p w14:paraId="5E00050E" w14:textId="77777777" w:rsidR="00C60D85" w:rsidRDefault="00000000">
            <w:pPr>
              <w:spacing w:after="0"/>
              <w:rPr>
                <w:ins w:id="7936" w:author="Sean de Noronha | DRG" w:date="2026-09-29T16:58:00Z" w16du:dateUtc="2026-09-29T14:58:00Z"/>
                <w:rFonts w:cs="Arial"/>
                <w:sz w:val="13"/>
                <w:szCs w:val="13"/>
              </w:rPr>
            </w:pPr>
            <w:ins w:id="7937" w:author="Sean de Noronha | DRG" w:date="2026-09-29T16:58:00Z" w16du:dateUtc="2026-09-29T14:58:00Z">
              <w:r>
                <w:rPr>
                  <w:rFonts w:cs="Arial"/>
                  <w:sz w:val="13"/>
                  <w:szCs w:val="13"/>
                </w:rPr>
                <w:t>69</w:t>
              </w:r>
            </w:ins>
          </w:p>
        </w:tc>
        <w:tc>
          <w:tcPr>
            <w:tcW w:w="500" w:type="dxa"/>
            <w:vAlign w:val="center"/>
          </w:tcPr>
          <w:p w14:paraId="5E00050F" w14:textId="77777777" w:rsidR="00C60D85" w:rsidRDefault="00000000">
            <w:pPr>
              <w:spacing w:after="0"/>
              <w:rPr>
                <w:ins w:id="7938" w:author="Sean de Noronha | DRG" w:date="2026-09-29T16:58:00Z" w16du:dateUtc="2026-09-29T14:58:00Z"/>
                <w:rFonts w:cs="Arial"/>
                <w:sz w:val="13"/>
                <w:szCs w:val="13"/>
              </w:rPr>
            </w:pPr>
            <w:ins w:id="7939" w:author="Sean de Noronha | DRG" w:date="2026-09-29T16:58:00Z" w16du:dateUtc="2026-09-29T14:58:00Z">
              <w:r>
                <w:rPr>
                  <w:rFonts w:cs="Arial"/>
                  <w:sz w:val="13"/>
                  <w:szCs w:val="13"/>
                </w:rPr>
                <w:t>T1</w:t>
              </w:r>
            </w:ins>
          </w:p>
        </w:tc>
        <w:tc>
          <w:tcPr>
            <w:tcW w:w="660" w:type="dxa"/>
            <w:vAlign w:val="center"/>
          </w:tcPr>
          <w:p w14:paraId="5E000510" w14:textId="77777777" w:rsidR="00C60D85" w:rsidRDefault="00000000">
            <w:pPr>
              <w:spacing w:after="0"/>
              <w:rPr>
                <w:ins w:id="7940" w:author="Sean de Noronha | DRG" w:date="2026-09-29T16:58:00Z" w16du:dateUtc="2026-09-29T14:58:00Z"/>
                <w:rFonts w:cs="Arial"/>
                <w:sz w:val="13"/>
                <w:szCs w:val="13"/>
              </w:rPr>
            </w:pPr>
            <w:ins w:id="7941" w:author="Sean de Noronha | DRG" w:date="2026-09-29T16:58:00Z" w16du:dateUtc="2026-09-29T14:58:00Z">
              <w:r>
                <w:rPr>
                  <w:rFonts w:cs="Arial"/>
                  <w:sz w:val="13"/>
                  <w:szCs w:val="13"/>
                </w:rPr>
                <w:t>2</w:t>
              </w:r>
            </w:ins>
          </w:p>
        </w:tc>
        <w:tc>
          <w:tcPr>
            <w:tcW w:w="1920" w:type="dxa"/>
            <w:vAlign w:val="center"/>
          </w:tcPr>
          <w:p w14:paraId="5E000511" w14:textId="77777777" w:rsidR="00C60D85" w:rsidRDefault="00000000">
            <w:pPr>
              <w:spacing w:after="0"/>
              <w:rPr>
                <w:ins w:id="7942" w:author="Sean de Noronha | DRG" w:date="2026-09-29T16:58:00Z" w16du:dateUtc="2026-09-29T14:58:00Z"/>
                <w:rFonts w:cs="Arial"/>
                <w:sz w:val="13"/>
                <w:szCs w:val="13"/>
              </w:rPr>
            </w:pPr>
            <w:ins w:id="7943" w:author="Sean de Noronha | DRG" w:date="2026-09-29T16:58:00Z" w16du:dateUtc="2026-09-29T14:58:00Z">
              <w:r>
                <w:rPr>
                  <w:rFonts w:cs="Arial"/>
                  <w:sz w:val="13"/>
                  <w:szCs w:val="13"/>
                </w:rPr>
                <w:t>CSST, Manufacturer C, EHD 31</w:t>
              </w:r>
            </w:ins>
          </w:p>
        </w:tc>
        <w:tc>
          <w:tcPr>
            <w:tcW w:w="520" w:type="dxa"/>
            <w:vAlign w:val="center"/>
          </w:tcPr>
          <w:p w14:paraId="5E000512" w14:textId="77777777" w:rsidR="00C60D85" w:rsidRDefault="00000000">
            <w:pPr>
              <w:spacing w:after="0"/>
              <w:rPr>
                <w:ins w:id="7944" w:author="Sean de Noronha | DRG" w:date="2026-09-29T16:58:00Z" w16du:dateUtc="2026-09-29T14:58:00Z"/>
                <w:rFonts w:cs="Arial"/>
                <w:sz w:val="13"/>
                <w:szCs w:val="13"/>
              </w:rPr>
            </w:pPr>
            <w:ins w:id="7945"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513" w14:textId="77777777" w:rsidR="00C60D85" w:rsidRDefault="00000000">
            <w:pPr>
              <w:spacing w:after="0"/>
              <w:rPr>
                <w:ins w:id="7946" w:author="Sean de Noronha | DRG" w:date="2026-09-29T16:58:00Z" w16du:dateUtc="2026-09-29T14:58:00Z"/>
                <w:rFonts w:cs="Arial"/>
                <w:sz w:val="13"/>
                <w:szCs w:val="13"/>
              </w:rPr>
            </w:pPr>
            <w:ins w:id="7947" w:author="Sean de Noronha | DRG" w:date="2026-09-29T16:58:00Z" w16du:dateUtc="2026-09-29T14:58:00Z">
              <w:r>
                <w:rPr>
                  <w:rFonts w:cs="Arial"/>
                  <w:sz w:val="13"/>
                  <w:szCs w:val="13"/>
                </w:rPr>
                <w:t>15,000</w:t>
              </w:r>
            </w:ins>
          </w:p>
        </w:tc>
        <w:tc>
          <w:tcPr>
            <w:tcW w:w="800" w:type="dxa"/>
            <w:vAlign w:val="center"/>
          </w:tcPr>
          <w:p w14:paraId="5E000514" w14:textId="77777777" w:rsidR="00C60D85" w:rsidRDefault="00000000">
            <w:pPr>
              <w:spacing w:after="0"/>
              <w:rPr>
                <w:ins w:id="7948" w:author="Sean de Noronha | DRG" w:date="2026-09-29T16:58:00Z" w16du:dateUtc="2026-09-29T14:58:00Z"/>
                <w:rFonts w:cs="Arial"/>
                <w:sz w:val="13"/>
                <w:szCs w:val="13"/>
              </w:rPr>
            </w:pPr>
            <w:ins w:id="7949" w:author="Sean de Noronha | DRG" w:date="2026-09-29T16:58:00Z" w16du:dateUtc="2026-09-29T14:58:00Z">
              <w:r>
                <w:rPr>
                  <w:rFonts w:cs="Arial"/>
                  <w:sz w:val="13"/>
                  <w:szCs w:val="13"/>
                </w:rPr>
                <w:t>1 m</w:t>
              </w:r>
            </w:ins>
          </w:p>
        </w:tc>
        <w:tc>
          <w:tcPr>
            <w:tcW w:w="880" w:type="dxa"/>
            <w:vAlign w:val="center"/>
          </w:tcPr>
          <w:p w14:paraId="5E000515" w14:textId="77777777" w:rsidR="00C60D85" w:rsidRDefault="00000000">
            <w:pPr>
              <w:spacing w:after="0"/>
              <w:rPr>
                <w:ins w:id="7950" w:author="Sean de Noronha | DRG" w:date="2026-09-29T16:58:00Z" w16du:dateUtc="2026-09-29T14:58:00Z"/>
                <w:rFonts w:cs="Arial"/>
                <w:sz w:val="13"/>
                <w:szCs w:val="13"/>
              </w:rPr>
            </w:pPr>
            <w:ins w:id="7951" w:author="Sean de Noronha | DRG" w:date="2026-09-29T16:58:00Z" w16du:dateUtc="2026-09-29T14:58:00Z">
              <w:r>
                <w:rPr>
                  <w:rFonts w:cs="Arial"/>
                  <w:sz w:val="13"/>
                  <w:szCs w:val="13"/>
                </w:rPr>
                <w:t>0.41</w:t>
              </w:r>
            </w:ins>
          </w:p>
        </w:tc>
        <w:tc>
          <w:tcPr>
            <w:tcW w:w="820" w:type="dxa"/>
            <w:vAlign w:val="center"/>
          </w:tcPr>
          <w:p w14:paraId="5E000516" w14:textId="77777777" w:rsidR="00C60D85" w:rsidRDefault="00000000">
            <w:pPr>
              <w:spacing w:after="0"/>
              <w:rPr>
                <w:ins w:id="7952" w:author="Sean de Noronha | DRG" w:date="2026-09-29T16:58:00Z" w16du:dateUtc="2026-09-29T14:58:00Z"/>
                <w:rFonts w:cs="Arial"/>
                <w:sz w:val="13"/>
                <w:szCs w:val="13"/>
              </w:rPr>
            </w:pPr>
            <w:ins w:id="7953" w:author="Sean de Noronha | DRG" w:date="2026-09-29T16:58:00Z" w16du:dateUtc="2026-09-29T14:58:00Z">
              <w:r>
                <w:rPr>
                  <w:rFonts w:cs="Arial"/>
                  <w:sz w:val="13"/>
                  <w:szCs w:val="13"/>
                </w:rPr>
                <w:t>151</w:t>
              </w:r>
            </w:ins>
          </w:p>
        </w:tc>
        <w:tc>
          <w:tcPr>
            <w:tcW w:w="1100" w:type="dxa"/>
            <w:vAlign w:val="center"/>
          </w:tcPr>
          <w:p w14:paraId="5E000517" w14:textId="77777777" w:rsidR="00C60D85" w:rsidRDefault="00000000">
            <w:pPr>
              <w:spacing w:after="0"/>
              <w:rPr>
                <w:ins w:id="7954" w:author="Sean de Noronha | DRG" w:date="2026-09-29T16:58:00Z" w16du:dateUtc="2026-09-29T14:58:00Z"/>
                <w:rFonts w:cs="Arial"/>
                <w:sz w:val="13"/>
                <w:szCs w:val="13"/>
              </w:rPr>
            </w:pPr>
            <w:ins w:id="7955" w:author="Sean de Noronha | DRG" w:date="2026-09-29T16:58:00Z" w16du:dateUtc="2026-09-29T14:58:00Z">
              <w:r>
                <w:rPr>
                  <w:rFonts w:cs="Arial"/>
                  <w:sz w:val="13"/>
                  <w:szCs w:val="13"/>
                </w:rPr>
                <w:t>300 (636)</w:t>
              </w:r>
            </w:ins>
          </w:p>
        </w:tc>
        <w:tc>
          <w:tcPr>
            <w:tcW w:w="700" w:type="dxa"/>
            <w:vAlign w:val="center"/>
          </w:tcPr>
          <w:p w14:paraId="5E000518" w14:textId="77777777" w:rsidR="00C60D85" w:rsidRDefault="00000000">
            <w:pPr>
              <w:spacing w:after="0"/>
              <w:rPr>
                <w:ins w:id="7956" w:author="Sean de Noronha | DRG" w:date="2026-09-29T16:58:00Z" w16du:dateUtc="2026-09-29T14:58:00Z"/>
                <w:rFonts w:cs="Arial"/>
                <w:sz w:val="13"/>
                <w:szCs w:val="13"/>
              </w:rPr>
            </w:pPr>
            <w:ins w:id="7957" w:author="Sean de Noronha | DRG" w:date="2026-09-29T16:58:00Z" w16du:dateUtc="2026-09-29T14:58:00Z">
              <w:r>
                <w:rPr>
                  <w:rFonts w:cs="Arial"/>
                  <w:sz w:val="13"/>
                  <w:szCs w:val="13"/>
                </w:rPr>
                <w:t>7.64</w:t>
              </w:r>
            </w:ins>
          </w:p>
        </w:tc>
      </w:tr>
      <w:tr w:rsidR="00C60D85" w14:paraId="1BD67A60" w14:textId="77777777">
        <w:trPr>
          <w:jc w:val="center"/>
          <w:ins w:id="7958" w:author="Sean de Noronha | DRG" w:date="2026-09-29T16:58:00Z"/>
        </w:trPr>
        <w:tc>
          <w:tcPr>
            <w:tcW w:w="560" w:type="dxa"/>
            <w:vAlign w:val="center"/>
          </w:tcPr>
          <w:p w14:paraId="5E000519" w14:textId="77777777" w:rsidR="00C60D85" w:rsidRDefault="00000000">
            <w:pPr>
              <w:spacing w:after="0"/>
              <w:rPr>
                <w:ins w:id="7959" w:author="Sean de Noronha | DRG" w:date="2026-09-29T16:58:00Z" w16du:dateUtc="2026-09-29T14:58:00Z"/>
                <w:rFonts w:cs="Arial"/>
                <w:sz w:val="13"/>
                <w:szCs w:val="13"/>
              </w:rPr>
            </w:pPr>
            <w:ins w:id="7960" w:author="Sean de Noronha | DRG" w:date="2026-09-29T16:58:00Z" w16du:dateUtc="2026-09-29T14:58:00Z">
              <w:r>
                <w:rPr>
                  <w:rFonts w:cs="Arial"/>
                  <w:sz w:val="13"/>
                  <w:szCs w:val="13"/>
                </w:rPr>
                <w:t>70</w:t>
              </w:r>
            </w:ins>
          </w:p>
        </w:tc>
        <w:tc>
          <w:tcPr>
            <w:tcW w:w="500" w:type="dxa"/>
            <w:vAlign w:val="center"/>
          </w:tcPr>
          <w:p w14:paraId="5E00051A" w14:textId="77777777" w:rsidR="00C60D85" w:rsidRDefault="00000000">
            <w:pPr>
              <w:spacing w:after="0"/>
              <w:rPr>
                <w:ins w:id="7961" w:author="Sean de Noronha | DRG" w:date="2026-09-29T16:58:00Z" w16du:dateUtc="2026-09-29T14:58:00Z"/>
                <w:rFonts w:cs="Arial"/>
                <w:sz w:val="13"/>
                <w:szCs w:val="13"/>
              </w:rPr>
            </w:pPr>
            <w:ins w:id="7962" w:author="Sean de Noronha | DRG" w:date="2026-09-29T16:58:00Z" w16du:dateUtc="2026-09-29T14:58:00Z">
              <w:r>
                <w:rPr>
                  <w:rFonts w:cs="Arial"/>
                  <w:sz w:val="13"/>
                  <w:szCs w:val="13"/>
                </w:rPr>
                <w:t>T1</w:t>
              </w:r>
            </w:ins>
          </w:p>
        </w:tc>
        <w:tc>
          <w:tcPr>
            <w:tcW w:w="660" w:type="dxa"/>
            <w:vAlign w:val="center"/>
          </w:tcPr>
          <w:p w14:paraId="5E00051B" w14:textId="77777777" w:rsidR="00C60D85" w:rsidRDefault="00000000">
            <w:pPr>
              <w:spacing w:after="0"/>
              <w:rPr>
                <w:ins w:id="7963" w:author="Sean de Noronha | DRG" w:date="2026-09-29T16:58:00Z" w16du:dateUtc="2026-09-29T14:58:00Z"/>
                <w:rFonts w:cs="Arial"/>
                <w:sz w:val="13"/>
                <w:szCs w:val="13"/>
              </w:rPr>
            </w:pPr>
            <w:ins w:id="7964" w:author="Sean de Noronha | DRG" w:date="2026-09-29T16:58:00Z" w16du:dateUtc="2026-09-29T14:58:00Z">
              <w:r>
                <w:rPr>
                  <w:rFonts w:cs="Arial"/>
                  <w:sz w:val="13"/>
                  <w:szCs w:val="13"/>
                </w:rPr>
                <w:t>2</w:t>
              </w:r>
            </w:ins>
          </w:p>
        </w:tc>
        <w:tc>
          <w:tcPr>
            <w:tcW w:w="1920" w:type="dxa"/>
            <w:vAlign w:val="center"/>
          </w:tcPr>
          <w:p w14:paraId="5E00051C" w14:textId="77777777" w:rsidR="00C60D85" w:rsidRDefault="00000000">
            <w:pPr>
              <w:spacing w:after="0"/>
              <w:rPr>
                <w:ins w:id="7965" w:author="Sean de Noronha | DRG" w:date="2026-09-29T16:58:00Z" w16du:dateUtc="2026-09-29T14:58:00Z"/>
                <w:rFonts w:cs="Arial"/>
                <w:sz w:val="13"/>
                <w:szCs w:val="13"/>
              </w:rPr>
            </w:pPr>
            <w:ins w:id="7966" w:author="Sean de Noronha | DRG" w:date="2026-09-29T16:58:00Z" w16du:dateUtc="2026-09-29T14:58:00Z">
              <w:r>
                <w:rPr>
                  <w:rFonts w:cs="Arial"/>
                  <w:sz w:val="13"/>
                  <w:szCs w:val="13"/>
                </w:rPr>
                <w:t>CSST, Manufacturer C, EHD 31</w:t>
              </w:r>
            </w:ins>
          </w:p>
        </w:tc>
        <w:tc>
          <w:tcPr>
            <w:tcW w:w="520" w:type="dxa"/>
            <w:vAlign w:val="center"/>
          </w:tcPr>
          <w:p w14:paraId="5E00051D" w14:textId="77777777" w:rsidR="00C60D85" w:rsidRDefault="00000000">
            <w:pPr>
              <w:spacing w:after="0"/>
              <w:rPr>
                <w:ins w:id="7967" w:author="Sean de Noronha | DRG" w:date="2026-09-29T16:58:00Z" w16du:dateUtc="2026-09-29T14:58:00Z"/>
                <w:rFonts w:cs="Arial"/>
                <w:sz w:val="13"/>
                <w:szCs w:val="13"/>
              </w:rPr>
            </w:pPr>
            <w:ins w:id="7968"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51E" w14:textId="77777777" w:rsidR="00C60D85" w:rsidRDefault="00000000">
            <w:pPr>
              <w:spacing w:after="0"/>
              <w:rPr>
                <w:ins w:id="7969" w:author="Sean de Noronha | DRG" w:date="2026-09-29T16:58:00Z" w16du:dateUtc="2026-09-29T14:58:00Z"/>
                <w:rFonts w:cs="Arial"/>
                <w:sz w:val="13"/>
                <w:szCs w:val="13"/>
              </w:rPr>
            </w:pPr>
            <w:ins w:id="7970" w:author="Sean de Noronha | DRG" w:date="2026-09-29T16:58:00Z" w16du:dateUtc="2026-09-29T14:58:00Z">
              <w:r>
                <w:rPr>
                  <w:rFonts w:cs="Arial"/>
                  <w:sz w:val="13"/>
                  <w:szCs w:val="13"/>
                </w:rPr>
                <w:t>20,000</w:t>
              </w:r>
            </w:ins>
          </w:p>
        </w:tc>
        <w:tc>
          <w:tcPr>
            <w:tcW w:w="800" w:type="dxa"/>
            <w:vAlign w:val="center"/>
          </w:tcPr>
          <w:p w14:paraId="5E00051F" w14:textId="77777777" w:rsidR="00C60D85" w:rsidRDefault="00000000">
            <w:pPr>
              <w:spacing w:after="0"/>
              <w:rPr>
                <w:ins w:id="7971" w:author="Sean de Noronha | DRG" w:date="2026-09-29T16:58:00Z" w16du:dateUtc="2026-09-29T14:58:00Z"/>
                <w:rFonts w:cs="Arial"/>
                <w:sz w:val="13"/>
                <w:szCs w:val="13"/>
              </w:rPr>
            </w:pPr>
            <w:ins w:id="7972" w:author="Sean de Noronha | DRG" w:date="2026-09-29T16:58:00Z" w16du:dateUtc="2026-09-29T14:58:00Z">
              <w:r>
                <w:rPr>
                  <w:rFonts w:cs="Arial"/>
                  <w:sz w:val="13"/>
                  <w:szCs w:val="13"/>
                </w:rPr>
                <w:t>0.5 m</w:t>
              </w:r>
            </w:ins>
          </w:p>
        </w:tc>
        <w:tc>
          <w:tcPr>
            <w:tcW w:w="880" w:type="dxa"/>
            <w:vAlign w:val="center"/>
          </w:tcPr>
          <w:p w14:paraId="5E000520" w14:textId="77777777" w:rsidR="00C60D85" w:rsidRDefault="00000000">
            <w:pPr>
              <w:spacing w:after="0"/>
              <w:rPr>
                <w:ins w:id="7973" w:author="Sean de Noronha | DRG" w:date="2026-09-29T16:58:00Z" w16du:dateUtc="2026-09-29T14:58:00Z"/>
                <w:rFonts w:cs="Arial"/>
                <w:sz w:val="13"/>
                <w:szCs w:val="13"/>
              </w:rPr>
            </w:pPr>
            <w:ins w:id="7974" w:author="Sean de Noronha | DRG" w:date="2026-09-29T16:58:00Z" w16du:dateUtc="2026-09-29T14:58:00Z">
              <w:r>
                <w:rPr>
                  <w:rFonts w:cs="Arial"/>
                  <w:sz w:val="13"/>
                  <w:szCs w:val="13"/>
                </w:rPr>
                <w:t>0.56</w:t>
              </w:r>
            </w:ins>
          </w:p>
        </w:tc>
        <w:tc>
          <w:tcPr>
            <w:tcW w:w="820" w:type="dxa"/>
            <w:vAlign w:val="center"/>
          </w:tcPr>
          <w:p w14:paraId="5E000521" w14:textId="77777777" w:rsidR="00C60D85" w:rsidRDefault="00000000">
            <w:pPr>
              <w:spacing w:after="0"/>
              <w:rPr>
                <w:ins w:id="7975" w:author="Sean de Noronha | DRG" w:date="2026-09-29T16:58:00Z" w16du:dateUtc="2026-09-29T14:58:00Z"/>
                <w:rFonts w:cs="Arial"/>
                <w:sz w:val="13"/>
                <w:szCs w:val="13"/>
              </w:rPr>
            </w:pPr>
            <w:ins w:id="7976" w:author="Sean de Noronha | DRG" w:date="2026-09-29T16:58:00Z" w16du:dateUtc="2026-09-29T14:58:00Z">
              <w:r>
                <w:rPr>
                  <w:rFonts w:cs="Arial"/>
                  <w:sz w:val="13"/>
                  <w:szCs w:val="13"/>
                </w:rPr>
                <w:t>126</w:t>
              </w:r>
            </w:ins>
          </w:p>
        </w:tc>
        <w:tc>
          <w:tcPr>
            <w:tcW w:w="1100" w:type="dxa"/>
            <w:vAlign w:val="center"/>
          </w:tcPr>
          <w:p w14:paraId="5E000522" w14:textId="77777777" w:rsidR="00C60D85" w:rsidRDefault="00000000">
            <w:pPr>
              <w:spacing w:after="0"/>
              <w:rPr>
                <w:ins w:id="7977" w:author="Sean de Noronha | DRG" w:date="2026-09-29T16:58:00Z" w16du:dateUtc="2026-09-29T14:58:00Z"/>
                <w:rFonts w:cs="Arial"/>
                <w:sz w:val="13"/>
                <w:szCs w:val="13"/>
              </w:rPr>
            </w:pPr>
            <w:ins w:id="7978" w:author="Sean de Noronha | DRG" w:date="2026-09-29T16:58:00Z" w16du:dateUtc="2026-09-29T14:58:00Z">
              <w:r>
                <w:rPr>
                  <w:rFonts w:cs="Arial"/>
                  <w:sz w:val="13"/>
                  <w:szCs w:val="13"/>
                </w:rPr>
                <w:t>400 (848)</w:t>
              </w:r>
            </w:ins>
          </w:p>
        </w:tc>
        <w:tc>
          <w:tcPr>
            <w:tcW w:w="700" w:type="dxa"/>
            <w:vAlign w:val="center"/>
          </w:tcPr>
          <w:p w14:paraId="5E000523" w14:textId="77777777" w:rsidR="00C60D85" w:rsidRDefault="00000000">
            <w:pPr>
              <w:spacing w:after="0"/>
              <w:rPr>
                <w:ins w:id="7979" w:author="Sean de Noronha | DRG" w:date="2026-09-29T16:58:00Z" w16du:dateUtc="2026-09-29T14:58:00Z"/>
                <w:rFonts w:cs="Arial"/>
                <w:sz w:val="13"/>
                <w:szCs w:val="13"/>
              </w:rPr>
            </w:pPr>
            <w:ins w:id="7980" w:author="Sean de Noronha | DRG" w:date="2026-09-29T16:58:00Z" w16du:dateUtc="2026-09-29T14:58:00Z">
              <w:r>
                <w:rPr>
                  <w:rFonts w:cs="Arial"/>
                  <w:sz w:val="13"/>
                  <w:szCs w:val="13"/>
                </w:rPr>
                <w:t>10.2</w:t>
              </w:r>
            </w:ins>
          </w:p>
        </w:tc>
      </w:tr>
      <w:tr w:rsidR="00C60D85" w14:paraId="0E217937" w14:textId="77777777">
        <w:trPr>
          <w:jc w:val="center"/>
          <w:ins w:id="7981" w:author="Sean de Noronha | DRG" w:date="2026-09-29T16:58:00Z"/>
        </w:trPr>
        <w:tc>
          <w:tcPr>
            <w:tcW w:w="560" w:type="dxa"/>
            <w:vAlign w:val="center"/>
          </w:tcPr>
          <w:p w14:paraId="5E000524" w14:textId="77777777" w:rsidR="00C60D85" w:rsidRDefault="00000000">
            <w:pPr>
              <w:spacing w:after="0"/>
              <w:rPr>
                <w:ins w:id="7982" w:author="Sean de Noronha | DRG" w:date="2026-09-29T16:58:00Z" w16du:dateUtc="2026-09-29T14:58:00Z"/>
                <w:rFonts w:cs="Arial"/>
                <w:sz w:val="13"/>
                <w:szCs w:val="13"/>
              </w:rPr>
            </w:pPr>
            <w:ins w:id="7983" w:author="Sean de Noronha | DRG" w:date="2026-09-29T16:58:00Z" w16du:dateUtc="2026-09-29T14:58:00Z">
              <w:r>
                <w:rPr>
                  <w:rFonts w:cs="Arial"/>
                  <w:sz w:val="13"/>
                  <w:szCs w:val="13"/>
                </w:rPr>
                <w:t>71</w:t>
              </w:r>
            </w:ins>
          </w:p>
        </w:tc>
        <w:tc>
          <w:tcPr>
            <w:tcW w:w="500" w:type="dxa"/>
            <w:vAlign w:val="center"/>
          </w:tcPr>
          <w:p w14:paraId="5E000525" w14:textId="77777777" w:rsidR="00C60D85" w:rsidRDefault="00000000">
            <w:pPr>
              <w:spacing w:after="0"/>
              <w:rPr>
                <w:ins w:id="7984" w:author="Sean de Noronha | DRG" w:date="2026-09-29T16:58:00Z" w16du:dateUtc="2026-09-29T14:58:00Z"/>
                <w:rFonts w:cs="Arial"/>
                <w:sz w:val="13"/>
                <w:szCs w:val="13"/>
              </w:rPr>
            </w:pPr>
            <w:ins w:id="7985" w:author="Sean de Noronha | DRG" w:date="2026-09-29T16:58:00Z" w16du:dateUtc="2026-09-29T14:58:00Z">
              <w:r>
                <w:rPr>
                  <w:rFonts w:cs="Arial"/>
                  <w:sz w:val="13"/>
                  <w:szCs w:val="13"/>
                </w:rPr>
                <w:t>T1</w:t>
              </w:r>
            </w:ins>
          </w:p>
        </w:tc>
        <w:tc>
          <w:tcPr>
            <w:tcW w:w="660" w:type="dxa"/>
            <w:vAlign w:val="center"/>
          </w:tcPr>
          <w:p w14:paraId="5E000526" w14:textId="77777777" w:rsidR="00C60D85" w:rsidRDefault="00000000">
            <w:pPr>
              <w:spacing w:after="0"/>
              <w:rPr>
                <w:ins w:id="7986" w:author="Sean de Noronha | DRG" w:date="2026-09-29T16:58:00Z" w16du:dateUtc="2026-09-29T14:58:00Z"/>
                <w:rFonts w:cs="Arial"/>
                <w:sz w:val="13"/>
                <w:szCs w:val="13"/>
              </w:rPr>
            </w:pPr>
            <w:ins w:id="7987" w:author="Sean de Noronha | DRG" w:date="2026-09-29T16:58:00Z" w16du:dateUtc="2026-09-29T14:58:00Z">
              <w:r>
                <w:rPr>
                  <w:rFonts w:cs="Arial"/>
                  <w:sz w:val="13"/>
                  <w:szCs w:val="13"/>
                </w:rPr>
                <w:t>2</w:t>
              </w:r>
            </w:ins>
          </w:p>
        </w:tc>
        <w:tc>
          <w:tcPr>
            <w:tcW w:w="1920" w:type="dxa"/>
            <w:vAlign w:val="center"/>
          </w:tcPr>
          <w:p w14:paraId="5E000527" w14:textId="77777777" w:rsidR="00C60D85" w:rsidRDefault="00000000">
            <w:pPr>
              <w:spacing w:after="0"/>
              <w:rPr>
                <w:ins w:id="7988" w:author="Sean de Noronha | DRG" w:date="2026-09-29T16:58:00Z" w16du:dateUtc="2026-09-29T14:58:00Z"/>
                <w:rFonts w:cs="Arial"/>
                <w:sz w:val="13"/>
                <w:szCs w:val="13"/>
              </w:rPr>
            </w:pPr>
            <w:ins w:id="7989" w:author="Sean de Noronha | DRG" w:date="2026-09-29T16:58:00Z" w16du:dateUtc="2026-09-29T14:58:00Z">
              <w:r>
                <w:rPr>
                  <w:rFonts w:cs="Arial"/>
                  <w:sz w:val="13"/>
                  <w:szCs w:val="13"/>
                </w:rPr>
                <w:t>CSST, Manufacturer C, EHD 31</w:t>
              </w:r>
            </w:ins>
          </w:p>
        </w:tc>
        <w:tc>
          <w:tcPr>
            <w:tcW w:w="520" w:type="dxa"/>
            <w:vAlign w:val="center"/>
          </w:tcPr>
          <w:p w14:paraId="5E000528" w14:textId="77777777" w:rsidR="00C60D85" w:rsidRDefault="00000000">
            <w:pPr>
              <w:spacing w:after="0"/>
              <w:rPr>
                <w:ins w:id="7990" w:author="Sean de Noronha | DRG" w:date="2026-09-29T16:58:00Z" w16du:dateUtc="2026-09-29T14:58:00Z"/>
                <w:rFonts w:cs="Arial"/>
                <w:sz w:val="13"/>
                <w:szCs w:val="13"/>
              </w:rPr>
            </w:pPr>
            <w:ins w:id="7991"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529" w14:textId="77777777" w:rsidR="00C60D85" w:rsidRDefault="00000000">
            <w:pPr>
              <w:spacing w:after="0"/>
              <w:rPr>
                <w:ins w:id="7992" w:author="Sean de Noronha | DRG" w:date="2026-09-29T16:58:00Z" w16du:dateUtc="2026-09-29T14:58:00Z"/>
                <w:rFonts w:cs="Arial"/>
                <w:sz w:val="13"/>
                <w:szCs w:val="13"/>
              </w:rPr>
            </w:pPr>
            <w:ins w:id="7993" w:author="Sean de Noronha | DRG" w:date="2026-09-29T16:58:00Z" w16du:dateUtc="2026-09-29T14:58:00Z">
              <w:r>
                <w:rPr>
                  <w:rFonts w:cs="Arial"/>
                  <w:sz w:val="13"/>
                  <w:szCs w:val="13"/>
                </w:rPr>
                <w:t>25,000</w:t>
              </w:r>
            </w:ins>
          </w:p>
        </w:tc>
        <w:tc>
          <w:tcPr>
            <w:tcW w:w="800" w:type="dxa"/>
            <w:vAlign w:val="center"/>
          </w:tcPr>
          <w:p w14:paraId="5E00052A" w14:textId="77777777" w:rsidR="00C60D85" w:rsidRDefault="00000000">
            <w:pPr>
              <w:spacing w:after="0"/>
              <w:rPr>
                <w:ins w:id="7994" w:author="Sean de Noronha | DRG" w:date="2026-09-29T16:58:00Z" w16du:dateUtc="2026-09-29T14:58:00Z"/>
                <w:rFonts w:cs="Arial"/>
                <w:sz w:val="13"/>
                <w:szCs w:val="13"/>
              </w:rPr>
            </w:pPr>
            <w:ins w:id="7995" w:author="Sean de Noronha | DRG" w:date="2026-09-29T16:58:00Z" w16du:dateUtc="2026-09-29T14:58:00Z">
              <w:r>
                <w:rPr>
                  <w:rFonts w:cs="Arial"/>
                  <w:sz w:val="13"/>
                  <w:szCs w:val="13"/>
                </w:rPr>
                <w:t>0.5 m</w:t>
              </w:r>
            </w:ins>
          </w:p>
        </w:tc>
        <w:tc>
          <w:tcPr>
            <w:tcW w:w="880" w:type="dxa"/>
            <w:vAlign w:val="center"/>
          </w:tcPr>
          <w:p w14:paraId="5E00052B" w14:textId="77777777" w:rsidR="00C60D85" w:rsidRDefault="00000000">
            <w:pPr>
              <w:spacing w:after="0"/>
              <w:rPr>
                <w:ins w:id="7996" w:author="Sean de Noronha | DRG" w:date="2026-09-29T16:58:00Z" w16du:dateUtc="2026-09-29T14:58:00Z"/>
                <w:rFonts w:cs="Arial"/>
                <w:sz w:val="13"/>
                <w:szCs w:val="13"/>
              </w:rPr>
            </w:pPr>
            <w:ins w:id="7997" w:author="Sean de Noronha | DRG" w:date="2026-09-29T16:58:00Z" w16du:dateUtc="2026-09-29T14:58:00Z">
              <w:r>
                <w:rPr>
                  <w:rFonts w:cs="Arial"/>
                  <w:sz w:val="13"/>
                  <w:szCs w:val="13"/>
                </w:rPr>
                <w:t>1.0</w:t>
              </w:r>
            </w:ins>
          </w:p>
        </w:tc>
        <w:tc>
          <w:tcPr>
            <w:tcW w:w="820" w:type="dxa"/>
            <w:vAlign w:val="center"/>
          </w:tcPr>
          <w:p w14:paraId="5E00052C" w14:textId="77777777" w:rsidR="00C60D85" w:rsidRDefault="00000000">
            <w:pPr>
              <w:spacing w:after="0"/>
              <w:rPr>
                <w:ins w:id="7998" w:author="Sean de Noronha | DRG" w:date="2026-09-29T16:58:00Z" w16du:dateUtc="2026-09-29T14:58:00Z"/>
                <w:rFonts w:cs="Arial"/>
                <w:sz w:val="13"/>
                <w:szCs w:val="13"/>
              </w:rPr>
            </w:pPr>
            <w:ins w:id="7999" w:author="Sean de Noronha | DRG" w:date="2026-09-29T16:58:00Z" w16du:dateUtc="2026-09-29T14:58:00Z">
              <w:r>
                <w:rPr>
                  <w:rFonts w:cs="Arial"/>
                  <w:sz w:val="13"/>
                  <w:szCs w:val="13"/>
                </w:rPr>
                <w:t>230</w:t>
              </w:r>
            </w:ins>
          </w:p>
        </w:tc>
        <w:tc>
          <w:tcPr>
            <w:tcW w:w="1100" w:type="dxa"/>
            <w:vAlign w:val="center"/>
          </w:tcPr>
          <w:p w14:paraId="5E00052D" w14:textId="77777777" w:rsidR="00C60D85" w:rsidRDefault="00000000">
            <w:pPr>
              <w:spacing w:after="0"/>
              <w:rPr>
                <w:ins w:id="8000" w:author="Sean de Noronha | DRG" w:date="2026-09-29T16:58:00Z" w16du:dateUtc="2026-09-29T14:58:00Z"/>
                <w:rFonts w:cs="Arial"/>
                <w:sz w:val="13"/>
                <w:szCs w:val="13"/>
              </w:rPr>
            </w:pPr>
            <w:ins w:id="8001" w:author="Sean de Noronha | DRG" w:date="2026-09-29T16:58:00Z" w16du:dateUtc="2026-09-29T14:58:00Z">
              <w:r>
                <w:rPr>
                  <w:rFonts w:cs="Arial"/>
                  <w:sz w:val="13"/>
                  <w:szCs w:val="13"/>
                </w:rPr>
                <w:t>501 (1,060)</w:t>
              </w:r>
            </w:ins>
          </w:p>
        </w:tc>
        <w:tc>
          <w:tcPr>
            <w:tcW w:w="700" w:type="dxa"/>
            <w:vAlign w:val="center"/>
          </w:tcPr>
          <w:p w14:paraId="5E00052E" w14:textId="77777777" w:rsidR="00C60D85" w:rsidRDefault="00000000">
            <w:pPr>
              <w:spacing w:after="0"/>
              <w:rPr>
                <w:ins w:id="8002" w:author="Sean de Noronha | DRG" w:date="2026-09-29T16:58:00Z" w16du:dateUtc="2026-09-29T14:58:00Z"/>
                <w:rFonts w:cs="Arial"/>
                <w:sz w:val="13"/>
                <w:szCs w:val="13"/>
              </w:rPr>
            </w:pPr>
            <w:ins w:id="8003" w:author="Sean de Noronha | DRG" w:date="2026-09-29T16:58:00Z" w16du:dateUtc="2026-09-29T14:58:00Z">
              <w:r>
                <w:rPr>
                  <w:rFonts w:cs="Arial"/>
                  <w:sz w:val="13"/>
                  <w:szCs w:val="13"/>
                </w:rPr>
                <w:t>12.7</w:t>
              </w:r>
            </w:ins>
          </w:p>
        </w:tc>
      </w:tr>
      <w:tr w:rsidR="00C60D85" w14:paraId="3533D945" w14:textId="77777777">
        <w:trPr>
          <w:jc w:val="center"/>
          <w:ins w:id="8004" w:author="Sean de Noronha | DRG" w:date="2026-09-29T16:58:00Z"/>
        </w:trPr>
        <w:tc>
          <w:tcPr>
            <w:tcW w:w="560" w:type="dxa"/>
            <w:vAlign w:val="center"/>
          </w:tcPr>
          <w:p w14:paraId="5E00052F" w14:textId="77777777" w:rsidR="00C60D85" w:rsidRDefault="00000000">
            <w:pPr>
              <w:spacing w:after="0"/>
              <w:rPr>
                <w:ins w:id="8005" w:author="Sean de Noronha | DRG" w:date="2026-09-29T16:58:00Z" w16du:dateUtc="2026-09-29T14:58:00Z"/>
                <w:rFonts w:cs="Arial"/>
                <w:sz w:val="13"/>
                <w:szCs w:val="13"/>
              </w:rPr>
            </w:pPr>
            <w:ins w:id="8006" w:author="Sean de Noronha | DRG" w:date="2026-09-29T16:58:00Z" w16du:dateUtc="2026-09-29T14:58:00Z">
              <w:r>
                <w:rPr>
                  <w:rFonts w:cs="Arial"/>
                  <w:sz w:val="13"/>
                  <w:szCs w:val="13"/>
                </w:rPr>
                <w:t>72</w:t>
              </w:r>
            </w:ins>
          </w:p>
        </w:tc>
        <w:tc>
          <w:tcPr>
            <w:tcW w:w="500" w:type="dxa"/>
            <w:vAlign w:val="center"/>
          </w:tcPr>
          <w:p w14:paraId="5E000530" w14:textId="77777777" w:rsidR="00C60D85" w:rsidRDefault="00000000">
            <w:pPr>
              <w:spacing w:after="0"/>
              <w:rPr>
                <w:ins w:id="8007" w:author="Sean de Noronha | DRG" w:date="2026-09-29T16:58:00Z" w16du:dateUtc="2026-09-29T14:58:00Z"/>
                <w:rFonts w:cs="Arial"/>
                <w:sz w:val="13"/>
                <w:szCs w:val="13"/>
              </w:rPr>
            </w:pPr>
            <w:ins w:id="8008" w:author="Sean de Noronha | DRG" w:date="2026-09-29T16:58:00Z" w16du:dateUtc="2026-09-29T14:58:00Z">
              <w:r>
                <w:rPr>
                  <w:rFonts w:cs="Arial"/>
                  <w:sz w:val="13"/>
                  <w:szCs w:val="13"/>
                </w:rPr>
                <w:t>T2</w:t>
              </w:r>
            </w:ins>
          </w:p>
        </w:tc>
        <w:tc>
          <w:tcPr>
            <w:tcW w:w="660" w:type="dxa"/>
            <w:vAlign w:val="center"/>
          </w:tcPr>
          <w:p w14:paraId="5E000531" w14:textId="77777777" w:rsidR="00C60D85" w:rsidRDefault="00000000">
            <w:pPr>
              <w:spacing w:after="0"/>
              <w:rPr>
                <w:ins w:id="8009" w:author="Sean de Noronha | DRG" w:date="2026-09-29T16:58:00Z" w16du:dateUtc="2026-09-29T14:58:00Z"/>
                <w:rFonts w:cs="Arial"/>
                <w:sz w:val="13"/>
                <w:szCs w:val="13"/>
              </w:rPr>
            </w:pPr>
            <w:ins w:id="8010" w:author="Sean de Noronha | DRG" w:date="2026-09-29T16:58:00Z" w16du:dateUtc="2026-09-29T14:58:00Z">
              <w:r>
                <w:rPr>
                  <w:rFonts w:cs="Arial"/>
                  <w:sz w:val="13"/>
                  <w:szCs w:val="13"/>
                </w:rPr>
                <w:t>1</w:t>
              </w:r>
            </w:ins>
          </w:p>
        </w:tc>
        <w:tc>
          <w:tcPr>
            <w:tcW w:w="1920" w:type="dxa"/>
            <w:vAlign w:val="center"/>
          </w:tcPr>
          <w:p w14:paraId="5E000532" w14:textId="77777777" w:rsidR="00C60D85" w:rsidRDefault="00000000">
            <w:pPr>
              <w:spacing w:after="0"/>
              <w:rPr>
                <w:ins w:id="8011" w:author="Sean de Noronha | DRG" w:date="2026-09-29T16:58:00Z" w16du:dateUtc="2026-09-29T14:58:00Z"/>
                <w:rFonts w:cs="Arial"/>
                <w:sz w:val="13"/>
                <w:szCs w:val="13"/>
              </w:rPr>
            </w:pPr>
            <w:ins w:id="8012" w:author="Sean de Noronha | DRG" w:date="2026-09-29T16:58:00Z" w16du:dateUtc="2026-09-29T14:58:00Z">
              <w:r>
                <w:rPr>
                  <w:rFonts w:cs="Arial"/>
                  <w:sz w:val="13"/>
                  <w:szCs w:val="13"/>
                </w:rPr>
                <w:t>CSST, Manufacturer C, EHD 13</w:t>
              </w:r>
            </w:ins>
          </w:p>
        </w:tc>
        <w:tc>
          <w:tcPr>
            <w:tcW w:w="520" w:type="dxa"/>
            <w:vAlign w:val="center"/>
          </w:tcPr>
          <w:p w14:paraId="5E000533" w14:textId="77777777" w:rsidR="00C60D85" w:rsidRDefault="00000000">
            <w:pPr>
              <w:spacing w:after="0"/>
              <w:rPr>
                <w:ins w:id="8013" w:author="Sean de Noronha | DRG" w:date="2026-09-29T16:58:00Z" w16du:dateUtc="2026-09-29T14:58:00Z"/>
                <w:rFonts w:cs="Arial"/>
                <w:sz w:val="13"/>
                <w:szCs w:val="13"/>
              </w:rPr>
            </w:pPr>
            <w:ins w:id="8014" w:author="Sean de Noronha | DRG" w:date="2026-09-29T16:58:00Z" w16du:dateUtc="2026-09-29T14:58:00Z">
              <w:r>
                <w:rPr>
                  <w:rFonts w:cs="Arial"/>
                  <w:sz w:val="13"/>
                  <w:szCs w:val="13"/>
                </w:rPr>
                <w:t>NG</w:t>
              </w:r>
            </w:ins>
          </w:p>
        </w:tc>
        <w:tc>
          <w:tcPr>
            <w:tcW w:w="900" w:type="dxa"/>
            <w:vAlign w:val="center"/>
          </w:tcPr>
          <w:p w14:paraId="5E000534" w14:textId="77777777" w:rsidR="00C60D85" w:rsidRDefault="00000000">
            <w:pPr>
              <w:spacing w:after="0"/>
              <w:rPr>
                <w:ins w:id="8015" w:author="Sean de Noronha | DRG" w:date="2026-09-29T16:58:00Z" w16du:dateUtc="2026-09-29T14:58:00Z"/>
                <w:rFonts w:cs="Arial"/>
                <w:sz w:val="13"/>
                <w:szCs w:val="13"/>
              </w:rPr>
            </w:pPr>
            <w:ins w:id="8016" w:author="Sean de Noronha | DRG" w:date="2026-09-29T16:58:00Z" w16du:dateUtc="2026-09-29T14:58:00Z">
              <w:r>
                <w:rPr>
                  <w:rFonts w:cs="Arial"/>
                  <w:sz w:val="13"/>
                  <w:szCs w:val="13"/>
                </w:rPr>
                <w:t>1,200</w:t>
              </w:r>
            </w:ins>
          </w:p>
        </w:tc>
        <w:tc>
          <w:tcPr>
            <w:tcW w:w="800" w:type="dxa"/>
            <w:vAlign w:val="center"/>
          </w:tcPr>
          <w:p w14:paraId="5E000535" w14:textId="77777777" w:rsidR="00C60D85" w:rsidRDefault="00000000">
            <w:pPr>
              <w:spacing w:after="0"/>
              <w:rPr>
                <w:ins w:id="8017" w:author="Sean de Noronha | DRG" w:date="2026-09-29T16:58:00Z" w16du:dateUtc="2026-09-29T14:58:00Z"/>
                <w:rFonts w:cs="Arial"/>
                <w:sz w:val="13"/>
                <w:szCs w:val="13"/>
              </w:rPr>
            </w:pPr>
            <w:ins w:id="8018" w:author="Sean de Noronha | DRG" w:date="2026-09-29T16:58:00Z" w16du:dateUtc="2026-09-29T14:58:00Z">
              <w:r>
                <w:rPr>
                  <w:rFonts w:cs="Arial"/>
                  <w:sz w:val="13"/>
                  <w:szCs w:val="13"/>
                </w:rPr>
                <w:t>30 ft</w:t>
              </w:r>
            </w:ins>
          </w:p>
        </w:tc>
        <w:tc>
          <w:tcPr>
            <w:tcW w:w="880" w:type="dxa"/>
            <w:vAlign w:val="center"/>
          </w:tcPr>
          <w:p w14:paraId="5E000536" w14:textId="77777777" w:rsidR="00C60D85" w:rsidRDefault="00000000">
            <w:pPr>
              <w:spacing w:after="0"/>
              <w:rPr>
                <w:ins w:id="8019" w:author="Sean de Noronha | DRG" w:date="2026-09-29T16:58:00Z" w16du:dateUtc="2026-09-29T14:58:00Z"/>
                <w:rFonts w:cs="Arial"/>
                <w:sz w:val="13"/>
                <w:szCs w:val="13"/>
              </w:rPr>
            </w:pPr>
            <w:ins w:id="8020" w:author="Sean de Noronha | DRG" w:date="2026-09-29T16:58:00Z" w16du:dateUtc="2026-09-29T14:58:00Z">
              <w:r>
                <w:rPr>
                  <w:rFonts w:cs="Arial"/>
                  <w:sz w:val="13"/>
                  <w:szCs w:val="13"/>
                </w:rPr>
                <w:t>1.72</w:t>
              </w:r>
            </w:ins>
          </w:p>
        </w:tc>
        <w:tc>
          <w:tcPr>
            <w:tcW w:w="820" w:type="dxa"/>
            <w:vAlign w:val="center"/>
          </w:tcPr>
          <w:p w14:paraId="5E000537" w14:textId="77777777" w:rsidR="00C60D85" w:rsidRDefault="00000000">
            <w:pPr>
              <w:spacing w:after="0"/>
              <w:rPr>
                <w:ins w:id="8021" w:author="Sean de Noronha | DRG" w:date="2026-09-29T16:58:00Z" w16du:dateUtc="2026-09-29T14:58:00Z"/>
                <w:rFonts w:cs="Arial"/>
                <w:sz w:val="13"/>
                <w:szCs w:val="13"/>
              </w:rPr>
            </w:pPr>
            <w:ins w:id="8022" w:author="Sean de Noronha | DRG" w:date="2026-09-29T16:58:00Z" w16du:dateUtc="2026-09-29T14:58:00Z">
              <w:r>
                <w:rPr>
                  <w:rFonts w:cs="Arial"/>
                  <w:sz w:val="13"/>
                  <w:szCs w:val="13"/>
                </w:rPr>
                <w:t>125</w:t>
              </w:r>
            </w:ins>
          </w:p>
        </w:tc>
        <w:tc>
          <w:tcPr>
            <w:tcW w:w="1100" w:type="dxa"/>
            <w:vAlign w:val="center"/>
          </w:tcPr>
          <w:p w14:paraId="5E000538" w14:textId="77777777" w:rsidR="00C60D85" w:rsidRDefault="00000000">
            <w:pPr>
              <w:spacing w:after="0"/>
              <w:rPr>
                <w:ins w:id="8023" w:author="Sean de Noronha | DRG" w:date="2026-09-29T16:58:00Z" w16du:dateUtc="2026-09-29T14:58:00Z"/>
                <w:rFonts w:cs="Arial"/>
                <w:sz w:val="13"/>
                <w:szCs w:val="13"/>
              </w:rPr>
            </w:pPr>
            <w:ins w:id="8024" w:author="Sean de Noronha | DRG" w:date="2026-09-29T16:58:00Z" w16du:dateUtc="2026-09-29T14:58:00Z">
              <w:r>
                <w:rPr>
                  <w:rFonts w:cs="Arial"/>
                  <w:sz w:val="13"/>
                  <w:szCs w:val="13"/>
                </w:rPr>
                <w:t>10.7 (22.7)</w:t>
              </w:r>
            </w:ins>
          </w:p>
        </w:tc>
        <w:tc>
          <w:tcPr>
            <w:tcW w:w="700" w:type="dxa"/>
            <w:vAlign w:val="center"/>
          </w:tcPr>
          <w:p w14:paraId="5E000539" w14:textId="77777777" w:rsidR="00C60D85" w:rsidRDefault="00000000">
            <w:pPr>
              <w:spacing w:after="0"/>
              <w:rPr>
                <w:ins w:id="8025" w:author="Sean de Noronha | DRG" w:date="2026-09-29T16:58:00Z" w16du:dateUtc="2026-09-29T14:58:00Z"/>
                <w:rFonts w:cs="Arial"/>
                <w:sz w:val="13"/>
                <w:szCs w:val="13"/>
              </w:rPr>
            </w:pPr>
            <w:ins w:id="8026" w:author="Sean de Noronha | DRG" w:date="2026-09-29T16:58:00Z" w16du:dateUtc="2026-09-29T14:58:00Z">
              <w:r>
                <w:rPr>
                  <w:rFonts w:cs="Arial"/>
                  <w:sz w:val="13"/>
                  <w:szCs w:val="13"/>
                </w:rPr>
                <w:t>1.69</w:t>
              </w:r>
            </w:ins>
          </w:p>
        </w:tc>
      </w:tr>
      <w:tr w:rsidR="00C60D85" w14:paraId="2122FEF0" w14:textId="77777777">
        <w:trPr>
          <w:jc w:val="center"/>
          <w:ins w:id="8027" w:author="Sean de Noronha | DRG" w:date="2026-09-29T16:58:00Z"/>
        </w:trPr>
        <w:tc>
          <w:tcPr>
            <w:tcW w:w="560" w:type="dxa"/>
            <w:vAlign w:val="center"/>
          </w:tcPr>
          <w:p w14:paraId="5E00053A" w14:textId="77777777" w:rsidR="00C60D85" w:rsidRDefault="00000000">
            <w:pPr>
              <w:spacing w:after="0"/>
              <w:rPr>
                <w:ins w:id="8028" w:author="Sean de Noronha | DRG" w:date="2026-09-29T16:58:00Z" w16du:dateUtc="2026-09-29T14:58:00Z"/>
                <w:rFonts w:cs="Arial"/>
                <w:sz w:val="13"/>
                <w:szCs w:val="13"/>
              </w:rPr>
            </w:pPr>
            <w:ins w:id="8029" w:author="Sean de Noronha | DRG" w:date="2026-09-29T16:58:00Z" w16du:dateUtc="2026-09-29T14:58:00Z">
              <w:r>
                <w:rPr>
                  <w:rFonts w:cs="Arial"/>
                  <w:sz w:val="13"/>
                  <w:szCs w:val="13"/>
                </w:rPr>
                <w:t>73</w:t>
              </w:r>
            </w:ins>
          </w:p>
        </w:tc>
        <w:tc>
          <w:tcPr>
            <w:tcW w:w="500" w:type="dxa"/>
            <w:vAlign w:val="center"/>
          </w:tcPr>
          <w:p w14:paraId="5E00053B" w14:textId="77777777" w:rsidR="00C60D85" w:rsidRDefault="00000000">
            <w:pPr>
              <w:spacing w:after="0"/>
              <w:rPr>
                <w:ins w:id="8030" w:author="Sean de Noronha | DRG" w:date="2026-09-29T16:58:00Z" w16du:dateUtc="2026-09-29T14:58:00Z"/>
                <w:rFonts w:cs="Arial"/>
                <w:sz w:val="13"/>
                <w:szCs w:val="13"/>
              </w:rPr>
            </w:pPr>
            <w:ins w:id="8031" w:author="Sean de Noronha | DRG" w:date="2026-09-29T16:58:00Z" w16du:dateUtc="2026-09-29T14:58:00Z">
              <w:r>
                <w:rPr>
                  <w:rFonts w:cs="Arial"/>
                  <w:sz w:val="13"/>
                  <w:szCs w:val="13"/>
                </w:rPr>
                <w:t>T2</w:t>
              </w:r>
            </w:ins>
          </w:p>
        </w:tc>
        <w:tc>
          <w:tcPr>
            <w:tcW w:w="660" w:type="dxa"/>
            <w:vAlign w:val="center"/>
          </w:tcPr>
          <w:p w14:paraId="5E00053C" w14:textId="77777777" w:rsidR="00C60D85" w:rsidRDefault="00000000">
            <w:pPr>
              <w:spacing w:after="0"/>
              <w:rPr>
                <w:ins w:id="8032" w:author="Sean de Noronha | DRG" w:date="2026-09-29T16:58:00Z" w16du:dateUtc="2026-09-29T14:58:00Z"/>
                <w:rFonts w:cs="Arial"/>
                <w:sz w:val="13"/>
                <w:szCs w:val="13"/>
              </w:rPr>
            </w:pPr>
            <w:ins w:id="8033" w:author="Sean de Noronha | DRG" w:date="2026-09-29T16:58:00Z" w16du:dateUtc="2026-09-29T14:58:00Z">
              <w:r>
                <w:rPr>
                  <w:rFonts w:cs="Arial"/>
                  <w:sz w:val="13"/>
                  <w:szCs w:val="13"/>
                </w:rPr>
                <w:t>1</w:t>
              </w:r>
            </w:ins>
          </w:p>
        </w:tc>
        <w:tc>
          <w:tcPr>
            <w:tcW w:w="1920" w:type="dxa"/>
            <w:vAlign w:val="center"/>
          </w:tcPr>
          <w:p w14:paraId="5E00053D" w14:textId="77777777" w:rsidR="00C60D85" w:rsidRDefault="00000000">
            <w:pPr>
              <w:spacing w:after="0"/>
              <w:rPr>
                <w:ins w:id="8034" w:author="Sean de Noronha | DRG" w:date="2026-09-29T16:58:00Z" w16du:dateUtc="2026-09-29T14:58:00Z"/>
                <w:rFonts w:cs="Arial"/>
                <w:sz w:val="13"/>
                <w:szCs w:val="13"/>
              </w:rPr>
            </w:pPr>
            <w:ins w:id="8035" w:author="Sean de Noronha | DRG" w:date="2026-09-29T16:58:00Z" w16du:dateUtc="2026-09-29T14:58:00Z">
              <w:r>
                <w:rPr>
                  <w:rFonts w:cs="Arial"/>
                  <w:sz w:val="13"/>
                  <w:szCs w:val="13"/>
                </w:rPr>
                <w:t>CSST, Manufacturer C, EHD 13</w:t>
              </w:r>
            </w:ins>
          </w:p>
        </w:tc>
        <w:tc>
          <w:tcPr>
            <w:tcW w:w="520" w:type="dxa"/>
            <w:vAlign w:val="center"/>
          </w:tcPr>
          <w:p w14:paraId="5E00053E" w14:textId="77777777" w:rsidR="00C60D85" w:rsidRDefault="00000000">
            <w:pPr>
              <w:spacing w:after="0"/>
              <w:rPr>
                <w:ins w:id="8036" w:author="Sean de Noronha | DRG" w:date="2026-09-29T16:58:00Z" w16du:dateUtc="2026-09-29T14:58:00Z"/>
                <w:rFonts w:cs="Arial"/>
                <w:sz w:val="13"/>
                <w:szCs w:val="13"/>
              </w:rPr>
            </w:pPr>
            <w:ins w:id="8037" w:author="Sean de Noronha | DRG" w:date="2026-09-29T16:58:00Z" w16du:dateUtc="2026-09-29T14:58:00Z">
              <w:r>
                <w:rPr>
                  <w:rFonts w:cs="Arial"/>
                  <w:sz w:val="13"/>
                  <w:szCs w:val="13"/>
                </w:rPr>
                <w:t>NG</w:t>
              </w:r>
            </w:ins>
          </w:p>
        </w:tc>
        <w:tc>
          <w:tcPr>
            <w:tcW w:w="900" w:type="dxa"/>
            <w:vAlign w:val="center"/>
          </w:tcPr>
          <w:p w14:paraId="5E00053F" w14:textId="77777777" w:rsidR="00C60D85" w:rsidRDefault="00000000">
            <w:pPr>
              <w:spacing w:after="0"/>
              <w:rPr>
                <w:ins w:id="8038" w:author="Sean de Noronha | DRG" w:date="2026-09-29T16:58:00Z" w16du:dateUtc="2026-09-29T14:58:00Z"/>
                <w:rFonts w:cs="Arial"/>
                <w:sz w:val="13"/>
                <w:szCs w:val="13"/>
              </w:rPr>
            </w:pPr>
            <w:ins w:id="8039" w:author="Sean de Noronha | DRG" w:date="2026-09-29T16:58:00Z" w16du:dateUtc="2026-09-29T14:58:00Z">
              <w:r>
                <w:rPr>
                  <w:rFonts w:cs="Arial"/>
                  <w:sz w:val="13"/>
                  <w:szCs w:val="13"/>
                </w:rPr>
                <w:t>956</w:t>
              </w:r>
            </w:ins>
          </w:p>
        </w:tc>
        <w:tc>
          <w:tcPr>
            <w:tcW w:w="800" w:type="dxa"/>
            <w:vAlign w:val="center"/>
          </w:tcPr>
          <w:p w14:paraId="5E000540" w14:textId="77777777" w:rsidR="00C60D85" w:rsidRDefault="00000000">
            <w:pPr>
              <w:spacing w:after="0"/>
              <w:rPr>
                <w:ins w:id="8040" w:author="Sean de Noronha | DRG" w:date="2026-09-29T16:58:00Z" w16du:dateUtc="2026-09-29T14:58:00Z"/>
                <w:rFonts w:cs="Arial"/>
                <w:sz w:val="13"/>
                <w:szCs w:val="13"/>
              </w:rPr>
            </w:pPr>
            <w:ins w:id="8041" w:author="Sean de Noronha | DRG" w:date="2026-09-29T16:58:00Z" w16du:dateUtc="2026-09-29T14:58:00Z">
              <w:r>
                <w:rPr>
                  <w:rFonts w:cs="Arial"/>
                  <w:sz w:val="13"/>
                  <w:szCs w:val="13"/>
                </w:rPr>
                <w:t>50 ft</w:t>
              </w:r>
            </w:ins>
          </w:p>
        </w:tc>
        <w:tc>
          <w:tcPr>
            <w:tcW w:w="880" w:type="dxa"/>
            <w:vAlign w:val="center"/>
          </w:tcPr>
          <w:p w14:paraId="5E000541" w14:textId="77777777" w:rsidR="00C60D85" w:rsidRDefault="00000000">
            <w:pPr>
              <w:spacing w:after="0"/>
              <w:rPr>
                <w:ins w:id="8042" w:author="Sean de Noronha | DRG" w:date="2026-09-29T16:58:00Z" w16du:dateUtc="2026-09-29T14:58:00Z"/>
                <w:rFonts w:cs="Arial"/>
                <w:sz w:val="13"/>
                <w:szCs w:val="13"/>
              </w:rPr>
            </w:pPr>
            <w:ins w:id="8043" w:author="Sean de Noronha | DRG" w:date="2026-09-29T16:58:00Z" w16du:dateUtc="2026-09-29T14:58:00Z">
              <w:r>
                <w:rPr>
                  <w:rFonts w:cs="Arial"/>
                  <w:sz w:val="13"/>
                  <w:szCs w:val="13"/>
                </w:rPr>
                <w:t>1.72</w:t>
              </w:r>
            </w:ins>
          </w:p>
        </w:tc>
        <w:tc>
          <w:tcPr>
            <w:tcW w:w="820" w:type="dxa"/>
            <w:vAlign w:val="center"/>
          </w:tcPr>
          <w:p w14:paraId="5E000542" w14:textId="77777777" w:rsidR="00C60D85" w:rsidRDefault="00000000">
            <w:pPr>
              <w:spacing w:after="0"/>
              <w:rPr>
                <w:ins w:id="8044" w:author="Sean de Noronha | DRG" w:date="2026-09-29T16:58:00Z" w16du:dateUtc="2026-09-29T14:58:00Z"/>
                <w:rFonts w:cs="Arial"/>
                <w:sz w:val="13"/>
                <w:szCs w:val="13"/>
              </w:rPr>
            </w:pPr>
            <w:ins w:id="8045" w:author="Sean de Noronha | DRG" w:date="2026-09-29T16:58:00Z" w16du:dateUtc="2026-09-29T14:58:00Z">
              <w:r>
                <w:rPr>
                  <w:rFonts w:cs="Arial"/>
                  <w:sz w:val="13"/>
                  <w:szCs w:val="13"/>
                </w:rPr>
                <w:t>125</w:t>
              </w:r>
            </w:ins>
          </w:p>
        </w:tc>
        <w:tc>
          <w:tcPr>
            <w:tcW w:w="1100" w:type="dxa"/>
            <w:vAlign w:val="center"/>
          </w:tcPr>
          <w:p w14:paraId="5E000543" w14:textId="77777777" w:rsidR="00C60D85" w:rsidRDefault="00000000">
            <w:pPr>
              <w:spacing w:after="0"/>
              <w:rPr>
                <w:ins w:id="8046" w:author="Sean de Noronha | DRG" w:date="2026-09-29T16:58:00Z" w16du:dateUtc="2026-09-29T14:58:00Z"/>
                <w:rFonts w:cs="Arial"/>
                <w:sz w:val="13"/>
                <w:szCs w:val="13"/>
              </w:rPr>
            </w:pPr>
            <w:ins w:id="8047" w:author="Sean de Noronha | DRG" w:date="2026-09-29T16:58:00Z" w16du:dateUtc="2026-09-29T14:58:00Z">
              <w:r>
                <w:rPr>
                  <w:rFonts w:cs="Arial"/>
                  <w:sz w:val="13"/>
                  <w:szCs w:val="13"/>
                </w:rPr>
                <w:t>8.55 (18.1)</w:t>
              </w:r>
            </w:ins>
          </w:p>
        </w:tc>
        <w:tc>
          <w:tcPr>
            <w:tcW w:w="700" w:type="dxa"/>
            <w:vAlign w:val="center"/>
          </w:tcPr>
          <w:p w14:paraId="5E000544" w14:textId="77777777" w:rsidR="00C60D85" w:rsidRDefault="00000000">
            <w:pPr>
              <w:spacing w:after="0"/>
              <w:rPr>
                <w:ins w:id="8048" w:author="Sean de Noronha | DRG" w:date="2026-09-29T16:58:00Z" w16du:dateUtc="2026-09-29T14:58:00Z"/>
                <w:rFonts w:cs="Arial"/>
                <w:sz w:val="13"/>
                <w:szCs w:val="13"/>
              </w:rPr>
            </w:pPr>
            <w:ins w:id="8049" w:author="Sean de Noronha | DRG" w:date="2026-09-29T16:58:00Z" w16du:dateUtc="2026-09-29T14:58:00Z">
              <w:r>
                <w:rPr>
                  <w:rFonts w:cs="Arial"/>
                  <w:sz w:val="13"/>
                  <w:szCs w:val="13"/>
                </w:rPr>
                <w:t>1.35</w:t>
              </w:r>
            </w:ins>
          </w:p>
        </w:tc>
      </w:tr>
      <w:tr w:rsidR="00C60D85" w14:paraId="569B12FB" w14:textId="77777777">
        <w:trPr>
          <w:jc w:val="center"/>
          <w:ins w:id="8050" w:author="Sean de Noronha | DRG" w:date="2026-09-29T16:58:00Z"/>
        </w:trPr>
        <w:tc>
          <w:tcPr>
            <w:tcW w:w="560" w:type="dxa"/>
            <w:vAlign w:val="center"/>
          </w:tcPr>
          <w:p w14:paraId="5E000545" w14:textId="77777777" w:rsidR="00C60D85" w:rsidRDefault="00000000">
            <w:pPr>
              <w:spacing w:after="0"/>
              <w:rPr>
                <w:ins w:id="8051" w:author="Sean de Noronha | DRG" w:date="2026-09-29T16:58:00Z" w16du:dateUtc="2026-09-29T14:58:00Z"/>
                <w:rFonts w:cs="Arial"/>
                <w:sz w:val="13"/>
                <w:szCs w:val="13"/>
              </w:rPr>
            </w:pPr>
            <w:ins w:id="8052" w:author="Sean de Noronha | DRG" w:date="2026-09-29T16:58:00Z" w16du:dateUtc="2026-09-29T14:58:00Z">
              <w:r>
                <w:rPr>
                  <w:rFonts w:cs="Arial"/>
                  <w:sz w:val="13"/>
                  <w:szCs w:val="13"/>
                </w:rPr>
                <w:t>74</w:t>
              </w:r>
            </w:ins>
          </w:p>
        </w:tc>
        <w:tc>
          <w:tcPr>
            <w:tcW w:w="500" w:type="dxa"/>
            <w:vAlign w:val="center"/>
          </w:tcPr>
          <w:p w14:paraId="5E000546" w14:textId="77777777" w:rsidR="00C60D85" w:rsidRDefault="00000000">
            <w:pPr>
              <w:spacing w:after="0"/>
              <w:rPr>
                <w:ins w:id="8053" w:author="Sean de Noronha | DRG" w:date="2026-09-29T16:58:00Z" w16du:dateUtc="2026-09-29T14:58:00Z"/>
                <w:rFonts w:cs="Arial"/>
                <w:sz w:val="13"/>
                <w:szCs w:val="13"/>
              </w:rPr>
            </w:pPr>
            <w:ins w:id="8054" w:author="Sean de Noronha | DRG" w:date="2026-09-29T16:58:00Z" w16du:dateUtc="2026-09-29T14:58:00Z">
              <w:r>
                <w:rPr>
                  <w:rFonts w:cs="Arial"/>
                  <w:sz w:val="13"/>
                  <w:szCs w:val="13"/>
                </w:rPr>
                <w:t>T2</w:t>
              </w:r>
            </w:ins>
          </w:p>
        </w:tc>
        <w:tc>
          <w:tcPr>
            <w:tcW w:w="660" w:type="dxa"/>
            <w:vAlign w:val="center"/>
          </w:tcPr>
          <w:p w14:paraId="5E000547" w14:textId="77777777" w:rsidR="00C60D85" w:rsidRDefault="00000000">
            <w:pPr>
              <w:spacing w:after="0"/>
              <w:rPr>
                <w:ins w:id="8055" w:author="Sean de Noronha | DRG" w:date="2026-09-29T16:58:00Z" w16du:dateUtc="2026-09-29T14:58:00Z"/>
                <w:rFonts w:cs="Arial"/>
                <w:sz w:val="13"/>
                <w:szCs w:val="13"/>
              </w:rPr>
            </w:pPr>
            <w:ins w:id="8056" w:author="Sean de Noronha | DRG" w:date="2026-09-29T16:58:00Z" w16du:dateUtc="2026-09-29T14:58:00Z">
              <w:r>
                <w:rPr>
                  <w:rFonts w:cs="Arial"/>
                  <w:sz w:val="13"/>
                  <w:szCs w:val="13"/>
                </w:rPr>
                <w:t>1</w:t>
              </w:r>
            </w:ins>
          </w:p>
        </w:tc>
        <w:tc>
          <w:tcPr>
            <w:tcW w:w="1920" w:type="dxa"/>
            <w:vAlign w:val="center"/>
          </w:tcPr>
          <w:p w14:paraId="5E000548" w14:textId="77777777" w:rsidR="00C60D85" w:rsidRDefault="00000000">
            <w:pPr>
              <w:spacing w:after="0"/>
              <w:rPr>
                <w:ins w:id="8057" w:author="Sean de Noronha | DRG" w:date="2026-09-29T16:58:00Z" w16du:dateUtc="2026-09-29T14:58:00Z"/>
                <w:rFonts w:cs="Arial"/>
                <w:sz w:val="13"/>
                <w:szCs w:val="13"/>
              </w:rPr>
            </w:pPr>
            <w:ins w:id="8058" w:author="Sean de Noronha | DRG" w:date="2026-09-29T16:58:00Z" w16du:dateUtc="2026-09-29T14:58:00Z">
              <w:r>
                <w:rPr>
                  <w:rFonts w:cs="Arial"/>
                  <w:sz w:val="13"/>
                  <w:szCs w:val="13"/>
                </w:rPr>
                <w:t>CSST, Manufacturer C, EHD 13</w:t>
              </w:r>
            </w:ins>
          </w:p>
        </w:tc>
        <w:tc>
          <w:tcPr>
            <w:tcW w:w="520" w:type="dxa"/>
            <w:vAlign w:val="center"/>
          </w:tcPr>
          <w:p w14:paraId="5E000549" w14:textId="77777777" w:rsidR="00C60D85" w:rsidRDefault="00000000">
            <w:pPr>
              <w:spacing w:after="0"/>
              <w:rPr>
                <w:ins w:id="8059" w:author="Sean de Noronha | DRG" w:date="2026-09-29T16:58:00Z" w16du:dateUtc="2026-09-29T14:58:00Z"/>
                <w:rFonts w:cs="Arial"/>
                <w:sz w:val="13"/>
                <w:szCs w:val="13"/>
              </w:rPr>
            </w:pPr>
            <w:ins w:id="8060" w:author="Sean de Noronha | DRG" w:date="2026-09-29T16:58:00Z" w16du:dateUtc="2026-09-29T14:58:00Z">
              <w:r>
                <w:rPr>
                  <w:rFonts w:cs="Arial"/>
                  <w:sz w:val="13"/>
                  <w:szCs w:val="13"/>
                </w:rPr>
                <w:t>NG</w:t>
              </w:r>
            </w:ins>
          </w:p>
        </w:tc>
        <w:tc>
          <w:tcPr>
            <w:tcW w:w="900" w:type="dxa"/>
            <w:vAlign w:val="center"/>
          </w:tcPr>
          <w:p w14:paraId="5E00054A" w14:textId="77777777" w:rsidR="00C60D85" w:rsidRDefault="00000000">
            <w:pPr>
              <w:spacing w:after="0"/>
              <w:rPr>
                <w:ins w:id="8061" w:author="Sean de Noronha | DRG" w:date="2026-09-29T16:58:00Z" w16du:dateUtc="2026-09-29T14:58:00Z"/>
                <w:rFonts w:cs="Arial"/>
                <w:sz w:val="13"/>
                <w:szCs w:val="13"/>
              </w:rPr>
            </w:pPr>
            <w:ins w:id="8062" w:author="Sean de Noronha | DRG" w:date="2026-09-29T16:58:00Z" w16du:dateUtc="2026-09-29T14:58:00Z">
              <w:r>
                <w:rPr>
                  <w:rFonts w:cs="Arial"/>
                  <w:sz w:val="13"/>
                  <w:szCs w:val="13"/>
                </w:rPr>
                <w:t>631</w:t>
              </w:r>
            </w:ins>
          </w:p>
        </w:tc>
        <w:tc>
          <w:tcPr>
            <w:tcW w:w="800" w:type="dxa"/>
            <w:vAlign w:val="center"/>
          </w:tcPr>
          <w:p w14:paraId="5E00054B" w14:textId="77777777" w:rsidR="00C60D85" w:rsidRDefault="00000000">
            <w:pPr>
              <w:spacing w:after="0"/>
              <w:rPr>
                <w:ins w:id="8063" w:author="Sean de Noronha | DRG" w:date="2026-09-29T16:58:00Z" w16du:dateUtc="2026-09-29T14:58:00Z"/>
                <w:rFonts w:cs="Arial"/>
                <w:sz w:val="13"/>
                <w:szCs w:val="13"/>
              </w:rPr>
            </w:pPr>
            <w:ins w:id="8064" w:author="Sean de Noronha | DRG" w:date="2026-09-29T16:58:00Z" w16du:dateUtc="2026-09-29T14:58:00Z">
              <w:r>
                <w:rPr>
                  <w:rFonts w:cs="Arial"/>
                  <w:sz w:val="13"/>
                  <w:szCs w:val="13"/>
                </w:rPr>
                <w:t>80 ft</w:t>
              </w:r>
            </w:ins>
          </w:p>
        </w:tc>
        <w:tc>
          <w:tcPr>
            <w:tcW w:w="880" w:type="dxa"/>
            <w:vAlign w:val="center"/>
          </w:tcPr>
          <w:p w14:paraId="5E00054C" w14:textId="77777777" w:rsidR="00C60D85" w:rsidRDefault="00000000">
            <w:pPr>
              <w:spacing w:after="0"/>
              <w:rPr>
                <w:ins w:id="8065" w:author="Sean de Noronha | DRG" w:date="2026-09-29T16:58:00Z" w16du:dateUtc="2026-09-29T14:58:00Z"/>
                <w:rFonts w:cs="Arial"/>
                <w:sz w:val="13"/>
                <w:szCs w:val="13"/>
              </w:rPr>
            </w:pPr>
            <w:ins w:id="8066" w:author="Sean de Noronha | DRG" w:date="2026-09-29T16:58:00Z" w16du:dateUtc="2026-09-29T14:58:00Z">
              <w:r>
                <w:rPr>
                  <w:rFonts w:cs="Arial"/>
                  <w:sz w:val="13"/>
                  <w:szCs w:val="13"/>
                </w:rPr>
                <w:t>1.72</w:t>
              </w:r>
            </w:ins>
          </w:p>
        </w:tc>
        <w:tc>
          <w:tcPr>
            <w:tcW w:w="820" w:type="dxa"/>
            <w:vAlign w:val="center"/>
          </w:tcPr>
          <w:p w14:paraId="5E00054D" w14:textId="77777777" w:rsidR="00C60D85" w:rsidRDefault="00000000">
            <w:pPr>
              <w:spacing w:after="0"/>
              <w:rPr>
                <w:ins w:id="8067" w:author="Sean de Noronha | DRG" w:date="2026-09-29T16:58:00Z" w16du:dateUtc="2026-09-29T14:58:00Z"/>
                <w:rFonts w:cs="Arial"/>
                <w:sz w:val="13"/>
                <w:szCs w:val="13"/>
              </w:rPr>
            </w:pPr>
            <w:ins w:id="8068" w:author="Sean de Noronha | DRG" w:date="2026-09-29T16:58:00Z" w16du:dateUtc="2026-09-29T14:58:00Z">
              <w:r>
                <w:rPr>
                  <w:rFonts w:cs="Arial"/>
                  <w:sz w:val="13"/>
                  <w:szCs w:val="13"/>
                </w:rPr>
                <w:t>125</w:t>
              </w:r>
            </w:ins>
          </w:p>
        </w:tc>
        <w:tc>
          <w:tcPr>
            <w:tcW w:w="1100" w:type="dxa"/>
            <w:vAlign w:val="center"/>
          </w:tcPr>
          <w:p w14:paraId="5E00054E" w14:textId="77777777" w:rsidR="00C60D85" w:rsidRDefault="00000000">
            <w:pPr>
              <w:spacing w:after="0"/>
              <w:rPr>
                <w:ins w:id="8069" w:author="Sean de Noronha | DRG" w:date="2026-09-29T16:58:00Z" w16du:dateUtc="2026-09-29T14:58:00Z"/>
                <w:rFonts w:cs="Arial"/>
                <w:sz w:val="13"/>
                <w:szCs w:val="13"/>
              </w:rPr>
            </w:pPr>
            <w:ins w:id="8070" w:author="Sean de Noronha | DRG" w:date="2026-09-29T16:58:00Z" w16du:dateUtc="2026-09-29T14:58:00Z">
              <w:r>
                <w:rPr>
                  <w:rFonts w:cs="Arial"/>
                  <w:sz w:val="13"/>
                  <w:szCs w:val="13"/>
                </w:rPr>
                <w:t>5.64 (12.0)</w:t>
              </w:r>
            </w:ins>
          </w:p>
        </w:tc>
        <w:tc>
          <w:tcPr>
            <w:tcW w:w="700" w:type="dxa"/>
            <w:vAlign w:val="center"/>
          </w:tcPr>
          <w:p w14:paraId="5E00054F" w14:textId="77777777" w:rsidR="00C60D85" w:rsidRDefault="00000000">
            <w:pPr>
              <w:spacing w:after="0"/>
              <w:rPr>
                <w:ins w:id="8071" w:author="Sean de Noronha | DRG" w:date="2026-09-29T16:58:00Z" w16du:dateUtc="2026-09-29T14:58:00Z"/>
                <w:rFonts w:cs="Arial"/>
                <w:sz w:val="13"/>
                <w:szCs w:val="13"/>
              </w:rPr>
            </w:pPr>
            <w:ins w:id="8072" w:author="Sean de Noronha | DRG" w:date="2026-09-29T16:58:00Z" w16du:dateUtc="2026-09-29T14:58:00Z">
              <w:r>
                <w:rPr>
                  <w:rFonts w:cs="Arial"/>
                  <w:sz w:val="13"/>
                  <w:szCs w:val="13"/>
                </w:rPr>
                <w:t>0.892</w:t>
              </w:r>
            </w:ins>
          </w:p>
        </w:tc>
      </w:tr>
      <w:tr w:rsidR="00C60D85" w14:paraId="16340034" w14:textId="77777777">
        <w:trPr>
          <w:jc w:val="center"/>
          <w:ins w:id="8073" w:author="Sean de Noronha | DRG" w:date="2026-09-29T16:58:00Z"/>
        </w:trPr>
        <w:tc>
          <w:tcPr>
            <w:tcW w:w="560" w:type="dxa"/>
            <w:vAlign w:val="center"/>
          </w:tcPr>
          <w:p w14:paraId="5E000550" w14:textId="77777777" w:rsidR="00C60D85" w:rsidRDefault="00000000">
            <w:pPr>
              <w:spacing w:after="0"/>
              <w:rPr>
                <w:ins w:id="8074" w:author="Sean de Noronha | DRG" w:date="2026-09-29T16:58:00Z" w16du:dateUtc="2026-09-29T14:58:00Z"/>
                <w:rFonts w:cs="Arial"/>
                <w:sz w:val="13"/>
                <w:szCs w:val="13"/>
              </w:rPr>
            </w:pPr>
            <w:ins w:id="8075" w:author="Sean de Noronha | DRG" w:date="2026-09-29T16:58:00Z" w16du:dateUtc="2026-09-29T14:58:00Z">
              <w:r>
                <w:rPr>
                  <w:rFonts w:cs="Arial"/>
                  <w:sz w:val="13"/>
                  <w:szCs w:val="13"/>
                </w:rPr>
                <w:t>75</w:t>
              </w:r>
            </w:ins>
          </w:p>
        </w:tc>
        <w:tc>
          <w:tcPr>
            <w:tcW w:w="500" w:type="dxa"/>
            <w:vAlign w:val="center"/>
          </w:tcPr>
          <w:p w14:paraId="5E000551" w14:textId="77777777" w:rsidR="00C60D85" w:rsidRDefault="00000000">
            <w:pPr>
              <w:spacing w:after="0"/>
              <w:rPr>
                <w:ins w:id="8076" w:author="Sean de Noronha | DRG" w:date="2026-09-29T16:58:00Z" w16du:dateUtc="2026-09-29T14:58:00Z"/>
                <w:rFonts w:cs="Arial"/>
                <w:sz w:val="13"/>
                <w:szCs w:val="13"/>
              </w:rPr>
            </w:pPr>
            <w:ins w:id="8077" w:author="Sean de Noronha | DRG" w:date="2026-09-29T16:58:00Z" w16du:dateUtc="2026-09-29T14:58:00Z">
              <w:r>
                <w:rPr>
                  <w:rFonts w:cs="Arial"/>
                  <w:sz w:val="13"/>
                  <w:szCs w:val="13"/>
                </w:rPr>
                <w:t>T2</w:t>
              </w:r>
            </w:ins>
          </w:p>
        </w:tc>
        <w:tc>
          <w:tcPr>
            <w:tcW w:w="660" w:type="dxa"/>
            <w:vAlign w:val="center"/>
          </w:tcPr>
          <w:p w14:paraId="5E000552" w14:textId="77777777" w:rsidR="00C60D85" w:rsidRDefault="00000000">
            <w:pPr>
              <w:spacing w:after="0"/>
              <w:rPr>
                <w:ins w:id="8078" w:author="Sean de Noronha | DRG" w:date="2026-09-29T16:58:00Z" w16du:dateUtc="2026-09-29T14:58:00Z"/>
                <w:rFonts w:cs="Arial"/>
                <w:sz w:val="13"/>
                <w:szCs w:val="13"/>
              </w:rPr>
            </w:pPr>
            <w:ins w:id="8079" w:author="Sean de Noronha | DRG" w:date="2026-09-29T16:58:00Z" w16du:dateUtc="2026-09-29T14:58:00Z">
              <w:r>
                <w:rPr>
                  <w:rFonts w:cs="Arial"/>
                  <w:sz w:val="13"/>
                  <w:szCs w:val="13"/>
                </w:rPr>
                <w:t>1</w:t>
              </w:r>
            </w:ins>
          </w:p>
        </w:tc>
        <w:tc>
          <w:tcPr>
            <w:tcW w:w="1920" w:type="dxa"/>
            <w:vAlign w:val="center"/>
          </w:tcPr>
          <w:p w14:paraId="5E000553" w14:textId="77777777" w:rsidR="00C60D85" w:rsidRDefault="00000000">
            <w:pPr>
              <w:spacing w:after="0"/>
              <w:rPr>
                <w:ins w:id="8080" w:author="Sean de Noronha | DRG" w:date="2026-09-29T16:58:00Z" w16du:dateUtc="2026-09-29T14:58:00Z"/>
                <w:rFonts w:cs="Arial"/>
                <w:sz w:val="13"/>
                <w:szCs w:val="13"/>
              </w:rPr>
            </w:pPr>
            <w:ins w:id="8081" w:author="Sean de Noronha | DRG" w:date="2026-09-29T16:58:00Z" w16du:dateUtc="2026-09-29T14:58:00Z">
              <w:r>
                <w:rPr>
                  <w:rFonts w:cs="Arial"/>
                  <w:sz w:val="13"/>
                  <w:szCs w:val="13"/>
                </w:rPr>
                <w:t>CSST, Manufacturer C, EHD 13</w:t>
              </w:r>
            </w:ins>
          </w:p>
        </w:tc>
        <w:tc>
          <w:tcPr>
            <w:tcW w:w="520" w:type="dxa"/>
            <w:vAlign w:val="center"/>
          </w:tcPr>
          <w:p w14:paraId="5E000554" w14:textId="77777777" w:rsidR="00C60D85" w:rsidRDefault="00000000">
            <w:pPr>
              <w:spacing w:after="0"/>
              <w:rPr>
                <w:ins w:id="8082" w:author="Sean de Noronha | DRG" w:date="2026-09-29T16:58:00Z" w16du:dateUtc="2026-09-29T14:58:00Z"/>
                <w:rFonts w:cs="Arial"/>
                <w:sz w:val="13"/>
                <w:szCs w:val="13"/>
              </w:rPr>
            </w:pPr>
            <w:ins w:id="8083" w:author="Sean de Noronha | DRG" w:date="2026-09-29T16:58:00Z" w16du:dateUtc="2026-09-29T14:58:00Z">
              <w:r>
                <w:rPr>
                  <w:rFonts w:cs="Arial"/>
                  <w:sz w:val="13"/>
                  <w:szCs w:val="13"/>
                </w:rPr>
                <w:t>NG</w:t>
              </w:r>
            </w:ins>
          </w:p>
        </w:tc>
        <w:tc>
          <w:tcPr>
            <w:tcW w:w="900" w:type="dxa"/>
            <w:vAlign w:val="center"/>
          </w:tcPr>
          <w:p w14:paraId="5E000555" w14:textId="77777777" w:rsidR="00C60D85" w:rsidRDefault="00000000">
            <w:pPr>
              <w:spacing w:after="0"/>
              <w:rPr>
                <w:ins w:id="8084" w:author="Sean de Noronha | DRG" w:date="2026-09-29T16:58:00Z" w16du:dateUtc="2026-09-29T14:58:00Z"/>
                <w:rFonts w:cs="Arial"/>
                <w:sz w:val="13"/>
                <w:szCs w:val="13"/>
              </w:rPr>
            </w:pPr>
            <w:ins w:id="8085" w:author="Sean de Noronha | DRG" w:date="2026-09-29T16:58:00Z" w16du:dateUtc="2026-09-29T14:58:00Z">
              <w:r>
                <w:rPr>
                  <w:rFonts w:cs="Arial"/>
                  <w:sz w:val="13"/>
                  <w:szCs w:val="13"/>
                </w:rPr>
                <w:t>508</w:t>
              </w:r>
            </w:ins>
          </w:p>
        </w:tc>
        <w:tc>
          <w:tcPr>
            <w:tcW w:w="800" w:type="dxa"/>
            <w:vAlign w:val="center"/>
          </w:tcPr>
          <w:p w14:paraId="5E000556" w14:textId="77777777" w:rsidR="00C60D85" w:rsidRDefault="00000000">
            <w:pPr>
              <w:spacing w:after="0"/>
              <w:rPr>
                <w:ins w:id="8086" w:author="Sean de Noronha | DRG" w:date="2026-09-29T16:58:00Z" w16du:dateUtc="2026-09-29T14:58:00Z"/>
                <w:rFonts w:cs="Arial"/>
                <w:sz w:val="13"/>
                <w:szCs w:val="13"/>
              </w:rPr>
            </w:pPr>
            <w:ins w:id="8087" w:author="Sean de Noronha | DRG" w:date="2026-09-29T16:58:00Z" w16du:dateUtc="2026-09-29T14:58:00Z">
              <w:r>
                <w:rPr>
                  <w:rFonts w:cs="Arial"/>
                  <w:sz w:val="13"/>
                  <w:szCs w:val="13"/>
                </w:rPr>
                <w:t>100 ft</w:t>
              </w:r>
            </w:ins>
          </w:p>
        </w:tc>
        <w:tc>
          <w:tcPr>
            <w:tcW w:w="880" w:type="dxa"/>
            <w:vAlign w:val="center"/>
          </w:tcPr>
          <w:p w14:paraId="5E000557" w14:textId="77777777" w:rsidR="00C60D85" w:rsidRDefault="00000000">
            <w:pPr>
              <w:spacing w:after="0"/>
              <w:rPr>
                <w:ins w:id="8088" w:author="Sean de Noronha | DRG" w:date="2026-09-29T16:58:00Z" w16du:dateUtc="2026-09-29T14:58:00Z"/>
                <w:rFonts w:cs="Arial"/>
                <w:sz w:val="13"/>
                <w:szCs w:val="13"/>
              </w:rPr>
            </w:pPr>
            <w:ins w:id="8089" w:author="Sean de Noronha | DRG" w:date="2026-09-29T16:58:00Z" w16du:dateUtc="2026-09-29T14:58:00Z">
              <w:r>
                <w:rPr>
                  <w:rFonts w:cs="Arial"/>
                  <w:sz w:val="13"/>
                  <w:szCs w:val="13"/>
                </w:rPr>
                <w:t>1.72</w:t>
              </w:r>
            </w:ins>
          </w:p>
        </w:tc>
        <w:tc>
          <w:tcPr>
            <w:tcW w:w="820" w:type="dxa"/>
            <w:vAlign w:val="center"/>
          </w:tcPr>
          <w:p w14:paraId="5E000558" w14:textId="77777777" w:rsidR="00C60D85" w:rsidRDefault="00000000">
            <w:pPr>
              <w:spacing w:after="0"/>
              <w:rPr>
                <w:ins w:id="8090" w:author="Sean de Noronha | DRG" w:date="2026-09-29T16:58:00Z" w16du:dateUtc="2026-09-29T14:58:00Z"/>
                <w:rFonts w:cs="Arial"/>
                <w:sz w:val="13"/>
                <w:szCs w:val="13"/>
              </w:rPr>
            </w:pPr>
            <w:ins w:id="8091" w:author="Sean de Noronha | DRG" w:date="2026-09-29T16:58:00Z" w16du:dateUtc="2026-09-29T14:58:00Z">
              <w:r>
                <w:rPr>
                  <w:rFonts w:cs="Arial"/>
                  <w:sz w:val="13"/>
                  <w:szCs w:val="13"/>
                </w:rPr>
                <w:t>125</w:t>
              </w:r>
            </w:ins>
          </w:p>
        </w:tc>
        <w:tc>
          <w:tcPr>
            <w:tcW w:w="1100" w:type="dxa"/>
            <w:vAlign w:val="center"/>
          </w:tcPr>
          <w:p w14:paraId="5E000559" w14:textId="77777777" w:rsidR="00C60D85" w:rsidRDefault="00000000">
            <w:pPr>
              <w:spacing w:after="0"/>
              <w:rPr>
                <w:ins w:id="8092" w:author="Sean de Noronha | DRG" w:date="2026-09-29T16:58:00Z" w16du:dateUtc="2026-09-29T14:58:00Z"/>
                <w:rFonts w:cs="Arial"/>
                <w:sz w:val="13"/>
                <w:szCs w:val="13"/>
              </w:rPr>
            </w:pPr>
            <w:ins w:id="8093" w:author="Sean de Noronha | DRG" w:date="2026-09-29T16:58:00Z" w16du:dateUtc="2026-09-29T14:58:00Z">
              <w:r>
                <w:rPr>
                  <w:rFonts w:cs="Arial"/>
                  <w:sz w:val="13"/>
                  <w:szCs w:val="13"/>
                </w:rPr>
                <w:t>4.54 (9.62)</w:t>
              </w:r>
            </w:ins>
          </w:p>
        </w:tc>
        <w:tc>
          <w:tcPr>
            <w:tcW w:w="700" w:type="dxa"/>
            <w:vAlign w:val="center"/>
          </w:tcPr>
          <w:p w14:paraId="5E00055A" w14:textId="77777777" w:rsidR="00C60D85" w:rsidRDefault="00000000">
            <w:pPr>
              <w:spacing w:after="0"/>
              <w:rPr>
                <w:ins w:id="8094" w:author="Sean de Noronha | DRG" w:date="2026-09-29T16:58:00Z" w16du:dateUtc="2026-09-29T14:58:00Z"/>
                <w:rFonts w:cs="Arial"/>
                <w:sz w:val="13"/>
                <w:szCs w:val="13"/>
              </w:rPr>
            </w:pPr>
            <w:ins w:id="8095" w:author="Sean de Noronha | DRG" w:date="2026-09-29T16:58:00Z" w16du:dateUtc="2026-09-29T14:58:00Z">
              <w:r>
                <w:rPr>
                  <w:rFonts w:cs="Arial"/>
                  <w:sz w:val="13"/>
                  <w:szCs w:val="13"/>
                </w:rPr>
                <w:t>0.718</w:t>
              </w:r>
            </w:ins>
          </w:p>
        </w:tc>
      </w:tr>
      <w:tr w:rsidR="00C60D85" w14:paraId="63F87646" w14:textId="77777777">
        <w:trPr>
          <w:jc w:val="center"/>
          <w:ins w:id="8096" w:author="Sean de Noronha | DRG" w:date="2026-09-29T16:58:00Z"/>
        </w:trPr>
        <w:tc>
          <w:tcPr>
            <w:tcW w:w="560" w:type="dxa"/>
            <w:vAlign w:val="center"/>
          </w:tcPr>
          <w:p w14:paraId="5E00055B" w14:textId="77777777" w:rsidR="00C60D85" w:rsidRDefault="00000000">
            <w:pPr>
              <w:spacing w:after="0"/>
              <w:rPr>
                <w:ins w:id="8097" w:author="Sean de Noronha | DRG" w:date="2026-09-29T16:58:00Z" w16du:dateUtc="2026-09-29T14:58:00Z"/>
                <w:rFonts w:cs="Arial"/>
                <w:sz w:val="13"/>
                <w:szCs w:val="13"/>
              </w:rPr>
            </w:pPr>
            <w:ins w:id="8098" w:author="Sean de Noronha | DRG" w:date="2026-09-29T16:58:00Z" w16du:dateUtc="2026-09-29T14:58:00Z">
              <w:r>
                <w:rPr>
                  <w:rFonts w:cs="Arial"/>
                  <w:sz w:val="13"/>
                  <w:szCs w:val="13"/>
                </w:rPr>
                <w:t>76</w:t>
              </w:r>
            </w:ins>
          </w:p>
        </w:tc>
        <w:tc>
          <w:tcPr>
            <w:tcW w:w="500" w:type="dxa"/>
            <w:vAlign w:val="center"/>
          </w:tcPr>
          <w:p w14:paraId="5E00055C" w14:textId="77777777" w:rsidR="00C60D85" w:rsidRDefault="00000000">
            <w:pPr>
              <w:spacing w:after="0"/>
              <w:rPr>
                <w:ins w:id="8099" w:author="Sean de Noronha | DRG" w:date="2026-09-29T16:58:00Z" w16du:dateUtc="2026-09-29T14:58:00Z"/>
                <w:rFonts w:cs="Arial"/>
                <w:sz w:val="13"/>
                <w:szCs w:val="13"/>
              </w:rPr>
            </w:pPr>
            <w:ins w:id="8100" w:author="Sean de Noronha | DRG" w:date="2026-09-29T16:58:00Z" w16du:dateUtc="2026-09-29T14:58:00Z">
              <w:r>
                <w:rPr>
                  <w:rFonts w:cs="Arial"/>
                  <w:sz w:val="13"/>
                  <w:szCs w:val="13"/>
                </w:rPr>
                <w:t>T2</w:t>
              </w:r>
            </w:ins>
          </w:p>
        </w:tc>
        <w:tc>
          <w:tcPr>
            <w:tcW w:w="660" w:type="dxa"/>
            <w:vAlign w:val="center"/>
          </w:tcPr>
          <w:p w14:paraId="5E00055D" w14:textId="77777777" w:rsidR="00C60D85" w:rsidRDefault="00000000">
            <w:pPr>
              <w:spacing w:after="0"/>
              <w:rPr>
                <w:ins w:id="8101" w:author="Sean de Noronha | DRG" w:date="2026-09-29T16:58:00Z" w16du:dateUtc="2026-09-29T14:58:00Z"/>
                <w:rFonts w:cs="Arial"/>
                <w:sz w:val="13"/>
                <w:szCs w:val="13"/>
              </w:rPr>
            </w:pPr>
            <w:ins w:id="8102" w:author="Sean de Noronha | DRG" w:date="2026-09-29T16:58:00Z" w16du:dateUtc="2026-09-29T14:58:00Z">
              <w:r>
                <w:rPr>
                  <w:rFonts w:cs="Arial"/>
                  <w:sz w:val="13"/>
                  <w:szCs w:val="13"/>
                </w:rPr>
                <w:t>1</w:t>
              </w:r>
            </w:ins>
          </w:p>
        </w:tc>
        <w:tc>
          <w:tcPr>
            <w:tcW w:w="1920" w:type="dxa"/>
            <w:vAlign w:val="center"/>
          </w:tcPr>
          <w:p w14:paraId="5E00055E" w14:textId="77777777" w:rsidR="00C60D85" w:rsidRDefault="00000000">
            <w:pPr>
              <w:spacing w:after="0"/>
              <w:rPr>
                <w:ins w:id="8103" w:author="Sean de Noronha | DRG" w:date="2026-09-29T16:58:00Z" w16du:dateUtc="2026-09-29T14:58:00Z"/>
                <w:rFonts w:cs="Arial"/>
                <w:sz w:val="13"/>
                <w:szCs w:val="13"/>
              </w:rPr>
            </w:pPr>
            <w:ins w:id="8104" w:author="Sean de Noronha | DRG" w:date="2026-09-29T16:58:00Z" w16du:dateUtc="2026-09-29T14:58:00Z">
              <w:r>
                <w:rPr>
                  <w:rFonts w:cs="Arial"/>
                  <w:sz w:val="13"/>
                  <w:szCs w:val="13"/>
                </w:rPr>
                <w:t>CSST, Manufacturer C, EHD 13</w:t>
              </w:r>
            </w:ins>
          </w:p>
        </w:tc>
        <w:tc>
          <w:tcPr>
            <w:tcW w:w="520" w:type="dxa"/>
            <w:vAlign w:val="center"/>
          </w:tcPr>
          <w:p w14:paraId="5E00055F" w14:textId="77777777" w:rsidR="00C60D85" w:rsidRDefault="00000000">
            <w:pPr>
              <w:spacing w:after="0"/>
              <w:rPr>
                <w:ins w:id="8105" w:author="Sean de Noronha | DRG" w:date="2026-09-29T16:58:00Z" w16du:dateUtc="2026-09-29T14:58:00Z"/>
                <w:rFonts w:cs="Arial"/>
                <w:sz w:val="13"/>
                <w:szCs w:val="13"/>
              </w:rPr>
            </w:pPr>
            <w:ins w:id="8106" w:author="Sean de Noronha | DRG" w:date="2026-09-29T16:58:00Z" w16du:dateUtc="2026-09-29T14:58:00Z">
              <w:r>
                <w:rPr>
                  <w:rFonts w:cs="Arial"/>
                  <w:sz w:val="13"/>
                  <w:szCs w:val="13"/>
                </w:rPr>
                <w:t>NG</w:t>
              </w:r>
            </w:ins>
          </w:p>
        </w:tc>
        <w:tc>
          <w:tcPr>
            <w:tcW w:w="900" w:type="dxa"/>
            <w:vAlign w:val="center"/>
          </w:tcPr>
          <w:p w14:paraId="5E000560" w14:textId="77777777" w:rsidR="00C60D85" w:rsidRDefault="00000000">
            <w:pPr>
              <w:spacing w:after="0"/>
              <w:rPr>
                <w:ins w:id="8107" w:author="Sean de Noronha | DRG" w:date="2026-09-29T16:58:00Z" w16du:dateUtc="2026-09-29T14:58:00Z"/>
                <w:rFonts w:cs="Arial"/>
                <w:sz w:val="13"/>
                <w:szCs w:val="13"/>
              </w:rPr>
            </w:pPr>
            <w:ins w:id="8108" w:author="Sean de Noronha | DRG" w:date="2026-09-29T16:58:00Z" w16du:dateUtc="2026-09-29T14:58:00Z">
              <w:r>
                <w:rPr>
                  <w:rFonts w:cs="Arial"/>
                  <w:sz w:val="13"/>
                  <w:szCs w:val="13"/>
                </w:rPr>
                <w:t>356</w:t>
              </w:r>
            </w:ins>
          </w:p>
        </w:tc>
        <w:tc>
          <w:tcPr>
            <w:tcW w:w="800" w:type="dxa"/>
            <w:vAlign w:val="center"/>
          </w:tcPr>
          <w:p w14:paraId="5E000561" w14:textId="77777777" w:rsidR="00C60D85" w:rsidRDefault="00000000">
            <w:pPr>
              <w:spacing w:after="0"/>
              <w:rPr>
                <w:ins w:id="8109" w:author="Sean de Noronha | DRG" w:date="2026-09-29T16:58:00Z" w16du:dateUtc="2026-09-29T14:58:00Z"/>
                <w:rFonts w:cs="Arial"/>
                <w:sz w:val="13"/>
                <w:szCs w:val="13"/>
              </w:rPr>
            </w:pPr>
            <w:ins w:id="8110" w:author="Sean de Noronha | DRG" w:date="2026-09-29T16:58:00Z" w16du:dateUtc="2026-09-29T14:58:00Z">
              <w:r>
                <w:rPr>
                  <w:rFonts w:cs="Arial"/>
                  <w:sz w:val="13"/>
                  <w:szCs w:val="13"/>
                </w:rPr>
                <w:t>150 ft</w:t>
              </w:r>
            </w:ins>
          </w:p>
        </w:tc>
        <w:tc>
          <w:tcPr>
            <w:tcW w:w="880" w:type="dxa"/>
            <w:vAlign w:val="center"/>
          </w:tcPr>
          <w:p w14:paraId="5E000562" w14:textId="77777777" w:rsidR="00C60D85" w:rsidRDefault="00000000">
            <w:pPr>
              <w:spacing w:after="0"/>
              <w:rPr>
                <w:ins w:id="8111" w:author="Sean de Noronha | DRG" w:date="2026-09-29T16:58:00Z" w16du:dateUtc="2026-09-29T14:58:00Z"/>
                <w:rFonts w:cs="Arial"/>
                <w:sz w:val="13"/>
                <w:szCs w:val="13"/>
              </w:rPr>
            </w:pPr>
            <w:ins w:id="8112" w:author="Sean de Noronha | DRG" w:date="2026-09-29T16:58:00Z" w16du:dateUtc="2026-09-29T14:58:00Z">
              <w:r>
                <w:rPr>
                  <w:rFonts w:cs="Arial"/>
                  <w:sz w:val="13"/>
                  <w:szCs w:val="13"/>
                </w:rPr>
                <w:t>1.72</w:t>
              </w:r>
            </w:ins>
          </w:p>
        </w:tc>
        <w:tc>
          <w:tcPr>
            <w:tcW w:w="820" w:type="dxa"/>
            <w:vAlign w:val="center"/>
          </w:tcPr>
          <w:p w14:paraId="5E000563" w14:textId="77777777" w:rsidR="00C60D85" w:rsidRDefault="00000000">
            <w:pPr>
              <w:spacing w:after="0"/>
              <w:rPr>
                <w:ins w:id="8113" w:author="Sean de Noronha | DRG" w:date="2026-09-29T16:58:00Z" w16du:dateUtc="2026-09-29T14:58:00Z"/>
                <w:rFonts w:cs="Arial"/>
                <w:sz w:val="13"/>
                <w:szCs w:val="13"/>
              </w:rPr>
            </w:pPr>
            <w:ins w:id="8114" w:author="Sean de Noronha | DRG" w:date="2026-09-29T16:58:00Z" w16du:dateUtc="2026-09-29T14:58:00Z">
              <w:r>
                <w:rPr>
                  <w:rFonts w:cs="Arial"/>
                  <w:sz w:val="13"/>
                  <w:szCs w:val="13"/>
                </w:rPr>
                <w:t>125</w:t>
              </w:r>
            </w:ins>
          </w:p>
        </w:tc>
        <w:tc>
          <w:tcPr>
            <w:tcW w:w="1100" w:type="dxa"/>
            <w:vAlign w:val="center"/>
          </w:tcPr>
          <w:p w14:paraId="5E000564" w14:textId="77777777" w:rsidR="00C60D85" w:rsidRDefault="00000000">
            <w:pPr>
              <w:spacing w:after="0"/>
              <w:rPr>
                <w:ins w:id="8115" w:author="Sean de Noronha | DRG" w:date="2026-09-29T16:58:00Z" w16du:dateUtc="2026-09-29T14:58:00Z"/>
                <w:rFonts w:cs="Arial"/>
                <w:sz w:val="13"/>
                <w:szCs w:val="13"/>
              </w:rPr>
            </w:pPr>
            <w:ins w:id="8116" w:author="Sean de Noronha | DRG" w:date="2026-09-29T16:58:00Z" w16du:dateUtc="2026-09-29T14:58:00Z">
              <w:r>
                <w:rPr>
                  <w:rFonts w:cs="Arial"/>
                  <w:sz w:val="13"/>
                  <w:szCs w:val="13"/>
                </w:rPr>
                <w:t>3.18 (6.74)</w:t>
              </w:r>
            </w:ins>
          </w:p>
        </w:tc>
        <w:tc>
          <w:tcPr>
            <w:tcW w:w="700" w:type="dxa"/>
            <w:vAlign w:val="center"/>
          </w:tcPr>
          <w:p w14:paraId="5E000565" w14:textId="77777777" w:rsidR="00C60D85" w:rsidRDefault="00000000">
            <w:pPr>
              <w:spacing w:after="0"/>
              <w:rPr>
                <w:ins w:id="8117" w:author="Sean de Noronha | DRG" w:date="2026-09-29T16:58:00Z" w16du:dateUtc="2026-09-29T14:58:00Z"/>
                <w:rFonts w:cs="Arial"/>
                <w:sz w:val="13"/>
                <w:szCs w:val="13"/>
              </w:rPr>
            </w:pPr>
            <w:ins w:id="8118" w:author="Sean de Noronha | DRG" w:date="2026-09-29T16:58:00Z" w16du:dateUtc="2026-09-29T14:58:00Z">
              <w:r>
                <w:rPr>
                  <w:rFonts w:cs="Arial"/>
                  <w:sz w:val="13"/>
                  <w:szCs w:val="13"/>
                </w:rPr>
                <w:t>0.503</w:t>
              </w:r>
            </w:ins>
          </w:p>
        </w:tc>
      </w:tr>
      <w:tr w:rsidR="00C60D85" w14:paraId="4DDE3BC9" w14:textId="77777777">
        <w:trPr>
          <w:jc w:val="center"/>
          <w:ins w:id="8119" w:author="Sean de Noronha | DRG" w:date="2026-09-29T16:58:00Z"/>
        </w:trPr>
        <w:tc>
          <w:tcPr>
            <w:tcW w:w="560" w:type="dxa"/>
            <w:vAlign w:val="center"/>
          </w:tcPr>
          <w:p w14:paraId="5E000566" w14:textId="77777777" w:rsidR="00C60D85" w:rsidRDefault="00000000">
            <w:pPr>
              <w:spacing w:after="0"/>
              <w:rPr>
                <w:ins w:id="8120" w:author="Sean de Noronha | DRG" w:date="2026-09-29T16:58:00Z" w16du:dateUtc="2026-09-29T14:58:00Z"/>
                <w:rFonts w:cs="Arial"/>
                <w:sz w:val="13"/>
                <w:szCs w:val="13"/>
              </w:rPr>
            </w:pPr>
            <w:ins w:id="8121" w:author="Sean de Noronha | DRG" w:date="2026-09-29T16:58:00Z" w16du:dateUtc="2026-09-29T14:58:00Z">
              <w:r>
                <w:rPr>
                  <w:rFonts w:cs="Arial"/>
                  <w:sz w:val="13"/>
                  <w:szCs w:val="13"/>
                </w:rPr>
                <w:t>77</w:t>
              </w:r>
            </w:ins>
          </w:p>
        </w:tc>
        <w:tc>
          <w:tcPr>
            <w:tcW w:w="500" w:type="dxa"/>
            <w:vAlign w:val="center"/>
          </w:tcPr>
          <w:p w14:paraId="5E000567" w14:textId="77777777" w:rsidR="00C60D85" w:rsidRDefault="00000000">
            <w:pPr>
              <w:spacing w:after="0"/>
              <w:rPr>
                <w:ins w:id="8122" w:author="Sean de Noronha | DRG" w:date="2026-09-29T16:58:00Z" w16du:dateUtc="2026-09-29T14:58:00Z"/>
                <w:rFonts w:cs="Arial"/>
                <w:sz w:val="13"/>
                <w:szCs w:val="13"/>
              </w:rPr>
            </w:pPr>
            <w:ins w:id="8123" w:author="Sean de Noronha | DRG" w:date="2026-09-29T16:58:00Z" w16du:dateUtc="2026-09-29T14:58:00Z">
              <w:r>
                <w:rPr>
                  <w:rFonts w:cs="Arial"/>
                  <w:sz w:val="13"/>
                  <w:szCs w:val="13"/>
                </w:rPr>
                <w:t>T2</w:t>
              </w:r>
            </w:ins>
          </w:p>
        </w:tc>
        <w:tc>
          <w:tcPr>
            <w:tcW w:w="660" w:type="dxa"/>
            <w:vAlign w:val="center"/>
          </w:tcPr>
          <w:p w14:paraId="5E000568" w14:textId="77777777" w:rsidR="00C60D85" w:rsidRDefault="00000000">
            <w:pPr>
              <w:spacing w:after="0"/>
              <w:rPr>
                <w:ins w:id="8124" w:author="Sean de Noronha | DRG" w:date="2026-09-29T16:58:00Z" w16du:dateUtc="2026-09-29T14:58:00Z"/>
                <w:rFonts w:cs="Arial"/>
                <w:sz w:val="13"/>
                <w:szCs w:val="13"/>
              </w:rPr>
            </w:pPr>
            <w:ins w:id="8125" w:author="Sean de Noronha | DRG" w:date="2026-09-29T16:58:00Z" w16du:dateUtc="2026-09-29T14:58:00Z">
              <w:r>
                <w:rPr>
                  <w:rFonts w:cs="Arial"/>
                  <w:sz w:val="13"/>
                  <w:szCs w:val="13"/>
                </w:rPr>
                <w:t>1</w:t>
              </w:r>
            </w:ins>
          </w:p>
        </w:tc>
        <w:tc>
          <w:tcPr>
            <w:tcW w:w="1920" w:type="dxa"/>
            <w:vAlign w:val="center"/>
          </w:tcPr>
          <w:p w14:paraId="5E000569" w14:textId="77777777" w:rsidR="00C60D85" w:rsidRDefault="00000000">
            <w:pPr>
              <w:spacing w:after="0"/>
              <w:rPr>
                <w:ins w:id="8126" w:author="Sean de Noronha | DRG" w:date="2026-09-29T16:58:00Z" w16du:dateUtc="2026-09-29T14:58:00Z"/>
                <w:rFonts w:cs="Arial"/>
                <w:sz w:val="13"/>
                <w:szCs w:val="13"/>
              </w:rPr>
            </w:pPr>
            <w:ins w:id="8127" w:author="Sean de Noronha | DRG" w:date="2026-09-29T16:58:00Z" w16du:dateUtc="2026-09-29T14:58:00Z">
              <w:r>
                <w:rPr>
                  <w:rFonts w:cs="Arial"/>
                  <w:sz w:val="13"/>
                  <w:szCs w:val="13"/>
                </w:rPr>
                <w:t>CSST, Manufacturer C, EHD 13</w:t>
              </w:r>
            </w:ins>
          </w:p>
        </w:tc>
        <w:tc>
          <w:tcPr>
            <w:tcW w:w="520" w:type="dxa"/>
            <w:vAlign w:val="center"/>
          </w:tcPr>
          <w:p w14:paraId="5E00056A" w14:textId="77777777" w:rsidR="00C60D85" w:rsidRDefault="00000000">
            <w:pPr>
              <w:spacing w:after="0"/>
              <w:rPr>
                <w:ins w:id="8128" w:author="Sean de Noronha | DRG" w:date="2026-09-29T16:58:00Z" w16du:dateUtc="2026-09-29T14:58:00Z"/>
                <w:rFonts w:cs="Arial"/>
                <w:sz w:val="13"/>
                <w:szCs w:val="13"/>
              </w:rPr>
            </w:pPr>
            <w:ins w:id="8129" w:author="Sean de Noronha | DRG" w:date="2026-09-29T16:58:00Z" w16du:dateUtc="2026-09-29T14:58:00Z">
              <w:r>
                <w:rPr>
                  <w:rFonts w:cs="Arial"/>
                  <w:sz w:val="13"/>
                  <w:szCs w:val="13"/>
                </w:rPr>
                <w:t>NG</w:t>
              </w:r>
            </w:ins>
          </w:p>
        </w:tc>
        <w:tc>
          <w:tcPr>
            <w:tcW w:w="900" w:type="dxa"/>
            <w:vAlign w:val="center"/>
          </w:tcPr>
          <w:p w14:paraId="5E00056B" w14:textId="77777777" w:rsidR="00C60D85" w:rsidRDefault="00000000">
            <w:pPr>
              <w:spacing w:after="0"/>
              <w:rPr>
                <w:ins w:id="8130" w:author="Sean de Noronha | DRG" w:date="2026-09-29T16:58:00Z" w16du:dateUtc="2026-09-29T14:58:00Z"/>
                <w:rFonts w:cs="Arial"/>
                <w:sz w:val="13"/>
                <w:szCs w:val="13"/>
              </w:rPr>
            </w:pPr>
            <w:ins w:id="8131" w:author="Sean de Noronha | DRG" w:date="2026-09-29T16:58:00Z" w16du:dateUtc="2026-09-29T14:58:00Z">
              <w:r>
                <w:rPr>
                  <w:rFonts w:cs="Arial"/>
                  <w:sz w:val="13"/>
                  <w:szCs w:val="13"/>
                </w:rPr>
                <w:t>249</w:t>
              </w:r>
            </w:ins>
          </w:p>
        </w:tc>
        <w:tc>
          <w:tcPr>
            <w:tcW w:w="800" w:type="dxa"/>
            <w:vAlign w:val="center"/>
          </w:tcPr>
          <w:p w14:paraId="5E00056C" w14:textId="77777777" w:rsidR="00C60D85" w:rsidRDefault="00000000">
            <w:pPr>
              <w:spacing w:after="0"/>
              <w:rPr>
                <w:ins w:id="8132" w:author="Sean de Noronha | DRG" w:date="2026-09-29T16:58:00Z" w16du:dateUtc="2026-09-29T14:58:00Z"/>
                <w:rFonts w:cs="Arial"/>
                <w:sz w:val="13"/>
                <w:szCs w:val="13"/>
              </w:rPr>
            </w:pPr>
            <w:ins w:id="8133" w:author="Sean de Noronha | DRG" w:date="2026-09-29T16:58:00Z" w16du:dateUtc="2026-09-29T14:58:00Z">
              <w:r>
                <w:rPr>
                  <w:rFonts w:cs="Arial"/>
                  <w:sz w:val="13"/>
                  <w:szCs w:val="13"/>
                </w:rPr>
                <w:t>200 ft</w:t>
              </w:r>
            </w:ins>
          </w:p>
        </w:tc>
        <w:tc>
          <w:tcPr>
            <w:tcW w:w="880" w:type="dxa"/>
            <w:vAlign w:val="center"/>
          </w:tcPr>
          <w:p w14:paraId="5E00056D" w14:textId="77777777" w:rsidR="00C60D85" w:rsidRDefault="00000000">
            <w:pPr>
              <w:spacing w:after="0"/>
              <w:rPr>
                <w:ins w:id="8134" w:author="Sean de Noronha | DRG" w:date="2026-09-29T16:58:00Z" w16du:dateUtc="2026-09-29T14:58:00Z"/>
                <w:rFonts w:cs="Arial"/>
                <w:sz w:val="13"/>
                <w:szCs w:val="13"/>
              </w:rPr>
            </w:pPr>
            <w:ins w:id="8135" w:author="Sean de Noronha | DRG" w:date="2026-09-29T16:58:00Z" w16du:dateUtc="2026-09-29T14:58:00Z">
              <w:r>
                <w:rPr>
                  <w:rFonts w:cs="Arial"/>
                  <w:sz w:val="13"/>
                  <w:szCs w:val="13"/>
                </w:rPr>
                <w:t>1.72</w:t>
              </w:r>
            </w:ins>
          </w:p>
        </w:tc>
        <w:tc>
          <w:tcPr>
            <w:tcW w:w="820" w:type="dxa"/>
            <w:vAlign w:val="center"/>
          </w:tcPr>
          <w:p w14:paraId="5E00056E" w14:textId="77777777" w:rsidR="00C60D85" w:rsidRDefault="00000000">
            <w:pPr>
              <w:spacing w:after="0"/>
              <w:rPr>
                <w:ins w:id="8136" w:author="Sean de Noronha | DRG" w:date="2026-09-29T16:58:00Z" w16du:dateUtc="2026-09-29T14:58:00Z"/>
                <w:rFonts w:cs="Arial"/>
                <w:sz w:val="13"/>
                <w:szCs w:val="13"/>
              </w:rPr>
            </w:pPr>
            <w:ins w:id="8137" w:author="Sean de Noronha | DRG" w:date="2026-09-29T16:58:00Z" w16du:dateUtc="2026-09-29T14:58:00Z">
              <w:r>
                <w:rPr>
                  <w:rFonts w:cs="Arial"/>
                  <w:sz w:val="13"/>
                  <w:szCs w:val="13"/>
                </w:rPr>
                <w:t>125</w:t>
              </w:r>
            </w:ins>
          </w:p>
        </w:tc>
        <w:tc>
          <w:tcPr>
            <w:tcW w:w="1100" w:type="dxa"/>
            <w:vAlign w:val="center"/>
          </w:tcPr>
          <w:p w14:paraId="5E00056F" w14:textId="77777777" w:rsidR="00C60D85" w:rsidRDefault="00000000">
            <w:pPr>
              <w:spacing w:after="0"/>
              <w:rPr>
                <w:ins w:id="8138" w:author="Sean de Noronha | DRG" w:date="2026-09-29T16:58:00Z" w16du:dateUtc="2026-09-29T14:58:00Z"/>
                <w:rFonts w:cs="Arial"/>
                <w:sz w:val="13"/>
                <w:szCs w:val="13"/>
              </w:rPr>
            </w:pPr>
            <w:ins w:id="8139" w:author="Sean de Noronha | DRG" w:date="2026-09-29T16:58:00Z" w16du:dateUtc="2026-09-29T14:58:00Z">
              <w:r>
                <w:rPr>
                  <w:rFonts w:cs="Arial"/>
                  <w:sz w:val="13"/>
                  <w:szCs w:val="13"/>
                </w:rPr>
                <w:t>2.23 (4.72)</w:t>
              </w:r>
            </w:ins>
          </w:p>
        </w:tc>
        <w:tc>
          <w:tcPr>
            <w:tcW w:w="700" w:type="dxa"/>
            <w:vAlign w:val="center"/>
          </w:tcPr>
          <w:p w14:paraId="5E000570" w14:textId="77777777" w:rsidR="00C60D85" w:rsidRDefault="00000000">
            <w:pPr>
              <w:spacing w:after="0"/>
              <w:rPr>
                <w:ins w:id="8140" w:author="Sean de Noronha | DRG" w:date="2026-09-29T16:58:00Z" w16du:dateUtc="2026-09-29T14:58:00Z"/>
                <w:rFonts w:cs="Arial"/>
                <w:sz w:val="13"/>
                <w:szCs w:val="13"/>
              </w:rPr>
            </w:pPr>
            <w:ins w:id="8141" w:author="Sean de Noronha | DRG" w:date="2026-09-29T16:58:00Z" w16du:dateUtc="2026-09-29T14:58:00Z">
              <w:r>
                <w:rPr>
                  <w:rFonts w:cs="Arial"/>
                  <w:sz w:val="13"/>
                  <w:szCs w:val="13"/>
                </w:rPr>
                <w:t>0.352</w:t>
              </w:r>
            </w:ins>
          </w:p>
        </w:tc>
      </w:tr>
      <w:tr w:rsidR="00C60D85" w14:paraId="61A87E7C" w14:textId="77777777">
        <w:trPr>
          <w:jc w:val="center"/>
          <w:ins w:id="8142" w:author="Sean de Noronha | DRG" w:date="2026-09-29T16:58:00Z"/>
        </w:trPr>
        <w:tc>
          <w:tcPr>
            <w:tcW w:w="560" w:type="dxa"/>
            <w:vAlign w:val="center"/>
          </w:tcPr>
          <w:p w14:paraId="5E000571" w14:textId="77777777" w:rsidR="00C60D85" w:rsidRDefault="00000000">
            <w:pPr>
              <w:spacing w:after="0"/>
              <w:rPr>
                <w:ins w:id="8143" w:author="Sean de Noronha | DRG" w:date="2026-09-29T16:58:00Z" w16du:dateUtc="2026-09-29T14:58:00Z"/>
                <w:rFonts w:cs="Arial"/>
                <w:sz w:val="13"/>
                <w:szCs w:val="13"/>
              </w:rPr>
            </w:pPr>
            <w:ins w:id="8144" w:author="Sean de Noronha | DRG" w:date="2026-09-29T16:58:00Z" w16du:dateUtc="2026-09-29T14:58:00Z">
              <w:r>
                <w:rPr>
                  <w:rFonts w:cs="Arial"/>
                  <w:sz w:val="13"/>
                  <w:szCs w:val="13"/>
                </w:rPr>
                <w:t>78</w:t>
              </w:r>
            </w:ins>
          </w:p>
        </w:tc>
        <w:tc>
          <w:tcPr>
            <w:tcW w:w="500" w:type="dxa"/>
            <w:vAlign w:val="center"/>
          </w:tcPr>
          <w:p w14:paraId="5E000572" w14:textId="77777777" w:rsidR="00C60D85" w:rsidRDefault="00000000">
            <w:pPr>
              <w:spacing w:after="0"/>
              <w:rPr>
                <w:ins w:id="8145" w:author="Sean de Noronha | DRG" w:date="2026-09-29T16:58:00Z" w16du:dateUtc="2026-09-29T14:58:00Z"/>
                <w:rFonts w:cs="Arial"/>
                <w:sz w:val="13"/>
                <w:szCs w:val="13"/>
              </w:rPr>
            </w:pPr>
            <w:ins w:id="8146" w:author="Sean de Noronha | DRG" w:date="2026-09-29T16:58:00Z" w16du:dateUtc="2026-09-29T14:58:00Z">
              <w:r>
                <w:rPr>
                  <w:rFonts w:cs="Arial"/>
                  <w:sz w:val="13"/>
                  <w:szCs w:val="13"/>
                </w:rPr>
                <w:t>T2</w:t>
              </w:r>
            </w:ins>
          </w:p>
        </w:tc>
        <w:tc>
          <w:tcPr>
            <w:tcW w:w="660" w:type="dxa"/>
            <w:vAlign w:val="center"/>
          </w:tcPr>
          <w:p w14:paraId="5E000573" w14:textId="77777777" w:rsidR="00C60D85" w:rsidRDefault="00000000">
            <w:pPr>
              <w:spacing w:after="0"/>
              <w:rPr>
                <w:ins w:id="8147" w:author="Sean de Noronha | DRG" w:date="2026-09-29T16:58:00Z" w16du:dateUtc="2026-09-29T14:58:00Z"/>
                <w:rFonts w:cs="Arial"/>
                <w:sz w:val="13"/>
                <w:szCs w:val="13"/>
              </w:rPr>
            </w:pPr>
            <w:ins w:id="8148" w:author="Sean de Noronha | DRG" w:date="2026-09-29T16:58:00Z" w16du:dateUtc="2026-09-29T14:58:00Z">
              <w:r>
                <w:rPr>
                  <w:rFonts w:cs="Arial"/>
                  <w:sz w:val="13"/>
                  <w:szCs w:val="13"/>
                </w:rPr>
                <w:t>1</w:t>
              </w:r>
            </w:ins>
          </w:p>
        </w:tc>
        <w:tc>
          <w:tcPr>
            <w:tcW w:w="1920" w:type="dxa"/>
            <w:vAlign w:val="center"/>
          </w:tcPr>
          <w:p w14:paraId="5E000574" w14:textId="77777777" w:rsidR="00C60D85" w:rsidRDefault="00000000">
            <w:pPr>
              <w:spacing w:after="0"/>
              <w:rPr>
                <w:ins w:id="8149" w:author="Sean de Noronha | DRG" w:date="2026-09-29T16:58:00Z" w16du:dateUtc="2026-09-29T14:58:00Z"/>
                <w:rFonts w:cs="Arial"/>
                <w:sz w:val="13"/>
                <w:szCs w:val="13"/>
              </w:rPr>
            </w:pPr>
            <w:ins w:id="8150" w:author="Sean de Noronha | DRG" w:date="2026-09-29T16:58:00Z" w16du:dateUtc="2026-09-29T14:58:00Z">
              <w:r>
                <w:rPr>
                  <w:rFonts w:cs="Arial"/>
                  <w:sz w:val="13"/>
                  <w:szCs w:val="13"/>
                </w:rPr>
                <w:t>CSST, Manufacturer C, EHD 13</w:t>
              </w:r>
            </w:ins>
          </w:p>
        </w:tc>
        <w:tc>
          <w:tcPr>
            <w:tcW w:w="520" w:type="dxa"/>
            <w:vAlign w:val="center"/>
          </w:tcPr>
          <w:p w14:paraId="5E000575" w14:textId="77777777" w:rsidR="00C60D85" w:rsidRDefault="00000000">
            <w:pPr>
              <w:spacing w:after="0"/>
              <w:rPr>
                <w:ins w:id="8151" w:author="Sean de Noronha | DRG" w:date="2026-09-29T16:58:00Z" w16du:dateUtc="2026-09-29T14:58:00Z"/>
                <w:rFonts w:cs="Arial"/>
                <w:sz w:val="13"/>
                <w:szCs w:val="13"/>
              </w:rPr>
            </w:pPr>
            <w:ins w:id="8152" w:author="Sean de Noronha | DRG" w:date="2026-09-29T16:58:00Z" w16du:dateUtc="2026-09-29T14:58:00Z">
              <w:r>
                <w:rPr>
                  <w:rFonts w:cs="Arial"/>
                  <w:sz w:val="13"/>
                  <w:szCs w:val="13"/>
                </w:rPr>
                <w:t>NG</w:t>
              </w:r>
            </w:ins>
          </w:p>
        </w:tc>
        <w:tc>
          <w:tcPr>
            <w:tcW w:w="900" w:type="dxa"/>
            <w:vAlign w:val="center"/>
          </w:tcPr>
          <w:p w14:paraId="5E000576" w14:textId="77777777" w:rsidR="00C60D85" w:rsidRDefault="00000000">
            <w:pPr>
              <w:spacing w:after="0"/>
              <w:rPr>
                <w:ins w:id="8153" w:author="Sean de Noronha | DRG" w:date="2026-09-29T16:58:00Z" w16du:dateUtc="2026-09-29T14:58:00Z"/>
                <w:rFonts w:cs="Arial"/>
                <w:sz w:val="13"/>
                <w:szCs w:val="13"/>
              </w:rPr>
            </w:pPr>
            <w:ins w:id="8154" w:author="Sean de Noronha | DRG" w:date="2026-09-29T16:58:00Z" w16du:dateUtc="2026-09-29T14:58:00Z">
              <w:r>
                <w:rPr>
                  <w:rFonts w:cs="Arial"/>
                  <w:sz w:val="13"/>
                  <w:szCs w:val="13"/>
                </w:rPr>
                <w:t>242</w:t>
              </w:r>
            </w:ins>
          </w:p>
        </w:tc>
        <w:tc>
          <w:tcPr>
            <w:tcW w:w="800" w:type="dxa"/>
            <w:vAlign w:val="center"/>
          </w:tcPr>
          <w:p w14:paraId="5E000577" w14:textId="77777777" w:rsidR="00C60D85" w:rsidRDefault="00000000">
            <w:pPr>
              <w:spacing w:after="0"/>
              <w:rPr>
                <w:ins w:id="8155" w:author="Sean de Noronha | DRG" w:date="2026-09-29T16:58:00Z" w16du:dateUtc="2026-09-29T14:58:00Z"/>
                <w:rFonts w:cs="Arial"/>
                <w:sz w:val="13"/>
                <w:szCs w:val="13"/>
              </w:rPr>
            </w:pPr>
            <w:ins w:id="8156" w:author="Sean de Noronha | DRG" w:date="2026-09-29T16:58:00Z" w16du:dateUtc="2026-09-29T14:58:00Z">
              <w:r>
                <w:rPr>
                  <w:rFonts w:cs="Arial"/>
                  <w:sz w:val="13"/>
                  <w:szCs w:val="13"/>
                </w:rPr>
                <w:t>240 ft</w:t>
              </w:r>
            </w:ins>
          </w:p>
        </w:tc>
        <w:tc>
          <w:tcPr>
            <w:tcW w:w="880" w:type="dxa"/>
            <w:vAlign w:val="center"/>
          </w:tcPr>
          <w:p w14:paraId="5E000578" w14:textId="77777777" w:rsidR="00C60D85" w:rsidRDefault="00000000">
            <w:pPr>
              <w:spacing w:after="0"/>
              <w:rPr>
                <w:ins w:id="8157" w:author="Sean de Noronha | DRG" w:date="2026-09-29T16:58:00Z" w16du:dateUtc="2026-09-29T14:58:00Z"/>
                <w:rFonts w:cs="Arial"/>
                <w:sz w:val="13"/>
                <w:szCs w:val="13"/>
              </w:rPr>
            </w:pPr>
            <w:ins w:id="8158" w:author="Sean de Noronha | DRG" w:date="2026-09-29T16:58:00Z" w16du:dateUtc="2026-09-29T14:58:00Z">
              <w:r>
                <w:rPr>
                  <w:rFonts w:cs="Arial"/>
                  <w:sz w:val="13"/>
                  <w:szCs w:val="13"/>
                </w:rPr>
                <w:t>1.72</w:t>
              </w:r>
            </w:ins>
          </w:p>
        </w:tc>
        <w:tc>
          <w:tcPr>
            <w:tcW w:w="820" w:type="dxa"/>
            <w:vAlign w:val="center"/>
          </w:tcPr>
          <w:p w14:paraId="5E000579" w14:textId="77777777" w:rsidR="00C60D85" w:rsidRDefault="00000000">
            <w:pPr>
              <w:spacing w:after="0"/>
              <w:rPr>
                <w:ins w:id="8159" w:author="Sean de Noronha | DRG" w:date="2026-09-29T16:58:00Z" w16du:dateUtc="2026-09-29T14:58:00Z"/>
                <w:rFonts w:cs="Arial"/>
                <w:sz w:val="13"/>
                <w:szCs w:val="13"/>
              </w:rPr>
            </w:pPr>
            <w:ins w:id="8160" w:author="Sean de Noronha | DRG" w:date="2026-09-29T16:58:00Z" w16du:dateUtc="2026-09-29T14:58:00Z">
              <w:r>
                <w:rPr>
                  <w:rFonts w:cs="Arial"/>
                  <w:sz w:val="13"/>
                  <w:szCs w:val="13"/>
                </w:rPr>
                <w:t>125</w:t>
              </w:r>
            </w:ins>
          </w:p>
        </w:tc>
        <w:tc>
          <w:tcPr>
            <w:tcW w:w="1100" w:type="dxa"/>
            <w:vAlign w:val="center"/>
          </w:tcPr>
          <w:p w14:paraId="5E00057A" w14:textId="77777777" w:rsidR="00C60D85" w:rsidRDefault="00000000">
            <w:pPr>
              <w:spacing w:after="0"/>
              <w:rPr>
                <w:ins w:id="8161" w:author="Sean de Noronha | DRG" w:date="2026-09-29T16:58:00Z" w16du:dateUtc="2026-09-29T14:58:00Z"/>
                <w:rFonts w:cs="Arial"/>
                <w:sz w:val="13"/>
                <w:szCs w:val="13"/>
              </w:rPr>
            </w:pPr>
            <w:ins w:id="8162" w:author="Sean de Noronha | DRG" w:date="2026-09-29T16:58:00Z" w16du:dateUtc="2026-09-29T14:58:00Z">
              <w:r>
                <w:rPr>
                  <w:rFonts w:cs="Arial"/>
                  <w:sz w:val="13"/>
                  <w:szCs w:val="13"/>
                </w:rPr>
                <w:t>2.17 (4.59)</w:t>
              </w:r>
            </w:ins>
          </w:p>
        </w:tc>
        <w:tc>
          <w:tcPr>
            <w:tcW w:w="700" w:type="dxa"/>
            <w:vAlign w:val="center"/>
          </w:tcPr>
          <w:p w14:paraId="5E00057B" w14:textId="77777777" w:rsidR="00C60D85" w:rsidRDefault="00000000">
            <w:pPr>
              <w:spacing w:after="0"/>
              <w:rPr>
                <w:ins w:id="8163" w:author="Sean de Noronha | DRG" w:date="2026-09-29T16:58:00Z" w16du:dateUtc="2026-09-29T14:58:00Z"/>
                <w:rFonts w:cs="Arial"/>
                <w:sz w:val="13"/>
                <w:szCs w:val="13"/>
              </w:rPr>
            </w:pPr>
            <w:ins w:id="8164" w:author="Sean de Noronha | DRG" w:date="2026-09-29T16:58:00Z" w16du:dateUtc="2026-09-29T14:58:00Z">
              <w:r>
                <w:rPr>
                  <w:rFonts w:cs="Arial"/>
                  <w:sz w:val="13"/>
                  <w:szCs w:val="13"/>
                </w:rPr>
                <w:t>0.342</w:t>
              </w:r>
            </w:ins>
          </w:p>
        </w:tc>
      </w:tr>
      <w:tr w:rsidR="00C60D85" w14:paraId="18094D8A" w14:textId="77777777">
        <w:trPr>
          <w:jc w:val="center"/>
          <w:ins w:id="8165" w:author="Sean de Noronha | DRG" w:date="2026-09-29T16:58:00Z"/>
        </w:trPr>
        <w:tc>
          <w:tcPr>
            <w:tcW w:w="560" w:type="dxa"/>
            <w:vAlign w:val="center"/>
          </w:tcPr>
          <w:p w14:paraId="5E00057C" w14:textId="77777777" w:rsidR="00C60D85" w:rsidRDefault="00000000">
            <w:pPr>
              <w:spacing w:after="0"/>
              <w:rPr>
                <w:ins w:id="8166" w:author="Sean de Noronha | DRG" w:date="2026-09-29T16:58:00Z" w16du:dateUtc="2026-09-29T14:58:00Z"/>
                <w:rFonts w:cs="Arial"/>
                <w:sz w:val="13"/>
                <w:szCs w:val="13"/>
              </w:rPr>
            </w:pPr>
            <w:ins w:id="8167" w:author="Sean de Noronha | DRG" w:date="2026-09-29T16:58:00Z" w16du:dateUtc="2026-09-29T14:58:00Z">
              <w:r>
                <w:rPr>
                  <w:rFonts w:cs="Arial"/>
                  <w:sz w:val="13"/>
                  <w:szCs w:val="13"/>
                </w:rPr>
                <w:t>79</w:t>
              </w:r>
            </w:ins>
          </w:p>
        </w:tc>
        <w:tc>
          <w:tcPr>
            <w:tcW w:w="500" w:type="dxa"/>
            <w:vAlign w:val="center"/>
          </w:tcPr>
          <w:p w14:paraId="5E00057D" w14:textId="77777777" w:rsidR="00C60D85" w:rsidRDefault="00000000">
            <w:pPr>
              <w:spacing w:after="0"/>
              <w:rPr>
                <w:ins w:id="8168" w:author="Sean de Noronha | DRG" w:date="2026-09-29T16:58:00Z" w16du:dateUtc="2026-09-29T14:58:00Z"/>
                <w:rFonts w:cs="Arial"/>
                <w:sz w:val="13"/>
                <w:szCs w:val="13"/>
              </w:rPr>
            </w:pPr>
            <w:ins w:id="8169" w:author="Sean de Noronha | DRG" w:date="2026-09-29T16:58:00Z" w16du:dateUtc="2026-09-29T14:58:00Z">
              <w:r>
                <w:rPr>
                  <w:rFonts w:cs="Arial"/>
                  <w:sz w:val="13"/>
                  <w:szCs w:val="13"/>
                </w:rPr>
                <w:t>T2</w:t>
              </w:r>
            </w:ins>
          </w:p>
        </w:tc>
        <w:tc>
          <w:tcPr>
            <w:tcW w:w="660" w:type="dxa"/>
            <w:vAlign w:val="center"/>
          </w:tcPr>
          <w:p w14:paraId="5E00057E" w14:textId="77777777" w:rsidR="00C60D85" w:rsidRDefault="00000000">
            <w:pPr>
              <w:spacing w:after="0"/>
              <w:rPr>
                <w:ins w:id="8170" w:author="Sean de Noronha | DRG" w:date="2026-09-29T16:58:00Z" w16du:dateUtc="2026-09-29T14:58:00Z"/>
                <w:rFonts w:cs="Arial"/>
                <w:sz w:val="13"/>
                <w:szCs w:val="13"/>
              </w:rPr>
            </w:pPr>
            <w:ins w:id="8171" w:author="Sean de Noronha | DRG" w:date="2026-09-29T16:58:00Z" w16du:dateUtc="2026-09-29T14:58:00Z">
              <w:r>
                <w:rPr>
                  <w:rFonts w:cs="Arial"/>
                  <w:sz w:val="13"/>
                  <w:szCs w:val="13"/>
                </w:rPr>
                <w:t>1</w:t>
              </w:r>
            </w:ins>
          </w:p>
        </w:tc>
        <w:tc>
          <w:tcPr>
            <w:tcW w:w="1920" w:type="dxa"/>
            <w:vAlign w:val="center"/>
          </w:tcPr>
          <w:p w14:paraId="5E00057F" w14:textId="77777777" w:rsidR="00C60D85" w:rsidRDefault="00000000">
            <w:pPr>
              <w:spacing w:after="0"/>
              <w:rPr>
                <w:ins w:id="8172" w:author="Sean de Noronha | DRG" w:date="2026-09-29T16:58:00Z" w16du:dateUtc="2026-09-29T14:58:00Z"/>
                <w:rFonts w:cs="Arial"/>
                <w:sz w:val="13"/>
                <w:szCs w:val="13"/>
              </w:rPr>
            </w:pPr>
            <w:ins w:id="8173" w:author="Sean de Noronha | DRG" w:date="2026-09-29T16:58:00Z" w16du:dateUtc="2026-09-29T14:58:00Z">
              <w:r>
                <w:rPr>
                  <w:rFonts w:cs="Arial"/>
                  <w:sz w:val="13"/>
                  <w:szCs w:val="13"/>
                </w:rPr>
                <w:t>CSST, Manufacturer C, EHD 13</w:t>
              </w:r>
            </w:ins>
          </w:p>
        </w:tc>
        <w:tc>
          <w:tcPr>
            <w:tcW w:w="520" w:type="dxa"/>
            <w:vAlign w:val="center"/>
          </w:tcPr>
          <w:p w14:paraId="5E000580" w14:textId="77777777" w:rsidR="00C60D85" w:rsidRDefault="00000000">
            <w:pPr>
              <w:spacing w:after="0"/>
              <w:rPr>
                <w:ins w:id="8174" w:author="Sean de Noronha | DRG" w:date="2026-09-29T16:58:00Z" w16du:dateUtc="2026-09-29T14:58:00Z"/>
                <w:rFonts w:cs="Arial"/>
                <w:sz w:val="13"/>
                <w:szCs w:val="13"/>
              </w:rPr>
            </w:pPr>
            <w:ins w:id="8175" w:author="Sean de Noronha | DRG" w:date="2026-09-29T16:58:00Z" w16du:dateUtc="2026-09-29T14:58:00Z">
              <w:r>
                <w:rPr>
                  <w:rFonts w:cs="Arial"/>
                  <w:sz w:val="13"/>
                  <w:szCs w:val="13"/>
                </w:rPr>
                <w:t>NG</w:t>
              </w:r>
            </w:ins>
          </w:p>
        </w:tc>
        <w:tc>
          <w:tcPr>
            <w:tcW w:w="900" w:type="dxa"/>
            <w:vAlign w:val="center"/>
          </w:tcPr>
          <w:p w14:paraId="5E000581" w14:textId="77777777" w:rsidR="00C60D85" w:rsidRDefault="00000000">
            <w:pPr>
              <w:spacing w:after="0"/>
              <w:rPr>
                <w:ins w:id="8176" w:author="Sean de Noronha | DRG" w:date="2026-09-29T16:58:00Z" w16du:dateUtc="2026-09-29T14:58:00Z"/>
                <w:rFonts w:cs="Arial"/>
                <w:sz w:val="13"/>
                <w:szCs w:val="13"/>
              </w:rPr>
            </w:pPr>
            <w:ins w:id="8177" w:author="Sean de Noronha | DRG" w:date="2026-09-29T16:58:00Z" w16du:dateUtc="2026-09-29T14:58:00Z">
              <w:r>
                <w:rPr>
                  <w:rFonts w:cs="Arial"/>
                  <w:sz w:val="13"/>
                  <w:szCs w:val="13"/>
                </w:rPr>
                <w:t>2,600</w:t>
              </w:r>
            </w:ins>
          </w:p>
        </w:tc>
        <w:tc>
          <w:tcPr>
            <w:tcW w:w="800" w:type="dxa"/>
            <w:vAlign w:val="center"/>
          </w:tcPr>
          <w:p w14:paraId="5E000582" w14:textId="77777777" w:rsidR="00C60D85" w:rsidRDefault="00000000">
            <w:pPr>
              <w:spacing w:after="0"/>
              <w:rPr>
                <w:ins w:id="8178" w:author="Sean de Noronha | DRG" w:date="2026-09-29T16:58:00Z" w16du:dateUtc="2026-09-29T14:58:00Z"/>
                <w:rFonts w:cs="Arial"/>
                <w:sz w:val="13"/>
                <w:szCs w:val="13"/>
              </w:rPr>
            </w:pPr>
            <w:ins w:id="8179" w:author="Sean de Noronha | DRG" w:date="2026-09-29T16:58:00Z" w16du:dateUtc="2026-09-29T14:58:00Z">
              <w:r>
                <w:rPr>
                  <w:rFonts w:cs="Arial"/>
                  <w:sz w:val="13"/>
                  <w:szCs w:val="13"/>
                </w:rPr>
                <w:t>30 ft</w:t>
              </w:r>
            </w:ins>
          </w:p>
        </w:tc>
        <w:tc>
          <w:tcPr>
            <w:tcW w:w="880" w:type="dxa"/>
            <w:vAlign w:val="center"/>
          </w:tcPr>
          <w:p w14:paraId="5E000583" w14:textId="77777777" w:rsidR="00C60D85" w:rsidRDefault="00000000">
            <w:pPr>
              <w:spacing w:after="0"/>
              <w:rPr>
                <w:ins w:id="8180" w:author="Sean de Noronha | DRG" w:date="2026-09-29T16:58:00Z" w16du:dateUtc="2026-09-29T14:58:00Z"/>
                <w:rFonts w:cs="Arial"/>
                <w:sz w:val="13"/>
                <w:szCs w:val="13"/>
              </w:rPr>
            </w:pPr>
            <w:ins w:id="8181" w:author="Sean de Noronha | DRG" w:date="2026-09-29T16:58:00Z" w16du:dateUtc="2026-09-29T14:58:00Z">
              <w:r>
                <w:rPr>
                  <w:rFonts w:cs="Arial"/>
                  <w:sz w:val="13"/>
                  <w:szCs w:val="13"/>
                </w:rPr>
                <w:t>2.48</w:t>
              </w:r>
            </w:ins>
          </w:p>
        </w:tc>
        <w:tc>
          <w:tcPr>
            <w:tcW w:w="820" w:type="dxa"/>
            <w:vAlign w:val="center"/>
          </w:tcPr>
          <w:p w14:paraId="5E000584" w14:textId="77777777" w:rsidR="00C60D85" w:rsidRDefault="00000000">
            <w:pPr>
              <w:spacing w:after="0"/>
              <w:rPr>
                <w:ins w:id="8182" w:author="Sean de Noronha | DRG" w:date="2026-09-29T16:58:00Z" w16du:dateUtc="2026-09-29T14:58:00Z"/>
                <w:rFonts w:cs="Arial"/>
                <w:sz w:val="13"/>
                <w:szCs w:val="13"/>
              </w:rPr>
            </w:pPr>
            <w:ins w:id="8183" w:author="Sean de Noronha | DRG" w:date="2026-09-29T16:58:00Z" w16du:dateUtc="2026-09-29T14:58:00Z">
              <w:r>
                <w:rPr>
                  <w:rFonts w:cs="Arial"/>
                  <w:sz w:val="13"/>
                  <w:szCs w:val="13"/>
                </w:rPr>
                <w:t>747</w:t>
              </w:r>
            </w:ins>
          </w:p>
        </w:tc>
        <w:tc>
          <w:tcPr>
            <w:tcW w:w="1100" w:type="dxa"/>
            <w:vAlign w:val="center"/>
          </w:tcPr>
          <w:p w14:paraId="5E000585" w14:textId="77777777" w:rsidR="00C60D85" w:rsidRDefault="00000000">
            <w:pPr>
              <w:spacing w:after="0"/>
              <w:rPr>
                <w:ins w:id="8184" w:author="Sean de Noronha | DRG" w:date="2026-09-29T16:58:00Z" w16du:dateUtc="2026-09-29T14:58:00Z"/>
                <w:rFonts w:cs="Arial"/>
                <w:sz w:val="13"/>
                <w:szCs w:val="13"/>
              </w:rPr>
            </w:pPr>
            <w:ins w:id="8185" w:author="Sean de Noronha | DRG" w:date="2026-09-29T16:58:00Z" w16du:dateUtc="2026-09-29T14:58:00Z">
              <w:r>
                <w:rPr>
                  <w:rFonts w:cs="Arial"/>
                  <w:sz w:val="13"/>
                  <w:szCs w:val="13"/>
                </w:rPr>
                <w:t>23.3 (49.3)</w:t>
              </w:r>
            </w:ins>
          </w:p>
        </w:tc>
        <w:tc>
          <w:tcPr>
            <w:tcW w:w="700" w:type="dxa"/>
            <w:vAlign w:val="center"/>
          </w:tcPr>
          <w:p w14:paraId="5E000586" w14:textId="77777777" w:rsidR="00C60D85" w:rsidRDefault="00000000">
            <w:pPr>
              <w:spacing w:after="0"/>
              <w:rPr>
                <w:ins w:id="8186" w:author="Sean de Noronha | DRG" w:date="2026-09-29T16:58:00Z" w16du:dateUtc="2026-09-29T14:58:00Z"/>
                <w:rFonts w:cs="Arial"/>
                <w:sz w:val="13"/>
                <w:szCs w:val="13"/>
              </w:rPr>
            </w:pPr>
            <w:ins w:id="8187" w:author="Sean de Noronha | DRG" w:date="2026-09-29T16:58:00Z" w16du:dateUtc="2026-09-29T14:58:00Z">
              <w:r>
                <w:rPr>
                  <w:rFonts w:cs="Arial"/>
                  <w:sz w:val="13"/>
                  <w:szCs w:val="13"/>
                </w:rPr>
                <w:t>3.66</w:t>
              </w:r>
            </w:ins>
          </w:p>
        </w:tc>
      </w:tr>
      <w:tr w:rsidR="00C60D85" w14:paraId="37F06F97" w14:textId="77777777">
        <w:trPr>
          <w:jc w:val="center"/>
          <w:ins w:id="8188" w:author="Sean de Noronha | DRG" w:date="2026-09-29T16:58:00Z"/>
        </w:trPr>
        <w:tc>
          <w:tcPr>
            <w:tcW w:w="560" w:type="dxa"/>
            <w:vAlign w:val="center"/>
          </w:tcPr>
          <w:p w14:paraId="5E000587" w14:textId="77777777" w:rsidR="00C60D85" w:rsidRDefault="00000000">
            <w:pPr>
              <w:spacing w:after="0"/>
              <w:rPr>
                <w:ins w:id="8189" w:author="Sean de Noronha | DRG" w:date="2026-09-29T16:58:00Z" w16du:dateUtc="2026-09-29T14:58:00Z"/>
                <w:rFonts w:cs="Arial"/>
                <w:sz w:val="13"/>
                <w:szCs w:val="13"/>
              </w:rPr>
            </w:pPr>
            <w:ins w:id="8190" w:author="Sean de Noronha | DRG" w:date="2026-09-29T16:58:00Z" w16du:dateUtc="2026-09-29T14:58:00Z">
              <w:r>
                <w:rPr>
                  <w:rFonts w:cs="Arial"/>
                  <w:sz w:val="13"/>
                  <w:szCs w:val="13"/>
                </w:rPr>
                <w:t>80</w:t>
              </w:r>
            </w:ins>
          </w:p>
        </w:tc>
        <w:tc>
          <w:tcPr>
            <w:tcW w:w="500" w:type="dxa"/>
            <w:vAlign w:val="center"/>
          </w:tcPr>
          <w:p w14:paraId="5E000588" w14:textId="77777777" w:rsidR="00C60D85" w:rsidRDefault="00000000">
            <w:pPr>
              <w:spacing w:after="0"/>
              <w:rPr>
                <w:ins w:id="8191" w:author="Sean de Noronha | DRG" w:date="2026-09-29T16:58:00Z" w16du:dateUtc="2026-09-29T14:58:00Z"/>
                <w:rFonts w:cs="Arial"/>
                <w:sz w:val="13"/>
                <w:szCs w:val="13"/>
              </w:rPr>
            </w:pPr>
            <w:ins w:id="8192" w:author="Sean de Noronha | DRG" w:date="2026-09-29T16:58:00Z" w16du:dateUtc="2026-09-29T14:58:00Z">
              <w:r>
                <w:rPr>
                  <w:rFonts w:cs="Arial"/>
                  <w:sz w:val="13"/>
                  <w:szCs w:val="13"/>
                </w:rPr>
                <w:t>T2</w:t>
              </w:r>
            </w:ins>
          </w:p>
        </w:tc>
        <w:tc>
          <w:tcPr>
            <w:tcW w:w="660" w:type="dxa"/>
            <w:vAlign w:val="center"/>
          </w:tcPr>
          <w:p w14:paraId="5E000589" w14:textId="77777777" w:rsidR="00C60D85" w:rsidRDefault="00000000">
            <w:pPr>
              <w:spacing w:after="0"/>
              <w:rPr>
                <w:ins w:id="8193" w:author="Sean de Noronha | DRG" w:date="2026-09-29T16:58:00Z" w16du:dateUtc="2026-09-29T14:58:00Z"/>
                <w:rFonts w:cs="Arial"/>
                <w:sz w:val="13"/>
                <w:szCs w:val="13"/>
              </w:rPr>
            </w:pPr>
            <w:ins w:id="8194" w:author="Sean de Noronha | DRG" w:date="2026-09-29T16:58:00Z" w16du:dateUtc="2026-09-29T14:58:00Z">
              <w:r>
                <w:rPr>
                  <w:rFonts w:cs="Arial"/>
                  <w:sz w:val="13"/>
                  <w:szCs w:val="13"/>
                </w:rPr>
                <w:t>1</w:t>
              </w:r>
            </w:ins>
          </w:p>
        </w:tc>
        <w:tc>
          <w:tcPr>
            <w:tcW w:w="1920" w:type="dxa"/>
            <w:vAlign w:val="center"/>
          </w:tcPr>
          <w:p w14:paraId="5E00058A" w14:textId="77777777" w:rsidR="00C60D85" w:rsidRDefault="00000000">
            <w:pPr>
              <w:spacing w:after="0"/>
              <w:rPr>
                <w:ins w:id="8195" w:author="Sean de Noronha | DRG" w:date="2026-09-29T16:58:00Z" w16du:dateUtc="2026-09-29T14:58:00Z"/>
                <w:rFonts w:cs="Arial"/>
                <w:sz w:val="13"/>
                <w:szCs w:val="13"/>
              </w:rPr>
            </w:pPr>
            <w:ins w:id="8196" w:author="Sean de Noronha | DRG" w:date="2026-09-29T16:58:00Z" w16du:dateUtc="2026-09-29T14:58:00Z">
              <w:r>
                <w:rPr>
                  <w:rFonts w:cs="Arial"/>
                  <w:sz w:val="13"/>
                  <w:szCs w:val="13"/>
                </w:rPr>
                <w:t>CSST, Manufacturer C, EHD 13</w:t>
              </w:r>
            </w:ins>
          </w:p>
        </w:tc>
        <w:tc>
          <w:tcPr>
            <w:tcW w:w="520" w:type="dxa"/>
            <w:vAlign w:val="center"/>
          </w:tcPr>
          <w:p w14:paraId="5E00058B" w14:textId="77777777" w:rsidR="00C60D85" w:rsidRDefault="00000000">
            <w:pPr>
              <w:spacing w:after="0"/>
              <w:rPr>
                <w:ins w:id="8197" w:author="Sean de Noronha | DRG" w:date="2026-09-29T16:58:00Z" w16du:dateUtc="2026-09-29T14:58:00Z"/>
                <w:rFonts w:cs="Arial"/>
                <w:sz w:val="13"/>
                <w:szCs w:val="13"/>
              </w:rPr>
            </w:pPr>
            <w:ins w:id="8198" w:author="Sean de Noronha | DRG" w:date="2026-09-29T16:58:00Z" w16du:dateUtc="2026-09-29T14:58:00Z">
              <w:r>
                <w:rPr>
                  <w:rFonts w:cs="Arial"/>
                  <w:sz w:val="13"/>
                  <w:szCs w:val="13"/>
                </w:rPr>
                <w:t>NG</w:t>
              </w:r>
            </w:ins>
          </w:p>
        </w:tc>
        <w:tc>
          <w:tcPr>
            <w:tcW w:w="900" w:type="dxa"/>
            <w:vAlign w:val="center"/>
          </w:tcPr>
          <w:p w14:paraId="5E00058C" w14:textId="77777777" w:rsidR="00C60D85" w:rsidRDefault="00000000">
            <w:pPr>
              <w:spacing w:after="0"/>
              <w:rPr>
                <w:ins w:id="8199" w:author="Sean de Noronha | DRG" w:date="2026-09-29T16:58:00Z" w16du:dateUtc="2026-09-29T14:58:00Z"/>
                <w:rFonts w:cs="Arial"/>
                <w:sz w:val="13"/>
                <w:szCs w:val="13"/>
              </w:rPr>
            </w:pPr>
            <w:ins w:id="8200" w:author="Sean de Noronha | DRG" w:date="2026-09-29T16:58:00Z" w16du:dateUtc="2026-09-29T14:58:00Z">
              <w:r>
                <w:rPr>
                  <w:rFonts w:cs="Arial"/>
                  <w:sz w:val="13"/>
                  <w:szCs w:val="13"/>
                </w:rPr>
                <w:t>2,100</w:t>
              </w:r>
            </w:ins>
          </w:p>
        </w:tc>
        <w:tc>
          <w:tcPr>
            <w:tcW w:w="800" w:type="dxa"/>
            <w:vAlign w:val="center"/>
          </w:tcPr>
          <w:p w14:paraId="5E00058D" w14:textId="77777777" w:rsidR="00C60D85" w:rsidRDefault="00000000">
            <w:pPr>
              <w:spacing w:after="0"/>
              <w:rPr>
                <w:ins w:id="8201" w:author="Sean de Noronha | DRG" w:date="2026-09-29T16:58:00Z" w16du:dateUtc="2026-09-29T14:58:00Z"/>
                <w:rFonts w:cs="Arial"/>
                <w:sz w:val="13"/>
                <w:szCs w:val="13"/>
              </w:rPr>
            </w:pPr>
            <w:ins w:id="8202" w:author="Sean de Noronha | DRG" w:date="2026-09-29T16:58:00Z" w16du:dateUtc="2026-09-29T14:58:00Z">
              <w:r>
                <w:rPr>
                  <w:rFonts w:cs="Arial"/>
                  <w:sz w:val="13"/>
                  <w:szCs w:val="13"/>
                </w:rPr>
                <w:t>50 ft</w:t>
              </w:r>
            </w:ins>
          </w:p>
        </w:tc>
        <w:tc>
          <w:tcPr>
            <w:tcW w:w="880" w:type="dxa"/>
            <w:vAlign w:val="center"/>
          </w:tcPr>
          <w:p w14:paraId="5E00058E" w14:textId="77777777" w:rsidR="00C60D85" w:rsidRDefault="00000000">
            <w:pPr>
              <w:spacing w:after="0"/>
              <w:rPr>
                <w:ins w:id="8203" w:author="Sean de Noronha | DRG" w:date="2026-09-29T16:58:00Z" w16du:dateUtc="2026-09-29T14:58:00Z"/>
                <w:rFonts w:cs="Arial"/>
                <w:sz w:val="13"/>
                <w:szCs w:val="13"/>
              </w:rPr>
            </w:pPr>
            <w:ins w:id="8204" w:author="Sean de Noronha | DRG" w:date="2026-09-29T16:58:00Z" w16du:dateUtc="2026-09-29T14:58:00Z">
              <w:r>
                <w:rPr>
                  <w:rFonts w:cs="Arial"/>
                  <w:sz w:val="13"/>
                  <w:szCs w:val="13"/>
                </w:rPr>
                <w:t>2.48</w:t>
              </w:r>
            </w:ins>
          </w:p>
        </w:tc>
        <w:tc>
          <w:tcPr>
            <w:tcW w:w="820" w:type="dxa"/>
            <w:vAlign w:val="center"/>
          </w:tcPr>
          <w:p w14:paraId="5E00058F" w14:textId="77777777" w:rsidR="00C60D85" w:rsidRDefault="00000000">
            <w:pPr>
              <w:spacing w:after="0"/>
              <w:rPr>
                <w:ins w:id="8205" w:author="Sean de Noronha | DRG" w:date="2026-09-29T16:58:00Z" w16du:dateUtc="2026-09-29T14:58:00Z"/>
                <w:rFonts w:cs="Arial"/>
                <w:sz w:val="13"/>
                <w:szCs w:val="13"/>
              </w:rPr>
            </w:pPr>
            <w:ins w:id="8206" w:author="Sean de Noronha | DRG" w:date="2026-09-29T16:58:00Z" w16du:dateUtc="2026-09-29T14:58:00Z">
              <w:r>
                <w:rPr>
                  <w:rFonts w:cs="Arial"/>
                  <w:sz w:val="13"/>
                  <w:szCs w:val="13"/>
                </w:rPr>
                <w:t>747</w:t>
              </w:r>
            </w:ins>
          </w:p>
        </w:tc>
        <w:tc>
          <w:tcPr>
            <w:tcW w:w="1100" w:type="dxa"/>
            <w:vAlign w:val="center"/>
          </w:tcPr>
          <w:p w14:paraId="5E000590" w14:textId="77777777" w:rsidR="00C60D85" w:rsidRDefault="00000000">
            <w:pPr>
              <w:spacing w:after="0"/>
              <w:rPr>
                <w:ins w:id="8207" w:author="Sean de Noronha | DRG" w:date="2026-09-29T16:58:00Z" w16du:dateUtc="2026-09-29T14:58:00Z"/>
                <w:rFonts w:cs="Arial"/>
                <w:sz w:val="13"/>
                <w:szCs w:val="13"/>
              </w:rPr>
            </w:pPr>
            <w:ins w:id="8208" w:author="Sean de Noronha | DRG" w:date="2026-09-29T16:58:00Z" w16du:dateUtc="2026-09-29T14:58:00Z">
              <w:r>
                <w:rPr>
                  <w:rFonts w:cs="Arial"/>
                  <w:sz w:val="13"/>
                  <w:szCs w:val="13"/>
                </w:rPr>
                <w:t>18.8 (39.8)</w:t>
              </w:r>
            </w:ins>
          </w:p>
        </w:tc>
        <w:tc>
          <w:tcPr>
            <w:tcW w:w="700" w:type="dxa"/>
            <w:vAlign w:val="center"/>
          </w:tcPr>
          <w:p w14:paraId="5E000591" w14:textId="77777777" w:rsidR="00C60D85" w:rsidRDefault="00000000">
            <w:pPr>
              <w:spacing w:after="0"/>
              <w:rPr>
                <w:ins w:id="8209" w:author="Sean de Noronha | DRG" w:date="2026-09-29T16:58:00Z" w16du:dateUtc="2026-09-29T14:58:00Z"/>
                <w:rFonts w:cs="Arial"/>
                <w:sz w:val="13"/>
                <w:szCs w:val="13"/>
              </w:rPr>
            </w:pPr>
            <w:ins w:id="8210" w:author="Sean de Noronha | DRG" w:date="2026-09-29T16:58:00Z" w16du:dateUtc="2026-09-29T14:58:00Z">
              <w:r>
                <w:rPr>
                  <w:rFonts w:cs="Arial"/>
                  <w:sz w:val="13"/>
                  <w:szCs w:val="13"/>
                </w:rPr>
                <w:t>2.96</w:t>
              </w:r>
            </w:ins>
          </w:p>
        </w:tc>
      </w:tr>
      <w:tr w:rsidR="00C60D85" w14:paraId="1DF5C023" w14:textId="77777777">
        <w:trPr>
          <w:jc w:val="center"/>
          <w:ins w:id="8211" w:author="Sean de Noronha | DRG" w:date="2026-09-29T16:58:00Z"/>
        </w:trPr>
        <w:tc>
          <w:tcPr>
            <w:tcW w:w="560" w:type="dxa"/>
            <w:vAlign w:val="center"/>
          </w:tcPr>
          <w:p w14:paraId="5E000592" w14:textId="77777777" w:rsidR="00C60D85" w:rsidRDefault="00000000">
            <w:pPr>
              <w:spacing w:after="0"/>
              <w:rPr>
                <w:ins w:id="8212" w:author="Sean de Noronha | DRG" w:date="2026-09-29T16:58:00Z" w16du:dateUtc="2026-09-29T14:58:00Z"/>
                <w:rFonts w:cs="Arial"/>
                <w:sz w:val="13"/>
                <w:szCs w:val="13"/>
              </w:rPr>
            </w:pPr>
            <w:ins w:id="8213" w:author="Sean de Noronha | DRG" w:date="2026-09-29T16:58:00Z" w16du:dateUtc="2026-09-29T14:58:00Z">
              <w:r>
                <w:rPr>
                  <w:rFonts w:cs="Arial"/>
                  <w:sz w:val="13"/>
                  <w:szCs w:val="13"/>
                </w:rPr>
                <w:t>81</w:t>
              </w:r>
            </w:ins>
          </w:p>
        </w:tc>
        <w:tc>
          <w:tcPr>
            <w:tcW w:w="500" w:type="dxa"/>
            <w:vAlign w:val="center"/>
          </w:tcPr>
          <w:p w14:paraId="5E000593" w14:textId="77777777" w:rsidR="00C60D85" w:rsidRDefault="00000000">
            <w:pPr>
              <w:spacing w:after="0"/>
              <w:rPr>
                <w:ins w:id="8214" w:author="Sean de Noronha | DRG" w:date="2026-09-29T16:58:00Z" w16du:dateUtc="2026-09-29T14:58:00Z"/>
                <w:rFonts w:cs="Arial"/>
                <w:sz w:val="13"/>
                <w:szCs w:val="13"/>
              </w:rPr>
            </w:pPr>
            <w:ins w:id="8215" w:author="Sean de Noronha | DRG" w:date="2026-09-29T16:58:00Z" w16du:dateUtc="2026-09-29T14:58:00Z">
              <w:r>
                <w:rPr>
                  <w:rFonts w:cs="Arial"/>
                  <w:sz w:val="13"/>
                  <w:szCs w:val="13"/>
                </w:rPr>
                <w:t>T2</w:t>
              </w:r>
            </w:ins>
          </w:p>
        </w:tc>
        <w:tc>
          <w:tcPr>
            <w:tcW w:w="660" w:type="dxa"/>
            <w:vAlign w:val="center"/>
          </w:tcPr>
          <w:p w14:paraId="5E000594" w14:textId="77777777" w:rsidR="00C60D85" w:rsidRDefault="00000000">
            <w:pPr>
              <w:spacing w:after="0"/>
              <w:rPr>
                <w:ins w:id="8216" w:author="Sean de Noronha | DRG" w:date="2026-09-29T16:58:00Z" w16du:dateUtc="2026-09-29T14:58:00Z"/>
                <w:rFonts w:cs="Arial"/>
                <w:sz w:val="13"/>
                <w:szCs w:val="13"/>
              </w:rPr>
            </w:pPr>
            <w:ins w:id="8217" w:author="Sean de Noronha | DRG" w:date="2026-09-29T16:58:00Z" w16du:dateUtc="2026-09-29T14:58:00Z">
              <w:r>
                <w:rPr>
                  <w:rFonts w:cs="Arial"/>
                  <w:sz w:val="13"/>
                  <w:szCs w:val="13"/>
                </w:rPr>
                <w:t>1</w:t>
              </w:r>
            </w:ins>
          </w:p>
        </w:tc>
        <w:tc>
          <w:tcPr>
            <w:tcW w:w="1920" w:type="dxa"/>
            <w:vAlign w:val="center"/>
          </w:tcPr>
          <w:p w14:paraId="5E000595" w14:textId="77777777" w:rsidR="00C60D85" w:rsidRDefault="00000000">
            <w:pPr>
              <w:spacing w:after="0"/>
              <w:rPr>
                <w:ins w:id="8218" w:author="Sean de Noronha | DRG" w:date="2026-09-29T16:58:00Z" w16du:dateUtc="2026-09-29T14:58:00Z"/>
                <w:rFonts w:cs="Arial"/>
                <w:sz w:val="13"/>
                <w:szCs w:val="13"/>
              </w:rPr>
            </w:pPr>
            <w:ins w:id="8219" w:author="Sean de Noronha | DRG" w:date="2026-09-29T16:58:00Z" w16du:dateUtc="2026-09-29T14:58:00Z">
              <w:r>
                <w:rPr>
                  <w:rFonts w:cs="Arial"/>
                  <w:sz w:val="13"/>
                  <w:szCs w:val="13"/>
                </w:rPr>
                <w:t>CSST, Manufacturer C, EHD 13</w:t>
              </w:r>
            </w:ins>
          </w:p>
        </w:tc>
        <w:tc>
          <w:tcPr>
            <w:tcW w:w="520" w:type="dxa"/>
            <w:vAlign w:val="center"/>
          </w:tcPr>
          <w:p w14:paraId="5E000596" w14:textId="77777777" w:rsidR="00C60D85" w:rsidRDefault="00000000">
            <w:pPr>
              <w:spacing w:after="0"/>
              <w:rPr>
                <w:ins w:id="8220" w:author="Sean de Noronha | DRG" w:date="2026-09-29T16:58:00Z" w16du:dateUtc="2026-09-29T14:58:00Z"/>
                <w:rFonts w:cs="Arial"/>
                <w:sz w:val="13"/>
                <w:szCs w:val="13"/>
              </w:rPr>
            </w:pPr>
            <w:ins w:id="8221" w:author="Sean de Noronha | DRG" w:date="2026-09-29T16:58:00Z" w16du:dateUtc="2026-09-29T14:58:00Z">
              <w:r>
                <w:rPr>
                  <w:rFonts w:cs="Arial"/>
                  <w:sz w:val="13"/>
                  <w:szCs w:val="13"/>
                </w:rPr>
                <w:t>NG</w:t>
              </w:r>
            </w:ins>
          </w:p>
        </w:tc>
        <w:tc>
          <w:tcPr>
            <w:tcW w:w="900" w:type="dxa"/>
            <w:vAlign w:val="center"/>
          </w:tcPr>
          <w:p w14:paraId="5E000597" w14:textId="77777777" w:rsidR="00C60D85" w:rsidRDefault="00000000">
            <w:pPr>
              <w:spacing w:after="0"/>
              <w:rPr>
                <w:ins w:id="8222" w:author="Sean de Noronha | DRG" w:date="2026-09-29T16:58:00Z" w16du:dateUtc="2026-09-29T14:58:00Z"/>
                <w:rFonts w:cs="Arial"/>
                <w:sz w:val="13"/>
                <w:szCs w:val="13"/>
              </w:rPr>
            </w:pPr>
            <w:ins w:id="8223" w:author="Sean de Noronha | DRG" w:date="2026-09-29T16:58:00Z" w16du:dateUtc="2026-09-29T14:58:00Z">
              <w:r>
                <w:rPr>
                  <w:rFonts w:cs="Arial"/>
                  <w:sz w:val="13"/>
                  <w:szCs w:val="13"/>
                </w:rPr>
                <w:t>1,720</w:t>
              </w:r>
            </w:ins>
          </w:p>
        </w:tc>
        <w:tc>
          <w:tcPr>
            <w:tcW w:w="800" w:type="dxa"/>
            <w:vAlign w:val="center"/>
          </w:tcPr>
          <w:p w14:paraId="5E000598" w14:textId="77777777" w:rsidR="00C60D85" w:rsidRDefault="00000000">
            <w:pPr>
              <w:spacing w:after="0"/>
              <w:rPr>
                <w:ins w:id="8224" w:author="Sean de Noronha | DRG" w:date="2026-09-29T16:58:00Z" w16du:dateUtc="2026-09-29T14:58:00Z"/>
                <w:rFonts w:cs="Arial"/>
                <w:sz w:val="13"/>
                <w:szCs w:val="13"/>
              </w:rPr>
            </w:pPr>
            <w:ins w:id="8225" w:author="Sean de Noronha | DRG" w:date="2026-09-29T16:58:00Z" w16du:dateUtc="2026-09-29T14:58:00Z">
              <w:r>
                <w:rPr>
                  <w:rFonts w:cs="Arial"/>
                  <w:sz w:val="13"/>
                  <w:szCs w:val="13"/>
                </w:rPr>
                <w:t>80 ft</w:t>
              </w:r>
            </w:ins>
          </w:p>
        </w:tc>
        <w:tc>
          <w:tcPr>
            <w:tcW w:w="880" w:type="dxa"/>
            <w:vAlign w:val="center"/>
          </w:tcPr>
          <w:p w14:paraId="5E000599" w14:textId="77777777" w:rsidR="00C60D85" w:rsidRDefault="00000000">
            <w:pPr>
              <w:spacing w:after="0"/>
              <w:rPr>
                <w:ins w:id="8226" w:author="Sean de Noronha | DRG" w:date="2026-09-29T16:58:00Z" w16du:dateUtc="2026-09-29T14:58:00Z"/>
                <w:rFonts w:cs="Arial"/>
                <w:sz w:val="13"/>
                <w:szCs w:val="13"/>
              </w:rPr>
            </w:pPr>
            <w:ins w:id="8227" w:author="Sean de Noronha | DRG" w:date="2026-09-29T16:58:00Z" w16du:dateUtc="2026-09-29T14:58:00Z">
              <w:r>
                <w:rPr>
                  <w:rFonts w:cs="Arial"/>
                  <w:sz w:val="13"/>
                  <w:szCs w:val="13"/>
                </w:rPr>
                <w:t>2.48</w:t>
              </w:r>
            </w:ins>
          </w:p>
        </w:tc>
        <w:tc>
          <w:tcPr>
            <w:tcW w:w="820" w:type="dxa"/>
            <w:vAlign w:val="center"/>
          </w:tcPr>
          <w:p w14:paraId="5E00059A" w14:textId="77777777" w:rsidR="00C60D85" w:rsidRDefault="00000000">
            <w:pPr>
              <w:spacing w:after="0"/>
              <w:rPr>
                <w:ins w:id="8228" w:author="Sean de Noronha | DRG" w:date="2026-09-29T16:58:00Z" w16du:dateUtc="2026-09-29T14:58:00Z"/>
                <w:rFonts w:cs="Arial"/>
                <w:sz w:val="13"/>
                <w:szCs w:val="13"/>
              </w:rPr>
            </w:pPr>
            <w:ins w:id="8229" w:author="Sean de Noronha | DRG" w:date="2026-09-29T16:58:00Z" w16du:dateUtc="2026-09-29T14:58:00Z">
              <w:r>
                <w:rPr>
                  <w:rFonts w:cs="Arial"/>
                  <w:sz w:val="13"/>
                  <w:szCs w:val="13"/>
                </w:rPr>
                <w:t>747</w:t>
              </w:r>
            </w:ins>
          </w:p>
        </w:tc>
        <w:tc>
          <w:tcPr>
            <w:tcW w:w="1100" w:type="dxa"/>
            <w:vAlign w:val="center"/>
          </w:tcPr>
          <w:p w14:paraId="5E00059B" w14:textId="77777777" w:rsidR="00C60D85" w:rsidRDefault="00000000">
            <w:pPr>
              <w:spacing w:after="0"/>
              <w:rPr>
                <w:ins w:id="8230" w:author="Sean de Noronha | DRG" w:date="2026-09-29T16:58:00Z" w16du:dateUtc="2026-09-29T14:58:00Z"/>
                <w:rFonts w:cs="Arial"/>
                <w:sz w:val="13"/>
                <w:szCs w:val="13"/>
              </w:rPr>
            </w:pPr>
            <w:ins w:id="8231" w:author="Sean de Noronha | DRG" w:date="2026-09-29T16:58:00Z" w16du:dateUtc="2026-09-29T14:58:00Z">
              <w:r>
                <w:rPr>
                  <w:rFonts w:cs="Arial"/>
                  <w:sz w:val="13"/>
                  <w:szCs w:val="13"/>
                </w:rPr>
                <w:t>15.4 (32.7)</w:t>
              </w:r>
            </w:ins>
          </w:p>
        </w:tc>
        <w:tc>
          <w:tcPr>
            <w:tcW w:w="700" w:type="dxa"/>
            <w:vAlign w:val="center"/>
          </w:tcPr>
          <w:p w14:paraId="5E00059C" w14:textId="77777777" w:rsidR="00C60D85" w:rsidRDefault="00000000">
            <w:pPr>
              <w:spacing w:after="0"/>
              <w:rPr>
                <w:ins w:id="8232" w:author="Sean de Noronha | DRG" w:date="2026-09-29T16:58:00Z" w16du:dateUtc="2026-09-29T14:58:00Z"/>
                <w:rFonts w:cs="Arial"/>
                <w:sz w:val="13"/>
                <w:szCs w:val="13"/>
              </w:rPr>
            </w:pPr>
            <w:ins w:id="8233" w:author="Sean de Noronha | DRG" w:date="2026-09-29T16:58:00Z" w16du:dateUtc="2026-09-29T14:58:00Z">
              <w:r>
                <w:rPr>
                  <w:rFonts w:cs="Arial"/>
                  <w:sz w:val="13"/>
                  <w:szCs w:val="13"/>
                </w:rPr>
                <w:t>2.43</w:t>
              </w:r>
            </w:ins>
          </w:p>
        </w:tc>
      </w:tr>
      <w:tr w:rsidR="00C60D85" w14:paraId="77D8AEBE" w14:textId="77777777">
        <w:trPr>
          <w:jc w:val="center"/>
          <w:ins w:id="8234" w:author="Sean de Noronha | DRG" w:date="2026-09-29T16:58:00Z"/>
        </w:trPr>
        <w:tc>
          <w:tcPr>
            <w:tcW w:w="560" w:type="dxa"/>
            <w:vAlign w:val="center"/>
          </w:tcPr>
          <w:p w14:paraId="5E00059D" w14:textId="77777777" w:rsidR="00C60D85" w:rsidRDefault="00000000">
            <w:pPr>
              <w:spacing w:after="0"/>
              <w:rPr>
                <w:ins w:id="8235" w:author="Sean de Noronha | DRG" w:date="2026-09-29T16:58:00Z" w16du:dateUtc="2026-09-29T14:58:00Z"/>
                <w:rFonts w:cs="Arial"/>
                <w:sz w:val="13"/>
                <w:szCs w:val="13"/>
              </w:rPr>
            </w:pPr>
            <w:ins w:id="8236" w:author="Sean de Noronha | DRG" w:date="2026-09-29T16:58:00Z" w16du:dateUtc="2026-09-29T14:58:00Z">
              <w:r>
                <w:rPr>
                  <w:rFonts w:cs="Arial"/>
                  <w:sz w:val="13"/>
                  <w:szCs w:val="13"/>
                </w:rPr>
                <w:t>82</w:t>
              </w:r>
            </w:ins>
          </w:p>
        </w:tc>
        <w:tc>
          <w:tcPr>
            <w:tcW w:w="500" w:type="dxa"/>
            <w:vAlign w:val="center"/>
          </w:tcPr>
          <w:p w14:paraId="5E00059E" w14:textId="77777777" w:rsidR="00C60D85" w:rsidRDefault="00000000">
            <w:pPr>
              <w:spacing w:after="0"/>
              <w:rPr>
                <w:ins w:id="8237" w:author="Sean de Noronha | DRG" w:date="2026-09-29T16:58:00Z" w16du:dateUtc="2026-09-29T14:58:00Z"/>
                <w:rFonts w:cs="Arial"/>
                <w:sz w:val="13"/>
                <w:szCs w:val="13"/>
              </w:rPr>
            </w:pPr>
            <w:ins w:id="8238" w:author="Sean de Noronha | DRG" w:date="2026-09-29T16:58:00Z" w16du:dateUtc="2026-09-29T14:58:00Z">
              <w:r>
                <w:rPr>
                  <w:rFonts w:cs="Arial"/>
                  <w:sz w:val="13"/>
                  <w:szCs w:val="13"/>
                </w:rPr>
                <w:t>T2</w:t>
              </w:r>
            </w:ins>
          </w:p>
        </w:tc>
        <w:tc>
          <w:tcPr>
            <w:tcW w:w="660" w:type="dxa"/>
            <w:vAlign w:val="center"/>
          </w:tcPr>
          <w:p w14:paraId="5E00059F" w14:textId="77777777" w:rsidR="00C60D85" w:rsidRDefault="00000000">
            <w:pPr>
              <w:spacing w:after="0"/>
              <w:rPr>
                <w:ins w:id="8239" w:author="Sean de Noronha | DRG" w:date="2026-09-29T16:58:00Z" w16du:dateUtc="2026-09-29T14:58:00Z"/>
                <w:rFonts w:cs="Arial"/>
                <w:sz w:val="13"/>
                <w:szCs w:val="13"/>
              </w:rPr>
            </w:pPr>
            <w:ins w:id="8240" w:author="Sean de Noronha | DRG" w:date="2026-09-29T16:58:00Z" w16du:dateUtc="2026-09-29T14:58:00Z">
              <w:r>
                <w:rPr>
                  <w:rFonts w:cs="Arial"/>
                  <w:sz w:val="13"/>
                  <w:szCs w:val="13"/>
                </w:rPr>
                <w:t>1</w:t>
              </w:r>
            </w:ins>
          </w:p>
        </w:tc>
        <w:tc>
          <w:tcPr>
            <w:tcW w:w="1920" w:type="dxa"/>
            <w:vAlign w:val="center"/>
          </w:tcPr>
          <w:p w14:paraId="5E0005A0" w14:textId="77777777" w:rsidR="00C60D85" w:rsidRDefault="00000000">
            <w:pPr>
              <w:spacing w:after="0"/>
              <w:rPr>
                <w:ins w:id="8241" w:author="Sean de Noronha | DRG" w:date="2026-09-29T16:58:00Z" w16du:dateUtc="2026-09-29T14:58:00Z"/>
                <w:rFonts w:cs="Arial"/>
                <w:sz w:val="13"/>
                <w:szCs w:val="13"/>
              </w:rPr>
            </w:pPr>
            <w:ins w:id="8242" w:author="Sean de Noronha | DRG" w:date="2026-09-29T16:58:00Z" w16du:dateUtc="2026-09-29T14:58:00Z">
              <w:r>
                <w:rPr>
                  <w:rFonts w:cs="Arial"/>
                  <w:sz w:val="13"/>
                  <w:szCs w:val="13"/>
                </w:rPr>
                <w:t>CSST, Manufacturer C, EHD 13</w:t>
              </w:r>
            </w:ins>
          </w:p>
        </w:tc>
        <w:tc>
          <w:tcPr>
            <w:tcW w:w="520" w:type="dxa"/>
            <w:vAlign w:val="center"/>
          </w:tcPr>
          <w:p w14:paraId="5E0005A1" w14:textId="77777777" w:rsidR="00C60D85" w:rsidRDefault="00000000">
            <w:pPr>
              <w:spacing w:after="0"/>
              <w:rPr>
                <w:ins w:id="8243" w:author="Sean de Noronha | DRG" w:date="2026-09-29T16:58:00Z" w16du:dateUtc="2026-09-29T14:58:00Z"/>
                <w:rFonts w:cs="Arial"/>
                <w:sz w:val="13"/>
                <w:szCs w:val="13"/>
              </w:rPr>
            </w:pPr>
            <w:ins w:id="8244" w:author="Sean de Noronha | DRG" w:date="2026-09-29T16:58:00Z" w16du:dateUtc="2026-09-29T14:58:00Z">
              <w:r>
                <w:rPr>
                  <w:rFonts w:cs="Arial"/>
                  <w:sz w:val="13"/>
                  <w:szCs w:val="13"/>
                </w:rPr>
                <w:t>NG</w:t>
              </w:r>
            </w:ins>
          </w:p>
        </w:tc>
        <w:tc>
          <w:tcPr>
            <w:tcW w:w="900" w:type="dxa"/>
            <w:vAlign w:val="center"/>
          </w:tcPr>
          <w:p w14:paraId="5E0005A2" w14:textId="77777777" w:rsidR="00C60D85" w:rsidRDefault="00000000">
            <w:pPr>
              <w:spacing w:after="0"/>
              <w:rPr>
                <w:ins w:id="8245" w:author="Sean de Noronha | DRG" w:date="2026-09-29T16:58:00Z" w16du:dateUtc="2026-09-29T14:58:00Z"/>
                <w:rFonts w:cs="Arial"/>
                <w:sz w:val="13"/>
                <w:szCs w:val="13"/>
              </w:rPr>
            </w:pPr>
            <w:ins w:id="8246" w:author="Sean de Noronha | DRG" w:date="2026-09-29T16:58:00Z" w16du:dateUtc="2026-09-29T14:58:00Z">
              <w:r>
                <w:rPr>
                  <w:rFonts w:cs="Arial"/>
                  <w:sz w:val="13"/>
                  <w:szCs w:val="13"/>
                </w:rPr>
                <w:t>1,590</w:t>
              </w:r>
            </w:ins>
          </w:p>
        </w:tc>
        <w:tc>
          <w:tcPr>
            <w:tcW w:w="800" w:type="dxa"/>
            <w:vAlign w:val="center"/>
          </w:tcPr>
          <w:p w14:paraId="5E0005A3" w14:textId="77777777" w:rsidR="00C60D85" w:rsidRDefault="00000000">
            <w:pPr>
              <w:spacing w:after="0"/>
              <w:rPr>
                <w:ins w:id="8247" w:author="Sean de Noronha | DRG" w:date="2026-09-29T16:58:00Z" w16du:dateUtc="2026-09-29T14:58:00Z"/>
                <w:rFonts w:cs="Arial"/>
                <w:sz w:val="13"/>
                <w:szCs w:val="13"/>
              </w:rPr>
            </w:pPr>
            <w:ins w:id="8248" w:author="Sean de Noronha | DRG" w:date="2026-09-29T16:58:00Z" w16du:dateUtc="2026-09-29T14:58:00Z">
              <w:r>
                <w:rPr>
                  <w:rFonts w:cs="Arial"/>
                  <w:sz w:val="13"/>
                  <w:szCs w:val="13"/>
                </w:rPr>
                <w:t>100 ft</w:t>
              </w:r>
            </w:ins>
          </w:p>
        </w:tc>
        <w:tc>
          <w:tcPr>
            <w:tcW w:w="880" w:type="dxa"/>
            <w:vAlign w:val="center"/>
          </w:tcPr>
          <w:p w14:paraId="5E0005A4" w14:textId="77777777" w:rsidR="00C60D85" w:rsidRDefault="00000000">
            <w:pPr>
              <w:spacing w:after="0"/>
              <w:rPr>
                <w:ins w:id="8249" w:author="Sean de Noronha | DRG" w:date="2026-09-29T16:58:00Z" w16du:dateUtc="2026-09-29T14:58:00Z"/>
                <w:rFonts w:cs="Arial"/>
                <w:sz w:val="13"/>
                <w:szCs w:val="13"/>
              </w:rPr>
            </w:pPr>
            <w:ins w:id="8250" w:author="Sean de Noronha | DRG" w:date="2026-09-29T16:58:00Z" w16du:dateUtc="2026-09-29T14:58:00Z">
              <w:r>
                <w:rPr>
                  <w:rFonts w:cs="Arial"/>
                  <w:sz w:val="13"/>
                  <w:szCs w:val="13"/>
                </w:rPr>
                <w:t>2.48</w:t>
              </w:r>
            </w:ins>
          </w:p>
        </w:tc>
        <w:tc>
          <w:tcPr>
            <w:tcW w:w="820" w:type="dxa"/>
            <w:vAlign w:val="center"/>
          </w:tcPr>
          <w:p w14:paraId="5E0005A5" w14:textId="77777777" w:rsidR="00C60D85" w:rsidRDefault="00000000">
            <w:pPr>
              <w:spacing w:after="0"/>
              <w:rPr>
                <w:ins w:id="8251" w:author="Sean de Noronha | DRG" w:date="2026-09-29T16:58:00Z" w16du:dateUtc="2026-09-29T14:58:00Z"/>
                <w:rFonts w:cs="Arial"/>
                <w:sz w:val="13"/>
                <w:szCs w:val="13"/>
              </w:rPr>
            </w:pPr>
            <w:ins w:id="8252" w:author="Sean de Noronha | DRG" w:date="2026-09-29T16:58:00Z" w16du:dateUtc="2026-09-29T14:58:00Z">
              <w:r>
                <w:rPr>
                  <w:rFonts w:cs="Arial"/>
                  <w:sz w:val="13"/>
                  <w:szCs w:val="13"/>
                </w:rPr>
                <w:t>747</w:t>
              </w:r>
            </w:ins>
          </w:p>
        </w:tc>
        <w:tc>
          <w:tcPr>
            <w:tcW w:w="1100" w:type="dxa"/>
            <w:vAlign w:val="center"/>
          </w:tcPr>
          <w:p w14:paraId="5E0005A6" w14:textId="77777777" w:rsidR="00C60D85" w:rsidRDefault="00000000">
            <w:pPr>
              <w:spacing w:after="0"/>
              <w:rPr>
                <w:ins w:id="8253" w:author="Sean de Noronha | DRG" w:date="2026-09-29T16:58:00Z" w16du:dateUtc="2026-09-29T14:58:00Z"/>
                <w:rFonts w:cs="Arial"/>
                <w:sz w:val="13"/>
                <w:szCs w:val="13"/>
              </w:rPr>
            </w:pPr>
            <w:ins w:id="8254" w:author="Sean de Noronha | DRG" w:date="2026-09-29T16:58:00Z" w16du:dateUtc="2026-09-29T14:58:00Z">
              <w:r>
                <w:rPr>
                  <w:rFonts w:cs="Arial"/>
                  <w:sz w:val="13"/>
                  <w:szCs w:val="13"/>
                </w:rPr>
                <w:t>14.2 (30.1)</w:t>
              </w:r>
            </w:ins>
          </w:p>
        </w:tc>
        <w:tc>
          <w:tcPr>
            <w:tcW w:w="700" w:type="dxa"/>
            <w:vAlign w:val="center"/>
          </w:tcPr>
          <w:p w14:paraId="5E0005A7" w14:textId="77777777" w:rsidR="00C60D85" w:rsidRDefault="00000000">
            <w:pPr>
              <w:spacing w:after="0"/>
              <w:rPr>
                <w:ins w:id="8255" w:author="Sean de Noronha | DRG" w:date="2026-09-29T16:58:00Z" w16du:dateUtc="2026-09-29T14:58:00Z"/>
                <w:rFonts w:cs="Arial"/>
                <w:sz w:val="13"/>
                <w:szCs w:val="13"/>
              </w:rPr>
            </w:pPr>
            <w:ins w:id="8256" w:author="Sean de Noronha | DRG" w:date="2026-09-29T16:58:00Z" w16du:dateUtc="2026-09-29T14:58:00Z">
              <w:r>
                <w:rPr>
                  <w:rFonts w:cs="Arial"/>
                  <w:sz w:val="13"/>
                  <w:szCs w:val="13"/>
                </w:rPr>
                <w:t>2.24</w:t>
              </w:r>
            </w:ins>
          </w:p>
        </w:tc>
      </w:tr>
      <w:tr w:rsidR="00C60D85" w14:paraId="4EB4996C" w14:textId="77777777">
        <w:trPr>
          <w:jc w:val="center"/>
          <w:ins w:id="8257" w:author="Sean de Noronha | DRG" w:date="2026-09-29T16:58:00Z"/>
        </w:trPr>
        <w:tc>
          <w:tcPr>
            <w:tcW w:w="560" w:type="dxa"/>
            <w:vAlign w:val="center"/>
          </w:tcPr>
          <w:p w14:paraId="5E0005A8" w14:textId="77777777" w:rsidR="00C60D85" w:rsidRDefault="00000000">
            <w:pPr>
              <w:spacing w:after="0"/>
              <w:rPr>
                <w:ins w:id="8258" w:author="Sean de Noronha | DRG" w:date="2026-09-29T16:58:00Z" w16du:dateUtc="2026-09-29T14:58:00Z"/>
                <w:rFonts w:cs="Arial"/>
                <w:sz w:val="13"/>
                <w:szCs w:val="13"/>
              </w:rPr>
            </w:pPr>
            <w:ins w:id="8259" w:author="Sean de Noronha | DRG" w:date="2026-09-29T16:58:00Z" w16du:dateUtc="2026-09-29T14:58:00Z">
              <w:r>
                <w:rPr>
                  <w:rFonts w:cs="Arial"/>
                  <w:sz w:val="13"/>
                  <w:szCs w:val="13"/>
                </w:rPr>
                <w:t>83</w:t>
              </w:r>
            </w:ins>
          </w:p>
        </w:tc>
        <w:tc>
          <w:tcPr>
            <w:tcW w:w="500" w:type="dxa"/>
            <w:vAlign w:val="center"/>
          </w:tcPr>
          <w:p w14:paraId="5E0005A9" w14:textId="77777777" w:rsidR="00C60D85" w:rsidRDefault="00000000">
            <w:pPr>
              <w:spacing w:after="0"/>
              <w:rPr>
                <w:ins w:id="8260" w:author="Sean de Noronha | DRG" w:date="2026-09-29T16:58:00Z" w16du:dateUtc="2026-09-29T14:58:00Z"/>
                <w:rFonts w:cs="Arial"/>
                <w:sz w:val="13"/>
                <w:szCs w:val="13"/>
              </w:rPr>
            </w:pPr>
            <w:ins w:id="8261" w:author="Sean de Noronha | DRG" w:date="2026-09-29T16:58:00Z" w16du:dateUtc="2026-09-29T14:58:00Z">
              <w:r>
                <w:rPr>
                  <w:rFonts w:cs="Arial"/>
                  <w:sz w:val="13"/>
                  <w:szCs w:val="13"/>
                </w:rPr>
                <w:t>T2</w:t>
              </w:r>
            </w:ins>
          </w:p>
        </w:tc>
        <w:tc>
          <w:tcPr>
            <w:tcW w:w="660" w:type="dxa"/>
            <w:vAlign w:val="center"/>
          </w:tcPr>
          <w:p w14:paraId="5E0005AA" w14:textId="77777777" w:rsidR="00C60D85" w:rsidRDefault="00000000">
            <w:pPr>
              <w:spacing w:after="0"/>
              <w:rPr>
                <w:ins w:id="8262" w:author="Sean de Noronha | DRG" w:date="2026-09-29T16:58:00Z" w16du:dateUtc="2026-09-29T14:58:00Z"/>
                <w:rFonts w:cs="Arial"/>
                <w:sz w:val="13"/>
                <w:szCs w:val="13"/>
              </w:rPr>
            </w:pPr>
            <w:ins w:id="8263" w:author="Sean de Noronha | DRG" w:date="2026-09-29T16:58:00Z" w16du:dateUtc="2026-09-29T14:58:00Z">
              <w:r>
                <w:rPr>
                  <w:rFonts w:cs="Arial"/>
                  <w:sz w:val="13"/>
                  <w:szCs w:val="13"/>
                </w:rPr>
                <w:t>1</w:t>
              </w:r>
            </w:ins>
          </w:p>
        </w:tc>
        <w:tc>
          <w:tcPr>
            <w:tcW w:w="1920" w:type="dxa"/>
            <w:vAlign w:val="center"/>
          </w:tcPr>
          <w:p w14:paraId="5E0005AB" w14:textId="77777777" w:rsidR="00C60D85" w:rsidRDefault="00000000">
            <w:pPr>
              <w:spacing w:after="0"/>
              <w:rPr>
                <w:ins w:id="8264" w:author="Sean de Noronha | DRG" w:date="2026-09-29T16:58:00Z" w16du:dateUtc="2026-09-29T14:58:00Z"/>
                <w:rFonts w:cs="Arial"/>
                <w:sz w:val="13"/>
                <w:szCs w:val="13"/>
              </w:rPr>
            </w:pPr>
            <w:ins w:id="8265" w:author="Sean de Noronha | DRG" w:date="2026-09-29T16:58:00Z" w16du:dateUtc="2026-09-29T14:58:00Z">
              <w:r>
                <w:rPr>
                  <w:rFonts w:cs="Arial"/>
                  <w:sz w:val="13"/>
                  <w:szCs w:val="13"/>
                </w:rPr>
                <w:t>CSST, Manufacturer C, EHD 13</w:t>
              </w:r>
            </w:ins>
          </w:p>
        </w:tc>
        <w:tc>
          <w:tcPr>
            <w:tcW w:w="520" w:type="dxa"/>
            <w:vAlign w:val="center"/>
          </w:tcPr>
          <w:p w14:paraId="5E0005AC" w14:textId="77777777" w:rsidR="00C60D85" w:rsidRDefault="00000000">
            <w:pPr>
              <w:spacing w:after="0"/>
              <w:rPr>
                <w:ins w:id="8266" w:author="Sean de Noronha | DRG" w:date="2026-09-29T16:58:00Z" w16du:dateUtc="2026-09-29T14:58:00Z"/>
                <w:rFonts w:cs="Arial"/>
                <w:sz w:val="13"/>
                <w:szCs w:val="13"/>
              </w:rPr>
            </w:pPr>
            <w:ins w:id="8267" w:author="Sean de Noronha | DRG" w:date="2026-09-29T16:58:00Z" w16du:dateUtc="2026-09-29T14:58:00Z">
              <w:r>
                <w:rPr>
                  <w:rFonts w:cs="Arial"/>
                  <w:sz w:val="13"/>
                  <w:szCs w:val="13"/>
                </w:rPr>
                <w:t>NG</w:t>
              </w:r>
            </w:ins>
          </w:p>
        </w:tc>
        <w:tc>
          <w:tcPr>
            <w:tcW w:w="900" w:type="dxa"/>
            <w:vAlign w:val="center"/>
          </w:tcPr>
          <w:p w14:paraId="5E0005AD" w14:textId="77777777" w:rsidR="00C60D85" w:rsidRDefault="00000000">
            <w:pPr>
              <w:spacing w:after="0"/>
              <w:rPr>
                <w:ins w:id="8268" w:author="Sean de Noronha | DRG" w:date="2026-09-29T16:58:00Z" w16du:dateUtc="2026-09-29T14:58:00Z"/>
                <w:rFonts w:cs="Arial"/>
                <w:sz w:val="13"/>
                <w:szCs w:val="13"/>
              </w:rPr>
            </w:pPr>
            <w:ins w:id="8269" w:author="Sean de Noronha | DRG" w:date="2026-09-29T16:58:00Z" w16du:dateUtc="2026-09-29T14:58:00Z">
              <w:r>
                <w:rPr>
                  <w:rFonts w:cs="Arial"/>
                  <w:sz w:val="13"/>
                  <w:szCs w:val="13"/>
                </w:rPr>
                <w:t>1,500</w:t>
              </w:r>
            </w:ins>
          </w:p>
        </w:tc>
        <w:tc>
          <w:tcPr>
            <w:tcW w:w="800" w:type="dxa"/>
            <w:vAlign w:val="center"/>
          </w:tcPr>
          <w:p w14:paraId="5E0005AE" w14:textId="77777777" w:rsidR="00C60D85" w:rsidRDefault="00000000">
            <w:pPr>
              <w:spacing w:after="0"/>
              <w:rPr>
                <w:ins w:id="8270" w:author="Sean de Noronha | DRG" w:date="2026-09-29T16:58:00Z" w16du:dateUtc="2026-09-29T14:58:00Z"/>
                <w:rFonts w:cs="Arial"/>
                <w:sz w:val="13"/>
                <w:szCs w:val="13"/>
              </w:rPr>
            </w:pPr>
            <w:ins w:id="8271" w:author="Sean de Noronha | DRG" w:date="2026-09-29T16:58:00Z" w16du:dateUtc="2026-09-29T14:58:00Z">
              <w:r>
                <w:rPr>
                  <w:rFonts w:cs="Arial"/>
                  <w:sz w:val="13"/>
                  <w:szCs w:val="13"/>
                </w:rPr>
                <w:t>150 ft</w:t>
              </w:r>
            </w:ins>
          </w:p>
        </w:tc>
        <w:tc>
          <w:tcPr>
            <w:tcW w:w="880" w:type="dxa"/>
            <w:vAlign w:val="center"/>
          </w:tcPr>
          <w:p w14:paraId="5E0005AF" w14:textId="77777777" w:rsidR="00C60D85" w:rsidRDefault="00000000">
            <w:pPr>
              <w:spacing w:after="0"/>
              <w:rPr>
                <w:ins w:id="8272" w:author="Sean de Noronha | DRG" w:date="2026-09-29T16:58:00Z" w16du:dateUtc="2026-09-29T14:58:00Z"/>
                <w:rFonts w:cs="Arial"/>
                <w:sz w:val="13"/>
                <w:szCs w:val="13"/>
              </w:rPr>
            </w:pPr>
            <w:ins w:id="8273" w:author="Sean de Noronha | DRG" w:date="2026-09-29T16:58:00Z" w16du:dateUtc="2026-09-29T14:58:00Z">
              <w:r>
                <w:rPr>
                  <w:rFonts w:cs="Arial"/>
                  <w:sz w:val="13"/>
                  <w:szCs w:val="13"/>
                </w:rPr>
                <w:t>2.48</w:t>
              </w:r>
            </w:ins>
          </w:p>
        </w:tc>
        <w:tc>
          <w:tcPr>
            <w:tcW w:w="820" w:type="dxa"/>
            <w:vAlign w:val="center"/>
          </w:tcPr>
          <w:p w14:paraId="5E0005B0" w14:textId="77777777" w:rsidR="00C60D85" w:rsidRDefault="00000000">
            <w:pPr>
              <w:spacing w:after="0"/>
              <w:rPr>
                <w:ins w:id="8274" w:author="Sean de Noronha | DRG" w:date="2026-09-29T16:58:00Z" w16du:dateUtc="2026-09-29T14:58:00Z"/>
                <w:rFonts w:cs="Arial"/>
                <w:sz w:val="13"/>
                <w:szCs w:val="13"/>
              </w:rPr>
            </w:pPr>
            <w:ins w:id="8275" w:author="Sean de Noronha | DRG" w:date="2026-09-29T16:58:00Z" w16du:dateUtc="2026-09-29T14:58:00Z">
              <w:r>
                <w:rPr>
                  <w:rFonts w:cs="Arial"/>
                  <w:sz w:val="13"/>
                  <w:szCs w:val="13"/>
                </w:rPr>
                <w:t>747</w:t>
              </w:r>
            </w:ins>
          </w:p>
        </w:tc>
        <w:tc>
          <w:tcPr>
            <w:tcW w:w="1100" w:type="dxa"/>
            <w:vAlign w:val="center"/>
          </w:tcPr>
          <w:p w14:paraId="5E0005B1" w14:textId="77777777" w:rsidR="00C60D85" w:rsidRDefault="00000000">
            <w:pPr>
              <w:spacing w:after="0"/>
              <w:rPr>
                <w:ins w:id="8276" w:author="Sean de Noronha | DRG" w:date="2026-09-29T16:58:00Z" w16du:dateUtc="2026-09-29T14:58:00Z"/>
                <w:rFonts w:cs="Arial"/>
                <w:sz w:val="13"/>
                <w:szCs w:val="13"/>
              </w:rPr>
            </w:pPr>
            <w:ins w:id="8277" w:author="Sean de Noronha | DRG" w:date="2026-09-29T16:58:00Z" w16du:dateUtc="2026-09-29T14:58:00Z">
              <w:r>
                <w:rPr>
                  <w:rFonts w:cs="Arial"/>
                  <w:sz w:val="13"/>
                  <w:szCs w:val="13"/>
                </w:rPr>
                <w:t>13.5 (28.5)</w:t>
              </w:r>
            </w:ins>
          </w:p>
        </w:tc>
        <w:tc>
          <w:tcPr>
            <w:tcW w:w="700" w:type="dxa"/>
            <w:vAlign w:val="center"/>
          </w:tcPr>
          <w:p w14:paraId="5E0005B2" w14:textId="77777777" w:rsidR="00C60D85" w:rsidRDefault="00000000">
            <w:pPr>
              <w:spacing w:after="0"/>
              <w:rPr>
                <w:ins w:id="8278" w:author="Sean de Noronha | DRG" w:date="2026-09-29T16:58:00Z" w16du:dateUtc="2026-09-29T14:58:00Z"/>
                <w:rFonts w:cs="Arial"/>
                <w:sz w:val="13"/>
                <w:szCs w:val="13"/>
              </w:rPr>
            </w:pPr>
            <w:ins w:id="8279" w:author="Sean de Noronha | DRG" w:date="2026-09-29T16:58:00Z" w16du:dateUtc="2026-09-29T14:58:00Z">
              <w:r>
                <w:rPr>
                  <w:rFonts w:cs="Arial"/>
                  <w:sz w:val="13"/>
                  <w:szCs w:val="13"/>
                </w:rPr>
                <w:t>2.12</w:t>
              </w:r>
            </w:ins>
          </w:p>
        </w:tc>
      </w:tr>
      <w:tr w:rsidR="00C60D85" w14:paraId="016E9B61" w14:textId="77777777">
        <w:trPr>
          <w:jc w:val="center"/>
          <w:ins w:id="8280" w:author="Sean de Noronha | DRG" w:date="2026-09-29T16:58:00Z"/>
        </w:trPr>
        <w:tc>
          <w:tcPr>
            <w:tcW w:w="560" w:type="dxa"/>
            <w:vAlign w:val="center"/>
          </w:tcPr>
          <w:p w14:paraId="5E0005B3" w14:textId="77777777" w:rsidR="00C60D85" w:rsidRDefault="00000000">
            <w:pPr>
              <w:spacing w:after="0"/>
              <w:rPr>
                <w:ins w:id="8281" w:author="Sean de Noronha | DRG" w:date="2026-09-29T16:58:00Z" w16du:dateUtc="2026-09-29T14:58:00Z"/>
                <w:rFonts w:cs="Arial"/>
                <w:sz w:val="13"/>
                <w:szCs w:val="13"/>
              </w:rPr>
            </w:pPr>
            <w:ins w:id="8282" w:author="Sean de Noronha | DRG" w:date="2026-09-29T16:58:00Z" w16du:dateUtc="2026-09-29T14:58:00Z">
              <w:r>
                <w:rPr>
                  <w:rFonts w:cs="Arial"/>
                  <w:sz w:val="13"/>
                  <w:szCs w:val="13"/>
                </w:rPr>
                <w:t>84</w:t>
              </w:r>
            </w:ins>
          </w:p>
        </w:tc>
        <w:tc>
          <w:tcPr>
            <w:tcW w:w="500" w:type="dxa"/>
            <w:vAlign w:val="center"/>
          </w:tcPr>
          <w:p w14:paraId="5E0005B4" w14:textId="77777777" w:rsidR="00C60D85" w:rsidRDefault="00000000">
            <w:pPr>
              <w:spacing w:after="0"/>
              <w:rPr>
                <w:ins w:id="8283" w:author="Sean de Noronha | DRG" w:date="2026-09-29T16:58:00Z" w16du:dateUtc="2026-09-29T14:58:00Z"/>
                <w:rFonts w:cs="Arial"/>
                <w:sz w:val="13"/>
                <w:szCs w:val="13"/>
              </w:rPr>
            </w:pPr>
            <w:ins w:id="8284" w:author="Sean de Noronha | DRG" w:date="2026-09-29T16:58:00Z" w16du:dateUtc="2026-09-29T14:58:00Z">
              <w:r>
                <w:rPr>
                  <w:rFonts w:cs="Arial"/>
                  <w:sz w:val="13"/>
                  <w:szCs w:val="13"/>
                </w:rPr>
                <w:t>T2</w:t>
              </w:r>
            </w:ins>
          </w:p>
        </w:tc>
        <w:tc>
          <w:tcPr>
            <w:tcW w:w="660" w:type="dxa"/>
            <w:vAlign w:val="center"/>
          </w:tcPr>
          <w:p w14:paraId="5E0005B5" w14:textId="77777777" w:rsidR="00C60D85" w:rsidRDefault="00000000">
            <w:pPr>
              <w:spacing w:after="0"/>
              <w:rPr>
                <w:ins w:id="8285" w:author="Sean de Noronha | DRG" w:date="2026-09-29T16:58:00Z" w16du:dateUtc="2026-09-29T14:58:00Z"/>
                <w:rFonts w:cs="Arial"/>
                <w:sz w:val="13"/>
                <w:szCs w:val="13"/>
              </w:rPr>
            </w:pPr>
            <w:ins w:id="8286" w:author="Sean de Noronha | DRG" w:date="2026-09-29T16:58:00Z" w16du:dateUtc="2026-09-29T14:58:00Z">
              <w:r>
                <w:rPr>
                  <w:rFonts w:cs="Arial"/>
                  <w:sz w:val="13"/>
                  <w:szCs w:val="13"/>
                </w:rPr>
                <w:t>1</w:t>
              </w:r>
            </w:ins>
          </w:p>
        </w:tc>
        <w:tc>
          <w:tcPr>
            <w:tcW w:w="1920" w:type="dxa"/>
            <w:vAlign w:val="center"/>
          </w:tcPr>
          <w:p w14:paraId="5E0005B6" w14:textId="77777777" w:rsidR="00C60D85" w:rsidRDefault="00000000">
            <w:pPr>
              <w:spacing w:after="0"/>
              <w:rPr>
                <w:ins w:id="8287" w:author="Sean de Noronha | DRG" w:date="2026-09-29T16:58:00Z" w16du:dateUtc="2026-09-29T14:58:00Z"/>
                <w:rFonts w:cs="Arial"/>
                <w:sz w:val="13"/>
                <w:szCs w:val="13"/>
              </w:rPr>
            </w:pPr>
            <w:ins w:id="8288" w:author="Sean de Noronha | DRG" w:date="2026-09-29T16:58:00Z" w16du:dateUtc="2026-09-29T14:58:00Z">
              <w:r>
                <w:rPr>
                  <w:rFonts w:cs="Arial"/>
                  <w:sz w:val="13"/>
                  <w:szCs w:val="13"/>
                </w:rPr>
                <w:t>CSST, Manufacturer C, EHD 13</w:t>
              </w:r>
            </w:ins>
          </w:p>
        </w:tc>
        <w:tc>
          <w:tcPr>
            <w:tcW w:w="520" w:type="dxa"/>
            <w:vAlign w:val="center"/>
          </w:tcPr>
          <w:p w14:paraId="5E0005B7" w14:textId="77777777" w:rsidR="00C60D85" w:rsidRDefault="00000000">
            <w:pPr>
              <w:spacing w:after="0"/>
              <w:rPr>
                <w:ins w:id="8289" w:author="Sean de Noronha | DRG" w:date="2026-09-29T16:58:00Z" w16du:dateUtc="2026-09-29T14:58:00Z"/>
                <w:rFonts w:cs="Arial"/>
                <w:sz w:val="13"/>
                <w:szCs w:val="13"/>
              </w:rPr>
            </w:pPr>
            <w:ins w:id="8290" w:author="Sean de Noronha | DRG" w:date="2026-09-29T16:58:00Z" w16du:dateUtc="2026-09-29T14:58:00Z">
              <w:r>
                <w:rPr>
                  <w:rFonts w:cs="Arial"/>
                  <w:sz w:val="13"/>
                  <w:szCs w:val="13"/>
                </w:rPr>
                <w:t>NG</w:t>
              </w:r>
            </w:ins>
          </w:p>
        </w:tc>
        <w:tc>
          <w:tcPr>
            <w:tcW w:w="900" w:type="dxa"/>
            <w:vAlign w:val="center"/>
          </w:tcPr>
          <w:p w14:paraId="5E0005B8" w14:textId="77777777" w:rsidR="00C60D85" w:rsidRDefault="00000000">
            <w:pPr>
              <w:spacing w:after="0"/>
              <w:rPr>
                <w:ins w:id="8291" w:author="Sean de Noronha | DRG" w:date="2026-09-29T16:58:00Z" w16du:dateUtc="2026-09-29T14:58:00Z"/>
                <w:rFonts w:cs="Arial"/>
                <w:sz w:val="13"/>
                <w:szCs w:val="13"/>
              </w:rPr>
            </w:pPr>
            <w:ins w:id="8292" w:author="Sean de Noronha | DRG" w:date="2026-09-29T16:58:00Z" w16du:dateUtc="2026-09-29T14:58:00Z">
              <w:r>
                <w:rPr>
                  <w:rFonts w:cs="Arial"/>
                  <w:sz w:val="13"/>
                  <w:szCs w:val="13"/>
                </w:rPr>
                <w:t>1,310</w:t>
              </w:r>
            </w:ins>
          </w:p>
        </w:tc>
        <w:tc>
          <w:tcPr>
            <w:tcW w:w="800" w:type="dxa"/>
            <w:vAlign w:val="center"/>
          </w:tcPr>
          <w:p w14:paraId="5E0005B9" w14:textId="77777777" w:rsidR="00C60D85" w:rsidRDefault="00000000">
            <w:pPr>
              <w:spacing w:after="0"/>
              <w:rPr>
                <w:ins w:id="8293" w:author="Sean de Noronha | DRG" w:date="2026-09-29T16:58:00Z" w16du:dateUtc="2026-09-29T14:58:00Z"/>
                <w:rFonts w:cs="Arial"/>
                <w:sz w:val="13"/>
                <w:szCs w:val="13"/>
              </w:rPr>
            </w:pPr>
            <w:ins w:id="8294" w:author="Sean de Noronha | DRG" w:date="2026-09-29T16:58:00Z" w16du:dateUtc="2026-09-29T14:58:00Z">
              <w:r>
                <w:rPr>
                  <w:rFonts w:cs="Arial"/>
                  <w:sz w:val="13"/>
                  <w:szCs w:val="13"/>
                </w:rPr>
                <w:t>200 ft</w:t>
              </w:r>
            </w:ins>
          </w:p>
        </w:tc>
        <w:tc>
          <w:tcPr>
            <w:tcW w:w="880" w:type="dxa"/>
            <w:vAlign w:val="center"/>
          </w:tcPr>
          <w:p w14:paraId="5E0005BA" w14:textId="77777777" w:rsidR="00C60D85" w:rsidRDefault="00000000">
            <w:pPr>
              <w:spacing w:after="0"/>
              <w:rPr>
                <w:ins w:id="8295" w:author="Sean de Noronha | DRG" w:date="2026-09-29T16:58:00Z" w16du:dateUtc="2026-09-29T14:58:00Z"/>
                <w:rFonts w:cs="Arial"/>
                <w:sz w:val="13"/>
                <w:szCs w:val="13"/>
              </w:rPr>
            </w:pPr>
            <w:ins w:id="8296" w:author="Sean de Noronha | DRG" w:date="2026-09-29T16:58:00Z" w16du:dateUtc="2026-09-29T14:58:00Z">
              <w:r>
                <w:rPr>
                  <w:rFonts w:cs="Arial"/>
                  <w:sz w:val="13"/>
                  <w:szCs w:val="13"/>
                </w:rPr>
                <w:t>2.48</w:t>
              </w:r>
            </w:ins>
          </w:p>
        </w:tc>
        <w:tc>
          <w:tcPr>
            <w:tcW w:w="820" w:type="dxa"/>
            <w:vAlign w:val="center"/>
          </w:tcPr>
          <w:p w14:paraId="5E0005BB" w14:textId="77777777" w:rsidR="00C60D85" w:rsidRDefault="00000000">
            <w:pPr>
              <w:spacing w:after="0"/>
              <w:rPr>
                <w:ins w:id="8297" w:author="Sean de Noronha | DRG" w:date="2026-09-29T16:58:00Z" w16du:dateUtc="2026-09-29T14:58:00Z"/>
                <w:rFonts w:cs="Arial"/>
                <w:sz w:val="13"/>
                <w:szCs w:val="13"/>
              </w:rPr>
            </w:pPr>
            <w:ins w:id="8298" w:author="Sean de Noronha | DRG" w:date="2026-09-29T16:58:00Z" w16du:dateUtc="2026-09-29T14:58:00Z">
              <w:r>
                <w:rPr>
                  <w:rFonts w:cs="Arial"/>
                  <w:sz w:val="13"/>
                  <w:szCs w:val="13"/>
                </w:rPr>
                <w:t>747</w:t>
              </w:r>
            </w:ins>
          </w:p>
        </w:tc>
        <w:tc>
          <w:tcPr>
            <w:tcW w:w="1100" w:type="dxa"/>
            <w:vAlign w:val="center"/>
          </w:tcPr>
          <w:p w14:paraId="5E0005BC" w14:textId="77777777" w:rsidR="00C60D85" w:rsidRDefault="00000000">
            <w:pPr>
              <w:spacing w:after="0"/>
              <w:rPr>
                <w:ins w:id="8299" w:author="Sean de Noronha | DRG" w:date="2026-09-29T16:58:00Z" w16du:dateUtc="2026-09-29T14:58:00Z"/>
                <w:rFonts w:cs="Arial"/>
                <w:sz w:val="13"/>
                <w:szCs w:val="13"/>
              </w:rPr>
            </w:pPr>
            <w:ins w:id="8300" w:author="Sean de Noronha | DRG" w:date="2026-09-29T16:58:00Z" w16du:dateUtc="2026-09-29T14:58:00Z">
              <w:r>
                <w:rPr>
                  <w:rFonts w:cs="Arial"/>
                  <w:sz w:val="13"/>
                  <w:szCs w:val="13"/>
                </w:rPr>
                <w:t>11.7 (24.8)</w:t>
              </w:r>
            </w:ins>
          </w:p>
        </w:tc>
        <w:tc>
          <w:tcPr>
            <w:tcW w:w="700" w:type="dxa"/>
            <w:vAlign w:val="center"/>
          </w:tcPr>
          <w:p w14:paraId="5E0005BD" w14:textId="77777777" w:rsidR="00C60D85" w:rsidRDefault="00000000">
            <w:pPr>
              <w:spacing w:after="0"/>
              <w:rPr>
                <w:ins w:id="8301" w:author="Sean de Noronha | DRG" w:date="2026-09-29T16:58:00Z" w16du:dateUtc="2026-09-29T14:58:00Z"/>
                <w:rFonts w:cs="Arial"/>
                <w:sz w:val="13"/>
                <w:szCs w:val="13"/>
              </w:rPr>
            </w:pPr>
            <w:ins w:id="8302" w:author="Sean de Noronha | DRG" w:date="2026-09-29T16:58:00Z" w16du:dateUtc="2026-09-29T14:58:00Z">
              <w:r>
                <w:rPr>
                  <w:rFonts w:cs="Arial"/>
                  <w:sz w:val="13"/>
                  <w:szCs w:val="13"/>
                </w:rPr>
                <w:t>1.84</w:t>
              </w:r>
            </w:ins>
          </w:p>
        </w:tc>
      </w:tr>
      <w:tr w:rsidR="00C60D85" w14:paraId="0B4B953C" w14:textId="77777777">
        <w:trPr>
          <w:jc w:val="center"/>
          <w:ins w:id="8303" w:author="Sean de Noronha | DRG" w:date="2026-09-29T16:58:00Z"/>
        </w:trPr>
        <w:tc>
          <w:tcPr>
            <w:tcW w:w="560" w:type="dxa"/>
            <w:vAlign w:val="center"/>
          </w:tcPr>
          <w:p w14:paraId="5E0005BE" w14:textId="77777777" w:rsidR="00C60D85" w:rsidRDefault="00000000">
            <w:pPr>
              <w:spacing w:after="0"/>
              <w:rPr>
                <w:ins w:id="8304" w:author="Sean de Noronha | DRG" w:date="2026-09-29T16:58:00Z" w16du:dateUtc="2026-09-29T14:58:00Z"/>
                <w:rFonts w:cs="Arial"/>
                <w:sz w:val="13"/>
                <w:szCs w:val="13"/>
              </w:rPr>
            </w:pPr>
            <w:ins w:id="8305" w:author="Sean de Noronha | DRG" w:date="2026-09-29T16:58:00Z" w16du:dateUtc="2026-09-29T14:58:00Z">
              <w:r>
                <w:rPr>
                  <w:rFonts w:cs="Arial"/>
                  <w:sz w:val="13"/>
                  <w:szCs w:val="13"/>
                </w:rPr>
                <w:t>85</w:t>
              </w:r>
            </w:ins>
          </w:p>
        </w:tc>
        <w:tc>
          <w:tcPr>
            <w:tcW w:w="500" w:type="dxa"/>
            <w:vAlign w:val="center"/>
          </w:tcPr>
          <w:p w14:paraId="5E0005BF" w14:textId="77777777" w:rsidR="00C60D85" w:rsidRDefault="00000000">
            <w:pPr>
              <w:spacing w:after="0"/>
              <w:rPr>
                <w:ins w:id="8306" w:author="Sean de Noronha | DRG" w:date="2026-09-29T16:58:00Z" w16du:dateUtc="2026-09-29T14:58:00Z"/>
                <w:rFonts w:cs="Arial"/>
                <w:sz w:val="13"/>
                <w:szCs w:val="13"/>
              </w:rPr>
            </w:pPr>
            <w:ins w:id="8307" w:author="Sean de Noronha | DRG" w:date="2026-09-29T16:58:00Z" w16du:dateUtc="2026-09-29T14:58:00Z">
              <w:r>
                <w:rPr>
                  <w:rFonts w:cs="Arial"/>
                  <w:sz w:val="13"/>
                  <w:szCs w:val="13"/>
                </w:rPr>
                <w:t>T2</w:t>
              </w:r>
            </w:ins>
          </w:p>
        </w:tc>
        <w:tc>
          <w:tcPr>
            <w:tcW w:w="660" w:type="dxa"/>
            <w:vAlign w:val="center"/>
          </w:tcPr>
          <w:p w14:paraId="5E0005C0" w14:textId="77777777" w:rsidR="00C60D85" w:rsidRDefault="00000000">
            <w:pPr>
              <w:spacing w:after="0"/>
              <w:rPr>
                <w:ins w:id="8308" w:author="Sean de Noronha | DRG" w:date="2026-09-29T16:58:00Z" w16du:dateUtc="2026-09-29T14:58:00Z"/>
                <w:rFonts w:cs="Arial"/>
                <w:sz w:val="13"/>
                <w:szCs w:val="13"/>
              </w:rPr>
            </w:pPr>
            <w:ins w:id="8309" w:author="Sean de Noronha | DRG" w:date="2026-09-29T16:58:00Z" w16du:dateUtc="2026-09-29T14:58:00Z">
              <w:r>
                <w:rPr>
                  <w:rFonts w:cs="Arial"/>
                  <w:sz w:val="13"/>
                  <w:szCs w:val="13"/>
                </w:rPr>
                <w:t>1</w:t>
              </w:r>
            </w:ins>
          </w:p>
        </w:tc>
        <w:tc>
          <w:tcPr>
            <w:tcW w:w="1920" w:type="dxa"/>
            <w:vAlign w:val="center"/>
          </w:tcPr>
          <w:p w14:paraId="5E0005C1" w14:textId="77777777" w:rsidR="00C60D85" w:rsidRDefault="00000000">
            <w:pPr>
              <w:spacing w:after="0"/>
              <w:rPr>
                <w:ins w:id="8310" w:author="Sean de Noronha | DRG" w:date="2026-09-29T16:58:00Z" w16du:dateUtc="2026-09-29T14:58:00Z"/>
                <w:rFonts w:cs="Arial"/>
                <w:sz w:val="13"/>
                <w:szCs w:val="13"/>
              </w:rPr>
            </w:pPr>
            <w:ins w:id="8311" w:author="Sean de Noronha | DRG" w:date="2026-09-29T16:58:00Z" w16du:dateUtc="2026-09-29T14:58:00Z">
              <w:r>
                <w:rPr>
                  <w:rFonts w:cs="Arial"/>
                  <w:sz w:val="13"/>
                  <w:szCs w:val="13"/>
                </w:rPr>
                <w:t>CSST, Manufacturer C, EHD 13</w:t>
              </w:r>
            </w:ins>
          </w:p>
        </w:tc>
        <w:tc>
          <w:tcPr>
            <w:tcW w:w="520" w:type="dxa"/>
            <w:vAlign w:val="center"/>
          </w:tcPr>
          <w:p w14:paraId="5E0005C2" w14:textId="77777777" w:rsidR="00C60D85" w:rsidRDefault="00000000">
            <w:pPr>
              <w:spacing w:after="0"/>
              <w:rPr>
                <w:ins w:id="8312" w:author="Sean de Noronha | DRG" w:date="2026-09-29T16:58:00Z" w16du:dateUtc="2026-09-29T14:58:00Z"/>
                <w:rFonts w:cs="Arial"/>
                <w:sz w:val="13"/>
                <w:szCs w:val="13"/>
              </w:rPr>
            </w:pPr>
            <w:ins w:id="8313" w:author="Sean de Noronha | DRG" w:date="2026-09-29T16:58:00Z" w16du:dateUtc="2026-09-29T14:58:00Z">
              <w:r>
                <w:rPr>
                  <w:rFonts w:cs="Arial"/>
                  <w:sz w:val="13"/>
                  <w:szCs w:val="13"/>
                </w:rPr>
                <w:t>NG</w:t>
              </w:r>
            </w:ins>
          </w:p>
        </w:tc>
        <w:tc>
          <w:tcPr>
            <w:tcW w:w="900" w:type="dxa"/>
            <w:vAlign w:val="center"/>
          </w:tcPr>
          <w:p w14:paraId="5E0005C3" w14:textId="77777777" w:rsidR="00C60D85" w:rsidRDefault="00000000">
            <w:pPr>
              <w:spacing w:after="0"/>
              <w:rPr>
                <w:ins w:id="8314" w:author="Sean de Noronha | DRG" w:date="2026-09-29T16:58:00Z" w16du:dateUtc="2026-09-29T14:58:00Z"/>
                <w:rFonts w:cs="Arial"/>
                <w:sz w:val="13"/>
                <w:szCs w:val="13"/>
              </w:rPr>
            </w:pPr>
            <w:ins w:id="8315" w:author="Sean de Noronha | DRG" w:date="2026-09-29T16:58:00Z" w16du:dateUtc="2026-09-29T14:58:00Z">
              <w:r>
                <w:rPr>
                  <w:rFonts w:cs="Arial"/>
                  <w:sz w:val="13"/>
                  <w:szCs w:val="13"/>
                </w:rPr>
                <w:t>1,190</w:t>
              </w:r>
            </w:ins>
          </w:p>
        </w:tc>
        <w:tc>
          <w:tcPr>
            <w:tcW w:w="800" w:type="dxa"/>
            <w:vAlign w:val="center"/>
          </w:tcPr>
          <w:p w14:paraId="5E0005C4" w14:textId="77777777" w:rsidR="00C60D85" w:rsidRDefault="00000000">
            <w:pPr>
              <w:spacing w:after="0"/>
              <w:rPr>
                <w:ins w:id="8316" w:author="Sean de Noronha | DRG" w:date="2026-09-29T16:58:00Z" w16du:dateUtc="2026-09-29T14:58:00Z"/>
                <w:rFonts w:cs="Arial"/>
                <w:sz w:val="13"/>
                <w:szCs w:val="13"/>
              </w:rPr>
            </w:pPr>
            <w:ins w:id="8317" w:author="Sean de Noronha | DRG" w:date="2026-09-29T16:58:00Z" w16du:dateUtc="2026-09-29T14:58:00Z">
              <w:r>
                <w:rPr>
                  <w:rFonts w:cs="Arial"/>
                  <w:sz w:val="13"/>
                  <w:szCs w:val="13"/>
                </w:rPr>
                <w:t>240 ft</w:t>
              </w:r>
            </w:ins>
          </w:p>
        </w:tc>
        <w:tc>
          <w:tcPr>
            <w:tcW w:w="880" w:type="dxa"/>
            <w:vAlign w:val="center"/>
          </w:tcPr>
          <w:p w14:paraId="5E0005C5" w14:textId="77777777" w:rsidR="00C60D85" w:rsidRDefault="00000000">
            <w:pPr>
              <w:spacing w:after="0"/>
              <w:rPr>
                <w:ins w:id="8318" w:author="Sean de Noronha | DRG" w:date="2026-09-29T16:58:00Z" w16du:dateUtc="2026-09-29T14:58:00Z"/>
                <w:rFonts w:cs="Arial"/>
                <w:sz w:val="13"/>
                <w:szCs w:val="13"/>
              </w:rPr>
            </w:pPr>
            <w:ins w:id="8319" w:author="Sean de Noronha | DRG" w:date="2026-09-29T16:58:00Z" w16du:dateUtc="2026-09-29T14:58:00Z">
              <w:r>
                <w:rPr>
                  <w:rFonts w:cs="Arial"/>
                  <w:sz w:val="13"/>
                  <w:szCs w:val="13"/>
                </w:rPr>
                <w:t>2.48</w:t>
              </w:r>
            </w:ins>
          </w:p>
        </w:tc>
        <w:tc>
          <w:tcPr>
            <w:tcW w:w="820" w:type="dxa"/>
            <w:vAlign w:val="center"/>
          </w:tcPr>
          <w:p w14:paraId="5E0005C6" w14:textId="77777777" w:rsidR="00C60D85" w:rsidRDefault="00000000">
            <w:pPr>
              <w:spacing w:after="0"/>
              <w:rPr>
                <w:ins w:id="8320" w:author="Sean de Noronha | DRG" w:date="2026-09-29T16:58:00Z" w16du:dateUtc="2026-09-29T14:58:00Z"/>
                <w:rFonts w:cs="Arial"/>
                <w:sz w:val="13"/>
                <w:szCs w:val="13"/>
              </w:rPr>
            </w:pPr>
            <w:ins w:id="8321" w:author="Sean de Noronha | DRG" w:date="2026-09-29T16:58:00Z" w16du:dateUtc="2026-09-29T14:58:00Z">
              <w:r>
                <w:rPr>
                  <w:rFonts w:cs="Arial"/>
                  <w:sz w:val="13"/>
                  <w:szCs w:val="13"/>
                </w:rPr>
                <w:t>747</w:t>
              </w:r>
            </w:ins>
          </w:p>
        </w:tc>
        <w:tc>
          <w:tcPr>
            <w:tcW w:w="1100" w:type="dxa"/>
            <w:vAlign w:val="center"/>
          </w:tcPr>
          <w:p w14:paraId="5E0005C7" w14:textId="77777777" w:rsidR="00C60D85" w:rsidRDefault="00000000">
            <w:pPr>
              <w:spacing w:after="0"/>
              <w:rPr>
                <w:ins w:id="8322" w:author="Sean de Noronha | DRG" w:date="2026-09-29T16:58:00Z" w16du:dateUtc="2026-09-29T14:58:00Z"/>
                <w:rFonts w:cs="Arial"/>
                <w:sz w:val="13"/>
                <w:szCs w:val="13"/>
              </w:rPr>
            </w:pPr>
            <w:ins w:id="8323" w:author="Sean de Noronha | DRG" w:date="2026-09-29T16:58:00Z" w16du:dateUtc="2026-09-29T14:58:00Z">
              <w:r>
                <w:rPr>
                  <w:rFonts w:cs="Arial"/>
                  <w:sz w:val="13"/>
                  <w:szCs w:val="13"/>
                </w:rPr>
                <w:t>10.7 (22.6)</w:t>
              </w:r>
            </w:ins>
          </w:p>
        </w:tc>
        <w:tc>
          <w:tcPr>
            <w:tcW w:w="700" w:type="dxa"/>
            <w:vAlign w:val="center"/>
          </w:tcPr>
          <w:p w14:paraId="5E0005C8" w14:textId="77777777" w:rsidR="00C60D85" w:rsidRDefault="00000000">
            <w:pPr>
              <w:spacing w:after="0"/>
              <w:rPr>
                <w:ins w:id="8324" w:author="Sean de Noronha | DRG" w:date="2026-09-29T16:58:00Z" w16du:dateUtc="2026-09-29T14:58:00Z"/>
                <w:rFonts w:cs="Arial"/>
                <w:sz w:val="13"/>
                <w:szCs w:val="13"/>
              </w:rPr>
            </w:pPr>
            <w:ins w:id="8325" w:author="Sean de Noronha | DRG" w:date="2026-09-29T16:58:00Z" w16du:dateUtc="2026-09-29T14:58:00Z">
              <w:r>
                <w:rPr>
                  <w:rFonts w:cs="Arial"/>
                  <w:sz w:val="13"/>
                  <w:szCs w:val="13"/>
                </w:rPr>
                <w:t>1.68</w:t>
              </w:r>
            </w:ins>
          </w:p>
        </w:tc>
      </w:tr>
      <w:tr w:rsidR="00C60D85" w14:paraId="6DA8CCBA" w14:textId="77777777">
        <w:trPr>
          <w:jc w:val="center"/>
          <w:ins w:id="8326" w:author="Sean de Noronha | DRG" w:date="2026-09-29T16:58:00Z"/>
        </w:trPr>
        <w:tc>
          <w:tcPr>
            <w:tcW w:w="560" w:type="dxa"/>
            <w:vAlign w:val="center"/>
          </w:tcPr>
          <w:p w14:paraId="5E0005C9" w14:textId="77777777" w:rsidR="00C60D85" w:rsidRDefault="00000000">
            <w:pPr>
              <w:spacing w:after="0"/>
              <w:rPr>
                <w:ins w:id="8327" w:author="Sean de Noronha | DRG" w:date="2026-09-29T16:58:00Z" w16du:dateUtc="2026-09-29T14:58:00Z"/>
                <w:rFonts w:cs="Arial"/>
                <w:sz w:val="13"/>
                <w:szCs w:val="13"/>
              </w:rPr>
            </w:pPr>
            <w:ins w:id="8328" w:author="Sean de Noronha | DRG" w:date="2026-09-29T16:58:00Z" w16du:dateUtc="2026-09-29T14:58:00Z">
              <w:r>
                <w:rPr>
                  <w:rFonts w:cs="Arial"/>
                  <w:sz w:val="13"/>
                  <w:szCs w:val="13"/>
                </w:rPr>
                <w:t>86</w:t>
              </w:r>
            </w:ins>
          </w:p>
        </w:tc>
        <w:tc>
          <w:tcPr>
            <w:tcW w:w="500" w:type="dxa"/>
            <w:vAlign w:val="center"/>
          </w:tcPr>
          <w:p w14:paraId="5E0005CA" w14:textId="77777777" w:rsidR="00C60D85" w:rsidRDefault="00000000">
            <w:pPr>
              <w:spacing w:after="0"/>
              <w:rPr>
                <w:ins w:id="8329" w:author="Sean de Noronha | DRG" w:date="2026-09-29T16:58:00Z" w16du:dateUtc="2026-09-29T14:58:00Z"/>
                <w:rFonts w:cs="Arial"/>
                <w:sz w:val="13"/>
                <w:szCs w:val="13"/>
              </w:rPr>
            </w:pPr>
            <w:ins w:id="8330" w:author="Sean de Noronha | DRG" w:date="2026-09-29T16:58:00Z" w16du:dateUtc="2026-09-29T14:58:00Z">
              <w:r>
                <w:rPr>
                  <w:rFonts w:cs="Arial"/>
                  <w:sz w:val="13"/>
                  <w:szCs w:val="13"/>
                </w:rPr>
                <w:t>T2</w:t>
              </w:r>
            </w:ins>
          </w:p>
        </w:tc>
        <w:tc>
          <w:tcPr>
            <w:tcW w:w="660" w:type="dxa"/>
            <w:vAlign w:val="center"/>
          </w:tcPr>
          <w:p w14:paraId="5E0005CB" w14:textId="77777777" w:rsidR="00C60D85" w:rsidRDefault="00000000">
            <w:pPr>
              <w:spacing w:after="0"/>
              <w:rPr>
                <w:ins w:id="8331" w:author="Sean de Noronha | DRG" w:date="2026-09-29T16:58:00Z" w16du:dateUtc="2026-09-29T14:58:00Z"/>
                <w:rFonts w:cs="Arial"/>
                <w:sz w:val="13"/>
                <w:szCs w:val="13"/>
              </w:rPr>
            </w:pPr>
            <w:ins w:id="8332" w:author="Sean de Noronha | DRG" w:date="2026-09-29T16:58:00Z" w16du:dateUtc="2026-09-29T14:58:00Z">
              <w:r>
                <w:rPr>
                  <w:rFonts w:cs="Arial"/>
                  <w:sz w:val="13"/>
                  <w:szCs w:val="13"/>
                </w:rPr>
                <w:t>1</w:t>
              </w:r>
            </w:ins>
          </w:p>
        </w:tc>
        <w:tc>
          <w:tcPr>
            <w:tcW w:w="1920" w:type="dxa"/>
            <w:vAlign w:val="center"/>
          </w:tcPr>
          <w:p w14:paraId="5E0005CC" w14:textId="77777777" w:rsidR="00C60D85" w:rsidRDefault="00000000">
            <w:pPr>
              <w:spacing w:after="0"/>
              <w:rPr>
                <w:ins w:id="8333" w:author="Sean de Noronha | DRG" w:date="2026-09-29T16:58:00Z" w16du:dateUtc="2026-09-29T14:58:00Z"/>
                <w:rFonts w:cs="Arial"/>
                <w:sz w:val="13"/>
                <w:szCs w:val="13"/>
              </w:rPr>
            </w:pPr>
            <w:ins w:id="8334" w:author="Sean de Noronha | DRG" w:date="2026-09-29T16:58:00Z" w16du:dateUtc="2026-09-29T14:58:00Z">
              <w:r>
                <w:rPr>
                  <w:rFonts w:cs="Arial"/>
                  <w:sz w:val="13"/>
                  <w:szCs w:val="13"/>
                </w:rPr>
                <w:t>CSST, Manufacturer C, EHD 13</w:t>
              </w:r>
            </w:ins>
          </w:p>
        </w:tc>
        <w:tc>
          <w:tcPr>
            <w:tcW w:w="520" w:type="dxa"/>
            <w:vAlign w:val="center"/>
          </w:tcPr>
          <w:p w14:paraId="5E0005CD" w14:textId="77777777" w:rsidR="00C60D85" w:rsidRDefault="00000000">
            <w:pPr>
              <w:spacing w:after="0"/>
              <w:rPr>
                <w:ins w:id="8335" w:author="Sean de Noronha | DRG" w:date="2026-09-29T16:58:00Z" w16du:dateUtc="2026-09-29T14:58:00Z"/>
                <w:rFonts w:cs="Arial"/>
                <w:sz w:val="13"/>
                <w:szCs w:val="13"/>
              </w:rPr>
            </w:pPr>
            <w:ins w:id="8336" w:author="Sean de Noronha | DRG" w:date="2026-09-29T16:58:00Z" w16du:dateUtc="2026-09-29T14:58:00Z">
              <w:r>
                <w:rPr>
                  <w:rFonts w:cs="Arial"/>
                  <w:sz w:val="13"/>
                  <w:szCs w:val="13"/>
                </w:rPr>
                <w:t>NG</w:t>
              </w:r>
            </w:ins>
          </w:p>
        </w:tc>
        <w:tc>
          <w:tcPr>
            <w:tcW w:w="900" w:type="dxa"/>
            <w:vAlign w:val="center"/>
          </w:tcPr>
          <w:p w14:paraId="5E0005CE" w14:textId="77777777" w:rsidR="00C60D85" w:rsidRDefault="00000000">
            <w:pPr>
              <w:spacing w:after="0"/>
              <w:rPr>
                <w:ins w:id="8337" w:author="Sean de Noronha | DRG" w:date="2026-09-29T16:58:00Z" w16du:dateUtc="2026-09-29T14:58:00Z"/>
                <w:rFonts w:cs="Arial"/>
                <w:sz w:val="13"/>
                <w:szCs w:val="13"/>
              </w:rPr>
            </w:pPr>
            <w:ins w:id="8338" w:author="Sean de Noronha | DRG" w:date="2026-09-29T16:58:00Z" w16du:dateUtc="2026-09-29T14:58:00Z">
              <w:r>
                <w:rPr>
                  <w:rFonts w:cs="Arial"/>
                  <w:sz w:val="13"/>
                  <w:szCs w:val="13"/>
                </w:rPr>
                <w:t>3,380</w:t>
              </w:r>
            </w:ins>
          </w:p>
        </w:tc>
        <w:tc>
          <w:tcPr>
            <w:tcW w:w="800" w:type="dxa"/>
            <w:vAlign w:val="center"/>
          </w:tcPr>
          <w:p w14:paraId="5E0005CF" w14:textId="77777777" w:rsidR="00C60D85" w:rsidRDefault="00000000">
            <w:pPr>
              <w:spacing w:after="0"/>
              <w:rPr>
                <w:ins w:id="8339" w:author="Sean de Noronha | DRG" w:date="2026-09-29T16:58:00Z" w16du:dateUtc="2026-09-29T14:58:00Z"/>
                <w:rFonts w:cs="Arial"/>
                <w:sz w:val="13"/>
                <w:szCs w:val="13"/>
              </w:rPr>
            </w:pPr>
            <w:ins w:id="8340" w:author="Sean de Noronha | DRG" w:date="2026-09-29T16:58:00Z" w16du:dateUtc="2026-09-29T14:58:00Z">
              <w:r>
                <w:rPr>
                  <w:rFonts w:cs="Arial"/>
                  <w:sz w:val="13"/>
                  <w:szCs w:val="13"/>
                </w:rPr>
                <w:t>30 ft</w:t>
              </w:r>
            </w:ins>
          </w:p>
        </w:tc>
        <w:tc>
          <w:tcPr>
            <w:tcW w:w="880" w:type="dxa"/>
            <w:vAlign w:val="center"/>
          </w:tcPr>
          <w:p w14:paraId="5E0005D0" w14:textId="77777777" w:rsidR="00C60D85" w:rsidRDefault="00000000">
            <w:pPr>
              <w:spacing w:after="0"/>
              <w:rPr>
                <w:ins w:id="8341" w:author="Sean de Noronha | DRG" w:date="2026-09-29T16:58:00Z" w16du:dateUtc="2026-09-29T14:58:00Z"/>
                <w:rFonts w:cs="Arial"/>
                <w:sz w:val="13"/>
                <w:szCs w:val="13"/>
              </w:rPr>
            </w:pPr>
            <w:ins w:id="8342" w:author="Sean de Noronha | DRG" w:date="2026-09-29T16:58:00Z" w16du:dateUtc="2026-09-29T14:58:00Z">
              <w:r>
                <w:rPr>
                  <w:rFonts w:cs="Arial"/>
                  <w:sz w:val="13"/>
                  <w:szCs w:val="13"/>
                </w:rPr>
                <w:t>3.45</w:t>
              </w:r>
            </w:ins>
          </w:p>
        </w:tc>
        <w:tc>
          <w:tcPr>
            <w:tcW w:w="820" w:type="dxa"/>
            <w:vAlign w:val="center"/>
          </w:tcPr>
          <w:p w14:paraId="5E0005D1" w14:textId="77777777" w:rsidR="00C60D85" w:rsidRDefault="00000000">
            <w:pPr>
              <w:spacing w:after="0"/>
              <w:rPr>
                <w:ins w:id="8343" w:author="Sean de Noronha | DRG" w:date="2026-09-29T16:58:00Z" w16du:dateUtc="2026-09-29T14:58:00Z"/>
                <w:rFonts w:cs="Arial"/>
                <w:sz w:val="13"/>
                <w:szCs w:val="13"/>
              </w:rPr>
            </w:pPr>
            <w:ins w:id="8344" w:author="Sean de Noronha | DRG" w:date="2026-09-29T16:58:00Z" w16du:dateUtc="2026-09-29T14:58:00Z">
              <w:r>
                <w:rPr>
                  <w:rFonts w:cs="Arial"/>
                  <w:sz w:val="13"/>
                  <w:szCs w:val="13"/>
                </w:rPr>
                <w:t>1,490</w:t>
              </w:r>
            </w:ins>
          </w:p>
        </w:tc>
        <w:tc>
          <w:tcPr>
            <w:tcW w:w="1100" w:type="dxa"/>
            <w:vAlign w:val="center"/>
          </w:tcPr>
          <w:p w14:paraId="5E0005D2" w14:textId="77777777" w:rsidR="00C60D85" w:rsidRDefault="00000000">
            <w:pPr>
              <w:spacing w:after="0"/>
              <w:rPr>
                <w:ins w:id="8345" w:author="Sean de Noronha | DRG" w:date="2026-09-29T16:58:00Z" w16du:dateUtc="2026-09-29T14:58:00Z"/>
                <w:rFonts w:cs="Arial"/>
                <w:sz w:val="13"/>
                <w:szCs w:val="13"/>
              </w:rPr>
            </w:pPr>
            <w:ins w:id="8346" w:author="Sean de Noronha | DRG" w:date="2026-09-29T16:58:00Z" w16du:dateUtc="2026-09-29T14:58:00Z">
              <w:r>
                <w:rPr>
                  <w:rFonts w:cs="Arial"/>
                  <w:sz w:val="13"/>
                  <w:szCs w:val="13"/>
                </w:rPr>
                <w:t>30.3 (64.1)</w:t>
              </w:r>
            </w:ins>
          </w:p>
        </w:tc>
        <w:tc>
          <w:tcPr>
            <w:tcW w:w="700" w:type="dxa"/>
            <w:vAlign w:val="center"/>
          </w:tcPr>
          <w:p w14:paraId="5E0005D3" w14:textId="77777777" w:rsidR="00C60D85" w:rsidRDefault="00000000">
            <w:pPr>
              <w:spacing w:after="0"/>
              <w:rPr>
                <w:ins w:id="8347" w:author="Sean de Noronha | DRG" w:date="2026-09-29T16:58:00Z" w16du:dateUtc="2026-09-29T14:58:00Z"/>
                <w:rFonts w:cs="Arial"/>
                <w:sz w:val="13"/>
                <w:szCs w:val="13"/>
              </w:rPr>
            </w:pPr>
            <w:ins w:id="8348" w:author="Sean de Noronha | DRG" w:date="2026-09-29T16:58:00Z" w16du:dateUtc="2026-09-29T14:58:00Z">
              <w:r>
                <w:rPr>
                  <w:rFonts w:cs="Arial"/>
                  <w:sz w:val="13"/>
                  <w:szCs w:val="13"/>
                </w:rPr>
                <w:t>4.74</w:t>
              </w:r>
            </w:ins>
          </w:p>
        </w:tc>
      </w:tr>
      <w:tr w:rsidR="00C60D85" w14:paraId="7FC2EE2B" w14:textId="77777777">
        <w:trPr>
          <w:jc w:val="center"/>
          <w:ins w:id="8349" w:author="Sean de Noronha | DRG" w:date="2026-09-29T16:58:00Z"/>
        </w:trPr>
        <w:tc>
          <w:tcPr>
            <w:tcW w:w="560" w:type="dxa"/>
            <w:vAlign w:val="center"/>
          </w:tcPr>
          <w:p w14:paraId="5E0005D4" w14:textId="77777777" w:rsidR="00C60D85" w:rsidRDefault="00000000">
            <w:pPr>
              <w:spacing w:after="0"/>
              <w:rPr>
                <w:ins w:id="8350" w:author="Sean de Noronha | DRG" w:date="2026-09-29T16:58:00Z" w16du:dateUtc="2026-09-29T14:58:00Z"/>
                <w:rFonts w:cs="Arial"/>
                <w:sz w:val="13"/>
                <w:szCs w:val="13"/>
              </w:rPr>
            </w:pPr>
            <w:ins w:id="8351" w:author="Sean de Noronha | DRG" w:date="2026-09-29T16:58:00Z" w16du:dateUtc="2026-09-29T14:58:00Z">
              <w:r>
                <w:rPr>
                  <w:rFonts w:cs="Arial"/>
                  <w:sz w:val="13"/>
                  <w:szCs w:val="13"/>
                </w:rPr>
                <w:t>87</w:t>
              </w:r>
            </w:ins>
          </w:p>
        </w:tc>
        <w:tc>
          <w:tcPr>
            <w:tcW w:w="500" w:type="dxa"/>
            <w:vAlign w:val="center"/>
          </w:tcPr>
          <w:p w14:paraId="5E0005D5" w14:textId="77777777" w:rsidR="00C60D85" w:rsidRDefault="00000000">
            <w:pPr>
              <w:spacing w:after="0"/>
              <w:rPr>
                <w:ins w:id="8352" w:author="Sean de Noronha | DRG" w:date="2026-09-29T16:58:00Z" w16du:dateUtc="2026-09-29T14:58:00Z"/>
                <w:rFonts w:cs="Arial"/>
                <w:sz w:val="13"/>
                <w:szCs w:val="13"/>
              </w:rPr>
            </w:pPr>
            <w:ins w:id="8353" w:author="Sean de Noronha | DRG" w:date="2026-09-29T16:58:00Z" w16du:dateUtc="2026-09-29T14:58:00Z">
              <w:r>
                <w:rPr>
                  <w:rFonts w:cs="Arial"/>
                  <w:sz w:val="13"/>
                  <w:szCs w:val="13"/>
                </w:rPr>
                <w:t>T2</w:t>
              </w:r>
            </w:ins>
          </w:p>
        </w:tc>
        <w:tc>
          <w:tcPr>
            <w:tcW w:w="660" w:type="dxa"/>
            <w:vAlign w:val="center"/>
          </w:tcPr>
          <w:p w14:paraId="5E0005D6" w14:textId="77777777" w:rsidR="00C60D85" w:rsidRDefault="00000000">
            <w:pPr>
              <w:spacing w:after="0"/>
              <w:rPr>
                <w:ins w:id="8354" w:author="Sean de Noronha | DRG" w:date="2026-09-29T16:58:00Z" w16du:dateUtc="2026-09-29T14:58:00Z"/>
                <w:rFonts w:cs="Arial"/>
                <w:sz w:val="13"/>
                <w:szCs w:val="13"/>
              </w:rPr>
            </w:pPr>
            <w:ins w:id="8355" w:author="Sean de Noronha | DRG" w:date="2026-09-29T16:58:00Z" w16du:dateUtc="2026-09-29T14:58:00Z">
              <w:r>
                <w:rPr>
                  <w:rFonts w:cs="Arial"/>
                  <w:sz w:val="13"/>
                  <w:szCs w:val="13"/>
                </w:rPr>
                <w:t>1</w:t>
              </w:r>
            </w:ins>
          </w:p>
        </w:tc>
        <w:tc>
          <w:tcPr>
            <w:tcW w:w="1920" w:type="dxa"/>
            <w:vAlign w:val="center"/>
          </w:tcPr>
          <w:p w14:paraId="5E0005D7" w14:textId="77777777" w:rsidR="00C60D85" w:rsidRDefault="00000000">
            <w:pPr>
              <w:spacing w:after="0"/>
              <w:rPr>
                <w:ins w:id="8356" w:author="Sean de Noronha | DRG" w:date="2026-09-29T16:58:00Z" w16du:dateUtc="2026-09-29T14:58:00Z"/>
                <w:rFonts w:cs="Arial"/>
                <w:sz w:val="13"/>
                <w:szCs w:val="13"/>
              </w:rPr>
            </w:pPr>
            <w:ins w:id="8357" w:author="Sean de Noronha | DRG" w:date="2026-09-29T16:58:00Z" w16du:dateUtc="2026-09-29T14:58:00Z">
              <w:r>
                <w:rPr>
                  <w:rFonts w:cs="Arial"/>
                  <w:sz w:val="13"/>
                  <w:szCs w:val="13"/>
                </w:rPr>
                <w:t>CSST, Manufacturer C, EHD 13</w:t>
              </w:r>
            </w:ins>
          </w:p>
        </w:tc>
        <w:tc>
          <w:tcPr>
            <w:tcW w:w="520" w:type="dxa"/>
            <w:vAlign w:val="center"/>
          </w:tcPr>
          <w:p w14:paraId="5E0005D8" w14:textId="77777777" w:rsidR="00C60D85" w:rsidRDefault="00000000">
            <w:pPr>
              <w:spacing w:after="0"/>
              <w:rPr>
                <w:ins w:id="8358" w:author="Sean de Noronha | DRG" w:date="2026-09-29T16:58:00Z" w16du:dateUtc="2026-09-29T14:58:00Z"/>
                <w:rFonts w:cs="Arial"/>
                <w:sz w:val="13"/>
                <w:szCs w:val="13"/>
              </w:rPr>
            </w:pPr>
            <w:ins w:id="8359" w:author="Sean de Noronha | DRG" w:date="2026-09-29T16:58:00Z" w16du:dateUtc="2026-09-29T14:58:00Z">
              <w:r>
                <w:rPr>
                  <w:rFonts w:cs="Arial"/>
                  <w:sz w:val="13"/>
                  <w:szCs w:val="13"/>
                </w:rPr>
                <w:t>NG</w:t>
              </w:r>
            </w:ins>
          </w:p>
        </w:tc>
        <w:tc>
          <w:tcPr>
            <w:tcW w:w="900" w:type="dxa"/>
            <w:vAlign w:val="center"/>
          </w:tcPr>
          <w:p w14:paraId="5E0005D9" w14:textId="77777777" w:rsidR="00C60D85" w:rsidRDefault="00000000">
            <w:pPr>
              <w:spacing w:after="0"/>
              <w:rPr>
                <w:ins w:id="8360" w:author="Sean de Noronha | DRG" w:date="2026-09-29T16:58:00Z" w16du:dateUtc="2026-09-29T14:58:00Z"/>
                <w:rFonts w:cs="Arial"/>
                <w:sz w:val="13"/>
                <w:szCs w:val="13"/>
              </w:rPr>
            </w:pPr>
            <w:ins w:id="8361" w:author="Sean de Noronha | DRG" w:date="2026-09-29T16:58:00Z" w16du:dateUtc="2026-09-29T14:58:00Z">
              <w:r>
                <w:rPr>
                  <w:rFonts w:cs="Arial"/>
                  <w:sz w:val="13"/>
                  <w:szCs w:val="13"/>
                </w:rPr>
                <w:t>2,790</w:t>
              </w:r>
            </w:ins>
          </w:p>
        </w:tc>
        <w:tc>
          <w:tcPr>
            <w:tcW w:w="800" w:type="dxa"/>
            <w:vAlign w:val="center"/>
          </w:tcPr>
          <w:p w14:paraId="5E0005DA" w14:textId="77777777" w:rsidR="00C60D85" w:rsidRDefault="00000000">
            <w:pPr>
              <w:spacing w:after="0"/>
              <w:rPr>
                <w:ins w:id="8362" w:author="Sean de Noronha | DRG" w:date="2026-09-29T16:58:00Z" w16du:dateUtc="2026-09-29T14:58:00Z"/>
                <w:rFonts w:cs="Arial"/>
                <w:sz w:val="13"/>
                <w:szCs w:val="13"/>
              </w:rPr>
            </w:pPr>
            <w:ins w:id="8363" w:author="Sean de Noronha | DRG" w:date="2026-09-29T16:58:00Z" w16du:dateUtc="2026-09-29T14:58:00Z">
              <w:r>
                <w:rPr>
                  <w:rFonts w:cs="Arial"/>
                  <w:sz w:val="13"/>
                  <w:szCs w:val="13"/>
                </w:rPr>
                <w:t>50 ft</w:t>
              </w:r>
            </w:ins>
          </w:p>
        </w:tc>
        <w:tc>
          <w:tcPr>
            <w:tcW w:w="880" w:type="dxa"/>
            <w:vAlign w:val="center"/>
          </w:tcPr>
          <w:p w14:paraId="5E0005DB" w14:textId="77777777" w:rsidR="00C60D85" w:rsidRDefault="00000000">
            <w:pPr>
              <w:spacing w:after="0"/>
              <w:rPr>
                <w:ins w:id="8364" w:author="Sean de Noronha | DRG" w:date="2026-09-29T16:58:00Z" w16du:dateUtc="2026-09-29T14:58:00Z"/>
                <w:rFonts w:cs="Arial"/>
                <w:sz w:val="13"/>
                <w:szCs w:val="13"/>
              </w:rPr>
            </w:pPr>
            <w:ins w:id="8365" w:author="Sean de Noronha | DRG" w:date="2026-09-29T16:58:00Z" w16du:dateUtc="2026-09-29T14:58:00Z">
              <w:r>
                <w:rPr>
                  <w:rFonts w:cs="Arial"/>
                  <w:sz w:val="13"/>
                  <w:szCs w:val="13"/>
                </w:rPr>
                <w:t>3.45</w:t>
              </w:r>
            </w:ins>
          </w:p>
        </w:tc>
        <w:tc>
          <w:tcPr>
            <w:tcW w:w="820" w:type="dxa"/>
            <w:vAlign w:val="center"/>
          </w:tcPr>
          <w:p w14:paraId="5E0005DC" w14:textId="77777777" w:rsidR="00C60D85" w:rsidRDefault="00000000">
            <w:pPr>
              <w:spacing w:after="0"/>
              <w:rPr>
                <w:ins w:id="8366" w:author="Sean de Noronha | DRG" w:date="2026-09-29T16:58:00Z" w16du:dateUtc="2026-09-29T14:58:00Z"/>
                <w:rFonts w:cs="Arial"/>
                <w:sz w:val="13"/>
                <w:szCs w:val="13"/>
              </w:rPr>
            </w:pPr>
            <w:ins w:id="8367" w:author="Sean de Noronha | DRG" w:date="2026-09-29T16:58:00Z" w16du:dateUtc="2026-09-29T14:58:00Z">
              <w:r>
                <w:rPr>
                  <w:rFonts w:cs="Arial"/>
                  <w:sz w:val="13"/>
                  <w:szCs w:val="13"/>
                </w:rPr>
                <w:t>1,490</w:t>
              </w:r>
            </w:ins>
          </w:p>
        </w:tc>
        <w:tc>
          <w:tcPr>
            <w:tcW w:w="1100" w:type="dxa"/>
            <w:vAlign w:val="center"/>
          </w:tcPr>
          <w:p w14:paraId="5E0005DD" w14:textId="77777777" w:rsidR="00C60D85" w:rsidRDefault="00000000">
            <w:pPr>
              <w:spacing w:after="0"/>
              <w:rPr>
                <w:ins w:id="8368" w:author="Sean de Noronha | DRG" w:date="2026-09-29T16:58:00Z" w16du:dateUtc="2026-09-29T14:58:00Z"/>
                <w:rFonts w:cs="Arial"/>
                <w:sz w:val="13"/>
                <w:szCs w:val="13"/>
              </w:rPr>
            </w:pPr>
            <w:ins w:id="8369" w:author="Sean de Noronha | DRG" w:date="2026-09-29T16:58:00Z" w16du:dateUtc="2026-09-29T14:58:00Z">
              <w:r>
                <w:rPr>
                  <w:rFonts w:cs="Arial"/>
                  <w:sz w:val="13"/>
                  <w:szCs w:val="13"/>
                </w:rPr>
                <w:t>24.9 (52.8)</w:t>
              </w:r>
            </w:ins>
          </w:p>
        </w:tc>
        <w:tc>
          <w:tcPr>
            <w:tcW w:w="700" w:type="dxa"/>
            <w:vAlign w:val="center"/>
          </w:tcPr>
          <w:p w14:paraId="5E0005DE" w14:textId="77777777" w:rsidR="00C60D85" w:rsidRDefault="00000000">
            <w:pPr>
              <w:spacing w:after="0"/>
              <w:rPr>
                <w:ins w:id="8370" w:author="Sean de Noronha | DRG" w:date="2026-09-29T16:58:00Z" w16du:dateUtc="2026-09-29T14:58:00Z"/>
                <w:rFonts w:cs="Arial"/>
                <w:sz w:val="13"/>
                <w:szCs w:val="13"/>
              </w:rPr>
            </w:pPr>
            <w:ins w:id="8371" w:author="Sean de Noronha | DRG" w:date="2026-09-29T16:58:00Z" w16du:dateUtc="2026-09-29T14:58:00Z">
              <w:r>
                <w:rPr>
                  <w:rFonts w:cs="Arial"/>
                  <w:sz w:val="13"/>
                  <w:szCs w:val="13"/>
                </w:rPr>
                <w:t>3.90</w:t>
              </w:r>
            </w:ins>
          </w:p>
        </w:tc>
      </w:tr>
      <w:tr w:rsidR="00C60D85" w14:paraId="7437F41C" w14:textId="77777777">
        <w:trPr>
          <w:jc w:val="center"/>
          <w:ins w:id="8372" w:author="Sean de Noronha | DRG" w:date="2026-09-29T16:58:00Z"/>
        </w:trPr>
        <w:tc>
          <w:tcPr>
            <w:tcW w:w="560" w:type="dxa"/>
            <w:vAlign w:val="center"/>
          </w:tcPr>
          <w:p w14:paraId="5E0005DF" w14:textId="77777777" w:rsidR="00C60D85" w:rsidRDefault="00000000">
            <w:pPr>
              <w:spacing w:after="0"/>
              <w:rPr>
                <w:ins w:id="8373" w:author="Sean de Noronha | DRG" w:date="2026-09-29T16:58:00Z" w16du:dateUtc="2026-09-29T14:58:00Z"/>
                <w:rFonts w:cs="Arial"/>
                <w:sz w:val="13"/>
                <w:szCs w:val="13"/>
              </w:rPr>
            </w:pPr>
            <w:ins w:id="8374" w:author="Sean de Noronha | DRG" w:date="2026-09-29T16:58:00Z" w16du:dateUtc="2026-09-29T14:58:00Z">
              <w:r>
                <w:rPr>
                  <w:rFonts w:cs="Arial"/>
                  <w:sz w:val="13"/>
                  <w:szCs w:val="13"/>
                </w:rPr>
                <w:t>88</w:t>
              </w:r>
            </w:ins>
          </w:p>
        </w:tc>
        <w:tc>
          <w:tcPr>
            <w:tcW w:w="500" w:type="dxa"/>
            <w:vAlign w:val="center"/>
          </w:tcPr>
          <w:p w14:paraId="5E0005E0" w14:textId="77777777" w:rsidR="00C60D85" w:rsidRDefault="00000000">
            <w:pPr>
              <w:spacing w:after="0"/>
              <w:rPr>
                <w:ins w:id="8375" w:author="Sean de Noronha | DRG" w:date="2026-09-29T16:58:00Z" w16du:dateUtc="2026-09-29T14:58:00Z"/>
                <w:rFonts w:cs="Arial"/>
                <w:sz w:val="13"/>
                <w:szCs w:val="13"/>
              </w:rPr>
            </w:pPr>
            <w:ins w:id="8376" w:author="Sean de Noronha | DRG" w:date="2026-09-29T16:58:00Z" w16du:dateUtc="2026-09-29T14:58:00Z">
              <w:r>
                <w:rPr>
                  <w:rFonts w:cs="Arial"/>
                  <w:sz w:val="13"/>
                  <w:szCs w:val="13"/>
                </w:rPr>
                <w:t>T2</w:t>
              </w:r>
            </w:ins>
          </w:p>
        </w:tc>
        <w:tc>
          <w:tcPr>
            <w:tcW w:w="660" w:type="dxa"/>
            <w:vAlign w:val="center"/>
          </w:tcPr>
          <w:p w14:paraId="5E0005E1" w14:textId="77777777" w:rsidR="00C60D85" w:rsidRDefault="00000000">
            <w:pPr>
              <w:spacing w:after="0"/>
              <w:rPr>
                <w:ins w:id="8377" w:author="Sean de Noronha | DRG" w:date="2026-09-29T16:58:00Z" w16du:dateUtc="2026-09-29T14:58:00Z"/>
                <w:rFonts w:cs="Arial"/>
                <w:sz w:val="13"/>
                <w:szCs w:val="13"/>
              </w:rPr>
            </w:pPr>
            <w:ins w:id="8378" w:author="Sean de Noronha | DRG" w:date="2026-09-29T16:58:00Z" w16du:dateUtc="2026-09-29T14:58:00Z">
              <w:r>
                <w:rPr>
                  <w:rFonts w:cs="Arial"/>
                  <w:sz w:val="13"/>
                  <w:szCs w:val="13"/>
                </w:rPr>
                <w:t>1</w:t>
              </w:r>
            </w:ins>
          </w:p>
        </w:tc>
        <w:tc>
          <w:tcPr>
            <w:tcW w:w="1920" w:type="dxa"/>
            <w:vAlign w:val="center"/>
          </w:tcPr>
          <w:p w14:paraId="5E0005E2" w14:textId="77777777" w:rsidR="00C60D85" w:rsidRDefault="00000000">
            <w:pPr>
              <w:spacing w:after="0"/>
              <w:rPr>
                <w:ins w:id="8379" w:author="Sean de Noronha | DRG" w:date="2026-09-29T16:58:00Z" w16du:dateUtc="2026-09-29T14:58:00Z"/>
                <w:rFonts w:cs="Arial"/>
                <w:sz w:val="13"/>
                <w:szCs w:val="13"/>
              </w:rPr>
            </w:pPr>
            <w:ins w:id="8380" w:author="Sean de Noronha | DRG" w:date="2026-09-29T16:58:00Z" w16du:dateUtc="2026-09-29T14:58:00Z">
              <w:r>
                <w:rPr>
                  <w:rFonts w:cs="Arial"/>
                  <w:sz w:val="13"/>
                  <w:szCs w:val="13"/>
                </w:rPr>
                <w:t>CSST, Manufacturer C, EHD 13</w:t>
              </w:r>
            </w:ins>
          </w:p>
        </w:tc>
        <w:tc>
          <w:tcPr>
            <w:tcW w:w="520" w:type="dxa"/>
            <w:vAlign w:val="center"/>
          </w:tcPr>
          <w:p w14:paraId="5E0005E3" w14:textId="77777777" w:rsidR="00C60D85" w:rsidRDefault="00000000">
            <w:pPr>
              <w:spacing w:after="0"/>
              <w:rPr>
                <w:ins w:id="8381" w:author="Sean de Noronha | DRG" w:date="2026-09-29T16:58:00Z" w16du:dateUtc="2026-09-29T14:58:00Z"/>
                <w:rFonts w:cs="Arial"/>
                <w:sz w:val="13"/>
                <w:szCs w:val="13"/>
              </w:rPr>
            </w:pPr>
            <w:ins w:id="8382" w:author="Sean de Noronha | DRG" w:date="2026-09-29T16:58:00Z" w16du:dateUtc="2026-09-29T14:58:00Z">
              <w:r>
                <w:rPr>
                  <w:rFonts w:cs="Arial"/>
                  <w:sz w:val="13"/>
                  <w:szCs w:val="13"/>
                </w:rPr>
                <w:t>NG</w:t>
              </w:r>
            </w:ins>
          </w:p>
        </w:tc>
        <w:tc>
          <w:tcPr>
            <w:tcW w:w="900" w:type="dxa"/>
            <w:vAlign w:val="center"/>
          </w:tcPr>
          <w:p w14:paraId="5E0005E4" w14:textId="77777777" w:rsidR="00C60D85" w:rsidRDefault="00000000">
            <w:pPr>
              <w:spacing w:after="0"/>
              <w:rPr>
                <w:ins w:id="8383" w:author="Sean de Noronha | DRG" w:date="2026-09-29T16:58:00Z" w16du:dateUtc="2026-09-29T14:58:00Z"/>
                <w:rFonts w:cs="Arial"/>
                <w:sz w:val="13"/>
                <w:szCs w:val="13"/>
              </w:rPr>
            </w:pPr>
            <w:ins w:id="8384" w:author="Sean de Noronha | DRG" w:date="2026-09-29T16:58:00Z" w16du:dateUtc="2026-09-29T14:58:00Z">
              <w:r>
                <w:rPr>
                  <w:rFonts w:cs="Arial"/>
                  <w:sz w:val="13"/>
                  <w:szCs w:val="13"/>
                </w:rPr>
                <w:t>2,380</w:t>
              </w:r>
            </w:ins>
          </w:p>
        </w:tc>
        <w:tc>
          <w:tcPr>
            <w:tcW w:w="800" w:type="dxa"/>
            <w:vAlign w:val="center"/>
          </w:tcPr>
          <w:p w14:paraId="5E0005E5" w14:textId="77777777" w:rsidR="00C60D85" w:rsidRDefault="00000000">
            <w:pPr>
              <w:spacing w:after="0"/>
              <w:rPr>
                <w:ins w:id="8385" w:author="Sean de Noronha | DRG" w:date="2026-09-29T16:58:00Z" w16du:dateUtc="2026-09-29T14:58:00Z"/>
                <w:rFonts w:cs="Arial"/>
                <w:sz w:val="13"/>
                <w:szCs w:val="13"/>
              </w:rPr>
            </w:pPr>
            <w:ins w:id="8386" w:author="Sean de Noronha | DRG" w:date="2026-09-29T16:58:00Z" w16du:dateUtc="2026-09-29T14:58:00Z">
              <w:r>
                <w:rPr>
                  <w:rFonts w:cs="Arial"/>
                  <w:sz w:val="13"/>
                  <w:szCs w:val="13"/>
                </w:rPr>
                <w:t>80 ft</w:t>
              </w:r>
            </w:ins>
          </w:p>
        </w:tc>
        <w:tc>
          <w:tcPr>
            <w:tcW w:w="880" w:type="dxa"/>
            <w:vAlign w:val="center"/>
          </w:tcPr>
          <w:p w14:paraId="5E0005E6" w14:textId="77777777" w:rsidR="00C60D85" w:rsidRDefault="00000000">
            <w:pPr>
              <w:spacing w:after="0"/>
              <w:rPr>
                <w:ins w:id="8387" w:author="Sean de Noronha | DRG" w:date="2026-09-29T16:58:00Z" w16du:dateUtc="2026-09-29T14:58:00Z"/>
                <w:rFonts w:cs="Arial"/>
                <w:sz w:val="13"/>
                <w:szCs w:val="13"/>
              </w:rPr>
            </w:pPr>
            <w:ins w:id="8388" w:author="Sean de Noronha | DRG" w:date="2026-09-29T16:58:00Z" w16du:dateUtc="2026-09-29T14:58:00Z">
              <w:r>
                <w:rPr>
                  <w:rFonts w:cs="Arial"/>
                  <w:sz w:val="13"/>
                  <w:szCs w:val="13"/>
                </w:rPr>
                <w:t>3.45</w:t>
              </w:r>
            </w:ins>
          </w:p>
        </w:tc>
        <w:tc>
          <w:tcPr>
            <w:tcW w:w="820" w:type="dxa"/>
            <w:vAlign w:val="center"/>
          </w:tcPr>
          <w:p w14:paraId="5E0005E7" w14:textId="77777777" w:rsidR="00C60D85" w:rsidRDefault="00000000">
            <w:pPr>
              <w:spacing w:after="0"/>
              <w:rPr>
                <w:ins w:id="8389" w:author="Sean de Noronha | DRG" w:date="2026-09-29T16:58:00Z" w16du:dateUtc="2026-09-29T14:58:00Z"/>
                <w:rFonts w:cs="Arial"/>
                <w:sz w:val="13"/>
                <w:szCs w:val="13"/>
              </w:rPr>
            </w:pPr>
            <w:ins w:id="8390" w:author="Sean de Noronha | DRG" w:date="2026-09-29T16:58:00Z" w16du:dateUtc="2026-09-29T14:58:00Z">
              <w:r>
                <w:rPr>
                  <w:rFonts w:cs="Arial"/>
                  <w:sz w:val="13"/>
                  <w:szCs w:val="13"/>
                </w:rPr>
                <w:t>1,490</w:t>
              </w:r>
            </w:ins>
          </w:p>
        </w:tc>
        <w:tc>
          <w:tcPr>
            <w:tcW w:w="1100" w:type="dxa"/>
            <w:vAlign w:val="center"/>
          </w:tcPr>
          <w:p w14:paraId="5E0005E8" w14:textId="77777777" w:rsidR="00C60D85" w:rsidRDefault="00000000">
            <w:pPr>
              <w:spacing w:after="0"/>
              <w:rPr>
                <w:ins w:id="8391" w:author="Sean de Noronha | DRG" w:date="2026-09-29T16:58:00Z" w16du:dateUtc="2026-09-29T14:58:00Z"/>
                <w:rFonts w:cs="Arial"/>
                <w:sz w:val="13"/>
                <w:szCs w:val="13"/>
              </w:rPr>
            </w:pPr>
            <w:ins w:id="8392" w:author="Sean de Noronha | DRG" w:date="2026-09-29T16:58:00Z" w16du:dateUtc="2026-09-29T14:58:00Z">
              <w:r>
                <w:rPr>
                  <w:rFonts w:cs="Arial"/>
                  <w:sz w:val="13"/>
                  <w:szCs w:val="13"/>
                </w:rPr>
                <w:t>21.3 (45.2)</w:t>
              </w:r>
            </w:ins>
          </w:p>
        </w:tc>
        <w:tc>
          <w:tcPr>
            <w:tcW w:w="700" w:type="dxa"/>
            <w:vAlign w:val="center"/>
          </w:tcPr>
          <w:p w14:paraId="5E0005E9" w14:textId="77777777" w:rsidR="00C60D85" w:rsidRDefault="00000000">
            <w:pPr>
              <w:spacing w:after="0"/>
              <w:rPr>
                <w:ins w:id="8393" w:author="Sean de Noronha | DRG" w:date="2026-09-29T16:58:00Z" w16du:dateUtc="2026-09-29T14:58:00Z"/>
                <w:rFonts w:cs="Arial"/>
                <w:sz w:val="13"/>
                <w:szCs w:val="13"/>
              </w:rPr>
            </w:pPr>
            <w:ins w:id="8394" w:author="Sean de Noronha | DRG" w:date="2026-09-29T16:58:00Z" w16du:dateUtc="2026-09-29T14:58:00Z">
              <w:r>
                <w:rPr>
                  <w:rFonts w:cs="Arial"/>
                  <w:sz w:val="13"/>
                  <w:szCs w:val="13"/>
                </w:rPr>
                <w:t>3.34</w:t>
              </w:r>
            </w:ins>
          </w:p>
        </w:tc>
      </w:tr>
      <w:tr w:rsidR="00C60D85" w14:paraId="219CC631" w14:textId="77777777">
        <w:trPr>
          <w:jc w:val="center"/>
          <w:ins w:id="8395" w:author="Sean de Noronha | DRG" w:date="2026-09-29T16:58:00Z"/>
        </w:trPr>
        <w:tc>
          <w:tcPr>
            <w:tcW w:w="560" w:type="dxa"/>
            <w:vAlign w:val="center"/>
          </w:tcPr>
          <w:p w14:paraId="5E0005EA" w14:textId="77777777" w:rsidR="00C60D85" w:rsidRDefault="00000000">
            <w:pPr>
              <w:spacing w:after="0"/>
              <w:rPr>
                <w:ins w:id="8396" w:author="Sean de Noronha | DRG" w:date="2026-09-29T16:58:00Z" w16du:dateUtc="2026-09-29T14:58:00Z"/>
                <w:rFonts w:cs="Arial"/>
                <w:sz w:val="13"/>
                <w:szCs w:val="13"/>
              </w:rPr>
            </w:pPr>
            <w:ins w:id="8397" w:author="Sean de Noronha | DRG" w:date="2026-09-29T16:58:00Z" w16du:dateUtc="2026-09-29T14:58:00Z">
              <w:r>
                <w:rPr>
                  <w:rFonts w:cs="Arial"/>
                  <w:sz w:val="13"/>
                  <w:szCs w:val="13"/>
                </w:rPr>
                <w:t>89</w:t>
              </w:r>
            </w:ins>
          </w:p>
        </w:tc>
        <w:tc>
          <w:tcPr>
            <w:tcW w:w="500" w:type="dxa"/>
            <w:vAlign w:val="center"/>
          </w:tcPr>
          <w:p w14:paraId="5E0005EB" w14:textId="77777777" w:rsidR="00C60D85" w:rsidRDefault="00000000">
            <w:pPr>
              <w:spacing w:after="0"/>
              <w:rPr>
                <w:ins w:id="8398" w:author="Sean de Noronha | DRG" w:date="2026-09-29T16:58:00Z" w16du:dateUtc="2026-09-29T14:58:00Z"/>
                <w:rFonts w:cs="Arial"/>
                <w:sz w:val="13"/>
                <w:szCs w:val="13"/>
              </w:rPr>
            </w:pPr>
            <w:ins w:id="8399" w:author="Sean de Noronha | DRG" w:date="2026-09-29T16:58:00Z" w16du:dateUtc="2026-09-29T14:58:00Z">
              <w:r>
                <w:rPr>
                  <w:rFonts w:cs="Arial"/>
                  <w:sz w:val="13"/>
                  <w:szCs w:val="13"/>
                </w:rPr>
                <w:t>T2</w:t>
              </w:r>
            </w:ins>
          </w:p>
        </w:tc>
        <w:tc>
          <w:tcPr>
            <w:tcW w:w="660" w:type="dxa"/>
            <w:vAlign w:val="center"/>
          </w:tcPr>
          <w:p w14:paraId="5E0005EC" w14:textId="77777777" w:rsidR="00C60D85" w:rsidRDefault="00000000">
            <w:pPr>
              <w:spacing w:after="0"/>
              <w:rPr>
                <w:ins w:id="8400" w:author="Sean de Noronha | DRG" w:date="2026-09-29T16:58:00Z" w16du:dateUtc="2026-09-29T14:58:00Z"/>
                <w:rFonts w:cs="Arial"/>
                <w:sz w:val="13"/>
                <w:szCs w:val="13"/>
              </w:rPr>
            </w:pPr>
            <w:ins w:id="8401" w:author="Sean de Noronha | DRG" w:date="2026-09-29T16:58:00Z" w16du:dateUtc="2026-09-29T14:58:00Z">
              <w:r>
                <w:rPr>
                  <w:rFonts w:cs="Arial"/>
                  <w:sz w:val="13"/>
                  <w:szCs w:val="13"/>
                </w:rPr>
                <w:t>1</w:t>
              </w:r>
            </w:ins>
          </w:p>
        </w:tc>
        <w:tc>
          <w:tcPr>
            <w:tcW w:w="1920" w:type="dxa"/>
            <w:vAlign w:val="center"/>
          </w:tcPr>
          <w:p w14:paraId="5E0005ED" w14:textId="77777777" w:rsidR="00C60D85" w:rsidRDefault="00000000">
            <w:pPr>
              <w:spacing w:after="0"/>
              <w:rPr>
                <w:ins w:id="8402" w:author="Sean de Noronha | DRG" w:date="2026-09-29T16:58:00Z" w16du:dateUtc="2026-09-29T14:58:00Z"/>
                <w:rFonts w:cs="Arial"/>
                <w:sz w:val="13"/>
                <w:szCs w:val="13"/>
              </w:rPr>
            </w:pPr>
            <w:ins w:id="8403" w:author="Sean de Noronha | DRG" w:date="2026-09-29T16:58:00Z" w16du:dateUtc="2026-09-29T14:58:00Z">
              <w:r>
                <w:rPr>
                  <w:rFonts w:cs="Arial"/>
                  <w:sz w:val="13"/>
                  <w:szCs w:val="13"/>
                </w:rPr>
                <w:t>CSST, Manufacturer C, EHD 13</w:t>
              </w:r>
            </w:ins>
          </w:p>
        </w:tc>
        <w:tc>
          <w:tcPr>
            <w:tcW w:w="520" w:type="dxa"/>
            <w:vAlign w:val="center"/>
          </w:tcPr>
          <w:p w14:paraId="5E0005EE" w14:textId="77777777" w:rsidR="00C60D85" w:rsidRDefault="00000000">
            <w:pPr>
              <w:spacing w:after="0"/>
              <w:rPr>
                <w:ins w:id="8404" w:author="Sean de Noronha | DRG" w:date="2026-09-29T16:58:00Z" w16du:dateUtc="2026-09-29T14:58:00Z"/>
                <w:rFonts w:cs="Arial"/>
                <w:sz w:val="13"/>
                <w:szCs w:val="13"/>
              </w:rPr>
            </w:pPr>
            <w:ins w:id="8405" w:author="Sean de Noronha | DRG" w:date="2026-09-29T16:58:00Z" w16du:dateUtc="2026-09-29T14:58:00Z">
              <w:r>
                <w:rPr>
                  <w:rFonts w:cs="Arial"/>
                  <w:sz w:val="13"/>
                  <w:szCs w:val="13"/>
                </w:rPr>
                <w:t>NG</w:t>
              </w:r>
            </w:ins>
          </w:p>
        </w:tc>
        <w:tc>
          <w:tcPr>
            <w:tcW w:w="900" w:type="dxa"/>
            <w:vAlign w:val="center"/>
          </w:tcPr>
          <w:p w14:paraId="5E0005EF" w14:textId="77777777" w:rsidR="00C60D85" w:rsidRDefault="00000000">
            <w:pPr>
              <w:spacing w:after="0"/>
              <w:rPr>
                <w:ins w:id="8406" w:author="Sean de Noronha | DRG" w:date="2026-09-29T16:58:00Z" w16du:dateUtc="2026-09-29T14:58:00Z"/>
                <w:rFonts w:cs="Arial"/>
                <w:sz w:val="13"/>
                <w:szCs w:val="13"/>
              </w:rPr>
            </w:pPr>
            <w:ins w:id="8407" w:author="Sean de Noronha | DRG" w:date="2026-09-29T16:58:00Z" w16du:dateUtc="2026-09-29T14:58:00Z">
              <w:r>
                <w:rPr>
                  <w:rFonts w:cs="Arial"/>
                  <w:sz w:val="13"/>
                  <w:szCs w:val="13"/>
                </w:rPr>
                <w:t>2,100</w:t>
              </w:r>
            </w:ins>
          </w:p>
        </w:tc>
        <w:tc>
          <w:tcPr>
            <w:tcW w:w="800" w:type="dxa"/>
            <w:vAlign w:val="center"/>
          </w:tcPr>
          <w:p w14:paraId="5E0005F0" w14:textId="77777777" w:rsidR="00C60D85" w:rsidRDefault="00000000">
            <w:pPr>
              <w:spacing w:after="0"/>
              <w:rPr>
                <w:ins w:id="8408" w:author="Sean de Noronha | DRG" w:date="2026-09-29T16:58:00Z" w16du:dateUtc="2026-09-29T14:58:00Z"/>
                <w:rFonts w:cs="Arial"/>
                <w:sz w:val="13"/>
                <w:szCs w:val="13"/>
              </w:rPr>
            </w:pPr>
            <w:ins w:id="8409" w:author="Sean de Noronha | DRG" w:date="2026-09-29T16:58:00Z" w16du:dateUtc="2026-09-29T14:58:00Z">
              <w:r>
                <w:rPr>
                  <w:rFonts w:cs="Arial"/>
                  <w:sz w:val="13"/>
                  <w:szCs w:val="13"/>
                </w:rPr>
                <w:t>100 ft</w:t>
              </w:r>
            </w:ins>
          </w:p>
        </w:tc>
        <w:tc>
          <w:tcPr>
            <w:tcW w:w="880" w:type="dxa"/>
            <w:vAlign w:val="center"/>
          </w:tcPr>
          <w:p w14:paraId="5E0005F1" w14:textId="77777777" w:rsidR="00C60D85" w:rsidRDefault="00000000">
            <w:pPr>
              <w:spacing w:after="0"/>
              <w:rPr>
                <w:ins w:id="8410" w:author="Sean de Noronha | DRG" w:date="2026-09-29T16:58:00Z" w16du:dateUtc="2026-09-29T14:58:00Z"/>
                <w:rFonts w:cs="Arial"/>
                <w:sz w:val="13"/>
                <w:szCs w:val="13"/>
              </w:rPr>
            </w:pPr>
            <w:ins w:id="8411" w:author="Sean de Noronha | DRG" w:date="2026-09-29T16:58:00Z" w16du:dateUtc="2026-09-29T14:58:00Z">
              <w:r>
                <w:rPr>
                  <w:rFonts w:cs="Arial"/>
                  <w:sz w:val="13"/>
                  <w:szCs w:val="13"/>
                </w:rPr>
                <w:t>3.45</w:t>
              </w:r>
            </w:ins>
          </w:p>
        </w:tc>
        <w:tc>
          <w:tcPr>
            <w:tcW w:w="820" w:type="dxa"/>
            <w:vAlign w:val="center"/>
          </w:tcPr>
          <w:p w14:paraId="5E0005F2" w14:textId="77777777" w:rsidR="00C60D85" w:rsidRDefault="00000000">
            <w:pPr>
              <w:spacing w:after="0"/>
              <w:rPr>
                <w:ins w:id="8412" w:author="Sean de Noronha | DRG" w:date="2026-09-29T16:58:00Z" w16du:dateUtc="2026-09-29T14:58:00Z"/>
                <w:rFonts w:cs="Arial"/>
                <w:sz w:val="13"/>
                <w:szCs w:val="13"/>
              </w:rPr>
            </w:pPr>
            <w:ins w:id="8413" w:author="Sean de Noronha | DRG" w:date="2026-09-29T16:58:00Z" w16du:dateUtc="2026-09-29T14:58:00Z">
              <w:r>
                <w:rPr>
                  <w:rFonts w:cs="Arial"/>
                  <w:sz w:val="13"/>
                  <w:szCs w:val="13"/>
                </w:rPr>
                <w:t>1,490</w:t>
              </w:r>
            </w:ins>
          </w:p>
        </w:tc>
        <w:tc>
          <w:tcPr>
            <w:tcW w:w="1100" w:type="dxa"/>
            <w:vAlign w:val="center"/>
          </w:tcPr>
          <w:p w14:paraId="5E0005F3" w14:textId="77777777" w:rsidR="00C60D85" w:rsidRDefault="00000000">
            <w:pPr>
              <w:spacing w:after="0"/>
              <w:rPr>
                <w:ins w:id="8414" w:author="Sean de Noronha | DRG" w:date="2026-09-29T16:58:00Z" w16du:dateUtc="2026-09-29T14:58:00Z"/>
                <w:rFonts w:cs="Arial"/>
                <w:sz w:val="13"/>
                <w:szCs w:val="13"/>
              </w:rPr>
            </w:pPr>
            <w:ins w:id="8415" w:author="Sean de Noronha | DRG" w:date="2026-09-29T16:58:00Z" w16du:dateUtc="2026-09-29T14:58:00Z">
              <w:r>
                <w:rPr>
                  <w:rFonts w:cs="Arial"/>
                  <w:sz w:val="13"/>
                  <w:szCs w:val="13"/>
                </w:rPr>
                <w:t>18.7 (39.7)</w:t>
              </w:r>
            </w:ins>
          </w:p>
        </w:tc>
        <w:tc>
          <w:tcPr>
            <w:tcW w:w="700" w:type="dxa"/>
            <w:vAlign w:val="center"/>
          </w:tcPr>
          <w:p w14:paraId="5E0005F4" w14:textId="77777777" w:rsidR="00C60D85" w:rsidRDefault="00000000">
            <w:pPr>
              <w:spacing w:after="0"/>
              <w:rPr>
                <w:ins w:id="8416" w:author="Sean de Noronha | DRG" w:date="2026-09-29T16:58:00Z" w16du:dateUtc="2026-09-29T14:58:00Z"/>
                <w:rFonts w:cs="Arial"/>
                <w:sz w:val="13"/>
                <w:szCs w:val="13"/>
              </w:rPr>
            </w:pPr>
            <w:ins w:id="8417" w:author="Sean de Noronha | DRG" w:date="2026-09-29T16:58:00Z" w16du:dateUtc="2026-09-29T14:58:00Z">
              <w:r>
                <w:rPr>
                  <w:rFonts w:cs="Arial"/>
                  <w:sz w:val="13"/>
                  <w:szCs w:val="13"/>
                </w:rPr>
                <w:t>2.93</w:t>
              </w:r>
            </w:ins>
          </w:p>
        </w:tc>
      </w:tr>
      <w:tr w:rsidR="00C60D85" w14:paraId="166C0E8F" w14:textId="77777777">
        <w:trPr>
          <w:jc w:val="center"/>
          <w:ins w:id="8418" w:author="Sean de Noronha | DRG" w:date="2026-09-29T16:58:00Z"/>
        </w:trPr>
        <w:tc>
          <w:tcPr>
            <w:tcW w:w="560" w:type="dxa"/>
            <w:vAlign w:val="center"/>
          </w:tcPr>
          <w:p w14:paraId="5E0005F5" w14:textId="77777777" w:rsidR="00C60D85" w:rsidRDefault="00000000">
            <w:pPr>
              <w:spacing w:after="0"/>
              <w:rPr>
                <w:ins w:id="8419" w:author="Sean de Noronha | DRG" w:date="2026-09-29T16:58:00Z" w16du:dateUtc="2026-09-29T14:58:00Z"/>
                <w:rFonts w:cs="Arial"/>
                <w:sz w:val="13"/>
                <w:szCs w:val="13"/>
              </w:rPr>
            </w:pPr>
            <w:ins w:id="8420" w:author="Sean de Noronha | DRG" w:date="2026-09-29T16:58:00Z" w16du:dateUtc="2026-09-29T14:58:00Z">
              <w:r>
                <w:rPr>
                  <w:rFonts w:cs="Arial"/>
                  <w:sz w:val="13"/>
                  <w:szCs w:val="13"/>
                </w:rPr>
                <w:t>90</w:t>
              </w:r>
            </w:ins>
          </w:p>
        </w:tc>
        <w:tc>
          <w:tcPr>
            <w:tcW w:w="500" w:type="dxa"/>
            <w:vAlign w:val="center"/>
          </w:tcPr>
          <w:p w14:paraId="5E0005F6" w14:textId="77777777" w:rsidR="00C60D85" w:rsidRDefault="00000000">
            <w:pPr>
              <w:spacing w:after="0"/>
              <w:rPr>
                <w:ins w:id="8421" w:author="Sean de Noronha | DRG" w:date="2026-09-29T16:58:00Z" w16du:dateUtc="2026-09-29T14:58:00Z"/>
                <w:rFonts w:cs="Arial"/>
                <w:sz w:val="13"/>
                <w:szCs w:val="13"/>
              </w:rPr>
            </w:pPr>
            <w:ins w:id="8422" w:author="Sean de Noronha | DRG" w:date="2026-09-29T16:58:00Z" w16du:dateUtc="2026-09-29T14:58:00Z">
              <w:r>
                <w:rPr>
                  <w:rFonts w:cs="Arial"/>
                  <w:sz w:val="13"/>
                  <w:szCs w:val="13"/>
                </w:rPr>
                <w:t>T2</w:t>
              </w:r>
            </w:ins>
          </w:p>
        </w:tc>
        <w:tc>
          <w:tcPr>
            <w:tcW w:w="660" w:type="dxa"/>
            <w:vAlign w:val="center"/>
          </w:tcPr>
          <w:p w14:paraId="5E0005F7" w14:textId="77777777" w:rsidR="00C60D85" w:rsidRDefault="00000000">
            <w:pPr>
              <w:spacing w:after="0"/>
              <w:rPr>
                <w:ins w:id="8423" w:author="Sean de Noronha | DRG" w:date="2026-09-29T16:58:00Z" w16du:dateUtc="2026-09-29T14:58:00Z"/>
                <w:rFonts w:cs="Arial"/>
                <w:sz w:val="13"/>
                <w:szCs w:val="13"/>
              </w:rPr>
            </w:pPr>
            <w:ins w:id="8424" w:author="Sean de Noronha | DRG" w:date="2026-09-29T16:58:00Z" w16du:dateUtc="2026-09-29T14:58:00Z">
              <w:r>
                <w:rPr>
                  <w:rFonts w:cs="Arial"/>
                  <w:sz w:val="13"/>
                  <w:szCs w:val="13"/>
                </w:rPr>
                <w:t>1</w:t>
              </w:r>
            </w:ins>
          </w:p>
        </w:tc>
        <w:tc>
          <w:tcPr>
            <w:tcW w:w="1920" w:type="dxa"/>
            <w:vAlign w:val="center"/>
          </w:tcPr>
          <w:p w14:paraId="5E0005F8" w14:textId="77777777" w:rsidR="00C60D85" w:rsidRDefault="00000000">
            <w:pPr>
              <w:spacing w:after="0"/>
              <w:rPr>
                <w:ins w:id="8425" w:author="Sean de Noronha | DRG" w:date="2026-09-29T16:58:00Z" w16du:dateUtc="2026-09-29T14:58:00Z"/>
                <w:rFonts w:cs="Arial"/>
                <w:sz w:val="13"/>
                <w:szCs w:val="13"/>
              </w:rPr>
            </w:pPr>
            <w:ins w:id="8426" w:author="Sean de Noronha | DRG" w:date="2026-09-29T16:58:00Z" w16du:dateUtc="2026-09-29T14:58:00Z">
              <w:r>
                <w:rPr>
                  <w:rFonts w:cs="Arial"/>
                  <w:sz w:val="13"/>
                  <w:szCs w:val="13"/>
                </w:rPr>
                <w:t>CSST, Manufacturer C, EHD 13</w:t>
              </w:r>
            </w:ins>
          </w:p>
        </w:tc>
        <w:tc>
          <w:tcPr>
            <w:tcW w:w="520" w:type="dxa"/>
            <w:vAlign w:val="center"/>
          </w:tcPr>
          <w:p w14:paraId="5E0005F9" w14:textId="77777777" w:rsidR="00C60D85" w:rsidRDefault="00000000">
            <w:pPr>
              <w:spacing w:after="0"/>
              <w:rPr>
                <w:ins w:id="8427" w:author="Sean de Noronha | DRG" w:date="2026-09-29T16:58:00Z" w16du:dateUtc="2026-09-29T14:58:00Z"/>
                <w:rFonts w:cs="Arial"/>
                <w:sz w:val="13"/>
                <w:szCs w:val="13"/>
              </w:rPr>
            </w:pPr>
            <w:ins w:id="8428" w:author="Sean de Noronha | DRG" w:date="2026-09-29T16:58:00Z" w16du:dateUtc="2026-09-29T14:58:00Z">
              <w:r>
                <w:rPr>
                  <w:rFonts w:cs="Arial"/>
                  <w:sz w:val="13"/>
                  <w:szCs w:val="13"/>
                </w:rPr>
                <w:t>NG</w:t>
              </w:r>
            </w:ins>
          </w:p>
        </w:tc>
        <w:tc>
          <w:tcPr>
            <w:tcW w:w="900" w:type="dxa"/>
            <w:vAlign w:val="center"/>
          </w:tcPr>
          <w:p w14:paraId="5E0005FA" w14:textId="77777777" w:rsidR="00C60D85" w:rsidRDefault="00000000">
            <w:pPr>
              <w:spacing w:after="0"/>
              <w:rPr>
                <w:ins w:id="8429" w:author="Sean de Noronha | DRG" w:date="2026-09-29T16:58:00Z" w16du:dateUtc="2026-09-29T14:58:00Z"/>
                <w:rFonts w:cs="Arial"/>
                <w:sz w:val="13"/>
                <w:szCs w:val="13"/>
              </w:rPr>
            </w:pPr>
            <w:ins w:id="8430" w:author="Sean de Noronha | DRG" w:date="2026-09-29T16:58:00Z" w16du:dateUtc="2026-09-29T14:58:00Z">
              <w:r>
                <w:rPr>
                  <w:rFonts w:cs="Arial"/>
                  <w:sz w:val="13"/>
                  <w:szCs w:val="13"/>
                </w:rPr>
                <w:t>1,750</w:t>
              </w:r>
            </w:ins>
          </w:p>
        </w:tc>
        <w:tc>
          <w:tcPr>
            <w:tcW w:w="800" w:type="dxa"/>
            <w:vAlign w:val="center"/>
          </w:tcPr>
          <w:p w14:paraId="5E0005FB" w14:textId="77777777" w:rsidR="00C60D85" w:rsidRDefault="00000000">
            <w:pPr>
              <w:spacing w:after="0"/>
              <w:rPr>
                <w:ins w:id="8431" w:author="Sean de Noronha | DRG" w:date="2026-09-29T16:58:00Z" w16du:dateUtc="2026-09-29T14:58:00Z"/>
                <w:rFonts w:cs="Arial"/>
                <w:sz w:val="13"/>
                <w:szCs w:val="13"/>
              </w:rPr>
            </w:pPr>
            <w:ins w:id="8432" w:author="Sean de Noronha | DRG" w:date="2026-09-29T16:58:00Z" w16du:dateUtc="2026-09-29T14:58:00Z">
              <w:r>
                <w:rPr>
                  <w:rFonts w:cs="Arial"/>
                  <w:sz w:val="13"/>
                  <w:szCs w:val="13"/>
                </w:rPr>
                <w:t>150 ft</w:t>
              </w:r>
            </w:ins>
          </w:p>
        </w:tc>
        <w:tc>
          <w:tcPr>
            <w:tcW w:w="880" w:type="dxa"/>
            <w:vAlign w:val="center"/>
          </w:tcPr>
          <w:p w14:paraId="5E0005FC" w14:textId="77777777" w:rsidR="00C60D85" w:rsidRDefault="00000000">
            <w:pPr>
              <w:spacing w:after="0"/>
              <w:rPr>
                <w:ins w:id="8433" w:author="Sean de Noronha | DRG" w:date="2026-09-29T16:58:00Z" w16du:dateUtc="2026-09-29T14:58:00Z"/>
                <w:rFonts w:cs="Arial"/>
                <w:sz w:val="13"/>
                <w:szCs w:val="13"/>
              </w:rPr>
            </w:pPr>
            <w:ins w:id="8434" w:author="Sean de Noronha | DRG" w:date="2026-09-29T16:58:00Z" w16du:dateUtc="2026-09-29T14:58:00Z">
              <w:r>
                <w:rPr>
                  <w:rFonts w:cs="Arial"/>
                  <w:sz w:val="13"/>
                  <w:szCs w:val="13"/>
                </w:rPr>
                <w:t>3.45</w:t>
              </w:r>
            </w:ins>
          </w:p>
        </w:tc>
        <w:tc>
          <w:tcPr>
            <w:tcW w:w="820" w:type="dxa"/>
            <w:vAlign w:val="center"/>
          </w:tcPr>
          <w:p w14:paraId="5E0005FD" w14:textId="77777777" w:rsidR="00C60D85" w:rsidRDefault="00000000">
            <w:pPr>
              <w:spacing w:after="0"/>
              <w:rPr>
                <w:ins w:id="8435" w:author="Sean de Noronha | DRG" w:date="2026-09-29T16:58:00Z" w16du:dateUtc="2026-09-29T14:58:00Z"/>
                <w:rFonts w:cs="Arial"/>
                <w:sz w:val="13"/>
                <w:szCs w:val="13"/>
              </w:rPr>
            </w:pPr>
            <w:ins w:id="8436" w:author="Sean de Noronha | DRG" w:date="2026-09-29T16:58:00Z" w16du:dateUtc="2026-09-29T14:58:00Z">
              <w:r>
                <w:rPr>
                  <w:rFonts w:cs="Arial"/>
                  <w:sz w:val="13"/>
                  <w:szCs w:val="13"/>
                </w:rPr>
                <w:t>1,490</w:t>
              </w:r>
            </w:ins>
          </w:p>
        </w:tc>
        <w:tc>
          <w:tcPr>
            <w:tcW w:w="1100" w:type="dxa"/>
            <w:vAlign w:val="center"/>
          </w:tcPr>
          <w:p w14:paraId="5E0005FE" w14:textId="77777777" w:rsidR="00C60D85" w:rsidRDefault="00000000">
            <w:pPr>
              <w:spacing w:after="0"/>
              <w:rPr>
                <w:ins w:id="8437" w:author="Sean de Noronha | DRG" w:date="2026-09-29T16:58:00Z" w16du:dateUtc="2026-09-29T14:58:00Z"/>
                <w:rFonts w:cs="Arial"/>
                <w:sz w:val="13"/>
                <w:szCs w:val="13"/>
              </w:rPr>
            </w:pPr>
            <w:ins w:id="8438" w:author="Sean de Noronha | DRG" w:date="2026-09-29T16:58:00Z" w16du:dateUtc="2026-09-29T14:58:00Z">
              <w:r>
                <w:rPr>
                  <w:rFonts w:cs="Arial"/>
                  <w:sz w:val="13"/>
                  <w:szCs w:val="13"/>
                </w:rPr>
                <w:t>15.7 (33.2)</w:t>
              </w:r>
            </w:ins>
          </w:p>
        </w:tc>
        <w:tc>
          <w:tcPr>
            <w:tcW w:w="700" w:type="dxa"/>
            <w:vAlign w:val="center"/>
          </w:tcPr>
          <w:p w14:paraId="5E0005FF" w14:textId="77777777" w:rsidR="00C60D85" w:rsidRDefault="00000000">
            <w:pPr>
              <w:spacing w:after="0"/>
              <w:rPr>
                <w:ins w:id="8439" w:author="Sean de Noronha | DRG" w:date="2026-09-29T16:58:00Z" w16du:dateUtc="2026-09-29T14:58:00Z"/>
                <w:rFonts w:cs="Arial"/>
                <w:sz w:val="13"/>
                <w:szCs w:val="13"/>
              </w:rPr>
            </w:pPr>
            <w:ins w:id="8440" w:author="Sean de Noronha | DRG" w:date="2026-09-29T16:58:00Z" w16du:dateUtc="2026-09-29T14:58:00Z">
              <w:r>
                <w:rPr>
                  <w:rFonts w:cs="Arial"/>
                  <w:sz w:val="13"/>
                  <w:szCs w:val="13"/>
                </w:rPr>
                <w:t>2.45</w:t>
              </w:r>
            </w:ins>
          </w:p>
        </w:tc>
      </w:tr>
      <w:tr w:rsidR="00C60D85" w14:paraId="4A7745BC" w14:textId="77777777">
        <w:trPr>
          <w:jc w:val="center"/>
          <w:ins w:id="8441" w:author="Sean de Noronha | DRG" w:date="2026-09-29T16:58:00Z"/>
        </w:trPr>
        <w:tc>
          <w:tcPr>
            <w:tcW w:w="560" w:type="dxa"/>
            <w:vAlign w:val="center"/>
          </w:tcPr>
          <w:p w14:paraId="5E000600" w14:textId="77777777" w:rsidR="00C60D85" w:rsidRDefault="00000000">
            <w:pPr>
              <w:spacing w:after="0"/>
              <w:rPr>
                <w:ins w:id="8442" w:author="Sean de Noronha | DRG" w:date="2026-09-29T16:58:00Z" w16du:dateUtc="2026-09-29T14:58:00Z"/>
                <w:rFonts w:cs="Arial"/>
                <w:sz w:val="13"/>
                <w:szCs w:val="13"/>
              </w:rPr>
            </w:pPr>
            <w:ins w:id="8443" w:author="Sean de Noronha | DRG" w:date="2026-09-29T16:58:00Z" w16du:dateUtc="2026-09-29T14:58:00Z">
              <w:r>
                <w:rPr>
                  <w:rFonts w:cs="Arial"/>
                  <w:sz w:val="13"/>
                  <w:szCs w:val="13"/>
                </w:rPr>
                <w:t>91</w:t>
              </w:r>
            </w:ins>
          </w:p>
        </w:tc>
        <w:tc>
          <w:tcPr>
            <w:tcW w:w="500" w:type="dxa"/>
            <w:vAlign w:val="center"/>
          </w:tcPr>
          <w:p w14:paraId="5E000601" w14:textId="77777777" w:rsidR="00C60D85" w:rsidRDefault="00000000">
            <w:pPr>
              <w:spacing w:after="0"/>
              <w:rPr>
                <w:ins w:id="8444" w:author="Sean de Noronha | DRG" w:date="2026-09-29T16:58:00Z" w16du:dateUtc="2026-09-29T14:58:00Z"/>
                <w:rFonts w:cs="Arial"/>
                <w:sz w:val="13"/>
                <w:szCs w:val="13"/>
              </w:rPr>
            </w:pPr>
            <w:ins w:id="8445" w:author="Sean de Noronha | DRG" w:date="2026-09-29T16:58:00Z" w16du:dateUtc="2026-09-29T14:58:00Z">
              <w:r>
                <w:rPr>
                  <w:rFonts w:cs="Arial"/>
                  <w:sz w:val="13"/>
                  <w:szCs w:val="13"/>
                </w:rPr>
                <w:t>T2</w:t>
              </w:r>
            </w:ins>
          </w:p>
        </w:tc>
        <w:tc>
          <w:tcPr>
            <w:tcW w:w="660" w:type="dxa"/>
            <w:vAlign w:val="center"/>
          </w:tcPr>
          <w:p w14:paraId="5E000602" w14:textId="77777777" w:rsidR="00C60D85" w:rsidRDefault="00000000">
            <w:pPr>
              <w:spacing w:after="0"/>
              <w:rPr>
                <w:ins w:id="8446" w:author="Sean de Noronha | DRG" w:date="2026-09-29T16:58:00Z" w16du:dateUtc="2026-09-29T14:58:00Z"/>
                <w:rFonts w:cs="Arial"/>
                <w:sz w:val="13"/>
                <w:szCs w:val="13"/>
              </w:rPr>
            </w:pPr>
            <w:ins w:id="8447" w:author="Sean de Noronha | DRG" w:date="2026-09-29T16:58:00Z" w16du:dateUtc="2026-09-29T14:58:00Z">
              <w:r>
                <w:rPr>
                  <w:rFonts w:cs="Arial"/>
                  <w:sz w:val="13"/>
                  <w:szCs w:val="13"/>
                </w:rPr>
                <w:t>1</w:t>
              </w:r>
            </w:ins>
          </w:p>
        </w:tc>
        <w:tc>
          <w:tcPr>
            <w:tcW w:w="1920" w:type="dxa"/>
            <w:vAlign w:val="center"/>
          </w:tcPr>
          <w:p w14:paraId="5E000603" w14:textId="77777777" w:rsidR="00C60D85" w:rsidRDefault="00000000">
            <w:pPr>
              <w:spacing w:after="0"/>
              <w:rPr>
                <w:ins w:id="8448" w:author="Sean de Noronha | DRG" w:date="2026-09-29T16:58:00Z" w16du:dateUtc="2026-09-29T14:58:00Z"/>
                <w:rFonts w:cs="Arial"/>
                <w:sz w:val="13"/>
                <w:szCs w:val="13"/>
              </w:rPr>
            </w:pPr>
            <w:ins w:id="8449" w:author="Sean de Noronha | DRG" w:date="2026-09-29T16:58:00Z" w16du:dateUtc="2026-09-29T14:58:00Z">
              <w:r>
                <w:rPr>
                  <w:rFonts w:cs="Arial"/>
                  <w:sz w:val="13"/>
                  <w:szCs w:val="13"/>
                </w:rPr>
                <w:t>CSST, Manufacturer C, EHD 13</w:t>
              </w:r>
            </w:ins>
          </w:p>
        </w:tc>
        <w:tc>
          <w:tcPr>
            <w:tcW w:w="520" w:type="dxa"/>
            <w:vAlign w:val="center"/>
          </w:tcPr>
          <w:p w14:paraId="5E000604" w14:textId="77777777" w:rsidR="00C60D85" w:rsidRDefault="00000000">
            <w:pPr>
              <w:spacing w:after="0"/>
              <w:rPr>
                <w:ins w:id="8450" w:author="Sean de Noronha | DRG" w:date="2026-09-29T16:58:00Z" w16du:dateUtc="2026-09-29T14:58:00Z"/>
                <w:rFonts w:cs="Arial"/>
                <w:sz w:val="13"/>
                <w:szCs w:val="13"/>
              </w:rPr>
            </w:pPr>
            <w:ins w:id="8451" w:author="Sean de Noronha | DRG" w:date="2026-09-29T16:58:00Z" w16du:dateUtc="2026-09-29T14:58:00Z">
              <w:r>
                <w:rPr>
                  <w:rFonts w:cs="Arial"/>
                  <w:sz w:val="13"/>
                  <w:szCs w:val="13"/>
                </w:rPr>
                <w:t>NG</w:t>
              </w:r>
            </w:ins>
          </w:p>
        </w:tc>
        <w:tc>
          <w:tcPr>
            <w:tcW w:w="900" w:type="dxa"/>
            <w:vAlign w:val="center"/>
          </w:tcPr>
          <w:p w14:paraId="5E000605" w14:textId="77777777" w:rsidR="00C60D85" w:rsidRDefault="00000000">
            <w:pPr>
              <w:spacing w:after="0"/>
              <w:rPr>
                <w:ins w:id="8452" w:author="Sean de Noronha | DRG" w:date="2026-09-29T16:58:00Z" w16du:dateUtc="2026-09-29T14:58:00Z"/>
                <w:rFonts w:cs="Arial"/>
                <w:sz w:val="13"/>
                <w:szCs w:val="13"/>
              </w:rPr>
            </w:pPr>
            <w:ins w:id="8453" w:author="Sean de Noronha | DRG" w:date="2026-09-29T16:58:00Z" w16du:dateUtc="2026-09-29T14:58:00Z">
              <w:r>
                <w:rPr>
                  <w:rFonts w:cs="Arial"/>
                  <w:sz w:val="13"/>
                  <w:szCs w:val="13"/>
                </w:rPr>
                <w:t>1,620</w:t>
              </w:r>
            </w:ins>
          </w:p>
        </w:tc>
        <w:tc>
          <w:tcPr>
            <w:tcW w:w="800" w:type="dxa"/>
            <w:vAlign w:val="center"/>
          </w:tcPr>
          <w:p w14:paraId="5E000606" w14:textId="77777777" w:rsidR="00C60D85" w:rsidRDefault="00000000">
            <w:pPr>
              <w:spacing w:after="0"/>
              <w:rPr>
                <w:ins w:id="8454" w:author="Sean de Noronha | DRG" w:date="2026-09-29T16:58:00Z" w16du:dateUtc="2026-09-29T14:58:00Z"/>
                <w:rFonts w:cs="Arial"/>
                <w:sz w:val="13"/>
                <w:szCs w:val="13"/>
              </w:rPr>
            </w:pPr>
            <w:ins w:id="8455" w:author="Sean de Noronha | DRG" w:date="2026-09-29T16:58:00Z" w16du:dateUtc="2026-09-29T14:58:00Z">
              <w:r>
                <w:rPr>
                  <w:rFonts w:cs="Arial"/>
                  <w:sz w:val="13"/>
                  <w:szCs w:val="13"/>
                </w:rPr>
                <w:t>200 ft</w:t>
              </w:r>
            </w:ins>
          </w:p>
        </w:tc>
        <w:tc>
          <w:tcPr>
            <w:tcW w:w="880" w:type="dxa"/>
            <w:vAlign w:val="center"/>
          </w:tcPr>
          <w:p w14:paraId="5E000607" w14:textId="77777777" w:rsidR="00C60D85" w:rsidRDefault="00000000">
            <w:pPr>
              <w:spacing w:after="0"/>
              <w:rPr>
                <w:ins w:id="8456" w:author="Sean de Noronha | DRG" w:date="2026-09-29T16:58:00Z" w16du:dateUtc="2026-09-29T14:58:00Z"/>
                <w:rFonts w:cs="Arial"/>
                <w:sz w:val="13"/>
                <w:szCs w:val="13"/>
              </w:rPr>
            </w:pPr>
            <w:ins w:id="8457" w:author="Sean de Noronha | DRG" w:date="2026-09-29T16:58:00Z" w16du:dateUtc="2026-09-29T14:58:00Z">
              <w:r>
                <w:rPr>
                  <w:rFonts w:cs="Arial"/>
                  <w:sz w:val="13"/>
                  <w:szCs w:val="13"/>
                </w:rPr>
                <w:t>3.45</w:t>
              </w:r>
            </w:ins>
          </w:p>
        </w:tc>
        <w:tc>
          <w:tcPr>
            <w:tcW w:w="820" w:type="dxa"/>
            <w:vAlign w:val="center"/>
          </w:tcPr>
          <w:p w14:paraId="5E000608" w14:textId="77777777" w:rsidR="00C60D85" w:rsidRDefault="00000000">
            <w:pPr>
              <w:spacing w:after="0"/>
              <w:rPr>
                <w:ins w:id="8458" w:author="Sean de Noronha | DRG" w:date="2026-09-29T16:58:00Z" w16du:dateUtc="2026-09-29T14:58:00Z"/>
                <w:rFonts w:cs="Arial"/>
                <w:sz w:val="13"/>
                <w:szCs w:val="13"/>
              </w:rPr>
            </w:pPr>
            <w:ins w:id="8459" w:author="Sean de Noronha | DRG" w:date="2026-09-29T16:58:00Z" w16du:dateUtc="2026-09-29T14:58:00Z">
              <w:r>
                <w:rPr>
                  <w:rFonts w:cs="Arial"/>
                  <w:sz w:val="13"/>
                  <w:szCs w:val="13"/>
                </w:rPr>
                <w:t>1,490</w:t>
              </w:r>
            </w:ins>
          </w:p>
        </w:tc>
        <w:tc>
          <w:tcPr>
            <w:tcW w:w="1100" w:type="dxa"/>
            <w:vAlign w:val="center"/>
          </w:tcPr>
          <w:p w14:paraId="5E000609" w14:textId="77777777" w:rsidR="00C60D85" w:rsidRDefault="00000000">
            <w:pPr>
              <w:spacing w:after="0"/>
              <w:rPr>
                <w:ins w:id="8460" w:author="Sean de Noronha | DRG" w:date="2026-09-29T16:58:00Z" w16du:dateUtc="2026-09-29T14:58:00Z"/>
                <w:rFonts w:cs="Arial"/>
                <w:sz w:val="13"/>
                <w:szCs w:val="13"/>
              </w:rPr>
            </w:pPr>
            <w:ins w:id="8461" w:author="Sean de Noronha | DRG" w:date="2026-09-29T16:58:00Z" w16du:dateUtc="2026-09-29T14:58:00Z">
              <w:r>
                <w:rPr>
                  <w:rFonts w:cs="Arial"/>
                  <w:sz w:val="13"/>
                  <w:szCs w:val="13"/>
                </w:rPr>
                <w:t>14.5 (30.7)</w:t>
              </w:r>
            </w:ins>
          </w:p>
        </w:tc>
        <w:tc>
          <w:tcPr>
            <w:tcW w:w="700" w:type="dxa"/>
            <w:vAlign w:val="center"/>
          </w:tcPr>
          <w:p w14:paraId="5E00060A" w14:textId="77777777" w:rsidR="00C60D85" w:rsidRDefault="00000000">
            <w:pPr>
              <w:spacing w:after="0"/>
              <w:rPr>
                <w:ins w:id="8462" w:author="Sean de Noronha | DRG" w:date="2026-09-29T16:58:00Z" w16du:dateUtc="2026-09-29T14:58:00Z"/>
                <w:rFonts w:cs="Arial"/>
                <w:sz w:val="13"/>
                <w:szCs w:val="13"/>
              </w:rPr>
            </w:pPr>
            <w:ins w:id="8463" w:author="Sean de Noronha | DRG" w:date="2026-09-29T16:58:00Z" w16du:dateUtc="2026-09-29T14:58:00Z">
              <w:r>
                <w:rPr>
                  <w:rFonts w:cs="Arial"/>
                  <w:sz w:val="13"/>
                  <w:szCs w:val="13"/>
                </w:rPr>
                <w:t>2.27</w:t>
              </w:r>
            </w:ins>
          </w:p>
        </w:tc>
      </w:tr>
      <w:tr w:rsidR="00C60D85" w14:paraId="5CBB2991" w14:textId="77777777">
        <w:trPr>
          <w:jc w:val="center"/>
          <w:ins w:id="8464" w:author="Sean de Noronha | DRG" w:date="2026-09-29T16:58:00Z"/>
        </w:trPr>
        <w:tc>
          <w:tcPr>
            <w:tcW w:w="560" w:type="dxa"/>
            <w:vAlign w:val="center"/>
          </w:tcPr>
          <w:p w14:paraId="5E00060B" w14:textId="77777777" w:rsidR="00C60D85" w:rsidRDefault="00000000">
            <w:pPr>
              <w:spacing w:after="0"/>
              <w:rPr>
                <w:ins w:id="8465" w:author="Sean de Noronha | DRG" w:date="2026-09-29T16:58:00Z" w16du:dateUtc="2026-09-29T14:58:00Z"/>
                <w:rFonts w:cs="Arial"/>
                <w:sz w:val="13"/>
                <w:szCs w:val="13"/>
              </w:rPr>
            </w:pPr>
            <w:ins w:id="8466" w:author="Sean de Noronha | DRG" w:date="2026-09-29T16:58:00Z" w16du:dateUtc="2026-09-29T14:58:00Z">
              <w:r>
                <w:rPr>
                  <w:rFonts w:cs="Arial"/>
                  <w:sz w:val="13"/>
                  <w:szCs w:val="13"/>
                </w:rPr>
                <w:t>92</w:t>
              </w:r>
            </w:ins>
          </w:p>
        </w:tc>
        <w:tc>
          <w:tcPr>
            <w:tcW w:w="500" w:type="dxa"/>
            <w:vAlign w:val="center"/>
          </w:tcPr>
          <w:p w14:paraId="5E00060C" w14:textId="77777777" w:rsidR="00C60D85" w:rsidRDefault="00000000">
            <w:pPr>
              <w:spacing w:after="0"/>
              <w:rPr>
                <w:ins w:id="8467" w:author="Sean de Noronha | DRG" w:date="2026-09-29T16:58:00Z" w16du:dateUtc="2026-09-29T14:58:00Z"/>
                <w:rFonts w:cs="Arial"/>
                <w:sz w:val="13"/>
                <w:szCs w:val="13"/>
              </w:rPr>
            </w:pPr>
            <w:ins w:id="8468" w:author="Sean de Noronha | DRG" w:date="2026-09-29T16:58:00Z" w16du:dateUtc="2026-09-29T14:58:00Z">
              <w:r>
                <w:rPr>
                  <w:rFonts w:cs="Arial"/>
                  <w:sz w:val="13"/>
                  <w:szCs w:val="13"/>
                </w:rPr>
                <w:t>T2</w:t>
              </w:r>
            </w:ins>
          </w:p>
        </w:tc>
        <w:tc>
          <w:tcPr>
            <w:tcW w:w="660" w:type="dxa"/>
            <w:vAlign w:val="center"/>
          </w:tcPr>
          <w:p w14:paraId="5E00060D" w14:textId="77777777" w:rsidR="00C60D85" w:rsidRDefault="00000000">
            <w:pPr>
              <w:spacing w:after="0"/>
              <w:rPr>
                <w:ins w:id="8469" w:author="Sean de Noronha | DRG" w:date="2026-09-29T16:58:00Z" w16du:dateUtc="2026-09-29T14:58:00Z"/>
                <w:rFonts w:cs="Arial"/>
                <w:sz w:val="13"/>
                <w:szCs w:val="13"/>
              </w:rPr>
            </w:pPr>
            <w:ins w:id="8470" w:author="Sean de Noronha | DRG" w:date="2026-09-29T16:58:00Z" w16du:dateUtc="2026-09-29T14:58:00Z">
              <w:r>
                <w:rPr>
                  <w:rFonts w:cs="Arial"/>
                  <w:sz w:val="13"/>
                  <w:szCs w:val="13"/>
                </w:rPr>
                <w:t>1</w:t>
              </w:r>
            </w:ins>
          </w:p>
        </w:tc>
        <w:tc>
          <w:tcPr>
            <w:tcW w:w="1920" w:type="dxa"/>
            <w:vAlign w:val="center"/>
          </w:tcPr>
          <w:p w14:paraId="5E00060E" w14:textId="77777777" w:rsidR="00C60D85" w:rsidRDefault="00000000">
            <w:pPr>
              <w:spacing w:after="0"/>
              <w:rPr>
                <w:ins w:id="8471" w:author="Sean de Noronha | DRG" w:date="2026-09-29T16:58:00Z" w16du:dateUtc="2026-09-29T14:58:00Z"/>
                <w:rFonts w:cs="Arial"/>
                <w:sz w:val="13"/>
                <w:szCs w:val="13"/>
              </w:rPr>
            </w:pPr>
            <w:ins w:id="8472" w:author="Sean de Noronha | DRG" w:date="2026-09-29T16:58:00Z" w16du:dateUtc="2026-09-29T14:58:00Z">
              <w:r>
                <w:rPr>
                  <w:rFonts w:cs="Arial"/>
                  <w:sz w:val="13"/>
                  <w:szCs w:val="13"/>
                </w:rPr>
                <w:t>CSST, Manufacturer C, EHD 13</w:t>
              </w:r>
            </w:ins>
          </w:p>
        </w:tc>
        <w:tc>
          <w:tcPr>
            <w:tcW w:w="520" w:type="dxa"/>
            <w:vAlign w:val="center"/>
          </w:tcPr>
          <w:p w14:paraId="5E00060F" w14:textId="77777777" w:rsidR="00C60D85" w:rsidRDefault="00000000">
            <w:pPr>
              <w:spacing w:after="0"/>
              <w:rPr>
                <w:ins w:id="8473" w:author="Sean de Noronha | DRG" w:date="2026-09-29T16:58:00Z" w16du:dateUtc="2026-09-29T14:58:00Z"/>
                <w:rFonts w:cs="Arial"/>
                <w:sz w:val="13"/>
                <w:szCs w:val="13"/>
              </w:rPr>
            </w:pPr>
            <w:ins w:id="8474" w:author="Sean de Noronha | DRG" w:date="2026-09-29T16:58:00Z" w16du:dateUtc="2026-09-29T14:58:00Z">
              <w:r>
                <w:rPr>
                  <w:rFonts w:cs="Arial"/>
                  <w:sz w:val="13"/>
                  <w:szCs w:val="13"/>
                </w:rPr>
                <w:t>NG</w:t>
              </w:r>
            </w:ins>
          </w:p>
        </w:tc>
        <w:tc>
          <w:tcPr>
            <w:tcW w:w="900" w:type="dxa"/>
            <w:vAlign w:val="center"/>
          </w:tcPr>
          <w:p w14:paraId="5E000610" w14:textId="77777777" w:rsidR="00C60D85" w:rsidRDefault="00000000">
            <w:pPr>
              <w:spacing w:after="0"/>
              <w:rPr>
                <w:ins w:id="8475" w:author="Sean de Noronha | DRG" w:date="2026-09-29T16:58:00Z" w16du:dateUtc="2026-09-29T14:58:00Z"/>
                <w:rFonts w:cs="Arial"/>
                <w:sz w:val="13"/>
                <w:szCs w:val="13"/>
              </w:rPr>
            </w:pPr>
            <w:ins w:id="8476" w:author="Sean de Noronha | DRG" w:date="2026-09-29T16:58:00Z" w16du:dateUtc="2026-09-29T14:58:00Z">
              <w:r>
                <w:rPr>
                  <w:rFonts w:cs="Arial"/>
                  <w:sz w:val="13"/>
                  <w:szCs w:val="13"/>
                </w:rPr>
                <w:t>1,590</w:t>
              </w:r>
            </w:ins>
          </w:p>
        </w:tc>
        <w:tc>
          <w:tcPr>
            <w:tcW w:w="800" w:type="dxa"/>
            <w:vAlign w:val="center"/>
          </w:tcPr>
          <w:p w14:paraId="5E000611" w14:textId="77777777" w:rsidR="00C60D85" w:rsidRDefault="00000000">
            <w:pPr>
              <w:spacing w:after="0"/>
              <w:rPr>
                <w:ins w:id="8477" w:author="Sean de Noronha | DRG" w:date="2026-09-29T16:58:00Z" w16du:dateUtc="2026-09-29T14:58:00Z"/>
                <w:rFonts w:cs="Arial"/>
                <w:sz w:val="13"/>
                <w:szCs w:val="13"/>
              </w:rPr>
            </w:pPr>
            <w:ins w:id="8478" w:author="Sean de Noronha | DRG" w:date="2026-09-29T16:58:00Z" w16du:dateUtc="2026-09-29T14:58:00Z">
              <w:r>
                <w:rPr>
                  <w:rFonts w:cs="Arial"/>
                  <w:sz w:val="13"/>
                  <w:szCs w:val="13"/>
                </w:rPr>
                <w:t>240 ft</w:t>
              </w:r>
            </w:ins>
          </w:p>
        </w:tc>
        <w:tc>
          <w:tcPr>
            <w:tcW w:w="880" w:type="dxa"/>
            <w:vAlign w:val="center"/>
          </w:tcPr>
          <w:p w14:paraId="5E000612" w14:textId="77777777" w:rsidR="00C60D85" w:rsidRDefault="00000000">
            <w:pPr>
              <w:spacing w:after="0"/>
              <w:rPr>
                <w:ins w:id="8479" w:author="Sean de Noronha | DRG" w:date="2026-09-29T16:58:00Z" w16du:dateUtc="2026-09-29T14:58:00Z"/>
                <w:rFonts w:cs="Arial"/>
                <w:sz w:val="13"/>
                <w:szCs w:val="13"/>
              </w:rPr>
            </w:pPr>
            <w:ins w:id="8480" w:author="Sean de Noronha | DRG" w:date="2026-09-29T16:58:00Z" w16du:dateUtc="2026-09-29T14:58:00Z">
              <w:r>
                <w:rPr>
                  <w:rFonts w:cs="Arial"/>
                  <w:sz w:val="13"/>
                  <w:szCs w:val="13"/>
                </w:rPr>
                <w:t>3.45</w:t>
              </w:r>
            </w:ins>
          </w:p>
        </w:tc>
        <w:tc>
          <w:tcPr>
            <w:tcW w:w="820" w:type="dxa"/>
            <w:vAlign w:val="center"/>
          </w:tcPr>
          <w:p w14:paraId="5E000613" w14:textId="77777777" w:rsidR="00C60D85" w:rsidRDefault="00000000">
            <w:pPr>
              <w:spacing w:after="0"/>
              <w:rPr>
                <w:ins w:id="8481" w:author="Sean de Noronha | DRG" w:date="2026-09-29T16:58:00Z" w16du:dateUtc="2026-09-29T14:58:00Z"/>
                <w:rFonts w:cs="Arial"/>
                <w:sz w:val="13"/>
                <w:szCs w:val="13"/>
              </w:rPr>
            </w:pPr>
            <w:ins w:id="8482" w:author="Sean de Noronha | DRG" w:date="2026-09-29T16:58:00Z" w16du:dateUtc="2026-09-29T14:58:00Z">
              <w:r>
                <w:rPr>
                  <w:rFonts w:cs="Arial"/>
                  <w:sz w:val="13"/>
                  <w:szCs w:val="13"/>
                </w:rPr>
                <w:t>1,490</w:t>
              </w:r>
            </w:ins>
          </w:p>
        </w:tc>
        <w:tc>
          <w:tcPr>
            <w:tcW w:w="1100" w:type="dxa"/>
            <w:vAlign w:val="center"/>
          </w:tcPr>
          <w:p w14:paraId="5E000614" w14:textId="77777777" w:rsidR="00C60D85" w:rsidRDefault="00000000">
            <w:pPr>
              <w:spacing w:after="0"/>
              <w:rPr>
                <w:ins w:id="8483" w:author="Sean de Noronha | DRG" w:date="2026-09-29T16:58:00Z" w16du:dateUtc="2026-09-29T14:58:00Z"/>
                <w:rFonts w:cs="Arial"/>
                <w:sz w:val="13"/>
                <w:szCs w:val="13"/>
              </w:rPr>
            </w:pPr>
            <w:ins w:id="8484" w:author="Sean de Noronha | DRG" w:date="2026-09-29T16:58:00Z" w16du:dateUtc="2026-09-29T14:58:00Z">
              <w:r>
                <w:rPr>
                  <w:rFonts w:cs="Arial"/>
                  <w:sz w:val="13"/>
                  <w:szCs w:val="13"/>
                </w:rPr>
                <w:t>14.2 (30.1)</w:t>
              </w:r>
            </w:ins>
          </w:p>
        </w:tc>
        <w:tc>
          <w:tcPr>
            <w:tcW w:w="700" w:type="dxa"/>
            <w:vAlign w:val="center"/>
          </w:tcPr>
          <w:p w14:paraId="5E000615" w14:textId="77777777" w:rsidR="00C60D85" w:rsidRDefault="00000000">
            <w:pPr>
              <w:spacing w:after="0"/>
              <w:rPr>
                <w:ins w:id="8485" w:author="Sean de Noronha | DRG" w:date="2026-09-29T16:58:00Z" w16du:dateUtc="2026-09-29T14:58:00Z"/>
                <w:rFonts w:cs="Arial"/>
                <w:sz w:val="13"/>
                <w:szCs w:val="13"/>
              </w:rPr>
            </w:pPr>
            <w:ins w:id="8486" w:author="Sean de Noronha | DRG" w:date="2026-09-29T16:58:00Z" w16du:dateUtc="2026-09-29T14:58:00Z">
              <w:r>
                <w:rPr>
                  <w:rFonts w:cs="Arial"/>
                  <w:sz w:val="13"/>
                  <w:szCs w:val="13"/>
                </w:rPr>
                <w:t>2.23</w:t>
              </w:r>
            </w:ins>
          </w:p>
        </w:tc>
      </w:tr>
      <w:tr w:rsidR="00C60D85" w14:paraId="13368B93" w14:textId="77777777">
        <w:trPr>
          <w:jc w:val="center"/>
          <w:ins w:id="8487" w:author="Sean de Noronha | DRG" w:date="2026-09-29T16:58:00Z"/>
        </w:trPr>
        <w:tc>
          <w:tcPr>
            <w:tcW w:w="560" w:type="dxa"/>
            <w:vAlign w:val="center"/>
          </w:tcPr>
          <w:p w14:paraId="5E000616" w14:textId="77777777" w:rsidR="00C60D85" w:rsidRDefault="00000000">
            <w:pPr>
              <w:spacing w:after="0"/>
              <w:rPr>
                <w:ins w:id="8488" w:author="Sean de Noronha | DRG" w:date="2026-09-29T16:58:00Z" w16du:dateUtc="2026-09-29T14:58:00Z"/>
                <w:rFonts w:cs="Arial"/>
                <w:sz w:val="13"/>
                <w:szCs w:val="13"/>
              </w:rPr>
            </w:pPr>
            <w:ins w:id="8489" w:author="Sean de Noronha | DRG" w:date="2026-09-29T16:58:00Z" w16du:dateUtc="2026-09-29T14:58:00Z">
              <w:r>
                <w:rPr>
                  <w:rFonts w:cs="Arial"/>
                  <w:sz w:val="13"/>
                  <w:szCs w:val="13"/>
                </w:rPr>
                <w:t>93</w:t>
              </w:r>
            </w:ins>
          </w:p>
        </w:tc>
        <w:tc>
          <w:tcPr>
            <w:tcW w:w="500" w:type="dxa"/>
            <w:vAlign w:val="center"/>
          </w:tcPr>
          <w:p w14:paraId="5E000617" w14:textId="77777777" w:rsidR="00C60D85" w:rsidRDefault="00000000">
            <w:pPr>
              <w:spacing w:after="0"/>
              <w:rPr>
                <w:ins w:id="8490" w:author="Sean de Noronha | DRG" w:date="2026-09-29T16:58:00Z" w16du:dateUtc="2026-09-29T14:58:00Z"/>
                <w:rFonts w:cs="Arial"/>
                <w:sz w:val="13"/>
                <w:szCs w:val="13"/>
              </w:rPr>
            </w:pPr>
            <w:ins w:id="8491" w:author="Sean de Noronha | DRG" w:date="2026-09-29T16:58:00Z" w16du:dateUtc="2026-09-29T14:58:00Z">
              <w:r>
                <w:rPr>
                  <w:rFonts w:cs="Arial"/>
                  <w:sz w:val="13"/>
                  <w:szCs w:val="13"/>
                </w:rPr>
                <w:t>T2</w:t>
              </w:r>
            </w:ins>
          </w:p>
        </w:tc>
        <w:tc>
          <w:tcPr>
            <w:tcW w:w="660" w:type="dxa"/>
            <w:vAlign w:val="center"/>
          </w:tcPr>
          <w:p w14:paraId="5E000618" w14:textId="77777777" w:rsidR="00C60D85" w:rsidRDefault="00000000">
            <w:pPr>
              <w:spacing w:after="0"/>
              <w:rPr>
                <w:ins w:id="8492" w:author="Sean de Noronha | DRG" w:date="2026-09-29T16:58:00Z" w16du:dateUtc="2026-09-29T14:58:00Z"/>
                <w:rFonts w:cs="Arial"/>
                <w:sz w:val="13"/>
                <w:szCs w:val="13"/>
              </w:rPr>
            </w:pPr>
            <w:ins w:id="8493" w:author="Sean de Noronha | DRG" w:date="2026-09-29T16:58:00Z" w16du:dateUtc="2026-09-29T14:58:00Z">
              <w:r>
                <w:rPr>
                  <w:rFonts w:cs="Arial"/>
                  <w:sz w:val="13"/>
                  <w:szCs w:val="13"/>
                </w:rPr>
                <w:t>1</w:t>
              </w:r>
            </w:ins>
          </w:p>
        </w:tc>
        <w:tc>
          <w:tcPr>
            <w:tcW w:w="1920" w:type="dxa"/>
            <w:vAlign w:val="center"/>
          </w:tcPr>
          <w:p w14:paraId="5E000619" w14:textId="77777777" w:rsidR="00C60D85" w:rsidRDefault="00000000">
            <w:pPr>
              <w:spacing w:after="0"/>
              <w:rPr>
                <w:ins w:id="8494" w:author="Sean de Noronha | DRG" w:date="2026-09-29T16:58:00Z" w16du:dateUtc="2026-09-29T14:58:00Z"/>
                <w:rFonts w:cs="Arial"/>
                <w:sz w:val="13"/>
                <w:szCs w:val="13"/>
              </w:rPr>
            </w:pPr>
            <w:ins w:id="8495" w:author="Sean de Noronha | DRG" w:date="2026-09-29T16:58:00Z" w16du:dateUtc="2026-09-29T14:58:00Z">
              <w:r>
                <w:rPr>
                  <w:rFonts w:cs="Arial"/>
                  <w:sz w:val="13"/>
                  <w:szCs w:val="13"/>
                </w:rPr>
                <w:t>CSST, Manufacturer C, EHD 13</w:t>
              </w:r>
            </w:ins>
          </w:p>
        </w:tc>
        <w:tc>
          <w:tcPr>
            <w:tcW w:w="520" w:type="dxa"/>
            <w:vAlign w:val="center"/>
          </w:tcPr>
          <w:p w14:paraId="5E00061A" w14:textId="77777777" w:rsidR="00C60D85" w:rsidRDefault="00000000">
            <w:pPr>
              <w:spacing w:after="0"/>
              <w:rPr>
                <w:ins w:id="8496" w:author="Sean de Noronha | DRG" w:date="2026-09-29T16:58:00Z" w16du:dateUtc="2026-09-29T14:58:00Z"/>
                <w:rFonts w:cs="Arial"/>
                <w:sz w:val="13"/>
                <w:szCs w:val="13"/>
              </w:rPr>
            </w:pPr>
            <w:ins w:id="8497" w:author="Sean de Noronha | DRG" w:date="2026-09-29T16:58:00Z" w16du:dateUtc="2026-09-29T14:58:00Z">
              <w:r>
                <w:rPr>
                  <w:rFonts w:cs="Arial"/>
                  <w:sz w:val="13"/>
                  <w:szCs w:val="13"/>
                </w:rPr>
                <w:t>NG</w:t>
              </w:r>
            </w:ins>
          </w:p>
        </w:tc>
        <w:tc>
          <w:tcPr>
            <w:tcW w:w="900" w:type="dxa"/>
            <w:vAlign w:val="center"/>
          </w:tcPr>
          <w:p w14:paraId="5E00061B" w14:textId="77777777" w:rsidR="00C60D85" w:rsidRDefault="00000000">
            <w:pPr>
              <w:spacing w:after="0"/>
              <w:rPr>
                <w:ins w:id="8498" w:author="Sean de Noronha | DRG" w:date="2026-09-29T16:58:00Z" w16du:dateUtc="2026-09-29T14:58:00Z"/>
                <w:rFonts w:cs="Arial"/>
                <w:sz w:val="13"/>
                <w:szCs w:val="13"/>
              </w:rPr>
            </w:pPr>
            <w:ins w:id="8499" w:author="Sean de Noronha | DRG" w:date="2026-09-29T16:58:00Z" w16du:dateUtc="2026-09-29T14:58:00Z">
              <w:r>
                <w:rPr>
                  <w:rFonts w:cs="Arial"/>
                  <w:sz w:val="13"/>
                  <w:szCs w:val="13"/>
                </w:rPr>
                <w:t>7,990</w:t>
              </w:r>
            </w:ins>
          </w:p>
        </w:tc>
        <w:tc>
          <w:tcPr>
            <w:tcW w:w="800" w:type="dxa"/>
            <w:vAlign w:val="center"/>
          </w:tcPr>
          <w:p w14:paraId="5E00061C" w14:textId="77777777" w:rsidR="00C60D85" w:rsidRDefault="00000000">
            <w:pPr>
              <w:spacing w:after="0"/>
              <w:rPr>
                <w:ins w:id="8500" w:author="Sean de Noronha | DRG" w:date="2026-09-29T16:58:00Z" w16du:dateUtc="2026-09-29T14:58:00Z"/>
                <w:rFonts w:cs="Arial"/>
                <w:sz w:val="13"/>
                <w:szCs w:val="13"/>
              </w:rPr>
            </w:pPr>
            <w:ins w:id="8501" w:author="Sean de Noronha | DRG" w:date="2026-09-29T16:58:00Z" w16du:dateUtc="2026-09-29T14:58:00Z">
              <w:r>
                <w:rPr>
                  <w:rFonts w:cs="Arial"/>
                  <w:sz w:val="13"/>
                  <w:szCs w:val="13"/>
                </w:rPr>
                <w:t>30 ft</w:t>
              </w:r>
            </w:ins>
          </w:p>
        </w:tc>
        <w:tc>
          <w:tcPr>
            <w:tcW w:w="880" w:type="dxa"/>
            <w:vAlign w:val="center"/>
          </w:tcPr>
          <w:p w14:paraId="5E00061D" w14:textId="77777777" w:rsidR="00C60D85" w:rsidRDefault="00000000">
            <w:pPr>
              <w:spacing w:after="0"/>
              <w:rPr>
                <w:ins w:id="8502" w:author="Sean de Noronha | DRG" w:date="2026-09-29T16:58:00Z" w16du:dateUtc="2026-09-29T14:58:00Z"/>
                <w:rFonts w:cs="Arial"/>
                <w:sz w:val="13"/>
                <w:szCs w:val="13"/>
              </w:rPr>
            </w:pPr>
            <w:ins w:id="8503" w:author="Sean de Noronha | DRG" w:date="2026-09-29T16:58:00Z" w16du:dateUtc="2026-09-29T14:58:00Z">
              <w:r>
                <w:rPr>
                  <w:rFonts w:cs="Arial"/>
                  <w:sz w:val="13"/>
                  <w:szCs w:val="13"/>
                </w:rPr>
                <w:t>13.8</w:t>
              </w:r>
            </w:ins>
          </w:p>
        </w:tc>
        <w:tc>
          <w:tcPr>
            <w:tcW w:w="820" w:type="dxa"/>
            <w:vAlign w:val="center"/>
          </w:tcPr>
          <w:p w14:paraId="5E00061E" w14:textId="77777777" w:rsidR="00C60D85" w:rsidRDefault="00000000">
            <w:pPr>
              <w:spacing w:after="0"/>
              <w:rPr>
                <w:ins w:id="8504" w:author="Sean de Noronha | DRG" w:date="2026-09-29T16:58:00Z" w16du:dateUtc="2026-09-29T14:58:00Z"/>
                <w:rFonts w:cs="Arial"/>
                <w:sz w:val="13"/>
                <w:szCs w:val="13"/>
              </w:rPr>
            </w:pPr>
            <w:ins w:id="8505" w:author="Sean de Noronha | DRG" w:date="2026-09-29T16:58:00Z" w16du:dateUtc="2026-09-29T14:58:00Z">
              <w:r>
                <w:rPr>
                  <w:rFonts w:cs="Arial"/>
                  <w:sz w:val="13"/>
                  <w:szCs w:val="13"/>
                </w:rPr>
                <w:t>10,300</w:t>
              </w:r>
            </w:ins>
          </w:p>
        </w:tc>
        <w:tc>
          <w:tcPr>
            <w:tcW w:w="1100" w:type="dxa"/>
            <w:vAlign w:val="center"/>
          </w:tcPr>
          <w:p w14:paraId="5E00061F" w14:textId="77777777" w:rsidR="00C60D85" w:rsidRDefault="00000000">
            <w:pPr>
              <w:spacing w:after="0"/>
              <w:rPr>
                <w:ins w:id="8506" w:author="Sean de Noronha | DRG" w:date="2026-09-29T16:58:00Z" w16du:dateUtc="2026-09-29T14:58:00Z"/>
                <w:rFonts w:cs="Arial"/>
                <w:sz w:val="13"/>
                <w:szCs w:val="13"/>
              </w:rPr>
            </w:pPr>
            <w:ins w:id="8507" w:author="Sean de Noronha | DRG" w:date="2026-09-29T16:58:00Z" w16du:dateUtc="2026-09-29T14:58:00Z">
              <w:r>
                <w:rPr>
                  <w:rFonts w:cs="Arial"/>
                  <w:sz w:val="13"/>
                  <w:szCs w:val="13"/>
                </w:rPr>
                <w:t>71.5 (151)</w:t>
              </w:r>
            </w:ins>
          </w:p>
        </w:tc>
        <w:tc>
          <w:tcPr>
            <w:tcW w:w="700" w:type="dxa"/>
            <w:vAlign w:val="center"/>
          </w:tcPr>
          <w:p w14:paraId="5E000620" w14:textId="77777777" w:rsidR="00C60D85" w:rsidRDefault="00000000">
            <w:pPr>
              <w:spacing w:after="0"/>
              <w:rPr>
                <w:ins w:id="8508" w:author="Sean de Noronha | DRG" w:date="2026-09-29T16:58:00Z" w16du:dateUtc="2026-09-29T14:58:00Z"/>
                <w:rFonts w:cs="Arial"/>
                <w:sz w:val="13"/>
                <w:szCs w:val="13"/>
              </w:rPr>
            </w:pPr>
            <w:ins w:id="8509" w:author="Sean de Noronha | DRG" w:date="2026-09-29T16:58:00Z" w16du:dateUtc="2026-09-29T14:58:00Z">
              <w:r>
                <w:rPr>
                  <w:rFonts w:cs="Arial"/>
                  <w:sz w:val="13"/>
                  <w:szCs w:val="13"/>
                </w:rPr>
                <w:t>10.6</w:t>
              </w:r>
            </w:ins>
          </w:p>
        </w:tc>
      </w:tr>
      <w:tr w:rsidR="00C60D85" w14:paraId="2E954F75" w14:textId="77777777">
        <w:trPr>
          <w:jc w:val="center"/>
          <w:ins w:id="8510" w:author="Sean de Noronha | DRG" w:date="2026-09-29T16:58:00Z"/>
        </w:trPr>
        <w:tc>
          <w:tcPr>
            <w:tcW w:w="560" w:type="dxa"/>
            <w:vAlign w:val="center"/>
          </w:tcPr>
          <w:p w14:paraId="5E000621" w14:textId="77777777" w:rsidR="00C60D85" w:rsidRDefault="00000000">
            <w:pPr>
              <w:spacing w:after="0"/>
              <w:rPr>
                <w:ins w:id="8511" w:author="Sean de Noronha | DRG" w:date="2026-09-29T16:58:00Z" w16du:dateUtc="2026-09-29T14:58:00Z"/>
                <w:rFonts w:cs="Arial"/>
                <w:sz w:val="13"/>
                <w:szCs w:val="13"/>
              </w:rPr>
            </w:pPr>
            <w:ins w:id="8512" w:author="Sean de Noronha | DRG" w:date="2026-09-29T16:58:00Z" w16du:dateUtc="2026-09-29T14:58:00Z">
              <w:r>
                <w:rPr>
                  <w:rFonts w:cs="Arial"/>
                  <w:sz w:val="13"/>
                  <w:szCs w:val="13"/>
                </w:rPr>
                <w:t>94</w:t>
              </w:r>
            </w:ins>
          </w:p>
        </w:tc>
        <w:tc>
          <w:tcPr>
            <w:tcW w:w="500" w:type="dxa"/>
            <w:vAlign w:val="center"/>
          </w:tcPr>
          <w:p w14:paraId="5E000622" w14:textId="77777777" w:rsidR="00C60D85" w:rsidRDefault="00000000">
            <w:pPr>
              <w:spacing w:after="0"/>
              <w:rPr>
                <w:ins w:id="8513" w:author="Sean de Noronha | DRG" w:date="2026-09-29T16:58:00Z" w16du:dateUtc="2026-09-29T14:58:00Z"/>
                <w:rFonts w:cs="Arial"/>
                <w:sz w:val="13"/>
                <w:szCs w:val="13"/>
              </w:rPr>
            </w:pPr>
            <w:ins w:id="8514" w:author="Sean de Noronha | DRG" w:date="2026-09-29T16:58:00Z" w16du:dateUtc="2026-09-29T14:58:00Z">
              <w:r>
                <w:rPr>
                  <w:rFonts w:cs="Arial"/>
                  <w:sz w:val="13"/>
                  <w:szCs w:val="13"/>
                </w:rPr>
                <w:t>T2</w:t>
              </w:r>
            </w:ins>
          </w:p>
        </w:tc>
        <w:tc>
          <w:tcPr>
            <w:tcW w:w="660" w:type="dxa"/>
            <w:vAlign w:val="center"/>
          </w:tcPr>
          <w:p w14:paraId="5E000623" w14:textId="77777777" w:rsidR="00C60D85" w:rsidRDefault="00000000">
            <w:pPr>
              <w:spacing w:after="0"/>
              <w:rPr>
                <w:ins w:id="8515" w:author="Sean de Noronha | DRG" w:date="2026-09-29T16:58:00Z" w16du:dateUtc="2026-09-29T14:58:00Z"/>
                <w:rFonts w:cs="Arial"/>
                <w:sz w:val="13"/>
                <w:szCs w:val="13"/>
              </w:rPr>
            </w:pPr>
            <w:ins w:id="8516" w:author="Sean de Noronha | DRG" w:date="2026-09-29T16:58:00Z" w16du:dateUtc="2026-09-29T14:58:00Z">
              <w:r>
                <w:rPr>
                  <w:rFonts w:cs="Arial"/>
                  <w:sz w:val="13"/>
                  <w:szCs w:val="13"/>
                </w:rPr>
                <w:t>1</w:t>
              </w:r>
            </w:ins>
          </w:p>
        </w:tc>
        <w:tc>
          <w:tcPr>
            <w:tcW w:w="1920" w:type="dxa"/>
            <w:vAlign w:val="center"/>
          </w:tcPr>
          <w:p w14:paraId="5E000624" w14:textId="77777777" w:rsidR="00C60D85" w:rsidRDefault="00000000">
            <w:pPr>
              <w:spacing w:after="0"/>
              <w:rPr>
                <w:ins w:id="8517" w:author="Sean de Noronha | DRG" w:date="2026-09-29T16:58:00Z" w16du:dateUtc="2026-09-29T14:58:00Z"/>
                <w:rFonts w:cs="Arial"/>
                <w:sz w:val="13"/>
                <w:szCs w:val="13"/>
              </w:rPr>
            </w:pPr>
            <w:ins w:id="8518" w:author="Sean de Noronha | DRG" w:date="2026-09-29T16:58:00Z" w16du:dateUtc="2026-09-29T14:58:00Z">
              <w:r>
                <w:rPr>
                  <w:rFonts w:cs="Arial"/>
                  <w:sz w:val="13"/>
                  <w:szCs w:val="13"/>
                </w:rPr>
                <w:t>CSST, Manufacturer C, EHD 13</w:t>
              </w:r>
            </w:ins>
          </w:p>
        </w:tc>
        <w:tc>
          <w:tcPr>
            <w:tcW w:w="520" w:type="dxa"/>
            <w:vAlign w:val="center"/>
          </w:tcPr>
          <w:p w14:paraId="5E000625" w14:textId="77777777" w:rsidR="00C60D85" w:rsidRDefault="00000000">
            <w:pPr>
              <w:spacing w:after="0"/>
              <w:rPr>
                <w:ins w:id="8519" w:author="Sean de Noronha | DRG" w:date="2026-09-29T16:58:00Z" w16du:dateUtc="2026-09-29T14:58:00Z"/>
                <w:rFonts w:cs="Arial"/>
                <w:sz w:val="13"/>
                <w:szCs w:val="13"/>
              </w:rPr>
            </w:pPr>
            <w:ins w:id="8520" w:author="Sean de Noronha | DRG" w:date="2026-09-29T16:58:00Z" w16du:dateUtc="2026-09-29T14:58:00Z">
              <w:r>
                <w:rPr>
                  <w:rFonts w:cs="Arial"/>
                  <w:sz w:val="13"/>
                  <w:szCs w:val="13"/>
                </w:rPr>
                <w:t>NG</w:t>
              </w:r>
            </w:ins>
          </w:p>
        </w:tc>
        <w:tc>
          <w:tcPr>
            <w:tcW w:w="900" w:type="dxa"/>
            <w:vAlign w:val="center"/>
          </w:tcPr>
          <w:p w14:paraId="5E000626" w14:textId="77777777" w:rsidR="00C60D85" w:rsidRDefault="00000000">
            <w:pPr>
              <w:spacing w:after="0"/>
              <w:rPr>
                <w:ins w:id="8521" w:author="Sean de Noronha | DRG" w:date="2026-09-29T16:58:00Z" w16du:dateUtc="2026-09-29T14:58:00Z"/>
                <w:rFonts w:cs="Arial"/>
                <w:sz w:val="13"/>
                <w:szCs w:val="13"/>
              </w:rPr>
            </w:pPr>
            <w:ins w:id="8522" w:author="Sean de Noronha | DRG" w:date="2026-09-29T16:58:00Z" w16du:dateUtc="2026-09-29T14:58:00Z">
              <w:r>
                <w:rPr>
                  <w:rFonts w:cs="Arial"/>
                  <w:sz w:val="13"/>
                  <w:szCs w:val="13"/>
                </w:rPr>
                <w:t>6,350</w:t>
              </w:r>
            </w:ins>
          </w:p>
        </w:tc>
        <w:tc>
          <w:tcPr>
            <w:tcW w:w="800" w:type="dxa"/>
            <w:vAlign w:val="center"/>
          </w:tcPr>
          <w:p w14:paraId="5E000627" w14:textId="77777777" w:rsidR="00C60D85" w:rsidRDefault="00000000">
            <w:pPr>
              <w:spacing w:after="0"/>
              <w:rPr>
                <w:ins w:id="8523" w:author="Sean de Noronha | DRG" w:date="2026-09-29T16:58:00Z" w16du:dateUtc="2026-09-29T14:58:00Z"/>
                <w:rFonts w:cs="Arial"/>
                <w:sz w:val="13"/>
                <w:szCs w:val="13"/>
              </w:rPr>
            </w:pPr>
            <w:ins w:id="8524" w:author="Sean de Noronha | DRG" w:date="2026-09-29T16:58:00Z" w16du:dateUtc="2026-09-29T14:58:00Z">
              <w:r>
                <w:rPr>
                  <w:rFonts w:cs="Arial"/>
                  <w:sz w:val="13"/>
                  <w:szCs w:val="13"/>
                </w:rPr>
                <w:t>50 ft</w:t>
              </w:r>
            </w:ins>
          </w:p>
        </w:tc>
        <w:tc>
          <w:tcPr>
            <w:tcW w:w="880" w:type="dxa"/>
            <w:vAlign w:val="center"/>
          </w:tcPr>
          <w:p w14:paraId="5E000628" w14:textId="77777777" w:rsidR="00C60D85" w:rsidRDefault="00000000">
            <w:pPr>
              <w:spacing w:after="0"/>
              <w:rPr>
                <w:ins w:id="8525" w:author="Sean de Noronha | DRG" w:date="2026-09-29T16:58:00Z" w16du:dateUtc="2026-09-29T14:58:00Z"/>
                <w:rFonts w:cs="Arial"/>
                <w:sz w:val="13"/>
                <w:szCs w:val="13"/>
              </w:rPr>
            </w:pPr>
            <w:ins w:id="8526" w:author="Sean de Noronha | DRG" w:date="2026-09-29T16:58:00Z" w16du:dateUtc="2026-09-29T14:58:00Z">
              <w:r>
                <w:rPr>
                  <w:rFonts w:cs="Arial"/>
                  <w:sz w:val="13"/>
                  <w:szCs w:val="13"/>
                </w:rPr>
                <w:t>13.8</w:t>
              </w:r>
            </w:ins>
          </w:p>
        </w:tc>
        <w:tc>
          <w:tcPr>
            <w:tcW w:w="820" w:type="dxa"/>
            <w:vAlign w:val="center"/>
          </w:tcPr>
          <w:p w14:paraId="5E000629" w14:textId="77777777" w:rsidR="00C60D85" w:rsidRDefault="00000000">
            <w:pPr>
              <w:spacing w:after="0"/>
              <w:rPr>
                <w:ins w:id="8527" w:author="Sean de Noronha | DRG" w:date="2026-09-29T16:58:00Z" w16du:dateUtc="2026-09-29T14:58:00Z"/>
                <w:rFonts w:cs="Arial"/>
                <w:sz w:val="13"/>
                <w:szCs w:val="13"/>
              </w:rPr>
            </w:pPr>
            <w:ins w:id="8528" w:author="Sean de Noronha | DRG" w:date="2026-09-29T16:58:00Z" w16du:dateUtc="2026-09-29T14:58:00Z">
              <w:r>
                <w:rPr>
                  <w:rFonts w:cs="Arial"/>
                  <w:sz w:val="13"/>
                  <w:szCs w:val="13"/>
                </w:rPr>
                <w:t>10,300</w:t>
              </w:r>
            </w:ins>
          </w:p>
        </w:tc>
        <w:tc>
          <w:tcPr>
            <w:tcW w:w="1100" w:type="dxa"/>
            <w:vAlign w:val="center"/>
          </w:tcPr>
          <w:p w14:paraId="5E00062A" w14:textId="77777777" w:rsidR="00C60D85" w:rsidRDefault="00000000">
            <w:pPr>
              <w:spacing w:after="0"/>
              <w:rPr>
                <w:ins w:id="8529" w:author="Sean de Noronha | DRG" w:date="2026-09-29T16:58:00Z" w16du:dateUtc="2026-09-29T14:58:00Z"/>
                <w:rFonts w:cs="Arial"/>
                <w:sz w:val="13"/>
                <w:szCs w:val="13"/>
              </w:rPr>
            </w:pPr>
            <w:ins w:id="8530" w:author="Sean de Noronha | DRG" w:date="2026-09-29T16:58:00Z" w16du:dateUtc="2026-09-29T14:58:00Z">
              <w:r>
                <w:rPr>
                  <w:rFonts w:cs="Arial"/>
                  <w:sz w:val="13"/>
                  <w:szCs w:val="13"/>
                </w:rPr>
                <w:t>56.8 (120)</w:t>
              </w:r>
            </w:ins>
          </w:p>
        </w:tc>
        <w:tc>
          <w:tcPr>
            <w:tcW w:w="700" w:type="dxa"/>
            <w:vAlign w:val="center"/>
          </w:tcPr>
          <w:p w14:paraId="5E00062B" w14:textId="77777777" w:rsidR="00C60D85" w:rsidRDefault="00000000">
            <w:pPr>
              <w:spacing w:after="0"/>
              <w:rPr>
                <w:ins w:id="8531" w:author="Sean de Noronha | DRG" w:date="2026-09-29T16:58:00Z" w16du:dateUtc="2026-09-29T14:58:00Z"/>
                <w:rFonts w:cs="Arial"/>
                <w:sz w:val="13"/>
                <w:szCs w:val="13"/>
              </w:rPr>
            </w:pPr>
            <w:ins w:id="8532" w:author="Sean de Noronha | DRG" w:date="2026-09-29T16:58:00Z" w16du:dateUtc="2026-09-29T14:58:00Z">
              <w:r>
                <w:rPr>
                  <w:rFonts w:cs="Arial"/>
                  <w:sz w:val="13"/>
                  <w:szCs w:val="13"/>
                </w:rPr>
                <w:t>8.41</w:t>
              </w:r>
            </w:ins>
          </w:p>
        </w:tc>
      </w:tr>
      <w:tr w:rsidR="00C60D85" w14:paraId="3116192A" w14:textId="77777777">
        <w:trPr>
          <w:jc w:val="center"/>
          <w:ins w:id="8533" w:author="Sean de Noronha | DRG" w:date="2026-09-29T16:58:00Z"/>
        </w:trPr>
        <w:tc>
          <w:tcPr>
            <w:tcW w:w="560" w:type="dxa"/>
            <w:vAlign w:val="center"/>
          </w:tcPr>
          <w:p w14:paraId="5E00062C" w14:textId="77777777" w:rsidR="00C60D85" w:rsidRDefault="00000000">
            <w:pPr>
              <w:spacing w:after="0"/>
              <w:rPr>
                <w:ins w:id="8534" w:author="Sean de Noronha | DRG" w:date="2026-09-29T16:58:00Z" w16du:dateUtc="2026-09-29T14:58:00Z"/>
                <w:rFonts w:cs="Arial"/>
                <w:sz w:val="13"/>
                <w:szCs w:val="13"/>
              </w:rPr>
            </w:pPr>
            <w:ins w:id="8535" w:author="Sean de Noronha | DRG" w:date="2026-09-29T16:58:00Z" w16du:dateUtc="2026-09-29T14:58:00Z">
              <w:r>
                <w:rPr>
                  <w:rFonts w:cs="Arial"/>
                  <w:sz w:val="13"/>
                  <w:szCs w:val="13"/>
                </w:rPr>
                <w:t>95</w:t>
              </w:r>
            </w:ins>
          </w:p>
        </w:tc>
        <w:tc>
          <w:tcPr>
            <w:tcW w:w="500" w:type="dxa"/>
            <w:vAlign w:val="center"/>
          </w:tcPr>
          <w:p w14:paraId="5E00062D" w14:textId="77777777" w:rsidR="00C60D85" w:rsidRDefault="00000000">
            <w:pPr>
              <w:spacing w:after="0"/>
              <w:rPr>
                <w:ins w:id="8536" w:author="Sean de Noronha | DRG" w:date="2026-09-29T16:58:00Z" w16du:dateUtc="2026-09-29T14:58:00Z"/>
                <w:rFonts w:cs="Arial"/>
                <w:sz w:val="13"/>
                <w:szCs w:val="13"/>
              </w:rPr>
            </w:pPr>
            <w:ins w:id="8537" w:author="Sean de Noronha | DRG" w:date="2026-09-29T16:58:00Z" w16du:dateUtc="2026-09-29T14:58:00Z">
              <w:r>
                <w:rPr>
                  <w:rFonts w:cs="Arial"/>
                  <w:sz w:val="13"/>
                  <w:szCs w:val="13"/>
                </w:rPr>
                <w:t>T2</w:t>
              </w:r>
            </w:ins>
          </w:p>
        </w:tc>
        <w:tc>
          <w:tcPr>
            <w:tcW w:w="660" w:type="dxa"/>
            <w:vAlign w:val="center"/>
          </w:tcPr>
          <w:p w14:paraId="5E00062E" w14:textId="77777777" w:rsidR="00C60D85" w:rsidRDefault="00000000">
            <w:pPr>
              <w:spacing w:after="0"/>
              <w:rPr>
                <w:ins w:id="8538" w:author="Sean de Noronha | DRG" w:date="2026-09-29T16:58:00Z" w16du:dateUtc="2026-09-29T14:58:00Z"/>
                <w:rFonts w:cs="Arial"/>
                <w:sz w:val="13"/>
                <w:szCs w:val="13"/>
              </w:rPr>
            </w:pPr>
            <w:ins w:id="8539" w:author="Sean de Noronha | DRG" w:date="2026-09-29T16:58:00Z" w16du:dateUtc="2026-09-29T14:58:00Z">
              <w:r>
                <w:rPr>
                  <w:rFonts w:cs="Arial"/>
                  <w:sz w:val="13"/>
                  <w:szCs w:val="13"/>
                </w:rPr>
                <w:t>1</w:t>
              </w:r>
            </w:ins>
          </w:p>
        </w:tc>
        <w:tc>
          <w:tcPr>
            <w:tcW w:w="1920" w:type="dxa"/>
            <w:vAlign w:val="center"/>
          </w:tcPr>
          <w:p w14:paraId="5E00062F" w14:textId="77777777" w:rsidR="00C60D85" w:rsidRDefault="00000000">
            <w:pPr>
              <w:spacing w:after="0"/>
              <w:rPr>
                <w:ins w:id="8540" w:author="Sean de Noronha | DRG" w:date="2026-09-29T16:58:00Z" w16du:dateUtc="2026-09-29T14:58:00Z"/>
                <w:rFonts w:cs="Arial"/>
                <w:sz w:val="13"/>
                <w:szCs w:val="13"/>
              </w:rPr>
            </w:pPr>
            <w:ins w:id="8541" w:author="Sean de Noronha | DRG" w:date="2026-09-29T16:58:00Z" w16du:dateUtc="2026-09-29T14:58:00Z">
              <w:r>
                <w:rPr>
                  <w:rFonts w:cs="Arial"/>
                  <w:sz w:val="13"/>
                  <w:szCs w:val="13"/>
                </w:rPr>
                <w:t>CSST, Manufacturer C, EHD 13</w:t>
              </w:r>
            </w:ins>
          </w:p>
        </w:tc>
        <w:tc>
          <w:tcPr>
            <w:tcW w:w="520" w:type="dxa"/>
            <w:vAlign w:val="center"/>
          </w:tcPr>
          <w:p w14:paraId="5E000630" w14:textId="77777777" w:rsidR="00C60D85" w:rsidRDefault="00000000">
            <w:pPr>
              <w:spacing w:after="0"/>
              <w:rPr>
                <w:ins w:id="8542" w:author="Sean de Noronha | DRG" w:date="2026-09-29T16:58:00Z" w16du:dateUtc="2026-09-29T14:58:00Z"/>
                <w:rFonts w:cs="Arial"/>
                <w:sz w:val="13"/>
                <w:szCs w:val="13"/>
              </w:rPr>
            </w:pPr>
            <w:ins w:id="8543" w:author="Sean de Noronha | DRG" w:date="2026-09-29T16:58:00Z" w16du:dateUtc="2026-09-29T14:58:00Z">
              <w:r>
                <w:rPr>
                  <w:rFonts w:cs="Arial"/>
                  <w:sz w:val="13"/>
                  <w:szCs w:val="13"/>
                </w:rPr>
                <w:t>NG</w:t>
              </w:r>
            </w:ins>
          </w:p>
        </w:tc>
        <w:tc>
          <w:tcPr>
            <w:tcW w:w="900" w:type="dxa"/>
            <w:vAlign w:val="center"/>
          </w:tcPr>
          <w:p w14:paraId="5E000631" w14:textId="77777777" w:rsidR="00C60D85" w:rsidRDefault="00000000">
            <w:pPr>
              <w:spacing w:after="0"/>
              <w:rPr>
                <w:ins w:id="8544" w:author="Sean de Noronha | DRG" w:date="2026-09-29T16:58:00Z" w16du:dateUtc="2026-09-29T14:58:00Z"/>
                <w:rFonts w:cs="Arial"/>
                <w:sz w:val="13"/>
                <w:szCs w:val="13"/>
              </w:rPr>
            </w:pPr>
            <w:ins w:id="8545" w:author="Sean de Noronha | DRG" w:date="2026-09-29T16:58:00Z" w16du:dateUtc="2026-09-29T14:58:00Z">
              <w:r>
                <w:rPr>
                  <w:rFonts w:cs="Arial"/>
                  <w:sz w:val="13"/>
                  <w:szCs w:val="13"/>
                </w:rPr>
                <w:t>5,080</w:t>
              </w:r>
            </w:ins>
          </w:p>
        </w:tc>
        <w:tc>
          <w:tcPr>
            <w:tcW w:w="800" w:type="dxa"/>
            <w:vAlign w:val="center"/>
          </w:tcPr>
          <w:p w14:paraId="5E000632" w14:textId="77777777" w:rsidR="00C60D85" w:rsidRDefault="00000000">
            <w:pPr>
              <w:spacing w:after="0"/>
              <w:rPr>
                <w:ins w:id="8546" w:author="Sean de Noronha | DRG" w:date="2026-09-29T16:58:00Z" w16du:dateUtc="2026-09-29T14:58:00Z"/>
                <w:rFonts w:cs="Arial"/>
                <w:sz w:val="13"/>
                <w:szCs w:val="13"/>
              </w:rPr>
            </w:pPr>
            <w:ins w:id="8547" w:author="Sean de Noronha | DRG" w:date="2026-09-29T16:58:00Z" w16du:dateUtc="2026-09-29T14:58:00Z">
              <w:r>
                <w:rPr>
                  <w:rFonts w:cs="Arial"/>
                  <w:sz w:val="13"/>
                  <w:szCs w:val="13"/>
                </w:rPr>
                <w:t>80 ft</w:t>
              </w:r>
            </w:ins>
          </w:p>
        </w:tc>
        <w:tc>
          <w:tcPr>
            <w:tcW w:w="880" w:type="dxa"/>
            <w:vAlign w:val="center"/>
          </w:tcPr>
          <w:p w14:paraId="5E000633" w14:textId="77777777" w:rsidR="00C60D85" w:rsidRDefault="00000000">
            <w:pPr>
              <w:spacing w:after="0"/>
              <w:rPr>
                <w:ins w:id="8548" w:author="Sean de Noronha | DRG" w:date="2026-09-29T16:58:00Z" w16du:dateUtc="2026-09-29T14:58:00Z"/>
                <w:rFonts w:cs="Arial"/>
                <w:sz w:val="13"/>
                <w:szCs w:val="13"/>
              </w:rPr>
            </w:pPr>
            <w:ins w:id="8549" w:author="Sean de Noronha | DRG" w:date="2026-09-29T16:58:00Z" w16du:dateUtc="2026-09-29T14:58:00Z">
              <w:r>
                <w:rPr>
                  <w:rFonts w:cs="Arial"/>
                  <w:sz w:val="13"/>
                  <w:szCs w:val="13"/>
                </w:rPr>
                <w:t>13.8</w:t>
              </w:r>
            </w:ins>
          </w:p>
        </w:tc>
        <w:tc>
          <w:tcPr>
            <w:tcW w:w="820" w:type="dxa"/>
            <w:vAlign w:val="center"/>
          </w:tcPr>
          <w:p w14:paraId="5E000634" w14:textId="77777777" w:rsidR="00C60D85" w:rsidRDefault="00000000">
            <w:pPr>
              <w:spacing w:after="0"/>
              <w:rPr>
                <w:ins w:id="8550" w:author="Sean de Noronha | DRG" w:date="2026-09-29T16:58:00Z" w16du:dateUtc="2026-09-29T14:58:00Z"/>
                <w:rFonts w:cs="Arial"/>
                <w:sz w:val="13"/>
                <w:szCs w:val="13"/>
              </w:rPr>
            </w:pPr>
            <w:ins w:id="8551" w:author="Sean de Noronha | DRG" w:date="2026-09-29T16:58:00Z" w16du:dateUtc="2026-09-29T14:58:00Z">
              <w:r>
                <w:rPr>
                  <w:rFonts w:cs="Arial"/>
                  <w:sz w:val="13"/>
                  <w:szCs w:val="13"/>
                </w:rPr>
                <w:t>10,300</w:t>
              </w:r>
            </w:ins>
          </w:p>
        </w:tc>
        <w:tc>
          <w:tcPr>
            <w:tcW w:w="1100" w:type="dxa"/>
            <w:vAlign w:val="center"/>
          </w:tcPr>
          <w:p w14:paraId="5E000635" w14:textId="77777777" w:rsidR="00C60D85" w:rsidRDefault="00000000">
            <w:pPr>
              <w:spacing w:after="0"/>
              <w:rPr>
                <w:ins w:id="8552" w:author="Sean de Noronha | DRG" w:date="2026-09-29T16:58:00Z" w16du:dateUtc="2026-09-29T14:58:00Z"/>
                <w:rFonts w:cs="Arial"/>
                <w:sz w:val="13"/>
                <w:szCs w:val="13"/>
              </w:rPr>
            </w:pPr>
            <w:ins w:id="8553" w:author="Sean de Noronha | DRG" w:date="2026-09-29T16:58:00Z" w16du:dateUtc="2026-09-29T14:58:00Z">
              <w:r>
                <w:rPr>
                  <w:rFonts w:cs="Arial"/>
                  <w:sz w:val="13"/>
                  <w:szCs w:val="13"/>
                </w:rPr>
                <w:t>45.4 (96.3)</w:t>
              </w:r>
            </w:ins>
          </w:p>
        </w:tc>
        <w:tc>
          <w:tcPr>
            <w:tcW w:w="700" w:type="dxa"/>
            <w:vAlign w:val="center"/>
          </w:tcPr>
          <w:p w14:paraId="5E000636" w14:textId="77777777" w:rsidR="00C60D85" w:rsidRDefault="00000000">
            <w:pPr>
              <w:spacing w:after="0"/>
              <w:rPr>
                <w:ins w:id="8554" w:author="Sean de Noronha | DRG" w:date="2026-09-29T16:58:00Z" w16du:dateUtc="2026-09-29T14:58:00Z"/>
                <w:rFonts w:cs="Arial"/>
                <w:sz w:val="13"/>
                <w:szCs w:val="13"/>
              </w:rPr>
            </w:pPr>
            <w:ins w:id="8555" w:author="Sean de Noronha | DRG" w:date="2026-09-29T16:58:00Z" w16du:dateUtc="2026-09-29T14:58:00Z">
              <w:r>
                <w:rPr>
                  <w:rFonts w:cs="Arial"/>
                  <w:sz w:val="13"/>
                  <w:szCs w:val="13"/>
                </w:rPr>
                <w:t>6.73</w:t>
              </w:r>
            </w:ins>
          </w:p>
        </w:tc>
      </w:tr>
      <w:tr w:rsidR="00C60D85" w14:paraId="37D03C0C" w14:textId="77777777">
        <w:trPr>
          <w:jc w:val="center"/>
          <w:ins w:id="8556" w:author="Sean de Noronha | DRG" w:date="2026-09-29T16:58:00Z"/>
        </w:trPr>
        <w:tc>
          <w:tcPr>
            <w:tcW w:w="560" w:type="dxa"/>
            <w:vAlign w:val="center"/>
          </w:tcPr>
          <w:p w14:paraId="5E000637" w14:textId="77777777" w:rsidR="00C60D85" w:rsidRDefault="00000000">
            <w:pPr>
              <w:spacing w:after="0"/>
              <w:rPr>
                <w:ins w:id="8557" w:author="Sean de Noronha | DRG" w:date="2026-09-29T16:58:00Z" w16du:dateUtc="2026-09-29T14:58:00Z"/>
                <w:rFonts w:cs="Arial"/>
                <w:sz w:val="13"/>
                <w:szCs w:val="13"/>
              </w:rPr>
            </w:pPr>
            <w:ins w:id="8558" w:author="Sean de Noronha | DRG" w:date="2026-09-29T16:58:00Z" w16du:dateUtc="2026-09-29T14:58:00Z">
              <w:r>
                <w:rPr>
                  <w:rFonts w:cs="Arial"/>
                  <w:sz w:val="13"/>
                  <w:szCs w:val="13"/>
                </w:rPr>
                <w:t>96</w:t>
              </w:r>
            </w:ins>
          </w:p>
        </w:tc>
        <w:tc>
          <w:tcPr>
            <w:tcW w:w="500" w:type="dxa"/>
            <w:vAlign w:val="center"/>
          </w:tcPr>
          <w:p w14:paraId="5E000638" w14:textId="77777777" w:rsidR="00C60D85" w:rsidRDefault="00000000">
            <w:pPr>
              <w:spacing w:after="0"/>
              <w:rPr>
                <w:ins w:id="8559" w:author="Sean de Noronha | DRG" w:date="2026-09-29T16:58:00Z" w16du:dateUtc="2026-09-29T14:58:00Z"/>
                <w:rFonts w:cs="Arial"/>
                <w:sz w:val="13"/>
                <w:szCs w:val="13"/>
              </w:rPr>
            </w:pPr>
            <w:ins w:id="8560" w:author="Sean de Noronha | DRG" w:date="2026-09-29T16:58:00Z" w16du:dateUtc="2026-09-29T14:58:00Z">
              <w:r>
                <w:rPr>
                  <w:rFonts w:cs="Arial"/>
                  <w:sz w:val="13"/>
                  <w:szCs w:val="13"/>
                </w:rPr>
                <w:t>T2</w:t>
              </w:r>
            </w:ins>
          </w:p>
        </w:tc>
        <w:tc>
          <w:tcPr>
            <w:tcW w:w="660" w:type="dxa"/>
            <w:vAlign w:val="center"/>
          </w:tcPr>
          <w:p w14:paraId="5E000639" w14:textId="77777777" w:rsidR="00C60D85" w:rsidRDefault="00000000">
            <w:pPr>
              <w:spacing w:after="0"/>
              <w:rPr>
                <w:ins w:id="8561" w:author="Sean de Noronha | DRG" w:date="2026-09-29T16:58:00Z" w16du:dateUtc="2026-09-29T14:58:00Z"/>
                <w:rFonts w:cs="Arial"/>
                <w:sz w:val="13"/>
                <w:szCs w:val="13"/>
              </w:rPr>
            </w:pPr>
            <w:ins w:id="8562" w:author="Sean de Noronha | DRG" w:date="2026-09-29T16:58:00Z" w16du:dateUtc="2026-09-29T14:58:00Z">
              <w:r>
                <w:rPr>
                  <w:rFonts w:cs="Arial"/>
                  <w:sz w:val="13"/>
                  <w:szCs w:val="13"/>
                </w:rPr>
                <w:t>1</w:t>
              </w:r>
            </w:ins>
          </w:p>
        </w:tc>
        <w:tc>
          <w:tcPr>
            <w:tcW w:w="1920" w:type="dxa"/>
            <w:vAlign w:val="center"/>
          </w:tcPr>
          <w:p w14:paraId="5E00063A" w14:textId="77777777" w:rsidR="00C60D85" w:rsidRDefault="00000000">
            <w:pPr>
              <w:spacing w:after="0"/>
              <w:rPr>
                <w:ins w:id="8563" w:author="Sean de Noronha | DRG" w:date="2026-09-29T16:58:00Z" w16du:dateUtc="2026-09-29T14:58:00Z"/>
                <w:rFonts w:cs="Arial"/>
                <w:sz w:val="13"/>
                <w:szCs w:val="13"/>
              </w:rPr>
            </w:pPr>
            <w:ins w:id="8564" w:author="Sean de Noronha | DRG" w:date="2026-09-29T16:58:00Z" w16du:dateUtc="2026-09-29T14:58:00Z">
              <w:r>
                <w:rPr>
                  <w:rFonts w:cs="Arial"/>
                  <w:sz w:val="13"/>
                  <w:szCs w:val="13"/>
                </w:rPr>
                <w:t>CSST, Manufacturer C, EHD 13</w:t>
              </w:r>
            </w:ins>
          </w:p>
        </w:tc>
        <w:tc>
          <w:tcPr>
            <w:tcW w:w="520" w:type="dxa"/>
            <w:vAlign w:val="center"/>
          </w:tcPr>
          <w:p w14:paraId="5E00063B" w14:textId="77777777" w:rsidR="00C60D85" w:rsidRDefault="00000000">
            <w:pPr>
              <w:spacing w:after="0"/>
              <w:rPr>
                <w:ins w:id="8565" w:author="Sean de Noronha | DRG" w:date="2026-09-29T16:58:00Z" w16du:dateUtc="2026-09-29T14:58:00Z"/>
                <w:rFonts w:cs="Arial"/>
                <w:sz w:val="13"/>
                <w:szCs w:val="13"/>
              </w:rPr>
            </w:pPr>
            <w:ins w:id="8566" w:author="Sean de Noronha | DRG" w:date="2026-09-29T16:58:00Z" w16du:dateUtc="2026-09-29T14:58:00Z">
              <w:r>
                <w:rPr>
                  <w:rFonts w:cs="Arial"/>
                  <w:sz w:val="13"/>
                  <w:szCs w:val="13"/>
                </w:rPr>
                <w:t>NG</w:t>
              </w:r>
            </w:ins>
          </w:p>
        </w:tc>
        <w:tc>
          <w:tcPr>
            <w:tcW w:w="900" w:type="dxa"/>
            <w:vAlign w:val="center"/>
          </w:tcPr>
          <w:p w14:paraId="5E00063C" w14:textId="77777777" w:rsidR="00C60D85" w:rsidRDefault="00000000">
            <w:pPr>
              <w:spacing w:after="0"/>
              <w:rPr>
                <w:ins w:id="8567" w:author="Sean de Noronha | DRG" w:date="2026-09-29T16:58:00Z" w16du:dateUtc="2026-09-29T14:58:00Z"/>
                <w:rFonts w:cs="Arial"/>
                <w:sz w:val="13"/>
                <w:szCs w:val="13"/>
              </w:rPr>
            </w:pPr>
            <w:ins w:id="8568" w:author="Sean de Noronha | DRG" w:date="2026-09-29T16:58:00Z" w16du:dateUtc="2026-09-29T14:58:00Z">
              <w:r>
                <w:rPr>
                  <w:rFonts w:cs="Arial"/>
                  <w:sz w:val="13"/>
                  <w:szCs w:val="13"/>
                </w:rPr>
                <w:t>4,410</w:t>
              </w:r>
            </w:ins>
          </w:p>
        </w:tc>
        <w:tc>
          <w:tcPr>
            <w:tcW w:w="800" w:type="dxa"/>
            <w:vAlign w:val="center"/>
          </w:tcPr>
          <w:p w14:paraId="5E00063D" w14:textId="77777777" w:rsidR="00C60D85" w:rsidRDefault="00000000">
            <w:pPr>
              <w:spacing w:after="0"/>
              <w:rPr>
                <w:ins w:id="8569" w:author="Sean de Noronha | DRG" w:date="2026-09-29T16:58:00Z" w16du:dateUtc="2026-09-29T14:58:00Z"/>
                <w:rFonts w:cs="Arial"/>
                <w:sz w:val="13"/>
                <w:szCs w:val="13"/>
              </w:rPr>
            </w:pPr>
            <w:ins w:id="8570" w:author="Sean de Noronha | DRG" w:date="2026-09-29T16:58:00Z" w16du:dateUtc="2026-09-29T14:58:00Z">
              <w:r>
                <w:rPr>
                  <w:rFonts w:cs="Arial"/>
                  <w:sz w:val="13"/>
                  <w:szCs w:val="13"/>
                </w:rPr>
                <w:t>100 ft</w:t>
              </w:r>
            </w:ins>
          </w:p>
        </w:tc>
        <w:tc>
          <w:tcPr>
            <w:tcW w:w="880" w:type="dxa"/>
            <w:vAlign w:val="center"/>
          </w:tcPr>
          <w:p w14:paraId="5E00063E" w14:textId="77777777" w:rsidR="00C60D85" w:rsidRDefault="00000000">
            <w:pPr>
              <w:spacing w:after="0"/>
              <w:rPr>
                <w:ins w:id="8571" w:author="Sean de Noronha | DRG" w:date="2026-09-29T16:58:00Z" w16du:dateUtc="2026-09-29T14:58:00Z"/>
                <w:rFonts w:cs="Arial"/>
                <w:sz w:val="13"/>
                <w:szCs w:val="13"/>
              </w:rPr>
            </w:pPr>
            <w:ins w:id="8572" w:author="Sean de Noronha | DRG" w:date="2026-09-29T16:58:00Z" w16du:dateUtc="2026-09-29T14:58:00Z">
              <w:r>
                <w:rPr>
                  <w:rFonts w:cs="Arial"/>
                  <w:sz w:val="13"/>
                  <w:szCs w:val="13"/>
                </w:rPr>
                <w:t>13.8</w:t>
              </w:r>
            </w:ins>
          </w:p>
        </w:tc>
        <w:tc>
          <w:tcPr>
            <w:tcW w:w="820" w:type="dxa"/>
            <w:vAlign w:val="center"/>
          </w:tcPr>
          <w:p w14:paraId="5E00063F" w14:textId="77777777" w:rsidR="00C60D85" w:rsidRDefault="00000000">
            <w:pPr>
              <w:spacing w:after="0"/>
              <w:rPr>
                <w:ins w:id="8573" w:author="Sean de Noronha | DRG" w:date="2026-09-29T16:58:00Z" w16du:dateUtc="2026-09-29T14:58:00Z"/>
                <w:rFonts w:cs="Arial"/>
                <w:sz w:val="13"/>
                <w:szCs w:val="13"/>
              </w:rPr>
            </w:pPr>
            <w:ins w:id="8574" w:author="Sean de Noronha | DRG" w:date="2026-09-29T16:58:00Z" w16du:dateUtc="2026-09-29T14:58:00Z">
              <w:r>
                <w:rPr>
                  <w:rFonts w:cs="Arial"/>
                  <w:sz w:val="13"/>
                  <w:szCs w:val="13"/>
                </w:rPr>
                <w:t>10,300</w:t>
              </w:r>
            </w:ins>
          </w:p>
        </w:tc>
        <w:tc>
          <w:tcPr>
            <w:tcW w:w="1100" w:type="dxa"/>
            <w:vAlign w:val="center"/>
          </w:tcPr>
          <w:p w14:paraId="5E000640" w14:textId="77777777" w:rsidR="00C60D85" w:rsidRDefault="00000000">
            <w:pPr>
              <w:spacing w:after="0"/>
              <w:rPr>
                <w:ins w:id="8575" w:author="Sean de Noronha | DRG" w:date="2026-09-29T16:58:00Z" w16du:dateUtc="2026-09-29T14:58:00Z"/>
                <w:rFonts w:cs="Arial"/>
                <w:sz w:val="13"/>
                <w:szCs w:val="13"/>
              </w:rPr>
            </w:pPr>
            <w:ins w:id="8576" w:author="Sean de Noronha | DRG" w:date="2026-09-29T16:58:00Z" w16du:dateUtc="2026-09-29T14:58:00Z">
              <w:r>
                <w:rPr>
                  <w:rFonts w:cs="Arial"/>
                  <w:sz w:val="13"/>
                  <w:szCs w:val="13"/>
                </w:rPr>
                <w:t>39.5 (83.6)</w:t>
              </w:r>
            </w:ins>
          </w:p>
        </w:tc>
        <w:tc>
          <w:tcPr>
            <w:tcW w:w="700" w:type="dxa"/>
            <w:vAlign w:val="center"/>
          </w:tcPr>
          <w:p w14:paraId="5E000641" w14:textId="77777777" w:rsidR="00C60D85" w:rsidRDefault="00000000">
            <w:pPr>
              <w:spacing w:after="0"/>
              <w:rPr>
                <w:ins w:id="8577" w:author="Sean de Noronha | DRG" w:date="2026-09-29T16:58:00Z" w16du:dateUtc="2026-09-29T14:58:00Z"/>
                <w:rFonts w:cs="Arial"/>
                <w:sz w:val="13"/>
                <w:szCs w:val="13"/>
              </w:rPr>
            </w:pPr>
            <w:ins w:id="8578" w:author="Sean de Noronha | DRG" w:date="2026-09-29T16:58:00Z" w16du:dateUtc="2026-09-29T14:58:00Z">
              <w:r>
                <w:rPr>
                  <w:rFonts w:cs="Arial"/>
                  <w:sz w:val="13"/>
                  <w:szCs w:val="13"/>
                </w:rPr>
                <w:t>5.85</w:t>
              </w:r>
            </w:ins>
          </w:p>
        </w:tc>
      </w:tr>
      <w:tr w:rsidR="00C60D85" w14:paraId="4A9C5F64" w14:textId="77777777">
        <w:trPr>
          <w:jc w:val="center"/>
          <w:ins w:id="8579" w:author="Sean de Noronha | DRG" w:date="2026-09-29T16:58:00Z"/>
        </w:trPr>
        <w:tc>
          <w:tcPr>
            <w:tcW w:w="560" w:type="dxa"/>
            <w:vAlign w:val="center"/>
          </w:tcPr>
          <w:p w14:paraId="5E000642" w14:textId="77777777" w:rsidR="00C60D85" w:rsidRDefault="00000000">
            <w:pPr>
              <w:spacing w:after="0"/>
              <w:rPr>
                <w:ins w:id="8580" w:author="Sean de Noronha | DRG" w:date="2026-09-29T16:58:00Z" w16du:dateUtc="2026-09-29T14:58:00Z"/>
                <w:rFonts w:cs="Arial"/>
                <w:sz w:val="13"/>
                <w:szCs w:val="13"/>
              </w:rPr>
            </w:pPr>
            <w:ins w:id="8581" w:author="Sean de Noronha | DRG" w:date="2026-09-29T16:58:00Z" w16du:dateUtc="2026-09-29T14:58:00Z">
              <w:r>
                <w:rPr>
                  <w:rFonts w:cs="Arial"/>
                  <w:sz w:val="13"/>
                  <w:szCs w:val="13"/>
                </w:rPr>
                <w:t>97</w:t>
              </w:r>
            </w:ins>
          </w:p>
        </w:tc>
        <w:tc>
          <w:tcPr>
            <w:tcW w:w="500" w:type="dxa"/>
            <w:vAlign w:val="center"/>
          </w:tcPr>
          <w:p w14:paraId="5E000643" w14:textId="77777777" w:rsidR="00C60D85" w:rsidRDefault="00000000">
            <w:pPr>
              <w:spacing w:after="0"/>
              <w:rPr>
                <w:ins w:id="8582" w:author="Sean de Noronha | DRG" w:date="2026-09-29T16:58:00Z" w16du:dateUtc="2026-09-29T14:58:00Z"/>
                <w:rFonts w:cs="Arial"/>
                <w:sz w:val="13"/>
                <w:szCs w:val="13"/>
              </w:rPr>
            </w:pPr>
            <w:ins w:id="8583" w:author="Sean de Noronha | DRG" w:date="2026-09-29T16:58:00Z" w16du:dateUtc="2026-09-29T14:58:00Z">
              <w:r>
                <w:rPr>
                  <w:rFonts w:cs="Arial"/>
                  <w:sz w:val="13"/>
                  <w:szCs w:val="13"/>
                </w:rPr>
                <w:t>T2</w:t>
              </w:r>
            </w:ins>
          </w:p>
        </w:tc>
        <w:tc>
          <w:tcPr>
            <w:tcW w:w="660" w:type="dxa"/>
            <w:vAlign w:val="center"/>
          </w:tcPr>
          <w:p w14:paraId="5E000644" w14:textId="77777777" w:rsidR="00C60D85" w:rsidRDefault="00000000">
            <w:pPr>
              <w:spacing w:after="0"/>
              <w:rPr>
                <w:ins w:id="8584" w:author="Sean de Noronha | DRG" w:date="2026-09-29T16:58:00Z" w16du:dateUtc="2026-09-29T14:58:00Z"/>
                <w:rFonts w:cs="Arial"/>
                <w:sz w:val="13"/>
                <w:szCs w:val="13"/>
              </w:rPr>
            </w:pPr>
            <w:ins w:id="8585" w:author="Sean de Noronha | DRG" w:date="2026-09-29T16:58:00Z" w16du:dateUtc="2026-09-29T14:58:00Z">
              <w:r>
                <w:rPr>
                  <w:rFonts w:cs="Arial"/>
                  <w:sz w:val="13"/>
                  <w:szCs w:val="13"/>
                </w:rPr>
                <w:t>1</w:t>
              </w:r>
            </w:ins>
          </w:p>
        </w:tc>
        <w:tc>
          <w:tcPr>
            <w:tcW w:w="1920" w:type="dxa"/>
            <w:vAlign w:val="center"/>
          </w:tcPr>
          <w:p w14:paraId="5E000645" w14:textId="77777777" w:rsidR="00C60D85" w:rsidRDefault="00000000">
            <w:pPr>
              <w:spacing w:after="0"/>
              <w:rPr>
                <w:ins w:id="8586" w:author="Sean de Noronha | DRG" w:date="2026-09-29T16:58:00Z" w16du:dateUtc="2026-09-29T14:58:00Z"/>
                <w:rFonts w:cs="Arial"/>
                <w:sz w:val="13"/>
                <w:szCs w:val="13"/>
              </w:rPr>
            </w:pPr>
            <w:ins w:id="8587" w:author="Sean de Noronha | DRG" w:date="2026-09-29T16:58:00Z" w16du:dateUtc="2026-09-29T14:58:00Z">
              <w:r>
                <w:rPr>
                  <w:rFonts w:cs="Arial"/>
                  <w:sz w:val="13"/>
                  <w:szCs w:val="13"/>
                </w:rPr>
                <w:t>CSST, Manufacturer C, EHD 13</w:t>
              </w:r>
            </w:ins>
          </w:p>
        </w:tc>
        <w:tc>
          <w:tcPr>
            <w:tcW w:w="520" w:type="dxa"/>
            <w:vAlign w:val="center"/>
          </w:tcPr>
          <w:p w14:paraId="5E000646" w14:textId="77777777" w:rsidR="00C60D85" w:rsidRDefault="00000000">
            <w:pPr>
              <w:spacing w:after="0"/>
              <w:rPr>
                <w:ins w:id="8588" w:author="Sean de Noronha | DRG" w:date="2026-09-29T16:58:00Z" w16du:dateUtc="2026-09-29T14:58:00Z"/>
                <w:rFonts w:cs="Arial"/>
                <w:sz w:val="13"/>
                <w:szCs w:val="13"/>
              </w:rPr>
            </w:pPr>
            <w:ins w:id="8589" w:author="Sean de Noronha | DRG" w:date="2026-09-29T16:58:00Z" w16du:dateUtc="2026-09-29T14:58:00Z">
              <w:r>
                <w:rPr>
                  <w:rFonts w:cs="Arial"/>
                  <w:sz w:val="13"/>
                  <w:szCs w:val="13"/>
                </w:rPr>
                <w:t>NG</w:t>
              </w:r>
            </w:ins>
          </w:p>
        </w:tc>
        <w:tc>
          <w:tcPr>
            <w:tcW w:w="900" w:type="dxa"/>
            <w:vAlign w:val="center"/>
          </w:tcPr>
          <w:p w14:paraId="5E000647" w14:textId="77777777" w:rsidR="00C60D85" w:rsidRDefault="00000000">
            <w:pPr>
              <w:spacing w:after="0"/>
              <w:rPr>
                <w:ins w:id="8590" w:author="Sean de Noronha | DRG" w:date="2026-09-29T16:58:00Z" w16du:dateUtc="2026-09-29T14:58:00Z"/>
                <w:rFonts w:cs="Arial"/>
                <w:sz w:val="13"/>
                <w:szCs w:val="13"/>
              </w:rPr>
            </w:pPr>
            <w:ins w:id="8591" w:author="Sean de Noronha | DRG" w:date="2026-09-29T16:58:00Z" w16du:dateUtc="2026-09-29T14:58:00Z">
              <w:r>
                <w:rPr>
                  <w:rFonts w:cs="Arial"/>
                  <w:sz w:val="13"/>
                  <w:szCs w:val="13"/>
                </w:rPr>
                <w:t>3,870</w:t>
              </w:r>
            </w:ins>
          </w:p>
        </w:tc>
        <w:tc>
          <w:tcPr>
            <w:tcW w:w="800" w:type="dxa"/>
            <w:vAlign w:val="center"/>
          </w:tcPr>
          <w:p w14:paraId="5E000648" w14:textId="77777777" w:rsidR="00C60D85" w:rsidRDefault="00000000">
            <w:pPr>
              <w:spacing w:after="0"/>
              <w:rPr>
                <w:ins w:id="8592" w:author="Sean de Noronha | DRG" w:date="2026-09-29T16:58:00Z" w16du:dateUtc="2026-09-29T14:58:00Z"/>
                <w:rFonts w:cs="Arial"/>
                <w:sz w:val="13"/>
                <w:szCs w:val="13"/>
              </w:rPr>
            </w:pPr>
            <w:ins w:id="8593" w:author="Sean de Noronha | DRG" w:date="2026-09-29T16:58:00Z" w16du:dateUtc="2026-09-29T14:58:00Z">
              <w:r>
                <w:rPr>
                  <w:rFonts w:cs="Arial"/>
                  <w:sz w:val="13"/>
                  <w:szCs w:val="13"/>
                </w:rPr>
                <w:t>150 ft</w:t>
              </w:r>
            </w:ins>
          </w:p>
        </w:tc>
        <w:tc>
          <w:tcPr>
            <w:tcW w:w="880" w:type="dxa"/>
            <w:vAlign w:val="center"/>
          </w:tcPr>
          <w:p w14:paraId="5E000649" w14:textId="77777777" w:rsidR="00C60D85" w:rsidRDefault="00000000">
            <w:pPr>
              <w:spacing w:after="0"/>
              <w:rPr>
                <w:ins w:id="8594" w:author="Sean de Noronha | DRG" w:date="2026-09-29T16:58:00Z" w16du:dateUtc="2026-09-29T14:58:00Z"/>
                <w:rFonts w:cs="Arial"/>
                <w:sz w:val="13"/>
                <w:szCs w:val="13"/>
              </w:rPr>
            </w:pPr>
            <w:ins w:id="8595" w:author="Sean de Noronha | DRG" w:date="2026-09-29T16:58:00Z" w16du:dateUtc="2026-09-29T14:58:00Z">
              <w:r>
                <w:rPr>
                  <w:rFonts w:cs="Arial"/>
                  <w:sz w:val="13"/>
                  <w:szCs w:val="13"/>
                </w:rPr>
                <w:t>13.8</w:t>
              </w:r>
            </w:ins>
          </w:p>
        </w:tc>
        <w:tc>
          <w:tcPr>
            <w:tcW w:w="820" w:type="dxa"/>
            <w:vAlign w:val="center"/>
          </w:tcPr>
          <w:p w14:paraId="5E00064A" w14:textId="77777777" w:rsidR="00C60D85" w:rsidRDefault="00000000">
            <w:pPr>
              <w:spacing w:after="0"/>
              <w:rPr>
                <w:ins w:id="8596" w:author="Sean de Noronha | DRG" w:date="2026-09-29T16:58:00Z" w16du:dateUtc="2026-09-29T14:58:00Z"/>
                <w:rFonts w:cs="Arial"/>
                <w:sz w:val="13"/>
                <w:szCs w:val="13"/>
              </w:rPr>
            </w:pPr>
            <w:ins w:id="8597" w:author="Sean de Noronha | DRG" w:date="2026-09-29T16:58:00Z" w16du:dateUtc="2026-09-29T14:58:00Z">
              <w:r>
                <w:rPr>
                  <w:rFonts w:cs="Arial"/>
                  <w:sz w:val="13"/>
                  <w:szCs w:val="13"/>
                </w:rPr>
                <w:t>10,300</w:t>
              </w:r>
            </w:ins>
          </w:p>
        </w:tc>
        <w:tc>
          <w:tcPr>
            <w:tcW w:w="1100" w:type="dxa"/>
            <w:vAlign w:val="center"/>
          </w:tcPr>
          <w:p w14:paraId="5E00064B" w14:textId="77777777" w:rsidR="00C60D85" w:rsidRDefault="00000000">
            <w:pPr>
              <w:spacing w:after="0"/>
              <w:rPr>
                <w:ins w:id="8598" w:author="Sean de Noronha | DRG" w:date="2026-09-29T16:58:00Z" w16du:dateUtc="2026-09-29T14:58:00Z"/>
                <w:rFonts w:cs="Arial"/>
                <w:sz w:val="13"/>
                <w:szCs w:val="13"/>
              </w:rPr>
            </w:pPr>
            <w:ins w:id="8599" w:author="Sean de Noronha | DRG" w:date="2026-09-29T16:58:00Z" w16du:dateUtc="2026-09-29T14:58:00Z">
              <w:r>
                <w:rPr>
                  <w:rFonts w:cs="Arial"/>
                  <w:sz w:val="13"/>
                  <w:szCs w:val="13"/>
                </w:rPr>
                <w:t>34.6 (73.3)</w:t>
              </w:r>
            </w:ins>
          </w:p>
        </w:tc>
        <w:tc>
          <w:tcPr>
            <w:tcW w:w="700" w:type="dxa"/>
            <w:vAlign w:val="center"/>
          </w:tcPr>
          <w:p w14:paraId="5E00064C" w14:textId="77777777" w:rsidR="00C60D85" w:rsidRDefault="00000000">
            <w:pPr>
              <w:spacing w:after="0"/>
              <w:rPr>
                <w:ins w:id="8600" w:author="Sean de Noronha | DRG" w:date="2026-09-29T16:58:00Z" w16du:dateUtc="2026-09-29T14:58:00Z"/>
                <w:rFonts w:cs="Arial"/>
                <w:sz w:val="13"/>
                <w:szCs w:val="13"/>
              </w:rPr>
            </w:pPr>
            <w:ins w:id="8601" w:author="Sean de Noronha | DRG" w:date="2026-09-29T16:58:00Z" w16du:dateUtc="2026-09-29T14:58:00Z">
              <w:r>
                <w:rPr>
                  <w:rFonts w:cs="Arial"/>
                  <w:sz w:val="13"/>
                  <w:szCs w:val="13"/>
                </w:rPr>
                <w:t>5.12</w:t>
              </w:r>
            </w:ins>
          </w:p>
        </w:tc>
      </w:tr>
      <w:tr w:rsidR="00C60D85" w14:paraId="6C0460A8" w14:textId="77777777">
        <w:trPr>
          <w:jc w:val="center"/>
          <w:ins w:id="8602" w:author="Sean de Noronha | DRG" w:date="2026-09-29T16:58:00Z"/>
        </w:trPr>
        <w:tc>
          <w:tcPr>
            <w:tcW w:w="560" w:type="dxa"/>
            <w:vAlign w:val="center"/>
          </w:tcPr>
          <w:p w14:paraId="5E00064D" w14:textId="77777777" w:rsidR="00C60D85" w:rsidRDefault="00000000">
            <w:pPr>
              <w:spacing w:after="0"/>
              <w:rPr>
                <w:ins w:id="8603" w:author="Sean de Noronha | DRG" w:date="2026-09-29T16:58:00Z" w16du:dateUtc="2026-09-29T14:58:00Z"/>
                <w:rFonts w:cs="Arial"/>
                <w:sz w:val="13"/>
                <w:szCs w:val="13"/>
              </w:rPr>
            </w:pPr>
            <w:ins w:id="8604" w:author="Sean de Noronha | DRG" w:date="2026-09-29T16:58:00Z" w16du:dateUtc="2026-09-29T14:58:00Z">
              <w:r>
                <w:rPr>
                  <w:rFonts w:cs="Arial"/>
                  <w:sz w:val="13"/>
                  <w:szCs w:val="13"/>
                </w:rPr>
                <w:t>98</w:t>
              </w:r>
            </w:ins>
          </w:p>
        </w:tc>
        <w:tc>
          <w:tcPr>
            <w:tcW w:w="500" w:type="dxa"/>
            <w:vAlign w:val="center"/>
          </w:tcPr>
          <w:p w14:paraId="5E00064E" w14:textId="77777777" w:rsidR="00C60D85" w:rsidRDefault="00000000">
            <w:pPr>
              <w:spacing w:after="0"/>
              <w:rPr>
                <w:ins w:id="8605" w:author="Sean de Noronha | DRG" w:date="2026-09-29T16:58:00Z" w16du:dateUtc="2026-09-29T14:58:00Z"/>
                <w:rFonts w:cs="Arial"/>
                <w:sz w:val="13"/>
                <w:szCs w:val="13"/>
              </w:rPr>
            </w:pPr>
            <w:ins w:id="8606" w:author="Sean de Noronha | DRG" w:date="2026-09-29T16:58:00Z" w16du:dateUtc="2026-09-29T14:58:00Z">
              <w:r>
                <w:rPr>
                  <w:rFonts w:cs="Arial"/>
                  <w:sz w:val="13"/>
                  <w:szCs w:val="13"/>
                </w:rPr>
                <w:t>T2</w:t>
              </w:r>
            </w:ins>
          </w:p>
        </w:tc>
        <w:tc>
          <w:tcPr>
            <w:tcW w:w="660" w:type="dxa"/>
            <w:vAlign w:val="center"/>
          </w:tcPr>
          <w:p w14:paraId="5E00064F" w14:textId="77777777" w:rsidR="00C60D85" w:rsidRDefault="00000000">
            <w:pPr>
              <w:spacing w:after="0"/>
              <w:rPr>
                <w:ins w:id="8607" w:author="Sean de Noronha | DRG" w:date="2026-09-29T16:58:00Z" w16du:dateUtc="2026-09-29T14:58:00Z"/>
                <w:rFonts w:cs="Arial"/>
                <w:sz w:val="13"/>
                <w:szCs w:val="13"/>
              </w:rPr>
            </w:pPr>
            <w:ins w:id="8608" w:author="Sean de Noronha | DRG" w:date="2026-09-29T16:58:00Z" w16du:dateUtc="2026-09-29T14:58:00Z">
              <w:r>
                <w:rPr>
                  <w:rFonts w:cs="Arial"/>
                  <w:sz w:val="13"/>
                  <w:szCs w:val="13"/>
                </w:rPr>
                <w:t>1</w:t>
              </w:r>
            </w:ins>
          </w:p>
        </w:tc>
        <w:tc>
          <w:tcPr>
            <w:tcW w:w="1920" w:type="dxa"/>
            <w:vAlign w:val="center"/>
          </w:tcPr>
          <w:p w14:paraId="5E000650" w14:textId="77777777" w:rsidR="00C60D85" w:rsidRDefault="00000000">
            <w:pPr>
              <w:spacing w:after="0"/>
              <w:rPr>
                <w:ins w:id="8609" w:author="Sean de Noronha | DRG" w:date="2026-09-29T16:58:00Z" w16du:dateUtc="2026-09-29T14:58:00Z"/>
                <w:rFonts w:cs="Arial"/>
                <w:sz w:val="13"/>
                <w:szCs w:val="13"/>
              </w:rPr>
            </w:pPr>
            <w:ins w:id="8610" w:author="Sean de Noronha | DRG" w:date="2026-09-29T16:58:00Z" w16du:dateUtc="2026-09-29T14:58:00Z">
              <w:r>
                <w:rPr>
                  <w:rFonts w:cs="Arial"/>
                  <w:sz w:val="13"/>
                  <w:szCs w:val="13"/>
                </w:rPr>
                <w:t>CSST, Manufacturer C, EHD 13</w:t>
              </w:r>
            </w:ins>
          </w:p>
        </w:tc>
        <w:tc>
          <w:tcPr>
            <w:tcW w:w="520" w:type="dxa"/>
            <w:vAlign w:val="center"/>
          </w:tcPr>
          <w:p w14:paraId="5E000651" w14:textId="77777777" w:rsidR="00C60D85" w:rsidRDefault="00000000">
            <w:pPr>
              <w:spacing w:after="0"/>
              <w:rPr>
                <w:ins w:id="8611" w:author="Sean de Noronha | DRG" w:date="2026-09-29T16:58:00Z" w16du:dateUtc="2026-09-29T14:58:00Z"/>
                <w:rFonts w:cs="Arial"/>
                <w:sz w:val="13"/>
                <w:szCs w:val="13"/>
              </w:rPr>
            </w:pPr>
            <w:ins w:id="8612" w:author="Sean de Noronha | DRG" w:date="2026-09-29T16:58:00Z" w16du:dateUtc="2026-09-29T14:58:00Z">
              <w:r>
                <w:rPr>
                  <w:rFonts w:cs="Arial"/>
                  <w:sz w:val="13"/>
                  <w:szCs w:val="13"/>
                </w:rPr>
                <w:t>NG</w:t>
              </w:r>
            </w:ins>
          </w:p>
        </w:tc>
        <w:tc>
          <w:tcPr>
            <w:tcW w:w="900" w:type="dxa"/>
            <w:vAlign w:val="center"/>
          </w:tcPr>
          <w:p w14:paraId="5E000652" w14:textId="77777777" w:rsidR="00C60D85" w:rsidRDefault="00000000">
            <w:pPr>
              <w:spacing w:after="0"/>
              <w:rPr>
                <w:ins w:id="8613" w:author="Sean de Noronha | DRG" w:date="2026-09-29T16:58:00Z" w16du:dateUtc="2026-09-29T14:58:00Z"/>
                <w:rFonts w:cs="Arial"/>
                <w:sz w:val="13"/>
                <w:szCs w:val="13"/>
              </w:rPr>
            </w:pPr>
            <w:ins w:id="8614" w:author="Sean de Noronha | DRG" w:date="2026-09-29T16:58:00Z" w16du:dateUtc="2026-09-29T14:58:00Z">
              <w:r>
                <w:rPr>
                  <w:rFonts w:cs="Arial"/>
                  <w:sz w:val="13"/>
                  <w:szCs w:val="13"/>
                </w:rPr>
                <w:t>3,470</w:t>
              </w:r>
            </w:ins>
          </w:p>
        </w:tc>
        <w:tc>
          <w:tcPr>
            <w:tcW w:w="800" w:type="dxa"/>
            <w:vAlign w:val="center"/>
          </w:tcPr>
          <w:p w14:paraId="5E000653" w14:textId="77777777" w:rsidR="00C60D85" w:rsidRDefault="00000000">
            <w:pPr>
              <w:spacing w:after="0"/>
              <w:rPr>
                <w:ins w:id="8615" w:author="Sean de Noronha | DRG" w:date="2026-09-29T16:58:00Z" w16du:dateUtc="2026-09-29T14:58:00Z"/>
                <w:rFonts w:cs="Arial"/>
                <w:sz w:val="13"/>
                <w:szCs w:val="13"/>
              </w:rPr>
            </w:pPr>
            <w:ins w:id="8616" w:author="Sean de Noronha | DRG" w:date="2026-09-29T16:58:00Z" w16du:dateUtc="2026-09-29T14:58:00Z">
              <w:r>
                <w:rPr>
                  <w:rFonts w:cs="Arial"/>
                  <w:sz w:val="13"/>
                  <w:szCs w:val="13"/>
                </w:rPr>
                <w:t>200 ft</w:t>
              </w:r>
            </w:ins>
          </w:p>
        </w:tc>
        <w:tc>
          <w:tcPr>
            <w:tcW w:w="880" w:type="dxa"/>
            <w:vAlign w:val="center"/>
          </w:tcPr>
          <w:p w14:paraId="5E000654" w14:textId="77777777" w:rsidR="00C60D85" w:rsidRDefault="00000000">
            <w:pPr>
              <w:spacing w:after="0"/>
              <w:rPr>
                <w:ins w:id="8617" w:author="Sean de Noronha | DRG" w:date="2026-09-29T16:58:00Z" w16du:dateUtc="2026-09-29T14:58:00Z"/>
                <w:rFonts w:cs="Arial"/>
                <w:sz w:val="13"/>
                <w:szCs w:val="13"/>
              </w:rPr>
            </w:pPr>
            <w:ins w:id="8618" w:author="Sean de Noronha | DRG" w:date="2026-09-29T16:58:00Z" w16du:dateUtc="2026-09-29T14:58:00Z">
              <w:r>
                <w:rPr>
                  <w:rFonts w:cs="Arial"/>
                  <w:sz w:val="13"/>
                  <w:szCs w:val="13"/>
                </w:rPr>
                <w:t>13.8</w:t>
              </w:r>
            </w:ins>
          </w:p>
        </w:tc>
        <w:tc>
          <w:tcPr>
            <w:tcW w:w="820" w:type="dxa"/>
            <w:vAlign w:val="center"/>
          </w:tcPr>
          <w:p w14:paraId="5E000655" w14:textId="77777777" w:rsidR="00C60D85" w:rsidRDefault="00000000">
            <w:pPr>
              <w:spacing w:after="0"/>
              <w:rPr>
                <w:ins w:id="8619" w:author="Sean de Noronha | DRG" w:date="2026-09-29T16:58:00Z" w16du:dateUtc="2026-09-29T14:58:00Z"/>
                <w:rFonts w:cs="Arial"/>
                <w:sz w:val="13"/>
                <w:szCs w:val="13"/>
              </w:rPr>
            </w:pPr>
            <w:ins w:id="8620" w:author="Sean de Noronha | DRG" w:date="2026-09-29T16:58:00Z" w16du:dateUtc="2026-09-29T14:58:00Z">
              <w:r>
                <w:rPr>
                  <w:rFonts w:cs="Arial"/>
                  <w:sz w:val="13"/>
                  <w:szCs w:val="13"/>
                </w:rPr>
                <w:t>10,300</w:t>
              </w:r>
            </w:ins>
          </w:p>
        </w:tc>
        <w:tc>
          <w:tcPr>
            <w:tcW w:w="1100" w:type="dxa"/>
            <w:vAlign w:val="center"/>
          </w:tcPr>
          <w:p w14:paraId="5E000656" w14:textId="77777777" w:rsidR="00C60D85" w:rsidRDefault="00000000">
            <w:pPr>
              <w:spacing w:after="0"/>
              <w:rPr>
                <w:ins w:id="8621" w:author="Sean de Noronha | DRG" w:date="2026-09-29T16:58:00Z" w16du:dateUtc="2026-09-29T14:58:00Z"/>
                <w:rFonts w:cs="Arial"/>
                <w:sz w:val="13"/>
                <w:szCs w:val="13"/>
              </w:rPr>
            </w:pPr>
            <w:ins w:id="8622" w:author="Sean de Noronha | DRG" w:date="2026-09-29T16:58:00Z" w16du:dateUtc="2026-09-29T14:58:00Z">
              <w:r>
                <w:rPr>
                  <w:rFonts w:cs="Arial"/>
                  <w:sz w:val="13"/>
                  <w:szCs w:val="13"/>
                </w:rPr>
                <w:t>31.1 (65.8)</w:t>
              </w:r>
            </w:ins>
          </w:p>
        </w:tc>
        <w:tc>
          <w:tcPr>
            <w:tcW w:w="700" w:type="dxa"/>
            <w:vAlign w:val="center"/>
          </w:tcPr>
          <w:p w14:paraId="5E000657" w14:textId="77777777" w:rsidR="00C60D85" w:rsidRDefault="00000000">
            <w:pPr>
              <w:spacing w:after="0"/>
              <w:rPr>
                <w:ins w:id="8623" w:author="Sean de Noronha | DRG" w:date="2026-09-29T16:58:00Z" w16du:dateUtc="2026-09-29T14:58:00Z"/>
                <w:rFonts w:cs="Arial"/>
                <w:sz w:val="13"/>
                <w:szCs w:val="13"/>
              </w:rPr>
            </w:pPr>
            <w:ins w:id="8624" w:author="Sean de Noronha | DRG" w:date="2026-09-29T16:58:00Z" w16du:dateUtc="2026-09-29T14:58:00Z">
              <w:r>
                <w:rPr>
                  <w:rFonts w:cs="Arial"/>
                  <w:sz w:val="13"/>
                  <w:szCs w:val="13"/>
                </w:rPr>
                <w:t>4.60</w:t>
              </w:r>
            </w:ins>
          </w:p>
        </w:tc>
      </w:tr>
      <w:tr w:rsidR="00C60D85" w14:paraId="7EFD0B5B" w14:textId="77777777">
        <w:trPr>
          <w:jc w:val="center"/>
          <w:ins w:id="8625" w:author="Sean de Noronha | DRG" w:date="2026-09-29T16:58:00Z"/>
        </w:trPr>
        <w:tc>
          <w:tcPr>
            <w:tcW w:w="560" w:type="dxa"/>
            <w:vAlign w:val="center"/>
          </w:tcPr>
          <w:p w14:paraId="5E000658" w14:textId="77777777" w:rsidR="00C60D85" w:rsidRDefault="00000000">
            <w:pPr>
              <w:spacing w:after="0"/>
              <w:rPr>
                <w:ins w:id="8626" w:author="Sean de Noronha | DRG" w:date="2026-09-29T16:58:00Z" w16du:dateUtc="2026-09-29T14:58:00Z"/>
                <w:rFonts w:cs="Arial"/>
                <w:sz w:val="13"/>
                <w:szCs w:val="13"/>
              </w:rPr>
            </w:pPr>
            <w:ins w:id="8627" w:author="Sean de Noronha | DRG" w:date="2026-09-29T16:58:00Z" w16du:dateUtc="2026-09-29T14:58:00Z">
              <w:r>
                <w:rPr>
                  <w:rFonts w:cs="Arial"/>
                  <w:sz w:val="13"/>
                  <w:szCs w:val="13"/>
                </w:rPr>
                <w:t>99</w:t>
              </w:r>
            </w:ins>
          </w:p>
        </w:tc>
        <w:tc>
          <w:tcPr>
            <w:tcW w:w="500" w:type="dxa"/>
            <w:vAlign w:val="center"/>
          </w:tcPr>
          <w:p w14:paraId="5E000659" w14:textId="77777777" w:rsidR="00C60D85" w:rsidRDefault="00000000">
            <w:pPr>
              <w:spacing w:after="0"/>
              <w:rPr>
                <w:ins w:id="8628" w:author="Sean de Noronha | DRG" w:date="2026-09-29T16:58:00Z" w16du:dateUtc="2026-09-29T14:58:00Z"/>
                <w:rFonts w:cs="Arial"/>
                <w:sz w:val="13"/>
                <w:szCs w:val="13"/>
              </w:rPr>
            </w:pPr>
            <w:ins w:id="8629" w:author="Sean de Noronha | DRG" w:date="2026-09-29T16:58:00Z" w16du:dateUtc="2026-09-29T14:58:00Z">
              <w:r>
                <w:rPr>
                  <w:rFonts w:cs="Arial"/>
                  <w:sz w:val="13"/>
                  <w:szCs w:val="13"/>
                </w:rPr>
                <w:t>T2</w:t>
              </w:r>
            </w:ins>
          </w:p>
        </w:tc>
        <w:tc>
          <w:tcPr>
            <w:tcW w:w="660" w:type="dxa"/>
            <w:vAlign w:val="center"/>
          </w:tcPr>
          <w:p w14:paraId="5E00065A" w14:textId="77777777" w:rsidR="00C60D85" w:rsidRDefault="00000000">
            <w:pPr>
              <w:spacing w:after="0"/>
              <w:rPr>
                <w:ins w:id="8630" w:author="Sean de Noronha | DRG" w:date="2026-09-29T16:58:00Z" w16du:dateUtc="2026-09-29T14:58:00Z"/>
                <w:rFonts w:cs="Arial"/>
                <w:sz w:val="13"/>
                <w:szCs w:val="13"/>
              </w:rPr>
            </w:pPr>
            <w:ins w:id="8631" w:author="Sean de Noronha | DRG" w:date="2026-09-29T16:58:00Z" w16du:dateUtc="2026-09-29T14:58:00Z">
              <w:r>
                <w:rPr>
                  <w:rFonts w:cs="Arial"/>
                  <w:sz w:val="13"/>
                  <w:szCs w:val="13"/>
                </w:rPr>
                <w:t>1</w:t>
              </w:r>
            </w:ins>
          </w:p>
        </w:tc>
        <w:tc>
          <w:tcPr>
            <w:tcW w:w="1920" w:type="dxa"/>
            <w:vAlign w:val="center"/>
          </w:tcPr>
          <w:p w14:paraId="5E00065B" w14:textId="77777777" w:rsidR="00C60D85" w:rsidRDefault="00000000">
            <w:pPr>
              <w:spacing w:after="0"/>
              <w:rPr>
                <w:ins w:id="8632" w:author="Sean de Noronha | DRG" w:date="2026-09-29T16:58:00Z" w16du:dateUtc="2026-09-29T14:58:00Z"/>
                <w:rFonts w:cs="Arial"/>
                <w:sz w:val="13"/>
                <w:szCs w:val="13"/>
              </w:rPr>
            </w:pPr>
            <w:ins w:id="8633" w:author="Sean de Noronha | DRG" w:date="2026-09-29T16:58:00Z" w16du:dateUtc="2026-09-29T14:58:00Z">
              <w:r>
                <w:rPr>
                  <w:rFonts w:cs="Arial"/>
                  <w:sz w:val="13"/>
                  <w:szCs w:val="13"/>
                </w:rPr>
                <w:t>CSST, Manufacturer C, EHD 13</w:t>
              </w:r>
            </w:ins>
          </w:p>
        </w:tc>
        <w:tc>
          <w:tcPr>
            <w:tcW w:w="520" w:type="dxa"/>
            <w:vAlign w:val="center"/>
          </w:tcPr>
          <w:p w14:paraId="5E00065C" w14:textId="77777777" w:rsidR="00C60D85" w:rsidRDefault="00000000">
            <w:pPr>
              <w:spacing w:after="0"/>
              <w:rPr>
                <w:ins w:id="8634" w:author="Sean de Noronha | DRG" w:date="2026-09-29T16:58:00Z" w16du:dateUtc="2026-09-29T14:58:00Z"/>
                <w:rFonts w:cs="Arial"/>
                <w:sz w:val="13"/>
                <w:szCs w:val="13"/>
              </w:rPr>
            </w:pPr>
            <w:ins w:id="8635" w:author="Sean de Noronha | DRG" w:date="2026-09-29T16:58:00Z" w16du:dateUtc="2026-09-29T14:58:00Z">
              <w:r>
                <w:rPr>
                  <w:rFonts w:cs="Arial"/>
                  <w:sz w:val="13"/>
                  <w:szCs w:val="13"/>
                </w:rPr>
                <w:t>NG</w:t>
              </w:r>
            </w:ins>
          </w:p>
        </w:tc>
        <w:tc>
          <w:tcPr>
            <w:tcW w:w="900" w:type="dxa"/>
            <w:vAlign w:val="center"/>
          </w:tcPr>
          <w:p w14:paraId="5E00065D" w14:textId="77777777" w:rsidR="00C60D85" w:rsidRDefault="00000000">
            <w:pPr>
              <w:spacing w:after="0"/>
              <w:rPr>
                <w:ins w:id="8636" w:author="Sean de Noronha | DRG" w:date="2026-09-29T16:58:00Z" w16du:dateUtc="2026-09-29T14:58:00Z"/>
                <w:rFonts w:cs="Arial"/>
                <w:sz w:val="13"/>
                <w:szCs w:val="13"/>
              </w:rPr>
            </w:pPr>
            <w:ins w:id="8637" w:author="Sean de Noronha | DRG" w:date="2026-09-29T16:58:00Z" w16du:dateUtc="2026-09-29T14:58:00Z">
              <w:r>
                <w:rPr>
                  <w:rFonts w:cs="Arial"/>
                  <w:sz w:val="13"/>
                  <w:szCs w:val="13"/>
                </w:rPr>
                <w:t>3,240</w:t>
              </w:r>
            </w:ins>
          </w:p>
        </w:tc>
        <w:tc>
          <w:tcPr>
            <w:tcW w:w="800" w:type="dxa"/>
            <w:vAlign w:val="center"/>
          </w:tcPr>
          <w:p w14:paraId="5E00065E" w14:textId="77777777" w:rsidR="00C60D85" w:rsidRDefault="00000000">
            <w:pPr>
              <w:spacing w:after="0"/>
              <w:rPr>
                <w:ins w:id="8638" w:author="Sean de Noronha | DRG" w:date="2026-09-29T16:58:00Z" w16du:dateUtc="2026-09-29T14:58:00Z"/>
                <w:rFonts w:cs="Arial"/>
                <w:sz w:val="13"/>
                <w:szCs w:val="13"/>
              </w:rPr>
            </w:pPr>
            <w:ins w:id="8639" w:author="Sean de Noronha | DRG" w:date="2026-09-29T16:58:00Z" w16du:dateUtc="2026-09-29T14:58:00Z">
              <w:r>
                <w:rPr>
                  <w:rFonts w:cs="Arial"/>
                  <w:sz w:val="13"/>
                  <w:szCs w:val="13"/>
                </w:rPr>
                <w:t>240 ft</w:t>
              </w:r>
            </w:ins>
          </w:p>
        </w:tc>
        <w:tc>
          <w:tcPr>
            <w:tcW w:w="880" w:type="dxa"/>
            <w:vAlign w:val="center"/>
          </w:tcPr>
          <w:p w14:paraId="5E00065F" w14:textId="77777777" w:rsidR="00C60D85" w:rsidRDefault="00000000">
            <w:pPr>
              <w:spacing w:after="0"/>
              <w:rPr>
                <w:ins w:id="8640" w:author="Sean de Noronha | DRG" w:date="2026-09-29T16:58:00Z" w16du:dateUtc="2026-09-29T14:58:00Z"/>
                <w:rFonts w:cs="Arial"/>
                <w:sz w:val="13"/>
                <w:szCs w:val="13"/>
              </w:rPr>
            </w:pPr>
            <w:ins w:id="8641" w:author="Sean de Noronha | DRG" w:date="2026-09-29T16:58:00Z" w16du:dateUtc="2026-09-29T14:58:00Z">
              <w:r>
                <w:rPr>
                  <w:rFonts w:cs="Arial"/>
                  <w:sz w:val="13"/>
                  <w:szCs w:val="13"/>
                </w:rPr>
                <w:t>13.8</w:t>
              </w:r>
            </w:ins>
          </w:p>
        </w:tc>
        <w:tc>
          <w:tcPr>
            <w:tcW w:w="820" w:type="dxa"/>
            <w:vAlign w:val="center"/>
          </w:tcPr>
          <w:p w14:paraId="5E000660" w14:textId="77777777" w:rsidR="00C60D85" w:rsidRDefault="00000000">
            <w:pPr>
              <w:spacing w:after="0"/>
              <w:rPr>
                <w:ins w:id="8642" w:author="Sean de Noronha | DRG" w:date="2026-09-29T16:58:00Z" w16du:dateUtc="2026-09-29T14:58:00Z"/>
                <w:rFonts w:cs="Arial"/>
                <w:sz w:val="13"/>
                <w:szCs w:val="13"/>
              </w:rPr>
            </w:pPr>
            <w:ins w:id="8643" w:author="Sean de Noronha | DRG" w:date="2026-09-29T16:58:00Z" w16du:dateUtc="2026-09-29T14:58:00Z">
              <w:r>
                <w:rPr>
                  <w:rFonts w:cs="Arial"/>
                  <w:sz w:val="13"/>
                  <w:szCs w:val="13"/>
                </w:rPr>
                <w:t>10,300</w:t>
              </w:r>
            </w:ins>
          </w:p>
        </w:tc>
        <w:tc>
          <w:tcPr>
            <w:tcW w:w="1100" w:type="dxa"/>
            <w:vAlign w:val="center"/>
          </w:tcPr>
          <w:p w14:paraId="5E000661" w14:textId="77777777" w:rsidR="00C60D85" w:rsidRDefault="00000000">
            <w:pPr>
              <w:spacing w:after="0"/>
              <w:rPr>
                <w:ins w:id="8644" w:author="Sean de Noronha | DRG" w:date="2026-09-29T16:58:00Z" w16du:dateUtc="2026-09-29T14:58:00Z"/>
                <w:rFonts w:cs="Arial"/>
                <w:sz w:val="13"/>
                <w:szCs w:val="13"/>
              </w:rPr>
            </w:pPr>
            <w:ins w:id="8645" w:author="Sean de Noronha | DRG" w:date="2026-09-29T16:58:00Z" w16du:dateUtc="2026-09-29T14:58:00Z">
              <w:r>
                <w:rPr>
                  <w:rFonts w:cs="Arial"/>
                  <w:sz w:val="13"/>
                  <w:szCs w:val="13"/>
                </w:rPr>
                <w:t>29.0 (61.5)</w:t>
              </w:r>
            </w:ins>
          </w:p>
        </w:tc>
        <w:tc>
          <w:tcPr>
            <w:tcW w:w="700" w:type="dxa"/>
            <w:vAlign w:val="center"/>
          </w:tcPr>
          <w:p w14:paraId="5E000662" w14:textId="77777777" w:rsidR="00C60D85" w:rsidRDefault="00000000">
            <w:pPr>
              <w:spacing w:after="0"/>
              <w:rPr>
                <w:ins w:id="8646" w:author="Sean de Noronha | DRG" w:date="2026-09-29T16:58:00Z" w16du:dateUtc="2026-09-29T14:58:00Z"/>
                <w:rFonts w:cs="Arial"/>
                <w:sz w:val="13"/>
                <w:szCs w:val="13"/>
              </w:rPr>
            </w:pPr>
            <w:ins w:id="8647" w:author="Sean de Noronha | DRG" w:date="2026-09-29T16:58:00Z" w16du:dateUtc="2026-09-29T14:58:00Z">
              <w:r>
                <w:rPr>
                  <w:rFonts w:cs="Arial"/>
                  <w:sz w:val="13"/>
                  <w:szCs w:val="13"/>
                </w:rPr>
                <w:t>4.30</w:t>
              </w:r>
            </w:ins>
          </w:p>
        </w:tc>
      </w:tr>
      <w:tr w:rsidR="00C60D85" w14:paraId="4CA9ABDA" w14:textId="77777777">
        <w:trPr>
          <w:jc w:val="center"/>
          <w:ins w:id="8648" w:author="Sean de Noronha | DRG" w:date="2026-09-29T16:58:00Z"/>
        </w:trPr>
        <w:tc>
          <w:tcPr>
            <w:tcW w:w="560" w:type="dxa"/>
            <w:vAlign w:val="center"/>
          </w:tcPr>
          <w:p w14:paraId="5E000663" w14:textId="77777777" w:rsidR="00C60D85" w:rsidRDefault="00000000">
            <w:pPr>
              <w:spacing w:after="0"/>
              <w:rPr>
                <w:ins w:id="8649" w:author="Sean de Noronha | DRG" w:date="2026-09-29T16:58:00Z" w16du:dateUtc="2026-09-29T14:58:00Z"/>
                <w:rFonts w:cs="Arial"/>
                <w:sz w:val="13"/>
                <w:szCs w:val="13"/>
              </w:rPr>
            </w:pPr>
            <w:ins w:id="8650" w:author="Sean de Noronha | DRG" w:date="2026-09-29T16:58:00Z" w16du:dateUtc="2026-09-29T14:58:00Z">
              <w:r>
                <w:rPr>
                  <w:rFonts w:cs="Arial"/>
                  <w:sz w:val="13"/>
                  <w:szCs w:val="13"/>
                </w:rPr>
                <w:t>100</w:t>
              </w:r>
            </w:ins>
          </w:p>
        </w:tc>
        <w:tc>
          <w:tcPr>
            <w:tcW w:w="500" w:type="dxa"/>
            <w:vAlign w:val="center"/>
          </w:tcPr>
          <w:p w14:paraId="5E000664" w14:textId="77777777" w:rsidR="00C60D85" w:rsidRDefault="00000000">
            <w:pPr>
              <w:spacing w:after="0"/>
              <w:rPr>
                <w:ins w:id="8651" w:author="Sean de Noronha | DRG" w:date="2026-09-29T16:58:00Z" w16du:dateUtc="2026-09-29T14:58:00Z"/>
                <w:rFonts w:cs="Arial"/>
                <w:sz w:val="13"/>
                <w:szCs w:val="13"/>
              </w:rPr>
            </w:pPr>
            <w:ins w:id="8652" w:author="Sean de Noronha | DRG" w:date="2026-09-29T16:58:00Z" w16du:dateUtc="2026-09-29T14:58:00Z">
              <w:r>
                <w:rPr>
                  <w:rFonts w:cs="Arial"/>
                  <w:sz w:val="13"/>
                  <w:szCs w:val="13"/>
                </w:rPr>
                <w:t>T2</w:t>
              </w:r>
            </w:ins>
          </w:p>
        </w:tc>
        <w:tc>
          <w:tcPr>
            <w:tcW w:w="660" w:type="dxa"/>
            <w:vAlign w:val="center"/>
          </w:tcPr>
          <w:p w14:paraId="5E000665" w14:textId="77777777" w:rsidR="00C60D85" w:rsidRDefault="00000000">
            <w:pPr>
              <w:spacing w:after="0"/>
              <w:rPr>
                <w:ins w:id="8653" w:author="Sean de Noronha | DRG" w:date="2026-09-29T16:58:00Z" w16du:dateUtc="2026-09-29T14:58:00Z"/>
                <w:rFonts w:cs="Arial"/>
                <w:sz w:val="13"/>
                <w:szCs w:val="13"/>
              </w:rPr>
            </w:pPr>
            <w:ins w:id="8654" w:author="Sean de Noronha | DRG" w:date="2026-09-29T16:58:00Z" w16du:dateUtc="2026-09-29T14:58:00Z">
              <w:r>
                <w:rPr>
                  <w:rFonts w:cs="Arial"/>
                  <w:sz w:val="13"/>
                  <w:szCs w:val="13"/>
                </w:rPr>
                <w:t>1</w:t>
              </w:r>
            </w:ins>
          </w:p>
        </w:tc>
        <w:tc>
          <w:tcPr>
            <w:tcW w:w="1920" w:type="dxa"/>
            <w:vAlign w:val="center"/>
          </w:tcPr>
          <w:p w14:paraId="5E000666" w14:textId="77777777" w:rsidR="00C60D85" w:rsidRDefault="00000000">
            <w:pPr>
              <w:spacing w:after="0"/>
              <w:rPr>
                <w:ins w:id="8655" w:author="Sean de Noronha | DRG" w:date="2026-09-29T16:58:00Z" w16du:dateUtc="2026-09-29T14:58:00Z"/>
                <w:rFonts w:cs="Arial"/>
                <w:sz w:val="13"/>
                <w:szCs w:val="13"/>
              </w:rPr>
            </w:pPr>
            <w:ins w:id="8656" w:author="Sean de Noronha | DRG" w:date="2026-09-29T16:58:00Z" w16du:dateUtc="2026-09-29T14:58:00Z">
              <w:r>
                <w:rPr>
                  <w:rFonts w:cs="Arial"/>
                  <w:sz w:val="13"/>
                  <w:szCs w:val="13"/>
                </w:rPr>
                <w:t>CSST, Manufacturer C, EHD 13</w:t>
              </w:r>
            </w:ins>
          </w:p>
        </w:tc>
        <w:tc>
          <w:tcPr>
            <w:tcW w:w="520" w:type="dxa"/>
            <w:vAlign w:val="center"/>
          </w:tcPr>
          <w:p w14:paraId="5E000667" w14:textId="77777777" w:rsidR="00C60D85" w:rsidRDefault="00000000">
            <w:pPr>
              <w:spacing w:after="0"/>
              <w:rPr>
                <w:ins w:id="8657" w:author="Sean de Noronha | DRG" w:date="2026-09-29T16:58:00Z" w16du:dateUtc="2026-09-29T14:58:00Z"/>
                <w:rFonts w:cs="Arial"/>
                <w:sz w:val="13"/>
                <w:szCs w:val="13"/>
              </w:rPr>
            </w:pPr>
            <w:ins w:id="8658" w:author="Sean de Noronha | DRG" w:date="2026-09-29T16:58:00Z" w16du:dateUtc="2026-09-29T14:58:00Z">
              <w:r>
                <w:rPr>
                  <w:rFonts w:cs="Arial"/>
                  <w:sz w:val="13"/>
                  <w:szCs w:val="13"/>
                </w:rPr>
                <w:t>NG</w:t>
              </w:r>
            </w:ins>
          </w:p>
        </w:tc>
        <w:tc>
          <w:tcPr>
            <w:tcW w:w="900" w:type="dxa"/>
            <w:vAlign w:val="center"/>
          </w:tcPr>
          <w:p w14:paraId="5E000668" w14:textId="77777777" w:rsidR="00C60D85" w:rsidRDefault="00000000">
            <w:pPr>
              <w:spacing w:after="0"/>
              <w:rPr>
                <w:ins w:id="8659" w:author="Sean de Noronha | DRG" w:date="2026-09-29T16:58:00Z" w16du:dateUtc="2026-09-29T14:58:00Z"/>
                <w:rFonts w:cs="Arial"/>
                <w:sz w:val="13"/>
                <w:szCs w:val="13"/>
              </w:rPr>
            </w:pPr>
            <w:ins w:id="8660" w:author="Sean de Noronha | DRG" w:date="2026-09-29T16:58:00Z" w16du:dateUtc="2026-09-29T14:58:00Z">
              <w:r>
                <w:rPr>
                  <w:rFonts w:cs="Arial"/>
                  <w:sz w:val="13"/>
                  <w:szCs w:val="13"/>
                </w:rPr>
                <w:t>12,700</w:t>
              </w:r>
            </w:ins>
          </w:p>
        </w:tc>
        <w:tc>
          <w:tcPr>
            <w:tcW w:w="800" w:type="dxa"/>
            <w:vAlign w:val="center"/>
          </w:tcPr>
          <w:p w14:paraId="5E000669" w14:textId="77777777" w:rsidR="00C60D85" w:rsidRDefault="00000000">
            <w:pPr>
              <w:spacing w:after="0"/>
              <w:rPr>
                <w:ins w:id="8661" w:author="Sean de Noronha | DRG" w:date="2026-09-29T16:58:00Z" w16du:dateUtc="2026-09-29T14:58:00Z"/>
                <w:rFonts w:cs="Arial"/>
                <w:sz w:val="13"/>
                <w:szCs w:val="13"/>
              </w:rPr>
            </w:pPr>
            <w:ins w:id="8662" w:author="Sean de Noronha | DRG" w:date="2026-09-29T16:58:00Z" w16du:dateUtc="2026-09-29T14:58:00Z">
              <w:r>
                <w:rPr>
                  <w:rFonts w:cs="Arial"/>
                  <w:sz w:val="13"/>
                  <w:szCs w:val="13"/>
                </w:rPr>
                <w:t>30 ft</w:t>
              </w:r>
            </w:ins>
          </w:p>
        </w:tc>
        <w:tc>
          <w:tcPr>
            <w:tcW w:w="880" w:type="dxa"/>
            <w:vAlign w:val="center"/>
          </w:tcPr>
          <w:p w14:paraId="5E00066A" w14:textId="77777777" w:rsidR="00C60D85" w:rsidRDefault="00000000">
            <w:pPr>
              <w:spacing w:after="0"/>
              <w:rPr>
                <w:ins w:id="8663" w:author="Sean de Noronha | DRG" w:date="2026-09-29T16:58:00Z" w16du:dateUtc="2026-09-29T14:58:00Z"/>
                <w:rFonts w:cs="Arial"/>
                <w:sz w:val="13"/>
                <w:szCs w:val="13"/>
              </w:rPr>
            </w:pPr>
            <w:ins w:id="8664" w:author="Sean de Noronha | DRG" w:date="2026-09-29T16:58:00Z" w16du:dateUtc="2026-09-29T14:58:00Z">
              <w:r>
                <w:rPr>
                  <w:rFonts w:cs="Arial"/>
                  <w:sz w:val="13"/>
                  <w:szCs w:val="13"/>
                </w:rPr>
                <w:t>34.5</w:t>
              </w:r>
            </w:ins>
          </w:p>
        </w:tc>
        <w:tc>
          <w:tcPr>
            <w:tcW w:w="820" w:type="dxa"/>
            <w:vAlign w:val="center"/>
          </w:tcPr>
          <w:p w14:paraId="5E00066B" w14:textId="77777777" w:rsidR="00C60D85" w:rsidRDefault="00000000">
            <w:pPr>
              <w:spacing w:after="0"/>
              <w:rPr>
                <w:ins w:id="8665" w:author="Sean de Noronha | DRG" w:date="2026-09-29T16:58:00Z" w16du:dateUtc="2026-09-29T14:58:00Z"/>
                <w:rFonts w:cs="Arial"/>
                <w:sz w:val="13"/>
                <w:szCs w:val="13"/>
              </w:rPr>
            </w:pPr>
            <w:ins w:id="8666" w:author="Sean de Noronha | DRG" w:date="2026-09-29T16:58:00Z" w16du:dateUtc="2026-09-29T14:58:00Z">
              <w:r>
                <w:rPr>
                  <w:rFonts w:cs="Arial"/>
                  <w:sz w:val="13"/>
                  <w:szCs w:val="13"/>
                </w:rPr>
                <w:t>24,100</w:t>
              </w:r>
            </w:ins>
          </w:p>
        </w:tc>
        <w:tc>
          <w:tcPr>
            <w:tcW w:w="1100" w:type="dxa"/>
            <w:vAlign w:val="center"/>
          </w:tcPr>
          <w:p w14:paraId="5E00066C" w14:textId="77777777" w:rsidR="00C60D85" w:rsidRDefault="00000000">
            <w:pPr>
              <w:spacing w:after="0"/>
              <w:rPr>
                <w:ins w:id="8667" w:author="Sean de Noronha | DRG" w:date="2026-09-29T16:58:00Z" w16du:dateUtc="2026-09-29T14:58:00Z"/>
                <w:rFonts w:cs="Arial"/>
                <w:sz w:val="13"/>
                <w:szCs w:val="13"/>
              </w:rPr>
            </w:pPr>
            <w:ins w:id="8668" w:author="Sean de Noronha | DRG" w:date="2026-09-29T16:58:00Z" w16du:dateUtc="2026-09-29T14:58:00Z">
              <w:r>
                <w:rPr>
                  <w:rFonts w:cs="Arial"/>
                  <w:sz w:val="13"/>
                  <w:szCs w:val="13"/>
                </w:rPr>
                <w:t>114 (242)</w:t>
              </w:r>
            </w:ins>
          </w:p>
        </w:tc>
        <w:tc>
          <w:tcPr>
            <w:tcW w:w="700" w:type="dxa"/>
            <w:vAlign w:val="center"/>
          </w:tcPr>
          <w:p w14:paraId="5E00066D" w14:textId="77777777" w:rsidR="00C60D85" w:rsidRDefault="00000000">
            <w:pPr>
              <w:spacing w:after="0"/>
              <w:rPr>
                <w:ins w:id="8669" w:author="Sean de Noronha | DRG" w:date="2026-09-29T16:58:00Z" w16du:dateUtc="2026-09-29T14:58:00Z"/>
                <w:rFonts w:cs="Arial"/>
                <w:sz w:val="13"/>
                <w:szCs w:val="13"/>
              </w:rPr>
            </w:pPr>
            <w:ins w:id="8670" w:author="Sean de Noronha | DRG" w:date="2026-09-29T16:58:00Z" w16du:dateUtc="2026-09-29T14:58:00Z">
              <w:r>
                <w:rPr>
                  <w:rFonts w:cs="Arial"/>
                  <w:sz w:val="13"/>
                  <w:szCs w:val="13"/>
                </w:rPr>
                <w:t>15.0</w:t>
              </w:r>
            </w:ins>
          </w:p>
        </w:tc>
      </w:tr>
      <w:tr w:rsidR="00C60D85" w14:paraId="2432A589" w14:textId="77777777">
        <w:trPr>
          <w:jc w:val="center"/>
          <w:ins w:id="8671" w:author="Sean de Noronha | DRG" w:date="2026-09-29T16:58:00Z"/>
        </w:trPr>
        <w:tc>
          <w:tcPr>
            <w:tcW w:w="560" w:type="dxa"/>
            <w:vAlign w:val="center"/>
          </w:tcPr>
          <w:p w14:paraId="5E00066E" w14:textId="77777777" w:rsidR="00C60D85" w:rsidRDefault="00000000">
            <w:pPr>
              <w:spacing w:after="0"/>
              <w:rPr>
                <w:ins w:id="8672" w:author="Sean de Noronha | DRG" w:date="2026-09-29T16:58:00Z" w16du:dateUtc="2026-09-29T14:58:00Z"/>
                <w:rFonts w:cs="Arial"/>
                <w:sz w:val="13"/>
                <w:szCs w:val="13"/>
              </w:rPr>
            </w:pPr>
            <w:ins w:id="8673" w:author="Sean de Noronha | DRG" w:date="2026-09-29T16:58:00Z" w16du:dateUtc="2026-09-29T14:58:00Z">
              <w:r>
                <w:rPr>
                  <w:rFonts w:cs="Arial"/>
                  <w:sz w:val="13"/>
                  <w:szCs w:val="13"/>
                </w:rPr>
                <w:t>101</w:t>
              </w:r>
            </w:ins>
          </w:p>
        </w:tc>
        <w:tc>
          <w:tcPr>
            <w:tcW w:w="500" w:type="dxa"/>
            <w:vAlign w:val="center"/>
          </w:tcPr>
          <w:p w14:paraId="5E00066F" w14:textId="77777777" w:rsidR="00C60D85" w:rsidRDefault="00000000">
            <w:pPr>
              <w:spacing w:after="0"/>
              <w:rPr>
                <w:ins w:id="8674" w:author="Sean de Noronha | DRG" w:date="2026-09-29T16:58:00Z" w16du:dateUtc="2026-09-29T14:58:00Z"/>
                <w:rFonts w:cs="Arial"/>
                <w:sz w:val="13"/>
                <w:szCs w:val="13"/>
              </w:rPr>
            </w:pPr>
            <w:ins w:id="8675" w:author="Sean de Noronha | DRG" w:date="2026-09-29T16:58:00Z" w16du:dateUtc="2026-09-29T14:58:00Z">
              <w:r>
                <w:rPr>
                  <w:rFonts w:cs="Arial"/>
                  <w:sz w:val="13"/>
                  <w:szCs w:val="13"/>
                </w:rPr>
                <w:t>T2</w:t>
              </w:r>
            </w:ins>
          </w:p>
        </w:tc>
        <w:tc>
          <w:tcPr>
            <w:tcW w:w="660" w:type="dxa"/>
            <w:vAlign w:val="center"/>
          </w:tcPr>
          <w:p w14:paraId="5E000670" w14:textId="77777777" w:rsidR="00C60D85" w:rsidRDefault="00000000">
            <w:pPr>
              <w:spacing w:after="0"/>
              <w:rPr>
                <w:ins w:id="8676" w:author="Sean de Noronha | DRG" w:date="2026-09-29T16:58:00Z" w16du:dateUtc="2026-09-29T14:58:00Z"/>
                <w:rFonts w:cs="Arial"/>
                <w:sz w:val="13"/>
                <w:szCs w:val="13"/>
              </w:rPr>
            </w:pPr>
            <w:ins w:id="8677" w:author="Sean de Noronha | DRG" w:date="2026-09-29T16:58:00Z" w16du:dateUtc="2026-09-29T14:58:00Z">
              <w:r>
                <w:rPr>
                  <w:rFonts w:cs="Arial"/>
                  <w:sz w:val="13"/>
                  <w:szCs w:val="13"/>
                </w:rPr>
                <w:t>1</w:t>
              </w:r>
            </w:ins>
          </w:p>
        </w:tc>
        <w:tc>
          <w:tcPr>
            <w:tcW w:w="1920" w:type="dxa"/>
            <w:vAlign w:val="center"/>
          </w:tcPr>
          <w:p w14:paraId="5E000671" w14:textId="77777777" w:rsidR="00C60D85" w:rsidRDefault="00000000">
            <w:pPr>
              <w:spacing w:after="0"/>
              <w:rPr>
                <w:ins w:id="8678" w:author="Sean de Noronha | DRG" w:date="2026-09-29T16:58:00Z" w16du:dateUtc="2026-09-29T14:58:00Z"/>
                <w:rFonts w:cs="Arial"/>
                <w:sz w:val="13"/>
                <w:szCs w:val="13"/>
              </w:rPr>
            </w:pPr>
            <w:ins w:id="8679" w:author="Sean de Noronha | DRG" w:date="2026-09-29T16:58:00Z" w16du:dateUtc="2026-09-29T14:58:00Z">
              <w:r>
                <w:rPr>
                  <w:rFonts w:cs="Arial"/>
                  <w:sz w:val="13"/>
                  <w:szCs w:val="13"/>
                </w:rPr>
                <w:t>CSST, Manufacturer C, EHD 13</w:t>
              </w:r>
            </w:ins>
          </w:p>
        </w:tc>
        <w:tc>
          <w:tcPr>
            <w:tcW w:w="520" w:type="dxa"/>
            <w:vAlign w:val="center"/>
          </w:tcPr>
          <w:p w14:paraId="5E000672" w14:textId="77777777" w:rsidR="00C60D85" w:rsidRDefault="00000000">
            <w:pPr>
              <w:spacing w:after="0"/>
              <w:rPr>
                <w:ins w:id="8680" w:author="Sean de Noronha | DRG" w:date="2026-09-29T16:58:00Z" w16du:dateUtc="2026-09-29T14:58:00Z"/>
                <w:rFonts w:cs="Arial"/>
                <w:sz w:val="13"/>
                <w:szCs w:val="13"/>
              </w:rPr>
            </w:pPr>
            <w:ins w:id="8681" w:author="Sean de Noronha | DRG" w:date="2026-09-29T16:58:00Z" w16du:dateUtc="2026-09-29T14:58:00Z">
              <w:r>
                <w:rPr>
                  <w:rFonts w:cs="Arial"/>
                  <w:sz w:val="13"/>
                  <w:szCs w:val="13"/>
                </w:rPr>
                <w:t>NG</w:t>
              </w:r>
            </w:ins>
          </w:p>
        </w:tc>
        <w:tc>
          <w:tcPr>
            <w:tcW w:w="900" w:type="dxa"/>
            <w:vAlign w:val="center"/>
          </w:tcPr>
          <w:p w14:paraId="5E000673" w14:textId="77777777" w:rsidR="00C60D85" w:rsidRDefault="00000000">
            <w:pPr>
              <w:spacing w:after="0"/>
              <w:rPr>
                <w:ins w:id="8682" w:author="Sean de Noronha | DRG" w:date="2026-09-29T16:58:00Z" w16du:dateUtc="2026-09-29T14:58:00Z"/>
                <w:rFonts w:cs="Arial"/>
                <w:sz w:val="13"/>
                <w:szCs w:val="13"/>
              </w:rPr>
            </w:pPr>
            <w:ins w:id="8683" w:author="Sean de Noronha | DRG" w:date="2026-09-29T16:58:00Z" w16du:dateUtc="2026-09-29T14:58:00Z">
              <w:r>
                <w:rPr>
                  <w:rFonts w:cs="Arial"/>
                  <w:sz w:val="13"/>
                  <w:szCs w:val="13"/>
                </w:rPr>
                <w:t>10,100</w:t>
              </w:r>
            </w:ins>
          </w:p>
        </w:tc>
        <w:tc>
          <w:tcPr>
            <w:tcW w:w="800" w:type="dxa"/>
            <w:vAlign w:val="center"/>
          </w:tcPr>
          <w:p w14:paraId="5E000674" w14:textId="77777777" w:rsidR="00C60D85" w:rsidRDefault="00000000">
            <w:pPr>
              <w:spacing w:after="0"/>
              <w:rPr>
                <w:ins w:id="8684" w:author="Sean de Noronha | DRG" w:date="2026-09-29T16:58:00Z" w16du:dateUtc="2026-09-29T14:58:00Z"/>
                <w:rFonts w:cs="Arial"/>
                <w:sz w:val="13"/>
                <w:szCs w:val="13"/>
              </w:rPr>
            </w:pPr>
            <w:ins w:id="8685" w:author="Sean de Noronha | DRG" w:date="2026-09-29T16:58:00Z" w16du:dateUtc="2026-09-29T14:58:00Z">
              <w:r>
                <w:rPr>
                  <w:rFonts w:cs="Arial"/>
                  <w:sz w:val="13"/>
                  <w:szCs w:val="13"/>
                </w:rPr>
                <w:t>50 ft</w:t>
              </w:r>
            </w:ins>
          </w:p>
        </w:tc>
        <w:tc>
          <w:tcPr>
            <w:tcW w:w="880" w:type="dxa"/>
            <w:vAlign w:val="center"/>
          </w:tcPr>
          <w:p w14:paraId="5E000675" w14:textId="77777777" w:rsidR="00C60D85" w:rsidRDefault="00000000">
            <w:pPr>
              <w:spacing w:after="0"/>
              <w:rPr>
                <w:ins w:id="8686" w:author="Sean de Noronha | DRG" w:date="2026-09-29T16:58:00Z" w16du:dateUtc="2026-09-29T14:58:00Z"/>
                <w:rFonts w:cs="Arial"/>
                <w:sz w:val="13"/>
                <w:szCs w:val="13"/>
              </w:rPr>
            </w:pPr>
            <w:ins w:id="8687" w:author="Sean de Noronha | DRG" w:date="2026-09-29T16:58:00Z" w16du:dateUtc="2026-09-29T14:58:00Z">
              <w:r>
                <w:rPr>
                  <w:rFonts w:cs="Arial"/>
                  <w:sz w:val="13"/>
                  <w:szCs w:val="13"/>
                </w:rPr>
                <w:t>34.5</w:t>
              </w:r>
            </w:ins>
          </w:p>
        </w:tc>
        <w:tc>
          <w:tcPr>
            <w:tcW w:w="820" w:type="dxa"/>
            <w:vAlign w:val="center"/>
          </w:tcPr>
          <w:p w14:paraId="5E000676" w14:textId="77777777" w:rsidR="00C60D85" w:rsidRDefault="00000000">
            <w:pPr>
              <w:spacing w:after="0"/>
              <w:rPr>
                <w:ins w:id="8688" w:author="Sean de Noronha | DRG" w:date="2026-09-29T16:58:00Z" w16du:dateUtc="2026-09-29T14:58:00Z"/>
                <w:rFonts w:cs="Arial"/>
                <w:sz w:val="13"/>
                <w:szCs w:val="13"/>
              </w:rPr>
            </w:pPr>
            <w:ins w:id="8689" w:author="Sean de Noronha | DRG" w:date="2026-09-29T16:58:00Z" w16du:dateUtc="2026-09-29T14:58:00Z">
              <w:r>
                <w:rPr>
                  <w:rFonts w:cs="Arial"/>
                  <w:sz w:val="13"/>
                  <w:szCs w:val="13"/>
                </w:rPr>
                <w:t>24,100</w:t>
              </w:r>
            </w:ins>
          </w:p>
        </w:tc>
        <w:tc>
          <w:tcPr>
            <w:tcW w:w="1100" w:type="dxa"/>
            <w:vAlign w:val="center"/>
          </w:tcPr>
          <w:p w14:paraId="5E000677" w14:textId="77777777" w:rsidR="00C60D85" w:rsidRDefault="00000000">
            <w:pPr>
              <w:spacing w:after="0"/>
              <w:rPr>
                <w:ins w:id="8690" w:author="Sean de Noronha | DRG" w:date="2026-09-29T16:58:00Z" w16du:dateUtc="2026-09-29T14:58:00Z"/>
                <w:rFonts w:cs="Arial"/>
                <w:sz w:val="13"/>
                <w:szCs w:val="13"/>
              </w:rPr>
            </w:pPr>
            <w:ins w:id="8691" w:author="Sean de Noronha | DRG" w:date="2026-09-29T16:58:00Z" w16du:dateUtc="2026-09-29T14:58:00Z">
              <w:r>
                <w:rPr>
                  <w:rFonts w:cs="Arial"/>
                  <w:sz w:val="13"/>
                  <w:szCs w:val="13"/>
                </w:rPr>
                <w:t>90.1 (191)</w:t>
              </w:r>
            </w:ins>
          </w:p>
        </w:tc>
        <w:tc>
          <w:tcPr>
            <w:tcW w:w="700" w:type="dxa"/>
            <w:vAlign w:val="center"/>
          </w:tcPr>
          <w:p w14:paraId="5E000678" w14:textId="77777777" w:rsidR="00C60D85" w:rsidRDefault="00000000">
            <w:pPr>
              <w:spacing w:after="0"/>
              <w:rPr>
                <w:ins w:id="8692" w:author="Sean de Noronha | DRG" w:date="2026-09-29T16:58:00Z" w16du:dateUtc="2026-09-29T14:58:00Z"/>
                <w:rFonts w:cs="Arial"/>
                <w:sz w:val="13"/>
                <w:szCs w:val="13"/>
              </w:rPr>
            </w:pPr>
            <w:ins w:id="8693" w:author="Sean de Noronha | DRG" w:date="2026-09-29T16:58:00Z" w16du:dateUtc="2026-09-29T14:58:00Z">
              <w:r>
                <w:rPr>
                  <w:rFonts w:cs="Arial"/>
                  <w:sz w:val="13"/>
                  <w:szCs w:val="13"/>
                </w:rPr>
                <w:t>11.9</w:t>
              </w:r>
            </w:ins>
          </w:p>
        </w:tc>
      </w:tr>
      <w:tr w:rsidR="00C60D85" w14:paraId="46053C5B" w14:textId="77777777">
        <w:trPr>
          <w:jc w:val="center"/>
          <w:ins w:id="8694" w:author="Sean de Noronha | DRG" w:date="2026-09-29T16:58:00Z"/>
        </w:trPr>
        <w:tc>
          <w:tcPr>
            <w:tcW w:w="560" w:type="dxa"/>
            <w:vAlign w:val="center"/>
          </w:tcPr>
          <w:p w14:paraId="5E000679" w14:textId="77777777" w:rsidR="00C60D85" w:rsidRDefault="00000000">
            <w:pPr>
              <w:spacing w:after="0"/>
              <w:rPr>
                <w:ins w:id="8695" w:author="Sean de Noronha | DRG" w:date="2026-09-29T16:58:00Z" w16du:dateUtc="2026-09-29T14:58:00Z"/>
                <w:rFonts w:cs="Arial"/>
                <w:sz w:val="13"/>
                <w:szCs w:val="13"/>
              </w:rPr>
            </w:pPr>
            <w:ins w:id="8696" w:author="Sean de Noronha | DRG" w:date="2026-09-29T16:58:00Z" w16du:dateUtc="2026-09-29T14:58:00Z">
              <w:r>
                <w:rPr>
                  <w:rFonts w:cs="Arial"/>
                  <w:sz w:val="13"/>
                  <w:szCs w:val="13"/>
                </w:rPr>
                <w:t>102</w:t>
              </w:r>
            </w:ins>
          </w:p>
        </w:tc>
        <w:tc>
          <w:tcPr>
            <w:tcW w:w="500" w:type="dxa"/>
            <w:vAlign w:val="center"/>
          </w:tcPr>
          <w:p w14:paraId="5E00067A" w14:textId="77777777" w:rsidR="00C60D85" w:rsidRDefault="00000000">
            <w:pPr>
              <w:spacing w:after="0"/>
              <w:rPr>
                <w:ins w:id="8697" w:author="Sean de Noronha | DRG" w:date="2026-09-29T16:58:00Z" w16du:dateUtc="2026-09-29T14:58:00Z"/>
                <w:rFonts w:cs="Arial"/>
                <w:sz w:val="13"/>
                <w:szCs w:val="13"/>
              </w:rPr>
            </w:pPr>
            <w:ins w:id="8698" w:author="Sean de Noronha | DRG" w:date="2026-09-29T16:58:00Z" w16du:dateUtc="2026-09-29T14:58:00Z">
              <w:r>
                <w:rPr>
                  <w:rFonts w:cs="Arial"/>
                  <w:sz w:val="13"/>
                  <w:szCs w:val="13"/>
                </w:rPr>
                <w:t>T2</w:t>
              </w:r>
            </w:ins>
          </w:p>
        </w:tc>
        <w:tc>
          <w:tcPr>
            <w:tcW w:w="660" w:type="dxa"/>
            <w:vAlign w:val="center"/>
          </w:tcPr>
          <w:p w14:paraId="5E00067B" w14:textId="77777777" w:rsidR="00C60D85" w:rsidRDefault="00000000">
            <w:pPr>
              <w:spacing w:after="0"/>
              <w:rPr>
                <w:ins w:id="8699" w:author="Sean de Noronha | DRG" w:date="2026-09-29T16:58:00Z" w16du:dateUtc="2026-09-29T14:58:00Z"/>
                <w:rFonts w:cs="Arial"/>
                <w:sz w:val="13"/>
                <w:szCs w:val="13"/>
              </w:rPr>
            </w:pPr>
            <w:ins w:id="8700" w:author="Sean de Noronha | DRG" w:date="2026-09-29T16:58:00Z" w16du:dateUtc="2026-09-29T14:58:00Z">
              <w:r>
                <w:rPr>
                  <w:rFonts w:cs="Arial"/>
                  <w:sz w:val="13"/>
                  <w:szCs w:val="13"/>
                </w:rPr>
                <w:t>1</w:t>
              </w:r>
            </w:ins>
          </w:p>
        </w:tc>
        <w:tc>
          <w:tcPr>
            <w:tcW w:w="1920" w:type="dxa"/>
            <w:vAlign w:val="center"/>
          </w:tcPr>
          <w:p w14:paraId="5E00067C" w14:textId="77777777" w:rsidR="00C60D85" w:rsidRDefault="00000000">
            <w:pPr>
              <w:spacing w:after="0"/>
              <w:rPr>
                <w:ins w:id="8701" w:author="Sean de Noronha | DRG" w:date="2026-09-29T16:58:00Z" w16du:dateUtc="2026-09-29T14:58:00Z"/>
                <w:rFonts w:cs="Arial"/>
                <w:sz w:val="13"/>
                <w:szCs w:val="13"/>
              </w:rPr>
            </w:pPr>
            <w:ins w:id="8702" w:author="Sean de Noronha | DRG" w:date="2026-09-29T16:58:00Z" w16du:dateUtc="2026-09-29T14:58:00Z">
              <w:r>
                <w:rPr>
                  <w:rFonts w:cs="Arial"/>
                  <w:sz w:val="13"/>
                  <w:szCs w:val="13"/>
                </w:rPr>
                <w:t>CSST, Manufacturer C, EHD 13</w:t>
              </w:r>
            </w:ins>
          </w:p>
        </w:tc>
        <w:tc>
          <w:tcPr>
            <w:tcW w:w="520" w:type="dxa"/>
            <w:vAlign w:val="center"/>
          </w:tcPr>
          <w:p w14:paraId="5E00067D" w14:textId="77777777" w:rsidR="00C60D85" w:rsidRDefault="00000000">
            <w:pPr>
              <w:spacing w:after="0"/>
              <w:rPr>
                <w:ins w:id="8703" w:author="Sean de Noronha | DRG" w:date="2026-09-29T16:58:00Z" w16du:dateUtc="2026-09-29T14:58:00Z"/>
                <w:rFonts w:cs="Arial"/>
                <w:sz w:val="13"/>
                <w:szCs w:val="13"/>
              </w:rPr>
            </w:pPr>
            <w:ins w:id="8704" w:author="Sean de Noronha | DRG" w:date="2026-09-29T16:58:00Z" w16du:dateUtc="2026-09-29T14:58:00Z">
              <w:r>
                <w:rPr>
                  <w:rFonts w:cs="Arial"/>
                  <w:sz w:val="13"/>
                  <w:szCs w:val="13"/>
                </w:rPr>
                <w:t>NG</w:t>
              </w:r>
            </w:ins>
          </w:p>
        </w:tc>
        <w:tc>
          <w:tcPr>
            <w:tcW w:w="900" w:type="dxa"/>
            <w:vAlign w:val="center"/>
          </w:tcPr>
          <w:p w14:paraId="5E00067E" w14:textId="77777777" w:rsidR="00C60D85" w:rsidRDefault="00000000">
            <w:pPr>
              <w:spacing w:after="0"/>
              <w:rPr>
                <w:ins w:id="8705" w:author="Sean de Noronha | DRG" w:date="2026-09-29T16:58:00Z" w16du:dateUtc="2026-09-29T14:58:00Z"/>
                <w:rFonts w:cs="Arial"/>
                <w:sz w:val="13"/>
                <w:szCs w:val="13"/>
              </w:rPr>
            </w:pPr>
            <w:ins w:id="8706" w:author="Sean de Noronha | DRG" w:date="2026-09-29T16:58:00Z" w16du:dateUtc="2026-09-29T14:58:00Z">
              <w:r>
                <w:rPr>
                  <w:rFonts w:cs="Arial"/>
                  <w:sz w:val="13"/>
                  <w:szCs w:val="13"/>
                </w:rPr>
                <w:t>8,430</w:t>
              </w:r>
            </w:ins>
          </w:p>
        </w:tc>
        <w:tc>
          <w:tcPr>
            <w:tcW w:w="800" w:type="dxa"/>
            <w:vAlign w:val="center"/>
          </w:tcPr>
          <w:p w14:paraId="5E00067F" w14:textId="77777777" w:rsidR="00C60D85" w:rsidRDefault="00000000">
            <w:pPr>
              <w:spacing w:after="0"/>
              <w:rPr>
                <w:ins w:id="8707" w:author="Sean de Noronha | DRG" w:date="2026-09-29T16:58:00Z" w16du:dateUtc="2026-09-29T14:58:00Z"/>
                <w:rFonts w:cs="Arial"/>
                <w:sz w:val="13"/>
                <w:szCs w:val="13"/>
              </w:rPr>
            </w:pPr>
            <w:ins w:id="8708" w:author="Sean de Noronha | DRG" w:date="2026-09-29T16:58:00Z" w16du:dateUtc="2026-09-29T14:58:00Z">
              <w:r>
                <w:rPr>
                  <w:rFonts w:cs="Arial"/>
                  <w:sz w:val="13"/>
                  <w:szCs w:val="13"/>
                </w:rPr>
                <w:t>80 ft</w:t>
              </w:r>
            </w:ins>
          </w:p>
        </w:tc>
        <w:tc>
          <w:tcPr>
            <w:tcW w:w="880" w:type="dxa"/>
            <w:vAlign w:val="center"/>
          </w:tcPr>
          <w:p w14:paraId="5E000680" w14:textId="77777777" w:rsidR="00C60D85" w:rsidRDefault="00000000">
            <w:pPr>
              <w:spacing w:after="0"/>
              <w:rPr>
                <w:ins w:id="8709" w:author="Sean de Noronha | DRG" w:date="2026-09-29T16:58:00Z" w16du:dateUtc="2026-09-29T14:58:00Z"/>
                <w:rFonts w:cs="Arial"/>
                <w:sz w:val="13"/>
                <w:szCs w:val="13"/>
              </w:rPr>
            </w:pPr>
            <w:ins w:id="8710" w:author="Sean de Noronha | DRG" w:date="2026-09-29T16:58:00Z" w16du:dateUtc="2026-09-29T14:58:00Z">
              <w:r>
                <w:rPr>
                  <w:rFonts w:cs="Arial"/>
                  <w:sz w:val="13"/>
                  <w:szCs w:val="13"/>
                </w:rPr>
                <w:t>34.5</w:t>
              </w:r>
            </w:ins>
          </w:p>
        </w:tc>
        <w:tc>
          <w:tcPr>
            <w:tcW w:w="820" w:type="dxa"/>
            <w:vAlign w:val="center"/>
          </w:tcPr>
          <w:p w14:paraId="5E000681" w14:textId="77777777" w:rsidR="00C60D85" w:rsidRDefault="00000000">
            <w:pPr>
              <w:spacing w:after="0"/>
              <w:rPr>
                <w:ins w:id="8711" w:author="Sean de Noronha | DRG" w:date="2026-09-29T16:58:00Z" w16du:dateUtc="2026-09-29T14:58:00Z"/>
                <w:rFonts w:cs="Arial"/>
                <w:sz w:val="13"/>
                <w:szCs w:val="13"/>
              </w:rPr>
            </w:pPr>
            <w:ins w:id="8712" w:author="Sean de Noronha | DRG" w:date="2026-09-29T16:58:00Z" w16du:dateUtc="2026-09-29T14:58:00Z">
              <w:r>
                <w:rPr>
                  <w:rFonts w:cs="Arial"/>
                  <w:sz w:val="13"/>
                  <w:szCs w:val="13"/>
                </w:rPr>
                <w:t>24,100</w:t>
              </w:r>
            </w:ins>
          </w:p>
        </w:tc>
        <w:tc>
          <w:tcPr>
            <w:tcW w:w="1100" w:type="dxa"/>
            <w:vAlign w:val="center"/>
          </w:tcPr>
          <w:p w14:paraId="5E000682" w14:textId="77777777" w:rsidR="00C60D85" w:rsidRDefault="00000000">
            <w:pPr>
              <w:spacing w:after="0"/>
              <w:rPr>
                <w:ins w:id="8713" w:author="Sean de Noronha | DRG" w:date="2026-09-29T16:58:00Z" w16du:dateUtc="2026-09-29T14:58:00Z"/>
                <w:rFonts w:cs="Arial"/>
                <w:sz w:val="13"/>
                <w:szCs w:val="13"/>
              </w:rPr>
            </w:pPr>
            <w:ins w:id="8714" w:author="Sean de Noronha | DRG" w:date="2026-09-29T16:58:00Z" w16du:dateUtc="2026-09-29T14:58:00Z">
              <w:r>
                <w:rPr>
                  <w:rFonts w:cs="Arial"/>
                  <w:sz w:val="13"/>
                  <w:szCs w:val="13"/>
                </w:rPr>
                <w:t>75.4 (160)</w:t>
              </w:r>
            </w:ins>
          </w:p>
        </w:tc>
        <w:tc>
          <w:tcPr>
            <w:tcW w:w="700" w:type="dxa"/>
            <w:vAlign w:val="center"/>
          </w:tcPr>
          <w:p w14:paraId="5E000683" w14:textId="77777777" w:rsidR="00C60D85" w:rsidRDefault="00000000">
            <w:pPr>
              <w:spacing w:after="0"/>
              <w:rPr>
                <w:ins w:id="8715" w:author="Sean de Noronha | DRG" w:date="2026-09-29T16:58:00Z" w16du:dateUtc="2026-09-29T14:58:00Z"/>
                <w:rFonts w:cs="Arial"/>
                <w:sz w:val="13"/>
                <w:szCs w:val="13"/>
              </w:rPr>
            </w:pPr>
            <w:ins w:id="8716" w:author="Sean de Noronha | DRG" w:date="2026-09-29T16:58:00Z" w16du:dateUtc="2026-09-29T14:58:00Z">
              <w:r>
                <w:rPr>
                  <w:rFonts w:cs="Arial"/>
                  <w:sz w:val="13"/>
                  <w:szCs w:val="13"/>
                </w:rPr>
                <w:t>9.92</w:t>
              </w:r>
            </w:ins>
          </w:p>
        </w:tc>
      </w:tr>
      <w:tr w:rsidR="00C60D85" w14:paraId="51E942C1" w14:textId="77777777">
        <w:trPr>
          <w:jc w:val="center"/>
          <w:ins w:id="8717" w:author="Sean de Noronha | DRG" w:date="2026-09-29T16:58:00Z"/>
        </w:trPr>
        <w:tc>
          <w:tcPr>
            <w:tcW w:w="560" w:type="dxa"/>
            <w:vAlign w:val="center"/>
          </w:tcPr>
          <w:p w14:paraId="5E000684" w14:textId="77777777" w:rsidR="00C60D85" w:rsidRDefault="00000000">
            <w:pPr>
              <w:spacing w:after="0"/>
              <w:rPr>
                <w:ins w:id="8718" w:author="Sean de Noronha | DRG" w:date="2026-09-29T16:58:00Z" w16du:dateUtc="2026-09-29T14:58:00Z"/>
                <w:rFonts w:cs="Arial"/>
                <w:sz w:val="13"/>
                <w:szCs w:val="13"/>
              </w:rPr>
            </w:pPr>
            <w:ins w:id="8719" w:author="Sean de Noronha | DRG" w:date="2026-09-29T16:58:00Z" w16du:dateUtc="2026-09-29T14:58:00Z">
              <w:r>
                <w:rPr>
                  <w:rFonts w:cs="Arial"/>
                  <w:sz w:val="13"/>
                  <w:szCs w:val="13"/>
                </w:rPr>
                <w:t>103</w:t>
              </w:r>
            </w:ins>
          </w:p>
        </w:tc>
        <w:tc>
          <w:tcPr>
            <w:tcW w:w="500" w:type="dxa"/>
            <w:vAlign w:val="center"/>
          </w:tcPr>
          <w:p w14:paraId="5E000685" w14:textId="77777777" w:rsidR="00C60D85" w:rsidRDefault="00000000">
            <w:pPr>
              <w:spacing w:after="0"/>
              <w:rPr>
                <w:ins w:id="8720" w:author="Sean de Noronha | DRG" w:date="2026-09-29T16:58:00Z" w16du:dateUtc="2026-09-29T14:58:00Z"/>
                <w:rFonts w:cs="Arial"/>
                <w:sz w:val="13"/>
                <w:szCs w:val="13"/>
              </w:rPr>
            </w:pPr>
            <w:ins w:id="8721" w:author="Sean de Noronha | DRG" w:date="2026-09-29T16:58:00Z" w16du:dateUtc="2026-09-29T14:58:00Z">
              <w:r>
                <w:rPr>
                  <w:rFonts w:cs="Arial"/>
                  <w:sz w:val="13"/>
                  <w:szCs w:val="13"/>
                </w:rPr>
                <w:t>T2</w:t>
              </w:r>
            </w:ins>
          </w:p>
        </w:tc>
        <w:tc>
          <w:tcPr>
            <w:tcW w:w="660" w:type="dxa"/>
            <w:vAlign w:val="center"/>
          </w:tcPr>
          <w:p w14:paraId="5E000686" w14:textId="77777777" w:rsidR="00C60D85" w:rsidRDefault="00000000">
            <w:pPr>
              <w:spacing w:after="0"/>
              <w:rPr>
                <w:ins w:id="8722" w:author="Sean de Noronha | DRG" w:date="2026-09-29T16:58:00Z" w16du:dateUtc="2026-09-29T14:58:00Z"/>
                <w:rFonts w:cs="Arial"/>
                <w:sz w:val="13"/>
                <w:szCs w:val="13"/>
              </w:rPr>
            </w:pPr>
            <w:ins w:id="8723" w:author="Sean de Noronha | DRG" w:date="2026-09-29T16:58:00Z" w16du:dateUtc="2026-09-29T14:58:00Z">
              <w:r>
                <w:rPr>
                  <w:rFonts w:cs="Arial"/>
                  <w:sz w:val="13"/>
                  <w:szCs w:val="13"/>
                </w:rPr>
                <w:t>1</w:t>
              </w:r>
            </w:ins>
          </w:p>
        </w:tc>
        <w:tc>
          <w:tcPr>
            <w:tcW w:w="1920" w:type="dxa"/>
            <w:vAlign w:val="center"/>
          </w:tcPr>
          <w:p w14:paraId="5E000687" w14:textId="77777777" w:rsidR="00C60D85" w:rsidRDefault="00000000">
            <w:pPr>
              <w:spacing w:after="0"/>
              <w:rPr>
                <w:ins w:id="8724" w:author="Sean de Noronha | DRG" w:date="2026-09-29T16:58:00Z" w16du:dateUtc="2026-09-29T14:58:00Z"/>
                <w:rFonts w:cs="Arial"/>
                <w:sz w:val="13"/>
                <w:szCs w:val="13"/>
              </w:rPr>
            </w:pPr>
            <w:ins w:id="8725" w:author="Sean de Noronha | DRG" w:date="2026-09-29T16:58:00Z" w16du:dateUtc="2026-09-29T14:58:00Z">
              <w:r>
                <w:rPr>
                  <w:rFonts w:cs="Arial"/>
                  <w:sz w:val="13"/>
                  <w:szCs w:val="13"/>
                </w:rPr>
                <w:t>CSST, Manufacturer C, EHD 13</w:t>
              </w:r>
            </w:ins>
          </w:p>
        </w:tc>
        <w:tc>
          <w:tcPr>
            <w:tcW w:w="520" w:type="dxa"/>
            <w:vAlign w:val="center"/>
          </w:tcPr>
          <w:p w14:paraId="5E000688" w14:textId="77777777" w:rsidR="00C60D85" w:rsidRDefault="00000000">
            <w:pPr>
              <w:spacing w:after="0"/>
              <w:rPr>
                <w:ins w:id="8726" w:author="Sean de Noronha | DRG" w:date="2026-09-29T16:58:00Z" w16du:dateUtc="2026-09-29T14:58:00Z"/>
                <w:rFonts w:cs="Arial"/>
                <w:sz w:val="13"/>
                <w:szCs w:val="13"/>
              </w:rPr>
            </w:pPr>
            <w:ins w:id="8727" w:author="Sean de Noronha | DRG" w:date="2026-09-29T16:58:00Z" w16du:dateUtc="2026-09-29T14:58:00Z">
              <w:r>
                <w:rPr>
                  <w:rFonts w:cs="Arial"/>
                  <w:sz w:val="13"/>
                  <w:szCs w:val="13"/>
                </w:rPr>
                <w:t>NG</w:t>
              </w:r>
            </w:ins>
          </w:p>
        </w:tc>
        <w:tc>
          <w:tcPr>
            <w:tcW w:w="900" w:type="dxa"/>
            <w:vAlign w:val="center"/>
          </w:tcPr>
          <w:p w14:paraId="5E000689" w14:textId="77777777" w:rsidR="00C60D85" w:rsidRDefault="00000000">
            <w:pPr>
              <w:spacing w:after="0"/>
              <w:rPr>
                <w:ins w:id="8728" w:author="Sean de Noronha | DRG" w:date="2026-09-29T16:58:00Z" w16du:dateUtc="2026-09-29T14:58:00Z"/>
                <w:rFonts w:cs="Arial"/>
                <w:sz w:val="13"/>
                <w:szCs w:val="13"/>
              </w:rPr>
            </w:pPr>
            <w:ins w:id="8729" w:author="Sean de Noronha | DRG" w:date="2026-09-29T16:58:00Z" w16du:dateUtc="2026-09-29T14:58:00Z">
              <w:r>
                <w:rPr>
                  <w:rFonts w:cs="Arial"/>
                  <w:sz w:val="13"/>
                  <w:szCs w:val="13"/>
                </w:rPr>
                <w:t>7,410</w:t>
              </w:r>
            </w:ins>
          </w:p>
        </w:tc>
        <w:tc>
          <w:tcPr>
            <w:tcW w:w="800" w:type="dxa"/>
            <w:vAlign w:val="center"/>
          </w:tcPr>
          <w:p w14:paraId="5E00068A" w14:textId="77777777" w:rsidR="00C60D85" w:rsidRDefault="00000000">
            <w:pPr>
              <w:spacing w:after="0"/>
              <w:rPr>
                <w:ins w:id="8730" w:author="Sean de Noronha | DRG" w:date="2026-09-29T16:58:00Z" w16du:dateUtc="2026-09-29T14:58:00Z"/>
                <w:rFonts w:cs="Arial"/>
                <w:sz w:val="13"/>
                <w:szCs w:val="13"/>
              </w:rPr>
            </w:pPr>
            <w:ins w:id="8731" w:author="Sean de Noronha | DRG" w:date="2026-09-29T16:58:00Z" w16du:dateUtc="2026-09-29T14:58:00Z">
              <w:r>
                <w:rPr>
                  <w:rFonts w:cs="Arial"/>
                  <w:sz w:val="13"/>
                  <w:szCs w:val="13"/>
                </w:rPr>
                <w:t>100 ft</w:t>
              </w:r>
            </w:ins>
          </w:p>
        </w:tc>
        <w:tc>
          <w:tcPr>
            <w:tcW w:w="880" w:type="dxa"/>
            <w:vAlign w:val="center"/>
          </w:tcPr>
          <w:p w14:paraId="5E00068B" w14:textId="77777777" w:rsidR="00C60D85" w:rsidRDefault="00000000">
            <w:pPr>
              <w:spacing w:after="0"/>
              <w:rPr>
                <w:ins w:id="8732" w:author="Sean de Noronha | DRG" w:date="2026-09-29T16:58:00Z" w16du:dateUtc="2026-09-29T14:58:00Z"/>
                <w:rFonts w:cs="Arial"/>
                <w:sz w:val="13"/>
                <w:szCs w:val="13"/>
              </w:rPr>
            </w:pPr>
            <w:ins w:id="8733" w:author="Sean de Noronha | DRG" w:date="2026-09-29T16:58:00Z" w16du:dateUtc="2026-09-29T14:58:00Z">
              <w:r>
                <w:rPr>
                  <w:rFonts w:cs="Arial"/>
                  <w:sz w:val="13"/>
                  <w:szCs w:val="13"/>
                </w:rPr>
                <w:t>34.5</w:t>
              </w:r>
            </w:ins>
          </w:p>
        </w:tc>
        <w:tc>
          <w:tcPr>
            <w:tcW w:w="820" w:type="dxa"/>
            <w:vAlign w:val="center"/>
          </w:tcPr>
          <w:p w14:paraId="5E00068C" w14:textId="77777777" w:rsidR="00C60D85" w:rsidRDefault="00000000">
            <w:pPr>
              <w:spacing w:after="0"/>
              <w:rPr>
                <w:ins w:id="8734" w:author="Sean de Noronha | DRG" w:date="2026-09-29T16:58:00Z" w16du:dateUtc="2026-09-29T14:58:00Z"/>
                <w:rFonts w:cs="Arial"/>
                <w:sz w:val="13"/>
                <w:szCs w:val="13"/>
              </w:rPr>
            </w:pPr>
            <w:ins w:id="8735" w:author="Sean de Noronha | DRG" w:date="2026-09-29T16:58:00Z" w16du:dateUtc="2026-09-29T14:58:00Z">
              <w:r>
                <w:rPr>
                  <w:rFonts w:cs="Arial"/>
                  <w:sz w:val="13"/>
                  <w:szCs w:val="13"/>
                </w:rPr>
                <w:t>24,100</w:t>
              </w:r>
            </w:ins>
          </w:p>
        </w:tc>
        <w:tc>
          <w:tcPr>
            <w:tcW w:w="1100" w:type="dxa"/>
            <w:vAlign w:val="center"/>
          </w:tcPr>
          <w:p w14:paraId="5E00068D" w14:textId="77777777" w:rsidR="00C60D85" w:rsidRDefault="00000000">
            <w:pPr>
              <w:spacing w:after="0"/>
              <w:rPr>
                <w:ins w:id="8736" w:author="Sean de Noronha | DRG" w:date="2026-09-29T16:58:00Z" w16du:dateUtc="2026-09-29T14:58:00Z"/>
                <w:rFonts w:cs="Arial"/>
                <w:sz w:val="13"/>
                <w:szCs w:val="13"/>
              </w:rPr>
            </w:pPr>
            <w:ins w:id="8737" w:author="Sean de Noronha | DRG" w:date="2026-09-29T16:58:00Z" w16du:dateUtc="2026-09-29T14:58:00Z">
              <w:r>
                <w:rPr>
                  <w:rFonts w:cs="Arial"/>
                  <w:sz w:val="13"/>
                  <w:szCs w:val="13"/>
                </w:rPr>
                <w:t>66.3 (141)</w:t>
              </w:r>
            </w:ins>
          </w:p>
        </w:tc>
        <w:tc>
          <w:tcPr>
            <w:tcW w:w="700" w:type="dxa"/>
            <w:vAlign w:val="center"/>
          </w:tcPr>
          <w:p w14:paraId="5E00068E" w14:textId="77777777" w:rsidR="00C60D85" w:rsidRDefault="00000000">
            <w:pPr>
              <w:spacing w:after="0"/>
              <w:rPr>
                <w:ins w:id="8738" w:author="Sean de Noronha | DRG" w:date="2026-09-29T16:58:00Z" w16du:dateUtc="2026-09-29T14:58:00Z"/>
                <w:rFonts w:cs="Arial"/>
                <w:sz w:val="13"/>
                <w:szCs w:val="13"/>
              </w:rPr>
            </w:pPr>
            <w:ins w:id="8739" w:author="Sean de Noronha | DRG" w:date="2026-09-29T16:58:00Z" w16du:dateUtc="2026-09-29T14:58:00Z">
              <w:r>
                <w:rPr>
                  <w:rFonts w:cs="Arial"/>
                  <w:sz w:val="13"/>
                  <w:szCs w:val="13"/>
                </w:rPr>
                <w:t>8.73</w:t>
              </w:r>
            </w:ins>
          </w:p>
        </w:tc>
      </w:tr>
      <w:tr w:rsidR="00C60D85" w14:paraId="7CB2BBD4" w14:textId="77777777">
        <w:trPr>
          <w:jc w:val="center"/>
          <w:ins w:id="8740" w:author="Sean de Noronha | DRG" w:date="2026-09-29T16:58:00Z"/>
        </w:trPr>
        <w:tc>
          <w:tcPr>
            <w:tcW w:w="560" w:type="dxa"/>
            <w:vAlign w:val="center"/>
          </w:tcPr>
          <w:p w14:paraId="5E00068F" w14:textId="77777777" w:rsidR="00C60D85" w:rsidRDefault="00000000">
            <w:pPr>
              <w:spacing w:after="0"/>
              <w:rPr>
                <w:ins w:id="8741" w:author="Sean de Noronha | DRG" w:date="2026-09-29T16:58:00Z" w16du:dateUtc="2026-09-29T14:58:00Z"/>
                <w:rFonts w:cs="Arial"/>
                <w:sz w:val="13"/>
                <w:szCs w:val="13"/>
              </w:rPr>
            </w:pPr>
            <w:ins w:id="8742" w:author="Sean de Noronha | DRG" w:date="2026-09-29T16:58:00Z" w16du:dateUtc="2026-09-29T14:58:00Z">
              <w:r>
                <w:rPr>
                  <w:rFonts w:cs="Arial"/>
                  <w:sz w:val="13"/>
                  <w:szCs w:val="13"/>
                </w:rPr>
                <w:t>104</w:t>
              </w:r>
            </w:ins>
          </w:p>
        </w:tc>
        <w:tc>
          <w:tcPr>
            <w:tcW w:w="500" w:type="dxa"/>
            <w:vAlign w:val="center"/>
          </w:tcPr>
          <w:p w14:paraId="5E000690" w14:textId="77777777" w:rsidR="00C60D85" w:rsidRDefault="00000000">
            <w:pPr>
              <w:spacing w:after="0"/>
              <w:rPr>
                <w:ins w:id="8743" w:author="Sean de Noronha | DRG" w:date="2026-09-29T16:58:00Z" w16du:dateUtc="2026-09-29T14:58:00Z"/>
                <w:rFonts w:cs="Arial"/>
                <w:sz w:val="13"/>
                <w:szCs w:val="13"/>
              </w:rPr>
            </w:pPr>
            <w:ins w:id="8744" w:author="Sean de Noronha | DRG" w:date="2026-09-29T16:58:00Z" w16du:dateUtc="2026-09-29T14:58:00Z">
              <w:r>
                <w:rPr>
                  <w:rFonts w:cs="Arial"/>
                  <w:sz w:val="13"/>
                  <w:szCs w:val="13"/>
                </w:rPr>
                <w:t>T2</w:t>
              </w:r>
            </w:ins>
          </w:p>
        </w:tc>
        <w:tc>
          <w:tcPr>
            <w:tcW w:w="660" w:type="dxa"/>
            <w:vAlign w:val="center"/>
          </w:tcPr>
          <w:p w14:paraId="5E000691" w14:textId="77777777" w:rsidR="00C60D85" w:rsidRDefault="00000000">
            <w:pPr>
              <w:spacing w:after="0"/>
              <w:rPr>
                <w:ins w:id="8745" w:author="Sean de Noronha | DRG" w:date="2026-09-29T16:58:00Z" w16du:dateUtc="2026-09-29T14:58:00Z"/>
                <w:rFonts w:cs="Arial"/>
                <w:sz w:val="13"/>
                <w:szCs w:val="13"/>
              </w:rPr>
            </w:pPr>
            <w:ins w:id="8746" w:author="Sean de Noronha | DRG" w:date="2026-09-29T16:58:00Z" w16du:dateUtc="2026-09-29T14:58:00Z">
              <w:r>
                <w:rPr>
                  <w:rFonts w:cs="Arial"/>
                  <w:sz w:val="13"/>
                  <w:szCs w:val="13"/>
                </w:rPr>
                <w:t>1</w:t>
              </w:r>
            </w:ins>
          </w:p>
        </w:tc>
        <w:tc>
          <w:tcPr>
            <w:tcW w:w="1920" w:type="dxa"/>
            <w:vAlign w:val="center"/>
          </w:tcPr>
          <w:p w14:paraId="5E000692" w14:textId="77777777" w:rsidR="00C60D85" w:rsidRDefault="00000000">
            <w:pPr>
              <w:spacing w:after="0"/>
              <w:rPr>
                <w:ins w:id="8747" w:author="Sean de Noronha | DRG" w:date="2026-09-29T16:58:00Z" w16du:dateUtc="2026-09-29T14:58:00Z"/>
                <w:rFonts w:cs="Arial"/>
                <w:sz w:val="13"/>
                <w:szCs w:val="13"/>
              </w:rPr>
            </w:pPr>
            <w:ins w:id="8748" w:author="Sean de Noronha | DRG" w:date="2026-09-29T16:58:00Z" w16du:dateUtc="2026-09-29T14:58:00Z">
              <w:r>
                <w:rPr>
                  <w:rFonts w:cs="Arial"/>
                  <w:sz w:val="13"/>
                  <w:szCs w:val="13"/>
                </w:rPr>
                <w:t>CSST, Manufacturer C, EHD 13</w:t>
              </w:r>
            </w:ins>
          </w:p>
        </w:tc>
        <w:tc>
          <w:tcPr>
            <w:tcW w:w="520" w:type="dxa"/>
            <w:vAlign w:val="center"/>
          </w:tcPr>
          <w:p w14:paraId="5E000693" w14:textId="77777777" w:rsidR="00C60D85" w:rsidRDefault="00000000">
            <w:pPr>
              <w:spacing w:after="0"/>
              <w:rPr>
                <w:ins w:id="8749" w:author="Sean de Noronha | DRG" w:date="2026-09-29T16:58:00Z" w16du:dateUtc="2026-09-29T14:58:00Z"/>
                <w:rFonts w:cs="Arial"/>
                <w:sz w:val="13"/>
                <w:szCs w:val="13"/>
              </w:rPr>
            </w:pPr>
            <w:ins w:id="8750" w:author="Sean de Noronha | DRG" w:date="2026-09-29T16:58:00Z" w16du:dateUtc="2026-09-29T14:58:00Z">
              <w:r>
                <w:rPr>
                  <w:rFonts w:cs="Arial"/>
                  <w:sz w:val="13"/>
                  <w:szCs w:val="13"/>
                </w:rPr>
                <w:t>NG</w:t>
              </w:r>
            </w:ins>
          </w:p>
        </w:tc>
        <w:tc>
          <w:tcPr>
            <w:tcW w:w="900" w:type="dxa"/>
            <w:vAlign w:val="center"/>
          </w:tcPr>
          <w:p w14:paraId="5E000694" w14:textId="77777777" w:rsidR="00C60D85" w:rsidRDefault="00000000">
            <w:pPr>
              <w:spacing w:after="0"/>
              <w:rPr>
                <w:ins w:id="8751" w:author="Sean de Noronha | DRG" w:date="2026-09-29T16:58:00Z" w16du:dateUtc="2026-09-29T14:58:00Z"/>
                <w:rFonts w:cs="Arial"/>
                <w:sz w:val="13"/>
                <w:szCs w:val="13"/>
              </w:rPr>
            </w:pPr>
            <w:ins w:id="8752" w:author="Sean de Noronha | DRG" w:date="2026-09-29T16:58:00Z" w16du:dateUtc="2026-09-29T14:58:00Z">
              <w:r>
                <w:rPr>
                  <w:rFonts w:cs="Arial"/>
                  <w:sz w:val="13"/>
                  <w:szCs w:val="13"/>
                </w:rPr>
                <w:t>6,220</w:t>
              </w:r>
            </w:ins>
          </w:p>
        </w:tc>
        <w:tc>
          <w:tcPr>
            <w:tcW w:w="800" w:type="dxa"/>
            <w:vAlign w:val="center"/>
          </w:tcPr>
          <w:p w14:paraId="5E000695" w14:textId="77777777" w:rsidR="00C60D85" w:rsidRDefault="00000000">
            <w:pPr>
              <w:spacing w:after="0"/>
              <w:rPr>
                <w:ins w:id="8753" w:author="Sean de Noronha | DRG" w:date="2026-09-29T16:58:00Z" w16du:dateUtc="2026-09-29T14:58:00Z"/>
                <w:rFonts w:cs="Arial"/>
                <w:sz w:val="13"/>
                <w:szCs w:val="13"/>
              </w:rPr>
            </w:pPr>
            <w:ins w:id="8754" w:author="Sean de Noronha | DRG" w:date="2026-09-29T16:58:00Z" w16du:dateUtc="2026-09-29T14:58:00Z">
              <w:r>
                <w:rPr>
                  <w:rFonts w:cs="Arial"/>
                  <w:sz w:val="13"/>
                  <w:szCs w:val="13"/>
                </w:rPr>
                <w:t>150 ft</w:t>
              </w:r>
            </w:ins>
          </w:p>
        </w:tc>
        <w:tc>
          <w:tcPr>
            <w:tcW w:w="880" w:type="dxa"/>
            <w:vAlign w:val="center"/>
          </w:tcPr>
          <w:p w14:paraId="5E000696" w14:textId="77777777" w:rsidR="00C60D85" w:rsidRDefault="00000000">
            <w:pPr>
              <w:spacing w:after="0"/>
              <w:rPr>
                <w:ins w:id="8755" w:author="Sean de Noronha | DRG" w:date="2026-09-29T16:58:00Z" w16du:dateUtc="2026-09-29T14:58:00Z"/>
                <w:rFonts w:cs="Arial"/>
                <w:sz w:val="13"/>
                <w:szCs w:val="13"/>
              </w:rPr>
            </w:pPr>
            <w:ins w:id="8756" w:author="Sean de Noronha | DRG" w:date="2026-09-29T16:58:00Z" w16du:dateUtc="2026-09-29T14:58:00Z">
              <w:r>
                <w:rPr>
                  <w:rFonts w:cs="Arial"/>
                  <w:sz w:val="13"/>
                  <w:szCs w:val="13"/>
                </w:rPr>
                <w:t>34.5</w:t>
              </w:r>
            </w:ins>
          </w:p>
        </w:tc>
        <w:tc>
          <w:tcPr>
            <w:tcW w:w="820" w:type="dxa"/>
            <w:vAlign w:val="center"/>
          </w:tcPr>
          <w:p w14:paraId="5E000697" w14:textId="77777777" w:rsidR="00C60D85" w:rsidRDefault="00000000">
            <w:pPr>
              <w:spacing w:after="0"/>
              <w:rPr>
                <w:ins w:id="8757" w:author="Sean de Noronha | DRG" w:date="2026-09-29T16:58:00Z" w16du:dateUtc="2026-09-29T14:58:00Z"/>
                <w:rFonts w:cs="Arial"/>
                <w:sz w:val="13"/>
                <w:szCs w:val="13"/>
              </w:rPr>
            </w:pPr>
            <w:ins w:id="8758" w:author="Sean de Noronha | DRG" w:date="2026-09-29T16:58:00Z" w16du:dateUtc="2026-09-29T14:58:00Z">
              <w:r>
                <w:rPr>
                  <w:rFonts w:cs="Arial"/>
                  <w:sz w:val="13"/>
                  <w:szCs w:val="13"/>
                </w:rPr>
                <w:t>24,100</w:t>
              </w:r>
            </w:ins>
          </w:p>
        </w:tc>
        <w:tc>
          <w:tcPr>
            <w:tcW w:w="1100" w:type="dxa"/>
            <w:vAlign w:val="center"/>
          </w:tcPr>
          <w:p w14:paraId="5E000698" w14:textId="77777777" w:rsidR="00C60D85" w:rsidRDefault="00000000">
            <w:pPr>
              <w:spacing w:after="0"/>
              <w:rPr>
                <w:ins w:id="8759" w:author="Sean de Noronha | DRG" w:date="2026-09-29T16:58:00Z" w16du:dateUtc="2026-09-29T14:58:00Z"/>
                <w:rFonts w:cs="Arial"/>
                <w:sz w:val="13"/>
                <w:szCs w:val="13"/>
              </w:rPr>
            </w:pPr>
            <w:ins w:id="8760" w:author="Sean de Noronha | DRG" w:date="2026-09-29T16:58:00Z" w16du:dateUtc="2026-09-29T14:58:00Z">
              <w:r>
                <w:rPr>
                  <w:rFonts w:cs="Arial"/>
                  <w:sz w:val="13"/>
                  <w:szCs w:val="13"/>
                </w:rPr>
                <w:t>55.6 (118)</w:t>
              </w:r>
            </w:ins>
          </w:p>
        </w:tc>
        <w:tc>
          <w:tcPr>
            <w:tcW w:w="700" w:type="dxa"/>
            <w:vAlign w:val="center"/>
          </w:tcPr>
          <w:p w14:paraId="5E000699" w14:textId="77777777" w:rsidR="00C60D85" w:rsidRDefault="00000000">
            <w:pPr>
              <w:spacing w:after="0"/>
              <w:rPr>
                <w:ins w:id="8761" w:author="Sean de Noronha | DRG" w:date="2026-09-29T16:58:00Z" w16du:dateUtc="2026-09-29T14:58:00Z"/>
                <w:rFonts w:cs="Arial"/>
                <w:sz w:val="13"/>
                <w:szCs w:val="13"/>
              </w:rPr>
            </w:pPr>
            <w:ins w:id="8762" w:author="Sean de Noronha | DRG" w:date="2026-09-29T16:58:00Z" w16du:dateUtc="2026-09-29T14:58:00Z">
              <w:r>
                <w:rPr>
                  <w:rFonts w:cs="Arial"/>
                  <w:sz w:val="13"/>
                  <w:szCs w:val="13"/>
                </w:rPr>
                <w:t>7.32</w:t>
              </w:r>
            </w:ins>
          </w:p>
        </w:tc>
      </w:tr>
      <w:tr w:rsidR="00C60D85" w14:paraId="6FDCAC6C" w14:textId="77777777">
        <w:trPr>
          <w:jc w:val="center"/>
          <w:ins w:id="8763" w:author="Sean de Noronha | DRG" w:date="2026-09-29T16:58:00Z"/>
        </w:trPr>
        <w:tc>
          <w:tcPr>
            <w:tcW w:w="560" w:type="dxa"/>
            <w:vAlign w:val="center"/>
          </w:tcPr>
          <w:p w14:paraId="5E00069A" w14:textId="77777777" w:rsidR="00C60D85" w:rsidRDefault="00000000">
            <w:pPr>
              <w:spacing w:after="0"/>
              <w:rPr>
                <w:ins w:id="8764" w:author="Sean de Noronha | DRG" w:date="2026-09-29T16:58:00Z" w16du:dateUtc="2026-09-29T14:58:00Z"/>
                <w:rFonts w:cs="Arial"/>
                <w:sz w:val="13"/>
                <w:szCs w:val="13"/>
              </w:rPr>
            </w:pPr>
            <w:ins w:id="8765" w:author="Sean de Noronha | DRG" w:date="2026-09-29T16:58:00Z" w16du:dateUtc="2026-09-29T14:58:00Z">
              <w:r>
                <w:rPr>
                  <w:rFonts w:cs="Arial"/>
                  <w:sz w:val="13"/>
                  <w:szCs w:val="13"/>
                </w:rPr>
                <w:t>105</w:t>
              </w:r>
            </w:ins>
          </w:p>
        </w:tc>
        <w:tc>
          <w:tcPr>
            <w:tcW w:w="500" w:type="dxa"/>
            <w:vAlign w:val="center"/>
          </w:tcPr>
          <w:p w14:paraId="5E00069B" w14:textId="77777777" w:rsidR="00C60D85" w:rsidRDefault="00000000">
            <w:pPr>
              <w:spacing w:after="0"/>
              <w:rPr>
                <w:ins w:id="8766" w:author="Sean de Noronha | DRG" w:date="2026-09-29T16:58:00Z" w16du:dateUtc="2026-09-29T14:58:00Z"/>
                <w:rFonts w:cs="Arial"/>
                <w:sz w:val="13"/>
                <w:szCs w:val="13"/>
              </w:rPr>
            </w:pPr>
            <w:ins w:id="8767" w:author="Sean de Noronha | DRG" w:date="2026-09-29T16:58:00Z" w16du:dateUtc="2026-09-29T14:58:00Z">
              <w:r>
                <w:rPr>
                  <w:rFonts w:cs="Arial"/>
                  <w:sz w:val="13"/>
                  <w:szCs w:val="13"/>
                </w:rPr>
                <w:t>T2</w:t>
              </w:r>
            </w:ins>
          </w:p>
        </w:tc>
        <w:tc>
          <w:tcPr>
            <w:tcW w:w="660" w:type="dxa"/>
            <w:vAlign w:val="center"/>
          </w:tcPr>
          <w:p w14:paraId="5E00069C" w14:textId="77777777" w:rsidR="00C60D85" w:rsidRDefault="00000000">
            <w:pPr>
              <w:spacing w:after="0"/>
              <w:rPr>
                <w:ins w:id="8768" w:author="Sean de Noronha | DRG" w:date="2026-09-29T16:58:00Z" w16du:dateUtc="2026-09-29T14:58:00Z"/>
                <w:rFonts w:cs="Arial"/>
                <w:sz w:val="13"/>
                <w:szCs w:val="13"/>
              </w:rPr>
            </w:pPr>
            <w:ins w:id="8769" w:author="Sean de Noronha | DRG" w:date="2026-09-29T16:58:00Z" w16du:dateUtc="2026-09-29T14:58:00Z">
              <w:r>
                <w:rPr>
                  <w:rFonts w:cs="Arial"/>
                  <w:sz w:val="13"/>
                  <w:szCs w:val="13"/>
                </w:rPr>
                <w:t>1</w:t>
              </w:r>
            </w:ins>
          </w:p>
        </w:tc>
        <w:tc>
          <w:tcPr>
            <w:tcW w:w="1920" w:type="dxa"/>
            <w:vAlign w:val="center"/>
          </w:tcPr>
          <w:p w14:paraId="5E00069D" w14:textId="77777777" w:rsidR="00C60D85" w:rsidRDefault="00000000">
            <w:pPr>
              <w:spacing w:after="0"/>
              <w:rPr>
                <w:ins w:id="8770" w:author="Sean de Noronha | DRG" w:date="2026-09-29T16:58:00Z" w16du:dateUtc="2026-09-29T14:58:00Z"/>
                <w:rFonts w:cs="Arial"/>
                <w:sz w:val="13"/>
                <w:szCs w:val="13"/>
              </w:rPr>
            </w:pPr>
            <w:ins w:id="8771" w:author="Sean de Noronha | DRG" w:date="2026-09-29T16:58:00Z" w16du:dateUtc="2026-09-29T14:58:00Z">
              <w:r>
                <w:rPr>
                  <w:rFonts w:cs="Arial"/>
                  <w:sz w:val="13"/>
                  <w:szCs w:val="13"/>
                </w:rPr>
                <w:t>CSST, Manufacturer C, EHD 13</w:t>
              </w:r>
            </w:ins>
          </w:p>
        </w:tc>
        <w:tc>
          <w:tcPr>
            <w:tcW w:w="520" w:type="dxa"/>
            <w:vAlign w:val="center"/>
          </w:tcPr>
          <w:p w14:paraId="5E00069E" w14:textId="77777777" w:rsidR="00C60D85" w:rsidRDefault="00000000">
            <w:pPr>
              <w:spacing w:after="0"/>
              <w:rPr>
                <w:ins w:id="8772" w:author="Sean de Noronha | DRG" w:date="2026-09-29T16:58:00Z" w16du:dateUtc="2026-09-29T14:58:00Z"/>
                <w:rFonts w:cs="Arial"/>
                <w:sz w:val="13"/>
                <w:szCs w:val="13"/>
              </w:rPr>
            </w:pPr>
            <w:ins w:id="8773" w:author="Sean de Noronha | DRG" w:date="2026-09-29T16:58:00Z" w16du:dateUtc="2026-09-29T14:58:00Z">
              <w:r>
                <w:rPr>
                  <w:rFonts w:cs="Arial"/>
                  <w:sz w:val="13"/>
                  <w:szCs w:val="13"/>
                </w:rPr>
                <w:t>NG</w:t>
              </w:r>
            </w:ins>
          </w:p>
        </w:tc>
        <w:tc>
          <w:tcPr>
            <w:tcW w:w="900" w:type="dxa"/>
            <w:vAlign w:val="center"/>
          </w:tcPr>
          <w:p w14:paraId="5E00069F" w14:textId="77777777" w:rsidR="00C60D85" w:rsidRDefault="00000000">
            <w:pPr>
              <w:spacing w:after="0"/>
              <w:rPr>
                <w:ins w:id="8774" w:author="Sean de Noronha | DRG" w:date="2026-09-29T16:58:00Z" w16du:dateUtc="2026-09-29T14:58:00Z"/>
                <w:rFonts w:cs="Arial"/>
                <w:sz w:val="13"/>
                <w:szCs w:val="13"/>
              </w:rPr>
            </w:pPr>
            <w:ins w:id="8775" w:author="Sean de Noronha | DRG" w:date="2026-09-29T16:58:00Z" w16du:dateUtc="2026-09-29T14:58:00Z">
              <w:r>
                <w:rPr>
                  <w:rFonts w:cs="Arial"/>
                  <w:sz w:val="13"/>
                  <w:szCs w:val="13"/>
                </w:rPr>
                <w:t>5,380</w:t>
              </w:r>
            </w:ins>
          </w:p>
        </w:tc>
        <w:tc>
          <w:tcPr>
            <w:tcW w:w="800" w:type="dxa"/>
            <w:vAlign w:val="center"/>
          </w:tcPr>
          <w:p w14:paraId="5E0006A0" w14:textId="77777777" w:rsidR="00C60D85" w:rsidRDefault="00000000">
            <w:pPr>
              <w:spacing w:after="0"/>
              <w:rPr>
                <w:ins w:id="8776" w:author="Sean de Noronha | DRG" w:date="2026-09-29T16:58:00Z" w16du:dateUtc="2026-09-29T14:58:00Z"/>
                <w:rFonts w:cs="Arial"/>
                <w:sz w:val="13"/>
                <w:szCs w:val="13"/>
              </w:rPr>
            </w:pPr>
            <w:ins w:id="8777" w:author="Sean de Noronha | DRG" w:date="2026-09-29T16:58:00Z" w16du:dateUtc="2026-09-29T14:58:00Z">
              <w:r>
                <w:rPr>
                  <w:rFonts w:cs="Arial"/>
                  <w:sz w:val="13"/>
                  <w:szCs w:val="13"/>
                </w:rPr>
                <w:t>200 ft</w:t>
              </w:r>
            </w:ins>
          </w:p>
        </w:tc>
        <w:tc>
          <w:tcPr>
            <w:tcW w:w="880" w:type="dxa"/>
            <w:vAlign w:val="center"/>
          </w:tcPr>
          <w:p w14:paraId="5E0006A1" w14:textId="77777777" w:rsidR="00C60D85" w:rsidRDefault="00000000">
            <w:pPr>
              <w:spacing w:after="0"/>
              <w:rPr>
                <w:ins w:id="8778" w:author="Sean de Noronha | DRG" w:date="2026-09-29T16:58:00Z" w16du:dateUtc="2026-09-29T14:58:00Z"/>
                <w:rFonts w:cs="Arial"/>
                <w:sz w:val="13"/>
                <w:szCs w:val="13"/>
              </w:rPr>
            </w:pPr>
            <w:ins w:id="8779" w:author="Sean de Noronha | DRG" w:date="2026-09-29T16:58:00Z" w16du:dateUtc="2026-09-29T14:58:00Z">
              <w:r>
                <w:rPr>
                  <w:rFonts w:cs="Arial"/>
                  <w:sz w:val="13"/>
                  <w:szCs w:val="13"/>
                </w:rPr>
                <w:t>34.5</w:t>
              </w:r>
            </w:ins>
          </w:p>
        </w:tc>
        <w:tc>
          <w:tcPr>
            <w:tcW w:w="820" w:type="dxa"/>
            <w:vAlign w:val="center"/>
          </w:tcPr>
          <w:p w14:paraId="5E0006A2" w14:textId="77777777" w:rsidR="00C60D85" w:rsidRDefault="00000000">
            <w:pPr>
              <w:spacing w:after="0"/>
              <w:rPr>
                <w:ins w:id="8780" w:author="Sean de Noronha | DRG" w:date="2026-09-29T16:58:00Z" w16du:dateUtc="2026-09-29T14:58:00Z"/>
                <w:rFonts w:cs="Arial"/>
                <w:sz w:val="13"/>
                <w:szCs w:val="13"/>
              </w:rPr>
            </w:pPr>
            <w:ins w:id="8781" w:author="Sean de Noronha | DRG" w:date="2026-09-29T16:58:00Z" w16du:dateUtc="2026-09-29T14:58:00Z">
              <w:r>
                <w:rPr>
                  <w:rFonts w:cs="Arial"/>
                  <w:sz w:val="13"/>
                  <w:szCs w:val="13"/>
                </w:rPr>
                <w:t>24,100</w:t>
              </w:r>
            </w:ins>
          </w:p>
        </w:tc>
        <w:tc>
          <w:tcPr>
            <w:tcW w:w="1100" w:type="dxa"/>
            <w:vAlign w:val="center"/>
          </w:tcPr>
          <w:p w14:paraId="5E0006A3" w14:textId="77777777" w:rsidR="00C60D85" w:rsidRDefault="00000000">
            <w:pPr>
              <w:spacing w:after="0"/>
              <w:rPr>
                <w:ins w:id="8782" w:author="Sean de Noronha | DRG" w:date="2026-09-29T16:58:00Z" w16du:dateUtc="2026-09-29T14:58:00Z"/>
                <w:rFonts w:cs="Arial"/>
                <w:sz w:val="13"/>
                <w:szCs w:val="13"/>
              </w:rPr>
            </w:pPr>
            <w:ins w:id="8783" w:author="Sean de Noronha | DRG" w:date="2026-09-29T16:58:00Z" w16du:dateUtc="2026-09-29T14:58:00Z">
              <w:r>
                <w:rPr>
                  <w:rFonts w:cs="Arial"/>
                  <w:sz w:val="13"/>
                  <w:szCs w:val="13"/>
                </w:rPr>
                <w:t>48.1 (102)</w:t>
              </w:r>
            </w:ins>
          </w:p>
        </w:tc>
        <w:tc>
          <w:tcPr>
            <w:tcW w:w="700" w:type="dxa"/>
            <w:vAlign w:val="center"/>
          </w:tcPr>
          <w:p w14:paraId="5E0006A4" w14:textId="77777777" w:rsidR="00C60D85" w:rsidRDefault="00000000">
            <w:pPr>
              <w:spacing w:after="0"/>
              <w:rPr>
                <w:ins w:id="8784" w:author="Sean de Noronha | DRG" w:date="2026-09-29T16:58:00Z" w16du:dateUtc="2026-09-29T14:58:00Z"/>
                <w:rFonts w:cs="Arial"/>
                <w:sz w:val="13"/>
                <w:szCs w:val="13"/>
              </w:rPr>
            </w:pPr>
            <w:ins w:id="8785" w:author="Sean de Noronha | DRG" w:date="2026-09-29T16:58:00Z" w16du:dateUtc="2026-09-29T14:58:00Z">
              <w:r>
                <w:rPr>
                  <w:rFonts w:cs="Arial"/>
                  <w:sz w:val="13"/>
                  <w:szCs w:val="13"/>
                </w:rPr>
                <w:t>6.33</w:t>
              </w:r>
            </w:ins>
          </w:p>
        </w:tc>
      </w:tr>
      <w:tr w:rsidR="00C60D85" w14:paraId="7FCFA789" w14:textId="77777777">
        <w:trPr>
          <w:jc w:val="center"/>
          <w:ins w:id="8786" w:author="Sean de Noronha | DRG" w:date="2026-09-29T16:58:00Z"/>
        </w:trPr>
        <w:tc>
          <w:tcPr>
            <w:tcW w:w="560" w:type="dxa"/>
            <w:vAlign w:val="center"/>
          </w:tcPr>
          <w:p w14:paraId="5E0006A5" w14:textId="77777777" w:rsidR="00C60D85" w:rsidRDefault="00000000">
            <w:pPr>
              <w:spacing w:after="0"/>
              <w:rPr>
                <w:ins w:id="8787" w:author="Sean de Noronha | DRG" w:date="2026-09-29T16:58:00Z" w16du:dateUtc="2026-09-29T14:58:00Z"/>
                <w:rFonts w:cs="Arial"/>
                <w:sz w:val="13"/>
                <w:szCs w:val="13"/>
              </w:rPr>
            </w:pPr>
            <w:ins w:id="8788" w:author="Sean de Noronha | DRG" w:date="2026-09-29T16:58:00Z" w16du:dateUtc="2026-09-29T14:58:00Z">
              <w:r>
                <w:rPr>
                  <w:rFonts w:cs="Arial"/>
                  <w:sz w:val="13"/>
                  <w:szCs w:val="13"/>
                </w:rPr>
                <w:t>106</w:t>
              </w:r>
            </w:ins>
          </w:p>
        </w:tc>
        <w:tc>
          <w:tcPr>
            <w:tcW w:w="500" w:type="dxa"/>
            <w:vAlign w:val="center"/>
          </w:tcPr>
          <w:p w14:paraId="5E0006A6" w14:textId="77777777" w:rsidR="00C60D85" w:rsidRDefault="00000000">
            <w:pPr>
              <w:spacing w:after="0"/>
              <w:rPr>
                <w:ins w:id="8789" w:author="Sean de Noronha | DRG" w:date="2026-09-29T16:58:00Z" w16du:dateUtc="2026-09-29T14:58:00Z"/>
                <w:rFonts w:cs="Arial"/>
                <w:sz w:val="13"/>
                <w:szCs w:val="13"/>
              </w:rPr>
            </w:pPr>
            <w:ins w:id="8790" w:author="Sean de Noronha | DRG" w:date="2026-09-29T16:58:00Z" w16du:dateUtc="2026-09-29T14:58:00Z">
              <w:r>
                <w:rPr>
                  <w:rFonts w:cs="Arial"/>
                  <w:sz w:val="13"/>
                  <w:szCs w:val="13"/>
                </w:rPr>
                <w:t>T2</w:t>
              </w:r>
            </w:ins>
          </w:p>
        </w:tc>
        <w:tc>
          <w:tcPr>
            <w:tcW w:w="660" w:type="dxa"/>
            <w:vAlign w:val="center"/>
          </w:tcPr>
          <w:p w14:paraId="5E0006A7" w14:textId="77777777" w:rsidR="00C60D85" w:rsidRDefault="00000000">
            <w:pPr>
              <w:spacing w:after="0"/>
              <w:rPr>
                <w:ins w:id="8791" w:author="Sean de Noronha | DRG" w:date="2026-09-29T16:58:00Z" w16du:dateUtc="2026-09-29T14:58:00Z"/>
                <w:rFonts w:cs="Arial"/>
                <w:sz w:val="13"/>
                <w:szCs w:val="13"/>
              </w:rPr>
            </w:pPr>
            <w:ins w:id="8792" w:author="Sean de Noronha | DRG" w:date="2026-09-29T16:58:00Z" w16du:dateUtc="2026-09-29T14:58:00Z">
              <w:r>
                <w:rPr>
                  <w:rFonts w:cs="Arial"/>
                  <w:sz w:val="13"/>
                  <w:szCs w:val="13"/>
                </w:rPr>
                <w:t>1</w:t>
              </w:r>
            </w:ins>
          </w:p>
        </w:tc>
        <w:tc>
          <w:tcPr>
            <w:tcW w:w="1920" w:type="dxa"/>
            <w:vAlign w:val="center"/>
          </w:tcPr>
          <w:p w14:paraId="5E0006A8" w14:textId="77777777" w:rsidR="00C60D85" w:rsidRDefault="00000000">
            <w:pPr>
              <w:spacing w:after="0"/>
              <w:rPr>
                <w:ins w:id="8793" w:author="Sean de Noronha | DRG" w:date="2026-09-29T16:58:00Z" w16du:dateUtc="2026-09-29T14:58:00Z"/>
                <w:rFonts w:cs="Arial"/>
                <w:sz w:val="13"/>
                <w:szCs w:val="13"/>
              </w:rPr>
            </w:pPr>
            <w:ins w:id="8794" w:author="Sean de Noronha | DRG" w:date="2026-09-29T16:58:00Z" w16du:dateUtc="2026-09-29T14:58:00Z">
              <w:r>
                <w:rPr>
                  <w:rFonts w:cs="Arial"/>
                  <w:sz w:val="13"/>
                  <w:szCs w:val="13"/>
                </w:rPr>
                <w:t>CSST, Manufacturer C, EHD 13</w:t>
              </w:r>
            </w:ins>
          </w:p>
        </w:tc>
        <w:tc>
          <w:tcPr>
            <w:tcW w:w="520" w:type="dxa"/>
            <w:vAlign w:val="center"/>
          </w:tcPr>
          <w:p w14:paraId="5E0006A9" w14:textId="77777777" w:rsidR="00C60D85" w:rsidRDefault="00000000">
            <w:pPr>
              <w:spacing w:after="0"/>
              <w:rPr>
                <w:ins w:id="8795" w:author="Sean de Noronha | DRG" w:date="2026-09-29T16:58:00Z" w16du:dateUtc="2026-09-29T14:58:00Z"/>
                <w:rFonts w:cs="Arial"/>
                <w:sz w:val="13"/>
                <w:szCs w:val="13"/>
              </w:rPr>
            </w:pPr>
            <w:ins w:id="8796" w:author="Sean de Noronha | DRG" w:date="2026-09-29T16:58:00Z" w16du:dateUtc="2026-09-29T14:58:00Z">
              <w:r>
                <w:rPr>
                  <w:rFonts w:cs="Arial"/>
                  <w:sz w:val="13"/>
                  <w:szCs w:val="13"/>
                </w:rPr>
                <w:t>NG</w:t>
              </w:r>
            </w:ins>
          </w:p>
        </w:tc>
        <w:tc>
          <w:tcPr>
            <w:tcW w:w="900" w:type="dxa"/>
            <w:vAlign w:val="center"/>
          </w:tcPr>
          <w:p w14:paraId="5E0006AA" w14:textId="77777777" w:rsidR="00C60D85" w:rsidRDefault="00000000">
            <w:pPr>
              <w:spacing w:after="0"/>
              <w:rPr>
                <w:ins w:id="8797" w:author="Sean de Noronha | DRG" w:date="2026-09-29T16:58:00Z" w16du:dateUtc="2026-09-29T14:58:00Z"/>
                <w:rFonts w:cs="Arial"/>
                <w:sz w:val="13"/>
                <w:szCs w:val="13"/>
              </w:rPr>
            </w:pPr>
            <w:ins w:id="8798" w:author="Sean de Noronha | DRG" w:date="2026-09-29T16:58:00Z" w16du:dateUtc="2026-09-29T14:58:00Z">
              <w:r>
                <w:rPr>
                  <w:rFonts w:cs="Arial"/>
                  <w:sz w:val="13"/>
                  <w:szCs w:val="13"/>
                </w:rPr>
                <w:t>4,910</w:t>
              </w:r>
            </w:ins>
          </w:p>
        </w:tc>
        <w:tc>
          <w:tcPr>
            <w:tcW w:w="800" w:type="dxa"/>
            <w:vAlign w:val="center"/>
          </w:tcPr>
          <w:p w14:paraId="5E0006AB" w14:textId="77777777" w:rsidR="00C60D85" w:rsidRDefault="00000000">
            <w:pPr>
              <w:spacing w:after="0"/>
              <w:rPr>
                <w:ins w:id="8799" w:author="Sean de Noronha | DRG" w:date="2026-09-29T16:58:00Z" w16du:dateUtc="2026-09-29T14:58:00Z"/>
                <w:rFonts w:cs="Arial"/>
                <w:sz w:val="13"/>
                <w:szCs w:val="13"/>
              </w:rPr>
            </w:pPr>
            <w:ins w:id="8800" w:author="Sean de Noronha | DRG" w:date="2026-09-29T16:58:00Z" w16du:dateUtc="2026-09-29T14:58:00Z">
              <w:r>
                <w:rPr>
                  <w:rFonts w:cs="Arial"/>
                  <w:sz w:val="13"/>
                  <w:szCs w:val="13"/>
                </w:rPr>
                <w:t>240 ft</w:t>
              </w:r>
            </w:ins>
          </w:p>
        </w:tc>
        <w:tc>
          <w:tcPr>
            <w:tcW w:w="880" w:type="dxa"/>
            <w:vAlign w:val="center"/>
          </w:tcPr>
          <w:p w14:paraId="5E0006AC" w14:textId="77777777" w:rsidR="00C60D85" w:rsidRDefault="00000000">
            <w:pPr>
              <w:spacing w:after="0"/>
              <w:rPr>
                <w:ins w:id="8801" w:author="Sean de Noronha | DRG" w:date="2026-09-29T16:58:00Z" w16du:dateUtc="2026-09-29T14:58:00Z"/>
                <w:rFonts w:cs="Arial"/>
                <w:sz w:val="13"/>
                <w:szCs w:val="13"/>
              </w:rPr>
            </w:pPr>
            <w:ins w:id="8802" w:author="Sean de Noronha | DRG" w:date="2026-09-29T16:58:00Z" w16du:dateUtc="2026-09-29T14:58:00Z">
              <w:r>
                <w:rPr>
                  <w:rFonts w:cs="Arial"/>
                  <w:sz w:val="13"/>
                  <w:szCs w:val="13"/>
                </w:rPr>
                <w:t>34.5</w:t>
              </w:r>
            </w:ins>
          </w:p>
        </w:tc>
        <w:tc>
          <w:tcPr>
            <w:tcW w:w="820" w:type="dxa"/>
            <w:vAlign w:val="center"/>
          </w:tcPr>
          <w:p w14:paraId="5E0006AD" w14:textId="77777777" w:rsidR="00C60D85" w:rsidRDefault="00000000">
            <w:pPr>
              <w:spacing w:after="0"/>
              <w:rPr>
                <w:ins w:id="8803" w:author="Sean de Noronha | DRG" w:date="2026-09-29T16:58:00Z" w16du:dateUtc="2026-09-29T14:58:00Z"/>
                <w:rFonts w:cs="Arial"/>
                <w:sz w:val="13"/>
                <w:szCs w:val="13"/>
              </w:rPr>
            </w:pPr>
            <w:ins w:id="8804" w:author="Sean de Noronha | DRG" w:date="2026-09-29T16:58:00Z" w16du:dateUtc="2026-09-29T14:58:00Z">
              <w:r>
                <w:rPr>
                  <w:rFonts w:cs="Arial"/>
                  <w:sz w:val="13"/>
                  <w:szCs w:val="13"/>
                </w:rPr>
                <w:t>24,100</w:t>
              </w:r>
            </w:ins>
          </w:p>
        </w:tc>
        <w:tc>
          <w:tcPr>
            <w:tcW w:w="1100" w:type="dxa"/>
            <w:vAlign w:val="center"/>
          </w:tcPr>
          <w:p w14:paraId="5E0006AE" w14:textId="77777777" w:rsidR="00C60D85" w:rsidRDefault="00000000">
            <w:pPr>
              <w:spacing w:after="0"/>
              <w:rPr>
                <w:ins w:id="8805" w:author="Sean de Noronha | DRG" w:date="2026-09-29T16:58:00Z" w16du:dateUtc="2026-09-29T14:58:00Z"/>
                <w:rFonts w:cs="Arial"/>
                <w:sz w:val="13"/>
                <w:szCs w:val="13"/>
              </w:rPr>
            </w:pPr>
            <w:ins w:id="8806" w:author="Sean de Noronha | DRG" w:date="2026-09-29T16:58:00Z" w16du:dateUtc="2026-09-29T14:58:00Z">
              <w:r>
                <w:rPr>
                  <w:rFonts w:cs="Arial"/>
                  <w:sz w:val="13"/>
                  <w:szCs w:val="13"/>
                </w:rPr>
                <w:t>43.9 (93.0)</w:t>
              </w:r>
            </w:ins>
          </w:p>
        </w:tc>
        <w:tc>
          <w:tcPr>
            <w:tcW w:w="700" w:type="dxa"/>
            <w:vAlign w:val="center"/>
          </w:tcPr>
          <w:p w14:paraId="5E0006AF" w14:textId="77777777" w:rsidR="00C60D85" w:rsidRDefault="00000000">
            <w:pPr>
              <w:spacing w:after="0"/>
              <w:rPr>
                <w:ins w:id="8807" w:author="Sean de Noronha | DRG" w:date="2026-09-29T16:58:00Z" w16du:dateUtc="2026-09-29T14:58:00Z"/>
                <w:rFonts w:cs="Arial"/>
                <w:sz w:val="13"/>
                <w:szCs w:val="13"/>
              </w:rPr>
            </w:pPr>
            <w:ins w:id="8808" w:author="Sean de Noronha | DRG" w:date="2026-09-29T16:58:00Z" w16du:dateUtc="2026-09-29T14:58:00Z">
              <w:r>
                <w:rPr>
                  <w:rFonts w:cs="Arial"/>
                  <w:sz w:val="13"/>
                  <w:szCs w:val="13"/>
                </w:rPr>
                <w:t>5.77</w:t>
              </w:r>
            </w:ins>
          </w:p>
        </w:tc>
      </w:tr>
      <w:tr w:rsidR="00C60D85" w14:paraId="5C5B4028" w14:textId="77777777">
        <w:trPr>
          <w:jc w:val="center"/>
          <w:ins w:id="8809" w:author="Sean de Noronha | DRG" w:date="2026-09-29T16:58:00Z"/>
        </w:trPr>
        <w:tc>
          <w:tcPr>
            <w:tcW w:w="560" w:type="dxa"/>
            <w:vAlign w:val="center"/>
          </w:tcPr>
          <w:p w14:paraId="5E0006B0" w14:textId="77777777" w:rsidR="00C60D85" w:rsidRDefault="00000000">
            <w:pPr>
              <w:spacing w:after="0"/>
              <w:rPr>
                <w:ins w:id="8810" w:author="Sean de Noronha | DRG" w:date="2026-09-29T16:58:00Z" w16du:dateUtc="2026-09-29T14:58:00Z"/>
                <w:rFonts w:cs="Arial"/>
                <w:sz w:val="13"/>
                <w:szCs w:val="13"/>
              </w:rPr>
            </w:pPr>
            <w:ins w:id="8811" w:author="Sean de Noronha | DRG" w:date="2026-09-29T16:58:00Z" w16du:dateUtc="2026-09-29T14:58:00Z">
              <w:r>
                <w:rPr>
                  <w:rFonts w:cs="Arial"/>
                  <w:sz w:val="13"/>
                  <w:szCs w:val="13"/>
                </w:rPr>
                <w:t>107</w:t>
              </w:r>
            </w:ins>
          </w:p>
        </w:tc>
        <w:tc>
          <w:tcPr>
            <w:tcW w:w="500" w:type="dxa"/>
            <w:vAlign w:val="center"/>
          </w:tcPr>
          <w:p w14:paraId="5E0006B1" w14:textId="77777777" w:rsidR="00C60D85" w:rsidRDefault="00000000">
            <w:pPr>
              <w:spacing w:after="0"/>
              <w:rPr>
                <w:ins w:id="8812" w:author="Sean de Noronha | DRG" w:date="2026-09-29T16:58:00Z" w16du:dateUtc="2026-09-29T14:58:00Z"/>
                <w:rFonts w:cs="Arial"/>
                <w:sz w:val="13"/>
                <w:szCs w:val="13"/>
              </w:rPr>
            </w:pPr>
            <w:ins w:id="8813" w:author="Sean de Noronha | DRG" w:date="2026-09-29T16:58:00Z" w16du:dateUtc="2026-09-29T14:58:00Z">
              <w:r>
                <w:rPr>
                  <w:rFonts w:cs="Arial"/>
                  <w:sz w:val="13"/>
                  <w:szCs w:val="13"/>
                </w:rPr>
                <w:t>T2</w:t>
              </w:r>
            </w:ins>
          </w:p>
        </w:tc>
        <w:tc>
          <w:tcPr>
            <w:tcW w:w="660" w:type="dxa"/>
            <w:vAlign w:val="center"/>
          </w:tcPr>
          <w:p w14:paraId="5E0006B2" w14:textId="77777777" w:rsidR="00C60D85" w:rsidRDefault="00000000">
            <w:pPr>
              <w:spacing w:after="0"/>
              <w:rPr>
                <w:ins w:id="8814" w:author="Sean de Noronha | DRG" w:date="2026-09-29T16:58:00Z" w16du:dateUtc="2026-09-29T14:58:00Z"/>
                <w:rFonts w:cs="Arial"/>
                <w:sz w:val="13"/>
                <w:szCs w:val="13"/>
              </w:rPr>
            </w:pPr>
            <w:ins w:id="8815" w:author="Sean de Noronha | DRG" w:date="2026-09-29T16:58:00Z" w16du:dateUtc="2026-09-29T14:58:00Z">
              <w:r>
                <w:rPr>
                  <w:rFonts w:cs="Arial"/>
                  <w:sz w:val="13"/>
                  <w:szCs w:val="13"/>
                </w:rPr>
                <w:t>1</w:t>
              </w:r>
            </w:ins>
          </w:p>
        </w:tc>
        <w:tc>
          <w:tcPr>
            <w:tcW w:w="1920" w:type="dxa"/>
            <w:vAlign w:val="center"/>
          </w:tcPr>
          <w:p w14:paraId="5E0006B3" w14:textId="77777777" w:rsidR="00C60D85" w:rsidRDefault="00000000">
            <w:pPr>
              <w:spacing w:after="0"/>
              <w:rPr>
                <w:ins w:id="8816" w:author="Sean de Noronha | DRG" w:date="2026-09-29T16:58:00Z" w16du:dateUtc="2026-09-29T14:58:00Z"/>
                <w:rFonts w:cs="Arial"/>
                <w:sz w:val="13"/>
                <w:szCs w:val="13"/>
              </w:rPr>
            </w:pPr>
            <w:ins w:id="8817" w:author="Sean de Noronha | DRG" w:date="2026-09-29T16:58:00Z" w16du:dateUtc="2026-09-29T14:58:00Z">
              <w:r>
                <w:rPr>
                  <w:rFonts w:cs="Arial"/>
                  <w:sz w:val="13"/>
                  <w:szCs w:val="13"/>
                </w:rPr>
                <w:t>CSST, Manufacturer C, EHD 18</w:t>
              </w:r>
            </w:ins>
          </w:p>
        </w:tc>
        <w:tc>
          <w:tcPr>
            <w:tcW w:w="520" w:type="dxa"/>
            <w:vAlign w:val="center"/>
          </w:tcPr>
          <w:p w14:paraId="5E0006B4" w14:textId="77777777" w:rsidR="00C60D85" w:rsidRDefault="00000000">
            <w:pPr>
              <w:spacing w:after="0"/>
              <w:rPr>
                <w:ins w:id="8818" w:author="Sean de Noronha | DRG" w:date="2026-09-29T16:58:00Z" w16du:dateUtc="2026-09-29T14:58:00Z"/>
                <w:rFonts w:cs="Arial"/>
                <w:sz w:val="13"/>
                <w:szCs w:val="13"/>
              </w:rPr>
            </w:pPr>
            <w:ins w:id="8819" w:author="Sean de Noronha | DRG" w:date="2026-09-29T16:58:00Z" w16du:dateUtc="2026-09-29T14:58:00Z">
              <w:r>
                <w:rPr>
                  <w:rFonts w:cs="Arial"/>
                  <w:sz w:val="13"/>
                  <w:szCs w:val="13"/>
                </w:rPr>
                <w:t>NG</w:t>
              </w:r>
            </w:ins>
          </w:p>
        </w:tc>
        <w:tc>
          <w:tcPr>
            <w:tcW w:w="900" w:type="dxa"/>
            <w:vAlign w:val="center"/>
          </w:tcPr>
          <w:p w14:paraId="5E0006B5" w14:textId="77777777" w:rsidR="00C60D85" w:rsidRDefault="00000000">
            <w:pPr>
              <w:spacing w:after="0"/>
              <w:rPr>
                <w:ins w:id="8820" w:author="Sean de Noronha | DRG" w:date="2026-09-29T16:58:00Z" w16du:dateUtc="2026-09-29T14:58:00Z"/>
                <w:rFonts w:cs="Arial"/>
                <w:sz w:val="13"/>
                <w:szCs w:val="13"/>
              </w:rPr>
            </w:pPr>
            <w:ins w:id="8821" w:author="Sean de Noronha | DRG" w:date="2026-09-29T16:58:00Z" w16du:dateUtc="2026-09-29T14:58:00Z">
              <w:r>
                <w:rPr>
                  <w:rFonts w:cs="Arial"/>
                  <w:sz w:val="13"/>
                  <w:szCs w:val="13"/>
                </w:rPr>
                <w:t>2,040</w:t>
              </w:r>
            </w:ins>
          </w:p>
        </w:tc>
        <w:tc>
          <w:tcPr>
            <w:tcW w:w="800" w:type="dxa"/>
            <w:vAlign w:val="center"/>
          </w:tcPr>
          <w:p w14:paraId="5E0006B6" w14:textId="77777777" w:rsidR="00C60D85" w:rsidRDefault="00000000">
            <w:pPr>
              <w:spacing w:after="0"/>
              <w:rPr>
                <w:ins w:id="8822" w:author="Sean de Noronha | DRG" w:date="2026-09-29T16:58:00Z" w16du:dateUtc="2026-09-29T14:58:00Z"/>
                <w:rFonts w:cs="Arial"/>
                <w:sz w:val="13"/>
                <w:szCs w:val="13"/>
              </w:rPr>
            </w:pPr>
            <w:ins w:id="8823" w:author="Sean de Noronha | DRG" w:date="2026-09-29T16:58:00Z" w16du:dateUtc="2026-09-29T14:58:00Z">
              <w:r>
                <w:rPr>
                  <w:rFonts w:cs="Arial"/>
                  <w:sz w:val="13"/>
                  <w:szCs w:val="13"/>
                </w:rPr>
                <w:t>30 ft</w:t>
              </w:r>
            </w:ins>
          </w:p>
        </w:tc>
        <w:tc>
          <w:tcPr>
            <w:tcW w:w="880" w:type="dxa"/>
            <w:vAlign w:val="center"/>
          </w:tcPr>
          <w:p w14:paraId="5E0006B7" w14:textId="77777777" w:rsidR="00C60D85" w:rsidRDefault="00000000">
            <w:pPr>
              <w:spacing w:after="0"/>
              <w:rPr>
                <w:ins w:id="8824" w:author="Sean de Noronha | DRG" w:date="2026-09-29T16:58:00Z" w16du:dateUtc="2026-09-29T14:58:00Z"/>
                <w:rFonts w:cs="Arial"/>
                <w:sz w:val="13"/>
                <w:szCs w:val="13"/>
              </w:rPr>
            </w:pPr>
            <w:ins w:id="8825" w:author="Sean de Noronha | DRG" w:date="2026-09-29T16:58:00Z" w16du:dateUtc="2026-09-29T14:58:00Z">
              <w:r>
                <w:rPr>
                  <w:rFonts w:cs="Arial"/>
                  <w:sz w:val="13"/>
                  <w:szCs w:val="13"/>
                </w:rPr>
                <w:t>1.72</w:t>
              </w:r>
            </w:ins>
          </w:p>
        </w:tc>
        <w:tc>
          <w:tcPr>
            <w:tcW w:w="820" w:type="dxa"/>
            <w:vAlign w:val="center"/>
          </w:tcPr>
          <w:p w14:paraId="5E0006B8" w14:textId="77777777" w:rsidR="00C60D85" w:rsidRDefault="00000000">
            <w:pPr>
              <w:spacing w:after="0"/>
              <w:rPr>
                <w:ins w:id="8826" w:author="Sean de Noronha | DRG" w:date="2026-09-29T16:58:00Z" w16du:dateUtc="2026-09-29T14:58:00Z"/>
                <w:rFonts w:cs="Arial"/>
                <w:sz w:val="13"/>
                <w:szCs w:val="13"/>
              </w:rPr>
            </w:pPr>
            <w:ins w:id="8827" w:author="Sean de Noronha | DRG" w:date="2026-09-29T16:58:00Z" w16du:dateUtc="2026-09-29T14:58:00Z">
              <w:r>
                <w:rPr>
                  <w:rFonts w:cs="Arial"/>
                  <w:sz w:val="13"/>
                  <w:szCs w:val="13"/>
                </w:rPr>
                <w:t>125</w:t>
              </w:r>
            </w:ins>
          </w:p>
        </w:tc>
        <w:tc>
          <w:tcPr>
            <w:tcW w:w="1100" w:type="dxa"/>
            <w:vAlign w:val="center"/>
          </w:tcPr>
          <w:p w14:paraId="5E0006B9" w14:textId="77777777" w:rsidR="00C60D85" w:rsidRDefault="00000000">
            <w:pPr>
              <w:spacing w:after="0"/>
              <w:rPr>
                <w:ins w:id="8828" w:author="Sean de Noronha | DRG" w:date="2026-09-29T16:58:00Z" w16du:dateUtc="2026-09-29T14:58:00Z"/>
                <w:rFonts w:cs="Arial"/>
                <w:sz w:val="13"/>
                <w:szCs w:val="13"/>
              </w:rPr>
            </w:pPr>
            <w:ins w:id="8829" w:author="Sean de Noronha | DRG" w:date="2026-09-29T16:58:00Z" w16du:dateUtc="2026-09-29T14:58:00Z">
              <w:r>
                <w:rPr>
                  <w:rFonts w:cs="Arial"/>
                  <w:sz w:val="13"/>
                  <w:szCs w:val="13"/>
                </w:rPr>
                <w:t>25.6 (54.3)</w:t>
              </w:r>
            </w:ins>
          </w:p>
        </w:tc>
        <w:tc>
          <w:tcPr>
            <w:tcW w:w="700" w:type="dxa"/>
            <w:vAlign w:val="center"/>
          </w:tcPr>
          <w:p w14:paraId="5E0006BA" w14:textId="77777777" w:rsidR="00C60D85" w:rsidRDefault="00000000">
            <w:pPr>
              <w:spacing w:after="0"/>
              <w:rPr>
                <w:ins w:id="8830" w:author="Sean de Noronha | DRG" w:date="2026-09-29T16:58:00Z" w16du:dateUtc="2026-09-29T14:58:00Z"/>
                <w:rFonts w:cs="Arial"/>
                <w:sz w:val="13"/>
                <w:szCs w:val="13"/>
              </w:rPr>
            </w:pPr>
            <w:ins w:id="8831" w:author="Sean de Noronha | DRG" w:date="2026-09-29T16:58:00Z" w16du:dateUtc="2026-09-29T14:58:00Z">
              <w:r>
                <w:rPr>
                  <w:rFonts w:cs="Arial"/>
                  <w:sz w:val="13"/>
                  <w:szCs w:val="13"/>
                </w:rPr>
                <w:t>2.05</w:t>
              </w:r>
            </w:ins>
          </w:p>
        </w:tc>
      </w:tr>
      <w:tr w:rsidR="00C60D85" w14:paraId="33B93572" w14:textId="77777777">
        <w:trPr>
          <w:jc w:val="center"/>
          <w:ins w:id="8832" w:author="Sean de Noronha | DRG" w:date="2026-09-29T16:58:00Z"/>
        </w:trPr>
        <w:tc>
          <w:tcPr>
            <w:tcW w:w="560" w:type="dxa"/>
            <w:vAlign w:val="center"/>
          </w:tcPr>
          <w:p w14:paraId="5E0006BB" w14:textId="77777777" w:rsidR="00C60D85" w:rsidRDefault="00000000">
            <w:pPr>
              <w:spacing w:after="0"/>
              <w:rPr>
                <w:ins w:id="8833" w:author="Sean de Noronha | DRG" w:date="2026-09-29T16:58:00Z" w16du:dateUtc="2026-09-29T14:58:00Z"/>
                <w:rFonts w:cs="Arial"/>
                <w:sz w:val="13"/>
                <w:szCs w:val="13"/>
              </w:rPr>
            </w:pPr>
            <w:ins w:id="8834" w:author="Sean de Noronha | DRG" w:date="2026-09-29T16:58:00Z" w16du:dateUtc="2026-09-29T14:58:00Z">
              <w:r>
                <w:rPr>
                  <w:rFonts w:cs="Arial"/>
                  <w:sz w:val="13"/>
                  <w:szCs w:val="13"/>
                </w:rPr>
                <w:lastRenderedPageBreak/>
                <w:t>108</w:t>
              </w:r>
            </w:ins>
          </w:p>
        </w:tc>
        <w:tc>
          <w:tcPr>
            <w:tcW w:w="500" w:type="dxa"/>
            <w:vAlign w:val="center"/>
          </w:tcPr>
          <w:p w14:paraId="5E0006BC" w14:textId="77777777" w:rsidR="00C60D85" w:rsidRDefault="00000000">
            <w:pPr>
              <w:spacing w:after="0"/>
              <w:rPr>
                <w:ins w:id="8835" w:author="Sean de Noronha | DRG" w:date="2026-09-29T16:58:00Z" w16du:dateUtc="2026-09-29T14:58:00Z"/>
                <w:rFonts w:cs="Arial"/>
                <w:sz w:val="13"/>
                <w:szCs w:val="13"/>
              </w:rPr>
            </w:pPr>
            <w:ins w:id="8836" w:author="Sean de Noronha | DRG" w:date="2026-09-29T16:58:00Z" w16du:dateUtc="2026-09-29T14:58:00Z">
              <w:r>
                <w:rPr>
                  <w:rFonts w:cs="Arial"/>
                  <w:sz w:val="13"/>
                  <w:szCs w:val="13"/>
                </w:rPr>
                <w:t>T2</w:t>
              </w:r>
            </w:ins>
          </w:p>
        </w:tc>
        <w:tc>
          <w:tcPr>
            <w:tcW w:w="660" w:type="dxa"/>
            <w:vAlign w:val="center"/>
          </w:tcPr>
          <w:p w14:paraId="5E0006BD" w14:textId="77777777" w:rsidR="00C60D85" w:rsidRDefault="00000000">
            <w:pPr>
              <w:spacing w:after="0"/>
              <w:rPr>
                <w:ins w:id="8837" w:author="Sean de Noronha | DRG" w:date="2026-09-29T16:58:00Z" w16du:dateUtc="2026-09-29T14:58:00Z"/>
                <w:rFonts w:cs="Arial"/>
                <w:sz w:val="13"/>
                <w:szCs w:val="13"/>
              </w:rPr>
            </w:pPr>
            <w:ins w:id="8838" w:author="Sean de Noronha | DRG" w:date="2026-09-29T16:58:00Z" w16du:dateUtc="2026-09-29T14:58:00Z">
              <w:r>
                <w:rPr>
                  <w:rFonts w:cs="Arial"/>
                  <w:sz w:val="13"/>
                  <w:szCs w:val="13"/>
                </w:rPr>
                <w:t>1</w:t>
              </w:r>
            </w:ins>
          </w:p>
        </w:tc>
        <w:tc>
          <w:tcPr>
            <w:tcW w:w="1920" w:type="dxa"/>
            <w:vAlign w:val="center"/>
          </w:tcPr>
          <w:p w14:paraId="5E0006BE" w14:textId="77777777" w:rsidR="00C60D85" w:rsidRDefault="00000000">
            <w:pPr>
              <w:spacing w:after="0"/>
              <w:rPr>
                <w:ins w:id="8839" w:author="Sean de Noronha | DRG" w:date="2026-09-29T16:58:00Z" w16du:dateUtc="2026-09-29T14:58:00Z"/>
                <w:rFonts w:cs="Arial"/>
                <w:sz w:val="13"/>
                <w:szCs w:val="13"/>
              </w:rPr>
            </w:pPr>
            <w:ins w:id="8840" w:author="Sean de Noronha | DRG" w:date="2026-09-29T16:58:00Z" w16du:dateUtc="2026-09-29T14:58:00Z">
              <w:r>
                <w:rPr>
                  <w:rFonts w:cs="Arial"/>
                  <w:sz w:val="13"/>
                  <w:szCs w:val="13"/>
                </w:rPr>
                <w:t>CSST, Manufacturer C, EHD 18</w:t>
              </w:r>
            </w:ins>
          </w:p>
        </w:tc>
        <w:tc>
          <w:tcPr>
            <w:tcW w:w="520" w:type="dxa"/>
            <w:vAlign w:val="center"/>
          </w:tcPr>
          <w:p w14:paraId="5E0006BF" w14:textId="77777777" w:rsidR="00C60D85" w:rsidRDefault="00000000">
            <w:pPr>
              <w:spacing w:after="0"/>
              <w:rPr>
                <w:ins w:id="8841" w:author="Sean de Noronha | DRG" w:date="2026-09-29T16:58:00Z" w16du:dateUtc="2026-09-29T14:58:00Z"/>
                <w:rFonts w:cs="Arial"/>
                <w:sz w:val="13"/>
                <w:szCs w:val="13"/>
              </w:rPr>
            </w:pPr>
            <w:ins w:id="8842" w:author="Sean de Noronha | DRG" w:date="2026-09-29T16:58:00Z" w16du:dateUtc="2026-09-29T14:58:00Z">
              <w:r>
                <w:rPr>
                  <w:rFonts w:cs="Arial"/>
                  <w:sz w:val="13"/>
                  <w:szCs w:val="13"/>
                </w:rPr>
                <w:t>NG</w:t>
              </w:r>
            </w:ins>
          </w:p>
        </w:tc>
        <w:tc>
          <w:tcPr>
            <w:tcW w:w="900" w:type="dxa"/>
            <w:vAlign w:val="center"/>
          </w:tcPr>
          <w:p w14:paraId="5E0006C0" w14:textId="77777777" w:rsidR="00C60D85" w:rsidRDefault="00000000">
            <w:pPr>
              <w:spacing w:after="0"/>
              <w:rPr>
                <w:ins w:id="8843" w:author="Sean de Noronha | DRG" w:date="2026-09-29T16:58:00Z" w16du:dateUtc="2026-09-29T14:58:00Z"/>
                <w:rFonts w:cs="Arial"/>
                <w:sz w:val="13"/>
                <w:szCs w:val="13"/>
              </w:rPr>
            </w:pPr>
            <w:ins w:id="8844" w:author="Sean de Noronha | DRG" w:date="2026-09-29T16:58:00Z" w16du:dateUtc="2026-09-29T14:58:00Z">
              <w:r>
                <w:rPr>
                  <w:rFonts w:cs="Arial"/>
                  <w:sz w:val="13"/>
                  <w:szCs w:val="13"/>
                </w:rPr>
                <w:t>1,730</w:t>
              </w:r>
            </w:ins>
          </w:p>
        </w:tc>
        <w:tc>
          <w:tcPr>
            <w:tcW w:w="800" w:type="dxa"/>
            <w:vAlign w:val="center"/>
          </w:tcPr>
          <w:p w14:paraId="5E0006C1" w14:textId="77777777" w:rsidR="00C60D85" w:rsidRDefault="00000000">
            <w:pPr>
              <w:spacing w:after="0"/>
              <w:rPr>
                <w:ins w:id="8845" w:author="Sean de Noronha | DRG" w:date="2026-09-29T16:58:00Z" w16du:dateUtc="2026-09-29T14:58:00Z"/>
                <w:rFonts w:cs="Arial"/>
                <w:sz w:val="13"/>
                <w:szCs w:val="13"/>
              </w:rPr>
            </w:pPr>
            <w:ins w:id="8846" w:author="Sean de Noronha | DRG" w:date="2026-09-29T16:58:00Z" w16du:dateUtc="2026-09-29T14:58:00Z">
              <w:r>
                <w:rPr>
                  <w:rFonts w:cs="Arial"/>
                  <w:sz w:val="13"/>
                  <w:szCs w:val="13"/>
                </w:rPr>
                <w:t>50 ft</w:t>
              </w:r>
            </w:ins>
          </w:p>
        </w:tc>
        <w:tc>
          <w:tcPr>
            <w:tcW w:w="880" w:type="dxa"/>
            <w:vAlign w:val="center"/>
          </w:tcPr>
          <w:p w14:paraId="5E0006C2" w14:textId="77777777" w:rsidR="00C60D85" w:rsidRDefault="00000000">
            <w:pPr>
              <w:spacing w:after="0"/>
              <w:rPr>
                <w:ins w:id="8847" w:author="Sean de Noronha | DRG" w:date="2026-09-29T16:58:00Z" w16du:dateUtc="2026-09-29T14:58:00Z"/>
                <w:rFonts w:cs="Arial"/>
                <w:sz w:val="13"/>
                <w:szCs w:val="13"/>
              </w:rPr>
            </w:pPr>
            <w:ins w:id="8848" w:author="Sean de Noronha | DRG" w:date="2026-09-29T16:58:00Z" w16du:dateUtc="2026-09-29T14:58:00Z">
              <w:r>
                <w:rPr>
                  <w:rFonts w:cs="Arial"/>
                  <w:sz w:val="13"/>
                  <w:szCs w:val="13"/>
                </w:rPr>
                <w:t>1.72</w:t>
              </w:r>
            </w:ins>
          </w:p>
        </w:tc>
        <w:tc>
          <w:tcPr>
            <w:tcW w:w="820" w:type="dxa"/>
            <w:vAlign w:val="center"/>
          </w:tcPr>
          <w:p w14:paraId="5E0006C3" w14:textId="77777777" w:rsidR="00C60D85" w:rsidRDefault="00000000">
            <w:pPr>
              <w:spacing w:after="0"/>
              <w:rPr>
                <w:ins w:id="8849" w:author="Sean de Noronha | DRG" w:date="2026-09-29T16:58:00Z" w16du:dateUtc="2026-09-29T14:58:00Z"/>
                <w:rFonts w:cs="Arial"/>
                <w:sz w:val="13"/>
                <w:szCs w:val="13"/>
              </w:rPr>
            </w:pPr>
            <w:ins w:id="8850" w:author="Sean de Noronha | DRG" w:date="2026-09-29T16:58:00Z" w16du:dateUtc="2026-09-29T14:58:00Z">
              <w:r>
                <w:rPr>
                  <w:rFonts w:cs="Arial"/>
                  <w:sz w:val="13"/>
                  <w:szCs w:val="13"/>
                </w:rPr>
                <w:t>125</w:t>
              </w:r>
            </w:ins>
          </w:p>
        </w:tc>
        <w:tc>
          <w:tcPr>
            <w:tcW w:w="1100" w:type="dxa"/>
            <w:vAlign w:val="center"/>
          </w:tcPr>
          <w:p w14:paraId="5E0006C4" w14:textId="77777777" w:rsidR="00C60D85" w:rsidRDefault="00000000">
            <w:pPr>
              <w:spacing w:after="0"/>
              <w:rPr>
                <w:ins w:id="8851" w:author="Sean de Noronha | DRG" w:date="2026-09-29T16:58:00Z" w16du:dateUtc="2026-09-29T14:58:00Z"/>
                <w:rFonts w:cs="Arial"/>
                <w:sz w:val="13"/>
                <w:szCs w:val="13"/>
              </w:rPr>
            </w:pPr>
            <w:ins w:id="8852" w:author="Sean de Noronha | DRG" w:date="2026-09-29T16:58:00Z" w16du:dateUtc="2026-09-29T14:58:00Z">
              <w:r>
                <w:rPr>
                  <w:rFonts w:cs="Arial"/>
                  <w:sz w:val="13"/>
                  <w:szCs w:val="13"/>
                </w:rPr>
                <w:t>21.8 (46.1)</w:t>
              </w:r>
            </w:ins>
          </w:p>
        </w:tc>
        <w:tc>
          <w:tcPr>
            <w:tcW w:w="700" w:type="dxa"/>
            <w:vAlign w:val="center"/>
          </w:tcPr>
          <w:p w14:paraId="5E0006C5" w14:textId="77777777" w:rsidR="00C60D85" w:rsidRDefault="00000000">
            <w:pPr>
              <w:spacing w:after="0"/>
              <w:rPr>
                <w:ins w:id="8853" w:author="Sean de Noronha | DRG" w:date="2026-09-29T16:58:00Z" w16du:dateUtc="2026-09-29T14:58:00Z"/>
                <w:rFonts w:cs="Arial"/>
                <w:sz w:val="13"/>
                <w:szCs w:val="13"/>
              </w:rPr>
            </w:pPr>
            <w:ins w:id="8854" w:author="Sean de Noronha | DRG" w:date="2026-09-29T16:58:00Z" w16du:dateUtc="2026-09-29T14:58:00Z">
              <w:r>
                <w:rPr>
                  <w:rFonts w:cs="Arial"/>
                  <w:sz w:val="13"/>
                  <w:szCs w:val="13"/>
                </w:rPr>
                <w:t>1.74</w:t>
              </w:r>
            </w:ins>
          </w:p>
        </w:tc>
      </w:tr>
      <w:tr w:rsidR="00C60D85" w14:paraId="63441401" w14:textId="77777777">
        <w:trPr>
          <w:jc w:val="center"/>
          <w:ins w:id="8855" w:author="Sean de Noronha | DRG" w:date="2026-09-29T16:58:00Z"/>
        </w:trPr>
        <w:tc>
          <w:tcPr>
            <w:tcW w:w="560" w:type="dxa"/>
            <w:vAlign w:val="center"/>
          </w:tcPr>
          <w:p w14:paraId="5E0006C6" w14:textId="77777777" w:rsidR="00C60D85" w:rsidRDefault="00000000">
            <w:pPr>
              <w:spacing w:after="0"/>
              <w:rPr>
                <w:ins w:id="8856" w:author="Sean de Noronha | DRG" w:date="2026-09-29T16:58:00Z" w16du:dateUtc="2026-09-29T14:58:00Z"/>
                <w:rFonts w:cs="Arial"/>
                <w:sz w:val="13"/>
                <w:szCs w:val="13"/>
              </w:rPr>
            </w:pPr>
            <w:ins w:id="8857" w:author="Sean de Noronha | DRG" w:date="2026-09-29T16:58:00Z" w16du:dateUtc="2026-09-29T14:58:00Z">
              <w:r>
                <w:rPr>
                  <w:rFonts w:cs="Arial"/>
                  <w:sz w:val="13"/>
                  <w:szCs w:val="13"/>
                </w:rPr>
                <w:t>109</w:t>
              </w:r>
            </w:ins>
          </w:p>
        </w:tc>
        <w:tc>
          <w:tcPr>
            <w:tcW w:w="500" w:type="dxa"/>
            <w:vAlign w:val="center"/>
          </w:tcPr>
          <w:p w14:paraId="5E0006C7" w14:textId="77777777" w:rsidR="00C60D85" w:rsidRDefault="00000000">
            <w:pPr>
              <w:spacing w:after="0"/>
              <w:rPr>
                <w:ins w:id="8858" w:author="Sean de Noronha | DRG" w:date="2026-09-29T16:58:00Z" w16du:dateUtc="2026-09-29T14:58:00Z"/>
                <w:rFonts w:cs="Arial"/>
                <w:sz w:val="13"/>
                <w:szCs w:val="13"/>
              </w:rPr>
            </w:pPr>
            <w:ins w:id="8859" w:author="Sean de Noronha | DRG" w:date="2026-09-29T16:58:00Z" w16du:dateUtc="2026-09-29T14:58:00Z">
              <w:r>
                <w:rPr>
                  <w:rFonts w:cs="Arial"/>
                  <w:sz w:val="13"/>
                  <w:szCs w:val="13"/>
                </w:rPr>
                <w:t>T2</w:t>
              </w:r>
            </w:ins>
          </w:p>
        </w:tc>
        <w:tc>
          <w:tcPr>
            <w:tcW w:w="660" w:type="dxa"/>
            <w:vAlign w:val="center"/>
          </w:tcPr>
          <w:p w14:paraId="5E0006C8" w14:textId="77777777" w:rsidR="00C60D85" w:rsidRDefault="00000000">
            <w:pPr>
              <w:spacing w:after="0"/>
              <w:rPr>
                <w:ins w:id="8860" w:author="Sean de Noronha | DRG" w:date="2026-09-29T16:58:00Z" w16du:dateUtc="2026-09-29T14:58:00Z"/>
                <w:rFonts w:cs="Arial"/>
                <w:sz w:val="13"/>
                <w:szCs w:val="13"/>
              </w:rPr>
            </w:pPr>
            <w:ins w:id="8861" w:author="Sean de Noronha | DRG" w:date="2026-09-29T16:58:00Z" w16du:dateUtc="2026-09-29T14:58:00Z">
              <w:r>
                <w:rPr>
                  <w:rFonts w:cs="Arial"/>
                  <w:sz w:val="13"/>
                  <w:szCs w:val="13"/>
                </w:rPr>
                <w:t>1</w:t>
              </w:r>
            </w:ins>
          </w:p>
        </w:tc>
        <w:tc>
          <w:tcPr>
            <w:tcW w:w="1920" w:type="dxa"/>
            <w:vAlign w:val="center"/>
          </w:tcPr>
          <w:p w14:paraId="5E0006C9" w14:textId="77777777" w:rsidR="00C60D85" w:rsidRDefault="00000000">
            <w:pPr>
              <w:spacing w:after="0"/>
              <w:rPr>
                <w:ins w:id="8862" w:author="Sean de Noronha | DRG" w:date="2026-09-29T16:58:00Z" w16du:dateUtc="2026-09-29T14:58:00Z"/>
                <w:rFonts w:cs="Arial"/>
                <w:sz w:val="13"/>
                <w:szCs w:val="13"/>
              </w:rPr>
            </w:pPr>
            <w:ins w:id="8863" w:author="Sean de Noronha | DRG" w:date="2026-09-29T16:58:00Z" w16du:dateUtc="2026-09-29T14:58:00Z">
              <w:r>
                <w:rPr>
                  <w:rFonts w:cs="Arial"/>
                  <w:sz w:val="13"/>
                  <w:szCs w:val="13"/>
                </w:rPr>
                <w:t>CSST, Manufacturer C, EHD 18</w:t>
              </w:r>
            </w:ins>
          </w:p>
        </w:tc>
        <w:tc>
          <w:tcPr>
            <w:tcW w:w="520" w:type="dxa"/>
            <w:vAlign w:val="center"/>
          </w:tcPr>
          <w:p w14:paraId="5E0006CA" w14:textId="77777777" w:rsidR="00C60D85" w:rsidRDefault="00000000">
            <w:pPr>
              <w:spacing w:after="0"/>
              <w:rPr>
                <w:ins w:id="8864" w:author="Sean de Noronha | DRG" w:date="2026-09-29T16:58:00Z" w16du:dateUtc="2026-09-29T14:58:00Z"/>
                <w:rFonts w:cs="Arial"/>
                <w:sz w:val="13"/>
                <w:szCs w:val="13"/>
              </w:rPr>
            </w:pPr>
            <w:ins w:id="8865" w:author="Sean de Noronha | DRG" w:date="2026-09-29T16:58:00Z" w16du:dateUtc="2026-09-29T14:58:00Z">
              <w:r>
                <w:rPr>
                  <w:rFonts w:cs="Arial"/>
                  <w:sz w:val="13"/>
                  <w:szCs w:val="13"/>
                </w:rPr>
                <w:t>NG</w:t>
              </w:r>
            </w:ins>
          </w:p>
        </w:tc>
        <w:tc>
          <w:tcPr>
            <w:tcW w:w="900" w:type="dxa"/>
            <w:vAlign w:val="center"/>
          </w:tcPr>
          <w:p w14:paraId="5E0006CB" w14:textId="77777777" w:rsidR="00C60D85" w:rsidRDefault="00000000">
            <w:pPr>
              <w:spacing w:after="0"/>
              <w:rPr>
                <w:ins w:id="8866" w:author="Sean de Noronha | DRG" w:date="2026-09-29T16:58:00Z" w16du:dateUtc="2026-09-29T14:58:00Z"/>
                <w:rFonts w:cs="Arial"/>
                <w:sz w:val="13"/>
                <w:szCs w:val="13"/>
              </w:rPr>
            </w:pPr>
            <w:ins w:id="8867" w:author="Sean de Noronha | DRG" w:date="2026-09-29T16:58:00Z" w16du:dateUtc="2026-09-29T14:58:00Z">
              <w:r>
                <w:rPr>
                  <w:rFonts w:cs="Arial"/>
                  <w:sz w:val="13"/>
                  <w:szCs w:val="13"/>
                </w:rPr>
                <w:t>1,370</w:t>
              </w:r>
            </w:ins>
          </w:p>
        </w:tc>
        <w:tc>
          <w:tcPr>
            <w:tcW w:w="800" w:type="dxa"/>
            <w:vAlign w:val="center"/>
          </w:tcPr>
          <w:p w14:paraId="5E0006CC" w14:textId="77777777" w:rsidR="00C60D85" w:rsidRDefault="00000000">
            <w:pPr>
              <w:spacing w:after="0"/>
              <w:rPr>
                <w:ins w:id="8868" w:author="Sean de Noronha | DRG" w:date="2026-09-29T16:58:00Z" w16du:dateUtc="2026-09-29T14:58:00Z"/>
                <w:rFonts w:cs="Arial"/>
                <w:sz w:val="13"/>
                <w:szCs w:val="13"/>
              </w:rPr>
            </w:pPr>
            <w:ins w:id="8869" w:author="Sean de Noronha | DRG" w:date="2026-09-29T16:58:00Z" w16du:dateUtc="2026-09-29T14:58:00Z">
              <w:r>
                <w:rPr>
                  <w:rFonts w:cs="Arial"/>
                  <w:sz w:val="13"/>
                  <w:szCs w:val="13"/>
                </w:rPr>
                <w:t>80 ft</w:t>
              </w:r>
            </w:ins>
          </w:p>
        </w:tc>
        <w:tc>
          <w:tcPr>
            <w:tcW w:w="880" w:type="dxa"/>
            <w:vAlign w:val="center"/>
          </w:tcPr>
          <w:p w14:paraId="5E0006CD" w14:textId="77777777" w:rsidR="00C60D85" w:rsidRDefault="00000000">
            <w:pPr>
              <w:spacing w:after="0"/>
              <w:rPr>
                <w:ins w:id="8870" w:author="Sean de Noronha | DRG" w:date="2026-09-29T16:58:00Z" w16du:dateUtc="2026-09-29T14:58:00Z"/>
                <w:rFonts w:cs="Arial"/>
                <w:sz w:val="13"/>
                <w:szCs w:val="13"/>
              </w:rPr>
            </w:pPr>
            <w:ins w:id="8871" w:author="Sean de Noronha | DRG" w:date="2026-09-29T16:58:00Z" w16du:dateUtc="2026-09-29T14:58:00Z">
              <w:r>
                <w:rPr>
                  <w:rFonts w:cs="Arial"/>
                  <w:sz w:val="13"/>
                  <w:szCs w:val="13"/>
                </w:rPr>
                <w:t>1.72</w:t>
              </w:r>
            </w:ins>
          </w:p>
        </w:tc>
        <w:tc>
          <w:tcPr>
            <w:tcW w:w="820" w:type="dxa"/>
            <w:vAlign w:val="center"/>
          </w:tcPr>
          <w:p w14:paraId="5E0006CE" w14:textId="77777777" w:rsidR="00C60D85" w:rsidRDefault="00000000">
            <w:pPr>
              <w:spacing w:after="0"/>
              <w:rPr>
                <w:ins w:id="8872" w:author="Sean de Noronha | DRG" w:date="2026-09-29T16:58:00Z" w16du:dateUtc="2026-09-29T14:58:00Z"/>
                <w:rFonts w:cs="Arial"/>
                <w:sz w:val="13"/>
                <w:szCs w:val="13"/>
              </w:rPr>
            </w:pPr>
            <w:ins w:id="8873" w:author="Sean de Noronha | DRG" w:date="2026-09-29T16:58:00Z" w16du:dateUtc="2026-09-29T14:58:00Z">
              <w:r>
                <w:rPr>
                  <w:rFonts w:cs="Arial"/>
                  <w:sz w:val="13"/>
                  <w:szCs w:val="13"/>
                </w:rPr>
                <w:t>125</w:t>
              </w:r>
            </w:ins>
          </w:p>
        </w:tc>
        <w:tc>
          <w:tcPr>
            <w:tcW w:w="1100" w:type="dxa"/>
            <w:vAlign w:val="center"/>
          </w:tcPr>
          <w:p w14:paraId="5E0006CF" w14:textId="77777777" w:rsidR="00C60D85" w:rsidRDefault="00000000">
            <w:pPr>
              <w:spacing w:after="0"/>
              <w:rPr>
                <w:ins w:id="8874" w:author="Sean de Noronha | DRG" w:date="2026-09-29T16:58:00Z" w16du:dateUtc="2026-09-29T14:58:00Z"/>
                <w:rFonts w:cs="Arial"/>
                <w:sz w:val="13"/>
                <w:szCs w:val="13"/>
              </w:rPr>
            </w:pPr>
            <w:ins w:id="8875" w:author="Sean de Noronha | DRG" w:date="2026-09-29T16:58:00Z" w16du:dateUtc="2026-09-29T14:58:00Z">
              <w:r>
                <w:rPr>
                  <w:rFonts w:cs="Arial"/>
                  <w:sz w:val="13"/>
                  <w:szCs w:val="13"/>
                </w:rPr>
                <w:t>17.2 (36.5)</w:t>
              </w:r>
            </w:ins>
          </w:p>
        </w:tc>
        <w:tc>
          <w:tcPr>
            <w:tcW w:w="700" w:type="dxa"/>
            <w:vAlign w:val="center"/>
          </w:tcPr>
          <w:p w14:paraId="5E0006D0" w14:textId="77777777" w:rsidR="00C60D85" w:rsidRDefault="00000000">
            <w:pPr>
              <w:spacing w:after="0"/>
              <w:rPr>
                <w:ins w:id="8876" w:author="Sean de Noronha | DRG" w:date="2026-09-29T16:58:00Z" w16du:dateUtc="2026-09-29T14:58:00Z"/>
                <w:rFonts w:cs="Arial"/>
                <w:sz w:val="13"/>
                <w:szCs w:val="13"/>
              </w:rPr>
            </w:pPr>
            <w:ins w:id="8877" w:author="Sean de Noronha | DRG" w:date="2026-09-29T16:58:00Z" w16du:dateUtc="2026-09-29T14:58:00Z">
              <w:r>
                <w:rPr>
                  <w:rFonts w:cs="Arial"/>
                  <w:sz w:val="13"/>
                  <w:szCs w:val="13"/>
                </w:rPr>
                <w:t>1.38</w:t>
              </w:r>
            </w:ins>
          </w:p>
        </w:tc>
      </w:tr>
      <w:tr w:rsidR="00C60D85" w14:paraId="45C0500A" w14:textId="77777777">
        <w:trPr>
          <w:jc w:val="center"/>
          <w:ins w:id="8878" w:author="Sean de Noronha | DRG" w:date="2026-09-29T16:58:00Z"/>
        </w:trPr>
        <w:tc>
          <w:tcPr>
            <w:tcW w:w="560" w:type="dxa"/>
            <w:vAlign w:val="center"/>
          </w:tcPr>
          <w:p w14:paraId="5E0006D1" w14:textId="77777777" w:rsidR="00C60D85" w:rsidRDefault="00000000">
            <w:pPr>
              <w:spacing w:after="0"/>
              <w:rPr>
                <w:ins w:id="8879" w:author="Sean de Noronha | DRG" w:date="2026-09-29T16:58:00Z" w16du:dateUtc="2026-09-29T14:58:00Z"/>
                <w:rFonts w:cs="Arial"/>
                <w:sz w:val="13"/>
                <w:szCs w:val="13"/>
              </w:rPr>
            </w:pPr>
            <w:ins w:id="8880" w:author="Sean de Noronha | DRG" w:date="2026-09-29T16:58:00Z" w16du:dateUtc="2026-09-29T14:58:00Z">
              <w:r>
                <w:rPr>
                  <w:rFonts w:cs="Arial"/>
                  <w:sz w:val="13"/>
                  <w:szCs w:val="13"/>
                </w:rPr>
                <w:t>110</w:t>
              </w:r>
            </w:ins>
          </w:p>
        </w:tc>
        <w:tc>
          <w:tcPr>
            <w:tcW w:w="500" w:type="dxa"/>
            <w:vAlign w:val="center"/>
          </w:tcPr>
          <w:p w14:paraId="5E0006D2" w14:textId="77777777" w:rsidR="00C60D85" w:rsidRDefault="00000000">
            <w:pPr>
              <w:spacing w:after="0"/>
              <w:rPr>
                <w:ins w:id="8881" w:author="Sean de Noronha | DRG" w:date="2026-09-29T16:58:00Z" w16du:dateUtc="2026-09-29T14:58:00Z"/>
                <w:rFonts w:cs="Arial"/>
                <w:sz w:val="13"/>
                <w:szCs w:val="13"/>
              </w:rPr>
            </w:pPr>
            <w:ins w:id="8882" w:author="Sean de Noronha | DRG" w:date="2026-09-29T16:58:00Z" w16du:dateUtc="2026-09-29T14:58:00Z">
              <w:r>
                <w:rPr>
                  <w:rFonts w:cs="Arial"/>
                  <w:sz w:val="13"/>
                  <w:szCs w:val="13"/>
                </w:rPr>
                <w:t>T2</w:t>
              </w:r>
            </w:ins>
          </w:p>
        </w:tc>
        <w:tc>
          <w:tcPr>
            <w:tcW w:w="660" w:type="dxa"/>
            <w:vAlign w:val="center"/>
          </w:tcPr>
          <w:p w14:paraId="5E0006D3" w14:textId="77777777" w:rsidR="00C60D85" w:rsidRDefault="00000000">
            <w:pPr>
              <w:spacing w:after="0"/>
              <w:rPr>
                <w:ins w:id="8883" w:author="Sean de Noronha | DRG" w:date="2026-09-29T16:58:00Z" w16du:dateUtc="2026-09-29T14:58:00Z"/>
                <w:rFonts w:cs="Arial"/>
                <w:sz w:val="13"/>
                <w:szCs w:val="13"/>
              </w:rPr>
            </w:pPr>
            <w:ins w:id="8884" w:author="Sean de Noronha | DRG" w:date="2026-09-29T16:58:00Z" w16du:dateUtc="2026-09-29T14:58:00Z">
              <w:r>
                <w:rPr>
                  <w:rFonts w:cs="Arial"/>
                  <w:sz w:val="13"/>
                  <w:szCs w:val="13"/>
                </w:rPr>
                <w:t>1</w:t>
              </w:r>
            </w:ins>
          </w:p>
        </w:tc>
        <w:tc>
          <w:tcPr>
            <w:tcW w:w="1920" w:type="dxa"/>
            <w:vAlign w:val="center"/>
          </w:tcPr>
          <w:p w14:paraId="5E0006D4" w14:textId="77777777" w:rsidR="00C60D85" w:rsidRDefault="00000000">
            <w:pPr>
              <w:spacing w:after="0"/>
              <w:rPr>
                <w:ins w:id="8885" w:author="Sean de Noronha | DRG" w:date="2026-09-29T16:58:00Z" w16du:dateUtc="2026-09-29T14:58:00Z"/>
                <w:rFonts w:cs="Arial"/>
                <w:sz w:val="13"/>
                <w:szCs w:val="13"/>
              </w:rPr>
            </w:pPr>
            <w:ins w:id="8886" w:author="Sean de Noronha | DRG" w:date="2026-09-29T16:58:00Z" w16du:dateUtc="2026-09-29T14:58:00Z">
              <w:r>
                <w:rPr>
                  <w:rFonts w:cs="Arial"/>
                  <w:sz w:val="13"/>
                  <w:szCs w:val="13"/>
                </w:rPr>
                <w:t>CSST, Manufacturer C, EHD 18</w:t>
              </w:r>
            </w:ins>
          </w:p>
        </w:tc>
        <w:tc>
          <w:tcPr>
            <w:tcW w:w="520" w:type="dxa"/>
            <w:vAlign w:val="center"/>
          </w:tcPr>
          <w:p w14:paraId="5E0006D5" w14:textId="77777777" w:rsidR="00C60D85" w:rsidRDefault="00000000">
            <w:pPr>
              <w:spacing w:after="0"/>
              <w:rPr>
                <w:ins w:id="8887" w:author="Sean de Noronha | DRG" w:date="2026-09-29T16:58:00Z" w16du:dateUtc="2026-09-29T14:58:00Z"/>
                <w:rFonts w:cs="Arial"/>
                <w:sz w:val="13"/>
                <w:szCs w:val="13"/>
              </w:rPr>
            </w:pPr>
            <w:ins w:id="8888" w:author="Sean de Noronha | DRG" w:date="2026-09-29T16:58:00Z" w16du:dateUtc="2026-09-29T14:58:00Z">
              <w:r>
                <w:rPr>
                  <w:rFonts w:cs="Arial"/>
                  <w:sz w:val="13"/>
                  <w:szCs w:val="13"/>
                </w:rPr>
                <w:t>NG</w:t>
              </w:r>
            </w:ins>
          </w:p>
        </w:tc>
        <w:tc>
          <w:tcPr>
            <w:tcW w:w="900" w:type="dxa"/>
            <w:vAlign w:val="center"/>
          </w:tcPr>
          <w:p w14:paraId="5E0006D6" w14:textId="77777777" w:rsidR="00C60D85" w:rsidRDefault="00000000">
            <w:pPr>
              <w:spacing w:after="0"/>
              <w:rPr>
                <w:ins w:id="8889" w:author="Sean de Noronha | DRG" w:date="2026-09-29T16:58:00Z" w16du:dateUtc="2026-09-29T14:58:00Z"/>
                <w:rFonts w:cs="Arial"/>
                <w:sz w:val="13"/>
                <w:szCs w:val="13"/>
              </w:rPr>
            </w:pPr>
            <w:ins w:id="8890" w:author="Sean de Noronha | DRG" w:date="2026-09-29T16:58:00Z" w16du:dateUtc="2026-09-29T14:58:00Z">
              <w:r>
                <w:rPr>
                  <w:rFonts w:cs="Arial"/>
                  <w:sz w:val="13"/>
                  <w:szCs w:val="13"/>
                </w:rPr>
                <w:t>1,170</w:t>
              </w:r>
            </w:ins>
          </w:p>
        </w:tc>
        <w:tc>
          <w:tcPr>
            <w:tcW w:w="800" w:type="dxa"/>
            <w:vAlign w:val="center"/>
          </w:tcPr>
          <w:p w14:paraId="5E0006D7" w14:textId="77777777" w:rsidR="00C60D85" w:rsidRDefault="00000000">
            <w:pPr>
              <w:spacing w:after="0"/>
              <w:rPr>
                <w:ins w:id="8891" w:author="Sean de Noronha | DRG" w:date="2026-09-29T16:58:00Z" w16du:dateUtc="2026-09-29T14:58:00Z"/>
                <w:rFonts w:cs="Arial"/>
                <w:sz w:val="13"/>
                <w:szCs w:val="13"/>
              </w:rPr>
            </w:pPr>
            <w:ins w:id="8892" w:author="Sean de Noronha | DRG" w:date="2026-09-29T16:58:00Z" w16du:dateUtc="2026-09-29T14:58:00Z">
              <w:r>
                <w:rPr>
                  <w:rFonts w:cs="Arial"/>
                  <w:sz w:val="13"/>
                  <w:szCs w:val="13"/>
                </w:rPr>
                <w:t>100 ft</w:t>
              </w:r>
            </w:ins>
          </w:p>
        </w:tc>
        <w:tc>
          <w:tcPr>
            <w:tcW w:w="880" w:type="dxa"/>
            <w:vAlign w:val="center"/>
          </w:tcPr>
          <w:p w14:paraId="5E0006D8" w14:textId="77777777" w:rsidR="00C60D85" w:rsidRDefault="00000000">
            <w:pPr>
              <w:spacing w:after="0"/>
              <w:rPr>
                <w:ins w:id="8893" w:author="Sean de Noronha | DRG" w:date="2026-09-29T16:58:00Z" w16du:dateUtc="2026-09-29T14:58:00Z"/>
                <w:rFonts w:cs="Arial"/>
                <w:sz w:val="13"/>
                <w:szCs w:val="13"/>
              </w:rPr>
            </w:pPr>
            <w:ins w:id="8894" w:author="Sean de Noronha | DRG" w:date="2026-09-29T16:58:00Z" w16du:dateUtc="2026-09-29T14:58:00Z">
              <w:r>
                <w:rPr>
                  <w:rFonts w:cs="Arial"/>
                  <w:sz w:val="13"/>
                  <w:szCs w:val="13"/>
                </w:rPr>
                <w:t>1.72</w:t>
              </w:r>
            </w:ins>
          </w:p>
        </w:tc>
        <w:tc>
          <w:tcPr>
            <w:tcW w:w="820" w:type="dxa"/>
            <w:vAlign w:val="center"/>
          </w:tcPr>
          <w:p w14:paraId="5E0006D9" w14:textId="77777777" w:rsidR="00C60D85" w:rsidRDefault="00000000">
            <w:pPr>
              <w:spacing w:after="0"/>
              <w:rPr>
                <w:ins w:id="8895" w:author="Sean de Noronha | DRG" w:date="2026-09-29T16:58:00Z" w16du:dateUtc="2026-09-29T14:58:00Z"/>
                <w:rFonts w:cs="Arial"/>
                <w:sz w:val="13"/>
                <w:szCs w:val="13"/>
              </w:rPr>
            </w:pPr>
            <w:ins w:id="8896" w:author="Sean de Noronha | DRG" w:date="2026-09-29T16:58:00Z" w16du:dateUtc="2026-09-29T14:58:00Z">
              <w:r>
                <w:rPr>
                  <w:rFonts w:cs="Arial"/>
                  <w:sz w:val="13"/>
                  <w:szCs w:val="13"/>
                </w:rPr>
                <w:t>125</w:t>
              </w:r>
            </w:ins>
          </w:p>
        </w:tc>
        <w:tc>
          <w:tcPr>
            <w:tcW w:w="1100" w:type="dxa"/>
            <w:vAlign w:val="center"/>
          </w:tcPr>
          <w:p w14:paraId="5E0006DA" w14:textId="77777777" w:rsidR="00C60D85" w:rsidRDefault="00000000">
            <w:pPr>
              <w:spacing w:after="0"/>
              <w:rPr>
                <w:ins w:id="8897" w:author="Sean de Noronha | DRG" w:date="2026-09-29T16:58:00Z" w16du:dateUtc="2026-09-29T14:58:00Z"/>
                <w:rFonts w:cs="Arial"/>
                <w:sz w:val="13"/>
                <w:szCs w:val="13"/>
              </w:rPr>
            </w:pPr>
            <w:ins w:id="8898" w:author="Sean de Noronha | DRG" w:date="2026-09-29T16:58:00Z" w16du:dateUtc="2026-09-29T14:58:00Z">
              <w:r>
                <w:rPr>
                  <w:rFonts w:cs="Arial"/>
                  <w:sz w:val="13"/>
                  <w:szCs w:val="13"/>
                </w:rPr>
                <w:t>14.7 (31.2)</w:t>
              </w:r>
            </w:ins>
          </w:p>
        </w:tc>
        <w:tc>
          <w:tcPr>
            <w:tcW w:w="700" w:type="dxa"/>
            <w:vAlign w:val="center"/>
          </w:tcPr>
          <w:p w14:paraId="5E0006DB" w14:textId="77777777" w:rsidR="00C60D85" w:rsidRDefault="00000000">
            <w:pPr>
              <w:spacing w:after="0"/>
              <w:rPr>
                <w:ins w:id="8899" w:author="Sean de Noronha | DRG" w:date="2026-09-29T16:58:00Z" w16du:dateUtc="2026-09-29T14:58:00Z"/>
                <w:rFonts w:cs="Arial"/>
                <w:sz w:val="13"/>
                <w:szCs w:val="13"/>
              </w:rPr>
            </w:pPr>
            <w:ins w:id="8900" w:author="Sean de Noronha | DRG" w:date="2026-09-29T16:58:00Z" w16du:dateUtc="2026-09-29T14:58:00Z">
              <w:r>
                <w:rPr>
                  <w:rFonts w:cs="Arial"/>
                  <w:sz w:val="13"/>
                  <w:szCs w:val="13"/>
                </w:rPr>
                <w:t>1.18</w:t>
              </w:r>
            </w:ins>
          </w:p>
        </w:tc>
      </w:tr>
      <w:tr w:rsidR="00C60D85" w14:paraId="7DCB7C20" w14:textId="77777777">
        <w:trPr>
          <w:jc w:val="center"/>
          <w:ins w:id="8901" w:author="Sean de Noronha | DRG" w:date="2026-09-29T16:58:00Z"/>
        </w:trPr>
        <w:tc>
          <w:tcPr>
            <w:tcW w:w="560" w:type="dxa"/>
            <w:vAlign w:val="center"/>
          </w:tcPr>
          <w:p w14:paraId="5E0006DC" w14:textId="77777777" w:rsidR="00C60D85" w:rsidRDefault="00000000">
            <w:pPr>
              <w:spacing w:after="0"/>
              <w:rPr>
                <w:ins w:id="8902" w:author="Sean de Noronha | DRG" w:date="2026-09-29T16:58:00Z" w16du:dateUtc="2026-09-29T14:58:00Z"/>
                <w:rFonts w:cs="Arial"/>
                <w:sz w:val="13"/>
                <w:szCs w:val="13"/>
              </w:rPr>
            </w:pPr>
            <w:ins w:id="8903" w:author="Sean de Noronha | DRG" w:date="2026-09-29T16:58:00Z" w16du:dateUtc="2026-09-29T14:58:00Z">
              <w:r>
                <w:rPr>
                  <w:rFonts w:cs="Arial"/>
                  <w:sz w:val="13"/>
                  <w:szCs w:val="13"/>
                </w:rPr>
                <w:t>111</w:t>
              </w:r>
            </w:ins>
          </w:p>
        </w:tc>
        <w:tc>
          <w:tcPr>
            <w:tcW w:w="500" w:type="dxa"/>
            <w:vAlign w:val="center"/>
          </w:tcPr>
          <w:p w14:paraId="5E0006DD" w14:textId="77777777" w:rsidR="00C60D85" w:rsidRDefault="00000000">
            <w:pPr>
              <w:spacing w:after="0"/>
              <w:rPr>
                <w:ins w:id="8904" w:author="Sean de Noronha | DRG" w:date="2026-09-29T16:58:00Z" w16du:dateUtc="2026-09-29T14:58:00Z"/>
                <w:rFonts w:cs="Arial"/>
                <w:sz w:val="13"/>
                <w:szCs w:val="13"/>
              </w:rPr>
            </w:pPr>
            <w:ins w:id="8905" w:author="Sean de Noronha | DRG" w:date="2026-09-29T16:58:00Z" w16du:dateUtc="2026-09-29T14:58:00Z">
              <w:r>
                <w:rPr>
                  <w:rFonts w:cs="Arial"/>
                  <w:sz w:val="13"/>
                  <w:szCs w:val="13"/>
                </w:rPr>
                <w:t>T2</w:t>
              </w:r>
            </w:ins>
          </w:p>
        </w:tc>
        <w:tc>
          <w:tcPr>
            <w:tcW w:w="660" w:type="dxa"/>
            <w:vAlign w:val="center"/>
          </w:tcPr>
          <w:p w14:paraId="5E0006DE" w14:textId="77777777" w:rsidR="00C60D85" w:rsidRDefault="00000000">
            <w:pPr>
              <w:spacing w:after="0"/>
              <w:rPr>
                <w:ins w:id="8906" w:author="Sean de Noronha | DRG" w:date="2026-09-29T16:58:00Z" w16du:dateUtc="2026-09-29T14:58:00Z"/>
                <w:rFonts w:cs="Arial"/>
                <w:sz w:val="13"/>
                <w:szCs w:val="13"/>
              </w:rPr>
            </w:pPr>
            <w:ins w:id="8907" w:author="Sean de Noronha | DRG" w:date="2026-09-29T16:58:00Z" w16du:dateUtc="2026-09-29T14:58:00Z">
              <w:r>
                <w:rPr>
                  <w:rFonts w:cs="Arial"/>
                  <w:sz w:val="13"/>
                  <w:szCs w:val="13"/>
                </w:rPr>
                <w:t>1</w:t>
              </w:r>
            </w:ins>
          </w:p>
        </w:tc>
        <w:tc>
          <w:tcPr>
            <w:tcW w:w="1920" w:type="dxa"/>
            <w:vAlign w:val="center"/>
          </w:tcPr>
          <w:p w14:paraId="5E0006DF" w14:textId="77777777" w:rsidR="00C60D85" w:rsidRDefault="00000000">
            <w:pPr>
              <w:spacing w:after="0"/>
              <w:rPr>
                <w:ins w:id="8908" w:author="Sean de Noronha | DRG" w:date="2026-09-29T16:58:00Z" w16du:dateUtc="2026-09-29T14:58:00Z"/>
                <w:rFonts w:cs="Arial"/>
                <w:sz w:val="13"/>
                <w:szCs w:val="13"/>
              </w:rPr>
            </w:pPr>
            <w:ins w:id="8909" w:author="Sean de Noronha | DRG" w:date="2026-09-29T16:58:00Z" w16du:dateUtc="2026-09-29T14:58:00Z">
              <w:r>
                <w:rPr>
                  <w:rFonts w:cs="Arial"/>
                  <w:sz w:val="13"/>
                  <w:szCs w:val="13"/>
                </w:rPr>
                <w:t>CSST, Manufacturer C, EHD 18</w:t>
              </w:r>
            </w:ins>
          </w:p>
        </w:tc>
        <w:tc>
          <w:tcPr>
            <w:tcW w:w="520" w:type="dxa"/>
            <w:vAlign w:val="center"/>
          </w:tcPr>
          <w:p w14:paraId="5E0006E0" w14:textId="77777777" w:rsidR="00C60D85" w:rsidRDefault="00000000">
            <w:pPr>
              <w:spacing w:after="0"/>
              <w:rPr>
                <w:ins w:id="8910" w:author="Sean de Noronha | DRG" w:date="2026-09-29T16:58:00Z" w16du:dateUtc="2026-09-29T14:58:00Z"/>
                <w:rFonts w:cs="Arial"/>
                <w:sz w:val="13"/>
                <w:szCs w:val="13"/>
              </w:rPr>
            </w:pPr>
            <w:ins w:id="8911" w:author="Sean de Noronha | DRG" w:date="2026-09-29T16:58:00Z" w16du:dateUtc="2026-09-29T14:58:00Z">
              <w:r>
                <w:rPr>
                  <w:rFonts w:cs="Arial"/>
                  <w:sz w:val="13"/>
                  <w:szCs w:val="13"/>
                </w:rPr>
                <w:t>NG</w:t>
              </w:r>
            </w:ins>
          </w:p>
        </w:tc>
        <w:tc>
          <w:tcPr>
            <w:tcW w:w="900" w:type="dxa"/>
            <w:vAlign w:val="center"/>
          </w:tcPr>
          <w:p w14:paraId="5E0006E1" w14:textId="77777777" w:rsidR="00C60D85" w:rsidRDefault="00000000">
            <w:pPr>
              <w:spacing w:after="0"/>
              <w:rPr>
                <w:ins w:id="8912" w:author="Sean de Noronha | DRG" w:date="2026-09-29T16:58:00Z" w16du:dateUtc="2026-09-29T14:58:00Z"/>
                <w:rFonts w:cs="Arial"/>
                <w:sz w:val="13"/>
                <w:szCs w:val="13"/>
              </w:rPr>
            </w:pPr>
            <w:ins w:id="8913" w:author="Sean de Noronha | DRG" w:date="2026-09-29T16:58:00Z" w16du:dateUtc="2026-09-29T14:58:00Z">
              <w:r>
                <w:rPr>
                  <w:rFonts w:cs="Arial"/>
                  <w:sz w:val="13"/>
                  <w:szCs w:val="13"/>
                </w:rPr>
                <w:t>895</w:t>
              </w:r>
            </w:ins>
          </w:p>
        </w:tc>
        <w:tc>
          <w:tcPr>
            <w:tcW w:w="800" w:type="dxa"/>
            <w:vAlign w:val="center"/>
          </w:tcPr>
          <w:p w14:paraId="5E0006E2" w14:textId="77777777" w:rsidR="00C60D85" w:rsidRDefault="00000000">
            <w:pPr>
              <w:spacing w:after="0"/>
              <w:rPr>
                <w:ins w:id="8914" w:author="Sean de Noronha | DRG" w:date="2026-09-29T16:58:00Z" w16du:dateUtc="2026-09-29T14:58:00Z"/>
                <w:rFonts w:cs="Arial"/>
                <w:sz w:val="13"/>
                <w:szCs w:val="13"/>
              </w:rPr>
            </w:pPr>
            <w:ins w:id="8915" w:author="Sean de Noronha | DRG" w:date="2026-09-29T16:58:00Z" w16du:dateUtc="2026-09-29T14:58:00Z">
              <w:r>
                <w:rPr>
                  <w:rFonts w:cs="Arial"/>
                  <w:sz w:val="13"/>
                  <w:szCs w:val="13"/>
                </w:rPr>
                <w:t>150 ft</w:t>
              </w:r>
            </w:ins>
          </w:p>
        </w:tc>
        <w:tc>
          <w:tcPr>
            <w:tcW w:w="880" w:type="dxa"/>
            <w:vAlign w:val="center"/>
          </w:tcPr>
          <w:p w14:paraId="5E0006E3" w14:textId="77777777" w:rsidR="00C60D85" w:rsidRDefault="00000000">
            <w:pPr>
              <w:spacing w:after="0"/>
              <w:rPr>
                <w:ins w:id="8916" w:author="Sean de Noronha | DRG" w:date="2026-09-29T16:58:00Z" w16du:dateUtc="2026-09-29T14:58:00Z"/>
                <w:rFonts w:cs="Arial"/>
                <w:sz w:val="13"/>
                <w:szCs w:val="13"/>
              </w:rPr>
            </w:pPr>
            <w:ins w:id="8917" w:author="Sean de Noronha | DRG" w:date="2026-09-29T16:58:00Z" w16du:dateUtc="2026-09-29T14:58:00Z">
              <w:r>
                <w:rPr>
                  <w:rFonts w:cs="Arial"/>
                  <w:sz w:val="13"/>
                  <w:szCs w:val="13"/>
                </w:rPr>
                <w:t>1.72</w:t>
              </w:r>
            </w:ins>
          </w:p>
        </w:tc>
        <w:tc>
          <w:tcPr>
            <w:tcW w:w="820" w:type="dxa"/>
            <w:vAlign w:val="center"/>
          </w:tcPr>
          <w:p w14:paraId="5E0006E4" w14:textId="77777777" w:rsidR="00C60D85" w:rsidRDefault="00000000">
            <w:pPr>
              <w:spacing w:after="0"/>
              <w:rPr>
                <w:ins w:id="8918" w:author="Sean de Noronha | DRG" w:date="2026-09-29T16:58:00Z" w16du:dateUtc="2026-09-29T14:58:00Z"/>
                <w:rFonts w:cs="Arial"/>
                <w:sz w:val="13"/>
                <w:szCs w:val="13"/>
              </w:rPr>
            </w:pPr>
            <w:ins w:id="8919" w:author="Sean de Noronha | DRG" w:date="2026-09-29T16:58:00Z" w16du:dateUtc="2026-09-29T14:58:00Z">
              <w:r>
                <w:rPr>
                  <w:rFonts w:cs="Arial"/>
                  <w:sz w:val="13"/>
                  <w:szCs w:val="13"/>
                </w:rPr>
                <w:t>125</w:t>
              </w:r>
            </w:ins>
          </w:p>
        </w:tc>
        <w:tc>
          <w:tcPr>
            <w:tcW w:w="1100" w:type="dxa"/>
            <w:vAlign w:val="center"/>
          </w:tcPr>
          <w:p w14:paraId="5E0006E5" w14:textId="77777777" w:rsidR="00C60D85" w:rsidRDefault="00000000">
            <w:pPr>
              <w:spacing w:after="0"/>
              <w:rPr>
                <w:ins w:id="8920" w:author="Sean de Noronha | DRG" w:date="2026-09-29T16:58:00Z" w16du:dateUtc="2026-09-29T14:58:00Z"/>
                <w:rFonts w:cs="Arial"/>
                <w:sz w:val="13"/>
                <w:szCs w:val="13"/>
              </w:rPr>
            </w:pPr>
            <w:ins w:id="8921" w:author="Sean de Noronha | DRG" w:date="2026-09-29T16:58:00Z" w16du:dateUtc="2026-09-29T14:58:00Z">
              <w:r>
                <w:rPr>
                  <w:rFonts w:cs="Arial"/>
                  <w:sz w:val="13"/>
                  <w:szCs w:val="13"/>
                </w:rPr>
                <w:t>11.3 (23.9)</w:t>
              </w:r>
            </w:ins>
          </w:p>
        </w:tc>
        <w:tc>
          <w:tcPr>
            <w:tcW w:w="700" w:type="dxa"/>
            <w:vAlign w:val="center"/>
          </w:tcPr>
          <w:p w14:paraId="5E0006E6" w14:textId="77777777" w:rsidR="00C60D85" w:rsidRDefault="00000000">
            <w:pPr>
              <w:spacing w:after="0"/>
              <w:rPr>
                <w:ins w:id="8922" w:author="Sean de Noronha | DRG" w:date="2026-09-29T16:58:00Z" w16du:dateUtc="2026-09-29T14:58:00Z"/>
                <w:rFonts w:cs="Arial"/>
                <w:sz w:val="13"/>
                <w:szCs w:val="13"/>
              </w:rPr>
            </w:pPr>
            <w:ins w:id="8923" w:author="Sean de Noronha | DRG" w:date="2026-09-29T16:58:00Z" w16du:dateUtc="2026-09-29T14:58:00Z">
              <w:r>
                <w:rPr>
                  <w:rFonts w:cs="Arial"/>
                  <w:sz w:val="13"/>
                  <w:szCs w:val="13"/>
                </w:rPr>
                <w:t>0.899</w:t>
              </w:r>
            </w:ins>
          </w:p>
        </w:tc>
      </w:tr>
      <w:tr w:rsidR="00C60D85" w14:paraId="0265D86E" w14:textId="77777777">
        <w:trPr>
          <w:jc w:val="center"/>
          <w:ins w:id="8924" w:author="Sean de Noronha | DRG" w:date="2026-09-29T16:58:00Z"/>
        </w:trPr>
        <w:tc>
          <w:tcPr>
            <w:tcW w:w="560" w:type="dxa"/>
            <w:vAlign w:val="center"/>
          </w:tcPr>
          <w:p w14:paraId="5E0006E7" w14:textId="77777777" w:rsidR="00C60D85" w:rsidRDefault="00000000">
            <w:pPr>
              <w:spacing w:after="0"/>
              <w:rPr>
                <w:ins w:id="8925" w:author="Sean de Noronha | DRG" w:date="2026-09-29T16:58:00Z" w16du:dateUtc="2026-09-29T14:58:00Z"/>
                <w:rFonts w:cs="Arial"/>
                <w:sz w:val="13"/>
                <w:szCs w:val="13"/>
              </w:rPr>
            </w:pPr>
            <w:ins w:id="8926" w:author="Sean de Noronha | DRG" w:date="2026-09-29T16:58:00Z" w16du:dateUtc="2026-09-29T14:58:00Z">
              <w:r>
                <w:rPr>
                  <w:rFonts w:cs="Arial"/>
                  <w:sz w:val="13"/>
                  <w:szCs w:val="13"/>
                </w:rPr>
                <w:t>112</w:t>
              </w:r>
            </w:ins>
          </w:p>
        </w:tc>
        <w:tc>
          <w:tcPr>
            <w:tcW w:w="500" w:type="dxa"/>
            <w:vAlign w:val="center"/>
          </w:tcPr>
          <w:p w14:paraId="5E0006E8" w14:textId="77777777" w:rsidR="00C60D85" w:rsidRDefault="00000000">
            <w:pPr>
              <w:spacing w:after="0"/>
              <w:rPr>
                <w:ins w:id="8927" w:author="Sean de Noronha | DRG" w:date="2026-09-29T16:58:00Z" w16du:dateUtc="2026-09-29T14:58:00Z"/>
                <w:rFonts w:cs="Arial"/>
                <w:sz w:val="13"/>
                <w:szCs w:val="13"/>
              </w:rPr>
            </w:pPr>
            <w:ins w:id="8928" w:author="Sean de Noronha | DRG" w:date="2026-09-29T16:58:00Z" w16du:dateUtc="2026-09-29T14:58:00Z">
              <w:r>
                <w:rPr>
                  <w:rFonts w:cs="Arial"/>
                  <w:sz w:val="13"/>
                  <w:szCs w:val="13"/>
                </w:rPr>
                <w:t>T2</w:t>
              </w:r>
            </w:ins>
          </w:p>
        </w:tc>
        <w:tc>
          <w:tcPr>
            <w:tcW w:w="660" w:type="dxa"/>
            <w:vAlign w:val="center"/>
          </w:tcPr>
          <w:p w14:paraId="5E0006E9" w14:textId="77777777" w:rsidR="00C60D85" w:rsidRDefault="00000000">
            <w:pPr>
              <w:spacing w:after="0"/>
              <w:rPr>
                <w:ins w:id="8929" w:author="Sean de Noronha | DRG" w:date="2026-09-29T16:58:00Z" w16du:dateUtc="2026-09-29T14:58:00Z"/>
                <w:rFonts w:cs="Arial"/>
                <w:sz w:val="13"/>
                <w:szCs w:val="13"/>
              </w:rPr>
            </w:pPr>
            <w:ins w:id="8930" w:author="Sean de Noronha | DRG" w:date="2026-09-29T16:58:00Z" w16du:dateUtc="2026-09-29T14:58:00Z">
              <w:r>
                <w:rPr>
                  <w:rFonts w:cs="Arial"/>
                  <w:sz w:val="13"/>
                  <w:szCs w:val="13"/>
                </w:rPr>
                <w:t>1</w:t>
              </w:r>
            </w:ins>
          </w:p>
        </w:tc>
        <w:tc>
          <w:tcPr>
            <w:tcW w:w="1920" w:type="dxa"/>
            <w:vAlign w:val="center"/>
          </w:tcPr>
          <w:p w14:paraId="5E0006EA" w14:textId="77777777" w:rsidR="00C60D85" w:rsidRDefault="00000000">
            <w:pPr>
              <w:spacing w:after="0"/>
              <w:rPr>
                <w:ins w:id="8931" w:author="Sean de Noronha | DRG" w:date="2026-09-29T16:58:00Z" w16du:dateUtc="2026-09-29T14:58:00Z"/>
                <w:rFonts w:cs="Arial"/>
                <w:sz w:val="13"/>
                <w:szCs w:val="13"/>
              </w:rPr>
            </w:pPr>
            <w:ins w:id="8932" w:author="Sean de Noronha | DRG" w:date="2026-09-29T16:58:00Z" w16du:dateUtc="2026-09-29T14:58:00Z">
              <w:r>
                <w:rPr>
                  <w:rFonts w:cs="Arial"/>
                  <w:sz w:val="13"/>
                  <w:szCs w:val="13"/>
                </w:rPr>
                <w:t>CSST, Manufacturer C, EHD 18</w:t>
              </w:r>
            </w:ins>
          </w:p>
        </w:tc>
        <w:tc>
          <w:tcPr>
            <w:tcW w:w="520" w:type="dxa"/>
            <w:vAlign w:val="center"/>
          </w:tcPr>
          <w:p w14:paraId="5E0006EB" w14:textId="77777777" w:rsidR="00C60D85" w:rsidRDefault="00000000">
            <w:pPr>
              <w:spacing w:after="0"/>
              <w:rPr>
                <w:ins w:id="8933" w:author="Sean de Noronha | DRG" w:date="2026-09-29T16:58:00Z" w16du:dateUtc="2026-09-29T14:58:00Z"/>
                <w:rFonts w:cs="Arial"/>
                <w:sz w:val="13"/>
                <w:szCs w:val="13"/>
              </w:rPr>
            </w:pPr>
            <w:ins w:id="8934" w:author="Sean de Noronha | DRG" w:date="2026-09-29T16:58:00Z" w16du:dateUtc="2026-09-29T14:58:00Z">
              <w:r>
                <w:rPr>
                  <w:rFonts w:cs="Arial"/>
                  <w:sz w:val="13"/>
                  <w:szCs w:val="13"/>
                </w:rPr>
                <w:t>NG</w:t>
              </w:r>
            </w:ins>
          </w:p>
        </w:tc>
        <w:tc>
          <w:tcPr>
            <w:tcW w:w="900" w:type="dxa"/>
            <w:vAlign w:val="center"/>
          </w:tcPr>
          <w:p w14:paraId="5E0006EC" w14:textId="77777777" w:rsidR="00C60D85" w:rsidRDefault="00000000">
            <w:pPr>
              <w:spacing w:after="0"/>
              <w:rPr>
                <w:ins w:id="8935" w:author="Sean de Noronha | DRG" w:date="2026-09-29T16:58:00Z" w16du:dateUtc="2026-09-29T14:58:00Z"/>
                <w:rFonts w:cs="Arial"/>
                <w:sz w:val="13"/>
                <w:szCs w:val="13"/>
              </w:rPr>
            </w:pPr>
            <w:ins w:id="8936" w:author="Sean de Noronha | DRG" w:date="2026-09-29T16:58:00Z" w16du:dateUtc="2026-09-29T14:58:00Z">
              <w:r>
                <w:rPr>
                  <w:rFonts w:cs="Arial"/>
                  <w:sz w:val="13"/>
                  <w:szCs w:val="13"/>
                </w:rPr>
                <w:t>746</w:t>
              </w:r>
            </w:ins>
          </w:p>
        </w:tc>
        <w:tc>
          <w:tcPr>
            <w:tcW w:w="800" w:type="dxa"/>
            <w:vAlign w:val="center"/>
          </w:tcPr>
          <w:p w14:paraId="5E0006ED" w14:textId="77777777" w:rsidR="00C60D85" w:rsidRDefault="00000000">
            <w:pPr>
              <w:spacing w:after="0"/>
              <w:rPr>
                <w:ins w:id="8937" w:author="Sean de Noronha | DRG" w:date="2026-09-29T16:58:00Z" w16du:dateUtc="2026-09-29T14:58:00Z"/>
                <w:rFonts w:cs="Arial"/>
                <w:sz w:val="13"/>
                <w:szCs w:val="13"/>
              </w:rPr>
            </w:pPr>
            <w:ins w:id="8938" w:author="Sean de Noronha | DRG" w:date="2026-09-29T16:58:00Z" w16du:dateUtc="2026-09-29T14:58:00Z">
              <w:r>
                <w:rPr>
                  <w:rFonts w:cs="Arial"/>
                  <w:sz w:val="13"/>
                  <w:szCs w:val="13"/>
                </w:rPr>
                <w:t>200 ft</w:t>
              </w:r>
            </w:ins>
          </w:p>
        </w:tc>
        <w:tc>
          <w:tcPr>
            <w:tcW w:w="880" w:type="dxa"/>
            <w:vAlign w:val="center"/>
          </w:tcPr>
          <w:p w14:paraId="5E0006EE" w14:textId="77777777" w:rsidR="00C60D85" w:rsidRDefault="00000000">
            <w:pPr>
              <w:spacing w:after="0"/>
              <w:rPr>
                <w:ins w:id="8939" w:author="Sean de Noronha | DRG" w:date="2026-09-29T16:58:00Z" w16du:dateUtc="2026-09-29T14:58:00Z"/>
                <w:rFonts w:cs="Arial"/>
                <w:sz w:val="13"/>
                <w:szCs w:val="13"/>
              </w:rPr>
            </w:pPr>
            <w:ins w:id="8940" w:author="Sean de Noronha | DRG" w:date="2026-09-29T16:58:00Z" w16du:dateUtc="2026-09-29T14:58:00Z">
              <w:r>
                <w:rPr>
                  <w:rFonts w:cs="Arial"/>
                  <w:sz w:val="13"/>
                  <w:szCs w:val="13"/>
                </w:rPr>
                <w:t>1.72</w:t>
              </w:r>
            </w:ins>
          </w:p>
        </w:tc>
        <w:tc>
          <w:tcPr>
            <w:tcW w:w="820" w:type="dxa"/>
            <w:vAlign w:val="center"/>
          </w:tcPr>
          <w:p w14:paraId="5E0006EF" w14:textId="77777777" w:rsidR="00C60D85" w:rsidRDefault="00000000">
            <w:pPr>
              <w:spacing w:after="0"/>
              <w:rPr>
                <w:ins w:id="8941" w:author="Sean de Noronha | DRG" w:date="2026-09-29T16:58:00Z" w16du:dateUtc="2026-09-29T14:58:00Z"/>
                <w:rFonts w:cs="Arial"/>
                <w:sz w:val="13"/>
                <w:szCs w:val="13"/>
              </w:rPr>
            </w:pPr>
            <w:ins w:id="8942" w:author="Sean de Noronha | DRG" w:date="2026-09-29T16:58:00Z" w16du:dateUtc="2026-09-29T14:58:00Z">
              <w:r>
                <w:rPr>
                  <w:rFonts w:cs="Arial"/>
                  <w:sz w:val="13"/>
                  <w:szCs w:val="13"/>
                </w:rPr>
                <w:t>125</w:t>
              </w:r>
            </w:ins>
          </w:p>
        </w:tc>
        <w:tc>
          <w:tcPr>
            <w:tcW w:w="1100" w:type="dxa"/>
            <w:vAlign w:val="center"/>
          </w:tcPr>
          <w:p w14:paraId="5E0006F0" w14:textId="77777777" w:rsidR="00C60D85" w:rsidRDefault="00000000">
            <w:pPr>
              <w:spacing w:after="0"/>
              <w:rPr>
                <w:ins w:id="8943" w:author="Sean de Noronha | DRG" w:date="2026-09-29T16:58:00Z" w16du:dateUtc="2026-09-29T14:58:00Z"/>
                <w:rFonts w:cs="Arial"/>
                <w:sz w:val="13"/>
                <w:szCs w:val="13"/>
              </w:rPr>
            </w:pPr>
            <w:ins w:id="8944" w:author="Sean de Noronha | DRG" w:date="2026-09-29T16:58:00Z" w16du:dateUtc="2026-09-29T14:58:00Z">
              <w:r>
                <w:rPr>
                  <w:rFonts w:cs="Arial"/>
                  <w:sz w:val="13"/>
                  <w:szCs w:val="13"/>
                </w:rPr>
                <w:t>9.39 (19.9)</w:t>
              </w:r>
            </w:ins>
          </w:p>
        </w:tc>
        <w:tc>
          <w:tcPr>
            <w:tcW w:w="700" w:type="dxa"/>
            <w:vAlign w:val="center"/>
          </w:tcPr>
          <w:p w14:paraId="5E0006F1" w14:textId="77777777" w:rsidR="00C60D85" w:rsidRDefault="00000000">
            <w:pPr>
              <w:spacing w:after="0"/>
              <w:rPr>
                <w:ins w:id="8945" w:author="Sean de Noronha | DRG" w:date="2026-09-29T16:58:00Z" w16du:dateUtc="2026-09-29T14:58:00Z"/>
                <w:rFonts w:cs="Arial"/>
                <w:sz w:val="13"/>
                <w:szCs w:val="13"/>
              </w:rPr>
            </w:pPr>
            <w:ins w:id="8946" w:author="Sean de Noronha | DRG" w:date="2026-09-29T16:58:00Z" w16du:dateUtc="2026-09-29T14:58:00Z">
              <w:r>
                <w:rPr>
                  <w:rFonts w:cs="Arial"/>
                  <w:sz w:val="13"/>
                  <w:szCs w:val="13"/>
                </w:rPr>
                <w:t>0.750</w:t>
              </w:r>
            </w:ins>
          </w:p>
        </w:tc>
      </w:tr>
      <w:tr w:rsidR="00C60D85" w14:paraId="182CB0BB" w14:textId="77777777">
        <w:trPr>
          <w:jc w:val="center"/>
          <w:ins w:id="8947" w:author="Sean de Noronha | DRG" w:date="2026-09-29T16:58:00Z"/>
        </w:trPr>
        <w:tc>
          <w:tcPr>
            <w:tcW w:w="560" w:type="dxa"/>
            <w:vAlign w:val="center"/>
          </w:tcPr>
          <w:p w14:paraId="5E0006F2" w14:textId="77777777" w:rsidR="00C60D85" w:rsidRDefault="00000000">
            <w:pPr>
              <w:spacing w:after="0"/>
              <w:rPr>
                <w:ins w:id="8948" w:author="Sean de Noronha | DRG" w:date="2026-09-29T16:58:00Z" w16du:dateUtc="2026-09-29T14:58:00Z"/>
                <w:rFonts w:cs="Arial"/>
                <w:sz w:val="13"/>
                <w:szCs w:val="13"/>
              </w:rPr>
            </w:pPr>
            <w:ins w:id="8949" w:author="Sean de Noronha | DRG" w:date="2026-09-29T16:58:00Z" w16du:dateUtc="2026-09-29T14:58:00Z">
              <w:r>
                <w:rPr>
                  <w:rFonts w:cs="Arial"/>
                  <w:sz w:val="13"/>
                  <w:szCs w:val="13"/>
                </w:rPr>
                <w:t>113</w:t>
              </w:r>
            </w:ins>
          </w:p>
        </w:tc>
        <w:tc>
          <w:tcPr>
            <w:tcW w:w="500" w:type="dxa"/>
            <w:vAlign w:val="center"/>
          </w:tcPr>
          <w:p w14:paraId="5E0006F3" w14:textId="77777777" w:rsidR="00C60D85" w:rsidRDefault="00000000">
            <w:pPr>
              <w:spacing w:after="0"/>
              <w:rPr>
                <w:ins w:id="8950" w:author="Sean de Noronha | DRG" w:date="2026-09-29T16:58:00Z" w16du:dateUtc="2026-09-29T14:58:00Z"/>
                <w:rFonts w:cs="Arial"/>
                <w:sz w:val="13"/>
                <w:szCs w:val="13"/>
              </w:rPr>
            </w:pPr>
            <w:ins w:id="8951" w:author="Sean de Noronha | DRG" w:date="2026-09-29T16:58:00Z" w16du:dateUtc="2026-09-29T14:58:00Z">
              <w:r>
                <w:rPr>
                  <w:rFonts w:cs="Arial"/>
                  <w:sz w:val="13"/>
                  <w:szCs w:val="13"/>
                </w:rPr>
                <w:t>T2</w:t>
              </w:r>
            </w:ins>
          </w:p>
        </w:tc>
        <w:tc>
          <w:tcPr>
            <w:tcW w:w="660" w:type="dxa"/>
            <w:vAlign w:val="center"/>
          </w:tcPr>
          <w:p w14:paraId="5E0006F4" w14:textId="77777777" w:rsidR="00C60D85" w:rsidRDefault="00000000">
            <w:pPr>
              <w:spacing w:after="0"/>
              <w:rPr>
                <w:ins w:id="8952" w:author="Sean de Noronha | DRG" w:date="2026-09-29T16:58:00Z" w16du:dateUtc="2026-09-29T14:58:00Z"/>
                <w:rFonts w:cs="Arial"/>
                <w:sz w:val="13"/>
                <w:szCs w:val="13"/>
              </w:rPr>
            </w:pPr>
            <w:ins w:id="8953" w:author="Sean de Noronha | DRG" w:date="2026-09-29T16:58:00Z" w16du:dateUtc="2026-09-29T14:58:00Z">
              <w:r>
                <w:rPr>
                  <w:rFonts w:cs="Arial"/>
                  <w:sz w:val="13"/>
                  <w:szCs w:val="13"/>
                </w:rPr>
                <w:t>1</w:t>
              </w:r>
            </w:ins>
          </w:p>
        </w:tc>
        <w:tc>
          <w:tcPr>
            <w:tcW w:w="1920" w:type="dxa"/>
            <w:vAlign w:val="center"/>
          </w:tcPr>
          <w:p w14:paraId="5E0006F5" w14:textId="77777777" w:rsidR="00C60D85" w:rsidRDefault="00000000">
            <w:pPr>
              <w:spacing w:after="0"/>
              <w:rPr>
                <w:ins w:id="8954" w:author="Sean de Noronha | DRG" w:date="2026-09-29T16:58:00Z" w16du:dateUtc="2026-09-29T14:58:00Z"/>
                <w:rFonts w:cs="Arial"/>
                <w:sz w:val="13"/>
                <w:szCs w:val="13"/>
              </w:rPr>
            </w:pPr>
            <w:ins w:id="8955" w:author="Sean de Noronha | DRG" w:date="2026-09-29T16:58:00Z" w16du:dateUtc="2026-09-29T14:58:00Z">
              <w:r>
                <w:rPr>
                  <w:rFonts w:cs="Arial"/>
                  <w:sz w:val="13"/>
                  <w:szCs w:val="13"/>
                </w:rPr>
                <w:t>CSST, Manufacturer C, EHD 18</w:t>
              </w:r>
            </w:ins>
          </w:p>
        </w:tc>
        <w:tc>
          <w:tcPr>
            <w:tcW w:w="520" w:type="dxa"/>
            <w:vAlign w:val="center"/>
          </w:tcPr>
          <w:p w14:paraId="5E0006F6" w14:textId="77777777" w:rsidR="00C60D85" w:rsidRDefault="00000000">
            <w:pPr>
              <w:spacing w:after="0"/>
              <w:rPr>
                <w:ins w:id="8956" w:author="Sean de Noronha | DRG" w:date="2026-09-29T16:58:00Z" w16du:dateUtc="2026-09-29T14:58:00Z"/>
                <w:rFonts w:cs="Arial"/>
                <w:sz w:val="13"/>
                <w:szCs w:val="13"/>
              </w:rPr>
            </w:pPr>
            <w:ins w:id="8957" w:author="Sean de Noronha | DRG" w:date="2026-09-29T16:58:00Z" w16du:dateUtc="2026-09-29T14:58:00Z">
              <w:r>
                <w:rPr>
                  <w:rFonts w:cs="Arial"/>
                  <w:sz w:val="13"/>
                  <w:szCs w:val="13"/>
                </w:rPr>
                <w:t>NG</w:t>
              </w:r>
            </w:ins>
          </w:p>
        </w:tc>
        <w:tc>
          <w:tcPr>
            <w:tcW w:w="900" w:type="dxa"/>
            <w:vAlign w:val="center"/>
          </w:tcPr>
          <w:p w14:paraId="5E0006F7" w14:textId="77777777" w:rsidR="00C60D85" w:rsidRDefault="00000000">
            <w:pPr>
              <w:spacing w:after="0"/>
              <w:rPr>
                <w:ins w:id="8958" w:author="Sean de Noronha | DRG" w:date="2026-09-29T16:58:00Z" w16du:dateUtc="2026-09-29T14:58:00Z"/>
                <w:rFonts w:cs="Arial"/>
                <w:sz w:val="13"/>
                <w:szCs w:val="13"/>
              </w:rPr>
            </w:pPr>
            <w:ins w:id="8959" w:author="Sean de Noronha | DRG" w:date="2026-09-29T16:58:00Z" w16du:dateUtc="2026-09-29T14:58:00Z">
              <w:r>
                <w:rPr>
                  <w:rFonts w:cs="Arial"/>
                  <w:sz w:val="13"/>
                  <w:szCs w:val="13"/>
                </w:rPr>
                <w:t>633</w:t>
              </w:r>
            </w:ins>
          </w:p>
        </w:tc>
        <w:tc>
          <w:tcPr>
            <w:tcW w:w="800" w:type="dxa"/>
            <w:vAlign w:val="center"/>
          </w:tcPr>
          <w:p w14:paraId="5E0006F8" w14:textId="77777777" w:rsidR="00C60D85" w:rsidRDefault="00000000">
            <w:pPr>
              <w:spacing w:after="0"/>
              <w:rPr>
                <w:ins w:id="8960" w:author="Sean de Noronha | DRG" w:date="2026-09-29T16:58:00Z" w16du:dateUtc="2026-09-29T14:58:00Z"/>
                <w:rFonts w:cs="Arial"/>
                <w:sz w:val="13"/>
                <w:szCs w:val="13"/>
              </w:rPr>
            </w:pPr>
            <w:ins w:id="8961" w:author="Sean de Noronha | DRG" w:date="2026-09-29T16:58:00Z" w16du:dateUtc="2026-09-29T14:58:00Z">
              <w:r>
                <w:rPr>
                  <w:rFonts w:cs="Arial"/>
                  <w:sz w:val="13"/>
                  <w:szCs w:val="13"/>
                </w:rPr>
                <w:t>250 ft</w:t>
              </w:r>
            </w:ins>
          </w:p>
        </w:tc>
        <w:tc>
          <w:tcPr>
            <w:tcW w:w="880" w:type="dxa"/>
            <w:vAlign w:val="center"/>
          </w:tcPr>
          <w:p w14:paraId="5E0006F9" w14:textId="77777777" w:rsidR="00C60D85" w:rsidRDefault="00000000">
            <w:pPr>
              <w:spacing w:after="0"/>
              <w:rPr>
                <w:ins w:id="8962" w:author="Sean de Noronha | DRG" w:date="2026-09-29T16:58:00Z" w16du:dateUtc="2026-09-29T14:58:00Z"/>
                <w:rFonts w:cs="Arial"/>
                <w:sz w:val="13"/>
                <w:szCs w:val="13"/>
              </w:rPr>
            </w:pPr>
            <w:ins w:id="8963" w:author="Sean de Noronha | DRG" w:date="2026-09-29T16:58:00Z" w16du:dateUtc="2026-09-29T14:58:00Z">
              <w:r>
                <w:rPr>
                  <w:rFonts w:cs="Arial"/>
                  <w:sz w:val="13"/>
                  <w:szCs w:val="13"/>
                </w:rPr>
                <w:t>1.72</w:t>
              </w:r>
            </w:ins>
          </w:p>
        </w:tc>
        <w:tc>
          <w:tcPr>
            <w:tcW w:w="820" w:type="dxa"/>
            <w:vAlign w:val="center"/>
          </w:tcPr>
          <w:p w14:paraId="5E0006FA" w14:textId="77777777" w:rsidR="00C60D85" w:rsidRDefault="00000000">
            <w:pPr>
              <w:spacing w:after="0"/>
              <w:rPr>
                <w:ins w:id="8964" w:author="Sean de Noronha | DRG" w:date="2026-09-29T16:58:00Z" w16du:dateUtc="2026-09-29T14:58:00Z"/>
                <w:rFonts w:cs="Arial"/>
                <w:sz w:val="13"/>
                <w:szCs w:val="13"/>
              </w:rPr>
            </w:pPr>
            <w:ins w:id="8965" w:author="Sean de Noronha | DRG" w:date="2026-09-29T16:58:00Z" w16du:dateUtc="2026-09-29T14:58:00Z">
              <w:r>
                <w:rPr>
                  <w:rFonts w:cs="Arial"/>
                  <w:sz w:val="13"/>
                  <w:szCs w:val="13"/>
                </w:rPr>
                <w:t>125</w:t>
              </w:r>
            </w:ins>
          </w:p>
        </w:tc>
        <w:tc>
          <w:tcPr>
            <w:tcW w:w="1100" w:type="dxa"/>
            <w:vAlign w:val="center"/>
          </w:tcPr>
          <w:p w14:paraId="5E0006FB" w14:textId="77777777" w:rsidR="00C60D85" w:rsidRDefault="00000000">
            <w:pPr>
              <w:spacing w:after="0"/>
              <w:rPr>
                <w:ins w:id="8966" w:author="Sean de Noronha | DRG" w:date="2026-09-29T16:58:00Z" w16du:dateUtc="2026-09-29T14:58:00Z"/>
                <w:rFonts w:cs="Arial"/>
                <w:sz w:val="13"/>
                <w:szCs w:val="13"/>
              </w:rPr>
            </w:pPr>
            <w:ins w:id="8967" w:author="Sean de Noronha | DRG" w:date="2026-09-29T16:58:00Z" w16du:dateUtc="2026-09-29T14:58:00Z">
              <w:r>
                <w:rPr>
                  <w:rFonts w:cs="Arial"/>
                  <w:sz w:val="13"/>
                  <w:szCs w:val="13"/>
                </w:rPr>
                <w:t>7.96 (16.9)</w:t>
              </w:r>
            </w:ins>
          </w:p>
        </w:tc>
        <w:tc>
          <w:tcPr>
            <w:tcW w:w="700" w:type="dxa"/>
            <w:vAlign w:val="center"/>
          </w:tcPr>
          <w:p w14:paraId="5E0006FC" w14:textId="77777777" w:rsidR="00C60D85" w:rsidRDefault="00000000">
            <w:pPr>
              <w:spacing w:after="0"/>
              <w:rPr>
                <w:ins w:id="8968" w:author="Sean de Noronha | DRG" w:date="2026-09-29T16:58:00Z" w16du:dateUtc="2026-09-29T14:58:00Z"/>
                <w:rFonts w:cs="Arial"/>
                <w:sz w:val="13"/>
                <w:szCs w:val="13"/>
              </w:rPr>
            </w:pPr>
            <w:ins w:id="8969" w:author="Sean de Noronha | DRG" w:date="2026-09-29T16:58:00Z" w16du:dateUtc="2026-09-29T14:58:00Z">
              <w:r>
                <w:rPr>
                  <w:rFonts w:cs="Arial"/>
                  <w:sz w:val="13"/>
                  <w:szCs w:val="13"/>
                </w:rPr>
                <w:t>0.636</w:t>
              </w:r>
            </w:ins>
          </w:p>
        </w:tc>
      </w:tr>
      <w:tr w:rsidR="00C60D85" w14:paraId="0584B554" w14:textId="77777777">
        <w:trPr>
          <w:jc w:val="center"/>
          <w:ins w:id="8970" w:author="Sean de Noronha | DRG" w:date="2026-09-29T16:58:00Z"/>
        </w:trPr>
        <w:tc>
          <w:tcPr>
            <w:tcW w:w="560" w:type="dxa"/>
            <w:vAlign w:val="center"/>
          </w:tcPr>
          <w:p w14:paraId="5E0006FD" w14:textId="77777777" w:rsidR="00C60D85" w:rsidRDefault="00000000">
            <w:pPr>
              <w:spacing w:after="0"/>
              <w:rPr>
                <w:ins w:id="8971" w:author="Sean de Noronha | DRG" w:date="2026-09-29T16:58:00Z" w16du:dateUtc="2026-09-29T14:58:00Z"/>
                <w:rFonts w:cs="Arial"/>
                <w:sz w:val="13"/>
                <w:szCs w:val="13"/>
              </w:rPr>
            </w:pPr>
            <w:ins w:id="8972" w:author="Sean de Noronha | DRG" w:date="2026-09-29T16:58:00Z" w16du:dateUtc="2026-09-29T14:58:00Z">
              <w:r>
                <w:rPr>
                  <w:rFonts w:cs="Arial"/>
                  <w:sz w:val="13"/>
                  <w:szCs w:val="13"/>
                </w:rPr>
                <w:t>114</w:t>
              </w:r>
            </w:ins>
          </w:p>
        </w:tc>
        <w:tc>
          <w:tcPr>
            <w:tcW w:w="500" w:type="dxa"/>
            <w:vAlign w:val="center"/>
          </w:tcPr>
          <w:p w14:paraId="5E0006FE" w14:textId="77777777" w:rsidR="00C60D85" w:rsidRDefault="00000000">
            <w:pPr>
              <w:spacing w:after="0"/>
              <w:rPr>
                <w:ins w:id="8973" w:author="Sean de Noronha | DRG" w:date="2026-09-29T16:58:00Z" w16du:dateUtc="2026-09-29T14:58:00Z"/>
                <w:rFonts w:cs="Arial"/>
                <w:sz w:val="13"/>
                <w:szCs w:val="13"/>
              </w:rPr>
            </w:pPr>
            <w:ins w:id="8974" w:author="Sean de Noronha | DRG" w:date="2026-09-29T16:58:00Z" w16du:dateUtc="2026-09-29T14:58:00Z">
              <w:r>
                <w:rPr>
                  <w:rFonts w:cs="Arial"/>
                  <w:sz w:val="13"/>
                  <w:szCs w:val="13"/>
                </w:rPr>
                <w:t>T2</w:t>
              </w:r>
            </w:ins>
          </w:p>
        </w:tc>
        <w:tc>
          <w:tcPr>
            <w:tcW w:w="660" w:type="dxa"/>
            <w:vAlign w:val="center"/>
          </w:tcPr>
          <w:p w14:paraId="5E0006FF" w14:textId="77777777" w:rsidR="00C60D85" w:rsidRDefault="00000000">
            <w:pPr>
              <w:spacing w:after="0"/>
              <w:rPr>
                <w:ins w:id="8975" w:author="Sean de Noronha | DRG" w:date="2026-09-29T16:58:00Z" w16du:dateUtc="2026-09-29T14:58:00Z"/>
                <w:rFonts w:cs="Arial"/>
                <w:sz w:val="13"/>
                <w:szCs w:val="13"/>
              </w:rPr>
            </w:pPr>
            <w:ins w:id="8976" w:author="Sean de Noronha | DRG" w:date="2026-09-29T16:58:00Z" w16du:dateUtc="2026-09-29T14:58:00Z">
              <w:r>
                <w:rPr>
                  <w:rFonts w:cs="Arial"/>
                  <w:sz w:val="13"/>
                  <w:szCs w:val="13"/>
                </w:rPr>
                <w:t>1</w:t>
              </w:r>
            </w:ins>
          </w:p>
        </w:tc>
        <w:tc>
          <w:tcPr>
            <w:tcW w:w="1920" w:type="dxa"/>
            <w:vAlign w:val="center"/>
          </w:tcPr>
          <w:p w14:paraId="5E000700" w14:textId="77777777" w:rsidR="00C60D85" w:rsidRDefault="00000000">
            <w:pPr>
              <w:spacing w:after="0"/>
              <w:rPr>
                <w:ins w:id="8977" w:author="Sean de Noronha | DRG" w:date="2026-09-29T16:58:00Z" w16du:dateUtc="2026-09-29T14:58:00Z"/>
                <w:rFonts w:cs="Arial"/>
                <w:sz w:val="13"/>
                <w:szCs w:val="13"/>
              </w:rPr>
            </w:pPr>
            <w:ins w:id="8978" w:author="Sean de Noronha | DRG" w:date="2026-09-29T16:58:00Z" w16du:dateUtc="2026-09-29T14:58:00Z">
              <w:r>
                <w:rPr>
                  <w:rFonts w:cs="Arial"/>
                  <w:sz w:val="13"/>
                  <w:szCs w:val="13"/>
                </w:rPr>
                <w:t>CSST, Manufacturer C, EHD 18</w:t>
              </w:r>
            </w:ins>
          </w:p>
        </w:tc>
        <w:tc>
          <w:tcPr>
            <w:tcW w:w="520" w:type="dxa"/>
            <w:vAlign w:val="center"/>
          </w:tcPr>
          <w:p w14:paraId="5E000701" w14:textId="77777777" w:rsidR="00C60D85" w:rsidRDefault="00000000">
            <w:pPr>
              <w:spacing w:after="0"/>
              <w:rPr>
                <w:ins w:id="8979" w:author="Sean de Noronha | DRG" w:date="2026-09-29T16:58:00Z" w16du:dateUtc="2026-09-29T14:58:00Z"/>
                <w:rFonts w:cs="Arial"/>
                <w:sz w:val="13"/>
                <w:szCs w:val="13"/>
              </w:rPr>
            </w:pPr>
            <w:ins w:id="8980" w:author="Sean de Noronha | DRG" w:date="2026-09-29T16:58:00Z" w16du:dateUtc="2026-09-29T14:58:00Z">
              <w:r>
                <w:rPr>
                  <w:rFonts w:cs="Arial"/>
                  <w:sz w:val="13"/>
                  <w:szCs w:val="13"/>
                </w:rPr>
                <w:t>NG</w:t>
              </w:r>
            </w:ins>
          </w:p>
        </w:tc>
        <w:tc>
          <w:tcPr>
            <w:tcW w:w="900" w:type="dxa"/>
            <w:vAlign w:val="center"/>
          </w:tcPr>
          <w:p w14:paraId="5E000702" w14:textId="77777777" w:rsidR="00C60D85" w:rsidRDefault="00000000">
            <w:pPr>
              <w:spacing w:after="0"/>
              <w:rPr>
                <w:ins w:id="8981" w:author="Sean de Noronha | DRG" w:date="2026-09-29T16:58:00Z" w16du:dateUtc="2026-09-29T14:58:00Z"/>
                <w:rFonts w:cs="Arial"/>
                <w:sz w:val="13"/>
                <w:szCs w:val="13"/>
              </w:rPr>
            </w:pPr>
            <w:ins w:id="8982" w:author="Sean de Noronha | DRG" w:date="2026-09-29T16:58:00Z" w16du:dateUtc="2026-09-29T14:58:00Z">
              <w:r>
                <w:rPr>
                  <w:rFonts w:cs="Arial"/>
                  <w:sz w:val="13"/>
                  <w:szCs w:val="13"/>
                </w:rPr>
                <w:t>4,360</w:t>
              </w:r>
            </w:ins>
          </w:p>
        </w:tc>
        <w:tc>
          <w:tcPr>
            <w:tcW w:w="800" w:type="dxa"/>
            <w:vAlign w:val="center"/>
          </w:tcPr>
          <w:p w14:paraId="5E000703" w14:textId="77777777" w:rsidR="00C60D85" w:rsidRDefault="00000000">
            <w:pPr>
              <w:spacing w:after="0"/>
              <w:rPr>
                <w:ins w:id="8983" w:author="Sean de Noronha | DRG" w:date="2026-09-29T16:58:00Z" w16du:dateUtc="2026-09-29T14:58:00Z"/>
                <w:rFonts w:cs="Arial"/>
                <w:sz w:val="13"/>
                <w:szCs w:val="13"/>
              </w:rPr>
            </w:pPr>
            <w:ins w:id="8984" w:author="Sean de Noronha | DRG" w:date="2026-09-29T16:58:00Z" w16du:dateUtc="2026-09-29T14:58:00Z">
              <w:r>
                <w:rPr>
                  <w:rFonts w:cs="Arial"/>
                  <w:sz w:val="13"/>
                  <w:szCs w:val="13"/>
                </w:rPr>
                <w:t>30 ft</w:t>
              </w:r>
            </w:ins>
          </w:p>
        </w:tc>
        <w:tc>
          <w:tcPr>
            <w:tcW w:w="880" w:type="dxa"/>
            <w:vAlign w:val="center"/>
          </w:tcPr>
          <w:p w14:paraId="5E000704" w14:textId="77777777" w:rsidR="00C60D85" w:rsidRDefault="00000000">
            <w:pPr>
              <w:spacing w:after="0"/>
              <w:rPr>
                <w:ins w:id="8985" w:author="Sean de Noronha | DRG" w:date="2026-09-29T16:58:00Z" w16du:dateUtc="2026-09-29T14:58:00Z"/>
                <w:rFonts w:cs="Arial"/>
                <w:sz w:val="13"/>
                <w:szCs w:val="13"/>
              </w:rPr>
            </w:pPr>
            <w:ins w:id="8986" w:author="Sean de Noronha | DRG" w:date="2026-09-29T16:58:00Z" w16du:dateUtc="2026-09-29T14:58:00Z">
              <w:r>
                <w:rPr>
                  <w:rFonts w:cs="Arial"/>
                  <w:sz w:val="13"/>
                  <w:szCs w:val="13"/>
                </w:rPr>
                <w:t>2.48</w:t>
              </w:r>
            </w:ins>
          </w:p>
        </w:tc>
        <w:tc>
          <w:tcPr>
            <w:tcW w:w="820" w:type="dxa"/>
            <w:vAlign w:val="center"/>
          </w:tcPr>
          <w:p w14:paraId="5E000705" w14:textId="77777777" w:rsidR="00C60D85" w:rsidRDefault="00000000">
            <w:pPr>
              <w:spacing w:after="0"/>
              <w:rPr>
                <w:ins w:id="8987" w:author="Sean de Noronha | DRG" w:date="2026-09-29T16:58:00Z" w16du:dateUtc="2026-09-29T14:58:00Z"/>
                <w:rFonts w:cs="Arial"/>
                <w:sz w:val="13"/>
                <w:szCs w:val="13"/>
              </w:rPr>
            </w:pPr>
            <w:ins w:id="8988" w:author="Sean de Noronha | DRG" w:date="2026-09-29T16:58:00Z" w16du:dateUtc="2026-09-29T14:58:00Z">
              <w:r>
                <w:rPr>
                  <w:rFonts w:cs="Arial"/>
                  <w:sz w:val="13"/>
                  <w:szCs w:val="13"/>
                </w:rPr>
                <w:t>747</w:t>
              </w:r>
            </w:ins>
          </w:p>
        </w:tc>
        <w:tc>
          <w:tcPr>
            <w:tcW w:w="1100" w:type="dxa"/>
            <w:vAlign w:val="center"/>
          </w:tcPr>
          <w:p w14:paraId="5E000706" w14:textId="77777777" w:rsidR="00C60D85" w:rsidRDefault="00000000">
            <w:pPr>
              <w:spacing w:after="0"/>
              <w:rPr>
                <w:ins w:id="8989" w:author="Sean de Noronha | DRG" w:date="2026-09-29T16:58:00Z" w16du:dateUtc="2026-09-29T14:58:00Z"/>
                <w:rFonts w:cs="Arial"/>
                <w:sz w:val="13"/>
                <w:szCs w:val="13"/>
              </w:rPr>
            </w:pPr>
            <w:ins w:id="8990" w:author="Sean de Noronha | DRG" w:date="2026-09-29T16:58:00Z" w16du:dateUtc="2026-09-29T14:58:00Z">
              <w:r>
                <w:rPr>
                  <w:rFonts w:cs="Arial"/>
                  <w:sz w:val="13"/>
                  <w:szCs w:val="13"/>
                </w:rPr>
                <w:t>54.9 (116)</w:t>
              </w:r>
            </w:ins>
          </w:p>
        </w:tc>
        <w:tc>
          <w:tcPr>
            <w:tcW w:w="700" w:type="dxa"/>
            <w:vAlign w:val="center"/>
          </w:tcPr>
          <w:p w14:paraId="5E000707" w14:textId="77777777" w:rsidR="00C60D85" w:rsidRDefault="00000000">
            <w:pPr>
              <w:spacing w:after="0"/>
              <w:rPr>
                <w:ins w:id="8991" w:author="Sean de Noronha | DRG" w:date="2026-09-29T16:58:00Z" w16du:dateUtc="2026-09-29T14:58:00Z"/>
                <w:rFonts w:cs="Arial"/>
                <w:sz w:val="13"/>
                <w:szCs w:val="13"/>
              </w:rPr>
            </w:pPr>
            <w:ins w:id="8992" w:author="Sean de Noronha | DRG" w:date="2026-09-29T16:58:00Z" w16du:dateUtc="2026-09-29T14:58:00Z">
              <w:r>
                <w:rPr>
                  <w:rFonts w:cs="Arial"/>
                  <w:sz w:val="13"/>
                  <w:szCs w:val="13"/>
                </w:rPr>
                <w:t>4.37</w:t>
              </w:r>
            </w:ins>
          </w:p>
        </w:tc>
      </w:tr>
      <w:tr w:rsidR="00C60D85" w14:paraId="4F2D1542" w14:textId="77777777">
        <w:trPr>
          <w:jc w:val="center"/>
          <w:ins w:id="8993" w:author="Sean de Noronha | DRG" w:date="2026-09-29T16:58:00Z"/>
        </w:trPr>
        <w:tc>
          <w:tcPr>
            <w:tcW w:w="560" w:type="dxa"/>
            <w:vAlign w:val="center"/>
          </w:tcPr>
          <w:p w14:paraId="5E000708" w14:textId="77777777" w:rsidR="00C60D85" w:rsidRDefault="00000000">
            <w:pPr>
              <w:spacing w:after="0"/>
              <w:rPr>
                <w:ins w:id="8994" w:author="Sean de Noronha | DRG" w:date="2026-09-29T16:58:00Z" w16du:dateUtc="2026-09-29T14:58:00Z"/>
                <w:rFonts w:cs="Arial"/>
                <w:sz w:val="13"/>
                <w:szCs w:val="13"/>
              </w:rPr>
            </w:pPr>
            <w:ins w:id="8995" w:author="Sean de Noronha | DRG" w:date="2026-09-29T16:58:00Z" w16du:dateUtc="2026-09-29T14:58:00Z">
              <w:r>
                <w:rPr>
                  <w:rFonts w:cs="Arial"/>
                  <w:sz w:val="13"/>
                  <w:szCs w:val="13"/>
                </w:rPr>
                <w:t>115</w:t>
              </w:r>
            </w:ins>
          </w:p>
        </w:tc>
        <w:tc>
          <w:tcPr>
            <w:tcW w:w="500" w:type="dxa"/>
            <w:vAlign w:val="center"/>
          </w:tcPr>
          <w:p w14:paraId="5E000709" w14:textId="77777777" w:rsidR="00C60D85" w:rsidRDefault="00000000">
            <w:pPr>
              <w:spacing w:after="0"/>
              <w:rPr>
                <w:ins w:id="8996" w:author="Sean de Noronha | DRG" w:date="2026-09-29T16:58:00Z" w16du:dateUtc="2026-09-29T14:58:00Z"/>
                <w:rFonts w:cs="Arial"/>
                <w:sz w:val="13"/>
                <w:szCs w:val="13"/>
              </w:rPr>
            </w:pPr>
            <w:ins w:id="8997" w:author="Sean de Noronha | DRG" w:date="2026-09-29T16:58:00Z" w16du:dateUtc="2026-09-29T14:58:00Z">
              <w:r>
                <w:rPr>
                  <w:rFonts w:cs="Arial"/>
                  <w:sz w:val="13"/>
                  <w:szCs w:val="13"/>
                </w:rPr>
                <w:t>T2</w:t>
              </w:r>
            </w:ins>
          </w:p>
        </w:tc>
        <w:tc>
          <w:tcPr>
            <w:tcW w:w="660" w:type="dxa"/>
            <w:vAlign w:val="center"/>
          </w:tcPr>
          <w:p w14:paraId="5E00070A" w14:textId="77777777" w:rsidR="00C60D85" w:rsidRDefault="00000000">
            <w:pPr>
              <w:spacing w:after="0"/>
              <w:rPr>
                <w:ins w:id="8998" w:author="Sean de Noronha | DRG" w:date="2026-09-29T16:58:00Z" w16du:dateUtc="2026-09-29T14:58:00Z"/>
                <w:rFonts w:cs="Arial"/>
                <w:sz w:val="13"/>
                <w:szCs w:val="13"/>
              </w:rPr>
            </w:pPr>
            <w:ins w:id="8999" w:author="Sean de Noronha | DRG" w:date="2026-09-29T16:58:00Z" w16du:dateUtc="2026-09-29T14:58:00Z">
              <w:r>
                <w:rPr>
                  <w:rFonts w:cs="Arial"/>
                  <w:sz w:val="13"/>
                  <w:szCs w:val="13"/>
                </w:rPr>
                <w:t>1</w:t>
              </w:r>
            </w:ins>
          </w:p>
        </w:tc>
        <w:tc>
          <w:tcPr>
            <w:tcW w:w="1920" w:type="dxa"/>
            <w:vAlign w:val="center"/>
          </w:tcPr>
          <w:p w14:paraId="5E00070B" w14:textId="77777777" w:rsidR="00C60D85" w:rsidRDefault="00000000">
            <w:pPr>
              <w:spacing w:after="0"/>
              <w:rPr>
                <w:ins w:id="9000" w:author="Sean de Noronha | DRG" w:date="2026-09-29T16:58:00Z" w16du:dateUtc="2026-09-29T14:58:00Z"/>
                <w:rFonts w:cs="Arial"/>
                <w:sz w:val="13"/>
                <w:szCs w:val="13"/>
              </w:rPr>
            </w:pPr>
            <w:ins w:id="9001" w:author="Sean de Noronha | DRG" w:date="2026-09-29T16:58:00Z" w16du:dateUtc="2026-09-29T14:58:00Z">
              <w:r>
                <w:rPr>
                  <w:rFonts w:cs="Arial"/>
                  <w:sz w:val="13"/>
                  <w:szCs w:val="13"/>
                </w:rPr>
                <w:t>CSST, Manufacturer C, EHD 18</w:t>
              </w:r>
            </w:ins>
          </w:p>
        </w:tc>
        <w:tc>
          <w:tcPr>
            <w:tcW w:w="520" w:type="dxa"/>
            <w:vAlign w:val="center"/>
          </w:tcPr>
          <w:p w14:paraId="5E00070C" w14:textId="77777777" w:rsidR="00C60D85" w:rsidRDefault="00000000">
            <w:pPr>
              <w:spacing w:after="0"/>
              <w:rPr>
                <w:ins w:id="9002" w:author="Sean de Noronha | DRG" w:date="2026-09-29T16:58:00Z" w16du:dateUtc="2026-09-29T14:58:00Z"/>
                <w:rFonts w:cs="Arial"/>
                <w:sz w:val="13"/>
                <w:szCs w:val="13"/>
              </w:rPr>
            </w:pPr>
            <w:ins w:id="9003" w:author="Sean de Noronha | DRG" w:date="2026-09-29T16:58:00Z" w16du:dateUtc="2026-09-29T14:58:00Z">
              <w:r>
                <w:rPr>
                  <w:rFonts w:cs="Arial"/>
                  <w:sz w:val="13"/>
                  <w:szCs w:val="13"/>
                </w:rPr>
                <w:t>NG</w:t>
              </w:r>
            </w:ins>
          </w:p>
        </w:tc>
        <w:tc>
          <w:tcPr>
            <w:tcW w:w="900" w:type="dxa"/>
            <w:vAlign w:val="center"/>
          </w:tcPr>
          <w:p w14:paraId="5E00070D" w14:textId="77777777" w:rsidR="00C60D85" w:rsidRDefault="00000000">
            <w:pPr>
              <w:spacing w:after="0"/>
              <w:rPr>
                <w:ins w:id="9004" w:author="Sean de Noronha | DRG" w:date="2026-09-29T16:58:00Z" w16du:dateUtc="2026-09-29T14:58:00Z"/>
                <w:rFonts w:cs="Arial"/>
                <w:sz w:val="13"/>
                <w:szCs w:val="13"/>
              </w:rPr>
            </w:pPr>
            <w:ins w:id="9005" w:author="Sean de Noronha | DRG" w:date="2026-09-29T16:58:00Z" w16du:dateUtc="2026-09-29T14:58:00Z">
              <w:r>
                <w:rPr>
                  <w:rFonts w:cs="Arial"/>
                  <w:sz w:val="13"/>
                  <w:szCs w:val="13"/>
                </w:rPr>
                <w:t>3,670</w:t>
              </w:r>
            </w:ins>
          </w:p>
        </w:tc>
        <w:tc>
          <w:tcPr>
            <w:tcW w:w="800" w:type="dxa"/>
            <w:vAlign w:val="center"/>
          </w:tcPr>
          <w:p w14:paraId="5E00070E" w14:textId="77777777" w:rsidR="00C60D85" w:rsidRDefault="00000000">
            <w:pPr>
              <w:spacing w:after="0"/>
              <w:rPr>
                <w:ins w:id="9006" w:author="Sean de Noronha | DRG" w:date="2026-09-29T16:58:00Z" w16du:dateUtc="2026-09-29T14:58:00Z"/>
                <w:rFonts w:cs="Arial"/>
                <w:sz w:val="13"/>
                <w:szCs w:val="13"/>
              </w:rPr>
            </w:pPr>
            <w:ins w:id="9007" w:author="Sean de Noronha | DRG" w:date="2026-09-29T16:58:00Z" w16du:dateUtc="2026-09-29T14:58:00Z">
              <w:r>
                <w:rPr>
                  <w:rFonts w:cs="Arial"/>
                  <w:sz w:val="13"/>
                  <w:szCs w:val="13"/>
                </w:rPr>
                <w:t>50 ft</w:t>
              </w:r>
            </w:ins>
          </w:p>
        </w:tc>
        <w:tc>
          <w:tcPr>
            <w:tcW w:w="880" w:type="dxa"/>
            <w:vAlign w:val="center"/>
          </w:tcPr>
          <w:p w14:paraId="5E00070F" w14:textId="77777777" w:rsidR="00C60D85" w:rsidRDefault="00000000">
            <w:pPr>
              <w:spacing w:after="0"/>
              <w:rPr>
                <w:ins w:id="9008" w:author="Sean de Noronha | DRG" w:date="2026-09-29T16:58:00Z" w16du:dateUtc="2026-09-29T14:58:00Z"/>
                <w:rFonts w:cs="Arial"/>
                <w:sz w:val="13"/>
                <w:szCs w:val="13"/>
              </w:rPr>
            </w:pPr>
            <w:ins w:id="9009" w:author="Sean de Noronha | DRG" w:date="2026-09-29T16:58:00Z" w16du:dateUtc="2026-09-29T14:58:00Z">
              <w:r>
                <w:rPr>
                  <w:rFonts w:cs="Arial"/>
                  <w:sz w:val="13"/>
                  <w:szCs w:val="13"/>
                </w:rPr>
                <w:t>2.48</w:t>
              </w:r>
            </w:ins>
          </w:p>
        </w:tc>
        <w:tc>
          <w:tcPr>
            <w:tcW w:w="820" w:type="dxa"/>
            <w:vAlign w:val="center"/>
          </w:tcPr>
          <w:p w14:paraId="5E000710" w14:textId="77777777" w:rsidR="00C60D85" w:rsidRDefault="00000000">
            <w:pPr>
              <w:spacing w:after="0"/>
              <w:rPr>
                <w:ins w:id="9010" w:author="Sean de Noronha | DRG" w:date="2026-09-29T16:58:00Z" w16du:dateUtc="2026-09-29T14:58:00Z"/>
                <w:rFonts w:cs="Arial"/>
                <w:sz w:val="13"/>
                <w:szCs w:val="13"/>
              </w:rPr>
            </w:pPr>
            <w:ins w:id="9011" w:author="Sean de Noronha | DRG" w:date="2026-09-29T16:58:00Z" w16du:dateUtc="2026-09-29T14:58:00Z">
              <w:r>
                <w:rPr>
                  <w:rFonts w:cs="Arial"/>
                  <w:sz w:val="13"/>
                  <w:szCs w:val="13"/>
                </w:rPr>
                <w:t>747</w:t>
              </w:r>
            </w:ins>
          </w:p>
        </w:tc>
        <w:tc>
          <w:tcPr>
            <w:tcW w:w="1100" w:type="dxa"/>
            <w:vAlign w:val="center"/>
          </w:tcPr>
          <w:p w14:paraId="5E000711" w14:textId="77777777" w:rsidR="00C60D85" w:rsidRDefault="00000000">
            <w:pPr>
              <w:spacing w:after="0"/>
              <w:rPr>
                <w:ins w:id="9012" w:author="Sean de Noronha | DRG" w:date="2026-09-29T16:58:00Z" w16du:dateUtc="2026-09-29T14:58:00Z"/>
                <w:rFonts w:cs="Arial"/>
                <w:sz w:val="13"/>
                <w:szCs w:val="13"/>
              </w:rPr>
            </w:pPr>
            <w:ins w:id="9013" w:author="Sean de Noronha | DRG" w:date="2026-09-29T16:58:00Z" w16du:dateUtc="2026-09-29T14:58:00Z">
              <w:r>
                <w:rPr>
                  <w:rFonts w:cs="Arial"/>
                  <w:sz w:val="13"/>
                  <w:szCs w:val="13"/>
                </w:rPr>
                <w:t>46.2 (97.8)</w:t>
              </w:r>
            </w:ins>
          </w:p>
        </w:tc>
        <w:tc>
          <w:tcPr>
            <w:tcW w:w="700" w:type="dxa"/>
            <w:vAlign w:val="center"/>
          </w:tcPr>
          <w:p w14:paraId="5E000712" w14:textId="77777777" w:rsidR="00C60D85" w:rsidRDefault="00000000">
            <w:pPr>
              <w:spacing w:after="0"/>
              <w:rPr>
                <w:ins w:id="9014" w:author="Sean de Noronha | DRG" w:date="2026-09-29T16:58:00Z" w16du:dateUtc="2026-09-29T14:58:00Z"/>
                <w:rFonts w:cs="Arial"/>
                <w:sz w:val="13"/>
                <w:szCs w:val="13"/>
              </w:rPr>
            </w:pPr>
            <w:ins w:id="9015" w:author="Sean de Noronha | DRG" w:date="2026-09-29T16:58:00Z" w16du:dateUtc="2026-09-29T14:58:00Z">
              <w:r>
                <w:rPr>
                  <w:rFonts w:cs="Arial"/>
                  <w:sz w:val="13"/>
                  <w:szCs w:val="13"/>
                </w:rPr>
                <w:t>3.67</w:t>
              </w:r>
            </w:ins>
          </w:p>
        </w:tc>
      </w:tr>
      <w:tr w:rsidR="00C60D85" w14:paraId="0F95523B" w14:textId="77777777">
        <w:trPr>
          <w:jc w:val="center"/>
          <w:ins w:id="9016" w:author="Sean de Noronha | DRG" w:date="2026-09-29T16:58:00Z"/>
        </w:trPr>
        <w:tc>
          <w:tcPr>
            <w:tcW w:w="560" w:type="dxa"/>
            <w:vAlign w:val="center"/>
          </w:tcPr>
          <w:p w14:paraId="5E000713" w14:textId="77777777" w:rsidR="00C60D85" w:rsidRDefault="00000000">
            <w:pPr>
              <w:spacing w:after="0"/>
              <w:rPr>
                <w:ins w:id="9017" w:author="Sean de Noronha | DRG" w:date="2026-09-29T16:58:00Z" w16du:dateUtc="2026-09-29T14:58:00Z"/>
                <w:rFonts w:cs="Arial"/>
                <w:sz w:val="13"/>
                <w:szCs w:val="13"/>
              </w:rPr>
            </w:pPr>
            <w:ins w:id="9018" w:author="Sean de Noronha | DRG" w:date="2026-09-29T16:58:00Z" w16du:dateUtc="2026-09-29T14:58:00Z">
              <w:r>
                <w:rPr>
                  <w:rFonts w:cs="Arial"/>
                  <w:sz w:val="13"/>
                  <w:szCs w:val="13"/>
                </w:rPr>
                <w:t>116</w:t>
              </w:r>
            </w:ins>
          </w:p>
        </w:tc>
        <w:tc>
          <w:tcPr>
            <w:tcW w:w="500" w:type="dxa"/>
            <w:vAlign w:val="center"/>
          </w:tcPr>
          <w:p w14:paraId="5E000714" w14:textId="77777777" w:rsidR="00C60D85" w:rsidRDefault="00000000">
            <w:pPr>
              <w:spacing w:after="0"/>
              <w:rPr>
                <w:ins w:id="9019" w:author="Sean de Noronha | DRG" w:date="2026-09-29T16:58:00Z" w16du:dateUtc="2026-09-29T14:58:00Z"/>
                <w:rFonts w:cs="Arial"/>
                <w:sz w:val="13"/>
                <w:szCs w:val="13"/>
              </w:rPr>
            </w:pPr>
            <w:ins w:id="9020" w:author="Sean de Noronha | DRG" w:date="2026-09-29T16:58:00Z" w16du:dateUtc="2026-09-29T14:58:00Z">
              <w:r>
                <w:rPr>
                  <w:rFonts w:cs="Arial"/>
                  <w:sz w:val="13"/>
                  <w:szCs w:val="13"/>
                </w:rPr>
                <w:t>T2</w:t>
              </w:r>
            </w:ins>
          </w:p>
        </w:tc>
        <w:tc>
          <w:tcPr>
            <w:tcW w:w="660" w:type="dxa"/>
            <w:vAlign w:val="center"/>
          </w:tcPr>
          <w:p w14:paraId="5E000715" w14:textId="77777777" w:rsidR="00C60D85" w:rsidRDefault="00000000">
            <w:pPr>
              <w:spacing w:after="0"/>
              <w:rPr>
                <w:ins w:id="9021" w:author="Sean de Noronha | DRG" w:date="2026-09-29T16:58:00Z" w16du:dateUtc="2026-09-29T14:58:00Z"/>
                <w:rFonts w:cs="Arial"/>
                <w:sz w:val="13"/>
                <w:szCs w:val="13"/>
              </w:rPr>
            </w:pPr>
            <w:ins w:id="9022" w:author="Sean de Noronha | DRG" w:date="2026-09-29T16:58:00Z" w16du:dateUtc="2026-09-29T14:58:00Z">
              <w:r>
                <w:rPr>
                  <w:rFonts w:cs="Arial"/>
                  <w:sz w:val="13"/>
                  <w:szCs w:val="13"/>
                </w:rPr>
                <w:t>1</w:t>
              </w:r>
            </w:ins>
          </w:p>
        </w:tc>
        <w:tc>
          <w:tcPr>
            <w:tcW w:w="1920" w:type="dxa"/>
            <w:vAlign w:val="center"/>
          </w:tcPr>
          <w:p w14:paraId="5E000716" w14:textId="77777777" w:rsidR="00C60D85" w:rsidRDefault="00000000">
            <w:pPr>
              <w:spacing w:after="0"/>
              <w:rPr>
                <w:ins w:id="9023" w:author="Sean de Noronha | DRG" w:date="2026-09-29T16:58:00Z" w16du:dateUtc="2026-09-29T14:58:00Z"/>
                <w:rFonts w:cs="Arial"/>
                <w:sz w:val="13"/>
                <w:szCs w:val="13"/>
              </w:rPr>
            </w:pPr>
            <w:ins w:id="9024" w:author="Sean de Noronha | DRG" w:date="2026-09-29T16:58:00Z" w16du:dateUtc="2026-09-29T14:58:00Z">
              <w:r>
                <w:rPr>
                  <w:rFonts w:cs="Arial"/>
                  <w:sz w:val="13"/>
                  <w:szCs w:val="13"/>
                </w:rPr>
                <w:t>CSST, Manufacturer C, EHD 18</w:t>
              </w:r>
            </w:ins>
          </w:p>
        </w:tc>
        <w:tc>
          <w:tcPr>
            <w:tcW w:w="520" w:type="dxa"/>
            <w:vAlign w:val="center"/>
          </w:tcPr>
          <w:p w14:paraId="5E000717" w14:textId="77777777" w:rsidR="00C60D85" w:rsidRDefault="00000000">
            <w:pPr>
              <w:spacing w:after="0"/>
              <w:rPr>
                <w:ins w:id="9025" w:author="Sean de Noronha | DRG" w:date="2026-09-29T16:58:00Z" w16du:dateUtc="2026-09-29T14:58:00Z"/>
                <w:rFonts w:cs="Arial"/>
                <w:sz w:val="13"/>
                <w:szCs w:val="13"/>
              </w:rPr>
            </w:pPr>
            <w:ins w:id="9026" w:author="Sean de Noronha | DRG" w:date="2026-09-29T16:58:00Z" w16du:dateUtc="2026-09-29T14:58:00Z">
              <w:r>
                <w:rPr>
                  <w:rFonts w:cs="Arial"/>
                  <w:sz w:val="13"/>
                  <w:szCs w:val="13"/>
                </w:rPr>
                <w:t>NG</w:t>
              </w:r>
            </w:ins>
          </w:p>
        </w:tc>
        <w:tc>
          <w:tcPr>
            <w:tcW w:w="900" w:type="dxa"/>
            <w:vAlign w:val="center"/>
          </w:tcPr>
          <w:p w14:paraId="5E000718" w14:textId="77777777" w:rsidR="00C60D85" w:rsidRDefault="00000000">
            <w:pPr>
              <w:spacing w:after="0"/>
              <w:rPr>
                <w:ins w:id="9027" w:author="Sean de Noronha | DRG" w:date="2026-09-29T16:58:00Z" w16du:dateUtc="2026-09-29T14:58:00Z"/>
                <w:rFonts w:cs="Arial"/>
                <w:sz w:val="13"/>
                <w:szCs w:val="13"/>
              </w:rPr>
            </w:pPr>
            <w:ins w:id="9028" w:author="Sean de Noronha | DRG" w:date="2026-09-29T16:58:00Z" w16du:dateUtc="2026-09-29T14:58:00Z">
              <w:r>
                <w:rPr>
                  <w:rFonts w:cs="Arial"/>
                  <w:sz w:val="13"/>
                  <w:szCs w:val="13"/>
                </w:rPr>
                <w:t>2,960</w:t>
              </w:r>
            </w:ins>
          </w:p>
        </w:tc>
        <w:tc>
          <w:tcPr>
            <w:tcW w:w="800" w:type="dxa"/>
            <w:vAlign w:val="center"/>
          </w:tcPr>
          <w:p w14:paraId="5E000719" w14:textId="77777777" w:rsidR="00C60D85" w:rsidRDefault="00000000">
            <w:pPr>
              <w:spacing w:after="0"/>
              <w:rPr>
                <w:ins w:id="9029" w:author="Sean de Noronha | DRG" w:date="2026-09-29T16:58:00Z" w16du:dateUtc="2026-09-29T14:58:00Z"/>
                <w:rFonts w:cs="Arial"/>
                <w:sz w:val="13"/>
                <w:szCs w:val="13"/>
              </w:rPr>
            </w:pPr>
            <w:ins w:id="9030" w:author="Sean de Noronha | DRG" w:date="2026-09-29T16:58:00Z" w16du:dateUtc="2026-09-29T14:58:00Z">
              <w:r>
                <w:rPr>
                  <w:rFonts w:cs="Arial"/>
                  <w:sz w:val="13"/>
                  <w:szCs w:val="13"/>
                </w:rPr>
                <w:t>80 ft</w:t>
              </w:r>
            </w:ins>
          </w:p>
        </w:tc>
        <w:tc>
          <w:tcPr>
            <w:tcW w:w="880" w:type="dxa"/>
            <w:vAlign w:val="center"/>
          </w:tcPr>
          <w:p w14:paraId="5E00071A" w14:textId="77777777" w:rsidR="00C60D85" w:rsidRDefault="00000000">
            <w:pPr>
              <w:spacing w:after="0"/>
              <w:rPr>
                <w:ins w:id="9031" w:author="Sean de Noronha | DRG" w:date="2026-09-29T16:58:00Z" w16du:dateUtc="2026-09-29T14:58:00Z"/>
                <w:rFonts w:cs="Arial"/>
                <w:sz w:val="13"/>
                <w:szCs w:val="13"/>
              </w:rPr>
            </w:pPr>
            <w:ins w:id="9032" w:author="Sean de Noronha | DRG" w:date="2026-09-29T16:58:00Z" w16du:dateUtc="2026-09-29T14:58:00Z">
              <w:r>
                <w:rPr>
                  <w:rFonts w:cs="Arial"/>
                  <w:sz w:val="13"/>
                  <w:szCs w:val="13"/>
                </w:rPr>
                <w:t>2.48</w:t>
              </w:r>
            </w:ins>
          </w:p>
        </w:tc>
        <w:tc>
          <w:tcPr>
            <w:tcW w:w="820" w:type="dxa"/>
            <w:vAlign w:val="center"/>
          </w:tcPr>
          <w:p w14:paraId="5E00071B" w14:textId="77777777" w:rsidR="00C60D85" w:rsidRDefault="00000000">
            <w:pPr>
              <w:spacing w:after="0"/>
              <w:rPr>
                <w:ins w:id="9033" w:author="Sean de Noronha | DRG" w:date="2026-09-29T16:58:00Z" w16du:dateUtc="2026-09-29T14:58:00Z"/>
                <w:rFonts w:cs="Arial"/>
                <w:sz w:val="13"/>
                <w:szCs w:val="13"/>
              </w:rPr>
            </w:pPr>
            <w:ins w:id="9034" w:author="Sean de Noronha | DRG" w:date="2026-09-29T16:58:00Z" w16du:dateUtc="2026-09-29T14:58:00Z">
              <w:r>
                <w:rPr>
                  <w:rFonts w:cs="Arial"/>
                  <w:sz w:val="13"/>
                  <w:szCs w:val="13"/>
                </w:rPr>
                <w:t>747</w:t>
              </w:r>
            </w:ins>
          </w:p>
        </w:tc>
        <w:tc>
          <w:tcPr>
            <w:tcW w:w="1100" w:type="dxa"/>
            <w:vAlign w:val="center"/>
          </w:tcPr>
          <w:p w14:paraId="5E00071C" w14:textId="77777777" w:rsidR="00C60D85" w:rsidRDefault="00000000">
            <w:pPr>
              <w:spacing w:after="0"/>
              <w:rPr>
                <w:ins w:id="9035" w:author="Sean de Noronha | DRG" w:date="2026-09-29T16:58:00Z" w16du:dateUtc="2026-09-29T14:58:00Z"/>
                <w:rFonts w:cs="Arial"/>
                <w:sz w:val="13"/>
                <w:szCs w:val="13"/>
              </w:rPr>
            </w:pPr>
            <w:ins w:id="9036" w:author="Sean de Noronha | DRG" w:date="2026-09-29T16:58:00Z" w16du:dateUtc="2026-09-29T14:58:00Z">
              <w:r>
                <w:rPr>
                  <w:rFonts w:cs="Arial"/>
                  <w:sz w:val="13"/>
                  <w:szCs w:val="13"/>
                </w:rPr>
                <w:t>37.2 (78.9)</w:t>
              </w:r>
            </w:ins>
          </w:p>
        </w:tc>
        <w:tc>
          <w:tcPr>
            <w:tcW w:w="700" w:type="dxa"/>
            <w:vAlign w:val="center"/>
          </w:tcPr>
          <w:p w14:paraId="5E00071D" w14:textId="77777777" w:rsidR="00C60D85" w:rsidRDefault="00000000">
            <w:pPr>
              <w:spacing w:after="0"/>
              <w:rPr>
                <w:ins w:id="9037" w:author="Sean de Noronha | DRG" w:date="2026-09-29T16:58:00Z" w16du:dateUtc="2026-09-29T14:58:00Z"/>
                <w:rFonts w:cs="Arial"/>
                <w:sz w:val="13"/>
                <w:szCs w:val="13"/>
              </w:rPr>
            </w:pPr>
            <w:ins w:id="9038" w:author="Sean de Noronha | DRG" w:date="2026-09-29T16:58:00Z" w16du:dateUtc="2026-09-29T14:58:00Z">
              <w:r>
                <w:rPr>
                  <w:rFonts w:cs="Arial"/>
                  <w:sz w:val="13"/>
                  <w:szCs w:val="13"/>
                </w:rPr>
                <w:t>2.96</w:t>
              </w:r>
            </w:ins>
          </w:p>
        </w:tc>
      </w:tr>
      <w:tr w:rsidR="00C60D85" w14:paraId="6E805F52" w14:textId="77777777">
        <w:trPr>
          <w:jc w:val="center"/>
          <w:ins w:id="9039" w:author="Sean de Noronha | DRG" w:date="2026-09-29T16:58:00Z"/>
        </w:trPr>
        <w:tc>
          <w:tcPr>
            <w:tcW w:w="560" w:type="dxa"/>
            <w:vAlign w:val="center"/>
          </w:tcPr>
          <w:p w14:paraId="5E00071E" w14:textId="77777777" w:rsidR="00C60D85" w:rsidRDefault="00000000">
            <w:pPr>
              <w:spacing w:after="0"/>
              <w:rPr>
                <w:ins w:id="9040" w:author="Sean de Noronha | DRG" w:date="2026-09-29T16:58:00Z" w16du:dateUtc="2026-09-29T14:58:00Z"/>
                <w:rFonts w:cs="Arial"/>
                <w:sz w:val="13"/>
                <w:szCs w:val="13"/>
              </w:rPr>
            </w:pPr>
            <w:ins w:id="9041" w:author="Sean de Noronha | DRG" w:date="2026-09-29T16:58:00Z" w16du:dateUtc="2026-09-29T14:58:00Z">
              <w:r>
                <w:rPr>
                  <w:rFonts w:cs="Arial"/>
                  <w:sz w:val="13"/>
                  <w:szCs w:val="13"/>
                </w:rPr>
                <w:t>117</w:t>
              </w:r>
            </w:ins>
          </w:p>
        </w:tc>
        <w:tc>
          <w:tcPr>
            <w:tcW w:w="500" w:type="dxa"/>
            <w:vAlign w:val="center"/>
          </w:tcPr>
          <w:p w14:paraId="5E00071F" w14:textId="77777777" w:rsidR="00C60D85" w:rsidRDefault="00000000">
            <w:pPr>
              <w:spacing w:after="0"/>
              <w:rPr>
                <w:ins w:id="9042" w:author="Sean de Noronha | DRG" w:date="2026-09-29T16:58:00Z" w16du:dateUtc="2026-09-29T14:58:00Z"/>
                <w:rFonts w:cs="Arial"/>
                <w:sz w:val="13"/>
                <w:szCs w:val="13"/>
              </w:rPr>
            </w:pPr>
            <w:ins w:id="9043" w:author="Sean de Noronha | DRG" w:date="2026-09-29T16:58:00Z" w16du:dateUtc="2026-09-29T14:58:00Z">
              <w:r>
                <w:rPr>
                  <w:rFonts w:cs="Arial"/>
                  <w:sz w:val="13"/>
                  <w:szCs w:val="13"/>
                </w:rPr>
                <w:t>T2</w:t>
              </w:r>
            </w:ins>
          </w:p>
        </w:tc>
        <w:tc>
          <w:tcPr>
            <w:tcW w:w="660" w:type="dxa"/>
            <w:vAlign w:val="center"/>
          </w:tcPr>
          <w:p w14:paraId="5E000720" w14:textId="77777777" w:rsidR="00C60D85" w:rsidRDefault="00000000">
            <w:pPr>
              <w:spacing w:after="0"/>
              <w:rPr>
                <w:ins w:id="9044" w:author="Sean de Noronha | DRG" w:date="2026-09-29T16:58:00Z" w16du:dateUtc="2026-09-29T14:58:00Z"/>
                <w:rFonts w:cs="Arial"/>
                <w:sz w:val="13"/>
                <w:szCs w:val="13"/>
              </w:rPr>
            </w:pPr>
            <w:ins w:id="9045" w:author="Sean de Noronha | DRG" w:date="2026-09-29T16:58:00Z" w16du:dateUtc="2026-09-29T14:58:00Z">
              <w:r>
                <w:rPr>
                  <w:rFonts w:cs="Arial"/>
                  <w:sz w:val="13"/>
                  <w:szCs w:val="13"/>
                </w:rPr>
                <w:t>1</w:t>
              </w:r>
            </w:ins>
          </w:p>
        </w:tc>
        <w:tc>
          <w:tcPr>
            <w:tcW w:w="1920" w:type="dxa"/>
            <w:vAlign w:val="center"/>
          </w:tcPr>
          <w:p w14:paraId="5E000721" w14:textId="77777777" w:rsidR="00C60D85" w:rsidRDefault="00000000">
            <w:pPr>
              <w:spacing w:after="0"/>
              <w:rPr>
                <w:ins w:id="9046" w:author="Sean de Noronha | DRG" w:date="2026-09-29T16:58:00Z" w16du:dateUtc="2026-09-29T14:58:00Z"/>
                <w:rFonts w:cs="Arial"/>
                <w:sz w:val="13"/>
                <w:szCs w:val="13"/>
              </w:rPr>
            </w:pPr>
            <w:ins w:id="9047" w:author="Sean de Noronha | DRG" w:date="2026-09-29T16:58:00Z" w16du:dateUtc="2026-09-29T14:58:00Z">
              <w:r>
                <w:rPr>
                  <w:rFonts w:cs="Arial"/>
                  <w:sz w:val="13"/>
                  <w:szCs w:val="13"/>
                </w:rPr>
                <w:t>CSST, Manufacturer C, EHD 18</w:t>
              </w:r>
            </w:ins>
          </w:p>
        </w:tc>
        <w:tc>
          <w:tcPr>
            <w:tcW w:w="520" w:type="dxa"/>
            <w:vAlign w:val="center"/>
          </w:tcPr>
          <w:p w14:paraId="5E000722" w14:textId="77777777" w:rsidR="00C60D85" w:rsidRDefault="00000000">
            <w:pPr>
              <w:spacing w:after="0"/>
              <w:rPr>
                <w:ins w:id="9048" w:author="Sean de Noronha | DRG" w:date="2026-09-29T16:58:00Z" w16du:dateUtc="2026-09-29T14:58:00Z"/>
                <w:rFonts w:cs="Arial"/>
                <w:sz w:val="13"/>
                <w:szCs w:val="13"/>
              </w:rPr>
            </w:pPr>
            <w:ins w:id="9049" w:author="Sean de Noronha | DRG" w:date="2026-09-29T16:58:00Z" w16du:dateUtc="2026-09-29T14:58:00Z">
              <w:r>
                <w:rPr>
                  <w:rFonts w:cs="Arial"/>
                  <w:sz w:val="13"/>
                  <w:szCs w:val="13"/>
                </w:rPr>
                <w:t>NG</w:t>
              </w:r>
            </w:ins>
          </w:p>
        </w:tc>
        <w:tc>
          <w:tcPr>
            <w:tcW w:w="900" w:type="dxa"/>
            <w:vAlign w:val="center"/>
          </w:tcPr>
          <w:p w14:paraId="5E000723" w14:textId="77777777" w:rsidR="00C60D85" w:rsidRDefault="00000000">
            <w:pPr>
              <w:spacing w:after="0"/>
              <w:rPr>
                <w:ins w:id="9050" w:author="Sean de Noronha | DRG" w:date="2026-09-29T16:58:00Z" w16du:dateUtc="2026-09-29T14:58:00Z"/>
                <w:rFonts w:cs="Arial"/>
                <w:sz w:val="13"/>
                <w:szCs w:val="13"/>
              </w:rPr>
            </w:pPr>
            <w:ins w:id="9051" w:author="Sean de Noronha | DRG" w:date="2026-09-29T16:58:00Z" w16du:dateUtc="2026-09-29T14:58:00Z">
              <w:r>
                <w:rPr>
                  <w:rFonts w:cs="Arial"/>
                  <w:sz w:val="13"/>
                  <w:szCs w:val="13"/>
                </w:rPr>
                <w:t>2,670</w:t>
              </w:r>
            </w:ins>
          </w:p>
        </w:tc>
        <w:tc>
          <w:tcPr>
            <w:tcW w:w="800" w:type="dxa"/>
            <w:vAlign w:val="center"/>
          </w:tcPr>
          <w:p w14:paraId="5E000724" w14:textId="77777777" w:rsidR="00C60D85" w:rsidRDefault="00000000">
            <w:pPr>
              <w:spacing w:after="0"/>
              <w:rPr>
                <w:ins w:id="9052" w:author="Sean de Noronha | DRG" w:date="2026-09-29T16:58:00Z" w16du:dateUtc="2026-09-29T14:58:00Z"/>
                <w:rFonts w:cs="Arial"/>
                <w:sz w:val="13"/>
                <w:szCs w:val="13"/>
              </w:rPr>
            </w:pPr>
            <w:ins w:id="9053" w:author="Sean de Noronha | DRG" w:date="2026-09-29T16:58:00Z" w16du:dateUtc="2026-09-29T14:58:00Z">
              <w:r>
                <w:rPr>
                  <w:rFonts w:cs="Arial"/>
                  <w:sz w:val="13"/>
                  <w:szCs w:val="13"/>
                </w:rPr>
                <w:t>100 ft</w:t>
              </w:r>
            </w:ins>
          </w:p>
        </w:tc>
        <w:tc>
          <w:tcPr>
            <w:tcW w:w="880" w:type="dxa"/>
            <w:vAlign w:val="center"/>
          </w:tcPr>
          <w:p w14:paraId="5E000725" w14:textId="77777777" w:rsidR="00C60D85" w:rsidRDefault="00000000">
            <w:pPr>
              <w:spacing w:after="0"/>
              <w:rPr>
                <w:ins w:id="9054" w:author="Sean de Noronha | DRG" w:date="2026-09-29T16:58:00Z" w16du:dateUtc="2026-09-29T14:58:00Z"/>
                <w:rFonts w:cs="Arial"/>
                <w:sz w:val="13"/>
                <w:szCs w:val="13"/>
              </w:rPr>
            </w:pPr>
            <w:ins w:id="9055" w:author="Sean de Noronha | DRG" w:date="2026-09-29T16:58:00Z" w16du:dateUtc="2026-09-29T14:58:00Z">
              <w:r>
                <w:rPr>
                  <w:rFonts w:cs="Arial"/>
                  <w:sz w:val="13"/>
                  <w:szCs w:val="13"/>
                </w:rPr>
                <w:t>2.48</w:t>
              </w:r>
            </w:ins>
          </w:p>
        </w:tc>
        <w:tc>
          <w:tcPr>
            <w:tcW w:w="820" w:type="dxa"/>
            <w:vAlign w:val="center"/>
          </w:tcPr>
          <w:p w14:paraId="5E000726" w14:textId="77777777" w:rsidR="00C60D85" w:rsidRDefault="00000000">
            <w:pPr>
              <w:spacing w:after="0"/>
              <w:rPr>
                <w:ins w:id="9056" w:author="Sean de Noronha | DRG" w:date="2026-09-29T16:58:00Z" w16du:dateUtc="2026-09-29T14:58:00Z"/>
                <w:rFonts w:cs="Arial"/>
                <w:sz w:val="13"/>
                <w:szCs w:val="13"/>
              </w:rPr>
            </w:pPr>
            <w:ins w:id="9057" w:author="Sean de Noronha | DRG" w:date="2026-09-29T16:58:00Z" w16du:dateUtc="2026-09-29T14:58:00Z">
              <w:r>
                <w:rPr>
                  <w:rFonts w:cs="Arial"/>
                  <w:sz w:val="13"/>
                  <w:szCs w:val="13"/>
                </w:rPr>
                <w:t>747</w:t>
              </w:r>
            </w:ins>
          </w:p>
        </w:tc>
        <w:tc>
          <w:tcPr>
            <w:tcW w:w="1100" w:type="dxa"/>
            <w:vAlign w:val="center"/>
          </w:tcPr>
          <w:p w14:paraId="5E000727" w14:textId="77777777" w:rsidR="00C60D85" w:rsidRDefault="00000000">
            <w:pPr>
              <w:spacing w:after="0"/>
              <w:rPr>
                <w:ins w:id="9058" w:author="Sean de Noronha | DRG" w:date="2026-09-29T16:58:00Z" w16du:dateUtc="2026-09-29T14:58:00Z"/>
                <w:rFonts w:cs="Arial"/>
                <w:sz w:val="13"/>
                <w:szCs w:val="13"/>
              </w:rPr>
            </w:pPr>
            <w:ins w:id="9059" w:author="Sean de Noronha | DRG" w:date="2026-09-29T16:58:00Z" w16du:dateUtc="2026-09-29T14:58:00Z">
              <w:r>
                <w:rPr>
                  <w:rFonts w:cs="Arial"/>
                  <w:sz w:val="13"/>
                  <w:szCs w:val="13"/>
                </w:rPr>
                <w:t>33.6 (71.1)</w:t>
              </w:r>
            </w:ins>
          </w:p>
        </w:tc>
        <w:tc>
          <w:tcPr>
            <w:tcW w:w="700" w:type="dxa"/>
            <w:vAlign w:val="center"/>
          </w:tcPr>
          <w:p w14:paraId="5E000728" w14:textId="77777777" w:rsidR="00C60D85" w:rsidRDefault="00000000">
            <w:pPr>
              <w:spacing w:after="0"/>
              <w:rPr>
                <w:ins w:id="9060" w:author="Sean de Noronha | DRG" w:date="2026-09-29T16:58:00Z" w16du:dateUtc="2026-09-29T14:58:00Z"/>
                <w:rFonts w:cs="Arial"/>
                <w:sz w:val="13"/>
                <w:szCs w:val="13"/>
              </w:rPr>
            </w:pPr>
            <w:ins w:id="9061" w:author="Sean de Noronha | DRG" w:date="2026-09-29T16:58:00Z" w16du:dateUtc="2026-09-29T14:58:00Z">
              <w:r>
                <w:rPr>
                  <w:rFonts w:cs="Arial"/>
                  <w:sz w:val="13"/>
                  <w:szCs w:val="13"/>
                </w:rPr>
                <w:t>2.67</w:t>
              </w:r>
            </w:ins>
          </w:p>
        </w:tc>
      </w:tr>
      <w:tr w:rsidR="00C60D85" w14:paraId="4DD5CE57" w14:textId="77777777">
        <w:trPr>
          <w:jc w:val="center"/>
          <w:ins w:id="9062" w:author="Sean de Noronha | DRG" w:date="2026-09-29T16:58:00Z"/>
        </w:trPr>
        <w:tc>
          <w:tcPr>
            <w:tcW w:w="560" w:type="dxa"/>
            <w:vAlign w:val="center"/>
          </w:tcPr>
          <w:p w14:paraId="5E000729" w14:textId="77777777" w:rsidR="00C60D85" w:rsidRDefault="00000000">
            <w:pPr>
              <w:spacing w:after="0"/>
              <w:rPr>
                <w:ins w:id="9063" w:author="Sean de Noronha | DRG" w:date="2026-09-29T16:58:00Z" w16du:dateUtc="2026-09-29T14:58:00Z"/>
                <w:rFonts w:cs="Arial"/>
                <w:sz w:val="13"/>
                <w:szCs w:val="13"/>
              </w:rPr>
            </w:pPr>
            <w:ins w:id="9064" w:author="Sean de Noronha | DRG" w:date="2026-09-29T16:58:00Z" w16du:dateUtc="2026-09-29T14:58:00Z">
              <w:r>
                <w:rPr>
                  <w:rFonts w:cs="Arial"/>
                  <w:sz w:val="13"/>
                  <w:szCs w:val="13"/>
                </w:rPr>
                <w:t>118</w:t>
              </w:r>
            </w:ins>
          </w:p>
        </w:tc>
        <w:tc>
          <w:tcPr>
            <w:tcW w:w="500" w:type="dxa"/>
            <w:vAlign w:val="center"/>
          </w:tcPr>
          <w:p w14:paraId="5E00072A" w14:textId="77777777" w:rsidR="00C60D85" w:rsidRDefault="00000000">
            <w:pPr>
              <w:spacing w:after="0"/>
              <w:rPr>
                <w:ins w:id="9065" w:author="Sean de Noronha | DRG" w:date="2026-09-29T16:58:00Z" w16du:dateUtc="2026-09-29T14:58:00Z"/>
                <w:rFonts w:cs="Arial"/>
                <w:sz w:val="13"/>
                <w:szCs w:val="13"/>
              </w:rPr>
            </w:pPr>
            <w:ins w:id="9066" w:author="Sean de Noronha | DRG" w:date="2026-09-29T16:58:00Z" w16du:dateUtc="2026-09-29T14:58:00Z">
              <w:r>
                <w:rPr>
                  <w:rFonts w:cs="Arial"/>
                  <w:sz w:val="13"/>
                  <w:szCs w:val="13"/>
                </w:rPr>
                <w:t>T2</w:t>
              </w:r>
            </w:ins>
          </w:p>
        </w:tc>
        <w:tc>
          <w:tcPr>
            <w:tcW w:w="660" w:type="dxa"/>
            <w:vAlign w:val="center"/>
          </w:tcPr>
          <w:p w14:paraId="5E00072B" w14:textId="77777777" w:rsidR="00C60D85" w:rsidRDefault="00000000">
            <w:pPr>
              <w:spacing w:after="0"/>
              <w:rPr>
                <w:ins w:id="9067" w:author="Sean de Noronha | DRG" w:date="2026-09-29T16:58:00Z" w16du:dateUtc="2026-09-29T14:58:00Z"/>
                <w:rFonts w:cs="Arial"/>
                <w:sz w:val="13"/>
                <w:szCs w:val="13"/>
              </w:rPr>
            </w:pPr>
            <w:ins w:id="9068" w:author="Sean de Noronha | DRG" w:date="2026-09-29T16:58:00Z" w16du:dateUtc="2026-09-29T14:58:00Z">
              <w:r>
                <w:rPr>
                  <w:rFonts w:cs="Arial"/>
                  <w:sz w:val="13"/>
                  <w:szCs w:val="13"/>
                </w:rPr>
                <w:t>1</w:t>
              </w:r>
            </w:ins>
          </w:p>
        </w:tc>
        <w:tc>
          <w:tcPr>
            <w:tcW w:w="1920" w:type="dxa"/>
            <w:vAlign w:val="center"/>
          </w:tcPr>
          <w:p w14:paraId="5E00072C" w14:textId="77777777" w:rsidR="00C60D85" w:rsidRDefault="00000000">
            <w:pPr>
              <w:spacing w:after="0"/>
              <w:rPr>
                <w:ins w:id="9069" w:author="Sean de Noronha | DRG" w:date="2026-09-29T16:58:00Z" w16du:dateUtc="2026-09-29T14:58:00Z"/>
                <w:rFonts w:cs="Arial"/>
                <w:sz w:val="13"/>
                <w:szCs w:val="13"/>
              </w:rPr>
            </w:pPr>
            <w:ins w:id="9070" w:author="Sean de Noronha | DRG" w:date="2026-09-29T16:58:00Z" w16du:dateUtc="2026-09-29T14:58:00Z">
              <w:r>
                <w:rPr>
                  <w:rFonts w:cs="Arial"/>
                  <w:sz w:val="13"/>
                  <w:szCs w:val="13"/>
                </w:rPr>
                <w:t>CSST, Manufacturer C, EHD 18</w:t>
              </w:r>
            </w:ins>
          </w:p>
        </w:tc>
        <w:tc>
          <w:tcPr>
            <w:tcW w:w="520" w:type="dxa"/>
            <w:vAlign w:val="center"/>
          </w:tcPr>
          <w:p w14:paraId="5E00072D" w14:textId="77777777" w:rsidR="00C60D85" w:rsidRDefault="00000000">
            <w:pPr>
              <w:spacing w:after="0"/>
              <w:rPr>
                <w:ins w:id="9071" w:author="Sean de Noronha | DRG" w:date="2026-09-29T16:58:00Z" w16du:dateUtc="2026-09-29T14:58:00Z"/>
                <w:rFonts w:cs="Arial"/>
                <w:sz w:val="13"/>
                <w:szCs w:val="13"/>
              </w:rPr>
            </w:pPr>
            <w:ins w:id="9072" w:author="Sean de Noronha | DRG" w:date="2026-09-29T16:58:00Z" w16du:dateUtc="2026-09-29T14:58:00Z">
              <w:r>
                <w:rPr>
                  <w:rFonts w:cs="Arial"/>
                  <w:sz w:val="13"/>
                  <w:szCs w:val="13"/>
                </w:rPr>
                <w:t>NG</w:t>
              </w:r>
            </w:ins>
          </w:p>
        </w:tc>
        <w:tc>
          <w:tcPr>
            <w:tcW w:w="900" w:type="dxa"/>
            <w:vAlign w:val="center"/>
          </w:tcPr>
          <w:p w14:paraId="5E00072E" w14:textId="77777777" w:rsidR="00C60D85" w:rsidRDefault="00000000">
            <w:pPr>
              <w:spacing w:after="0"/>
              <w:rPr>
                <w:ins w:id="9073" w:author="Sean de Noronha | DRG" w:date="2026-09-29T16:58:00Z" w16du:dateUtc="2026-09-29T14:58:00Z"/>
                <w:rFonts w:cs="Arial"/>
                <w:sz w:val="13"/>
                <w:szCs w:val="13"/>
              </w:rPr>
            </w:pPr>
            <w:ins w:id="9074" w:author="Sean de Noronha | DRG" w:date="2026-09-29T16:58:00Z" w16du:dateUtc="2026-09-29T14:58:00Z">
              <w:r>
                <w:rPr>
                  <w:rFonts w:cs="Arial"/>
                  <w:sz w:val="13"/>
                  <w:szCs w:val="13"/>
                </w:rPr>
                <w:t>2,200</w:t>
              </w:r>
            </w:ins>
          </w:p>
        </w:tc>
        <w:tc>
          <w:tcPr>
            <w:tcW w:w="800" w:type="dxa"/>
            <w:vAlign w:val="center"/>
          </w:tcPr>
          <w:p w14:paraId="5E00072F" w14:textId="77777777" w:rsidR="00C60D85" w:rsidRDefault="00000000">
            <w:pPr>
              <w:spacing w:after="0"/>
              <w:rPr>
                <w:ins w:id="9075" w:author="Sean de Noronha | DRG" w:date="2026-09-29T16:58:00Z" w16du:dateUtc="2026-09-29T14:58:00Z"/>
                <w:rFonts w:cs="Arial"/>
                <w:sz w:val="13"/>
                <w:szCs w:val="13"/>
              </w:rPr>
            </w:pPr>
            <w:ins w:id="9076" w:author="Sean de Noronha | DRG" w:date="2026-09-29T16:58:00Z" w16du:dateUtc="2026-09-29T14:58:00Z">
              <w:r>
                <w:rPr>
                  <w:rFonts w:cs="Arial"/>
                  <w:sz w:val="13"/>
                  <w:szCs w:val="13"/>
                </w:rPr>
                <w:t>150 ft</w:t>
              </w:r>
            </w:ins>
          </w:p>
        </w:tc>
        <w:tc>
          <w:tcPr>
            <w:tcW w:w="880" w:type="dxa"/>
            <w:vAlign w:val="center"/>
          </w:tcPr>
          <w:p w14:paraId="5E000730" w14:textId="77777777" w:rsidR="00C60D85" w:rsidRDefault="00000000">
            <w:pPr>
              <w:spacing w:after="0"/>
              <w:rPr>
                <w:ins w:id="9077" w:author="Sean de Noronha | DRG" w:date="2026-09-29T16:58:00Z" w16du:dateUtc="2026-09-29T14:58:00Z"/>
                <w:rFonts w:cs="Arial"/>
                <w:sz w:val="13"/>
                <w:szCs w:val="13"/>
              </w:rPr>
            </w:pPr>
            <w:ins w:id="9078" w:author="Sean de Noronha | DRG" w:date="2026-09-29T16:58:00Z" w16du:dateUtc="2026-09-29T14:58:00Z">
              <w:r>
                <w:rPr>
                  <w:rFonts w:cs="Arial"/>
                  <w:sz w:val="13"/>
                  <w:szCs w:val="13"/>
                </w:rPr>
                <w:t>2.48</w:t>
              </w:r>
            </w:ins>
          </w:p>
        </w:tc>
        <w:tc>
          <w:tcPr>
            <w:tcW w:w="820" w:type="dxa"/>
            <w:vAlign w:val="center"/>
          </w:tcPr>
          <w:p w14:paraId="5E000731" w14:textId="77777777" w:rsidR="00C60D85" w:rsidRDefault="00000000">
            <w:pPr>
              <w:spacing w:after="0"/>
              <w:rPr>
                <w:ins w:id="9079" w:author="Sean de Noronha | DRG" w:date="2026-09-29T16:58:00Z" w16du:dateUtc="2026-09-29T14:58:00Z"/>
                <w:rFonts w:cs="Arial"/>
                <w:sz w:val="13"/>
                <w:szCs w:val="13"/>
              </w:rPr>
            </w:pPr>
            <w:ins w:id="9080" w:author="Sean de Noronha | DRG" w:date="2026-09-29T16:58:00Z" w16du:dateUtc="2026-09-29T14:58:00Z">
              <w:r>
                <w:rPr>
                  <w:rFonts w:cs="Arial"/>
                  <w:sz w:val="13"/>
                  <w:szCs w:val="13"/>
                </w:rPr>
                <w:t>747</w:t>
              </w:r>
            </w:ins>
          </w:p>
        </w:tc>
        <w:tc>
          <w:tcPr>
            <w:tcW w:w="1100" w:type="dxa"/>
            <w:vAlign w:val="center"/>
          </w:tcPr>
          <w:p w14:paraId="5E000732" w14:textId="77777777" w:rsidR="00C60D85" w:rsidRDefault="00000000">
            <w:pPr>
              <w:spacing w:after="0"/>
              <w:rPr>
                <w:ins w:id="9081" w:author="Sean de Noronha | DRG" w:date="2026-09-29T16:58:00Z" w16du:dateUtc="2026-09-29T14:58:00Z"/>
                <w:rFonts w:cs="Arial"/>
                <w:sz w:val="13"/>
                <w:szCs w:val="13"/>
              </w:rPr>
            </w:pPr>
            <w:ins w:id="9082" w:author="Sean de Noronha | DRG" w:date="2026-09-29T16:58:00Z" w16du:dateUtc="2026-09-29T14:58:00Z">
              <w:r>
                <w:rPr>
                  <w:rFonts w:cs="Arial"/>
                  <w:sz w:val="13"/>
                  <w:szCs w:val="13"/>
                </w:rPr>
                <w:t>27.7 (58.8)</w:t>
              </w:r>
            </w:ins>
          </w:p>
        </w:tc>
        <w:tc>
          <w:tcPr>
            <w:tcW w:w="700" w:type="dxa"/>
            <w:vAlign w:val="center"/>
          </w:tcPr>
          <w:p w14:paraId="5E000733" w14:textId="77777777" w:rsidR="00C60D85" w:rsidRDefault="00000000">
            <w:pPr>
              <w:spacing w:after="0"/>
              <w:rPr>
                <w:ins w:id="9083" w:author="Sean de Noronha | DRG" w:date="2026-09-29T16:58:00Z" w16du:dateUtc="2026-09-29T14:58:00Z"/>
                <w:rFonts w:cs="Arial"/>
                <w:sz w:val="13"/>
                <w:szCs w:val="13"/>
              </w:rPr>
            </w:pPr>
            <w:ins w:id="9084" w:author="Sean de Noronha | DRG" w:date="2026-09-29T16:58:00Z" w16du:dateUtc="2026-09-29T14:58:00Z">
              <w:r>
                <w:rPr>
                  <w:rFonts w:cs="Arial"/>
                  <w:sz w:val="13"/>
                  <w:szCs w:val="13"/>
                </w:rPr>
                <w:t>2.21</w:t>
              </w:r>
            </w:ins>
          </w:p>
        </w:tc>
      </w:tr>
      <w:tr w:rsidR="00C60D85" w14:paraId="1E59BBB2" w14:textId="77777777">
        <w:trPr>
          <w:jc w:val="center"/>
          <w:ins w:id="9085" w:author="Sean de Noronha | DRG" w:date="2026-09-29T16:58:00Z"/>
        </w:trPr>
        <w:tc>
          <w:tcPr>
            <w:tcW w:w="560" w:type="dxa"/>
            <w:vAlign w:val="center"/>
          </w:tcPr>
          <w:p w14:paraId="5E000734" w14:textId="77777777" w:rsidR="00C60D85" w:rsidRDefault="00000000">
            <w:pPr>
              <w:spacing w:after="0"/>
              <w:rPr>
                <w:ins w:id="9086" w:author="Sean de Noronha | DRG" w:date="2026-09-29T16:58:00Z" w16du:dateUtc="2026-09-29T14:58:00Z"/>
                <w:rFonts w:cs="Arial"/>
                <w:sz w:val="13"/>
                <w:szCs w:val="13"/>
              </w:rPr>
            </w:pPr>
            <w:ins w:id="9087" w:author="Sean de Noronha | DRG" w:date="2026-09-29T16:58:00Z" w16du:dateUtc="2026-09-29T14:58:00Z">
              <w:r>
                <w:rPr>
                  <w:rFonts w:cs="Arial"/>
                  <w:sz w:val="13"/>
                  <w:szCs w:val="13"/>
                </w:rPr>
                <w:t>119</w:t>
              </w:r>
            </w:ins>
          </w:p>
        </w:tc>
        <w:tc>
          <w:tcPr>
            <w:tcW w:w="500" w:type="dxa"/>
            <w:vAlign w:val="center"/>
          </w:tcPr>
          <w:p w14:paraId="5E000735" w14:textId="77777777" w:rsidR="00C60D85" w:rsidRDefault="00000000">
            <w:pPr>
              <w:spacing w:after="0"/>
              <w:rPr>
                <w:ins w:id="9088" w:author="Sean de Noronha | DRG" w:date="2026-09-29T16:58:00Z" w16du:dateUtc="2026-09-29T14:58:00Z"/>
                <w:rFonts w:cs="Arial"/>
                <w:sz w:val="13"/>
                <w:szCs w:val="13"/>
              </w:rPr>
            </w:pPr>
            <w:ins w:id="9089" w:author="Sean de Noronha | DRG" w:date="2026-09-29T16:58:00Z" w16du:dateUtc="2026-09-29T14:58:00Z">
              <w:r>
                <w:rPr>
                  <w:rFonts w:cs="Arial"/>
                  <w:sz w:val="13"/>
                  <w:szCs w:val="13"/>
                </w:rPr>
                <w:t>T2</w:t>
              </w:r>
            </w:ins>
          </w:p>
        </w:tc>
        <w:tc>
          <w:tcPr>
            <w:tcW w:w="660" w:type="dxa"/>
            <w:vAlign w:val="center"/>
          </w:tcPr>
          <w:p w14:paraId="5E000736" w14:textId="77777777" w:rsidR="00C60D85" w:rsidRDefault="00000000">
            <w:pPr>
              <w:spacing w:after="0"/>
              <w:rPr>
                <w:ins w:id="9090" w:author="Sean de Noronha | DRG" w:date="2026-09-29T16:58:00Z" w16du:dateUtc="2026-09-29T14:58:00Z"/>
                <w:rFonts w:cs="Arial"/>
                <w:sz w:val="13"/>
                <w:szCs w:val="13"/>
              </w:rPr>
            </w:pPr>
            <w:ins w:id="9091" w:author="Sean de Noronha | DRG" w:date="2026-09-29T16:58:00Z" w16du:dateUtc="2026-09-29T14:58:00Z">
              <w:r>
                <w:rPr>
                  <w:rFonts w:cs="Arial"/>
                  <w:sz w:val="13"/>
                  <w:szCs w:val="13"/>
                </w:rPr>
                <w:t>1</w:t>
              </w:r>
            </w:ins>
          </w:p>
        </w:tc>
        <w:tc>
          <w:tcPr>
            <w:tcW w:w="1920" w:type="dxa"/>
            <w:vAlign w:val="center"/>
          </w:tcPr>
          <w:p w14:paraId="5E000737" w14:textId="77777777" w:rsidR="00C60D85" w:rsidRDefault="00000000">
            <w:pPr>
              <w:spacing w:after="0"/>
              <w:rPr>
                <w:ins w:id="9092" w:author="Sean de Noronha | DRG" w:date="2026-09-29T16:58:00Z" w16du:dateUtc="2026-09-29T14:58:00Z"/>
                <w:rFonts w:cs="Arial"/>
                <w:sz w:val="13"/>
                <w:szCs w:val="13"/>
              </w:rPr>
            </w:pPr>
            <w:ins w:id="9093" w:author="Sean de Noronha | DRG" w:date="2026-09-29T16:58:00Z" w16du:dateUtc="2026-09-29T14:58:00Z">
              <w:r>
                <w:rPr>
                  <w:rFonts w:cs="Arial"/>
                  <w:sz w:val="13"/>
                  <w:szCs w:val="13"/>
                </w:rPr>
                <w:t>CSST, Manufacturer C, EHD 18</w:t>
              </w:r>
            </w:ins>
          </w:p>
        </w:tc>
        <w:tc>
          <w:tcPr>
            <w:tcW w:w="520" w:type="dxa"/>
            <w:vAlign w:val="center"/>
          </w:tcPr>
          <w:p w14:paraId="5E000738" w14:textId="77777777" w:rsidR="00C60D85" w:rsidRDefault="00000000">
            <w:pPr>
              <w:spacing w:after="0"/>
              <w:rPr>
                <w:ins w:id="9094" w:author="Sean de Noronha | DRG" w:date="2026-09-29T16:58:00Z" w16du:dateUtc="2026-09-29T14:58:00Z"/>
                <w:rFonts w:cs="Arial"/>
                <w:sz w:val="13"/>
                <w:szCs w:val="13"/>
              </w:rPr>
            </w:pPr>
            <w:ins w:id="9095" w:author="Sean de Noronha | DRG" w:date="2026-09-29T16:58:00Z" w16du:dateUtc="2026-09-29T14:58:00Z">
              <w:r>
                <w:rPr>
                  <w:rFonts w:cs="Arial"/>
                  <w:sz w:val="13"/>
                  <w:szCs w:val="13"/>
                </w:rPr>
                <w:t>NG</w:t>
              </w:r>
            </w:ins>
          </w:p>
        </w:tc>
        <w:tc>
          <w:tcPr>
            <w:tcW w:w="900" w:type="dxa"/>
            <w:vAlign w:val="center"/>
          </w:tcPr>
          <w:p w14:paraId="5E000739" w14:textId="77777777" w:rsidR="00C60D85" w:rsidRDefault="00000000">
            <w:pPr>
              <w:spacing w:after="0"/>
              <w:rPr>
                <w:ins w:id="9096" w:author="Sean de Noronha | DRG" w:date="2026-09-29T16:58:00Z" w16du:dateUtc="2026-09-29T14:58:00Z"/>
                <w:rFonts w:cs="Arial"/>
                <w:sz w:val="13"/>
                <w:szCs w:val="13"/>
              </w:rPr>
            </w:pPr>
            <w:ins w:id="9097" w:author="Sean de Noronha | DRG" w:date="2026-09-29T16:58:00Z" w16du:dateUtc="2026-09-29T14:58:00Z">
              <w:r>
                <w:rPr>
                  <w:rFonts w:cs="Arial"/>
                  <w:sz w:val="13"/>
                  <w:szCs w:val="13"/>
                </w:rPr>
                <w:t>2,020</w:t>
              </w:r>
            </w:ins>
          </w:p>
        </w:tc>
        <w:tc>
          <w:tcPr>
            <w:tcW w:w="800" w:type="dxa"/>
            <w:vAlign w:val="center"/>
          </w:tcPr>
          <w:p w14:paraId="5E00073A" w14:textId="77777777" w:rsidR="00C60D85" w:rsidRDefault="00000000">
            <w:pPr>
              <w:spacing w:after="0"/>
              <w:rPr>
                <w:ins w:id="9098" w:author="Sean de Noronha | DRG" w:date="2026-09-29T16:58:00Z" w16du:dateUtc="2026-09-29T14:58:00Z"/>
                <w:rFonts w:cs="Arial"/>
                <w:sz w:val="13"/>
                <w:szCs w:val="13"/>
              </w:rPr>
            </w:pPr>
            <w:ins w:id="9099" w:author="Sean de Noronha | DRG" w:date="2026-09-29T16:58:00Z" w16du:dateUtc="2026-09-29T14:58:00Z">
              <w:r>
                <w:rPr>
                  <w:rFonts w:cs="Arial"/>
                  <w:sz w:val="13"/>
                  <w:szCs w:val="13"/>
                </w:rPr>
                <w:t>200 ft</w:t>
              </w:r>
            </w:ins>
          </w:p>
        </w:tc>
        <w:tc>
          <w:tcPr>
            <w:tcW w:w="880" w:type="dxa"/>
            <w:vAlign w:val="center"/>
          </w:tcPr>
          <w:p w14:paraId="5E00073B" w14:textId="77777777" w:rsidR="00C60D85" w:rsidRDefault="00000000">
            <w:pPr>
              <w:spacing w:after="0"/>
              <w:rPr>
                <w:ins w:id="9100" w:author="Sean de Noronha | DRG" w:date="2026-09-29T16:58:00Z" w16du:dateUtc="2026-09-29T14:58:00Z"/>
                <w:rFonts w:cs="Arial"/>
                <w:sz w:val="13"/>
                <w:szCs w:val="13"/>
              </w:rPr>
            </w:pPr>
            <w:ins w:id="9101" w:author="Sean de Noronha | DRG" w:date="2026-09-29T16:58:00Z" w16du:dateUtc="2026-09-29T14:58:00Z">
              <w:r>
                <w:rPr>
                  <w:rFonts w:cs="Arial"/>
                  <w:sz w:val="13"/>
                  <w:szCs w:val="13"/>
                </w:rPr>
                <w:t>2.48</w:t>
              </w:r>
            </w:ins>
          </w:p>
        </w:tc>
        <w:tc>
          <w:tcPr>
            <w:tcW w:w="820" w:type="dxa"/>
            <w:vAlign w:val="center"/>
          </w:tcPr>
          <w:p w14:paraId="5E00073C" w14:textId="77777777" w:rsidR="00C60D85" w:rsidRDefault="00000000">
            <w:pPr>
              <w:spacing w:after="0"/>
              <w:rPr>
                <w:ins w:id="9102" w:author="Sean de Noronha | DRG" w:date="2026-09-29T16:58:00Z" w16du:dateUtc="2026-09-29T14:58:00Z"/>
                <w:rFonts w:cs="Arial"/>
                <w:sz w:val="13"/>
                <w:szCs w:val="13"/>
              </w:rPr>
            </w:pPr>
            <w:ins w:id="9103" w:author="Sean de Noronha | DRG" w:date="2026-09-29T16:58:00Z" w16du:dateUtc="2026-09-29T14:58:00Z">
              <w:r>
                <w:rPr>
                  <w:rFonts w:cs="Arial"/>
                  <w:sz w:val="13"/>
                  <w:szCs w:val="13"/>
                </w:rPr>
                <w:t>747</w:t>
              </w:r>
            </w:ins>
          </w:p>
        </w:tc>
        <w:tc>
          <w:tcPr>
            <w:tcW w:w="1100" w:type="dxa"/>
            <w:vAlign w:val="center"/>
          </w:tcPr>
          <w:p w14:paraId="5E00073D" w14:textId="77777777" w:rsidR="00C60D85" w:rsidRDefault="00000000">
            <w:pPr>
              <w:spacing w:after="0"/>
              <w:rPr>
                <w:ins w:id="9104" w:author="Sean de Noronha | DRG" w:date="2026-09-29T16:58:00Z" w16du:dateUtc="2026-09-29T14:58:00Z"/>
                <w:rFonts w:cs="Arial"/>
                <w:sz w:val="13"/>
                <w:szCs w:val="13"/>
              </w:rPr>
            </w:pPr>
            <w:ins w:id="9105" w:author="Sean de Noronha | DRG" w:date="2026-09-29T16:58:00Z" w16du:dateUtc="2026-09-29T14:58:00Z">
              <w:r>
                <w:rPr>
                  <w:rFonts w:cs="Arial"/>
                  <w:sz w:val="13"/>
                  <w:szCs w:val="13"/>
                </w:rPr>
                <w:t>25.5 (54.0)</w:t>
              </w:r>
            </w:ins>
          </w:p>
        </w:tc>
        <w:tc>
          <w:tcPr>
            <w:tcW w:w="700" w:type="dxa"/>
            <w:vAlign w:val="center"/>
          </w:tcPr>
          <w:p w14:paraId="5E00073E" w14:textId="77777777" w:rsidR="00C60D85" w:rsidRDefault="00000000">
            <w:pPr>
              <w:spacing w:after="0"/>
              <w:rPr>
                <w:ins w:id="9106" w:author="Sean de Noronha | DRG" w:date="2026-09-29T16:58:00Z" w16du:dateUtc="2026-09-29T14:58:00Z"/>
                <w:rFonts w:cs="Arial"/>
                <w:sz w:val="13"/>
                <w:szCs w:val="13"/>
              </w:rPr>
            </w:pPr>
            <w:ins w:id="9107" w:author="Sean de Noronha | DRG" w:date="2026-09-29T16:58:00Z" w16du:dateUtc="2026-09-29T14:58:00Z">
              <w:r>
                <w:rPr>
                  <w:rFonts w:cs="Arial"/>
                  <w:sz w:val="13"/>
                  <w:szCs w:val="13"/>
                </w:rPr>
                <w:t>2.03</w:t>
              </w:r>
            </w:ins>
          </w:p>
        </w:tc>
      </w:tr>
      <w:tr w:rsidR="00C60D85" w14:paraId="73825834" w14:textId="77777777">
        <w:trPr>
          <w:jc w:val="center"/>
          <w:ins w:id="9108" w:author="Sean de Noronha | DRG" w:date="2026-09-29T16:58:00Z"/>
        </w:trPr>
        <w:tc>
          <w:tcPr>
            <w:tcW w:w="560" w:type="dxa"/>
            <w:vAlign w:val="center"/>
          </w:tcPr>
          <w:p w14:paraId="5E00073F" w14:textId="77777777" w:rsidR="00C60D85" w:rsidRDefault="00000000">
            <w:pPr>
              <w:spacing w:after="0"/>
              <w:rPr>
                <w:ins w:id="9109" w:author="Sean de Noronha | DRG" w:date="2026-09-29T16:58:00Z" w16du:dateUtc="2026-09-29T14:58:00Z"/>
                <w:rFonts w:cs="Arial"/>
                <w:sz w:val="13"/>
                <w:szCs w:val="13"/>
              </w:rPr>
            </w:pPr>
            <w:ins w:id="9110" w:author="Sean de Noronha | DRG" w:date="2026-09-29T16:58:00Z" w16du:dateUtc="2026-09-29T14:58:00Z">
              <w:r>
                <w:rPr>
                  <w:rFonts w:cs="Arial"/>
                  <w:sz w:val="13"/>
                  <w:szCs w:val="13"/>
                </w:rPr>
                <w:t>120</w:t>
              </w:r>
            </w:ins>
          </w:p>
        </w:tc>
        <w:tc>
          <w:tcPr>
            <w:tcW w:w="500" w:type="dxa"/>
            <w:vAlign w:val="center"/>
          </w:tcPr>
          <w:p w14:paraId="5E000740" w14:textId="77777777" w:rsidR="00C60D85" w:rsidRDefault="00000000">
            <w:pPr>
              <w:spacing w:after="0"/>
              <w:rPr>
                <w:ins w:id="9111" w:author="Sean de Noronha | DRG" w:date="2026-09-29T16:58:00Z" w16du:dateUtc="2026-09-29T14:58:00Z"/>
                <w:rFonts w:cs="Arial"/>
                <w:sz w:val="13"/>
                <w:szCs w:val="13"/>
              </w:rPr>
            </w:pPr>
            <w:ins w:id="9112" w:author="Sean de Noronha | DRG" w:date="2026-09-29T16:58:00Z" w16du:dateUtc="2026-09-29T14:58:00Z">
              <w:r>
                <w:rPr>
                  <w:rFonts w:cs="Arial"/>
                  <w:sz w:val="13"/>
                  <w:szCs w:val="13"/>
                </w:rPr>
                <w:t>T2</w:t>
              </w:r>
            </w:ins>
          </w:p>
        </w:tc>
        <w:tc>
          <w:tcPr>
            <w:tcW w:w="660" w:type="dxa"/>
            <w:vAlign w:val="center"/>
          </w:tcPr>
          <w:p w14:paraId="5E000741" w14:textId="77777777" w:rsidR="00C60D85" w:rsidRDefault="00000000">
            <w:pPr>
              <w:spacing w:after="0"/>
              <w:rPr>
                <w:ins w:id="9113" w:author="Sean de Noronha | DRG" w:date="2026-09-29T16:58:00Z" w16du:dateUtc="2026-09-29T14:58:00Z"/>
                <w:rFonts w:cs="Arial"/>
                <w:sz w:val="13"/>
                <w:szCs w:val="13"/>
              </w:rPr>
            </w:pPr>
            <w:ins w:id="9114" w:author="Sean de Noronha | DRG" w:date="2026-09-29T16:58:00Z" w16du:dateUtc="2026-09-29T14:58:00Z">
              <w:r>
                <w:rPr>
                  <w:rFonts w:cs="Arial"/>
                  <w:sz w:val="13"/>
                  <w:szCs w:val="13"/>
                </w:rPr>
                <w:t>1</w:t>
              </w:r>
            </w:ins>
          </w:p>
        </w:tc>
        <w:tc>
          <w:tcPr>
            <w:tcW w:w="1920" w:type="dxa"/>
            <w:vAlign w:val="center"/>
          </w:tcPr>
          <w:p w14:paraId="5E000742" w14:textId="77777777" w:rsidR="00C60D85" w:rsidRDefault="00000000">
            <w:pPr>
              <w:spacing w:after="0"/>
              <w:rPr>
                <w:ins w:id="9115" w:author="Sean de Noronha | DRG" w:date="2026-09-29T16:58:00Z" w16du:dateUtc="2026-09-29T14:58:00Z"/>
                <w:rFonts w:cs="Arial"/>
                <w:sz w:val="13"/>
                <w:szCs w:val="13"/>
              </w:rPr>
            </w:pPr>
            <w:ins w:id="9116" w:author="Sean de Noronha | DRG" w:date="2026-09-29T16:58:00Z" w16du:dateUtc="2026-09-29T14:58:00Z">
              <w:r>
                <w:rPr>
                  <w:rFonts w:cs="Arial"/>
                  <w:sz w:val="13"/>
                  <w:szCs w:val="13"/>
                </w:rPr>
                <w:t>CSST, Manufacturer C, EHD 18</w:t>
              </w:r>
            </w:ins>
          </w:p>
        </w:tc>
        <w:tc>
          <w:tcPr>
            <w:tcW w:w="520" w:type="dxa"/>
            <w:vAlign w:val="center"/>
          </w:tcPr>
          <w:p w14:paraId="5E000743" w14:textId="77777777" w:rsidR="00C60D85" w:rsidRDefault="00000000">
            <w:pPr>
              <w:spacing w:after="0"/>
              <w:rPr>
                <w:ins w:id="9117" w:author="Sean de Noronha | DRG" w:date="2026-09-29T16:58:00Z" w16du:dateUtc="2026-09-29T14:58:00Z"/>
                <w:rFonts w:cs="Arial"/>
                <w:sz w:val="13"/>
                <w:szCs w:val="13"/>
              </w:rPr>
            </w:pPr>
            <w:ins w:id="9118" w:author="Sean de Noronha | DRG" w:date="2026-09-29T16:58:00Z" w16du:dateUtc="2026-09-29T14:58:00Z">
              <w:r>
                <w:rPr>
                  <w:rFonts w:cs="Arial"/>
                  <w:sz w:val="13"/>
                  <w:szCs w:val="13"/>
                </w:rPr>
                <w:t>NG</w:t>
              </w:r>
            </w:ins>
          </w:p>
        </w:tc>
        <w:tc>
          <w:tcPr>
            <w:tcW w:w="900" w:type="dxa"/>
            <w:vAlign w:val="center"/>
          </w:tcPr>
          <w:p w14:paraId="5E000744" w14:textId="77777777" w:rsidR="00C60D85" w:rsidRDefault="00000000">
            <w:pPr>
              <w:spacing w:after="0"/>
              <w:rPr>
                <w:ins w:id="9119" w:author="Sean de Noronha | DRG" w:date="2026-09-29T16:58:00Z" w16du:dateUtc="2026-09-29T14:58:00Z"/>
                <w:rFonts w:cs="Arial"/>
                <w:sz w:val="13"/>
                <w:szCs w:val="13"/>
              </w:rPr>
            </w:pPr>
            <w:ins w:id="9120" w:author="Sean de Noronha | DRG" w:date="2026-09-29T16:58:00Z" w16du:dateUtc="2026-09-29T14:58:00Z">
              <w:r>
                <w:rPr>
                  <w:rFonts w:cs="Arial"/>
                  <w:sz w:val="13"/>
                  <w:szCs w:val="13"/>
                </w:rPr>
                <w:t>1,840</w:t>
              </w:r>
            </w:ins>
          </w:p>
        </w:tc>
        <w:tc>
          <w:tcPr>
            <w:tcW w:w="800" w:type="dxa"/>
            <w:vAlign w:val="center"/>
          </w:tcPr>
          <w:p w14:paraId="5E000745" w14:textId="77777777" w:rsidR="00C60D85" w:rsidRDefault="00000000">
            <w:pPr>
              <w:spacing w:after="0"/>
              <w:rPr>
                <w:ins w:id="9121" w:author="Sean de Noronha | DRG" w:date="2026-09-29T16:58:00Z" w16du:dateUtc="2026-09-29T14:58:00Z"/>
                <w:rFonts w:cs="Arial"/>
                <w:sz w:val="13"/>
                <w:szCs w:val="13"/>
              </w:rPr>
            </w:pPr>
            <w:ins w:id="9122" w:author="Sean de Noronha | DRG" w:date="2026-09-29T16:58:00Z" w16du:dateUtc="2026-09-29T14:58:00Z">
              <w:r>
                <w:rPr>
                  <w:rFonts w:cs="Arial"/>
                  <w:sz w:val="13"/>
                  <w:szCs w:val="13"/>
                </w:rPr>
                <w:t>250 ft</w:t>
              </w:r>
            </w:ins>
          </w:p>
        </w:tc>
        <w:tc>
          <w:tcPr>
            <w:tcW w:w="880" w:type="dxa"/>
            <w:vAlign w:val="center"/>
          </w:tcPr>
          <w:p w14:paraId="5E000746" w14:textId="77777777" w:rsidR="00C60D85" w:rsidRDefault="00000000">
            <w:pPr>
              <w:spacing w:after="0"/>
              <w:rPr>
                <w:ins w:id="9123" w:author="Sean de Noronha | DRG" w:date="2026-09-29T16:58:00Z" w16du:dateUtc="2026-09-29T14:58:00Z"/>
                <w:rFonts w:cs="Arial"/>
                <w:sz w:val="13"/>
                <w:szCs w:val="13"/>
              </w:rPr>
            </w:pPr>
            <w:ins w:id="9124" w:author="Sean de Noronha | DRG" w:date="2026-09-29T16:58:00Z" w16du:dateUtc="2026-09-29T14:58:00Z">
              <w:r>
                <w:rPr>
                  <w:rFonts w:cs="Arial"/>
                  <w:sz w:val="13"/>
                  <w:szCs w:val="13"/>
                </w:rPr>
                <w:t>2.48</w:t>
              </w:r>
            </w:ins>
          </w:p>
        </w:tc>
        <w:tc>
          <w:tcPr>
            <w:tcW w:w="820" w:type="dxa"/>
            <w:vAlign w:val="center"/>
          </w:tcPr>
          <w:p w14:paraId="5E000747" w14:textId="77777777" w:rsidR="00C60D85" w:rsidRDefault="00000000">
            <w:pPr>
              <w:spacing w:after="0"/>
              <w:rPr>
                <w:ins w:id="9125" w:author="Sean de Noronha | DRG" w:date="2026-09-29T16:58:00Z" w16du:dateUtc="2026-09-29T14:58:00Z"/>
                <w:rFonts w:cs="Arial"/>
                <w:sz w:val="13"/>
                <w:szCs w:val="13"/>
              </w:rPr>
            </w:pPr>
            <w:ins w:id="9126" w:author="Sean de Noronha | DRG" w:date="2026-09-29T16:58:00Z" w16du:dateUtc="2026-09-29T14:58:00Z">
              <w:r>
                <w:rPr>
                  <w:rFonts w:cs="Arial"/>
                  <w:sz w:val="13"/>
                  <w:szCs w:val="13"/>
                </w:rPr>
                <w:t>747</w:t>
              </w:r>
            </w:ins>
          </w:p>
        </w:tc>
        <w:tc>
          <w:tcPr>
            <w:tcW w:w="1100" w:type="dxa"/>
            <w:vAlign w:val="center"/>
          </w:tcPr>
          <w:p w14:paraId="5E000748" w14:textId="77777777" w:rsidR="00C60D85" w:rsidRDefault="00000000">
            <w:pPr>
              <w:spacing w:after="0"/>
              <w:rPr>
                <w:ins w:id="9127" w:author="Sean de Noronha | DRG" w:date="2026-09-29T16:58:00Z" w16du:dateUtc="2026-09-29T14:58:00Z"/>
                <w:rFonts w:cs="Arial"/>
                <w:sz w:val="13"/>
                <w:szCs w:val="13"/>
              </w:rPr>
            </w:pPr>
            <w:ins w:id="9128" w:author="Sean de Noronha | DRG" w:date="2026-09-29T16:58:00Z" w16du:dateUtc="2026-09-29T14:58:00Z">
              <w:r>
                <w:rPr>
                  <w:rFonts w:cs="Arial"/>
                  <w:sz w:val="13"/>
                  <w:szCs w:val="13"/>
                </w:rPr>
                <w:t>23.1 (49.0)</w:t>
              </w:r>
            </w:ins>
          </w:p>
        </w:tc>
        <w:tc>
          <w:tcPr>
            <w:tcW w:w="700" w:type="dxa"/>
            <w:vAlign w:val="center"/>
          </w:tcPr>
          <w:p w14:paraId="5E000749" w14:textId="77777777" w:rsidR="00C60D85" w:rsidRDefault="00000000">
            <w:pPr>
              <w:spacing w:after="0"/>
              <w:rPr>
                <w:ins w:id="9129" w:author="Sean de Noronha | DRG" w:date="2026-09-29T16:58:00Z" w16du:dateUtc="2026-09-29T14:58:00Z"/>
                <w:rFonts w:cs="Arial"/>
                <w:sz w:val="13"/>
                <w:szCs w:val="13"/>
              </w:rPr>
            </w:pPr>
            <w:ins w:id="9130" w:author="Sean de Noronha | DRG" w:date="2026-09-29T16:58:00Z" w16du:dateUtc="2026-09-29T14:58:00Z">
              <w:r>
                <w:rPr>
                  <w:rFonts w:cs="Arial"/>
                  <w:sz w:val="13"/>
                  <w:szCs w:val="13"/>
                </w:rPr>
                <w:t>1.84</w:t>
              </w:r>
            </w:ins>
          </w:p>
        </w:tc>
      </w:tr>
      <w:tr w:rsidR="00C60D85" w14:paraId="6A7EBA19" w14:textId="77777777">
        <w:trPr>
          <w:jc w:val="center"/>
          <w:ins w:id="9131" w:author="Sean de Noronha | DRG" w:date="2026-09-29T16:58:00Z"/>
        </w:trPr>
        <w:tc>
          <w:tcPr>
            <w:tcW w:w="560" w:type="dxa"/>
            <w:vAlign w:val="center"/>
          </w:tcPr>
          <w:p w14:paraId="5E00074A" w14:textId="77777777" w:rsidR="00C60D85" w:rsidRDefault="00000000">
            <w:pPr>
              <w:spacing w:after="0"/>
              <w:rPr>
                <w:ins w:id="9132" w:author="Sean de Noronha | DRG" w:date="2026-09-29T16:58:00Z" w16du:dateUtc="2026-09-29T14:58:00Z"/>
                <w:rFonts w:cs="Arial"/>
                <w:sz w:val="13"/>
                <w:szCs w:val="13"/>
              </w:rPr>
            </w:pPr>
            <w:ins w:id="9133" w:author="Sean de Noronha | DRG" w:date="2026-09-29T16:58:00Z" w16du:dateUtc="2026-09-29T14:58:00Z">
              <w:r>
                <w:rPr>
                  <w:rFonts w:cs="Arial"/>
                  <w:sz w:val="13"/>
                  <w:szCs w:val="13"/>
                </w:rPr>
                <w:t>121</w:t>
              </w:r>
            </w:ins>
          </w:p>
        </w:tc>
        <w:tc>
          <w:tcPr>
            <w:tcW w:w="500" w:type="dxa"/>
            <w:vAlign w:val="center"/>
          </w:tcPr>
          <w:p w14:paraId="5E00074B" w14:textId="77777777" w:rsidR="00C60D85" w:rsidRDefault="00000000">
            <w:pPr>
              <w:spacing w:after="0"/>
              <w:rPr>
                <w:ins w:id="9134" w:author="Sean de Noronha | DRG" w:date="2026-09-29T16:58:00Z" w16du:dateUtc="2026-09-29T14:58:00Z"/>
                <w:rFonts w:cs="Arial"/>
                <w:sz w:val="13"/>
                <w:szCs w:val="13"/>
              </w:rPr>
            </w:pPr>
            <w:ins w:id="9135" w:author="Sean de Noronha | DRG" w:date="2026-09-29T16:58:00Z" w16du:dateUtc="2026-09-29T14:58:00Z">
              <w:r>
                <w:rPr>
                  <w:rFonts w:cs="Arial"/>
                  <w:sz w:val="13"/>
                  <w:szCs w:val="13"/>
                </w:rPr>
                <w:t>T2</w:t>
              </w:r>
            </w:ins>
          </w:p>
        </w:tc>
        <w:tc>
          <w:tcPr>
            <w:tcW w:w="660" w:type="dxa"/>
            <w:vAlign w:val="center"/>
          </w:tcPr>
          <w:p w14:paraId="5E00074C" w14:textId="77777777" w:rsidR="00C60D85" w:rsidRDefault="00000000">
            <w:pPr>
              <w:spacing w:after="0"/>
              <w:rPr>
                <w:ins w:id="9136" w:author="Sean de Noronha | DRG" w:date="2026-09-29T16:58:00Z" w16du:dateUtc="2026-09-29T14:58:00Z"/>
                <w:rFonts w:cs="Arial"/>
                <w:sz w:val="13"/>
                <w:szCs w:val="13"/>
              </w:rPr>
            </w:pPr>
            <w:ins w:id="9137" w:author="Sean de Noronha | DRG" w:date="2026-09-29T16:58:00Z" w16du:dateUtc="2026-09-29T14:58:00Z">
              <w:r>
                <w:rPr>
                  <w:rFonts w:cs="Arial"/>
                  <w:sz w:val="13"/>
                  <w:szCs w:val="13"/>
                </w:rPr>
                <w:t>1</w:t>
              </w:r>
            </w:ins>
          </w:p>
        </w:tc>
        <w:tc>
          <w:tcPr>
            <w:tcW w:w="1920" w:type="dxa"/>
            <w:vAlign w:val="center"/>
          </w:tcPr>
          <w:p w14:paraId="5E00074D" w14:textId="77777777" w:rsidR="00C60D85" w:rsidRDefault="00000000">
            <w:pPr>
              <w:spacing w:after="0"/>
              <w:rPr>
                <w:ins w:id="9138" w:author="Sean de Noronha | DRG" w:date="2026-09-29T16:58:00Z" w16du:dateUtc="2026-09-29T14:58:00Z"/>
                <w:rFonts w:cs="Arial"/>
                <w:sz w:val="13"/>
                <w:szCs w:val="13"/>
              </w:rPr>
            </w:pPr>
            <w:ins w:id="9139" w:author="Sean de Noronha | DRG" w:date="2026-09-29T16:58:00Z" w16du:dateUtc="2026-09-29T14:58:00Z">
              <w:r>
                <w:rPr>
                  <w:rFonts w:cs="Arial"/>
                  <w:sz w:val="13"/>
                  <w:szCs w:val="13"/>
                </w:rPr>
                <w:t>CSST, Manufacturer C, EHD 18</w:t>
              </w:r>
            </w:ins>
          </w:p>
        </w:tc>
        <w:tc>
          <w:tcPr>
            <w:tcW w:w="520" w:type="dxa"/>
            <w:vAlign w:val="center"/>
          </w:tcPr>
          <w:p w14:paraId="5E00074E" w14:textId="77777777" w:rsidR="00C60D85" w:rsidRDefault="00000000">
            <w:pPr>
              <w:spacing w:after="0"/>
              <w:rPr>
                <w:ins w:id="9140" w:author="Sean de Noronha | DRG" w:date="2026-09-29T16:58:00Z" w16du:dateUtc="2026-09-29T14:58:00Z"/>
                <w:rFonts w:cs="Arial"/>
                <w:sz w:val="13"/>
                <w:szCs w:val="13"/>
              </w:rPr>
            </w:pPr>
            <w:ins w:id="9141" w:author="Sean de Noronha | DRG" w:date="2026-09-29T16:58:00Z" w16du:dateUtc="2026-09-29T14:58:00Z">
              <w:r>
                <w:rPr>
                  <w:rFonts w:cs="Arial"/>
                  <w:sz w:val="13"/>
                  <w:szCs w:val="13"/>
                </w:rPr>
                <w:t>NG</w:t>
              </w:r>
            </w:ins>
          </w:p>
        </w:tc>
        <w:tc>
          <w:tcPr>
            <w:tcW w:w="900" w:type="dxa"/>
            <w:vAlign w:val="center"/>
          </w:tcPr>
          <w:p w14:paraId="5E00074F" w14:textId="77777777" w:rsidR="00C60D85" w:rsidRDefault="00000000">
            <w:pPr>
              <w:spacing w:after="0"/>
              <w:rPr>
                <w:ins w:id="9142" w:author="Sean de Noronha | DRG" w:date="2026-09-29T16:58:00Z" w16du:dateUtc="2026-09-29T14:58:00Z"/>
                <w:rFonts w:cs="Arial"/>
                <w:sz w:val="13"/>
                <w:szCs w:val="13"/>
              </w:rPr>
            </w:pPr>
            <w:ins w:id="9143" w:author="Sean de Noronha | DRG" w:date="2026-09-29T16:58:00Z" w16du:dateUtc="2026-09-29T14:58:00Z">
              <w:r>
                <w:rPr>
                  <w:rFonts w:cs="Arial"/>
                  <w:sz w:val="13"/>
                  <w:szCs w:val="13"/>
                </w:rPr>
                <w:t>5,920</w:t>
              </w:r>
            </w:ins>
          </w:p>
        </w:tc>
        <w:tc>
          <w:tcPr>
            <w:tcW w:w="800" w:type="dxa"/>
            <w:vAlign w:val="center"/>
          </w:tcPr>
          <w:p w14:paraId="5E000750" w14:textId="77777777" w:rsidR="00C60D85" w:rsidRDefault="00000000">
            <w:pPr>
              <w:spacing w:after="0"/>
              <w:rPr>
                <w:ins w:id="9144" w:author="Sean de Noronha | DRG" w:date="2026-09-29T16:58:00Z" w16du:dateUtc="2026-09-29T14:58:00Z"/>
                <w:rFonts w:cs="Arial"/>
                <w:sz w:val="13"/>
                <w:szCs w:val="13"/>
              </w:rPr>
            </w:pPr>
            <w:ins w:id="9145" w:author="Sean de Noronha | DRG" w:date="2026-09-29T16:58:00Z" w16du:dateUtc="2026-09-29T14:58:00Z">
              <w:r>
                <w:rPr>
                  <w:rFonts w:cs="Arial"/>
                  <w:sz w:val="13"/>
                  <w:szCs w:val="13"/>
                </w:rPr>
                <w:t>30 ft</w:t>
              </w:r>
            </w:ins>
          </w:p>
        </w:tc>
        <w:tc>
          <w:tcPr>
            <w:tcW w:w="880" w:type="dxa"/>
            <w:vAlign w:val="center"/>
          </w:tcPr>
          <w:p w14:paraId="5E000751" w14:textId="77777777" w:rsidR="00C60D85" w:rsidRDefault="00000000">
            <w:pPr>
              <w:spacing w:after="0"/>
              <w:rPr>
                <w:ins w:id="9146" w:author="Sean de Noronha | DRG" w:date="2026-09-29T16:58:00Z" w16du:dateUtc="2026-09-29T14:58:00Z"/>
                <w:rFonts w:cs="Arial"/>
                <w:sz w:val="13"/>
                <w:szCs w:val="13"/>
              </w:rPr>
            </w:pPr>
            <w:ins w:id="9147" w:author="Sean de Noronha | DRG" w:date="2026-09-29T16:58:00Z" w16du:dateUtc="2026-09-29T14:58:00Z">
              <w:r>
                <w:rPr>
                  <w:rFonts w:cs="Arial"/>
                  <w:sz w:val="13"/>
                  <w:szCs w:val="13"/>
                </w:rPr>
                <w:t>3.45</w:t>
              </w:r>
            </w:ins>
          </w:p>
        </w:tc>
        <w:tc>
          <w:tcPr>
            <w:tcW w:w="820" w:type="dxa"/>
            <w:vAlign w:val="center"/>
          </w:tcPr>
          <w:p w14:paraId="5E000752" w14:textId="77777777" w:rsidR="00C60D85" w:rsidRDefault="00000000">
            <w:pPr>
              <w:spacing w:after="0"/>
              <w:rPr>
                <w:ins w:id="9148" w:author="Sean de Noronha | DRG" w:date="2026-09-29T16:58:00Z" w16du:dateUtc="2026-09-29T14:58:00Z"/>
                <w:rFonts w:cs="Arial"/>
                <w:sz w:val="13"/>
                <w:szCs w:val="13"/>
              </w:rPr>
            </w:pPr>
            <w:ins w:id="9149" w:author="Sean de Noronha | DRG" w:date="2026-09-29T16:58:00Z" w16du:dateUtc="2026-09-29T14:58:00Z">
              <w:r>
                <w:rPr>
                  <w:rFonts w:cs="Arial"/>
                  <w:sz w:val="13"/>
                  <w:szCs w:val="13"/>
                </w:rPr>
                <w:t>1,490</w:t>
              </w:r>
            </w:ins>
          </w:p>
        </w:tc>
        <w:tc>
          <w:tcPr>
            <w:tcW w:w="1100" w:type="dxa"/>
            <w:vAlign w:val="center"/>
          </w:tcPr>
          <w:p w14:paraId="5E000753" w14:textId="77777777" w:rsidR="00C60D85" w:rsidRDefault="00000000">
            <w:pPr>
              <w:spacing w:after="0"/>
              <w:rPr>
                <w:ins w:id="9150" w:author="Sean de Noronha | DRG" w:date="2026-09-29T16:58:00Z" w16du:dateUtc="2026-09-29T14:58:00Z"/>
                <w:rFonts w:cs="Arial"/>
                <w:sz w:val="13"/>
                <w:szCs w:val="13"/>
              </w:rPr>
            </w:pPr>
            <w:ins w:id="9151" w:author="Sean de Noronha | DRG" w:date="2026-09-29T16:58:00Z" w16du:dateUtc="2026-09-29T14:58:00Z">
              <w:r>
                <w:rPr>
                  <w:rFonts w:cs="Arial"/>
                  <w:sz w:val="13"/>
                  <w:szCs w:val="13"/>
                </w:rPr>
                <w:t>74.5 (158)</w:t>
              </w:r>
            </w:ins>
          </w:p>
        </w:tc>
        <w:tc>
          <w:tcPr>
            <w:tcW w:w="700" w:type="dxa"/>
            <w:vAlign w:val="center"/>
          </w:tcPr>
          <w:p w14:paraId="5E000754" w14:textId="77777777" w:rsidR="00C60D85" w:rsidRDefault="00000000">
            <w:pPr>
              <w:spacing w:after="0"/>
              <w:rPr>
                <w:ins w:id="9152" w:author="Sean de Noronha | DRG" w:date="2026-09-29T16:58:00Z" w16du:dateUtc="2026-09-29T14:58:00Z"/>
                <w:rFonts w:cs="Arial"/>
                <w:sz w:val="13"/>
                <w:szCs w:val="13"/>
              </w:rPr>
            </w:pPr>
            <w:ins w:id="9153" w:author="Sean de Noronha | DRG" w:date="2026-09-29T16:58:00Z" w16du:dateUtc="2026-09-29T14:58:00Z">
              <w:r>
                <w:rPr>
                  <w:rFonts w:cs="Arial"/>
                  <w:sz w:val="13"/>
                  <w:szCs w:val="13"/>
                </w:rPr>
                <w:t>5.89</w:t>
              </w:r>
            </w:ins>
          </w:p>
        </w:tc>
      </w:tr>
      <w:tr w:rsidR="00C60D85" w14:paraId="1AB650FD" w14:textId="77777777">
        <w:trPr>
          <w:jc w:val="center"/>
          <w:ins w:id="9154" w:author="Sean de Noronha | DRG" w:date="2026-09-29T16:58:00Z"/>
        </w:trPr>
        <w:tc>
          <w:tcPr>
            <w:tcW w:w="560" w:type="dxa"/>
            <w:vAlign w:val="center"/>
          </w:tcPr>
          <w:p w14:paraId="5E000755" w14:textId="77777777" w:rsidR="00C60D85" w:rsidRDefault="00000000">
            <w:pPr>
              <w:spacing w:after="0"/>
              <w:rPr>
                <w:ins w:id="9155" w:author="Sean de Noronha | DRG" w:date="2026-09-29T16:58:00Z" w16du:dateUtc="2026-09-29T14:58:00Z"/>
                <w:rFonts w:cs="Arial"/>
                <w:sz w:val="13"/>
                <w:szCs w:val="13"/>
              </w:rPr>
            </w:pPr>
            <w:ins w:id="9156" w:author="Sean de Noronha | DRG" w:date="2026-09-29T16:58:00Z" w16du:dateUtc="2026-09-29T14:58:00Z">
              <w:r>
                <w:rPr>
                  <w:rFonts w:cs="Arial"/>
                  <w:sz w:val="13"/>
                  <w:szCs w:val="13"/>
                </w:rPr>
                <w:t>122</w:t>
              </w:r>
            </w:ins>
          </w:p>
        </w:tc>
        <w:tc>
          <w:tcPr>
            <w:tcW w:w="500" w:type="dxa"/>
            <w:vAlign w:val="center"/>
          </w:tcPr>
          <w:p w14:paraId="5E000756" w14:textId="77777777" w:rsidR="00C60D85" w:rsidRDefault="00000000">
            <w:pPr>
              <w:spacing w:after="0"/>
              <w:rPr>
                <w:ins w:id="9157" w:author="Sean de Noronha | DRG" w:date="2026-09-29T16:58:00Z" w16du:dateUtc="2026-09-29T14:58:00Z"/>
                <w:rFonts w:cs="Arial"/>
                <w:sz w:val="13"/>
                <w:szCs w:val="13"/>
              </w:rPr>
            </w:pPr>
            <w:ins w:id="9158" w:author="Sean de Noronha | DRG" w:date="2026-09-29T16:58:00Z" w16du:dateUtc="2026-09-29T14:58:00Z">
              <w:r>
                <w:rPr>
                  <w:rFonts w:cs="Arial"/>
                  <w:sz w:val="13"/>
                  <w:szCs w:val="13"/>
                </w:rPr>
                <w:t>T2</w:t>
              </w:r>
            </w:ins>
          </w:p>
        </w:tc>
        <w:tc>
          <w:tcPr>
            <w:tcW w:w="660" w:type="dxa"/>
            <w:vAlign w:val="center"/>
          </w:tcPr>
          <w:p w14:paraId="5E000757" w14:textId="77777777" w:rsidR="00C60D85" w:rsidRDefault="00000000">
            <w:pPr>
              <w:spacing w:after="0"/>
              <w:rPr>
                <w:ins w:id="9159" w:author="Sean de Noronha | DRG" w:date="2026-09-29T16:58:00Z" w16du:dateUtc="2026-09-29T14:58:00Z"/>
                <w:rFonts w:cs="Arial"/>
                <w:sz w:val="13"/>
                <w:szCs w:val="13"/>
              </w:rPr>
            </w:pPr>
            <w:ins w:id="9160" w:author="Sean de Noronha | DRG" w:date="2026-09-29T16:58:00Z" w16du:dateUtc="2026-09-29T14:58:00Z">
              <w:r>
                <w:rPr>
                  <w:rFonts w:cs="Arial"/>
                  <w:sz w:val="13"/>
                  <w:szCs w:val="13"/>
                </w:rPr>
                <w:t>1</w:t>
              </w:r>
            </w:ins>
          </w:p>
        </w:tc>
        <w:tc>
          <w:tcPr>
            <w:tcW w:w="1920" w:type="dxa"/>
            <w:vAlign w:val="center"/>
          </w:tcPr>
          <w:p w14:paraId="5E000758" w14:textId="77777777" w:rsidR="00C60D85" w:rsidRDefault="00000000">
            <w:pPr>
              <w:spacing w:after="0"/>
              <w:rPr>
                <w:ins w:id="9161" w:author="Sean de Noronha | DRG" w:date="2026-09-29T16:58:00Z" w16du:dateUtc="2026-09-29T14:58:00Z"/>
                <w:rFonts w:cs="Arial"/>
                <w:sz w:val="13"/>
                <w:szCs w:val="13"/>
              </w:rPr>
            </w:pPr>
            <w:ins w:id="9162" w:author="Sean de Noronha | DRG" w:date="2026-09-29T16:58:00Z" w16du:dateUtc="2026-09-29T14:58:00Z">
              <w:r>
                <w:rPr>
                  <w:rFonts w:cs="Arial"/>
                  <w:sz w:val="13"/>
                  <w:szCs w:val="13"/>
                </w:rPr>
                <w:t>CSST, Manufacturer C, EHD 18</w:t>
              </w:r>
            </w:ins>
          </w:p>
        </w:tc>
        <w:tc>
          <w:tcPr>
            <w:tcW w:w="520" w:type="dxa"/>
            <w:vAlign w:val="center"/>
          </w:tcPr>
          <w:p w14:paraId="5E000759" w14:textId="77777777" w:rsidR="00C60D85" w:rsidRDefault="00000000">
            <w:pPr>
              <w:spacing w:after="0"/>
              <w:rPr>
                <w:ins w:id="9163" w:author="Sean de Noronha | DRG" w:date="2026-09-29T16:58:00Z" w16du:dateUtc="2026-09-29T14:58:00Z"/>
                <w:rFonts w:cs="Arial"/>
                <w:sz w:val="13"/>
                <w:szCs w:val="13"/>
              </w:rPr>
            </w:pPr>
            <w:ins w:id="9164" w:author="Sean de Noronha | DRG" w:date="2026-09-29T16:58:00Z" w16du:dateUtc="2026-09-29T14:58:00Z">
              <w:r>
                <w:rPr>
                  <w:rFonts w:cs="Arial"/>
                  <w:sz w:val="13"/>
                  <w:szCs w:val="13"/>
                </w:rPr>
                <w:t>NG</w:t>
              </w:r>
            </w:ins>
          </w:p>
        </w:tc>
        <w:tc>
          <w:tcPr>
            <w:tcW w:w="900" w:type="dxa"/>
            <w:vAlign w:val="center"/>
          </w:tcPr>
          <w:p w14:paraId="5E00075A" w14:textId="77777777" w:rsidR="00C60D85" w:rsidRDefault="00000000">
            <w:pPr>
              <w:spacing w:after="0"/>
              <w:rPr>
                <w:ins w:id="9165" w:author="Sean de Noronha | DRG" w:date="2026-09-29T16:58:00Z" w16du:dateUtc="2026-09-29T14:58:00Z"/>
                <w:rFonts w:cs="Arial"/>
                <w:sz w:val="13"/>
                <w:szCs w:val="13"/>
              </w:rPr>
            </w:pPr>
            <w:ins w:id="9166" w:author="Sean de Noronha | DRG" w:date="2026-09-29T16:58:00Z" w16du:dateUtc="2026-09-29T14:58:00Z">
              <w:r>
                <w:rPr>
                  <w:rFonts w:cs="Arial"/>
                  <w:sz w:val="13"/>
                  <w:szCs w:val="13"/>
                </w:rPr>
                <w:t>4,860</w:t>
              </w:r>
            </w:ins>
          </w:p>
        </w:tc>
        <w:tc>
          <w:tcPr>
            <w:tcW w:w="800" w:type="dxa"/>
            <w:vAlign w:val="center"/>
          </w:tcPr>
          <w:p w14:paraId="5E00075B" w14:textId="77777777" w:rsidR="00C60D85" w:rsidRDefault="00000000">
            <w:pPr>
              <w:spacing w:after="0"/>
              <w:rPr>
                <w:ins w:id="9167" w:author="Sean de Noronha | DRG" w:date="2026-09-29T16:58:00Z" w16du:dateUtc="2026-09-29T14:58:00Z"/>
                <w:rFonts w:cs="Arial"/>
                <w:sz w:val="13"/>
                <w:szCs w:val="13"/>
              </w:rPr>
            </w:pPr>
            <w:ins w:id="9168" w:author="Sean de Noronha | DRG" w:date="2026-09-29T16:58:00Z" w16du:dateUtc="2026-09-29T14:58:00Z">
              <w:r>
                <w:rPr>
                  <w:rFonts w:cs="Arial"/>
                  <w:sz w:val="13"/>
                  <w:szCs w:val="13"/>
                </w:rPr>
                <w:t>50 ft</w:t>
              </w:r>
            </w:ins>
          </w:p>
        </w:tc>
        <w:tc>
          <w:tcPr>
            <w:tcW w:w="880" w:type="dxa"/>
            <w:vAlign w:val="center"/>
          </w:tcPr>
          <w:p w14:paraId="5E00075C" w14:textId="77777777" w:rsidR="00C60D85" w:rsidRDefault="00000000">
            <w:pPr>
              <w:spacing w:after="0"/>
              <w:rPr>
                <w:ins w:id="9169" w:author="Sean de Noronha | DRG" w:date="2026-09-29T16:58:00Z" w16du:dateUtc="2026-09-29T14:58:00Z"/>
                <w:rFonts w:cs="Arial"/>
                <w:sz w:val="13"/>
                <w:szCs w:val="13"/>
              </w:rPr>
            </w:pPr>
            <w:ins w:id="9170" w:author="Sean de Noronha | DRG" w:date="2026-09-29T16:58:00Z" w16du:dateUtc="2026-09-29T14:58:00Z">
              <w:r>
                <w:rPr>
                  <w:rFonts w:cs="Arial"/>
                  <w:sz w:val="13"/>
                  <w:szCs w:val="13"/>
                </w:rPr>
                <w:t>3.45</w:t>
              </w:r>
            </w:ins>
          </w:p>
        </w:tc>
        <w:tc>
          <w:tcPr>
            <w:tcW w:w="820" w:type="dxa"/>
            <w:vAlign w:val="center"/>
          </w:tcPr>
          <w:p w14:paraId="5E00075D" w14:textId="77777777" w:rsidR="00C60D85" w:rsidRDefault="00000000">
            <w:pPr>
              <w:spacing w:after="0"/>
              <w:rPr>
                <w:ins w:id="9171" w:author="Sean de Noronha | DRG" w:date="2026-09-29T16:58:00Z" w16du:dateUtc="2026-09-29T14:58:00Z"/>
                <w:rFonts w:cs="Arial"/>
                <w:sz w:val="13"/>
                <w:szCs w:val="13"/>
              </w:rPr>
            </w:pPr>
            <w:ins w:id="9172" w:author="Sean de Noronha | DRG" w:date="2026-09-29T16:58:00Z" w16du:dateUtc="2026-09-29T14:58:00Z">
              <w:r>
                <w:rPr>
                  <w:rFonts w:cs="Arial"/>
                  <w:sz w:val="13"/>
                  <w:szCs w:val="13"/>
                </w:rPr>
                <w:t>1,490</w:t>
              </w:r>
            </w:ins>
          </w:p>
        </w:tc>
        <w:tc>
          <w:tcPr>
            <w:tcW w:w="1100" w:type="dxa"/>
            <w:vAlign w:val="center"/>
          </w:tcPr>
          <w:p w14:paraId="5E00075E" w14:textId="77777777" w:rsidR="00C60D85" w:rsidRDefault="00000000">
            <w:pPr>
              <w:spacing w:after="0"/>
              <w:rPr>
                <w:ins w:id="9173" w:author="Sean de Noronha | DRG" w:date="2026-09-29T16:58:00Z" w16du:dateUtc="2026-09-29T14:58:00Z"/>
                <w:rFonts w:cs="Arial"/>
                <w:sz w:val="13"/>
                <w:szCs w:val="13"/>
              </w:rPr>
            </w:pPr>
            <w:ins w:id="9174" w:author="Sean de Noronha | DRG" w:date="2026-09-29T16:58:00Z" w16du:dateUtc="2026-09-29T14:58:00Z">
              <w:r>
                <w:rPr>
                  <w:rFonts w:cs="Arial"/>
                  <w:sz w:val="13"/>
                  <w:szCs w:val="13"/>
                </w:rPr>
                <w:t>61.2 (130)</w:t>
              </w:r>
            </w:ins>
          </w:p>
        </w:tc>
        <w:tc>
          <w:tcPr>
            <w:tcW w:w="700" w:type="dxa"/>
            <w:vAlign w:val="center"/>
          </w:tcPr>
          <w:p w14:paraId="5E00075F" w14:textId="77777777" w:rsidR="00C60D85" w:rsidRDefault="00000000">
            <w:pPr>
              <w:spacing w:after="0"/>
              <w:rPr>
                <w:ins w:id="9175" w:author="Sean de Noronha | DRG" w:date="2026-09-29T16:58:00Z" w16du:dateUtc="2026-09-29T14:58:00Z"/>
                <w:rFonts w:cs="Arial"/>
                <w:sz w:val="13"/>
                <w:szCs w:val="13"/>
              </w:rPr>
            </w:pPr>
            <w:ins w:id="9176" w:author="Sean de Noronha | DRG" w:date="2026-09-29T16:58:00Z" w16du:dateUtc="2026-09-29T14:58:00Z">
              <w:r>
                <w:rPr>
                  <w:rFonts w:cs="Arial"/>
                  <w:sz w:val="13"/>
                  <w:szCs w:val="13"/>
                </w:rPr>
                <w:t>4.84</w:t>
              </w:r>
            </w:ins>
          </w:p>
        </w:tc>
      </w:tr>
      <w:tr w:rsidR="00C60D85" w14:paraId="5F4DAFB5" w14:textId="77777777">
        <w:trPr>
          <w:jc w:val="center"/>
          <w:ins w:id="9177" w:author="Sean de Noronha | DRG" w:date="2026-09-29T16:58:00Z"/>
        </w:trPr>
        <w:tc>
          <w:tcPr>
            <w:tcW w:w="560" w:type="dxa"/>
            <w:vAlign w:val="center"/>
          </w:tcPr>
          <w:p w14:paraId="5E000760" w14:textId="77777777" w:rsidR="00C60D85" w:rsidRDefault="00000000">
            <w:pPr>
              <w:spacing w:after="0"/>
              <w:rPr>
                <w:ins w:id="9178" w:author="Sean de Noronha | DRG" w:date="2026-09-29T16:58:00Z" w16du:dateUtc="2026-09-29T14:58:00Z"/>
                <w:rFonts w:cs="Arial"/>
                <w:sz w:val="13"/>
                <w:szCs w:val="13"/>
              </w:rPr>
            </w:pPr>
            <w:ins w:id="9179" w:author="Sean de Noronha | DRG" w:date="2026-09-29T16:58:00Z" w16du:dateUtc="2026-09-29T14:58:00Z">
              <w:r>
                <w:rPr>
                  <w:rFonts w:cs="Arial"/>
                  <w:sz w:val="13"/>
                  <w:szCs w:val="13"/>
                </w:rPr>
                <w:t>123</w:t>
              </w:r>
            </w:ins>
          </w:p>
        </w:tc>
        <w:tc>
          <w:tcPr>
            <w:tcW w:w="500" w:type="dxa"/>
            <w:vAlign w:val="center"/>
          </w:tcPr>
          <w:p w14:paraId="5E000761" w14:textId="77777777" w:rsidR="00C60D85" w:rsidRDefault="00000000">
            <w:pPr>
              <w:spacing w:after="0"/>
              <w:rPr>
                <w:ins w:id="9180" w:author="Sean de Noronha | DRG" w:date="2026-09-29T16:58:00Z" w16du:dateUtc="2026-09-29T14:58:00Z"/>
                <w:rFonts w:cs="Arial"/>
                <w:sz w:val="13"/>
                <w:szCs w:val="13"/>
              </w:rPr>
            </w:pPr>
            <w:ins w:id="9181" w:author="Sean de Noronha | DRG" w:date="2026-09-29T16:58:00Z" w16du:dateUtc="2026-09-29T14:58:00Z">
              <w:r>
                <w:rPr>
                  <w:rFonts w:cs="Arial"/>
                  <w:sz w:val="13"/>
                  <w:szCs w:val="13"/>
                </w:rPr>
                <w:t>T2</w:t>
              </w:r>
            </w:ins>
          </w:p>
        </w:tc>
        <w:tc>
          <w:tcPr>
            <w:tcW w:w="660" w:type="dxa"/>
            <w:vAlign w:val="center"/>
          </w:tcPr>
          <w:p w14:paraId="5E000762" w14:textId="77777777" w:rsidR="00C60D85" w:rsidRDefault="00000000">
            <w:pPr>
              <w:spacing w:after="0"/>
              <w:rPr>
                <w:ins w:id="9182" w:author="Sean de Noronha | DRG" w:date="2026-09-29T16:58:00Z" w16du:dateUtc="2026-09-29T14:58:00Z"/>
                <w:rFonts w:cs="Arial"/>
                <w:sz w:val="13"/>
                <w:szCs w:val="13"/>
              </w:rPr>
            </w:pPr>
            <w:ins w:id="9183" w:author="Sean de Noronha | DRG" w:date="2026-09-29T16:58:00Z" w16du:dateUtc="2026-09-29T14:58:00Z">
              <w:r>
                <w:rPr>
                  <w:rFonts w:cs="Arial"/>
                  <w:sz w:val="13"/>
                  <w:szCs w:val="13"/>
                </w:rPr>
                <w:t>1</w:t>
              </w:r>
            </w:ins>
          </w:p>
        </w:tc>
        <w:tc>
          <w:tcPr>
            <w:tcW w:w="1920" w:type="dxa"/>
            <w:vAlign w:val="center"/>
          </w:tcPr>
          <w:p w14:paraId="5E000763" w14:textId="77777777" w:rsidR="00C60D85" w:rsidRDefault="00000000">
            <w:pPr>
              <w:spacing w:after="0"/>
              <w:rPr>
                <w:ins w:id="9184" w:author="Sean de Noronha | DRG" w:date="2026-09-29T16:58:00Z" w16du:dateUtc="2026-09-29T14:58:00Z"/>
                <w:rFonts w:cs="Arial"/>
                <w:sz w:val="13"/>
                <w:szCs w:val="13"/>
              </w:rPr>
            </w:pPr>
            <w:ins w:id="9185" w:author="Sean de Noronha | DRG" w:date="2026-09-29T16:58:00Z" w16du:dateUtc="2026-09-29T14:58:00Z">
              <w:r>
                <w:rPr>
                  <w:rFonts w:cs="Arial"/>
                  <w:sz w:val="13"/>
                  <w:szCs w:val="13"/>
                </w:rPr>
                <w:t>CSST, Manufacturer C, EHD 18</w:t>
              </w:r>
            </w:ins>
          </w:p>
        </w:tc>
        <w:tc>
          <w:tcPr>
            <w:tcW w:w="520" w:type="dxa"/>
            <w:vAlign w:val="center"/>
          </w:tcPr>
          <w:p w14:paraId="5E000764" w14:textId="77777777" w:rsidR="00C60D85" w:rsidRDefault="00000000">
            <w:pPr>
              <w:spacing w:after="0"/>
              <w:rPr>
                <w:ins w:id="9186" w:author="Sean de Noronha | DRG" w:date="2026-09-29T16:58:00Z" w16du:dateUtc="2026-09-29T14:58:00Z"/>
                <w:rFonts w:cs="Arial"/>
                <w:sz w:val="13"/>
                <w:szCs w:val="13"/>
              </w:rPr>
            </w:pPr>
            <w:ins w:id="9187" w:author="Sean de Noronha | DRG" w:date="2026-09-29T16:58:00Z" w16du:dateUtc="2026-09-29T14:58:00Z">
              <w:r>
                <w:rPr>
                  <w:rFonts w:cs="Arial"/>
                  <w:sz w:val="13"/>
                  <w:szCs w:val="13"/>
                </w:rPr>
                <w:t>NG</w:t>
              </w:r>
            </w:ins>
          </w:p>
        </w:tc>
        <w:tc>
          <w:tcPr>
            <w:tcW w:w="900" w:type="dxa"/>
            <w:vAlign w:val="center"/>
          </w:tcPr>
          <w:p w14:paraId="5E000765" w14:textId="77777777" w:rsidR="00C60D85" w:rsidRDefault="00000000">
            <w:pPr>
              <w:spacing w:after="0"/>
              <w:rPr>
                <w:ins w:id="9188" w:author="Sean de Noronha | DRG" w:date="2026-09-29T16:58:00Z" w16du:dateUtc="2026-09-29T14:58:00Z"/>
                <w:rFonts w:cs="Arial"/>
                <w:sz w:val="13"/>
                <w:szCs w:val="13"/>
              </w:rPr>
            </w:pPr>
            <w:ins w:id="9189" w:author="Sean de Noronha | DRG" w:date="2026-09-29T16:58:00Z" w16du:dateUtc="2026-09-29T14:58:00Z">
              <w:r>
                <w:rPr>
                  <w:rFonts w:cs="Arial"/>
                  <w:sz w:val="13"/>
                  <w:szCs w:val="13"/>
                </w:rPr>
                <w:t>3,980</w:t>
              </w:r>
            </w:ins>
          </w:p>
        </w:tc>
        <w:tc>
          <w:tcPr>
            <w:tcW w:w="800" w:type="dxa"/>
            <w:vAlign w:val="center"/>
          </w:tcPr>
          <w:p w14:paraId="5E000766" w14:textId="77777777" w:rsidR="00C60D85" w:rsidRDefault="00000000">
            <w:pPr>
              <w:spacing w:after="0"/>
              <w:rPr>
                <w:ins w:id="9190" w:author="Sean de Noronha | DRG" w:date="2026-09-29T16:58:00Z" w16du:dateUtc="2026-09-29T14:58:00Z"/>
                <w:rFonts w:cs="Arial"/>
                <w:sz w:val="13"/>
                <w:szCs w:val="13"/>
              </w:rPr>
            </w:pPr>
            <w:ins w:id="9191" w:author="Sean de Noronha | DRG" w:date="2026-09-29T16:58:00Z" w16du:dateUtc="2026-09-29T14:58:00Z">
              <w:r>
                <w:rPr>
                  <w:rFonts w:cs="Arial"/>
                  <w:sz w:val="13"/>
                  <w:szCs w:val="13"/>
                </w:rPr>
                <w:t>80 ft</w:t>
              </w:r>
            </w:ins>
          </w:p>
        </w:tc>
        <w:tc>
          <w:tcPr>
            <w:tcW w:w="880" w:type="dxa"/>
            <w:vAlign w:val="center"/>
          </w:tcPr>
          <w:p w14:paraId="5E000767" w14:textId="77777777" w:rsidR="00C60D85" w:rsidRDefault="00000000">
            <w:pPr>
              <w:spacing w:after="0"/>
              <w:rPr>
                <w:ins w:id="9192" w:author="Sean de Noronha | DRG" w:date="2026-09-29T16:58:00Z" w16du:dateUtc="2026-09-29T14:58:00Z"/>
                <w:rFonts w:cs="Arial"/>
                <w:sz w:val="13"/>
                <w:szCs w:val="13"/>
              </w:rPr>
            </w:pPr>
            <w:ins w:id="9193" w:author="Sean de Noronha | DRG" w:date="2026-09-29T16:58:00Z" w16du:dateUtc="2026-09-29T14:58:00Z">
              <w:r>
                <w:rPr>
                  <w:rFonts w:cs="Arial"/>
                  <w:sz w:val="13"/>
                  <w:szCs w:val="13"/>
                </w:rPr>
                <w:t>3.45</w:t>
              </w:r>
            </w:ins>
          </w:p>
        </w:tc>
        <w:tc>
          <w:tcPr>
            <w:tcW w:w="820" w:type="dxa"/>
            <w:vAlign w:val="center"/>
          </w:tcPr>
          <w:p w14:paraId="5E000768" w14:textId="77777777" w:rsidR="00C60D85" w:rsidRDefault="00000000">
            <w:pPr>
              <w:spacing w:after="0"/>
              <w:rPr>
                <w:ins w:id="9194" w:author="Sean de Noronha | DRG" w:date="2026-09-29T16:58:00Z" w16du:dateUtc="2026-09-29T14:58:00Z"/>
                <w:rFonts w:cs="Arial"/>
                <w:sz w:val="13"/>
                <w:szCs w:val="13"/>
              </w:rPr>
            </w:pPr>
            <w:ins w:id="9195" w:author="Sean de Noronha | DRG" w:date="2026-09-29T16:58:00Z" w16du:dateUtc="2026-09-29T14:58:00Z">
              <w:r>
                <w:rPr>
                  <w:rFonts w:cs="Arial"/>
                  <w:sz w:val="13"/>
                  <w:szCs w:val="13"/>
                </w:rPr>
                <w:t>1,490</w:t>
              </w:r>
            </w:ins>
          </w:p>
        </w:tc>
        <w:tc>
          <w:tcPr>
            <w:tcW w:w="1100" w:type="dxa"/>
            <w:vAlign w:val="center"/>
          </w:tcPr>
          <w:p w14:paraId="5E000769" w14:textId="77777777" w:rsidR="00C60D85" w:rsidRDefault="00000000">
            <w:pPr>
              <w:spacing w:after="0"/>
              <w:rPr>
                <w:ins w:id="9196" w:author="Sean de Noronha | DRG" w:date="2026-09-29T16:58:00Z" w16du:dateUtc="2026-09-29T14:58:00Z"/>
                <w:rFonts w:cs="Arial"/>
                <w:sz w:val="13"/>
                <w:szCs w:val="13"/>
              </w:rPr>
            </w:pPr>
            <w:ins w:id="9197" w:author="Sean de Noronha | DRG" w:date="2026-09-29T16:58:00Z" w16du:dateUtc="2026-09-29T14:58:00Z">
              <w:r>
                <w:rPr>
                  <w:rFonts w:cs="Arial"/>
                  <w:sz w:val="13"/>
                  <w:szCs w:val="13"/>
                </w:rPr>
                <w:t>50.0 (106)</w:t>
              </w:r>
            </w:ins>
          </w:p>
        </w:tc>
        <w:tc>
          <w:tcPr>
            <w:tcW w:w="700" w:type="dxa"/>
            <w:vAlign w:val="center"/>
          </w:tcPr>
          <w:p w14:paraId="5E00076A" w14:textId="77777777" w:rsidR="00C60D85" w:rsidRDefault="00000000">
            <w:pPr>
              <w:spacing w:after="0"/>
              <w:rPr>
                <w:ins w:id="9198" w:author="Sean de Noronha | DRG" w:date="2026-09-29T16:58:00Z" w16du:dateUtc="2026-09-29T14:58:00Z"/>
                <w:rFonts w:cs="Arial"/>
                <w:sz w:val="13"/>
                <w:szCs w:val="13"/>
              </w:rPr>
            </w:pPr>
            <w:ins w:id="9199" w:author="Sean de Noronha | DRG" w:date="2026-09-29T16:58:00Z" w16du:dateUtc="2026-09-29T14:58:00Z">
              <w:r>
                <w:rPr>
                  <w:rFonts w:cs="Arial"/>
                  <w:sz w:val="13"/>
                  <w:szCs w:val="13"/>
                </w:rPr>
                <w:t>3.95</w:t>
              </w:r>
            </w:ins>
          </w:p>
        </w:tc>
      </w:tr>
      <w:tr w:rsidR="00C60D85" w14:paraId="425A9CA1" w14:textId="77777777">
        <w:trPr>
          <w:jc w:val="center"/>
          <w:ins w:id="9200" w:author="Sean de Noronha | DRG" w:date="2026-09-29T16:58:00Z"/>
        </w:trPr>
        <w:tc>
          <w:tcPr>
            <w:tcW w:w="560" w:type="dxa"/>
            <w:vAlign w:val="center"/>
          </w:tcPr>
          <w:p w14:paraId="5E00076B" w14:textId="77777777" w:rsidR="00C60D85" w:rsidRDefault="00000000">
            <w:pPr>
              <w:spacing w:after="0"/>
              <w:rPr>
                <w:ins w:id="9201" w:author="Sean de Noronha | DRG" w:date="2026-09-29T16:58:00Z" w16du:dateUtc="2026-09-29T14:58:00Z"/>
                <w:rFonts w:cs="Arial"/>
                <w:sz w:val="13"/>
                <w:szCs w:val="13"/>
              </w:rPr>
            </w:pPr>
            <w:ins w:id="9202" w:author="Sean de Noronha | DRG" w:date="2026-09-29T16:58:00Z" w16du:dateUtc="2026-09-29T14:58:00Z">
              <w:r>
                <w:rPr>
                  <w:rFonts w:cs="Arial"/>
                  <w:sz w:val="13"/>
                  <w:szCs w:val="13"/>
                </w:rPr>
                <w:t>124</w:t>
              </w:r>
            </w:ins>
          </w:p>
        </w:tc>
        <w:tc>
          <w:tcPr>
            <w:tcW w:w="500" w:type="dxa"/>
            <w:vAlign w:val="center"/>
          </w:tcPr>
          <w:p w14:paraId="5E00076C" w14:textId="77777777" w:rsidR="00C60D85" w:rsidRDefault="00000000">
            <w:pPr>
              <w:spacing w:after="0"/>
              <w:rPr>
                <w:ins w:id="9203" w:author="Sean de Noronha | DRG" w:date="2026-09-29T16:58:00Z" w16du:dateUtc="2026-09-29T14:58:00Z"/>
                <w:rFonts w:cs="Arial"/>
                <w:sz w:val="13"/>
                <w:szCs w:val="13"/>
              </w:rPr>
            </w:pPr>
            <w:ins w:id="9204" w:author="Sean de Noronha | DRG" w:date="2026-09-29T16:58:00Z" w16du:dateUtc="2026-09-29T14:58:00Z">
              <w:r>
                <w:rPr>
                  <w:rFonts w:cs="Arial"/>
                  <w:sz w:val="13"/>
                  <w:szCs w:val="13"/>
                </w:rPr>
                <w:t>T2</w:t>
              </w:r>
            </w:ins>
          </w:p>
        </w:tc>
        <w:tc>
          <w:tcPr>
            <w:tcW w:w="660" w:type="dxa"/>
            <w:vAlign w:val="center"/>
          </w:tcPr>
          <w:p w14:paraId="5E00076D" w14:textId="77777777" w:rsidR="00C60D85" w:rsidRDefault="00000000">
            <w:pPr>
              <w:spacing w:after="0"/>
              <w:rPr>
                <w:ins w:id="9205" w:author="Sean de Noronha | DRG" w:date="2026-09-29T16:58:00Z" w16du:dateUtc="2026-09-29T14:58:00Z"/>
                <w:rFonts w:cs="Arial"/>
                <w:sz w:val="13"/>
                <w:szCs w:val="13"/>
              </w:rPr>
            </w:pPr>
            <w:ins w:id="9206" w:author="Sean de Noronha | DRG" w:date="2026-09-29T16:58:00Z" w16du:dateUtc="2026-09-29T14:58:00Z">
              <w:r>
                <w:rPr>
                  <w:rFonts w:cs="Arial"/>
                  <w:sz w:val="13"/>
                  <w:szCs w:val="13"/>
                </w:rPr>
                <w:t>1</w:t>
              </w:r>
            </w:ins>
          </w:p>
        </w:tc>
        <w:tc>
          <w:tcPr>
            <w:tcW w:w="1920" w:type="dxa"/>
            <w:vAlign w:val="center"/>
          </w:tcPr>
          <w:p w14:paraId="5E00076E" w14:textId="77777777" w:rsidR="00C60D85" w:rsidRDefault="00000000">
            <w:pPr>
              <w:spacing w:after="0"/>
              <w:rPr>
                <w:ins w:id="9207" w:author="Sean de Noronha | DRG" w:date="2026-09-29T16:58:00Z" w16du:dateUtc="2026-09-29T14:58:00Z"/>
                <w:rFonts w:cs="Arial"/>
                <w:sz w:val="13"/>
                <w:szCs w:val="13"/>
              </w:rPr>
            </w:pPr>
            <w:ins w:id="9208" w:author="Sean de Noronha | DRG" w:date="2026-09-29T16:58:00Z" w16du:dateUtc="2026-09-29T14:58:00Z">
              <w:r>
                <w:rPr>
                  <w:rFonts w:cs="Arial"/>
                  <w:sz w:val="13"/>
                  <w:szCs w:val="13"/>
                </w:rPr>
                <w:t>CSST, Manufacturer C, EHD 18</w:t>
              </w:r>
            </w:ins>
          </w:p>
        </w:tc>
        <w:tc>
          <w:tcPr>
            <w:tcW w:w="520" w:type="dxa"/>
            <w:vAlign w:val="center"/>
          </w:tcPr>
          <w:p w14:paraId="5E00076F" w14:textId="77777777" w:rsidR="00C60D85" w:rsidRDefault="00000000">
            <w:pPr>
              <w:spacing w:after="0"/>
              <w:rPr>
                <w:ins w:id="9209" w:author="Sean de Noronha | DRG" w:date="2026-09-29T16:58:00Z" w16du:dateUtc="2026-09-29T14:58:00Z"/>
                <w:rFonts w:cs="Arial"/>
                <w:sz w:val="13"/>
                <w:szCs w:val="13"/>
              </w:rPr>
            </w:pPr>
            <w:ins w:id="9210" w:author="Sean de Noronha | DRG" w:date="2026-09-29T16:58:00Z" w16du:dateUtc="2026-09-29T14:58:00Z">
              <w:r>
                <w:rPr>
                  <w:rFonts w:cs="Arial"/>
                  <w:sz w:val="13"/>
                  <w:szCs w:val="13"/>
                </w:rPr>
                <w:t>NG</w:t>
              </w:r>
            </w:ins>
          </w:p>
        </w:tc>
        <w:tc>
          <w:tcPr>
            <w:tcW w:w="900" w:type="dxa"/>
            <w:vAlign w:val="center"/>
          </w:tcPr>
          <w:p w14:paraId="5E000770" w14:textId="77777777" w:rsidR="00C60D85" w:rsidRDefault="00000000">
            <w:pPr>
              <w:spacing w:after="0"/>
              <w:rPr>
                <w:ins w:id="9211" w:author="Sean de Noronha | DRG" w:date="2026-09-29T16:58:00Z" w16du:dateUtc="2026-09-29T14:58:00Z"/>
                <w:rFonts w:cs="Arial"/>
                <w:sz w:val="13"/>
                <w:szCs w:val="13"/>
              </w:rPr>
            </w:pPr>
            <w:ins w:id="9212" w:author="Sean de Noronha | DRG" w:date="2026-09-29T16:58:00Z" w16du:dateUtc="2026-09-29T14:58:00Z">
              <w:r>
                <w:rPr>
                  <w:rFonts w:cs="Arial"/>
                  <w:sz w:val="13"/>
                  <w:szCs w:val="13"/>
                </w:rPr>
                <w:t>3,580</w:t>
              </w:r>
            </w:ins>
          </w:p>
        </w:tc>
        <w:tc>
          <w:tcPr>
            <w:tcW w:w="800" w:type="dxa"/>
            <w:vAlign w:val="center"/>
          </w:tcPr>
          <w:p w14:paraId="5E000771" w14:textId="77777777" w:rsidR="00C60D85" w:rsidRDefault="00000000">
            <w:pPr>
              <w:spacing w:after="0"/>
              <w:rPr>
                <w:ins w:id="9213" w:author="Sean de Noronha | DRG" w:date="2026-09-29T16:58:00Z" w16du:dateUtc="2026-09-29T14:58:00Z"/>
                <w:rFonts w:cs="Arial"/>
                <w:sz w:val="13"/>
                <w:szCs w:val="13"/>
              </w:rPr>
            </w:pPr>
            <w:ins w:id="9214" w:author="Sean de Noronha | DRG" w:date="2026-09-29T16:58:00Z" w16du:dateUtc="2026-09-29T14:58:00Z">
              <w:r>
                <w:rPr>
                  <w:rFonts w:cs="Arial"/>
                  <w:sz w:val="13"/>
                  <w:szCs w:val="13"/>
                </w:rPr>
                <w:t>100 ft</w:t>
              </w:r>
            </w:ins>
          </w:p>
        </w:tc>
        <w:tc>
          <w:tcPr>
            <w:tcW w:w="880" w:type="dxa"/>
            <w:vAlign w:val="center"/>
          </w:tcPr>
          <w:p w14:paraId="5E000772" w14:textId="77777777" w:rsidR="00C60D85" w:rsidRDefault="00000000">
            <w:pPr>
              <w:spacing w:after="0"/>
              <w:rPr>
                <w:ins w:id="9215" w:author="Sean de Noronha | DRG" w:date="2026-09-29T16:58:00Z" w16du:dateUtc="2026-09-29T14:58:00Z"/>
                <w:rFonts w:cs="Arial"/>
                <w:sz w:val="13"/>
                <w:szCs w:val="13"/>
              </w:rPr>
            </w:pPr>
            <w:ins w:id="9216" w:author="Sean de Noronha | DRG" w:date="2026-09-29T16:58:00Z" w16du:dateUtc="2026-09-29T14:58:00Z">
              <w:r>
                <w:rPr>
                  <w:rFonts w:cs="Arial"/>
                  <w:sz w:val="13"/>
                  <w:szCs w:val="13"/>
                </w:rPr>
                <w:t>3.45</w:t>
              </w:r>
            </w:ins>
          </w:p>
        </w:tc>
        <w:tc>
          <w:tcPr>
            <w:tcW w:w="820" w:type="dxa"/>
            <w:vAlign w:val="center"/>
          </w:tcPr>
          <w:p w14:paraId="5E000773" w14:textId="77777777" w:rsidR="00C60D85" w:rsidRDefault="00000000">
            <w:pPr>
              <w:spacing w:after="0"/>
              <w:rPr>
                <w:ins w:id="9217" w:author="Sean de Noronha | DRG" w:date="2026-09-29T16:58:00Z" w16du:dateUtc="2026-09-29T14:58:00Z"/>
                <w:rFonts w:cs="Arial"/>
                <w:sz w:val="13"/>
                <w:szCs w:val="13"/>
              </w:rPr>
            </w:pPr>
            <w:ins w:id="9218" w:author="Sean de Noronha | DRG" w:date="2026-09-29T16:58:00Z" w16du:dateUtc="2026-09-29T14:58:00Z">
              <w:r>
                <w:rPr>
                  <w:rFonts w:cs="Arial"/>
                  <w:sz w:val="13"/>
                  <w:szCs w:val="13"/>
                </w:rPr>
                <w:t>1,490</w:t>
              </w:r>
            </w:ins>
          </w:p>
        </w:tc>
        <w:tc>
          <w:tcPr>
            <w:tcW w:w="1100" w:type="dxa"/>
            <w:vAlign w:val="center"/>
          </w:tcPr>
          <w:p w14:paraId="5E000774" w14:textId="77777777" w:rsidR="00C60D85" w:rsidRDefault="00000000">
            <w:pPr>
              <w:spacing w:after="0"/>
              <w:rPr>
                <w:ins w:id="9219" w:author="Sean de Noronha | DRG" w:date="2026-09-29T16:58:00Z" w16du:dateUtc="2026-09-29T14:58:00Z"/>
                <w:rFonts w:cs="Arial"/>
                <w:sz w:val="13"/>
                <w:szCs w:val="13"/>
              </w:rPr>
            </w:pPr>
            <w:ins w:id="9220" w:author="Sean de Noronha | DRG" w:date="2026-09-29T16:58:00Z" w16du:dateUtc="2026-09-29T14:58:00Z">
              <w:r>
                <w:rPr>
                  <w:rFonts w:cs="Arial"/>
                  <w:sz w:val="13"/>
                  <w:szCs w:val="13"/>
                </w:rPr>
                <w:t>45.1 (95.5)</w:t>
              </w:r>
            </w:ins>
          </w:p>
        </w:tc>
        <w:tc>
          <w:tcPr>
            <w:tcW w:w="700" w:type="dxa"/>
            <w:vAlign w:val="center"/>
          </w:tcPr>
          <w:p w14:paraId="5E000775" w14:textId="77777777" w:rsidR="00C60D85" w:rsidRDefault="00000000">
            <w:pPr>
              <w:spacing w:after="0"/>
              <w:rPr>
                <w:ins w:id="9221" w:author="Sean de Noronha | DRG" w:date="2026-09-29T16:58:00Z" w16du:dateUtc="2026-09-29T14:58:00Z"/>
                <w:rFonts w:cs="Arial"/>
                <w:sz w:val="13"/>
                <w:szCs w:val="13"/>
              </w:rPr>
            </w:pPr>
            <w:ins w:id="9222" w:author="Sean de Noronha | DRG" w:date="2026-09-29T16:58:00Z" w16du:dateUtc="2026-09-29T14:58:00Z">
              <w:r>
                <w:rPr>
                  <w:rFonts w:cs="Arial"/>
                  <w:sz w:val="13"/>
                  <w:szCs w:val="13"/>
                </w:rPr>
                <w:t>3.56</w:t>
              </w:r>
            </w:ins>
          </w:p>
        </w:tc>
      </w:tr>
      <w:tr w:rsidR="00C60D85" w14:paraId="29379937" w14:textId="77777777">
        <w:trPr>
          <w:jc w:val="center"/>
          <w:ins w:id="9223" w:author="Sean de Noronha | DRG" w:date="2026-09-29T16:58:00Z"/>
        </w:trPr>
        <w:tc>
          <w:tcPr>
            <w:tcW w:w="560" w:type="dxa"/>
            <w:vAlign w:val="center"/>
          </w:tcPr>
          <w:p w14:paraId="5E000776" w14:textId="77777777" w:rsidR="00C60D85" w:rsidRDefault="00000000">
            <w:pPr>
              <w:spacing w:after="0"/>
              <w:rPr>
                <w:ins w:id="9224" w:author="Sean de Noronha | DRG" w:date="2026-09-29T16:58:00Z" w16du:dateUtc="2026-09-29T14:58:00Z"/>
                <w:rFonts w:cs="Arial"/>
                <w:sz w:val="13"/>
                <w:szCs w:val="13"/>
              </w:rPr>
            </w:pPr>
            <w:ins w:id="9225" w:author="Sean de Noronha | DRG" w:date="2026-09-29T16:58:00Z" w16du:dateUtc="2026-09-29T14:58:00Z">
              <w:r>
                <w:rPr>
                  <w:rFonts w:cs="Arial"/>
                  <w:sz w:val="13"/>
                  <w:szCs w:val="13"/>
                </w:rPr>
                <w:t>125</w:t>
              </w:r>
            </w:ins>
          </w:p>
        </w:tc>
        <w:tc>
          <w:tcPr>
            <w:tcW w:w="500" w:type="dxa"/>
            <w:vAlign w:val="center"/>
          </w:tcPr>
          <w:p w14:paraId="5E000777" w14:textId="77777777" w:rsidR="00C60D85" w:rsidRDefault="00000000">
            <w:pPr>
              <w:spacing w:after="0"/>
              <w:rPr>
                <w:ins w:id="9226" w:author="Sean de Noronha | DRG" w:date="2026-09-29T16:58:00Z" w16du:dateUtc="2026-09-29T14:58:00Z"/>
                <w:rFonts w:cs="Arial"/>
                <w:sz w:val="13"/>
                <w:szCs w:val="13"/>
              </w:rPr>
            </w:pPr>
            <w:ins w:id="9227" w:author="Sean de Noronha | DRG" w:date="2026-09-29T16:58:00Z" w16du:dateUtc="2026-09-29T14:58:00Z">
              <w:r>
                <w:rPr>
                  <w:rFonts w:cs="Arial"/>
                  <w:sz w:val="13"/>
                  <w:szCs w:val="13"/>
                </w:rPr>
                <w:t>T2</w:t>
              </w:r>
            </w:ins>
          </w:p>
        </w:tc>
        <w:tc>
          <w:tcPr>
            <w:tcW w:w="660" w:type="dxa"/>
            <w:vAlign w:val="center"/>
          </w:tcPr>
          <w:p w14:paraId="5E000778" w14:textId="77777777" w:rsidR="00C60D85" w:rsidRDefault="00000000">
            <w:pPr>
              <w:spacing w:after="0"/>
              <w:rPr>
                <w:ins w:id="9228" w:author="Sean de Noronha | DRG" w:date="2026-09-29T16:58:00Z" w16du:dateUtc="2026-09-29T14:58:00Z"/>
                <w:rFonts w:cs="Arial"/>
                <w:sz w:val="13"/>
                <w:szCs w:val="13"/>
              </w:rPr>
            </w:pPr>
            <w:ins w:id="9229" w:author="Sean de Noronha | DRG" w:date="2026-09-29T16:58:00Z" w16du:dateUtc="2026-09-29T14:58:00Z">
              <w:r>
                <w:rPr>
                  <w:rFonts w:cs="Arial"/>
                  <w:sz w:val="13"/>
                  <w:szCs w:val="13"/>
                </w:rPr>
                <w:t>1</w:t>
              </w:r>
            </w:ins>
          </w:p>
        </w:tc>
        <w:tc>
          <w:tcPr>
            <w:tcW w:w="1920" w:type="dxa"/>
            <w:vAlign w:val="center"/>
          </w:tcPr>
          <w:p w14:paraId="5E000779" w14:textId="77777777" w:rsidR="00C60D85" w:rsidRDefault="00000000">
            <w:pPr>
              <w:spacing w:after="0"/>
              <w:rPr>
                <w:ins w:id="9230" w:author="Sean de Noronha | DRG" w:date="2026-09-29T16:58:00Z" w16du:dateUtc="2026-09-29T14:58:00Z"/>
                <w:rFonts w:cs="Arial"/>
                <w:sz w:val="13"/>
                <w:szCs w:val="13"/>
              </w:rPr>
            </w:pPr>
            <w:ins w:id="9231" w:author="Sean de Noronha | DRG" w:date="2026-09-29T16:58:00Z" w16du:dateUtc="2026-09-29T14:58:00Z">
              <w:r>
                <w:rPr>
                  <w:rFonts w:cs="Arial"/>
                  <w:sz w:val="13"/>
                  <w:szCs w:val="13"/>
                </w:rPr>
                <w:t>CSST, Manufacturer C, EHD 18</w:t>
              </w:r>
            </w:ins>
          </w:p>
        </w:tc>
        <w:tc>
          <w:tcPr>
            <w:tcW w:w="520" w:type="dxa"/>
            <w:vAlign w:val="center"/>
          </w:tcPr>
          <w:p w14:paraId="5E00077A" w14:textId="77777777" w:rsidR="00C60D85" w:rsidRDefault="00000000">
            <w:pPr>
              <w:spacing w:after="0"/>
              <w:rPr>
                <w:ins w:id="9232" w:author="Sean de Noronha | DRG" w:date="2026-09-29T16:58:00Z" w16du:dateUtc="2026-09-29T14:58:00Z"/>
                <w:rFonts w:cs="Arial"/>
                <w:sz w:val="13"/>
                <w:szCs w:val="13"/>
              </w:rPr>
            </w:pPr>
            <w:ins w:id="9233" w:author="Sean de Noronha | DRG" w:date="2026-09-29T16:58:00Z" w16du:dateUtc="2026-09-29T14:58:00Z">
              <w:r>
                <w:rPr>
                  <w:rFonts w:cs="Arial"/>
                  <w:sz w:val="13"/>
                  <w:szCs w:val="13"/>
                </w:rPr>
                <w:t>NG</w:t>
              </w:r>
            </w:ins>
          </w:p>
        </w:tc>
        <w:tc>
          <w:tcPr>
            <w:tcW w:w="900" w:type="dxa"/>
            <w:vAlign w:val="center"/>
          </w:tcPr>
          <w:p w14:paraId="5E00077B" w14:textId="77777777" w:rsidR="00C60D85" w:rsidRDefault="00000000">
            <w:pPr>
              <w:spacing w:after="0"/>
              <w:rPr>
                <w:ins w:id="9234" w:author="Sean de Noronha | DRG" w:date="2026-09-29T16:58:00Z" w16du:dateUtc="2026-09-29T14:58:00Z"/>
                <w:rFonts w:cs="Arial"/>
                <w:sz w:val="13"/>
                <w:szCs w:val="13"/>
              </w:rPr>
            </w:pPr>
            <w:ins w:id="9235" w:author="Sean de Noronha | DRG" w:date="2026-09-29T16:58:00Z" w16du:dateUtc="2026-09-29T14:58:00Z">
              <w:r>
                <w:rPr>
                  <w:rFonts w:cs="Arial"/>
                  <w:sz w:val="13"/>
                  <w:szCs w:val="13"/>
                </w:rPr>
                <w:t>3,030</w:t>
              </w:r>
            </w:ins>
          </w:p>
        </w:tc>
        <w:tc>
          <w:tcPr>
            <w:tcW w:w="800" w:type="dxa"/>
            <w:vAlign w:val="center"/>
          </w:tcPr>
          <w:p w14:paraId="5E00077C" w14:textId="77777777" w:rsidR="00C60D85" w:rsidRDefault="00000000">
            <w:pPr>
              <w:spacing w:after="0"/>
              <w:rPr>
                <w:ins w:id="9236" w:author="Sean de Noronha | DRG" w:date="2026-09-29T16:58:00Z" w16du:dateUtc="2026-09-29T14:58:00Z"/>
                <w:rFonts w:cs="Arial"/>
                <w:sz w:val="13"/>
                <w:szCs w:val="13"/>
              </w:rPr>
            </w:pPr>
            <w:ins w:id="9237" w:author="Sean de Noronha | DRG" w:date="2026-09-29T16:58:00Z" w16du:dateUtc="2026-09-29T14:58:00Z">
              <w:r>
                <w:rPr>
                  <w:rFonts w:cs="Arial"/>
                  <w:sz w:val="13"/>
                  <w:szCs w:val="13"/>
                </w:rPr>
                <w:t>150 ft</w:t>
              </w:r>
            </w:ins>
          </w:p>
        </w:tc>
        <w:tc>
          <w:tcPr>
            <w:tcW w:w="880" w:type="dxa"/>
            <w:vAlign w:val="center"/>
          </w:tcPr>
          <w:p w14:paraId="5E00077D" w14:textId="77777777" w:rsidR="00C60D85" w:rsidRDefault="00000000">
            <w:pPr>
              <w:spacing w:after="0"/>
              <w:rPr>
                <w:ins w:id="9238" w:author="Sean de Noronha | DRG" w:date="2026-09-29T16:58:00Z" w16du:dateUtc="2026-09-29T14:58:00Z"/>
                <w:rFonts w:cs="Arial"/>
                <w:sz w:val="13"/>
                <w:szCs w:val="13"/>
              </w:rPr>
            </w:pPr>
            <w:ins w:id="9239" w:author="Sean de Noronha | DRG" w:date="2026-09-29T16:58:00Z" w16du:dateUtc="2026-09-29T14:58:00Z">
              <w:r>
                <w:rPr>
                  <w:rFonts w:cs="Arial"/>
                  <w:sz w:val="13"/>
                  <w:szCs w:val="13"/>
                </w:rPr>
                <w:t>3.45</w:t>
              </w:r>
            </w:ins>
          </w:p>
        </w:tc>
        <w:tc>
          <w:tcPr>
            <w:tcW w:w="820" w:type="dxa"/>
            <w:vAlign w:val="center"/>
          </w:tcPr>
          <w:p w14:paraId="5E00077E" w14:textId="77777777" w:rsidR="00C60D85" w:rsidRDefault="00000000">
            <w:pPr>
              <w:spacing w:after="0"/>
              <w:rPr>
                <w:ins w:id="9240" w:author="Sean de Noronha | DRG" w:date="2026-09-29T16:58:00Z" w16du:dateUtc="2026-09-29T14:58:00Z"/>
                <w:rFonts w:cs="Arial"/>
                <w:sz w:val="13"/>
                <w:szCs w:val="13"/>
              </w:rPr>
            </w:pPr>
            <w:ins w:id="9241" w:author="Sean de Noronha | DRG" w:date="2026-09-29T16:58:00Z" w16du:dateUtc="2026-09-29T14:58:00Z">
              <w:r>
                <w:rPr>
                  <w:rFonts w:cs="Arial"/>
                  <w:sz w:val="13"/>
                  <w:szCs w:val="13"/>
                </w:rPr>
                <w:t>1,490</w:t>
              </w:r>
            </w:ins>
          </w:p>
        </w:tc>
        <w:tc>
          <w:tcPr>
            <w:tcW w:w="1100" w:type="dxa"/>
            <w:vAlign w:val="center"/>
          </w:tcPr>
          <w:p w14:paraId="5E00077F" w14:textId="77777777" w:rsidR="00C60D85" w:rsidRDefault="00000000">
            <w:pPr>
              <w:spacing w:after="0"/>
              <w:rPr>
                <w:ins w:id="9242" w:author="Sean de Noronha | DRG" w:date="2026-09-29T16:58:00Z" w16du:dateUtc="2026-09-29T14:58:00Z"/>
                <w:rFonts w:cs="Arial"/>
                <w:sz w:val="13"/>
                <w:szCs w:val="13"/>
              </w:rPr>
            </w:pPr>
            <w:ins w:id="9243" w:author="Sean de Noronha | DRG" w:date="2026-09-29T16:58:00Z" w16du:dateUtc="2026-09-29T14:58:00Z">
              <w:r>
                <w:rPr>
                  <w:rFonts w:cs="Arial"/>
                  <w:sz w:val="13"/>
                  <w:szCs w:val="13"/>
                </w:rPr>
                <w:t>38.2 (80.9)</w:t>
              </w:r>
            </w:ins>
          </w:p>
        </w:tc>
        <w:tc>
          <w:tcPr>
            <w:tcW w:w="700" w:type="dxa"/>
            <w:vAlign w:val="center"/>
          </w:tcPr>
          <w:p w14:paraId="5E000780" w14:textId="77777777" w:rsidR="00C60D85" w:rsidRDefault="00000000">
            <w:pPr>
              <w:spacing w:after="0"/>
              <w:rPr>
                <w:ins w:id="9244" w:author="Sean de Noronha | DRG" w:date="2026-09-29T16:58:00Z" w16du:dateUtc="2026-09-29T14:58:00Z"/>
                <w:rFonts w:cs="Arial"/>
                <w:sz w:val="13"/>
                <w:szCs w:val="13"/>
              </w:rPr>
            </w:pPr>
            <w:ins w:id="9245" w:author="Sean de Noronha | DRG" w:date="2026-09-29T16:58:00Z" w16du:dateUtc="2026-09-29T14:58:00Z">
              <w:r>
                <w:rPr>
                  <w:rFonts w:cs="Arial"/>
                  <w:sz w:val="13"/>
                  <w:szCs w:val="13"/>
                </w:rPr>
                <w:t>3.02</w:t>
              </w:r>
            </w:ins>
          </w:p>
        </w:tc>
      </w:tr>
      <w:tr w:rsidR="00C60D85" w14:paraId="54FDACD2" w14:textId="77777777">
        <w:trPr>
          <w:jc w:val="center"/>
          <w:ins w:id="9246" w:author="Sean de Noronha | DRG" w:date="2026-09-29T16:58:00Z"/>
        </w:trPr>
        <w:tc>
          <w:tcPr>
            <w:tcW w:w="560" w:type="dxa"/>
            <w:vAlign w:val="center"/>
          </w:tcPr>
          <w:p w14:paraId="5E000781" w14:textId="77777777" w:rsidR="00C60D85" w:rsidRDefault="00000000">
            <w:pPr>
              <w:spacing w:after="0"/>
              <w:rPr>
                <w:ins w:id="9247" w:author="Sean de Noronha | DRG" w:date="2026-09-29T16:58:00Z" w16du:dateUtc="2026-09-29T14:58:00Z"/>
                <w:rFonts w:cs="Arial"/>
                <w:sz w:val="13"/>
                <w:szCs w:val="13"/>
              </w:rPr>
            </w:pPr>
            <w:ins w:id="9248" w:author="Sean de Noronha | DRG" w:date="2026-09-29T16:58:00Z" w16du:dateUtc="2026-09-29T14:58:00Z">
              <w:r>
                <w:rPr>
                  <w:rFonts w:cs="Arial"/>
                  <w:sz w:val="13"/>
                  <w:szCs w:val="13"/>
                </w:rPr>
                <w:t>126</w:t>
              </w:r>
            </w:ins>
          </w:p>
        </w:tc>
        <w:tc>
          <w:tcPr>
            <w:tcW w:w="500" w:type="dxa"/>
            <w:vAlign w:val="center"/>
          </w:tcPr>
          <w:p w14:paraId="5E000782" w14:textId="77777777" w:rsidR="00C60D85" w:rsidRDefault="00000000">
            <w:pPr>
              <w:spacing w:after="0"/>
              <w:rPr>
                <w:ins w:id="9249" w:author="Sean de Noronha | DRG" w:date="2026-09-29T16:58:00Z" w16du:dateUtc="2026-09-29T14:58:00Z"/>
                <w:rFonts w:cs="Arial"/>
                <w:sz w:val="13"/>
                <w:szCs w:val="13"/>
              </w:rPr>
            </w:pPr>
            <w:ins w:id="9250" w:author="Sean de Noronha | DRG" w:date="2026-09-29T16:58:00Z" w16du:dateUtc="2026-09-29T14:58:00Z">
              <w:r>
                <w:rPr>
                  <w:rFonts w:cs="Arial"/>
                  <w:sz w:val="13"/>
                  <w:szCs w:val="13"/>
                </w:rPr>
                <w:t>T2</w:t>
              </w:r>
            </w:ins>
          </w:p>
        </w:tc>
        <w:tc>
          <w:tcPr>
            <w:tcW w:w="660" w:type="dxa"/>
            <w:vAlign w:val="center"/>
          </w:tcPr>
          <w:p w14:paraId="5E000783" w14:textId="77777777" w:rsidR="00C60D85" w:rsidRDefault="00000000">
            <w:pPr>
              <w:spacing w:after="0"/>
              <w:rPr>
                <w:ins w:id="9251" w:author="Sean de Noronha | DRG" w:date="2026-09-29T16:58:00Z" w16du:dateUtc="2026-09-29T14:58:00Z"/>
                <w:rFonts w:cs="Arial"/>
                <w:sz w:val="13"/>
                <w:szCs w:val="13"/>
              </w:rPr>
            </w:pPr>
            <w:ins w:id="9252" w:author="Sean de Noronha | DRG" w:date="2026-09-29T16:58:00Z" w16du:dateUtc="2026-09-29T14:58:00Z">
              <w:r>
                <w:rPr>
                  <w:rFonts w:cs="Arial"/>
                  <w:sz w:val="13"/>
                  <w:szCs w:val="13"/>
                </w:rPr>
                <w:t>1</w:t>
              </w:r>
            </w:ins>
          </w:p>
        </w:tc>
        <w:tc>
          <w:tcPr>
            <w:tcW w:w="1920" w:type="dxa"/>
            <w:vAlign w:val="center"/>
          </w:tcPr>
          <w:p w14:paraId="5E000784" w14:textId="77777777" w:rsidR="00C60D85" w:rsidRDefault="00000000">
            <w:pPr>
              <w:spacing w:after="0"/>
              <w:rPr>
                <w:ins w:id="9253" w:author="Sean de Noronha | DRG" w:date="2026-09-29T16:58:00Z" w16du:dateUtc="2026-09-29T14:58:00Z"/>
                <w:rFonts w:cs="Arial"/>
                <w:sz w:val="13"/>
                <w:szCs w:val="13"/>
              </w:rPr>
            </w:pPr>
            <w:ins w:id="9254" w:author="Sean de Noronha | DRG" w:date="2026-09-29T16:58:00Z" w16du:dateUtc="2026-09-29T14:58:00Z">
              <w:r>
                <w:rPr>
                  <w:rFonts w:cs="Arial"/>
                  <w:sz w:val="13"/>
                  <w:szCs w:val="13"/>
                </w:rPr>
                <w:t>CSST, Manufacturer C, EHD 18</w:t>
              </w:r>
            </w:ins>
          </w:p>
        </w:tc>
        <w:tc>
          <w:tcPr>
            <w:tcW w:w="520" w:type="dxa"/>
            <w:vAlign w:val="center"/>
          </w:tcPr>
          <w:p w14:paraId="5E000785" w14:textId="77777777" w:rsidR="00C60D85" w:rsidRDefault="00000000">
            <w:pPr>
              <w:spacing w:after="0"/>
              <w:rPr>
                <w:ins w:id="9255" w:author="Sean de Noronha | DRG" w:date="2026-09-29T16:58:00Z" w16du:dateUtc="2026-09-29T14:58:00Z"/>
                <w:rFonts w:cs="Arial"/>
                <w:sz w:val="13"/>
                <w:szCs w:val="13"/>
              </w:rPr>
            </w:pPr>
            <w:ins w:id="9256" w:author="Sean de Noronha | DRG" w:date="2026-09-29T16:58:00Z" w16du:dateUtc="2026-09-29T14:58:00Z">
              <w:r>
                <w:rPr>
                  <w:rFonts w:cs="Arial"/>
                  <w:sz w:val="13"/>
                  <w:szCs w:val="13"/>
                </w:rPr>
                <w:t>NG</w:t>
              </w:r>
            </w:ins>
          </w:p>
        </w:tc>
        <w:tc>
          <w:tcPr>
            <w:tcW w:w="900" w:type="dxa"/>
            <w:vAlign w:val="center"/>
          </w:tcPr>
          <w:p w14:paraId="5E000786" w14:textId="77777777" w:rsidR="00C60D85" w:rsidRDefault="00000000">
            <w:pPr>
              <w:spacing w:after="0"/>
              <w:rPr>
                <w:ins w:id="9257" w:author="Sean de Noronha | DRG" w:date="2026-09-29T16:58:00Z" w16du:dateUtc="2026-09-29T14:58:00Z"/>
                <w:rFonts w:cs="Arial"/>
                <w:sz w:val="13"/>
                <w:szCs w:val="13"/>
              </w:rPr>
            </w:pPr>
            <w:ins w:id="9258" w:author="Sean de Noronha | DRG" w:date="2026-09-29T16:58:00Z" w16du:dateUtc="2026-09-29T14:58:00Z">
              <w:r>
                <w:rPr>
                  <w:rFonts w:cs="Arial"/>
                  <w:sz w:val="13"/>
                  <w:szCs w:val="13"/>
                </w:rPr>
                <w:t>2,670</w:t>
              </w:r>
            </w:ins>
          </w:p>
        </w:tc>
        <w:tc>
          <w:tcPr>
            <w:tcW w:w="800" w:type="dxa"/>
            <w:vAlign w:val="center"/>
          </w:tcPr>
          <w:p w14:paraId="5E000787" w14:textId="77777777" w:rsidR="00C60D85" w:rsidRDefault="00000000">
            <w:pPr>
              <w:spacing w:after="0"/>
              <w:rPr>
                <w:ins w:id="9259" w:author="Sean de Noronha | DRG" w:date="2026-09-29T16:58:00Z" w16du:dateUtc="2026-09-29T14:58:00Z"/>
                <w:rFonts w:cs="Arial"/>
                <w:sz w:val="13"/>
                <w:szCs w:val="13"/>
              </w:rPr>
            </w:pPr>
            <w:ins w:id="9260" w:author="Sean de Noronha | DRG" w:date="2026-09-29T16:58:00Z" w16du:dateUtc="2026-09-29T14:58:00Z">
              <w:r>
                <w:rPr>
                  <w:rFonts w:cs="Arial"/>
                  <w:sz w:val="13"/>
                  <w:szCs w:val="13"/>
                </w:rPr>
                <w:t>200 ft</w:t>
              </w:r>
            </w:ins>
          </w:p>
        </w:tc>
        <w:tc>
          <w:tcPr>
            <w:tcW w:w="880" w:type="dxa"/>
            <w:vAlign w:val="center"/>
          </w:tcPr>
          <w:p w14:paraId="5E000788" w14:textId="77777777" w:rsidR="00C60D85" w:rsidRDefault="00000000">
            <w:pPr>
              <w:spacing w:after="0"/>
              <w:rPr>
                <w:ins w:id="9261" w:author="Sean de Noronha | DRG" w:date="2026-09-29T16:58:00Z" w16du:dateUtc="2026-09-29T14:58:00Z"/>
                <w:rFonts w:cs="Arial"/>
                <w:sz w:val="13"/>
                <w:szCs w:val="13"/>
              </w:rPr>
            </w:pPr>
            <w:ins w:id="9262" w:author="Sean de Noronha | DRG" w:date="2026-09-29T16:58:00Z" w16du:dateUtc="2026-09-29T14:58:00Z">
              <w:r>
                <w:rPr>
                  <w:rFonts w:cs="Arial"/>
                  <w:sz w:val="13"/>
                  <w:szCs w:val="13"/>
                </w:rPr>
                <w:t>3.45</w:t>
              </w:r>
            </w:ins>
          </w:p>
        </w:tc>
        <w:tc>
          <w:tcPr>
            <w:tcW w:w="820" w:type="dxa"/>
            <w:vAlign w:val="center"/>
          </w:tcPr>
          <w:p w14:paraId="5E000789" w14:textId="77777777" w:rsidR="00C60D85" w:rsidRDefault="00000000">
            <w:pPr>
              <w:spacing w:after="0"/>
              <w:rPr>
                <w:ins w:id="9263" w:author="Sean de Noronha | DRG" w:date="2026-09-29T16:58:00Z" w16du:dateUtc="2026-09-29T14:58:00Z"/>
                <w:rFonts w:cs="Arial"/>
                <w:sz w:val="13"/>
                <w:szCs w:val="13"/>
              </w:rPr>
            </w:pPr>
            <w:ins w:id="9264" w:author="Sean de Noronha | DRG" w:date="2026-09-29T16:58:00Z" w16du:dateUtc="2026-09-29T14:58:00Z">
              <w:r>
                <w:rPr>
                  <w:rFonts w:cs="Arial"/>
                  <w:sz w:val="13"/>
                  <w:szCs w:val="13"/>
                </w:rPr>
                <w:t>1,490</w:t>
              </w:r>
            </w:ins>
          </w:p>
        </w:tc>
        <w:tc>
          <w:tcPr>
            <w:tcW w:w="1100" w:type="dxa"/>
            <w:vAlign w:val="center"/>
          </w:tcPr>
          <w:p w14:paraId="5E00078A" w14:textId="77777777" w:rsidR="00C60D85" w:rsidRDefault="00000000">
            <w:pPr>
              <w:spacing w:after="0"/>
              <w:rPr>
                <w:ins w:id="9265" w:author="Sean de Noronha | DRG" w:date="2026-09-29T16:58:00Z" w16du:dateUtc="2026-09-29T14:58:00Z"/>
                <w:rFonts w:cs="Arial"/>
                <w:sz w:val="13"/>
                <w:szCs w:val="13"/>
              </w:rPr>
            </w:pPr>
            <w:ins w:id="9266" w:author="Sean de Noronha | DRG" w:date="2026-09-29T16:58:00Z" w16du:dateUtc="2026-09-29T14:58:00Z">
              <w:r>
                <w:rPr>
                  <w:rFonts w:cs="Arial"/>
                  <w:sz w:val="13"/>
                  <w:szCs w:val="13"/>
                </w:rPr>
                <w:t>33.7 (71.3)</w:t>
              </w:r>
            </w:ins>
          </w:p>
        </w:tc>
        <w:tc>
          <w:tcPr>
            <w:tcW w:w="700" w:type="dxa"/>
            <w:vAlign w:val="center"/>
          </w:tcPr>
          <w:p w14:paraId="5E00078B" w14:textId="77777777" w:rsidR="00C60D85" w:rsidRDefault="00000000">
            <w:pPr>
              <w:spacing w:after="0"/>
              <w:rPr>
                <w:ins w:id="9267" w:author="Sean de Noronha | DRG" w:date="2026-09-29T16:58:00Z" w16du:dateUtc="2026-09-29T14:58:00Z"/>
                <w:rFonts w:cs="Arial"/>
                <w:sz w:val="13"/>
                <w:szCs w:val="13"/>
              </w:rPr>
            </w:pPr>
            <w:ins w:id="9268" w:author="Sean de Noronha | DRG" w:date="2026-09-29T16:58:00Z" w16du:dateUtc="2026-09-29T14:58:00Z">
              <w:r>
                <w:rPr>
                  <w:rFonts w:cs="Arial"/>
                  <w:sz w:val="13"/>
                  <w:szCs w:val="13"/>
                </w:rPr>
                <w:t>2.66</w:t>
              </w:r>
            </w:ins>
          </w:p>
        </w:tc>
      </w:tr>
      <w:tr w:rsidR="00C60D85" w14:paraId="22DBC5F7" w14:textId="77777777">
        <w:trPr>
          <w:jc w:val="center"/>
          <w:ins w:id="9269" w:author="Sean de Noronha | DRG" w:date="2026-09-29T16:58:00Z"/>
        </w:trPr>
        <w:tc>
          <w:tcPr>
            <w:tcW w:w="560" w:type="dxa"/>
            <w:vAlign w:val="center"/>
          </w:tcPr>
          <w:p w14:paraId="5E00078C" w14:textId="77777777" w:rsidR="00C60D85" w:rsidRDefault="00000000">
            <w:pPr>
              <w:spacing w:after="0"/>
              <w:rPr>
                <w:ins w:id="9270" w:author="Sean de Noronha | DRG" w:date="2026-09-29T16:58:00Z" w16du:dateUtc="2026-09-29T14:58:00Z"/>
                <w:rFonts w:cs="Arial"/>
                <w:sz w:val="13"/>
                <w:szCs w:val="13"/>
              </w:rPr>
            </w:pPr>
            <w:ins w:id="9271" w:author="Sean de Noronha | DRG" w:date="2026-09-29T16:58:00Z" w16du:dateUtc="2026-09-29T14:58:00Z">
              <w:r>
                <w:rPr>
                  <w:rFonts w:cs="Arial"/>
                  <w:sz w:val="13"/>
                  <w:szCs w:val="13"/>
                </w:rPr>
                <w:t>127</w:t>
              </w:r>
            </w:ins>
          </w:p>
        </w:tc>
        <w:tc>
          <w:tcPr>
            <w:tcW w:w="500" w:type="dxa"/>
            <w:vAlign w:val="center"/>
          </w:tcPr>
          <w:p w14:paraId="5E00078D" w14:textId="77777777" w:rsidR="00C60D85" w:rsidRDefault="00000000">
            <w:pPr>
              <w:spacing w:after="0"/>
              <w:rPr>
                <w:ins w:id="9272" w:author="Sean de Noronha | DRG" w:date="2026-09-29T16:58:00Z" w16du:dateUtc="2026-09-29T14:58:00Z"/>
                <w:rFonts w:cs="Arial"/>
                <w:sz w:val="13"/>
                <w:szCs w:val="13"/>
              </w:rPr>
            </w:pPr>
            <w:ins w:id="9273" w:author="Sean de Noronha | DRG" w:date="2026-09-29T16:58:00Z" w16du:dateUtc="2026-09-29T14:58:00Z">
              <w:r>
                <w:rPr>
                  <w:rFonts w:cs="Arial"/>
                  <w:sz w:val="13"/>
                  <w:szCs w:val="13"/>
                </w:rPr>
                <w:t>T2</w:t>
              </w:r>
            </w:ins>
          </w:p>
        </w:tc>
        <w:tc>
          <w:tcPr>
            <w:tcW w:w="660" w:type="dxa"/>
            <w:vAlign w:val="center"/>
          </w:tcPr>
          <w:p w14:paraId="5E00078E" w14:textId="77777777" w:rsidR="00C60D85" w:rsidRDefault="00000000">
            <w:pPr>
              <w:spacing w:after="0"/>
              <w:rPr>
                <w:ins w:id="9274" w:author="Sean de Noronha | DRG" w:date="2026-09-29T16:58:00Z" w16du:dateUtc="2026-09-29T14:58:00Z"/>
                <w:rFonts w:cs="Arial"/>
                <w:sz w:val="13"/>
                <w:szCs w:val="13"/>
              </w:rPr>
            </w:pPr>
            <w:ins w:id="9275" w:author="Sean de Noronha | DRG" w:date="2026-09-29T16:58:00Z" w16du:dateUtc="2026-09-29T14:58:00Z">
              <w:r>
                <w:rPr>
                  <w:rFonts w:cs="Arial"/>
                  <w:sz w:val="13"/>
                  <w:szCs w:val="13"/>
                </w:rPr>
                <w:t>1</w:t>
              </w:r>
            </w:ins>
          </w:p>
        </w:tc>
        <w:tc>
          <w:tcPr>
            <w:tcW w:w="1920" w:type="dxa"/>
            <w:vAlign w:val="center"/>
          </w:tcPr>
          <w:p w14:paraId="5E00078F" w14:textId="77777777" w:rsidR="00C60D85" w:rsidRDefault="00000000">
            <w:pPr>
              <w:spacing w:after="0"/>
              <w:rPr>
                <w:ins w:id="9276" w:author="Sean de Noronha | DRG" w:date="2026-09-29T16:58:00Z" w16du:dateUtc="2026-09-29T14:58:00Z"/>
                <w:rFonts w:cs="Arial"/>
                <w:sz w:val="13"/>
                <w:szCs w:val="13"/>
              </w:rPr>
            </w:pPr>
            <w:ins w:id="9277" w:author="Sean de Noronha | DRG" w:date="2026-09-29T16:58:00Z" w16du:dateUtc="2026-09-29T14:58:00Z">
              <w:r>
                <w:rPr>
                  <w:rFonts w:cs="Arial"/>
                  <w:sz w:val="13"/>
                  <w:szCs w:val="13"/>
                </w:rPr>
                <w:t>CSST, Manufacturer C, EHD 18</w:t>
              </w:r>
            </w:ins>
          </w:p>
        </w:tc>
        <w:tc>
          <w:tcPr>
            <w:tcW w:w="520" w:type="dxa"/>
            <w:vAlign w:val="center"/>
          </w:tcPr>
          <w:p w14:paraId="5E000790" w14:textId="77777777" w:rsidR="00C60D85" w:rsidRDefault="00000000">
            <w:pPr>
              <w:spacing w:after="0"/>
              <w:rPr>
                <w:ins w:id="9278" w:author="Sean de Noronha | DRG" w:date="2026-09-29T16:58:00Z" w16du:dateUtc="2026-09-29T14:58:00Z"/>
                <w:rFonts w:cs="Arial"/>
                <w:sz w:val="13"/>
                <w:szCs w:val="13"/>
              </w:rPr>
            </w:pPr>
            <w:ins w:id="9279" w:author="Sean de Noronha | DRG" w:date="2026-09-29T16:58:00Z" w16du:dateUtc="2026-09-29T14:58:00Z">
              <w:r>
                <w:rPr>
                  <w:rFonts w:cs="Arial"/>
                  <w:sz w:val="13"/>
                  <w:szCs w:val="13"/>
                </w:rPr>
                <w:t>NG</w:t>
              </w:r>
            </w:ins>
          </w:p>
        </w:tc>
        <w:tc>
          <w:tcPr>
            <w:tcW w:w="900" w:type="dxa"/>
            <w:vAlign w:val="center"/>
          </w:tcPr>
          <w:p w14:paraId="5E000791" w14:textId="77777777" w:rsidR="00C60D85" w:rsidRDefault="00000000">
            <w:pPr>
              <w:spacing w:after="0"/>
              <w:rPr>
                <w:ins w:id="9280" w:author="Sean de Noronha | DRG" w:date="2026-09-29T16:58:00Z" w16du:dateUtc="2026-09-29T14:58:00Z"/>
                <w:rFonts w:cs="Arial"/>
                <w:sz w:val="13"/>
                <w:szCs w:val="13"/>
              </w:rPr>
            </w:pPr>
            <w:ins w:id="9281" w:author="Sean de Noronha | DRG" w:date="2026-09-29T16:58:00Z" w16du:dateUtc="2026-09-29T14:58:00Z">
              <w:r>
                <w:rPr>
                  <w:rFonts w:cs="Arial"/>
                  <w:sz w:val="13"/>
                  <w:szCs w:val="13"/>
                </w:rPr>
                <w:t>2,440</w:t>
              </w:r>
            </w:ins>
          </w:p>
        </w:tc>
        <w:tc>
          <w:tcPr>
            <w:tcW w:w="800" w:type="dxa"/>
            <w:vAlign w:val="center"/>
          </w:tcPr>
          <w:p w14:paraId="5E000792" w14:textId="77777777" w:rsidR="00C60D85" w:rsidRDefault="00000000">
            <w:pPr>
              <w:spacing w:after="0"/>
              <w:rPr>
                <w:ins w:id="9282" w:author="Sean de Noronha | DRG" w:date="2026-09-29T16:58:00Z" w16du:dateUtc="2026-09-29T14:58:00Z"/>
                <w:rFonts w:cs="Arial"/>
                <w:sz w:val="13"/>
                <w:szCs w:val="13"/>
              </w:rPr>
            </w:pPr>
            <w:ins w:id="9283" w:author="Sean de Noronha | DRG" w:date="2026-09-29T16:58:00Z" w16du:dateUtc="2026-09-29T14:58:00Z">
              <w:r>
                <w:rPr>
                  <w:rFonts w:cs="Arial"/>
                  <w:sz w:val="13"/>
                  <w:szCs w:val="13"/>
                </w:rPr>
                <w:t>250 ft</w:t>
              </w:r>
            </w:ins>
          </w:p>
        </w:tc>
        <w:tc>
          <w:tcPr>
            <w:tcW w:w="880" w:type="dxa"/>
            <w:vAlign w:val="center"/>
          </w:tcPr>
          <w:p w14:paraId="5E000793" w14:textId="77777777" w:rsidR="00C60D85" w:rsidRDefault="00000000">
            <w:pPr>
              <w:spacing w:after="0"/>
              <w:rPr>
                <w:ins w:id="9284" w:author="Sean de Noronha | DRG" w:date="2026-09-29T16:58:00Z" w16du:dateUtc="2026-09-29T14:58:00Z"/>
                <w:rFonts w:cs="Arial"/>
                <w:sz w:val="13"/>
                <w:szCs w:val="13"/>
              </w:rPr>
            </w:pPr>
            <w:ins w:id="9285" w:author="Sean de Noronha | DRG" w:date="2026-09-29T16:58:00Z" w16du:dateUtc="2026-09-29T14:58:00Z">
              <w:r>
                <w:rPr>
                  <w:rFonts w:cs="Arial"/>
                  <w:sz w:val="13"/>
                  <w:szCs w:val="13"/>
                </w:rPr>
                <w:t>3.45</w:t>
              </w:r>
            </w:ins>
          </w:p>
        </w:tc>
        <w:tc>
          <w:tcPr>
            <w:tcW w:w="820" w:type="dxa"/>
            <w:vAlign w:val="center"/>
          </w:tcPr>
          <w:p w14:paraId="5E000794" w14:textId="77777777" w:rsidR="00C60D85" w:rsidRDefault="00000000">
            <w:pPr>
              <w:spacing w:after="0"/>
              <w:rPr>
                <w:ins w:id="9286" w:author="Sean de Noronha | DRG" w:date="2026-09-29T16:58:00Z" w16du:dateUtc="2026-09-29T14:58:00Z"/>
                <w:rFonts w:cs="Arial"/>
                <w:sz w:val="13"/>
                <w:szCs w:val="13"/>
              </w:rPr>
            </w:pPr>
            <w:ins w:id="9287" w:author="Sean de Noronha | DRG" w:date="2026-09-29T16:58:00Z" w16du:dateUtc="2026-09-29T14:58:00Z">
              <w:r>
                <w:rPr>
                  <w:rFonts w:cs="Arial"/>
                  <w:sz w:val="13"/>
                  <w:szCs w:val="13"/>
                </w:rPr>
                <w:t>1,490</w:t>
              </w:r>
            </w:ins>
          </w:p>
        </w:tc>
        <w:tc>
          <w:tcPr>
            <w:tcW w:w="1100" w:type="dxa"/>
            <w:vAlign w:val="center"/>
          </w:tcPr>
          <w:p w14:paraId="5E000795" w14:textId="77777777" w:rsidR="00C60D85" w:rsidRDefault="00000000">
            <w:pPr>
              <w:spacing w:after="0"/>
              <w:rPr>
                <w:ins w:id="9288" w:author="Sean de Noronha | DRG" w:date="2026-09-29T16:58:00Z" w16du:dateUtc="2026-09-29T14:58:00Z"/>
                <w:rFonts w:cs="Arial"/>
                <w:sz w:val="13"/>
                <w:szCs w:val="13"/>
              </w:rPr>
            </w:pPr>
            <w:ins w:id="9289" w:author="Sean de Noronha | DRG" w:date="2026-09-29T16:58:00Z" w16du:dateUtc="2026-09-29T14:58:00Z">
              <w:r>
                <w:rPr>
                  <w:rFonts w:cs="Arial"/>
                  <w:sz w:val="13"/>
                  <w:szCs w:val="13"/>
                </w:rPr>
                <w:t>30.7 (65.0)</w:t>
              </w:r>
            </w:ins>
          </w:p>
        </w:tc>
        <w:tc>
          <w:tcPr>
            <w:tcW w:w="700" w:type="dxa"/>
            <w:vAlign w:val="center"/>
          </w:tcPr>
          <w:p w14:paraId="5E000796" w14:textId="77777777" w:rsidR="00C60D85" w:rsidRDefault="00000000">
            <w:pPr>
              <w:spacing w:after="0"/>
              <w:rPr>
                <w:ins w:id="9290" w:author="Sean de Noronha | DRG" w:date="2026-09-29T16:58:00Z" w16du:dateUtc="2026-09-29T14:58:00Z"/>
                <w:rFonts w:cs="Arial"/>
                <w:sz w:val="13"/>
                <w:szCs w:val="13"/>
              </w:rPr>
            </w:pPr>
            <w:ins w:id="9291" w:author="Sean de Noronha | DRG" w:date="2026-09-29T16:58:00Z" w16du:dateUtc="2026-09-29T14:58:00Z">
              <w:r>
                <w:rPr>
                  <w:rFonts w:cs="Arial"/>
                  <w:sz w:val="13"/>
                  <w:szCs w:val="13"/>
                </w:rPr>
                <w:t>2.43</w:t>
              </w:r>
            </w:ins>
          </w:p>
        </w:tc>
      </w:tr>
      <w:tr w:rsidR="00C60D85" w14:paraId="644647C1" w14:textId="77777777">
        <w:trPr>
          <w:jc w:val="center"/>
          <w:ins w:id="9292" w:author="Sean de Noronha | DRG" w:date="2026-09-29T16:58:00Z"/>
        </w:trPr>
        <w:tc>
          <w:tcPr>
            <w:tcW w:w="560" w:type="dxa"/>
            <w:vAlign w:val="center"/>
          </w:tcPr>
          <w:p w14:paraId="5E000797" w14:textId="77777777" w:rsidR="00C60D85" w:rsidRDefault="00000000">
            <w:pPr>
              <w:spacing w:after="0"/>
              <w:rPr>
                <w:ins w:id="9293" w:author="Sean de Noronha | DRG" w:date="2026-09-29T16:58:00Z" w16du:dateUtc="2026-09-29T14:58:00Z"/>
                <w:rFonts w:cs="Arial"/>
                <w:sz w:val="13"/>
                <w:szCs w:val="13"/>
              </w:rPr>
            </w:pPr>
            <w:ins w:id="9294" w:author="Sean de Noronha | DRG" w:date="2026-09-29T16:58:00Z" w16du:dateUtc="2026-09-29T14:58:00Z">
              <w:r>
                <w:rPr>
                  <w:rFonts w:cs="Arial"/>
                  <w:sz w:val="13"/>
                  <w:szCs w:val="13"/>
                </w:rPr>
                <w:t>128</w:t>
              </w:r>
            </w:ins>
          </w:p>
        </w:tc>
        <w:tc>
          <w:tcPr>
            <w:tcW w:w="500" w:type="dxa"/>
            <w:vAlign w:val="center"/>
          </w:tcPr>
          <w:p w14:paraId="5E000798" w14:textId="77777777" w:rsidR="00C60D85" w:rsidRDefault="00000000">
            <w:pPr>
              <w:spacing w:after="0"/>
              <w:rPr>
                <w:ins w:id="9295" w:author="Sean de Noronha | DRG" w:date="2026-09-29T16:58:00Z" w16du:dateUtc="2026-09-29T14:58:00Z"/>
                <w:rFonts w:cs="Arial"/>
                <w:sz w:val="13"/>
                <w:szCs w:val="13"/>
              </w:rPr>
            </w:pPr>
            <w:ins w:id="9296" w:author="Sean de Noronha | DRG" w:date="2026-09-29T16:58:00Z" w16du:dateUtc="2026-09-29T14:58:00Z">
              <w:r>
                <w:rPr>
                  <w:rFonts w:cs="Arial"/>
                  <w:sz w:val="13"/>
                  <w:szCs w:val="13"/>
                </w:rPr>
                <w:t>T2</w:t>
              </w:r>
            </w:ins>
          </w:p>
        </w:tc>
        <w:tc>
          <w:tcPr>
            <w:tcW w:w="660" w:type="dxa"/>
            <w:vAlign w:val="center"/>
          </w:tcPr>
          <w:p w14:paraId="5E000799" w14:textId="77777777" w:rsidR="00C60D85" w:rsidRDefault="00000000">
            <w:pPr>
              <w:spacing w:after="0"/>
              <w:rPr>
                <w:ins w:id="9297" w:author="Sean de Noronha | DRG" w:date="2026-09-29T16:58:00Z" w16du:dateUtc="2026-09-29T14:58:00Z"/>
                <w:rFonts w:cs="Arial"/>
                <w:sz w:val="13"/>
                <w:szCs w:val="13"/>
              </w:rPr>
            </w:pPr>
            <w:ins w:id="9298" w:author="Sean de Noronha | DRG" w:date="2026-09-29T16:58:00Z" w16du:dateUtc="2026-09-29T14:58:00Z">
              <w:r>
                <w:rPr>
                  <w:rFonts w:cs="Arial"/>
                  <w:sz w:val="13"/>
                  <w:szCs w:val="13"/>
                </w:rPr>
                <w:t>1</w:t>
              </w:r>
            </w:ins>
          </w:p>
        </w:tc>
        <w:tc>
          <w:tcPr>
            <w:tcW w:w="1920" w:type="dxa"/>
            <w:vAlign w:val="center"/>
          </w:tcPr>
          <w:p w14:paraId="5E00079A" w14:textId="77777777" w:rsidR="00C60D85" w:rsidRDefault="00000000">
            <w:pPr>
              <w:spacing w:after="0"/>
              <w:rPr>
                <w:ins w:id="9299" w:author="Sean de Noronha | DRG" w:date="2026-09-29T16:58:00Z" w16du:dateUtc="2026-09-29T14:58:00Z"/>
                <w:rFonts w:cs="Arial"/>
                <w:sz w:val="13"/>
                <w:szCs w:val="13"/>
              </w:rPr>
            </w:pPr>
            <w:ins w:id="9300" w:author="Sean de Noronha | DRG" w:date="2026-09-29T16:58:00Z" w16du:dateUtc="2026-09-29T14:58:00Z">
              <w:r>
                <w:rPr>
                  <w:rFonts w:cs="Arial"/>
                  <w:sz w:val="13"/>
                  <w:szCs w:val="13"/>
                </w:rPr>
                <w:t>CSST, Manufacturer C, EHD 18</w:t>
              </w:r>
            </w:ins>
          </w:p>
        </w:tc>
        <w:tc>
          <w:tcPr>
            <w:tcW w:w="520" w:type="dxa"/>
            <w:vAlign w:val="center"/>
          </w:tcPr>
          <w:p w14:paraId="5E00079B" w14:textId="77777777" w:rsidR="00C60D85" w:rsidRDefault="00000000">
            <w:pPr>
              <w:spacing w:after="0"/>
              <w:rPr>
                <w:ins w:id="9301" w:author="Sean de Noronha | DRG" w:date="2026-09-29T16:58:00Z" w16du:dateUtc="2026-09-29T14:58:00Z"/>
                <w:rFonts w:cs="Arial"/>
                <w:sz w:val="13"/>
                <w:szCs w:val="13"/>
              </w:rPr>
            </w:pPr>
            <w:ins w:id="9302" w:author="Sean de Noronha | DRG" w:date="2026-09-29T16:58:00Z" w16du:dateUtc="2026-09-29T14:58:00Z">
              <w:r>
                <w:rPr>
                  <w:rFonts w:cs="Arial"/>
                  <w:sz w:val="13"/>
                  <w:szCs w:val="13"/>
                </w:rPr>
                <w:t>NG</w:t>
              </w:r>
            </w:ins>
          </w:p>
        </w:tc>
        <w:tc>
          <w:tcPr>
            <w:tcW w:w="900" w:type="dxa"/>
            <w:vAlign w:val="center"/>
          </w:tcPr>
          <w:p w14:paraId="5E00079C" w14:textId="77777777" w:rsidR="00C60D85" w:rsidRDefault="00000000">
            <w:pPr>
              <w:spacing w:after="0"/>
              <w:rPr>
                <w:ins w:id="9303" w:author="Sean de Noronha | DRG" w:date="2026-09-29T16:58:00Z" w16du:dateUtc="2026-09-29T14:58:00Z"/>
                <w:rFonts w:cs="Arial"/>
                <w:sz w:val="13"/>
                <w:szCs w:val="13"/>
              </w:rPr>
            </w:pPr>
            <w:ins w:id="9304" w:author="Sean de Noronha | DRG" w:date="2026-09-29T16:58:00Z" w16du:dateUtc="2026-09-29T14:58:00Z">
              <w:r>
                <w:rPr>
                  <w:rFonts w:cs="Arial"/>
                  <w:sz w:val="13"/>
                  <w:szCs w:val="13"/>
                </w:rPr>
                <w:t>15,000</w:t>
              </w:r>
            </w:ins>
          </w:p>
        </w:tc>
        <w:tc>
          <w:tcPr>
            <w:tcW w:w="800" w:type="dxa"/>
            <w:vAlign w:val="center"/>
          </w:tcPr>
          <w:p w14:paraId="5E00079D" w14:textId="77777777" w:rsidR="00C60D85" w:rsidRDefault="00000000">
            <w:pPr>
              <w:spacing w:after="0"/>
              <w:rPr>
                <w:ins w:id="9305" w:author="Sean de Noronha | DRG" w:date="2026-09-29T16:58:00Z" w16du:dateUtc="2026-09-29T14:58:00Z"/>
                <w:rFonts w:cs="Arial"/>
                <w:sz w:val="13"/>
                <w:szCs w:val="13"/>
              </w:rPr>
            </w:pPr>
            <w:ins w:id="9306" w:author="Sean de Noronha | DRG" w:date="2026-09-29T16:58:00Z" w16du:dateUtc="2026-09-29T14:58:00Z">
              <w:r>
                <w:rPr>
                  <w:rFonts w:cs="Arial"/>
                  <w:sz w:val="13"/>
                  <w:szCs w:val="13"/>
                </w:rPr>
                <w:t>30 ft</w:t>
              </w:r>
            </w:ins>
          </w:p>
        </w:tc>
        <w:tc>
          <w:tcPr>
            <w:tcW w:w="880" w:type="dxa"/>
            <w:vAlign w:val="center"/>
          </w:tcPr>
          <w:p w14:paraId="5E00079E" w14:textId="77777777" w:rsidR="00C60D85" w:rsidRDefault="00000000">
            <w:pPr>
              <w:spacing w:after="0"/>
              <w:rPr>
                <w:ins w:id="9307" w:author="Sean de Noronha | DRG" w:date="2026-09-29T16:58:00Z" w16du:dateUtc="2026-09-29T14:58:00Z"/>
                <w:rFonts w:cs="Arial"/>
                <w:sz w:val="13"/>
                <w:szCs w:val="13"/>
              </w:rPr>
            </w:pPr>
            <w:ins w:id="9308" w:author="Sean de Noronha | DRG" w:date="2026-09-29T16:58:00Z" w16du:dateUtc="2026-09-29T14:58:00Z">
              <w:r>
                <w:rPr>
                  <w:rFonts w:cs="Arial"/>
                  <w:sz w:val="13"/>
                  <w:szCs w:val="13"/>
                </w:rPr>
                <w:t>13.8</w:t>
              </w:r>
            </w:ins>
          </w:p>
        </w:tc>
        <w:tc>
          <w:tcPr>
            <w:tcW w:w="820" w:type="dxa"/>
            <w:vAlign w:val="center"/>
          </w:tcPr>
          <w:p w14:paraId="5E00079F" w14:textId="77777777" w:rsidR="00C60D85" w:rsidRDefault="00000000">
            <w:pPr>
              <w:spacing w:after="0"/>
              <w:rPr>
                <w:ins w:id="9309" w:author="Sean de Noronha | DRG" w:date="2026-09-29T16:58:00Z" w16du:dateUtc="2026-09-29T14:58:00Z"/>
                <w:rFonts w:cs="Arial"/>
                <w:sz w:val="13"/>
                <w:szCs w:val="13"/>
              </w:rPr>
            </w:pPr>
            <w:ins w:id="9310" w:author="Sean de Noronha | DRG" w:date="2026-09-29T16:58:00Z" w16du:dateUtc="2026-09-29T14:58:00Z">
              <w:r>
                <w:rPr>
                  <w:rFonts w:cs="Arial"/>
                  <w:sz w:val="13"/>
                  <w:szCs w:val="13"/>
                </w:rPr>
                <w:t>10,300</w:t>
              </w:r>
            </w:ins>
          </w:p>
        </w:tc>
        <w:tc>
          <w:tcPr>
            <w:tcW w:w="1100" w:type="dxa"/>
            <w:vAlign w:val="center"/>
          </w:tcPr>
          <w:p w14:paraId="5E0007A0" w14:textId="77777777" w:rsidR="00C60D85" w:rsidRDefault="00000000">
            <w:pPr>
              <w:spacing w:after="0"/>
              <w:rPr>
                <w:ins w:id="9311" w:author="Sean de Noronha | DRG" w:date="2026-09-29T16:58:00Z" w16du:dateUtc="2026-09-29T14:58:00Z"/>
                <w:rFonts w:cs="Arial"/>
                <w:sz w:val="13"/>
                <w:szCs w:val="13"/>
              </w:rPr>
            </w:pPr>
            <w:ins w:id="9312" w:author="Sean de Noronha | DRG" w:date="2026-09-29T16:58:00Z" w16du:dateUtc="2026-09-29T14:58:00Z">
              <w:r>
                <w:rPr>
                  <w:rFonts w:cs="Arial"/>
                  <w:sz w:val="13"/>
                  <w:szCs w:val="13"/>
                </w:rPr>
                <w:t>189 (400)</w:t>
              </w:r>
            </w:ins>
          </w:p>
        </w:tc>
        <w:tc>
          <w:tcPr>
            <w:tcW w:w="700" w:type="dxa"/>
            <w:vAlign w:val="center"/>
          </w:tcPr>
          <w:p w14:paraId="5E0007A1" w14:textId="77777777" w:rsidR="00C60D85" w:rsidRDefault="00000000">
            <w:pPr>
              <w:spacing w:after="0"/>
              <w:rPr>
                <w:ins w:id="9313" w:author="Sean de Noronha | DRG" w:date="2026-09-29T16:58:00Z" w16du:dateUtc="2026-09-29T14:58:00Z"/>
                <w:rFonts w:cs="Arial"/>
                <w:sz w:val="13"/>
                <w:szCs w:val="13"/>
              </w:rPr>
            </w:pPr>
            <w:ins w:id="9314" w:author="Sean de Noronha | DRG" w:date="2026-09-29T16:58:00Z" w16du:dateUtc="2026-09-29T14:58:00Z">
              <w:r>
                <w:rPr>
                  <w:rFonts w:cs="Arial"/>
                  <w:sz w:val="13"/>
                  <w:szCs w:val="13"/>
                </w:rPr>
                <w:t>14.1</w:t>
              </w:r>
            </w:ins>
          </w:p>
        </w:tc>
      </w:tr>
      <w:tr w:rsidR="00C60D85" w14:paraId="773BABB3" w14:textId="77777777">
        <w:trPr>
          <w:jc w:val="center"/>
          <w:ins w:id="9315" w:author="Sean de Noronha | DRG" w:date="2026-09-29T16:58:00Z"/>
        </w:trPr>
        <w:tc>
          <w:tcPr>
            <w:tcW w:w="560" w:type="dxa"/>
            <w:vAlign w:val="center"/>
          </w:tcPr>
          <w:p w14:paraId="5E0007A2" w14:textId="77777777" w:rsidR="00C60D85" w:rsidRDefault="00000000">
            <w:pPr>
              <w:spacing w:after="0"/>
              <w:rPr>
                <w:ins w:id="9316" w:author="Sean de Noronha | DRG" w:date="2026-09-29T16:58:00Z" w16du:dateUtc="2026-09-29T14:58:00Z"/>
                <w:rFonts w:cs="Arial"/>
                <w:sz w:val="13"/>
                <w:szCs w:val="13"/>
              </w:rPr>
            </w:pPr>
            <w:ins w:id="9317" w:author="Sean de Noronha | DRG" w:date="2026-09-29T16:58:00Z" w16du:dateUtc="2026-09-29T14:58:00Z">
              <w:r>
                <w:rPr>
                  <w:rFonts w:cs="Arial"/>
                  <w:sz w:val="13"/>
                  <w:szCs w:val="13"/>
                </w:rPr>
                <w:t>129</w:t>
              </w:r>
            </w:ins>
          </w:p>
        </w:tc>
        <w:tc>
          <w:tcPr>
            <w:tcW w:w="500" w:type="dxa"/>
            <w:vAlign w:val="center"/>
          </w:tcPr>
          <w:p w14:paraId="5E0007A3" w14:textId="77777777" w:rsidR="00C60D85" w:rsidRDefault="00000000">
            <w:pPr>
              <w:spacing w:after="0"/>
              <w:rPr>
                <w:ins w:id="9318" w:author="Sean de Noronha | DRG" w:date="2026-09-29T16:58:00Z" w16du:dateUtc="2026-09-29T14:58:00Z"/>
                <w:rFonts w:cs="Arial"/>
                <w:sz w:val="13"/>
                <w:szCs w:val="13"/>
              </w:rPr>
            </w:pPr>
            <w:ins w:id="9319" w:author="Sean de Noronha | DRG" w:date="2026-09-29T16:58:00Z" w16du:dateUtc="2026-09-29T14:58:00Z">
              <w:r>
                <w:rPr>
                  <w:rFonts w:cs="Arial"/>
                  <w:sz w:val="13"/>
                  <w:szCs w:val="13"/>
                </w:rPr>
                <w:t>T2</w:t>
              </w:r>
            </w:ins>
          </w:p>
        </w:tc>
        <w:tc>
          <w:tcPr>
            <w:tcW w:w="660" w:type="dxa"/>
            <w:vAlign w:val="center"/>
          </w:tcPr>
          <w:p w14:paraId="5E0007A4" w14:textId="77777777" w:rsidR="00C60D85" w:rsidRDefault="00000000">
            <w:pPr>
              <w:spacing w:after="0"/>
              <w:rPr>
                <w:ins w:id="9320" w:author="Sean de Noronha | DRG" w:date="2026-09-29T16:58:00Z" w16du:dateUtc="2026-09-29T14:58:00Z"/>
                <w:rFonts w:cs="Arial"/>
                <w:sz w:val="13"/>
                <w:szCs w:val="13"/>
              </w:rPr>
            </w:pPr>
            <w:ins w:id="9321" w:author="Sean de Noronha | DRG" w:date="2026-09-29T16:58:00Z" w16du:dateUtc="2026-09-29T14:58:00Z">
              <w:r>
                <w:rPr>
                  <w:rFonts w:cs="Arial"/>
                  <w:sz w:val="13"/>
                  <w:szCs w:val="13"/>
                </w:rPr>
                <w:t>1</w:t>
              </w:r>
            </w:ins>
          </w:p>
        </w:tc>
        <w:tc>
          <w:tcPr>
            <w:tcW w:w="1920" w:type="dxa"/>
            <w:vAlign w:val="center"/>
          </w:tcPr>
          <w:p w14:paraId="5E0007A5" w14:textId="77777777" w:rsidR="00C60D85" w:rsidRDefault="00000000">
            <w:pPr>
              <w:spacing w:after="0"/>
              <w:rPr>
                <w:ins w:id="9322" w:author="Sean de Noronha | DRG" w:date="2026-09-29T16:58:00Z" w16du:dateUtc="2026-09-29T14:58:00Z"/>
                <w:rFonts w:cs="Arial"/>
                <w:sz w:val="13"/>
                <w:szCs w:val="13"/>
              </w:rPr>
            </w:pPr>
            <w:ins w:id="9323" w:author="Sean de Noronha | DRG" w:date="2026-09-29T16:58:00Z" w16du:dateUtc="2026-09-29T14:58:00Z">
              <w:r>
                <w:rPr>
                  <w:rFonts w:cs="Arial"/>
                  <w:sz w:val="13"/>
                  <w:szCs w:val="13"/>
                </w:rPr>
                <w:t>CSST, Manufacturer C, EHD 18</w:t>
              </w:r>
            </w:ins>
          </w:p>
        </w:tc>
        <w:tc>
          <w:tcPr>
            <w:tcW w:w="520" w:type="dxa"/>
            <w:vAlign w:val="center"/>
          </w:tcPr>
          <w:p w14:paraId="5E0007A6" w14:textId="77777777" w:rsidR="00C60D85" w:rsidRDefault="00000000">
            <w:pPr>
              <w:spacing w:after="0"/>
              <w:rPr>
                <w:ins w:id="9324" w:author="Sean de Noronha | DRG" w:date="2026-09-29T16:58:00Z" w16du:dateUtc="2026-09-29T14:58:00Z"/>
                <w:rFonts w:cs="Arial"/>
                <w:sz w:val="13"/>
                <w:szCs w:val="13"/>
              </w:rPr>
            </w:pPr>
            <w:ins w:id="9325" w:author="Sean de Noronha | DRG" w:date="2026-09-29T16:58:00Z" w16du:dateUtc="2026-09-29T14:58:00Z">
              <w:r>
                <w:rPr>
                  <w:rFonts w:cs="Arial"/>
                  <w:sz w:val="13"/>
                  <w:szCs w:val="13"/>
                </w:rPr>
                <w:t>NG</w:t>
              </w:r>
            </w:ins>
          </w:p>
        </w:tc>
        <w:tc>
          <w:tcPr>
            <w:tcW w:w="900" w:type="dxa"/>
            <w:vAlign w:val="center"/>
          </w:tcPr>
          <w:p w14:paraId="5E0007A7" w14:textId="77777777" w:rsidR="00C60D85" w:rsidRDefault="00000000">
            <w:pPr>
              <w:spacing w:after="0"/>
              <w:rPr>
                <w:ins w:id="9326" w:author="Sean de Noronha | DRG" w:date="2026-09-29T16:58:00Z" w16du:dateUtc="2026-09-29T14:58:00Z"/>
                <w:rFonts w:cs="Arial"/>
                <w:sz w:val="13"/>
                <w:szCs w:val="13"/>
              </w:rPr>
            </w:pPr>
            <w:ins w:id="9327" w:author="Sean de Noronha | DRG" w:date="2026-09-29T16:58:00Z" w16du:dateUtc="2026-09-29T14:58:00Z">
              <w:r>
                <w:rPr>
                  <w:rFonts w:cs="Arial"/>
                  <w:sz w:val="13"/>
                  <w:szCs w:val="13"/>
                </w:rPr>
                <w:t>11,800</w:t>
              </w:r>
            </w:ins>
          </w:p>
        </w:tc>
        <w:tc>
          <w:tcPr>
            <w:tcW w:w="800" w:type="dxa"/>
            <w:vAlign w:val="center"/>
          </w:tcPr>
          <w:p w14:paraId="5E0007A8" w14:textId="77777777" w:rsidR="00C60D85" w:rsidRDefault="00000000">
            <w:pPr>
              <w:spacing w:after="0"/>
              <w:rPr>
                <w:ins w:id="9328" w:author="Sean de Noronha | DRG" w:date="2026-09-29T16:58:00Z" w16du:dateUtc="2026-09-29T14:58:00Z"/>
                <w:rFonts w:cs="Arial"/>
                <w:sz w:val="13"/>
                <w:szCs w:val="13"/>
              </w:rPr>
            </w:pPr>
            <w:ins w:id="9329" w:author="Sean de Noronha | DRG" w:date="2026-09-29T16:58:00Z" w16du:dateUtc="2026-09-29T14:58:00Z">
              <w:r>
                <w:rPr>
                  <w:rFonts w:cs="Arial"/>
                  <w:sz w:val="13"/>
                  <w:szCs w:val="13"/>
                </w:rPr>
                <w:t>50 ft</w:t>
              </w:r>
            </w:ins>
          </w:p>
        </w:tc>
        <w:tc>
          <w:tcPr>
            <w:tcW w:w="880" w:type="dxa"/>
            <w:vAlign w:val="center"/>
          </w:tcPr>
          <w:p w14:paraId="5E0007A9" w14:textId="77777777" w:rsidR="00C60D85" w:rsidRDefault="00000000">
            <w:pPr>
              <w:spacing w:after="0"/>
              <w:rPr>
                <w:ins w:id="9330" w:author="Sean de Noronha | DRG" w:date="2026-09-29T16:58:00Z" w16du:dateUtc="2026-09-29T14:58:00Z"/>
                <w:rFonts w:cs="Arial"/>
                <w:sz w:val="13"/>
                <w:szCs w:val="13"/>
              </w:rPr>
            </w:pPr>
            <w:ins w:id="9331" w:author="Sean de Noronha | DRG" w:date="2026-09-29T16:58:00Z" w16du:dateUtc="2026-09-29T14:58:00Z">
              <w:r>
                <w:rPr>
                  <w:rFonts w:cs="Arial"/>
                  <w:sz w:val="13"/>
                  <w:szCs w:val="13"/>
                </w:rPr>
                <w:t>13.8</w:t>
              </w:r>
            </w:ins>
          </w:p>
        </w:tc>
        <w:tc>
          <w:tcPr>
            <w:tcW w:w="820" w:type="dxa"/>
            <w:vAlign w:val="center"/>
          </w:tcPr>
          <w:p w14:paraId="5E0007AA" w14:textId="77777777" w:rsidR="00C60D85" w:rsidRDefault="00000000">
            <w:pPr>
              <w:spacing w:after="0"/>
              <w:rPr>
                <w:ins w:id="9332" w:author="Sean de Noronha | DRG" w:date="2026-09-29T16:58:00Z" w16du:dateUtc="2026-09-29T14:58:00Z"/>
                <w:rFonts w:cs="Arial"/>
                <w:sz w:val="13"/>
                <w:szCs w:val="13"/>
              </w:rPr>
            </w:pPr>
            <w:ins w:id="9333" w:author="Sean de Noronha | DRG" w:date="2026-09-29T16:58:00Z" w16du:dateUtc="2026-09-29T14:58:00Z">
              <w:r>
                <w:rPr>
                  <w:rFonts w:cs="Arial"/>
                  <w:sz w:val="13"/>
                  <w:szCs w:val="13"/>
                </w:rPr>
                <w:t>10,300</w:t>
              </w:r>
            </w:ins>
          </w:p>
        </w:tc>
        <w:tc>
          <w:tcPr>
            <w:tcW w:w="1100" w:type="dxa"/>
            <w:vAlign w:val="center"/>
          </w:tcPr>
          <w:p w14:paraId="5E0007AB" w14:textId="77777777" w:rsidR="00C60D85" w:rsidRDefault="00000000">
            <w:pPr>
              <w:spacing w:after="0"/>
              <w:rPr>
                <w:ins w:id="9334" w:author="Sean de Noronha | DRG" w:date="2026-09-29T16:58:00Z" w16du:dateUtc="2026-09-29T14:58:00Z"/>
                <w:rFonts w:cs="Arial"/>
                <w:sz w:val="13"/>
                <w:szCs w:val="13"/>
              </w:rPr>
            </w:pPr>
            <w:ins w:id="9335" w:author="Sean de Noronha | DRG" w:date="2026-09-29T16:58:00Z" w16du:dateUtc="2026-09-29T14:58:00Z">
              <w:r>
                <w:rPr>
                  <w:rFonts w:cs="Arial"/>
                  <w:sz w:val="13"/>
                  <w:szCs w:val="13"/>
                </w:rPr>
                <w:t>149 (316)</w:t>
              </w:r>
            </w:ins>
          </w:p>
        </w:tc>
        <w:tc>
          <w:tcPr>
            <w:tcW w:w="700" w:type="dxa"/>
            <w:vAlign w:val="center"/>
          </w:tcPr>
          <w:p w14:paraId="5E0007AC" w14:textId="77777777" w:rsidR="00C60D85" w:rsidRDefault="00000000">
            <w:pPr>
              <w:spacing w:after="0"/>
              <w:rPr>
                <w:ins w:id="9336" w:author="Sean de Noronha | DRG" w:date="2026-09-29T16:58:00Z" w16du:dateUtc="2026-09-29T14:58:00Z"/>
                <w:rFonts w:cs="Arial"/>
                <w:sz w:val="13"/>
                <w:szCs w:val="13"/>
              </w:rPr>
            </w:pPr>
            <w:ins w:id="9337" w:author="Sean de Noronha | DRG" w:date="2026-09-29T16:58:00Z" w16du:dateUtc="2026-09-29T14:58:00Z">
              <w:r>
                <w:rPr>
                  <w:rFonts w:cs="Arial"/>
                  <w:sz w:val="13"/>
                  <w:szCs w:val="13"/>
                </w:rPr>
                <w:t>11.1</w:t>
              </w:r>
            </w:ins>
          </w:p>
        </w:tc>
      </w:tr>
      <w:tr w:rsidR="00C60D85" w14:paraId="4736E425" w14:textId="77777777">
        <w:trPr>
          <w:jc w:val="center"/>
          <w:ins w:id="9338" w:author="Sean de Noronha | DRG" w:date="2026-09-29T16:58:00Z"/>
        </w:trPr>
        <w:tc>
          <w:tcPr>
            <w:tcW w:w="560" w:type="dxa"/>
            <w:vAlign w:val="center"/>
          </w:tcPr>
          <w:p w14:paraId="5E0007AD" w14:textId="77777777" w:rsidR="00C60D85" w:rsidRDefault="00000000">
            <w:pPr>
              <w:spacing w:after="0"/>
              <w:rPr>
                <w:ins w:id="9339" w:author="Sean de Noronha | DRG" w:date="2026-09-29T16:58:00Z" w16du:dateUtc="2026-09-29T14:58:00Z"/>
                <w:rFonts w:cs="Arial"/>
                <w:sz w:val="13"/>
                <w:szCs w:val="13"/>
              </w:rPr>
            </w:pPr>
            <w:ins w:id="9340" w:author="Sean de Noronha | DRG" w:date="2026-09-29T16:58:00Z" w16du:dateUtc="2026-09-29T14:58:00Z">
              <w:r>
                <w:rPr>
                  <w:rFonts w:cs="Arial"/>
                  <w:sz w:val="13"/>
                  <w:szCs w:val="13"/>
                </w:rPr>
                <w:t>130</w:t>
              </w:r>
            </w:ins>
          </w:p>
        </w:tc>
        <w:tc>
          <w:tcPr>
            <w:tcW w:w="500" w:type="dxa"/>
            <w:vAlign w:val="center"/>
          </w:tcPr>
          <w:p w14:paraId="5E0007AE" w14:textId="77777777" w:rsidR="00C60D85" w:rsidRDefault="00000000">
            <w:pPr>
              <w:spacing w:after="0"/>
              <w:rPr>
                <w:ins w:id="9341" w:author="Sean de Noronha | DRG" w:date="2026-09-29T16:58:00Z" w16du:dateUtc="2026-09-29T14:58:00Z"/>
                <w:rFonts w:cs="Arial"/>
                <w:sz w:val="13"/>
                <w:szCs w:val="13"/>
              </w:rPr>
            </w:pPr>
            <w:ins w:id="9342" w:author="Sean de Noronha | DRG" w:date="2026-09-29T16:58:00Z" w16du:dateUtc="2026-09-29T14:58:00Z">
              <w:r>
                <w:rPr>
                  <w:rFonts w:cs="Arial"/>
                  <w:sz w:val="13"/>
                  <w:szCs w:val="13"/>
                </w:rPr>
                <w:t>T2</w:t>
              </w:r>
            </w:ins>
          </w:p>
        </w:tc>
        <w:tc>
          <w:tcPr>
            <w:tcW w:w="660" w:type="dxa"/>
            <w:vAlign w:val="center"/>
          </w:tcPr>
          <w:p w14:paraId="5E0007AF" w14:textId="77777777" w:rsidR="00C60D85" w:rsidRDefault="00000000">
            <w:pPr>
              <w:spacing w:after="0"/>
              <w:rPr>
                <w:ins w:id="9343" w:author="Sean de Noronha | DRG" w:date="2026-09-29T16:58:00Z" w16du:dateUtc="2026-09-29T14:58:00Z"/>
                <w:rFonts w:cs="Arial"/>
                <w:sz w:val="13"/>
                <w:szCs w:val="13"/>
              </w:rPr>
            </w:pPr>
            <w:ins w:id="9344" w:author="Sean de Noronha | DRG" w:date="2026-09-29T16:58:00Z" w16du:dateUtc="2026-09-29T14:58:00Z">
              <w:r>
                <w:rPr>
                  <w:rFonts w:cs="Arial"/>
                  <w:sz w:val="13"/>
                  <w:szCs w:val="13"/>
                </w:rPr>
                <w:t>1</w:t>
              </w:r>
            </w:ins>
          </w:p>
        </w:tc>
        <w:tc>
          <w:tcPr>
            <w:tcW w:w="1920" w:type="dxa"/>
            <w:vAlign w:val="center"/>
          </w:tcPr>
          <w:p w14:paraId="5E0007B0" w14:textId="77777777" w:rsidR="00C60D85" w:rsidRDefault="00000000">
            <w:pPr>
              <w:spacing w:after="0"/>
              <w:rPr>
                <w:ins w:id="9345" w:author="Sean de Noronha | DRG" w:date="2026-09-29T16:58:00Z" w16du:dateUtc="2026-09-29T14:58:00Z"/>
                <w:rFonts w:cs="Arial"/>
                <w:sz w:val="13"/>
                <w:szCs w:val="13"/>
              </w:rPr>
            </w:pPr>
            <w:ins w:id="9346" w:author="Sean de Noronha | DRG" w:date="2026-09-29T16:58:00Z" w16du:dateUtc="2026-09-29T14:58:00Z">
              <w:r>
                <w:rPr>
                  <w:rFonts w:cs="Arial"/>
                  <w:sz w:val="13"/>
                  <w:szCs w:val="13"/>
                </w:rPr>
                <w:t>CSST, Manufacturer C, EHD 18</w:t>
              </w:r>
            </w:ins>
          </w:p>
        </w:tc>
        <w:tc>
          <w:tcPr>
            <w:tcW w:w="520" w:type="dxa"/>
            <w:vAlign w:val="center"/>
          </w:tcPr>
          <w:p w14:paraId="5E0007B1" w14:textId="77777777" w:rsidR="00C60D85" w:rsidRDefault="00000000">
            <w:pPr>
              <w:spacing w:after="0"/>
              <w:rPr>
                <w:ins w:id="9347" w:author="Sean de Noronha | DRG" w:date="2026-09-29T16:58:00Z" w16du:dateUtc="2026-09-29T14:58:00Z"/>
                <w:rFonts w:cs="Arial"/>
                <w:sz w:val="13"/>
                <w:szCs w:val="13"/>
              </w:rPr>
            </w:pPr>
            <w:ins w:id="9348" w:author="Sean de Noronha | DRG" w:date="2026-09-29T16:58:00Z" w16du:dateUtc="2026-09-29T14:58:00Z">
              <w:r>
                <w:rPr>
                  <w:rFonts w:cs="Arial"/>
                  <w:sz w:val="13"/>
                  <w:szCs w:val="13"/>
                </w:rPr>
                <w:t>NG</w:t>
              </w:r>
            </w:ins>
          </w:p>
        </w:tc>
        <w:tc>
          <w:tcPr>
            <w:tcW w:w="900" w:type="dxa"/>
            <w:vAlign w:val="center"/>
          </w:tcPr>
          <w:p w14:paraId="5E0007B2" w14:textId="77777777" w:rsidR="00C60D85" w:rsidRDefault="00000000">
            <w:pPr>
              <w:spacing w:after="0"/>
              <w:rPr>
                <w:ins w:id="9349" w:author="Sean de Noronha | DRG" w:date="2026-09-29T16:58:00Z" w16du:dateUtc="2026-09-29T14:58:00Z"/>
                <w:rFonts w:cs="Arial"/>
                <w:sz w:val="13"/>
                <w:szCs w:val="13"/>
              </w:rPr>
            </w:pPr>
            <w:ins w:id="9350" w:author="Sean de Noronha | DRG" w:date="2026-09-29T16:58:00Z" w16du:dateUtc="2026-09-29T14:58:00Z">
              <w:r>
                <w:rPr>
                  <w:rFonts w:cs="Arial"/>
                  <w:sz w:val="13"/>
                  <w:szCs w:val="13"/>
                </w:rPr>
                <w:t>9,290</w:t>
              </w:r>
            </w:ins>
          </w:p>
        </w:tc>
        <w:tc>
          <w:tcPr>
            <w:tcW w:w="800" w:type="dxa"/>
            <w:vAlign w:val="center"/>
          </w:tcPr>
          <w:p w14:paraId="5E0007B3" w14:textId="77777777" w:rsidR="00C60D85" w:rsidRDefault="00000000">
            <w:pPr>
              <w:spacing w:after="0"/>
              <w:rPr>
                <w:ins w:id="9351" w:author="Sean de Noronha | DRG" w:date="2026-09-29T16:58:00Z" w16du:dateUtc="2026-09-29T14:58:00Z"/>
                <w:rFonts w:cs="Arial"/>
                <w:sz w:val="13"/>
                <w:szCs w:val="13"/>
              </w:rPr>
            </w:pPr>
            <w:ins w:id="9352" w:author="Sean de Noronha | DRG" w:date="2026-09-29T16:58:00Z" w16du:dateUtc="2026-09-29T14:58:00Z">
              <w:r>
                <w:rPr>
                  <w:rFonts w:cs="Arial"/>
                  <w:sz w:val="13"/>
                  <w:szCs w:val="13"/>
                </w:rPr>
                <w:t>80 ft</w:t>
              </w:r>
            </w:ins>
          </w:p>
        </w:tc>
        <w:tc>
          <w:tcPr>
            <w:tcW w:w="880" w:type="dxa"/>
            <w:vAlign w:val="center"/>
          </w:tcPr>
          <w:p w14:paraId="5E0007B4" w14:textId="77777777" w:rsidR="00C60D85" w:rsidRDefault="00000000">
            <w:pPr>
              <w:spacing w:after="0"/>
              <w:rPr>
                <w:ins w:id="9353" w:author="Sean de Noronha | DRG" w:date="2026-09-29T16:58:00Z" w16du:dateUtc="2026-09-29T14:58:00Z"/>
                <w:rFonts w:cs="Arial"/>
                <w:sz w:val="13"/>
                <w:szCs w:val="13"/>
              </w:rPr>
            </w:pPr>
            <w:ins w:id="9354" w:author="Sean de Noronha | DRG" w:date="2026-09-29T16:58:00Z" w16du:dateUtc="2026-09-29T14:58:00Z">
              <w:r>
                <w:rPr>
                  <w:rFonts w:cs="Arial"/>
                  <w:sz w:val="13"/>
                  <w:szCs w:val="13"/>
                </w:rPr>
                <w:t>13.8</w:t>
              </w:r>
            </w:ins>
          </w:p>
        </w:tc>
        <w:tc>
          <w:tcPr>
            <w:tcW w:w="820" w:type="dxa"/>
            <w:vAlign w:val="center"/>
          </w:tcPr>
          <w:p w14:paraId="5E0007B5" w14:textId="77777777" w:rsidR="00C60D85" w:rsidRDefault="00000000">
            <w:pPr>
              <w:spacing w:after="0"/>
              <w:rPr>
                <w:ins w:id="9355" w:author="Sean de Noronha | DRG" w:date="2026-09-29T16:58:00Z" w16du:dateUtc="2026-09-29T14:58:00Z"/>
                <w:rFonts w:cs="Arial"/>
                <w:sz w:val="13"/>
                <w:szCs w:val="13"/>
              </w:rPr>
            </w:pPr>
            <w:ins w:id="9356" w:author="Sean de Noronha | DRG" w:date="2026-09-29T16:58:00Z" w16du:dateUtc="2026-09-29T14:58:00Z">
              <w:r>
                <w:rPr>
                  <w:rFonts w:cs="Arial"/>
                  <w:sz w:val="13"/>
                  <w:szCs w:val="13"/>
                </w:rPr>
                <w:t>10,300</w:t>
              </w:r>
            </w:ins>
          </w:p>
        </w:tc>
        <w:tc>
          <w:tcPr>
            <w:tcW w:w="1100" w:type="dxa"/>
            <w:vAlign w:val="center"/>
          </w:tcPr>
          <w:p w14:paraId="5E0007B6" w14:textId="77777777" w:rsidR="00C60D85" w:rsidRDefault="00000000">
            <w:pPr>
              <w:spacing w:after="0"/>
              <w:rPr>
                <w:ins w:id="9357" w:author="Sean de Noronha | DRG" w:date="2026-09-29T16:58:00Z" w16du:dateUtc="2026-09-29T14:58:00Z"/>
                <w:rFonts w:cs="Arial"/>
                <w:sz w:val="13"/>
                <w:szCs w:val="13"/>
              </w:rPr>
            </w:pPr>
            <w:ins w:id="9358" w:author="Sean de Noronha | DRG" w:date="2026-09-29T16:58:00Z" w16du:dateUtc="2026-09-29T14:58:00Z">
              <w:r>
                <w:rPr>
                  <w:rFonts w:cs="Arial"/>
                  <w:sz w:val="13"/>
                  <w:szCs w:val="13"/>
                </w:rPr>
                <w:t>117 (248)</w:t>
              </w:r>
            </w:ins>
          </w:p>
        </w:tc>
        <w:tc>
          <w:tcPr>
            <w:tcW w:w="700" w:type="dxa"/>
            <w:vAlign w:val="center"/>
          </w:tcPr>
          <w:p w14:paraId="5E0007B7" w14:textId="77777777" w:rsidR="00C60D85" w:rsidRDefault="00000000">
            <w:pPr>
              <w:spacing w:after="0"/>
              <w:rPr>
                <w:ins w:id="9359" w:author="Sean de Noronha | DRG" w:date="2026-09-29T16:58:00Z" w16du:dateUtc="2026-09-29T14:58:00Z"/>
                <w:rFonts w:cs="Arial"/>
                <w:sz w:val="13"/>
                <w:szCs w:val="13"/>
              </w:rPr>
            </w:pPr>
            <w:ins w:id="9360" w:author="Sean de Noronha | DRG" w:date="2026-09-29T16:58:00Z" w16du:dateUtc="2026-09-29T14:58:00Z">
              <w:r>
                <w:rPr>
                  <w:rFonts w:cs="Arial"/>
                  <w:sz w:val="13"/>
                  <w:szCs w:val="13"/>
                </w:rPr>
                <w:t>8.75</w:t>
              </w:r>
            </w:ins>
          </w:p>
        </w:tc>
      </w:tr>
      <w:tr w:rsidR="00C60D85" w14:paraId="1FDB2B7F" w14:textId="77777777">
        <w:trPr>
          <w:jc w:val="center"/>
          <w:ins w:id="9361" w:author="Sean de Noronha | DRG" w:date="2026-09-29T16:58:00Z"/>
        </w:trPr>
        <w:tc>
          <w:tcPr>
            <w:tcW w:w="560" w:type="dxa"/>
            <w:vAlign w:val="center"/>
          </w:tcPr>
          <w:p w14:paraId="5E0007B8" w14:textId="77777777" w:rsidR="00C60D85" w:rsidRDefault="00000000">
            <w:pPr>
              <w:spacing w:after="0"/>
              <w:rPr>
                <w:ins w:id="9362" w:author="Sean de Noronha | DRG" w:date="2026-09-29T16:58:00Z" w16du:dateUtc="2026-09-29T14:58:00Z"/>
                <w:rFonts w:cs="Arial"/>
                <w:sz w:val="13"/>
                <w:szCs w:val="13"/>
              </w:rPr>
            </w:pPr>
            <w:ins w:id="9363" w:author="Sean de Noronha | DRG" w:date="2026-09-29T16:58:00Z" w16du:dateUtc="2026-09-29T14:58:00Z">
              <w:r>
                <w:rPr>
                  <w:rFonts w:cs="Arial"/>
                  <w:sz w:val="13"/>
                  <w:szCs w:val="13"/>
                </w:rPr>
                <w:t>131</w:t>
              </w:r>
            </w:ins>
          </w:p>
        </w:tc>
        <w:tc>
          <w:tcPr>
            <w:tcW w:w="500" w:type="dxa"/>
            <w:vAlign w:val="center"/>
          </w:tcPr>
          <w:p w14:paraId="5E0007B9" w14:textId="77777777" w:rsidR="00C60D85" w:rsidRDefault="00000000">
            <w:pPr>
              <w:spacing w:after="0"/>
              <w:rPr>
                <w:ins w:id="9364" w:author="Sean de Noronha | DRG" w:date="2026-09-29T16:58:00Z" w16du:dateUtc="2026-09-29T14:58:00Z"/>
                <w:rFonts w:cs="Arial"/>
                <w:sz w:val="13"/>
                <w:szCs w:val="13"/>
              </w:rPr>
            </w:pPr>
            <w:ins w:id="9365" w:author="Sean de Noronha | DRG" w:date="2026-09-29T16:58:00Z" w16du:dateUtc="2026-09-29T14:58:00Z">
              <w:r>
                <w:rPr>
                  <w:rFonts w:cs="Arial"/>
                  <w:sz w:val="13"/>
                  <w:szCs w:val="13"/>
                </w:rPr>
                <w:t>T2</w:t>
              </w:r>
            </w:ins>
          </w:p>
        </w:tc>
        <w:tc>
          <w:tcPr>
            <w:tcW w:w="660" w:type="dxa"/>
            <w:vAlign w:val="center"/>
          </w:tcPr>
          <w:p w14:paraId="5E0007BA" w14:textId="77777777" w:rsidR="00C60D85" w:rsidRDefault="00000000">
            <w:pPr>
              <w:spacing w:after="0"/>
              <w:rPr>
                <w:ins w:id="9366" w:author="Sean de Noronha | DRG" w:date="2026-09-29T16:58:00Z" w16du:dateUtc="2026-09-29T14:58:00Z"/>
                <w:rFonts w:cs="Arial"/>
                <w:sz w:val="13"/>
                <w:szCs w:val="13"/>
              </w:rPr>
            </w:pPr>
            <w:ins w:id="9367" w:author="Sean de Noronha | DRG" w:date="2026-09-29T16:58:00Z" w16du:dateUtc="2026-09-29T14:58:00Z">
              <w:r>
                <w:rPr>
                  <w:rFonts w:cs="Arial"/>
                  <w:sz w:val="13"/>
                  <w:szCs w:val="13"/>
                </w:rPr>
                <w:t>1</w:t>
              </w:r>
            </w:ins>
          </w:p>
        </w:tc>
        <w:tc>
          <w:tcPr>
            <w:tcW w:w="1920" w:type="dxa"/>
            <w:vAlign w:val="center"/>
          </w:tcPr>
          <w:p w14:paraId="5E0007BB" w14:textId="77777777" w:rsidR="00C60D85" w:rsidRDefault="00000000">
            <w:pPr>
              <w:spacing w:after="0"/>
              <w:rPr>
                <w:ins w:id="9368" w:author="Sean de Noronha | DRG" w:date="2026-09-29T16:58:00Z" w16du:dateUtc="2026-09-29T14:58:00Z"/>
                <w:rFonts w:cs="Arial"/>
                <w:sz w:val="13"/>
                <w:szCs w:val="13"/>
              </w:rPr>
            </w:pPr>
            <w:ins w:id="9369" w:author="Sean de Noronha | DRG" w:date="2026-09-29T16:58:00Z" w16du:dateUtc="2026-09-29T14:58:00Z">
              <w:r>
                <w:rPr>
                  <w:rFonts w:cs="Arial"/>
                  <w:sz w:val="13"/>
                  <w:szCs w:val="13"/>
                </w:rPr>
                <w:t>CSST, Manufacturer C, EHD 18</w:t>
              </w:r>
            </w:ins>
          </w:p>
        </w:tc>
        <w:tc>
          <w:tcPr>
            <w:tcW w:w="520" w:type="dxa"/>
            <w:vAlign w:val="center"/>
          </w:tcPr>
          <w:p w14:paraId="5E0007BC" w14:textId="77777777" w:rsidR="00C60D85" w:rsidRDefault="00000000">
            <w:pPr>
              <w:spacing w:after="0"/>
              <w:rPr>
                <w:ins w:id="9370" w:author="Sean de Noronha | DRG" w:date="2026-09-29T16:58:00Z" w16du:dateUtc="2026-09-29T14:58:00Z"/>
                <w:rFonts w:cs="Arial"/>
                <w:sz w:val="13"/>
                <w:szCs w:val="13"/>
              </w:rPr>
            </w:pPr>
            <w:ins w:id="9371" w:author="Sean de Noronha | DRG" w:date="2026-09-29T16:58:00Z" w16du:dateUtc="2026-09-29T14:58:00Z">
              <w:r>
                <w:rPr>
                  <w:rFonts w:cs="Arial"/>
                  <w:sz w:val="13"/>
                  <w:szCs w:val="13"/>
                </w:rPr>
                <w:t>NG</w:t>
              </w:r>
            </w:ins>
          </w:p>
        </w:tc>
        <w:tc>
          <w:tcPr>
            <w:tcW w:w="900" w:type="dxa"/>
            <w:vAlign w:val="center"/>
          </w:tcPr>
          <w:p w14:paraId="5E0007BD" w14:textId="77777777" w:rsidR="00C60D85" w:rsidRDefault="00000000">
            <w:pPr>
              <w:spacing w:after="0"/>
              <w:rPr>
                <w:ins w:id="9372" w:author="Sean de Noronha | DRG" w:date="2026-09-29T16:58:00Z" w16du:dateUtc="2026-09-29T14:58:00Z"/>
                <w:rFonts w:cs="Arial"/>
                <w:sz w:val="13"/>
                <w:szCs w:val="13"/>
              </w:rPr>
            </w:pPr>
            <w:ins w:id="9373" w:author="Sean de Noronha | DRG" w:date="2026-09-29T16:58:00Z" w16du:dateUtc="2026-09-29T14:58:00Z">
              <w:r>
                <w:rPr>
                  <w:rFonts w:cs="Arial"/>
                  <w:sz w:val="13"/>
                  <w:szCs w:val="13"/>
                </w:rPr>
                <w:t>8,440</w:t>
              </w:r>
            </w:ins>
          </w:p>
        </w:tc>
        <w:tc>
          <w:tcPr>
            <w:tcW w:w="800" w:type="dxa"/>
            <w:vAlign w:val="center"/>
          </w:tcPr>
          <w:p w14:paraId="5E0007BE" w14:textId="77777777" w:rsidR="00C60D85" w:rsidRDefault="00000000">
            <w:pPr>
              <w:spacing w:after="0"/>
              <w:rPr>
                <w:ins w:id="9374" w:author="Sean de Noronha | DRG" w:date="2026-09-29T16:58:00Z" w16du:dateUtc="2026-09-29T14:58:00Z"/>
                <w:rFonts w:cs="Arial"/>
                <w:sz w:val="13"/>
                <w:szCs w:val="13"/>
              </w:rPr>
            </w:pPr>
            <w:ins w:id="9375" w:author="Sean de Noronha | DRG" w:date="2026-09-29T16:58:00Z" w16du:dateUtc="2026-09-29T14:58:00Z">
              <w:r>
                <w:rPr>
                  <w:rFonts w:cs="Arial"/>
                  <w:sz w:val="13"/>
                  <w:szCs w:val="13"/>
                </w:rPr>
                <w:t>100 ft</w:t>
              </w:r>
            </w:ins>
          </w:p>
        </w:tc>
        <w:tc>
          <w:tcPr>
            <w:tcW w:w="880" w:type="dxa"/>
            <w:vAlign w:val="center"/>
          </w:tcPr>
          <w:p w14:paraId="5E0007BF" w14:textId="77777777" w:rsidR="00C60D85" w:rsidRDefault="00000000">
            <w:pPr>
              <w:spacing w:after="0"/>
              <w:rPr>
                <w:ins w:id="9376" w:author="Sean de Noronha | DRG" w:date="2026-09-29T16:58:00Z" w16du:dateUtc="2026-09-29T14:58:00Z"/>
                <w:rFonts w:cs="Arial"/>
                <w:sz w:val="13"/>
                <w:szCs w:val="13"/>
              </w:rPr>
            </w:pPr>
            <w:ins w:id="9377" w:author="Sean de Noronha | DRG" w:date="2026-09-29T16:58:00Z" w16du:dateUtc="2026-09-29T14:58:00Z">
              <w:r>
                <w:rPr>
                  <w:rFonts w:cs="Arial"/>
                  <w:sz w:val="13"/>
                  <w:szCs w:val="13"/>
                </w:rPr>
                <w:t>13.8</w:t>
              </w:r>
            </w:ins>
          </w:p>
        </w:tc>
        <w:tc>
          <w:tcPr>
            <w:tcW w:w="820" w:type="dxa"/>
            <w:vAlign w:val="center"/>
          </w:tcPr>
          <w:p w14:paraId="5E0007C0" w14:textId="77777777" w:rsidR="00C60D85" w:rsidRDefault="00000000">
            <w:pPr>
              <w:spacing w:after="0"/>
              <w:rPr>
                <w:ins w:id="9378" w:author="Sean de Noronha | DRG" w:date="2026-09-29T16:58:00Z" w16du:dateUtc="2026-09-29T14:58:00Z"/>
                <w:rFonts w:cs="Arial"/>
                <w:sz w:val="13"/>
                <w:szCs w:val="13"/>
              </w:rPr>
            </w:pPr>
            <w:ins w:id="9379" w:author="Sean de Noronha | DRG" w:date="2026-09-29T16:58:00Z" w16du:dateUtc="2026-09-29T14:58:00Z">
              <w:r>
                <w:rPr>
                  <w:rFonts w:cs="Arial"/>
                  <w:sz w:val="13"/>
                  <w:szCs w:val="13"/>
                </w:rPr>
                <w:t>10,300</w:t>
              </w:r>
            </w:ins>
          </w:p>
        </w:tc>
        <w:tc>
          <w:tcPr>
            <w:tcW w:w="1100" w:type="dxa"/>
            <w:vAlign w:val="center"/>
          </w:tcPr>
          <w:p w14:paraId="5E0007C1" w14:textId="77777777" w:rsidR="00C60D85" w:rsidRDefault="00000000">
            <w:pPr>
              <w:spacing w:after="0"/>
              <w:rPr>
                <w:ins w:id="9380" w:author="Sean de Noronha | DRG" w:date="2026-09-29T16:58:00Z" w16du:dateUtc="2026-09-29T14:58:00Z"/>
                <w:rFonts w:cs="Arial"/>
                <w:sz w:val="13"/>
                <w:szCs w:val="13"/>
              </w:rPr>
            </w:pPr>
            <w:ins w:id="9381" w:author="Sean de Noronha | DRG" w:date="2026-09-29T16:58:00Z" w16du:dateUtc="2026-09-29T14:58:00Z">
              <w:r>
                <w:rPr>
                  <w:rFonts w:cs="Arial"/>
                  <w:sz w:val="13"/>
                  <w:szCs w:val="13"/>
                </w:rPr>
                <w:t>106 (225)</w:t>
              </w:r>
            </w:ins>
          </w:p>
        </w:tc>
        <w:tc>
          <w:tcPr>
            <w:tcW w:w="700" w:type="dxa"/>
            <w:vAlign w:val="center"/>
          </w:tcPr>
          <w:p w14:paraId="5E0007C2" w14:textId="77777777" w:rsidR="00C60D85" w:rsidRDefault="00000000">
            <w:pPr>
              <w:spacing w:after="0"/>
              <w:rPr>
                <w:ins w:id="9382" w:author="Sean de Noronha | DRG" w:date="2026-09-29T16:58:00Z" w16du:dateUtc="2026-09-29T14:58:00Z"/>
                <w:rFonts w:cs="Arial"/>
                <w:sz w:val="13"/>
                <w:szCs w:val="13"/>
              </w:rPr>
            </w:pPr>
            <w:ins w:id="9383" w:author="Sean de Noronha | DRG" w:date="2026-09-29T16:58:00Z" w16du:dateUtc="2026-09-29T14:58:00Z">
              <w:r>
                <w:rPr>
                  <w:rFonts w:cs="Arial"/>
                  <w:sz w:val="13"/>
                  <w:szCs w:val="13"/>
                </w:rPr>
                <w:t>7.94</w:t>
              </w:r>
            </w:ins>
          </w:p>
        </w:tc>
      </w:tr>
      <w:tr w:rsidR="00C60D85" w14:paraId="362068A0" w14:textId="77777777">
        <w:trPr>
          <w:jc w:val="center"/>
          <w:ins w:id="9384" w:author="Sean de Noronha | DRG" w:date="2026-09-29T16:58:00Z"/>
        </w:trPr>
        <w:tc>
          <w:tcPr>
            <w:tcW w:w="560" w:type="dxa"/>
            <w:vAlign w:val="center"/>
          </w:tcPr>
          <w:p w14:paraId="5E0007C3" w14:textId="77777777" w:rsidR="00C60D85" w:rsidRDefault="00000000">
            <w:pPr>
              <w:spacing w:after="0"/>
              <w:rPr>
                <w:ins w:id="9385" w:author="Sean de Noronha | DRG" w:date="2026-09-29T16:58:00Z" w16du:dateUtc="2026-09-29T14:58:00Z"/>
                <w:rFonts w:cs="Arial"/>
                <w:sz w:val="13"/>
                <w:szCs w:val="13"/>
              </w:rPr>
            </w:pPr>
            <w:ins w:id="9386" w:author="Sean de Noronha | DRG" w:date="2026-09-29T16:58:00Z" w16du:dateUtc="2026-09-29T14:58:00Z">
              <w:r>
                <w:rPr>
                  <w:rFonts w:cs="Arial"/>
                  <w:sz w:val="13"/>
                  <w:szCs w:val="13"/>
                </w:rPr>
                <w:t>132</w:t>
              </w:r>
            </w:ins>
          </w:p>
        </w:tc>
        <w:tc>
          <w:tcPr>
            <w:tcW w:w="500" w:type="dxa"/>
            <w:vAlign w:val="center"/>
          </w:tcPr>
          <w:p w14:paraId="5E0007C4" w14:textId="77777777" w:rsidR="00C60D85" w:rsidRDefault="00000000">
            <w:pPr>
              <w:spacing w:after="0"/>
              <w:rPr>
                <w:ins w:id="9387" w:author="Sean de Noronha | DRG" w:date="2026-09-29T16:58:00Z" w16du:dateUtc="2026-09-29T14:58:00Z"/>
                <w:rFonts w:cs="Arial"/>
                <w:sz w:val="13"/>
                <w:szCs w:val="13"/>
              </w:rPr>
            </w:pPr>
            <w:ins w:id="9388" w:author="Sean de Noronha | DRG" w:date="2026-09-29T16:58:00Z" w16du:dateUtc="2026-09-29T14:58:00Z">
              <w:r>
                <w:rPr>
                  <w:rFonts w:cs="Arial"/>
                  <w:sz w:val="13"/>
                  <w:szCs w:val="13"/>
                </w:rPr>
                <w:t>T2</w:t>
              </w:r>
            </w:ins>
          </w:p>
        </w:tc>
        <w:tc>
          <w:tcPr>
            <w:tcW w:w="660" w:type="dxa"/>
            <w:vAlign w:val="center"/>
          </w:tcPr>
          <w:p w14:paraId="5E0007C5" w14:textId="77777777" w:rsidR="00C60D85" w:rsidRDefault="00000000">
            <w:pPr>
              <w:spacing w:after="0"/>
              <w:rPr>
                <w:ins w:id="9389" w:author="Sean de Noronha | DRG" w:date="2026-09-29T16:58:00Z" w16du:dateUtc="2026-09-29T14:58:00Z"/>
                <w:rFonts w:cs="Arial"/>
                <w:sz w:val="13"/>
                <w:szCs w:val="13"/>
              </w:rPr>
            </w:pPr>
            <w:ins w:id="9390" w:author="Sean de Noronha | DRG" w:date="2026-09-29T16:58:00Z" w16du:dateUtc="2026-09-29T14:58:00Z">
              <w:r>
                <w:rPr>
                  <w:rFonts w:cs="Arial"/>
                  <w:sz w:val="13"/>
                  <w:szCs w:val="13"/>
                </w:rPr>
                <w:t>1</w:t>
              </w:r>
            </w:ins>
          </w:p>
        </w:tc>
        <w:tc>
          <w:tcPr>
            <w:tcW w:w="1920" w:type="dxa"/>
            <w:vAlign w:val="center"/>
          </w:tcPr>
          <w:p w14:paraId="5E0007C6" w14:textId="77777777" w:rsidR="00C60D85" w:rsidRDefault="00000000">
            <w:pPr>
              <w:spacing w:after="0"/>
              <w:rPr>
                <w:ins w:id="9391" w:author="Sean de Noronha | DRG" w:date="2026-09-29T16:58:00Z" w16du:dateUtc="2026-09-29T14:58:00Z"/>
                <w:rFonts w:cs="Arial"/>
                <w:sz w:val="13"/>
                <w:szCs w:val="13"/>
              </w:rPr>
            </w:pPr>
            <w:ins w:id="9392" w:author="Sean de Noronha | DRG" w:date="2026-09-29T16:58:00Z" w16du:dateUtc="2026-09-29T14:58:00Z">
              <w:r>
                <w:rPr>
                  <w:rFonts w:cs="Arial"/>
                  <w:sz w:val="13"/>
                  <w:szCs w:val="13"/>
                </w:rPr>
                <w:t>CSST, Manufacturer C, EHD 18</w:t>
              </w:r>
            </w:ins>
          </w:p>
        </w:tc>
        <w:tc>
          <w:tcPr>
            <w:tcW w:w="520" w:type="dxa"/>
            <w:vAlign w:val="center"/>
          </w:tcPr>
          <w:p w14:paraId="5E0007C7" w14:textId="77777777" w:rsidR="00C60D85" w:rsidRDefault="00000000">
            <w:pPr>
              <w:spacing w:after="0"/>
              <w:rPr>
                <w:ins w:id="9393" w:author="Sean de Noronha | DRG" w:date="2026-09-29T16:58:00Z" w16du:dateUtc="2026-09-29T14:58:00Z"/>
                <w:rFonts w:cs="Arial"/>
                <w:sz w:val="13"/>
                <w:szCs w:val="13"/>
              </w:rPr>
            </w:pPr>
            <w:ins w:id="9394" w:author="Sean de Noronha | DRG" w:date="2026-09-29T16:58:00Z" w16du:dateUtc="2026-09-29T14:58:00Z">
              <w:r>
                <w:rPr>
                  <w:rFonts w:cs="Arial"/>
                  <w:sz w:val="13"/>
                  <w:szCs w:val="13"/>
                </w:rPr>
                <w:t>NG</w:t>
              </w:r>
            </w:ins>
          </w:p>
        </w:tc>
        <w:tc>
          <w:tcPr>
            <w:tcW w:w="900" w:type="dxa"/>
            <w:vAlign w:val="center"/>
          </w:tcPr>
          <w:p w14:paraId="5E0007C8" w14:textId="77777777" w:rsidR="00C60D85" w:rsidRDefault="00000000">
            <w:pPr>
              <w:spacing w:after="0"/>
              <w:rPr>
                <w:ins w:id="9395" w:author="Sean de Noronha | DRG" w:date="2026-09-29T16:58:00Z" w16du:dateUtc="2026-09-29T14:58:00Z"/>
                <w:rFonts w:cs="Arial"/>
                <w:sz w:val="13"/>
                <w:szCs w:val="13"/>
              </w:rPr>
            </w:pPr>
            <w:ins w:id="9396" w:author="Sean de Noronha | DRG" w:date="2026-09-29T16:58:00Z" w16du:dateUtc="2026-09-29T14:58:00Z">
              <w:r>
                <w:rPr>
                  <w:rFonts w:cs="Arial"/>
                  <w:sz w:val="13"/>
                  <w:szCs w:val="13"/>
                </w:rPr>
                <w:t>6,840</w:t>
              </w:r>
            </w:ins>
          </w:p>
        </w:tc>
        <w:tc>
          <w:tcPr>
            <w:tcW w:w="800" w:type="dxa"/>
            <w:vAlign w:val="center"/>
          </w:tcPr>
          <w:p w14:paraId="5E0007C9" w14:textId="77777777" w:rsidR="00C60D85" w:rsidRDefault="00000000">
            <w:pPr>
              <w:spacing w:after="0"/>
              <w:rPr>
                <w:ins w:id="9397" w:author="Sean de Noronha | DRG" w:date="2026-09-29T16:58:00Z" w16du:dateUtc="2026-09-29T14:58:00Z"/>
                <w:rFonts w:cs="Arial"/>
                <w:sz w:val="13"/>
                <w:szCs w:val="13"/>
              </w:rPr>
            </w:pPr>
            <w:ins w:id="9398" w:author="Sean de Noronha | DRG" w:date="2026-09-29T16:58:00Z" w16du:dateUtc="2026-09-29T14:58:00Z">
              <w:r>
                <w:rPr>
                  <w:rFonts w:cs="Arial"/>
                  <w:sz w:val="13"/>
                  <w:szCs w:val="13"/>
                </w:rPr>
                <w:t>150 ft</w:t>
              </w:r>
            </w:ins>
          </w:p>
        </w:tc>
        <w:tc>
          <w:tcPr>
            <w:tcW w:w="880" w:type="dxa"/>
            <w:vAlign w:val="center"/>
          </w:tcPr>
          <w:p w14:paraId="5E0007CA" w14:textId="77777777" w:rsidR="00C60D85" w:rsidRDefault="00000000">
            <w:pPr>
              <w:spacing w:after="0"/>
              <w:rPr>
                <w:ins w:id="9399" w:author="Sean de Noronha | DRG" w:date="2026-09-29T16:58:00Z" w16du:dateUtc="2026-09-29T14:58:00Z"/>
                <w:rFonts w:cs="Arial"/>
                <w:sz w:val="13"/>
                <w:szCs w:val="13"/>
              </w:rPr>
            </w:pPr>
            <w:ins w:id="9400" w:author="Sean de Noronha | DRG" w:date="2026-09-29T16:58:00Z" w16du:dateUtc="2026-09-29T14:58:00Z">
              <w:r>
                <w:rPr>
                  <w:rFonts w:cs="Arial"/>
                  <w:sz w:val="13"/>
                  <w:szCs w:val="13"/>
                </w:rPr>
                <w:t>13.8</w:t>
              </w:r>
            </w:ins>
          </w:p>
        </w:tc>
        <w:tc>
          <w:tcPr>
            <w:tcW w:w="820" w:type="dxa"/>
            <w:vAlign w:val="center"/>
          </w:tcPr>
          <w:p w14:paraId="5E0007CB" w14:textId="77777777" w:rsidR="00C60D85" w:rsidRDefault="00000000">
            <w:pPr>
              <w:spacing w:after="0"/>
              <w:rPr>
                <w:ins w:id="9401" w:author="Sean de Noronha | DRG" w:date="2026-09-29T16:58:00Z" w16du:dateUtc="2026-09-29T14:58:00Z"/>
                <w:rFonts w:cs="Arial"/>
                <w:sz w:val="13"/>
                <w:szCs w:val="13"/>
              </w:rPr>
            </w:pPr>
            <w:ins w:id="9402" w:author="Sean de Noronha | DRG" w:date="2026-09-29T16:58:00Z" w16du:dateUtc="2026-09-29T14:58:00Z">
              <w:r>
                <w:rPr>
                  <w:rFonts w:cs="Arial"/>
                  <w:sz w:val="13"/>
                  <w:szCs w:val="13"/>
                </w:rPr>
                <w:t>10,300</w:t>
              </w:r>
            </w:ins>
          </w:p>
        </w:tc>
        <w:tc>
          <w:tcPr>
            <w:tcW w:w="1100" w:type="dxa"/>
            <w:vAlign w:val="center"/>
          </w:tcPr>
          <w:p w14:paraId="5E0007CC" w14:textId="77777777" w:rsidR="00C60D85" w:rsidRDefault="00000000">
            <w:pPr>
              <w:spacing w:after="0"/>
              <w:rPr>
                <w:ins w:id="9403" w:author="Sean de Noronha | DRG" w:date="2026-09-29T16:58:00Z" w16du:dateUtc="2026-09-29T14:58:00Z"/>
                <w:rFonts w:cs="Arial"/>
                <w:sz w:val="13"/>
                <w:szCs w:val="13"/>
              </w:rPr>
            </w:pPr>
            <w:ins w:id="9404" w:author="Sean de Noronha | DRG" w:date="2026-09-29T16:58:00Z" w16du:dateUtc="2026-09-29T14:58:00Z">
              <w:r>
                <w:rPr>
                  <w:rFonts w:cs="Arial"/>
                  <w:sz w:val="13"/>
                  <w:szCs w:val="13"/>
                </w:rPr>
                <w:t>86.1 (183)</w:t>
              </w:r>
            </w:ins>
          </w:p>
        </w:tc>
        <w:tc>
          <w:tcPr>
            <w:tcW w:w="700" w:type="dxa"/>
            <w:vAlign w:val="center"/>
          </w:tcPr>
          <w:p w14:paraId="5E0007CD" w14:textId="77777777" w:rsidR="00C60D85" w:rsidRDefault="00000000">
            <w:pPr>
              <w:spacing w:after="0"/>
              <w:rPr>
                <w:ins w:id="9405" w:author="Sean de Noronha | DRG" w:date="2026-09-29T16:58:00Z" w16du:dateUtc="2026-09-29T14:58:00Z"/>
                <w:rFonts w:cs="Arial"/>
                <w:sz w:val="13"/>
                <w:szCs w:val="13"/>
              </w:rPr>
            </w:pPr>
            <w:ins w:id="9406" w:author="Sean de Noronha | DRG" w:date="2026-09-29T16:58:00Z" w16du:dateUtc="2026-09-29T14:58:00Z">
              <w:r>
                <w:rPr>
                  <w:rFonts w:cs="Arial"/>
                  <w:sz w:val="13"/>
                  <w:szCs w:val="13"/>
                </w:rPr>
                <w:t>6.44</w:t>
              </w:r>
            </w:ins>
          </w:p>
        </w:tc>
      </w:tr>
      <w:tr w:rsidR="00C60D85" w14:paraId="145A9287" w14:textId="77777777">
        <w:trPr>
          <w:jc w:val="center"/>
          <w:ins w:id="9407" w:author="Sean de Noronha | DRG" w:date="2026-09-29T16:58:00Z"/>
        </w:trPr>
        <w:tc>
          <w:tcPr>
            <w:tcW w:w="560" w:type="dxa"/>
            <w:vAlign w:val="center"/>
          </w:tcPr>
          <w:p w14:paraId="5E0007CE" w14:textId="77777777" w:rsidR="00C60D85" w:rsidRDefault="00000000">
            <w:pPr>
              <w:spacing w:after="0"/>
              <w:rPr>
                <w:ins w:id="9408" w:author="Sean de Noronha | DRG" w:date="2026-09-29T16:58:00Z" w16du:dateUtc="2026-09-29T14:58:00Z"/>
                <w:rFonts w:cs="Arial"/>
                <w:sz w:val="13"/>
                <w:szCs w:val="13"/>
              </w:rPr>
            </w:pPr>
            <w:ins w:id="9409" w:author="Sean de Noronha | DRG" w:date="2026-09-29T16:58:00Z" w16du:dateUtc="2026-09-29T14:58:00Z">
              <w:r>
                <w:rPr>
                  <w:rFonts w:cs="Arial"/>
                  <w:sz w:val="13"/>
                  <w:szCs w:val="13"/>
                </w:rPr>
                <w:t>133</w:t>
              </w:r>
            </w:ins>
          </w:p>
        </w:tc>
        <w:tc>
          <w:tcPr>
            <w:tcW w:w="500" w:type="dxa"/>
            <w:vAlign w:val="center"/>
          </w:tcPr>
          <w:p w14:paraId="5E0007CF" w14:textId="77777777" w:rsidR="00C60D85" w:rsidRDefault="00000000">
            <w:pPr>
              <w:spacing w:after="0"/>
              <w:rPr>
                <w:ins w:id="9410" w:author="Sean de Noronha | DRG" w:date="2026-09-29T16:58:00Z" w16du:dateUtc="2026-09-29T14:58:00Z"/>
                <w:rFonts w:cs="Arial"/>
                <w:sz w:val="13"/>
                <w:szCs w:val="13"/>
              </w:rPr>
            </w:pPr>
            <w:ins w:id="9411" w:author="Sean de Noronha | DRG" w:date="2026-09-29T16:58:00Z" w16du:dateUtc="2026-09-29T14:58:00Z">
              <w:r>
                <w:rPr>
                  <w:rFonts w:cs="Arial"/>
                  <w:sz w:val="13"/>
                  <w:szCs w:val="13"/>
                </w:rPr>
                <w:t>T2</w:t>
              </w:r>
            </w:ins>
          </w:p>
        </w:tc>
        <w:tc>
          <w:tcPr>
            <w:tcW w:w="660" w:type="dxa"/>
            <w:vAlign w:val="center"/>
          </w:tcPr>
          <w:p w14:paraId="5E0007D0" w14:textId="77777777" w:rsidR="00C60D85" w:rsidRDefault="00000000">
            <w:pPr>
              <w:spacing w:after="0"/>
              <w:rPr>
                <w:ins w:id="9412" w:author="Sean de Noronha | DRG" w:date="2026-09-29T16:58:00Z" w16du:dateUtc="2026-09-29T14:58:00Z"/>
                <w:rFonts w:cs="Arial"/>
                <w:sz w:val="13"/>
                <w:szCs w:val="13"/>
              </w:rPr>
            </w:pPr>
            <w:ins w:id="9413" w:author="Sean de Noronha | DRG" w:date="2026-09-29T16:58:00Z" w16du:dateUtc="2026-09-29T14:58:00Z">
              <w:r>
                <w:rPr>
                  <w:rFonts w:cs="Arial"/>
                  <w:sz w:val="13"/>
                  <w:szCs w:val="13"/>
                </w:rPr>
                <w:t>1</w:t>
              </w:r>
            </w:ins>
          </w:p>
        </w:tc>
        <w:tc>
          <w:tcPr>
            <w:tcW w:w="1920" w:type="dxa"/>
            <w:vAlign w:val="center"/>
          </w:tcPr>
          <w:p w14:paraId="5E0007D1" w14:textId="77777777" w:rsidR="00C60D85" w:rsidRDefault="00000000">
            <w:pPr>
              <w:spacing w:after="0"/>
              <w:rPr>
                <w:ins w:id="9414" w:author="Sean de Noronha | DRG" w:date="2026-09-29T16:58:00Z" w16du:dateUtc="2026-09-29T14:58:00Z"/>
                <w:rFonts w:cs="Arial"/>
                <w:sz w:val="13"/>
                <w:szCs w:val="13"/>
              </w:rPr>
            </w:pPr>
            <w:ins w:id="9415" w:author="Sean de Noronha | DRG" w:date="2026-09-29T16:58:00Z" w16du:dateUtc="2026-09-29T14:58:00Z">
              <w:r>
                <w:rPr>
                  <w:rFonts w:cs="Arial"/>
                  <w:sz w:val="13"/>
                  <w:szCs w:val="13"/>
                </w:rPr>
                <w:t>CSST, Manufacturer C, EHD 18</w:t>
              </w:r>
            </w:ins>
          </w:p>
        </w:tc>
        <w:tc>
          <w:tcPr>
            <w:tcW w:w="520" w:type="dxa"/>
            <w:vAlign w:val="center"/>
          </w:tcPr>
          <w:p w14:paraId="5E0007D2" w14:textId="77777777" w:rsidR="00C60D85" w:rsidRDefault="00000000">
            <w:pPr>
              <w:spacing w:after="0"/>
              <w:rPr>
                <w:ins w:id="9416" w:author="Sean de Noronha | DRG" w:date="2026-09-29T16:58:00Z" w16du:dateUtc="2026-09-29T14:58:00Z"/>
                <w:rFonts w:cs="Arial"/>
                <w:sz w:val="13"/>
                <w:szCs w:val="13"/>
              </w:rPr>
            </w:pPr>
            <w:ins w:id="9417" w:author="Sean de Noronha | DRG" w:date="2026-09-29T16:58:00Z" w16du:dateUtc="2026-09-29T14:58:00Z">
              <w:r>
                <w:rPr>
                  <w:rFonts w:cs="Arial"/>
                  <w:sz w:val="13"/>
                  <w:szCs w:val="13"/>
                </w:rPr>
                <w:t>NG</w:t>
              </w:r>
            </w:ins>
          </w:p>
        </w:tc>
        <w:tc>
          <w:tcPr>
            <w:tcW w:w="900" w:type="dxa"/>
            <w:vAlign w:val="center"/>
          </w:tcPr>
          <w:p w14:paraId="5E0007D3" w14:textId="77777777" w:rsidR="00C60D85" w:rsidRDefault="00000000">
            <w:pPr>
              <w:spacing w:after="0"/>
              <w:rPr>
                <w:ins w:id="9418" w:author="Sean de Noronha | DRG" w:date="2026-09-29T16:58:00Z" w16du:dateUtc="2026-09-29T14:58:00Z"/>
                <w:rFonts w:cs="Arial"/>
                <w:sz w:val="13"/>
                <w:szCs w:val="13"/>
              </w:rPr>
            </w:pPr>
            <w:ins w:id="9419" w:author="Sean de Noronha | DRG" w:date="2026-09-29T16:58:00Z" w16du:dateUtc="2026-09-29T14:58:00Z">
              <w:r>
                <w:rPr>
                  <w:rFonts w:cs="Arial"/>
                  <w:sz w:val="13"/>
                  <w:szCs w:val="13"/>
                </w:rPr>
                <w:t>6,080</w:t>
              </w:r>
            </w:ins>
          </w:p>
        </w:tc>
        <w:tc>
          <w:tcPr>
            <w:tcW w:w="800" w:type="dxa"/>
            <w:vAlign w:val="center"/>
          </w:tcPr>
          <w:p w14:paraId="5E0007D4" w14:textId="77777777" w:rsidR="00C60D85" w:rsidRDefault="00000000">
            <w:pPr>
              <w:spacing w:after="0"/>
              <w:rPr>
                <w:ins w:id="9420" w:author="Sean de Noronha | DRG" w:date="2026-09-29T16:58:00Z" w16du:dateUtc="2026-09-29T14:58:00Z"/>
                <w:rFonts w:cs="Arial"/>
                <w:sz w:val="13"/>
                <w:szCs w:val="13"/>
              </w:rPr>
            </w:pPr>
            <w:ins w:id="9421" w:author="Sean de Noronha | DRG" w:date="2026-09-29T16:58:00Z" w16du:dateUtc="2026-09-29T14:58:00Z">
              <w:r>
                <w:rPr>
                  <w:rFonts w:cs="Arial"/>
                  <w:sz w:val="13"/>
                  <w:szCs w:val="13"/>
                </w:rPr>
                <w:t>200 ft</w:t>
              </w:r>
            </w:ins>
          </w:p>
        </w:tc>
        <w:tc>
          <w:tcPr>
            <w:tcW w:w="880" w:type="dxa"/>
            <w:vAlign w:val="center"/>
          </w:tcPr>
          <w:p w14:paraId="5E0007D5" w14:textId="77777777" w:rsidR="00C60D85" w:rsidRDefault="00000000">
            <w:pPr>
              <w:spacing w:after="0"/>
              <w:rPr>
                <w:ins w:id="9422" w:author="Sean de Noronha | DRG" w:date="2026-09-29T16:58:00Z" w16du:dateUtc="2026-09-29T14:58:00Z"/>
                <w:rFonts w:cs="Arial"/>
                <w:sz w:val="13"/>
                <w:szCs w:val="13"/>
              </w:rPr>
            </w:pPr>
            <w:ins w:id="9423" w:author="Sean de Noronha | DRG" w:date="2026-09-29T16:58:00Z" w16du:dateUtc="2026-09-29T14:58:00Z">
              <w:r>
                <w:rPr>
                  <w:rFonts w:cs="Arial"/>
                  <w:sz w:val="13"/>
                  <w:szCs w:val="13"/>
                </w:rPr>
                <w:t>13.8</w:t>
              </w:r>
            </w:ins>
          </w:p>
        </w:tc>
        <w:tc>
          <w:tcPr>
            <w:tcW w:w="820" w:type="dxa"/>
            <w:vAlign w:val="center"/>
          </w:tcPr>
          <w:p w14:paraId="5E0007D6" w14:textId="77777777" w:rsidR="00C60D85" w:rsidRDefault="00000000">
            <w:pPr>
              <w:spacing w:after="0"/>
              <w:rPr>
                <w:ins w:id="9424" w:author="Sean de Noronha | DRG" w:date="2026-09-29T16:58:00Z" w16du:dateUtc="2026-09-29T14:58:00Z"/>
                <w:rFonts w:cs="Arial"/>
                <w:sz w:val="13"/>
                <w:szCs w:val="13"/>
              </w:rPr>
            </w:pPr>
            <w:ins w:id="9425" w:author="Sean de Noronha | DRG" w:date="2026-09-29T16:58:00Z" w16du:dateUtc="2026-09-29T14:58:00Z">
              <w:r>
                <w:rPr>
                  <w:rFonts w:cs="Arial"/>
                  <w:sz w:val="13"/>
                  <w:szCs w:val="13"/>
                </w:rPr>
                <w:t>10,300</w:t>
              </w:r>
            </w:ins>
          </w:p>
        </w:tc>
        <w:tc>
          <w:tcPr>
            <w:tcW w:w="1100" w:type="dxa"/>
            <w:vAlign w:val="center"/>
          </w:tcPr>
          <w:p w14:paraId="5E0007D7" w14:textId="77777777" w:rsidR="00C60D85" w:rsidRDefault="00000000">
            <w:pPr>
              <w:spacing w:after="0"/>
              <w:rPr>
                <w:ins w:id="9426" w:author="Sean de Noronha | DRG" w:date="2026-09-29T16:58:00Z" w16du:dateUtc="2026-09-29T14:58:00Z"/>
                <w:rFonts w:cs="Arial"/>
                <w:sz w:val="13"/>
                <w:szCs w:val="13"/>
              </w:rPr>
            </w:pPr>
            <w:ins w:id="9427" w:author="Sean de Noronha | DRG" w:date="2026-09-29T16:58:00Z" w16du:dateUtc="2026-09-29T14:58:00Z">
              <w:r>
                <w:rPr>
                  <w:rFonts w:cs="Arial"/>
                  <w:sz w:val="13"/>
                  <w:szCs w:val="13"/>
                </w:rPr>
                <w:t>76.6 (162)</w:t>
              </w:r>
            </w:ins>
          </w:p>
        </w:tc>
        <w:tc>
          <w:tcPr>
            <w:tcW w:w="700" w:type="dxa"/>
            <w:vAlign w:val="center"/>
          </w:tcPr>
          <w:p w14:paraId="5E0007D8" w14:textId="77777777" w:rsidR="00C60D85" w:rsidRDefault="00000000">
            <w:pPr>
              <w:spacing w:after="0"/>
              <w:rPr>
                <w:ins w:id="9428" w:author="Sean de Noronha | DRG" w:date="2026-09-29T16:58:00Z" w16du:dateUtc="2026-09-29T14:58:00Z"/>
                <w:rFonts w:cs="Arial"/>
                <w:sz w:val="13"/>
                <w:szCs w:val="13"/>
              </w:rPr>
            </w:pPr>
            <w:ins w:id="9429" w:author="Sean de Noronha | DRG" w:date="2026-09-29T16:58:00Z" w16du:dateUtc="2026-09-29T14:58:00Z">
              <w:r>
                <w:rPr>
                  <w:rFonts w:cs="Arial"/>
                  <w:sz w:val="13"/>
                  <w:szCs w:val="13"/>
                </w:rPr>
                <w:t>5.73</w:t>
              </w:r>
            </w:ins>
          </w:p>
        </w:tc>
      </w:tr>
      <w:tr w:rsidR="00C60D85" w14:paraId="71B3F4B2" w14:textId="77777777">
        <w:trPr>
          <w:jc w:val="center"/>
          <w:ins w:id="9430" w:author="Sean de Noronha | DRG" w:date="2026-09-29T16:58:00Z"/>
        </w:trPr>
        <w:tc>
          <w:tcPr>
            <w:tcW w:w="560" w:type="dxa"/>
            <w:vAlign w:val="center"/>
          </w:tcPr>
          <w:p w14:paraId="5E0007D9" w14:textId="77777777" w:rsidR="00C60D85" w:rsidRDefault="00000000">
            <w:pPr>
              <w:spacing w:after="0"/>
              <w:rPr>
                <w:ins w:id="9431" w:author="Sean de Noronha | DRG" w:date="2026-09-29T16:58:00Z" w16du:dateUtc="2026-09-29T14:58:00Z"/>
                <w:rFonts w:cs="Arial"/>
                <w:sz w:val="13"/>
                <w:szCs w:val="13"/>
              </w:rPr>
            </w:pPr>
            <w:ins w:id="9432" w:author="Sean de Noronha | DRG" w:date="2026-09-29T16:58:00Z" w16du:dateUtc="2026-09-29T14:58:00Z">
              <w:r>
                <w:rPr>
                  <w:rFonts w:cs="Arial"/>
                  <w:sz w:val="13"/>
                  <w:szCs w:val="13"/>
                </w:rPr>
                <w:t>134</w:t>
              </w:r>
            </w:ins>
          </w:p>
        </w:tc>
        <w:tc>
          <w:tcPr>
            <w:tcW w:w="500" w:type="dxa"/>
            <w:vAlign w:val="center"/>
          </w:tcPr>
          <w:p w14:paraId="5E0007DA" w14:textId="77777777" w:rsidR="00C60D85" w:rsidRDefault="00000000">
            <w:pPr>
              <w:spacing w:after="0"/>
              <w:rPr>
                <w:ins w:id="9433" w:author="Sean de Noronha | DRG" w:date="2026-09-29T16:58:00Z" w16du:dateUtc="2026-09-29T14:58:00Z"/>
                <w:rFonts w:cs="Arial"/>
                <w:sz w:val="13"/>
                <w:szCs w:val="13"/>
              </w:rPr>
            </w:pPr>
            <w:ins w:id="9434" w:author="Sean de Noronha | DRG" w:date="2026-09-29T16:58:00Z" w16du:dateUtc="2026-09-29T14:58:00Z">
              <w:r>
                <w:rPr>
                  <w:rFonts w:cs="Arial"/>
                  <w:sz w:val="13"/>
                  <w:szCs w:val="13"/>
                </w:rPr>
                <w:t>T2</w:t>
              </w:r>
            </w:ins>
          </w:p>
        </w:tc>
        <w:tc>
          <w:tcPr>
            <w:tcW w:w="660" w:type="dxa"/>
            <w:vAlign w:val="center"/>
          </w:tcPr>
          <w:p w14:paraId="5E0007DB" w14:textId="77777777" w:rsidR="00C60D85" w:rsidRDefault="00000000">
            <w:pPr>
              <w:spacing w:after="0"/>
              <w:rPr>
                <w:ins w:id="9435" w:author="Sean de Noronha | DRG" w:date="2026-09-29T16:58:00Z" w16du:dateUtc="2026-09-29T14:58:00Z"/>
                <w:rFonts w:cs="Arial"/>
                <w:sz w:val="13"/>
                <w:szCs w:val="13"/>
              </w:rPr>
            </w:pPr>
            <w:ins w:id="9436" w:author="Sean de Noronha | DRG" w:date="2026-09-29T16:58:00Z" w16du:dateUtc="2026-09-29T14:58:00Z">
              <w:r>
                <w:rPr>
                  <w:rFonts w:cs="Arial"/>
                  <w:sz w:val="13"/>
                  <w:szCs w:val="13"/>
                </w:rPr>
                <w:t>1</w:t>
              </w:r>
            </w:ins>
          </w:p>
        </w:tc>
        <w:tc>
          <w:tcPr>
            <w:tcW w:w="1920" w:type="dxa"/>
            <w:vAlign w:val="center"/>
          </w:tcPr>
          <w:p w14:paraId="5E0007DC" w14:textId="77777777" w:rsidR="00C60D85" w:rsidRDefault="00000000">
            <w:pPr>
              <w:spacing w:after="0"/>
              <w:rPr>
                <w:ins w:id="9437" w:author="Sean de Noronha | DRG" w:date="2026-09-29T16:58:00Z" w16du:dateUtc="2026-09-29T14:58:00Z"/>
                <w:rFonts w:cs="Arial"/>
                <w:sz w:val="13"/>
                <w:szCs w:val="13"/>
              </w:rPr>
            </w:pPr>
            <w:ins w:id="9438" w:author="Sean de Noronha | DRG" w:date="2026-09-29T16:58:00Z" w16du:dateUtc="2026-09-29T14:58:00Z">
              <w:r>
                <w:rPr>
                  <w:rFonts w:cs="Arial"/>
                  <w:sz w:val="13"/>
                  <w:szCs w:val="13"/>
                </w:rPr>
                <w:t>CSST, Manufacturer C, EHD 18</w:t>
              </w:r>
            </w:ins>
          </w:p>
        </w:tc>
        <w:tc>
          <w:tcPr>
            <w:tcW w:w="520" w:type="dxa"/>
            <w:vAlign w:val="center"/>
          </w:tcPr>
          <w:p w14:paraId="5E0007DD" w14:textId="77777777" w:rsidR="00C60D85" w:rsidRDefault="00000000">
            <w:pPr>
              <w:spacing w:after="0"/>
              <w:rPr>
                <w:ins w:id="9439" w:author="Sean de Noronha | DRG" w:date="2026-09-29T16:58:00Z" w16du:dateUtc="2026-09-29T14:58:00Z"/>
                <w:rFonts w:cs="Arial"/>
                <w:sz w:val="13"/>
                <w:szCs w:val="13"/>
              </w:rPr>
            </w:pPr>
            <w:ins w:id="9440" w:author="Sean de Noronha | DRG" w:date="2026-09-29T16:58:00Z" w16du:dateUtc="2026-09-29T14:58:00Z">
              <w:r>
                <w:rPr>
                  <w:rFonts w:cs="Arial"/>
                  <w:sz w:val="13"/>
                  <w:szCs w:val="13"/>
                </w:rPr>
                <w:t>NG</w:t>
              </w:r>
            </w:ins>
          </w:p>
        </w:tc>
        <w:tc>
          <w:tcPr>
            <w:tcW w:w="900" w:type="dxa"/>
            <w:vAlign w:val="center"/>
          </w:tcPr>
          <w:p w14:paraId="5E0007DE" w14:textId="77777777" w:rsidR="00C60D85" w:rsidRDefault="00000000">
            <w:pPr>
              <w:spacing w:after="0"/>
              <w:rPr>
                <w:ins w:id="9441" w:author="Sean de Noronha | DRG" w:date="2026-09-29T16:58:00Z" w16du:dateUtc="2026-09-29T14:58:00Z"/>
                <w:rFonts w:cs="Arial"/>
                <w:sz w:val="13"/>
                <w:szCs w:val="13"/>
              </w:rPr>
            </w:pPr>
            <w:ins w:id="9442" w:author="Sean de Noronha | DRG" w:date="2026-09-29T16:58:00Z" w16du:dateUtc="2026-09-29T14:58:00Z">
              <w:r>
                <w:rPr>
                  <w:rFonts w:cs="Arial"/>
                  <w:sz w:val="13"/>
                  <w:szCs w:val="13"/>
                </w:rPr>
                <w:t>5,620</w:t>
              </w:r>
            </w:ins>
          </w:p>
        </w:tc>
        <w:tc>
          <w:tcPr>
            <w:tcW w:w="800" w:type="dxa"/>
            <w:vAlign w:val="center"/>
          </w:tcPr>
          <w:p w14:paraId="5E0007DF" w14:textId="77777777" w:rsidR="00C60D85" w:rsidRDefault="00000000">
            <w:pPr>
              <w:spacing w:after="0"/>
              <w:rPr>
                <w:ins w:id="9443" w:author="Sean de Noronha | DRG" w:date="2026-09-29T16:58:00Z" w16du:dateUtc="2026-09-29T14:58:00Z"/>
                <w:rFonts w:cs="Arial"/>
                <w:sz w:val="13"/>
                <w:szCs w:val="13"/>
              </w:rPr>
            </w:pPr>
            <w:ins w:id="9444" w:author="Sean de Noronha | DRG" w:date="2026-09-29T16:58:00Z" w16du:dateUtc="2026-09-29T14:58:00Z">
              <w:r>
                <w:rPr>
                  <w:rFonts w:cs="Arial"/>
                  <w:sz w:val="13"/>
                  <w:szCs w:val="13"/>
                </w:rPr>
                <w:t>250 ft</w:t>
              </w:r>
            </w:ins>
          </w:p>
        </w:tc>
        <w:tc>
          <w:tcPr>
            <w:tcW w:w="880" w:type="dxa"/>
            <w:vAlign w:val="center"/>
          </w:tcPr>
          <w:p w14:paraId="5E0007E0" w14:textId="77777777" w:rsidR="00C60D85" w:rsidRDefault="00000000">
            <w:pPr>
              <w:spacing w:after="0"/>
              <w:rPr>
                <w:ins w:id="9445" w:author="Sean de Noronha | DRG" w:date="2026-09-29T16:58:00Z" w16du:dateUtc="2026-09-29T14:58:00Z"/>
                <w:rFonts w:cs="Arial"/>
                <w:sz w:val="13"/>
                <w:szCs w:val="13"/>
              </w:rPr>
            </w:pPr>
            <w:ins w:id="9446" w:author="Sean de Noronha | DRG" w:date="2026-09-29T16:58:00Z" w16du:dateUtc="2026-09-29T14:58:00Z">
              <w:r>
                <w:rPr>
                  <w:rFonts w:cs="Arial"/>
                  <w:sz w:val="13"/>
                  <w:szCs w:val="13"/>
                </w:rPr>
                <w:t>13.8</w:t>
              </w:r>
            </w:ins>
          </w:p>
        </w:tc>
        <w:tc>
          <w:tcPr>
            <w:tcW w:w="820" w:type="dxa"/>
            <w:vAlign w:val="center"/>
          </w:tcPr>
          <w:p w14:paraId="5E0007E1" w14:textId="77777777" w:rsidR="00C60D85" w:rsidRDefault="00000000">
            <w:pPr>
              <w:spacing w:after="0"/>
              <w:rPr>
                <w:ins w:id="9447" w:author="Sean de Noronha | DRG" w:date="2026-09-29T16:58:00Z" w16du:dateUtc="2026-09-29T14:58:00Z"/>
                <w:rFonts w:cs="Arial"/>
                <w:sz w:val="13"/>
                <w:szCs w:val="13"/>
              </w:rPr>
            </w:pPr>
            <w:ins w:id="9448" w:author="Sean de Noronha | DRG" w:date="2026-09-29T16:58:00Z" w16du:dateUtc="2026-09-29T14:58:00Z">
              <w:r>
                <w:rPr>
                  <w:rFonts w:cs="Arial"/>
                  <w:sz w:val="13"/>
                  <w:szCs w:val="13"/>
                </w:rPr>
                <w:t>10,300</w:t>
              </w:r>
            </w:ins>
          </w:p>
        </w:tc>
        <w:tc>
          <w:tcPr>
            <w:tcW w:w="1100" w:type="dxa"/>
            <w:vAlign w:val="center"/>
          </w:tcPr>
          <w:p w14:paraId="5E0007E2" w14:textId="77777777" w:rsidR="00C60D85" w:rsidRDefault="00000000">
            <w:pPr>
              <w:spacing w:after="0"/>
              <w:rPr>
                <w:ins w:id="9449" w:author="Sean de Noronha | DRG" w:date="2026-09-29T16:58:00Z" w16du:dateUtc="2026-09-29T14:58:00Z"/>
                <w:rFonts w:cs="Arial"/>
                <w:sz w:val="13"/>
                <w:szCs w:val="13"/>
              </w:rPr>
            </w:pPr>
            <w:ins w:id="9450" w:author="Sean de Noronha | DRG" w:date="2026-09-29T16:58:00Z" w16du:dateUtc="2026-09-29T14:58:00Z">
              <w:r>
                <w:rPr>
                  <w:rFonts w:cs="Arial"/>
                  <w:sz w:val="13"/>
                  <w:szCs w:val="13"/>
                </w:rPr>
                <w:t>70.8 (150)</w:t>
              </w:r>
            </w:ins>
          </w:p>
        </w:tc>
        <w:tc>
          <w:tcPr>
            <w:tcW w:w="700" w:type="dxa"/>
            <w:vAlign w:val="center"/>
          </w:tcPr>
          <w:p w14:paraId="5E0007E3" w14:textId="77777777" w:rsidR="00C60D85" w:rsidRDefault="00000000">
            <w:pPr>
              <w:spacing w:after="0"/>
              <w:rPr>
                <w:ins w:id="9451" w:author="Sean de Noronha | DRG" w:date="2026-09-29T16:58:00Z" w16du:dateUtc="2026-09-29T14:58:00Z"/>
                <w:rFonts w:cs="Arial"/>
                <w:sz w:val="13"/>
                <w:szCs w:val="13"/>
              </w:rPr>
            </w:pPr>
            <w:ins w:id="9452" w:author="Sean de Noronha | DRG" w:date="2026-09-29T16:58:00Z" w16du:dateUtc="2026-09-29T14:58:00Z">
              <w:r>
                <w:rPr>
                  <w:rFonts w:cs="Arial"/>
                  <w:sz w:val="13"/>
                  <w:szCs w:val="13"/>
                </w:rPr>
                <w:t>5.29</w:t>
              </w:r>
            </w:ins>
          </w:p>
        </w:tc>
      </w:tr>
      <w:tr w:rsidR="00C60D85" w14:paraId="1FBF3E96" w14:textId="77777777">
        <w:trPr>
          <w:jc w:val="center"/>
          <w:ins w:id="9453" w:author="Sean de Noronha | DRG" w:date="2026-09-29T16:58:00Z"/>
        </w:trPr>
        <w:tc>
          <w:tcPr>
            <w:tcW w:w="560" w:type="dxa"/>
            <w:vAlign w:val="center"/>
          </w:tcPr>
          <w:p w14:paraId="5E0007E4" w14:textId="77777777" w:rsidR="00C60D85" w:rsidRDefault="00000000">
            <w:pPr>
              <w:spacing w:after="0"/>
              <w:rPr>
                <w:ins w:id="9454" w:author="Sean de Noronha | DRG" w:date="2026-09-29T16:58:00Z" w16du:dateUtc="2026-09-29T14:58:00Z"/>
                <w:rFonts w:cs="Arial"/>
                <w:sz w:val="13"/>
                <w:szCs w:val="13"/>
              </w:rPr>
            </w:pPr>
            <w:ins w:id="9455" w:author="Sean de Noronha | DRG" w:date="2026-09-29T16:58:00Z" w16du:dateUtc="2026-09-29T14:58:00Z">
              <w:r>
                <w:rPr>
                  <w:rFonts w:cs="Arial"/>
                  <w:sz w:val="13"/>
                  <w:szCs w:val="13"/>
                </w:rPr>
                <w:t>135</w:t>
              </w:r>
            </w:ins>
          </w:p>
        </w:tc>
        <w:tc>
          <w:tcPr>
            <w:tcW w:w="500" w:type="dxa"/>
            <w:vAlign w:val="center"/>
          </w:tcPr>
          <w:p w14:paraId="5E0007E5" w14:textId="77777777" w:rsidR="00C60D85" w:rsidRDefault="00000000">
            <w:pPr>
              <w:spacing w:after="0"/>
              <w:rPr>
                <w:ins w:id="9456" w:author="Sean de Noronha | DRG" w:date="2026-09-29T16:58:00Z" w16du:dateUtc="2026-09-29T14:58:00Z"/>
                <w:rFonts w:cs="Arial"/>
                <w:sz w:val="13"/>
                <w:szCs w:val="13"/>
              </w:rPr>
            </w:pPr>
            <w:ins w:id="9457" w:author="Sean de Noronha | DRG" w:date="2026-09-29T16:58:00Z" w16du:dateUtc="2026-09-29T14:58:00Z">
              <w:r>
                <w:rPr>
                  <w:rFonts w:cs="Arial"/>
                  <w:sz w:val="13"/>
                  <w:szCs w:val="13"/>
                </w:rPr>
                <w:t>T2</w:t>
              </w:r>
            </w:ins>
          </w:p>
        </w:tc>
        <w:tc>
          <w:tcPr>
            <w:tcW w:w="660" w:type="dxa"/>
            <w:vAlign w:val="center"/>
          </w:tcPr>
          <w:p w14:paraId="5E0007E6" w14:textId="77777777" w:rsidR="00C60D85" w:rsidRDefault="00000000">
            <w:pPr>
              <w:spacing w:after="0"/>
              <w:rPr>
                <w:ins w:id="9458" w:author="Sean de Noronha | DRG" w:date="2026-09-29T16:58:00Z" w16du:dateUtc="2026-09-29T14:58:00Z"/>
                <w:rFonts w:cs="Arial"/>
                <w:sz w:val="13"/>
                <w:szCs w:val="13"/>
              </w:rPr>
            </w:pPr>
            <w:ins w:id="9459" w:author="Sean de Noronha | DRG" w:date="2026-09-29T16:58:00Z" w16du:dateUtc="2026-09-29T14:58:00Z">
              <w:r>
                <w:rPr>
                  <w:rFonts w:cs="Arial"/>
                  <w:sz w:val="13"/>
                  <w:szCs w:val="13"/>
                </w:rPr>
                <w:t>1</w:t>
              </w:r>
            </w:ins>
          </w:p>
        </w:tc>
        <w:tc>
          <w:tcPr>
            <w:tcW w:w="1920" w:type="dxa"/>
            <w:vAlign w:val="center"/>
          </w:tcPr>
          <w:p w14:paraId="5E0007E7" w14:textId="77777777" w:rsidR="00C60D85" w:rsidRDefault="00000000">
            <w:pPr>
              <w:spacing w:after="0"/>
              <w:rPr>
                <w:ins w:id="9460" w:author="Sean de Noronha | DRG" w:date="2026-09-29T16:58:00Z" w16du:dateUtc="2026-09-29T14:58:00Z"/>
                <w:rFonts w:cs="Arial"/>
                <w:sz w:val="13"/>
                <w:szCs w:val="13"/>
              </w:rPr>
            </w:pPr>
            <w:ins w:id="9461" w:author="Sean de Noronha | DRG" w:date="2026-09-29T16:58:00Z" w16du:dateUtc="2026-09-29T14:58:00Z">
              <w:r>
                <w:rPr>
                  <w:rFonts w:cs="Arial"/>
                  <w:sz w:val="13"/>
                  <w:szCs w:val="13"/>
                </w:rPr>
                <w:t>CSST, Manufacturer C, EHD 18</w:t>
              </w:r>
            </w:ins>
          </w:p>
        </w:tc>
        <w:tc>
          <w:tcPr>
            <w:tcW w:w="520" w:type="dxa"/>
            <w:vAlign w:val="center"/>
          </w:tcPr>
          <w:p w14:paraId="5E0007E8" w14:textId="77777777" w:rsidR="00C60D85" w:rsidRDefault="00000000">
            <w:pPr>
              <w:spacing w:after="0"/>
              <w:rPr>
                <w:ins w:id="9462" w:author="Sean de Noronha | DRG" w:date="2026-09-29T16:58:00Z" w16du:dateUtc="2026-09-29T14:58:00Z"/>
                <w:rFonts w:cs="Arial"/>
                <w:sz w:val="13"/>
                <w:szCs w:val="13"/>
              </w:rPr>
            </w:pPr>
            <w:ins w:id="9463" w:author="Sean de Noronha | DRG" w:date="2026-09-29T16:58:00Z" w16du:dateUtc="2026-09-29T14:58:00Z">
              <w:r>
                <w:rPr>
                  <w:rFonts w:cs="Arial"/>
                  <w:sz w:val="13"/>
                  <w:szCs w:val="13"/>
                </w:rPr>
                <w:t>NG</w:t>
              </w:r>
            </w:ins>
          </w:p>
        </w:tc>
        <w:tc>
          <w:tcPr>
            <w:tcW w:w="900" w:type="dxa"/>
            <w:vAlign w:val="center"/>
          </w:tcPr>
          <w:p w14:paraId="5E0007E9" w14:textId="77777777" w:rsidR="00C60D85" w:rsidRDefault="00000000">
            <w:pPr>
              <w:spacing w:after="0"/>
              <w:rPr>
                <w:ins w:id="9464" w:author="Sean de Noronha | DRG" w:date="2026-09-29T16:58:00Z" w16du:dateUtc="2026-09-29T14:58:00Z"/>
                <w:rFonts w:cs="Arial"/>
                <w:sz w:val="13"/>
                <w:szCs w:val="13"/>
              </w:rPr>
            </w:pPr>
            <w:ins w:id="9465" w:author="Sean de Noronha | DRG" w:date="2026-09-29T16:58:00Z" w16du:dateUtc="2026-09-29T14:58:00Z">
              <w:r>
                <w:rPr>
                  <w:rFonts w:cs="Arial"/>
                  <w:sz w:val="13"/>
                  <w:szCs w:val="13"/>
                </w:rPr>
                <w:t>24,500</w:t>
              </w:r>
            </w:ins>
          </w:p>
        </w:tc>
        <w:tc>
          <w:tcPr>
            <w:tcW w:w="800" w:type="dxa"/>
            <w:vAlign w:val="center"/>
          </w:tcPr>
          <w:p w14:paraId="5E0007EA" w14:textId="77777777" w:rsidR="00C60D85" w:rsidRDefault="00000000">
            <w:pPr>
              <w:spacing w:after="0"/>
              <w:rPr>
                <w:ins w:id="9466" w:author="Sean de Noronha | DRG" w:date="2026-09-29T16:58:00Z" w16du:dateUtc="2026-09-29T14:58:00Z"/>
                <w:rFonts w:cs="Arial"/>
                <w:sz w:val="13"/>
                <w:szCs w:val="13"/>
              </w:rPr>
            </w:pPr>
            <w:ins w:id="9467" w:author="Sean de Noronha | DRG" w:date="2026-09-29T16:58:00Z" w16du:dateUtc="2026-09-29T14:58:00Z">
              <w:r>
                <w:rPr>
                  <w:rFonts w:cs="Arial"/>
                  <w:sz w:val="13"/>
                  <w:szCs w:val="13"/>
                </w:rPr>
                <w:t>30 ft</w:t>
              </w:r>
            </w:ins>
          </w:p>
        </w:tc>
        <w:tc>
          <w:tcPr>
            <w:tcW w:w="880" w:type="dxa"/>
            <w:vAlign w:val="center"/>
          </w:tcPr>
          <w:p w14:paraId="5E0007EB" w14:textId="77777777" w:rsidR="00C60D85" w:rsidRDefault="00000000">
            <w:pPr>
              <w:spacing w:after="0"/>
              <w:rPr>
                <w:ins w:id="9468" w:author="Sean de Noronha | DRG" w:date="2026-09-29T16:58:00Z" w16du:dateUtc="2026-09-29T14:58:00Z"/>
                <w:rFonts w:cs="Arial"/>
                <w:sz w:val="13"/>
                <w:szCs w:val="13"/>
              </w:rPr>
            </w:pPr>
            <w:ins w:id="9469" w:author="Sean de Noronha | DRG" w:date="2026-09-29T16:58:00Z" w16du:dateUtc="2026-09-29T14:58:00Z">
              <w:r>
                <w:rPr>
                  <w:rFonts w:cs="Arial"/>
                  <w:sz w:val="13"/>
                  <w:szCs w:val="13"/>
                </w:rPr>
                <w:t>34.5</w:t>
              </w:r>
            </w:ins>
          </w:p>
        </w:tc>
        <w:tc>
          <w:tcPr>
            <w:tcW w:w="820" w:type="dxa"/>
            <w:vAlign w:val="center"/>
          </w:tcPr>
          <w:p w14:paraId="5E0007EC" w14:textId="77777777" w:rsidR="00C60D85" w:rsidRDefault="00000000">
            <w:pPr>
              <w:spacing w:after="0"/>
              <w:rPr>
                <w:ins w:id="9470" w:author="Sean de Noronha | DRG" w:date="2026-09-29T16:58:00Z" w16du:dateUtc="2026-09-29T14:58:00Z"/>
                <w:rFonts w:cs="Arial"/>
                <w:sz w:val="13"/>
                <w:szCs w:val="13"/>
              </w:rPr>
            </w:pPr>
            <w:ins w:id="9471" w:author="Sean de Noronha | DRG" w:date="2026-09-29T16:58:00Z" w16du:dateUtc="2026-09-29T14:58:00Z">
              <w:r>
                <w:rPr>
                  <w:rFonts w:cs="Arial"/>
                  <w:sz w:val="13"/>
                  <w:szCs w:val="13"/>
                </w:rPr>
                <w:t>24,100</w:t>
              </w:r>
            </w:ins>
          </w:p>
        </w:tc>
        <w:tc>
          <w:tcPr>
            <w:tcW w:w="1100" w:type="dxa"/>
            <w:vAlign w:val="center"/>
          </w:tcPr>
          <w:p w14:paraId="5E0007ED" w14:textId="77777777" w:rsidR="00C60D85" w:rsidRDefault="00000000">
            <w:pPr>
              <w:spacing w:after="0"/>
              <w:rPr>
                <w:ins w:id="9472" w:author="Sean de Noronha | DRG" w:date="2026-09-29T16:58:00Z" w16du:dateUtc="2026-09-29T14:58:00Z"/>
                <w:rFonts w:cs="Arial"/>
                <w:sz w:val="13"/>
                <w:szCs w:val="13"/>
              </w:rPr>
            </w:pPr>
            <w:ins w:id="9473" w:author="Sean de Noronha | DRG" w:date="2026-09-29T16:58:00Z" w16du:dateUtc="2026-09-29T14:58:00Z">
              <w:r>
                <w:rPr>
                  <w:rFonts w:cs="Arial"/>
                  <w:sz w:val="13"/>
                  <w:szCs w:val="13"/>
                </w:rPr>
                <w:t>308 (652)</w:t>
              </w:r>
            </w:ins>
          </w:p>
        </w:tc>
        <w:tc>
          <w:tcPr>
            <w:tcW w:w="700" w:type="dxa"/>
            <w:vAlign w:val="center"/>
          </w:tcPr>
          <w:p w14:paraId="5E0007EE" w14:textId="77777777" w:rsidR="00C60D85" w:rsidRDefault="00000000">
            <w:pPr>
              <w:spacing w:after="0"/>
              <w:rPr>
                <w:ins w:id="9474" w:author="Sean de Noronha | DRG" w:date="2026-09-29T16:58:00Z" w16du:dateUtc="2026-09-29T14:58:00Z"/>
                <w:rFonts w:cs="Arial"/>
                <w:sz w:val="13"/>
                <w:szCs w:val="13"/>
              </w:rPr>
            </w:pPr>
            <w:ins w:id="9475" w:author="Sean de Noronha | DRG" w:date="2026-09-29T16:58:00Z" w16du:dateUtc="2026-09-29T14:58:00Z">
              <w:r>
                <w:rPr>
                  <w:rFonts w:cs="Arial"/>
                  <w:sz w:val="13"/>
                  <w:szCs w:val="13"/>
                </w:rPr>
                <w:t>20.5</w:t>
              </w:r>
            </w:ins>
          </w:p>
        </w:tc>
      </w:tr>
      <w:tr w:rsidR="00C60D85" w14:paraId="06D0C5F4" w14:textId="77777777">
        <w:trPr>
          <w:jc w:val="center"/>
          <w:ins w:id="9476" w:author="Sean de Noronha | DRG" w:date="2026-09-29T16:58:00Z"/>
        </w:trPr>
        <w:tc>
          <w:tcPr>
            <w:tcW w:w="560" w:type="dxa"/>
            <w:vAlign w:val="center"/>
          </w:tcPr>
          <w:p w14:paraId="5E0007EF" w14:textId="77777777" w:rsidR="00C60D85" w:rsidRDefault="00000000">
            <w:pPr>
              <w:spacing w:after="0"/>
              <w:rPr>
                <w:ins w:id="9477" w:author="Sean de Noronha | DRG" w:date="2026-09-29T16:58:00Z" w16du:dateUtc="2026-09-29T14:58:00Z"/>
                <w:rFonts w:cs="Arial"/>
                <w:sz w:val="13"/>
                <w:szCs w:val="13"/>
              </w:rPr>
            </w:pPr>
            <w:ins w:id="9478" w:author="Sean de Noronha | DRG" w:date="2026-09-29T16:58:00Z" w16du:dateUtc="2026-09-29T14:58:00Z">
              <w:r>
                <w:rPr>
                  <w:rFonts w:cs="Arial"/>
                  <w:sz w:val="13"/>
                  <w:szCs w:val="13"/>
                </w:rPr>
                <w:t>136</w:t>
              </w:r>
            </w:ins>
          </w:p>
        </w:tc>
        <w:tc>
          <w:tcPr>
            <w:tcW w:w="500" w:type="dxa"/>
            <w:vAlign w:val="center"/>
          </w:tcPr>
          <w:p w14:paraId="5E0007F0" w14:textId="77777777" w:rsidR="00C60D85" w:rsidRDefault="00000000">
            <w:pPr>
              <w:spacing w:after="0"/>
              <w:rPr>
                <w:ins w:id="9479" w:author="Sean de Noronha | DRG" w:date="2026-09-29T16:58:00Z" w16du:dateUtc="2026-09-29T14:58:00Z"/>
                <w:rFonts w:cs="Arial"/>
                <w:sz w:val="13"/>
                <w:szCs w:val="13"/>
              </w:rPr>
            </w:pPr>
            <w:ins w:id="9480" w:author="Sean de Noronha | DRG" w:date="2026-09-29T16:58:00Z" w16du:dateUtc="2026-09-29T14:58:00Z">
              <w:r>
                <w:rPr>
                  <w:rFonts w:cs="Arial"/>
                  <w:sz w:val="13"/>
                  <w:szCs w:val="13"/>
                </w:rPr>
                <w:t>T2</w:t>
              </w:r>
            </w:ins>
          </w:p>
        </w:tc>
        <w:tc>
          <w:tcPr>
            <w:tcW w:w="660" w:type="dxa"/>
            <w:vAlign w:val="center"/>
          </w:tcPr>
          <w:p w14:paraId="5E0007F1" w14:textId="77777777" w:rsidR="00C60D85" w:rsidRDefault="00000000">
            <w:pPr>
              <w:spacing w:after="0"/>
              <w:rPr>
                <w:ins w:id="9481" w:author="Sean de Noronha | DRG" w:date="2026-09-29T16:58:00Z" w16du:dateUtc="2026-09-29T14:58:00Z"/>
                <w:rFonts w:cs="Arial"/>
                <w:sz w:val="13"/>
                <w:szCs w:val="13"/>
              </w:rPr>
            </w:pPr>
            <w:ins w:id="9482" w:author="Sean de Noronha | DRG" w:date="2026-09-29T16:58:00Z" w16du:dateUtc="2026-09-29T14:58:00Z">
              <w:r>
                <w:rPr>
                  <w:rFonts w:cs="Arial"/>
                  <w:sz w:val="13"/>
                  <w:szCs w:val="13"/>
                </w:rPr>
                <w:t>1</w:t>
              </w:r>
            </w:ins>
          </w:p>
        </w:tc>
        <w:tc>
          <w:tcPr>
            <w:tcW w:w="1920" w:type="dxa"/>
            <w:vAlign w:val="center"/>
          </w:tcPr>
          <w:p w14:paraId="5E0007F2" w14:textId="77777777" w:rsidR="00C60D85" w:rsidRDefault="00000000">
            <w:pPr>
              <w:spacing w:after="0"/>
              <w:rPr>
                <w:ins w:id="9483" w:author="Sean de Noronha | DRG" w:date="2026-09-29T16:58:00Z" w16du:dateUtc="2026-09-29T14:58:00Z"/>
                <w:rFonts w:cs="Arial"/>
                <w:sz w:val="13"/>
                <w:szCs w:val="13"/>
              </w:rPr>
            </w:pPr>
            <w:ins w:id="9484" w:author="Sean de Noronha | DRG" w:date="2026-09-29T16:58:00Z" w16du:dateUtc="2026-09-29T14:58:00Z">
              <w:r>
                <w:rPr>
                  <w:rFonts w:cs="Arial"/>
                  <w:sz w:val="13"/>
                  <w:szCs w:val="13"/>
                </w:rPr>
                <w:t>CSST, Manufacturer C, EHD 18</w:t>
              </w:r>
            </w:ins>
          </w:p>
        </w:tc>
        <w:tc>
          <w:tcPr>
            <w:tcW w:w="520" w:type="dxa"/>
            <w:vAlign w:val="center"/>
          </w:tcPr>
          <w:p w14:paraId="5E0007F3" w14:textId="77777777" w:rsidR="00C60D85" w:rsidRDefault="00000000">
            <w:pPr>
              <w:spacing w:after="0"/>
              <w:rPr>
                <w:ins w:id="9485" w:author="Sean de Noronha | DRG" w:date="2026-09-29T16:58:00Z" w16du:dateUtc="2026-09-29T14:58:00Z"/>
                <w:rFonts w:cs="Arial"/>
                <w:sz w:val="13"/>
                <w:szCs w:val="13"/>
              </w:rPr>
            </w:pPr>
            <w:ins w:id="9486" w:author="Sean de Noronha | DRG" w:date="2026-09-29T16:58:00Z" w16du:dateUtc="2026-09-29T14:58:00Z">
              <w:r>
                <w:rPr>
                  <w:rFonts w:cs="Arial"/>
                  <w:sz w:val="13"/>
                  <w:szCs w:val="13"/>
                </w:rPr>
                <w:t>NG</w:t>
              </w:r>
            </w:ins>
          </w:p>
        </w:tc>
        <w:tc>
          <w:tcPr>
            <w:tcW w:w="900" w:type="dxa"/>
            <w:vAlign w:val="center"/>
          </w:tcPr>
          <w:p w14:paraId="5E0007F4" w14:textId="77777777" w:rsidR="00C60D85" w:rsidRDefault="00000000">
            <w:pPr>
              <w:spacing w:after="0"/>
              <w:rPr>
                <w:ins w:id="9487" w:author="Sean de Noronha | DRG" w:date="2026-09-29T16:58:00Z" w16du:dateUtc="2026-09-29T14:58:00Z"/>
                <w:rFonts w:cs="Arial"/>
                <w:sz w:val="13"/>
                <w:szCs w:val="13"/>
              </w:rPr>
            </w:pPr>
            <w:ins w:id="9488" w:author="Sean de Noronha | DRG" w:date="2026-09-29T16:58:00Z" w16du:dateUtc="2026-09-29T14:58:00Z">
              <w:r>
                <w:rPr>
                  <w:rFonts w:cs="Arial"/>
                  <w:sz w:val="13"/>
                  <w:szCs w:val="13"/>
                </w:rPr>
                <w:t>19,300</w:t>
              </w:r>
            </w:ins>
          </w:p>
        </w:tc>
        <w:tc>
          <w:tcPr>
            <w:tcW w:w="800" w:type="dxa"/>
            <w:vAlign w:val="center"/>
          </w:tcPr>
          <w:p w14:paraId="5E0007F5" w14:textId="77777777" w:rsidR="00C60D85" w:rsidRDefault="00000000">
            <w:pPr>
              <w:spacing w:after="0"/>
              <w:rPr>
                <w:ins w:id="9489" w:author="Sean de Noronha | DRG" w:date="2026-09-29T16:58:00Z" w16du:dateUtc="2026-09-29T14:58:00Z"/>
                <w:rFonts w:cs="Arial"/>
                <w:sz w:val="13"/>
                <w:szCs w:val="13"/>
              </w:rPr>
            </w:pPr>
            <w:ins w:id="9490" w:author="Sean de Noronha | DRG" w:date="2026-09-29T16:58:00Z" w16du:dateUtc="2026-09-29T14:58:00Z">
              <w:r>
                <w:rPr>
                  <w:rFonts w:cs="Arial"/>
                  <w:sz w:val="13"/>
                  <w:szCs w:val="13"/>
                </w:rPr>
                <w:t>50 ft</w:t>
              </w:r>
            </w:ins>
          </w:p>
        </w:tc>
        <w:tc>
          <w:tcPr>
            <w:tcW w:w="880" w:type="dxa"/>
            <w:vAlign w:val="center"/>
          </w:tcPr>
          <w:p w14:paraId="5E0007F6" w14:textId="77777777" w:rsidR="00C60D85" w:rsidRDefault="00000000">
            <w:pPr>
              <w:spacing w:after="0"/>
              <w:rPr>
                <w:ins w:id="9491" w:author="Sean de Noronha | DRG" w:date="2026-09-29T16:58:00Z" w16du:dateUtc="2026-09-29T14:58:00Z"/>
                <w:rFonts w:cs="Arial"/>
                <w:sz w:val="13"/>
                <w:szCs w:val="13"/>
              </w:rPr>
            </w:pPr>
            <w:ins w:id="9492" w:author="Sean de Noronha | DRG" w:date="2026-09-29T16:58:00Z" w16du:dateUtc="2026-09-29T14:58:00Z">
              <w:r>
                <w:rPr>
                  <w:rFonts w:cs="Arial"/>
                  <w:sz w:val="13"/>
                  <w:szCs w:val="13"/>
                </w:rPr>
                <w:t>34.5</w:t>
              </w:r>
            </w:ins>
          </w:p>
        </w:tc>
        <w:tc>
          <w:tcPr>
            <w:tcW w:w="820" w:type="dxa"/>
            <w:vAlign w:val="center"/>
          </w:tcPr>
          <w:p w14:paraId="5E0007F7" w14:textId="77777777" w:rsidR="00C60D85" w:rsidRDefault="00000000">
            <w:pPr>
              <w:spacing w:after="0"/>
              <w:rPr>
                <w:ins w:id="9493" w:author="Sean de Noronha | DRG" w:date="2026-09-29T16:58:00Z" w16du:dateUtc="2026-09-29T14:58:00Z"/>
                <w:rFonts w:cs="Arial"/>
                <w:sz w:val="13"/>
                <w:szCs w:val="13"/>
              </w:rPr>
            </w:pPr>
            <w:ins w:id="9494" w:author="Sean de Noronha | DRG" w:date="2026-09-29T16:58:00Z" w16du:dateUtc="2026-09-29T14:58:00Z">
              <w:r>
                <w:rPr>
                  <w:rFonts w:cs="Arial"/>
                  <w:sz w:val="13"/>
                  <w:szCs w:val="13"/>
                </w:rPr>
                <w:t>24,100</w:t>
              </w:r>
            </w:ins>
          </w:p>
        </w:tc>
        <w:tc>
          <w:tcPr>
            <w:tcW w:w="1100" w:type="dxa"/>
            <w:vAlign w:val="center"/>
          </w:tcPr>
          <w:p w14:paraId="5E0007F8" w14:textId="77777777" w:rsidR="00C60D85" w:rsidRDefault="00000000">
            <w:pPr>
              <w:spacing w:after="0"/>
              <w:rPr>
                <w:ins w:id="9495" w:author="Sean de Noronha | DRG" w:date="2026-09-29T16:58:00Z" w16du:dateUtc="2026-09-29T14:58:00Z"/>
                <w:rFonts w:cs="Arial"/>
                <w:sz w:val="13"/>
                <w:szCs w:val="13"/>
              </w:rPr>
            </w:pPr>
            <w:ins w:id="9496" w:author="Sean de Noronha | DRG" w:date="2026-09-29T16:58:00Z" w16du:dateUtc="2026-09-29T14:58:00Z">
              <w:r>
                <w:rPr>
                  <w:rFonts w:cs="Arial"/>
                  <w:sz w:val="13"/>
                  <w:szCs w:val="13"/>
                </w:rPr>
                <w:t>243 (514)</w:t>
              </w:r>
            </w:ins>
          </w:p>
        </w:tc>
        <w:tc>
          <w:tcPr>
            <w:tcW w:w="700" w:type="dxa"/>
            <w:vAlign w:val="center"/>
          </w:tcPr>
          <w:p w14:paraId="5E0007F9" w14:textId="77777777" w:rsidR="00C60D85" w:rsidRDefault="00000000">
            <w:pPr>
              <w:spacing w:after="0"/>
              <w:rPr>
                <w:ins w:id="9497" w:author="Sean de Noronha | DRG" w:date="2026-09-29T16:58:00Z" w16du:dateUtc="2026-09-29T14:58:00Z"/>
                <w:rFonts w:cs="Arial"/>
                <w:sz w:val="13"/>
                <w:szCs w:val="13"/>
              </w:rPr>
            </w:pPr>
            <w:ins w:id="9498" w:author="Sean de Noronha | DRG" w:date="2026-09-29T16:58:00Z" w16du:dateUtc="2026-09-29T14:58:00Z">
              <w:r>
                <w:rPr>
                  <w:rFonts w:cs="Arial"/>
                  <w:sz w:val="13"/>
                  <w:szCs w:val="13"/>
                </w:rPr>
                <w:t>16.1</w:t>
              </w:r>
            </w:ins>
          </w:p>
        </w:tc>
      </w:tr>
      <w:tr w:rsidR="00C60D85" w14:paraId="1246E3BB" w14:textId="77777777">
        <w:trPr>
          <w:jc w:val="center"/>
          <w:ins w:id="9499" w:author="Sean de Noronha | DRG" w:date="2026-09-29T16:58:00Z"/>
        </w:trPr>
        <w:tc>
          <w:tcPr>
            <w:tcW w:w="560" w:type="dxa"/>
            <w:vAlign w:val="center"/>
          </w:tcPr>
          <w:p w14:paraId="5E0007FA" w14:textId="77777777" w:rsidR="00C60D85" w:rsidRDefault="00000000">
            <w:pPr>
              <w:spacing w:after="0"/>
              <w:rPr>
                <w:ins w:id="9500" w:author="Sean de Noronha | DRG" w:date="2026-09-29T16:58:00Z" w16du:dateUtc="2026-09-29T14:58:00Z"/>
                <w:rFonts w:cs="Arial"/>
                <w:sz w:val="13"/>
                <w:szCs w:val="13"/>
              </w:rPr>
            </w:pPr>
            <w:ins w:id="9501" w:author="Sean de Noronha | DRG" w:date="2026-09-29T16:58:00Z" w16du:dateUtc="2026-09-29T14:58:00Z">
              <w:r>
                <w:rPr>
                  <w:rFonts w:cs="Arial"/>
                  <w:sz w:val="13"/>
                  <w:szCs w:val="13"/>
                </w:rPr>
                <w:t>137</w:t>
              </w:r>
            </w:ins>
          </w:p>
        </w:tc>
        <w:tc>
          <w:tcPr>
            <w:tcW w:w="500" w:type="dxa"/>
            <w:vAlign w:val="center"/>
          </w:tcPr>
          <w:p w14:paraId="5E0007FB" w14:textId="77777777" w:rsidR="00C60D85" w:rsidRDefault="00000000">
            <w:pPr>
              <w:spacing w:after="0"/>
              <w:rPr>
                <w:ins w:id="9502" w:author="Sean de Noronha | DRG" w:date="2026-09-29T16:58:00Z" w16du:dateUtc="2026-09-29T14:58:00Z"/>
                <w:rFonts w:cs="Arial"/>
                <w:sz w:val="13"/>
                <w:szCs w:val="13"/>
              </w:rPr>
            </w:pPr>
            <w:ins w:id="9503" w:author="Sean de Noronha | DRG" w:date="2026-09-29T16:58:00Z" w16du:dateUtc="2026-09-29T14:58:00Z">
              <w:r>
                <w:rPr>
                  <w:rFonts w:cs="Arial"/>
                  <w:sz w:val="13"/>
                  <w:szCs w:val="13"/>
                </w:rPr>
                <w:t>T2</w:t>
              </w:r>
            </w:ins>
          </w:p>
        </w:tc>
        <w:tc>
          <w:tcPr>
            <w:tcW w:w="660" w:type="dxa"/>
            <w:vAlign w:val="center"/>
          </w:tcPr>
          <w:p w14:paraId="5E0007FC" w14:textId="77777777" w:rsidR="00C60D85" w:rsidRDefault="00000000">
            <w:pPr>
              <w:spacing w:after="0"/>
              <w:rPr>
                <w:ins w:id="9504" w:author="Sean de Noronha | DRG" w:date="2026-09-29T16:58:00Z" w16du:dateUtc="2026-09-29T14:58:00Z"/>
                <w:rFonts w:cs="Arial"/>
                <w:sz w:val="13"/>
                <w:szCs w:val="13"/>
              </w:rPr>
            </w:pPr>
            <w:ins w:id="9505" w:author="Sean de Noronha | DRG" w:date="2026-09-29T16:58:00Z" w16du:dateUtc="2026-09-29T14:58:00Z">
              <w:r>
                <w:rPr>
                  <w:rFonts w:cs="Arial"/>
                  <w:sz w:val="13"/>
                  <w:szCs w:val="13"/>
                </w:rPr>
                <w:t>1</w:t>
              </w:r>
            </w:ins>
          </w:p>
        </w:tc>
        <w:tc>
          <w:tcPr>
            <w:tcW w:w="1920" w:type="dxa"/>
            <w:vAlign w:val="center"/>
          </w:tcPr>
          <w:p w14:paraId="5E0007FD" w14:textId="77777777" w:rsidR="00C60D85" w:rsidRDefault="00000000">
            <w:pPr>
              <w:spacing w:after="0"/>
              <w:rPr>
                <w:ins w:id="9506" w:author="Sean de Noronha | DRG" w:date="2026-09-29T16:58:00Z" w16du:dateUtc="2026-09-29T14:58:00Z"/>
                <w:rFonts w:cs="Arial"/>
                <w:sz w:val="13"/>
                <w:szCs w:val="13"/>
              </w:rPr>
            </w:pPr>
            <w:ins w:id="9507" w:author="Sean de Noronha | DRG" w:date="2026-09-29T16:58:00Z" w16du:dateUtc="2026-09-29T14:58:00Z">
              <w:r>
                <w:rPr>
                  <w:rFonts w:cs="Arial"/>
                  <w:sz w:val="13"/>
                  <w:szCs w:val="13"/>
                </w:rPr>
                <w:t>CSST, Manufacturer C, EHD 18</w:t>
              </w:r>
            </w:ins>
          </w:p>
        </w:tc>
        <w:tc>
          <w:tcPr>
            <w:tcW w:w="520" w:type="dxa"/>
            <w:vAlign w:val="center"/>
          </w:tcPr>
          <w:p w14:paraId="5E0007FE" w14:textId="77777777" w:rsidR="00C60D85" w:rsidRDefault="00000000">
            <w:pPr>
              <w:spacing w:after="0"/>
              <w:rPr>
                <w:ins w:id="9508" w:author="Sean de Noronha | DRG" w:date="2026-09-29T16:58:00Z" w16du:dateUtc="2026-09-29T14:58:00Z"/>
                <w:rFonts w:cs="Arial"/>
                <w:sz w:val="13"/>
                <w:szCs w:val="13"/>
              </w:rPr>
            </w:pPr>
            <w:ins w:id="9509" w:author="Sean de Noronha | DRG" w:date="2026-09-29T16:58:00Z" w16du:dateUtc="2026-09-29T14:58:00Z">
              <w:r>
                <w:rPr>
                  <w:rFonts w:cs="Arial"/>
                  <w:sz w:val="13"/>
                  <w:szCs w:val="13"/>
                </w:rPr>
                <w:t>NG</w:t>
              </w:r>
            </w:ins>
          </w:p>
        </w:tc>
        <w:tc>
          <w:tcPr>
            <w:tcW w:w="900" w:type="dxa"/>
            <w:vAlign w:val="center"/>
          </w:tcPr>
          <w:p w14:paraId="5E0007FF" w14:textId="77777777" w:rsidR="00C60D85" w:rsidRDefault="00000000">
            <w:pPr>
              <w:spacing w:after="0"/>
              <w:rPr>
                <w:ins w:id="9510" w:author="Sean de Noronha | DRG" w:date="2026-09-29T16:58:00Z" w16du:dateUtc="2026-09-29T14:58:00Z"/>
                <w:rFonts w:cs="Arial"/>
                <w:sz w:val="13"/>
                <w:szCs w:val="13"/>
              </w:rPr>
            </w:pPr>
            <w:ins w:id="9511" w:author="Sean de Noronha | DRG" w:date="2026-09-29T16:58:00Z" w16du:dateUtc="2026-09-29T14:58:00Z">
              <w:r>
                <w:rPr>
                  <w:rFonts w:cs="Arial"/>
                  <w:sz w:val="13"/>
                  <w:szCs w:val="13"/>
                </w:rPr>
                <w:t>15,000</w:t>
              </w:r>
            </w:ins>
          </w:p>
        </w:tc>
        <w:tc>
          <w:tcPr>
            <w:tcW w:w="800" w:type="dxa"/>
            <w:vAlign w:val="center"/>
          </w:tcPr>
          <w:p w14:paraId="5E000800" w14:textId="77777777" w:rsidR="00C60D85" w:rsidRDefault="00000000">
            <w:pPr>
              <w:spacing w:after="0"/>
              <w:rPr>
                <w:ins w:id="9512" w:author="Sean de Noronha | DRG" w:date="2026-09-29T16:58:00Z" w16du:dateUtc="2026-09-29T14:58:00Z"/>
                <w:rFonts w:cs="Arial"/>
                <w:sz w:val="13"/>
                <w:szCs w:val="13"/>
              </w:rPr>
            </w:pPr>
            <w:ins w:id="9513" w:author="Sean de Noronha | DRG" w:date="2026-09-29T16:58:00Z" w16du:dateUtc="2026-09-29T14:58:00Z">
              <w:r>
                <w:rPr>
                  <w:rFonts w:cs="Arial"/>
                  <w:sz w:val="13"/>
                  <w:szCs w:val="13"/>
                </w:rPr>
                <w:t>80 ft</w:t>
              </w:r>
            </w:ins>
          </w:p>
        </w:tc>
        <w:tc>
          <w:tcPr>
            <w:tcW w:w="880" w:type="dxa"/>
            <w:vAlign w:val="center"/>
          </w:tcPr>
          <w:p w14:paraId="5E000801" w14:textId="77777777" w:rsidR="00C60D85" w:rsidRDefault="00000000">
            <w:pPr>
              <w:spacing w:after="0"/>
              <w:rPr>
                <w:ins w:id="9514" w:author="Sean de Noronha | DRG" w:date="2026-09-29T16:58:00Z" w16du:dateUtc="2026-09-29T14:58:00Z"/>
                <w:rFonts w:cs="Arial"/>
                <w:sz w:val="13"/>
                <w:szCs w:val="13"/>
              </w:rPr>
            </w:pPr>
            <w:ins w:id="9515" w:author="Sean de Noronha | DRG" w:date="2026-09-29T16:58:00Z" w16du:dateUtc="2026-09-29T14:58:00Z">
              <w:r>
                <w:rPr>
                  <w:rFonts w:cs="Arial"/>
                  <w:sz w:val="13"/>
                  <w:szCs w:val="13"/>
                </w:rPr>
                <w:t>34.5</w:t>
              </w:r>
            </w:ins>
          </w:p>
        </w:tc>
        <w:tc>
          <w:tcPr>
            <w:tcW w:w="820" w:type="dxa"/>
            <w:vAlign w:val="center"/>
          </w:tcPr>
          <w:p w14:paraId="5E000802" w14:textId="77777777" w:rsidR="00C60D85" w:rsidRDefault="00000000">
            <w:pPr>
              <w:spacing w:after="0"/>
              <w:rPr>
                <w:ins w:id="9516" w:author="Sean de Noronha | DRG" w:date="2026-09-29T16:58:00Z" w16du:dateUtc="2026-09-29T14:58:00Z"/>
                <w:rFonts w:cs="Arial"/>
                <w:sz w:val="13"/>
                <w:szCs w:val="13"/>
              </w:rPr>
            </w:pPr>
            <w:ins w:id="9517" w:author="Sean de Noronha | DRG" w:date="2026-09-29T16:58:00Z" w16du:dateUtc="2026-09-29T14:58:00Z">
              <w:r>
                <w:rPr>
                  <w:rFonts w:cs="Arial"/>
                  <w:sz w:val="13"/>
                  <w:szCs w:val="13"/>
                </w:rPr>
                <w:t>24,100</w:t>
              </w:r>
            </w:ins>
          </w:p>
        </w:tc>
        <w:tc>
          <w:tcPr>
            <w:tcW w:w="1100" w:type="dxa"/>
            <w:vAlign w:val="center"/>
          </w:tcPr>
          <w:p w14:paraId="5E000803" w14:textId="77777777" w:rsidR="00C60D85" w:rsidRDefault="00000000">
            <w:pPr>
              <w:spacing w:after="0"/>
              <w:rPr>
                <w:ins w:id="9518" w:author="Sean de Noronha | DRG" w:date="2026-09-29T16:58:00Z" w16du:dateUtc="2026-09-29T14:58:00Z"/>
                <w:rFonts w:cs="Arial"/>
                <w:sz w:val="13"/>
                <w:szCs w:val="13"/>
              </w:rPr>
            </w:pPr>
            <w:ins w:id="9519" w:author="Sean de Noronha | DRG" w:date="2026-09-29T16:58:00Z" w16du:dateUtc="2026-09-29T14:58:00Z">
              <w:r>
                <w:rPr>
                  <w:rFonts w:cs="Arial"/>
                  <w:sz w:val="13"/>
                  <w:szCs w:val="13"/>
                </w:rPr>
                <w:t>189 (401)</w:t>
              </w:r>
            </w:ins>
          </w:p>
        </w:tc>
        <w:tc>
          <w:tcPr>
            <w:tcW w:w="700" w:type="dxa"/>
            <w:vAlign w:val="center"/>
          </w:tcPr>
          <w:p w14:paraId="5E000804" w14:textId="77777777" w:rsidR="00C60D85" w:rsidRDefault="00000000">
            <w:pPr>
              <w:spacing w:after="0"/>
              <w:rPr>
                <w:ins w:id="9520" w:author="Sean de Noronha | DRG" w:date="2026-09-29T16:58:00Z" w16du:dateUtc="2026-09-29T14:58:00Z"/>
                <w:rFonts w:cs="Arial"/>
                <w:sz w:val="13"/>
                <w:szCs w:val="13"/>
              </w:rPr>
            </w:pPr>
            <w:ins w:id="9521" w:author="Sean de Noronha | DRG" w:date="2026-09-29T16:58:00Z" w16du:dateUtc="2026-09-29T14:58:00Z">
              <w:r>
                <w:rPr>
                  <w:rFonts w:cs="Arial"/>
                  <w:sz w:val="13"/>
                  <w:szCs w:val="13"/>
                </w:rPr>
                <w:t>12.6</w:t>
              </w:r>
            </w:ins>
          </w:p>
        </w:tc>
      </w:tr>
      <w:tr w:rsidR="00C60D85" w14:paraId="449B385A" w14:textId="77777777">
        <w:trPr>
          <w:jc w:val="center"/>
          <w:ins w:id="9522" w:author="Sean de Noronha | DRG" w:date="2026-09-29T16:58:00Z"/>
        </w:trPr>
        <w:tc>
          <w:tcPr>
            <w:tcW w:w="560" w:type="dxa"/>
            <w:vAlign w:val="center"/>
          </w:tcPr>
          <w:p w14:paraId="5E000805" w14:textId="77777777" w:rsidR="00C60D85" w:rsidRDefault="00000000">
            <w:pPr>
              <w:spacing w:after="0"/>
              <w:rPr>
                <w:ins w:id="9523" w:author="Sean de Noronha | DRG" w:date="2026-09-29T16:58:00Z" w16du:dateUtc="2026-09-29T14:58:00Z"/>
                <w:rFonts w:cs="Arial"/>
                <w:sz w:val="13"/>
                <w:szCs w:val="13"/>
              </w:rPr>
            </w:pPr>
            <w:ins w:id="9524" w:author="Sean de Noronha | DRG" w:date="2026-09-29T16:58:00Z" w16du:dateUtc="2026-09-29T14:58:00Z">
              <w:r>
                <w:rPr>
                  <w:rFonts w:cs="Arial"/>
                  <w:sz w:val="13"/>
                  <w:szCs w:val="13"/>
                </w:rPr>
                <w:t>138</w:t>
              </w:r>
            </w:ins>
          </w:p>
        </w:tc>
        <w:tc>
          <w:tcPr>
            <w:tcW w:w="500" w:type="dxa"/>
            <w:vAlign w:val="center"/>
          </w:tcPr>
          <w:p w14:paraId="5E000806" w14:textId="77777777" w:rsidR="00C60D85" w:rsidRDefault="00000000">
            <w:pPr>
              <w:spacing w:after="0"/>
              <w:rPr>
                <w:ins w:id="9525" w:author="Sean de Noronha | DRG" w:date="2026-09-29T16:58:00Z" w16du:dateUtc="2026-09-29T14:58:00Z"/>
                <w:rFonts w:cs="Arial"/>
                <w:sz w:val="13"/>
                <w:szCs w:val="13"/>
              </w:rPr>
            </w:pPr>
            <w:ins w:id="9526" w:author="Sean de Noronha | DRG" w:date="2026-09-29T16:58:00Z" w16du:dateUtc="2026-09-29T14:58:00Z">
              <w:r>
                <w:rPr>
                  <w:rFonts w:cs="Arial"/>
                  <w:sz w:val="13"/>
                  <w:szCs w:val="13"/>
                </w:rPr>
                <w:t>T2</w:t>
              </w:r>
            </w:ins>
          </w:p>
        </w:tc>
        <w:tc>
          <w:tcPr>
            <w:tcW w:w="660" w:type="dxa"/>
            <w:vAlign w:val="center"/>
          </w:tcPr>
          <w:p w14:paraId="5E000807" w14:textId="77777777" w:rsidR="00C60D85" w:rsidRDefault="00000000">
            <w:pPr>
              <w:spacing w:after="0"/>
              <w:rPr>
                <w:ins w:id="9527" w:author="Sean de Noronha | DRG" w:date="2026-09-29T16:58:00Z" w16du:dateUtc="2026-09-29T14:58:00Z"/>
                <w:rFonts w:cs="Arial"/>
                <w:sz w:val="13"/>
                <w:szCs w:val="13"/>
              </w:rPr>
            </w:pPr>
            <w:ins w:id="9528" w:author="Sean de Noronha | DRG" w:date="2026-09-29T16:58:00Z" w16du:dateUtc="2026-09-29T14:58:00Z">
              <w:r>
                <w:rPr>
                  <w:rFonts w:cs="Arial"/>
                  <w:sz w:val="13"/>
                  <w:szCs w:val="13"/>
                </w:rPr>
                <w:t>1</w:t>
              </w:r>
            </w:ins>
          </w:p>
        </w:tc>
        <w:tc>
          <w:tcPr>
            <w:tcW w:w="1920" w:type="dxa"/>
            <w:vAlign w:val="center"/>
          </w:tcPr>
          <w:p w14:paraId="5E000808" w14:textId="77777777" w:rsidR="00C60D85" w:rsidRDefault="00000000">
            <w:pPr>
              <w:spacing w:after="0"/>
              <w:rPr>
                <w:ins w:id="9529" w:author="Sean de Noronha | DRG" w:date="2026-09-29T16:58:00Z" w16du:dateUtc="2026-09-29T14:58:00Z"/>
                <w:rFonts w:cs="Arial"/>
                <w:sz w:val="13"/>
                <w:szCs w:val="13"/>
              </w:rPr>
            </w:pPr>
            <w:ins w:id="9530" w:author="Sean de Noronha | DRG" w:date="2026-09-29T16:58:00Z" w16du:dateUtc="2026-09-29T14:58:00Z">
              <w:r>
                <w:rPr>
                  <w:rFonts w:cs="Arial"/>
                  <w:sz w:val="13"/>
                  <w:szCs w:val="13"/>
                </w:rPr>
                <w:t>CSST, Manufacturer C, EHD 18</w:t>
              </w:r>
            </w:ins>
          </w:p>
        </w:tc>
        <w:tc>
          <w:tcPr>
            <w:tcW w:w="520" w:type="dxa"/>
            <w:vAlign w:val="center"/>
          </w:tcPr>
          <w:p w14:paraId="5E000809" w14:textId="77777777" w:rsidR="00C60D85" w:rsidRDefault="00000000">
            <w:pPr>
              <w:spacing w:after="0"/>
              <w:rPr>
                <w:ins w:id="9531" w:author="Sean de Noronha | DRG" w:date="2026-09-29T16:58:00Z" w16du:dateUtc="2026-09-29T14:58:00Z"/>
                <w:rFonts w:cs="Arial"/>
                <w:sz w:val="13"/>
                <w:szCs w:val="13"/>
              </w:rPr>
            </w:pPr>
            <w:ins w:id="9532" w:author="Sean de Noronha | DRG" w:date="2026-09-29T16:58:00Z" w16du:dateUtc="2026-09-29T14:58:00Z">
              <w:r>
                <w:rPr>
                  <w:rFonts w:cs="Arial"/>
                  <w:sz w:val="13"/>
                  <w:szCs w:val="13"/>
                </w:rPr>
                <w:t>NG</w:t>
              </w:r>
            </w:ins>
          </w:p>
        </w:tc>
        <w:tc>
          <w:tcPr>
            <w:tcW w:w="900" w:type="dxa"/>
            <w:vAlign w:val="center"/>
          </w:tcPr>
          <w:p w14:paraId="5E00080A" w14:textId="77777777" w:rsidR="00C60D85" w:rsidRDefault="00000000">
            <w:pPr>
              <w:spacing w:after="0"/>
              <w:rPr>
                <w:ins w:id="9533" w:author="Sean de Noronha | DRG" w:date="2026-09-29T16:58:00Z" w16du:dateUtc="2026-09-29T14:58:00Z"/>
                <w:rFonts w:cs="Arial"/>
                <w:sz w:val="13"/>
                <w:szCs w:val="13"/>
              </w:rPr>
            </w:pPr>
            <w:ins w:id="9534" w:author="Sean de Noronha | DRG" w:date="2026-09-29T16:58:00Z" w16du:dateUtc="2026-09-29T14:58:00Z">
              <w:r>
                <w:rPr>
                  <w:rFonts w:cs="Arial"/>
                  <w:sz w:val="13"/>
                  <w:szCs w:val="13"/>
                </w:rPr>
                <w:t>13,300</w:t>
              </w:r>
            </w:ins>
          </w:p>
        </w:tc>
        <w:tc>
          <w:tcPr>
            <w:tcW w:w="800" w:type="dxa"/>
            <w:vAlign w:val="center"/>
          </w:tcPr>
          <w:p w14:paraId="5E00080B" w14:textId="77777777" w:rsidR="00C60D85" w:rsidRDefault="00000000">
            <w:pPr>
              <w:spacing w:after="0"/>
              <w:rPr>
                <w:ins w:id="9535" w:author="Sean de Noronha | DRG" w:date="2026-09-29T16:58:00Z" w16du:dateUtc="2026-09-29T14:58:00Z"/>
                <w:rFonts w:cs="Arial"/>
                <w:sz w:val="13"/>
                <w:szCs w:val="13"/>
              </w:rPr>
            </w:pPr>
            <w:ins w:id="9536" w:author="Sean de Noronha | DRG" w:date="2026-09-29T16:58:00Z" w16du:dateUtc="2026-09-29T14:58:00Z">
              <w:r>
                <w:rPr>
                  <w:rFonts w:cs="Arial"/>
                  <w:sz w:val="13"/>
                  <w:szCs w:val="13"/>
                </w:rPr>
                <w:t>100 ft</w:t>
              </w:r>
            </w:ins>
          </w:p>
        </w:tc>
        <w:tc>
          <w:tcPr>
            <w:tcW w:w="880" w:type="dxa"/>
            <w:vAlign w:val="center"/>
          </w:tcPr>
          <w:p w14:paraId="5E00080C" w14:textId="77777777" w:rsidR="00C60D85" w:rsidRDefault="00000000">
            <w:pPr>
              <w:spacing w:after="0"/>
              <w:rPr>
                <w:ins w:id="9537" w:author="Sean de Noronha | DRG" w:date="2026-09-29T16:58:00Z" w16du:dateUtc="2026-09-29T14:58:00Z"/>
                <w:rFonts w:cs="Arial"/>
                <w:sz w:val="13"/>
                <w:szCs w:val="13"/>
              </w:rPr>
            </w:pPr>
            <w:ins w:id="9538" w:author="Sean de Noronha | DRG" w:date="2026-09-29T16:58:00Z" w16du:dateUtc="2026-09-29T14:58:00Z">
              <w:r>
                <w:rPr>
                  <w:rFonts w:cs="Arial"/>
                  <w:sz w:val="13"/>
                  <w:szCs w:val="13"/>
                </w:rPr>
                <w:t>34.5</w:t>
              </w:r>
            </w:ins>
          </w:p>
        </w:tc>
        <w:tc>
          <w:tcPr>
            <w:tcW w:w="820" w:type="dxa"/>
            <w:vAlign w:val="center"/>
          </w:tcPr>
          <w:p w14:paraId="5E00080D" w14:textId="77777777" w:rsidR="00C60D85" w:rsidRDefault="00000000">
            <w:pPr>
              <w:spacing w:after="0"/>
              <w:rPr>
                <w:ins w:id="9539" w:author="Sean de Noronha | DRG" w:date="2026-09-29T16:58:00Z" w16du:dateUtc="2026-09-29T14:58:00Z"/>
                <w:rFonts w:cs="Arial"/>
                <w:sz w:val="13"/>
                <w:szCs w:val="13"/>
              </w:rPr>
            </w:pPr>
            <w:ins w:id="9540" w:author="Sean de Noronha | DRG" w:date="2026-09-29T16:58:00Z" w16du:dateUtc="2026-09-29T14:58:00Z">
              <w:r>
                <w:rPr>
                  <w:rFonts w:cs="Arial"/>
                  <w:sz w:val="13"/>
                  <w:szCs w:val="13"/>
                </w:rPr>
                <w:t>24,100</w:t>
              </w:r>
            </w:ins>
          </w:p>
        </w:tc>
        <w:tc>
          <w:tcPr>
            <w:tcW w:w="1100" w:type="dxa"/>
            <w:vAlign w:val="center"/>
          </w:tcPr>
          <w:p w14:paraId="5E00080E" w14:textId="77777777" w:rsidR="00C60D85" w:rsidRDefault="00000000">
            <w:pPr>
              <w:spacing w:after="0"/>
              <w:rPr>
                <w:ins w:id="9541" w:author="Sean de Noronha | DRG" w:date="2026-09-29T16:58:00Z" w16du:dateUtc="2026-09-29T14:58:00Z"/>
                <w:rFonts w:cs="Arial"/>
                <w:sz w:val="13"/>
                <w:szCs w:val="13"/>
              </w:rPr>
            </w:pPr>
            <w:ins w:id="9542" w:author="Sean de Noronha | DRG" w:date="2026-09-29T16:58:00Z" w16du:dateUtc="2026-09-29T14:58:00Z">
              <w:r>
                <w:rPr>
                  <w:rFonts w:cs="Arial"/>
                  <w:sz w:val="13"/>
                  <w:szCs w:val="13"/>
                </w:rPr>
                <w:t>167 (354)</w:t>
              </w:r>
            </w:ins>
          </w:p>
        </w:tc>
        <w:tc>
          <w:tcPr>
            <w:tcW w:w="700" w:type="dxa"/>
            <w:vAlign w:val="center"/>
          </w:tcPr>
          <w:p w14:paraId="5E00080F" w14:textId="77777777" w:rsidR="00C60D85" w:rsidRDefault="00000000">
            <w:pPr>
              <w:spacing w:after="0"/>
              <w:rPr>
                <w:ins w:id="9543" w:author="Sean de Noronha | DRG" w:date="2026-09-29T16:58:00Z" w16du:dateUtc="2026-09-29T14:58:00Z"/>
                <w:rFonts w:cs="Arial"/>
                <w:sz w:val="13"/>
                <w:szCs w:val="13"/>
              </w:rPr>
            </w:pPr>
            <w:ins w:id="9544" w:author="Sean de Noronha | DRG" w:date="2026-09-29T16:58:00Z" w16du:dateUtc="2026-09-29T14:58:00Z">
              <w:r>
                <w:rPr>
                  <w:rFonts w:cs="Arial"/>
                  <w:sz w:val="13"/>
                  <w:szCs w:val="13"/>
                </w:rPr>
                <w:t>11.1</w:t>
              </w:r>
            </w:ins>
          </w:p>
        </w:tc>
      </w:tr>
      <w:tr w:rsidR="00C60D85" w14:paraId="11CDB01C" w14:textId="77777777">
        <w:trPr>
          <w:jc w:val="center"/>
          <w:ins w:id="9545" w:author="Sean de Noronha | DRG" w:date="2026-09-29T16:58:00Z"/>
        </w:trPr>
        <w:tc>
          <w:tcPr>
            <w:tcW w:w="560" w:type="dxa"/>
            <w:vAlign w:val="center"/>
          </w:tcPr>
          <w:p w14:paraId="5E000810" w14:textId="77777777" w:rsidR="00C60D85" w:rsidRDefault="00000000">
            <w:pPr>
              <w:spacing w:after="0"/>
              <w:rPr>
                <w:ins w:id="9546" w:author="Sean de Noronha | DRG" w:date="2026-09-29T16:58:00Z" w16du:dateUtc="2026-09-29T14:58:00Z"/>
                <w:rFonts w:cs="Arial"/>
                <w:sz w:val="13"/>
                <w:szCs w:val="13"/>
              </w:rPr>
            </w:pPr>
            <w:ins w:id="9547" w:author="Sean de Noronha | DRG" w:date="2026-09-29T16:58:00Z" w16du:dateUtc="2026-09-29T14:58:00Z">
              <w:r>
                <w:rPr>
                  <w:rFonts w:cs="Arial"/>
                  <w:sz w:val="13"/>
                  <w:szCs w:val="13"/>
                </w:rPr>
                <w:t>139</w:t>
              </w:r>
            </w:ins>
          </w:p>
        </w:tc>
        <w:tc>
          <w:tcPr>
            <w:tcW w:w="500" w:type="dxa"/>
            <w:vAlign w:val="center"/>
          </w:tcPr>
          <w:p w14:paraId="5E000811" w14:textId="77777777" w:rsidR="00C60D85" w:rsidRDefault="00000000">
            <w:pPr>
              <w:spacing w:after="0"/>
              <w:rPr>
                <w:ins w:id="9548" w:author="Sean de Noronha | DRG" w:date="2026-09-29T16:58:00Z" w16du:dateUtc="2026-09-29T14:58:00Z"/>
                <w:rFonts w:cs="Arial"/>
                <w:sz w:val="13"/>
                <w:szCs w:val="13"/>
              </w:rPr>
            </w:pPr>
            <w:ins w:id="9549" w:author="Sean de Noronha | DRG" w:date="2026-09-29T16:58:00Z" w16du:dateUtc="2026-09-29T14:58:00Z">
              <w:r>
                <w:rPr>
                  <w:rFonts w:cs="Arial"/>
                  <w:sz w:val="13"/>
                  <w:szCs w:val="13"/>
                </w:rPr>
                <w:t>T2</w:t>
              </w:r>
            </w:ins>
          </w:p>
        </w:tc>
        <w:tc>
          <w:tcPr>
            <w:tcW w:w="660" w:type="dxa"/>
            <w:vAlign w:val="center"/>
          </w:tcPr>
          <w:p w14:paraId="5E000812" w14:textId="77777777" w:rsidR="00C60D85" w:rsidRDefault="00000000">
            <w:pPr>
              <w:spacing w:after="0"/>
              <w:rPr>
                <w:ins w:id="9550" w:author="Sean de Noronha | DRG" w:date="2026-09-29T16:58:00Z" w16du:dateUtc="2026-09-29T14:58:00Z"/>
                <w:rFonts w:cs="Arial"/>
                <w:sz w:val="13"/>
                <w:szCs w:val="13"/>
              </w:rPr>
            </w:pPr>
            <w:ins w:id="9551" w:author="Sean de Noronha | DRG" w:date="2026-09-29T16:58:00Z" w16du:dateUtc="2026-09-29T14:58:00Z">
              <w:r>
                <w:rPr>
                  <w:rFonts w:cs="Arial"/>
                  <w:sz w:val="13"/>
                  <w:szCs w:val="13"/>
                </w:rPr>
                <w:t>1</w:t>
              </w:r>
            </w:ins>
          </w:p>
        </w:tc>
        <w:tc>
          <w:tcPr>
            <w:tcW w:w="1920" w:type="dxa"/>
            <w:vAlign w:val="center"/>
          </w:tcPr>
          <w:p w14:paraId="5E000813" w14:textId="77777777" w:rsidR="00C60D85" w:rsidRDefault="00000000">
            <w:pPr>
              <w:spacing w:after="0"/>
              <w:rPr>
                <w:ins w:id="9552" w:author="Sean de Noronha | DRG" w:date="2026-09-29T16:58:00Z" w16du:dateUtc="2026-09-29T14:58:00Z"/>
                <w:rFonts w:cs="Arial"/>
                <w:sz w:val="13"/>
                <w:szCs w:val="13"/>
              </w:rPr>
            </w:pPr>
            <w:ins w:id="9553" w:author="Sean de Noronha | DRG" w:date="2026-09-29T16:58:00Z" w16du:dateUtc="2026-09-29T14:58:00Z">
              <w:r>
                <w:rPr>
                  <w:rFonts w:cs="Arial"/>
                  <w:sz w:val="13"/>
                  <w:szCs w:val="13"/>
                </w:rPr>
                <w:t>CSST, Manufacturer C, EHD 18</w:t>
              </w:r>
            </w:ins>
          </w:p>
        </w:tc>
        <w:tc>
          <w:tcPr>
            <w:tcW w:w="520" w:type="dxa"/>
            <w:vAlign w:val="center"/>
          </w:tcPr>
          <w:p w14:paraId="5E000814" w14:textId="77777777" w:rsidR="00C60D85" w:rsidRDefault="00000000">
            <w:pPr>
              <w:spacing w:after="0"/>
              <w:rPr>
                <w:ins w:id="9554" w:author="Sean de Noronha | DRG" w:date="2026-09-29T16:58:00Z" w16du:dateUtc="2026-09-29T14:58:00Z"/>
                <w:rFonts w:cs="Arial"/>
                <w:sz w:val="13"/>
                <w:szCs w:val="13"/>
              </w:rPr>
            </w:pPr>
            <w:ins w:id="9555" w:author="Sean de Noronha | DRG" w:date="2026-09-29T16:58:00Z" w16du:dateUtc="2026-09-29T14:58:00Z">
              <w:r>
                <w:rPr>
                  <w:rFonts w:cs="Arial"/>
                  <w:sz w:val="13"/>
                  <w:szCs w:val="13"/>
                </w:rPr>
                <w:t>NG</w:t>
              </w:r>
            </w:ins>
          </w:p>
        </w:tc>
        <w:tc>
          <w:tcPr>
            <w:tcW w:w="900" w:type="dxa"/>
            <w:vAlign w:val="center"/>
          </w:tcPr>
          <w:p w14:paraId="5E000815" w14:textId="77777777" w:rsidR="00C60D85" w:rsidRDefault="00000000">
            <w:pPr>
              <w:spacing w:after="0"/>
              <w:rPr>
                <w:ins w:id="9556" w:author="Sean de Noronha | DRG" w:date="2026-09-29T16:58:00Z" w16du:dateUtc="2026-09-29T14:58:00Z"/>
                <w:rFonts w:cs="Arial"/>
                <w:sz w:val="13"/>
                <w:szCs w:val="13"/>
              </w:rPr>
            </w:pPr>
            <w:ins w:id="9557" w:author="Sean de Noronha | DRG" w:date="2026-09-29T16:58:00Z" w16du:dateUtc="2026-09-29T14:58:00Z">
              <w:r>
                <w:rPr>
                  <w:rFonts w:cs="Arial"/>
                  <w:sz w:val="13"/>
                  <w:szCs w:val="13"/>
                </w:rPr>
                <w:t>10,900</w:t>
              </w:r>
            </w:ins>
          </w:p>
        </w:tc>
        <w:tc>
          <w:tcPr>
            <w:tcW w:w="800" w:type="dxa"/>
            <w:vAlign w:val="center"/>
          </w:tcPr>
          <w:p w14:paraId="5E000816" w14:textId="77777777" w:rsidR="00C60D85" w:rsidRDefault="00000000">
            <w:pPr>
              <w:spacing w:after="0"/>
              <w:rPr>
                <w:ins w:id="9558" w:author="Sean de Noronha | DRG" w:date="2026-09-29T16:58:00Z" w16du:dateUtc="2026-09-29T14:58:00Z"/>
                <w:rFonts w:cs="Arial"/>
                <w:sz w:val="13"/>
                <w:szCs w:val="13"/>
              </w:rPr>
            </w:pPr>
            <w:ins w:id="9559" w:author="Sean de Noronha | DRG" w:date="2026-09-29T16:58:00Z" w16du:dateUtc="2026-09-29T14:58:00Z">
              <w:r>
                <w:rPr>
                  <w:rFonts w:cs="Arial"/>
                  <w:sz w:val="13"/>
                  <w:szCs w:val="13"/>
                </w:rPr>
                <w:t>150 ft</w:t>
              </w:r>
            </w:ins>
          </w:p>
        </w:tc>
        <w:tc>
          <w:tcPr>
            <w:tcW w:w="880" w:type="dxa"/>
            <w:vAlign w:val="center"/>
          </w:tcPr>
          <w:p w14:paraId="5E000817" w14:textId="77777777" w:rsidR="00C60D85" w:rsidRDefault="00000000">
            <w:pPr>
              <w:spacing w:after="0"/>
              <w:rPr>
                <w:ins w:id="9560" w:author="Sean de Noronha | DRG" w:date="2026-09-29T16:58:00Z" w16du:dateUtc="2026-09-29T14:58:00Z"/>
                <w:rFonts w:cs="Arial"/>
                <w:sz w:val="13"/>
                <w:szCs w:val="13"/>
              </w:rPr>
            </w:pPr>
            <w:ins w:id="9561" w:author="Sean de Noronha | DRG" w:date="2026-09-29T16:58:00Z" w16du:dateUtc="2026-09-29T14:58:00Z">
              <w:r>
                <w:rPr>
                  <w:rFonts w:cs="Arial"/>
                  <w:sz w:val="13"/>
                  <w:szCs w:val="13"/>
                </w:rPr>
                <w:t>34.5</w:t>
              </w:r>
            </w:ins>
          </w:p>
        </w:tc>
        <w:tc>
          <w:tcPr>
            <w:tcW w:w="820" w:type="dxa"/>
            <w:vAlign w:val="center"/>
          </w:tcPr>
          <w:p w14:paraId="5E000818" w14:textId="77777777" w:rsidR="00C60D85" w:rsidRDefault="00000000">
            <w:pPr>
              <w:spacing w:after="0"/>
              <w:rPr>
                <w:ins w:id="9562" w:author="Sean de Noronha | DRG" w:date="2026-09-29T16:58:00Z" w16du:dateUtc="2026-09-29T14:58:00Z"/>
                <w:rFonts w:cs="Arial"/>
                <w:sz w:val="13"/>
                <w:szCs w:val="13"/>
              </w:rPr>
            </w:pPr>
            <w:ins w:id="9563" w:author="Sean de Noronha | DRG" w:date="2026-09-29T16:58:00Z" w16du:dateUtc="2026-09-29T14:58:00Z">
              <w:r>
                <w:rPr>
                  <w:rFonts w:cs="Arial"/>
                  <w:sz w:val="13"/>
                  <w:szCs w:val="13"/>
                </w:rPr>
                <w:t>24,100</w:t>
              </w:r>
            </w:ins>
          </w:p>
        </w:tc>
        <w:tc>
          <w:tcPr>
            <w:tcW w:w="1100" w:type="dxa"/>
            <w:vAlign w:val="center"/>
          </w:tcPr>
          <w:p w14:paraId="5E000819" w14:textId="77777777" w:rsidR="00C60D85" w:rsidRDefault="00000000">
            <w:pPr>
              <w:spacing w:after="0"/>
              <w:rPr>
                <w:ins w:id="9564" w:author="Sean de Noronha | DRG" w:date="2026-09-29T16:58:00Z" w16du:dateUtc="2026-09-29T14:58:00Z"/>
                <w:rFonts w:cs="Arial"/>
                <w:sz w:val="13"/>
                <w:szCs w:val="13"/>
              </w:rPr>
            </w:pPr>
            <w:ins w:id="9565" w:author="Sean de Noronha | DRG" w:date="2026-09-29T16:58:00Z" w16du:dateUtc="2026-09-29T14:58:00Z">
              <w:r>
                <w:rPr>
                  <w:rFonts w:cs="Arial"/>
                  <w:sz w:val="13"/>
                  <w:szCs w:val="13"/>
                </w:rPr>
                <w:t>138 (291)</w:t>
              </w:r>
            </w:ins>
          </w:p>
        </w:tc>
        <w:tc>
          <w:tcPr>
            <w:tcW w:w="700" w:type="dxa"/>
            <w:vAlign w:val="center"/>
          </w:tcPr>
          <w:p w14:paraId="5E00081A" w14:textId="77777777" w:rsidR="00C60D85" w:rsidRDefault="00000000">
            <w:pPr>
              <w:spacing w:after="0"/>
              <w:rPr>
                <w:ins w:id="9566" w:author="Sean de Noronha | DRG" w:date="2026-09-29T16:58:00Z" w16du:dateUtc="2026-09-29T14:58:00Z"/>
                <w:rFonts w:cs="Arial"/>
                <w:sz w:val="13"/>
                <w:szCs w:val="13"/>
              </w:rPr>
            </w:pPr>
            <w:ins w:id="9567" w:author="Sean de Noronha | DRG" w:date="2026-09-29T16:58:00Z" w16du:dateUtc="2026-09-29T14:58:00Z">
              <w:r>
                <w:rPr>
                  <w:rFonts w:cs="Arial"/>
                  <w:sz w:val="13"/>
                  <w:szCs w:val="13"/>
                </w:rPr>
                <w:t>9.14</w:t>
              </w:r>
            </w:ins>
          </w:p>
        </w:tc>
      </w:tr>
      <w:tr w:rsidR="00C60D85" w14:paraId="1AE9ECBA" w14:textId="77777777">
        <w:trPr>
          <w:jc w:val="center"/>
          <w:ins w:id="9568" w:author="Sean de Noronha | DRG" w:date="2026-09-29T16:58:00Z"/>
        </w:trPr>
        <w:tc>
          <w:tcPr>
            <w:tcW w:w="560" w:type="dxa"/>
            <w:vAlign w:val="center"/>
          </w:tcPr>
          <w:p w14:paraId="5E00081B" w14:textId="77777777" w:rsidR="00C60D85" w:rsidRDefault="00000000">
            <w:pPr>
              <w:spacing w:after="0"/>
              <w:rPr>
                <w:ins w:id="9569" w:author="Sean de Noronha | DRG" w:date="2026-09-29T16:58:00Z" w16du:dateUtc="2026-09-29T14:58:00Z"/>
                <w:rFonts w:cs="Arial"/>
                <w:sz w:val="13"/>
                <w:szCs w:val="13"/>
              </w:rPr>
            </w:pPr>
            <w:ins w:id="9570" w:author="Sean de Noronha | DRG" w:date="2026-09-29T16:58:00Z" w16du:dateUtc="2026-09-29T14:58:00Z">
              <w:r>
                <w:rPr>
                  <w:rFonts w:cs="Arial"/>
                  <w:sz w:val="13"/>
                  <w:szCs w:val="13"/>
                </w:rPr>
                <w:t>140</w:t>
              </w:r>
            </w:ins>
          </w:p>
        </w:tc>
        <w:tc>
          <w:tcPr>
            <w:tcW w:w="500" w:type="dxa"/>
            <w:vAlign w:val="center"/>
          </w:tcPr>
          <w:p w14:paraId="5E00081C" w14:textId="77777777" w:rsidR="00C60D85" w:rsidRDefault="00000000">
            <w:pPr>
              <w:spacing w:after="0"/>
              <w:rPr>
                <w:ins w:id="9571" w:author="Sean de Noronha | DRG" w:date="2026-09-29T16:58:00Z" w16du:dateUtc="2026-09-29T14:58:00Z"/>
                <w:rFonts w:cs="Arial"/>
                <w:sz w:val="13"/>
                <w:szCs w:val="13"/>
              </w:rPr>
            </w:pPr>
            <w:ins w:id="9572" w:author="Sean de Noronha | DRG" w:date="2026-09-29T16:58:00Z" w16du:dateUtc="2026-09-29T14:58:00Z">
              <w:r>
                <w:rPr>
                  <w:rFonts w:cs="Arial"/>
                  <w:sz w:val="13"/>
                  <w:szCs w:val="13"/>
                </w:rPr>
                <w:t>T2</w:t>
              </w:r>
            </w:ins>
          </w:p>
        </w:tc>
        <w:tc>
          <w:tcPr>
            <w:tcW w:w="660" w:type="dxa"/>
            <w:vAlign w:val="center"/>
          </w:tcPr>
          <w:p w14:paraId="5E00081D" w14:textId="77777777" w:rsidR="00C60D85" w:rsidRDefault="00000000">
            <w:pPr>
              <w:spacing w:after="0"/>
              <w:rPr>
                <w:ins w:id="9573" w:author="Sean de Noronha | DRG" w:date="2026-09-29T16:58:00Z" w16du:dateUtc="2026-09-29T14:58:00Z"/>
                <w:rFonts w:cs="Arial"/>
                <w:sz w:val="13"/>
                <w:szCs w:val="13"/>
              </w:rPr>
            </w:pPr>
            <w:ins w:id="9574" w:author="Sean de Noronha | DRG" w:date="2026-09-29T16:58:00Z" w16du:dateUtc="2026-09-29T14:58:00Z">
              <w:r>
                <w:rPr>
                  <w:rFonts w:cs="Arial"/>
                  <w:sz w:val="13"/>
                  <w:szCs w:val="13"/>
                </w:rPr>
                <w:t>1</w:t>
              </w:r>
            </w:ins>
          </w:p>
        </w:tc>
        <w:tc>
          <w:tcPr>
            <w:tcW w:w="1920" w:type="dxa"/>
            <w:vAlign w:val="center"/>
          </w:tcPr>
          <w:p w14:paraId="5E00081E" w14:textId="77777777" w:rsidR="00C60D85" w:rsidRDefault="00000000">
            <w:pPr>
              <w:spacing w:after="0"/>
              <w:rPr>
                <w:ins w:id="9575" w:author="Sean de Noronha | DRG" w:date="2026-09-29T16:58:00Z" w16du:dateUtc="2026-09-29T14:58:00Z"/>
                <w:rFonts w:cs="Arial"/>
                <w:sz w:val="13"/>
                <w:szCs w:val="13"/>
              </w:rPr>
            </w:pPr>
            <w:ins w:id="9576" w:author="Sean de Noronha | DRG" w:date="2026-09-29T16:58:00Z" w16du:dateUtc="2026-09-29T14:58:00Z">
              <w:r>
                <w:rPr>
                  <w:rFonts w:cs="Arial"/>
                  <w:sz w:val="13"/>
                  <w:szCs w:val="13"/>
                </w:rPr>
                <w:t>CSST, Manufacturer C, EHD 18</w:t>
              </w:r>
            </w:ins>
          </w:p>
        </w:tc>
        <w:tc>
          <w:tcPr>
            <w:tcW w:w="520" w:type="dxa"/>
            <w:vAlign w:val="center"/>
          </w:tcPr>
          <w:p w14:paraId="5E00081F" w14:textId="77777777" w:rsidR="00C60D85" w:rsidRDefault="00000000">
            <w:pPr>
              <w:spacing w:after="0"/>
              <w:rPr>
                <w:ins w:id="9577" w:author="Sean de Noronha | DRG" w:date="2026-09-29T16:58:00Z" w16du:dateUtc="2026-09-29T14:58:00Z"/>
                <w:rFonts w:cs="Arial"/>
                <w:sz w:val="13"/>
                <w:szCs w:val="13"/>
              </w:rPr>
            </w:pPr>
            <w:ins w:id="9578" w:author="Sean de Noronha | DRG" w:date="2026-09-29T16:58:00Z" w16du:dateUtc="2026-09-29T14:58:00Z">
              <w:r>
                <w:rPr>
                  <w:rFonts w:cs="Arial"/>
                  <w:sz w:val="13"/>
                  <w:szCs w:val="13"/>
                </w:rPr>
                <w:t>NG</w:t>
              </w:r>
            </w:ins>
          </w:p>
        </w:tc>
        <w:tc>
          <w:tcPr>
            <w:tcW w:w="900" w:type="dxa"/>
            <w:vAlign w:val="center"/>
          </w:tcPr>
          <w:p w14:paraId="5E000820" w14:textId="77777777" w:rsidR="00C60D85" w:rsidRDefault="00000000">
            <w:pPr>
              <w:spacing w:after="0"/>
              <w:rPr>
                <w:ins w:id="9579" w:author="Sean de Noronha | DRG" w:date="2026-09-29T16:58:00Z" w16du:dateUtc="2026-09-29T14:58:00Z"/>
                <w:rFonts w:cs="Arial"/>
                <w:sz w:val="13"/>
                <w:szCs w:val="13"/>
              </w:rPr>
            </w:pPr>
            <w:ins w:id="9580" w:author="Sean de Noronha | DRG" w:date="2026-09-29T16:58:00Z" w16du:dateUtc="2026-09-29T14:58:00Z">
              <w:r>
                <w:rPr>
                  <w:rFonts w:cs="Arial"/>
                  <w:sz w:val="13"/>
                  <w:szCs w:val="13"/>
                </w:rPr>
                <w:t>9,600</w:t>
              </w:r>
            </w:ins>
          </w:p>
        </w:tc>
        <w:tc>
          <w:tcPr>
            <w:tcW w:w="800" w:type="dxa"/>
            <w:vAlign w:val="center"/>
          </w:tcPr>
          <w:p w14:paraId="5E000821" w14:textId="77777777" w:rsidR="00C60D85" w:rsidRDefault="00000000">
            <w:pPr>
              <w:spacing w:after="0"/>
              <w:rPr>
                <w:ins w:id="9581" w:author="Sean de Noronha | DRG" w:date="2026-09-29T16:58:00Z" w16du:dateUtc="2026-09-29T14:58:00Z"/>
                <w:rFonts w:cs="Arial"/>
                <w:sz w:val="13"/>
                <w:szCs w:val="13"/>
              </w:rPr>
            </w:pPr>
            <w:ins w:id="9582" w:author="Sean de Noronha | DRG" w:date="2026-09-29T16:58:00Z" w16du:dateUtc="2026-09-29T14:58:00Z">
              <w:r>
                <w:rPr>
                  <w:rFonts w:cs="Arial"/>
                  <w:sz w:val="13"/>
                  <w:szCs w:val="13"/>
                </w:rPr>
                <w:t>200 ft</w:t>
              </w:r>
            </w:ins>
          </w:p>
        </w:tc>
        <w:tc>
          <w:tcPr>
            <w:tcW w:w="880" w:type="dxa"/>
            <w:vAlign w:val="center"/>
          </w:tcPr>
          <w:p w14:paraId="5E000822" w14:textId="77777777" w:rsidR="00C60D85" w:rsidRDefault="00000000">
            <w:pPr>
              <w:spacing w:after="0"/>
              <w:rPr>
                <w:ins w:id="9583" w:author="Sean de Noronha | DRG" w:date="2026-09-29T16:58:00Z" w16du:dateUtc="2026-09-29T14:58:00Z"/>
                <w:rFonts w:cs="Arial"/>
                <w:sz w:val="13"/>
                <w:szCs w:val="13"/>
              </w:rPr>
            </w:pPr>
            <w:ins w:id="9584" w:author="Sean de Noronha | DRG" w:date="2026-09-29T16:58:00Z" w16du:dateUtc="2026-09-29T14:58:00Z">
              <w:r>
                <w:rPr>
                  <w:rFonts w:cs="Arial"/>
                  <w:sz w:val="13"/>
                  <w:szCs w:val="13"/>
                </w:rPr>
                <w:t>34.5</w:t>
              </w:r>
            </w:ins>
          </w:p>
        </w:tc>
        <w:tc>
          <w:tcPr>
            <w:tcW w:w="820" w:type="dxa"/>
            <w:vAlign w:val="center"/>
          </w:tcPr>
          <w:p w14:paraId="5E000823" w14:textId="77777777" w:rsidR="00C60D85" w:rsidRDefault="00000000">
            <w:pPr>
              <w:spacing w:after="0"/>
              <w:rPr>
                <w:ins w:id="9585" w:author="Sean de Noronha | DRG" w:date="2026-09-29T16:58:00Z" w16du:dateUtc="2026-09-29T14:58:00Z"/>
                <w:rFonts w:cs="Arial"/>
                <w:sz w:val="13"/>
                <w:szCs w:val="13"/>
              </w:rPr>
            </w:pPr>
            <w:ins w:id="9586" w:author="Sean de Noronha | DRG" w:date="2026-09-29T16:58:00Z" w16du:dateUtc="2026-09-29T14:58:00Z">
              <w:r>
                <w:rPr>
                  <w:rFonts w:cs="Arial"/>
                  <w:sz w:val="13"/>
                  <w:szCs w:val="13"/>
                </w:rPr>
                <w:t>24,100</w:t>
              </w:r>
            </w:ins>
          </w:p>
        </w:tc>
        <w:tc>
          <w:tcPr>
            <w:tcW w:w="1100" w:type="dxa"/>
            <w:vAlign w:val="center"/>
          </w:tcPr>
          <w:p w14:paraId="5E000824" w14:textId="77777777" w:rsidR="00C60D85" w:rsidRDefault="00000000">
            <w:pPr>
              <w:spacing w:after="0"/>
              <w:rPr>
                <w:ins w:id="9587" w:author="Sean de Noronha | DRG" w:date="2026-09-29T16:58:00Z" w16du:dateUtc="2026-09-29T14:58:00Z"/>
                <w:rFonts w:cs="Arial"/>
                <w:sz w:val="13"/>
                <w:szCs w:val="13"/>
              </w:rPr>
            </w:pPr>
            <w:ins w:id="9588" w:author="Sean de Noronha | DRG" w:date="2026-09-29T16:58:00Z" w16du:dateUtc="2026-09-29T14:58:00Z">
              <w:r>
                <w:rPr>
                  <w:rFonts w:cs="Arial"/>
                  <w:sz w:val="13"/>
                  <w:szCs w:val="13"/>
                </w:rPr>
                <w:t>121 (256)</w:t>
              </w:r>
            </w:ins>
          </w:p>
        </w:tc>
        <w:tc>
          <w:tcPr>
            <w:tcW w:w="700" w:type="dxa"/>
            <w:vAlign w:val="center"/>
          </w:tcPr>
          <w:p w14:paraId="5E000825" w14:textId="77777777" w:rsidR="00C60D85" w:rsidRDefault="00000000">
            <w:pPr>
              <w:spacing w:after="0"/>
              <w:rPr>
                <w:ins w:id="9589" w:author="Sean de Noronha | DRG" w:date="2026-09-29T16:58:00Z" w16du:dateUtc="2026-09-29T14:58:00Z"/>
                <w:rFonts w:cs="Arial"/>
                <w:sz w:val="13"/>
                <w:szCs w:val="13"/>
              </w:rPr>
            </w:pPr>
            <w:ins w:id="9590" w:author="Sean de Noronha | DRG" w:date="2026-09-29T16:58:00Z" w16du:dateUtc="2026-09-29T14:58:00Z">
              <w:r>
                <w:rPr>
                  <w:rFonts w:cs="Arial"/>
                  <w:sz w:val="13"/>
                  <w:szCs w:val="13"/>
                </w:rPr>
                <w:t>8.03</w:t>
              </w:r>
            </w:ins>
          </w:p>
        </w:tc>
      </w:tr>
      <w:tr w:rsidR="00C60D85" w14:paraId="1B2B6B26" w14:textId="77777777">
        <w:trPr>
          <w:jc w:val="center"/>
          <w:ins w:id="9591" w:author="Sean de Noronha | DRG" w:date="2026-09-29T16:58:00Z"/>
        </w:trPr>
        <w:tc>
          <w:tcPr>
            <w:tcW w:w="560" w:type="dxa"/>
            <w:vAlign w:val="center"/>
          </w:tcPr>
          <w:p w14:paraId="5E000826" w14:textId="77777777" w:rsidR="00C60D85" w:rsidRDefault="00000000">
            <w:pPr>
              <w:spacing w:after="0"/>
              <w:rPr>
                <w:ins w:id="9592" w:author="Sean de Noronha | DRG" w:date="2026-09-29T16:58:00Z" w16du:dateUtc="2026-09-29T14:58:00Z"/>
                <w:rFonts w:cs="Arial"/>
                <w:sz w:val="13"/>
                <w:szCs w:val="13"/>
              </w:rPr>
            </w:pPr>
            <w:ins w:id="9593" w:author="Sean de Noronha | DRG" w:date="2026-09-29T16:58:00Z" w16du:dateUtc="2026-09-29T14:58:00Z">
              <w:r>
                <w:rPr>
                  <w:rFonts w:cs="Arial"/>
                  <w:sz w:val="13"/>
                  <w:szCs w:val="13"/>
                </w:rPr>
                <w:t>141</w:t>
              </w:r>
            </w:ins>
          </w:p>
        </w:tc>
        <w:tc>
          <w:tcPr>
            <w:tcW w:w="500" w:type="dxa"/>
            <w:vAlign w:val="center"/>
          </w:tcPr>
          <w:p w14:paraId="5E000827" w14:textId="77777777" w:rsidR="00C60D85" w:rsidRDefault="00000000">
            <w:pPr>
              <w:spacing w:after="0"/>
              <w:rPr>
                <w:ins w:id="9594" w:author="Sean de Noronha | DRG" w:date="2026-09-29T16:58:00Z" w16du:dateUtc="2026-09-29T14:58:00Z"/>
                <w:rFonts w:cs="Arial"/>
                <w:sz w:val="13"/>
                <w:szCs w:val="13"/>
              </w:rPr>
            </w:pPr>
            <w:ins w:id="9595" w:author="Sean de Noronha | DRG" w:date="2026-09-29T16:58:00Z" w16du:dateUtc="2026-09-29T14:58:00Z">
              <w:r>
                <w:rPr>
                  <w:rFonts w:cs="Arial"/>
                  <w:sz w:val="13"/>
                  <w:szCs w:val="13"/>
                </w:rPr>
                <w:t>T2</w:t>
              </w:r>
            </w:ins>
          </w:p>
        </w:tc>
        <w:tc>
          <w:tcPr>
            <w:tcW w:w="660" w:type="dxa"/>
            <w:vAlign w:val="center"/>
          </w:tcPr>
          <w:p w14:paraId="5E000828" w14:textId="77777777" w:rsidR="00C60D85" w:rsidRDefault="00000000">
            <w:pPr>
              <w:spacing w:after="0"/>
              <w:rPr>
                <w:ins w:id="9596" w:author="Sean de Noronha | DRG" w:date="2026-09-29T16:58:00Z" w16du:dateUtc="2026-09-29T14:58:00Z"/>
                <w:rFonts w:cs="Arial"/>
                <w:sz w:val="13"/>
                <w:szCs w:val="13"/>
              </w:rPr>
            </w:pPr>
            <w:ins w:id="9597" w:author="Sean de Noronha | DRG" w:date="2026-09-29T16:58:00Z" w16du:dateUtc="2026-09-29T14:58:00Z">
              <w:r>
                <w:rPr>
                  <w:rFonts w:cs="Arial"/>
                  <w:sz w:val="13"/>
                  <w:szCs w:val="13"/>
                </w:rPr>
                <w:t>1</w:t>
              </w:r>
            </w:ins>
          </w:p>
        </w:tc>
        <w:tc>
          <w:tcPr>
            <w:tcW w:w="1920" w:type="dxa"/>
            <w:vAlign w:val="center"/>
          </w:tcPr>
          <w:p w14:paraId="5E000829" w14:textId="77777777" w:rsidR="00C60D85" w:rsidRDefault="00000000">
            <w:pPr>
              <w:spacing w:after="0"/>
              <w:rPr>
                <w:ins w:id="9598" w:author="Sean de Noronha | DRG" w:date="2026-09-29T16:58:00Z" w16du:dateUtc="2026-09-29T14:58:00Z"/>
                <w:rFonts w:cs="Arial"/>
                <w:sz w:val="13"/>
                <w:szCs w:val="13"/>
              </w:rPr>
            </w:pPr>
            <w:ins w:id="9599" w:author="Sean de Noronha | DRG" w:date="2026-09-29T16:58:00Z" w16du:dateUtc="2026-09-29T14:58:00Z">
              <w:r>
                <w:rPr>
                  <w:rFonts w:cs="Arial"/>
                  <w:sz w:val="13"/>
                  <w:szCs w:val="13"/>
                </w:rPr>
                <w:t>CSST, Manufacturer C, EHD 18</w:t>
              </w:r>
            </w:ins>
          </w:p>
        </w:tc>
        <w:tc>
          <w:tcPr>
            <w:tcW w:w="520" w:type="dxa"/>
            <w:vAlign w:val="center"/>
          </w:tcPr>
          <w:p w14:paraId="5E00082A" w14:textId="77777777" w:rsidR="00C60D85" w:rsidRDefault="00000000">
            <w:pPr>
              <w:spacing w:after="0"/>
              <w:rPr>
                <w:ins w:id="9600" w:author="Sean de Noronha | DRG" w:date="2026-09-29T16:58:00Z" w16du:dateUtc="2026-09-29T14:58:00Z"/>
                <w:rFonts w:cs="Arial"/>
                <w:sz w:val="13"/>
                <w:szCs w:val="13"/>
              </w:rPr>
            </w:pPr>
            <w:ins w:id="9601" w:author="Sean de Noronha | DRG" w:date="2026-09-29T16:58:00Z" w16du:dateUtc="2026-09-29T14:58:00Z">
              <w:r>
                <w:rPr>
                  <w:rFonts w:cs="Arial"/>
                  <w:sz w:val="13"/>
                  <w:szCs w:val="13"/>
                </w:rPr>
                <w:t>NG</w:t>
              </w:r>
            </w:ins>
          </w:p>
        </w:tc>
        <w:tc>
          <w:tcPr>
            <w:tcW w:w="900" w:type="dxa"/>
            <w:vAlign w:val="center"/>
          </w:tcPr>
          <w:p w14:paraId="5E00082B" w14:textId="77777777" w:rsidR="00C60D85" w:rsidRDefault="00000000">
            <w:pPr>
              <w:spacing w:after="0"/>
              <w:rPr>
                <w:ins w:id="9602" w:author="Sean de Noronha | DRG" w:date="2026-09-29T16:58:00Z" w16du:dateUtc="2026-09-29T14:58:00Z"/>
                <w:rFonts w:cs="Arial"/>
                <w:sz w:val="13"/>
                <w:szCs w:val="13"/>
              </w:rPr>
            </w:pPr>
            <w:ins w:id="9603" w:author="Sean de Noronha | DRG" w:date="2026-09-29T16:58:00Z" w16du:dateUtc="2026-09-29T14:58:00Z">
              <w:r>
                <w:rPr>
                  <w:rFonts w:cs="Arial"/>
                  <w:sz w:val="13"/>
                  <w:szCs w:val="13"/>
                </w:rPr>
                <w:t>8,940</w:t>
              </w:r>
            </w:ins>
          </w:p>
        </w:tc>
        <w:tc>
          <w:tcPr>
            <w:tcW w:w="800" w:type="dxa"/>
            <w:vAlign w:val="center"/>
          </w:tcPr>
          <w:p w14:paraId="5E00082C" w14:textId="77777777" w:rsidR="00C60D85" w:rsidRDefault="00000000">
            <w:pPr>
              <w:spacing w:after="0"/>
              <w:rPr>
                <w:ins w:id="9604" w:author="Sean de Noronha | DRG" w:date="2026-09-29T16:58:00Z" w16du:dateUtc="2026-09-29T14:58:00Z"/>
                <w:rFonts w:cs="Arial"/>
                <w:sz w:val="13"/>
                <w:szCs w:val="13"/>
              </w:rPr>
            </w:pPr>
            <w:ins w:id="9605" w:author="Sean de Noronha | DRG" w:date="2026-09-29T16:58:00Z" w16du:dateUtc="2026-09-29T14:58:00Z">
              <w:r>
                <w:rPr>
                  <w:rFonts w:cs="Arial"/>
                  <w:sz w:val="13"/>
                  <w:szCs w:val="13"/>
                </w:rPr>
                <w:t>250 ft</w:t>
              </w:r>
            </w:ins>
          </w:p>
        </w:tc>
        <w:tc>
          <w:tcPr>
            <w:tcW w:w="880" w:type="dxa"/>
            <w:vAlign w:val="center"/>
          </w:tcPr>
          <w:p w14:paraId="5E00082D" w14:textId="77777777" w:rsidR="00C60D85" w:rsidRDefault="00000000">
            <w:pPr>
              <w:spacing w:after="0"/>
              <w:rPr>
                <w:ins w:id="9606" w:author="Sean de Noronha | DRG" w:date="2026-09-29T16:58:00Z" w16du:dateUtc="2026-09-29T14:58:00Z"/>
                <w:rFonts w:cs="Arial"/>
                <w:sz w:val="13"/>
                <w:szCs w:val="13"/>
              </w:rPr>
            </w:pPr>
            <w:ins w:id="9607" w:author="Sean de Noronha | DRG" w:date="2026-09-29T16:58:00Z" w16du:dateUtc="2026-09-29T14:58:00Z">
              <w:r>
                <w:rPr>
                  <w:rFonts w:cs="Arial"/>
                  <w:sz w:val="13"/>
                  <w:szCs w:val="13"/>
                </w:rPr>
                <w:t>34.5</w:t>
              </w:r>
            </w:ins>
          </w:p>
        </w:tc>
        <w:tc>
          <w:tcPr>
            <w:tcW w:w="820" w:type="dxa"/>
            <w:vAlign w:val="center"/>
          </w:tcPr>
          <w:p w14:paraId="5E00082E" w14:textId="77777777" w:rsidR="00C60D85" w:rsidRDefault="00000000">
            <w:pPr>
              <w:spacing w:after="0"/>
              <w:rPr>
                <w:ins w:id="9608" w:author="Sean de Noronha | DRG" w:date="2026-09-29T16:58:00Z" w16du:dateUtc="2026-09-29T14:58:00Z"/>
                <w:rFonts w:cs="Arial"/>
                <w:sz w:val="13"/>
                <w:szCs w:val="13"/>
              </w:rPr>
            </w:pPr>
            <w:ins w:id="9609" w:author="Sean de Noronha | DRG" w:date="2026-09-29T16:58:00Z" w16du:dateUtc="2026-09-29T14:58:00Z">
              <w:r>
                <w:rPr>
                  <w:rFonts w:cs="Arial"/>
                  <w:sz w:val="13"/>
                  <w:szCs w:val="13"/>
                </w:rPr>
                <w:t>24,100</w:t>
              </w:r>
            </w:ins>
          </w:p>
        </w:tc>
        <w:tc>
          <w:tcPr>
            <w:tcW w:w="1100" w:type="dxa"/>
            <w:vAlign w:val="center"/>
          </w:tcPr>
          <w:p w14:paraId="5E00082F" w14:textId="77777777" w:rsidR="00C60D85" w:rsidRDefault="00000000">
            <w:pPr>
              <w:spacing w:after="0"/>
              <w:rPr>
                <w:ins w:id="9610" w:author="Sean de Noronha | DRG" w:date="2026-09-29T16:58:00Z" w16du:dateUtc="2026-09-29T14:58:00Z"/>
                <w:rFonts w:cs="Arial"/>
                <w:sz w:val="13"/>
                <w:szCs w:val="13"/>
              </w:rPr>
            </w:pPr>
            <w:ins w:id="9611" w:author="Sean de Noronha | DRG" w:date="2026-09-29T16:58:00Z" w16du:dateUtc="2026-09-29T14:58:00Z">
              <w:r>
                <w:rPr>
                  <w:rFonts w:cs="Arial"/>
                  <w:sz w:val="13"/>
                  <w:szCs w:val="13"/>
                </w:rPr>
                <w:t>112 (238)</w:t>
              </w:r>
            </w:ins>
          </w:p>
        </w:tc>
        <w:tc>
          <w:tcPr>
            <w:tcW w:w="700" w:type="dxa"/>
            <w:vAlign w:val="center"/>
          </w:tcPr>
          <w:p w14:paraId="5E000830" w14:textId="77777777" w:rsidR="00C60D85" w:rsidRDefault="00000000">
            <w:pPr>
              <w:spacing w:after="0"/>
              <w:rPr>
                <w:ins w:id="9612" w:author="Sean de Noronha | DRG" w:date="2026-09-29T16:58:00Z" w16du:dateUtc="2026-09-29T14:58:00Z"/>
                <w:rFonts w:cs="Arial"/>
                <w:sz w:val="13"/>
                <w:szCs w:val="13"/>
              </w:rPr>
            </w:pPr>
            <w:ins w:id="9613" w:author="Sean de Noronha | DRG" w:date="2026-09-29T16:58:00Z" w16du:dateUtc="2026-09-29T14:58:00Z">
              <w:r>
                <w:rPr>
                  <w:rFonts w:cs="Arial"/>
                  <w:sz w:val="13"/>
                  <w:szCs w:val="13"/>
                </w:rPr>
                <w:t>7.47</w:t>
              </w:r>
            </w:ins>
          </w:p>
        </w:tc>
      </w:tr>
      <w:tr w:rsidR="00C60D85" w14:paraId="6BBA4088" w14:textId="77777777">
        <w:trPr>
          <w:jc w:val="center"/>
          <w:ins w:id="9614" w:author="Sean de Noronha | DRG" w:date="2026-09-29T16:58:00Z"/>
        </w:trPr>
        <w:tc>
          <w:tcPr>
            <w:tcW w:w="560" w:type="dxa"/>
            <w:vAlign w:val="center"/>
          </w:tcPr>
          <w:p w14:paraId="5E000831" w14:textId="77777777" w:rsidR="00C60D85" w:rsidRDefault="00000000">
            <w:pPr>
              <w:spacing w:after="0"/>
              <w:rPr>
                <w:ins w:id="9615" w:author="Sean de Noronha | DRG" w:date="2026-09-29T16:58:00Z" w16du:dateUtc="2026-09-29T14:58:00Z"/>
                <w:rFonts w:cs="Arial"/>
                <w:sz w:val="13"/>
                <w:szCs w:val="13"/>
              </w:rPr>
            </w:pPr>
            <w:ins w:id="9616" w:author="Sean de Noronha | DRG" w:date="2026-09-29T16:58:00Z" w16du:dateUtc="2026-09-29T14:58:00Z">
              <w:r>
                <w:rPr>
                  <w:rFonts w:cs="Arial"/>
                  <w:sz w:val="13"/>
                  <w:szCs w:val="13"/>
                </w:rPr>
                <w:t>142</w:t>
              </w:r>
            </w:ins>
          </w:p>
        </w:tc>
        <w:tc>
          <w:tcPr>
            <w:tcW w:w="500" w:type="dxa"/>
            <w:vAlign w:val="center"/>
          </w:tcPr>
          <w:p w14:paraId="5E000832" w14:textId="77777777" w:rsidR="00C60D85" w:rsidRDefault="00000000">
            <w:pPr>
              <w:spacing w:after="0"/>
              <w:rPr>
                <w:ins w:id="9617" w:author="Sean de Noronha | DRG" w:date="2026-09-29T16:58:00Z" w16du:dateUtc="2026-09-29T14:58:00Z"/>
                <w:rFonts w:cs="Arial"/>
                <w:sz w:val="13"/>
                <w:szCs w:val="13"/>
              </w:rPr>
            </w:pPr>
            <w:ins w:id="9618" w:author="Sean de Noronha | DRG" w:date="2026-09-29T16:58:00Z" w16du:dateUtc="2026-09-29T14:58:00Z">
              <w:r>
                <w:rPr>
                  <w:rFonts w:cs="Arial"/>
                  <w:sz w:val="13"/>
                  <w:szCs w:val="13"/>
                </w:rPr>
                <w:t>T2</w:t>
              </w:r>
            </w:ins>
          </w:p>
        </w:tc>
        <w:tc>
          <w:tcPr>
            <w:tcW w:w="660" w:type="dxa"/>
            <w:vAlign w:val="center"/>
          </w:tcPr>
          <w:p w14:paraId="5E000833" w14:textId="77777777" w:rsidR="00C60D85" w:rsidRDefault="00000000">
            <w:pPr>
              <w:spacing w:after="0"/>
              <w:rPr>
                <w:ins w:id="9619" w:author="Sean de Noronha | DRG" w:date="2026-09-29T16:58:00Z" w16du:dateUtc="2026-09-29T14:58:00Z"/>
                <w:rFonts w:cs="Arial"/>
                <w:sz w:val="13"/>
                <w:szCs w:val="13"/>
              </w:rPr>
            </w:pPr>
            <w:ins w:id="9620" w:author="Sean de Noronha | DRG" w:date="2026-09-29T16:58:00Z" w16du:dateUtc="2026-09-29T14:58:00Z">
              <w:r>
                <w:rPr>
                  <w:rFonts w:cs="Arial"/>
                  <w:sz w:val="13"/>
                  <w:szCs w:val="13"/>
                </w:rPr>
                <w:t>2</w:t>
              </w:r>
            </w:ins>
          </w:p>
        </w:tc>
        <w:tc>
          <w:tcPr>
            <w:tcW w:w="1920" w:type="dxa"/>
            <w:vAlign w:val="center"/>
          </w:tcPr>
          <w:p w14:paraId="5E000834" w14:textId="77777777" w:rsidR="00C60D85" w:rsidRDefault="00000000">
            <w:pPr>
              <w:spacing w:after="0"/>
              <w:rPr>
                <w:ins w:id="9621" w:author="Sean de Noronha | DRG" w:date="2026-09-29T16:58:00Z" w16du:dateUtc="2026-09-29T14:58:00Z"/>
                <w:rFonts w:cs="Arial"/>
                <w:sz w:val="13"/>
                <w:szCs w:val="13"/>
              </w:rPr>
            </w:pPr>
            <w:ins w:id="9622" w:author="Sean de Noronha | DRG" w:date="2026-09-29T16:58:00Z" w16du:dateUtc="2026-09-29T14:58:00Z">
              <w:r>
                <w:rPr>
                  <w:rFonts w:cs="Arial"/>
                  <w:sz w:val="13"/>
                  <w:szCs w:val="13"/>
                </w:rPr>
                <w:t>CSST, Manufacturer C, EHD 23</w:t>
              </w:r>
            </w:ins>
          </w:p>
        </w:tc>
        <w:tc>
          <w:tcPr>
            <w:tcW w:w="520" w:type="dxa"/>
            <w:vAlign w:val="center"/>
          </w:tcPr>
          <w:p w14:paraId="5E000835" w14:textId="77777777" w:rsidR="00C60D85" w:rsidRDefault="00000000">
            <w:pPr>
              <w:spacing w:after="0"/>
              <w:rPr>
                <w:ins w:id="9623" w:author="Sean de Noronha | DRG" w:date="2026-09-29T16:58:00Z" w16du:dateUtc="2026-09-29T14:58:00Z"/>
                <w:rFonts w:cs="Arial"/>
                <w:sz w:val="13"/>
                <w:szCs w:val="13"/>
              </w:rPr>
            </w:pPr>
            <w:ins w:id="9624" w:author="Sean de Noronha | DRG" w:date="2026-09-29T16:58:00Z" w16du:dateUtc="2026-09-29T14:58:00Z">
              <w:r>
                <w:rPr>
                  <w:rFonts w:cs="Arial"/>
                  <w:sz w:val="13"/>
                  <w:szCs w:val="13"/>
                </w:rPr>
                <w:t>NG</w:t>
              </w:r>
            </w:ins>
          </w:p>
        </w:tc>
        <w:tc>
          <w:tcPr>
            <w:tcW w:w="900" w:type="dxa"/>
            <w:vAlign w:val="center"/>
          </w:tcPr>
          <w:p w14:paraId="5E000836" w14:textId="77777777" w:rsidR="00C60D85" w:rsidRDefault="00000000">
            <w:pPr>
              <w:spacing w:after="0"/>
              <w:rPr>
                <w:ins w:id="9625" w:author="Sean de Noronha | DRG" w:date="2026-09-29T16:58:00Z" w16du:dateUtc="2026-09-29T14:58:00Z"/>
                <w:rFonts w:cs="Arial"/>
                <w:sz w:val="13"/>
                <w:szCs w:val="13"/>
              </w:rPr>
            </w:pPr>
            <w:ins w:id="9626" w:author="Sean de Noronha | DRG" w:date="2026-09-29T16:58:00Z" w16du:dateUtc="2026-09-29T14:58:00Z">
              <w:r>
                <w:rPr>
                  <w:rFonts w:cs="Arial"/>
                  <w:sz w:val="13"/>
                  <w:szCs w:val="13"/>
                </w:rPr>
                <w:t>2,270</w:t>
              </w:r>
            </w:ins>
          </w:p>
        </w:tc>
        <w:tc>
          <w:tcPr>
            <w:tcW w:w="800" w:type="dxa"/>
            <w:vAlign w:val="center"/>
          </w:tcPr>
          <w:p w14:paraId="5E000837" w14:textId="77777777" w:rsidR="00C60D85" w:rsidRDefault="00000000">
            <w:pPr>
              <w:spacing w:after="0"/>
              <w:rPr>
                <w:ins w:id="9627" w:author="Sean de Noronha | DRG" w:date="2026-09-29T16:58:00Z" w16du:dateUtc="2026-09-29T14:58:00Z"/>
                <w:rFonts w:cs="Arial"/>
                <w:sz w:val="13"/>
                <w:szCs w:val="13"/>
              </w:rPr>
            </w:pPr>
            <w:ins w:id="9628" w:author="Sean de Noronha | DRG" w:date="2026-09-29T16:58:00Z" w16du:dateUtc="2026-09-29T14:58:00Z">
              <w:r>
                <w:rPr>
                  <w:rFonts w:cs="Arial"/>
                  <w:sz w:val="13"/>
                  <w:szCs w:val="13"/>
                </w:rPr>
                <w:t>30 ft</w:t>
              </w:r>
            </w:ins>
          </w:p>
        </w:tc>
        <w:tc>
          <w:tcPr>
            <w:tcW w:w="880" w:type="dxa"/>
            <w:vAlign w:val="center"/>
          </w:tcPr>
          <w:p w14:paraId="5E000838" w14:textId="77777777" w:rsidR="00C60D85" w:rsidRDefault="00000000">
            <w:pPr>
              <w:spacing w:after="0"/>
              <w:rPr>
                <w:ins w:id="9629" w:author="Sean de Noronha | DRG" w:date="2026-09-29T16:58:00Z" w16du:dateUtc="2026-09-29T14:58:00Z"/>
                <w:rFonts w:cs="Arial"/>
                <w:sz w:val="13"/>
                <w:szCs w:val="13"/>
              </w:rPr>
            </w:pPr>
            <w:ins w:id="9630" w:author="Sean de Noronha | DRG" w:date="2026-09-29T16:58:00Z" w16du:dateUtc="2026-09-29T14:58:00Z">
              <w:r>
                <w:rPr>
                  <w:rFonts w:cs="Arial"/>
                  <w:sz w:val="13"/>
                  <w:szCs w:val="13"/>
                </w:rPr>
                <w:t>1.72</w:t>
              </w:r>
            </w:ins>
          </w:p>
        </w:tc>
        <w:tc>
          <w:tcPr>
            <w:tcW w:w="820" w:type="dxa"/>
            <w:vAlign w:val="center"/>
          </w:tcPr>
          <w:p w14:paraId="5E000839" w14:textId="77777777" w:rsidR="00C60D85" w:rsidRDefault="00000000">
            <w:pPr>
              <w:spacing w:after="0"/>
              <w:rPr>
                <w:ins w:id="9631" w:author="Sean de Noronha | DRG" w:date="2026-09-29T16:58:00Z" w16du:dateUtc="2026-09-29T14:58:00Z"/>
                <w:rFonts w:cs="Arial"/>
                <w:sz w:val="13"/>
                <w:szCs w:val="13"/>
              </w:rPr>
            </w:pPr>
            <w:ins w:id="9632" w:author="Sean de Noronha | DRG" w:date="2026-09-29T16:58:00Z" w16du:dateUtc="2026-09-29T14:58:00Z">
              <w:r>
                <w:rPr>
                  <w:rFonts w:cs="Arial"/>
                  <w:sz w:val="13"/>
                  <w:szCs w:val="13"/>
                </w:rPr>
                <w:t>125</w:t>
              </w:r>
            </w:ins>
          </w:p>
        </w:tc>
        <w:tc>
          <w:tcPr>
            <w:tcW w:w="1100" w:type="dxa"/>
            <w:vAlign w:val="center"/>
          </w:tcPr>
          <w:p w14:paraId="5E00083A" w14:textId="77777777" w:rsidR="00C60D85" w:rsidRDefault="00000000">
            <w:pPr>
              <w:spacing w:after="0"/>
              <w:rPr>
                <w:ins w:id="9633" w:author="Sean de Noronha | DRG" w:date="2026-09-29T16:58:00Z" w16du:dateUtc="2026-09-29T14:58:00Z"/>
                <w:rFonts w:cs="Arial"/>
                <w:sz w:val="13"/>
                <w:szCs w:val="13"/>
              </w:rPr>
            </w:pPr>
            <w:ins w:id="9634" w:author="Sean de Noronha | DRG" w:date="2026-09-29T16:58:00Z" w16du:dateUtc="2026-09-29T14:58:00Z">
              <w:r>
                <w:rPr>
                  <w:rFonts w:cs="Arial"/>
                  <w:sz w:val="13"/>
                  <w:szCs w:val="13"/>
                </w:rPr>
                <w:t>37.9 (80.2)</w:t>
              </w:r>
            </w:ins>
          </w:p>
        </w:tc>
        <w:tc>
          <w:tcPr>
            <w:tcW w:w="700" w:type="dxa"/>
            <w:vAlign w:val="center"/>
          </w:tcPr>
          <w:p w14:paraId="5E00083B" w14:textId="77777777" w:rsidR="00C60D85" w:rsidRDefault="00000000">
            <w:pPr>
              <w:spacing w:after="0"/>
              <w:rPr>
                <w:ins w:id="9635" w:author="Sean de Noronha | DRG" w:date="2026-09-29T16:58:00Z" w16du:dateUtc="2026-09-29T14:58:00Z"/>
                <w:rFonts w:cs="Arial"/>
                <w:sz w:val="13"/>
                <w:szCs w:val="13"/>
              </w:rPr>
            </w:pPr>
            <w:ins w:id="9636" w:author="Sean de Noronha | DRG" w:date="2026-09-29T16:58:00Z" w16du:dateUtc="2026-09-29T14:58:00Z">
              <w:r>
                <w:rPr>
                  <w:rFonts w:cs="Arial"/>
                  <w:sz w:val="13"/>
                  <w:szCs w:val="13"/>
                </w:rPr>
                <w:t>1.73</w:t>
              </w:r>
            </w:ins>
          </w:p>
        </w:tc>
      </w:tr>
      <w:tr w:rsidR="00C60D85" w14:paraId="634A964B" w14:textId="77777777">
        <w:trPr>
          <w:jc w:val="center"/>
          <w:ins w:id="9637" w:author="Sean de Noronha | DRG" w:date="2026-09-29T16:58:00Z"/>
        </w:trPr>
        <w:tc>
          <w:tcPr>
            <w:tcW w:w="560" w:type="dxa"/>
            <w:vAlign w:val="center"/>
          </w:tcPr>
          <w:p w14:paraId="5E00083C" w14:textId="77777777" w:rsidR="00C60D85" w:rsidRDefault="00000000">
            <w:pPr>
              <w:spacing w:after="0"/>
              <w:rPr>
                <w:ins w:id="9638" w:author="Sean de Noronha | DRG" w:date="2026-09-29T16:58:00Z" w16du:dateUtc="2026-09-29T14:58:00Z"/>
                <w:rFonts w:cs="Arial"/>
                <w:sz w:val="13"/>
                <w:szCs w:val="13"/>
              </w:rPr>
            </w:pPr>
            <w:ins w:id="9639" w:author="Sean de Noronha | DRG" w:date="2026-09-29T16:58:00Z" w16du:dateUtc="2026-09-29T14:58:00Z">
              <w:r>
                <w:rPr>
                  <w:rFonts w:cs="Arial"/>
                  <w:sz w:val="13"/>
                  <w:szCs w:val="13"/>
                </w:rPr>
                <w:t>143</w:t>
              </w:r>
            </w:ins>
          </w:p>
        </w:tc>
        <w:tc>
          <w:tcPr>
            <w:tcW w:w="500" w:type="dxa"/>
            <w:vAlign w:val="center"/>
          </w:tcPr>
          <w:p w14:paraId="5E00083D" w14:textId="77777777" w:rsidR="00C60D85" w:rsidRDefault="00000000">
            <w:pPr>
              <w:spacing w:after="0"/>
              <w:rPr>
                <w:ins w:id="9640" w:author="Sean de Noronha | DRG" w:date="2026-09-29T16:58:00Z" w16du:dateUtc="2026-09-29T14:58:00Z"/>
                <w:rFonts w:cs="Arial"/>
                <w:sz w:val="13"/>
                <w:szCs w:val="13"/>
              </w:rPr>
            </w:pPr>
            <w:ins w:id="9641" w:author="Sean de Noronha | DRG" w:date="2026-09-29T16:58:00Z" w16du:dateUtc="2026-09-29T14:58:00Z">
              <w:r>
                <w:rPr>
                  <w:rFonts w:cs="Arial"/>
                  <w:sz w:val="13"/>
                  <w:szCs w:val="13"/>
                </w:rPr>
                <w:t>T2</w:t>
              </w:r>
            </w:ins>
          </w:p>
        </w:tc>
        <w:tc>
          <w:tcPr>
            <w:tcW w:w="660" w:type="dxa"/>
            <w:vAlign w:val="center"/>
          </w:tcPr>
          <w:p w14:paraId="5E00083E" w14:textId="77777777" w:rsidR="00C60D85" w:rsidRDefault="00000000">
            <w:pPr>
              <w:spacing w:after="0"/>
              <w:rPr>
                <w:ins w:id="9642" w:author="Sean de Noronha | DRG" w:date="2026-09-29T16:58:00Z" w16du:dateUtc="2026-09-29T14:58:00Z"/>
                <w:rFonts w:cs="Arial"/>
                <w:sz w:val="13"/>
                <w:szCs w:val="13"/>
              </w:rPr>
            </w:pPr>
            <w:ins w:id="9643" w:author="Sean de Noronha | DRG" w:date="2026-09-29T16:58:00Z" w16du:dateUtc="2026-09-29T14:58:00Z">
              <w:r>
                <w:rPr>
                  <w:rFonts w:cs="Arial"/>
                  <w:sz w:val="13"/>
                  <w:szCs w:val="13"/>
                </w:rPr>
                <w:t>2</w:t>
              </w:r>
            </w:ins>
          </w:p>
        </w:tc>
        <w:tc>
          <w:tcPr>
            <w:tcW w:w="1920" w:type="dxa"/>
            <w:vAlign w:val="center"/>
          </w:tcPr>
          <w:p w14:paraId="5E00083F" w14:textId="77777777" w:rsidR="00C60D85" w:rsidRDefault="00000000">
            <w:pPr>
              <w:spacing w:after="0"/>
              <w:rPr>
                <w:ins w:id="9644" w:author="Sean de Noronha | DRG" w:date="2026-09-29T16:58:00Z" w16du:dateUtc="2026-09-29T14:58:00Z"/>
                <w:rFonts w:cs="Arial"/>
                <w:sz w:val="13"/>
                <w:szCs w:val="13"/>
              </w:rPr>
            </w:pPr>
            <w:ins w:id="9645" w:author="Sean de Noronha | DRG" w:date="2026-09-29T16:58:00Z" w16du:dateUtc="2026-09-29T14:58:00Z">
              <w:r>
                <w:rPr>
                  <w:rFonts w:cs="Arial"/>
                  <w:sz w:val="13"/>
                  <w:szCs w:val="13"/>
                </w:rPr>
                <w:t>CSST, Manufacturer C, EHD 23</w:t>
              </w:r>
            </w:ins>
          </w:p>
        </w:tc>
        <w:tc>
          <w:tcPr>
            <w:tcW w:w="520" w:type="dxa"/>
            <w:vAlign w:val="center"/>
          </w:tcPr>
          <w:p w14:paraId="5E000840" w14:textId="77777777" w:rsidR="00C60D85" w:rsidRDefault="00000000">
            <w:pPr>
              <w:spacing w:after="0"/>
              <w:rPr>
                <w:ins w:id="9646" w:author="Sean de Noronha | DRG" w:date="2026-09-29T16:58:00Z" w16du:dateUtc="2026-09-29T14:58:00Z"/>
                <w:rFonts w:cs="Arial"/>
                <w:sz w:val="13"/>
                <w:szCs w:val="13"/>
              </w:rPr>
            </w:pPr>
            <w:ins w:id="9647" w:author="Sean de Noronha | DRG" w:date="2026-09-29T16:58:00Z" w16du:dateUtc="2026-09-29T14:58:00Z">
              <w:r>
                <w:rPr>
                  <w:rFonts w:cs="Arial"/>
                  <w:sz w:val="13"/>
                  <w:szCs w:val="13"/>
                </w:rPr>
                <w:t>NG</w:t>
              </w:r>
            </w:ins>
          </w:p>
        </w:tc>
        <w:tc>
          <w:tcPr>
            <w:tcW w:w="900" w:type="dxa"/>
            <w:vAlign w:val="center"/>
          </w:tcPr>
          <w:p w14:paraId="5E000841" w14:textId="77777777" w:rsidR="00C60D85" w:rsidRDefault="00000000">
            <w:pPr>
              <w:spacing w:after="0"/>
              <w:rPr>
                <w:ins w:id="9648" w:author="Sean de Noronha | DRG" w:date="2026-09-29T16:58:00Z" w16du:dateUtc="2026-09-29T14:58:00Z"/>
                <w:rFonts w:cs="Arial"/>
                <w:sz w:val="13"/>
                <w:szCs w:val="13"/>
              </w:rPr>
            </w:pPr>
            <w:ins w:id="9649" w:author="Sean de Noronha | DRG" w:date="2026-09-29T16:58:00Z" w16du:dateUtc="2026-09-29T14:58:00Z">
              <w:r>
                <w:rPr>
                  <w:rFonts w:cs="Arial"/>
                  <w:sz w:val="13"/>
                  <w:szCs w:val="13"/>
                </w:rPr>
                <w:t>2,100</w:t>
              </w:r>
            </w:ins>
          </w:p>
        </w:tc>
        <w:tc>
          <w:tcPr>
            <w:tcW w:w="800" w:type="dxa"/>
            <w:vAlign w:val="center"/>
          </w:tcPr>
          <w:p w14:paraId="5E000842" w14:textId="77777777" w:rsidR="00C60D85" w:rsidRDefault="00000000">
            <w:pPr>
              <w:spacing w:after="0"/>
              <w:rPr>
                <w:ins w:id="9650" w:author="Sean de Noronha | DRG" w:date="2026-09-29T16:58:00Z" w16du:dateUtc="2026-09-29T14:58:00Z"/>
                <w:rFonts w:cs="Arial"/>
                <w:sz w:val="13"/>
                <w:szCs w:val="13"/>
              </w:rPr>
            </w:pPr>
            <w:ins w:id="9651" w:author="Sean de Noronha | DRG" w:date="2026-09-29T16:58:00Z" w16du:dateUtc="2026-09-29T14:58:00Z">
              <w:r>
                <w:rPr>
                  <w:rFonts w:cs="Arial"/>
                  <w:sz w:val="13"/>
                  <w:szCs w:val="13"/>
                </w:rPr>
                <w:t>50 ft</w:t>
              </w:r>
            </w:ins>
          </w:p>
        </w:tc>
        <w:tc>
          <w:tcPr>
            <w:tcW w:w="880" w:type="dxa"/>
            <w:vAlign w:val="center"/>
          </w:tcPr>
          <w:p w14:paraId="5E000843" w14:textId="77777777" w:rsidR="00C60D85" w:rsidRDefault="00000000">
            <w:pPr>
              <w:spacing w:after="0"/>
              <w:rPr>
                <w:ins w:id="9652" w:author="Sean de Noronha | DRG" w:date="2026-09-29T16:58:00Z" w16du:dateUtc="2026-09-29T14:58:00Z"/>
                <w:rFonts w:cs="Arial"/>
                <w:sz w:val="13"/>
                <w:szCs w:val="13"/>
              </w:rPr>
            </w:pPr>
            <w:ins w:id="9653" w:author="Sean de Noronha | DRG" w:date="2026-09-29T16:58:00Z" w16du:dateUtc="2026-09-29T14:58:00Z">
              <w:r>
                <w:rPr>
                  <w:rFonts w:cs="Arial"/>
                  <w:sz w:val="13"/>
                  <w:szCs w:val="13"/>
                </w:rPr>
                <w:t>1.72</w:t>
              </w:r>
            </w:ins>
          </w:p>
        </w:tc>
        <w:tc>
          <w:tcPr>
            <w:tcW w:w="820" w:type="dxa"/>
            <w:vAlign w:val="center"/>
          </w:tcPr>
          <w:p w14:paraId="5E000844" w14:textId="77777777" w:rsidR="00C60D85" w:rsidRDefault="00000000">
            <w:pPr>
              <w:spacing w:after="0"/>
              <w:rPr>
                <w:ins w:id="9654" w:author="Sean de Noronha | DRG" w:date="2026-09-29T16:58:00Z" w16du:dateUtc="2026-09-29T14:58:00Z"/>
                <w:rFonts w:cs="Arial"/>
                <w:sz w:val="13"/>
                <w:szCs w:val="13"/>
              </w:rPr>
            </w:pPr>
            <w:ins w:id="9655" w:author="Sean de Noronha | DRG" w:date="2026-09-29T16:58:00Z" w16du:dateUtc="2026-09-29T14:58:00Z">
              <w:r>
                <w:rPr>
                  <w:rFonts w:cs="Arial"/>
                  <w:sz w:val="13"/>
                  <w:szCs w:val="13"/>
                </w:rPr>
                <w:t>125</w:t>
              </w:r>
            </w:ins>
          </w:p>
        </w:tc>
        <w:tc>
          <w:tcPr>
            <w:tcW w:w="1100" w:type="dxa"/>
            <w:vAlign w:val="center"/>
          </w:tcPr>
          <w:p w14:paraId="5E000845" w14:textId="77777777" w:rsidR="00C60D85" w:rsidRDefault="00000000">
            <w:pPr>
              <w:spacing w:after="0"/>
              <w:rPr>
                <w:ins w:id="9656" w:author="Sean de Noronha | DRG" w:date="2026-09-29T16:58:00Z" w16du:dateUtc="2026-09-29T14:58:00Z"/>
                <w:rFonts w:cs="Arial"/>
                <w:sz w:val="13"/>
                <w:szCs w:val="13"/>
              </w:rPr>
            </w:pPr>
            <w:ins w:id="9657" w:author="Sean de Noronha | DRG" w:date="2026-09-29T16:58:00Z" w16du:dateUtc="2026-09-29T14:58:00Z">
              <w:r>
                <w:rPr>
                  <w:rFonts w:cs="Arial"/>
                  <w:sz w:val="13"/>
                  <w:szCs w:val="13"/>
                </w:rPr>
                <w:t>35.0 (74.2)</w:t>
              </w:r>
            </w:ins>
          </w:p>
        </w:tc>
        <w:tc>
          <w:tcPr>
            <w:tcW w:w="700" w:type="dxa"/>
            <w:vAlign w:val="center"/>
          </w:tcPr>
          <w:p w14:paraId="5E000846" w14:textId="77777777" w:rsidR="00C60D85" w:rsidRDefault="00000000">
            <w:pPr>
              <w:spacing w:after="0"/>
              <w:rPr>
                <w:ins w:id="9658" w:author="Sean de Noronha | DRG" w:date="2026-09-29T16:58:00Z" w16du:dateUtc="2026-09-29T14:58:00Z"/>
                <w:rFonts w:cs="Arial"/>
                <w:sz w:val="13"/>
                <w:szCs w:val="13"/>
              </w:rPr>
            </w:pPr>
            <w:ins w:id="9659" w:author="Sean de Noronha | DRG" w:date="2026-09-29T16:58:00Z" w16du:dateUtc="2026-09-29T14:58:00Z">
              <w:r>
                <w:rPr>
                  <w:rFonts w:cs="Arial"/>
                  <w:sz w:val="13"/>
                  <w:szCs w:val="13"/>
                </w:rPr>
                <w:t>1.60</w:t>
              </w:r>
            </w:ins>
          </w:p>
        </w:tc>
      </w:tr>
      <w:tr w:rsidR="00C60D85" w14:paraId="3F74A2DF" w14:textId="77777777">
        <w:trPr>
          <w:jc w:val="center"/>
          <w:ins w:id="9660" w:author="Sean de Noronha | DRG" w:date="2026-09-29T16:58:00Z"/>
        </w:trPr>
        <w:tc>
          <w:tcPr>
            <w:tcW w:w="560" w:type="dxa"/>
            <w:vAlign w:val="center"/>
          </w:tcPr>
          <w:p w14:paraId="5E000847" w14:textId="77777777" w:rsidR="00C60D85" w:rsidRDefault="00000000">
            <w:pPr>
              <w:spacing w:after="0"/>
              <w:rPr>
                <w:ins w:id="9661" w:author="Sean de Noronha | DRG" w:date="2026-09-29T16:58:00Z" w16du:dateUtc="2026-09-29T14:58:00Z"/>
                <w:rFonts w:cs="Arial"/>
                <w:sz w:val="13"/>
                <w:szCs w:val="13"/>
              </w:rPr>
            </w:pPr>
            <w:ins w:id="9662" w:author="Sean de Noronha | DRG" w:date="2026-09-29T16:58:00Z" w16du:dateUtc="2026-09-29T14:58:00Z">
              <w:r>
                <w:rPr>
                  <w:rFonts w:cs="Arial"/>
                  <w:sz w:val="13"/>
                  <w:szCs w:val="13"/>
                </w:rPr>
                <w:t>144</w:t>
              </w:r>
            </w:ins>
          </w:p>
        </w:tc>
        <w:tc>
          <w:tcPr>
            <w:tcW w:w="500" w:type="dxa"/>
            <w:vAlign w:val="center"/>
          </w:tcPr>
          <w:p w14:paraId="5E000848" w14:textId="77777777" w:rsidR="00C60D85" w:rsidRDefault="00000000">
            <w:pPr>
              <w:spacing w:after="0"/>
              <w:rPr>
                <w:ins w:id="9663" w:author="Sean de Noronha | DRG" w:date="2026-09-29T16:58:00Z" w16du:dateUtc="2026-09-29T14:58:00Z"/>
                <w:rFonts w:cs="Arial"/>
                <w:sz w:val="13"/>
                <w:szCs w:val="13"/>
              </w:rPr>
            </w:pPr>
            <w:ins w:id="9664" w:author="Sean de Noronha | DRG" w:date="2026-09-29T16:58:00Z" w16du:dateUtc="2026-09-29T14:58:00Z">
              <w:r>
                <w:rPr>
                  <w:rFonts w:cs="Arial"/>
                  <w:sz w:val="13"/>
                  <w:szCs w:val="13"/>
                </w:rPr>
                <w:t>T2</w:t>
              </w:r>
            </w:ins>
          </w:p>
        </w:tc>
        <w:tc>
          <w:tcPr>
            <w:tcW w:w="660" w:type="dxa"/>
            <w:vAlign w:val="center"/>
          </w:tcPr>
          <w:p w14:paraId="5E000849" w14:textId="77777777" w:rsidR="00C60D85" w:rsidRDefault="00000000">
            <w:pPr>
              <w:spacing w:after="0"/>
              <w:rPr>
                <w:ins w:id="9665" w:author="Sean de Noronha | DRG" w:date="2026-09-29T16:58:00Z" w16du:dateUtc="2026-09-29T14:58:00Z"/>
                <w:rFonts w:cs="Arial"/>
                <w:sz w:val="13"/>
                <w:szCs w:val="13"/>
              </w:rPr>
            </w:pPr>
            <w:ins w:id="9666" w:author="Sean de Noronha | DRG" w:date="2026-09-29T16:58:00Z" w16du:dateUtc="2026-09-29T14:58:00Z">
              <w:r>
                <w:rPr>
                  <w:rFonts w:cs="Arial"/>
                  <w:sz w:val="13"/>
                  <w:szCs w:val="13"/>
                </w:rPr>
                <w:t>2</w:t>
              </w:r>
            </w:ins>
          </w:p>
        </w:tc>
        <w:tc>
          <w:tcPr>
            <w:tcW w:w="1920" w:type="dxa"/>
            <w:vAlign w:val="center"/>
          </w:tcPr>
          <w:p w14:paraId="5E00084A" w14:textId="77777777" w:rsidR="00C60D85" w:rsidRDefault="00000000">
            <w:pPr>
              <w:spacing w:after="0"/>
              <w:rPr>
                <w:ins w:id="9667" w:author="Sean de Noronha | DRG" w:date="2026-09-29T16:58:00Z" w16du:dateUtc="2026-09-29T14:58:00Z"/>
                <w:rFonts w:cs="Arial"/>
                <w:sz w:val="13"/>
                <w:szCs w:val="13"/>
              </w:rPr>
            </w:pPr>
            <w:ins w:id="9668" w:author="Sean de Noronha | DRG" w:date="2026-09-29T16:58:00Z" w16du:dateUtc="2026-09-29T14:58:00Z">
              <w:r>
                <w:rPr>
                  <w:rFonts w:cs="Arial"/>
                  <w:sz w:val="13"/>
                  <w:szCs w:val="13"/>
                </w:rPr>
                <w:t>CSST, Manufacturer C, EHD 23</w:t>
              </w:r>
            </w:ins>
          </w:p>
        </w:tc>
        <w:tc>
          <w:tcPr>
            <w:tcW w:w="520" w:type="dxa"/>
            <w:vAlign w:val="center"/>
          </w:tcPr>
          <w:p w14:paraId="5E00084B" w14:textId="77777777" w:rsidR="00C60D85" w:rsidRDefault="00000000">
            <w:pPr>
              <w:spacing w:after="0"/>
              <w:rPr>
                <w:ins w:id="9669" w:author="Sean de Noronha | DRG" w:date="2026-09-29T16:58:00Z" w16du:dateUtc="2026-09-29T14:58:00Z"/>
                <w:rFonts w:cs="Arial"/>
                <w:sz w:val="13"/>
                <w:szCs w:val="13"/>
              </w:rPr>
            </w:pPr>
            <w:ins w:id="9670" w:author="Sean de Noronha | DRG" w:date="2026-09-29T16:58:00Z" w16du:dateUtc="2026-09-29T14:58:00Z">
              <w:r>
                <w:rPr>
                  <w:rFonts w:cs="Arial"/>
                  <w:sz w:val="13"/>
                  <w:szCs w:val="13"/>
                </w:rPr>
                <w:t>NG</w:t>
              </w:r>
            </w:ins>
          </w:p>
        </w:tc>
        <w:tc>
          <w:tcPr>
            <w:tcW w:w="900" w:type="dxa"/>
            <w:vAlign w:val="center"/>
          </w:tcPr>
          <w:p w14:paraId="5E00084C" w14:textId="77777777" w:rsidR="00C60D85" w:rsidRDefault="00000000">
            <w:pPr>
              <w:spacing w:after="0"/>
              <w:rPr>
                <w:ins w:id="9671" w:author="Sean de Noronha | DRG" w:date="2026-09-29T16:58:00Z" w16du:dateUtc="2026-09-29T14:58:00Z"/>
                <w:rFonts w:cs="Arial"/>
                <w:sz w:val="13"/>
                <w:szCs w:val="13"/>
              </w:rPr>
            </w:pPr>
            <w:ins w:id="9672" w:author="Sean de Noronha | DRG" w:date="2026-09-29T16:58:00Z" w16du:dateUtc="2026-09-29T14:58:00Z">
              <w:r>
                <w:rPr>
                  <w:rFonts w:cs="Arial"/>
                  <w:sz w:val="13"/>
                  <w:szCs w:val="13"/>
                </w:rPr>
                <w:t>1,780</w:t>
              </w:r>
            </w:ins>
          </w:p>
        </w:tc>
        <w:tc>
          <w:tcPr>
            <w:tcW w:w="800" w:type="dxa"/>
            <w:vAlign w:val="center"/>
          </w:tcPr>
          <w:p w14:paraId="5E00084D" w14:textId="77777777" w:rsidR="00C60D85" w:rsidRDefault="00000000">
            <w:pPr>
              <w:spacing w:after="0"/>
              <w:rPr>
                <w:ins w:id="9673" w:author="Sean de Noronha | DRG" w:date="2026-09-29T16:58:00Z" w16du:dateUtc="2026-09-29T14:58:00Z"/>
                <w:rFonts w:cs="Arial"/>
                <w:sz w:val="13"/>
                <w:szCs w:val="13"/>
              </w:rPr>
            </w:pPr>
            <w:ins w:id="9674" w:author="Sean de Noronha | DRG" w:date="2026-09-29T16:58:00Z" w16du:dateUtc="2026-09-29T14:58:00Z">
              <w:r>
                <w:rPr>
                  <w:rFonts w:cs="Arial"/>
                  <w:sz w:val="13"/>
                  <w:szCs w:val="13"/>
                </w:rPr>
                <w:t>80 ft</w:t>
              </w:r>
            </w:ins>
          </w:p>
        </w:tc>
        <w:tc>
          <w:tcPr>
            <w:tcW w:w="880" w:type="dxa"/>
            <w:vAlign w:val="center"/>
          </w:tcPr>
          <w:p w14:paraId="5E00084E" w14:textId="77777777" w:rsidR="00C60D85" w:rsidRDefault="00000000">
            <w:pPr>
              <w:spacing w:after="0"/>
              <w:rPr>
                <w:ins w:id="9675" w:author="Sean de Noronha | DRG" w:date="2026-09-29T16:58:00Z" w16du:dateUtc="2026-09-29T14:58:00Z"/>
                <w:rFonts w:cs="Arial"/>
                <w:sz w:val="13"/>
                <w:szCs w:val="13"/>
              </w:rPr>
            </w:pPr>
            <w:ins w:id="9676" w:author="Sean de Noronha | DRG" w:date="2026-09-29T16:58:00Z" w16du:dateUtc="2026-09-29T14:58:00Z">
              <w:r>
                <w:rPr>
                  <w:rFonts w:cs="Arial"/>
                  <w:sz w:val="13"/>
                  <w:szCs w:val="13"/>
                </w:rPr>
                <w:t>1.72</w:t>
              </w:r>
            </w:ins>
          </w:p>
        </w:tc>
        <w:tc>
          <w:tcPr>
            <w:tcW w:w="820" w:type="dxa"/>
            <w:vAlign w:val="center"/>
          </w:tcPr>
          <w:p w14:paraId="5E00084F" w14:textId="77777777" w:rsidR="00C60D85" w:rsidRDefault="00000000">
            <w:pPr>
              <w:spacing w:after="0"/>
              <w:rPr>
                <w:ins w:id="9677" w:author="Sean de Noronha | DRG" w:date="2026-09-29T16:58:00Z" w16du:dateUtc="2026-09-29T14:58:00Z"/>
                <w:rFonts w:cs="Arial"/>
                <w:sz w:val="13"/>
                <w:szCs w:val="13"/>
              </w:rPr>
            </w:pPr>
            <w:ins w:id="9678" w:author="Sean de Noronha | DRG" w:date="2026-09-29T16:58:00Z" w16du:dateUtc="2026-09-29T14:58:00Z">
              <w:r>
                <w:rPr>
                  <w:rFonts w:cs="Arial"/>
                  <w:sz w:val="13"/>
                  <w:szCs w:val="13"/>
                </w:rPr>
                <w:t>125</w:t>
              </w:r>
            </w:ins>
          </w:p>
        </w:tc>
        <w:tc>
          <w:tcPr>
            <w:tcW w:w="1100" w:type="dxa"/>
            <w:vAlign w:val="center"/>
          </w:tcPr>
          <w:p w14:paraId="5E000850" w14:textId="77777777" w:rsidR="00C60D85" w:rsidRDefault="00000000">
            <w:pPr>
              <w:spacing w:after="0"/>
              <w:rPr>
                <w:ins w:id="9679" w:author="Sean de Noronha | DRG" w:date="2026-09-29T16:58:00Z" w16du:dateUtc="2026-09-29T14:58:00Z"/>
                <w:rFonts w:cs="Arial"/>
                <w:sz w:val="13"/>
                <w:szCs w:val="13"/>
              </w:rPr>
            </w:pPr>
            <w:ins w:id="9680" w:author="Sean de Noronha | DRG" w:date="2026-09-29T16:58:00Z" w16du:dateUtc="2026-09-29T14:58:00Z">
              <w:r>
                <w:rPr>
                  <w:rFonts w:cs="Arial"/>
                  <w:sz w:val="13"/>
                  <w:szCs w:val="13"/>
                </w:rPr>
                <w:t>29.6 (62.8)</w:t>
              </w:r>
            </w:ins>
          </w:p>
        </w:tc>
        <w:tc>
          <w:tcPr>
            <w:tcW w:w="700" w:type="dxa"/>
            <w:vAlign w:val="center"/>
          </w:tcPr>
          <w:p w14:paraId="5E000851" w14:textId="77777777" w:rsidR="00C60D85" w:rsidRDefault="00000000">
            <w:pPr>
              <w:spacing w:after="0"/>
              <w:rPr>
                <w:ins w:id="9681" w:author="Sean de Noronha | DRG" w:date="2026-09-29T16:58:00Z" w16du:dateUtc="2026-09-29T14:58:00Z"/>
                <w:rFonts w:cs="Arial"/>
                <w:sz w:val="13"/>
                <w:szCs w:val="13"/>
              </w:rPr>
            </w:pPr>
            <w:ins w:id="9682" w:author="Sean de Noronha | DRG" w:date="2026-09-29T16:58:00Z" w16du:dateUtc="2026-09-29T14:58:00Z">
              <w:r>
                <w:rPr>
                  <w:rFonts w:cs="Arial"/>
                  <w:sz w:val="13"/>
                  <w:szCs w:val="13"/>
                </w:rPr>
                <w:t>1.35</w:t>
              </w:r>
            </w:ins>
          </w:p>
        </w:tc>
      </w:tr>
      <w:tr w:rsidR="00C60D85" w14:paraId="789926DD" w14:textId="77777777">
        <w:trPr>
          <w:jc w:val="center"/>
          <w:ins w:id="9683" w:author="Sean de Noronha | DRG" w:date="2026-09-29T16:58:00Z"/>
        </w:trPr>
        <w:tc>
          <w:tcPr>
            <w:tcW w:w="560" w:type="dxa"/>
            <w:vAlign w:val="center"/>
          </w:tcPr>
          <w:p w14:paraId="5E000852" w14:textId="77777777" w:rsidR="00C60D85" w:rsidRDefault="00000000">
            <w:pPr>
              <w:spacing w:after="0"/>
              <w:rPr>
                <w:ins w:id="9684" w:author="Sean de Noronha | DRG" w:date="2026-09-29T16:58:00Z" w16du:dateUtc="2026-09-29T14:58:00Z"/>
                <w:rFonts w:cs="Arial"/>
                <w:sz w:val="13"/>
                <w:szCs w:val="13"/>
              </w:rPr>
            </w:pPr>
            <w:ins w:id="9685" w:author="Sean de Noronha | DRG" w:date="2026-09-29T16:58:00Z" w16du:dateUtc="2026-09-29T14:58:00Z">
              <w:r>
                <w:rPr>
                  <w:rFonts w:cs="Arial"/>
                  <w:sz w:val="13"/>
                  <w:szCs w:val="13"/>
                </w:rPr>
                <w:t>145</w:t>
              </w:r>
            </w:ins>
          </w:p>
        </w:tc>
        <w:tc>
          <w:tcPr>
            <w:tcW w:w="500" w:type="dxa"/>
            <w:vAlign w:val="center"/>
          </w:tcPr>
          <w:p w14:paraId="5E000853" w14:textId="77777777" w:rsidR="00C60D85" w:rsidRDefault="00000000">
            <w:pPr>
              <w:spacing w:after="0"/>
              <w:rPr>
                <w:ins w:id="9686" w:author="Sean de Noronha | DRG" w:date="2026-09-29T16:58:00Z" w16du:dateUtc="2026-09-29T14:58:00Z"/>
                <w:rFonts w:cs="Arial"/>
                <w:sz w:val="13"/>
                <w:szCs w:val="13"/>
              </w:rPr>
            </w:pPr>
            <w:ins w:id="9687" w:author="Sean de Noronha | DRG" w:date="2026-09-29T16:58:00Z" w16du:dateUtc="2026-09-29T14:58:00Z">
              <w:r>
                <w:rPr>
                  <w:rFonts w:cs="Arial"/>
                  <w:sz w:val="13"/>
                  <w:szCs w:val="13"/>
                </w:rPr>
                <w:t>T2</w:t>
              </w:r>
            </w:ins>
          </w:p>
        </w:tc>
        <w:tc>
          <w:tcPr>
            <w:tcW w:w="660" w:type="dxa"/>
            <w:vAlign w:val="center"/>
          </w:tcPr>
          <w:p w14:paraId="5E000854" w14:textId="77777777" w:rsidR="00C60D85" w:rsidRDefault="00000000">
            <w:pPr>
              <w:spacing w:after="0"/>
              <w:rPr>
                <w:ins w:id="9688" w:author="Sean de Noronha | DRG" w:date="2026-09-29T16:58:00Z" w16du:dateUtc="2026-09-29T14:58:00Z"/>
                <w:rFonts w:cs="Arial"/>
                <w:sz w:val="13"/>
                <w:szCs w:val="13"/>
              </w:rPr>
            </w:pPr>
            <w:ins w:id="9689" w:author="Sean de Noronha | DRG" w:date="2026-09-29T16:58:00Z" w16du:dateUtc="2026-09-29T14:58:00Z">
              <w:r>
                <w:rPr>
                  <w:rFonts w:cs="Arial"/>
                  <w:sz w:val="13"/>
                  <w:szCs w:val="13"/>
                </w:rPr>
                <w:t>2</w:t>
              </w:r>
            </w:ins>
          </w:p>
        </w:tc>
        <w:tc>
          <w:tcPr>
            <w:tcW w:w="1920" w:type="dxa"/>
            <w:vAlign w:val="center"/>
          </w:tcPr>
          <w:p w14:paraId="5E000855" w14:textId="77777777" w:rsidR="00C60D85" w:rsidRDefault="00000000">
            <w:pPr>
              <w:spacing w:after="0"/>
              <w:rPr>
                <w:ins w:id="9690" w:author="Sean de Noronha | DRG" w:date="2026-09-29T16:58:00Z" w16du:dateUtc="2026-09-29T14:58:00Z"/>
                <w:rFonts w:cs="Arial"/>
                <w:sz w:val="13"/>
                <w:szCs w:val="13"/>
              </w:rPr>
            </w:pPr>
            <w:ins w:id="9691" w:author="Sean de Noronha | DRG" w:date="2026-09-29T16:58:00Z" w16du:dateUtc="2026-09-29T14:58:00Z">
              <w:r>
                <w:rPr>
                  <w:rFonts w:cs="Arial"/>
                  <w:sz w:val="13"/>
                  <w:szCs w:val="13"/>
                </w:rPr>
                <w:t>CSST, Manufacturer C, EHD 23</w:t>
              </w:r>
            </w:ins>
          </w:p>
        </w:tc>
        <w:tc>
          <w:tcPr>
            <w:tcW w:w="520" w:type="dxa"/>
            <w:vAlign w:val="center"/>
          </w:tcPr>
          <w:p w14:paraId="5E000856" w14:textId="77777777" w:rsidR="00C60D85" w:rsidRDefault="00000000">
            <w:pPr>
              <w:spacing w:after="0"/>
              <w:rPr>
                <w:ins w:id="9692" w:author="Sean de Noronha | DRG" w:date="2026-09-29T16:58:00Z" w16du:dateUtc="2026-09-29T14:58:00Z"/>
                <w:rFonts w:cs="Arial"/>
                <w:sz w:val="13"/>
                <w:szCs w:val="13"/>
              </w:rPr>
            </w:pPr>
            <w:ins w:id="9693" w:author="Sean de Noronha | DRG" w:date="2026-09-29T16:58:00Z" w16du:dateUtc="2026-09-29T14:58:00Z">
              <w:r>
                <w:rPr>
                  <w:rFonts w:cs="Arial"/>
                  <w:sz w:val="13"/>
                  <w:szCs w:val="13"/>
                </w:rPr>
                <w:t>NG</w:t>
              </w:r>
            </w:ins>
          </w:p>
        </w:tc>
        <w:tc>
          <w:tcPr>
            <w:tcW w:w="900" w:type="dxa"/>
            <w:vAlign w:val="center"/>
          </w:tcPr>
          <w:p w14:paraId="5E000857" w14:textId="77777777" w:rsidR="00C60D85" w:rsidRDefault="00000000">
            <w:pPr>
              <w:spacing w:after="0"/>
              <w:rPr>
                <w:ins w:id="9694" w:author="Sean de Noronha | DRG" w:date="2026-09-29T16:58:00Z" w16du:dateUtc="2026-09-29T14:58:00Z"/>
                <w:rFonts w:cs="Arial"/>
                <w:sz w:val="13"/>
                <w:szCs w:val="13"/>
              </w:rPr>
            </w:pPr>
            <w:ins w:id="9695" w:author="Sean de Noronha | DRG" w:date="2026-09-29T16:58:00Z" w16du:dateUtc="2026-09-29T14:58:00Z">
              <w:r>
                <w:rPr>
                  <w:rFonts w:cs="Arial"/>
                  <w:sz w:val="13"/>
                  <w:szCs w:val="13"/>
                </w:rPr>
                <w:t>1,690</w:t>
              </w:r>
            </w:ins>
          </w:p>
        </w:tc>
        <w:tc>
          <w:tcPr>
            <w:tcW w:w="800" w:type="dxa"/>
            <w:vAlign w:val="center"/>
          </w:tcPr>
          <w:p w14:paraId="5E000858" w14:textId="77777777" w:rsidR="00C60D85" w:rsidRDefault="00000000">
            <w:pPr>
              <w:spacing w:after="0"/>
              <w:rPr>
                <w:ins w:id="9696" w:author="Sean de Noronha | DRG" w:date="2026-09-29T16:58:00Z" w16du:dateUtc="2026-09-29T14:58:00Z"/>
                <w:rFonts w:cs="Arial"/>
                <w:sz w:val="13"/>
                <w:szCs w:val="13"/>
              </w:rPr>
            </w:pPr>
            <w:ins w:id="9697" w:author="Sean de Noronha | DRG" w:date="2026-09-29T16:58:00Z" w16du:dateUtc="2026-09-29T14:58:00Z">
              <w:r>
                <w:rPr>
                  <w:rFonts w:cs="Arial"/>
                  <w:sz w:val="13"/>
                  <w:szCs w:val="13"/>
                </w:rPr>
                <w:t>100 ft</w:t>
              </w:r>
            </w:ins>
          </w:p>
        </w:tc>
        <w:tc>
          <w:tcPr>
            <w:tcW w:w="880" w:type="dxa"/>
            <w:vAlign w:val="center"/>
          </w:tcPr>
          <w:p w14:paraId="5E000859" w14:textId="77777777" w:rsidR="00C60D85" w:rsidRDefault="00000000">
            <w:pPr>
              <w:spacing w:after="0"/>
              <w:rPr>
                <w:ins w:id="9698" w:author="Sean de Noronha | DRG" w:date="2026-09-29T16:58:00Z" w16du:dateUtc="2026-09-29T14:58:00Z"/>
                <w:rFonts w:cs="Arial"/>
                <w:sz w:val="13"/>
                <w:szCs w:val="13"/>
              </w:rPr>
            </w:pPr>
            <w:ins w:id="9699" w:author="Sean de Noronha | DRG" w:date="2026-09-29T16:58:00Z" w16du:dateUtc="2026-09-29T14:58:00Z">
              <w:r>
                <w:rPr>
                  <w:rFonts w:cs="Arial"/>
                  <w:sz w:val="13"/>
                  <w:szCs w:val="13"/>
                </w:rPr>
                <w:t>1.72</w:t>
              </w:r>
            </w:ins>
          </w:p>
        </w:tc>
        <w:tc>
          <w:tcPr>
            <w:tcW w:w="820" w:type="dxa"/>
            <w:vAlign w:val="center"/>
          </w:tcPr>
          <w:p w14:paraId="5E00085A" w14:textId="77777777" w:rsidR="00C60D85" w:rsidRDefault="00000000">
            <w:pPr>
              <w:spacing w:after="0"/>
              <w:rPr>
                <w:ins w:id="9700" w:author="Sean de Noronha | DRG" w:date="2026-09-29T16:58:00Z" w16du:dateUtc="2026-09-29T14:58:00Z"/>
                <w:rFonts w:cs="Arial"/>
                <w:sz w:val="13"/>
                <w:szCs w:val="13"/>
              </w:rPr>
            </w:pPr>
            <w:ins w:id="9701" w:author="Sean de Noronha | DRG" w:date="2026-09-29T16:58:00Z" w16du:dateUtc="2026-09-29T14:58:00Z">
              <w:r>
                <w:rPr>
                  <w:rFonts w:cs="Arial"/>
                  <w:sz w:val="13"/>
                  <w:szCs w:val="13"/>
                </w:rPr>
                <w:t>125</w:t>
              </w:r>
            </w:ins>
          </w:p>
        </w:tc>
        <w:tc>
          <w:tcPr>
            <w:tcW w:w="1100" w:type="dxa"/>
            <w:vAlign w:val="center"/>
          </w:tcPr>
          <w:p w14:paraId="5E00085B" w14:textId="77777777" w:rsidR="00C60D85" w:rsidRDefault="00000000">
            <w:pPr>
              <w:spacing w:after="0"/>
              <w:rPr>
                <w:ins w:id="9702" w:author="Sean de Noronha | DRG" w:date="2026-09-29T16:58:00Z" w16du:dateUtc="2026-09-29T14:58:00Z"/>
                <w:rFonts w:cs="Arial"/>
                <w:sz w:val="13"/>
                <w:szCs w:val="13"/>
              </w:rPr>
            </w:pPr>
            <w:ins w:id="9703" w:author="Sean de Noronha | DRG" w:date="2026-09-29T16:58:00Z" w16du:dateUtc="2026-09-29T14:58:00Z">
              <w:r>
                <w:rPr>
                  <w:rFonts w:cs="Arial"/>
                  <w:sz w:val="13"/>
                  <w:szCs w:val="13"/>
                </w:rPr>
                <w:t>28.1 (59.5)</w:t>
              </w:r>
            </w:ins>
          </w:p>
        </w:tc>
        <w:tc>
          <w:tcPr>
            <w:tcW w:w="700" w:type="dxa"/>
            <w:vAlign w:val="center"/>
          </w:tcPr>
          <w:p w14:paraId="5E00085C" w14:textId="77777777" w:rsidR="00C60D85" w:rsidRDefault="00000000">
            <w:pPr>
              <w:spacing w:after="0"/>
              <w:rPr>
                <w:ins w:id="9704" w:author="Sean de Noronha | DRG" w:date="2026-09-29T16:58:00Z" w16du:dateUtc="2026-09-29T14:58:00Z"/>
                <w:rFonts w:cs="Arial"/>
                <w:sz w:val="13"/>
                <w:szCs w:val="13"/>
              </w:rPr>
            </w:pPr>
            <w:ins w:id="9705" w:author="Sean de Noronha | DRG" w:date="2026-09-29T16:58:00Z" w16du:dateUtc="2026-09-29T14:58:00Z">
              <w:r>
                <w:rPr>
                  <w:rFonts w:cs="Arial"/>
                  <w:sz w:val="13"/>
                  <w:szCs w:val="13"/>
                </w:rPr>
                <w:t>1.28</w:t>
              </w:r>
            </w:ins>
          </w:p>
        </w:tc>
      </w:tr>
      <w:tr w:rsidR="00C60D85" w14:paraId="2674F508" w14:textId="77777777">
        <w:trPr>
          <w:jc w:val="center"/>
          <w:ins w:id="9706" w:author="Sean de Noronha | DRG" w:date="2026-09-29T16:58:00Z"/>
        </w:trPr>
        <w:tc>
          <w:tcPr>
            <w:tcW w:w="560" w:type="dxa"/>
            <w:vAlign w:val="center"/>
          </w:tcPr>
          <w:p w14:paraId="5E00085D" w14:textId="77777777" w:rsidR="00C60D85" w:rsidRDefault="00000000">
            <w:pPr>
              <w:spacing w:after="0"/>
              <w:rPr>
                <w:ins w:id="9707" w:author="Sean de Noronha | DRG" w:date="2026-09-29T16:58:00Z" w16du:dateUtc="2026-09-29T14:58:00Z"/>
                <w:rFonts w:cs="Arial"/>
                <w:sz w:val="13"/>
                <w:szCs w:val="13"/>
              </w:rPr>
            </w:pPr>
            <w:ins w:id="9708" w:author="Sean de Noronha | DRG" w:date="2026-09-29T16:58:00Z" w16du:dateUtc="2026-09-29T14:58:00Z">
              <w:r>
                <w:rPr>
                  <w:rFonts w:cs="Arial"/>
                  <w:sz w:val="13"/>
                  <w:szCs w:val="13"/>
                </w:rPr>
                <w:t>146</w:t>
              </w:r>
            </w:ins>
          </w:p>
        </w:tc>
        <w:tc>
          <w:tcPr>
            <w:tcW w:w="500" w:type="dxa"/>
            <w:vAlign w:val="center"/>
          </w:tcPr>
          <w:p w14:paraId="5E00085E" w14:textId="77777777" w:rsidR="00C60D85" w:rsidRDefault="00000000">
            <w:pPr>
              <w:spacing w:after="0"/>
              <w:rPr>
                <w:ins w:id="9709" w:author="Sean de Noronha | DRG" w:date="2026-09-29T16:58:00Z" w16du:dateUtc="2026-09-29T14:58:00Z"/>
                <w:rFonts w:cs="Arial"/>
                <w:sz w:val="13"/>
                <w:szCs w:val="13"/>
              </w:rPr>
            </w:pPr>
            <w:ins w:id="9710" w:author="Sean de Noronha | DRG" w:date="2026-09-29T16:58:00Z" w16du:dateUtc="2026-09-29T14:58:00Z">
              <w:r>
                <w:rPr>
                  <w:rFonts w:cs="Arial"/>
                  <w:sz w:val="13"/>
                  <w:szCs w:val="13"/>
                </w:rPr>
                <w:t>T2</w:t>
              </w:r>
            </w:ins>
          </w:p>
        </w:tc>
        <w:tc>
          <w:tcPr>
            <w:tcW w:w="660" w:type="dxa"/>
            <w:vAlign w:val="center"/>
          </w:tcPr>
          <w:p w14:paraId="5E00085F" w14:textId="77777777" w:rsidR="00C60D85" w:rsidRDefault="00000000">
            <w:pPr>
              <w:spacing w:after="0"/>
              <w:rPr>
                <w:ins w:id="9711" w:author="Sean de Noronha | DRG" w:date="2026-09-29T16:58:00Z" w16du:dateUtc="2026-09-29T14:58:00Z"/>
                <w:rFonts w:cs="Arial"/>
                <w:sz w:val="13"/>
                <w:szCs w:val="13"/>
              </w:rPr>
            </w:pPr>
            <w:ins w:id="9712" w:author="Sean de Noronha | DRG" w:date="2026-09-29T16:58:00Z" w16du:dateUtc="2026-09-29T14:58:00Z">
              <w:r>
                <w:rPr>
                  <w:rFonts w:cs="Arial"/>
                  <w:sz w:val="13"/>
                  <w:szCs w:val="13"/>
                </w:rPr>
                <w:t>2</w:t>
              </w:r>
            </w:ins>
          </w:p>
        </w:tc>
        <w:tc>
          <w:tcPr>
            <w:tcW w:w="1920" w:type="dxa"/>
            <w:vAlign w:val="center"/>
          </w:tcPr>
          <w:p w14:paraId="5E000860" w14:textId="77777777" w:rsidR="00C60D85" w:rsidRDefault="00000000">
            <w:pPr>
              <w:spacing w:after="0"/>
              <w:rPr>
                <w:ins w:id="9713" w:author="Sean de Noronha | DRG" w:date="2026-09-29T16:58:00Z" w16du:dateUtc="2026-09-29T14:58:00Z"/>
                <w:rFonts w:cs="Arial"/>
                <w:sz w:val="13"/>
                <w:szCs w:val="13"/>
              </w:rPr>
            </w:pPr>
            <w:ins w:id="9714" w:author="Sean de Noronha | DRG" w:date="2026-09-29T16:58:00Z" w16du:dateUtc="2026-09-29T14:58:00Z">
              <w:r>
                <w:rPr>
                  <w:rFonts w:cs="Arial"/>
                  <w:sz w:val="13"/>
                  <w:szCs w:val="13"/>
                </w:rPr>
                <w:t>CSST, Manufacturer C, EHD 23</w:t>
              </w:r>
            </w:ins>
          </w:p>
        </w:tc>
        <w:tc>
          <w:tcPr>
            <w:tcW w:w="520" w:type="dxa"/>
            <w:vAlign w:val="center"/>
          </w:tcPr>
          <w:p w14:paraId="5E000861" w14:textId="77777777" w:rsidR="00C60D85" w:rsidRDefault="00000000">
            <w:pPr>
              <w:spacing w:after="0"/>
              <w:rPr>
                <w:ins w:id="9715" w:author="Sean de Noronha | DRG" w:date="2026-09-29T16:58:00Z" w16du:dateUtc="2026-09-29T14:58:00Z"/>
                <w:rFonts w:cs="Arial"/>
                <w:sz w:val="13"/>
                <w:szCs w:val="13"/>
              </w:rPr>
            </w:pPr>
            <w:ins w:id="9716" w:author="Sean de Noronha | DRG" w:date="2026-09-29T16:58:00Z" w16du:dateUtc="2026-09-29T14:58:00Z">
              <w:r>
                <w:rPr>
                  <w:rFonts w:cs="Arial"/>
                  <w:sz w:val="13"/>
                  <w:szCs w:val="13"/>
                </w:rPr>
                <w:t>NG</w:t>
              </w:r>
            </w:ins>
          </w:p>
        </w:tc>
        <w:tc>
          <w:tcPr>
            <w:tcW w:w="900" w:type="dxa"/>
            <w:vAlign w:val="center"/>
          </w:tcPr>
          <w:p w14:paraId="5E000862" w14:textId="77777777" w:rsidR="00C60D85" w:rsidRDefault="00000000">
            <w:pPr>
              <w:spacing w:after="0"/>
              <w:rPr>
                <w:ins w:id="9717" w:author="Sean de Noronha | DRG" w:date="2026-09-29T16:58:00Z" w16du:dateUtc="2026-09-29T14:58:00Z"/>
                <w:rFonts w:cs="Arial"/>
                <w:sz w:val="13"/>
                <w:szCs w:val="13"/>
              </w:rPr>
            </w:pPr>
            <w:ins w:id="9718" w:author="Sean de Noronha | DRG" w:date="2026-09-29T16:58:00Z" w16du:dateUtc="2026-09-29T14:58:00Z">
              <w:r>
                <w:rPr>
                  <w:rFonts w:cs="Arial"/>
                  <w:sz w:val="13"/>
                  <w:szCs w:val="13"/>
                </w:rPr>
                <w:t>1,500</w:t>
              </w:r>
            </w:ins>
          </w:p>
        </w:tc>
        <w:tc>
          <w:tcPr>
            <w:tcW w:w="800" w:type="dxa"/>
            <w:vAlign w:val="center"/>
          </w:tcPr>
          <w:p w14:paraId="5E000863" w14:textId="77777777" w:rsidR="00C60D85" w:rsidRDefault="00000000">
            <w:pPr>
              <w:spacing w:after="0"/>
              <w:rPr>
                <w:ins w:id="9719" w:author="Sean de Noronha | DRG" w:date="2026-09-29T16:58:00Z" w16du:dateUtc="2026-09-29T14:58:00Z"/>
                <w:rFonts w:cs="Arial"/>
                <w:sz w:val="13"/>
                <w:szCs w:val="13"/>
              </w:rPr>
            </w:pPr>
            <w:ins w:id="9720" w:author="Sean de Noronha | DRG" w:date="2026-09-29T16:58:00Z" w16du:dateUtc="2026-09-29T14:58:00Z">
              <w:r>
                <w:rPr>
                  <w:rFonts w:cs="Arial"/>
                  <w:sz w:val="13"/>
                  <w:szCs w:val="13"/>
                </w:rPr>
                <w:t>150 ft</w:t>
              </w:r>
            </w:ins>
          </w:p>
        </w:tc>
        <w:tc>
          <w:tcPr>
            <w:tcW w:w="880" w:type="dxa"/>
            <w:vAlign w:val="center"/>
          </w:tcPr>
          <w:p w14:paraId="5E000864" w14:textId="77777777" w:rsidR="00C60D85" w:rsidRDefault="00000000">
            <w:pPr>
              <w:spacing w:after="0"/>
              <w:rPr>
                <w:ins w:id="9721" w:author="Sean de Noronha | DRG" w:date="2026-09-29T16:58:00Z" w16du:dateUtc="2026-09-29T14:58:00Z"/>
                <w:rFonts w:cs="Arial"/>
                <w:sz w:val="13"/>
                <w:szCs w:val="13"/>
              </w:rPr>
            </w:pPr>
            <w:ins w:id="9722" w:author="Sean de Noronha | DRG" w:date="2026-09-29T16:58:00Z" w16du:dateUtc="2026-09-29T14:58:00Z">
              <w:r>
                <w:rPr>
                  <w:rFonts w:cs="Arial"/>
                  <w:sz w:val="13"/>
                  <w:szCs w:val="13"/>
                </w:rPr>
                <w:t>1.72</w:t>
              </w:r>
            </w:ins>
          </w:p>
        </w:tc>
        <w:tc>
          <w:tcPr>
            <w:tcW w:w="820" w:type="dxa"/>
            <w:vAlign w:val="center"/>
          </w:tcPr>
          <w:p w14:paraId="5E000865" w14:textId="77777777" w:rsidR="00C60D85" w:rsidRDefault="00000000">
            <w:pPr>
              <w:spacing w:after="0"/>
              <w:rPr>
                <w:ins w:id="9723" w:author="Sean de Noronha | DRG" w:date="2026-09-29T16:58:00Z" w16du:dateUtc="2026-09-29T14:58:00Z"/>
                <w:rFonts w:cs="Arial"/>
                <w:sz w:val="13"/>
                <w:szCs w:val="13"/>
              </w:rPr>
            </w:pPr>
            <w:ins w:id="9724" w:author="Sean de Noronha | DRG" w:date="2026-09-29T16:58:00Z" w16du:dateUtc="2026-09-29T14:58:00Z">
              <w:r>
                <w:rPr>
                  <w:rFonts w:cs="Arial"/>
                  <w:sz w:val="13"/>
                  <w:szCs w:val="13"/>
                </w:rPr>
                <w:t>125</w:t>
              </w:r>
            </w:ins>
          </w:p>
        </w:tc>
        <w:tc>
          <w:tcPr>
            <w:tcW w:w="1100" w:type="dxa"/>
            <w:vAlign w:val="center"/>
          </w:tcPr>
          <w:p w14:paraId="5E000866" w14:textId="77777777" w:rsidR="00C60D85" w:rsidRDefault="00000000">
            <w:pPr>
              <w:spacing w:after="0"/>
              <w:rPr>
                <w:ins w:id="9725" w:author="Sean de Noronha | DRG" w:date="2026-09-29T16:58:00Z" w16du:dateUtc="2026-09-29T14:58:00Z"/>
                <w:rFonts w:cs="Arial"/>
                <w:sz w:val="13"/>
                <w:szCs w:val="13"/>
              </w:rPr>
            </w:pPr>
            <w:ins w:id="9726" w:author="Sean de Noronha | DRG" w:date="2026-09-29T16:58:00Z" w16du:dateUtc="2026-09-29T14:58:00Z">
              <w:r>
                <w:rPr>
                  <w:rFonts w:cs="Arial"/>
                  <w:sz w:val="13"/>
                  <w:szCs w:val="13"/>
                </w:rPr>
                <w:t>24.9 (52.8)</w:t>
              </w:r>
            </w:ins>
          </w:p>
        </w:tc>
        <w:tc>
          <w:tcPr>
            <w:tcW w:w="700" w:type="dxa"/>
            <w:vAlign w:val="center"/>
          </w:tcPr>
          <w:p w14:paraId="5E000867" w14:textId="77777777" w:rsidR="00C60D85" w:rsidRDefault="00000000">
            <w:pPr>
              <w:spacing w:after="0"/>
              <w:rPr>
                <w:ins w:id="9727" w:author="Sean de Noronha | DRG" w:date="2026-09-29T16:58:00Z" w16du:dateUtc="2026-09-29T14:58:00Z"/>
                <w:rFonts w:cs="Arial"/>
                <w:sz w:val="13"/>
                <w:szCs w:val="13"/>
              </w:rPr>
            </w:pPr>
            <w:ins w:id="9728" w:author="Sean de Noronha | DRG" w:date="2026-09-29T16:58:00Z" w16du:dateUtc="2026-09-29T14:58:00Z">
              <w:r>
                <w:rPr>
                  <w:rFonts w:cs="Arial"/>
                  <w:sz w:val="13"/>
                  <w:szCs w:val="13"/>
                </w:rPr>
                <w:t>1.14</w:t>
              </w:r>
            </w:ins>
          </w:p>
        </w:tc>
      </w:tr>
      <w:tr w:rsidR="00C60D85" w14:paraId="6FE8FA69" w14:textId="77777777">
        <w:trPr>
          <w:jc w:val="center"/>
          <w:ins w:id="9729" w:author="Sean de Noronha | DRG" w:date="2026-09-29T16:58:00Z"/>
        </w:trPr>
        <w:tc>
          <w:tcPr>
            <w:tcW w:w="560" w:type="dxa"/>
            <w:vAlign w:val="center"/>
          </w:tcPr>
          <w:p w14:paraId="5E000868" w14:textId="77777777" w:rsidR="00C60D85" w:rsidRDefault="00000000">
            <w:pPr>
              <w:spacing w:after="0"/>
              <w:rPr>
                <w:ins w:id="9730" w:author="Sean de Noronha | DRG" w:date="2026-09-29T16:58:00Z" w16du:dateUtc="2026-09-29T14:58:00Z"/>
                <w:rFonts w:cs="Arial"/>
                <w:sz w:val="13"/>
                <w:szCs w:val="13"/>
              </w:rPr>
            </w:pPr>
            <w:ins w:id="9731" w:author="Sean de Noronha | DRG" w:date="2026-09-29T16:58:00Z" w16du:dateUtc="2026-09-29T14:58:00Z">
              <w:r>
                <w:rPr>
                  <w:rFonts w:cs="Arial"/>
                  <w:sz w:val="13"/>
                  <w:szCs w:val="13"/>
                </w:rPr>
                <w:t>147</w:t>
              </w:r>
            </w:ins>
          </w:p>
        </w:tc>
        <w:tc>
          <w:tcPr>
            <w:tcW w:w="500" w:type="dxa"/>
            <w:vAlign w:val="center"/>
          </w:tcPr>
          <w:p w14:paraId="5E000869" w14:textId="77777777" w:rsidR="00C60D85" w:rsidRDefault="00000000">
            <w:pPr>
              <w:spacing w:after="0"/>
              <w:rPr>
                <w:ins w:id="9732" w:author="Sean de Noronha | DRG" w:date="2026-09-29T16:58:00Z" w16du:dateUtc="2026-09-29T14:58:00Z"/>
                <w:rFonts w:cs="Arial"/>
                <w:sz w:val="13"/>
                <w:szCs w:val="13"/>
              </w:rPr>
            </w:pPr>
            <w:ins w:id="9733" w:author="Sean de Noronha | DRG" w:date="2026-09-29T16:58:00Z" w16du:dateUtc="2026-09-29T14:58:00Z">
              <w:r>
                <w:rPr>
                  <w:rFonts w:cs="Arial"/>
                  <w:sz w:val="13"/>
                  <w:szCs w:val="13"/>
                </w:rPr>
                <w:t>T2</w:t>
              </w:r>
            </w:ins>
          </w:p>
        </w:tc>
        <w:tc>
          <w:tcPr>
            <w:tcW w:w="660" w:type="dxa"/>
            <w:vAlign w:val="center"/>
          </w:tcPr>
          <w:p w14:paraId="5E00086A" w14:textId="77777777" w:rsidR="00C60D85" w:rsidRDefault="00000000">
            <w:pPr>
              <w:spacing w:after="0"/>
              <w:rPr>
                <w:ins w:id="9734" w:author="Sean de Noronha | DRG" w:date="2026-09-29T16:58:00Z" w16du:dateUtc="2026-09-29T14:58:00Z"/>
                <w:rFonts w:cs="Arial"/>
                <w:sz w:val="13"/>
                <w:szCs w:val="13"/>
              </w:rPr>
            </w:pPr>
            <w:ins w:id="9735" w:author="Sean de Noronha | DRG" w:date="2026-09-29T16:58:00Z" w16du:dateUtc="2026-09-29T14:58:00Z">
              <w:r>
                <w:rPr>
                  <w:rFonts w:cs="Arial"/>
                  <w:sz w:val="13"/>
                  <w:szCs w:val="13"/>
                </w:rPr>
                <w:t>2</w:t>
              </w:r>
            </w:ins>
          </w:p>
        </w:tc>
        <w:tc>
          <w:tcPr>
            <w:tcW w:w="1920" w:type="dxa"/>
            <w:vAlign w:val="center"/>
          </w:tcPr>
          <w:p w14:paraId="5E00086B" w14:textId="77777777" w:rsidR="00C60D85" w:rsidRDefault="00000000">
            <w:pPr>
              <w:spacing w:after="0"/>
              <w:rPr>
                <w:ins w:id="9736" w:author="Sean de Noronha | DRG" w:date="2026-09-29T16:58:00Z" w16du:dateUtc="2026-09-29T14:58:00Z"/>
                <w:rFonts w:cs="Arial"/>
                <w:sz w:val="13"/>
                <w:szCs w:val="13"/>
              </w:rPr>
            </w:pPr>
            <w:ins w:id="9737" w:author="Sean de Noronha | DRG" w:date="2026-09-29T16:58:00Z" w16du:dateUtc="2026-09-29T14:58:00Z">
              <w:r>
                <w:rPr>
                  <w:rFonts w:cs="Arial"/>
                  <w:sz w:val="13"/>
                  <w:szCs w:val="13"/>
                </w:rPr>
                <w:t>CSST, Manufacturer C, EHD 23</w:t>
              </w:r>
            </w:ins>
          </w:p>
        </w:tc>
        <w:tc>
          <w:tcPr>
            <w:tcW w:w="520" w:type="dxa"/>
            <w:vAlign w:val="center"/>
          </w:tcPr>
          <w:p w14:paraId="5E00086C" w14:textId="77777777" w:rsidR="00C60D85" w:rsidRDefault="00000000">
            <w:pPr>
              <w:spacing w:after="0"/>
              <w:rPr>
                <w:ins w:id="9738" w:author="Sean de Noronha | DRG" w:date="2026-09-29T16:58:00Z" w16du:dateUtc="2026-09-29T14:58:00Z"/>
                <w:rFonts w:cs="Arial"/>
                <w:sz w:val="13"/>
                <w:szCs w:val="13"/>
              </w:rPr>
            </w:pPr>
            <w:ins w:id="9739" w:author="Sean de Noronha | DRG" w:date="2026-09-29T16:58:00Z" w16du:dateUtc="2026-09-29T14:58:00Z">
              <w:r>
                <w:rPr>
                  <w:rFonts w:cs="Arial"/>
                  <w:sz w:val="13"/>
                  <w:szCs w:val="13"/>
                </w:rPr>
                <w:t>NG</w:t>
              </w:r>
            </w:ins>
          </w:p>
        </w:tc>
        <w:tc>
          <w:tcPr>
            <w:tcW w:w="900" w:type="dxa"/>
            <w:vAlign w:val="center"/>
          </w:tcPr>
          <w:p w14:paraId="5E00086D" w14:textId="77777777" w:rsidR="00C60D85" w:rsidRDefault="00000000">
            <w:pPr>
              <w:spacing w:after="0"/>
              <w:rPr>
                <w:ins w:id="9740" w:author="Sean de Noronha | DRG" w:date="2026-09-29T16:58:00Z" w16du:dateUtc="2026-09-29T14:58:00Z"/>
                <w:rFonts w:cs="Arial"/>
                <w:sz w:val="13"/>
                <w:szCs w:val="13"/>
              </w:rPr>
            </w:pPr>
            <w:ins w:id="9741" w:author="Sean de Noronha | DRG" w:date="2026-09-29T16:58:00Z" w16du:dateUtc="2026-09-29T14:58:00Z">
              <w:r>
                <w:rPr>
                  <w:rFonts w:cs="Arial"/>
                  <w:sz w:val="13"/>
                  <w:szCs w:val="13"/>
                </w:rPr>
                <w:t>1,280</w:t>
              </w:r>
            </w:ins>
          </w:p>
        </w:tc>
        <w:tc>
          <w:tcPr>
            <w:tcW w:w="800" w:type="dxa"/>
            <w:vAlign w:val="center"/>
          </w:tcPr>
          <w:p w14:paraId="5E00086E" w14:textId="77777777" w:rsidR="00C60D85" w:rsidRDefault="00000000">
            <w:pPr>
              <w:spacing w:after="0"/>
              <w:rPr>
                <w:ins w:id="9742" w:author="Sean de Noronha | DRG" w:date="2026-09-29T16:58:00Z" w16du:dateUtc="2026-09-29T14:58:00Z"/>
                <w:rFonts w:cs="Arial"/>
                <w:sz w:val="13"/>
                <w:szCs w:val="13"/>
              </w:rPr>
            </w:pPr>
            <w:ins w:id="9743" w:author="Sean de Noronha | DRG" w:date="2026-09-29T16:58:00Z" w16du:dateUtc="2026-09-29T14:58:00Z">
              <w:r>
                <w:rPr>
                  <w:rFonts w:cs="Arial"/>
                  <w:sz w:val="13"/>
                  <w:szCs w:val="13"/>
                </w:rPr>
                <w:t>200 ft</w:t>
              </w:r>
            </w:ins>
          </w:p>
        </w:tc>
        <w:tc>
          <w:tcPr>
            <w:tcW w:w="880" w:type="dxa"/>
            <w:vAlign w:val="center"/>
          </w:tcPr>
          <w:p w14:paraId="5E00086F" w14:textId="77777777" w:rsidR="00C60D85" w:rsidRDefault="00000000">
            <w:pPr>
              <w:spacing w:after="0"/>
              <w:rPr>
                <w:ins w:id="9744" w:author="Sean de Noronha | DRG" w:date="2026-09-29T16:58:00Z" w16du:dateUtc="2026-09-29T14:58:00Z"/>
                <w:rFonts w:cs="Arial"/>
                <w:sz w:val="13"/>
                <w:szCs w:val="13"/>
              </w:rPr>
            </w:pPr>
            <w:ins w:id="9745" w:author="Sean de Noronha | DRG" w:date="2026-09-29T16:58:00Z" w16du:dateUtc="2026-09-29T14:58:00Z">
              <w:r>
                <w:rPr>
                  <w:rFonts w:cs="Arial"/>
                  <w:sz w:val="13"/>
                  <w:szCs w:val="13"/>
                </w:rPr>
                <w:t>1.72</w:t>
              </w:r>
            </w:ins>
          </w:p>
        </w:tc>
        <w:tc>
          <w:tcPr>
            <w:tcW w:w="820" w:type="dxa"/>
            <w:vAlign w:val="center"/>
          </w:tcPr>
          <w:p w14:paraId="5E000870" w14:textId="77777777" w:rsidR="00C60D85" w:rsidRDefault="00000000">
            <w:pPr>
              <w:spacing w:after="0"/>
              <w:rPr>
                <w:ins w:id="9746" w:author="Sean de Noronha | DRG" w:date="2026-09-29T16:58:00Z" w16du:dateUtc="2026-09-29T14:58:00Z"/>
                <w:rFonts w:cs="Arial"/>
                <w:sz w:val="13"/>
                <w:szCs w:val="13"/>
              </w:rPr>
            </w:pPr>
            <w:ins w:id="9747" w:author="Sean de Noronha | DRG" w:date="2026-09-29T16:58:00Z" w16du:dateUtc="2026-09-29T14:58:00Z">
              <w:r>
                <w:rPr>
                  <w:rFonts w:cs="Arial"/>
                  <w:sz w:val="13"/>
                  <w:szCs w:val="13"/>
                </w:rPr>
                <w:t>125</w:t>
              </w:r>
            </w:ins>
          </w:p>
        </w:tc>
        <w:tc>
          <w:tcPr>
            <w:tcW w:w="1100" w:type="dxa"/>
            <w:vAlign w:val="center"/>
          </w:tcPr>
          <w:p w14:paraId="5E000871" w14:textId="77777777" w:rsidR="00C60D85" w:rsidRDefault="00000000">
            <w:pPr>
              <w:spacing w:after="0"/>
              <w:rPr>
                <w:ins w:id="9748" w:author="Sean de Noronha | DRG" w:date="2026-09-29T16:58:00Z" w16du:dateUtc="2026-09-29T14:58:00Z"/>
                <w:rFonts w:cs="Arial"/>
                <w:sz w:val="13"/>
                <w:szCs w:val="13"/>
              </w:rPr>
            </w:pPr>
            <w:ins w:id="9749" w:author="Sean de Noronha | DRG" w:date="2026-09-29T16:58:00Z" w16du:dateUtc="2026-09-29T14:58:00Z">
              <w:r>
                <w:rPr>
                  <w:rFonts w:cs="Arial"/>
                  <w:sz w:val="13"/>
                  <w:szCs w:val="13"/>
                </w:rPr>
                <w:t>21.4 (45.3)</w:t>
              </w:r>
            </w:ins>
          </w:p>
        </w:tc>
        <w:tc>
          <w:tcPr>
            <w:tcW w:w="700" w:type="dxa"/>
            <w:vAlign w:val="center"/>
          </w:tcPr>
          <w:p w14:paraId="5E000872" w14:textId="77777777" w:rsidR="00C60D85" w:rsidRDefault="00000000">
            <w:pPr>
              <w:spacing w:after="0"/>
              <w:rPr>
                <w:ins w:id="9750" w:author="Sean de Noronha | DRG" w:date="2026-09-29T16:58:00Z" w16du:dateUtc="2026-09-29T14:58:00Z"/>
                <w:rFonts w:cs="Arial"/>
                <w:sz w:val="13"/>
                <w:szCs w:val="13"/>
              </w:rPr>
            </w:pPr>
            <w:ins w:id="9751" w:author="Sean de Noronha | DRG" w:date="2026-09-29T16:58:00Z" w16du:dateUtc="2026-09-29T14:58:00Z">
              <w:r>
                <w:rPr>
                  <w:rFonts w:cs="Arial"/>
                  <w:sz w:val="13"/>
                  <w:szCs w:val="13"/>
                </w:rPr>
                <w:t>0.975</w:t>
              </w:r>
            </w:ins>
          </w:p>
        </w:tc>
      </w:tr>
      <w:tr w:rsidR="00C60D85" w14:paraId="57DB8B6C" w14:textId="77777777">
        <w:trPr>
          <w:jc w:val="center"/>
          <w:ins w:id="9752" w:author="Sean de Noronha | DRG" w:date="2026-09-29T16:58:00Z"/>
        </w:trPr>
        <w:tc>
          <w:tcPr>
            <w:tcW w:w="560" w:type="dxa"/>
            <w:vAlign w:val="center"/>
          </w:tcPr>
          <w:p w14:paraId="5E000873" w14:textId="77777777" w:rsidR="00C60D85" w:rsidRDefault="00000000">
            <w:pPr>
              <w:spacing w:after="0"/>
              <w:rPr>
                <w:ins w:id="9753" w:author="Sean de Noronha | DRG" w:date="2026-09-29T16:58:00Z" w16du:dateUtc="2026-09-29T14:58:00Z"/>
                <w:rFonts w:cs="Arial"/>
                <w:sz w:val="13"/>
                <w:szCs w:val="13"/>
              </w:rPr>
            </w:pPr>
            <w:ins w:id="9754" w:author="Sean de Noronha | DRG" w:date="2026-09-29T16:58:00Z" w16du:dateUtc="2026-09-29T14:58:00Z">
              <w:r>
                <w:rPr>
                  <w:rFonts w:cs="Arial"/>
                  <w:sz w:val="13"/>
                  <w:szCs w:val="13"/>
                </w:rPr>
                <w:lastRenderedPageBreak/>
                <w:t>148</w:t>
              </w:r>
            </w:ins>
          </w:p>
        </w:tc>
        <w:tc>
          <w:tcPr>
            <w:tcW w:w="500" w:type="dxa"/>
            <w:vAlign w:val="center"/>
          </w:tcPr>
          <w:p w14:paraId="5E000874" w14:textId="77777777" w:rsidR="00C60D85" w:rsidRDefault="00000000">
            <w:pPr>
              <w:spacing w:after="0"/>
              <w:rPr>
                <w:ins w:id="9755" w:author="Sean de Noronha | DRG" w:date="2026-09-29T16:58:00Z" w16du:dateUtc="2026-09-29T14:58:00Z"/>
                <w:rFonts w:cs="Arial"/>
                <w:sz w:val="13"/>
                <w:szCs w:val="13"/>
              </w:rPr>
            </w:pPr>
            <w:ins w:id="9756" w:author="Sean de Noronha | DRG" w:date="2026-09-29T16:58:00Z" w16du:dateUtc="2026-09-29T14:58:00Z">
              <w:r>
                <w:rPr>
                  <w:rFonts w:cs="Arial"/>
                  <w:sz w:val="13"/>
                  <w:szCs w:val="13"/>
                </w:rPr>
                <w:t>T2</w:t>
              </w:r>
            </w:ins>
          </w:p>
        </w:tc>
        <w:tc>
          <w:tcPr>
            <w:tcW w:w="660" w:type="dxa"/>
            <w:vAlign w:val="center"/>
          </w:tcPr>
          <w:p w14:paraId="5E000875" w14:textId="77777777" w:rsidR="00C60D85" w:rsidRDefault="00000000">
            <w:pPr>
              <w:spacing w:after="0"/>
              <w:rPr>
                <w:ins w:id="9757" w:author="Sean de Noronha | DRG" w:date="2026-09-29T16:58:00Z" w16du:dateUtc="2026-09-29T14:58:00Z"/>
                <w:rFonts w:cs="Arial"/>
                <w:sz w:val="13"/>
                <w:szCs w:val="13"/>
              </w:rPr>
            </w:pPr>
            <w:ins w:id="9758" w:author="Sean de Noronha | DRG" w:date="2026-09-29T16:58:00Z" w16du:dateUtc="2026-09-29T14:58:00Z">
              <w:r>
                <w:rPr>
                  <w:rFonts w:cs="Arial"/>
                  <w:sz w:val="13"/>
                  <w:szCs w:val="13"/>
                </w:rPr>
                <w:t>2</w:t>
              </w:r>
            </w:ins>
          </w:p>
        </w:tc>
        <w:tc>
          <w:tcPr>
            <w:tcW w:w="1920" w:type="dxa"/>
            <w:vAlign w:val="center"/>
          </w:tcPr>
          <w:p w14:paraId="5E000876" w14:textId="77777777" w:rsidR="00C60D85" w:rsidRDefault="00000000">
            <w:pPr>
              <w:spacing w:after="0"/>
              <w:rPr>
                <w:ins w:id="9759" w:author="Sean de Noronha | DRG" w:date="2026-09-29T16:58:00Z" w16du:dateUtc="2026-09-29T14:58:00Z"/>
                <w:rFonts w:cs="Arial"/>
                <w:sz w:val="13"/>
                <w:szCs w:val="13"/>
              </w:rPr>
            </w:pPr>
            <w:ins w:id="9760" w:author="Sean de Noronha | DRG" w:date="2026-09-29T16:58:00Z" w16du:dateUtc="2026-09-29T14:58:00Z">
              <w:r>
                <w:rPr>
                  <w:rFonts w:cs="Arial"/>
                  <w:sz w:val="13"/>
                  <w:szCs w:val="13"/>
                </w:rPr>
                <w:t>CSST, Manufacturer C, EHD 23</w:t>
              </w:r>
            </w:ins>
          </w:p>
        </w:tc>
        <w:tc>
          <w:tcPr>
            <w:tcW w:w="520" w:type="dxa"/>
            <w:vAlign w:val="center"/>
          </w:tcPr>
          <w:p w14:paraId="5E000877" w14:textId="77777777" w:rsidR="00C60D85" w:rsidRDefault="00000000">
            <w:pPr>
              <w:spacing w:after="0"/>
              <w:rPr>
                <w:ins w:id="9761" w:author="Sean de Noronha | DRG" w:date="2026-09-29T16:58:00Z" w16du:dateUtc="2026-09-29T14:58:00Z"/>
                <w:rFonts w:cs="Arial"/>
                <w:sz w:val="13"/>
                <w:szCs w:val="13"/>
              </w:rPr>
            </w:pPr>
            <w:ins w:id="9762" w:author="Sean de Noronha | DRG" w:date="2026-09-29T16:58:00Z" w16du:dateUtc="2026-09-29T14:58:00Z">
              <w:r>
                <w:rPr>
                  <w:rFonts w:cs="Arial"/>
                  <w:sz w:val="13"/>
                  <w:szCs w:val="13"/>
                </w:rPr>
                <w:t>NG</w:t>
              </w:r>
            </w:ins>
          </w:p>
        </w:tc>
        <w:tc>
          <w:tcPr>
            <w:tcW w:w="900" w:type="dxa"/>
            <w:vAlign w:val="center"/>
          </w:tcPr>
          <w:p w14:paraId="5E000878" w14:textId="77777777" w:rsidR="00C60D85" w:rsidRDefault="00000000">
            <w:pPr>
              <w:spacing w:after="0"/>
              <w:rPr>
                <w:ins w:id="9763" w:author="Sean de Noronha | DRG" w:date="2026-09-29T16:58:00Z" w16du:dateUtc="2026-09-29T14:58:00Z"/>
                <w:rFonts w:cs="Arial"/>
                <w:sz w:val="13"/>
                <w:szCs w:val="13"/>
              </w:rPr>
            </w:pPr>
            <w:ins w:id="9764" w:author="Sean de Noronha | DRG" w:date="2026-09-29T16:58:00Z" w16du:dateUtc="2026-09-29T14:58:00Z">
              <w:r>
                <w:rPr>
                  <w:rFonts w:cs="Arial"/>
                  <w:sz w:val="13"/>
                  <w:szCs w:val="13"/>
                </w:rPr>
                <w:t>1,180</w:t>
              </w:r>
            </w:ins>
          </w:p>
        </w:tc>
        <w:tc>
          <w:tcPr>
            <w:tcW w:w="800" w:type="dxa"/>
            <w:vAlign w:val="center"/>
          </w:tcPr>
          <w:p w14:paraId="5E000879" w14:textId="77777777" w:rsidR="00C60D85" w:rsidRDefault="00000000">
            <w:pPr>
              <w:spacing w:after="0"/>
              <w:rPr>
                <w:ins w:id="9765" w:author="Sean de Noronha | DRG" w:date="2026-09-29T16:58:00Z" w16du:dateUtc="2026-09-29T14:58:00Z"/>
                <w:rFonts w:cs="Arial"/>
                <w:sz w:val="13"/>
                <w:szCs w:val="13"/>
              </w:rPr>
            </w:pPr>
            <w:ins w:id="9766" w:author="Sean de Noronha | DRG" w:date="2026-09-29T16:58:00Z" w16du:dateUtc="2026-09-29T14:58:00Z">
              <w:r>
                <w:rPr>
                  <w:rFonts w:cs="Arial"/>
                  <w:sz w:val="13"/>
                  <w:szCs w:val="13"/>
                </w:rPr>
                <w:t>250 ft</w:t>
              </w:r>
            </w:ins>
          </w:p>
        </w:tc>
        <w:tc>
          <w:tcPr>
            <w:tcW w:w="880" w:type="dxa"/>
            <w:vAlign w:val="center"/>
          </w:tcPr>
          <w:p w14:paraId="5E00087A" w14:textId="77777777" w:rsidR="00C60D85" w:rsidRDefault="00000000">
            <w:pPr>
              <w:spacing w:after="0"/>
              <w:rPr>
                <w:ins w:id="9767" w:author="Sean de Noronha | DRG" w:date="2026-09-29T16:58:00Z" w16du:dateUtc="2026-09-29T14:58:00Z"/>
                <w:rFonts w:cs="Arial"/>
                <w:sz w:val="13"/>
                <w:szCs w:val="13"/>
              </w:rPr>
            </w:pPr>
            <w:ins w:id="9768" w:author="Sean de Noronha | DRG" w:date="2026-09-29T16:58:00Z" w16du:dateUtc="2026-09-29T14:58:00Z">
              <w:r>
                <w:rPr>
                  <w:rFonts w:cs="Arial"/>
                  <w:sz w:val="13"/>
                  <w:szCs w:val="13"/>
                </w:rPr>
                <w:t>1.72</w:t>
              </w:r>
            </w:ins>
          </w:p>
        </w:tc>
        <w:tc>
          <w:tcPr>
            <w:tcW w:w="820" w:type="dxa"/>
            <w:vAlign w:val="center"/>
          </w:tcPr>
          <w:p w14:paraId="5E00087B" w14:textId="77777777" w:rsidR="00C60D85" w:rsidRDefault="00000000">
            <w:pPr>
              <w:spacing w:after="0"/>
              <w:rPr>
                <w:ins w:id="9769" w:author="Sean de Noronha | DRG" w:date="2026-09-29T16:58:00Z" w16du:dateUtc="2026-09-29T14:58:00Z"/>
                <w:rFonts w:cs="Arial"/>
                <w:sz w:val="13"/>
                <w:szCs w:val="13"/>
              </w:rPr>
            </w:pPr>
            <w:ins w:id="9770" w:author="Sean de Noronha | DRG" w:date="2026-09-29T16:58:00Z" w16du:dateUtc="2026-09-29T14:58:00Z">
              <w:r>
                <w:rPr>
                  <w:rFonts w:cs="Arial"/>
                  <w:sz w:val="13"/>
                  <w:szCs w:val="13"/>
                </w:rPr>
                <w:t>125</w:t>
              </w:r>
            </w:ins>
          </w:p>
        </w:tc>
        <w:tc>
          <w:tcPr>
            <w:tcW w:w="1100" w:type="dxa"/>
            <w:vAlign w:val="center"/>
          </w:tcPr>
          <w:p w14:paraId="5E00087C" w14:textId="77777777" w:rsidR="00C60D85" w:rsidRDefault="00000000">
            <w:pPr>
              <w:spacing w:after="0"/>
              <w:rPr>
                <w:ins w:id="9771" w:author="Sean de Noronha | DRG" w:date="2026-09-29T16:58:00Z" w16du:dateUtc="2026-09-29T14:58:00Z"/>
                <w:rFonts w:cs="Arial"/>
                <w:sz w:val="13"/>
                <w:szCs w:val="13"/>
              </w:rPr>
            </w:pPr>
            <w:ins w:id="9772" w:author="Sean de Noronha | DRG" w:date="2026-09-29T16:58:00Z" w16du:dateUtc="2026-09-29T14:58:00Z">
              <w:r>
                <w:rPr>
                  <w:rFonts w:cs="Arial"/>
                  <w:sz w:val="13"/>
                  <w:szCs w:val="13"/>
                </w:rPr>
                <w:t>19.7 (41.8)</w:t>
              </w:r>
            </w:ins>
          </w:p>
        </w:tc>
        <w:tc>
          <w:tcPr>
            <w:tcW w:w="700" w:type="dxa"/>
            <w:vAlign w:val="center"/>
          </w:tcPr>
          <w:p w14:paraId="5E00087D" w14:textId="77777777" w:rsidR="00C60D85" w:rsidRDefault="00000000">
            <w:pPr>
              <w:spacing w:after="0"/>
              <w:rPr>
                <w:ins w:id="9773" w:author="Sean de Noronha | DRG" w:date="2026-09-29T16:58:00Z" w16du:dateUtc="2026-09-29T14:58:00Z"/>
                <w:rFonts w:cs="Arial"/>
                <w:sz w:val="13"/>
                <w:szCs w:val="13"/>
              </w:rPr>
            </w:pPr>
            <w:ins w:id="9774" w:author="Sean de Noronha | DRG" w:date="2026-09-29T16:58:00Z" w16du:dateUtc="2026-09-29T14:58:00Z">
              <w:r>
                <w:rPr>
                  <w:rFonts w:cs="Arial"/>
                  <w:sz w:val="13"/>
                  <w:szCs w:val="13"/>
                </w:rPr>
                <w:t>0.899</w:t>
              </w:r>
            </w:ins>
          </w:p>
        </w:tc>
      </w:tr>
      <w:tr w:rsidR="00C60D85" w14:paraId="1C80A30D" w14:textId="77777777">
        <w:trPr>
          <w:jc w:val="center"/>
          <w:ins w:id="9775" w:author="Sean de Noronha | DRG" w:date="2026-09-29T16:58:00Z"/>
        </w:trPr>
        <w:tc>
          <w:tcPr>
            <w:tcW w:w="560" w:type="dxa"/>
            <w:vAlign w:val="center"/>
          </w:tcPr>
          <w:p w14:paraId="5E00087E" w14:textId="77777777" w:rsidR="00C60D85" w:rsidRDefault="00000000">
            <w:pPr>
              <w:spacing w:after="0"/>
              <w:rPr>
                <w:ins w:id="9776" w:author="Sean de Noronha | DRG" w:date="2026-09-29T16:58:00Z" w16du:dateUtc="2026-09-29T14:58:00Z"/>
                <w:rFonts w:cs="Arial"/>
                <w:sz w:val="13"/>
                <w:szCs w:val="13"/>
              </w:rPr>
            </w:pPr>
            <w:ins w:id="9777" w:author="Sean de Noronha | DRG" w:date="2026-09-29T16:58:00Z" w16du:dateUtc="2026-09-29T14:58:00Z">
              <w:r>
                <w:rPr>
                  <w:rFonts w:cs="Arial"/>
                  <w:sz w:val="13"/>
                  <w:szCs w:val="13"/>
                </w:rPr>
                <w:t>149</w:t>
              </w:r>
            </w:ins>
          </w:p>
        </w:tc>
        <w:tc>
          <w:tcPr>
            <w:tcW w:w="500" w:type="dxa"/>
            <w:vAlign w:val="center"/>
          </w:tcPr>
          <w:p w14:paraId="5E00087F" w14:textId="77777777" w:rsidR="00C60D85" w:rsidRDefault="00000000">
            <w:pPr>
              <w:spacing w:after="0"/>
              <w:rPr>
                <w:ins w:id="9778" w:author="Sean de Noronha | DRG" w:date="2026-09-29T16:58:00Z" w16du:dateUtc="2026-09-29T14:58:00Z"/>
                <w:rFonts w:cs="Arial"/>
                <w:sz w:val="13"/>
                <w:szCs w:val="13"/>
              </w:rPr>
            </w:pPr>
            <w:ins w:id="9779" w:author="Sean de Noronha | DRG" w:date="2026-09-29T16:58:00Z" w16du:dateUtc="2026-09-29T14:58:00Z">
              <w:r>
                <w:rPr>
                  <w:rFonts w:cs="Arial"/>
                  <w:sz w:val="13"/>
                  <w:szCs w:val="13"/>
                </w:rPr>
                <w:t>T2</w:t>
              </w:r>
            </w:ins>
          </w:p>
        </w:tc>
        <w:tc>
          <w:tcPr>
            <w:tcW w:w="660" w:type="dxa"/>
            <w:vAlign w:val="center"/>
          </w:tcPr>
          <w:p w14:paraId="5E000880" w14:textId="77777777" w:rsidR="00C60D85" w:rsidRDefault="00000000">
            <w:pPr>
              <w:spacing w:after="0"/>
              <w:rPr>
                <w:ins w:id="9780" w:author="Sean de Noronha | DRG" w:date="2026-09-29T16:58:00Z" w16du:dateUtc="2026-09-29T14:58:00Z"/>
                <w:rFonts w:cs="Arial"/>
                <w:sz w:val="13"/>
                <w:szCs w:val="13"/>
              </w:rPr>
            </w:pPr>
            <w:ins w:id="9781" w:author="Sean de Noronha | DRG" w:date="2026-09-29T16:58:00Z" w16du:dateUtc="2026-09-29T14:58:00Z">
              <w:r>
                <w:rPr>
                  <w:rFonts w:cs="Arial"/>
                  <w:sz w:val="13"/>
                  <w:szCs w:val="13"/>
                </w:rPr>
                <w:t>2</w:t>
              </w:r>
            </w:ins>
          </w:p>
        </w:tc>
        <w:tc>
          <w:tcPr>
            <w:tcW w:w="1920" w:type="dxa"/>
            <w:vAlign w:val="center"/>
          </w:tcPr>
          <w:p w14:paraId="5E000881" w14:textId="77777777" w:rsidR="00C60D85" w:rsidRDefault="00000000">
            <w:pPr>
              <w:spacing w:after="0"/>
              <w:rPr>
                <w:ins w:id="9782" w:author="Sean de Noronha | DRG" w:date="2026-09-29T16:58:00Z" w16du:dateUtc="2026-09-29T14:58:00Z"/>
                <w:rFonts w:cs="Arial"/>
                <w:sz w:val="13"/>
                <w:szCs w:val="13"/>
              </w:rPr>
            </w:pPr>
            <w:ins w:id="9783" w:author="Sean de Noronha | DRG" w:date="2026-09-29T16:58:00Z" w16du:dateUtc="2026-09-29T14:58:00Z">
              <w:r>
                <w:rPr>
                  <w:rFonts w:cs="Arial"/>
                  <w:sz w:val="13"/>
                  <w:szCs w:val="13"/>
                </w:rPr>
                <w:t>CSST, Manufacturer C, EHD 23</w:t>
              </w:r>
            </w:ins>
          </w:p>
        </w:tc>
        <w:tc>
          <w:tcPr>
            <w:tcW w:w="520" w:type="dxa"/>
            <w:vAlign w:val="center"/>
          </w:tcPr>
          <w:p w14:paraId="5E000882" w14:textId="77777777" w:rsidR="00C60D85" w:rsidRDefault="00000000">
            <w:pPr>
              <w:spacing w:after="0"/>
              <w:rPr>
                <w:ins w:id="9784" w:author="Sean de Noronha | DRG" w:date="2026-09-29T16:58:00Z" w16du:dateUtc="2026-09-29T14:58:00Z"/>
                <w:rFonts w:cs="Arial"/>
                <w:sz w:val="13"/>
                <w:szCs w:val="13"/>
              </w:rPr>
            </w:pPr>
            <w:ins w:id="9785" w:author="Sean de Noronha | DRG" w:date="2026-09-29T16:58:00Z" w16du:dateUtc="2026-09-29T14:58:00Z">
              <w:r>
                <w:rPr>
                  <w:rFonts w:cs="Arial"/>
                  <w:sz w:val="13"/>
                  <w:szCs w:val="13"/>
                </w:rPr>
                <w:t>NG</w:t>
              </w:r>
            </w:ins>
          </w:p>
        </w:tc>
        <w:tc>
          <w:tcPr>
            <w:tcW w:w="900" w:type="dxa"/>
            <w:vAlign w:val="center"/>
          </w:tcPr>
          <w:p w14:paraId="5E000883" w14:textId="77777777" w:rsidR="00C60D85" w:rsidRDefault="00000000">
            <w:pPr>
              <w:spacing w:after="0"/>
              <w:rPr>
                <w:ins w:id="9786" w:author="Sean de Noronha | DRG" w:date="2026-09-29T16:58:00Z" w16du:dateUtc="2026-09-29T14:58:00Z"/>
                <w:rFonts w:cs="Arial"/>
                <w:sz w:val="13"/>
                <w:szCs w:val="13"/>
              </w:rPr>
            </w:pPr>
            <w:ins w:id="9787" w:author="Sean de Noronha | DRG" w:date="2026-09-29T16:58:00Z" w16du:dateUtc="2026-09-29T14:58:00Z">
              <w:r>
                <w:rPr>
                  <w:rFonts w:cs="Arial"/>
                  <w:sz w:val="13"/>
                  <w:szCs w:val="13"/>
                </w:rPr>
                <w:t>6,000</w:t>
              </w:r>
            </w:ins>
          </w:p>
        </w:tc>
        <w:tc>
          <w:tcPr>
            <w:tcW w:w="800" w:type="dxa"/>
            <w:vAlign w:val="center"/>
          </w:tcPr>
          <w:p w14:paraId="5E000884" w14:textId="77777777" w:rsidR="00C60D85" w:rsidRDefault="00000000">
            <w:pPr>
              <w:spacing w:after="0"/>
              <w:rPr>
                <w:ins w:id="9788" w:author="Sean de Noronha | DRG" w:date="2026-09-29T16:58:00Z" w16du:dateUtc="2026-09-29T14:58:00Z"/>
                <w:rFonts w:cs="Arial"/>
                <w:sz w:val="13"/>
                <w:szCs w:val="13"/>
              </w:rPr>
            </w:pPr>
            <w:ins w:id="9789" w:author="Sean de Noronha | DRG" w:date="2026-09-29T16:58:00Z" w16du:dateUtc="2026-09-29T14:58:00Z">
              <w:r>
                <w:rPr>
                  <w:rFonts w:cs="Arial"/>
                  <w:sz w:val="13"/>
                  <w:szCs w:val="13"/>
                </w:rPr>
                <w:t>30 ft</w:t>
              </w:r>
            </w:ins>
          </w:p>
        </w:tc>
        <w:tc>
          <w:tcPr>
            <w:tcW w:w="880" w:type="dxa"/>
            <w:vAlign w:val="center"/>
          </w:tcPr>
          <w:p w14:paraId="5E000885" w14:textId="77777777" w:rsidR="00C60D85" w:rsidRDefault="00000000">
            <w:pPr>
              <w:spacing w:after="0"/>
              <w:rPr>
                <w:ins w:id="9790" w:author="Sean de Noronha | DRG" w:date="2026-09-29T16:58:00Z" w16du:dateUtc="2026-09-29T14:58:00Z"/>
                <w:rFonts w:cs="Arial"/>
                <w:sz w:val="13"/>
                <w:szCs w:val="13"/>
              </w:rPr>
            </w:pPr>
            <w:ins w:id="9791" w:author="Sean de Noronha | DRG" w:date="2026-09-29T16:58:00Z" w16du:dateUtc="2026-09-29T14:58:00Z">
              <w:r>
                <w:rPr>
                  <w:rFonts w:cs="Arial"/>
                  <w:sz w:val="13"/>
                  <w:szCs w:val="13"/>
                </w:rPr>
                <w:t>2.48</w:t>
              </w:r>
            </w:ins>
          </w:p>
        </w:tc>
        <w:tc>
          <w:tcPr>
            <w:tcW w:w="820" w:type="dxa"/>
            <w:vAlign w:val="center"/>
          </w:tcPr>
          <w:p w14:paraId="5E000886" w14:textId="77777777" w:rsidR="00C60D85" w:rsidRDefault="00000000">
            <w:pPr>
              <w:spacing w:after="0"/>
              <w:rPr>
                <w:ins w:id="9792" w:author="Sean de Noronha | DRG" w:date="2026-09-29T16:58:00Z" w16du:dateUtc="2026-09-29T14:58:00Z"/>
                <w:rFonts w:cs="Arial"/>
                <w:sz w:val="13"/>
                <w:szCs w:val="13"/>
              </w:rPr>
            </w:pPr>
            <w:ins w:id="9793" w:author="Sean de Noronha | DRG" w:date="2026-09-29T16:58:00Z" w16du:dateUtc="2026-09-29T14:58:00Z">
              <w:r>
                <w:rPr>
                  <w:rFonts w:cs="Arial"/>
                  <w:sz w:val="13"/>
                  <w:szCs w:val="13"/>
                </w:rPr>
                <w:t>747</w:t>
              </w:r>
            </w:ins>
          </w:p>
        </w:tc>
        <w:tc>
          <w:tcPr>
            <w:tcW w:w="1100" w:type="dxa"/>
            <w:vAlign w:val="center"/>
          </w:tcPr>
          <w:p w14:paraId="5E000887" w14:textId="77777777" w:rsidR="00C60D85" w:rsidRDefault="00000000">
            <w:pPr>
              <w:spacing w:after="0"/>
              <w:rPr>
                <w:ins w:id="9794" w:author="Sean de Noronha | DRG" w:date="2026-09-29T16:58:00Z" w16du:dateUtc="2026-09-29T14:58:00Z"/>
                <w:rFonts w:cs="Arial"/>
                <w:sz w:val="13"/>
                <w:szCs w:val="13"/>
              </w:rPr>
            </w:pPr>
            <w:ins w:id="9795" w:author="Sean de Noronha | DRG" w:date="2026-09-29T16:58:00Z" w16du:dateUtc="2026-09-29T14:58:00Z">
              <w:r>
                <w:rPr>
                  <w:rFonts w:cs="Arial"/>
                  <w:sz w:val="13"/>
                  <w:szCs w:val="13"/>
                </w:rPr>
                <w:t>100.0 (212)</w:t>
              </w:r>
            </w:ins>
          </w:p>
        </w:tc>
        <w:tc>
          <w:tcPr>
            <w:tcW w:w="700" w:type="dxa"/>
            <w:vAlign w:val="center"/>
          </w:tcPr>
          <w:p w14:paraId="5E000888" w14:textId="77777777" w:rsidR="00C60D85" w:rsidRDefault="00000000">
            <w:pPr>
              <w:spacing w:after="0"/>
              <w:rPr>
                <w:ins w:id="9796" w:author="Sean de Noronha | DRG" w:date="2026-09-29T16:58:00Z" w16du:dateUtc="2026-09-29T14:58:00Z"/>
                <w:rFonts w:cs="Arial"/>
                <w:sz w:val="13"/>
                <w:szCs w:val="13"/>
              </w:rPr>
            </w:pPr>
            <w:ins w:id="9797" w:author="Sean de Noronha | DRG" w:date="2026-09-29T16:58:00Z" w16du:dateUtc="2026-09-29T14:58:00Z">
              <w:r>
                <w:rPr>
                  <w:rFonts w:cs="Arial"/>
                  <w:sz w:val="13"/>
                  <w:szCs w:val="13"/>
                </w:rPr>
                <w:t>4.54</w:t>
              </w:r>
            </w:ins>
          </w:p>
        </w:tc>
      </w:tr>
      <w:tr w:rsidR="00C60D85" w14:paraId="0DFBE405" w14:textId="77777777">
        <w:trPr>
          <w:jc w:val="center"/>
          <w:ins w:id="9798" w:author="Sean de Noronha | DRG" w:date="2026-09-29T16:58:00Z"/>
        </w:trPr>
        <w:tc>
          <w:tcPr>
            <w:tcW w:w="560" w:type="dxa"/>
            <w:vAlign w:val="center"/>
          </w:tcPr>
          <w:p w14:paraId="5E000889" w14:textId="77777777" w:rsidR="00C60D85" w:rsidRDefault="00000000">
            <w:pPr>
              <w:spacing w:after="0"/>
              <w:rPr>
                <w:ins w:id="9799" w:author="Sean de Noronha | DRG" w:date="2026-09-29T16:58:00Z" w16du:dateUtc="2026-09-29T14:58:00Z"/>
                <w:rFonts w:cs="Arial"/>
                <w:sz w:val="13"/>
                <w:szCs w:val="13"/>
              </w:rPr>
            </w:pPr>
            <w:ins w:id="9800" w:author="Sean de Noronha | DRG" w:date="2026-09-29T16:58:00Z" w16du:dateUtc="2026-09-29T14:58:00Z">
              <w:r>
                <w:rPr>
                  <w:rFonts w:cs="Arial"/>
                  <w:sz w:val="13"/>
                  <w:szCs w:val="13"/>
                </w:rPr>
                <w:t>150</w:t>
              </w:r>
            </w:ins>
          </w:p>
        </w:tc>
        <w:tc>
          <w:tcPr>
            <w:tcW w:w="500" w:type="dxa"/>
            <w:vAlign w:val="center"/>
          </w:tcPr>
          <w:p w14:paraId="5E00088A" w14:textId="77777777" w:rsidR="00C60D85" w:rsidRDefault="00000000">
            <w:pPr>
              <w:spacing w:after="0"/>
              <w:rPr>
                <w:ins w:id="9801" w:author="Sean de Noronha | DRG" w:date="2026-09-29T16:58:00Z" w16du:dateUtc="2026-09-29T14:58:00Z"/>
                <w:rFonts w:cs="Arial"/>
                <w:sz w:val="13"/>
                <w:szCs w:val="13"/>
              </w:rPr>
            </w:pPr>
            <w:ins w:id="9802" w:author="Sean de Noronha | DRG" w:date="2026-09-29T16:58:00Z" w16du:dateUtc="2026-09-29T14:58:00Z">
              <w:r>
                <w:rPr>
                  <w:rFonts w:cs="Arial"/>
                  <w:sz w:val="13"/>
                  <w:szCs w:val="13"/>
                </w:rPr>
                <w:t>T2</w:t>
              </w:r>
            </w:ins>
          </w:p>
        </w:tc>
        <w:tc>
          <w:tcPr>
            <w:tcW w:w="660" w:type="dxa"/>
            <w:vAlign w:val="center"/>
          </w:tcPr>
          <w:p w14:paraId="5E00088B" w14:textId="77777777" w:rsidR="00C60D85" w:rsidRDefault="00000000">
            <w:pPr>
              <w:spacing w:after="0"/>
              <w:rPr>
                <w:ins w:id="9803" w:author="Sean de Noronha | DRG" w:date="2026-09-29T16:58:00Z" w16du:dateUtc="2026-09-29T14:58:00Z"/>
                <w:rFonts w:cs="Arial"/>
                <w:sz w:val="13"/>
                <w:szCs w:val="13"/>
              </w:rPr>
            </w:pPr>
            <w:ins w:id="9804" w:author="Sean de Noronha | DRG" w:date="2026-09-29T16:58:00Z" w16du:dateUtc="2026-09-29T14:58:00Z">
              <w:r>
                <w:rPr>
                  <w:rFonts w:cs="Arial"/>
                  <w:sz w:val="13"/>
                  <w:szCs w:val="13"/>
                </w:rPr>
                <w:t>2</w:t>
              </w:r>
            </w:ins>
          </w:p>
        </w:tc>
        <w:tc>
          <w:tcPr>
            <w:tcW w:w="1920" w:type="dxa"/>
            <w:vAlign w:val="center"/>
          </w:tcPr>
          <w:p w14:paraId="5E00088C" w14:textId="77777777" w:rsidR="00C60D85" w:rsidRDefault="00000000">
            <w:pPr>
              <w:spacing w:after="0"/>
              <w:rPr>
                <w:ins w:id="9805" w:author="Sean de Noronha | DRG" w:date="2026-09-29T16:58:00Z" w16du:dateUtc="2026-09-29T14:58:00Z"/>
                <w:rFonts w:cs="Arial"/>
                <w:sz w:val="13"/>
                <w:szCs w:val="13"/>
              </w:rPr>
            </w:pPr>
            <w:ins w:id="9806" w:author="Sean de Noronha | DRG" w:date="2026-09-29T16:58:00Z" w16du:dateUtc="2026-09-29T14:58:00Z">
              <w:r>
                <w:rPr>
                  <w:rFonts w:cs="Arial"/>
                  <w:sz w:val="13"/>
                  <w:szCs w:val="13"/>
                </w:rPr>
                <w:t>CSST, Manufacturer C, EHD 23</w:t>
              </w:r>
            </w:ins>
          </w:p>
        </w:tc>
        <w:tc>
          <w:tcPr>
            <w:tcW w:w="520" w:type="dxa"/>
            <w:vAlign w:val="center"/>
          </w:tcPr>
          <w:p w14:paraId="5E00088D" w14:textId="77777777" w:rsidR="00C60D85" w:rsidRDefault="00000000">
            <w:pPr>
              <w:spacing w:after="0"/>
              <w:rPr>
                <w:ins w:id="9807" w:author="Sean de Noronha | DRG" w:date="2026-09-29T16:58:00Z" w16du:dateUtc="2026-09-29T14:58:00Z"/>
                <w:rFonts w:cs="Arial"/>
                <w:sz w:val="13"/>
                <w:szCs w:val="13"/>
              </w:rPr>
            </w:pPr>
            <w:ins w:id="9808" w:author="Sean de Noronha | DRG" w:date="2026-09-29T16:58:00Z" w16du:dateUtc="2026-09-29T14:58:00Z">
              <w:r>
                <w:rPr>
                  <w:rFonts w:cs="Arial"/>
                  <w:sz w:val="13"/>
                  <w:szCs w:val="13"/>
                </w:rPr>
                <w:t>NG</w:t>
              </w:r>
            </w:ins>
          </w:p>
        </w:tc>
        <w:tc>
          <w:tcPr>
            <w:tcW w:w="900" w:type="dxa"/>
            <w:vAlign w:val="center"/>
          </w:tcPr>
          <w:p w14:paraId="5E00088E" w14:textId="77777777" w:rsidR="00C60D85" w:rsidRDefault="00000000">
            <w:pPr>
              <w:spacing w:after="0"/>
              <w:rPr>
                <w:ins w:id="9809" w:author="Sean de Noronha | DRG" w:date="2026-09-29T16:58:00Z" w16du:dateUtc="2026-09-29T14:58:00Z"/>
                <w:rFonts w:cs="Arial"/>
                <w:sz w:val="13"/>
                <w:szCs w:val="13"/>
              </w:rPr>
            </w:pPr>
            <w:ins w:id="9810" w:author="Sean de Noronha | DRG" w:date="2026-09-29T16:58:00Z" w16du:dateUtc="2026-09-29T14:58:00Z">
              <w:r>
                <w:rPr>
                  <w:rFonts w:cs="Arial"/>
                  <w:sz w:val="13"/>
                  <w:szCs w:val="13"/>
                </w:rPr>
                <w:t>5,250</w:t>
              </w:r>
            </w:ins>
          </w:p>
        </w:tc>
        <w:tc>
          <w:tcPr>
            <w:tcW w:w="800" w:type="dxa"/>
            <w:vAlign w:val="center"/>
          </w:tcPr>
          <w:p w14:paraId="5E00088F" w14:textId="77777777" w:rsidR="00C60D85" w:rsidRDefault="00000000">
            <w:pPr>
              <w:spacing w:after="0"/>
              <w:rPr>
                <w:ins w:id="9811" w:author="Sean de Noronha | DRG" w:date="2026-09-29T16:58:00Z" w16du:dateUtc="2026-09-29T14:58:00Z"/>
                <w:rFonts w:cs="Arial"/>
                <w:sz w:val="13"/>
                <w:szCs w:val="13"/>
              </w:rPr>
            </w:pPr>
            <w:ins w:id="9812" w:author="Sean de Noronha | DRG" w:date="2026-09-29T16:58:00Z" w16du:dateUtc="2026-09-29T14:58:00Z">
              <w:r>
                <w:rPr>
                  <w:rFonts w:cs="Arial"/>
                  <w:sz w:val="13"/>
                  <w:szCs w:val="13"/>
                </w:rPr>
                <w:t>50 ft</w:t>
              </w:r>
            </w:ins>
          </w:p>
        </w:tc>
        <w:tc>
          <w:tcPr>
            <w:tcW w:w="880" w:type="dxa"/>
            <w:vAlign w:val="center"/>
          </w:tcPr>
          <w:p w14:paraId="5E000890" w14:textId="77777777" w:rsidR="00C60D85" w:rsidRDefault="00000000">
            <w:pPr>
              <w:spacing w:after="0"/>
              <w:rPr>
                <w:ins w:id="9813" w:author="Sean de Noronha | DRG" w:date="2026-09-29T16:58:00Z" w16du:dateUtc="2026-09-29T14:58:00Z"/>
                <w:rFonts w:cs="Arial"/>
                <w:sz w:val="13"/>
                <w:szCs w:val="13"/>
              </w:rPr>
            </w:pPr>
            <w:ins w:id="9814" w:author="Sean de Noronha | DRG" w:date="2026-09-29T16:58:00Z" w16du:dateUtc="2026-09-29T14:58:00Z">
              <w:r>
                <w:rPr>
                  <w:rFonts w:cs="Arial"/>
                  <w:sz w:val="13"/>
                  <w:szCs w:val="13"/>
                </w:rPr>
                <w:t>2.48</w:t>
              </w:r>
            </w:ins>
          </w:p>
        </w:tc>
        <w:tc>
          <w:tcPr>
            <w:tcW w:w="820" w:type="dxa"/>
            <w:vAlign w:val="center"/>
          </w:tcPr>
          <w:p w14:paraId="5E000891" w14:textId="77777777" w:rsidR="00C60D85" w:rsidRDefault="00000000">
            <w:pPr>
              <w:spacing w:after="0"/>
              <w:rPr>
                <w:ins w:id="9815" w:author="Sean de Noronha | DRG" w:date="2026-09-29T16:58:00Z" w16du:dateUtc="2026-09-29T14:58:00Z"/>
                <w:rFonts w:cs="Arial"/>
                <w:sz w:val="13"/>
                <w:szCs w:val="13"/>
              </w:rPr>
            </w:pPr>
            <w:ins w:id="9816" w:author="Sean de Noronha | DRG" w:date="2026-09-29T16:58:00Z" w16du:dateUtc="2026-09-29T14:58:00Z">
              <w:r>
                <w:rPr>
                  <w:rFonts w:cs="Arial"/>
                  <w:sz w:val="13"/>
                  <w:szCs w:val="13"/>
                </w:rPr>
                <w:t>747</w:t>
              </w:r>
            </w:ins>
          </w:p>
        </w:tc>
        <w:tc>
          <w:tcPr>
            <w:tcW w:w="1100" w:type="dxa"/>
            <w:vAlign w:val="center"/>
          </w:tcPr>
          <w:p w14:paraId="5E000892" w14:textId="77777777" w:rsidR="00C60D85" w:rsidRDefault="00000000">
            <w:pPr>
              <w:spacing w:after="0"/>
              <w:rPr>
                <w:ins w:id="9817" w:author="Sean de Noronha | DRG" w:date="2026-09-29T16:58:00Z" w16du:dateUtc="2026-09-29T14:58:00Z"/>
                <w:rFonts w:cs="Arial"/>
                <w:sz w:val="13"/>
                <w:szCs w:val="13"/>
              </w:rPr>
            </w:pPr>
            <w:ins w:id="9818" w:author="Sean de Noronha | DRG" w:date="2026-09-29T16:58:00Z" w16du:dateUtc="2026-09-29T14:58:00Z">
              <w:r>
                <w:rPr>
                  <w:rFonts w:cs="Arial"/>
                  <w:sz w:val="13"/>
                  <w:szCs w:val="13"/>
                </w:rPr>
                <w:t>87.4 (185)</w:t>
              </w:r>
            </w:ins>
          </w:p>
        </w:tc>
        <w:tc>
          <w:tcPr>
            <w:tcW w:w="700" w:type="dxa"/>
            <w:vAlign w:val="center"/>
          </w:tcPr>
          <w:p w14:paraId="5E000893" w14:textId="77777777" w:rsidR="00C60D85" w:rsidRDefault="00000000">
            <w:pPr>
              <w:spacing w:after="0"/>
              <w:rPr>
                <w:ins w:id="9819" w:author="Sean de Noronha | DRG" w:date="2026-09-29T16:58:00Z" w16du:dateUtc="2026-09-29T14:58:00Z"/>
                <w:rFonts w:cs="Arial"/>
                <w:sz w:val="13"/>
                <w:szCs w:val="13"/>
              </w:rPr>
            </w:pPr>
            <w:ins w:id="9820" w:author="Sean de Noronha | DRG" w:date="2026-09-29T16:58:00Z" w16du:dateUtc="2026-09-29T14:58:00Z">
              <w:r>
                <w:rPr>
                  <w:rFonts w:cs="Arial"/>
                  <w:sz w:val="13"/>
                  <w:szCs w:val="13"/>
                </w:rPr>
                <w:t>3.97</w:t>
              </w:r>
            </w:ins>
          </w:p>
        </w:tc>
      </w:tr>
      <w:tr w:rsidR="00C60D85" w14:paraId="1367536F" w14:textId="77777777">
        <w:trPr>
          <w:jc w:val="center"/>
          <w:ins w:id="9821" w:author="Sean de Noronha | DRG" w:date="2026-09-29T16:58:00Z"/>
        </w:trPr>
        <w:tc>
          <w:tcPr>
            <w:tcW w:w="560" w:type="dxa"/>
            <w:vAlign w:val="center"/>
          </w:tcPr>
          <w:p w14:paraId="5E000894" w14:textId="77777777" w:rsidR="00C60D85" w:rsidRDefault="00000000">
            <w:pPr>
              <w:spacing w:after="0"/>
              <w:rPr>
                <w:ins w:id="9822" w:author="Sean de Noronha | DRG" w:date="2026-09-29T16:58:00Z" w16du:dateUtc="2026-09-29T14:58:00Z"/>
                <w:rFonts w:cs="Arial"/>
                <w:sz w:val="13"/>
                <w:szCs w:val="13"/>
              </w:rPr>
            </w:pPr>
            <w:ins w:id="9823" w:author="Sean de Noronha | DRG" w:date="2026-09-29T16:58:00Z" w16du:dateUtc="2026-09-29T14:58:00Z">
              <w:r>
                <w:rPr>
                  <w:rFonts w:cs="Arial"/>
                  <w:sz w:val="13"/>
                  <w:szCs w:val="13"/>
                </w:rPr>
                <w:t>151</w:t>
              </w:r>
            </w:ins>
          </w:p>
        </w:tc>
        <w:tc>
          <w:tcPr>
            <w:tcW w:w="500" w:type="dxa"/>
            <w:vAlign w:val="center"/>
          </w:tcPr>
          <w:p w14:paraId="5E000895" w14:textId="77777777" w:rsidR="00C60D85" w:rsidRDefault="00000000">
            <w:pPr>
              <w:spacing w:after="0"/>
              <w:rPr>
                <w:ins w:id="9824" w:author="Sean de Noronha | DRG" w:date="2026-09-29T16:58:00Z" w16du:dateUtc="2026-09-29T14:58:00Z"/>
                <w:rFonts w:cs="Arial"/>
                <w:sz w:val="13"/>
                <w:szCs w:val="13"/>
              </w:rPr>
            </w:pPr>
            <w:ins w:id="9825" w:author="Sean de Noronha | DRG" w:date="2026-09-29T16:58:00Z" w16du:dateUtc="2026-09-29T14:58:00Z">
              <w:r>
                <w:rPr>
                  <w:rFonts w:cs="Arial"/>
                  <w:sz w:val="13"/>
                  <w:szCs w:val="13"/>
                </w:rPr>
                <w:t>T2</w:t>
              </w:r>
            </w:ins>
          </w:p>
        </w:tc>
        <w:tc>
          <w:tcPr>
            <w:tcW w:w="660" w:type="dxa"/>
            <w:vAlign w:val="center"/>
          </w:tcPr>
          <w:p w14:paraId="5E000896" w14:textId="77777777" w:rsidR="00C60D85" w:rsidRDefault="00000000">
            <w:pPr>
              <w:spacing w:after="0"/>
              <w:rPr>
                <w:ins w:id="9826" w:author="Sean de Noronha | DRG" w:date="2026-09-29T16:58:00Z" w16du:dateUtc="2026-09-29T14:58:00Z"/>
                <w:rFonts w:cs="Arial"/>
                <w:sz w:val="13"/>
                <w:szCs w:val="13"/>
              </w:rPr>
            </w:pPr>
            <w:ins w:id="9827" w:author="Sean de Noronha | DRG" w:date="2026-09-29T16:58:00Z" w16du:dateUtc="2026-09-29T14:58:00Z">
              <w:r>
                <w:rPr>
                  <w:rFonts w:cs="Arial"/>
                  <w:sz w:val="13"/>
                  <w:szCs w:val="13"/>
                </w:rPr>
                <w:t>2</w:t>
              </w:r>
            </w:ins>
          </w:p>
        </w:tc>
        <w:tc>
          <w:tcPr>
            <w:tcW w:w="1920" w:type="dxa"/>
            <w:vAlign w:val="center"/>
          </w:tcPr>
          <w:p w14:paraId="5E000897" w14:textId="77777777" w:rsidR="00C60D85" w:rsidRDefault="00000000">
            <w:pPr>
              <w:spacing w:after="0"/>
              <w:rPr>
                <w:ins w:id="9828" w:author="Sean de Noronha | DRG" w:date="2026-09-29T16:58:00Z" w16du:dateUtc="2026-09-29T14:58:00Z"/>
                <w:rFonts w:cs="Arial"/>
                <w:sz w:val="13"/>
                <w:szCs w:val="13"/>
              </w:rPr>
            </w:pPr>
            <w:ins w:id="9829" w:author="Sean de Noronha | DRG" w:date="2026-09-29T16:58:00Z" w16du:dateUtc="2026-09-29T14:58:00Z">
              <w:r>
                <w:rPr>
                  <w:rFonts w:cs="Arial"/>
                  <w:sz w:val="13"/>
                  <w:szCs w:val="13"/>
                </w:rPr>
                <w:t>CSST, Manufacturer C, EHD 23</w:t>
              </w:r>
            </w:ins>
          </w:p>
        </w:tc>
        <w:tc>
          <w:tcPr>
            <w:tcW w:w="520" w:type="dxa"/>
            <w:vAlign w:val="center"/>
          </w:tcPr>
          <w:p w14:paraId="5E000898" w14:textId="77777777" w:rsidR="00C60D85" w:rsidRDefault="00000000">
            <w:pPr>
              <w:spacing w:after="0"/>
              <w:rPr>
                <w:ins w:id="9830" w:author="Sean de Noronha | DRG" w:date="2026-09-29T16:58:00Z" w16du:dateUtc="2026-09-29T14:58:00Z"/>
                <w:rFonts w:cs="Arial"/>
                <w:sz w:val="13"/>
                <w:szCs w:val="13"/>
              </w:rPr>
            </w:pPr>
            <w:ins w:id="9831" w:author="Sean de Noronha | DRG" w:date="2026-09-29T16:58:00Z" w16du:dateUtc="2026-09-29T14:58:00Z">
              <w:r>
                <w:rPr>
                  <w:rFonts w:cs="Arial"/>
                  <w:sz w:val="13"/>
                  <w:szCs w:val="13"/>
                </w:rPr>
                <w:t>NG</w:t>
              </w:r>
            </w:ins>
          </w:p>
        </w:tc>
        <w:tc>
          <w:tcPr>
            <w:tcW w:w="900" w:type="dxa"/>
            <w:vAlign w:val="center"/>
          </w:tcPr>
          <w:p w14:paraId="5E000899" w14:textId="77777777" w:rsidR="00C60D85" w:rsidRDefault="00000000">
            <w:pPr>
              <w:spacing w:after="0"/>
              <w:rPr>
                <w:ins w:id="9832" w:author="Sean de Noronha | DRG" w:date="2026-09-29T16:58:00Z" w16du:dateUtc="2026-09-29T14:58:00Z"/>
                <w:rFonts w:cs="Arial"/>
                <w:sz w:val="13"/>
                <w:szCs w:val="13"/>
              </w:rPr>
            </w:pPr>
            <w:ins w:id="9833" w:author="Sean de Noronha | DRG" w:date="2026-09-29T16:58:00Z" w16du:dateUtc="2026-09-29T14:58:00Z">
              <w:r>
                <w:rPr>
                  <w:rFonts w:cs="Arial"/>
                  <w:sz w:val="13"/>
                  <w:szCs w:val="13"/>
                </w:rPr>
                <w:t>3,930</w:t>
              </w:r>
            </w:ins>
          </w:p>
        </w:tc>
        <w:tc>
          <w:tcPr>
            <w:tcW w:w="800" w:type="dxa"/>
            <w:vAlign w:val="center"/>
          </w:tcPr>
          <w:p w14:paraId="5E00089A" w14:textId="77777777" w:rsidR="00C60D85" w:rsidRDefault="00000000">
            <w:pPr>
              <w:spacing w:after="0"/>
              <w:rPr>
                <w:ins w:id="9834" w:author="Sean de Noronha | DRG" w:date="2026-09-29T16:58:00Z" w16du:dateUtc="2026-09-29T14:58:00Z"/>
                <w:rFonts w:cs="Arial"/>
                <w:sz w:val="13"/>
                <w:szCs w:val="13"/>
              </w:rPr>
            </w:pPr>
            <w:ins w:id="9835" w:author="Sean de Noronha | DRG" w:date="2026-09-29T16:58:00Z" w16du:dateUtc="2026-09-29T14:58:00Z">
              <w:r>
                <w:rPr>
                  <w:rFonts w:cs="Arial"/>
                  <w:sz w:val="13"/>
                  <w:szCs w:val="13"/>
                </w:rPr>
                <w:t>80 ft</w:t>
              </w:r>
            </w:ins>
          </w:p>
        </w:tc>
        <w:tc>
          <w:tcPr>
            <w:tcW w:w="880" w:type="dxa"/>
            <w:vAlign w:val="center"/>
          </w:tcPr>
          <w:p w14:paraId="5E00089B" w14:textId="77777777" w:rsidR="00C60D85" w:rsidRDefault="00000000">
            <w:pPr>
              <w:spacing w:after="0"/>
              <w:rPr>
                <w:ins w:id="9836" w:author="Sean de Noronha | DRG" w:date="2026-09-29T16:58:00Z" w16du:dateUtc="2026-09-29T14:58:00Z"/>
                <w:rFonts w:cs="Arial"/>
                <w:sz w:val="13"/>
                <w:szCs w:val="13"/>
              </w:rPr>
            </w:pPr>
            <w:ins w:id="9837" w:author="Sean de Noronha | DRG" w:date="2026-09-29T16:58:00Z" w16du:dateUtc="2026-09-29T14:58:00Z">
              <w:r>
                <w:rPr>
                  <w:rFonts w:cs="Arial"/>
                  <w:sz w:val="13"/>
                  <w:szCs w:val="13"/>
                </w:rPr>
                <w:t>2.48</w:t>
              </w:r>
            </w:ins>
          </w:p>
        </w:tc>
        <w:tc>
          <w:tcPr>
            <w:tcW w:w="820" w:type="dxa"/>
            <w:vAlign w:val="center"/>
          </w:tcPr>
          <w:p w14:paraId="5E00089C" w14:textId="77777777" w:rsidR="00C60D85" w:rsidRDefault="00000000">
            <w:pPr>
              <w:spacing w:after="0"/>
              <w:rPr>
                <w:ins w:id="9838" w:author="Sean de Noronha | DRG" w:date="2026-09-29T16:58:00Z" w16du:dateUtc="2026-09-29T14:58:00Z"/>
                <w:rFonts w:cs="Arial"/>
                <w:sz w:val="13"/>
                <w:szCs w:val="13"/>
              </w:rPr>
            </w:pPr>
            <w:ins w:id="9839" w:author="Sean de Noronha | DRG" w:date="2026-09-29T16:58:00Z" w16du:dateUtc="2026-09-29T14:58:00Z">
              <w:r>
                <w:rPr>
                  <w:rFonts w:cs="Arial"/>
                  <w:sz w:val="13"/>
                  <w:szCs w:val="13"/>
                </w:rPr>
                <w:t>747</w:t>
              </w:r>
            </w:ins>
          </w:p>
        </w:tc>
        <w:tc>
          <w:tcPr>
            <w:tcW w:w="1100" w:type="dxa"/>
            <w:vAlign w:val="center"/>
          </w:tcPr>
          <w:p w14:paraId="5E00089D" w14:textId="77777777" w:rsidR="00C60D85" w:rsidRDefault="00000000">
            <w:pPr>
              <w:spacing w:after="0"/>
              <w:rPr>
                <w:ins w:id="9840" w:author="Sean de Noronha | DRG" w:date="2026-09-29T16:58:00Z" w16du:dateUtc="2026-09-29T14:58:00Z"/>
                <w:rFonts w:cs="Arial"/>
                <w:sz w:val="13"/>
                <w:szCs w:val="13"/>
              </w:rPr>
            </w:pPr>
            <w:ins w:id="9841" w:author="Sean de Noronha | DRG" w:date="2026-09-29T16:58:00Z" w16du:dateUtc="2026-09-29T14:58:00Z">
              <w:r>
                <w:rPr>
                  <w:rFonts w:cs="Arial"/>
                  <w:sz w:val="13"/>
                  <w:szCs w:val="13"/>
                </w:rPr>
                <w:t>65.5 (139)</w:t>
              </w:r>
            </w:ins>
          </w:p>
        </w:tc>
        <w:tc>
          <w:tcPr>
            <w:tcW w:w="700" w:type="dxa"/>
            <w:vAlign w:val="center"/>
          </w:tcPr>
          <w:p w14:paraId="5E00089E" w14:textId="77777777" w:rsidR="00C60D85" w:rsidRDefault="00000000">
            <w:pPr>
              <w:spacing w:after="0"/>
              <w:rPr>
                <w:ins w:id="9842" w:author="Sean de Noronha | DRG" w:date="2026-09-29T16:58:00Z" w16du:dateUtc="2026-09-29T14:58:00Z"/>
                <w:rFonts w:cs="Arial"/>
                <w:sz w:val="13"/>
                <w:szCs w:val="13"/>
              </w:rPr>
            </w:pPr>
            <w:ins w:id="9843" w:author="Sean de Noronha | DRG" w:date="2026-09-29T16:58:00Z" w16du:dateUtc="2026-09-29T14:58:00Z">
              <w:r>
                <w:rPr>
                  <w:rFonts w:cs="Arial"/>
                  <w:sz w:val="13"/>
                  <w:szCs w:val="13"/>
                </w:rPr>
                <w:t>2.97</w:t>
              </w:r>
            </w:ins>
          </w:p>
        </w:tc>
      </w:tr>
      <w:tr w:rsidR="00C60D85" w14:paraId="7DF884F7" w14:textId="77777777">
        <w:trPr>
          <w:jc w:val="center"/>
          <w:ins w:id="9844" w:author="Sean de Noronha | DRG" w:date="2026-09-29T16:58:00Z"/>
        </w:trPr>
        <w:tc>
          <w:tcPr>
            <w:tcW w:w="560" w:type="dxa"/>
            <w:vAlign w:val="center"/>
          </w:tcPr>
          <w:p w14:paraId="5E00089F" w14:textId="77777777" w:rsidR="00C60D85" w:rsidRDefault="00000000">
            <w:pPr>
              <w:spacing w:after="0"/>
              <w:rPr>
                <w:ins w:id="9845" w:author="Sean de Noronha | DRG" w:date="2026-09-29T16:58:00Z" w16du:dateUtc="2026-09-29T14:58:00Z"/>
                <w:rFonts w:cs="Arial"/>
                <w:sz w:val="13"/>
                <w:szCs w:val="13"/>
              </w:rPr>
            </w:pPr>
            <w:ins w:id="9846" w:author="Sean de Noronha | DRG" w:date="2026-09-29T16:58:00Z" w16du:dateUtc="2026-09-29T14:58:00Z">
              <w:r>
                <w:rPr>
                  <w:rFonts w:cs="Arial"/>
                  <w:sz w:val="13"/>
                  <w:szCs w:val="13"/>
                </w:rPr>
                <w:t>152</w:t>
              </w:r>
            </w:ins>
          </w:p>
        </w:tc>
        <w:tc>
          <w:tcPr>
            <w:tcW w:w="500" w:type="dxa"/>
            <w:vAlign w:val="center"/>
          </w:tcPr>
          <w:p w14:paraId="5E0008A0" w14:textId="77777777" w:rsidR="00C60D85" w:rsidRDefault="00000000">
            <w:pPr>
              <w:spacing w:after="0"/>
              <w:rPr>
                <w:ins w:id="9847" w:author="Sean de Noronha | DRG" w:date="2026-09-29T16:58:00Z" w16du:dateUtc="2026-09-29T14:58:00Z"/>
                <w:rFonts w:cs="Arial"/>
                <w:sz w:val="13"/>
                <w:szCs w:val="13"/>
              </w:rPr>
            </w:pPr>
            <w:ins w:id="9848" w:author="Sean de Noronha | DRG" w:date="2026-09-29T16:58:00Z" w16du:dateUtc="2026-09-29T14:58:00Z">
              <w:r>
                <w:rPr>
                  <w:rFonts w:cs="Arial"/>
                  <w:sz w:val="13"/>
                  <w:szCs w:val="13"/>
                </w:rPr>
                <w:t>T2</w:t>
              </w:r>
            </w:ins>
          </w:p>
        </w:tc>
        <w:tc>
          <w:tcPr>
            <w:tcW w:w="660" w:type="dxa"/>
            <w:vAlign w:val="center"/>
          </w:tcPr>
          <w:p w14:paraId="5E0008A1" w14:textId="77777777" w:rsidR="00C60D85" w:rsidRDefault="00000000">
            <w:pPr>
              <w:spacing w:after="0"/>
              <w:rPr>
                <w:ins w:id="9849" w:author="Sean de Noronha | DRG" w:date="2026-09-29T16:58:00Z" w16du:dateUtc="2026-09-29T14:58:00Z"/>
                <w:rFonts w:cs="Arial"/>
                <w:sz w:val="13"/>
                <w:szCs w:val="13"/>
              </w:rPr>
            </w:pPr>
            <w:ins w:id="9850" w:author="Sean de Noronha | DRG" w:date="2026-09-29T16:58:00Z" w16du:dateUtc="2026-09-29T14:58:00Z">
              <w:r>
                <w:rPr>
                  <w:rFonts w:cs="Arial"/>
                  <w:sz w:val="13"/>
                  <w:szCs w:val="13"/>
                </w:rPr>
                <w:t>2</w:t>
              </w:r>
            </w:ins>
          </w:p>
        </w:tc>
        <w:tc>
          <w:tcPr>
            <w:tcW w:w="1920" w:type="dxa"/>
            <w:vAlign w:val="center"/>
          </w:tcPr>
          <w:p w14:paraId="5E0008A2" w14:textId="77777777" w:rsidR="00C60D85" w:rsidRDefault="00000000">
            <w:pPr>
              <w:spacing w:after="0"/>
              <w:rPr>
                <w:ins w:id="9851" w:author="Sean de Noronha | DRG" w:date="2026-09-29T16:58:00Z" w16du:dateUtc="2026-09-29T14:58:00Z"/>
                <w:rFonts w:cs="Arial"/>
                <w:sz w:val="13"/>
                <w:szCs w:val="13"/>
              </w:rPr>
            </w:pPr>
            <w:ins w:id="9852" w:author="Sean de Noronha | DRG" w:date="2026-09-29T16:58:00Z" w16du:dateUtc="2026-09-29T14:58:00Z">
              <w:r>
                <w:rPr>
                  <w:rFonts w:cs="Arial"/>
                  <w:sz w:val="13"/>
                  <w:szCs w:val="13"/>
                </w:rPr>
                <w:t>CSST, Manufacturer C, EHD 23</w:t>
              </w:r>
            </w:ins>
          </w:p>
        </w:tc>
        <w:tc>
          <w:tcPr>
            <w:tcW w:w="520" w:type="dxa"/>
            <w:vAlign w:val="center"/>
          </w:tcPr>
          <w:p w14:paraId="5E0008A3" w14:textId="77777777" w:rsidR="00C60D85" w:rsidRDefault="00000000">
            <w:pPr>
              <w:spacing w:after="0"/>
              <w:rPr>
                <w:ins w:id="9853" w:author="Sean de Noronha | DRG" w:date="2026-09-29T16:58:00Z" w16du:dateUtc="2026-09-29T14:58:00Z"/>
                <w:rFonts w:cs="Arial"/>
                <w:sz w:val="13"/>
                <w:szCs w:val="13"/>
              </w:rPr>
            </w:pPr>
            <w:ins w:id="9854" w:author="Sean de Noronha | DRG" w:date="2026-09-29T16:58:00Z" w16du:dateUtc="2026-09-29T14:58:00Z">
              <w:r>
                <w:rPr>
                  <w:rFonts w:cs="Arial"/>
                  <w:sz w:val="13"/>
                  <w:szCs w:val="13"/>
                </w:rPr>
                <w:t>NG</w:t>
              </w:r>
            </w:ins>
          </w:p>
        </w:tc>
        <w:tc>
          <w:tcPr>
            <w:tcW w:w="900" w:type="dxa"/>
            <w:vAlign w:val="center"/>
          </w:tcPr>
          <w:p w14:paraId="5E0008A4" w14:textId="77777777" w:rsidR="00C60D85" w:rsidRDefault="00000000">
            <w:pPr>
              <w:spacing w:after="0"/>
              <w:rPr>
                <w:ins w:id="9855" w:author="Sean de Noronha | DRG" w:date="2026-09-29T16:58:00Z" w16du:dateUtc="2026-09-29T14:58:00Z"/>
                <w:rFonts w:cs="Arial"/>
                <w:sz w:val="13"/>
                <w:szCs w:val="13"/>
              </w:rPr>
            </w:pPr>
            <w:ins w:id="9856" w:author="Sean de Noronha | DRG" w:date="2026-09-29T16:58:00Z" w16du:dateUtc="2026-09-29T14:58:00Z">
              <w:r>
                <w:rPr>
                  <w:rFonts w:cs="Arial"/>
                  <w:sz w:val="13"/>
                  <w:szCs w:val="13"/>
                </w:rPr>
                <w:t>3,760</w:t>
              </w:r>
            </w:ins>
          </w:p>
        </w:tc>
        <w:tc>
          <w:tcPr>
            <w:tcW w:w="800" w:type="dxa"/>
            <w:vAlign w:val="center"/>
          </w:tcPr>
          <w:p w14:paraId="5E0008A5" w14:textId="77777777" w:rsidR="00C60D85" w:rsidRDefault="00000000">
            <w:pPr>
              <w:spacing w:after="0"/>
              <w:rPr>
                <w:ins w:id="9857" w:author="Sean de Noronha | DRG" w:date="2026-09-29T16:58:00Z" w16du:dateUtc="2026-09-29T14:58:00Z"/>
                <w:rFonts w:cs="Arial"/>
                <w:sz w:val="13"/>
                <w:szCs w:val="13"/>
              </w:rPr>
            </w:pPr>
            <w:ins w:id="9858" w:author="Sean de Noronha | DRG" w:date="2026-09-29T16:58:00Z" w16du:dateUtc="2026-09-29T14:58:00Z">
              <w:r>
                <w:rPr>
                  <w:rFonts w:cs="Arial"/>
                  <w:sz w:val="13"/>
                  <w:szCs w:val="13"/>
                </w:rPr>
                <w:t>100 ft</w:t>
              </w:r>
            </w:ins>
          </w:p>
        </w:tc>
        <w:tc>
          <w:tcPr>
            <w:tcW w:w="880" w:type="dxa"/>
            <w:vAlign w:val="center"/>
          </w:tcPr>
          <w:p w14:paraId="5E0008A6" w14:textId="77777777" w:rsidR="00C60D85" w:rsidRDefault="00000000">
            <w:pPr>
              <w:spacing w:after="0"/>
              <w:rPr>
                <w:ins w:id="9859" w:author="Sean de Noronha | DRG" w:date="2026-09-29T16:58:00Z" w16du:dateUtc="2026-09-29T14:58:00Z"/>
                <w:rFonts w:cs="Arial"/>
                <w:sz w:val="13"/>
                <w:szCs w:val="13"/>
              </w:rPr>
            </w:pPr>
            <w:ins w:id="9860" w:author="Sean de Noronha | DRG" w:date="2026-09-29T16:58:00Z" w16du:dateUtc="2026-09-29T14:58:00Z">
              <w:r>
                <w:rPr>
                  <w:rFonts w:cs="Arial"/>
                  <w:sz w:val="13"/>
                  <w:szCs w:val="13"/>
                </w:rPr>
                <w:t>2.48</w:t>
              </w:r>
            </w:ins>
          </w:p>
        </w:tc>
        <w:tc>
          <w:tcPr>
            <w:tcW w:w="820" w:type="dxa"/>
            <w:vAlign w:val="center"/>
          </w:tcPr>
          <w:p w14:paraId="5E0008A7" w14:textId="77777777" w:rsidR="00C60D85" w:rsidRDefault="00000000">
            <w:pPr>
              <w:spacing w:after="0"/>
              <w:rPr>
                <w:ins w:id="9861" w:author="Sean de Noronha | DRG" w:date="2026-09-29T16:58:00Z" w16du:dateUtc="2026-09-29T14:58:00Z"/>
                <w:rFonts w:cs="Arial"/>
                <w:sz w:val="13"/>
                <w:szCs w:val="13"/>
              </w:rPr>
            </w:pPr>
            <w:ins w:id="9862" w:author="Sean de Noronha | DRG" w:date="2026-09-29T16:58:00Z" w16du:dateUtc="2026-09-29T14:58:00Z">
              <w:r>
                <w:rPr>
                  <w:rFonts w:cs="Arial"/>
                  <w:sz w:val="13"/>
                  <w:szCs w:val="13"/>
                </w:rPr>
                <w:t>747</w:t>
              </w:r>
            </w:ins>
          </w:p>
        </w:tc>
        <w:tc>
          <w:tcPr>
            <w:tcW w:w="1100" w:type="dxa"/>
            <w:vAlign w:val="center"/>
          </w:tcPr>
          <w:p w14:paraId="5E0008A8" w14:textId="77777777" w:rsidR="00C60D85" w:rsidRDefault="00000000">
            <w:pPr>
              <w:spacing w:after="0"/>
              <w:rPr>
                <w:ins w:id="9863" w:author="Sean de Noronha | DRG" w:date="2026-09-29T16:58:00Z" w16du:dateUtc="2026-09-29T14:58:00Z"/>
                <w:rFonts w:cs="Arial"/>
                <w:sz w:val="13"/>
                <w:szCs w:val="13"/>
              </w:rPr>
            </w:pPr>
            <w:ins w:id="9864" w:author="Sean de Noronha | DRG" w:date="2026-09-29T16:58:00Z" w16du:dateUtc="2026-09-29T14:58:00Z">
              <w:r>
                <w:rPr>
                  <w:rFonts w:cs="Arial"/>
                  <w:sz w:val="13"/>
                  <w:szCs w:val="13"/>
                </w:rPr>
                <w:t>62.7 (133)</w:t>
              </w:r>
            </w:ins>
          </w:p>
        </w:tc>
        <w:tc>
          <w:tcPr>
            <w:tcW w:w="700" w:type="dxa"/>
            <w:vAlign w:val="center"/>
          </w:tcPr>
          <w:p w14:paraId="5E0008A9" w14:textId="77777777" w:rsidR="00C60D85" w:rsidRDefault="00000000">
            <w:pPr>
              <w:spacing w:after="0"/>
              <w:rPr>
                <w:ins w:id="9865" w:author="Sean de Noronha | DRG" w:date="2026-09-29T16:58:00Z" w16du:dateUtc="2026-09-29T14:58:00Z"/>
                <w:rFonts w:cs="Arial"/>
                <w:sz w:val="13"/>
                <w:szCs w:val="13"/>
              </w:rPr>
            </w:pPr>
            <w:ins w:id="9866" w:author="Sean de Noronha | DRG" w:date="2026-09-29T16:58:00Z" w16du:dateUtc="2026-09-29T14:58:00Z">
              <w:r>
                <w:rPr>
                  <w:rFonts w:cs="Arial"/>
                  <w:sz w:val="13"/>
                  <w:szCs w:val="13"/>
                </w:rPr>
                <w:t>2.85</w:t>
              </w:r>
            </w:ins>
          </w:p>
        </w:tc>
      </w:tr>
      <w:tr w:rsidR="00C60D85" w14:paraId="4211E80C" w14:textId="77777777">
        <w:trPr>
          <w:jc w:val="center"/>
          <w:ins w:id="9867" w:author="Sean de Noronha | DRG" w:date="2026-09-29T16:58:00Z"/>
        </w:trPr>
        <w:tc>
          <w:tcPr>
            <w:tcW w:w="560" w:type="dxa"/>
            <w:vAlign w:val="center"/>
          </w:tcPr>
          <w:p w14:paraId="5E0008AA" w14:textId="77777777" w:rsidR="00C60D85" w:rsidRDefault="00000000">
            <w:pPr>
              <w:spacing w:after="0"/>
              <w:rPr>
                <w:ins w:id="9868" w:author="Sean de Noronha | DRG" w:date="2026-09-29T16:58:00Z" w16du:dateUtc="2026-09-29T14:58:00Z"/>
                <w:rFonts w:cs="Arial"/>
                <w:sz w:val="13"/>
                <w:szCs w:val="13"/>
              </w:rPr>
            </w:pPr>
            <w:ins w:id="9869" w:author="Sean de Noronha | DRG" w:date="2026-09-29T16:58:00Z" w16du:dateUtc="2026-09-29T14:58:00Z">
              <w:r>
                <w:rPr>
                  <w:rFonts w:cs="Arial"/>
                  <w:sz w:val="13"/>
                  <w:szCs w:val="13"/>
                </w:rPr>
                <w:t>153</w:t>
              </w:r>
            </w:ins>
          </w:p>
        </w:tc>
        <w:tc>
          <w:tcPr>
            <w:tcW w:w="500" w:type="dxa"/>
            <w:vAlign w:val="center"/>
          </w:tcPr>
          <w:p w14:paraId="5E0008AB" w14:textId="77777777" w:rsidR="00C60D85" w:rsidRDefault="00000000">
            <w:pPr>
              <w:spacing w:after="0"/>
              <w:rPr>
                <w:ins w:id="9870" w:author="Sean de Noronha | DRG" w:date="2026-09-29T16:58:00Z" w16du:dateUtc="2026-09-29T14:58:00Z"/>
                <w:rFonts w:cs="Arial"/>
                <w:sz w:val="13"/>
                <w:szCs w:val="13"/>
              </w:rPr>
            </w:pPr>
            <w:ins w:id="9871" w:author="Sean de Noronha | DRG" w:date="2026-09-29T16:58:00Z" w16du:dateUtc="2026-09-29T14:58:00Z">
              <w:r>
                <w:rPr>
                  <w:rFonts w:cs="Arial"/>
                  <w:sz w:val="13"/>
                  <w:szCs w:val="13"/>
                </w:rPr>
                <w:t>T2</w:t>
              </w:r>
            </w:ins>
          </w:p>
        </w:tc>
        <w:tc>
          <w:tcPr>
            <w:tcW w:w="660" w:type="dxa"/>
            <w:vAlign w:val="center"/>
          </w:tcPr>
          <w:p w14:paraId="5E0008AC" w14:textId="77777777" w:rsidR="00C60D85" w:rsidRDefault="00000000">
            <w:pPr>
              <w:spacing w:after="0"/>
              <w:rPr>
                <w:ins w:id="9872" w:author="Sean de Noronha | DRG" w:date="2026-09-29T16:58:00Z" w16du:dateUtc="2026-09-29T14:58:00Z"/>
                <w:rFonts w:cs="Arial"/>
                <w:sz w:val="13"/>
                <w:szCs w:val="13"/>
              </w:rPr>
            </w:pPr>
            <w:ins w:id="9873" w:author="Sean de Noronha | DRG" w:date="2026-09-29T16:58:00Z" w16du:dateUtc="2026-09-29T14:58:00Z">
              <w:r>
                <w:rPr>
                  <w:rFonts w:cs="Arial"/>
                  <w:sz w:val="13"/>
                  <w:szCs w:val="13"/>
                </w:rPr>
                <w:t>2</w:t>
              </w:r>
            </w:ins>
          </w:p>
        </w:tc>
        <w:tc>
          <w:tcPr>
            <w:tcW w:w="1920" w:type="dxa"/>
            <w:vAlign w:val="center"/>
          </w:tcPr>
          <w:p w14:paraId="5E0008AD" w14:textId="77777777" w:rsidR="00C60D85" w:rsidRDefault="00000000">
            <w:pPr>
              <w:spacing w:after="0"/>
              <w:rPr>
                <w:ins w:id="9874" w:author="Sean de Noronha | DRG" w:date="2026-09-29T16:58:00Z" w16du:dateUtc="2026-09-29T14:58:00Z"/>
                <w:rFonts w:cs="Arial"/>
                <w:sz w:val="13"/>
                <w:szCs w:val="13"/>
              </w:rPr>
            </w:pPr>
            <w:ins w:id="9875" w:author="Sean de Noronha | DRG" w:date="2026-09-29T16:58:00Z" w16du:dateUtc="2026-09-29T14:58:00Z">
              <w:r>
                <w:rPr>
                  <w:rFonts w:cs="Arial"/>
                  <w:sz w:val="13"/>
                  <w:szCs w:val="13"/>
                </w:rPr>
                <w:t>CSST, Manufacturer C, EHD 23</w:t>
              </w:r>
            </w:ins>
          </w:p>
        </w:tc>
        <w:tc>
          <w:tcPr>
            <w:tcW w:w="520" w:type="dxa"/>
            <w:vAlign w:val="center"/>
          </w:tcPr>
          <w:p w14:paraId="5E0008AE" w14:textId="77777777" w:rsidR="00C60D85" w:rsidRDefault="00000000">
            <w:pPr>
              <w:spacing w:after="0"/>
              <w:rPr>
                <w:ins w:id="9876" w:author="Sean de Noronha | DRG" w:date="2026-09-29T16:58:00Z" w16du:dateUtc="2026-09-29T14:58:00Z"/>
                <w:rFonts w:cs="Arial"/>
                <w:sz w:val="13"/>
                <w:szCs w:val="13"/>
              </w:rPr>
            </w:pPr>
            <w:ins w:id="9877" w:author="Sean de Noronha | DRG" w:date="2026-09-29T16:58:00Z" w16du:dateUtc="2026-09-29T14:58:00Z">
              <w:r>
                <w:rPr>
                  <w:rFonts w:cs="Arial"/>
                  <w:sz w:val="13"/>
                  <w:szCs w:val="13"/>
                </w:rPr>
                <w:t>NG</w:t>
              </w:r>
            </w:ins>
          </w:p>
        </w:tc>
        <w:tc>
          <w:tcPr>
            <w:tcW w:w="900" w:type="dxa"/>
            <w:vAlign w:val="center"/>
          </w:tcPr>
          <w:p w14:paraId="5E0008AF" w14:textId="77777777" w:rsidR="00C60D85" w:rsidRDefault="00000000">
            <w:pPr>
              <w:spacing w:after="0"/>
              <w:rPr>
                <w:ins w:id="9878" w:author="Sean de Noronha | DRG" w:date="2026-09-29T16:58:00Z" w16du:dateUtc="2026-09-29T14:58:00Z"/>
                <w:rFonts w:cs="Arial"/>
                <w:sz w:val="13"/>
                <w:szCs w:val="13"/>
              </w:rPr>
            </w:pPr>
            <w:ins w:id="9879" w:author="Sean de Noronha | DRG" w:date="2026-09-29T16:58:00Z" w16du:dateUtc="2026-09-29T14:58:00Z">
              <w:r>
                <w:rPr>
                  <w:rFonts w:cs="Arial"/>
                  <w:sz w:val="13"/>
                  <w:szCs w:val="13"/>
                </w:rPr>
                <w:t>3,200</w:t>
              </w:r>
            </w:ins>
          </w:p>
        </w:tc>
        <w:tc>
          <w:tcPr>
            <w:tcW w:w="800" w:type="dxa"/>
            <w:vAlign w:val="center"/>
          </w:tcPr>
          <w:p w14:paraId="5E0008B0" w14:textId="77777777" w:rsidR="00C60D85" w:rsidRDefault="00000000">
            <w:pPr>
              <w:spacing w:after="0"/>
              <w:rPr>
                <w:ins w:id="9880" w:author="Sean de Noronha | DRG" w:date="2026-09-29T16:58:00Z" w16du:dateUtc="2026-09-29T14:58:00Z"/>
                <w:rFonts w:cs="Arial"/>
                <w:sz w:val="13"/>
                <w:szCs w:val="13"/>
              </w:rPr>
            </w:pPr>
            <w:ins w:id="9881" w:author="Sean de Noronha | DRG" w:date="2026-09-29T16:58:00Z" w16du:dateUtc="2026-09-29T14:58:00Z">
              <w:r>
                <w:rPr>
                  <w:rFonts w:cs="Arial"/>
                  <w:sz w:val="13"/>
                  <w:szCs w:val="13"/>
                </w:rPr>
                <w:t>150 ft</w:t>
              </w:r>
            </w:ins>
          </w:p>
        </w:tc>
        <w:tc>
          <w:tcPr>
            <w:tcW w:w="880" w:type="dxa"/>
            <w:vAlign w:val="center"/>
          </w:tcPr>
          <w:p w14:paraId="5E0008B1" w14:textId="77777777" w:rsidR="00C60D85" w:rsidRDefault="00000000">
            <w:pPr>
              <w:spacing w:after="0"/>
              <w:rPr>
                <w:ins w:id="9882" w:author="Sean de Noronha | DRG" w:date="2026-09-29T16:58:00Z" w16du:dateUtc="2026-09-29T14:58:00Z"/>
                <w:rFonts w:cs="Arial"/>
                <w:sz w:val="13"/>
                <w:szCs w:val="13"/>
              </w:rPr>
            </w:pPr>
            <w:ins w:id="9883" w:author="Sean de Noronha | DRG" w:date="2026-09-29T16:58:00Z" w16du:dateUtc="2026-09-29T14:58:00Z">
              <w:r>
                <w:rPr>
                  <w:rFonts w:cs="Arial"/>
                  <w:sz w:val="13"/>
                  <w:szCs w:val="13"/>
                </w:rPr>
                <w:t>2.48</w:t>
              </w:r>
            </w:ins>
          </w:p>
        </w:tc>
        <w:tc>
          <w:tcPr>
            <w:tcW w:w="820" w:type="dxa"/>
            <w:vAlign w:val="center"/>
          </w:tcPr>
          <w:p w14:paraId="5E0008B2" w14:textId="77777777" w:rsidR="00C60D85" w:rsidRDefault="00000000">
            <w:pPr>
              <w:spacing w:after="0"/>
              <w:rPr>
                <w:ins w:id="9884" w:author="Sean de Noronha | DRG" w:date="2026-09-29T16:58:00Z" w16du:dateUtc="2026-09-29T14:58:00Z"/>
                <w:rFonts w:cs="Arial"/>
                <w:sz w:val="13"/>
                <w:szCs w:val="13"/>
              </w:rPr>
            </w:pPr>
            <w:ins w:id="9885" w:author="Sean de Noronha | DRG" w:date="2026-09-29T16:58:00Z" w16du:dateUtc="2026-09-29T14:58:00Z">
              <w:r>
                <w:rPr>
                  <w:rFonts w:cs="Arial"/>
                  <w:sz w:val="13"/>
                  <w:szCs w:val="13"/>
                </w:rPr>
                <w:t>747</w:t>
              </w:r>
            </w:ins>
          </w:p>
        </w:tc>
        <w:tc>
          <w:tcPr>
            <w:tcW w:w="1100" w:type="dxa"/>
            <w:vAlign w:val="center"/>
          </w:tcPr>
          <w:p w14:paraId="5E0008B3" w14:textId="77777777" w:rsidR="00C60D85" w:rsidRDefault="00000000">
            <w:pPr>
              <w:spacing w:after="0"/>
              <w:rPr>
                <w:ins w:id="9886" w:author="Sean de Noronha | DRG" w:date="2026-09-29T16:58:00Z" w16du:dateUtc="2026-09-29T14:58:00Z"/>
                <w:rFonts w:cs="Arial"/>
                <w:sz w:val="13"/>
                <w:szCs w:val="13"/>
              </w:rPr>
            </w:pPr>
            <w:ins w:id="9887" w:author="Sean de Noronha | DRG" w:date="2026-09-29T16:58:00Z" w16du:dateUtc="2026-09-29T14:58:00Z">
              <w:r>
                <w:rPr>
                  <w:rFonts w:cs="Arial"/>
                  <w:sz w:val="13"/>
                  <w:szCs w:val="13"/>
                </w:rPr>
                <w:t>53.2 (113)</w:t>
              </w:r>
            </w:ins>
          </w:p>
        </w:tc>
        <w:tc>
          <w:tcPr>
            <w:tcW w:w="700" w:type="dxa"/>
            <w:vAlign w:val="center"/>
          </w:tcPr>
          <w:p w14:paraId="5E0008B4" w14:textId="77777777" w:rsidR="00C60D85" w:rsidRDefault="00000000">
            <w:pPr>
              <w:spacing w:after="0"/>
              <w:rPr>
                <w:ins w:id="9888" w:author="Sean de Noronha | DRG" w:date="2026-09-29T16:58:00Z" w16du:dateUtc="2026-09-29T14:58:00Z"/>
                <w:rFonts w:cs="Arial"/>
                <w:sz w:val="13"/>
                <w:szCs w:val="13"/>
              </w:rPr>
            </w:pPr>
            <w:ins w:id="9889" w:author="Sean de Noronha | DRG" w:date="2026-09-29T16:58:00Z" w16du:dateUtc="2026-09-29T14:58:00Z">
              <w:r>
                <w:rPr>
                  <w:rFonts w:cs="Arial"/>
                  <w:sz w:val="13"/>
                  <w:szCs w:val="13"/>
                </w:rPr>
                <w:t>2.42</w:t>
              </w:r>
            </w:ins>
          </w:p>
        </w:tc>
      </w:tr>
      <w:tr w:rsidR="00C60D85" w14:paraId="43FFF8FD" w14:textId="77777777">
        <w:trPr>
          <w:jc w:val="center"/>
          <w:ins w:id="9890" w:author="Sean de Noronha | DRG" w:date="2026-09-29T16:58:00Z"/>
        </w:trPr>
        <w:tc>
          <w:tcPr>
            <w:tcW w:w="560" w:type="dxa"/>
            <w:vAlign w:val="center"/>
          </w:tcPr>
          <w:p w14:paraId="5E0008B5" w14:textId="77777777" w:rsidR="00C60D85" w:rsidRDefault="00000000">
            <w:pPr>
              <w:spacing w:after="0"/>
              <w:rPr>
                <w:ins w:id="9891" w:author="Sean de Noronha | DRG" w:date="2026-09-29T16:58:00Z" w16du:dateUtc="2026-09-29T14:58:00Z"/>
                <w:rFonts w:cs="Arial"/>
                <w:sz w:val="13"/>
                <w:szCs w:val="13"/>
              </w:rPr>
            </w:pPr>
            <w:ins w:id="9892" w:author="Sean de Noronha | DRG" w:date="2026-09-29T16:58:00Z" w16du:dateUtc="2026-09-29T14:58:00Z">
              <w:r>
                <w:rPr>
                  <w:rFonts w:cs="Arial"/>
                  <w:sz w:val="13"/>
                  <w:szCs w:val="13"/>
                </w:rPr>
                <w:t>154</w:t>
              </w:r>
            </w:ins>
          </w:p>
        </w:tc>
        <w:tc>
          <w:tcPr>
            <w:tcW w:w="500" w:type="dxa"/>
            <w:vAlign w:val="center"/>
          </w:tcPr>
          <w:p w14:paraId="5E0008B6" w14:textId="77777777" w:rsidR="00C60D85" w:rsidRDefault="00000000">
            <w:pPr>
              <w:spacing w:after="0"/>
              <w:rPr>
                <w:ins w:id="9893" w:author="Sean de Noronha | DRG" w:date="2026-09-29T16:58:00Z" w16du:dateUtc="2026-09-29T14:58:00Z"/>
                <w:rFonts w:cs="Arial"/>
                <w:sz w:val="13"/>
                <w:szCs w:val="13"/>
              </w:rPr>
            </w:pPr>
            <w:ins w:id="9894" w:author="Sean de Noronha | DRG" w:date="2026-09-29T16:58:00Z" w16du:dateUtc="2026-09-29T14:58:00Z">
              <w:r>
                <w:rPr>
                  <w:rFonts w:cs="Arial"/>
                  <w:sz w:val="13"/>
                  <w:szCs w:val="13"/>
                </w:rPr>
                <w:t>T2</w:t>
              </w:r>
            </w:ins>
          </w:p>
        </w:tc>
        <w:tc>
          <w:tcPr>
            <w:tcW w:w="660" w:type="dxa"/>
            <w:vAlign w:val="center"/>
          </w:tcPr>
          <w:p w14:paraId="5E0008B7" w14:textId="77777777" w:rsidR="00C60D85" w:rsidRDefault="00000000">
            <w:pPr>
              <w:spacing w:after="0"/>
              <w:rPr>
                <w:ins w:id="9895" w:author="Sean de Noronha | DRG" w:date="2026-09-29T16:58:00Z" w16du:dateUtc="2026-09-29T14:58:00Z"/>
                <w:rFonts w:cs="Arial"/>
                <w:sz w:val="13"/>
                <w:szCs w:val="13"/>
              </w:rPr>
            </w:pPr>
            <w:ins w:id="9896" w:author="Sean de Noronha | DRG" w:date="2026-09-29T16:58:00Z" w16du:dateUtc="2026-09-29T14:58:00Z">
              <w:r>
                <w:rPr>
                  <w:rFonts w:cs="Arial"/>
                  <w:sz w:val="13"/>
                  <w:szCs w:val="13"/>
                </w:rPr>
                <w:t>2</w:t>
              </w:r>
            </w:ins>
          </w:p>
        </w:tc>
        <w:tc>
          <w:tcPr>
            <w:tcW w:w="1920" w:type="dxa"/>
            <w:vAlign w:val="center"/>
          </w:tcPr>
          <w:p w14:paraId="5E0008B8" w14:textId="77777777" w:rsidR="00C60D85" w:rsidRDefault="00000000">
            <w:pPr>
              <w:spacing w:after="0"/>
              <w:rPr>
                <w:ins w:id="9897" w:author="Sean de Noronha | DRG" w:date="2026-09-29T16:58:00Z" w16du:dateUtc="2026-09-29T14:58:00Z"/>
                <w:rFonts w:cs="Arial"/>
                <w:sz w:val="13"/>
                <w:szCs w:val="13"/>
              </w:rPr>
            </w:pPr>
            <w:ins w:id="9898" w:author="Sean de Noronha | DRG" w:date="2026-09-29T16:58:00Z" w16du:dateUtc="2026-09-29T14:58:00Z">
              <w:r>
                <w:rPr>
                  <w:rFonts w:cs="Arial"/>
                  <w:sz w:val="13"/>
                  <w:szCs w:val="13"/>
                </w:rPr>
                <w:t>CSST, Manufacturer C, EHD 23</w:t>
              </w:r>
            </w:ins>
          </w:p>
        </w:tc>
        <w:tc>
          <w:tcPr>
            <w:tcW w:w="520" w:type="dxa"/>
            <w:vAlign w:val="center"/>
          </w:tcPr>
          <w:p w14:paraId="5E0008B9" w14:textId="77777777" w:rsidR="00C60D85" w:rsidRDefault="00000000">
            <w:pPr>
              <w:spacing w:after="0"/>
              <w:rPr>
                <w:ins w:id="9899" w:author="Sean de Noronha | DRG" w:date="2026-09-29T16:58:00Z" w16du:dateUtc="2026-09-29T14:58:00Z"/>
                <w:rFonts w:cs="Arial"/>
                <w:sz w:val="13"/>
                <w:szCs w:val="13"/>
              </w:rPr>
            </w:pPr>
            <w:ins w:id="9900" w:author="Sean de Noronha | DRG" w:date="2026-09-29T16:58:00Z" w16du:dateUtc="2026-09-29T14:58:00Z">
              <w:r>
                <w:rPr>
                  <w:rFonts w:cs="Arial"/>
                  <w:sz w:val="13"/>
                  <w:szCs w:val="13"/>
                </w:rPr>
                <w:t>NG</w:t>
              </w:r>
            </w:ins>
          </w:p>
        </w:tc>
        <w:tc>
          <w:tcPr>
            <w:tcW w:w="900" w:type="dxa"/>
            <w:vAlign w:val="center"/>
          </w:tcPr>
          <w:p w14:paraId="5E0008BA" w14:textId="77777777" w:rsidR="00C60D85" w:rsidRDefault="00000000">
            <w:pPr>
              <w:spacing w:after="0"/>
              <w:rPr>
                <w:ins w:id="9901" w:author="Sean de Noronha | DRG" w:date="2026-09-29T16:58:00Z" w16du:dateUtc="2026-09-29T14:58:00Z"/>
                <w:rFonts w:cs="Arial"/>
                <w:sz w:val="13"/>
                <w:szCs w:val="13"/>
              </w:rPr>
            </w:pPr>
            <w:ins w:id="9902" w:author="Sean de Noronha | DRG" w:date="2026-09-29T16:58:00Z" w16du:dateUtc="2026-09-29T14:58:00Z">
              <w:r>
                <w:rPr>
                  <w:rFonts w:cs="Arial"/>
                  <w:sz w:val="13"/>
                  <w:szCs w:val="13"/>
                </w:rPr>
                <w:t>2,820</w:t>
              </w:r>
            </w:ins>
          </w:p>
        </w:tc>
        <w:tc>
          <w:tcPr>
            <w:tcW w:w="800" w:type="dxa"/>
            <w:vAlign w:val="center"/>
          </w:tcPr>
          <w:p w14:paraId="5E0008BB" w14:textId="77777777" w:rsidR="00C60D85" w:rsidRDefault="00000000">
            <w:pPr>
              <w:spacing w:after="0"/>
              <w:rPr>
                <w:ins w:id="9903" w:author="Sean de Noronha | DRG" w:date="2026-09-29T16:58:00Z" w16du:dateUtc="2026-09-29T14:58:00Z"/>
                <w:rFonts w:cs="Arial"/>
                <w:sz w:val="13"/>
                <w:szCs w:val="13"/>
              </w:rPr>
            </w:pPr>
            <w:ins w:id="9904" w:author="Sean de Noronha | DRG" w:date="2026-09-29T16:58:00Z" w16du:dateUtc="2026-09-29T14:58:00Z">
              <w:r>
                <w:rPr>
                  <w:rFonts w:cs="Arial"/>
                  <w:sz w:val="13"/>
                  <w:szCs w:val="13"/>
                </w:rPr>
                <w:t>200 ft</w:t>
              </w:r>
            </w:ins>
          </w:p>
        </w:tc>
        <w:tc>
          <w:tcPr>
            <w:tcW w:w="880" w:type="dxa"/>
            <w:vAlign w:val="center"/>
          </w:tcPr>
          <w:p w14:paraId="5E0008BC" w14:textId="77777777" w:rsidR="00C60D85" w:rsidRDefault="00000000">
            <w:pPr>
              <w:spacing w:after="0"/>
              <w:rPr>
                <w:ins w:id="9905" w:author="Sean de Noronha | DRG" w:date="2026-09-29T16:58:00Z" w16du:dateUtc="2026-09-29T14:58:00Z"/>
                <w:rFonts w:cs="Arial"/>
                <w:sz w:val="13"/>
                <w:szCs w:val="13"/>
              </w:rPr>
            </w:pPr>
            <w:ins w:id="9906" w:author="Sean de Noronha | DRG" w:date="2026-09-29T16:58:00Z" w16du:dateUtc="2026-09-29T14:58:00Z">
              <w:r>
                <w:rPr>
                  <w:rFonts w:cs="Arial"/>
                  <w:sz w:val="13"/>
                  <w:szCs w:val="13"/>
                </w:rPr>
                <w:t>2.48</w:t>
              </w:r>
            </w:ins>
          </w:p>
        </w:tc>
        <w:tc>
          <w:tcPr>
            <w:tcW w:w="820" w:type="dxa"/>
            <w:vAlign w:val="center"/>
          </w:tcPr>
          <w:p w14:paraId="5E0008BD" w14:textId="77777777" w:rsidR="00C60D85" w:rsidRDefault="00000000">
            <w:pPr>
              <w:spacing w:after="0"/>
              <w:rPr>
                <w:ins w:id="9907" w:author="Sean de Noronha | DRG" w:date="2026-09-29T16:58:00Z" w16du:dateUtc="2026-09-29T14:58:00Z"/>
                <w:rFonts w:cs="Arial"/>
                <w:sz w:val="13"/>
                <w:szCs w:val="13"/>
              </w:rPr>
            </w:pPr>
            <w:ins w:id="9908" w:author="Sean de Noronha | DRG" w:date="2026-09-29T16:58:00Z" w16du:dateUtc="2026-09-29T14:58:00Z">
              <w:r>
                <w:rPr>
                  <w:rFonts w:cs="Arial"/>
                  <w:sz w:val="13"/>
                  <w:szCs w:val="13"/>
                </w:rPr>
                <w:t>747</w:t>
              </w:r>
            </w:ins>
          </w:p>
        </w:tc>
        <w:tc>
          <w:tcPr>
            <w:tcW w:w="1100" w:type="dxa"/>
            <w:vAlign w:val="center"/>
          </w:tcPr>
          <w:p w14:paraId="5E0008BE" w14:textId="77777777" w:rsidR="00C60D85" w:rsidRDefault="00000000">
            <w:pPr>
              <w:spacing w:after="0"/>
              <w:rPr>
                <w:ins w:id="9909" w:author="Sean de Noronha | DRG" w:date="2026-09-29T16:58:00Z" w16du:dateUtc="2026-09-29T14:58:00Z"/>
                <w:rFonts w:cs="Arial"/>
                <w:sz w:val="13"/>
                <w:szCs w:val="13"/>
              </w:rPr>
            </w:pPr>
            <w:ins w:id="9910" w:author="Sean de Noronha | DRG" w:date="2026-09-29T16:58:00Z" w16du:dateUtc="2026-09-29T14:58:00Z">
              <w:r>
                <w:rPr>
                  <w:rFonts w:cs="Arial"/>
                  <w:sz w:val="13"/>
                  <w:szCs w:val="13"/>
                </w:rPr>
                <w:t>47.0 (99.7)</w:t>
              </w:r>
            </w:ins>
          </w:p>
        </w:tc>
        <w:tc>
          <w:tcPr>
            <w:tcW w:w="700" w:type="dxa"/>
            <w:vAlign w:val="center"/>
          </w:tcPr>
          <w:p w14:paraId="5E0008BF" w14:textId="77777777" w:rsidR="00C60D85" w:rsidRDefault="00000000">
            <w:pPr>
              <w:spacing w:after="0"/>
              <w:rPr>
                <w:ins w:id="9911" w:author="Sean de Noronha | DRG" w:date="2026-09-29T16:58:00Z" w16du:dateUtc="2026-09-29T14:58:00Z"/>
                <w:rFonts w:cs="Arial"/>
                <w:sz w:val="13"/>
                <w:szCs w:val="13"/>
              </w:rPr>
            </w:pPr>
            <w:ins w:id="9912" w:author="Sean de Noronha | DRG" w:date="2026-09-29T16:58:00Z" w16du:dateUtc="2026-09-29T14:58:00Z">
              <w:r>
                <w:rPr>
                  <w:rFonts w:cs="Arial"/>
                  <w:sz w:val="13"/>
                  <w:szCs w:val="13"/>
                </w:rPr>
                <w:t>2.14</w:t>
              </w:r>
            </w:ins>
          </w:p>
        </w:tc>
      </w:tr>
      <w:tr w:rsidR="00C60D85" w14:paraId="4DFFD993" w14:textId="77777777">
        <w:trPr>
          <w:jc w:val="center"/>
          <w:ins w:id="9913" w:author="Sean de Noronha | DRG" w:date="2026-09-29T16:58:00Z"/>
        </w:trPr>
        <w:tc>
          <w:tcPr>
            <w:tcW w:w="560" w:type="dxa"/>
            <w:vAlign w:val="center"/>
          </w:tcPr>
          <w:p w14:paraId="5E0008C0" w14:textId="77777777" w:rsidR="00C60D85" w:rsidRDefault="00000000">
            <w:pPr>
              <w:spacing w:after="0"/>
              <w:rPr>
                <w:ins w:id="9914" w:author="Sean de Noronha | DRG" w:date="2026-09-29T16:58:00Z" w16du:dateUtc="2026-09-29T14:58:00Z"/>
                <w:rFonts w:cs="Arial"/>
                <w:sz w:val="13"/>
                <w:szCs w:val="13"/>
              </w:rPr>
            </w:pPr>
            <w:ins w:id="9915" w:author="Sean de Noronha | DRG" w:date="2026-09-29T16:58:00Z" w16du:dateUtc="2026-09-29T14:58:00Z">
              <w:r>
                <w:rPr>
                  <w:rFonts w:cs="Arial"/>
                  <w:sz w:val="13"/>
                  <w:szCs w:val="13"/>
                </w:rPr>
                <w:t>155</w:t>
              </w:r>
            </w:ins>
          </w:p>
        </w:tc>
        <w:tc>
          <w:tcPr>
            <w:tcW w:w="500" w:type="dxa"/>
            <w:vAlign w:val="center"/>
          </w:tcPr>
          <w:p w14:paraId="5E0008C1" w14:textId="77777777" w:rsidR="00C60D85" w:rsidRDefault="00000000">
            <w:pPr>
              <w:spacing w:after="0"/>
              <w:rPr>
                <w:ins w:id="9916" w:author="Sean de Noronha | DRG" w:date="2026-09-29T16:58:00Z" w16du:dateUtc="2026-09-29T14:58:00Z"/>
                <w:rFonts w:cs="Arial"/>
                <w:sz w:val="13"/>
                <w:szCs w:val="13"/>
              </w:rPr>
            </w:pPr>
            <w:ins w:id="9917" w:author="Sean de Noronha | DRG" w:date="2026-09-29T16:58:00Z" w16du:dateUtc="2026-09-29T14:58:00Z">
              <w:r>
                <w:rPr>
                  <w:rFonts w:cs="Arial"/>
                  <w:sz w:val="13"/>
                  <w:szCs w:val="13"/>
                </w:rPr>
                <w:t>T2</w:t>
              </w:r>
            </w:ins>
          </w:p>
        </w:tc>
        <w:tc>
          <w:tcPr>
            <w:tcW w:w="660" w:type="dxa"/>
            <w:vAlign w:val="center"/>
          </w:tcPr>
          <w:p w14:paraId="5E0008C2" w14:textId="77777777" w:rsidR="00C60D85" w:rsidRDefault="00000000">
            <w:pPr>
              <w:spacing w:after="0"/>
              <w:rPr>
                <w:ins w:id="9918" w:author="Sean de Noronha | DRG" w:date="2026-09-29T16:58:00Z" w16du:dateUtc="2026-09-29T14:58:00Z"/>
                <w:rFonts w:cs="Arial"/>
                <w:sz w:val="13"/>
                <w:szCs w:val="13"/>
              </w:rPr>
            </w:pPr>
            <w:ins w:id="9919" w:author="Sean de Noronha | DRG" w:date="2026-09-29T16:58:00Z" w16du:dateUtc="2026-09-29T14:58:00Z">
              <w:r>
                <w:rPr>
                  <w:rFonts w:cs="Arial"/>
                  <w:sz w:val="13"/>
                  <w:szCs w:val="13"/>
                </w:rPr>
                <w:t>2</w:t>
              </w:r>
            </w:ins>
          </w:p>
        </w:tc>
        <w:tc>
          <w:tcPr>
            <w:tcW w:w="1920" w:type="dxa"/>
            <w:vAlign w:val="center"/>
          </w:tcPr>
          <w:p w14:paraId="5E0008C3" w14:textId="77777777" w:rsidR="00C60D85" w:rsidRDefault="00000000">
            <w:pPr>
              <w:spacing w:after="0"/>
              <w:rPr>
                <w:ins w:id="9920" w:author="Sean de Noronha | DRG" w:date="2026-09-29T16:58:00Z" w16du:dateUtc="2026-09-29T14:58:00Z"/>
                <w:rFonts w:cs="Arial"/>
                <w:sz w:val="13"/>
                <w:szCs w:val="13"/>
              </w:rPr>
            </w:pPr>
            <w:ins w:id="9921" w:author="Sean de Noronha | DRG" w:date="2026-09-29T16:58:00Z" w16du:dateUtc="2026-09-29T14:58:00Z">
              <w:r>
                <w:rPr>
                  <w:rFonts w:cs="Arial"/>
                  <w:sz w:val="13"/>
                  <w:szCs w:val="13"/>
                </w:rPr>
                <w:t>CSST, Manufacturer C, EHD 23</w:t>
              </w:r>
            </w:ins>
          </w:p>
        </w:tc>
        <w:tc>
          <w:tcPr>
            <w:tcW w:w="520" w:type="dxa"/>
            <w:vAlign w:val="center"/>
          </w:tcPr>
          <w:p w14:paraId="5E0008C4" w14:textId="77777777" w:rsidR="00C60D85" w:rsidRDefault="00000000">
            <w:pPr>
              <w:spacing w:after="0"/>
              <w:rPr>
                <w:ins w:id="9922" w:author="Sean de Noronha | DRG" w:date="2026-09-29T16:58:00Z" w16du:dateUtc="2026-09-29T14:58:00Z"/>
                <w:rFonts w:cs="Arial"/>
                <w:sz w:val="13"/>
                <w:szCs w:val="13"/>
              </w:rPr>
            </w:pPr>
            <w:ins w:id="9923" w:author="Sean de Noronha | DRG" w:date="2026-09-29T16:58:00Z" w16du:dateUtc="2026-09-29T14:58:00Z">
              <w:r>
                <w:rPr>
                  <w:rFonts w:cs="Arial"/>
                  <w:sz w:val="13"/>
                  <w:szCs w:val="13"/>
                </w:rPr>
                <w:t>NG</w:t>
              </w:r>
            </w:ins>
          </w:p>
        </w:tc>
        <w:tc>
          <w:tcPr>
            <w:tcW w:w="900" w:type="dxa"/>
            <w:vAlign w:val="center"/>
          </w:tcPr>
          <w:p w14:paraId="5E0008C5" w14:textId="77777777" w:rsidR="00C60D85" w:rsidRDefault="00000000">
            <w:pPr>
              <w:spacing w:after="0"/>
              <w:rPr>
                <w:ins w:id="9924" w:author="Sean de Noronha | DRG" w:date="2026-09-29T16:58:00Z" w16du:dateUtc="2026-09-29T14:58:00Z"/>
                <w:rFonts w:cs="Arial"/>
                <w:sz w:val="13"/>
                <w:szCs w:val="13"/>
              </w:rPr>
            </w:pPr>
            <w:ins w:id="9925" w:author="Sean de Noronha | DRG" w:date="2026-09-29T16:58:00Z" w16du:dateUtc="2026-09-29T14:58:00Z">
              <w:r>
                <w:rPr>
                  <w:rFonts w:cs="Arial"/>
                  <w:sz w:val="13"/>
                  <w:szCs w:val="13"/>
                </w:rPr>
                <w:t>2,570</w:t>
              </w:r>
            </w:ins>
          </w:p>
        </w:tc>
        <w:tc>
          <w:tcPr>
            <w:tcW w:w="800" w:type="dxa"/>
            <w:vAlign w:val="center"/>
          </w:tcPr>
          <w:p w14:paraId="5E0008C6" w14:textId="77777777" w:rsidR="00C60D85" w:rsidRDefault="00000000">
            <w:pPr>
              <w:spacing w:after="0"/>
              <w:rPr>
                <w:ins w:id="9926" w:author="Sean de Noronha | DRG" w:date="2026-09-29T16:58:00Z" w16du:dateUtc="2026-09-29T14:58:00Z"/>
                <w:rFonts w:cs="Arial"/>
                <w:sz w:val="13"/>
                <w:szCs w:val="13"/>
              </w:rPr>
            </w:pPr>
            <w:ins w:id="9927" w:author="Sean de Noronha | DRG" w:date="2026-09-29T16:58:00Z" w16du:dateUtc="2026-09-29T14:58:00Z">
              <w:r>
                <w:rPr>
                  <w:rFonts w:cs="Arial"/>
                  <w:sz w:val="13"/>
                  <w:szCs w:val="13"/>
                </w:rPr>
                <w:t>250 ft</w:t>
              </w:r>
            </w:ins>
          </w:p>
        </w:tc>
        <w:tc>
          <w:tcPr>
            <w:tcW w:w="880" w:type="dxa"/>
            <w:vAlign w:val="center"/>
          </w:tcPr>
          <w:p w14:paraId="5E0008C7" w14:textId="77777777" w:rsidR="00C60D85" w:rsidRDefault="00000000">
            <w:pPr>
              <w:spacing w:after="0"/>
              <w:rPr>
                <w:ins w:id="9928" w:author="Sean de Noronha | DRG" w:date="2026-09-29T16:58:00Z" w16du:dateUtc="2026-09-29T14:58:00Z"/>
                <w:rFonts w:cs="Arial"/>
                <w:sz w:val="13"/>
                <w:szCs w:val="13"/>
              </w:rPr>
            </w:pPr>
            <w:ins w:id="9929" w:author="Sean de Noronha | DRG" w:date="2026-09-29T16:58:00Z" w16du:dateUtc="2026-09-29T14:58:00Z">
              <w:r>
                <w:rPr>
                  <w:rFonts w:cs="Arial"/>
                  <w:sz w:val="13"/>
                  <w:szCs w:val="13"/>
                </w:rPr>
                <w:t>2.48</w:t>
              </w:r>
            </w:ins>
          </w:p>
        </w:tc>
        <w:tc>
          <w:tcPr>
            <w:tcW w:w="820" w:type="dxa"/>
            <w:vAlign w:val="center"/>
          </w:tcPr>
          <w:p w14:paraId="5E0008C8" w14:textId="77777777" w:rsidR="00C60D85" w:rsidRDefault="00000000">
            <w:pPr>
              <w:spacing w:after="0"/>
              <w:rPr>
                <w:ins w:id="9930" w:author="Sean de Noronha | DRG" w:date="2026-09-29T16:58:00Z" w16du:dateUtc="2026-09-29T14:58:00Z"/>
                <w:rFonts w:cs="Arial"/>
                <w:sz w:val="13"/>
                <w:szCs w:val="13"/>
              </w:rPr>
            </w:pPr>
            <w:ins w:id="9931" w:author="Sean de Noronha | DRG" w:date="2026-09-29T16:58:00Z" w16du:dateUtc="2026-09-29T14:58:00Z">
              <w:r>
                <w:rPr>
                  <w:rFonts w:cs="Arial"/>
                  <w:sz w:val="13"/>
                  <w:szCs w:val="13"/>
                </w:rPr>
                <w:t>747</w:t>
              </w:r>
            </w:ins>
          </w:p>
        </w:tc>
        <w:tc>
          <w:tcPr>
            <w:tcW w:w="1100" w:type="dxa"/>
            <w:vAlign w:val="center"/>
          </w:tcPr>
          <w:p w14:paraId="5E0008C9" w14:textId="77777777" w:rsidR="00C60D85" w:rsidRDefault="00000000">
            <w:pPr>
              <w:spacing w:after="0"/>
              <w:rPr>
                <w:ins w:id="9932" w:author="Sean de Noronha | DRG" w:date="2026-09-29T16:58:00Z" w16du:dateUtc="2026-09-29T14:58:00Z"/>
                <w:rFonts w:cs="Arial"/>
                <w:sz w:val="13"/>
                <w:szCs w:val="13"/>
              </w:rPr>
            </w:pPr>
            <w:ins w:id="9933" w:author="Sean de Noronha | DRG" w:date="2026-09-29T16:58:00Z" w16du:dateUtc="2026-09-29T14:58:00Z">
              <w:r>
                <w:rPr>
                  <w:rFonts w:cs="Arial"/>
                  <w:sz w:val="13"/>
                  <w:szCs w:val="13"/>
                </w:rPr>
                <w:t>42.8 (90.6)</w:t>
              </w:r>
            </w:ins>
          </w:p>
        </w:tc>
        <w:tc>
          <w:tcPr>
            <w:tcW w:w="700" w:type="dxa"/>
            <w:vAlign w:val="center"/>
          </w:tcPr>
          <w:p w14:paraId="5E0008CA" w14:textId="77777777" w:rsidR="00C60D85" w:rsidRDefault="00000000">
            <w:pPr>
              <w:spacing w:after="0"/>
              <w:rPr>
                <w:ins w:id="9934" w:author="Sean de Noronha | DRG" w:date="2026-09-29T16:58:00Z" w16du:dateUtc="2026-09-29T14:58:00Z"/>
                <w:rFonts w:cs="Arial"/>
                <w:sz w:val="13"/>
                <w:szCs w:val="13"/>
              </w:rPr>
            </w:pPr>
            <w:ins w:id="9935" w:author="Sean de Noronha | DRG" w:date="2026-09-29T16:58:00Z" w16du:dateUtc="2026-09-29T14:58:00Z">
              <w:r>
                <w:rPr>
                  <w:rFonts w:cs="Arial"/>
                  <w:sz w:val="13"/>
                  <w:szCs w:val="13"/>
                </w:rPr>
                <w:t>1.94</w:t>
              </w:r>
            </w:ins>
          </w:p>
        </w:tc>
      </w:tr>
      <w:tr w:rsidR="00C60D85" w14:paraId="6B4ACA2C" w14:textId="77777777">
        <w:trPr>
          <w:jc w:val="center"/>
          <w:ins w:id="9936" w:author="Sean de Noronha | DRG" w:date="2026-09-29T16:58:00Z"/>
        </w:trPr>
        <w:tc>
          <w:tcPr>
            <w:tcW w:w="560" w:type="dxa"/>
            <w:vAlign w:val="center"/>
          </w:tcPr>
          <w:p w14:paraId="5E0008CB" w14:textId="77777777" w:rsidR="00C60D85" w:rsidRDefault="00000000">
            <w:pPr>
              <w:spacing w:after="0"/>
              <w:rPr>
                <w:ins w:id="9937" w:author="Sean de Noronha | DRG" w:date="2026-09-29T16:58:00Z" w16du:dateUtc="2026-09-29T14:58:00Z"/>
                <w:rFonts w:cs="Arial"/>
                <w:sz w:val="13"/>
                <w:szCs w:val="13"/>
              </w:rPr>
            </w:pPr>
            <w:ins w:id="9938" w:author="Sean de Noronha | DRG" w:date="2026-09-29T16:58:00Z" w16du:dateUtc="2026-09-29T14:58:00Z">
              <w:r>
                <w:rPr>
                  <w:rFonts w:cs="Arial"/>
                  <w:sz w:val="13"/>
                  <w:szCs w:val="13"/>
                </w:rPr>
                <w:t>156</w:t>
              </w:r>
            </w:ins>
          </w:p>
        </w:tc>
        <w:tc>
          <w:tcPr>
            <w:tcW w:w="500" w:type="dxa"/>
            <w:vAlign w:val="center"/>
          </w:tcPr>
          <w:p w14:paraId="5E0008CC" w14:textId="77777777" w:rsidR="00C60D85" w:rsidRDefault="00000000">
            <w:pPr>
              <w:spacing w:after="0"/>
              <w:rPr>
                <w:ins w:id="9939" w:author="Sean de Noronha | DRG" w:date="2026-09-29T16:58:00Z" w16du:dateUtc="2026-09-29T14:58:00Z"/>
                <w:rFonts w:cs="Arial"/>
                <w:sz w:val="13"/>
                <w:szCs w:val="13"/>
              </w:rPr>
            </w:pPr>
            <w:ins w:id="9940" w:author="Sean de Noronha | DRG" w:date="2026-09-29T16:58:00Z" w16du:dateUtc="2026-09-29T14:58:00Z">
              <w:r>
                <w:rPr>
                  <w:rFonts w:cs="Arial"/>
                  <w:sz w:val="13"/>
                  <w:szCs w:val="13"/>
                </w:rPr>
                <w:t>T2</w:t>
              </w:r>
            </w:ins>
          </w:p>
        </w:tc>
        <w:tc>
          <w:tcPr>
            <w:tcW w:w="660" w:type="dxa"/>
            <w:vAlign w:val="center"/>
          </w:tcPr>
          <w:p w14:paraId="5E0008CD" w14:textId="77777777" w:rsidR="00C60D85" w:rsidRDefault="00000000">
            <w:pPr>
              <w:spacing w:after="0"/>
              <w:rPr>
                <w:ins w:id="9941" w:author="Sean de Noronha | DRG" w:date="2026-09-29T16:58:00Z" w16du:dateUtc="2026-09-29T14:58:00Z"/>
                <w:rFonts w:cs="Arial"/>
                <w:sz w:val="13"/>
                <w:szCs w:val="13"/>
              </w:rPr>
            </w:pPr>
            <w:ins w:id="9942" w:author="Sean de Noronha | DRG" w:date="2026-09-29T16:58:00Z" w16du:dateUtc="2026-09-29T14:58:00Z">
              <w:r>
                <w:rPr>
                  <w:rFonts w:cs="Arial"/>
                  <w:sz w:val="13"/>
                  <w:szCs w:val="13"/>
                </w:rPr>
                <w:t>2</w:t>
              </w:r>
            </w:ins>
          </w:p>
        </w:tc>
        <w:tc>
          <w:tcPr>
            <w:tcW w:w="1920" w:type="dxa"/>
            <w:vAlign w:val="center"/>
          </w:tcPr>
          <w:p w14:paraId="5E0008CE" w14:textId="77777777" w:rsidR="00C60D85" w:rsidRDefault="00000000">
            <w:pPr>
              <w:spacing w:after="0"/>
              <w:rPr>
                <w:ins w:id="9943" w:author="Sean de Noronha | DRG" w:date="2026-09-29T16:58:00Z" w16du:dateUtc="2026-09-29T14:58:00Z"/>
                <w:rFonts w:cs="Arial"/>
                <w:sz w:val="13"/>
                <w:szCs w:val="13"/>
              </w:rPr>
            </w:pPr>
            <w:ins w:id="9944" w:author="Sean de Noronha | DRG" w:date="2026-09-29T16:58:00Z" w16du:dateUtc="2026-09-29T14:58:00Z">
              <w:r>
                <w:rPr>
                  <w:rFonts w:cs="Arial"/>
                  <w:sz w:val="13"/>
                  <w:szCs w:val="13"/>
                </w:rPr>
                <w:t>CSST, Manufacturer C, EHD 23</w:t>
              </w:r>
            </w:ins>
          </w:p>
        </w:tc>
        <w:tc>
          <w:tcPr>
            <w:tcW w:w="520" w:type="dxa"/>
            <w:vAlign w:val="center"/>
          </w:tcPr>
          <w:p w14:paraId="5E0008CF" w14:textId="77777777" w:rsidR="00C60D85" w:rsidRDefault="00000000">
            <w:pPr>
              <w:spacing w:after="0"/>
              <w:rPr>
                <w:ins w:id="9945" w:author="Sean de Noronha | DRG" w:date="2026-09-29T16:58:00Z" w16du:dateUtc="2026-09-29T14:58:00Z"/>
                <w:rFonts w:cs="Arial"/>
                <w:sz w:val="13"/>
                <w:szCs w:val="13"/>
              </w:rPr>
            </w:pPr>
            <w:ins w:id="9946" w:author="Sean de Noronha | DRG" w:date="2026-09-29T16:58:00Z" w16du:dateUtc="2026-09-29T14:58:00Z">
              <w:r>
                <w:rPr>
                  <w:rFonts w:cs="Arial"/>
                  <w:sz w:val="13"/>
                  <w:szCs w:val="13"/>
                </w:rPr>
                <w:t>NG</w:t>
              </w:r>
            </w:ins>
          </w:p>
        </w:tc>
        <w:tc>
          <w:tcPr>
            <w:tcW w:w="900" w:type="dxa"/>
            <w:vAlign w:val="center"/>
          </w:tcPr>
          <w:p w14:paraId="5E0008D0" w14:textId="77777777" w:rsidR="00C60D85" w:rsidRDefault="00000000">
            <w:pPr>
              <w:spacing w:after="0"/>
              <w:rPr>
                <w:ins w:id="9947" w:author="Sean de Noronha | DRG" w:date="2026-09-29T16:58:00Z" w16du:dateUtc="2026-09-29T14:58:00Z"/>
                <w:rFonts w:cs="Arial"/>
                <w:sz w:val="13"/>
                <w:szCs w:val="13"/>
              </w:rPr>
            </w:pPr>
            <w:ins w:id="9948" w:author="Sean de Noronha | DRG" w:date="2026-09-29T16:58:00Z" w16du:dateUtc="2026-09-29T14:58:00Z">
              <w:r>
                <w:rPr>
                  <w:rFonts w:cs="Arial"/>
                  <w:sz w:val="13"/>
                  <w:szCs w:val="13"/>
                </w:rPr>
                <w:t>8,450</w:t>
              </w:r>
            </w:ins>
          </w:p>
        </w:tc>
        <w:tc>
          <w:tcPr>
            <w:tcW w:w="800" w:type="dxa"/>
            <w:vAlign w:val="center"/>
          </w:tcPr>
          <w:p w14:paraId="5E0008D1" w14:textId="77777777" w:rsidR="00C60D85" w:rsidRDefault="00000000">
            <w:pPr>
              <w:spacing w:after="0"/>
              <w:rPr>
                <w:ins w:id="9949" w:author="Sean de Noronha | DRG" w:date="2026-09-29T16:58:00Z" w16du:dateUtc="2026-09-29T14:58:00Z"/>
                <w:rFonts w:cs="Arial"/>
                <w:sz w:val="13"/>
                <w:szCs w:val="13"/>
              </w:rPr>
            </w:pPr>
            <w:ins w:id="9950" w:author="Sean de Noronha | DRG" w:date="2026-09-29T16:58:00Z" w16du:dateUtc="2026-09-29T14:58:00Z">
              <w:r>
                <w:rPr>
                  <w:rFonts w:cs="Arial"/>
                  <w:sz w:val="13"/>
                  <w:szCs w:val="13"/>
                </w:rPr>
                <w:t>30 ft</w:t>
              </w:r>
            </w:ins>
          </w:p>
        </w:tc>
        <w:tc>
          <w:tcPr>
            <w:tcW w:w="880" w:type="dxa"/>
            <w:vAlign w:val="center"/>
          </w:tcPr>
          <w:p w14:paraId="5E0008D2" w14:textId="77777777" w:rsidR="00C60D85" w:rsidRDefault="00000000">
            <w:pPr>
              <w:spacing w:after="0"/>
              <w:rPr>
                <w:ins w:id="9951" w:author="Sean de Noronha | DRG" w:date="2026-09-29T16:58:00Z" w16du:dateUtc="2026-09-29T14:58:00Z"/>
                <w:rFonts w:cs="Arial"/>
                <w:sz w:val="13"/>
                <w:szCs w:val="13"/>
              </w:rPr>
            </w:pPr>
            <w:ins w:id="9952" w:author="Sean de Noronha | DRG" w:date="2026-09-29T16:58:00Z" w16du:dateUtc="2026-09-29T14:58:00Z">
              <w:r>
                <w:rPr>
                  <w:rFonts w:cs="Arial"/>
                  <w:sz w:val="13"/>
                  <w:szCs w:val="13"/>
                </w:rPr>
                <w:t>3.45</w:t>
              </w:r>
            </w:ins>
          </w:p>
        </w:tc>
        <w:tc>
          <w:tcPr>
            <w:tcW w:w="820" w:type="dxa"/>
            <w:vAlign w:val="center"/>
          </w:tcPr>
          <w:p w14:paraId="5E0008D3" w14:textId="77777777" w:rsidR="00C60D85" w:rsidRDefault="00000000">
            <w:pPr>
              <w:spacing w:after="0"/>
              <w:rPr>
                <w:ins w:id="9953" w:author="Sean de Noronha | DRG" w:date="2026-09-29T16:58:00Z" w16du:dateUtc="2026-09-29T14:58:00Z"/>
                <w:rFonts w:cs="Arial"/>
                <w:sz w:val="13"/>
                <w:szCs w:val="13"/>
              </w:rPr>
            </w:pPr>
            <w:ins w:id="9954" w:author="Sean de Noronha | DRG" w:date="2026-09-29T16:58:00Z" w16du:dateUtc="2026-09-29T14:58:00Z">
              <w:r>
                <w:rPr>
                  <w:rFonts w:cs="Arial"/>
                  <w:sz w:val="13"/>
                  <w:szCs w:val="13"/>
                </w:rPr>
                <w:t>1,490</w:t>
              </w:r>
            </w:ins>
          </w:p>
        </w:tc>
        <w:tc>
          <w:tcPr>
            <w:tcW w:w="1100" w:type="dxa"/>
            <w:vAlign w:val="center"/>
          </w:tcPr>
          <w:p w14:paraId="5E0008D4" w14:textId="77777777" w:rsidR="00C60D85" w:rsidRDefault="00000000">
            <w:pPr>
              <w:spacing w:after="0"/>
              <w:rPr>
                <w:ins w:id="9955" w:author="Sean de Noronha | DRG" w:date="2026-09-29T16:58:00Z" w16du:dateUtc="2026-09-29T14:58:00Z"/>
                <w:rFonts w:cs="Arial"/>
                <w:sz w:val="13"/>
                <w:szCs w:val="13"/>
              </w:rPr>
            </w:pPr>
            <w:ins w:id="9956" w:author="Sean de Noronha | DRG" w:date="2026-09-29T16:58:00Z" w16du:dateUtc="2026-09-29T14:58:00Z">
              <w:r>
                <w:rPr>
                  <w:rFonts w:cs="Arial"/>
                  <w:sz w:val="13"/>
                  <w:szCs w:val="13"/>
                </w:rPr>
                <w:t>141 (298)</w:t>
              </w:r>
            </w:ins>
          </w:p>
        </w:tc>
        <w:tc>
          <w:tcPr>
            <w:tcW w:w="700" w:type="dxa"/>
            <w:vAlign w:val="center"/>
          </w:tcPr>
          <w:p w14:paraId="5E0008D5" w14:textId="77777777" w:rsidR="00C60D85" w:rsidRDefault="00000000">
            <w:pPr>
              <w:spacing w:after="0"/>
              <w:rPr>
                <w:ins w:id="9957" w:author="Sean de Noronha | DRG" w:date="2026-09-29T16:58:00Z" w16du:dateUtc="2026-09-29T14:58:00Z"/>
                <w:rFonts w:cs="Arial"/>
                <w:sz w:val="13"/>
                <w:szCs w:val="13"/>
              </w:rPr>
            </w:pPr>
            <w:ins w:id="9958" w:author="Sean de Noronha | DRG" w:date="2026-09-29T16:58:00Z" w16du:dateUtc="2026-09-29T14:58:00Z">
              <w:r>
                <w:rPr>
                  <w:rFonts w:cs="Arial"/>
                  <w:sz w:val="13"/>
                  <w:szCs w:val="13"/>
                </w:rPr>
                <w:t>6.36</w:t>
              </w:r>
            </w:ins>
          </w:p>
        </w:tc>
      </w:tr>
      <w:tr w:rsidR="00C60D85" w14:paraId="2F3AD7CC" w14:textId="77777777">
        <w:trPr>
          <w:jc w:val="center"/>
          <w:ins w:id="9959" w:author="Sean de Noronha | DRG" w:date="2026-09-29T16:58:00Z"/>
        </w:trPr>
        <w:tc>
          <w:tcPr>
            <w:tcW w:w="560" w:type="dxa"/>
            <w:vAlign w:val="center"/>
          </w:tcPr>
          <w:p w14:paraId="5E0008D6" w14:textId="77777777" w:rsidR="00C60D85" w:rsidRDefault="00000000">
            <w:pPr>
              <w:spacing w:after="0"/>
              <w:rPr>
                <w:ins w:id="9960" w:author="Sean de Noronha | DRG" w:date="2026-09-29T16:58:00Z" w16du:dateUtc="2026-09-29T14:58:00Z"/>
                <w:rFonts w:cs="Arial"/>
                <w:sz w:val="13"/>
                <w:szCs w:val="13"/>
              </w:rPr>
            </w:pPr>
            <w:ins w:id="9961" w:author="Sean de Noronha | DRG" w:date="2026-09-29T16:58:00Z" w16du:dateUtc="2026-09-29T14:58:00Z">
              <w:r>
                <w:rPr>
                  <w:rFonts w:cs="Arial"/>
                  <w:sz w:val="13"/>
                  <w:szCs w:val="13"/>
                </w:rPr>
                <w:t>157</w:t>
              </w:r>
            </w:ins>
          </w:p>
        </w:tc>
        <w:tc>
          <w:tcPr>
            <w:tcW w:w="500" w:type="dxa"/>
            <w:vAlign w:val="center"/>
          </w:tcPr>
          <w:p w14:paraId="5E0008D7" w14:textId="77777777" w:rsidR="00C60D85" w:rsidRDefault="00000000">
            <w:pPr>
              <w:spacing w:after="0"/>
              <w:rPr>
                <w:ins w:id="9962" w:author="Sean de Noronha | DRG" w:date="2026-09-29T16:58:00Z" w16du:dateUtc="2026-09-29T14:58:00Z"/>
                <w:rFonts w:cs="Arial"/>
                <w:sz w:val="13"/>
                <w:szCs w:val="13"/>
              </w:rPr>
            </w:pPr>
            <w:ins w:id="9963" w:author="Sean de Noronha | DRG" w:date="2026-09-29T16:58:00Z" w16du:dateUtc="2026-09-29T14:58:00Z">
              <w:r>
                <w:rPr>
                  <w:rFonts w:cs="Arial"/>
                  <w:sz w:val="13"/>
                  <w:szCs w:val="13"/>
                </w:rPr>
                <w:t>T2</w:t>
              </w:r>
            </w:ins>
          </w:p>
        </w:tc>
        <w:tc>
          <w:tcPr>
            <w:tcW w:w="660" w:type="dxa"/>
            <w:vAlign w:val="center"/>
          </w:tcPr>
          <w:p w14:paraId="5E0008D8" w14:textId="77777777" w:rsidR="00C60D85" w:rsidRDefault="00000000">
            <w:pPr>
              <w:spacing w:after="0"/>
              <w:rPr>
                <w:ins w:id="9964" w:author="Sean de Noronha | DRG" w:date="2026-09-29T16:58:00Z" w16du:dateUtc="2026-09-29T14:58:00Z"/>
                <w:rFonts w:cs="Arial"/>
                <w:sz w:val="13"/>
                <w:szCs w:val="13"/>
              </w:rPr>
            </w:pPr>
            <w:ins w:id="9965" w:author="Sean de Noronha | DRG" w:date="2026-09-29T16:58:00Z" w16du:dateUtc="2026-09-29T14:58:00Z">
              <w:r>
                <w:rPr>
                  <w:rFonts w:cs="Arial"/>
                  <w:sz w:val="13"/>
                  <w:szCs w:val="13"/>
                </w:rPr>
                <w:t>2</w:t>
              </w:r>
            </w:ins>
          </w:p>
        </w:tc>
        <w:tc>
          <w:tcPr>
            <w:tcW w:w="1920" w:type="dxa"/>
            <w:vAlign w:val="center"/>
          </w:tcPr>
          <w:p w14:paraId="5E0008D9" w14:textId="77777777" w:rsidR="00C60D85" w:rsidRDefault="00000000">
            <w:pPr>
              <w:spacing w:after="0"/>
              <w:rPr>
                <w:ins w:id="9966" w:author="Sean de Noronha | DRG" w:date="2026-09-29T16:58:00Z" w16du:dateUtc="2026-09-29T14:58:00Z"/>
                <w:rFonts w:cs="Arial"/>
                <w:sz w:val="13"/>
                <w:szCs w:val="13"/>
              </w:rPr>
            </w:pPr>
            <w:ins w:id="9967" w:author="Sean de Noronha | DRG" w:date="2026-09-29T16:58:00Z" w16du:dateUtc="2026-09-29T14:58:00Z">
              <w:r>
                <w:rPr>
                  <w:rFonts w:cs="Arial"/>
                  <w:sz w:val="13"/>
                  <w:szCs w:val="13"/>
                </w:rPr>
                <w:t>CSST, Manufacturer C, EHD 23</w:t>
              </w:r>
            </w:ins>
          </w:p>
        </w:tc>
        <w:tc>
          <w:tcPr>
            <w:tcW w:w="520" w:type="dxa"/>
            <w:vAlign w:val="center"/>
          </w:tcPr>
          <w:p w14:paraId="5E0008DA" w14:textId="77777777" w:rsidR="00C60D85" w:rsidRDefault="00000000">
            <w:pPr>
              <w:spacing w:after="0"/>
              <w:rPr>
                <w:ins w:id="9968" w:author="Sean de Noronha | DRG" w:date="2026-09-29T16:58:00Z" w16du:dateUtc="2026-09-29T14:58:00Z"/>
                <w:rFonts w:cs="Arial"/>
                <w:sz w:val="13"/>
                <w:szCs w:val="13"/>
              </w:rPr>
            </w:pPr>
            <w:ins w:id="9969" w:author="Sean de Noronha | DRG" w:date="2026-09-29T16:58:00Z" w16du:dateUtc="2026-09-29T14:58:00Z">
              <w:r>
                <w:rPr>
                  <w:rFonts w:cs="Arial"/>
                  <w:sz w:val="13"/>
                  <w:szCs w:val="13"/>
                </w:rPr>
                <w:t>NG</w:t>
              </w:r>
            </w:ins>
          </w:p>
        </w:tc>
        <w:tc>
          <w:tcPr>
            <w:tcW w:w="900" w:type="dxa"/>
            <w:vAlign w:val="center"/>
          </w:tcPr>
          <w:p w14:paraId="5E0008DB" w14:textId="77777777" w:rsidR="00C60D85" w:rsidRDefault="00000000">
            <w:pPr>
              <w:spacing w:after="0"/>
              <w:rPr>
                <w:ins w:id="9970" w:author="Sean de Noronha | DRG" w:date="2026-09-29T16:58:00Z" w16du:dateUtc="2026-09-29T14:58:00Z"/>
                <w:rFonts w:cs="Arial"/>
                <w:sz w:val="13"/>
                <w:szCs w:val="13"/>
              </w:rPr>
            </w:pPr>
            <w:ins w:id="9971" w:author="Sean de Noronha | DRG" w:date="2026-09-29T16:58:00Z" w16du:dateUtc="2026-09-29T14:58:00Z">
              <w:r>
                <w:rPr>
                  <w:rFonts w:cs="Arial"/>
                  <w:sz w:val="13"/>
                  <w:szCs w:val="13"/>
                </w:rPr>
                <w:t>6,650</w:t>
              </w:r>
            </w:ins>
          </w:p>
        </w:tc>
        <w:tc>
          <w:tcPr>
            <w:tcW w:w="800" w:type="dxa"/>
            <w:vAlign w:val="center"/>
          </w:tcPr>
          <w:p w14:paraId="5E0008DC" w14:textId="77777777" w:rsidR="00C60D85" w:rsidRDefault="00000000">
            <w:pPr>
              <w:spacing w:after="0"/>
              <w:rPr>
                <w:ins w:id="9972" w:author="Sean de Noronha | DRG" w:date="2026-09-29T16:58:00Z" w16du:dateUtc="2026-09-29T14:58:00Z"/>
                <w:rFonts w:cs="Arial"/>
                <w:sz w:val="13"/>
                <w:szCs w:val="13"/>
              </w:rPr>
            </w:pPr>
            <w:ins w:id="9973" w:author="Sean de Noronha | DRG" w:date="2026-09-29T16:58:00Z" w16du:dateUtc="2026-09-29T14:58:00Z">
              <w:r>
                <w:rPr>
                  <w:rFonts w:cs="Arial"/>
                  <w:sz w:val="13"/>
                  <w:szCs w:val="13"/>
                </w:rPr>
                <w:t>50 ft</w:t>
              </w:r>
            </w:ins>
          </w:p>
        </w:tc>
        <w:tc>
          <w:tcPr>
            <w:tcW w:w="880" w:type="dxa"/>
            <w:vAlign w:val="center"/>
          </w:tcPr>
          <w:p w14:paraId="5E0008DD" w14:textId="77777777" w:rsidR="00C60D85" w:rsidRDefault="00000000">
            <w:pPr>
              <w:spacing w:after="0"/>
              <w:rPr>
                <w:ins w:id="9974" w:author="Sean de Noronha | DRG" w:date="2026-09-29T16:58:00Z" w16du:dateUtc="2026-09-29T14:58:00Z"/>
                <w:rFonts w:cs="Arial"/>
                <w:sz w:val="13"/>
                <w:szCs w:val="13"/>
              </w:rPr>
            </w:pPr>
            <w:ins w:id="9975" w:author="Sean de Noronha | DRG" w:date="2026-09-29T16:58:00Z" w16du:dateUtc="2026-09-29T14:58:00Z">
              <w:r>
                <w:rPr>
                  <w:rFonts w:cs="Arial"/>
                  <w:sz w:val="13"/>
                  <w:szCs w:val="13"/>
                </w:rPr>
                <w:t>3.45</w:t>
              </w:r>
            </w:ins>
          </w:p>
        </w:tc>
        <w:tc>
          <w:tcPr>
            <w:tcW w:w="820" w:type="dxa"/>
            <w:vAlign w:val="center"/>
          </w:tcPr>
          <w:p w14:paraId="5E0008DE" w14:textId="77777777" w:rsidR="00C60D85" w:rsidRDefault="00000000">
            <w:pPr>
              <w:spacing w:after="0"/>
              <w:rPr>
                <w:ins w:id="9976" w:author="Sean de Noronha | DRG" w:date="2026-09-29T16:58:00Z" w16du:dateUtc="2026-09-29T14:58:00Z"/>
                <w:rFonts w:cs="Arial"/>
                <w:sz w:val="13"/>
                <w:szCs w:val="13"/>
              </w:rPr>
            </w:pPr>
            <w:ins w:id="9977" w:author="Sean de Noronha | DRG" w:date="2026-09-29T16:58:00Z" w16du:dateUtc="2026-09-29T14:58:00Z">
              <w:r>
                <w:rPr>
                  <w:rFonts w:cs="Arial"/>
                  <w:sz w:val="13"/>
                  <w:szCs w:val="13"/>
                </w:rPr>
                <w:t>1,490</w:t>
              </w:r>
            </w:ins>
          </w:p>
        </w:tc>
        <w:tc>
          <w:tcPr>
            <w:tcW w:w="1100" w:type="dxa"/>
            <w:vAlign w:val="center"/>
          </w:tcPr>
          <w:p w14:paraId="5E0008DF" w14:textId="77777777" w:rsidR="00C60D85" w:rsidRDefault="00000000">
            <w:pPr>
              <w:spacing w:after="0"/>
              <w:rPr>
                <w:ins w:id="9978" w:author="Sean de Noronha | DRG" w:date="2026-09-29T16:58:00Z" w16du:dateUtc="2026-09-29T14:58:00Z"/>
                <w:rFonts w:cs="Arial"/>
                <w:sz w:val="13"/>
                <w:szCs w:val="13"/>
              </w:rPr>
            </w:pPr>
            <w:ins w:id="9979" w:author="Sean de Noronha | DRG" w:date="2026-09-29T16:58:00Z" w16du:dateUtc="2026-09-29T14:58:00Z">
              <w:r>
                <w:rPr>
                  <w:rFonts w:cs="Arial"/>
                  <w:sz w:val="13"/>
                  <w:szCs w:val="13"/>
                </w:rPr>
                <w:t>111 (235)</w:t>
              </w:r>
            </w:ins>
          </w:p>
        </w:tc>
        <w:tc>
          <w:tcPr>
            <w:tcW w:w="700" w:type="dxa"/>
            <w:vAlign w:val="center"/>
          </w:tcPr>
          <w:p w14:paraId="5E0008E0" w14:textId="77777777" w:rsidR="00C60D85" w:rsidRDefault="00000000">
            <w:pPr>
              <w:spacing w:after="0"/>
              <w:rPr>
                <w:ins w:id="9980" w:author="Sean de Noronha | DRG" w:date="2026-09-29T16:58:00Z" w16du:dateUtc="2026-09-29T14:58:00Z"/>
                <w:rFonts w:cs="Arial"/>
                <w:sz w:val="13"/>
                <w:szCs w:val="13"/>
              </w:rPr>
            </w:pPr>
            <w:ins w:id="9981" w:author="Sean de Noronha | DRG" w:date="2026-09-29T16:58:00Z" w16du:dateUtc="2026-09-29T14:58:00Z">
              <w:r>
                <w:rPr>
                  <w:rFonts w:cs="Arial"/>
                  <w:sz w:val="13"/>
                  <w:szCs w:val="13"/>
                </w:rPr>
                <w:t>5.00</w:t>
              </w:r>
            </w:ins>
          </w:p>
        </w:tc>
      </w:tr>
      <w:tr w:rsidR="00C60D85" w14:paraId="7F757077" w14:textId="77777777">
        <w:trPr>
          <w:jc w:val="center"/>
          <w:ins w:id="9982" w:author="Sean de Noronha | DRG" w:date="2026-09-29T16:58:00Z"/>
        </w:trPr>
        <w:tc>
          <w:tcPr>
            <w:tcW w:w="560" w:type="dxa"/>
            <w:vAlign w:val="center"/>
          </w:tcPr>
          <w:p w14:paraId="5E0008E1" w14:textId="77777777" w:rsidR="00C60D85" w:rsidRDefault="00000000">
            <w:pPr>
              <w:spacing w:after="0"/>
              <w:rPr>
                <w:ins w:id="9983" w:author="Sean de Noronha | DRG" w:date="2026-09-29T16:58:00Z" w16du:dateUtc="2026-09-29T14:58:00Z"/>
                <w:rFonts w:cs="Arial"/>
                <w:sz w:val="13"/>
                <w:szCs w:val="13"/>
              </w:rPr>
            </w:pPr>
            <w:ins w:id="9984" w:author="Sean de Noronha | DRG" w:date="2026-09-29T16:58:00Z" w16du:dateUtc="2026-09-29T14:58:00Z">
              <w:r>
                <w:rPr>
                  <w:rFonts w:cs="Arial"/>
                  <w:sz w:val="13"/>
                  <w:szCs w:val="13"/>
                </w:rPr>
                <w:t>158</w:t>
              </w:r>
            </w:ins>
          </w:p>
        </w:tc>
        <w:tc>
          <w:tcPr>
            <w:tcW w:w="500" w:type="dxa"/>
            <w:vAlign w:val="center"/>
          </w:tcPr>
          <w:p w14:paraId="5E0008E2" w14:textId="77777777" w:rsidR="00C60D85" w:rsidRDefault="00000000">
            <w:pPr>
              <w:spacing w:after="0"/>
              <w:rPr>
                <w:ins w:id="9985" w:author="Sean de Noronha | DRG" w:date="2026-09-29T16:58:00Z" w16du:dateUtc="2026-09-29T14:58:00Z"/>
                <w:rFonts w:cs="Arial"/>
                <w:sz w:val="13"/>
                <w:szCs w:val="13"/>
              </w:rPr>
            </w:pPr>
            <w:ins w:id="9986" w:author="Sean de Noronha | DRG" w:date="2026-09-29T16:58:00Z" w16du:dateUtc="2026-09-29T14:58:00Z">
              <w:r>
                <w:rPr>
                  <w:rFonts w:cs="Arial"/>
                  <w:sz w:val="13"/>
                  <w:szCs w:val="13"/>
                </w:rPr>
                <w:t>T2</w:t>
              </w:r>
            </w:ins>
          </w:p>
        </w:tc>
        <w:tc>
          <w:tcPr>
            <w:tcW w:w="660" w:type="dxa"/>
            <w:vAlign w:val="center"/>
          </w:tcPr>
          <w:p w14:paraId="5E0008E3" w14:textId="77777777" w:rsidR="00C60D85" w:rsidRDefault="00000000">
            <w:pPr>
              <w:spacing w:after="0"/>
              <w:rPr>
                <w:ins w:id="9987" w:author="Sean de Noronha | DRG" w:date="2026-09-29T16:58:00Z" w16du:dateUtc="2026-09-29T14:58:00Z"/>
                <w:rFonts w:cs="Arial"/>
                <w:sz w:val="13"/>
                <w:szCs w:val="13"/>
              </w:rPr>
            </w:pPr>
            <w:ins w:id="9988" w:author="Sean de Noronha | DRG" w:date="2026-09-29T16:58:00Z" w16du:dateUtc="2026-09-29T14:58:00Z">
              <w:r>
                <w:rPr>
                  <w:rFonts w:cs="Arial"/>
                  <w:sz w:val="13"/>
                  <w:szCs w:val="13"/>
                </w:rPr>
                <w:t>2</w:t>
              </w:r>
            </w:ins>
          </w:p>
        </w:tc>
        <w:tc>
          <w:tcPr>
            <w:tcW w:w="1920" w:type="dxa"/>
            <w:vAlign w:val="center"/>
          </w:tcPr>
          <w:p w14:paraId="5E0008E4" w14:textId="77777777" w:rsidR="00C60D85" w:rsidRDefault="00000000">
            <w:pPr>
              <w:spacing w:after="0"/>
              <w:rPr>
                <w:ins w:id="9989" w:author="Sean de Noronha | DRG" w:date="2026-09-29T16:58:00Z" w16du:dateUtc="2026-09-29T14:58:00Z"/>
                <w:rFonts w:cs="Arial"/>
                <w:sz w:val="13"/>
                <w:szCs w:val="13"/>
              </w:rPr>
            </w:pPr>
            <w:ins w:id="9990" w:author="Sean de Noronha | DRG" w:date="2026-09-29T16:58:00Z" w16du:dateUtc="2026-09-29T14:58:00Z">
              <w:r>
                <w:rPr>
                  <w:rFonts w:cs="Arial"/>
                  <w:sz w:val="13"/>
                  <w:szCs w:val="13"/>
                </w:rPr>
                <w:t>CSST, Manufacturer C, EHD 23</w:t>
              </w:r>
            </w:ins>
          </w:p>
        </w:tc>
        <w:tc>
          <w:tcPr>
            <w:tcW w:w="520" w:type="dxa"/>
            <w:vAlign w:val="center"/>
          </w:tcPr>
          <w:p w14:paraId="5E0008E5" w14:textId="77777777" w:rsidR="00C60D85" w:rsidRDefault="00000000">
            <w:pPr>
              <w:spacing w:after="0"/>
              <w:rPr>
                <w:ins w:id="9991" w:author="Sean de Noronha | DRG" w:date="2026-09-29T16:58:00Z" w16du:dateUtc="2026-09-29T14:58:00Z"/>
                <w:rFonts w:cs="Arial"/>
                <w:sz w:val="13"/>
                <w:szCs w:val="13"/>
              </w:rPr>
            </w:pPr>
            <w:ins w:id="9992" w:author="Sean de Noronha | DRG" w:date="2026-09-29T16:58:00Z" w16du:dateUtc="2026-09-29T14:58:00Z">
              <w:r>
                <w:rPr>
                  <w:rFonts w:cs="Arial"/>
                  <w:sz w:val="13"/>
                  <w:szCs w:val="13"/>
                </w:rPr>
                <w:t>NG</w:t>
              </w:r>
            </w:ins>
          </w:p>
        </w:tc>
        <w:tc>
          <w:tcPr>
            <w:tcW w:w="900" w:type="dxa"/>
            <w:vAlign w:val="center"/>
          </w:tcPr>
          <w:p w14:paraId="5E0008E6" w14:textId="77777777" w:rsidR="00C60D85" w:rsidRDefault="00000000">
            <w:pPr>
              <w:spacing w:after="0"/>
              <w:rPr>
                <w:ins w:id="9993" w:author="Sean de Noronha | DRG" w:date="2026-09-29T16:58:00Z" w16du:dateUtc="2026-09-29T14:58:00Z"/>
                <w:rFonts w:cs="Arial"/>
                <w:sz w:val="13"/>
                <w:szCs w:val="13"/>
              </w:rPr>
            </w:pPr>
            <w:ins w:id="9994" w:author="Sean de Noronha | DRG" w:date="2026-09-29T16:58:00Z" w16du:dateUtc="2026-09-29T14:58:00Z">
              <w:r>
                <w:rPr>
                  <w:rFonts w:cs="Arial"/>
                  <w:sz w:val="13"/>
                  <w:szCs w:val="13"/>
                </w:rPr>
                <w:t>5,290</w:t>
              </w:r>
            </w:ins>
          </w:p>
        </w:tc>
        <w:tc>
          <w:tcPr>
            <w:tcW w:w="800" w:type="dxa"/>
            <w:vAlign w:val="center"/>
          </w:tcPr>
          <w:p w14:paraId="5E0008E7" w14:textId="77777777" w:rsidR="00C60D85" w:rsidRDefault="00000000">
            <w:pPr>
              <w:spacing w:after="0"/>
              <w:rPr>
                <w:ins w:id="9995" w:author="Sean de Noronha | DRG" w:date="2026-09-29T16:58:00Z" w16du:dateUtc="2026-09-29T14:58:00Z"/>
                <w:rFonts w:cs="Arial"/>
                <w:sz w:val="13"/>
                <w:szCs w:val="13"/>
              </w:rPr>
            </w:pPr>
            <w:ins w:id="9996" w:author="Sean de Noronha | DRG" w:date="2026-09-29T16:58:00Z" w16du:dateUtc="2026-09-29T14:58:00Z">
              <w:r>
                <w:rPr>
                  <w:rFonts w:cs="Arial"/>
                  <w:sz w:val="13"/>
                  <w:szCs w:val="13"/>
                </w:rPr>
                <w:t>80 ft</w:t>
              </w:r>
            </w:ins>
          </w:p>
        </w:tc>
        <w:tc>
          <w:tcPr>
            <w:tcW w:w="880" w:type="dxa"/>
            <w:vAlign w:val="center"/>
          </w:tcPr>
          <w:p w14:paraId="5E0008E8" w14:textId="77777777" w:rsidR="00C60D85" w:rsidRDefault="00000000">
            <w:pPr>
              <w:spacing w:after="0"/>
              <w:rPr>
                <w:ins w:id="9997" w:author="Sean de Noronha | DRG" w:date="2026-09-29T16:58:00Z" w16du:dateUtc="2026-09-29T14:58:00Z"/>
                <w:rFonts w:cs="Arial"/>
                <w:sz w:val="13"/>
                <w:szCs w:val="13"/>
              </w:rPr>
            </w:pPr>
            <w:ins w:id="9998" w:author="Sean de Noronha | DRG" w:date="2026-09-29T16:58:00Z" w16du:dateUtc="2026-09-29T14:58:00Z">
              <w:r>
                <w:rPr>
                  <w:rFonts w:cs="Arial"/>
                  <w:sz w:val="13"/>
                  <w:szCs w:val="13"/>
                </w:rPr>
                <w:t>3.45</w:t>
              </w:r>
            </w:ins>
          </w:p>
        </w:tc>
        <w:tc>
          <w:tcPr>
            <w:tcW w:w="820" w:type="dxa"/>
            <w:vAlign w:val="center"/>
          </w:tcPr>
          <w:p w14:paraId="5E0008E9" w14:textId="77777777" w:rsidR="00C60D85" w:rsidRDefault="00000000">
            <w:pPr>
              <w:spacing w:after="0"/>
              <w:rPr>
                <w:ins w:id="9999" w:author="Sean de Noronha | DRG" w:date="2026-09-29T16:58:00Z" w16du:dateUtc="2026-09-29T14:58:00Z"/>
                <w:rFonts w:cs="Arial"/>
                <w:sz w:val="13"/>
                <w:szCs w:val="13"/>
              </w:rPr>
            </w:pPr>
            <w:ins w:id="10000" w:author="Sean de Noronha | DRG" w:date="2026-09-29T16:58:00Z" w16du:dateUtc="2026-09-29T14:58:00Z">
              <w:r>
                <w:rPr>
                  <w:rFonts w:cs="Arial"/>
                  <w:sz w:val="13"/>
                  <w:szCs w:val="13"/>
                </w:rPr>
                <w:t>1,490</w:t>
              </w:r>
            </w:ins>
          </w:p>
        </w:tc>
        <w:tc>
          <w:tcPr>
            <w:tcW w:w="1100" w:type="dxa"/>
            <w:vAlign w:val="center"/>
          </w:tcPr>
          <w:p w14:paraId="5E0008EA" w14:textId="77777777" w:rsidR="00C60D85" w:rsidRDefault="00000000">
            <w:pPr>
              <w:spacing w:after="0"/>
              <w:rPr>
                <w:ins w:id="10001" w:author="Sean de Noronha | DRG" w:date="2026-09-29T16:58:00Z" w16du:dateUtc="2026-09-29T14:58:00Z"/>
                <w:rFonts w:cs="Arial"/>
                <w:sz w:val="13"/>
                <w:szCs w:val="13"/>
              </w:rPr>
            </w:pPr>
            <w:ins w:id="10002" w:author="Sean de Noronha | DRG" w:date="2026-09-29T16:58:00Z" w16du:dateUtc="2026-09-29T14:58:00Z">
              <w:r>
                <w:rPr>
                  <w:rFonts w:cs="Arial"/>
                  <w:sz w:val="13"/>
                  <w:szCs w:val="13"/>
                </w:rPr>
                <w:t>88.1 (187)</w:t>
              </w:r>
            </w:ins>
          </w:p>
        </w:tc>
        <w:tc>
          <w:tcPr>
            <w:tcW w:w="700" w:type="dxa"/>
            <w:vAlign w:val="center"/>
          </w:tcPr>
          <w:p w14:paraId="5E0008EB" w14:textId="77777777" w:rsidR="00C60D85" w:rsidRDefault="00000000">
            <w:pPr>
              <w:spacing w:after="0"/>
              <w:rPr>
                <w:ins w:id="10003" w:author="Sean de Noronha | DRG" w:date="2026-09-29T16:58:00Z" w16du:dateUtc="2026-09-29T14:58:00Z"/>
                <w:rFonts w:cs="Arial"/>
                <w:sz w:val="13"/>
                <w:szCs w:val="13"/>
              </w:rPr>
            </w:pPr>
            <w:ins w:id="10004" w:author="Sean de Noronha | DRG" w:date="2026-09-29T16:58:00Z" w16du:dateUtc="2026-09-29T14:58:00Z">
              <w:r>
                <w:rPr>
                  <w:rFonts w:cs="Arial"/>
                  <w:sz w:val="13"/>
                  <w:szCs w:val="13"/>
                </w:rPr>
                <w:t>3.98</w:t>
              </w:r>
            </w:ins>
          </w:p>
        </w:tc>
      </w:tr>
      <w:tr w:rsidR="00C60D85" w14:paraId="576890BF" w14:textId="77777777">
        <w:trPr>
          <w:jc w:val="center"/>
          <w:ins w:id="10005" w:author="Sean de Noronha | DRG" w:date="2026-09-29T16:58:00Z"/>
        </w:trPr>
        <w:tc>
          <w:tcPr>
            <w:tcW w:w="560" w:type="dxa"/>
            <w:vAlign w:val="center"/>
          </w:tcPr>
          <w:p w14:paraId="5E0008EC" w14:textId="77777777" w:rsidR="00C60D85" w:rsidRDefault="00000000">
            <w:pPr>
              <w:spacing w:after="0"/>
              <w:rPr>
                <w:ins w:id="10006" w:author="Sean de Noronha | DRG" w:date="2026-09-29T16:58:00Z" w16du:dateUtc="2026-09-29T14:58:00Z"/>
                <w:rFonts w:cs="Arial"/>
                <w:sz w:val="13"/>
                <w:szCs w:val="13"/>
              </w:rPr>
            </w:pPr>
            <w:ins w:id="10007" w:author="Sean de Noronha | DRG" w:date="2026-09-29T16:58:00Z" w16du:dateUtc="2026-09-29T14:58:00Z">
              <w:r>
                <w:rPr>
                  <w:rFonts w:cs="Arial"/>
                  <w:sz w:val="13"/>
                  <w:szCs w:val="13"/>
                </w:rPr>
                <w:t>159</w:t>
              </w:r>
            </w:ins>
          </w:p>
        </w:tc>
        <w:tc>
          <w:tcPr>
            <w:tcW w:w="500" w:type="dxa"/>
            <w:vAlign w:val="center"/>
          </w:tcPr>
          <w:p w14:paraId="5E0008ED" w14:textId="77777777" w:rsidR="00C60D85" w:rsidRDefault="00000000">
            <w:pPr>
              <w:spacing w:after="0"/>
              <w:rPr>
                <w:ins w:id="10008" w:author="Sean de Noronha | DRG" w:date="2026-09-29T16:58:00Z" w16du:dateUtc="2026-09-29T14:58:00Z"/>
                <w:rFonts w:cs="Arial"/>
                <w:sz w:val="13"/>
                <w:szCs w:val="13"/>
              </w:rPr>
            </w:pPr>
            <w:ins w:id="10009" w:author="Sean de Noronha | DRG" w:date="2026-09-29T16:58:00Z" w16du:dateUtc="2026-09-29T14:58:00Z">
              <w:r>
                <w:rPr>
                  <w:rFonts w:cs="Arial"/>
                  <w:sz w:val="13"/>
                  <w:szCs w:val="13"/>
                </w:rPr>
                <w:t>T2</w:t>
              </w:r>
            </w:ins>
          </w:p>
        </w:tc>
        <w:tc>
          <w:tcPr>
            <w:tcW w:w="660" w:type="dxa"/>
            <w:vAlign w:val="center"/>
          </w:tcPr>
          <w:p w14:paraId="5E0008EE" w14:textId="77777777" w:rsidR="00C60D85" w:rsidRDefault="00000000">
            <w:pPr>
              <w:spacing w:after="0"/>
              <w:rPr>
                <w:ins w:id="10010" w:author="Sean de Noronha | DRG" w:date="2026-09-29T16:58:00Z" w16du:dateUtc="2026-09-29T14:58:00Z"/>
                <w:rFonts w:cs="Arial"/>
                <w:sz w:val="13"/>
                <w:szCs w:val="13"/>
              </w:rPr>
            </w:pPr>
            <w:ins w:id="10011" w:author="Sean de Noronha | DRG" w:date="2026-09-29T16:58:00Z" w16du:dateUtc="2026-09-29T14:58:00Z">
              <w:r>
                <w:rPr>
                  <w:rFonts w:cs="Arial"/>
                  <w:sz w:val="13"/>
                  <w:szCs w:val="13"/>
                </w:rPr>
                <w:t>2</w:t>
              </w:r>
            </w:ins>
          </w:p>
        </w:tc>
        <w:tc>
          <w:tcPr>
            <w:tcW w:w="1920" w:type="dxa"/>
            <w:vAlign w:val="center"/>
          </w:tcPr>
          <w:p w14:paraId="5E0008EF" w14:textId="77777777" w:rsidR="00C60D85" w:rsidRDefault="00000000">
            <w:pPr>
              <w:spacing w:after="0"/>
              <w:rPr>
                <w:ins w:id="10012" w:author="Sean de Noronha | DRG" w:date="2026-09-29T16:58:00Z" w16du:dateUtc="2026-09-29T14:58:00Z"/>
                <w:rFonts w:cs="Arial"/>
                <w:sz w:val="13"/>
                <w:szCs w:val="13"/>
              </w:rPr>
            </w:pPr>
            <w:ins w:id="10013" w:author="Sean de Noronha | DRG" w:date="2026-09-29T16:58:00Z" w16du:dateUtc="2026-09-29T14:58:00Z">
              <w:r>
                <w:rPr>
                  <w:rFonts w:cs="Arial"/>
                  <w:sz w:val="13"/>
                  <w:szCs w:val="13"/>
                </w:rPr>
                <w:t>CSST, Manufacturer C, EHD 23</w:t>
              </w:r>
            </w:ins>
          </w:p>
        </w:tc>
        <w:tc>
          <w:tcPr>
            <w:tcW w:w="520" w:type="dxa"/>
            <w:vAlign w:val="center"/>
          </w:tcPr>
          <w:p w14:paraId="5E0008F0" w14:textId="77777777" w:rsidR="00C60D85" w:rsidRDefault="00000000">
            <w:pPr>
              <w:spacing w:after="0"/>
              <w:rPr>
                <w:ins w:id="10014" w:author="Sean de Noronha | DRG" w:date="2026-09-29T16:58:00Z" w16du:dateUtc="2026-09-29T14:58:00Z"/>
                <w:rFonts w:cs="Arial"/>
                <w:sz w:val="13"/>
                <w:szCs w:val="13"/>
              </w:rPr>
            </w:pPr>
            <w:ins w:id="10015" w:author="Sean de Noronha | DRG" w:date="2026-09-29T16:58:00Z" w16du:dateUtc="2026-09-29T14:58:00Z">
              <w:r>
                <w:rPr>
                  <w:rFonts w:cs="Arial"/>
                  <w:sz w:val="13"/>
                  <w:szCs w:val="13"/>
                </w:rPr>
                <w:t>NG</w:t>
              </w:r>
            </w:ins>
          </w:p>
        </w:tc>
        <w:tc>
          <w:tcPr>
            <w:tcW w:w="900" w:type="dxa"/>
            <w:vAlign w:val="center"/>
          </w:tcPr>
          <w:p w14:paraId="5E0008F1" w14:textId="77777777" w:rsidR="00C60D85" w:rsidRDefault="00000000">
            <w:pPr>
              <w:spacing w:after="0"/>
              <w:rPr>
                <w:ins w:id="10016" w:author="Sean de Noronha | DRG" w:date="2026-09-29T16:58:00Z" w16du:dateUtc="2026-09-29T14:58:00Z"/>
                <w:rFonts w:cs="Arial"/>
                <w:sz w:val="13"/>
                <w:szCs w:val="13"/>
              </w:rPr>
            </w:pPr>
            <w:ins w:id="10017" w:author="Sean de Noronha | DRG" w:date="2026-09-29T16:58:00Z" w16du:dateUtc="2026-09-29T14:58:00Z">
              <w:r>
                <w:rPr>
                  <w:rFonts w:cs="Arial"/>
                  <w:sz w:val="13"/>
                  <w:szCs w:val="13"/>
                </w:rPr>
                <w:t>5,050</w:t>
              </w:r>
            </w:ins>
          </w:p>
        </w:tc>
        <w:tc>
          <w:tcPr>
            <w:tcW w:w="800" w:type="dxa"/>
            <w:vAlign w:val="center"/>
          </w:tcPr>
          <w:p w14:paraId="5E0008F2" w14:textId="77777777" w:rsidR="00C60D85" w:rsidRDefault="00000000">
            <w:pPr>
              <w:spacing w:after="0"/>
              <w:rPr>
                <w:ins w:id="10018" w:author="Sean de Noronha | DRG" w:date="2026-09-29T16:58:00Z" w16du:dateUtc="2026-09-29T14:58:00Z"/>
                <w:rFonts w:cs="Arial"/>
                <w:sz w:val="13"/>
                <w:szCs w:val="13"/>
              </w:rPr>
            </w:pPr>
            <w:ins w:id="10019" w:author="Sean de Noronha | DRG" w:date="2026-09-29T16:58:00Z" w16du:dateUtc="2026-09-29T14:58:00Z">
              <w:r>
                <w:rPr>
                  <w:rFonts w:cs="Arial"/>
                  <w:sz w:val="13"/>
                  <w:szCs w:val="13"/>
                </w:rPr>
                <w:t>100 ft</w:t>
              </w:r>
            </w:ins>
          </w:p>
        </w:tc>
        <w:tc>
          <w:tcPr>
            <w:tcW w:w="880" w:type="dxa"/>
            <w:vAlign w:val="center"/>
          </w:tcPr>
          <w:p w14:paraId="5E0008F3" w14:textId="77777777" w:rsidR="00C60D85" w:rsidRDefault="00000000">
            <w:pPr>
              <w:spacing w:after="0"/>
              <w:rPr>
                <w:ins w:id="10020" w:author="Sean de Noronha | DRG" w:date="2026-09-29T16:58:00Z" w16du:dateUtc="2026-09-29T14:58:00Z"/>
                <w:rFonts w:cs="Arial"/>
                <w:sz w:val="13"/>
                <w:szCs w:val="13"/>
              </w:rPr>
            </w:pPr>
            <w:ins w:id="10021" w:author="Sean de Noronha | DRG" w:date="2026-09-29T16:58:00Z" w16du:dateUtc="2026-09-29T14:58:00Z">
              <w:r>
                <w:rPr>
                  <w:rFonts w:cs="Arial"/>
                  <w:sz w:val="13"/>
                  <w:szCs w:val="13"/>
                </w:rPr>
                <w:t>3.45</w:t>
              </w:r>
            </w:ins>
          </w:p>
        </w:tc>
        <w:tc>
          <w:tcPr>
            <w:tcW w:w="820" w:type="dxa"/>
            <w:vAlign w:val="center"/>
          </w:tcPr>
          <w:p w14:paraId="5E0008F4" w14:textId="77777777" w:rsidR="00C60D85" w:rsidRDefault="00000000">
            <w:pPr>
              <w:spacing w:after="0"/>
              <w:rPr>
                <w:ins w:id="10022" w:author="Sean de Noronha | DRG" w:date="2026-09-29T16:58:00Z" w16du:dateUtc="2026-09-29T14:58:00Z"/>
                <w:rFonts w:cs="Arial"/>
                <w:sz w:val="13"/>
                <w:szCs w:val="13"/>
              </w:rPr>
            </w:pPr>
            <w:ins w:id="10023" w:author="Sean de Noronha | DRG" w:date="2026-09-29T16:58:00Z" w16du:dateUtc="2026-09-29T14:58:00Z">
              <w:r>
                <w:rPr>
                  <w:rFonts w:cs="Arial"/>
                  <w:sz w:val="13"/>
                  <w:szCs w:val="13"/>
                </w:rPr>
                <w:t>1,490</w:t>
              </w:r>
            </w:ins>
          </w:p>
        </w:tc>
        <w:tc>
          <w:tcPr>
            <w:tcW w:w="1100" w:type="dxa"/>
            <w:vAlign w:val="center"/>
          </w:tcPr>
          <w:p w14:paraId="5E0008F5" w14:textId="77777777" w:rsidR="00C60D85" w:rsidRDefault="00000000">
            <w:pPr>
              <w:spacing w:after="0"/>
              <w:rPr>
                <w:ins w:id="10024" w:author="Sean de Noronha | DRG" w:date="2026-09-29T16:58:00Z" w16du:dateUtc="2026-09-29T14:58:00Z"/>
                <w:rFonts w:cs="Arial"/>
                <w:sz w:val="13"/>
                <w:szCs w:val="13"/>
              </w:rPr>
            </w:pPr>
            <w:ins w:id="10025" w:author="Sean de Noronha | DRG" w:date="2026-09-29T16:58:00Z" w16du:dateUtc="2026-09-29T14:58:00Z">
              <w:r>
                <w:rPr>
                  <w:rFonts w:cs="Arial"/>
                  <w:sz w:val="13"/>
                  <w:szCs w:val="13"/>
                </w:rPr>
                <w:t>84.1 (178)</w:t>
              </w:r>
            </w:ins>
          </w:p>
        </w:tc>
        <w:tc>
          <w:tcPr>
            <w:tcW w:w="700" w:type="dxa"/>
            <w:vAlign w:val="center"/>
          </w:tcPr>
          <w:p w14:paraId="5E0008F6" w14:textId="77777777" w:rsidR="00C60D85" w:rsidRDefault="00000000">
            <w:pPr>
              <w:spacing w:after="0"/>
              <w:rPr>
                <w:ins w:id="10026" w:author="Sean de Noronha | DRG" w:date="2026-09-29T16:58:00Z" w16du:dateUtc="2026-09-29T14:58:00Z"/>
                <w:rFonts w:cs="Arial"/>
                <w:sz w:val="13"/>
                <w:szCs w:val="13"/>
              </w:rPr>
            </w:pPr>
            <w:ins w:id="10027" w:author="Sean de Noronha | DRG" w:date="2026-09-29T16:58:00Z" w16du:dateUtc="2026-09-29T14:58:00Z">
              <w:r>
                <w:rPr>
                  <w:rFonts w:cs="Arial"/>
                  <w:sz w:val="13"/>
                  <w:szCs w:val="13"/>
                </w:rPr>
                <w:t>3.80</w:t>
              </w:r>
            </w:ins>
          </w:p>
        </w:tc>
      </w:tr>
      <w:tr w:rsidR="00C60D85" w14:paraId="6185D19E" w14:textId="77777777">
        <w:trPr>
          <w:jc w:val="center"/>
          <w:ins w:id="10028" w:author="Sean de Noronha | DRG" w:date="2026-09-29T16:58:00Z"/>
        </w:trPr>
        <w:tc>
          <w:tcPr>
            <w:tcW w:w="560" w:type="dxa"/>
            <w:vAlign w:val="center"/>
          </w:tcPr>
          <w:p w14:paraId="5E0008F7" w14:textId="77777777" w:rsidR="00C60D85" w:rsidRDefault="00000000">
            <w:pPr>
              <w:spacing w:after="0"/>
              <w:rPr>
                <w:ins w:id="10029" w:author="Sean de Noronha | DRG" w:date="2026-09-29T16:58:00Z" w16du:dateUtc="2026-09-29T14:58:00Z"/>
                <w:rFonts w:cs="Arial"/>
                <w:sz w:val="13"/>
                <w:szCs w:val="13"/>
              </w:rPr>
            </w:pPr>
            <w:ins w:id="10030" w:author="Sean de Noronha | DRG" w:date="2026-09-29T16:58:00Z" w16du:dateUtc="2026-09-29T14:58:00Z">
              <w:r>
                <w:rPr>
                  <w:rFonts w:cs="Arial"/>
                  <w:sz w:val="13"/>
                  <w:szCs w:val="13"/>
                </w:rPr>
                <w:t>160</w:t>
              </w:r>
            </w:ins>
          </w:p>
        </w:tc>
        <w:tc>
          <w:tcPr>
            <w:tcW w:w="500" w:type="dxa"/>
            <w:vAlign w:val="center"/>
          </w:tcPr>
          <w:p w14:paraId="5E0008F8" w14:textId="77777777" w:rsidR="00C60D85" w:rsidRDefault="00000000">
            <w:pPr>
              <w:spacing w:after="0"/>
              <w:rPr>
                <w:ins w:id="10031" w:author="Sean de Noronha | DRG" w:date="2026-09-29T16:58:00Z" w16du:dateUtc="2026-09-29T14:58:00Z"/>
                <w:rFonts w:cs="Arial"/>
                <w:sz w:val="13"/>
                <w:szCs w:val="13"/>
              </w:rPr>
            </w:pPr>
            <w:ins w:id="10032" w:author="Sean de Noronha | DRG" w:date="2026-09-29T16:58:00Z" w16du:dateUtc="2026-09-29T14:58:00Z">
              <w:r>
                <w:rPr>
                  <w:rFonts w:cs="Arial"/>
                  <w:sz w:val="13"/>
                  <w:szCs w:val="13"/>
                </w:rPr>
                <w:t>T2</w:t>
              </w:r>
            </w:ins>
          </w:p>
        </w:tc>
        <w:tc>
          <w:tcPr>
            <w:tcW w:w="660" w:type="dxa"/>
            <w:vAlign w:val="center"/>
          </w:tcPr>
          <w:p w14:paraId="5E0008F9" w14:textId="77777777" w:rsidR="00C60D85" w:rsidRDefault="00000000">
            <w:pPr>
              <w:spacing w:after="0"/>
              <w:rPr>
                <w:ins w:id="10033" w:author="Sean de Noronha | DRG" w:date="2026-09-29T16:58:00Z" w16du:dateUtc="2026-09-29T14:58:00Z"/>
                <w:rFonts w:cs="Arial"/>
                <w:sz w:val="13"/>
                <w:szCs w:val="13"/>
              </w:rPr>
            </w:pPr>
            <w:ins w:id="10034" w:author="Sean de Noronha | DRG" w:date="2026-09-29T16:58:00Z" w16du:dateUtc="2026-09-29T14:58:00Z">
              <w:r>
                <w:rPr>
                  <w:rFonts w:cs="Arial"/>
                  <w:sz w:val="13"/>
                  <w:szCs w:val="13"/>
                </w:rPr>
                <w:t>2</w:t>
              </w:r>
            </w:ins>
          </w:p>
        </w:tc>
        <w:tc>
          <w:tcPr>
            <w:tcW w:w="1920" w:type="dxa"/>
            <w:vAlign w:val="center"/>
          </w:tcPr>
          <w:p w14:paraId="5E0008FA" w14:textId="77777777" w:rsidR="00C60D85" w:rsidRDefault="00000000">
            <w:pPr>
              <w:spacing w:after="0"/>
              <w:rPr>
                <w:ins w:id="10035" w:author="Sean de Noronha | DRG" w:date="2026-09-29T16:58:00Z" w16du:dateUtc="2026-09-29T14:58:00Z"/>
                <w:rFonts w:cs="Arial"/>
                <w:sz w:val="13"/>
                <w:szCs w:val="13"/>
              </w:rPr>
            </w:pPr>
            <w:ins w:id="10036" w:author="Sean de Noronha | DRG" w:date="2026-09-29T16:58:00Z" w16du:dateUtc="2026-09-29T14:58:00Z">
              <w:r>
                <w:rPr>
                  <w:rFonts w:cs="Arial"/>
                  <w:sz w:val="13"/>
                  <w:szCs w:val="13"/>
                </w:rPr>
                <w:t>CSST, Manufacturer C, EHD 23</w:t>
              </w:r>
            </w:ins>
          </w:p>
        </w:tc>
        <w:tc>
          <w:tcPr>
            <w:tcW w:w="520" w:type="dxa"/>
            <w:vAlign w:val="center"/>
          </w:tcPr>
          <w:p w14:paraId="5E0008FB" w14:textId="77777777" w:rsidR="00C60D85" w:rsidRDefault="00000000">
            <w:pPr>
              <w:spacing w:after="0"/>
              <w:rPr>
                <w:ins w:id="10037" w:author="Sean de Noronha | DRG" w:date="2026-09-29T16:58:00Z" w16du:dateUtc="2026-09-29T14:58:00Z"/>
                <w:rFonts w:cs="Arial"/>
                <w:sz w:val="13"/>
                <w:szCs w:val="13"/>
              </w:rPr>
            </w:pPr>
            <w:ins w:id="10038" w:author="Sean de Noronha | DRG" w:date="2026-09-29T16:58:00Z" w16du:dateUtc="2026-09-29T14:58:00Z">
              <w:r>
                <w:rPr>
                  <w:rFonts w:cs="Arial"/>
                  <w:sz w:val="13"/>
                  <w:szCs w:val="13"/>
                </w:rPr>
                <w:t>NG</w:t>
              </w:r>
            </w:ins>
          </w:p>
        </w:tc>
        <w:tc>
          <w:tcPr>
            <w:tcW w:w="900" w:type="dxa"/>
            <w:vAlign w:val="center"/>
          </w:tcPr>
          <w:p w14:paraId="5E0008FC" w14:textId="77777777" w:rsidR="00C60D85" w:rsidRDefault="00000000">
            <w:pPr>
              <w:spacing w:after="0"/>
              <w:rPr>
                <w:ins w:id="10039" w:author="Sean de Noronha | DRG" w:date="2026-09-29T16:58:00Z" w16du:dateUtc="2026-09-29T14:58:00Z"/>
                <w:rFonts w:cs="Arial"/>
                <w:sz w:val="13"/>
                <w:szCs w:val="13"/>
              </w:rPr>
            </w:pPr>
            <w:ins w:id="10040" w:author="Sean de Noronha | DRG" w:date="2026-09-29T16:58:00Z" w16du:dateUtc="2026-09-29T14:58:00Z">
              <w:r>
                <w:rPr>
                  <w:rFonts w:cs="Arial"/>
                  <w:sz w:val="13"/>
                  <w:szCs w:val="13"/>
                </w:rPr>
                <w:t>4,290</w:t>
              </w:r>
            </w:ins>
          </w:p>
        </w:tc>
        <w:tc>
          <w:tcPr>
            <w:tcW w:w="800" w:type="dxa"/>
            <w:vAlign w:val="center"/>
          </w:tcPr>
          <w:p w14:paraId="5E0008FD" w14:textId="77777777" w:rsidR="00C60D85" w:rsidRDefault="00000000">
            <w:pPr>
              <w:spacing w:after="0"/>
              <w:rPr>
                <w:ins w:id="10041" w:author="Sean de Noronha | DRG" w:date="2026-09-29T16:58:00Z" w16du:dateUtc="2026-09-29T14:58:00Z"/>
                <w:rFonts w:cs="Arial"/>
                <w:sz w:val="13"/>
                <w:szCs w:val="13"/>
              </w:rPr>
            </w:pPr>
            <w:ins w:id="10042" w:author="Sean de Noronha | DRG" w:date="2026-09-29T16:58:00Z" w16du:dateUtc="2026-09-29T14:58:00Z">
              <w:r>
                <w:rPr>
                  <w:rFonts w:cs="Arial"/>
                  <w:sz w:val="13"/>
                  <w:szCs w:val="13"/>
                </w:rPr>
                <w:t>150 ft</w:t>
              </w:r>
            </w:ins>
          </w:p>
        </w:tc>
        <w:tc>
          <w:tcPr>
            <w:tcW w:w="880" w:type="dxa"/>
            <w:vAlign w:val="center"/>
          </w:tcPr>
          <w:p w14:paraId="5E0008FE" w14:textId="77777777" w:rsidR="00C60D85" w:rsidRDefault="00000000">
            <w:pPr>
              <w:spacing w:after="0"/>
              <w:rPr>
                <w:ins w:id="10043" w:author="Sean de Noronha | DRG" w:date="2026-09-29T16:58:00Z" w16du:dateUtc="2026-09-29T14:58:00Z"/>
                <w:rFonts w:cs="Arial"/>
                <w:sz w:val="13"/>
                <w:szCs w:val="13"/>
              </w:rPr>
            </w:pPr>
            <w:ins w:id="10044" w:author="Sean de Noronha | DRG" w:date="2026-09-29T16:58:00Z" w16du:dateUtc="2026-09-29T14:58:00Z">
              <w:r>
                <w:rPr>
                  <w:rFonts w:cs="Arial"/>
                  <w:sz w:val="13"/>
                  <w:szCs w:val="13"/>
                </w:rPr>
                <w:t>3.45</w:t>
              </w:r>
            </w:ins>
          </w:p>
        </w:tc>
        <w:tc>
          <w:tcPr>
            <w:tcW w:w="820" w:type="dxa"/>
            <w:vAlign w:val="center"/>
          </w:tcPr>
          <w:p w14:paraId="5E0008FF" w14:textId="77777777" w:rsidR="00C60D85" w:rsidRDefault="00000000">
            <w:pPr>
              <w:spacing w:after="0"/>
              <w:rPr>
                <w:ins w:id="10045" w:author="Sean de Noronha | DRG" w:date="2026-09-29T16:58:00Z" w16du:dateUtc="2026-09-29T14:58:00Z"/>
                <w:rFonts w:cs="Arial"/>
                <w:sz w:val="13"/>
                <w:szCs w:val="13"/>
              </w:rPr>
            </w:pPr>
            <w:ins w:id="10046" w:author="Sean de Noronha | DRG" w:date="2026-09-29T16:58:00Z" w16du:dateUtc="2026-09-29T14:58:00Z">
              <w:r>
                <w:rPr>
                  <w:rFonts w:cs="Arial"/>
                  <w:sz w:val="13"/>
                  <w:szCs w:val="13"/>
                </w:rPr>
                <w:t>1,490</w:t>
              </w:r>
            </w:ins>
          </w:p>
        </w:tc>
        <w:tc>
          <w:tcPr>
            <w:tcW w:w="1100" w:type="dxa"/>
            <w:vAlign w:val="center"/>
          </w:tcPr>
          <w:p w14:paraId="5E000900" w14:textId="77777777" w:rsidR="00C60D85" w:rsidRDefault="00000000">
            <w:pPr>
              <w:spacing w:after="0"/>
              <w:rPr>
                <w:ins w:id="10047" w:author="Sean de Noronha | DRG" w:date="2026-09-29T16:58:00Z" w16du:dateUtc="2026-09-29T14:58:00Z"/>
                <w:rFonts w:cs="Arial"/>
                <w:sz w:val="13"/>
                <w:szCs w:val="13"/>
              </w:rPr>
            </w:pPr>
            <w:ins w:id="10048" w:author="Sean de Noronha | DRG" w:date="2026-09-29T16:58:00Z" w16du:dateUtc="2026-09-29T14:58:00Z">
              <w:r>
                <w:rPr>
                  <w:rFonts w:cs="Arial"/>
                  <w:sz w:val="13"/>
                  <w:szCs w:val="13"/>
                </w:rPr>
                <w:t>71.5 (151)</w:t>
              </w:r>
            </w:ins>
          </w:p>
        </w:tc>
        <w:tc>
          <w:tcPr>
            <w:tcW w:w="700" w:type="dxa"/>
            <w:vAlign w:val="center"/>
          </w:tcPr>
          <w:p w14:paraId="5E000901" w14:textId="77777777" w:rsidR="00C60D85" w:rsidRDefault="00000000">
            <w:pPr>
              <w:spacing w:after="0"/>
              <w:rPr>
                <w:ins w:id="10049" w:author="Sean de Noronha | DRG" w:date="2026-09-29T16:58:00Z" w16du:dateUtc="2026-09-29T14:58:00Z"/>
                <w:rFonts w:cs="Arial"/>
                <w:sz w:val="13"/>
                <w:szCs w:val="13"/>
              </w:rPr>
            </w:pPr>
            <w:ins w:id="10050" w:author="Sean de Noronha | DRG" w:date="2026-09-29T16:58:00Z" w16du:dateUtc="2026-09-29T14:58:00Z">
              <w:r>
                <w:rPr>
                  <w:rFonts w:cs="Arial"/>
                  <w:sz w:val="13"/>
                  <w:szCs w:val="13"/>
                </w:rPr>
                <w:t>3.23</w:t>
              </w:r>
            </w:ins>
          </w:p>
        </w:tc>
      </w:tr>
      <w:tr w:rsidR="00C60D85" w14:paraId="65C77941" w14:textId="77777777">
        <w:trPr>
          <w:jc w:val="center"/>
          <w:ins w:id="10051" w:author="Sean de Noronha | DRG" w:date="2026-09-29T16:58:00Z"/>
        </w:trPr>
        <w:tc>
          <w:tcPr>
            <w:tcW w:w="560" w:type="dxa"/>
            <w:vAlign w:val="center"/>
          </w:tcPr>
          <w:p w14:paraId="5E000902" w14:textId="77777777" w:rsidR="00C60D85" w:rsidRDefault="00000000">
            <w:pPr>
              <w:spacing w:after="0"/>
              <w:rPr>
                <w:ins w:id="10052" w:author="Sean de Noronha | DRG" w:date="2026-09-29T16:58:00Z" w16du:dateUtc="2026-09-29T14:58:00Z"/>
                <w:rFonts w:cs="Arial"/>
                <w:sz w:val="13"/>
                <w:szCs w:val="13"/>
              </w:rPr>
            </w:pPr>
            <w:ins w:id="10053" w:author="Sean de Noronha | DRG" w:date="2026-09-29T16:58:00Z" w16du:dateUtc="2026-09-29T14:58:00Z">
              <w:r>
                <w:rPr>
                  <w:rFonts w:cs="Arial"/>
                  <w:sz w:val="13"/>
                  <w:szCs w:val="13"/>
                </w:rPr>
                <w:t>161</w:t>
              </w:r>
            </w:ins>
          </w:p>
        </w:tc>
        <w:tc>
          <w:tcPr>
            <w:tcW w:w="500" w:type="dxa"/>
            <w:vAlign w:val="center"/>
          </w:tcPr>
          <w:p w14:paraId="5E000903" w14:textId="77777777" w:rsidR="00C60D85" w:rsidRDefault="00000000">
            <w:pPr>
              <w:spacing w:after="0"/>
              <w:rPr>
                <w:ins w:id="10054" w:author="Sean de Noronha | DRG" w:date="2026-09-29T16:58:00Z" w16du:dateUtc="2026-09-29T14:58:00Z"/>
                <w:rFonts w:cs="Arial"/>
                <w:sz w:val="13"/>
                <w:szCs w:val="13"/>
              </w:rPr>
            </w:pPr>
            <w:ins w:id="10055" w:author="Sean de Noronha | DRG" w:date="2026-09-29T16:58:00Z" w16du:dateUtc="2026-09-29T14:58:00Z">
              <w:r>
                <w:rPr>
                  <w:rFonts w:cs="Arial"/>
                  <w:sz w:val="13"/>
                  <w:szCs w:val="13"/>
                </w:rPr>
                <w:t>T2</w:t>
              </w:r>
            </w:ins>
          </w:p>
        </w:tc>
        <w:tc>
          <w:tcPr>
            <w:tcW w:w="660" w:type="dxa"/>
            <w:vAlign w:val="center"/>
          </w:tcPr>
          <w:p w14:paraId="5E000904" w14:textId="77777777" w:rsidR="00C60D85" w:rsidRDefault="00000000">
            <w:pPr>
              <w:spacing w:after="0"/>
              <w:rPr>
                <w:ins w:id="10056" w:author="Sean de Noronha | DRG" w:date="2026-09-29T16:58:00Z" w16du:dateUtc="2026-09-29T14:58:00Z"/>
                <w:rFonts w:cs="Arial"/>
                <w:sz w:val="13"/>
                <w:szCs w:val="13"/>
              </w:rPr>
            </w:pPr>
            <w:ins w:id="10057" w:author="Sean de Noronha | DRG" w:date="2026-09-29T16:58:00Z" w16du:dateUtc="2026-09-29T14:58:00Z">
              <w:r>
                <w:rPr>
                  <w:rFonts w:cs="Arial"/>
                  <w:sz w:val="13"/>
                  <w:szCs w:val="13"/>
                </w:rPr>
                <w:t>2</w:t>
              </w:r>
            </w:ins>
          </w:p>
        </w:tc>
        <w:tc>
          <w:tcPr>
            <w:tcW w:w="1920" w:type="dxa"/>
            <w:vAlign w:val="center"/>
          </w:tcPr>
          <w:p w14:paraId="5E000905" w14:textId="77777777" w:rsidR="00C60D85" w:rsidRDefault="00000000">
            <w:pPr>
              <w:spacing w:after="0"/>
              <w:rPr>
                <w:ins w:id="10058" w:author="Sean de Noronha | DRG" w:date="2026-09-29T16:58:00Z" w16du:dateUtc="2026-09-29T14:58:00Z"/>
                <w:rFonts w:cs="Arial"/>
                <w:sz w:val="13"/>
                <w:szCs w:val="13"/>
              </w:rPr>
            </w:pPr>
            <w:ins w:id="10059" w:author="Sean de Noronha | DRG" w:date="2026-09-29T16:58:00Z" w16du:dateUtc="2026-09-29T14:58:00Z">
              <w:r>
                <w:rPr>
                  <w:rFonts w:cs="Arial"/>
                  <w:sz w:val="13"/>
                  <w:szCs w:val="13"/>
                </w:rPr>
                <w:t>CSST, Manufacturer C, EHD 23</w:t>
              </w:r>
            </w:ins>
          </w:p>
        </w:tc>
        <w:tc>
          <w:tcPr>
            <w:tcW w:w="520" w:type="dxa"/>
            <w:vAlign w:val="center"/>
          </w:tcPr>
          <w:p w14:paraId="5E000906" w14:textId="77777777" w:rsidR="00C60D85" w:rsidRDefault="00000000">
            <w:pPr>
              <w:spacing w:after="0"/>
              <w:rPr>
                <w:ins w:id="10060" w:author="Sean de Noronha | DRG" w:date="2026-09-29T16:58:00Z" w16du:dateUtc="2026-09-29T14:58:00Z"/>
                <w:rFonts w:cs="Arial"/>
                <w:sz w:val="13"/>
                <w:szCs w:val="13"/>
              </w:rPr>
            </w:pPr>
            <w:ins w:id="10061" w:author="Sean de Noronha | DRG" w:date="2026-09-29T16:58:00Z" w16du:dateUtc="2026-09-29T14:58:00Z">
              <w:r>
                <w:rPr>
                  <w:rFonts w:cs="Arial"/>
                  <w:sz w:val="13"/>
                  <w:szCs w:val="13"/>
                </w:rPr>
                <w:t>NG</w:t>
              </w:r>
            </w:ins>
          </w:p>
        </w:tc>
        <w:tc>
          <w:tcPr>
            <w:tcW w:w="900" w:type="dxa"/>
            <w:vAlign w:val="center"/>
          </w:tcPr>
          <w:p w14:paraId="5E000907" w14:textId="77777777" w:rsidR="00C60D85" w:rsidRDefault="00000000">
            <w:pPr>
              <w:spacing w:after="0"/>
              <w:rPr>
                <w:ins w:id="10062" w:author="Sean de Noronha | DRG" w:date="2026-09-29T16:58:00Z" w16du:dateUtc="2026-09-29T14:58:00Z"/>
                <w:rFonts w:cs="Arial"/>
                <w:sz w:val="13"/>
                <w:szCs w:val="13"/>
              </w:rPr>
            </w:pPr>
            <w:ins w:id="10063" w:author="Sean de Noronha | DRG" w:date="2026-09-29T16:58:00Z" w16du:dateUtc="2026-09-29T14:58:00Z">
              <w:r>
                <w:rPr>
                  <w:rFonts w:cs="Arial"/>
                  <w:sz w:val="13"/>
                  <w:szCs w:val="13"/>
                </w:rPr>
                <w:t>3,810</w:t>
              </w:r>
            </w:ins>
          </w:p>
        </w:tc>
        <w:tc>
          <w:tcPr>
            <w:tcW w:w="800" w:type="dxa"/>
            <w:vAlign w:val="center"/>
          </w:tcPr>
          <w:p w14:paraId="5E000908" w14:textId="77777777" w:rsidR="00C60D85" w:rsidRDefault="00000000">
            <w:pPr>
              <w:spacing w:after="0"/>
              <w:rPr>
                <w:ins w:id="10064" w:author="Sean de Noronha | DRG" w:date="2026-09-29T16:58:00Z" w16du:dateUtc="2026-09-29T14:58:00Z"/>
                <w:rFonts w:cs="Arial"/>
                <w:sz w:val="13"/>
                <w:szCs w:val="13"/>
              </w:rPr>
            </w:pPr>
            <w:ins w:id="10065" w:author="Sean de Noronha | DRG" w:date="2026-09-29T16:58:00Z" w16du:dateUtc="2026-09-29T14:58:00Z">
              <w:r>
                <w:rPr>
                  <w:rFonts w:cs="Arial"/>
                  <w:sz w:val="13"/>
                  <w:szCs w:val="13"/>
                </w:rPr>
                <w:t>200 ft</w:t>
              </w:r>
            </w:ins>
          </w:p>
        </w:tc>
        <w:tc>
          <w:tcPr>
            <w:tcW w:w="880" w:type="dxa"/>
            <w:vAlign w:val="center"/>
          </w:tcPr>
          <w:p w14:paraId="5E000909" w14:textId="77777777" w:rsidR="00C60D85" w:rsidRDefault="00000000">
            <w:pPr>
              <w:spacing w:after="0"/>
              <w:rPr>
                <w:ins w:id="10066" w:author="Sean de Noronha | DRG" w:date="2026-09-29T16:58:00Z" w16du:dateUtc="2026-09-29T14:58:00Z"/>
                <w:rFonts w:cs="Arial"/>
                <w:sz w:val="13"/>
                <w:szCs w:val="13"/>
              </w:rPr>
            </w:pPr>
            <w:ins w:id="10067" w:author="Sean de Noronha | DRG" w:date="2026-09-29T16:58:00Z" w16du:dateUtc="2026-09-29T14:58:00Z">
              <w:r>
                <w:rPr>
                  <w:rFonts w:cs="Arial"/>
                  <w:sz w:val="13"/>
                  <w:szCs w:val="13"/>
                </w:rPr>
                <w:t>3.45</w:t>
              </w:r>
            </w:ins>
          </w:p>
        </w:tc>
        <w:tc>
          <w:tcPr>
            <w:tcW w:w="820" w:type="dxa"/>
            <w:vAlign w:val="center"/>
          </w:tcPr>
          <w:p w14:paraId="5E00090A" w14:textId="77777777" w:rsidR="00C60D85" w:rsidRDefault="00000000">
            <w:pPr>
              <w:spacing w:after="0"/>
              <w:rPr>
                <w:ins w:id="10068" w:author="Sean de Noronha | DRG" w:date="2026-09-29T16:58:00Z" w16du:dateUtc="2026-09-29T14:58:00Z"/>
                <w:rFonts w:cs="Arial"/>
                <w:sz w:val="13"/>
                <w:szCs w:val="13"/>
              </w:rPr>
            </w:pPr>
            <w:ins w:id="10069" w:author="Sean de Noronha | DRG" w:date="2026-09-29T16:58:00Z" w16du:dateUtc="2026-09-29T14:58:00Z">
              <w:r>
                <w:rPr>
                  <w:rFonts w:cs="Arial"/>
                  <w:sz w:val="13"/>
                  <w:szCs w:val="13"/>
                </w:rPr>
                <w:t>1,490</w:t>
              </w:r>
            </w:ins>
          </w:p>
        </w:tc>
        <w:tc>
          <w:tcPr>
            <w:tcW w:w="1100" w:type="dxa"/>
            <w:vAlign w:val="center"/>
          </w:tcPr>
          <w:p w14:paraId="5E00090B" w14:textId="77777777" w:rsidR="00C60D85" w:rsidRDefault="00000000">
            <w:pPr>
              <w:spacing w:after="0"/>
              <w:rPr>
                <w:ins w:id="10070" w:author="Sean de Noronha | DRG" w:date="2026-09-29T16:58:00Z" w16du:dateUtc="2026-09-29T14:58:00Z"/>
                <w:rFonts w:cs="Arial"/>
                <w:sz w:val="13"/>
                <w:szCs w:val="13"/>
              </w:rPr>
            </w:pPr>
            <w:ins w:id="10071" w:author="Sean de Noronha | DRG" w:date="2026-09-29T16:58:00Z" w16du:dateUtc="2026-09-29T14:58:00Z">
              <w:r>
                <w:rPr>
                  <w:rFonts w:cs="Arial"/>
                  <w:sz w:val="13"/>
                  <w:szCs w:val="13"/>
                </w:rPr>
                <w:t>63.5 (135)</w:t>
              </w:r>
            </w:ins>
          </w:p>
        </w:tc>
        <w:tc>
          <w:tcPr>
            <w:tcW w:w="700" w:type="dxa"/>
            <w:vAlign w:val="center"/>
          </w:tcPr>
          <w:p w14:paraId="5E00090C" w14:textId="77777777" w:rsidR="00C60D85" w:rsidRDefault="00000000">
            <w:pPr>
              <w:spacing w:after="0"/>
              <w:rPr>
                <w:ins w:id="10072" w:author="Sean de Noronha | DRG" w:date="2026-09-29T16:58:00Z" w16du:dateUtc="2026-09-29T14:58:00Z"/>
                <w:rFonts w:cs="Arial"/>
                <w:sz w:val="13"/>
                <w:szCs w:val="13"/>
              </w:rPr>
            </w:pPr>
            <w:ins w:id="10073" w:author="Sean de Noronha | DRG" w:date="2026-09-29T16:58:00Z" w16du:dateUtc="2026-09-29T14:58:00Z">
              <w:r>
                <w:rPr>
                  <w:rFonts w:cs="Arial"/>
                  <w:sz w:val="13"/>
                  <w:szCs w:val="13"/>
                </w:rPr>
                <w:t>2.87</w:t>
              </w:r>
            </w:ins>
          </w:p>
        </w:tc>
      </w:tr>
      <w:tr w:rsidR="00C60D85" w14:paraId="3083B12B" w14:textId="77777777">
        <w:trPr>
          <w:jc w:val="center"/>
          <w:ins w:id="10074" w:author="Sean de Noronha | DRG" w:date="2026-09-29T16:58:00Z"/>
        </w:trPr>
        <w:tc>
          <w:tcPr>
            <w:tcW w:w="560" w:type="dxa"/>
            <w:vAlign w:val="center"/>
          </w:tcPr>
          <w:p w14:paraId="5E00090D" w14:textId="77777777" w:rsidR="00C60D85" w:rsidRDefault="00000000">
            <w:pPr>
              <w:spacing w:after="0"/>
              <w:rPr>
                <w:ins w:id="10075" w:author="Sean de Noronha | DRG" w:date="2026-09-29T16:58:00Z" w16du:dateUtc="2026-09-29T14:58:00Z"/>
                <w:rFonts w:cs="Arial"/>
                <w:sz w:val="13"/>
                <w:szCs w:val="13"/>
              </w:rPr>
            </w:pPr>
            <w:ins w:id="10076" w:author="Sean de Noronha | DRG" w:date="2026-09-29T16:58:00Z" w16du:dateUtc="2026-09-29T14:58:00Z">
              <w:r>
                <w:rPr>
                  <w:rFonts w:cs="Arial"/>
                  <w:sz w:val="13"/>
                  <w:szCs w:val="13"/>
                </w:rPr>
                <w:t>162</w:t>
              </w:r>
            </w:ins>
          </w:p>
        </w:tc>
        <w:tc>
          <w:tcPr>
            <w:tcW w:w="500" w:type="dxa"/>
            <w:vAlign w:val="center"/>
          </w:tcPr>
          <w:p w14:paraId="5E00090E" w14:textId="77777777" w:rsidR="00C60D85" w:rsidRDefault="00000000">
            <w:pPr>
              <w:spacing w:after="0"/>
              <w:rPr>
                <w:ins w:id="10077" w:author="Sean de Noronha | DRG" w:date="2026-09-29T16:58:00Z" w16du:dateUtc="2026-09-29T14:58:00Z"/>
                <w:rFonts w:cs="Arial"/>
                <w:sz w:val="13"/>
                <w:szCs w:val="13"/>
              </w:rPr>
            </w:pPr>
            <w:ins w:id="10078" w:author="Sean de Noronha | DRG" w:date="2026-09-29T16:58:00Z" w16du:dateUtc="2026-09-29T14:58:00Z">
              <w:r>
                <w:rPr>
                  <w:rFonts w:cs="Arial"/>
                  <w:sz w:val="13"/>
                  <w:szCs w:val="13"/>
                </w:rPr>
                <w:t>T2</w:t>
              </w:r>
            </w:ins>
          </w:p>
        </w:tc>
        <w:tc>
          <w:tcPr>
            <w:tcW w:w="660" w:type="dxa"/>
            <w:vAlign w:val="center"/>
          </w:tcPr>
          <w:p w14:paraId="5E00090F" w14:textId="77777777" w:rsidR="00C60D85" w:rsidRDefault="00000000">
            <w:pPr>
              <w:spacing w:after="0"/>
              <w:rPr>
                <w:ins w:id="10079" w:author="Sean de Noronha | DRG" w:date="2026-09-29T16:58:00Z" w16du:dateUtc="2026-09-29T14:58:00Z"/>
                <w:rFonts w:cs="Arial"/>
                <w:sz w:val="13"/>
                <w:szCs w:val="13"/>
              </w:rPr>
            </w:pPr>
            <w:ins w:id="10080" w:author="Sean de Noronha | DRG" w:date="2026-09-29T16:58:00Z" w16du:dateUtc="2026-09-29T14:58:00Z">
              <w:r>
                <w:rPr>
                  <w:rFonts w:cs="Arial"/>
                  <w:sz w:val="13"/>
                  <w:szCs w:val="13"/>
                </w:rPr>
                <w:t>2</w:t>
              </w:r>
            </w:ins>
          </w:p>
        </w:tc>
        <w:tc>
          <w:tcPr>
            <w:tcW w:w="1920" w:type="dxa"/>
            <w:vAlign w:val="center"/>
          </w:tcPr>
          <w:p w14:paraId="5E000910" w14:textId="77777777" w:rsidR="00C60D85" w:rsidRDefault="00000000">
            <w:pPr>
              <w:spacing w:after="0"/>
              <w:rPr>
                <w:ins w:id="10081" w:author="Sean de Noronha | DRG" w:date="2026-09-29T16:58:00Z" w16du:dateUtc="2026-09-29T14:58:00Z"/>
                <w:rFonts w:cs="Arial"/>
                <w:sz w:val="13"/>
                <w:szCs w:val="13"/>
              </w:rPr>
            </w:pPr>
            <w:ins w:id="10082" w:author="Sean de Noronha | DRG" w:date="2026-09-29T16:58:00Z" w16du:dateUtc="2026-09-29T14:58:00Z">
              <w:r>
                <w:rPr>
                  <w:rFonts w:cs="Arial"/>
                  <w:sz w:val="13"/>
                  <w:szCs w:val="13"/>
                </w:rPr>
                <w:t>CSST, Manufacturer C, EHD 23</w:t>
              </w:r>
            </w:ins>
          </w:p>
        </w:tc>
        <w:tc>
          <w:tcPr>
            <w:tcW w:w="520" w:type="dxa"/>
            <w:vAlign w:val="center"/>
          </w:tcPr>
          <w:p w14:paraId="5E000911" w14:textId="77777777" w:rsidR="00C60D85" w:rsidRDefault="00000000">
            <w:pPr>
              <w:spacing w:after="0"/>
              <w:rPr>
                <w:ins w:id="10083" w:author="Sean de Noronha | DRG" w:date="2026-09-29T16:58:00Z" w16du:dateUtc="2026-09-29T14:58:00Z"/>
                <w:rFonts w:cs="Arial"/>
                <w:sz w:val="13"/>
                <w:szCs w:val="13"/>
              </w:rPr>
            </w:pPr>
            <w:ins w:id="10084" w:author="Sean de Noronha | DRG" w:date="2026-09-29T16:58:00Z" w16du:dateUtc="2026-09-29T14:58:00Z">
              <w:r>
                <w:rPr>
                  <w:rFonts w:cs="Arial"/>
                  <w:sz w:val="13"/>
                  <w:szCs w:val="13"/>
                </w:rPr>
                <w:t>NG</w:t>
              </w:r>
            </w:ins>
          </w:p>
        </w:tc>
        <w:tc>
          <w:tcPr>
            <w:tcW w:w="900" w:type="dxa"/>
            <w:vAlign w:val="center"/>
          </w:tcPr>
          <w:p w14:paraId="5E000912" w14:textId="77777777" w:rsidR="00C60D85" w:rsidRDefault="00000000">
            <w:pPr>
              <w:spacing w:after="0"/>
              <w:rPr>
                <w:ins w:id="10085" w:author="Sean de Noronha | DRG" w:date="2026-09-29T16:58:00Z" w16du:dateUtc="2026-09-29T14:58:00Z"/>
                <w:rFonts w:cs="Arial"/>
                <w:sz w:val="13"/>
                <w:szCs w:val="13"/>
              </w:rPr>
            </w:pPr>
            <w:ins w:id="10086" w:author="Sean de Noronha | DRG" w:date="2026-09-29T16:58:00Z" w16du:dateUtc="2026-09-29T14:58:00Z">
              <w:r>
                <w:rPr>
                  <w:rFonts w:cs="Arial"/>
                  <w:sz w:val="13"/>
                  <w:szCs w:val="13"/>
                </w:rPr>
                <w:t>3,420</w:t>
              </w:r>
            </w:ins>
          </w:p>
        </w:tc>
        <w:tc>
          <w:tcPr>
            <w:tcW w:w="800" w:type="dxa"/>
            <w:vAlign w:val="center"/>
          </w:tcPr>
          <w:p w14:paraId="5E000913" w14:textId="77777777" w:rsidR="00C60D85" w:rsidRDefault="00000000">
            <w:pPr>
              <w:spacing w:after="0"/>
              <w:rPr>
                <w:ins w:id="10087" w:author="Sean de Noronha | DRG" w:date="2026-09-29T16:58:00Z" w16du:dateUtc="2026-09-29T14:58:00Z"/>
                <w:rFonts w:cs="Arial"/>
                <w:sz w:val="13"/>
                <w:szCs w:val="13"/>
              </w:rPr>
            </w:pPr>
            <w:ins w:id="10088" w:author="Sean de Noronha | DRG" w:date="2026-09-29T16:58:00Z" w16du:dateUtc="2026-09-29T14:58:00Z">
              <w:r>
                <w:rPr>
                  <w:rFonts w:cs="Arial"/>
                  <w:sz w:val="13"/>
                  <w:szCs w:val="13"/>
                </w:rPr>
                <w:t>250 ft</w:t>
              </w:r>
            </w:ins>
          </w:p>
        </w:tc>
        <w:tc>
          <w:tcPr>
            <w:tcW w:w="880" w:type="dxa"/>
            <w:vAlign w:val="center"/>
          </w:tcPr>
          <w:p w14:paraId="5E000914" w14:textId="77777777" w:rsidR="00C60D85" w:rsidRDefault="00000000">
            <w:pPr>
              <w:spacing w:after="0"/>
              <w:rPr>
                <w:ins w:id="10089" w:author="Sean de Noronha | DRG" w:date="2026-09-29T16:58:00Z" w16du:dateUtc="2026-09-29T14:58:00Z"/>
                <w:rFonts w:cs="Arial"/>
                <w:sz w:val="13"/>
                <w:szCs w:val="13"/>
              </w:rPr>
            </w:pPr>
            <w:ins w:id="10090" w:author="Sean de Noronha | DRG" w:date="2026-09-29T16:58:00Z" w16du:dateUtc="2026-09-29T14:58:00Z">
              <w:r>
                <w:rPr>
                  <w:rFonts w:cs="Arial"/>
                  <w:sz w:val="13"/>
                  <w:szCs w:val="13"/>
                </w:rPr>
                <w:t>3.45</w:t>
              </w:r>
            </w:ins>
          </w:p>
        </w:tc>
        <w:tc>
          <w:tcPr>
            <w:tcW w:w="820" w:type="dxa"/>
            <w:vAlign w:val="center"/>
          </w:tcPr>
          <w:p w14:paraId="5E000915" w14:textId="77777777" w:rsidR="00C60D85" w:rsidRDefault="00000000">
            <w:pPr>
              <w:spacing w:after="0"/>
              <w:rPr>
                <w:ins w:id="10091" w:author="Sean de Noronha | DRG" w:date="2026-09-29T16:58:00Z" w16du:dateUtc="2026-09-29T14:58:00Z"/>
                <w:rFonts w:cs="Arial"/>
                <w:sz w:val="13"/>
                <w:szCs w:val="13"/>
              </w:rPr>
            </w:pPr>
            <w:ins w:id="10092" w:author="Sean de Noronha | DRG" w:date="2026-09-29T16:58:00Z" w16du:dateUtc="2026-09-29T14:58:00Z">
              <w:r>
                <w:rPr>
                  <w:rFonts w:cs="Arial"/>
                  <w:sz w:val="13"/>
                  <w:szCs w:val="13"/>
                </w:rPr>
                <w:t>1,490</w:t>
              </w:r>
            </w:ins>
          </w:p>
        </w:tc>
        <w:tc>
          <w:tcPr>
            <w:tcW w:w="1100" w:type="dxa"/>
            <w:vAlign w:val="center"/>
          </w:tcPr>
          <w:p w14:paraId="5E000916" w14:textId="77777777" w:rsidR="00C60D85" w:rsidRDefault="00000000">
            <w:pPr>
              <w:spacing w:after="0"/>
              <w:rPr>
                <w:ins w:id="10093" w:author="Sean de Noronha | DRG" w:date="2026-09-29T16:58:00Z" w16du:dateUtc="2026-09-29T14:58:00Z"/>
                <w:rFonts w:cs="Arial"/>
                <w:sz w:val="13"/>
                <w:szCs w:val="13"/>
              </w:rPr>
            </w:pPr>
            <w:ins w:id="10094" w:author="Sean de Noronha | DRG" w:date="2026-09-29T16:58:00Z" w16du:dateUtc="2026-09-29T14:58:00Z">
              <w:r>
                <w:rPr>
                  <w:rFonts w:cs="Arial"/>
                  <w:sz w:val="13"/>
                  <w:szCs w:val="13"/>
                </w:rPr>
                <w:t>57.0 (121)</w:t>
              </w:r>
            </w:ins>
          </w:p>
        </w:tc>
        <w:tc>
          <w:tcPr>
            <w:tcW w:w="700" w:type="dxa"/>
            <w:vAlign w:val="center"/>
          </w:tcPr>
          <w:p w14:paraId="5E000917" w14:textId="77777777" w:rsidR="00C60D85" w:rsidRDefault="00000000">
            <w:pPr>
              <w:spacing w:after="0"/>
              <w:rPr>
                <w:ins w:id="10095" w:author="Sean de Noronha | DRG" w:date="2026-09-29T16:58:00Z" w16du:dateUtc="2026-09-29T14:58:00Z"/>
                <w:rFonts w:cs="Arial"/>
                <w:sz w:val="13"/>
                <w:szCs w:val="13"/>
              </w:rPr>
            </w:pPr>
            <w:ins w:id="10096" w:author="Sean de Noronha | DRG" w:date="2026-09-29T16:58:00Z" w16du:dateUtc="2026-09-29T14:58:00Z">
              <w:r>
                <w:rPr>
                  <w:rFonts w:cs="Arial"/>
                  <w:sz w:val="13"/>
                  <w:szCs w:val="13"/>
                </w:rPr>
                <w:t>2.57</w:t>
              </w:r>
            </w:ins>
          </w:p>
        </w:tc>
      </w:tr>
      <w:tr w:rsidR="00C60D85" w14:paraId="47309071" w14:textId="77777777">
        <w:trPr>
          <w:jc w:val="center"/>
          <w:ins w:id="10097" w:author="Sean de Noronha | DRG" w:date="2026-09-29T16:58:00Z"/>
        </w:trPr>
        <w:tc>
          <w:tcPr>
            <w:tcW w:w="560" w:type="dxa"/>
            <w:vAlign w:val="center"/>
          </w:tcPr>
          <w:p w14:paraId="5E000918" w14:textId="77777777" w:rsidR="00C60D85" w:rsidRDefault="00000000">
            <w:pPr>
              <w:spacing w:after="0"/>
              <w:rPr>
                <w:ins w:id="10098" w:author="Sean de Noronha | DRG" w:date="2026-09-29T16:58:00Z" w16du:dateUtc="2026-09-29T14:58:00Z"/>
                <w:rFonts w:cs="Arial"/>
                <w:sz w:val="13"/>
                <w:szCs w:val="13"/>
              </w:rPr>
            </w:pPr>
            <w:ins w:id="10099" w:author="Sean de Noronha | DRG" w:date="2026-09-29T16:58:00Z" w16du:dateUtc="2026-09-29T14:58:00Z">
              <w:r>
                <w:rPr>
                  <w:rFonts w:cs="Arial"/>
                  <w:sz w:val="13"/>
                  <w:szCs w:val="13"/>
                </w:rPr>
                <w:t>163</w:t>
              </w:r>
            </w:ins>
          </w:p>
        </w:tc>
        <w:tc>
          <w:tcPr>
            <w:tcW w:w="500" w:type="dxa"/>
            <w:vAlign w:val="center"/>
          </w:tcPr>
          <w:p w14:paraId="5E000919" w14:textId="77777777" w:rsidR="00C60D85" w:rsidRDefault="00000000">
            <w:pPr>
              <w:spacing w:after="0"/>
              <w:rPr>
                <w:ins w:id="10100" w:author="Sean de Noronha | DRG" w:date="2026-09-29T16:58:00Z" w16du:dateUtc="2026-09-29T14:58:00Z"/>
                <w:rFonts w:cs="Arial"/>
                <w:sz w:val="13"/>
                <w:szCs w:val="13"/>
              </w:rPr>
            </w:pPr>
            <w:ins w:id="10101" w:author="Sean de Noronha | DRG" w:date="2026-09-29T16:58:00Z" w16du:dateUtc="2026-09-29T14:58:00Z">
              <w:r>
                <w:rPr>
                  <w:rFonts w:cs="Arial"/>
                  <w:sz w:val="13"/>
                  <w:szCs w:val="13"/>
                </w:rPr>
                <w:t>T2</w:t>
              </w:r>
            </w:ins>
          </w:p>
        </w:tc>
        <w:tc>
          <w:tcPr>
            <w:tcW w:w="660" w:type="dxa"/>
            <w:vAlign w:val="center"/>
          </w:tcPr>
          <w:p w14:paraId="5E00091A" w14:textId="77777777" w:rsidR="00C60D85" w:rsidRDefault="00000000">
            <w:pPr>
              <w:spacing w:after="0"/>
              <w:rPr>
                <w:ins w:id="10102" w:author="Sean de Noronha | DRG" w:date="2026-09-29T16:58:00Z" w16du:dateUtc="2026-09-29T14:58:00Z"/>
                <w:rFonts w:cs="Arial"/>
                <w:sz w:val="13"/>
                <w:szCs w:val="13"/>
              </w:rPr>
            </w:pPr>
            <w:ins w:id="10103" w:author="Sean de Noronha | DRG" w:date="2026-09-29T16:58:00Z" w16du:dateUtc="2026-09-29T14:58:00Z">
              <w:r>
                <w:rPr>
                  <w:rFonts w:cs="Arial"/>
                  <w:sz w:val="13"/>
                  <w:szCs w:val="13"/>
                </w:rPr>
                <w:t>2</w:t>
              </w:r>
            </w:ins>
          </w:p>
        </w:tc>
        <w:tc>
          <w:tcPr>
            <w:tcW w:w="1920" w:type="dxa"/>
            <w:vAlign w:val="center"/>
          </w:tcPr>
          <w:p w14:paraId="5E00091B" w14:textId="77777777" w:rsidR="00C60D85" w:rsidRDefault="00000000">
            <w:pPr>
              <w:spacing w:after="0"/>
              <w:rPr>
                <w:ins w:id="10104" w:author="Sean de Noronha | DRG" w:date="2026-09-29T16:58:00Z" w16du:dateUtc="2026-09-29T14:58:00Z"/>
                <w:rFonts w:cs="Arial"/>
                <w:sz w:val="13"/>
                <w:szCs w:val="13"/>
              </w:rPr>
            </w:pPr>
            <w:ins w:id="10105" w:author="Sean de Noronha | DRG" w:date="2026-09-29T16:58:00Z" w16du:dateUtc="2026-09-29T14:58:00Z">
              <w:r>
                <w:rPr>
                  <w:rFonts w:cs="Arial"/>
                  <w:sz w:val="13"/>
                  <w:szCs w:val="13"/>
                </w:rPr>
                <w:t>CSST, Manufacturer C, EHD 23</w:t>
              </w:r>
            </w:ins>
          </w:p>
        </w:tc>
        <w:tc>
          <w:tcPr>
            <w:tcW w:w="520" w:type="dxa"/>
            <w:vAlign w:val="center"/>
          </w:tcPr>
          <w:p w14:paraId="5E00091C" w14:textId="77777777" w:rsidR="00C60D85" w:rsidRDefault="00000000">
            <w:pPr>
              <w:spacing w:after="0"/>
              <w:rPr>
                <w:ins w:id="10106" w:author="Sean de Noronha | DRG" w:date="2026-09-29T16:58:00Z" w16du:dateUtc="2026-09-29T14:58:00Z"/>
                <w:rFonts w:cs="Arial"/>
                <w:sz w:val="13"/>
                <w:szCs w:val="13"/>
              </w:rPr>
            </w:pPr>
            <w:ins w:id="10107" w:author="Sean de Noronha | DRG" w:date="2026-09-29T16:58:00Z" w16du:dateUtc="2026-09-29T14:58:00Z">
              <w:r>
                <w:rPr>
                  <w:rFonts w:cs="Arial"/>
                  <w:sz w:val="13"/>
                  <w:szCs w:val="13"/>
                </w:rPr>
                <w:t>NG</w:t>
              </w:r>
            </w:ins>
          </w:p>
        </w:tc>
        <w:tc>
          <w:tcPr>
            <w:tcW w:w="900" w:type="dxa"/>
            <w:vAlign w:val="center"/>
          </w:tcPr>
          <w:p w14:paraId="5E00091D" w14:textId="77777777" w:rsidR="00C60D85" w:rsidRDefault="00000000">
            <w:pPr>
              <w:spacing w:after="0"/>
              <w:rPr>
                <w:ins w:id="10108" w:author="Sean de Noronha | DRG" w:date="2026-09-29T16:58:00Z" w16du:dateUtc="2026-09-29T14:58:00Z"/>
                <w:rFonts w:cs="Arial"/>
                <w:sz w:val="13"/>
                <w:szCs w:val="13"/>
              </w:rPr>
            </w:pPr>
            <w:ins w:id="10109" w:author="Sean de Noronha | DRG" w:date="2026-09-29T16:58:00Z" w16du:dateUtc="2026-09-29T14:58:00Z">
              <w:r>
                <w:rPr>
                  <w:rFonts w:cs="Arial"/>
                  <w:sz w:val="13"/>
                  <w:szCs w:val="13"/>
                </w:rPr>
                <w:t>24,900</w:t>
              </w:r>
            </w:ins>
          </w:p>
        </w:tc>
        <w:tc>
          <w:tcPr>
            <w:tcW w:w="800" w:type="dxa"/>
            <w:vAlign w:val="center"/>
          </w:tcPr>
          <w:p w14:paraId="5E00091E" w14:textId="77777777" w:rsidR="00C60D85" w:rsidRDefault="00000000">
            <w:pPr>
              <w:spacing w:after="0"/>
              <w:rPr>
                <w:ins w:id="10110" w:author="Sean de Noronha | DRG" w:date="2026-09-29T16:58:00Z" w16du:dateUtc="2026-09-29T14:58:00Z"/>
                <w:rFonts w:cs="Arial"/>
                <w:sz w:val="13"/>
                <w:szCs w:val="13"/>
              </w:rPr>
            </w:pPr>
            <w:ins w:id="10111" w:author="Sean de Noronha | DRG" w:date="2026-09-29T16:58:00Z" w16du:dateUtc="2026-09-29T14:58:00Z">
              <w:r>
                <w:rPr>
                  <w:rFonts w:cs="Arial"/>
                  <w:sz w:val="13"/>
                  <w:szCs w:val="13"/>
                </w:rPr>
                <w:t>30 ft</w:t>
              </w:r>
            </w:ins>
          </w:p>
        </w:tc>
        <w:tc>
          <w:tcPr>
            <w:tcW w:w="880" w:type="dxa"/>
            <w:vAlign w:val="center"/>
          </w:tcPr>
          <w:p w14:paraId="5E00091F" w14:textId="77777777" w:rsidR="00C60D85" w:rsidRDefault="00000000">
            <w:pPr>
              <w:spacing w:after="0"/>
              <w:rPr>
                <w:ins w:id="10112" w:author="Sean de Noronha | DRG" w:date="2026-09-29T16:58:00Z" w16du:dateUtc="2026-09-29T14:58:00Z"/>
                <w:rFonts w:cs="Arial"/>
                <w:sz w:val="13"/>
                <w:szCs w:val="13"/>
              </w:rPr>
            </w:pPr>
            <w:ins w:id="10113" w:author="Sean de Noronha | DRG" w:date="2026-09-29T16:58:00Z" w16du:dateUtc="2026-09-29T14:58:00Z">
              <w:r>
                <w:rPr>
                  <w:rFonts w:cs="Arial"/>
                  <w:sz w:val="13"/>
                  <w:szCs w:val="13"/>
                </w:rPr>
                <w:t>13.8</w:t>
              </w:r>
            </w:ins>
          </w:p>
        </w:tc>
        <w:tc>
          <w:tcPr>
            <w:tcW w:w="820" w:type="dxa"/>
            <w:vAlign w:val="center"/>
          </w:tcPr>
          <w:p w14:paraId="5E000920" w14:textId="77777777" w:rsidR="00C60D85" w:rsidRDefault="00000000">
            <w:pPr>
              <w:spacing w:after="0"/>
              <w:rPr>
                <w:ins w:id="10114" w:author="Sean de Noronha | DRG" w:date="2026-09-29T16:58:00Z" w16du:dateUtc="2026-09-29T14:58:00Z"/>
                <w:rFonts w:cs="Arial"/>
                <w:sz w:val="13"/>
                <w:szCs w:val="13"/>
              </w:rPr>
            </w:pPr>
            <w:ins w:id="10115" w:author="Sean de Noronha | DRG" w:date="2026-09-29T16:58:00Z" w16du:dateUtc="2026-09-29T14:58:00Z">
              <w:r>
                <w:rPr>
                  <w:rFonts w:cs="Arial"/>
                  <w:sz w:val="13"/>
                  <w:szCs w:val="13"/>
                </w:rPr>
                <w:t>10,300</w:t>
              </w:r>
            </w:ins>
          </w:p>
        </w:tc>
        <w:tc>
          <w:tcPr>
            <w:tcW w:w="1100" w:type="dxa"/>
            <w:vAlign w:val="center"/>
          </w:tcPr>
          <w:p w14:paraId="5E000921" w14:textId="77777777" w:rsidR="00C60D85" w:rsidRDefault="00000000">
            <w:pPr>
              <w:spacing w:after="0"/>
              <w:rPr>
                <w:ins w:id="10116" w:author="Sean de Noronha | DRG" w:date="2026-09-29T16:58:00Z" w16du:dateUtc="2026-09-29T14:58:00Z"/>
                <w:rFonts w:cs="Arial"/>
                <w:sz w:val="13"/>
                <w:szCs w:val="13"/>
              </w:rPr>
            </w:pPr>
            <w:ins w:id="10117" w:author="Sean de Noronha | DRG" w:date="2026-09-29T16:58:00Z" w16du:dateUtc="2026-09-29T14:58:00Z">
              <w:r>
                <w:rPr>
                  <w:rFonts w:cs="Arial"/>
                  <w:sz w:val="13"/>
                  <w:szCs w:val="13"/>
                </w:rPr>
                <w:t>415 (879)</w:t>
              </w:r>
            </w:ins>
          </w:p>
        </w:tc>
        <w:tc>
          <w:tcPr>
            <w:tcW w:w="700" w:type="dxa"/>
            <w:vAlign w:val="center"/>
          </w:tcPr>
          <w:p w14:paraId="5E000922" w14:textId="77777777" w:rsidR="00C60D85" w:rsidRDefault="00000000">
            <w:pPr>
              <w:spacing w:after="0"/>
              <w:rPr>
                <w:ins w:id="10118" w:author="Sean de Noronha | DRG" w:date="2026-09-29T16:58:00Z" w16du:dateUtc="2026-09-29T14:58:00Z"/>
                <w:rFonts w:cs="Arial"/>
                <w:sz w:val="13"/>
                <w:szCs w:val="13"/>
              </w:rPr>
            </w:pPr>
            <w:ins w:id="10119" w:author="Sean de Noronha | DRG" w:date="2026-09-29T16:58:00Z" w16du:dateUtc="2026-09-29T14:58:00Z">
              <w:r>
                <w:rPr>
                  <w:rFonts w:cs="Arial"/>
                  <w:sz w:val="13"/>
                  <w:szCs w:val="13"/>
                </w:rPr>
                <w:t>17.7</w:t>
              </w:r>
            </w:ins>
          </w:p>
        </w:tc>
      </w:tr>
      <w:tr w:rsidR="00C60D85" w14:paraId="2D222661" w14:textId="77777777">
        <w:trPr>
          <w:jc w:val="center"/>
          <w:ins w:id="10120" w:author="Sean de Noronha | DRG" w:date="2026-09-29T16:58:00Z"/>
        </w:trPr>
        <w:tc>
          <w:tcPr>
            <w:tcW w:w="560" w:type="dxa"/>
            <w:vAlign w:val="center"/>
          </w:tcPr>
          <w:p w14:paraId="5E000923" w14:textId="77777777" w:rsidR="00C60D85" w:rsidRDefault="00000000">
            <w:pPr>
              <w:spacing w:after="0"/>
              <w:rPr>
                <w:ins w:id="10121" w:author="Sean de Noronha | DRG" w:date="2026-09-29T16:58:00Z" w16du:dateUtc="2026-09-29T14:58:00Z"/>
                <w:rFonts w:cs="Arial"/>
                <w:sz w:val="13"/>
                <w:szCs w:val="13"/>
              </w:rPr>
            </w:pPr>
            <w:ins w:id="10122" w:author="Sean de Noronha | DRG" w:date="2026-09-29T16:58:00Z" w16du:dateUtc="2026-09-29T14:58:00Z">
              <w:r>
                <w:rPr>
                  <w:rFonts w:cs="Arial"/>
                  <w:sz w:val="13"/>
                  <w:szCs w:val="13"/>
                </w:rPr>
                <w:t>164</w:t>
              </w:r>
            </w:ins>
          </w:p>
        </w:tc>
        <w:tc>
          <w:tcPr>
            <w:tcW w:w="500" w:type="dxa"/>
            <w:vAlign w:val="center"/>
          </w:tcPr>
          <w:p w14:paraId="5E000924" w14:textId="77777777" w:rsidR="00C60D85" w:rsidRDefault="00000000">
            <w:pPr>
              <w:spacing w:after="0"/>
              <w:rPr>
                <w:ins w:id="10123" w:author="Sean de Noronha | DRG" w:date="2026-09-29T16:58:00Z" w16du:dateUtc="2026-09-29T14:58:00Z"/>
                <w:rFonts w:cs="Arial"/>
                <w:sz w:val="13"/>
                <w:szCs w:val="13"/>
              </w:rPr>
            </w:pPr>
            <w:ins w:id="10124" w:author="Sean de Noronha | DRG" w:date="2026-09-29T16:58:00Z" w16du:dateUtc="2026-09-29T14:58:00Z">
              <w:r>
                <w:rPr>
                  <w:rFonts w:cs="Arial"/>
                  <w:sz w:val="13"/>
                  <w:szCs w:val="13"/>
                </w:rPr>
                <w:t>T2</w:t>
              </w:r>
            </w:ins>
          </w:p>
        </w:tc>
        <w:tc>
          <w:tcPr>
            <w:tcW w:w="660" w:type="dxa"/>
            <w:vAlign w:val="center"/>
          </w:tcPr>
          <w:p w14:paraId="5E000925" w14:textId="77777777" w:rsidR="00C60D85" w:rsidRDefault="00000000">
            <w:pPr>
              <w:spacing w:after="0"/>
              <w:rPr>
                <w:ins w:id="10125" w:author="Sean de Noronha | DRG" w:date="2026-09-29T16:58:00Z" w16du:dateUtc="2026-09-29T14:58:00Z"/>
                <w:rFonts w:cs="Arial"/>
                <w:sz w:val="13"/>
                <w:szCs w:val="13"/>
              </w:rPr>
            </w:pPr>
            <w:ins w:id="10126" w:author="Sean de Noronha | DRG" w:date="2026-09-29T16:58:00Z" w16du:dateUtc="2026-09-29T14:58:00Z">
              <w:r>
                <w:rPr>
                  <w:rFonts w:cs="Arial"/>
                  <w:sz w:val="13"/>
                  <w:szCs w:val="13"/>
                </w:rPr>
                <w:t>2</w:t>
              </w:r>
            </w:ins>
          </w:p>
        </w:tc>
        <w:tc>
          <w:tcPr>
            <w:tcW w:w="1920" w:type="dxa"/>
            <w:vAlign w:val="center"/>
          </w:tcPr>
          <w:p w14:paraId="5E000926" w14:textId="77777777" w:rsidR="00C60D85" w:rsidRDefault="00000000">
            <w:pPr>
              <w:spacing w:after="0"/>
              <w:rPr>
                <w:ins w:id="10127" w:author="Sean de Noronha | DRG" w:date="2026-09-29T16:58:00Z" w16du:dateUtc="2026-09-29T14:58:00Z"/>
                <w:rFonts w:cs="Arial"/>
                <w:sz w:val="13"/>
                <w:szCs w:val="13"/>
              </w:rPr>
            </w:pPr>
            <w:ins w:id="10128" w:author="Sean de Noronha | DRG" w:date="2026-09-29T16:58:00Z" w16du:dateUtc="2026-09-29T14:58:00Z">
              <w:r>
                <w:rPr>
                  <w:rFonts w:cs="Arial"/>
                  <w:sz w:val="13"/>
                  <w:szCs w:val="13"/>
                </w:rPr>
                <w:t>CSST, Manufacturer C, EHD 23</w:t>
              </w:r>
            </w:ins>
          </w:p>
        </w:tc>
        <w:tc>
          <w:tcPr>
            <w:tcW w:w="520" w:type="dxa"/>
            <w:vAlign w:val="center"/>
          </w:tcPr>
          <w:p w14:paraId="5E000927" w14:textId="77777777" w:rsidR="00C60D85" w:rsidRDefault="00000000">
            <w:pPr>
              <w:spacing w:after="0"/>
              <w:rPr>
                <w:ins w:id="10129" w:author="Sean de Noronha | DRG" w:date="2026-09-29T16:58:00Z" w16du:dateUtc="2026-09-29T14:58:00Z"/>
                <w:rFonts w:cs="Arial"/>
                <w:sz w:val="13"/>
                <w:szCs w:val="13"/>
              </w:rPr>
            </w:pPr>
            <w:ins w:id="10130" w:author="Sean de Noronha | DRG" w:date="2026-09-29T16:58:00Z" w16du:dateUtc="2026-09-29T14:58:00Z">
              <w:r>
                <w:rPr>
                  <w:rFonts w:cs="Arial"/>
                  <w:sz w:val="13"/>
                  <w:szCs w:val="13"/>
                </w:rPr>
                <w:t>NG</w:t>
              </w:r>
            </w:ins>
          </w:p>
        </w:tc>
        <w:tc>
          <w:tcPr>
            <w:tcW w:w="900" w:type="dxa"/>
            <w:vAlign w:val="center"/>
          </w:tcPr>
          <w:p w14:paraId="5E000928" w14:textId="77777777" w:rsidR="00C60D85" w:rsidRDefault="00000000">
            <w:pPr>
              <w:spacing w:after="0"/>
              <w:rPr>
                <w:ins w:id="10131" w:author="Sean de Noronha | DRG" w:date="2026-09-29T16:58:00Z" w16du:dateUtc="2026-09-29T14:58:00Z"/>
                <w:rFonts w:cs="Arial"/>
                <w:sz w:val="13"/>
                <w:szCs w:val="13"/>
              </w:rPr>
            </w:pPr>
            <w:ins w:id="10132" w:author="Sean de Noronha | DRG" w:date="2026-09-29T16:58:00Z" w16du:dateUtc="2026-09-29T14:58:00Z">
              <w:r>
                <w:rPr>
                  <w:rFonts w:cs="Arial"/>
                  <w:sz w:val="13"/>
                  <w:szCs w:val="13"/>
                </w:rPr>
                <w:t>16,800</w:t>
              </w:r>
            </w:ins>
          </w:p>
        </w:tc>
        <w:tc>
          <w:tcPr>
            <w:tcW w:w="800" w:type="dxa"/>
            <w:vAlign w:val="center"/>
          </w:tcPr>
          <w:p w14:paraId="5E000929" w14:textId="77777777" w:rsidR="00C60D85" w:rsidRDefault="00000000">
            <w:pPr>
              <w:spacing w:after="0"/>
              <w:rPr>
                <w:ins w:id="10133" w:author="Sean de Noronha | DRG" w:date="2026-09-29T16:58:00Z" w16du:dateUtc="2026-09-29T14:58:00Z"/>
                <w:rFonts w:cs="Arial"/>
                <w:sz w:val="13"/>
                <w:szCs w:val="13"/>
              </w:rPr>
            </w:pPr>
            <w:ins w:id="10134" w:author="Sean de Noronha | DRG" w:date="2026-09-29T16:58:00Z" w16du:dateUtc="2026-09-29T14:58:00Z">
              <w:r>
                <w:rPr>
                  <w:rFonts w:cs="Arial"/>
                  <w:sz w:val="13"/>
                  <w:szCs w:val="13"/>
                </w:rPr>
                <w:t>50 ft</w:t>
              </w:r>
            </w:ins>
          </w:p>
        </w:tc>
        <w:tc>
          <w:tcPr>
            <w:tcW w:w="880" w:type="dxa"/>
            <w:vAlign w:val="center"/>
          </w:tcPr>
          <w:p w14:paraId="5E00092A" w14:textId="77777777" w:rsidR="00C60D85" w:rsidRDefault="00000000">
            <w:pPr>
              <w:spacing w:after="0"/>
              <w:rPr>
                <w:ins w:id="10135" w:author="Sean de Noronha | DRG" w:date="2026-09-29T16:58:00Z" w16du:dateUtc="2026-09-29T14:58:00Z"/>
                <w:rFonts w:cs="Arial"/>
                <w:sz w:val="13"/>
                <w:szCs w:val="13"/>
              </w:rPr>
            </w:pPr>
            <w:ins w:id="10136" w:author="Sean de Noronha | DRG" w:date="2026-09-29T16:58:00Z" w16du:dateUtc="2026-09-29T14:58:00Z">
              <w:r>
                <w:rPr>
                  <w:rFonts w:cs="Arial"/>
                  <w:sz w:val="13"/>
                  <w:szCs w:val="13"/>
                </w:rPr>
                <w:t>13.8</w:t>
              </w:r>
            </w:ins>
          </w:p>
        </w:tc>
        <w:tc>
          <w:tcPr>
            <w:tcW w:w="820" w:type="dxa"/>
            <w:vAlign w:val="center"/>
          </w:tcPr>
          <w:p w14:paraId="5E00092B" w14:textId="77777777" w:rsidR="00C60D85" w:rsidRDefault="00000000">
            <w:pPr>
              <w:spacing w:after="0"/>
              <w:rPr>
                <w:ins w:id="10137" w:author="Sean de Noronha | DRG" w:date="2026-09-29T16:58:00Z" w16du:dateUtc="2026-09-29T14:58:00Z"/>
                <w:rFonts w:cs="Arial"/>
                <w:sz w:val="13"/>
                <w:szCs w:val="13"/>
              </w:rPr>
            </w:pPr>
            <w:ins w:id="10138" w:author="Sean de Noronha | DRG" w:date="2026-09-29T16:58:00Z" w16du:dateUtc="2026-09-29T14:58:00Z">
              <w:r>
                <w:rPr>
                  <w:rFonts w:cs="Arial"/>
                  <w:sz w:val="13"/>
                  <w:szCs w:val="13"/>
                </w:rPr>
                <w:t>10,300</w:t>
              </w:r>
            </w:ins>
          </w:p>
        </w:tc>
        <w:tc>
          <w:tcPr>
            <w:tcW w:w="1100" w:type="dxa"/>
            <w:vAlign w:val="center"/>
          </w:tcPr>
          <w:p w14:paraId="5E00092C" w14:textId="77777777" w:rsidR="00C60D85" w:rsidRDefault="00000000">
            <w:pPr>
              <w:spacing w:after="0"/>
              <w:rPr>
                <w:ins w:id="10139" w:author="Sean de Noronha | DRG" w:date="2026-09-29T16:58:00Z" w16du:dateUtc="2026-09-29T14:58:00Z"/>
                <w:rFonts w:cs="Arial"/>
                <w:sz w:val="13"/>
                <w:szCs w:val="13"/>
              </w:rPr>
            </w:pPr>
            <w:ins w:id="10140" w:author="Sean de Noronha | DRG" w:date="2026-09-29T16:58:00Z" w16du:dateUtc="2026-09-29T14:58:00Z">
              <w:r>
                <w:rPr>
                  <w:rFonts w:cs="Arial"/>
                  <w:sz w:val="13"/>
                  <w:szCs w:val="13"/>
                </w:rPr>
                <w:t>280 (592)</w:t>
              </w:r>
            </w:ins>
          </w:p>
        </w:tc>
        <w:tc>
          <w:tcPr>
            <w:tcW w:w="700" w:type="dxa"/>
            <w:vAlign w:val="center"/>
          </w:tcPr>
          <w:p w14:paraId="5E00092D" w14:textId="77777777" w:rsidR="00C60D85" w:rsidRDefault="00000000">
            <w:pPr>
              <w:spacing w:after="0"/>
              <w:rPr>
                <w:ins w:id="10141" w:author="Sean de Noronha | DRG" w:date="2026-09-29T16:58:00Z" w16du:dateUtc="2026-09-29T14:58:00Z"/>
                <w:rFonts w:cs="Arial"/>
                <w:sz w:val="13"/>
                <w:szCs w:val="13"/>
              </w:rPr>
            </w:pPr>
            <w:ins w:id="10142" w:author="Sean de Noronha | DRG" w:date="2026-09-29T16:58:00Z" w16du:dateUtc="2026-09-29T14:58:00Z">
              <w:r>
                <w:rPr>
                  <w:rFonts w:cs="Arial"/>
                  <w:sz w:val="13"/>
                  <w:szCs w:val="13"/>
                </w:rPr>
                <w:t>11.9</w:t>
              </w:r>
            </w:ins>
          </w:p>
        </w:tc>
      </w:tr>
      <w:tr w:rsidR="00C60D85" w14:paraId="12271D39" w14:textId="77777777">
        <w:trPr>
          <w:jc w:val="center"/>
          <w:ins w:id="10143" w:author="Sean de Noronha | DRG" w:date="2026-09-29T16:58:00Z"/>
        </w:trPr>
        <w:tc>
          <w:tcPr>
            <w:tcW w:w="560" w:type="dxa"/>
            <w:vAlign w:val="center"/>
          </w:tcPr>
          <w:p w14:paraId="5E00092E" w14:textId="77777777" w:rsidR="00C60D85" w:rsidRDefault="00000000">
            <w:pPr>
              <w:spacing w:after="0"/>
              <w:rPr>
                <w:ins w:id="10144" w:author="Sean de Noronha | DRG" w:date="2026-09-29T16:58:00Z" w16du:dateUtc="2026-09-29T14:58:00Z"/>
                <w:rFonts w:cs="Arial"/>
                <w:sz w:val="13"/>
                <w:szCs w:val="13"/>
              </w:rPr>
            </w:pPr>
            <w:ins w:id="10145" w:author="Sean de Noronha | DRG" w:date="2026-09-29T16:58:00Z" w16du:dateUtc="2026-09-29T14:58:00Z">
              <w:r>
                <w:rPr>
                  <w:rFonts w:cs="Arial"/>
                  <w:sz w:val="13"/>
                  <w:szCs w:val="13"/>
                </w:rPr>
                <w:t>165</w:t>
              </w:r>
            </w:ins>
          </w:p>
        </w:tc>
        <w:tc>
          <w:tcPr>
            <w:tcW w:w="500" w:type="dxa"/>
            <w:vAlign w:val="center"/>
          </w:tcPr>
          <w:p w14:paraId="5E00092F" w14:textId="77777777" w:rsidR="00C60D85" w:rsidRDefault="00000000">
            <w:pPr>
              <w:spacing w:after="0"/>
              <w:rPr>
                <w:ins w:id="10146" w:author="Sean de Noronha | DRG" w:date="2026-09-29T16:58:00Z" w16du:dateUtc="2026-09-29T14:58:00Z"/>
                <w:rFonts w:cs="Arial"/>
                <w:sz w:val="13"/>
                <w:szCs w:val="13"/>
              </w:rPr>
            </w:pPr>
            <w:ins w:id="10147" w:author="Sean de Noronha | DRG" w:date="2026-09-29T16:58:00Z" w16du:dateUtc="2026-09-29T14:58:00Z">
              <w:r>
                <w:rPr>
                  <w:rFonts w:cs="Arial"/>
                  <w:sz w:val="13"/>
                  <w:szCs w:val="13"/>
                </w:rPr>
                <w:t>T2</w:t>
              </w:r>
            </w:ins>
          </w:p>
        </w:tc>
        <w:tc>
          <w:tcPr>
            <w:tcW w:w="660" w:type="dxa"/>
            <w:vAlign w:val="center"/>
          </w:tcPr>
          <w:p w14:paraId="5E000930" w14:textId="77777777" w:rsidR="00C60D85" w:rsidRDefault="00000000">
            <w:pPr>
              <w:spacing w:after="0"/>
              <w:rPr>
                <w:ins w:id="10148" w:author="Sean de Noronha | DRG" w:date="2026-09-29T16:58:00Z" w16du:dateUtc="2026-09-29T14:58:00Z"/>
                <w:rFonts w:cs="Arial"/>
                <w:sz w:val="13"/>
                <w:szCs w:val="13"/>
              </w:rPr>
            </w:pPr>
            <w:ins w:id="10149" w:author="Sean de Noronha | DRG" w:date="2026-09-29T16:58:00Z" w16du:dateUtc="2026-09-29T14:58:00Z">
              <w:r>
                <w:rPr>
                  <w:rFonts w:cs="Arial"/>
                  <w:sz w:val="13"/>
                  <w:szCs w:val="13"/>
                </w:rPr>
                <w:t>2</w:t>
              </w:r>
            </w:ins>
          </w:p>
        </w:tc>
        <w:tc>
          <w:tcPr>
            <w:tcW w:w="1920" w:type="dxa"/>
            <w:vAlign w:val="center"/>
          </w:tcPr>
          <w:p w14:paraId="5E000931" w14:textId="77777777" w:rsidR="00C60D85" w:rsidRDefault="00000000">
            <w:pPr>
              <w:spacing w:after="0"/>
              <w:rPr>
                <w:ins w:id="10150" w:author="Sean de Noronha | DRG" w:date="2026-09-29T16:58:00Z" w16du:dateUtc="2026-09-29T14:58:00Z"/>
                <w:rFonts w:cs="Arial"/>
                <w:sz w:val="13"/>
                <w:szCs w:val="13"/>
              </w:rPr>
            </w:pPr>
            <w:ins w:id="10151" w:author="Sean de Noronha | DRG" w:date="2026-09-29T16:58:00Z" w16du:dateUtc="2026-09-29T14:58:00Z">
              <w:r>
                <w:rPr>
                  <w:rFonts w:cs="Arial"/>
                  <w:sz w:val="13"/>
                  <w:szCs w:val="13"/>
                </w:rPr>
                <w:t>CSST, Manufacturer C, EHD 23</w:t>
              </w:r>
            </w:ins>
          </w:p>
        </w:tc>
        <w:tc>
          <w:tcPr>
            <w:tcW w:w="520" w:type="dxa"/>
            <w:vAlign w:val="center"/>
          </w:tcPr>
          <w:p w14:paraId="5E000932" w14:textId="77777777" w:rsidR="00C60D85" w:rsidRDefault="00000000">
            <w:pPr>
              <w:spacing w:after="0"/>
              <w:rPr>
                <w:ins w:id="10152" w:author="Sean de Noronha | DRG" w:date="2026-09-29T16:58:00Z" w16du:dateUtc="2026-09-29T14:58:00Z"/>
                <w:rFonts w:cs="Arial"/>
                <w:sz w:val="13"/>
                <w:szCs w:val="13"/>
              </w:rPr>
            </w:pPr>
            <w:ins w:id="10153" w:author="Sean de Noronha | DRG" w:date="2026-09-29T16:58:00Z" w16du:dateUtc="2026-09-29T14:58:00Z">
              <w:r>
                <w:rPr>
                  <w:rFonts w:cs="Arial"/>
                  <w:sz w:val="13"/>
                  <w:szCs w:val="13"/>
                </w:rPr>
                <w:t>NG</w:t>
              </w:r>
            </w:ins>
          </w:p>
        </w:tc>
        <w:tc>
          <w:tcPr>
            <w:tcW w:w="900" w:type="dxa"/>
            <w:vAlign w:val="center"/>
          </w:tcPr>
          <w:p w14:paraId="5E000933" w14:textId="77777777" w:rsidR="00C60D85" w:rsidRDefault="00000000">
            <w:pPr>
              <w:spacing w:after="0"/>
              <w:rPr>
                <w:ins w:id="10154" w:author="Sean de Noronha | DRG" w:date="2026-09-29T16:58:00Z" w16du:dateUtc="2026-09-29T14:58:00Z"/>
                <w:rFonts w:cs="Arial"/>
                <w:sz w:val="13"/>
                <w:szCs w:val="13"/>
              </w:rPr>
            </w:pPr>
            <w:ins w:id="10155" w:author="Sean de Noronha | DRG" w:date="2026-09-29T16:58:00Z" w16du:dateUtc="2026-09-29T14:58:00Z">
              <w:r>
                <w:rPr>
                  <w:rFonts w:cs="Arial"/>
                  <w:sz w:val="13"/>
                  <w:szCs w:val="13"/>
                </w:rPr>
                <w:t>13,300</w:t>
              </w:r>
            </w:ins>
          </w:p>
        </w:tc>
        <w:tc>
          <w:tcPr>
            <w:tcW w:w="800" w:type="dxa"/>
            <w:vAlign w:val="center"/>
          </w:tcPr>
          <w:p w14:paraId="5E000934" w14:textId="77777777" w:rsidR="00C60D85" w:rsidRDefault="00000000">
            <w:pPr>
              <w:spacing w:after="0"/>
              <w:rPr>
                <w:ins w:id="10156" w:author="Sean de Noronha | DRG" w:date="2026-09-29T16:58:00Z" w16du:dateUtc="2026-09-29T14:58:00Z"/>
                <w:rFonts w:cs="Arial"/>
                <w:sz w:val="13"/>
                <w:szCs w:val="13"/>
              </w:rPr>
            </w:pPr>
            <w:ins w:id="10157" w:author="Sean de Noronha | DRG" w:date="2026-09-29T16:58:00Z" w16du:dateUtc="2026-09-29T14:58:00Z">
              <w:r>
                <w:rPr>
                  <w:rFonts w:cs="Arial"/>
                  <w:sz w:val="13"/>
                  <w:szCs w:val="13"/>
                </w:rPr>
                <w:t>80 ft</w:t>
              </w:r>
            </w:ins>
          </w:p>
        </w:tc>
        <w:tc>
          <w:tcPr>
            <w:tcW w:w="880" w:type="dxa"/>
            <w:vAlign w:val="center"/>
          </w:tcPr>
          <w:p w14:paraId="5E000935" w14:textId="77777777" w:rsidR="00C60D85" w:rsidRDefault="00000000">
            <w:pPr>
              <w:spacing w:after="0"/>
              <w:rPr>
                <w:ins w:id="10158" w:author="Sean de Noronha | DRG" w:date="2026-09-29T16:58:00Z" w16du:dateUtc="2026-09-29T14:58:00Z"/>
                <w:rFonts w:cs="Arial"/>
                <w:sz w:val="13"/>
                <w:szCs w:val="13"/>
              </w:rPr>
            </w:pPr>
            <w:ins w:id="10159" w:author="Sean de Noronha | DRG" w:date="2026-09-29T16:58:00Z" w16du:dateUtc="2026-09-29T14:58:00Z">
              <w:r>
                <w:rPr>
                  <w:rFonts w:cs="Arial"/>
                  <w:sz w:val="13"/>
                  <w:szCs w:val="13"/>
                </w:rPr>
                <w:t>13.8</w:t>
              </w:r>
            </w:ins>
          </w:p>
        </w:tc>
        <w:tc>
          <w:tcPr>
            <w:tcW w:w="820" w:type="dxa"/>
            <w:vAlign w:val="center"/>
          </w:tcPr>
          <w:p w14:paraId="5E000936" w14:textId="77777777" w:rsidR="00C60D85" w:rsidRDefault="00000000">
            <w:pPr>
              <w:spacing w:after="0"/>
              <w:rPr>
                <w:ins w:id="10160" w:author="Sean de Noronha | DRG" w:date="2026-09-29T16:58:00Z" w16du:dateUtc="2026-09-29T14:58:00Z"/>
                <w:rFonts w:cs="Arial"/>
                <w:sz w:val="13"/>
                <w:szCs w:val="13"/>
              </w:rPr>
            </w:pPr>
            <w:ins w:id="10161" w:author="Sean de Noronha | DRG" w:date="2026-09-29T16:58:00Z" w16du:dateUtc="2026-09-29T14:58:00Z">
              <w:r>
                <w:rPr>
                  <w:rFonts w:cs="Arial"/>
                  <w:sz w:val="13"/>
                  <w:szCs w:val="13"/>
                </w:rPr>
                <w:t>10,300</w:t>
              </w:r>
            </w:ins>
          </w:p>
        </w:tc>
        <w:tc>
          <w:tcPr>
            <w:tcW w:w="1100" w:type="dxa"/>
            <w:vAlign w:val="center"/>
          </w:tcPr>
          <w:p w14:paraId="5E000937" w14:textId="77777777" w:rsidR="00C60D85" w:rsidRDefault="00000000">
            <w:pPr>
              <w:spacing w:after="0"/>
              <w:rPr>
                <w:ins w:id="10162" w:author="Sean de Noronha | DRG" w:date="2026-09-29T16:58:00Z" w16du:dateUtc="2026-09-29T14:58:00Z"/>
                <w:rFonts w:cs="Arial"/>
                <w:sz w:val="13"/>
                <w:szCs w:val="13"/>
              </w:rPr>
            </w:pPr>
            <w:ins w:id="10163" w:author="Sean de Noronha | DRG" w:date="2026-09-29T16:58:00Z" w16du:dateUtc="2026-09-29T14:58:00Z">
              <w:r>
                <w:rPr>
                  <w:rFonts w:cs="Arial"/>
                  <w:sz w:val="13"/>
                  <w:szCs w:val="13"/>
                </w:rPr>
                <w:t>222 (471)</w:t>
              </w:r>
            </w:ins>
          </w:p>
        </w:tc>
        <w:tc>
          <w:tcPr>
            <w:tcW w:w="700" w:type="dxa"/>
            <w:vAlign w:val="center"/>
          </w:tcPr>
          <w:p w14:paraId="5E000938" w14:textId="77777777" w:rsidR="00C60D85" w:rsidRDefault="00000000">
            <w:pPr>
              <w:spacing w:after="0"/>
              <w:rPr>
                <w:ins w:id="10164" w:author="Sean de Noronha | DRG" w:date="2026-09-29T16:58:00Z" w16du:dateUtc="2026-09-29T14:58:00Z"/>
                <w:rFonts w:cs="Arial"/>
                <w:sz w:val="13"/>
                <w:szCs w:val="13"/>
              </w:rPr>
            </w:pPr>
            <w:ins w:id="10165" w:author="Sean de Noronha | DRG" w:date="2026-09-29T16:58:00Z" w16du:dateUtc="2026-09-29T14:58:00Z">
              <w:r>
                <w:rPr>
                  <w:rFonts w:cs="Arial"/>
                  <w:sz w:val="13"/>
                  <w:szCs w:val="13"/>
                </w:rPr>
                <w:t>9.49</w:t>
              </w:r>
            </w:ins>
          </w:p>
        </w:tc>
      </w:tr>
      <w:tr w:rsidR="00C60D85" w14:paraId="0198E037" w14:textId="77777777">
        <w:trPr>
          <w:jc w:val="center"/>
          <w:ins w:id="10166" w:author="Sean de Noronha | DRG" w:date="2026-09-29T16:58:00Z"/>
        </w:trPr>
        <w:tc>
          <w:tcPr>
            <w:tcW w:w="560" w:type="dxa"/>
            <w:vAlign w:val="center"/>
          </w:tcPr>
          <w:p w14:paraId="5E000939" w14:textId="77777777" w:rsidR="00C60D85" w:rsidRDefault="00000000">
            <w:pPr>
              <w:spacing w:after="0"/>
              <w:rPr>
                <w:ins w:id="10167" w:author="Sean de Noronha | DRG" w:date="2026-09-29T16:58:00Z" w16du:dateUtc="2026-09-29T14:58:00Z"/>
                <w:rFonts w:cs="Arial"/>
                <w:sz w:val="13"/>
                <w:szCs w:val="13"/>
              </w:rPr>
            </w:pPr>
            <w:ins w:id="10168" w:author="Sean de Noronha | DRG" w:date="2026-09-29T16:58:00Z" w16du:dateUtc="2026-09-29T14:58:00Z">
              <w:r>
                <w:rPr>
                  <w:rFonts w:cs="Arial"/>
                  <w:sz w:val="13"/>
                  <w:szCs w:val="13"/>
                </w:rPr>
                <w:t>166</w:t>
              </w:r>
            </w:ins>
          </w:p>
        </w:tc>
        <w:tc>
          <w:tcPr>
            <w:tcW w:w="500" w:type="dxa"/>
            <w:vAlign w:val="center"/>
          </w:tcPr>
          <w:p w14:paraId="5E00093A" w14:textId="77777777" w:rsidR="00C60D85" w:rsidRDefault="00000000">
            <w:pPr>
              <w:spacing w:after="0"/>
              <w:rPr>
                <w:ins w:id="10169" w:author="Sean de Noronha | DRG" w:date="2026-09-29T16:58:00Z" w16du:dateUtc="2026-09-29T14:58:00Z"/>
                <w:rFonts w:cs="Arial"/>
                <w:sz w:val="13"/>
                <w:szCs w:val="13"/>
              </w:rPr>
            </w:pPr>
            <w:ins w:id="10170" w:author="Sean de Noronha | DRG" w:date="2026-09-29T16:58:00Z" w16du:dateUtc="2026-09-29T14:58:00Z">
              <w:r>
                <w:rPr>
                  <w:rFonts w:cs="Arial"/>
                  <w:sz w:val="13"/>
                  <w:szCs w:val="13"/>
                </w:rPr>
                <w:t>T2</w:t>
              </w:r>
            </w:ins>
          </w:p>
        </w:tc>
        <w:tc>
          <w:tcPr>
            <w:tcW w:w="660" w:type="dxa"/>
            <w:vAlign w:val="center"/>
          </w:tcPr>
          <w:p w14:paraId="5E00093B" w14:textId="77777777" w:rsidR="00C60D85" w:rsidRDefault="00000000">
            <w:pPr>
              <w:spacing w:after="0"/>
              <w:rPr>
                <w:ins w:id="10171" w:author="Sean de Noronha | DRG" w:date="2026-09-29T16:58:00Z" w16du:dateUtc="2026-09-29T14:58:00Z"/>
                <w:rFonts w:cs="Arial"/>
                <w:sz w:val="13"/>
                <w:szCs w:val="13"/>
              </w:rPr>
            </w:pPr>
            <w:ins w:id="10172" w:author="Sean de Noronha | DRG" w:date="2026-09-29T16:58:00Z" w16du:dateUtc="2026-09-29T14:58:00Z">
              <w:r>
                <w:rPr>
                  <w:rFonts w:cs="Arial"/>
                  <w:sz w:val="13"/>
                  <w:szCs w:val="13"/>
                </w:rPr>
                <w:t>2</w:t>
              </w:r>
            </w:ins>
          </w:p>
        </w:tc>
        <w:tc>
          <w:tcPr>
            <w:tcW w:w="1920" w:type="dxa"/>
            <w:vAlign w:val="center"/>
          </w:tcPr>
          <w:p w14:paraId="5E00093C" w14:textId="77777777" w:rsidR="00C60D85" w:rsidRDefault="00000000">
            <w:pPr>
              <w:spacing w:after="0"/>
              <w:rPr>
                <w:ins w:id="10173" w:author="Sean de Noronha | DRG" w:date="2026-09-29T16:58:00Z" w16du:dateUtc="2026-09-29T14:58:00Z"/>
                <w:rFonts w:cs="Arial"/>
                <w:sz w:val="13"/>
                <w:szCs w:val="13"/>
              </w:rPr>
            </w:pPr>
            <w:ins w:id="10174" w:author="Sean de Noronha | DRG" w:date="2026-09-29T16:58:00Z" w16du:dateUtc="2026-09-29T14:58:00Z">
              <w:r>
                <w:rPr>
                  <w:rFonts w:cs="Arial"/>
                  <w:sz w:val="13"/>
                  <w:szCs w:val="13"/>
                </w:rPr>
                <w:t>CSST, Manufacturer C, EHD 23</w:t>
              </w:r>
            </w:ins>
          </w:p>
        </w:tc>
        <w:tc>
          <w:tcPr>
            <w:tcW w:w="520" w:type="dxa"/>
            <w:vAlign w:val="center"/>
          </w:tcPr>
          <w:p w14:paraId="5E00093D" w14:textId="77777777" w:rsidR="00C60D85" w:rsidRDefault="00000000">
            <w:pPr>
              <w:spacing w:after="0"/>
              <w:rPr>
                <w:ins w:id="10175" w:author="Sean de Noronha | DRG" w:date="2026-09-29T16:58:00Z" w16du:dateUtc="2026-09-29T14:58:00Z"/>
                <w:rFonts w:cs="Arial"/>
                <w:sz w:val="13"/>
                <w:szCs w:val="13"/>
              </w:rPr>
            </w:pPr>
            <w:ins w:id="10176" w:author="Sean de Noronha | DRG" w:date="2026-09-29T16:58:00Z" w16du:dateUtc="2026-09-29T14:58:00Z">
              <w:r>
                <w:rPr>
                  <w:rFonts w:cs="Arial"/>
                  <w:sz w:val="13"/>
                  <w:szCs w:val="13"/>
                </w:rPr>
                <w:t>NG</w:t>
              </w:r>
            </w:ins>
          </w:p>
        </w:tc>
        <w:tc>
          <w:tcPr>
            <w:tcW w:w="900" w:type="dxa"/>
            <w:vAlign w:val="center"/>
          </w:tcPr>
          <w:p w14:paraId="5E00093E" w14:textId="77777777" w:rsidR="00C60D85" w:rsidRDefault="00000000">
            <w:pPr>
              <w:spacing w:after="0"/>
              <w:rPr>
                <w:ins w:id="10177" w:author="Sean de Noronha | DRG" w:date="2026-09-29T16:58:00Z" w16du:dateUtc="2026-09-29T14:58:00Z"/>
                <w:rFonts w:cs="Arial"/>
                <w:sz w:val="13"/>
                <w:szCs w:val="13"/>
              </w:rPr>
            </w:pPr>
            <w:ins w:id="10178" w:author="Sean de Noronha | DRG" w:date="2026-09-29T16:58:00Z" w16du:dateUtc="2026-09-29T14:58:00Z">
              <w:r>
                <w:rPr>
                  <w:rFonts w:cs="Arial"/>
                  <w:sz w:val="13"/>
                  <w:szCs w:val="13"/>
                </w:rPr>
                <w:t>12,800</w:t>
              </w:r>
            </w:ins>
          </w:p>
        </w:tc>
        <w:tc>
          <w:tcPr>
            <w:tcW w:w="800" w:type="dxa"/>
            <w:vAlign w:val="center"/>
          </w:tcPr>
          <w:p w14:paraId="5E00093F" w14:textId="77777777" w:rsidR="00C60D85" w:rsidRDefault="00000000">
            <w:pPr>
              <w:spacing w:after="0"/>
              <w:rPr>
                <w:ins w:id="10179" w:author="Sean de Noronha | DRG" w:date="2026-09-29T16:58:00Z" w16du:dateUtc="2026-09-29T14:58:00Z"/>
                <w:rFonts w:cs="Arial"/>
                <w:sz w:val="13"/>
                <w:szCs w:val="13"/>
              </w:rPr>
            </w:pPr>
            <w:ins w:id="10180" w:author="Sean de Noronha | DRG" w:date="2026-09-29T16:58:00Z" w16du:dateUtc="2026-09-29T14:58:00Z">
              <w:r>
                <w:rPr>
                  <w:rFonts w:cs="Arial"/>
                  <w:sz w:val="13"/>
                  <w:szCs w:val="13"/>
                </w:rPr>
                <w:t>100 ft</w:t>
              </w:r>
            </w:ins>
          </w:p>
        </w:tc>
        <w:tc>
          <w:tcPr>
            <w:tcW w:w="880" w:type="dxa"/>
            <w:vAlign w:val="center"/>
          </w:tcPr>
          <w:p w14:paraId="5E000940" w14:textId="77777777" w:rsidR="00C60D85" w:rsidRDefault="00000000">
            <w:pPr>
              <w:spacing w:after="0"/>
              <w:rPr>
                <w:ins w:id="10181" w:author="Sean de Noronha | DRG" w:date="2026-09-29T16:58:00Z" w16du:dateUtc="2026-09-29T14:58:00Z"/>
                <w:rFonts w:cs="Arial"/>
                <w:sz w:val="13"/>
                <w:szCs w:val="13"/>
              </w:rPr>
            </w:pPr>
            <w:ins w:id="10182" w:author="Sean de Noronha | DRG" w:date="2026-09-29T16:58:00Z" w16du:dateUtc="2026-09-29T14:58:00Z">
              <w:r>
                <w:rPr>
                  <w:rFonts w:cs="Arial"/>
                  <w:sz w:val="13"/>
                  <w:szCs w:val="13"/>
                </w:rPr>
                <w:t>13.8</w:t>
              </w:r>
            </w:ins>
          </w:p>
        </w:tc>
        <w:tc>
          <w:tcPr>
            <w:tcW w:w="820" w:type="dxa"/>
            <w:vAlign w:val="center"/>
          </w:tcPr>
          <w:p w14:paraId="5E000941" w14:textId="77777777" w:rsidR="00C60D85" w:rsidRDefault="00000000">
            <w:pPr>
              <w:spacing w:after="0"/>
              <w:rPr>
                <w:ins w:id="10183" w:author="Sean de Noronha | DRG" w:date="2026-09-29T16:58:00Z" w16du:dateUtc="2026-09-29T14:58:00Z"/>
                <w:rFonts w:cs="Arial"/>
                <w:sz w:val="13"/>
                <w:szCs w:val="13"/>
              </w:rPr>
            </w:pPr>
            <w:ins w:id="10184" w:author="Sean de Noronha | DRG" w:date="2026-09-29T16:58:00Z" w16du:dateUtc="2026-09-29T14:58:00Z">
              <w:r>
                <w:rPr>
                  <w:rFonts w:cs="Arial"/>
                  <w:sz w:val="13"/>
                  <w:szCs w:val="13"/>
                </w:rPr>
                <w:t>10,300</w:t>
              </w:r>
            </w:ins>
          </w:p>
        </w:tc>
        <w:tc>
          <w:tcPr>
            <w:tcW w:w="1100" w:type="dxa"/>
            <w:vAlign w:val="center"/>
          </w:tcPr>
          <w:p w14:paraId="5E000942" w14:textId="77777777" w:rsidR="00C60D85" w:rsidRDefault="00000000">
            <w:pPr>
              <w:spacing w:after="0"/>
              <w:rPr>
                <w:ins w:id="10185" w:author="Sean de Noronha | DRG" w:date="2026-09-29T16:58:00Z" w16du:dateUtc="2026-09-29T14:58:00Z"/>
                <w:rFonts w:cs="Arial"/>
                <w:sz w:val="13"/>
                <w:szCs w:val="13"/>
              </w:rPr>
            </w:pPr>
            <w:ins w:id="10186" w:author="Sean de Noronha | DRG" w:date="2026-09-29T16:58:00Z" w16du:dateUtc="2026-09-29T14:58:00Z">
              <w:r>
                <w:rPr>
                  <w:rFonts w:cs="Arial"/>
                  <w:sz w:val="13"/>
                  <w:szCs w:val="13"/>
                </w:rPr>
                <w:t>213 (451)</w:t>
              </w:r>
            </w:ins>
          </w:p>
        </w:tc>
        <w:tc>
          <w:tcPr>
            <w:tcW w:w="700" w:type="dxa"/>
            <w:vAlign w:val="center"/>
          </w:tcPr>
          <w:p w14:paraId="5E000943" w14:textId="77777777" w:rsidR="00C60D85" w:rsidRDefault="00000000">
            <w:pPr>
              <w:spacing w:after="0"/>
              <w:rPr>
                <w:ins w:id="10187" w:author="Sean de Noronha | DRG" w:date="2026-09-29T16:58:00Z" w16du:dateUtc="2026-09-29T14:58:00Z"/>
                <w:rFonts w:cs="Arial"/>
                <w:sz w:val="13"/>
                <w:szCs w:val="13"/>
              </w:rPr>
            </w:pPr>
            <w:ins w:id="10188" w:author="Sean de Noronha | DRG" w:date="2026-09-29T16:58:00Z" w16du:dateUtc="2026-09-29T14:58:00Z">
              <w:r>
                <w:rPr>
                  <w:rFonts w:cs="Arial"/>
                  <w:sz w:val="13"/>
                  <w:szCs w:val="13"/>
                </w:rPr>
                <w:t>9.10</w:t>
              </w:r>
            </w:ins>
          </w:p>
        </w:tc>
      </w:tr>
      <w:tr w:rsidR="00C60D85" w14:paraId="60DE3C8D" w14:textId="77777777">
        <w:trPr>
          <w:jc w:val="center"/>
          <w:ins w:id="10189" w:author="Sean de Noronha | DRG" w:date="2026-09-29T16:58:00Z"/>
        </w:trPr>
        <w:tc>
          <w:tcPr>
            <w:tcW w:w="560" w:type="dxa"/>
            <w:vAlign w:val="center"/>
          </w:tcPr>
          <w:p w14:paraId="5E000944" w14:textId="77777777" w:rsidR="00C60D85" w:rsidRDefault="00000000">
            <w:pPr>
              <w:spacing w:after="0"/>
              <w:rPr>
                <w:ins w:id="10190" w:author="Sean de Noronha | DRG" w:date="2026-09-29T16:58:00Z" w16du:dateUtc="2026-09-29T14:58:00Z"/>
                <w:rFonts w:cs="Arial"/>
                <w:sz w:val="13"/>
                <w:szCs w:val="13"/>
              </w:rPr>
            </w:pPr>
            <w:ins w:id="10191" w:author="Sean de Noronha | DRG" w:date="2026-09-29T16:58:00Z" w16du:dateUtc="2026-09-29T14:58:00Z">
              <w:r>
                <w:rPr>
                  <w:rFonts w:cs="Arial"/>
                  <w:sz w:val="13"/>
                  <w:szCs w:val="13"/>
                </w:rPr>
                <w:t>167</w:t>
              </w:r>
            </w:ins>
          </w:p>
        </w:tc>
        <w:tc>
          <w:tcPr>
            <w:tcW w:w="500" w:type="dxa"/>
            <w:vAlign w:val="center"/>
          </w:tcPr>
          <w:p w14:paraId="5E000945" w14:textId="77777777" w:rsidR="00C60D85" w:rsidRDefault="00000000">
            <w:pPr>
              <w:spacing w:after="0"/>
              <w:rPr>
                <w:ins w:id="10192" w:author="Sean de Noronha | DRG" w:date="2026-09-29T16:58:00Z" w16du:dateUtc="2026-09-29T14:58:00Z"/>
                <w:rFonts w:cs="Arial"/>
                <w:sz w:val="13"/>
                <w:szCs w:val="13"/>
              </w:rPr>
            </w:pPr>
            <w:ins w:id="10193" w:author="Sean de Noronha | DRG" w:date="2026-09-29T16:58:00Z" w16du:dateUtc="2026-09-29T14:58:00Z">
              <w:r>
                <w:rPr>
                  <w:rFonts w:cs="Arial"/>
                  <w:sz w:val="13"/>
                  <w:szCs w:val="13"/>
                </w:rPr>
                <w:t>T2</w:t>
              </w:r>
            </w:ins>
          </w:p>
        </w:tc>
        <w:tc>
          <w:tcPr>
            <w:tcW w:w="660" w:type="dxa"/>
            <w:vAlign w:val="center"/>
          </w:tcPr>
          <w:p w14:paraId="5E000946" w14:textId="77777777" w:rsidR="00C60D85" w:rsidRDefault="00000000">
            <w:pPr>
              <w:spacing w:after="0"/>
              <w:rPr>
                <w:ins w:id="10194" w:author="Sean de Noronha | DRG" w:date="2026-09-29T16:58:00Z" w16du:dateUtc="2026-09-29T14:58:00Z"/>
                <w:rFonts w:cs="Arial"/>
                <w:sz w:val="13"/>
                <w:szCs w:val="13"/>
              </w:rPr>
            </w:pPr>
            <w:ins w:id="10195" w:author="Sean de Noronha | DRG" w:date="2026-09-29T16:58:00Z" w16du:dateUtc="2026-09-29T14:58:00Z">
              <w:r>
                <w:rPr>
                  <w:rFonts w:cs="Arial"/>
                  <w:sz w:val="13"/>
                  <w:szCs w:val="13"/>
                </w:rPr>
                <w:t>2</w:t>
              </w:r>
            </w:ins>
          </w:p>
        </w:tc>
        <w:tc>
          <w:tcPr>
            <w:tcW w:w="1920" w:type="dxa"/>
            <w:vAlign w:val="center"/>
          </w:tcPr>
          <w:p w14:paraId="5E000947" w14:textId="77777777" w:rsidR="00C60D85" w:rsidRDefault="00000000">
            <w:pPr>
              <w:spacing w:after="0"/>
              <w:rPr>
                <w:ins w:id="10196" w:author="Sean de Noronha | DRG" w:date="2026-09-29T16:58:00Z" w16du:dateUtc="2026-09-29T14:58:00Z"/>
                <w:rFonts w:cs="Arial"/>
                <w:sz w:val="13"/>
                <w:szCs w:val="13"/>
              </w:rPr>
            </w:pPr>
            <w:ins w:id="10197" w:author="Sean de Noronha | DRG" w:date="2026-09-29T16:58:00Z" w16du:dateUtc="2026-09-29T14:58:00Z">
              <w:r>
                <w:rPr>
                  <w:rFonts w:cs="Arial"/>
                  <w:sz w:val="13"/>
                  <w:szCs w:val="13"/>
                </w:rPr>
                <w:t>CSST, Manufacturer C, EHD 23</w:t>
              </w:r>
            </w:ins>
          </w:p>
        </w:tc>
        <w:tc>
          <w:tcPr>
            <w:tcW w:w="520" w:type="dxa"/>
            <w:vAlign w:val="center"/>
          </w:tcPr>
          <w:p w14:paraId="5E000948" w14:textId="77777777" w:rsidR="00C60D85" w:rsidRDefault="00000000">
            <w:pPr>
              <w:spacing w:after="0"/>
              <w:rPr>
                <w:ins w:id="10198" w:author="Sean de Noronha | DRG" w:date="2026-09-29T16:58:00Z" w16du:dateUtc="2026-09-29T14:58:00Z"/>
                <w:rFonts w:cs="Arial"/>
                <w:sz w:val="13"/>
                <w:szCs w:val="13"/>
              </w:rPr>
            </w:pPr>
            <w:ins w:id="10199" w:author="Sean de Noronha | DRG" w:date="2026-09-29T16:58:00Z" w16du:dateUtc="2026-09-29T14:58:00Z">
              <w:r>
                <w:rPr>
                  <w:rFonts w:cs="Arial"/>
                  <w:sz w:val="13"/>
                  <w:szCs w:val="13"/>
                </w:rPr>
                <w:t>NG</w:t>
              </w:r>
            </w:ins>
          </w:p>
        </w:tc>
        <w:tc>
          <w:tcPr>
            <w:tcW w:w="900" w:type="dxa"/>
            <w:vAlign w:val="center"/>
          </w:tcPr>
          <w:p w14:paraId="5E000949" w14:textId="77777777" w:rsidR="00C60D85" w:rsidRDefault="00000000">
            <w:pPr>
              <w:spacing w:after="0"/>
              <w:rPr>
                <w:ins w:id="10200" w:author="Sean de Noronha | DRG" w:date="2026-09-29T16:58:00Z" w16du:dateUtc="2026-09-29T14:58:00Z"/>
                <w:rFonts w:cs="Arial"/>
                <w:sz w:val="13"/>
                <w:szCs w:val="13"/>
              </w:rPr>
            </w:pPr>
            <w:ins w:id="10201" w:author="Sean de Noronha | DRG" w:date="2026-09-29T16:58:00Z" w16du:dateUtc="2026-09-29T14:58:00Z">
              <w:r>
                <w:rPr>
                  <w:rFonts w:cs="Arial"/>
                  <w:sz w:val="13"/>
                  <w:szCs w:val="13"/>
                </w:rPr>
                <w:t>10,600</w:t>
              </w:r>
            </w:ins>
          </w:p>
        </w:tc>
        <w:tc>
          <w:tcPr>
            <w:tcW w:w="800" w:type="dxa"/>
            <w:vAlign w:val="center"/>
          </w:tcPr>
          <w:p w14:paraId="5E00094A" w14:textId="77777777" w:rsidR="00C60D85" w:rsidRDefault="00000000">
            <w:pPr>
              <w:spacing w:after="0"/>
              <w:rPr>
                <w:ins w:id="10202" w:author="Sean de Noronha | DRG" w:date="2026-09-29T16:58:00Z" w16du:dateUtc="2026-09-29T14:58:00Z"/>
                <w:rFonts w:cs="Arial"/>
                <w:sz w:val="13"/>
                <w:szCs w:val="13"/>
              </w:rPr>
            </w:pPr>
            <w:ins w:id="10203" w:author="Sean de Noronha | DRG" w:date="2026-09-29T16:58:00Z" w16du:dateUtc="2026-09-29T14:58:00Z">
              <w:r>
                <w:rPr>
                  <w:rFonts w:cs="Arial"/>
                  <w:sz w:val="13"/>
                  <w:szCs w:val="13"/>
                </w:rPr>
                <w:t>150 ft</w:t>
              </w:r>
            </w:ins>
          </w:p>
        </w:tc>
        <w:tc>
          <w:tcPr>
            <w:tcW w:w="880" w:type="dxa"/>
            <w:vAlign w:val="center"/>
          </w:tcPr>
          <w:p w14:paraId="5E00094B" w14:textId="77777777" w:rsidR="00C60D85" w:rsidRDefault="00000000">
            <w:pPr>
              <w:spacing w:after="0"/>
              <w:rPr>
                <w:ins w:id="10204" w:author="Sean de Noronha | DRG" w:date="2026-09-29T16:58:00Z" w16du:dateUtc="2026-09-29T14:58:00Z"/>
                <w:rFonts w:cs="Arial"/>
                <w:sz w:val="13"/>
                <w:szCs w:val="13"/>
              </w:rPr>
            </w:pPr>
            <w:ins w:id="10205" w:author="Sean de Noronha | DRG" w:date="2026-09-29T16:58:00Z" w16du:dateUtc="2026-09-29T14:58:00Z">
              <w:r>
                <w:rPr>
                  <w:rFonts w:cs="Arial"/>
                  <w:sz w:val="13"/>
                  <w:szCs w:val="13"/>
                </w:rPr>
                <w:t>13.8</w:t>
              </w:r>
            </w:ins>
          </w:p>
        </w:tc>
        <w:tc>
          <w:tcPr>
            <w:tcW w:w="820" w:type="dxa"/>
            <w:vAlign w:val="center"/>
          </w:tcPr>
          <w:p w14:paraId="5E00094C" w14:textId="77777777" w:rsidR="00C60D85" w:rsidRDefault="00000000">
            <w:pPr>
              <w:spacing w:after="0"/>
              <w:rPr>
                <w:ins w:id="10206" w:author="Sean de Noronha | DRG" w:date="2026-09-29T16:58:00Z" w16du:dateUtc="2026-09-29T14:58:00Z"/>
                <w:rFonts w:cs="Arial"/>
                <w:sz w:val="13"/>
                <w:szCs w:val="13"/>
              </w:rPr>
            </w:pPr>
            <w:ins w:id="10207" w:author="Sean de Noronha | DRG" w:date="2026-09-29T16:58:00Z" w16du:dateUtc="2026-09-29T14:58:00Z">
              <w:r>
                <w:rPr>
                  <w:rFonts w:cs="Arial"/>
                  <w:sz w:val="13"/>
                  <w:szCs w:val="13"/>
                </w:rPr>
                <w:t>10,300</w:t>
              </w:r>
            </w:ins>
          </w:p>
        </w:tc>
        <w:tc>
          <w:tcPr>
            <w:tcW w:w="1100" w:type="dxa"/>
            <w:vAlign w:val="center"/>
          </w:tcPr>
          <w:p w14:paraId="5E00094D" w14:textId="77777777" w:rsidR="00C60D85" w:rsidRDefault="00000000">
            <w:pPr>
              <w:spacing w:after="0"/>
              <w:rPr>
                <w:ins w:id="10208" w:author="Sean de Noronha | DRG" w:date="2026-09-29T16:58:00Z" w16du:dateUtc="2026-09-29T14:58:00Z"/>
                <w:rFonts w:cs="Arial"/>
                <w:sz w:val="13"/>
                <w:szCs w:val="13"/>
              </w:rPr>
            </w:pPr>
            <w:ins w:id="10209" w:author="Sean de Noronha | DRG" w:date="2026-09-29T16:58:00Z" w16du:dateUtc="2026-09-29T14:58:00Z">
              <w:r>
                <w:rPr>
                  <w:rFonts w:cs="Arial"/>
                  <w:sz w:val="13"/>
                  <w:szCs w:val="13"/>
                </w:rPr>
                <w:t>176 (373)</w:t>
              </w:r>
            </w:ins>
          </w:p>
        </w:tc>
        <w:tc>
          <w:tcPr>
            <w:tcW w:w="700" w:type="dxa"/>
            <w:vAlign w:val="center"/>
          </w:tcPr>
          <w:p w14:paraId="5E00094E" w14:textId="77777777" w:rsidR="00C60D85" w:rsidRDefault="00000000">
            <w:pPr>
              <w:spacing w:after="0"/>
              <w:rPr>
                <w:ins w:id="10210" w:author="Sean de Noronha | DRG" w:date="2026-09-29T16:58:00Z" w16du:dateUtc="2026-09-29T14:58:00Z"/>
                <w:rFonts w:cs="Arial"/>
                <w:sz w:val="13"/>
                <w:szCs w:val="13"/>
              </w:rPr>
            </w:pPr>
            <w:ins w:id="10211" w:author="Sean de Noronha | DRG" w:date="2026-09-29T16:58:00Z" w16du:dateUtc="2026-09-29T14:58:00Z">
              <w:r>
                <w:rPr>
                  <w:rFonts w:cs="Arial"/>
                  <w:sz w:val="13"/>
                  <w:szCs w:val="13"/>
                </w:rPr>
                <w:t>7.52</w:t>
              </w:r>
            </w:ins>
          </w:p>
        </w:tc>
      </w:tr>
      <w:tr w:rsidR="00C60D85" w14:paraId="48C5CB42" w14:textId="77777777">
        <w:trPr>
          <w:jc w:val="center"/>
          <w:ins w:id="10212" w:author="Sean de Noronha | DRG" w:date="2026-09-29T16:58:00Z"/>
        </w:trPr>
        <w:tc>
          <w:tcPr>
            <w:tcW w:w="560" w:type="dxa"/>
            <w:vAlign w:val="center"/>
          </w:tcPr>
          <w:p w14:paraId="5E00094F" w14:textId="77777777" w:rsidR="00C60D85" w:rsidRDefault="00000000">
            <w:pPr>
              <w:spacing w:after="0"/>
              <w:rPr>
                <w:ins w:id="10213" w:author="Sean de Noronha | DRG" w:date="2026-09-29T16:58:00Z" w16du:dateUtc="2026-09-29T14:58:00Z"/>
                <w:rFonts w:cs="Arial"/>
                <w:sz w:val="13"/>
                <w:szCs w:val="13"/>
              </w:rPr>
            </w:pPr>
            <w:ins w:id="10214" w:author="Sean de Noronha | DRG" w:date="2026-09-29T16:58:00Z" w16du:dateUtc="2026-09-29T14:58:00Z">
              <w:r>
                <w:rPr>
                  <w:rFonts w:cs="Arial"/>
                  <w:sz w:val="13"/>
                  <w:szCs w:val="13"/>
                </w:rPr>
                <w:t>168</w:t>
              </w:r>
            </w:ins>
          </w:p>
        </w:tc>
        <w:tc>
          <w:tcPr>
            <w:tcW w:w="500" w:type="dxa"/>
            <w:vAlign w:val="center"/>
          </w:tcPr>
          <w:p w14:paraId="5E000950" w14:textId="77777777" w:rsidR="00C60D85" w:rsidRDefault="00000000">
            <w:pPr>
              <w:spacing w:after="0"/>
              <w:rPr>
                <w:ins w:id="10215" w:author="Sean de Noronha | DRG" w:date="2026-09-29T16:58:00Z" w16du:dateUtc="2026-09-29T14:58:00Z"/>
                <w:rFonts w:cs="Arial"/>
                <w:sz w:val="13"/>
                <w:szCs w:val="13"/>
              </w:rPr>
            </w:pPr>
            <w:ins w:id="10216" w:author="Sean de Noronha | DRG" w:date="2026-09-29T16:58:00Z" w16du:dateUtc="2026-09-29T14:58:00Z">
              <w:r>
                <w:rPr>
                  <w:rFonts w:cs="Arial"/>
                  <w:sz w:val="13"/>
                  <w:szCs w:val="13"/>
                </w:rPr>
                <w:t>T2</w:t>
              </w:r>
            </w:ins>
          </w:p>
        </w:tc>
        <w:tc>
          <w:tcPr>
            <w:tcW w:w="660" w:type="dxa"/>
            <w:vAlign w:val="center"/>
          </w:tcPr>
          <w:p w14:paraId="5E000951" w14:textId="77777777" w:rsidR="00C60D85" w:rsidRDefault="00000000">
            <w:pPr>
              <w:spacing w:after="0"/>
              <w:rPr>
                <w:ins w:id="10217" w:author="Sean de Noronha | DRG" w:date="2026-09-29T16:58:00Z" w16du:dateUtc="2026-09-29T14:58:00Z"/>
                <w:rFonts w:cs="Arial"/>
                <w:sz w:val="13"/>
                <w:szCs w:val="13"/>
              </w:rPr>
            </w:pPr>
            <w:ins w:id="10218" w:author="Sean de Noronha | DRG" w:date="2026-09-29T16:58:00Z" w16du:dateUtc="2026-09-29T14:58:00Z">
              <w:r>
                <w:rPr>
                  <w:rFonts w:cs="Arial"/>
                  <w:sz w:val="13"/>
                  <w:szCs w:val="13"/>
                </w:rPr>
                <w:t>2</w:t>
              </w:r>
            </w:ins>
          </w:p>
        </w:tc>
        <w:tc>
          <w:tcPr>
            <w:tcW w:w="1920" w:type="dxa"/>
            <w:vAlign w:val="center"/>
          </w:tcPr>
          <w:p w14:paraId="5E000952" w14:textId="77777777" w:rsidR="00C60D85" w:rsidRDefault="00000000">
            <w:pPr>
              <w:spacing w:after="0"/>
              <w:rPr>
                <w:ins w:id="10219" w:author="Sean de Noronha | DRG" w:date="2026-09-29T16:58:00Z" w16du:dateUtc="2026-09-29T14:58:00Z"/>
                <w:rFonts w:cs="Arial"/>
                <w:sz w:val="13"/>
                <w:szCs w:val="13"/>
              </w:rPr>
            </w:pPr>
            <w:ins w:id="10220" w:author="Sean de Noronha | DRG" w:date="2026-09-29T16:58:00Z" w16du:dateUtc="2026-09-29T14:58:00Z">
              <w:r>
                <w:rPr>
                  <w:rFonts w:cs="Arial"/>
                  <w:sz w:val="13"/>
                  <w:szCs w:val="13"/>
                </w:rPr>
                <w:t>CSST, Manufacturer C, EHD 23</w:t>
              </w:r>
            </w:ins>
          </w:p>
        </w:tc>
        <w:tc>
          <w:tcPr>
            <w:tcW w:w="520" w:type="dxa"/>
            <w:vAlign w:val="center"/>
          </w:tcPr>
          <w:p w14:paraId="5E000953" w14:textId="77777777" w:rsidR="00C60D85" w:rsidRDefault="00000000">
            <w:pPr>
              <w:spacing w:after="0"/>
              <w:rPr>
                <w:ins w:id="10221" w:author="Sean de Noronha | DRG" w:date="2026-09-29T16:58:00Z" w16du:dateUtc="2026-09-29T14:58:00Z"/>
                <w:rFonts w:cs="Arial"/>
                <w:sz w:val="13"/>
                <w:szCs w:val="13"/>
              </w:rPr>
            </w:pPr>
            <w:ins w:id="10222" w:author="Sean de Noronha | DRG" w:date="2026-09-29T16:58:00Z" w16du:dateUtc="2026-09-29T14:58:00Z">
              <w:r>
                <w:rPr>
                  <w:rFonts w:cs="Arial"/>
                  <w:sz w:val="13"/>
                  <w:szCs w:val="13"/>
                </w:rPr>
                <w:t>NG</w:t>
              </w:r>
            </w:ins>
          </w:p>
        </w:tc>
        <w:tc>
          <w:tcPr>
            <w:tcW w:w="900" w:type="dxa"/>
            <w:vAlign w:val="center"/>
          </w:tcPr>
          <w:p w14:paraId="5E000954" w14:textId="77777777" w:rsidR="00C60D85" w:rsidRDefault="00000000">
            <w:pPr>
              <w:spacing w:after="0"/>
              <w:rPr>
                <w:ins w:id="10223" w:author="Sean de Noronha | DRG" w:date="2026-09-29T16:58:00Z" w16du:dateUtc="2026-09-29T14:58:00Z"/>
                <w:rFonts w:cs="Arial"/>
                <w:sz w:val="13"/>
                <w:szCs w:val="13"/>
              </w:rPr>
            </w:pPr>
            <w:ins w:id="10224" w:author="Sean de Noronha | DRG" w:date="2026-09-29T16:58:00Z" w16du:dateUtc="2026-09-29T14:58:00Z">
              <w:r>
                <w:rPr>
                  <w:rFonts w:cs="Arial"/>
                  <w:sz w:val="13"/>
                  <w:szCs w:val="13"/>
                </w:rPr>
                <w:t>9,050</w:t>
              </w:r>
            </w:ins>
          </w:p>
        </w:tc>
        <w:tc>
          <w:tcPr>
            <w:tcW w:w="800" w:type="dxa"/>
            <w:vAlign w:val="center"/>
          </w:tcPr>
          <w:p w14:paraId="5E000955" w14:textId="77777777" w:rsidR="00C60D85" w:rsidRDefault="00000000">
            <w:pPr>
              <w:spacing w:after="0"/>
              <w:rPr>
                <w:ins w:id="10225" w:author="Sean de Noronha | DRG" w:date="2026-09-29T16:58:00Z" w16du:dateUtc="2026-09-29T14:58:00Z"/>
                <w:rFonts w:cs="Arial"/>
                <w:sz w:val="13"/>
                <w:szCs w:val="13"/>
              </w:rPr>
            </w:pPr>
            <w:ins w:id="10226" w:author="Sean de Noronha | DRG" w:date="2026-09-29T16:58:00Z" w16du:dateUtc="2026-09-29T14:58:00Z">
              <w:r>
                <w:rPr>
                  <w:rFonts w:cs="Arial"/>
                  <w:sz w:val="13"/>
                  <w:szCs w:val="13"/>
                </w:rPr>
                <w:t>200 ft</w:t>
              </w:r>
            </w:ins>
          </w:p>
        </w:tc>
        <w:tc>
          <w:tcPr>
            <w:tcW w:w="880" w:type="dxa"/>
            <w:vAlign w:val="center"/>
          </w:tcPr>
          <w:p w14:paraId="5E000956" w14:textId="77777777" w:rsidR="00C60D85" w:rsidRDefault="00000000">
            <w:pPr>
              <w:spacing w:after="0"/>
              <w:rPr>
                <w:ins w:id="10227" w:author="Sean de Noronha | DRG" w:date="2026-09-29T16:58:00Z" w16du:dateUtc="2026-09-29T14:58:00Z"/>
                <w:rFonts w:cs="Arial"/>
                <w:sz w:val="13"/>
                <w:szCs w:val="13"/>
              </w:rPr>
            </w:pPr>
            <w:ins w:id="10228" w:author="Sean de Noronha | DRG" w:date="2026-09-29T16:58:00Z" w16du:dateUtc="2026-09-29T14:58:00Z">
              <w:r>
                <w:rPr>
                  <w:rFonts w:cs="Arial"/>
                  <w:sz w:val="13"/>
                  <w:szCs w:val="13"/>
                </w:rPr>
                <w:t>13.8</w:t>
              </w:r>
            </w:ins>
          </w:p>
        </w:tc>
        <w:tc>
          <w:tcPr>
            <w:tcW w:w="820" w:type="dxa"/>
            <w:vAlign w:val="center"/>
          </w:tcPr>
          <w:p w14:paraId="5E000957" w14:textId="77777777" w:rsidR="00C60D85" w:rsidRDefault="00000000">
            <w:pPr>
              <w:spacing w:after="0"/>
              <w:rPr>
                <w:ins w:id="10229" w:author="Sean de Noronha | DRG" w:date="2026-09-29T16:58:00Z" w16du:dateUtc="2026-09-29T14:58:00Z"/>
                <w:rFonts w:cs="Arial"/>
                <w:sz w:val="13"/>
                <w:szCs w:val="13"/>
              </w:rPr>
            </w:pPr>
            <w:ins w:id="10230" w:author="Sean de Noronha | DRG" w:date="2026-09-29T16:58:00Z" w16du:dateUtc="2026-09-29T14:58:00Z">
              <w:r>
                <w:rPr>
                  <w:rFonts w:cs="Arial"/>
                  <w:sz w:val="13"/>
                  <w:szCs w:val="13"/>
                </w:rPr>
                <w:t>10,300</w:t>
              </w:r>
            </w:ins>
          </w:p>
        </w:tc>
        <w:tc>
          <w:tcPr>
            <w:tcW w:w="1100" w:type="dxa"/>
            <w:vAlign w:val="center"/>
          </w:tcPr>
          <w:p w14:paraId="5E000958" w14:textId="77777777" w:rsidR="00C60D85" w:rsidRDefault="00000000">
            <w:pPr>
              <w:spacing w:after="0"/>
              <w:rPr>
                <w:ins w:id="10231" w:author="Sean de Noronha | DRG" w:date="2026-09-29T16:58:00Z" w16du:dateUtc="2026-09-29T14:58:00Z"/>
                <w:rFonts w:cs="Arial"/>
                <w:sz w:val="13"/>
                <w:szCs w:val="13"/>
              </w:rPr>
            </w:pPr>
            <w:ins w:id="10232" w:author="Sean de Noronha | DRG" w:date="2026-09-29T16:58:00Z" w16du:dateUtc="2026-09-29T14:58:00Z">
              <w:r>
                <w:rPr>
                  <w:rFonts w:cs="Arial"/>
                  <w:sz w:val="13"/>
                  <w:szCs w:val="13"/>
                </w:rPr>
                <w:t>151 (319)</w:t>
              </w:r>
            </w:ins>
          </w:p>
        </w:tc>
        <w:tc>
          <w:tcPr>
            <w:tcW w:w="700" w:type="dxa"/>
            <w:vAlign w:val="center"/>
          </w:tcPr>
          <w:p w14:paraId="5E000959" w14:textId="77777777" w:rsidR="00C60D85" w:rsidRDefault="00000000">
            <w:pPr>
              <w:spacing w:after="0"/>
              <w:rPr>
                <w:ins w:id="10233" w:author="Sean de Noronha | DRG" w:date="2026-09-29T16:58:00Z" w16du:dateUtc="2026-09-29T14:58:00Z"/>
                <w:rFonts w:cs="Arial"/>
                <w:sz w:val="13"/>
                <w:szCs w:val="13"/>
              </w:rPr>
            </w:pPr>
            <w:ins w:id="10234" w:author="Sean de Noronha | DRG" w:date="2026-09-29T16:58:00Z" w16du:dateUtc="2026-09-29T14:58:00Z">
              <w:r>
                <w:rPr>
                  <w:rFonts w:cs="Arial"/>
                  <w:sz w:val="13"/>
                  <w:szCs w:val="13"/>
                </w:rPr>
                <w:t>6.43</w:t>
              </w:r>
            </w:ins>
          </w:p>
        </w:tc>
      </w:tr>
      <w:tr w:rsidR="00C60D85" w14:paraId="671386B4" w14:textId="77777777">
        <w:trPr>
          <w:jc w:val="center"/>
          <w:ins w:id="10235" w:author="Sean de Noronha | DRG" w:date="2026-09-29T16:58:00Z"/>
        </w:trPr>
        <w:tc>
          <w:tcPr>
            <w:tcW w:w="560" w:type="dxa"/>
            <w:vAlign w:val="center"/>
          </w:tcPr>
          <w:p w14:paraId="5E00095A" w14:textId="77777777" w:rsidR="00C60D85" w:rsidRDefault="00000000">
            <w:pPr>
              <w:spacing w:after="0"/>
              <w:rPr>
                <w:ins w:id="10236" w:author="Sean de Noronha | DRG" w:date="2026-09-29T16:58:00Z" w16du:dateUtc="2026-09-29T14:58:00Z"/>
                <w:rFonts w:cs="Arial"/>
                <w:sz w:val="13"/>
                <w:szCs w:val="13"/>
              </w:rPr>
            </w:pPr>
            <w:ins w:id="10237" w:author="Sean de Noronha | DRG" w:date="2026-09-29T16:58:00Z" w16du:dateUtc="2026-09-29T14:58:00Z">
              <w:r>
                <w:rPr>
                  <w:rFonts w:cs="Arial"/>
                  <w:sz w:val="13"/>
                  <w:szCs w:val="13"/>
                </w:rPr>
                <w:t>169</w:t>
              </w:r>
            </w:ins>
          </w:p>
        </w:tc>
        <w:tc>
          <w:tcPr>
            <w:tcW w:w="500" w:type="dxa"/>
            <w:vAlign w:val="center"/>
          </w:tcPr>
          <w:p w14:paraId="5E00095B" w14:textId="77777777" w:rsidR="00C60D85" w:rsidRDefault="00000000">
            <w:pPr>
              <w:spacing w:after="0"/>
              <w:rPr>
                <w:ins w:id="10238" w:author="Sean de Noronha | DRG" w:date="2026-09-29T16:58:00Z" w16du:dateUtc="2026-09-29T14:58:00Z"/>
                <w:rFonts w:cs="Arial"/>
                <w:sz w:val="13"/>
                <w:szCs w:val="13"/>
              </w:rPr>
            </w:pPr>
            <w:ins w:id="10239" w:author="Sean de Noronha | DRG" w:date="2026-09-29T16:58:00Z" w16du:dateUtc="2026-09-29T14:58:00Z">
              <w:r>
                <w:rPr>
                  <w:rFonts w:cs="Arial"/>
                  <w:sz w:val="13"/>
                  <w:szCs w:val="13"/>
                </w:rPr>
                <w:t>T2</w:t>
              </w:r>
            </w:ins>
          </w:p>
        </w:tc>
        <w:tc>
          <w:tcPr>
            <w:tcW w:w="660" w:type="dxa"/>
            <w:vAlign w:val="center"/>
          </w:tcPr>
          <w:p w14:paraId="5E00095C" w14:textId="77777777" w:rsidR="00C60D85" w:rsidRDefault="00000000">
            <w:pPr>
              <w:spacing w:after="0"/>
              <w:rPr>
                <w:ins w:id="10240" w:author="Sean de Noronha | DRG" w:date="2026-09-29T16:58:00Z" w16du:dateUtc="2026-09-29T14:58:00Z"/>
                <w:rFonts w:cs="Arial"/>
                <w:sz w:val="13"/>
                <w:szCs w:val="13"/>
              </w:rPr>
            </w:pPr>
            <w:ins w:id="10241" w:author="Sean de Noronha | DRG" w:date="2026-09-29T16:58:00Z" w16du:dateUtc="2026-09-29T14:58:00Z">
              <w:r>
                <w:rPr>
                  <w:rFonts w:cs="Arial"/>
                  <w:sz w:val="13"/>
                  <w:szCs w:val="13"/>
                </w:rPr>
                <w:t>2</w:t>
              </w:r>
            </w:ins>
          </w:p>
        </w:tc>
        <w:tc>
          <w:tcPr>
            <w:tcW w:w="1920" w:type="dxa"/>
            <w:vAlign w:val="center"/>
          </w:tcPr>
          <w:p w14:paraId="5E00095D" w14:textId="77777777" w:rsidR="00C60D85" w:rsidRDefault="00000000">
            <w:pPr>
              <w:spacing w:after="0"/>
              <w:rPr>
                <w:ins w:id="10242" w:author="Sean de Noronha | DRG" w:date="2026-09-29T16:58:00Z" w16du:dateUtc="2026-09-29T14:58:00Z"/>
                <w:rFonts w:cs="Arial"/>
                <w:sz w:val="13"/>
                <w:szCs w:val="13"/>
              </w:rPr>
            </w:pPr>
            <w:ins w:id="10243" w:author="Sean de Noronha | DRG" w:date="2026-09-29T16:58:00Z" w16du:dateUtc="2026-09-29T14:58:00Z">
              <w:r>
                <w:rPr>
                  <w:rFonts w:cs="Arial"/>
                  <w:sz w:val="13"/>
                  <w:szCs w:val="13"/>
                </w:rPr>
                <w:t>CSST, Manufacturer C, EHD 23</w:t>
              </w:r>
            </w:ins>
          </w:p>
        </w:tc>
        <w:tc>
          <w:tcPr>
            <w:tcW w:w="520" w:type="dxa"/>
            <w:vAlign w:val="center"/>
          </w:tcPr>
          <w:p w14:paraId="5E00095E" w14:textId="77777777" w:rsidR="00C60D85" w:rsidRDefault="00000000">
            <w:pPr>
              <w:spacing w:after="0"/>
              <w:rPr>
                <w:ins w:id="10244" w:author="Sean de Noronha | DRG" w:date="2026-09-29T16:58:00Z" w16du:dateUtc="2026-09-29T14:58:00Z"/>
                <w:rFonts w:cs="Arial"/>
                <w:sz w:val="13"/>
                <w:szCs w:val="13"/>
              </w:rPr>
            </w:pPr>
            <w:ins w:id="10245" w:author="Sean de Noronha | DRG" w:date="2026-09-29T16:58:00Z" w16du:dateUtc="2026-09-29T14:58:00Z">
              <w:r>
                <w:rPr>
                  <w:rFonts w:cs="Arial"/>
                  <w:sz w:val="13"/>
                  <w:szCs w:val="13"/>
                </w:rPr>
                <w:t>NG</w:t>
              </w:r>
            </w:ins>
          </w:p>
        </w:tc>
        <w:tc>
          <w:tcPr>
            <w:tcW w:w="900" w:type="dxa"/>
            <w:vAlign w:val="center"/>
          </w:tcPr>
          <w:p w14:paraId="5E00095F" w14:textId="77777777" w:rsidR="00C60D85" w:rsidRDefault="00000000">
            <w:pPr>
              <w:spacing w:after="0"/>
              <w:rPr>
                <w:ins w:id="10246" w:author="Sean de Noronha | DRG" w:date="2026-09-29T16:58:00Z" w16du:dateUtc="2026-09-29T14:58:00Z"/>
                <w:rFonts w:cs="Arial"/>
                <w:sz w:val="13"/>
                <w:szCs w:val="13"/>
              </w:rPr>
            </w:pPr>
            <w:ins w:id="10247" w:author="Sean de Noronha | DRG" w:date="2026-09-29T16:58:00Z" w16du:dateUtc="2026-09-29T14:58:00Z">
              <w:r>
                <w:rPr>
                  <w:rFonts w:cs="Arial"/>
                  <w:sz w:val="13"/>
                  <w:szCs w:val="13"/>
                </w:rPr>
                <w:t>4,290</w:t>
              </w:r>
            </w:ins>
          </w:p>
        </w:tc>
        <w:tc>
          <w:tcPr>
            <w:tcW w:w="800" w:type="dxa"/>
            <w:vAlign w:val="center"/>
          </w:tcPr>
          <w:p w14:paraId="5E000960" w14:textId="77777777" w:rsidR="00C60D85" w:rsidRDefault="00000000">
            <w:pPr>
              <w:spacing w:after="0"/>
              <w:rPr>
                <w:ins w:id="10248" w:author="Sean de Noronha | DRG" w:date="2026-09-29T16:58:00Z" w16du:dateUtc="2026-09-29T14:58:00Z"/>
                <w:rFonts w:cs="Arial"/>
                <w:sz w:val="13"/>
                <w:szCs w:val="13"/>
              </w:rPr>
            </w:pPr>
            <w:ins w:id="10249" w:author="Sean de Noronha | DRG" w:date="2026-09-29T16:58:00Z" w16du:dateUtc="2026-09-29T14:58:00Z">
              <w:r>
                <w:rPr>
                  <w:rFonts w:cs="Arial"/>
                  <w:sz w:val="13"/>
                  <w:szCs w:val="13"/>
                </w:rPr>
                <w:t>250 ft</w:t>
              </w:r>
            </w:ins>
          </w:p>
        </w:tc>
        <w:tc>
          <w:tcPr>
            <w:tcW w:w="880" w:type="dxa"/>
            <w:vAlign w:val="center"/>
          </w:tcPr>
          <w:p w14:paraId="5E000961" w14:textId="77777777" w:rsidR="00C60D85" w:rsidRDefault="00000000">
            <w:pPr>
              <w:spacing w:after="0"/>
              <w:rPr>
                <w:ins w:id="10250" w:author="Sean de Noronha | DRG" w:date="2026-09-29T16:58:00Z" w16du:dateUtc="2026-09-29T14:58:00Z"/>
                <w:rFonts w:cs="Arial"/>
                <w:sz w:val="13"/>
                <w:szCs w:val="13"/>
              </w:rPr>
            </w:pPr>
            <w:ins w:id="10251" w:author="Sean de Noronha | DRG" w:date="2026-09-29T16:58:00Z" w16du:dateUtc="2026-09-29T14:58:00Z">
              <w:r>
                <w:rPr>
                  <w:rFonts w:cs="Arial"/>
                  <w:sz w:val="13"/>
                  <w:szCs w:val="13"/>
                </w:rPr>
                <w:t>13.8</w:t>
              </w:r>
            </w:ins>
          </w:p>
        </w:tc>
        <w:tc>
          <w:tcPr>
            <w:tcW w:w="820" w:type="dxa"/>
            <w:vAlign w:val="center"/>
          </w:tcPr>
          <w:p w14:paraId="5E000962" w14:textId="77777777" w:rsidR="00C60D85" w:rsidRDefault="00000000">
            <w:pPr>
              <w:spacing w:after="0"/>
              <w:rPr>
                <w:ins w:id="10252" w:author="Sean de Noronha | DRG" w:date="2026-09-29T16:58:00Z" w16du:dateUtc="2026-09-29T14:58:00Z"/>
                <w:rFonts w:cs="Arial"/>
                <w:sz w:val="13"/>
                <w:szCs w:val="13"/>
              </w:rPr>
            </w:pPr>
            <w:ins w:id="10253" w:author="Sean de Noronha | DRG" w:date="2026-09-29T16:58:00Z" w16du:dateUtc="2026-09-29T14:58:00Z">
              <w:r>
                <w:rPr>
                  <w:rFonts w:cs="Arial"/>
                  <w:sz w:val="13"/>
                  <w:szCs w:val="13"/>
                </w:rPr>
                <w:t>10,300</w:t>
              </w:r>
            </w:ins>
          </w:p>
        </w:tc>
        <w:tc>
          <w:tcPr>
            <w:tcW w:w="1100" w:type="dxa"/>
            <w:vAlign w:val="center"/>
          </w:tcPr>
          <w:p w14:paraId="5E000963" w14:textId="77777777" w:rsidR="00C60D85" w:rsidRDefault="00000000">
            <w:pPr>
              <w:spacing w:after="0"/>
              <w:rPr>
                <w:ins w:id="10254" w:author="Sean de Noronha | DRG" w:date="2026-09-29T16:58:00Z" w16du:dateUtc="2026-09-29T14:58:00Z"/>
                <w:rFonts w:cs="Arial"/>
                <w:sz w:val="13"/>
                <w:szCs w:val="13"/>
              </w:rPr>
            </w:pPr>
            <w:ins w:id="10255" w:author="Sean de Noronha | DRG" w:date="2026-09-29T16:58:00Z" w16du:dateUtc="2026-09-29T14:58:00Z">
              <w:r>
                <w:rPr>
                  <w:rFonts w:cs="Arial"/>
                  <w:sz w:val="13"/>
                  <w:szCs w:val="13"/>
                </w:rPr>
                <w:t>71.4 (151)</w:t>
              </w:r>
            </w:ins>
          </w:p>
        </w:tc>
        <w:tc>
          <w:tcPr>
            <w:tcW w:w="700" w:type="dxa"/>
            <w:vAlign w:val="center"/>
          </w:tcPr>
          <w:p w14:paraId="5E000964" w14:textId="77777777" w:rsidR="00C60D85" w:rsidRDefault="00000000">
            <w:pPr>
              <w:spacing w:after="0"/>
              <w:rPr>
                <w:ins w:id="10256" w:author="Sean de Noronha | DRG" w:date="2026-09-29T16:58:00Z" w16du:dateUtc="2026-09-29T14:58:00Z"/>
                <w:rFonts w:cs="Arial"/>
                <w:sz w:val="13"/>
                <w:szCs w:val="13"/>
              </w:rPr>
            </w:pPr>
            <w:ins w:id="10257" w:author="Sean de Noronha | DRG" w:date="2026-09-29T16:58:00Z" w16du:dateUtc="2026-09-29T14:58:00Z">
              <w:r>
                <w:rPr>
                  <w:rFonts w:cs="Arial"/>
                  <w:sz w:val="13"/>
                  <w:szCs w:val="13"/>
                </w:rPr>
                <w:t>3.05</w:t>
              </w:r>
            </w:ins>
          </w:p>
        </w:tc>
      </w:tr>
      <w:tr w:rsidR="00C60D85" w14:paraId="73239E86" w14:textId="77777777">
        <w:trPr>
          <w:jc w:val="center"/>
          <w:ins w:id="10258" w:author="Sean de Noronha | DRG" w:date="2026-09-29T16:58:00Z"/>
        </w:trPr>
        <w:tc>
          <w:tcPr>
            <w:tcW w:w="560" w:type="dxa"/>
            <w:vAlign w:val="center"/>
          </w:tcPr>
          <w:p w14:paraId="5E000965" w14:textId="77777777" w:rsidR="00C60D85" w:rsidRDefault="00000000">
            <w:pPr>
              <w:spacing w:after="0"/>
              <w:rPr>
                <w:ins w:id="10259" w:author="Sean de Noronha | DRG" w:date="2026-09-29T16:58:00Z" w16du:dateUtc="2026-09-29T14:58:00Z"/>
                <w:rFonts w:cs="Arial"/>
                <w:sz w:val="13"/>
                <w:szCs w:val="13"/>
              </w:rPr>
            </w:pPr>
            <w:ins w:id="10260" w:author="Sean de Noronha | DRG" w:date="2026-09-29T16:58:00Z" w16du:dateUtc="2026-09-29T14:58:00Z">
              <w:r>
                <w:rPr>
                  <w:rFonts w:cs="Arial"/>
                  <w:sz w:val="13"/>
                  <w:szCs w:val="13"/>
                </w:rPr>
                <w:t>170</w:t>
              </w:r>
            </w:ins>
          </w:p>
        </w:tc>
        <w:tc>
          <w:tcPr>
            <w:tcW w:w="500" w:type="dxa"/>
            <w:vAlign w:val="center"/>
          </w:tcPr>
          <w:p w14:paraId="5E000966" w14:textId="77777777" w:rsidR="00C60D85" w:rsidRDefault="00000000">
            <w:pPr>
              <w:spacing w:after="0"/>
              <w:rPr>
                <w:ins w:id="10261" w:author="Sean de Noronha | DRG" w:date="2026-09-29T16:58:00Z" w16du:dateUtc="2026-09-29T14:58:00Z"/>
                <w:rFonts w:cs="Arial"/>
                <w:sz w:val="13"/>
                <w:szCs w:val="13"/>
              </w:rPr>
            </w:pPr>
            <w:ins w:id="10262" w:author="Sean de Noronha | DRG" w:date="2026-09-29T16:58:00Z" w16du:dateUtc="2026-09-29T14:58:00Z">
              <w:r>
                <w:rPr>
                  <w:rFonts w:cs="Arial"/>
                  <w:sz w:val="13"/>
                  <w:szCs w:val="13"/>
                </w:rPr>
                <w:t>T2</w:t>
              </w:r>
            </w:ins>
          </w:p>
        </w:tc>
        <w:tc>
          <w:tcPr>
            <w:tcW w:w="660" w:type="dxa"/>
            <w:vAlign w:val="center"/>
          </w:tcPr>
          <w:p w14:paraId="5E000967" w14:textId="77777777" w:rsidR="00C60D85" w:rsidRDefault="00000000">
            <w:pPr>
              <w:spacing w:after="0"/>
              <w:rPr>
                <w:ins w:id="10263" w:author="Sean de Noronha | DRG" w:date="2026-09-29T16:58:00Z" w16du:dateUtc="2026-09-29T14:58:00Z"/>
                <w:rFonts w:cs="Arial"/>
                <w:sz w:val="13"/>
                <w:szCs w:val="13"/>
              </w:rPr>
            </w:pPr>
            <w:ins w:id="10264" w:author="Sean de Noronha | DRG" w:date="2026-09-29T16:58:00Z" w16du:dateUtc="2026-09-29T14:58:00Z">
              <w:r>
                <w:rPr>
                  <w:rFonts w:cs="Arial"/>
                  <w:sz w:val="13"/>
                  <w:szCs w:val="13"/>
                </w:rPr>
                <w:t>2</w:t>
              </w:r>
            </w:ins>
          </w:p>
        </w:tc>
        <w:tc>
          <w:tcPr>
            <w:tcW w:w="1920" w:type="dxa"/>
            <w:vAlign w:val="center"/>
          </w:tcPr>
          <w:p w14:paraId="5E000968" w14:textId="77777777" w:rsidR="00C60D85" w:rsidRDefault="00000000">
            <w:pPr>
              <w:spacing w:after="0"/>
              <w:rPr>
                <w:ins w:id="10265" w:author="Sean de Noronha | DRG" w:date="2026-09-29T16:58:00Z" w16du:dateUtc="2026-09-29T14:58:00Z"/>
                <w:rFonts w:cs="Arial"/>
                <w:sz w:val="13"/>
                <w:szCs w:val="13"/>
              </w:rPr>
            </w:pPr>
            <w:ins w:id="10266" w:author="Sean de Noronha | DRG" w:date="2026-09-29T16:58:00Z" w16du:dateUtc="2026-09-29T14:58:00Z">
              <w:r>
                <w:rPr>
                  <w:rFonts w:cs="Arial"/>
                  <w:sz w:val="13"/>
                  <w:szCs w:val="13"/>
                </w:rPr>
                <w:t>CSST, Manufacturer C, EHD 23</w:t>
              </w:r>
            </w:ins>
          </w:p>
        </w:tc>
        <w:tc>
          <w:tcPr>
            <w:tcW w:w="520" w:type="dxa"/>
            <w:vAlign w:val="center"/>
          </w:tcPr>
          <w:p w14:paraId="5E000969" w14:textId="77777777" w:rsidR="00C60D85" w:rsidRDefault="00000000">
            <w:pPr>
              <w:spacing w:after="0"/>
              <w:rPr>
                <w:ins w:id="10267" w:author="Sean de Noronha | DRG" w:date="2026-09-29T16:58:00Z" w16du:dateUtc="2026-09-29T14:58:00Z"/>
                <w:rFonts w:cs="Arial"/>
                <w:sz w:val="13"/>
                <w:szCs w:val="13"/>
              </w:rPr>
            </w:pPr>
            <w:ins w:id="10268" w:author="Sean de Noronha | DRG" w:date="2026-09-29T16:58:00Z" w16du:dateUtc="2026-09-29T14:58:00Z">
              <w:r>
                <w:rPr>
                  <w:rFonts w:cs="Arial"/>
                  <w:sz w:val="13"/>
                  <w:szCs w:val="13"/>
                </w:rPr>
                <w:t>NG</w:t>
              </w:r>
            </w:ins>
          </w:p>
        </w:tc>
        <w:tc>
          <w:tcPr>
            <w:tcW w:w="900" w:type="dxa"/>
            <w:vAlign w:val="center"/>
          </w:tcPr>
          <w:p w14:paraId="5E00096A" w14:textId="77777777" w:rsidR="00C60D85" w:rsidRDefault="00000000">
            <w:pPr>
              <w:spacing w:after="0"/>
              <w:rPr>
                <w:ins w:id="10269" w:author="Sean de Noronha | DRG" w:date="2026-09-29T16:58:00Z" w16du:dateUtc="2026-09-29T14:58:00Z"/>
                <w:rFonts w:cs="Arial"/>
                <w:sz w:val="13"/>
                <w:szCs w:val="13"/>
              </w:rPr>
            </w:pPr>
            <w:ins w:id="10270" w:author="Sean de Noronha | DRG" w:date="2026-09-29T16:58:00Z" w16du:dateUtc="2026-09-29T14:58:00Z">
              <w:r>
                <w:rPr>
                  <w:rFonts w:cs="Arial"/>
                  <w:sz w:val="13"/>
                  <w:szCs w:val="13"/>
                </w:rPr>
                <w:t>40,500</w:t>
              </w:r>
            </w:ins>
          </w:p>
        </w:tc>
        <w:tc>
          <w:tcPr>
            <w:tcW w:w="800" w:type="dxa"/>
            <w:vAlign w:val="center"/>
          </w:tcPr>
          <w:p w14:paraId="5E00096B" w14:textId="77777777" w:rsidR="00C60D85" w:rsidRDefault="00000000">
            <w:pPr>
              <w:spacing w:after="0"/>
              <w:rPr>
                <w:ins w:id="10271" w:author="Sean de Noronha | DRG" w:date="2026-09-29T16:58:00Z" w16du:dateUtc="2026-09-29T14:58:00Z"/>
                <w:rFonts w:cs="Arial"/>
                <w:sz w:val="13"/>
                <w:szCs w:val="13"/>
              </w:rPr>
            </w:pPr>
            <w:ins w:id="10272" w:author="Sean de Noronha | DRG" w:date="2026-09-29T16:58:00Z" w16du:dateUtc="2026-09-29T14:58:00Z">
              <w:r>
                <w:rPr>
                  <w:rFonts w:cs="Arial"/>
                  <w:sz w:val="13"/>
                  <w:szCs w:val="13"/>
                </w:rPr>
                <w:t>30 ft</w:t>
              </w:r>
            </w:ins>
          </w:p>
        </w:tc>
        <w:tc>
          <w:tcPr>
            <w:tcW w:w="880" w:type="dxa"/>
            <w:vAlign w:val="center"/>
          </w:tcPr>
          <w:p w14:paraId="5E00096C" w14:textId="77777777" w:rsidR="00C60D85" w:rsidRDefault="00000000">
            <w:pPr>
              <w:spacing w:after="0"/>
              <w:rPr>
                <w:ins w:id="10273" w:author="Sean de Noronha | DRG" w:date="2026-09-29T16:58:00Z" w16du:dateUtc="2026-09-29T14:58:00Z"/>
                <w:rFonts w:cs="Arial"/>
                <w:sz w:val="13"/>
                <w:szCs w:val="13"/>
              </w:rPr>
            </w:pPr>
            <w:ins w:id="10274" w:author="Sean de Noronha | DRG" w:date="2026-09-29T16:58:00Z" w16du:dateUtc="2026-09-29T14:58:00Z">
              <w:r>
                <w:rPr>
                  <w:rFonts w:cs="Arial"/>
                  <w:sz w:val="13"/>
                  <w:szCs w:val="13"/>
                </w:rPr>
                <w:t>34.5</w:t>
              </w:r>
            </w:ins>
          </w:p>
        </w:tc>
        <w:tc>
          <w:tcPr>
            <w:tcW w:w="820" w:type="dxa"/>
            <w:vAlign w:val="center"/>
          </w:tcPr>
          <w:p w14:paraId="5E00096D" w14:textId="77777777" w:rsidR="00C60D85" w:rsidRDefault="00000000">
            <w:pPr>
              <w:spacing w:after="0"/>
              <w:rPr>
                <w:ins w:id="10275" w:author="Sean de Noronha | DRG" w:date="2026-09-29T16:58:00Z" w16du:dateUtc="2026-09-29T14:58:00Z"/>
                <w:rFonts w:cs="Arial"/>
                <w:sz w:val="13"/>
                <w:szCs w:val="13"/>
              </w:rPr>
            </w:pPr>
            <w:ins w:id="10276" w:author="Sean de Noronha | DRG" w:date="2026-09-29T16:58:00Z" w16du:dateUtc="2026-09-29T14:58:00Z">
              <w:r>
                <w:rPr>
                  <w:rFonts w:cs="Arial"/>
                  <w:sz w:val="13"/>
                  <w:szCs w:val="13"/>
                </w:rPr>
                <w:t>24,100</w:t>
              </w:r>
            </w:ins>
          </w:p>
        </w:tc>
        <w:tc>
          <w:tcPr>
            <w:tcW w:w="1100" w:type="dxa"/>
            <w:vAlign w:val="center"/>
          </w:tcPr>
          <w:p w14:paraId="5E00096E" w14:textId="77777777" w:rsidR="00C60D85" w:rsidRDefault="00000000">
            <w:pPr>
              <w:spacing w:after="0"/>
              <w:rPr>
                <w:ins w:id="10277" w:author="Sean de Noronha | DRG" w:date="2026-09-29T16:58:00Z" w16du:dateUtc="2026-09-29T14:58:00Z"/>
                <w:rFonts w:cs="Arial"/>
                <w:sz w:val="13"/>
                <w:szCs w:val="13"/>
              </w:rPr>
            </w:pPr>
            <w:ins w:id="10278" w:author="Sean de Noronha | DRG" w:date="2026-09-29T16:58:00Z" w16du:dateUtc="2026-09-29T14:58:00Z">
              <w:r>
                <w:rPr>
                  <w:rFonts w:cs="Arial"/>
                  <w:sz w:val="13"/>
                  <w:szCs w:val="13"/>
                </w:rPr>
                <w:t>675 (1,430)</w:t>
              </w:r>
            </w:ins>
          </w:p>
        </w:tc>
        <w:tc>
          <w:tcPr>
            <w:tcW w:w="700" w:type="dxa"/>
            <w:vAlign w:val="center"/>
          </w:tcPr>
          <w:p w14:paraId="5E00096F" w14:textId="77777777" w:rsidR="00C60D85" w:rsidRDefault="00000000">
            <w:pPr>
              <w:spacing w:after="0"/>
              <w:rPr>
                <w:ins w:id="10279" w:author="Sean de Noronha | DRG" w:date="2026-09-29T16:58:00Z" w16du:dateUtc="2026-09-29T14:58:00Z"/>
                <w:rFonts w:cs="Arial"/>
                <w:sz w:val="13"/>
                <w:szCs w:val="13"/>
              </w:rPr>
            </w:pPr>
            <w:ins w:id="10280" w:author="Sean de Noronha | DRG" w:date="2026-09-29T16:58:00Z" w16du:dateUtc="2026-09-29T14:58:00Z">
              <w:r>
                <w:rPr>
                  <w:rFonts w:cs="Arial"/>
                  <w:sz w:val="13"/>
                  <w:szCs w:val="13"/>
                </w:rPr>
                <w:t>25.6</w:t>
              </w:r>
            </w:ins>
          </w:p>
        </w:tc>
      </w:tr>
      <w:tr w:rsidR="00C60D85" w14:paraId="3885738A" w14:textId="77777777">
        <w:trPr>
          <w:jc w:val="center"/>
          <w:ins w:id="10281" w:author="Sean de Noronha | DRG" w:date="2026-09-29T16:58:00Z"/>
        </w:trPr>
        <w:tc>
          <w:tcPr>
            <w:tcW w:w="560" w:type="dxa"/>
            <w:vAlign w:val="center"/>
          </w:tcPr>
          <w:p w14:paraId="5E000970" w14:textId="77777777" w:rsidR="00C60D85" w:rsidRDefault="00000000">
            <w:pPr>
              <w:spacing w:after="0"/>
              <w:rPr>
                <w:ins w:id="10282" w:author="Sean de Noronha | DRG" w:date="2026-09-29T16:58:00Z" w16du:dateUtc="2026-09-29T14:58:00Z"/>
                <w:rFonts w:cs="Arial"/>
                <w:sz w:val="13"/>
                <w:szCs w:val="13"/>
              </w:rPr>
            </w:pPr>
            <w:ins w:id="10283" w:author="Sean de Noronha | DRG" w:date="2026-09-29T16:58:00Z" w16du:dateUtc="2026-09-29T14:58:00Z">
              <w:r>
                <w:rPr>
                  <w:rFonts w:cs="Arial"/>
                  <w:sz w:val="13"/>
                  <w:szCs w:val="13"/>
                </w:rPr>
                <w:t>171</w:t>
              </w:r>
            </w:ins>
          </w:p>
        </w:tc>
        <w:tc>
          <w:tcPr>
            <w:tcW w:w="500" w:type="dxa"/>
            <w:vAlign w:val="center"/>
          </w:tcPr>
          <w:p w14:paraId="5E000971" w14:textId="77777777" w:rsidR="00C60D85" w:rsidRDefault="00000000">
            <w:pPr>
              <w:spacing w:after="0"/>
              <w:rPr>
                <w:ins w:id="10284" w:author="Sean de Noronha | DRG" w:date="2026-09-29T16:58:00Z" w16du:dateUtc="2026-09-29T14:58:00Z"/>
                <w:rFonts w:cs="Arial"/>
                <w:sz w:val="13"/>
                <w:szCs w:val="13"/>
              </w:rPr>
            </w:pPr>
            <w:ins w:id="10285" w:author="Sean de Noronha | DRG" w:date="2026-09-29T16:58:00Z" w16du:dateUtc="2026-09-29T14:58:00Z">
              <w:r>
                <w:rPr>
                  <w:rFonts w:cs="Arial"/>
                  <w:sz w:val="13"/>
                  <w:szCs w:val="13"/>
                </w:rPr>
                <w:t>T2</w:t>
              </w:r>
            </w:ins>
          </w:p>
        </w:tc>
        <w:tc>
          <w:tcPr>
            <w:tcW w:w="660" w:type="dxa"/>
            <w:vAlign w:val="center"/>
          </w:tcPr>
          <w:p w14:paraId="5E000972" w14:textId="77777777" w:rsidR="00C60D85" w:rsidRDefault="00000000">
            <w:pPr>
              <w:spacing w:after="0"/>
              <w:rPr>
                <w:ins w:id="10286" w:author="Sean de Noronha | DRG" w:date="2026-09-29T16:58:00Z" w16du:dateUtc="2026-09-29T14:58:00Z"/>
                <w:rFonts w:cs="Arial"/>
                <w:sz w:val="13"/>
                <w:szCs w:val="13"/>
              </w:rPr>
            </w:pPr>
            <w:ins w:id="10287" w:author="Sean de Noronha | DRG" w:date="2026-09-29T16:58:00Z" w16du:dateUtc="2026-09-29T14:58:00Z">
              <w:r>
                <w:rPr>
                  <w:rFonts w:cs="Arial"/>
                  <w:sz w:val="13"/>
                  <w:szCs w:val="13"/>
                </w:rPr>
                <w:t>2</w:t>
              </w:r>
            </w:ins>
          </w:p>
        </w:tc>
        <w:tc>
          <w:tcPr>
            <w:tcW w:w="1920" w:type="dxa"/>
            <w:vAlign w:val="center"/>
          </w:tcPr>
          <w:p w14:paraId="5E000973" w14:textId="77777777" w:rsidR="00C60D85" w:rsidRDefault="00000000">
            <w:pPr>
              <w:spacing w:after="0"/>
              <w:rPr>
                <w:ins w:id="10288" w:author="Sean de Noronha | DRG" w:date="2026-09-29T16:58:00Z" w16du:dateUtc="2026-09-29T14:58:00Z"/>
                <w:rFonts w:cs="Arial"/>
                <w:sz w:val="13"/>
                <w:szCs w:val="13"/>
              </w:rPr>
            </w:pPr>
            <w:ins w:id="10289" w:author="Sean de Noronha | DRG" w:date="2026-09-29T16:58:00Z" w16du:dateUtc="2026-09-29T14:58:00Z">
              <w:r>
                <w:rPr>
                  <w:rFonts w:cs="Arial"/>
                  <w:sz w:val="13"/>
                  <w:szCs w:val="13"/>
                </w:rPr>
                <w:t>CSST, Manufacturer C, EHD 23</w:t>
              </w:r>
            </w:ins>
          </w:p>
        </w:tc>
        <w:tc>
          <w:tcPr>
            <w:tcW w:w="520" w:type="dxa"/>
            <w:vAlign w:val="center"/>
          </w:tcPr>
          <w:p w14:paraId="5E000974" w14:textId="77777777" w:rsidR="00C60D85" w:rsidRDefault="00000000">
            <w:pPr>
              <w:spacing w:after="0"/>
              <w:rPr>
                <w:ins w:id="10290" w:author="Sean de Noronha | DRG" w:date="2026-09-29T16:58:00Z" w16du:dateUtc="2026-09-29T14:58:00Z"/>
                <w:rFonts w:cs="Arial"/>
                <w:sz w:val="13"/>
                <w:szCs w:val="13"/>
              </w:rPr>
            </w:pPr>
            <w:ins w:id="10291" w:author="Sean de Noronha | DRG" w:date="2026-09-29T16:58:00Z" w16du:dateUtc="2026-09-29T14:58:00Z">
              <w:r>
                <w:rPr>
                  <w:rFonts w:cs="Arial"/>
                  <w:sz w:val="13"/>
                  <w:szCs w:val="13"/>
                </w:rPr>
                <w:t>NG</w:t>
              </w:r>
            </w:ins>
          </w:p>
        </w:tc>
        <w:tc>
          <w:tcPr>
            <w:tcW w:w="900" w:type="dxa"/>
            <w:vAlign w:val="center"/>
          </w:tcPr>
          <w:p w14:paraId="5E000975" w14:textId="77777777" w:rsidR="00C60D85" w:rsidRDefault="00000000">
            <w:pPr>
              <w:spacing w:after="0"/>
              <w:rPr>
                <w:ins w:id="10292" w:author="Sean de Noronha | DRG" w:date="2026-09-29T16:58:00Z" w16du:dateUtc="2026-09-29T14:58:00Z"/>
                <w:rFonts w:cs="Arial"/>
                <w:sz w:val="13"/>
                <w:szCs w:val="13"/>
              </w:rPr>
            </w:pPr>
            <w:ins w:id="10293" w:author="Sean de Noronha | DRG" w:date="2026-09-29T16:58:00Z" w16du:dateUtc="2026-09-29T14:58:00Z">
              <w:r>
                <w:rPr>
                  <w:rFonts w:cs="Arial"/>
                  <w:sz w:val="13"/>
                  <w:szCs w:val="13"/>
                </w:rPr>
                <w:t>35,100</w:t>
              </w:r>
            </w:ins>
          </w:p>
        </w:tc>
        <w:tc>
          <w:tcPr>
            <w:tcW w:w="800" w:type="dxa"/>
            <w:vAlign w:val="center"/>
          </w:tcPr>
          <w:p w14:paraId="5E000976" w14:textId="77777777" w:rsidR="00C60D85" w:rsidRDefault="00000000">
            <w:pPr>
              <w:spacing w:after="0"/>
              <w:rPr>
                <w:ins w:id="10294" w:author="Sean de Noronha | DRG" w:date="2026-09-29T16:58:00Z" w16du:dateUtc="2026-09-29T14:58:00Z"/>
                <w:rFonts w:cs="Arial"/>
                <w:sz w:val="13"/>
                <w:szCs w:val="13"/>
              </w:rPr>
            </w:pPr>
            <w:ins w:id="10295" w:author="Sean de Noronha | DRG" w:date="2026-09-29T16:58:00Z" w16du:dateUtc="2026-09-29T14:58:00Z">
              <w:r>
                <w:rPr>
                  <w:rFonts w:cs="Arial"/>
                  <w:sz w:val="13"/>
                  <w:szCs w:val="13"/>
                </w:rPr>
                <w:t>50 ft</w:t>
              </w:r>
            </w:ins>
          </w:p>
        </w:tc>
        <w:tc>
          <w:tcPr>
            <w:tcW w:w="880" w:type="dxa"/>
            <w:vAlign w:val="center"/>
          </w:tcPr>
          <w:p w14:paraId="5E000977" w14:textId="77777777" w:rsidR="00C60D85" w:rsidRDefault="00000000">
            <w:pPr>
              <w:spacing w:after="0"/>
              <w:rPr>
                <w:ins w:id="10296" w:author="Sean de Noronha | DRG" w:date="2026-09-29T16:58:00Z" w16du:dateUtc="2026-09-29T14:58:00Z"/>
                <w:rFonts w:cs="Arial"/>
                <w:sz w:val="13"/>
                <w:szCs w:val="13"/>
              </w:rPr>
            </w:pPr>
            <w:ins w:id="10297" w:author="Sean de Noronha | DRG" w:date="2026-09-29T16:58:00Z" w16du:dateUtc="2026-09-29T14:58:00Z">
              <w:r>
                <w:rPr>
                  <w:rFonts w:cs="Arial"/>
                  <w:sz w:val="13"/>
                  <w:szCs w:val="13"/>
                </w:rPr>
                <w:t>34.5</w:t>
              </w:r>
            </w:ins>
          </w:p>
        </w:tc>
        <w:tc>
          <w:tcPr>
            <w:tcW w:w="820" w:type="dxa"/>
            <w:vAlign w:val="center"/>
          </w:tcPr>
          <w:p w14:paraId="5E000978" w14:textId="77777777" w:rsidR="00C60D85" w:rsidRDefault="00000000">
            <w:pPr>
              <w:spacing w:after="0"/>
              <w:rPr>
                <w:ins w:id="10298" w:author="Sean de Noronha | DRG" w:date="2026-09-29T16:58:00Z" w16du:dateUtc="2026-09-29T14:58:00Z"/>
                <w:rFonts w:cs="Arial"/>
                <w:sz w:val="13"/>
                <w:szCs w:val="13"/>
              </w:rPr>
            </w:pPr>
            <w:ins w:id="10299" w:author="Sean de Noronha | DRG" w:date="2026-09-29T16:58:00Z" w16du:dateUtc="2026-09-29T14:58:00Z">
              <w:r>
                <w:rPr>
                  <w:rFonts w:cs="Arial"/>
                  <w:sz w:val="13"/>
                  <w:szCs w:val="13"/>
                </w:rPr>
                <w:t>24,100</w:t>
              </w:r>
            </w:ins>
          </w:p>
        </w:tc>
        <w:tc>
          <w:tcPr>
            <w:tcW w:w="1100" w:type="dxa"/>
            <w:vAlign w:val="center"/>
          </w:tcPr>
          <w:p w14:paraId="5E000979" w14:textId="77777777" w:rsidR="00C60D85" w:rsidRDefault="00000000">
            <w:pPr>
              <w:spacing w:after="0"/>
              <w:rPr>
                <w:ins w:id="10300" w:author="Sean de Noronha | DRG" w:date="2026-09-29T16:58:00Z" w16du:dateUtc="2026-09-29T14:58:00Z"/>
                <w:rFonts w:cs="Arial"/>
                <w:sz w:val="13"/>
                <w:szCs w:val="13"/>
              </w:rPr>
            </w:pPr>
            <w:ins w:id="10301" w:author="Sean de Noronha | DRG" w:date="2026-09-29T16:58:00Z" w16du:dateUtc="2026-09-29T14:58:00Z">
              <w:r>
                <w:rPr>
                  <w:rFonts w:cs="Arial"/>
                  <w:sz w:val="13"/>
                  <w:szCs w:val="13"/>
                </w:rPr>
                <w:t>585 (1,240)</w:t>
              </w:r>
            </w:ins>
          </w:p>
        </w:tc>
        <w:tc>
          <w:tcPr>
            <w:tcW w:w="700" w:type="dxa"/>
            <w:vAlign w:val="center"/>
          </w:tcPr>
          <w:p w14:paraId="5E00097A" w14:textId="77777777" w:rsidR="00C60D85" w:rsidRDefault="00000000">
            <w:pPr>
              <w:spacing w:after="0"/>
              <w:rPr>
                <w:ins w:id="10302" w:author="Sean de Noronha | DRG" w:date="2026-09-29T16:58:00Z" w16du:dateUtc="2026-09-29T14:58:00Z"/>
                <w:rFonts w:cs="Arial"/>
                <w:sz w:val="13"/>
                <w:szCs w:val="13"/>
              </w:rPr>
            </w:pPr>
            <w:ins w:id="10303" w:author="Sean de Noronha | DRG" w:date="2026-09-29T16:58:00Z" w16du:dateUtc="2026-09-29T14:58:00Z">
              <w:r>
                <w:rPr>
                  <w:rFonts w:cs="Arial"/>
                  <w:sz w:val="13"/>
                  <w:szCs w:val="13"/>
                </w:rPr>
                <w:t>22.2</w:t>
              </w:r>
            </w:ins>
          </w:p>
        </w:tc>
      </w:tr>
      <w:tr w:rsidR="00C60D85" w14:paraId="72AE4E85" w14:textId="77777777">
        <w:trPr>
          <w:jc w:val="center"/>
          <w:ins w:id="10304" w:author="Sean de Noronha | DRG" w:date="2026-09-29T16:58:00Z"/>
        </w:trPr>
        <w:tc>
          <w:tcPr>
            <w:tcW w:w="560" w:type="dxa"/>
            <w:vAlign w:val="center"/>
          </w:tcPr>
          <w:p w14:paraId="5E00097B" w14:textId="77777777" w:rsidR="00C60D85" w:rsidRDefault="00000000">
            <w:pPr>
              <w:spacing w:after="0"/>
              <w:rPr>
                <w:ins w:id="10305" w:author="Sean de Noronha | DRG" w:date="2026-09-29T16:58:00Z" w16du:dateUtc="2026-09-29T14:58:00Z"/>
                <w:rFonts w:cs="Arial"/>
                <w:sz w:val="13"/>
                <w:szCs w:val="13"/>
              </w:rPr>
            </w:pPr>
            <w:ins w:id="10306" w:author="Sean de Noronha | DRG" w:date="2026-09-29T16:58:00Z" w16du:dateUtc="2026-09-29T14:58:00Z">
              <w:r>
                <w:rPr>
                  <w:rFonts w:cs="Arial"/>
                  <w:sz w:val="13"/>
                  <w:szCs w:val="13"/>
                </w:rPr>
                <w:t>172</w:t>
              </w:r>
            </w:ins>
          </w:p>
        </w:tc>
        <w:tc>
          <w:tcPr>
            <w:tcW w:w="500" w:type="dxa"/>
            <w:vAlign w:val="center"/>
          </w:tcPr>
          <w:p w14:paraId="5E00097C" w14:textId="77777777" w:rsidR="00C60D85" w:rsidRDefault="00000000">
            <w:pPr>
              <w:spacing w:after="0"/>
              <w:rPr>
                <w:ins w:id="10307" w:author="Sean de Noronha | DRG" w:date="2026-09-29T16:58:00Z" w16du:dateUtc="2026-09-29T14:58:00Z"/>
                <w:rFonts w:cs="Arial"/>
                <w:sz w:val="13"/>
                <w:szCs w:val="13"/>
              </w:rPr>
            </w:pPr>
            <w:ins w:id="10308" w:author="Sean de Noronha | DRG" w:date="2026-09-29T16:58:00Z" w16du:dateUtc="2026-09-29T14:58:00Z">
              <w:r>
                <w:rPr>
                  <w:rFonts w:cs="Arial"/>
                  <w:sz w:val="13"/>
                  <w:szCs w:val="13"/>
                </w:rPr>
                <w:t>T2</w:t>
              </w:r>
            </w:ins>
          </w:p>
        </w:tc>
        <w:tc>
          <w:tcPr>
            <w:tcW w:w="660" w:type="dxa"/>
            <w:vAlign w:val="center"/>
          </w:tcPr>
          <w:p w14:paraId="5E00097D" w14:textId="77777777" w:rsidR="00C60D85" w:rsidRDefault="00000000">
            <w:pPr>
              <w:spacing w:after="0"/>
              <w:rPr>
                <w:ins w:id="10309" w:author="Sean de Noronha | DRG" w:date="2026-09-29T16:58:00Z" w16du:dateUtc="2026-09-29T14:58:00Z"/>
                <w:rFonts w:cs="Arial"/>
                <w:sz w:val="13"/>
                <w:szCs w:val="13"/>
              </w:rPr>
            </w:pPr>
            <w:ins w:id="10310" w:author="Sean de Noronha | DRG" w:date="2026-09-29T16:58:00Z" w16du:dateUtc="2026-09-29T14:58:00Z">
              <w:r>
                <w:rPr>
                  <w:rFonts w:cs="Arial"/>
                  <w:sz w:val="13"/>
                  <w:szCs w:val="13"/>
                </w:rPr>
                <w:t>2</w:t>
              </w:r>
            </w:ins>
          </w:p>
        </w:tc>
        <w:tc>
          <w:tcPr>
            <w:tcW w:w="1920" w:type="dxa"/>
            <w:vAlign w:val="center"/>
          </w:tcPr>
          <w:p w14:paraId="5E00097E" w14:textId="77777777" w:rsidR="00C60D85" w:rsidRDefault="00000000">
            <w:pPr>
              <w:spacing w:after="0"/>
              <w:rPr>
                <w:ins w:id="10311" w:author="Sean de Noronha | DRG" w:date="2026-09-29T16:58:00Z" w16du:dateUtc="2026-09-29T14:58:00Z"/>
                <w:rFonts w:cs="Arial"/>
                <w:sz w:val="13"/>
                <w:szCs w:val="13"/>
              </w:rPr>
            </w:pPr>
            <w:ins w:id="10312" w:author="Sean de Noronha | DRG" w:date="2026-09-29T16:58:00Z" w16du:dateUtc="2026-09-29T14:58:00Z">
              <w:r>
                <w:rPr>
                  <w:rFonts w:cs="Arial"/>
                  <w:sz w:val="13"/>
                  <w:szCs w:val="13"/>
                </w:rPr>
                <w:t>CSST, Manufacturer C, EHD 23</w:t>
              </w:r>
            </w:ins>
          </w:p>
        </w:tc>
        <w:tc>
          <w:tcPr>
            <w:tcW w:w="520" w:type="dxa"/>
            <w:vAlign w:val="center"/>
          </w:tcPr>
          <w:p w14:paraId="5E00097F" w14:textId="77777777" w:rsidR="00C60D85" w:rsidRDefault="00000000">
            <w:pPr>
              <w:spacing w:after="0"/>
              <w:rPr>
                <w:ins w:id="10313" w:author="Sean de Noronha | DRG" w:date="2026-09-29T16:58:00Z" w16du:dateUtc="2026-09-29T14:58:00Z"/>
                <w:rFonts w:cs="Arial"/>
                <w:sz w:val="13"/>
                <w:szCs w:val="13"/>
              </w:rPr>
            </w:pPr>
            <w:ins w:id="10314" w:author="Sean de Noronha | DRG" w:date="2026-09-29T16:58:00Z" w16du:dateUtc="2026-09-29T14:58:00Z">
              <w:r>
                <w:rPr>
                  <w:rFonts w:cs="Arial"/>
                  <w:sz w:val="13"/>
                  <w:szCs w:val="13"/>
                </w:rPr>
                <w:t>NG</w:t>
              </w:r>
            </w:ins>
          </w:p>
        </w:tc>
        <w:tc>
          <w:tcPr>
            <w:tcW w:w="900" w:type="dxa"/>
            <w:vAlign w:val="center"/>
          </w:tcPr>
          <w:p w14:paraId="5E000980" w14:textId="77777777" w:rsidR="00C60D85" w:rsidRDefault="00000000">
            <w:pPr>
              <w:spacing w:after="0"/>
              <w:rPr>
                <w:ins w:id="10315" w:author="Sean de Noronha | DRG" w:date="2026-09-29T16:58:00Z" w16du:dateUtc="2026-09-29T14:58:00Z"/>
                <w:rFonts w:cs="Arial"/>
                <w:sz w:val="13"/>
                <w:szCs w:val="13"/>
              </w:rPr>
            </w:pPr>
            <w:ins w:id="10316" w:author="Sean de Noronha | DRG" w:date="2026-09-29T16:58:00Z" w16du:dateUtc="2026-09-29T14:58:00Z">
              <w:r>
                <w:rPr>
                  <w:rFonts w:cs="Arial"/>
                  <w:sz w:val="13"/>
                  <w:szCs w:val="13"/>
                </w:rPr>
                <w:t>21,900</w:t>
              </w:r>
            </w:ins>
          </w:p>
        </w:tc>
        <w:tc>
          <w:tcPr>
            <w:tcW w:w="800" w:type="dxa"/>
            <w:vAlign w:val="center"/>
          </w:tcPr>
          <w:p w14:paraId="5E000981" w14:textId="77777777" w:rsidR="00C60D85" w:rsidRDefault="00000000">
            <w:pPr>
              <w:spacing w:after="0"/>
              <w:rPr>
                <w:ins w:id="10317" w:author="Sean de Noronha | DRG" w:date="2026-09-29T16:58:00Z" w16du:dateUtc="2026-09-29T14:58:00Z"/>
                <w:rFonts w:cs="Arial"/>
                <w:sz w:val="13"/>
                <w:szCs w:val="13"/>
              </w:rPr>
            </w:pPr>
            <w:ins w:id="10318" w:author="Sean de Noronha | DRG" w:date="2026-09-29T16:58:00Z" w16du:dateUtc="2026-09-29T14:58:00Z">
              <w:r>
                <w:rPr>
                  <w:rFonts w:cs="Arial"/>
                  <w:sz w:val="13"/>
                  <w:szCs w:val="13"/>
                </w:rPr>
                <w:t>80 ft</w:t>
              </w:r>
            </w:ins>
          </w:p>
        </w:tc>
        <w:tc>
          <w:tcPr>
            <w:tcW w:w="880" w:type="dxa"/>
            <w:vAlign w:val="center"/>
          </w:tcPr>
          <w:p w14:paraId="5E000982" w14:textId="77777777" w:rsidR="00C60D85" w:rsidRDefault="00000000">
            <w:pPr>
              <w:spacing w:after="0"/>
              <w:rPr>
                <w:ins w:id="10319" w:author="Sean de Noronha | DRG" w:date="2026-09-29T16:58:00Z" w16du:dateUtc="2026-09-29T14:58:00Z"/>
                <w:rFonts w:cs="Arial"/>
                <w:sz w:val="13"/>
                <w:szCs w:val="13"/>
              </w:rPr>
            </w:pPr>
            <w:ins w:id="10320" w:author="Sean de Noronha | DRG" w:date="2026-09-29T16:58:00Z" w16du:dateUtc="2026-09-29T14:58:00Z">
              <w:r>
                <w:rPr>
                  <w:rFonts w:cs="Arial"/>
                  <w:sz w:val="13"/>
                  <w:szCs w:val="13"/>
                </w:rPr>
                <w:t>34.5</w:t>
              </w:r>
            </w:ins>
          </w:p>
        </w:tc>
        <w:tc>
          <w:tcPr>
            <w:tcW w:w="820" w:type="dxa"/>
            <w:vAlign w:val="center"/>
          </w:tcPr>
          <w:p w14:paraId="5E000983" w14:textId="77777777" w:rsidR="00C60D85" w:rsidRDefault="00000000">
            <w:pPr>
              <w:spacing w:after="0"/>
              <w:rPr>
                <w:ins w:id="10321" w:author="Sean de Noronha | DRG" w:date="2026-09-29T16:58:00Z" w16du:dateUtc="2026-09-29T14:58:00Z"/>
                <w:rFonts w:cs="Arial"/>
                <w:sz w:val="13"/>
                <w:szCs w:val="13"/>
              </w:rPr>
            </w:pPr>
            <w:ins w:id="10322" w:author="Sean de Noronha | DRG" w:date="2026-09-29T16:58:00Z" w16du:dateUtc="2026-09-29T14:58:00Z">
              <w:r>
                <w:rPr>
                  <w:rFonts w:cs="Arial"/>
                  <w:sz w:val="13"/>
                  <w:szCs w:val="13"/>
                </w:rPr>
                <w:t>24,100</w:t>
              </w:r>
            </w:ins>
          </w:p>
        </w:tc>
        <w:tc>
          <w:tcPr>
            <w:tcW w:w="1100" w:type="dxa"/>
            <w:vAlign w:val="center"/>
          </w:tcPr>
          <w:p w14:paraId="5E000984" w14:textId="77777777" w:rsidR="00C60D85" w:rsidRDefault="00000000">
            <w:pPr>
              <w:spacing w:after="0"/>
              <w:rPr>
                <w:ins w:id="10323" w:author="Sean de Noronha | DRG" w:date="2026-09-29T16:58:00Z" w16du:dateUtc="2026-09-29T14:58:00Z"/>
                <w:rFonts w:cs="Arial"/>
                <w:sz w:val="13"/>
                <w:szCs w:val="13"/>
              </w:rPr>
            </w:pPr>
            <w:ins w:id="10324" w:author="Sean de Noronha | DRG" w:date="2026-09-29T16:58:00Z" w16du:dateUtc="2026-09-29T14:58:00Z">
              <w:r>
                <w:rPr>
                  <w:rFonts w:cs="Arial"/>
                  <w:sz w:val="13"/>
                  <w:szCs w:val="13"/>
                </w:rPr>
                <w:t>364 (771)</w:t>
              </w:r>
            </w:ins>
          </w:p>
        </w:tc>
        <w:tc>
          <w:tcPr>
            <w:tcW w:w="700" w:type="dxa"/>
            <w:vAlign w:val="center"/>
          </w:tcPr>
          <w:p w14:paraId="5E000985" w14:textId="77777777" w:rsidR="00C60D85" w:rsidRDefault="00000000">
            <w:pPr>
              <w:spacing w:after="0"/>
              <w:rPr>
                <w:ins w:id="10325" w:author="Sean de Noronha | DRG" w:date="2026-09-29T16:58:00Z" w16du:dateUtc="2026-09-29T14:58:00Z"/>
                <w:rFonts w:cs="Arial"/>
                <w:sz w:val="13"/>
                <w:szCs w:val="13"/>
              </w:rPr>
            </w:pPr>
            <w:ins w:id="10326" w:author="Sean de Noronha | DRG" w:date="2026-09-29T16:58:00Z" w16du:dateUtc="2026-09-29T14:58:00Z">
              <w:r>
                <w:rPr>
                  <w:rFonts w:cs="Arial"/>
                  <w:sz w:val="13"/>
                  <w:szCs w:val="13"/>
                </w:rPr>
                <w:t>13.8</w:t>
              </w:r>
            </w:ins>
          </w:p>
        </w:tc>
      </w:tr>
      <w:tr w:rsidR="00C60D85" w14:paraId="240738E8" w14:textId="77777777">
        <w:trPr>
          <w:jc w:val="center"/>
          <w:ins w:id="10327" w:author="Sean de Noronha | DRG" w:date="2026-09-29T16:58:00Z"/>
        </w:trPr>
        <w:tc>
          <w:tcPr>
            <w:tcW w:w="560" w:type="dxa"/>
            <w:vAlign w:val="center"/>
          </w:tcPr>
          <w:p w14:paraId="5E000986" w14:textId="77777777" w:rsidR="00C60D85" w:rsidRDefault="00000000">
            <w:pPr>
              <w:spacing w:after="0"/>
              <w:rPr>
                <w:ins w:id="10328" w:author="Sean de Noronha | DRG" w:date="2026-09-29T16:58:00Z" w16du:dateUtc="2026-09-29T14:58:00Z"/>
                <w:rFonts w:cs="Arial"/>
                <w:sz w:val="13"/>
                <w:szCs w:val="13"/>
              </w:rPr>
            </w:pPr>
            <w:ins w:id="10329" w:author="Sean de Noronha | DRG" w:date="2026-09-29T16:58:00Z" w16du:dateUtc="2026-09-29T14:58:00Z">
              <w:r>
                <w:rPr>
                  <w:rFonts w:cs="Arial"/>
                  <w:sz w:val="13"/>
                  <w:szCs w:val="13"/>
                </w:rPr>
                <w:t>173</w:t>
              </w:r>
            </w:ins>
          </w:p>
        </w:tc>
        <w:tc>
          <w:tcPr>
            <w:tcW w:w="500" w:type="dxa"/>
            <w:vAlign w:val="center"/>
          </w:tcPr>
          <w:p w14:paraId="5E000987" w14:textId="77777777" w:rsidR="00C60D85" w:rsidRDefault="00000000">
            <w:pPr>
              <w:spacing w:after="0"/>
              <w:rPr>
                <w:ins w:id="10330" w:author="Sean de Noronha | DRG" w:date="2026-09-29T16:58:00Z" w16du:dateUtc="2026-09-29T14:58:00Z"/>
                <w:rFonts w:cs="Arial"/>
                <w:sz w:val="13"/>
                <w:szCs w:val="13"/>
              </w:rPr>
            </w:pPr>
            <w:ins w:id="10331" w:author="Sean de Noronha | DRG" w:date="2026-09-29T16:58:00Z" w16du:dateUtc="2026-09-29T14:58:00Z">
              <w:r>
                <w:rPr>
                  <w:rFonts w:cs="Arial"/>
                  <w:sz w:val="13"/>
                  <w:szCs w:val="13"/>
                </w:rPr>
                <w:t>T2</w:t>
              </w:r>
            </w:ins>
          </w:p>
        </w:tc>
        <w:tc>
          <w:tcPr>
            <w:tcW w:w="660" w:type="dxa"/>
            <w:vAlign w:val="center"/>
          </w:tcPr>
          <w:p w14:paraId="5E000988" w14:textId="77777777" w:rsidR="00C60D85" w:rsidRDefault="00000000">
            <w:pPr>
              <w:spacing w:after="0"/>
              <w:rPr>
                <w:ins w:id="10332" w:author="Sean de Noronha | DRG" w:date="2026-09-29T16:58:00Z" w16du:dateUtc="2026-09-29T14:58:00Z"/>
                <w:rFonts w:cs="Arial"/>
                <w:sz w:val="13"/>
                <w:szCs w:val="13"/>
              </w:rPr>
            </w:pPr>
            <w:ins w:id="10333" w:author="Sean de Noronha | DRG" w:date="2026-09-29T16:58:00Z" w16du:dateUtc="2026-09-29T14:58:00Z">
              <w:r>
                <w:rPr>
                  <w:rFonts w:cs="Arial"/>
                  <w:sz w:val="13"/>
                  <w:szCs w:val="13"/>
                </w:rPr>
                <w:t>2</w:t>
              </w:r>
            </w:ins>
          </w:p>
        </w:tc>
        <w:tc>
          <w:tcPr>
            <w:tcW w:w="1920" w:type="dxa"/>
            <w:vAlign w:val="center"/>
          </w:tcPr>
          <w:p w14:paraId="5E000989" w14:textId="77777777" w:rsidR="00C60D85" w:rsidRDefault="00000000">
            <w:pPr>
              <w:spacing w:after="0"/>
              <w:rPr>
                <w:ins w:id="10334" w:author="Sean de Noronha | DRG" w:date="2026-09-29T16:58:00Z" w16du:dateUtc="2026-09-29T14:58:00Z"/>
                <w:rFonts w:cs="Arial"/>
                <w:sz w:val="13"/>
                <w:szCs w:val="13"/>
              </w:rPr>
            </w:pPr>
            <w:ins w:id="10335" w:author="Sean de Noronha | DRG" w:date="2026-09-29T16:58:00Z" w16du:dateUtc="2026-09-29T14:58:00Z">
              <w:r>
                <w:rPr>
                  <w:rFonts w:cs="Arial"/>
                  <w:sz w:val="13"/>
                  <w:szCs w:val="13"/>
                </w:rPr>
                <w:t>CSST, Manufacturer C, EHD 23</w:t>
              </w:r>
            </w:ins>
          </w:p>
        </w:tc>
        <w:tc>
          <w:tcPr>
            <w:tcW w:w="520" w:type="dxa"/>
            <w:vAlign w:val="center"/>
          </w:tcPr>
          <w:p w14:paraId="5E00098A" w14:textId="77777777" w:rsidR="00C60D85" w:rsidRDefault="00000000">
            <w:pPr>
              <w:spacing w:after="0"/>
              <w:rPr>
                <w:ins w:id="10336" w:author="Sean de Noronha | DRG" w:date="2026-09-29T16:58:00Z" w16du:dateUtc="2026-09-29T14:58:00Z"/>
                <w:rFonts w:cs="Arial"/>
                <w:sz w:val="13"/>
                <w:szCs w:val="13"/>
              </w:rPr>
            </w:pPr>
            <w:ins w:id="10337" w:author="Sean de Noronha | DRG" w:date="2026-09-29T16:58:00Z" w16du:dateUtc="2026-09-29T14:58:00Z">
              <w:r>
                <w:rPr>
                  <w:rFonts w:cs="Arial"/>
                  <w:sz w:val="13"/>
                  <w:szCs w:val="13"/>
                </w:rPr>
                <w:t>NG</w:t>
              </w:r>
            </w:ins>
          </w:p>
        </w:tc>
        <w:tc>
          <w:tcPr>
            <w:tcW w:w="900" w:type="dxa"/>
            <w:vAlign w:val="center"/>
          </w:tcPr>
          <w:p w14:paraId="5E00098B" w14:textId="77777777" w:rsidR="00C60D85" w:rsidRDefault="00000000">
            <w:pPr>
              <w:spacing w:after="0"/>
              <w:rPr>
                <w:ins w:id="10338" w:author="Sean de Noronha | DRG" w:date="2026-09-29T16:58:00Z" w16du:dateUtc="2026-09-29T14:58:00Z"/>
                <w:rFonts w:cs="Arial"/>
                <w:sz w:val="13"/>
                <w:szCs w:val="13"/>
              </w:rPr>
            </w:pPr>
            <w:ins w:id="10339" w:author="Sean de Noronha | DRG" w:date="2026-09-29T16:58:00Z" w16du:dateUtc="2026-09-29T14:58:00Z">
              <w:r>
                <w:rPr>
                  <w:rFonts w:cs="Arial"/>
                  <w:sz w:val="13"/>
                  <w:szCs w:val="13"/>
                </w:rPr>
                <w:t>20,900</w:t>
              </w:r>
            </w:ins>
          </w:p>
        </w:tc>
        <w:tc>
          <w:tcPr>
            <w:tcW w:w="800" w:type="dxa"/>
            <w:vAlign w:val="center"/>
          </w:tcPr>
          <w:p w14:paraId="5E00098C" w14:textId="77777777" w:rsidR="00C60D85" w:rsidRDefault="00000000">
            <w:pPr>
              <w:spacing w:after="0"/>
              <w:rPr>
                <w:ins w:id="10340" w:author="Sean de Noronha | DRG" w:date="2026-09-29T16:58:00Z" w16du:dateUtc="2026-09-29T14:58:00Z"/>
                <w:rFonts w:cs="Arial"/>
                <w:sz w:val="13"/>
                <w:szCs w:val="13"/>
              </w:rPr>
            </w:pPr>
            <w:ins w:id="10341" w:author="Sean de Noronha | DRG" w:date="2026-09-29T16:58:00Z" w16du:dateUtc="2026-09-29T14:58:00Z">
              <w:r>
                <w:rPr>
                  <w:rFonts w:cs="Arial"/>
                  <w:sz w:val="13"/>
                  <w:szCs w:val="13"/>
                </w:rPr>
                <w:t>100 ft</w:t>
              </w:r>
            </w:ins>
          </w:p>
        </w:tc>
        <w:tc>
          <w:tcPr>
            <w:tcW w:w="880" w:type="dxa"/>
            <w:vAlign w:val="center"/>
          </w:tcPr>
          <w:p w14:paraId="5E00098D" w14:textId="77777777" w:rsidR="00C60D85" w:rsidRDefault="00000000">
            <w:pPr>
              <w:spacing w:after="0"/>
              <w:rPr>
                <w:ins w:id="10342" w:author="Sean de Noronha | DRG" w:date="2026-09-29T16:58:00Z" w16du:dateUtc="2026-09-29T14:58:00Z"/>
                <w:rFonts w:cs="Arial"/>
                <w:sz w:val="13"/>
                <w:szCs w:val="13"/>
              </w:rPr>
            </w:pPr>
            <w:ins w:id="10343" w:author="Sean de Noronha | DRG" w:date="2026-09-29T16:58:00Z" w16du:dateUtc="2026-09-29T14:58:00Z">
              <w:r>
                <w:rPr>
                  <w:rFonts w:cs="Arial"/>
                  <w:sz w:val="13"/>
                  <w:szCs w:val="13"/>
                </w:rPr>
                <w:t>34.5</w:t>
              </w:r>
            </w:ins>
          </w:p>
        </w:tc>
        <w:tc>
          <w:tcPr>
            <w:tcW w:w="820" w:type="dxa"/>
            <w:vAlign w:val="center"/>
          </w:tcPr>
          <w:p w14:paraId="5E00098E" w14:textId="77777777" w:rsidR="00C60D85" w:rsidRDefault="00000000">
            <w:pPr>
              <w:spacing w:after="0"/>
              <w:rPr>
                <w:ins w:id="10344" w:author="Sean de Noronha | DRG" w:date="2026-09-29T16:58:00Z" w16du:dateUtc="2026-09-29T14:58:00Z"/>
                <w:rFonts w:cs="Arial"/>
                <w:sz w:val="13"/>
                <w:szCs w:val="13"/>
              </w:rPr>
            </w:pPr>
            <w:ins w:id="10345" w:author="Sean de Noronha | DRG" w:date="2026-09-29T16:58:00Z" w16du:dateUtc="2026-09-29T14:58:00Z">
              <w:r>
                <w:rPr>
                  <w:rFonts w:cs="Arial"/>
                  <w:sz w:val="13"/>
                  <w:szCs w:val="13"/>
                </w:rPr>
                <w:t>24,100</w:t>
              </w:r>
            </w:ins>
          </w:p>
        </w:tc>
        <w:tc>
          <w:tcPr>
            <w:tcW w:w="1100" w:type="dxa"/>
            <w:vAlign w:val="center"/>
          </w:tcPr>
          <w:p w14:paraId="5E00098F" w14:textId="77777777" w:rsidR="00C60D85" w:rsidRDefault="00000000">
            <w:pPr>
              <w:spacing w:after="0"/>
              <w:rPr>
                <w:ins w:id="10346" w:author="Sean de Noronha | DRG" w:date="2026-09-29T16:58:00Z" w16du:dateUtc="2026-09-29T14:58:00Z"/>
                <w:rFonts w:cs="Arial"/>
                <w:sz w:val="13"/>
                <w:szCs w:val="13"/>
              </w:rPr>
            </w:pPr>
            <w:ins w:id="10347" w:author="Sean de Noronha | DRG" w:date="2026-09-29T16:58:00Z" w16du:dateUtc="2026-09-29T14:58:00Z">
              <w:r>
                <w:rPr>
                  <w:rFonts w:cs="Arial"/>
                  <w:sz w:val="13"/>
                  <w:szCs w:val="13"/>
                </w:rPr>
                <w:t>348 (737)</w:t>
              </w:r>
            </w:ins>
          </w:p>
        </w:tc>
        <w:tc>
          <w:tcPr>
            <w:tcW w:w="700" w:type="dxa"/>
            <w:vAlign w:val="center"/>
          </w:tcPr>
          <w:p w14:paraId="5E000990" w14:textId="77777777" w:rsidR="00C60D85" w:rsidRDefault="00000000">
            <w:pPr>
              <w:spacing w:after="0"/>
              <w:rPr>
                <w:ins w:id="10348" w:author="Sean de Noronha | DRG" w:date="2026-09-29T16:58:00Z" w16du:dateUtc="2026-09-29T14:58:00Z"/>
                <w:rFonts w:cs="Arial"/>
                <w:sz w:val="13"/>
                <w:szCs w:val="13"/>
              </w:rPr>
            </w:pPr>
            <w:ins w:id="10349" w:author="Sean de Noronha | DRG" w:date="2026-09-29T16:58:00Z" w16du:dateUtc="2026-09-29T14:58:00Z">
              <w:r>
                <w:rPr>
                  <w:rFonts w:cs="Arial"/>
                  <w:sz w:val="13"/>
                  <w:szCs w:val="13"/>
                </w:rPr>
                <w:t>13.2</w:t>
              </w:r>
            </w:ins>
          </w:p>
        </w:tc>
      </w:tr>
      <w:tr w:rsidR="00C60D85" w14:paraId="441EE809" w14:textId="77777777">
        <w:trPr>
          <w:jc w:val="center"/>
          <w:ins w:id="10350" w:author="Sean de Noronha | DRG" w:date="2026-09-29T16:58:00Z"/>
        </w:trPr>
        <w:tc>
          <w:tcPr>
            <w:tcW w:w="560" w:type="dxa"/>
            <w:vAlign w:val="center"/>
          </w:tcPr>
          <w:p w14:paraId="5E000991" w14:textId="77777777" w:rsidR="00C60D85" w:rsidRDefault="00000000">
            <w:pPr>
              <w:spacing w:after="0"/>
              <w:rPr>
                <w:ins w:id="10351" w:author="Sean de Noronha | DRG" w:date="2026-09-29T16:58:00Z" w16du:dateUtc="2026-09-29T14:58:00Z"/>
                <w:rFonts w:cs="Arial"/>
                <w:sz w:val="13"/>
                <w:szCs w:val="13"/>
              </w:rPr>
            </w:pPr>
            <w:ins w:id="10352" w:author="Sean de Noronha | DRG" w:date="2026-09-29T16:58:00Z" w16du:dateUtc="2026-09-29T14:58:00Z">
              <w:r>
                <w:rPr>
                  <w:rFonts w:cs="Arial"/>
                  <w:sz w:val="13"/>
                  <w:szCs w:val="13"/>
                </w:rPr>
                <w:t>174</w:t>
              </w:r>
            </w:ins>
          </w:p>
        </w:tc>
        <w:tc>
          <w:tcPr>
            <w:tcW w:w="500" w:type="dxa"/>
            <w:vAlign w:val="center"/>
          </w:tcPr>
          <w:p w14:paraId="5E000992" w14:textId="77777777" w:rsidR="00C60D85" w:rsidRDefault="00000000">
            <w:pPr>
              <w:spacing w:after="0"/>
              <w:rPr>
                <w:ins w:id="10353" w:author="Sean de Noronha | DRG" w:date="2026-09-29T16:58:00Z" w16du:dateUtc="2026-09-29T14:58:00Z"/>
                <w:rFonts w:cs="Arial"/>
                <w:sz w:val="13"/>
                <w:szCs w:val="13"/>
              </w:rPr>
            </w:pPr>
            <w:ins w:id="10354" w:author="Sean de Noronha | DRG" w:date="2026-09-29T16:58:00Z" w16du:dateUtc="2026-09-29T14:58:00Z">
              <w:r>
                <w:rPr>
                  <w:rFonts w:cs="Arial"/>
                  <w:sz w:val="13"/>
                  <w:szCs w:val="13"/>
                </w:rPr>
                <w:t>T2</w:t>
              </w:r>
            </w:ins>
          </w:p>
        </w:tc>
        <w:tc>
          <w:tcPr>
            <w:tcW w:w="660" w:type="dxa"/>
            <w:vAlign w:val="center"/>
          </w:tcPr>
          <w:p w14:paraId="5E000993" w14:textId="77777777" w:rsidR="00C60D85" w:rsidRDefault="00000000">
            <w:pPr>
              <w:spacing w:after="0"/>
              <w:rPr>
                <w:ins w:id="10355" w:author="Sean de Noronha | DRG" w:date="2026-09-29T16:58:00Z" w16du:dateUtc="2026-09-29T14:58:00Z"/>
                <w:rFonts w:cs="Arial"/>
                <w:sz w:val="13"/>
                <w:szCs w:val="13"/>
              </w:rPr>
            </w:pPr>
            <w:ins w:id="10356" w:author="Sean de Noronha | DRG" w:date="2026-09-29T16:58:00Z" w16du:dateUtc="2026-09-29T14:58:00Z">
              <w:r>
                <w:rPr>
                  <w:rFonts w:cs="Arial"/>
                  <w:sz w:val="13"/>
                  <w:szCs w:val="13"/>
                </w:rPr>
                <w:t>2</w:t>
              </w:r>
            </w:ins>
          </w:p>
        </w:tc>
        <w:tc>
          <w:tcPr>
            <w:tcW w:w="1920" w:type="dxa"/>
            <w:vAlign w:val="center"/>
          </w:tcPr>
          <w:p w14:paraId="5E000994" w14:textId="77777777" w:rsidR="00C60D85" w:rsidRDefault="00000000">
            <w:pPr>
              <w:spacing w:after="0"/>
              <w:rPr>
                <w:ins w:id="10357" w:author="Sean de Noronha | DRG" w:date="2026-09-29T16:58:00Z" w16du:dateUtc="2026-09-29T14:58:00Z"/>
                <w:rFonts w:cs="Arial"/>
                <w:sz w:val="13"/>
                <w:szCs w:val="13"/>
              </w:rPr>
            </w:pPr>
            <w:ins w:id="10358" w:author="Sean de Noronha | DRG" w:date="2026-09-29T16:58:00Z" w16du:dateUtc="2026-09-29T14:58:00Z">
              <w:r>
                <w:rPr>
                  <w:rFonts w:cs="Arial"/>
                  <w:sz w:val="13"/>
                  <w:szCs w:val="13"/>
                </w:rPr>
                <w:t>CSST, Manufacturer C, EHD 23</w:t>
              </w:r>
            </w:ins>
          </w:p>
        </w:tc>
        <w:tc>
          <w:tcPr>
            <w:tcW w:w="520" w:type="dxa"/>
            <w:vAlign w:val="center"/>
          </w:tcPr>
          <w:p w14:paraId="5E000995" w14:textId="77777777" w:rsidR="00C60D85" w:rsidRDefault="00000000">
            <w:pPr>
              <w:spacing w:after="0"/>
              <w:rPr>
                <w:ins w:id="10359" w:author="Sean de Noronha | DRG" w:date="2026-09-29T16:58:00Z" w16du:dateUtc="2026-09-29T14:58:00Z"/>
                <w:rFonts w:cs="Arial"/>
                <w:sz w:val="13"/>
                <w:szCs w:val="13"/>
              </w:rPr>
            </w:pPr>
            <w:ins w:id="10360" w:author="Sean de Noronha | DRG" w:date="2026-09-29T16:58:00Z" w16du:dateUtc="2026-09-29T14:58:00Z">
              <w:r>
                <w:rPr>
                  <w:rFonts w:cs="Arial"/>
                  <w:sz w:val="13"/>
                  <w:szCs w:val="13"/>
                </w:rPr>
                <w:t>NG</w:t>
              </w:r>
            </w:ins>
          </w:p>
        </w:tc>
        <w:tc>
          <w:tcPr>
            <w:tcW w:w="900" w:type="dxa"/>
            <w:vAlign w:val="center"/>
          </w:tcPr>
          <w:p w14:paraId="5E000996" w14:textId="77777777" w:rsidR="00C60D85" w:rsidRDefault="00000000">
            <w:pPr>
              <w:spacing w:after="0"/>
              <w:rPr>
                <w:ins w:id="10361" w:author="Sean de Noronha | DRG" w:date="2026-09-29T16:58:00Z" w16du:dateUtc="2026-09-29T14:58:00Z"/>
                <w:rFonts w:cs="Arial"/>
                <w:sz w:val="13"/>
                <w:szCs w:val="13"/>
              </w:rPr>
            </w:pPr>
            <w:ins w:id="10362" w:author="Sean de Noronha | DRG" w:date="2026-09-29T16:58:00Z" w16du:dateUtc="2026-09-29T14:58:00Z">
              <w:r>
                <w:rPr>
                  <w:rFonts w:cs="Arial"/>
                  <w:sz w:val="13"/>
                  <w:szCs w:val="13"/>
                </w:rPr>
                <w:t>17,100</w:t>
              </w:r>
            </w:ins>
          </w:p>
        </w:tc>
        <w:tc>
          <w:tcPr>
            <w:tcW w:w="800" w:type="dxa"/>
            <w:vAlign w:val="center"/>
          </w:tcPr>
          <w:p w14:paraId="5E000997" w14:textId="77777777" w:rsidR="00C60D85" w:rsidRDefault="00000000">
            <w:pPr>
              <w:spacing w:after="0"/>
              <w:rPr>
                <w:ins w:id="10363" w:author="Sean de Noronha | DRG" w:date="2026-09-29T16:58:00Z" w16du:dateUtc="2026-09-29T14:58:00Z"/>
                <w:rFonts w:cs="Arial"/>
                <w:sz w:val="13"/>
                <w:szCs w:val="13"/>
              </w:rPr>
            </w:pPr>
            <w:ins w:id="10364" w:author="Sean de Noronha | DRG" w:date="2026-09-29T16:58:00Z" w16du:dateUtc="2026-09-29T14:58:00Z">
              <w:r>
                <w:rPr>
                  <w:rFonts w:cs="Arial"/>
                  <w:sz w:val="13"/>
                  <w:szCs w:val="13"/>
                </w:rPr>
                <w:t>150 ft</w:t>
              </w:r>
            </w:ins>
          </w:p>
        </w:tc>
        <w:tc>
          <w:tcPr>
            <w:tcW w:w="880" w:type="dxa"/>
            <w:vAlign w:val="center"/>
          </w:tcPr>
          <w:p w14:paraId="5E000998" w14:textId="77777777" w:rsidR="00C60D85" w:rsidRDefault="00000000">
            <w:pPr>
              <w:spacing w:after="0"/>
              <w:rPr>
                <w:ins w:id="10365" w:author="Sean de Noronha | DRG" w:date="2026-09-29T16:58:00Z" w16du:dateUtc="2026-09-29T14:58:00Z"/>
                <w:rFonts w:cs="Arial"/>
                <w:sz w:val="13"/>
                <w:szCs w:val="13"/>
              </w:rPr>
            </w:pPr>
            <w:ins w:id="10366" w:author="Sean de Noronha | DRG" w:date="2026-09-29T16:58:00Z" w16du:dateUtc="2026-09-29T14:58:00Z">
              <w:r>
                <w:rPr>
                  <w:rFonts w:cs="Arial"/>
                  <w:sz w:val="13"/>
                  <w:szCs w:val="13"/>
                </w:rPr>
                <w:t>34.5</w:t>
              </w:r>
            </w:ins>
          </w:p>
        </w:tc>
        <w:tc>
          <w:tcPr>
            <w:tcW w:w="820" w:type="dxa"/>
            <w:vAlign w:val="center"/>
          </w:tcPr>
          <w:p w14:paraId="5E000999" w14:textId="77777777" w:rsidR="00C60D85" w:rsidRDefault="00000000">
            <w:pPr>
              <w:spacing w:after="0"/>
              <w:rPr>
                <w:ins w:id="10367" w:author="Sean de Noronha | DRG" w:date="2026-09-29T16:58:00Z" w16du:dateUtc="2026-09-29T14:58:00Z"/>
                <w:rFonts w:cs="Arial"/>
                <w:sz w:val="13"/>
                <w:szCs w:val="13"/>
              </w:rPr>
            </w:pPr>
            <w:ins w:id="10368" w:author="Sean de Noronha | DRG" w:date="2026-09-29T16:58:00Z" w16du:dateUtc="2026-09-29T14:58:00Z">
              <w:r>
                <w:rPr>
                  <w:rFonts w:cs="Arial"/>
                  <w:sz w:val="13"/>
                  <w:szCs w:val="13"/>
                </w:rPr>
                <w:t>24,100</w:t>
              </w:r>
            </w:ins>
          </w:p>
        </w:tc>
        <w:tc>
          <w:tcPr>
            <w:tcW w:w="1100" w:type="dxa"/>
            <w:vAlign w:val="center"/>
          </w:tcPr>
          <w:p w14:paraId="5E00099A" w14:textId="77777777" w:rsidR="00C60D85" w:rsidRDefault="00000000">
            <w:pPr>
              <w:spacing w:after="0"/>
              <w:rPr>
                <w:ins w:id="10369" w:author="Sean de Noronha | DRG" w:date="2026-09-29T16:58:00Z" w16du:dateUtc="2026-09-29T14:58:00Z"/>
                <w:rFonts w:cs="Arial"/>
                <w:sz w:val="13"/>
                <w:szCs w:val="13"/>
              </w:rPr>
            </w:pPr>
            <w:ins w:id="10370" w:author="Sean de Noronha | DRG" w:date="2026-09-29T16:58:00Z" w16du:dateUtc="2026-09-29T14:58:00Z">
              <w:r>
                <w:rPr>
                  <w:rFonts w:cs="Arial"/>
                  <w:sz w:val="13"/>
                  <w:szCs w:val="13"/>
                </w:rPr>
                <w:t>284 (603)</w:t>
              </w:r>
            </w:ins>
          </w:p>
        </w:tc>
        <w:tc>
          <w:tcPr>
            <w:tcW w:w="700" w:type="dxa"/>
            <w:vAlign w:val="center"/>
          </w:tcPr>
          <w:p w14:paraId="5E00099B" w14:textId="77777777" w:rsidR="00C60D85" w:rsidRDefault="00000000">
            <w:pPr>
              <w:spacing w:after="0"/>
              <w:rPr>
                <w:ins w:id="10371" w:author="Sean de Noronha | DRG" w:date="2026-09-29T16:58:00Z" w16du:dateUtc="2026-09-29T14:58:00Z"/>
                <w:rFonts w:cs="Arial"/>
                <w:sz w:val="13"/>
                <w:szCs w:val="13"/>
              </w:rPr>
            </w:pPr>
            <w:ins w:id="10372" w:author="Sean de Noronha | DRG" w:date="2026-09-29T16:58:00Z" w16du:dateUtc="2026-09-29T14:58:00Z">
              <w:r>
                <w:rPr>
                  <w:rFonts w:cs="Arial"/>
                  <w:sz w:val="13"/>
                  <w:szCs w:val="13"/>
                </w:rPr>
                <w:t>10.8</w:t>
              </w:r>
            </w:ins>
          </w:p>
        </w:tc>
      </w:tr>
      <w:tr w:rsidR="00C60D85" w14:paraId="70B86D3F" w14:textId="77777777">
        <w:trPr>
          <w:jc w:val="center"/>
          <w:ins w:id="10373" w:author="Sean de Noronha | DRG" w:date="2026-09-29T16:58:00Z"/>
        </w:trPr>
        <w:tc>
          <w:tcPr>
            <w:tcW w:w="560" w:type="dxa"/>
            <w:vAlign w:val="center"/>
          </w:tcPr>
          <w:p w14:paraId="5E00099C" w14:textId="77777777" w:rsidR="00C60D85" w:rsidRDefault="00000000">
            <w:pPr>
              <w:spacing w:after="0"/>
              <w:rPr>
                <w:ins w:id="10374" w:author="Sean de Noronha | DRG" w:date="2026-09-29T16:58:00Z" w16du:dateUtc="2026-09-29T14:58:00Z"/>
                <w:rFonts w:cs="Arial"/>
                <w:sz w:val="13"/>
                <w:szCs w:val="13"/>
              </w:rPr>
            </w:pPr>
            <w:ins w:id="10375" w:author="Sean de Noronha | DRG" w:date="2026-09-29T16:58:00Z" w16du:dateUtc="2026-09-29T14:58:00Z">
              <w:r>
                <w:rPr>
                  <w:rFonts w:cs="Arial"/>
                  <w:sz w:val="13"/>
                  <w:szCs w:val="13"/>
                </w:rPr>
                <w:t>175</w:t>
              </w:r>
            </w:ins>
          </w:p>
        </w:tc>
        <w:tc>
          <w:tcPr>
            <w:tcW w:w="500" w:type="dxa"/>
            <w:vAlign w:val="center"/>
          </w:tcPr>
          <w:p w14:paraId="5E00099D" w14:textId="77777777" w:rsidR="00C60D85" w:rsidRDefault="00000000">
            <w:pPr>
              <w:spacing w:after="0"/>
              <w:rPr>
                <w:ins w:id="10376" w:author="Sean de Noronha | DRG" w:date="2026-09-29T16:58:00Z" w16du:dateUtc="2026-09-29T14:58:00Z"/>
                <w:rFonts w:cs="Arial"/>
                <w:sz w:val="13"/>
                <w:szCs w:val="13"/>
              </w:rPr>
            </w:pPr>
            <w:ins w:id="10377" w:author="Sean de Noronha | DRG" w:date="2026-09-29T16:58:00Z" w16du:dateUtc="2026-09-29T14:58:00Z">
              <w:r>
                <w:rPr>
                  <w:rFonts w:cs="Arial"/>
                  <w:sz w:val="13"/>
                  <w:szCs w:val="13"/>
                </w:rPr>
                <w:t>T2</w:t>
              </w:r>
            </w:ins>
          </w:p>
        </w:tc>
        <w:tc>
          <w:tcPr>
            <w:tcW w:w="660" w:type="dxa"/>
            <w:vAlign w:val="center"/>
          </w:tcPr>
          <w:p w14:paraId="5E00099E" w14:textId="77777777" w:rsidR="00C60D85" w:rsidRDefault="00000000">
            <w:pPr>
              <w:spacing w:after="0"/>
              <w:rPr>
                <w:ins w:id="10378" w:author="Sean de Noronha | DRG" w:date="2026-09-29T16:58:00Z" w16du:dateUtc="2026-09-29T14:58:00Z"/>
                <w:rFonts w:cs="Arial"/>
                <w:sz w:val="13"/>
                <w:szCs w:val="13"/>
              </w:rPr>
            </w:pPr>
            <w:ins w:id="10379" w:author="Sean de Noronha | DRG" w:date="2026-09-29T16:58:00Z" w16du:dateUtc="2026-09-29T14:58:00Z">
              <w:r>
                <w:rPr>
                  <w:rFonts w:cs="Arial"/>
                  <w:sz w:val="13"/>
                  <w:szCs w:val="13"/>
                </w:rPr>
                <w:t>2</w:t>
              </w:r>
            </w:ins>
          </w:p>
        </w:tc>
        <w:tc>
          <w:tcPr>
            <w:tcW w:w="1920" w:type="dxa"/>
            <w:vAlign w:val="center"/>
          </w:tcPr>
          <w:p w14:paraId="5E00099F" w14:textId="77777777" w:rsidR="00C60D85" w:rsidRDefault="00000000">
            <w:pPr>
              <w:spacing w:after="0"/>
              <w:rPr>
                <w:ins w:id="10380" w:author="Sean de Noronha | DRG" w:date="2026-09-29T16:58:00Z" w16du:dateUtc="2026-09-29T14:58:00Z"/>
                <w:rFonts w:cs="Arial"/>
                <w:sz w:val="13"/>
                <w:szCs w:val="13"/>
              </w:rPr>
            </w:pPr>
            <w:ins w:id="10381" w:author="Sean de Noronha | DRG" w:date="2026-09-29T16:58:00Z" w16du:dateUtc="2026-09-29T14:58:00Z">
              <w:r>
                <w:rPr>
                  <w:rFonts w:cs="Arial"/>
                  <w:sz w:val="13"/>
                  <w:szCs w:val="13"/>
                </w:rPr>
                <w:t>CSST, Manufacturer C, EHD 23</w:t>
              </w:r>
            </w:ins>
          </w:p>
        </w:tc>
        <w:tc>
          <w:tcPr>
            <w:tcW w:w="520" w:type="dxa"/>
            <w:vAlign w:val="center"/>
          </w:tcPr>
          <w:p w14:paraId="5E0009A0" w14:textId="77777777" w:rsidR="00C60D85" w:rsidRDefault="00000000">
            <w:pPr>
              <w:spacing w:after="0"/>
              <w:rPr>
                <w:ins w:id="10382" w:author="Sean de Noronha | DRG" w:date="2026-09-29T16:58:00Z" w16du:dateUtc="2026-09-29T14:58:00Z"/>
                <w:rFonts w:cs="Arial"/>
                <w:sz w:val="13"/>
                <w:szCs w:val="13"/>
              </w:rPr>
            </w:pPr>
            <w:ins w:id="10383" w:author="Sean de Noronha | DRG" w:date="2026-09-29T16:58:00Z" w16du:dateUtc="2026-09-29T14:58:00Z">
              <w:r>
                <w:rPr>
                  <w:rFonts w:cs="Arial"/>
                  <w:sz w:val="13"/>
                  <w:szCs w:val="13"/>
                </w:rPr>
                <w:t>NG</w:t>
              </w:r>
            </w:ins>
          </w:p>
        </w:tc>
        <w:tc>
          <w:tcPr>
            <w:tcW w:w="900" w:type="dxa"/>
            <w:vAlign w:val="center"/>
          </w:tcPr>
          <w:p w14:paraId="5E0009A1" w14:textId="77777777" w:rsidR="00C60D85" w:rsidRDefault="00000000">
            <w:pPr>
              <w:spacing w:after="0"/>
              <w:rPr>
                <w:ins w:id="10384" w:author="Sean de Noronha | DRG" w:date="2026-09-29T16:58:00Z" w16du:dateUtc="2026-09-29T14:58:00Z"/>
                <w:rFonts w:cs="Arial"/>
                <w:sz w:val="13"/>
                <w:szCs w:val="13"/>
              </w:rPr>
            </w:pPr>
            <w:ins w:id="10385" w:author="Sean de Noronha | DRG" w:date="2026-09-29T16:58:00Z" w16du:dateUtc="2026-09-29T14:58:00Z">
              <w:r>
                <w:rPr>
                  <w:rFonts w:cs="Arial"/>
                  <w:sz w:val="13"/>
                  <w:szCs w:val="13"/>
                </w:rPr>
                <w:t>14,700</w:t>
              </w:r>
            </w:ins>
          </w:p>
        </w:tc>
        <w:tc>
          <w:tcPr>
            <w:tcW w:w="800" w:type="dxa"/>
            <w:vAlign w:val="center"/>
          </w:tcPr>
          <w:p w14:paraId="5E0009A2" w14:textId="77777777" w:rsidR="00C60D85" w:rsidRDefault="00000000">
            <w:pPr>
              <w:spacing w:after="0"/>
              <w:rPr>
                <w:ins w:id="10386" w:author="Sean de Noronha | DRG" w:date="2026-09-29T16:58:00Z" w16du:dateUtc="2026-09-29T14:58:00Z"/>
                <w:rFonts w:cs="Arial"/>
                <w:sz w:val="13"/>
                <w:szCs w:val="13"/>
              </w:rPr>
            </w:pPr>
            <w:ins w:id="10387" w:author="Sean de Noronha | DRG" w:date="2026-09-29T16:58:00Z" w16du:dateUtc="2026-09-29T14:58:00Z">
              <w:r>
                <w:rPr>
                  <w:rFonts w:cs="Arial"/>
                  <w:sz w:val="13"/>
                  <w:szCs w:val="13"/>
                </w:rPr>
                <w:t>200 ft</w:t>
              </w:r>
            </w:ins>
          </w:p>
        </w:tc>
        <w:tc>
          <w:tcPr>
            <w:tcW w:w="880" w:type="dxa"/>
            <w:vAlign w:val="center"/>
          </w:tcPr>
          <w:p w14:paraId="5E0009A3" w14:textId="77777777" w:rsidR="00C60D85" w:rsidRDefault="00000000">
            <w:pPr>
              <w:spacing w:after="0"/>
              <w:rPr>
                <w:ins w:id="10388" w:author="Sean de Noronha | DRG" w:date="2026-09-29T16:58:00Z" w16du:dateUtc="2026-09-29T14:58:00Z"/>
                <w:rFonts w:cs="Arial"/>
                <w:sz w:val="13"/>
                <w:szCs w:val="13"/>
              </w:rPr>
            </w:pPr>
            <w:ins w:id="10389" w:author="Sean de Noronha | DRG" w:date="2026-09-29T16:58:00Z" w16du:dateUtc="2026-09-29T14:58:00Z">
              <w:r>
                <w:rPr>
                  <w:rFonts w:cs="Arial"/>
                  <w:sz w:val="13"/>
                  <w:szCs w:val="13"/>
                </w:rPr>
                <w:t>34.5</w:t>
              </w:r>
            </w:ins>
          </w:p>
        </w:tc>
        <w:tc>
          <w:tcPr>
            <w:tcW w:w="820" w:type="dxa"/>
            <w:vAlign w:val="center"/>
          </w:tcPr>
          <w:p w14:paraId="5E0009A4" w14:textId="77777777" w:rsidR="00C60D85" w:rsidRDefault="00000000">
            <w:pPr>
              <w:spacing w:after="0"/>
              <w:rPr>
                <w:ins w:id="10390" w:author="Sean de Noronha | DRG" w:date="2026-09-29T16:58:00Z" w16du:dateUtc="2026-09-29T14:58:00Z"/>
                <w:rFonts w:cs="Arial"/>
                <w:sz w:val="13"/>
                <w:szCs w:val="13"/>
              </w:rPr>
            </w:pPr>
            <w:ins w:id="10391" w:author="Sean de Noronha | DRG" w:date="2026-09-29T16:58:00Z" w16du:dateUtc="2026-09-29T14:58:00Z">
              <w:r>
                <w:rPr>
                  <w:rFonts w:cs="Arial"/>
                  <w:sz w:val="13"/>
                  <w:szCs w:val="13"/>
                </w:rPr>
                <w:t>24,100</w:t>
              </w:r>
            </w:ins>
          </w:p>
        </w:tc>
        <w:tc>
          <w:tcPr>
            <w:tcW w:w="1100" w:type="dxa"/>
            <w:vAlign w:val="center"/>
          </w:tcPr>
          <w:p w14:paraId="5E0009A5" w14:textId="77777777" w:rsidR="00C60D85" w:rsidRDefault="00000000">
            <w:pPr>
              <w:spacing w:after="0"/>
              <w:rPr>
                <w:ins w:id="10392" w:author="Sean de Noronha | DRG" w:date="2026-09-29T16:58:00Z" w16du:dateUtc="2026-09-29T14:58:00Z"/>
                <w:rFonts w:cs="Arial"/>
                <w:sz w:val="13"/>
                <w:szCs w:val="13"/>
              </w:rPr>
            </w:pPr>
            <w:ins w:id="10393" w:author="Sean de Noronha | DRG" w:date="2026-09-29T16:58:00Z" w16du:dateUtc="2026-09-29T14:58:00Z">
              <w:r>
                <w:rPr>
                  <w:rFonts w:cs="Arial"/>
                  <w:sz w:val="13"/>
                  <w:szCs w:val="13"/>
                </w:rPr>
                <w:t>245 (519)</w:t>
              </w:r>
            </w:ins>
          </w:p>
        </w:tc>
        <w:tc>
          <w:tcPr>
            <w:tcW w:w="700" w:type="dxa"/>
            <w:vAlign w:val="center"/>
          </w:tcPr>
          <w:p w14:paraId="5E0009A6" w14:textId="77777777" w:rsidR="00C60D85" w:rsidRDefault="00000000">
            <w:pPr>
              <w:spacing w:after="0"/>
              <w:rPr>
                <w:ins w:id="10394" w:author="Sean de Noronha | DRG" w:date="2026-09-29T16:58:00Z" w16du:dateUtc="2026-09-29T14:58:00Z"/>
                <w:rFonts w:cs="Arial"/>
                <w:sz w:val="13"/>
                <w:szCs w:val="13"/>
              </w:rPr>
            </w:pPr>
            <w:ins w:id="10395" w:author="Sean de Noronha | DRG" w:date="2026-09-29T16:58:00Z" w16du:dateUtc="2026-09-29T14:58:00Z">
              <w:r>
                <w:rPr>
                  <w:rFonts w:cs="Arial"/>
                  <w:sz w:val="13"/>
                  <w:szCs w:val="13"/>
                </w:rPr>
                <w:t>9.30</w:t>
              </w:r>
            </w:ins>
          </w:p>
        </w:tc>
      </w:tr>
      <w:tr w:rsidR="00C60D85" w14:paraId="6E43EAC4" w14:textId="77777777">
        <w:trPr>
          <w:jc w:val="center"/>
          <w:ins w:id="10396" w:author="Sean de Noronha | DRG" w:date="2026-09-29T16:58:00Z"/>
        </w:trPr>
        <w:tc>
          <w:tcPr>
            <w:tcW w:w="560" w:type="dxa"/>
            <w:vAlign w:val="center"/>
          </w:tcPr>
          <w:p w14:paraId="5E0009A7" w14:textId="77777777" w:rsidR="00C60D85" w:rsidRDefault="00000000">
            <w:pPr>
              <w:spacing w:after="0"/>
              <w:rPr>
                <w:ins w:id="10397" w:author="Sean de Noronha | DRG" w:date="2026-09-29T16:58:00Z" w16du:dateUtc="2026-09-29T14:58:00Z"/>
                <w:rFonts w:cs="Arial"/>
                <w:sz w:val="13"/>
                <w:szCs w:val="13"/>
              </w:rPr>
            </w:pPr>
            <w:ins w:id="10398" w:author="Sean de Noronha | DRG" w:date="2026-09-29T16:58:00Z" w16du:dateUtc="2026-09-29T14:58:00Z">
              <w:r>
                <w:rPr>
                  <w:rFonts w:cs="Arial"/>
                  <w:sz w:val="13"/>
                  <w:szCs w:val="13"/>
                </w:rPr>
                <w:t>176</w:t>
              </w:r>
            </w:ins>
          </w:p>
        </w:tc>
        <w:tc>
          <w:tcPr>
            <w:tcW w:w="500" w:type="dxa"/>
            <w:vAlign w:val="center"/>
          </w:tcPr>
          <w:p w14:paraId="5E0009A8" w14:textId="77777777" w:rsidR="00C60D85" w:rsidRDefault="00000000">
            <w:pPr>
              <w:spacing w:after="0"/>
              <w:rPr>
                <w:ins w:id="10399" w:author="Sean de Noronha | DRG" w:date="2026-09-29T16:58:00Z" w16du:dateUtc="2026-09-29T14:58:00Z"/>
                <w:rFonts w:cs="Arial"/>
                <w:sz w:val="13"/>
                <w:szCs w:val="13"/>
              </w:rPr>
            </w:pPr>
            <w:ins w:id="10400" w:author="Sean de Noronha | DRG" w:date="2026-09-29T16:58:00Z" w16du:dateUtc="2026-09-29T14:58:00Z">
              <w:r>
                <w:rPr>
                  <w:rFonts w:cs="Arial"/>
                  <w:sz w:val="13"/>
                  <w:szCs w:val="13"/>
                </w:rPr>
                <w:t>T2</w:t>
              </w:r>
            </w:ins>
          </w:p>
        </w:tc>
        <w:tc>
          <w:tcPr>
            <w:tcW w:w="660" w:type="dxa"/>
            <w:vAlign w:val="center"/>
          </w:tcPr>
          <w:p w14:paraId="5E0009A9" w14:textId="77777777" w:rsidR="00C60D85" w:rsidRDefault="00000000">
            <w:pPr>
              <w:spacing w:after="0"/>
              <w:rPr>
                <w:ins w:id="10401" w:author="Sean de Noronha | DRG" w:date="2026-09-29T16:58:00Z" w16du:dateUtc="2026-09-29T14:58:00Z"/>
                <w:rFonts w:cs="Arial"/>
                <w:sz w:val="13"/>
                <w:szCs w:val="13"/>
              </w:rPr>
            </w:pPr>
            <w:ins w:id="10402" w:author="Sean de Noronha | DRG" w:date="2026-09-29T16:58:00Z" w16du:dateUtc="2026-09-29T14:58:00Z">
              <w:r>
                <w:rPr>
                  <w:rFonts w:cs="Arial"/>
                  <w:sz w:val="13"/>
                  <w:szCs w:val="13"/>
                </w:rPr>
                <w:t>2</w:t>
              </w:r>
            </w:ins>
          </w:p>
        </w:tc>
        <w:tc>
          <w:tcPr>
            <w:tcW w:w="1920" w:type="dxa"/>
            <w:vAlign w:val="center"/>
          </w:tcPr>
          <w:p w14:paraId="5E0009AA" w14:textId="77777777" w:rsidR="00C60D85" w:rsidRDefault="00000000">
            <w:pPr>
              <w:spacing w:after="0"/>
              <w:rPr>
                <w:ins w:id="10403" w:author="Sean de Noronha | DRG" w:date="2026-09-29T16:58:00Z" w16du:dateUtc="2026-09-29T14:58:00Z"/>
                <w:rFonts w:cs="Arial"/>
                <w:sz w:val="13"/>
                <w:szCs w:val="13"/>
              </w:rPr>
            </w:pPr>
            <w:ins w:id="10404" w:author="Sean de Noronha | DRG" w:date="2026-09-29T16:58:00Z" w16du:dateUtc="2026-09-29T14:58:00Z">
              <w:r>
                <w:rPr>
                  <w:rFonts w:cs="Arial"/>
                  <w:sz w:val="13"/>
                  <w:szCs w:val="13"/>
                </w:rPr>
                <w:t>CSST, Manufacturer C, EHD 23</w:t>
              </w:r>
            </w:ins>
          </w:p>
        </w:tc>
        <w:tc>
          <w:tcPr>
            <w:tcW w:w="520" w:type="dxa"/>
            <w:vAlign w:val="center"/>
          </w:tcPr>
          <w:p w14:paraId="5E0009AB" w14:textId="77777777" w:rsidR="00C60D85" w:rsidRDefault="00000000">
            <w:pPr>
              <w:spacing w:after="0"/>
              <w:rPr>
                <w:ins w:id="10405" w:author="Sean de Noronha | DRG" w:date="2026-09-29T16:58:00Z" w16du:dateUtc="2026-09-29T14:58:00Z"/>
                <w:rFonts w:cs="Arial"/>
                <w:sz w:val="13"/>
                <w:szCs w:val="13"/>
              </w:rPr>
            </w:pPr>
            <w:ins w:id="10406" w:author="Sean de Noronha | DRG" w:date="2026-09-29T16:58:00Z" w16du:dateUtc="2026-09-29T14:58:00Z">
              <w:r>
                <w:rPr>
                  <w:rFonts w:cs="Arial"/>
                  <w:sz w:val="13"/>
                  <w:szCs w:val="13"/>
                </w:rPr>
                <w:t>NG</w:t>
              </w:r>
            </w:ins>
          </w:p>
        </w:tc>
        <w:tc>
          <w:tcPr>
            <w:tcW w:w="900" w:type="dxa"/>
            <w:vAlign w:val="center"/>
          </w:tcPr>
          <w:p w14:paraId="5E0009AC" w14:textId="77777777" w:rsidR="00C60D85" w:rsidRDefault="00000000">
            <w:pPr>
              <w:spacing w:after="0"/>
              <w:rPr>
                <w:ins w:id="10407" w:author="Sean de Noronha | DRG" w:date="2026-09-29T16:58:00Z" w16du:dateUtc="2026-09-29T14:58:00Z"/>
                <w:rFonts w:cs="Arial"/>
                <w:sz w:val="13"/>
                <w:szCs w:val="13"/>
              </w:rPr>
            </w:pPr>
            <w:ins w:id="10408" w:author="Sean de Noronha | DRG" w:date="2026-09-29T16:58:00Z" w16du:dateUtc="2026-09-29T14:58:00Z">
              <w:r>
                <w:rPr>
                  <w:rFonts w:cs="Arial"/>
                  <w:sz w:val="13"/>
                  <w:szCs w:val="13"/>
                </w:rPr>
                <w:t>13,400</w:t>
              </w:r>
            </w:ins>
          </w:p>
        </w:tc>
        <w:tc>
          <w:tcPr>
            <w:tcW w:w="800" w:type="dxa"/>
            <w:vAlign w:val="center"/>
          </w:tcPr>
          <w:p w14:paraId="5E0009AD" w14:textId="77777777" w:rsidR="00C60D85" w:rsidRDefault="00000000">
            <w:pPr>
              <w:spacing w:after="0"/>
              <w:rPr>
                <w:ins w:id="10409" w:author="Sean de Noronha | DRG" w:date="2026-09-29T16:58:00Z" w16du:dateUtc="2026-09-29T14:58:00Z"/>
                <w:rFonts w:cs="Arial"/>
                <w:sz w:val="13"/>
                <w:szCs w:val="13"/>
              </w:rPr>
            </w:pPr>
            <w:ins w:id="10410" w:author="Sean de Noronha | DRG" w:date="2026-09-29T16:58:00Z" w16du:dateUtc="2026-09-29T14:58:00Z">
              <w:r>
                <w:rPr>
                  <w:rFonts w:cs="Arial"/>
                  <w:sz w:val="13"/>
                  <w:szCs w:val="13"/>
                </w:rPr>
                <w:t>250 ft</w:t>
              </w:r>
            </w:ins>
          </w:p>
        </w:tc>
        <w:tc>
          <w:tcPr>
            <w:tcW w:w="880" w:type="dxa"/>
            <w:vAlign w:val="center"/>
          </w:tcPr>
          <w:p w14:paraId="5E0009AE" w14:textId="77777777" w:rsidR="00C60D85" w:rsidRDefault="00000000">
            <w:pPr>
              <w:spacing w:after="0"/>
              <w:rPr>
                <w:ins w:id="10411" w:author="Sean de Noronha | DRG" w:date="2026-09-29T16:58:00Z" w16du:dateUtc="2026-09-29T14:58:00Z"/>
                <w:rFonts w:cs="Arial"/>
                <w:sz w:val="13"/>
                <w:szCs w:val="13"/>
              </w:rPr>
            </w:pPr>
            <w:ins w:id="10412" w:author="Sean de Noronha | DRG" w:date="2026-09-29T16:58:00Z" w16du:dateUtc="2026-09-29T14:58:00Z">
              <w:r>
                <w:rPr>
                  <w:rFonts w:cs="Arial"/>
                  <w:sz w:val="13"/>
                  <w:szCs w:val="13"/>
                </w:rPr>
                <w:t>34.5</w:t>
              </w:r>
            </w:ins>
          </w:p>
        </w:tc>
        <w:tc>
          <w:tcPr>
            <w:tcW w:w="820" w:type="dxa"/>
            <w:vAlign w:val="center"/>
          </w:tcPr>
          <w:p w14:paraId="5E0009AF" w14:textId="77777777" w:rsidR="00C60D85" w:rsidRDefault="00000000">
            <w:pPr>
              <w:spacing w:after="0"/>
              <w:rPr>
                <w:ins w:id="10413" w:author="Sean de Noronha | DRG" w:date="2026-09-29T16:58:00Z" w16du:dateUtc="2026-09-29T14:58:00Z"/>
                <w:rFonts w:cs="Arial"/>
                <w:sz w:val="13"/>
                <w:szCs w:val="13"/>
              </w:rPr>
            </w:pPr>
            <w:ins w:id="10414" w:author="Sean de Noronha | DRG" w:date="2026-09-29T16:58:00Z" w16du:dateUtc="2026-09-29T14:58:00Z">
              <w:r>
                <w:rPr>
                  <w:rFonts w:cs="Arial"/>
                  <w:sz w:val="13"/>
                  <w:szCs w:val="13"/>
                </w:rPr>
                <w:t>24,100</w:t>
              </w:r>
            </w:ins>
          </w:p>
        </w:tc>
        <w:tc>
          <w:tcPr>
            <w:tcW w:w="1100" w:type="dxa"/>
            <w:vAlign w:val="center"/>
          </w:tcPr>
          <w:p w14:paraId="5E0009B0" w14:textId="77777777" w:rsidR="00C60D85" w:rsidRDefault="00000000">
            <w:pPr>
              <w:spacing w:after="0"/>
              <w:rPr>
                <w:ins w:id="10415" w:author="Sean de Noronha | DRG" w:date="2026-09-29T16:58:00Z" w16du:dateUtc="2026-09-29T14:58:00Z"/>
                <w:rFonts w:cs="Arial"/>
                <w:sz w:val="13"/>
                <w:szCs w:val="13"/>
              </w:rPr>
            </w:pPr>
            <w:ins w:id="10416" w:author="Sean de Noronha | DRG" w:date="2026-09-29T16:58:00Z" w16du:dateUtc="2026-09-29T14:58:00Z">
              <w:r>
                <w:rPr>
                  <w:rFonts w:cs="Arial"/>
                  <w:sz w:val="13"/>
                  <w:szCs w:val="13"/>
                </w:rPr>
                <w:t>223 (473)</w:t>
              </w:r>
            </w:ins>
          </w:p>
        </w:tc>
        <w:tc>
          <w:tcPr>
            <w:tcW w:w="700" w:type="dxa"/>
            <w:vAlign w:val="center"/>
          </w:tcPr>
          <w:p w14:paraId="5E0009B1" w14:textId="77777777" w:rsidR="00C60D85" w:rsidRDefault="00000000">
            <w:pPr>
              <w:spacing w:after="0"/>
              <w:rPr>
                <w:ins w:id="10417" w:author="Sean de Noronha | DRG" w:date="2026-09-29T16:58:00Z" w16du:dateUtc="2026-09-29T14:58:00Z"/>
                <w:rFonts w:cs="Arial"/>
                <w:sz w:val="13"/>
                <w:szCs w:val="13"/>
              </w:rPr>
            </w:pPr>
            <w:ins w:id="10418" w:author="Sean de Noronha | DRG" w:date="2026-09-29T16:58:00Z" w16du:dateUtc="2026-09-29T14:58:00Z">
              <w:r>
                <w:rPr>
                  <w:rFonts w:cs="Arial"/>
                  <w:sz w:val="13"/>
                  <w:szCs w:val="13"/>
                </w:rPr>
                <w:t>8.47</w:t>
              </w:r>
            </w:ins>
          </w:p>
        </w:tc>
      </w:tr>
      <w:tr w:rsidR="00C60D85" w14:paraId="3E925C29" w14:textId="77777777">
        <w:trPr>
          <w:jc w:val="center"/>
          <w:ins w:id="10419" w:author="Sean de Noronha | DRG" w:date="2026-09-29T16:58:00Z"/>
        </w:trPr>
        <w:tc>
          <w:tcPr>
            <w:tcW w:w="560" w:type="dxa"/>
            <w:vAlign w:val="center"/>
          </w:tcPr>
          <w:p w14:paraId="5E0009B2" w14:textId="77777777" w:rsidR="00C60D85" w:rsidRDefault="00000000">
            <w:pPr>
              <w:spacing w:after="0"/>
              <w:rPr>
                <w:ins w:id="10420" w:author="Sean de Noronha | DRG" w:date="2026-09-29T16:58:00Z" w16du:dateUtc="2026-09-29T14:58:00Z"/>
                <w:rFonts w:cs="Arial"/>
                <w:sz w:val="13"/>
                <w:szCs w:val="13"/>
              </w:rPr>
            </w:pPr>
            <w:ins w:id="10421" w:author="Sean de Noronha | DRG" w:date="2026-09-29T16:58:00Z" w16du:dateUtc="2026-09-29T14:58:00Z">
              <w:r>
                <w:rPr>
                  <w:rFonts w:cs="Arial"/>
                  <w:sz w:val="13"/>
                  <w:szCs w:val="13"/>
                </w:rPr>
                <w:t>177</w:t>
              </w:r>
            </w:ins>
          </w:p>
        </w:tc>
        <w:tc>
          <w:tcPr>
            <w:tcW w:w="500" w:type="dxa"/>
            <w:vAlign w:val="center"/>
          </w:tcPr>
          <w:p w14:paraId="5E0009B3" w14:textId="77777777" w:rsidR="00C60D85" w:rsidRDefault="00000000">
            <w:pPr>
              <w:spacing w:after="0"/>
              <w:rPr>
                <w:ins w:id="10422" w:author="Sean de Noronha | DRG" w:date="2026-09-29T16:58:00Z" w16du:dateUtc="2026-09-29T14:58:00Z"/>
                <w:rFonts w:cs="Arial"/>
                <w:sz w:val="13"/>
                <w:szCs w:val="13"/>
              </w:rPr>
            </w:pPr>
            <w:ins w:id="10423" w:author="Sean de Noronha | DRG" w:date="2026-09-29T16:58:00Z" w16du:dateUtc="2026-09-29T14:58:00Z">
              <w:r>
                <w:rPr>
                  <w:rFonts w:cs="Arial"/>
                  <w:sz w:val="13"/>
                  <w:szCs w:val="13"/>
                </w:rPr>
                <w:t>T2</w:t>
              </w:r>
            </w:ins>
          </w:p>
        </w:tc>
        <w:tc>
          <w:tcPr>
            <w:tcW w:w="660" w:type="dxa"/>
            <w:vAlign w:val="center"/>
          </w:tcPr>
          <w:p w14:paraId="5E0009B4" w14:textId="77777777" w:rsidR="00C60D85" w:rsidRDefault="00000000">
            <w:pPr>
              <w:spacing w:after="0"/>
              <w:rPr>
                <w:ins w:id="10424" w:author="Sean de Noronha | DRG" w:date="2026-09-29T16:58:00Z" w16du:dateUtc="2026-09-29T14:58:00Z"/>
                <w:rFonts w:cs="Arial"/>
                <w:sz w:val="13"/>
                <w:szCs w:val="13"/>
              </w:rPr>
            </w:pPr>
            <w:ins w:id="10425" w:author="Sean de Noronha | DRG" w:date="2026-09-29T16:58:00Z" w16du:dateUtc="2026-09-29T14:58:00Z">
              <w:r>
                <w:rPr>
                  <w:rFonts w:cs="Arial"/>
                  <w:sz w:val="13"/>
                  <w:szCs w:val="13"/>
                </w:rPr>
                <w:t>2</w:t>
              </w:r>
            </w:ins>
          </w:p>
        </w:tc>
        <w:tc>
          <w:tcPr>
            <w:tcW w:w="1920" w:type="dxa"/>
            <w:vAlign w:val="center"/>
          </w:tcPr>
          <w:p w14:paraId="5E0009B5" w14:textId="77777777" w:rsidR="00C60D85" w:rsidRDefault="00000000">
            <w:pPr>
              <w:spacing w:after="0"/>
              <w:rPr>
                <w:ins w:id="10426" w:author="Sean de Noronha | DRG" w:date="2026-09-29T16:58:00Z" w16du:dateUtc="2026-09-29T14:58:00Z"/>
                <w:rFonts w:cs="Arial"/>
                <w:sz w:val="13"/>
                <w:szCs w:val="13"/>
              </w:rPr>
            </w:pPr>
            <w:ins w:id="10427" w:author="Sean de Noronha | DRG" w:date="2026-09-29T16:58:00Z" w16du:dateUtc="2026-09-29T14:58:00Z">
              <w:r>
                <w:rPr>
                  <w:rFonts w:cs="Arial"/>
                  <w:sz w:val="13"/>
                  <w:szCs w:val="13"/>
                </w:rPr>
                <w:t>CSST, Manufacturer C, EHD 31</w:t>
              </w:r>
            </w:ins>
          </w:p>
        </w:tc>
        <w:tc>
          <w:tcPr>
            <w:tcW w:w="520" w:type="dxa"/>
            <w:vAlign w:val="center"/>
          </w:tcPr>
          <w:p w14:paraId="5E0009B6" w14:textId="77777777" w:rsidR="00C60D85" w:rsidRDefault="00000000">
            <w:pPr>
              <w:spacing w:after="0"/>
              <w:rPr>
                <w:ins w:id="10428" w:author="Sean de Noronha | DRG" w:date="2026-09-29T16:58:00Z" w16du:dateUtc="2026-09-29T14:58:00Z"/>
                <w:rFonts w:cs="Arial"/>
                <w:sz w:val="13"/>
                <w:szCs w:val="13"/>
              </w:rPr>
            </w:pPr>
            <w:ins w:id="10429" w:author="Sean de Noronha | DRG" w:date="2026-09-29T16:58:00Z" w16du:dateUtc="2026-09-29T14:58:00Z">
              <w:r>
                <w:rPr>
                  <w:rFonts w:cs="Arial"/>
                  <w:sz w:val="13"/>
                  <w:szCs w:val="13"/>
                </w:rPr>
                <w:t>NG</w:t>
              </w:r>
            </w:ins>
          </w:p>
        </w:tc>
        <w:tc>
          <w:tcPr>
            <w:tcW w:w="900" w:type="dxa"/>
            <w:vAlign w:val="center"/>
          </w:tcPr>
          <w:p w14:paraId="5E0009B7" w14:textId="77777777" w:rsidR="00C60D85" w:rsidRDefault="00000000">
            <w:pPr>
              <w:spacing w:after="0"/>
              <w:rPr>
                <w:ins w:id="10430" w:author="Sean de Noronha | DRG" w:date="2026-09-29T16:58:00Z" w16du:dateUtc="2026-09-29T14:58:00Z"/>
                <w:rFonts w:cs="Arial"/>
                <w:sz w:val="13"/>
                <w:szCs w:val="13"/>
              </w:rPr>
            </w:pPr>
            <w:ins w:id="10431" w:author="Sean de Noronha | DRG" w:date="2026-09-29T16:58:00Z" w16du:dateUtc="2026-09-29T14:58:00Z">
              <w:r>
                <w:rPr>
                  <w:rFonts w:cs="Arial"/>
                  <w:sz w:val="13"/>
                  <w:szCs w:val="13"/>
                </w:rPr>
                <w:t>4,890</w:t>
              </w:r>
            </w:ins>
          </w:p>
        </w:tc>
        <w:tc>
          <w:tcPr>
            <w:tcW w:w="800" w:type="dxa"/>
            <w:vAlign w:val="center"/>
          </w:tcPr>
          <w:p w14:paraId="5E0009B8" w14:textId="77777777" w:rsidR="00C60D85" w:rsidRDefault="00000000">
            <w:pPr>
              <w:spacing w:after="0"/>
              <w:rPr>
                <w:ins w:id="10432" w:author="Sean de Noronha | DRG" w:date="2026-09-29T16:58:00Z" w16du:dateUtc="2026-09-29T14:58:00Z"/>
                <w:rFonts w:cs="Arial"/>
                <w:sz w:val="13"/>
                <w:szCs w:val="13"/>
              </w:rPr>
            </w:pPr>
            <w:ins w:id="10433" w:author="Sean de Noronha | DRG" w:date="2026-09-29T16:58:00Z" w16du:dateUtc="2026-09-29T14:58:00Z">
              <w:r>
                <w:rPr>
                  <w:rFonts w:cs="Arial"/>
                  <w:sz w:val="13"/>
                  <w:szCs w:val="13"/>
                </w:rPr>
                <w:t>30 ft</w:t>
              </w:r>
            </w:ins>
          </w:p>
        </w:tc>
        <w:tc>
          <w:tcPr>
            <w:tcW w:w="880" w:type="dxa"/>
            <w:vAlign w:val="center"/>
          </w:tcPr>
          <w:p w14:paraId="5E0009B9" w14:textId="77777777" w:rsidR="00C60D85" w:rsidRDefault="00000000">
            <w:pPr>
              <w:spacing w:after="0"/>
              <w:rPr>
                <w:ins w:id="10434" w:author="Sean de Noronha | DRG" w:date="2026-09-29T16:58:00Z" w16du:dateUtc="2026-09-29T14:58:00Z"/>
                <w:rFonts w:cs="Arial"/>
                <w:sz w:val="13"/>
                <w:szCs w:val="13"/>
              </w:rPr>
            </w:pPr>
            <w:ins w:id="10435" w:author="Sean de Noronha | DRG" w:date="2026-09-29T16:58:00Z" w16du:dateUtc="2026-09-29T14:58:00Z">
              <w:r>
                <w:rPr>
                  <w:rFonts w:cs="Arial"/>
                  <w:sz w:val="13"/>
                  <w:szCs w:val="13"/>
                </w:rPr>
                <w:t>1.72</w:t>
              </w:r>
            </w:ins>
          </w:p>
        </w:tc>
        <w:tc>
          <w:tcPr>
            <w:tcW w:w="820" w:type="dxa"/>
            <w:vAlign w:val="center"/>
          </w:tcPr>
          <w:p w14:paraId="5E0009BA" w14:textId="77777777" w:rsidR="00C60D85" w:rsidRDefault="00000000">
            <w:pPr>
              <w:spacing w:after="0"/>
              <w:rPr>
                <w:ins w:id="10436" w:author="Sean de Noronha | DRG" w:date="2026-09-29T16:58:00Z" w16du:dateUtc="2026-09-29T14:58:00Z"/>
                <w:rFonts w:cs="Arial"/>
                <w:sz w:val="13"/>
                <w:szCs w:val="13"/>
              </w:rPr>
            </w:pPr>
            <w:ins w:id="10437" w:author="Sean de Noronha | DRG" w:date="2026-09-29T16:58:00Z" w16du:dateUtc="2026-09-29T14:58:00Z">
              <w:r>
                <w:rPr>
                  <w:rFonts w:cs="Arial"/>
                  <w:sz w:val="13"/>
                  <w:szCs w:val="13"/>
                </w:rPr>
                <w:t>125</w:t>
              </w:r>
            </w:ins>
          </w:p>
        </w:tc>
        <w:tc>
          <w:tcPr>
            <w:tcW w:w="1100" w:type="dxa"/>
            <w:vAlign w:val="center"/>
          </w:tcPr>
          <w:p w14:paraId="5E0009BB" w14:textId="77777777" w:rsidR="00C60D85" w:rsidRDefault="00000000">
            <w:pPr>
              <w:spacing w:after="0"/>
              <w:rPr>
                <w:ins w:id="10438" w:author="Sean de Noronha | DRG" w:date="2026-09-29T16:58:00Z" w16du:dateUtc="2026-09-29T14:58:00Z"/>
                <w:rFonts w:cs="Arial"/>
                <w:sz w:val="13"/>
                <w:szCs w:val="13"/>
              </w:rPr>
            </w:pPr>
            <w:ins w:id="10439" w:author="Sean de Noronha | DRG" w:date="2026-09-29T16:58:00Z" w16du:dateUtc="2026-09-29T14:58:00Z">
              <w:r>
                <w:rPr>
                  <w:rFonts w:cs="Arial"/>
                  <w:sz w:val="13"/>
                  <w:szCs w:val="13"/>
                </w:rPr>
                <w:t>110 (233)</w:t>
              </w:r>
            </w:ins>
          </w:p>
        </w:tc>
        <w:tc>
          <w:tcPr>
            <w:tcW w:w="700" w:type="dxa"/>
            <w:vAlign w:val="center"/>
          </w:tcPr>
          <w:p w14:paraId="5E0009BC" w14:textId="77777777" w:rsidR="00C60D85" w:rsidRDefault="00000000">
            <w:pPr>
              <w:spacing w:after="0"/>
              <w:rPr>
                <w:ins w:id="10440" w:author="Sean de Noronha | DRG" w:date="2026-09-29T16:58:00Z" w16du:dateUtc="2026-09-29T14:58:00Z"/>
                <w:rFonts w:cs="Arial"/>
                <w:sz w:val="13"/>
                <w:szCs w:val="13"/>
              </w:rPr>
            </w:pPr>
            <w:ins w:id="10441" w:author="Sean de Noronha | DRG" w:date="2026-09-29T16:58:00Z" w16du:dateUtc="2026-09-29T14:58:00Z">
              <w:r>
                <w:rPr>
                  <w:rFonts w:cs="Arial"/>
                  <w:sz w:val="13"/>
                  <w:szCs w:val="13"/>
                </w:rPr>
                <w:t>2.75</w:t>
              </w:r>
            </w:ins>
          </w:p>
        </w:tc>
      </w:tr>
      <w:tr w:rsidR="00C60D85" w14:paraId="0FE66D96" w14:textId="77777777">
        <w:trPr>
          <w:jc w:val="center"/>
          <w:ins w:id="10442" w:author="Sean de Noronha | DRG" w:date="2026-09-29T16:58:00Z"/>
        </w:trPr>
        <w:tc>
          <w:tcPr>
            <w:tcW w:w="560" w:type="dxa"/>
            <w:vAlign w:val="center"/>
          </w:tcPr>
          <w:p w14:paraId="5E0009BD" w14:textId="77777777" w:rsidR="00C60D85" w:rsidRDefault="00000000">
            <w:pPr>
              <w:spacing w:after="0"/>
              <w:rPr>
                <w:ins w:id="10443" w:author="Sean de Noronha | DRG" w:date="2026-09-29T16:58:00Z" w16du:dateUtc="2026-09-29T14:58:00Z"/>
                <w:rFonts w:cs="Arial"/>
                <w:sz w:val="13"/>
                <w:szCs w:val="13"/>
              </w:rPr>
            </w:pPr>
            <w:ins w:id="10444" w:author="Sean de Noronha | DRG" w:date="2026-09-29T16:58:00Z" w16du:dateUtc="2026-09-29T14:58:00Z">
              <w:r>
                <w:rPr>
                  <w:rFonts w:cs="Arial"/>
                  <w:sz w:val="13"/>
                  <w:szCs w:val="13"/>
                </w:rPr>
                <w:t>178</w:t>
              </w:r>
            </w:ins>
          </w:p>
        </w:tc>
        <w:tc>
          <w:tcPr>
            <w:tcW w:w="500" w:type="dxa"/>
            <w:vAlign w:val="center"/>
          </w:tcPr>
          <w:p w14:paraId="5E0009BE" w14:textId="77777777" w:rsidR="00C60D85" w:rsidRDefault="00000000">
            <w:pPr>
              <w:spacing w:after="0"/>
              <w:rPr>
                <w:ins w:id="10445" w:author="Sean de Noronha | DRG" w:date="2026-09-29T16:58:00Z" w16du:dateUtc="2026-09-29T14:58:00Z"/>
                <w:rFonts w:cs="Arial"/>
                <w:sz w:val="13"/>
                <w:szCs w:val="13"/>
              </w:rPr>
            </w:pPr>
            <w:ins w:id="10446" w:author="Sean de Noronha | DRG" w:date="2026-09-29T16:58:00Z" w16du:dateUtc="2026-09-29T14:58:00Z">
              <w:r>
                <w:rPr>
                  <w:rFonts w:cs="Arial"/>
                  <w:sz w:val="13"/>
                  <w:szCs w:val="13"/>
                </w:rPr>
                <w:t>T2</w:t>
              </w:r>
            </w:ins>
          </w:p>
        </w:tc>
        <w:tc>
          <w:tcPr>
            <w:tcW w:w="660" w:type="dxa"/>
            <w:vAlign w:val="center"/>
          </w:tcPr>
          <w:p w14:paraId="5E0009BF" w14:textId="77777777" w:rsidR="00C60D85" w:rsidRDefault="00000000">
            <w:pPr>
              <w:spacing w:after="0"/>
              <w:rPr>
                <w:ins w:id="10447" w:author="Sean de Noronha | DRG" w:date="2026-09-29T16:58:00Z" w16du:dateUtc="2026-09-29T14:58:00Z"/>
                <w:rFonts w:cs="Arial"/>
                <w:sz w:val="13"/>
                <w:szCs w:val="13"/>
              </w:rPr>
            </w:pPr>
            <w:ins w:id="10448" w:author="Sean de Noronha | DRG" w:date="2026-09-29T16:58:00Z" w16du:dateUtc="2026-09-29T14:58:00Z">
              <w:r>
                <w:rPr>
                  <w:rFonts w:cs="Arial"/>
                  <w:sz w:val="13"/>
                  <w:szCs w:val="13"/>
                </w:rPr>
                <w:t>2</w:t>
              </w:r>
            </w:ins>
          </w:p>
        </w:tc>
        <w:tc>
          <w:tcPr>
            <w:tcW w:w="1920" w:type="dxa"/>
            <w:vAlign w:val="center"/>
          </w:tcPr>
          <w:p w14:paraId="5E0009C0" w14:textId="77777777" w:rsidR="00C60D85" w:rsidRDefault="00000000">
            <w:pPr>
              <w:spacing w:after="0"/>
              <w:rPr>
                <w:ins w:id="10449" w:author="Sean de Noronha | DRG" w:date="2026-09-29T16:58:00Z" w16du:dateUtc="2026-09-29T14:58:00Z"/>
                <w:rFonts w:cs="Arial"/>
                <w:sz w:val="13"/>
                <w:szCs w:val="13"/>
              </w:rPr>
            </w:pPr>
            <w:ins w:id="10450" w:author="Sean de Noronha | DRG" w:date="2026-09-29T16:58:00Z" w16du:dateUtc="2026-09-29T14:58:00Z">
              <w:r>
                <w:rPr>
                  <w:rFonts w:cs="Arial"/>
                  <w:sz w:val="13"/>
                  <w:szCs w:val="13"/>
                </w:rPr>
                <w:t>CSST, Manufacturer C, EHD 31</w:t>
              </w:r>
            </w:ins>
          </w:p>
        </w:tc>
        <w:tc>
          <w:tcPr>
            <w:tcW w:w="520" w:type="dxa"/>
            <w:vAlign w:val="center"/>
          </w:tcPr>
          <w:p w14:paraId="5E0009C1" w14:textId="77777777" w:rsidR="00C60D85" w:rsidRDefault="00000000">
            <w:pPr>
              <w:spacing w:after="0"/>
              <w:rPr>
                <w:ins w:id="10451" w:author="Sean de Noronha | DRG" w:date="2026-09-29T16:58:00Z" w16du:dateUtc="2026-09-29T14:58:00Z"/>
                <w:rFonts w:cs="Arial"/>
                <w:sz w:val="13"/>
                <w:szCs w:val="13"/>
              </w:rPr>
            </w:pPr>
            <w:ins w:id="10452" w:author="Sean de Noronha | DRG" w:date="2026-09-29T16:58:00Z" w16du:dateUtc="2026-09-29T14:58:00Z">
              <w:r>
                <w:rPr>
                  <w:rFonts w:cs="Arial"/>
                  <w:sz w:val="13"/>
                  <w:szCs w:val="13"/>
                </w:rPr>
                <w:t>NG</w:t>
              </w:r>
            </w:ins>
          </w:p>
        </w:tc>
        <w:tc>
          <w:tcPr>
            <w:tcW w:w="900" w:type="dxa"/>
            <w:vAlign w:val="center"/>
          </w:tcPr>
          <w:p w14:paraId="5E0009C2" w14:textId="77777777" w:rsidR="00C60D85" w:rsidRDefault="00000000">
            <w:pPr>
              <w:spacing w:after="0"/>
              <w:rPr>
                <w:ins w:id="10453" w:author="Sean de Noronha | DRG" w:date="2026-09-29T16:58:00Z" w16du:dateUtc="2026-09-29T14:58:00Z"/>
                <w:rFonts w:cs="Arial"/>
                <w:sz w:val="13"/>
                <w:szCs w:val="13"/>
              </w:rPr>
            </w:pPr>
            <w:ins w:id="10454" w:author="Sean de Noronha | DRG" w:date="2026-09-29T16:58:00Z" w16du:dateUtc="2026-09-29T14:58:00Z">
              <w:r>
                <w:rPr>
                  <w:rFonts w:cs="Arial"/>
                  <w:sz w:val="13"/>
                  <w:szCs w:val="13"/>
                </w:rPr>
                <w:t>3,780</w:t>
              </w:r>
            </w:ins>
          </w:p>
        </w:tc>
        <w:tc>
          <w:tcPr>
            <w:tcW w:w="800" w:type="dxa"/>
            <w:vAlign w:val="center"/>
          </w:tcPr>
          <w:p w14:paraId="5E0009C3" w14:textId="77777777" w:rsidR="00C60D85" w:rsidRDefault="00000000">
            <w:pPr>
              <w:spacing w:after="0"/>
              <w:rPr>
                <w:ins w:id="10455" w:author="Sean de Noronha | DRG" w:date="2026-09-29T16:58:00Z" w16du:dateUtc="2026-09-29T14:58:00Z"/>
                <w:rFonts w:cs="Arial"/>
                <w:sz w:val="13"/>
                <w:szCs w:val="13"/>
              </w:rPr>
            </w:pPr>
            <w:ins w:id="10456" w:author="Sean de Noronha | DRG" w:date="2026-09-29T16:58:00Z" w16du:dateUtc="2026-09-29T14:58:00Z">
              <w:r>
                <w:rPr>
                  <w:rFonts w:cs="Arial"/>
                  <w:sz w:val="13"/>
                  <w:szCs w:val="13"/>
                </w:rPr>
                <w:t>50 ft</w:t>
              </w:r>
            </w:ins>
          </w:p>
        </w:tc>
        <w:tc>
          <w:tcPr>
            <w:tcW w:w="880" w:type="dxa"/>
            <w:vAlign w:val="center"/>
          </w:tcPr>
          <w:p w14:paraId="5E0009C4" w14:textId="77777777" w:rsidR="00C60D85" w:rsidRDefault="00000000">
            <w:pPr>
              <w:spacing w:after="0"/>
              <w:rPr>
                <w:ins w:id="10457" w:author="Sean de Noronha | DRG" w:date="2026-09-29T16:58:00Z" w16du:dateUtc="2026-09-29T14:58:00Z"/>
                <w:rFonts w:cs="Arial"/>
                <w:sz w:val="13"/>
                <w:szCs w:val="13"/>
              </w:rPr>
            </w:pPr>
            <w:ins w:id="10458" w:author="Sean de Noronha | DRG" w:date="2026-09-29T16:58:00Z" w16du:dateUtc="2026-09-29T14:58:00Z">
              <w:r>
                <w:rPr>
                  <w:rFonts w:cs="Arial"/>
                  <w:sz w:val="13"/>
                  <w:szCs w:val="13"/>
                </w:rPr>
                <w:t>1.72</w:t>
              </w:r>
            </w:ins>
          </w:p>
        </w:tc>
        <w:tc>
          <w:tcPr>
            <w:tcW w:w="820" w:type="dxa"/>
            <w:vAlign w:val="center"/>
          </w:tcPr>
          <w:p w14:paraId="5E0009C5" w14:textId="77777777" w:rsidR="00C60D85" w:rsidRDefault="00000000">
            <w:pPr>
              <w:spacing w:after="0"/>
              <w:rPr>
                <w:ins w:id="10459" w:author="Sean de Noronha | DRG" w:date="2026-09-29T16:58:00Z" w16du:dateUtc="2026-09-29T14:58:00Z"/>
                <w:rFonts w:cs="Arial"/>
                <w:sz w:val="13"/>
                <w:szCs w:val="13"/>
              </w:rPr>
            </w:pPr>
            <w:ins w:id="10460" w:author="Sean de Noronha | DRG" w:date="2026-09-29T16:58:00Z" w16du:dateUtc="2026-09-29T14:58:00Z">
              <w:r>
                <w:rPr>
                  <w:rFonts w:cs="Arial"/>
                  <w:sz w:val="13"/>
                  <w:szCs w:val="13"/>
                </w:rPr>
                <w:t>125</w:t>
              </w:r>
            </w:ins>
          </w:p>
        </w:tc>
        <w:tc>
          <w:tcPr>
            <w:tcW w:w="1100" w:type="dxa"/>
            <w:vAlign w:val="center"/>
          </w:tcPr>
          <w:p w14:paraId="5E0009C6" w14:textId="77777777" w:rsidR="00C60D85" w:rsidRDefault="00000000">
            <w:pPr>
              <w:spacing w:after="0"/>
              <w:rPr>
                <w:ins w:id="10461" w:author="Sean de Noronha | DRG" w:date="2026-09-29T16:58:00Z" w16du:dateUtc="2026-09-29T14:58:00Z"/>
                <w:rFonts w:cs="Arial"/>
                <w:sz w:val="13"/>
                <w:szCs w:val="13"/>
              </w:rPr>
            </w:pPr>
            <w:ins w:id="10462" w:author="Sean de Noronha | DRG" w:date="2026-09-29T16:58:00Z" w16du:dateUtc="2026-09-29T14:58:00Z">
              <w:r>
                <w:rPr>
                  <w:rFonts w:cs="Arial"/>
                  <w:sz w:val="13"/>
                  <w:szCs w:val="13"/>
                </w:rPr>
                <w:t>84.9 (180)</w:t>
              </w:r>
            </w:ins>
          </w:p>
        </w:tc>
        <w:tc>
          <w:tcPr>
            <w:tcW w:w="700" w:type="dxa"/>
            <w:vAlign w:val="center"/>
          </w:tcPr>
          <w:p w14:paraId="5E0009C7" w14:textId="77777777" w:rsidR="00C60D85" w:rsidRDefault="00000000">
            <w:pPr>
              <w:spacing w:after="0"/>
              <w:rPr>
                <w:ins w:id="10463" w:author="Sean de Noronha | DRG" w:date="2026-09-29T16:58:00Z" w16du:dateUtc="2026-09-29T14:58:00Z"/>
                <w:rFonts w:cs="Arial"/>
                <w:sz w:val="13"/>
                <w:szCs w:val="13"/>
              </w:rPr>
            </w:pPr>
            <w:ins w:id="10464" w:author="Sean de Noronha | DRG" w:date="2026-09-29T16:58:00Z" w16du:dateUtc="2026-09-29T14:58:00Z">
              <w:r>
                <w:rPr>
                  <w:rFonts w:cs="Arial"/>
                  <w:sz w:val="13"/>
                  <w:szCs w:val="13"/>
                </w:rPr>
                <w:t>2.12</w:t>
              </w:r>
            </w:ins>
          </w:p>
        </w:tc>
      </w:tr>
      <w:tr w:rsidR="00C60D85" w14:paraId="1606BB0F" w14:textId="77777777">
        <w:trPr>
          <w:jc w:val="center"/>
          <w:ins w:id="10465" w:author="Sean de Noronha | DRG" w:date="2026-09-29T16:58:00Z"/>
        </w:trPr>
        <w:tc>
          <w:tcPr>
            <w:tcW w:w="560" w:type="dxa"/>
            <w:vAlign w:val="center"/>
          </w:tcPr>
          <w:p w14:paraId="5E0009C8" w14:textId="77777777" w:rsidR="00C60D85" w:rsidRDefault="00000000">
            <w:pPr>
              <w:spacing w:after="0"/>
              <w:rPr>
                <w:ins w:id="10466" w:author="Sean de Noronha | DRG" w:date="2026-09-29T16:58:00Z" w16du:dateUtc="2026-09-29T14:58:00Z"/>
                <w:rFonts w:cs="Arial"/>
                <w:sz w:val="13"/>
                <w:szCs w:val="13"/>
              </w:rPr>
            </w:pPr>
            <w:ins w:id="10467" w:author="Sean de Noronha | DRG" w:date="2026-09-29T16:58:00Z" w16du:dateUtc="2026-09-29T14:58:00Z">
              <w:r>
                <w:rPr>
                  <w:rFonts w:cs="Arial"/>
                  <w:sz w:val="13"/>
                  <w:szCs w:val="13"/>
                </w:rPr>
                <w:t>179</w:t>
              </w:r>
            </w:ins>
          </w:p>
        </w:tc>
        <w:tc>
          <w:tcPr>
            <w:tcW w:w="500" w:type="dxa"/>
            <w:vAlign w:val="center"/>
          </w:tcPr>
          <w:p w14:paraId="5E0009C9" w14:textId="77777777" w:rsidR="00C60D85" w:rsidRDefault="00000000">
            <w:pPr>
              <w:spacing w:after="0"/>
              <w:rPr>
                <w:ins w:id="10468" w:author="Sean de Noronha | DRG" w:date="2026-09-29T16:58:00Z" w16du:dateUtc="2026-09-29T14:58:00Z"/>
                <w:rFonts w:cs="Arial"/>
                <w:sz w:val="13"/>
                <w:szCs w:val="13"/>
              </w:rPr>
            </w:pPr>
            <w:ins w:id="10469" w:author="Sean de Noronha | DRG" w:date="2026-09-29T16:58:00Z" w16du:dateUtc="2026-09-29T14:58:00Z">
              <w:r>
                <w:rPr>
                  <w:rFonts w:cs="Arial"/>
                  <w:sz w:val="13"/>
                  <w:szCs w:val="13"/>
                </w:rPr>
                <w:t>T2</w:t>
              </w:r>
            </w:ins>
          </w:p>
        </w:tc>
        <w:tc>
          <w:tcPr>
            <w:tcW w:w="660" w:type="dxa"/>
            <w:vAlign w:val="center"/>
          </w:tcPr>
          <w:p w14:paraId="5E0009CA" w14:textId="77777777" w:rsidR="00C60D85" w:rsidRDefault="00000000">
            <w:pPr>
              <w:spacing w:after="0"/>
              <w:rPr>
                <w:ins w:id="10470" w:author="Sean de Noronha | DRG" w:date="2026-09-29T16:58:00Z" w16du:dateUtc="2026-09-29T14:58:00Z"/>
                <w:rFonts w:cs="Arial"/>
                <w:sz w:val="13"/>
                <w:szCs w:val="13"/>
              </w:rPr>
            </w:pPr>
            <w:ins w:id="10471" w:author="Sean de Noronha | DRG" w:date="2026-09-29T16:58:00Z" w16du:dateUtc="2026-09-29T14:58:00Z">
              <w:r>
                <w:rPr>
                  <w:rFonts w:cs="Arial"/>
                  <w:sz w:val="13"/>
                  <w:szCs w:val="13"/>
                </w:rPr>
                <w:t>2</w:t>
              </w:r>
            </w:ins>
          </w:p>
        </w:tc>
        <w:tc>
          <w:tcPr>
            <w:tcW w:w="1920" w:type="dxa"/>
            <w:vAlign w:val="center"/>
          </w:tcPr>
          <w:p w14:paraId="5E0009CB" w14:textId="77777777" w:rsidR="00C60D85" w:rsidRDefault="00000000">
            <w:pPr>
              <w:spacing w:after="0"/>
              <w:rPr>
                <w:ins w:id="10472" w:author="Sean de Noronha | DRG" w:date="2026-09-29T16:58:00Z" w16du:dateUtc="2026-09-29T14:58:00Z"/>
                <w:rFonts w:cs="Arial"/>
                <w:sz w:val="13"/>
                <w:szCs w:val="13"/>
              </w:rPr>
            </w:pPr>
            <w:ins w:id="10473" w:author="Sean de Noronha | DRG" w:date="2026-09-29T16:58:00Z" w16du:dateUtc="2026-09-29T14:58:00Z">
              <w:r>
                <w:rPr>
                  <w:rFonts w:cs="Arial"/>
                  <w:sz w:val="13"/>
                  <w:szCs w:val="13"/>
                </w:rPr>
                <w:t>CSST, Manufacturer C, EHD 31</w:t>
              </w:r>
            </w:ins>
          </w:p>
        </w:tc>
        <w:tc>
          <w:tcPr>
            <w:tcW w:w="520" w:type="dxa"/>
            <w:vAlign w:val="center"/>
          </w:tcPr>
          <w:p w14:paraId="5E0009CC" w14:textId="77777777" w:rsidR="00C60D85" w:rsidRDefault="00000000">
            <w:pPr>
              <w:spacing w:after="0"/>
              <w:rPr>
                <w:ins w:id="10474" w:author="Sean de Noronha | DRG" w:date="2026-09-29T16:58:00Z" w16du:dateUtc="2026-09-29T14:58:00Z"/>
                <w:rFonts w:cs="Arial"/>
                <w:sz w:val="13"/>
                <w:szCs w:val="13"/>
              </w:rPr>
            </w:pPr>
            <w:ins w:id="10475" w:author="Sean de Noronha | DRG" w:date="2026-09-29T16:58:00Z" w16du:dateUtc="2026-09-29T14:58:00Z">
              <w:r>
                <w:rPr>
                  <w:rFonts w:cs="Arial"/>
                  <w:sz w:val="13"/>
                  <w:szCs w:val="13"/>
                </w:rPr>
                <w:t>NG</w:t>
              </w:r>
            </w:ins>
          </w:p>
        </w:tc>
        <w:tc>
          <w:tcPr>
            <w:tcW w:w="900" w:type="dxa"/>
            <w:vAlign w:val="center"/>
          </w:tcPr>
          <w:p w14:paraId="5E0009CD" w14:textId="77777777" w:rsidR="00C60D85" w:rsidRDefault="00000000">
            <w:pPr>
              <w:spacing w:after="0"/>
              <w:rPr>
                <w:ins w:id="10476" w:author="Sean de Noronha | DRG" w:date="2026-09-29T16:58:00Z" w16du:dateUtc="2026-09-29T14:58:00Z"/>
                <w:rFonts w:cs="Arial"/>
                <w:sz w:val="13"/>
                <w:szCs w:val="13"/>
              </w:rPr>
            </w:pPr>
            <w:ins w:id="10477" w:author="Sean de Noronha | DRG" w:date="2026-09-29T16:58:00Z" w16du:dateUtc="2026-09-29T14:58:00Z">
              <w:r>
                <w:rPr>
                  <w:rFonts w:cs="Arial"/>
                  <w:sz w:val="13"/>
                  <w:szCs w:val="13"/>
                </w:rPr>
                <w:t>2,990</w:t>
              </w:r>
            </w:ins>
          </w:p>
        </w:tc>
        <w:tc>
          <w:tcPr>
            <w:tcW w:w="800" w:type="dxa"/>
            <w:vAlign w:val="center"/>
          </w:tcPr>
          <w:p w14:paraId="5E0009CE" w14:textId="77777777" w:rsidR="00C60D85" w:rsidRDefault="00000000">
            <w:pPr>
              <w:spacing w:after="0"/>
              <w:rPr>
                <w:ins w:id="10478" w:author="Sean de Noronha | DRG" w:date="2026-09-29T16:58:00Z" w16du:dateUtc="2026-09-29T14:58:00Z"/>
                <w:rFonts w:cs="Arial"/>
                <w:sz w:val="13"/>
                <w:szCs w:val="13"/>
              </w:rPr>
            </w:pPr>
            <w:ins w:id="10479" w:author="Sean de Noronha | DRG" w:date="2026-09-29T16:58:00Z" w16du:dateUtc="2026-09-29T14:58:00Z">
              <w:r>
                <w:rPr>
                  <w:rFonts w:cs="Arial"/>
                  <w:sz w:val="13"/>
                  <w:szCs w:val="13"/>
                </w:rPr>
                <w:t>80 ft</w:t>
              </w:r>
            </w:ins>
          </w:p>
        </w:tc>
        <w:tc>
          <w:tcPr>
            <w:tcW w:w="880" w:type="dxa"/>
            <w:vAlign w:val="center"/>
          </w:tcPr>
          <w:p w14:paraId="5E0009CF" w14:textId="77777777" w:rsidR="00C60D85" w:rsidRDefault="00000000">
            <w:pPr>
              <w:spacing w:after="0"/>
              <w:rPr>
                <w:ins w:id="10480" w:author="Sean de Noronha | DRG" w:date="2026-09-29T16:58:00Z" w16du:dateUtc="2026-09-29T14:58:00Z"/>
                <w:rFonts w:cs="Arial"/>
                <w:sz w:val="13"/>
                <w:szCs w:val="13"/>
              </w:rPr>
            </w:pPr>
            <w:ins w:id="10481" w:author="Sean de Noronha | DRG" w:date="2026-09-29T16:58:00Z" w16du:dateUtc="2026-09-29T14:58:00Z">
              <w:r>
                <w:rPr>
                  <w:rFonts w:cs="Arial"/>
                  <w:sz w:val="13"/>
                  <w:szCs w:val="13"/>
                </w:rPr>
                <w:t>1.72</w:t>
              </w:r>
            </w:ins>
          </w:p>
        </w:tc>
        <w:tc>
          <w:tcPr>
            <w:tcW w:w="820" w:type="dxa"/>
            <w:vAlign w:val="center"/>
          </w:tcPr>
          <w:p w14:paraId="5E0009D0" w14:textId="77777777" w:rsidR="00C60D85" w:rsidRDefault="00000000">
            <w:pPr>
              <w:spacing w:after="0"/>
              <w:rPr>
                <w:ins w:id="10482" w:author="Sean de Noronha | DRG" w:date="2026-09-29T16:58:00Z" w16du:dateUtc="2026-09-29T14:58:00Z"/>
                <w:rFonts w:cs="Arial"/>
                <w:sz w:val="13"/>
                <w:szCs w:val="13"/>
              </w:rPr>
            </w:pPr>
            <w:ins w:id="10483" w:author="Sean de Noronha | DRG" w:date="2026-09-29T16:58:00Z" w16du:dateUtc="2026-09-29T14:58:00Z">
              <w:r>
                <w:rPr>
                  <w:rFonts w:cs="Arial"/>
                  <w:sz w:val="13"/>
                  <w:szCs w:val="13"/>
                </w:rPr>
                <w:t>125</w:t>
              </w:r>
            </w:ins>
          </w:p>
        </w:tc>
        <w:tc>
          <w:tcPr>
            <w:tcW w:w="1100" w:type="dxa"/>
            <w:vAlign w:val="center"/>
          </w:tcPr>
          <w:p w14:paraId="5E0009D1" w14:textId="77777777" w:rsidR="00C60D85" w:rsidRDefault="00000000">
            <w:pPr>
              <w:spacing w:after="0"/>
              <w:rPr>
                <w:ins w:id="10484" w:author="Sean de Noronha | DRG" w:date="2026-09-29T16:58:00Z" w16du:dateUtc="2026-09-29T14:58:00Z"/>
                <w:rFonts w:cs="Arial"/>
                <w:sz w:val="13"/>
                <w:szCs w:val="13"/>
              </w:rPr>
            </w:pPr>
            <w:ins w:id="10485" w:author="Sean de Noronha | DRG" w:date="2026-09-29T16:58:00Z" w16du:dateUtc="2026-09-29T14:58:00Z">
              <w:r>
                <w:rPr>
                  <w:rFonts w:cs="Arial"/>
                  <w:sz w:val="13"/>
                  <w:szCs w:val="13"/>
                </w:rPr>
                <w:t>67.3 (142)</w:t>
              </w:r>
            </w:ins>
          </w:p>
        </w:tc>
        <w:tc>
          <w:tcPr>
            <w:tcW w:w="700" w:type="dxa"/>
            <w:vAlign w:val="center"/>
          </w:tcPr>
          <w:p w14:paraId="5E0009D2" w14:textId="77777777" w:rsidR="00C60D85" w:rsidRDefault="00000000">
            <w:pPr>
              <w:spacing w:after="0"/>
              <w:rPr>
                <w:ins w:id="10486" w:author="Sean de Noronha | DRG" w:date="2026-09-29T16:58:00Z" w16du:dateUtc="2026-09-29T14:58:00Z"/>
                <w:rFonts w:cs="Arial"/>
                <w:sz w:val="13"/>
                <w:szCs w:val="13"/>
              </w:rPr>
            </w:pPr>
            <w:ins w:id="10487" w:author="Sean de Noronha | DRG" w:date="2026-09-29T16:58:00Z" w16du:dateUtc="2026-09-29T14:58:00Z">
              <w:r>
                <w:rPr>
                  <w:rFonts w:cs="Arial"/>
                  <w:sz w:val="13"/>
                  <w:szCs w:val="13"/>
                </w:rPr>
                <w:t>1.68</w:t>
              </w:r>
            </w:ins>
          </w:p>
        </w:tc>
      </w:tr>
      <w:tr w:rsidR="00C60D85" w14:paraId="1B42DE55" w14:textId="77777777">
        <w:trPr>
          <w:jc w:val="center"/>
          <w:ins w:id="10488" w:author="Sean de Noronha | DRG" w:date="2026-09-29T16:58:00Z"/>
        </w:trPr>
        <w:tc>
          <w:tcPr>
            <w:tcW w:w="560" w:type="dxa"/>
            <w:vAlign w:val="center"/>
          </w:tcPr>
          <w:p w14:paraId="5E0009D3" w14:textId="77777777" w:rsidR="00C60D85" w:rsidRDefault="00000000">
            <w:pPr>
              <w:spacing w:after="0"/>
              <w:rPr>
                <w:ins w:id="10489" w:author="Sean de Noronha | DRG" w:date="2026-09-29T16:58:00Z" w16du:dateUtc="2026-09-29T14:58:00Z"/>
                <w:rFonts w:cs="Arial"/>
                <w:sz w:val="13"/>
                <w:szCs w:val="13"/>
              </w:rPr>
            </w:pPr>
            <w:ins w:id="10490" w:author="Sean de Noronha | DRG" w:date="2026-09-29T16:58:00Z" w16du:dateUtc="2026-09-29T14:58:00Z">
              <w:r>
                <w:rPr>
                  <w:rFonts w:cs="Arial"/>
                  <w:sz w:val="13"/>
                  <w:szCs w:val="13"/>
                </w:rPr>
                <w:t>180</w:t>
              </w:r>
            </w:ins>
          </w:p>
        </w:tc>
        <w:tc>
          <w:tcPr>
            <w:tcW w:w="500" w:type="dxa"/>
            <w:vAlign w:val="center"/>
          </w:tcPr>
          <w:p w14:paraId="5E0009D4" w14:textId="77777777" w:rsidR="00C60D85" w:rsidRDefault="00000000">
            <w:pPr>
              <w:spacing w:after="0"/>
              <w:rPr>
                <w:ins w:id="10491" w:author="Sean de Noronha | DRG" w:date="2026-09-29T16:58:00Z" w16du:dateUtc="2026-09-29T14:58:00Z"/>
                <w:rFonts w:cs="Arial"/>
                <w:sz w:val="13"/>
                <w:szCs w:val="13"/>
              </w:rPr>
            </w:pPr>
            <w:ins w:id="10492" w:author="Sean de Noronha | DRG" w:date="2026-09-29T16:58:00Z" w16du:dateUtc="2026-09-29T14:58:00Z">
              <w:r>
                <w:rPr>
                  <w:rFonts w:cs="Arial"/>
                  <w:sz w:val="13"/>
                  <w:szCs w:val="13"/>
                </w:rPr>
                <w:t>T2</w:t>
              </w:r>
            </w:ins>
          </w:p>
        </w:tc>
        <w:tc>
          <w:tcPr>
            <w:tcW w:w="660" w:type="dxa"/>
            <w:vAlign w:val="center"/>
          </w:tcPr>
          <w:p w14:paraId="5E0009D5" w14:textId="77777777" w:rsidR="00C60D85" w:rsidRDefault="00000000">
            <w:pPr>
              <w:spacing w:after="0"/>
              <w:rPr>
                <w:ins w:id="10493" w:author="Sean de Noronha | DRG" w:date="2026-09-29T16:58:00Z" w16du:dateUtc="2026-09-29T14:58:00Z"/>
                <w:rFonts w:cs="Arial"/>
                <w:sz w:val="13"/>
                <w:szCs w:val="13"/>
              </w:rPr>
            </w:pPr>
            <w:ins w:id="10494" w:author="Sean de Noronha | DRG" w:date="2026-09-29T16:58:00Z" w16du:dateUtc="2026-09-29T14:58:00Z">
              <w:r>
                <w:rPr>
                  <w:rFonts w:cs="Arial"/>
                  <w:sz w:val="13"/>
                  <w:szCs w:val="13"/>
                </w:rPr>
                <w:t>2</w:t>
              </w:r>
            </w:ins>
          </w:p>
        </w:tc>
        <w:tc>
          <w:tcPr>
            <w:tcW w:w="1920" w:type="dxa"/>
            <w:vAlign w:val="center"/>
          </w:tcPr>
          <w:p w14:paraId="5E0009D6" w14:textId="77777777" w:rsidR="00C60D85" w:rsidRDefault="00000000">
            <w:pPr>
              <w:spacing w:after="0"/>
              <w:rPr>
                <w:ins w:id="10495" w:author="Sean de Noronha | DRG" w:date="2026-09-29T16:58:00Z" w16du:dateUtc="2026-09-29T14:58:00Z"/>
                <w:rFonts w:cs="Arial"/>
                <w:sz w:val="13"/>
                <w:szCs w:val="13"/>
              </w:rPr>
            </w:pPr>
            <w:ins w:id="10496" w:author="Sean de Noronha | DRG" w:date="2026-09-29T16:58:00Z" w16du:dateUtc="2026-09-29T14:58:00Z">
              <w:r>
                <w:rPr>
                  <w:rFonts w:cs="Arial"/>
                  <w:sz w:val="13"/>
                  <w:szCs w:val="13"/>
                </w:rPr>
                <w:t>CSST, Manufacturer C, EHD 31</w:t>
              </w:r>
            </w:ins>
          </w:p>
        </w:tc>
        <w:tc>
          <w:tcPr>
            <w:tcW w:w="520" w:type="dxa"/>
            <w:vAlign w:val="center"/>
          </w:tcPr>
          <w:p w14:paraId="5E0009D7" w14:textId="77777777" w:rsidR="00C60D85" w:rsidRDefault="00000000">
            <w:pPr>
              <w:spacing w:after="0"/>
              <w:rPr>
                <w:ins w:id="10497" w:author="Sean de Noronha | DRG" w:date="2026-09-29T16:58:00Z" w16du:dateUtc="2026-09-29T14:58:00Z"/>
                <w:rFonts w:cs="Arial"/>
                <w:sz w:val="13"/>
                <w:szCs w:val="13"/>
              </w:rPr>
            </w:pPr>
            <w:ins w:id="10498" w:author="Sean de Noronha | DRG" w:date="2026-09-29T16:58:00Z" w16du:dateUtc="2026-09-29T14:58:00Z">
              <w:r>
                <w:rPr>
                  <w:rFonts w:cs="Arial"/>
                  <w:sz w:val="13"/>
                  <w:szCs w:val="13"/>
                </w:rPr>
                <w:t>NG</w:t>
              </w:r>
            </w:ins>
          </w:p>
        </w:tc>
        <w:tc>
          <w:tcPr>
            <w:tcW w:w="900" w:type="dxa"/>
            <w:vAlign w:val="center"/>
          </w:tcPr>
          <w:p w14:paraId="5E0009D8" w14:textId="77777777" w:rsidR="00C60D85" w:rsidRDefault="00000000">
            <w:pPr>
              <w:spacing w:after="0"/>
              <w:rPr>
                <w:ins w:id="10499" w:author="Sean de Noronha | DRG" w:date="2026-09-29T16:58:00Z" w16du:dateUtc="2026-09-29T14:58:00Z"/>
                <w:rFonts w:cs="Arial"/>
                <w:sz w:val="13"/>
                <w:szCs w:val="13"/>
              </w:rPr>
            </w:pPr>
            <w:ins w:id="10500" w:author="Sean de Noronha | DRG" w:date="2026-09-29T16:58:00Z" w16du:dateUtc="2026-09-29T14:58:00Z">
              <w:r>
                <w:rPr>
                  <w:rFonts w:cs="Arial"/>
                  <w:sz w:val="13"/>
                  <w:szCs w:val="13"/>
                </w:rPr>
                <w:t>2,720</w:t>
              </w:r>
            </w:ins>
          </w:p>
        </w:tc>
        <w:tc>
          <w:tcPr>
            <w:tcW w:w="800" w:type="dxa"/>
            <w:vAlign w:val="center"/>
          </w:tcPr>
          <w:p w14:paraId="5E0009D9" w14:textId="77777777" w:rsidR="00C60D85" w:rsidRDefault="00000000">
            <w:pPr>
              <w:spacing w:after="0"/>
              <w:rPr>
                <w:ins w:id="10501" w:author="Sean de Noronha | DRG" w:date="2026-09-29T16:58:00Z" w16du:dateUtc="2026-09-29T14:58:00Z"/>
                <w:rFonts w:cs="Arial"/>
                <w:sz w:val="13"/>
                <w:szCs w:val="13"/>
              </w:rPr>
            </w:pPr>
            <w:ins w:id="10502" w:author="Sean de Noronha | DRG" w:date="2026-09-29T16:58:00Z" w16du:dateUtc="2026-09-29T14:58:00Z">
              <w:r>
                <w:rPr>
                  <w:rFonts w:cs="Arial"/>
                  <w:sz w:val="13"/>
                  <w:szCs w:val="13"/>
                </w:rPr>
                <w:t>100 ft</w:t>
              </w:r>
            </w:ins>
          </w:p>
        </w:tc>
        <w:tc>
          <w:tcPr>
            <w:tcW w:w="880" w:type="dxa"/>
            <w:vAlign w:val="center"/>
          </w:tcPr>
          <w:p w14:paraId="5E0009DA" w14:textId="77777777" w:rsidR="00C60D85" w:rsidRDefault="00000000">
            <w:pPr>
              <w:spacing w:after="0"/>
              <w:rPr>
                <w:ins w:id="10503" w:author="Sean de Noronha | DRG" w:date="2026-09-29T16:58:00Z" w16du:dateUtc="2026-09-29T14:58:00Z"/>
                <w:rFonts w:cs="Arial"/>
                <w:sz w:val="13"/>
                <w:szCs w:val="13"/>
              </w:rPr>
            </w:pPr>
            <w:ins w:id="10504" w:author="Sean de Noronha | DRG" w:date="2026-09-29T16:58:00Z" w16du:dateUtc="2026-09-29T14:58:00Z">
              <w:r>
                <w:rPr>
                  <w:rFonts w:cs="Arial"/>
                  <w:sz w:val="13"/>
                  <w:szCs w:val="13"/>
                </w:rPr>
                <w:t>1.72</w:t>
              </w:r>
            </w:ins>
          </w:p>
        </w:tc>
        <w:tc>
          <w:tcPr>
            <w:tcW w:w="820" w:type="dxa"/>
            <w:vAlign w:val="center"/>
          </w:tcPr>
          <w:p w14:paraId="5E0009DB" w14:textId="77777777" w:rsidR="00C60D85" w:rsidRDefault="00000000">
            <w:pPr>
              <w:spacing w:after="0"/>
              <w:rPr>
                <w:ins w:id="10505" w:author="Sean de Noronha | DRG" w:date="2026-09-29T16:58:00Z" w16du:dateUtc="2026-09-29T14:58:00Z"/>
                <w:rFonts w:cs="Arial"/>
                <w:sz w:val="13"/>
                <w:szCs w:val="13"/>
              </w:rPr>
            </w:pPr>
            <w:ins w:id="10506" w:author="Sean de Noronha | DRG" w:date="2026-09-29T16:58:00Z" w16du:dateUtc="2026-09-29T14:58:00Z">
              <w:r>
                <w:rPr>
                  <w:rFonts w:cs="Arial"/>
                  <w:sz w:val="13"/>
                  <w:szCs w:val="13"/>
                </w:rPr>
                <w:t>125</w:t>
              </w:r>
            </w:ins>
          </w:p>
        </w:tc>
        <w:tc>
          <w:tcPr>
            <w:tcW w:w="1100" w:type="dxa"/>
            <w:vAlign w:val="center"/>
          </w:tcPr>
          <w:p w14:paraId="5E0009DC" w14:textId="77777777" w:rsidR="00C60D85" w:rsidRDefault="00000000">
            <w:pPr>
              <w:spacing w:after="0"/>
              <w:rPr>
                <w:ins w:id="10507" w:author="Sean de Noronha | DRG" w:date="2026-09-29T16:58:00Z" w16du:dateUtc="2026-09-29T14:58:00Z"/>
                <w:rFonts w:cs="Arial"/>
                <w:sz w:val="13"/>
                <w:szCs w:val="13"/>
              </w:rPr>
            </w:pPr>
            <w:ins w:id="10508" w:author="Sean de Noronha | DRG" w:date="2026-09-29T16:58:00Z" w16du:dateUtc="2026-09-29T14:58:00Z">
              <w:r>
                <w:rPr>
                  <w:rFonts w:cs="Arial"/>
                  <w:sz w:val="13"/>
                  <w:szCs w:val="13"/>
                </w:rPr>
                <w:t>61.2 (130)</w:t>
              </w:r>
            </w:ins>
          </w:p>
        </w:tc>
        <w:tc>
          <w:tcPr>
            <w:tcW w:w="700" w:type="dxa"/>
            <w:vAlign w:val="center"/>
          </w:tcPr>
          <w:p w14:paraId="5E0009DD" w14:textId="77777777" w:rsidR="00C60D85" w:rsidRDefault="00000000">
            <w:pPr>
              <w:spacing w:after="0"/>
              <w:rPr>
                <w:ins w:id="10509" w:author="Sean de Noronha | DRG" w:date="2026-09-29T16:58:00Z" w16du:dateUtc="2026-09-29T14:58:00Z"/>
                <w:rFonts w:cs="Arial"/>
                <w:sz w:val="13"/>
                <w:szCs w:val="13"/>
              </w:rPr>
            </w:pPr>
            <w:ins w:id="10510" w:author="Sean de Noronha | DRG" w:date="2026-09-29T16:58:00Z" w16du:dateUtc="2026-09-29T14:58:00Z">
              <w:r>
                <w:rPr>
                  <w:rFonts w:cs="Arial"/>
                  <w:sz w:val="13"/>
                  <w:szCs w:val="13"/>
                </w:rPr>
                <w:t>1.53</w:t>
              </w:r>
            </w:ins>
          </w:p>
        </w:tc>
      </w:tr>
      <w:tr w:rsidR="00C60D85" w14:paraId="6F5818F9" w14:textId="77777777">
        <w:trPr>
          <w:jc w:val="center"/>
          <w:ins w:id="10511" w:author="Sean de Noronha | DRG" w:date="2026-09-29T16:58:00Z"/>
        </w:trPr>
        <w:tc>
          <w:tcPr>
            <w:tcW w:w="560" w:type="dxa"/>
            <w:vAlign w:val="center"/>
          </w:tcPr>
          <w:p w14:paraId="5E0009DE" w14:textId="77777777" w:rsidR="00C60D85" w:rsidRDefault="00000000">
            <w:pPr>
              <w:spacing w:after="0"/>
              <w:rPr>
                <w:ins w:id="10512" w:author="Sean de Noronha | DRG" w:date="2026-09-29T16:58:00Z" w16du:dateUtc="2026-09-29T14:58:00Z"/>
                <w:rFonts w:cs="Arial"/>
                <w:sz w:val="13"/>
                <w:szCs w:val="13"/>
              </w:rPr>
            </w:pPr>
            <w:ins w:id="10513" w:author="Sean de Noronha | DRG" w:date="2026-09-29T16:58:00Z" w16du:dateUtc="2026-09-29T14:58:00Z">
              <w:r>
                <w:rPr>
                  <w:rFonts w:cs="Arial"/>
                  <w:sz w:val="13"/>
                  <w:szCs w:val="13"/>
                </w:rPr>
                <w:t>181</w:t>
              </w:r>
            </w:ins>
          </w:p>
        </w:tc>
        <w:tc>
          <w:tcPr>
            <w:tcW w:w="500" w:type="dxa"/>
            <w:vAlign w:val="center"/>
          </w:tcPr>
          <w:p w14:paraId="5E0009DF" w14:textId="77777777" w:rsidR="00C60D85" w:rsidRDefault="00000000">
            <w:pPr>
              <w:spacing w:after="0"/>
              <w:rPr>
                <w:ins w:id="10514" w:author="Sean de Noronha | DRG" w:date="2026-09-29T16:58:00Z" w16du:dateUtc="2026-09-29T14:58:00Z"/>
                <w:rFonts w:cs="Arial"/>
                <w:sz w:val="13"/>
                <w:szCs w:val="13"/>
              </w:rPr>
            </w:pPr>
            <w:ins w:id="10515" w:author="Sean de Noronha | DRG" w:date="2026-09-29T16:58:00Z" w16du:dateUtc="2026-09-29T14:58:00Z">
              <w:r>
                <w:rPr>
                  <w:rFonts w:cs="Arial"/>
                  <w:sz w:val="13"/>
                  <w:szCs w:val="13"/>
                </w:rPr>
                <w:t>T2</w:t>
              </w:r>
            </w:ins>
          </w:p>
        </w:tc>
        <w:tc>
          <w:tcPr>
            <w:tcW w:w="660" w:type="dxa"/>
            <w:vAlign w:val="center"/>
          </w:tcPr>
          <w:p w14:paraId="5E0009E0" w14:textId="77777777" w:rsidR="00C60D85" w:rsidRDefault="00000000">
            <w:pPr>
              <w:spacing w:after="0"/>
              <w:rPr>
                <w:ins w:id="10516" w:author="Sean de Noronha | DRG" w:date="2026-09-29T16:58:00Z" w16du:dateUtc="2026-09-29T14:58:00Z"/>
                <w:rFonts w:cs="Arial"/>
                <w:sz w:val="13"/>
                <w:szCs w:val="13"/>
              </w:rPr>
            </w:pPr>
            <w:ins w:id="10517" w:author="Sean de Noronha | DRG" w:date="2026-09-29T16:58:00Z" w16du:dateUtc="2026-09-29T14:58:00Z">
              <w:r>
                <w:rPr>
                  <w:rFonts w:cs="Arial"/>
                  <w:sz w:val="13"/>
                  <w:szCs w:val="13"/>
                </w:rPr>
                <w:t>2</w:t>
              </w:r>
            </w:ins>
          </w:p>
        </w:tc>
        <w:tc>
          <w:tcPr>
            <w:tcW w:w="1920" w:type="dxa"/>
            <w:vAlign w:val="center"/>
          </w:tcPr>
          <w:p w14:paraId="5E0009E1" w14:textId="77777777" w:rsidR="00C60D85" w:rsidRDefault="00000000">
            <w:pPr>
              <w:spacing w:after="0"/>
              <w:rPr>
                <w:ins w:id="10518" w:author="Sean de Noronha | DRG" w:date="2026-09-29T16:58:00Z" w16du:dateUtc="2026-09-29T14:58:00Z"/>
                <w:rFonts w:cs="Arial"/>
                <w:sz w:val="13"/>
                <w:szCs w:val="13"/>
              </w:rPr>
            </w:pPr>
            <w:ins w:id="10519" w:author="Sean de Noronha | DRG" w:date="2026-09-29T16:58:00Z" w16du:dateUtc="2026-09-29T14:58:00Z">
              <w:r>
                <w:rPr>
                  <w:rFonts w:cs="Arial"/>
                  <w:sz w:val="13"/>
                  <w:szCs w:val="13"/>
                </w:rPr>
                <w:t>CSST, Manufacturer C, EHD 31</w:t>
              </w:r>
            </w:ins>
          </w:p>
        </w:tc>
        <w:tc>
          <w:tcPr>
            <w:tcW w:w="520" w:type="dxa"/>
            <w:vAlign w:val="center"/>
          </w:tcPr>
          <w:p w14:paraId="5E0009E2" w14:textId="77777777" w:rsidR="00C60D85" w:rsidRDefault="00000000">
            <w:pPr>
              <w:spacing w:after="0"/>
              <w:rPr>
                <w:ins w:id="10520" w:author="Sean de Noronha | DRG" w:date="2026-09-29T16:58:00Z" w16du:dateUtc="2026-09-29T14:58:00Z"/>
                <w:rFonts w:cs="Arial"/>
                <w:sz w:val="13"/>
                <w:szCs w:val="13"/>
              </w:rPr>
            </w:pPr>
            <w:ins w:id="10521" w:author="Sean de Noronha | DRG" w:date="2026-09-29T16:58:00Z" w16du:dateUtc="2026-09-29T14:58:00Z">
              <w:r>
                <w:rPr>
                  <w:rFonts w:cs="Arial"/>
                  <w:sz w:val="13"/>
                  <w:szCs w:val="13"/>
                </w:rPr>
                <w:t>NG</w:t>
              </w:r>
            </w:ins>
          </w:p>
        </w:tc>
        <w:tc>
          <w:tcPr>
            <w:tcW w:w="900" w:type="dxa"/>
            <w:vAlign w:val="center"/>
          </w:tcPr>
          <w:p w14:paraId="5E0009E3" w14:textId="77777777" w:rsidR="00C60D85" w:rsidRDefault="00000000">
            <w:pPr>
              <w:spacing w:after="0"/>
              <w:rPr>
                <w:ins w:id="10522" w:author="Sean de Noronha | DRG" w:date="2026-09-29T16:58:00Z" w16du:dateUtc="2026-09-29T14:58:00Z"/>
                <w:rFonts w:cs="Arial"/>
                <w:sz w:val="13"/>
                <w:szCs w:val="13"/>
              </w:rPr>
            </w:pPr>
            <w:ins w:id="10523" w:author="Sean de Noronha | DRG" w:date="2026-09-29T16:58:00Z" w16du:dateUtc="2026-09-29T14:58:00Z">
              <w:r>
                <w:rPr>
                  <w:rFonts w:cs="Arial"/>
                  <w:sz w:val="13"/>
                  <w:szCs w:val="13"/>
                </w:rPr>
                <w:t>2,280</w:t>
              </w:r>
            </w:ins>
          </w:p>
        </w:tc>
        <w:tc>
          <w:tcPr>
            <w:tcW w:w="800" w:type="dxa"/>
            <w:vAlign w:val="center"/>
          </w:tcPr>
          <w:p w14:paraId="5E0009E4" w14:textId="77777777" w:rsidR="00C60D85" w:rsidRDefault="00000000">
            <w:pPr>
              <w:spacing w:after="0"/>
              <w:rPr>
                <w:ins w:id="10524" w:author="Sean de Noronha | DRG" w:date="2026-09-29T16:58:00Z" w16du:dateUtc="2026-09-29T14:58:00Z"/>
                <w:rFonts w:cs="Arial"/>
                <w:sz w:val="13"/>
                <w:szCs w:val="13"/>
              </w:rPr>
            </w:pPr>
            <w:ins w:id="10525" w:author="Sean de Noronha | DRG" w:date="2026-09-29T16:58:00Z" w16du:dateUtc="2026-09-29T14:58:00Z">
              <w:r>
                <w:rPr>
                  <w:rFonts w:cs="Arial"/>
                  <w:sz w:val="13"/>
                  <w:szCs w:val="13"/>
                </w:rPr>
                <w:t>150 ft</w:t>
              </w:r>
            </w:ins>
          </w:p>
        </w:tc>
        <w:tc>
          <w:tcPr>
            <w:tcW w:w="880" w:type="dxa"/>
            <w:vAlign w:val="center"/>
          </w:tcPr>
          <w:p w14:paraId="5E0009E5" w14:textId="77777777" w:rsidR="00C60D85" w:rsidRDefault="00000000">
            <w:pPr>
              <w:spacing w:after="0"/>
              <w:rPr>
                <w:ins w:id="10526" w:author="Sean de Noronha | DRG" w:date="2026-09-29T16:58:00Z" w16du:dateUtc="2026-09-29T14:58:00Z"/>
                <w:rFonts w:cs="Arial"/>
                <w:sz w:val="13"/>
                <w:szCs w:val="13"/>
              </w:rPr>
            </w:pPr>
            <w:ins w:id="10527" w:author="Sean de Noronha | DRG" w:date="2026-09-29T16:58:00Z" w16du:dateUtc="2026-09-29T14:58:00Z">
              <w:r>
                <w:rPr>
                  <w:rFonts w:cs="Arial"/>
                  <w:sz w:val="13"/>
                  <w:szCs w:val="13"/>
                </w:rPr>
                <w:t>1.72</w:t>
              </w:r>
            </w:ins>
          </w:p>
        </w:tc>
        <w:tc>
          <w:tcPr>
            <w:tcW w:w="820" w:type="dxa"/>
            <w:vAlign w:val="center"/>
          </w:tcPr>
          <w:p w14:paraId="5E0009E6" w14:textId="77777777" w:rsidR="00C60D85" w:rsidRDefault="00000000">
            <w:pPr>
              <w:spacing w:after="0"/>
              <w:rPr>
                <w:ins w:id="10528" w:author="Sean de Noronha | DRG" w:date="2026-09-29T16:58:00Z" w16du:dateUtc="2026-09-29T14:58:00Z"/>
                <w:rFonts w:cs="Arial"/>
                <w:sz w:val="13"/>
                <w:szCs w:val="13"/>
              </w:rPr>
            </w:pPr>
            <w:ins w:id="10529" w:author="Sean de Noronha | DRG" w:date="2026-09-29T16:58:00Z" w16du:dateUtc="2026-09-29T14:58:00Z">
              <w:r>
                <w:rPr>
                  <w:rFonts w:cs="Arial"/>
                  <w:sz w:val="13"/>
                  <w:szCs w:val="13"/>
                </w:rPr>
                <w:t>125</w:t>
              </w:r>
            </w:ins>
          </w:p>
        </w:tc>
        <w:tc>
          <w:tcPr>
            <w:tcW w:w="1100" w:type="dxa"/>
            <w:vAlign w:val="center"/>
          </w:tcPr>
          <w:p w14:paraId="5E0009E7" w14:textId="77777777" w:rsidR="00C60D85" w:rsidRDefault="00000000">
            <w:pPr>
              <w:spacing w:after="0"/>
              <w:rPr>
                <w:ins w:id="10530" w:author="Sean de Noronha | DRG" w:date="2026-09-29T16:58:00Z" w16du:dateUtc="2026-09-29T14:58:00Z"/>
                <w:rFonts w:cs="Arial"/>
                <w:sz w:val="13"/>
                <w:szCs w:val="13"/>
              </w:rPr>
            </w:pPr>
            <w:ins w:id="10531" w:author="Sean de Noronha | DRG" w:date="2026-09-29T16:58:00Z" w16du:dateUtc="2026-09-29T14:58:00Z">
              <w:r>
                <w:rPr>
                  <w:rFonts w:cs="Arial"/>
                  <w:sz w:val="13"/>
                  <w:szCs w:val="13"/>
                </w:rPr>
                <w:t>51.3 (109)</w:t>
              </w:r>
            </w:ins>
          </w:p>
        </w:tc>
        <w:tc>
          <w:tcPr>
            <w:tcW w:w="700" w:type="dxa"/>
            <w:vAlign w:val="center"/>
          </w:tcPr>
          <w:p w14:paraId="5E0009E8" w14:textId="77777777" w:rsidR="00C60D85" w:rsidRDefault="00000000">
            <w:pPr>
              <w:spacing w:after="0"/>
              <w:rPr>
                <w:ins w:id="10532" w:author="Sean de Noronha | DRG" w:date="2026-09-29T16:58:00Z" w16du:dateUtc="2026-09-29T14:58:00Z"/>
                <w:rFonts w:cs="Arial"/>
                <w:sz w:val="13"/>
                <w:szCs w:val="13"/>
              </w:rPr>
            </w:pPr>
            <w:ins w:id="10533" w:author="Sean de Noronha | DRG" w:date="2026-09-29T16:58:00Z" w16du:dateUtc="2026-09-29T14:58:00Z">
              <w:r>
                <w:rPr>
                  <w:rFonts w:cs="Arial"/>
                  <w:sz w:val="13"/>
                  <w:szCs w:val="13"/>
                </w:rPr>
                <w:t>1.29</w:t>
              </w:r>
            </w:ins>
          </w:p>
        </w:tc>
      </w:tr>
      <w:tr w:rsidR="00C60D85" w14:paraId="21C30E35" w14:textId="77777777">
        <w:trPr>
          <w:jc w:val="center"/>
          <w:ins w:id="10534" w:author="Sean de Noronha | DRG" w:date="2026-09-29T16:58:00Z"/>
        </w:trPr>
        <w:tc>
          <w:tcPr>
            <w:tcW w:w="560" w:type="dxa"/>
            <w:vAlign w:val="center"/>
          </w:tcPr>
          <w:p w14:paraId="5E0009E9" w14:textId="77777777" w:rsidR="00C60D85" w:rsidRDefault="00000000">
            <w:pPr>
              <w:spacing w:after="0"/>
              <w:rPr>
                <w:ins w:id="10535" w:author="Sean de Noronha | DRG" w:date="2026-09-29T16:58:00Z" w16du:dateUtc="2026-09-29T14:58:00Z"/>
                <w:rFonts w:cs="Arial"/>
                <w:sz w:val="13"/>
                <w:szCs w:val="13"/>
              </w:rPr>
            </w:pPr>
            <w:ins w:id="10536" w:author="Sean de Noronha | DRG" w:date="2026-09-29T16:58:00Z" w16du:dateUtc="2026-09-29T14:58:00Z">
              <w:r>
                <w:rPr>
                  <w:rFonts w:cs="Arial"/>
                  <w:sz w:val="13"/>
                  <w:szCs w:val="13"/>
                </w:rPr>
                <w:t>182</w:t>
              </w:r>
            </w:ins>
          </w:p>
        </w:tc>
        <w:tc>
          <w:tcPr>
            <w:tcW w:w="500" w:type="dxa"/>
            <w:vAlign w:val="center"/>
          </w:tcPr>
          <w:p w14:paraId="5E0009EA" w14:textId="77777777" w:rsidR="00C60D85" w:rsidRDefault="00000000">
            <w:pPr>
              <w:spacing w:after="0"/>
              <w:rPr>
                <w:ins w:id="10537" w:author="Sean de Noronha | DRG" w:date="2026-09-29T16:58:00Z" w16du:dateUtc="2026-09-29T14:58:00Z"/>
                <w:rFonts w:cs="Arial"/>
                <w:sz w:val="13"/>
                <w:szCs w:val="13"/>
              </w:rPr>
            </w:pPr>
            <w:ins w:id="10538" w:author="Sean de Noronha | DRG" w:date="2026-09-29T16:58:00Z" w16du:dateUtc="2026-09-29T14:58:00Z">
              <w:r>
                <w:rPr>
                  <w:rFonts w:cs="Arial"/>
                  <w:sz w:val="13"/>
                  <w:szCs w:val="13"/>
                </w:rPr>
                <w:t>T2</w:t>
              </w:r>
            </w:ins>
          </w:p>
        </w:tc>
        <w:tc>
          <w:tcPr>
            <w:tcW w:w="660" w:type="dxa"/>
            <w:vAlign w:val="center"/>
          </w:tcPr>
          <w:p w14:paraId="5E0009EB" w14:textId="77777777" w:rsidR="00C60D85" w:rsidRDefault="00000000">
            <w:pPr>
              <w:spacing w:after="0"/>
              <w:rPr>
                <w:ins w:id="10539" w:author="Sean de Noronha | DRG" w:date="2026-09-29T16:58:00Z" w16du:dateUtc="2026-09-29T14:58:00Z"/>
                <w:rFonts w:cs="Arial"/>
                <w:sz w:val="13"/>
                <w:szCs w:val="13"/>
              </w:rPr>
            </w:pPr>
            <w:ins w:id="10540" w:author="Sean de Noronha | DRG" w:date="2026-09-29T16:58:00Z" w16du:dateUtc="2026-09-29T14:58:00Z">
              <w:r>
                <w:rPr>
                  <w:rFonts w:cs="Arial"/>
                  <w:sz w:val="13"/>
                  <w:szCs w:val="13"/>
                </w:rPr>
                <w:t>2</w:t>
              </w:r>
            </w:ins>
          </w:p>
        </w:tc>
        <w:tc>
          <w:tcPr>
            <w:tcW w:w="1920" w:type="dxa"/>
            <w:vAlign w:val="center"/>
          </w:tcPr>
          <w:p w14:paraId="5E0009EC" w14:textId="77777777" w:rsidR="00C60D85" w:rsidRDefault="00000000">
            <w:pPr>
              <w:spacing w:after="0"/>
              <w:rPr>
                <w:ins w:id="10541" w:author="Sean de Noronha | DRG" w:date="2026-09-29T16:58:00Z" w16du:dateUtc="2026-09-29T14:58:00Z"/>
                <w:rFonts w:cs="Arial"/>
                <w:sz w:val="13"/>
                <w:szCs w:val="13"/>
              </w:rPr>
            </w:pPr>
            <w:ins w:id="10542" w:author="Sean de Noronha | DRG" w:date="2026-09-29T16:58:00Z" w16du:dateUtc="2026-09-29T14:58:00Z">
              <w:r>
                <w:rPr>
                  <w:rFonts w:cs="Arial"/>
                  <w:sz w:val="13"/>
                  <w:szCs w:val="13"/>
                </w:rPr>
                <w:t>CSST, Manufacturer C, EHD 31</w:t>
              </w:r>
            </w:ins>
          </w:p>
        </w:tc>
        <w:tc>
          <w:tcPr>
            <w:tcW w:w="520" w:type="dxa"/>
            <w:vAlign w:val="center"/>
          </w:tcPr>
          <w:p w14:paraId="5E0009ED" w14:textId="77777777" w:rsidR="00C60D85" w:rsidRDefault="00000000">
            <w:pPr>
              <w:spacing w:after="0"/>
              <w:rPr>
                <w:ins w:id="10543" w:author="Sean de Noronha | DRG" w:date="2026-09-29T16:58:00Z" w16du:dateUtc="2026-09-29T14:58:00Z"/>
                <w:rFonts w:cs="Arial"/>
                <w:sz w:val="13"/>
                <w:szCs w:val="13"/>
              </w:rPr>
            </w:pPr>
            <w:ins w:id="10544" w:author="Sean de Noronha | DRG" w:date="2026-09-29T16:58:00Z" w16du:dateUtc="2026-09-29T14:58:00Z">
              <w:r>
                <w:rPr>
                  <w:rFonts w:cs="Arial"/>
                  <w:sz w:val="13"/>
                  <w:szCs w:val="13"/>
                </w:rPr>
                <w:t>NG</w:t>
              </w:r>
            </w:ins>
          </w:p>
        </w:tc>
        <w:tc>
          <w:tcPr>
            <w:tcW w:w="900" w:type="dxa"/>
            <w:vAlign w:val="center"/>
          </w:tcPr>
          <w:p w14:paraId="5E0009EE" w14:textId="77777777" w:rsidR="00C60D85" w:rsidRDefault="00000000">
            <w:pPr>
              <w:spacing w:after="0"/>
              <w:rPr>
                <w:ins w:id="10545" w:author="Sean de Noronha | DRG" w:date="2026-09-29T16:58:00Z" w16du:dateUtc="2026-09-29T14:58:00Z"/>
                <w:rFonts w:cs="Arial"/>
                <w:sz w:val="13"/>
                <w:szCs w:val="13"/>
              </w:rPr>
            </w:pPr>
            <w:ins w:id="10546" w:author="Sean de Noronha | DRG" w:date="2026-09-29T16:58:00Z" w16du:dateUtc="2026-09-29T14:58:00Z">
              <w:r>
                <w:rPr>
                  <w:rFonts w:cs="Arial"/>
                  <w:sz w:val="13"/>
                  <w:szCs w:val="13"/>
                </w:rPr>
                <w:t>2,090</w:t>
              </w:r>
            </w:ins>
          </w:p>
        </w:tc>
        <w:tc>
          <w:tcPr>
            <w:tcW w:w="800" w:type="dxa"/>
            <w:vAlign w:val="center"/>
          </w:tcPr>
          <w:p w14:paraId="5E0009EF" w14:textId="77777777" w:rsidR="00C60D85" w:rsidRDefault="00000000">
            <w:pPr>
              <w:spacing w:after="0"/>
              <w:rPr>
                <w:ins w:id="10547" w:author="Sean de Noronha | DRG" w:date="2026-09-29T16:58:00Z" w16du:dateUtc="2026-09-29T14:58:00Z"/>
                <w:rFonts w:cs="Arial"/>
                <w:sz w:val="13"/>
                <w:szCs w:val="13"/>
              </w:rPr>
            </w:pPr>
            <w:ins w:id="10548" w:author="Sean de Noronha | DRG" w:date="2026-09-29T16:58:00Z" w16du:dateUtc="2026-09-29T14:58:00Z">
              <w:r>
                <w:rPr>
                  <w:rFonts w:cs="Arial"/>
                  <w:sz w:val="13"/>
                  <w:szCs w:val="13"/>
                </w:rPr>
                <w:t>200 ft</w:t>
              </w:r>
            </w:ins>
          </w:p>
        </w:tc>
        <w:tc>
          <w:tcPr>
            <w:tcW w:w="880" w:type="dxa"/>
            <w:vAlign w:val="center"/>
          </w:tcPr>
          <w:p w14:paraId="5E0009F0" w14:textId="77777777" w:rsidR="00C60D85" w:rsidRDefault="00000000">
            <w:pPr>
              <w:spacing w:after="0"/>
              <w:rPr>
                <w:ins w:id="10549" w:author="Sean de Noronha | DRG" w:date="2026-09-29T16:58:00Z" w16du:dateUtc="2026-09-29T14:58:00Z"/>
                <w:rFonts w:cs="Arial"/>
                <w:sz w:val="13"/>
                <w:szCs w:val="13"/>
              </w:rPr>
            </w:pPr>
            <w:ins w:id="10550" w:author="Sean de Noronha | DRG" w:date="2026-09-29T16:58:00Z" w16du:dateUtc="2026-09-29T14:58:00Z">
              <w:r>
                <w:rPr>
                  <w:rFonts w:cs="Arial"/>
                  <w:sz w:val="13"/>
                  <w:szCs w:val="13"/>
                </w:rPr>
                <w:t>1.72</w:t>
              </w:r>
            </w:ins>
          </w:p>
        </w:tc>
        <w:tc>
          <w:tcPr>
            <w:tcW w:w="820" w:type="dxa"/>
            <w:vAlign w:val="center"/>
          </w:tcPr>
          <w:p w14:paraId="5E0009F1" w14:textId="77777777" w:rsidR="00C60D85" w:rsidRDefault="00000000">
            <w:pPr>
              <w:spacing w:after="0"/>
              <w:rPr>
                <w:ins w:id="10551" w:author="Sean de Noronha | DRG" w:date="2026-09-29T16:58:00Z" w16du:dateUtc="2026-09-29T14:58:00Z"/>
                <w:rFonts w:cs="Arial"/>
                <w:sz w:val="13"/>
                <w:szCs w:val="13"/>
              </w:rPr>
            </w:pPr>
            <w:ins w:id="10552" w:author="Sean de Noronha | DRG" w:date="2026-09-29T16:58:00Z" w16du:dateUtc="2026-09-29T14:58:00Z">
              <w:r>
                <w:rPr>
                  <w:rFonts w:cs="Arial"/>
                  <w:sz w:val="13"/>
                  <w:szCs w:val="13"/>
                </w:rPr>
                <w:t>125</w:t>
              </w:r>
            </w:ins>
          </w:p>
        </w:tc>
        <w:tc>
          <w:tcPr>
            <w:tcW w:w="1100" w:type="dxa"/>
            <w:vAlign w:val="center"/>
          </w:tcPr>
          <w:p w14:paraId="5E0009F2" w14:textId="77777777" w:rsidR="00C60D85" w:rsidRDefault="00000000">
            <w:pPr>
              <w:spacing w:after="0"/>
              <w:rPr>
                <w:ins w:id="10553" w:author="Sean de Noronha | DRG" w:date="2026-09-29T16:58:00Z" w16du:dateUtc="2026-09-29T14:58:00Z"/>
                <w:rFonts w:cs="Arial"/>
                <w:sz w:val="13"/>
                <w:szCs w:val="13"/>
              </w:rPr>
            </w:pPr>
            <w:ins w:id="10554" w:author="Sean de Noronha | DRG" w:date="2026-09-29T16:58:00Z" w16du:dateUtc="2026-09-29T14:58:00Z">
              <w:r>
                <w:rPr>
                  <w:rFonts w:cs="Arial"/>
                  <w:sz w:val="13"/>
                  <w:szCs w:val="13"/>
                </w:rPr>
                <w:t>47.1 (99.7)</w:t>
              </w:r>
            </w:ins>
          </w:p>
        </w:tc>
        <w:tc>
          <w:tcPr>
            <w:tcW w:w="700" w:type="dxa"/>
            <w:vAlign w:val="center"/>
          </w:tcPr>
          <w:p w14:paraId="5E0009F3" w14:textId="77777777" w:rsidR="00C60D85" w:rsidRDefault="00000000">
            <w:pPr>
              <w:spacing w:after="0"/>
              <w:rPr>
                <w:ins w:id="10555" w:author="Sean de Noronha | DRG" w:date="2026-09-29T16:58:00Z" w16du:dateUtc="2026-09-29T14:58:00Z"/>
                <w:rFonts w:cs="Arial"/>
                <w:sz w:val="13"/>
                <w:szCs w:val="13"/>
              </w:rPr>
            </w:pPr>
            <w:ins w:id="10556" w:author="Sean de Noronha | DRG" w:date="2026-09-29T16:58:00Z" w16du:dateUtc="2026-09-29T14:58:00Z">
              <w:r>
                <w:rPr>
                  <w:rFonts w:cs="Arial"/>
                  <w:sz w:val="13"/>
                  <w:szCs w:val="13"/>
                </w:rPr>
                <w:t>1.18</w:t>
              </w:r>
            </w:ins>
          </w:p>
        </w:tc>
      </w:tr>
      <w:tr w:rsidR="00C60D85" w14:paraId="5304C392" w14:textId="77777777">
        <w:trPr>
          <w:jc w:val="center"/>
          <w:ins w:id="10557" w:author="Sean de Noronha | DRG" w:date="2026-09-29T16:58:00Z"/>
        </w:trPr>
        <w:tc>
          <w:tcPr>
            <w:tcW w:w="560" w:type="dxa"/>
            <w:vAlign w:val="center"/>
          </w:tcPr>
          <w:p w14:paraId="5E0009F4" w14:textId="77777777" w:rsidR="00C60D85" w:rsidRDefault="00000000">
            <w:pPr>
              <w:spacing w:after="0"/>
              <w:rPr>
                <w:ins w:id="10558" w:author="Sean de Noronha | DRG" w:date="2026-09-29T16:58:00Z" w16du:dateUtc="2026-09-29T14:58:00Z"/>
                <w:rFonts w:cs="Arial"/>
                <w:sz w:val="13"/>
                <w:szCs w:val="13"/>
              </w:rPr>
            </w:pPr>
            <w:ins w:id="10559" w:author="Sean de Noronha | DRG" w:date="2026-09-29T16:58:00Z" w16du:dateUtc="2026-09-29T14:58:00Z">
              <w:r>
                <w:rPr>
                  <w:rFonts w:cs="Arial"/>
                  <w:sz w:val="13"/>
                  <w:szCs w:val="13"/>
                </w:rPr>
                <w:t>183</w:t>
              </w:r>
            </w:ins>
          </w:p>
        </w:tc>
        <w:tc>
          <w:tcPr>
            <w:tcW w:w="500" w:type="dxa"/>
            <w:vAlign w:val="center"/>
          </w:tcPr>
          <w:p w14:paraId="5E0009F5" w14:textId="77777777" w:rsidR="00C60D85" w:rsidRDefault="00000000">
            <w:pPr>
              <w:spacing w:after="0"/>
              <w:rPr>
                <w:ins w:id="10560" w:author="Sean de Noronha | DRG" w:date="2026-09-29T16:58:00Z" w16du:dateUtc="2026-09-29T14:58:00Z"/>
                <w:rFonts w:cs="Arial"/>
                <w:sz w:val="13"/>
                <w:szCs w:val="13"/>
              </w:rPr>
            </w:pPr>
            <w:ins w:id="10561" w:author="Sean de Noronha | DRG" w:date="2026-09-29T16:58:00Z" w16du:dateUtc="2026-09-29T14:58:00Z">
              <w:r>
                <w:rPr>
                  <w:rFonts w:cs="Arial"/>
                  <w:sz w:val="13"/>
                  <w:szCs w:val="13"/>
                </w:rPr>
                <w:t>T2</w:t>
              </w:r>
            </w:ins>
          </w:p>
        </w:tc>
        <w:tc>
          <w:tcPr>
            <w:tcW w:w="660" w:type="dxa"/>
            <w:vAlign w:val="center"/>
          </w:tcPr>
          <w:p w14:paraId="5E0009F6" w14:textId="77777777" w:rsidR="00C60D85" w:rsidRDefault="00000000">
            <w:pPr>
              <w:spacing w:after="0"/>
              <w:rPr>
                <w:ins w:id="10562" w:author="Sean de Noronha | DRG" w:date="2026-09-29T16:58:00Z" w16du:dateUtc="2026-09-29T14:58:00Z"/>
                <w:rFonts w:cs="Arial"/>
                <w:sz w:val="13"/>
                <w:szCs w:val="13"/>
              </w:rPr>
            </w:pPr>
            <w:ins w:id="10563" w:author="Sean de Noronha | DRG" w:date="2026-09-29T16:58:00Z" w16du:dateUtc="2026-09-29T14:58:00Z">
              <w:r>
                <w:rPr>
                  <w:rFonts w:cs="Arial"/>
                  <w:sz w:val="13"/>
                  <w:szCs w:val="13"/>
                </w:rPr>
                <w:t>2</w:t>
              </w:r>
            </w:ins>
          </w:p>
        </w:tc>
        <w:tc>
          <w:tcPr>
            <w:tcW w:w="1920" w:type="dxa"/>
            <w:vAlign w:val="center"/>
          </w:tcPr>
          <w:p w14:paraId="5E0009F7" w14:textId="77777777" w:rsidR="00C60D85" w:rsidRDefault="00000000">
            <w:pPr>
              <w:spacing w:after="0"/>
              <w:rPr>
                <w:ins w:id="10564" w:author="Sean de Noronha | DRG" w:date="2026-09-29T16:58:00Z" w16du:dateUtc="2026-09-29T14:58:00Z"/>
                <w:rFonts w:cs="Arial"/>
                <w:sz w:val="13"/>
                <w:szCs w:val="13"/>
              </w:rPr>
            </w:pPr>
            <w:ins w:id="10565" w:author="Sean de Noronha | DRG" w:date="2026-09-29T16:58:00Z" w16du:dateUtc="2026-09-29T14:58:00Z">
              <w:r>
                <w:rPr>
                  <w:rFonts w:cs="Arial"/>
                  <w:sz w:val="13"/>
                  <w:szCs w:val="13"/>
                </w:rPr>
                <w:t>CSST, Manufacturer C, EHD 31</w:t>
              </w:r>
            </w:ins>
          </w:p>
        </w:tc>
        <w:tc>
          <w:tcPr>
            <w:tcW w:w="520" w:type="dxa"/>
            <w:vAlign w:val="center"/>
          </w:tcPr>
          <w:p w14:paraId="5E0009F8" w14:textId="77777777" w:rsidR="00C60D85" w:rsidRDefault="00000000">
            <w:pPr>
              <w:spacing w:after="0"/>
              <w:rPr>
                <w:ins w:id="10566" w:author="Sean de Noronha | DRG" w:date="2026-09-29T16:58:00Z" w16du:dateUtc="2026-09-29T14:58:00Z"/>
                <w:rFonts w:cs="Arial"/>
                <w:sz w:val="13"/>
                <w:szCs w:val="13"/>
              </w:rPr>
            </w:pPr>
            <w:ins w:id="10567" w:author="Sean de Noronha | DRG" w:date="2026-09-29T16:58:00Z" w16du:dateUtc="2026-09-29T14:58:00Z">
              <w:r>
                <w:rPr>
                  <w:rFonts w:cs="Arial"/>
                  <w:sz w:val="13"/>
                  <w:szCs w:val="13"/>
                </w:rPr>
                <w:t>NG</w:t>
              </w:r>
            </w:ins>
          </w:p>
        </w:tc>
        <w:tc>
          <w:tcPr>
            <w:tcW w:w="900" w:type="dxa"/>
            <w:vAlign w:val="center"/>
          </w:tcPr>
          <w:p w14:paraId="5E0009F9" w14:textId="77777777" w:rsidR="00C60D85" w:rsidRDefault="00000000">
            <w:pPr>
              <w:spacing w:after="0"/>
              <w:rPr>
                <w:ins w:id="10568" w:author="Sean de Noronha | DRG" w:date="2026-09-29T16:58:00Z" w16du:dateUtc="2026-09-29T14:58:00Z"/>
                <w:rFonts w:cs="Arial"/>
                <w:sz w:val="13"/>
                <w:szCs w:val="13"/>
              </w:rPr>
            </w:pPr>
            <w:ins w:id="10569" w:author="Sean de Noronha | DRG" w:date="2026-09-29T16:58:00Z" w16du:dateUtc="2026-09-29T14:58:00Z">
              <w:r>
                <w:rPr>
                  <w:rFonts w:cs="Arial"/>
                  <w:sz w:val="13"/>
                  <w:szCs w:val="13"/>
                </w:rPr>
                <w:t>1,910</w:t>
              </w:r>
            </w:ins>
          </w:p>
        </w:tc>
        <w:tc>
          <w:tcPr>
            <w:tcW w:w="800" w:type="dxa"/>
            <w:vAlign w:val="center"/>
          </w:tcPr>
          <w:p w14:paraId="5E0009FA" w14:textId="77777777" w:rsidR="00C60D85" w:rsidRDefault="00000000">
            <w:pPr>
              <w:spacing w:after="0"/>
              <w:rPr>
                <w:ins w:id="10570" w:author="Sean de Noronha | DRG" w:date="2026-09-29T16:58:00Z" w16du:dateUtc="2026-09-29T14:58:00Z"/>
                <w:rFonts w:cs="Arial"/>
                <w:sz w:val="13"/>
                <w:szCs w:val="13"/>
              </w:rPr>
            </w:pPr>
            <w:ins w:id="10571" w:author="Sean de Noronha | DRG" w:date="2026-09-29T16:58:00Z" w16du:dateUtc="2026-09-29T14:58:00Z">
              <w:r>
                <w:rPr>
                  <w:rFonts w:cs="Arial"/>
                  <w:sz w:val="13"/>
                  <w:szCs w:val="13"/>
                </w:rPr>
                <w:t>250 ft</w:t>
              </w:r>
            </w:ins>
          </w:p>
        </w:tc>
        <w:tc>
          <w:tcPr>
            <w:tcW w:w="880" w:type="dxa"/>
            <w:vAlign w:val="center"/>
          </w:tcPr>
          <w:p w14:paraId="5E0009FB" w14:textId="77777777" w:rsidR="00C60D85" w:rsidRDefault="00000000">
            <w:pPr>
              <w:spacing w:after="0"/>
              <w:rPr>
                <w:ins w:id="10572" w:author="Sean de Noronha | DRG" w:date="2026-09-29T16:58:00Z" w16du:dateUtc="2026-09-29T14:58:00Z"/>
                <w:rFonts w:cs="Arial"/>
                <w:sz w:val="13"/>
                <w:szCs w:val="13"/>
              </w:rPr>
            </w:pPr>
            <w:ins w:id="10573" w:author="Sean de Noronha | DRG" w:date="2026-09-29T16:58:00Z" w16du:dateUtc="2026-09-29T14:58:00Z">
              <w:r>
                <w:rPr>
                  <w:rFonts w:cs="Arial"/>
                  <w:sz w:val="13"/>
                  <w:szCs w:val="13"/>
                </w:rPr>
                <w:t>1.72</w:t>
              </w:r>
            </w:ins>
          </w:p>
        </w:tc>
        <w:tc>
          <w:tcPr>
            <w:tcW w:w="820" w:type="dxa"/>
            <w:vAlign w:val="center"/>
          </w:tcPr>
          <w:p w14:paraId="5E0009FC" w14:textId="77777777" w:rsidR="00C60D85" w:rsidRDefault="00000000">
            <w:pPr>
              <w:spacing w:after="0"/>
              <w:rPr>
                <w:ins w:id="10574" w:author="Sean de Noronha | DRG" w:date="2026-09-29T16:58:00Z" w16du:dateUtc="2026-09-29T14:58:00Z"/>
                <w:rFonts w:cs="Arial"/>
                <w:sz w:val="13"/>
                <w:szCs w:val="13"/>
              </w:rPr>
            </w:pPr>
            <w:ins w:id="10575" w:author="Sean de Noronha | DRG" w:date="2026-09-29T16:58:00Z" w16du:dateUtc="2026-09-29T14:58:00Z">
              <w:r>
                <w:rPr>
                  <w:rFonts w:cs="Arial"/>
                  <w:sz w:val="13"/>
                  <w:szCs w:val="13"/>
                </w:rPr>
                <w:t>125</w:t>
              </w:r>
            </w:ins>
          </w:p>
        </w:tc>
        <w:tc>
          <w:tcPr>
            <w:tcW w:w="1100" w:type="dxa"/>
            <w:vAlign w:val="center"/>
          </w:tcPr>
          <w:p w14:paraId="5E0009FD" w14:textId="77777777" w:rsidR="00C60D85" w:rsidRDefault="00000000">
            <w:pPr>
              <w:spacing w:after="0"/>
              <w:rPr>
                <w:ins w:id="10576" w:author="Sean de Noronha | DRG" w:date="2026-09-29T16:58:00Z" w16du:dateUtc="2026-09-29T14:58:00Z"/>
                <w:rFonts w:cs="Arial"/>
                <w:sz w:val="13"/>
                <w:szCs w:val="13"/>
              </w:rPr>
            </w:pPr>
            <w:ins w:id="10577" w:author="Sean de Noronha | DRG" w:date="2026-09-29T16:58:00Z" w16du:dateUtc="2026-09-29T14:58:00Z">
              <w:r>
                <w:rPr>
                  <w:rFonts w:cs="Arial"/>
                  <w:sz w:val="13"/>
                  <w:szCs w:val="13"/>
                </w:rPr>
                <w:t>42.9 (90.8)</w:t>
              </w:r>
            </w:ins>
          </w:p>
        </w:tc>
        <w:tc>
          <w:tcPr>
            <w:tcW w:w="700" w:type="dxa"/>
            <w:vAlign w:val="center"/>
          </w:tcPr>
          <w:p w14:paraId="5E0009FE" w14:textId="77777777" w:rsidR="00C60D85" w:rsidRDefault="00000000">
            <w:pPr>
              <w:spacing w:after="0"/>
              <w:rPr>
                <w:ins w:id="10578" w:author="Sean de Noronha | DRG" w:date="2026-09-29T16:58:00Z" w16du:dateUtc="2026-09-29T14:58:00Z"/>
                <w:rFonts w:cs="Arial"/>
                <w:sz w:val="13"/>
                <w:szCs w:val="13"/>
              </w:rPr>
            </w:pPr>
            <w:ins w:id="10579" w:author="Sean de Noronha | DRG" w:date="2026-09-29T16:58:00Z" w16du:dateUtc="2026-09-29T14:58:00Z">
              <w:r>
                <w:rPr>
                  <w:rFonts w:cs="Arial"/>
                  <w:sz w:val="13"/>
                  <w:szCs w:val="13"/>
                </w:rPr>
                <w:t>1.07</w:t>
              </w:r>
            </w:ins>
          </w:p>
        </w:tc>
      </w:tr>
      <w:tr w:rsidR="00C60D85" w14:paraId="78CF9A58" w14:textId="77777777">
        <w:trPr>
          <w:jc w:val="center"/>
          <w:ins w:id="10580" w:author="Sean de Noronha | DRG" w:date="2026-09-29T16:58:00Z"/>
        </w:trPr>
        <w:tc>
          <w:tcPr>
            <w:tcW w:w="560" w:type="dxa"/>
            <w:vAlign w:val="center"/>
          </w:tcPr>
          <w:p w14:paraId="5E0009FF" w14:textId="77777777" w:rsidR="00C60D85" w:rsidRDefault="00000000">
            <w:pPr>
              <w:spacing w:after="0"/>
              <w:rPr>
                <w:ins w:id="10581" w:author="Sean de Noronha | DRG" w:date="2026-09-29T16:58:00Z" w16du:dateUtc="2026-09-29T14:58:00Z"/>
                <w:rFonts w:cs="Arial"/>
                <w:sz w:val="13"/>
                <w:szCs w:val="13"/>
              </w:rPr>
            </w:pPr>
            <w:ins w:id="10582" w:author="Sean de Noronha | DRG" w:date="2026-09-29T16:58:00Z" w16du:dateUtc="2026-09-29T14:58:00Z">
              <w:r>
                <w:rPr>
                  <w:rFonts w:cs="Arial"/>
                  <w:sz w:val="13"/>
                  <w:szCs w:val="13"/>
                </w:rPr>
                <w:t>184</w:t>
              </w:r>
            </w:ins>
          </w:p>
        </w:tc>
        <w:tc>
          <w:tcPr>
            <w:tcW w:w="500" w:type="dxa"/>
            <w:vAlign w:val="center"/>
          </w:tcPr>
          <w:p w14:paraId="5E000A00" w14:textId="77777777" w:rsidR="00C60D85" w:rsidRDefault="00000000">
            <w:pPr>
              <w:spacing w:after="0"/>
              <w:rPr>
                <w:ins w:id="10583" w:author="Sean de Noronha | DRG" w:date="2026-09-29T16:58:00Z" w16du:dateUtc="2026-09-29T14:58:00Z"/>
                <w:rFonts w:cs="Arial"/>
                <w:sz w:val="13"/>
                <w:szCs w:val="13"/>
              </w:rPr>
            </w:pPr>
            <w:ins w:id="10584" w:author="Sean de Noronha | DRG" w:date="2026-09-29T16:58:00Z" w16du:dateUtc="2026-09-29T14:58:00Z">
              <w:r>
                <w:rPr>
                  <w:rFonts w:cs="Arial"/>
                  <w:sz w:val="13"/>
                  <w:szCs w:val="13"/>
                </w:rPr>
                <w:t>T2</w:t>
              </w:r>
            </w:ins>
          </w:p>
        </w:tc>
        <w:tc>
          <w:tcPr>
            <w:tcW w:w="660" w:type="dxa"/>
            <w:vAlign w:val="center"/>
          </w:tcPr>
          <w:p w14:paraId="5E000A01" w14:textId="77777777" w:rsidR="00C60D85" w:rsidRDefault="00000000">
            <w:pPr>
              <w:spacing w:after="0"/>
              <w:rPr>
                <w:ins w:id="10585" w:author="Sean de Noronha | DRG" w:date="2026-09-29T16:58:00Z" w16du:dateUtc="2026-09-29T14:58:00Z"/>
                <w:rFonts w:cs="Arial"/>
                <w:sz w:val="13"/>
                <w:szCs w:val="13"/>
              </w:rPr>
            </w:pPr>
            <w:ins w:id="10586" w:author="Sean de Noronha | DRG" w:date="2026-09-29T16:58:00Z" w16du:dateUtc="2026-09-29T14:58:00Z">
              <w:r>
                <w:rPr>
                  <w:rFonts w:cs="Arial"/>
                  <w:sz w:val="13"/>
                  <w:szCs w:val="13"/>
                </w:rPr>
                <w:t>2</w:t>
              </w:r>
            </w:ins>
          </w:p>
        </w:tc>
        <w:tc>
          <w:tcPr>
            <w:tcW w:w="1920" w:type="dxa"/>
            <w:vAlign w:val="center"/>
          </w:tcPr>
          <w:p w14:paraId="5E000A02" w14:textId="77777777" w:rsidR="00C60D85" w:rsidRDefault="00000000">
            <w:pPr>
              <w:spacing w:after="0"/>
              <w:rPr>
                <w:ins w:id="10587" w:author="Sean de Noronha | DRG" w:date="2026-09-29T16:58:00Z" w16du:dateUtc="2026-09-29T14:58:00Z"/>
                <w:rFonts w:cs="Arial"/>
                <w:sz w:val="13"/>
                <w:szCs w:val="13"/>
              </w:rPr>
            </w:pPr>
            <w:ins w:id="10588" w:author="Sean de Noronha | DRG" w:date="2026-09-29T16:58:00Z" w16du:dateUtc="2026-09-29T14:58:00Z">
              <w:r>
                <w:rPr>
                  <w:rFonts w:cs="Arial"/>
                  <w:sz w:val="13"/>
                  <w:szCs w:val="13"/>
                </w:rPr>
                <w:t>CSST, Manufacturer C, EHD 31</w:t>
              </w:r>
            </w:ins>
          </w:p>
        </w:tc>
        <w:tc>
          <w:tcPr>
            <w:tcW w:w="520" w:type="dxa"/>
            <w:vAlign w:val="center"/>
          </w:tcPr>
          <w:p w14:paraId="5E000A03" w14:textId="77777777" w:rsidR="00C60D85" w:rsidRDefault="00000000">
            <w:pPr>
              <w:spacing w:after="0"/>
              <w:rPr>
                <w:ins w:id="10589" w:author="Sean de Noronha | DRG" w:date="2026-09-29T16:58:00Z" w16du:dateUtc="2026-09-29T14:58:00Z"/>
                <w:rFonts w:cs="Arial"/>
                <w:sz w:val="13"/>
                <w:szCs w:val="13"/>
              </w:rPr>
            </w:pPr>
            <w:ins w:id="10590" w:author="Sean de Noronha | DRG" w:date="2026-09-29T16:58:00Z" w16du:dateUtc="2026-09-29T14:58:00Z">
              <w:r>
                <w:rPr>
                  <w:rFonts w:cs="Arial"/>
                  <w:sz w:val="13"/>
                  <w:szCs w:val="13"/>
                </w:rPr>
                <w:t>NG</w:t>
              </w:r>
            </w:ins>
          </w:p>
        </w:tc>
        <w:tc>
          <w:tcPr>
            <w:tcW w:w="900" w:type="dxa"/>
            <w:vAlign w:val="center"/>
          </w:tcPr>
          <w:p w14:paraId="5E000A04" w14:textId="77777777" w:rsidR="00C60D85" w:rsidRDefault="00000000">
            <w:pPr>
              <w:spacing w:after="0"/>
              <w:rPr>
                <w:ins w:id="10591" w:author="Sean de Noronha | DRG" w:date="2026-09-29T16:58:00Z" w16du:dateUtc="2026-09-29T14:58:00Z"/>
                <w:rFonts w:cs="Arial"/>
                <w:sz w:val="13"/>
                <w:szCs w:val="13"/>
              </w:rPr>
            </w:pPr>
            <w:ins w:id="10592" w:author="Sean de Noronha | DRG" w:date="2026-09-29T16:58:00Z" w16du:dateUtc="2026-09-29T14:58:00Z">
              <w:r>
                <w:rPr>
                  <w:rFonts w:cs="Arial"/>
                  <w:sz w:val="13"/>
                  <w:szCs w:val="13"/>
                </w:rPr>
                <w:t>11,700</w:t>
              </w:r>
            </w:ins>
          </w:p>
        </w:tc>
        <w:tc>
          <w:tcPr>
            <w:tcW w:w="800" w:type="dxa"/>
            <w:vAlign w:val="center"/>
          </w:tcPr>
          <w:p w14:paraId="5E000A05" w14:textId="77777777" w:rsidR="00C60D85" w:rsidRDefault="00000000">
            <w:pPr>
              <w:spacing w:after="0"/>
              <w:rPr>
                <w:ins w:id="10593" w:author="Sean de Noronha | DRG" w:date="2026-09-29T16:58:00Z" w16du:dateUtc="2026-09-29T14:58:00Z"/>
                <w:rFonts w:cs="Arial"/>
                <w:sz w:val="13"/>
                <w:szCs w:val="13"/>
              </w:rPr>
            </w:pPr>
            <w:ins w:id="10594" w:author="Sean de Noronha | DRG" w:date="2026-09-29T16:58:00Z" w16du:dateUtc="2026-09-29T14:58:00Z">
              <w:r>
                <w:rPr>
                  <w:rFonts w:cs="Arial"/>
                  <w:sz w:val="13"/>
                  <w:szCs w:val="13"/>
                </w:rPr>
                <w:t>30 ft</w:t>
              </w:r>
            </w:ins>
          </w:p>
        </w:tc>
        <w:tc>
          <w:tcPr>
            <w:tcW w:w="880" w:type="dxa"/>
            <w:vAlign w:val="center"/>
          </w:tcPr>
          <w:p w14:paraId="5E000A06" w14:textId="77777777" w:rsidR="00C60D85" w:rsidRDefault="00000000">
            <w:pPr>
              <w:spacing w:after="0"/>
              <w:rPr>
                <w:ins w:id="10595" w:author="Sean de Noronha | DRG" w:date="2026-09-29T16:58:00Z" w16du:dateUtc="2026-09-29T14:58:00Z"/>
                <w:rFonts w:cs="Arial"/>
                <w:sz w:val="13"/>
                <w:szCs w:val="13"/>
              </w:rPr>
            </w:pPr>
            <w:ins w:id="10596" w:author="Sean de Noronha | DRG" w:date="2026-09-29T16:58:00Z" w16du:dateUtc="2026-09-29T14:58:00Z">
              <w:r>
                <w:rPr>
                  <w:rFonts w:cs="Arial"/>
                  <w:sz w:val="13"/>
                  <w:szCs w:val="13"/>
                </w:rPr>
                <w:t>2.48</w:t>
              </w:r>
            </w:ins>
          </w:p>
        </w:tc>
        <w:tc>
          <w:tcPr>
            <w:tcW w:w="820" w:type="dxa"/>
            <w:vAlign w:val="center"/>
          </w:tcPr>
          <w:p w14:paraId="5E000A07" w14:textId="77777777" w:rsidR="00C60D85" w:rsidRDefault="00000000">
            <w:pPr>
              <w:spacing w:after="0"/>
              <w:rPr>
                <w:ins w:id="10597" w:author="Sean de Noronha | DRG" w:date="2026-09-29T16:58:00Z" w16du:dateUtc="2026-09-29T14:58:00Z"/>
                <w:rFonts w:cs="Arial"/>
                <w:sz w:val="13"/>
                <w:szCs w:val="13"/>
              </w:rPr>
            </w:pPr>
            <w:ins w:id="10598" w:author="Sean de Noronha | DRG" w:date="2026-09-29T16:58:00Z" w16du:dateUtc="2026-09-29T14:58:00Z">
              <w:r>
                <w:rPr>
                  <w:rFonts w:cs="Arial"/>
                  <w:sz w:val="13"/>
                  <w:szCs w:val="13"/>
                </w:rPr>
                <w:t>747</w:t>
              </w:r>
            </w:ins>
          </w:p>
        </w:tc>
        <w:tc>
          <w:tcPr>
            <w:tcW w:w="1100" w:type="dxa"/>
            <w:vAlign w:val="center"/>
          </w:tcPr>
          <w:p w14:paraId="5E000A08" w14:textId="77777777" w:rsidR="00C60D85" w:rsidRDefault="00000000">
            <w:pPr>
              <w:spacing w:after="0"/>
              <w:rPr>
                <w:ins w:id="10599" w:author="Sean de Noronha | DRG" w:date="2026-09-29T16:58:00Z" w16du:dateUtc="2026-09-29T14:58:00Z"/>
                <w:rFonts w:cs="Arial"/>
                <w:sz w:val="13"/>
                <w:szCs w:val="13"/>
              </w:rPr>
            </w:pPr>
            <w:ins w:id="10600" w:author="Sean de Noronha | DRG" w:date="2026-09-29T16:58:00Z" w16du:dateUtc="2026-09-29T14:58:00Z">
              <w:r>
                <w:rPr>
                  <w:rFonts w:cs="Arial"/>
                  <w:sz w:val="13"/>
                  <w:szCs w:val="13"/>
                </w:rPr>
                <w:t>263 (557)</w:t>
              </w:r>
            </w:ins>
          </w:p>
        </w:tc>
        <w:tc>
          <w:tcPr>
            <w:tcW w:w="700" w:type="dxa"/>
            <w:vAlign w:val="center"/>
          </w:tcPr>
          <w:p w14:paraId="5E000A09" w14:textId="77777777" w:rsidR="00C60D85" w:rsidRDefault="00000000">
            <w:pPr>
              <w:spacing w:after="0"/>
              <w:rPr>
                <w:ins w:id="10601" w:author="Sean de Noronha | DRG" w:date="2026-09-29T16:58:00Z" w16du:dateUtc="2026-09-29T14:58:00Z"/>
                <w:rFonts w:cs="Arial"/>
                <w:sz w:val="13"/>
                <w:szCs w:val="13"/>
              </w:rPr>
            </w:pPr>
            <w:ins w:id="10602" w:author="Sean de Noronha | DRG" w:date="2026-09-29T16:58:00Z" w16du:dateUtc="2026-09-29T14:58:00Z">
              <w:r>
                <w:rPr>
                  <w:rFonts w:cs="Arial"/>
                  <w:sz w:val="13"/>
                  <w:szCs w:val="13"/>
                </w:rPr>
                <w:t>6.56</w:t>
              </w:r>
            </w:ins>
          </w:p>
        </w:tc>
      </w:tr>
      <w:tr w:rsidR="00C60D85" w14:paraId="4F6107CC" w14:textId="77777777">
        <w:trPr>
          <w:jc w:val="center"/>
          <w:ins w:id="10603" w:author="Sean de Noronha | DRG" w:date="2026-09-29T16:58:00Z"/>
        </w:trPr>
        <w:tc>
          <w:tcPr>
            <w:tcW w:w="560" w:type="dxa"/>
            <w:vAlign w:val="center"/>
          </w:tcPr>
          <w:p w14:paraId="5E000A0A" w14:textId="77777777" w:rsidR="00C60D85" w:rsidRDefault="00000000">
            <w:pPr>
              <w:spacing w:after="0"/>
              <w:rPr>
                <w:ins w:id="10604" w:author="Sean de Noronha | DRG" w:date="2026-09-29T16:58:00Z" w16du:dateUtc="2026-09-29T14:58:00Z"/>
                <w:rFonts w:cs="Arial"/>
                <w:sz w:val="13"/>
                <w:szCs w:val="13"/>
              </w:rPr>
            </w:pPr>
            <w:ins w:id="10605" w:author="Sean de Noronha | DRG" w:date="2026-09-29T16:58:00Z" w16du:dateUtc="2026-09-29T14:58:00Z">
              <w:r>
                <w:rPr>
                  <w:rFonts w:cs="Arial"/>
                  <w:sz w:val="13"/>
                  <w:szCs w:val="13"/>
                </w:rPr>
                <w:t>185</w:t>
              </w:r>
            </w:ins>
          </w:p>
        </w:tc>
        <w:tc>
          <w:tcPr>
            <w:tcW w:w="500" w:type="dxa"/>
            <w:vAlign w:val="center"/>
          </w:tcPr>
          <w:p w14:paraId="5E000A0B" w14:textId="77777777" w:rsidR="00C60D85" w:rsidRDefault="00000000">
            <w:pPr>
              <w:spacing w:after="0"/>
              <w:rPr>
                <w:ins w:id="10606" w:author="Sean de Noronha | DRG" w:date="2026-09-29T16:58:00Z" w16du:dateUtc="2026-09-29T14:58:00Z"/>
                <w:rFonts w:cs="Arial"/>
                <w:sz w:val="13"/>
                <w:szCs w:val="13"/>
              </w:rPr>
            </w:pPr>
            <w:ins w:id="10607" w:author="Sean de Noronha | DRG" w:date="2026-09-29T16:58:00Z" w16du:dateUtc="2026-09-29T14:58:00Z">
              <w:r>
                <w:rPr>
                  <w:rFonts w:cs="Arial"/>
                  <w:sz w:val="13"/>
                  <w:szCs w:val="13"/>
                </w:rPr>
                <w:t>T2</w:t>
              </w:r>
            </w:ins>
          </w:p>
        </w:tc>
        <w:tc>
          <w:tcPr>
            <w:tcW w:w="660" w:type="dxa"/>
            <w:vAlign w:val="center"/>
          </w:tcPr>
          <w:p w14:paraId="5E000A0C" w14:textId="77777777" w:rsidR="00C60D85" w:rsidRDefault="00000000">
            <w:pPr>
              <w:spacing w:after="0"/>
              <w:rPr>
                <w:ins w:id="10608" w:author="Sean de Noronha | DRG" w:date="2026-09-29T16:58:00Z" w16du:dateUtc="2026-09-29T14:58:00Z"/>
                <w:rFonts w:cs="Arial"/>
                <w:sz w:val="13"/>
                <w:szCs w:val="13"/>
              </w:rPr>
            </w:pPr>
            <w:ins w:id="10609" w:author="Sean de Noronha | DRG" w:date="2026-09-29T16:58:00Z" w16du:dateUtc="2026-09-29T14:58:00Z">
              <w:r>
                <w:rPr>
                  <w:rFonts w:cs="Arial"/>
                  <w:sz w:val="13"/>
                  <w:szCs w:val="13"/>
                </w:rPr>
                <w:t>2</w:t>
              </w:r>
            </w:ins>
          </w:p>
        </w:tc>
        <w:tc>
          <w:tcPr>
            <w:tcW w:w="1920" w:type="dxa"/>
            <w:vAlign w:val="center"/>
          </w:tcPr>
          <w:p w14:paraId="5E000A0D" w14:textId="77777777" w:rsidR="00C60D85" w:rsidRDefault="00000000">
            <w:pPr>
              <w:spacing w:after="0"/>
              <w:rPr>
                <w:ins w:id="10610" w:author="Sean de Noronha | DRG" w:date="2026-09-29T16:58:00Z" w16du:dateUtc="2026-09-29T14:58:00Z"/>
                <w:rFonts w:cs="Arial"/>
                <w:sz w:val="13"/>
                <w:szCs w:val="13"/>
              </w:rPr>
            </w:pPr>
            <w:ins w:id="10611" w:author="Sean de Noronha | DRG" w:date="2026-09-29T16:58:00Z" w16du:dateUtc="2026-09-29T14:58:00Z">
              <w:r>
                <w:rPr>
                  <w:rFonts w:cs="Arial"/>
                  <w:sz w:val="13"/>
                  <w:szCs w:val="13"/>
                </w:rPr>
                <w:t>CSST, Manufacturer C, EHD 31</w:t>
              </w:r>
            </w:ins>
          </w:p>
        </w:tc>
        <w:tc>
          <w:tcPr>
            <w:tcW w:w="520" w:type="dxa"/>
            <w:vAlign w:val="center"/>
          </w:tcPr>
          <w:p w14:paraId="5E000A0E" w14:textId="77777777" w:rsidR="00C60D85" w:rsidRDefault="00000000">
            <w:pPr>
              <w:spacing w:after="0"/>
              <w:rPr>
                <w:ins w:id="10612" w:author="Sean de Noronha | DRG" w:date="2026-09-29T16:58:00Z" w16du:dateUtc="2026-09-29T14:58:00Z"/>
                <w:rFonts w:cs="Arial"/>
                <w:sz w:val="13"/>
                <w:szCs w:val="13"/>
              </w:rPr>
            </w:pPr>
            <w:ins w:id="10613" w:author="Sean de Noronha | DRG" w:date="2026-09-29T16:58:00Z" w16du:dateUtc="2026-09-29T14:58:00Z">
              <w:r>
                <w:rPr>
                  <w:rFonts w:cs="Arial"/>
                  <w:sz w:val="13"/>
                  <w:szCs w:val="13"/>
                </w:rPr>
                <w:t>NG</w:t>
              </w:r>
            </w:ins>
          </w:p>
        </w:tc>
        <w:tc>
          <w:tcPr>
            <w:tcW w:w="900" w:type="dxa"/>
            <w:vAlign w:val="center"/>
          </w:tcPr>
          <w:p w14:paraId="5E000A0F" w14:textId="77777777" w:rsidR="00C60D85" w:rsidRDefault="00000000">
            <w:pPr>
              <w:spacing w:after="0"/>
              <w:rPr>
                <w:ins w:id="10614" w:author="Sean de Noronha | DRG" w:date="2026-09-29T16:58:00Z" w16du:dateUtc="2026-09-29T14:58:00Z"/>
                <w:rFonts w:cs="Arial"/>
                <w:sz w:val="13"/>
                <w:szCs w:val="13"/>
              </w:rPr>
            </w:pPr>
            <w:ins w:id="10615" w:author="Sean de Noronha | DRG" w:date="2026-09-29T16:58:00Z" w16du:dateUtc="2026-09-29T14:58:00Z">
              <w:r>
                <w:rPr>
                  <w:rFonts w:cs="Arial"/>
                  <w:sz w:val="13"/>
                  <w:szCs w:val="13"/>
                </w:rPr>
                <w:t>9,210</w:t>
              </w:r>
            </w:ins>
          </w:p>
        </w:tc>
        <w:tc>
          <w:tcPr>
            <w:tcW w:w="800" w:type="dxa"/>
            <w:vAlign w:val="center"/>
          </w:tcPr>
          <w:p w14:paraId="5E000A10" w14:textId="77777777" w:rsidR="00C60D85" w:rsidRDefault="00000000">
            <w:pPr>
              <w:spacing w:after="0"/>
              <w:rPr>
                <w:ins w:id="10616" w:author="Sean de Noronha | DRG" w:date="2026-09-29T16:58:00Z" w16du:dateUtc="2026-09-29T14:58:00Z"/>
                <w:rFonts w:cs="Arial"/>
                <w:sz w:val="13"/>
                <w:szCs w:val="13"/>
              </w:rPr>
            </w:pPr>
            <w:ins w:id="10617" w:author="Sean de Noronha | DRG" w:date="2026-09-29T16:58:00Z" w16du:dateUtc="2026-09-29T14:58:00Z">
              <w:r>
                <w:rPr>
                  <w:rFonts w:cs="Arial"/>
                  <w:sz w:val="13"/>
                  <w:szCs w:val="13"/>
                </w:rPr>
                <w:t>50 ft</w:t>
              </w:r>
            </w:ins>
          </w:p>
        </w:tc>
        <w:tc>
          <w:tcPr>
            <w:tcW w:w="880" w:type="dxa"/>
            <w:vAlign w:val="center"/>
          </w:tcPr>
          <w:p w14:paraId="5E000A11" w14:textId="77777777" w:rsidR="00C60D85" w:rsidRDefault="00000000">
            <w:pPr>
              <w:spacing w:after="0"/>
              <w:rPr>
                <w:ins w:id="10618" w:author="Sean de Noronha | DRG" w:date="2026-09-29T16:58:00Z" w16du:dateUtc="2026-09-29T14:58:00Z"/>
                <w:rFonts w:cs="Arial"/>
                <w:sz w:val="13"/>
                <w:szCs w:val="13"/>
              </w:rPr>
            </w:pPr>
            <w:ins w:id="10619" w:author="Sean de Noronha | DRG" w:date="2026-09-29T16:58:00Z" w16du:dateUtc="2026-09-29T14:58:00Z">
              <w:r>
                <w:rPr>
                  <w:rFonts w:cs="Arial"/>
                  <w:sz w:val="13"/>
                  <w:szCs w:val="13"/>
                </w:rPr>
                <w:t>2.48</w:t>
              </w:r>
            </w:ins>
          </w:p>
        </w:tc>
        <w:tc>
          <w:tcPr>
            <w:tcW w:w="820" w:type="dxa"/>
            <w:vAlign w:val="center"/>
          </w:tcPr>
          <w:p w14:paraId="5E000A12" w14:textId="77777777" w:rsidR="00C60D85" w:rsidRDefault="00000000">
            <w:pPr>
              <w:spacing w:after="0"/>
              <w:rPr>
                <w:ins w:id="10620" w:author="Sean de Noronha | DRG" w:date="2026-09-29T16:58:00Z" w16du:dateUtc="2026-09-29T14:58:00Z"/>
                <w:rFonts w:cs="Arial"/>
                <w:sz w:val="13"/>
                <w:szCs w:val="13"/>
              </w:rPr>
            </w:pPr>
            <w:ins w:id="10621" w:author="Sean de Noronha | DRG" w:date="2026-09-29T16:58:00Z" w16du:dateUtc="2026-09-29T14:58:00Z">
              <w:r>
                <w:rPr>
                  <w:rFonts w:cs="Arial"/>
                  <w:sz w:val="13"/>
                  <w:szCs w:val="13"/>
                </w:rPr>
                <w:t>747</w:t>
              </w:r>
            </w:ins>
          </w:p>
        </w:tc>
        <w:tc>
          <w:tcPr>
            <w:tcW w:w="1100" w:type="dxa"/>
            <w:vAlign w:val="center"/>
          </w:tcPr>
          <w:p w14:paraId="5E000A13" w14:textId="77777777" w:rsidR="00C60D85" w:rsidRDefault="00000000">
            <w:pPr>
              <w:spacing w:after="0"/>
              <w:rPr>
                <w:ins w:id="10622" w:author="Sean de Noronha | DRG" w:date="2026-09-29T16:58:00Z" w16du:dateUtc="2026-09-29T14:58:00Z"/>
                <w:rFonts w:cs="Arial"/>
                <w:sz w:val="13"/>
                <w:szCs w:val="13"/>
              </w:rPr>
            </w:pPr>
            <w:ins w:id="10623" w:author="Sean de Noronha | DRG" w:date="2026-09-29T16:58:00Z" w16du:dateUtc="2026-09-29T14:58:00Z">
              <w:r>
                <w:rPr>
                  <w:rFonts w:cs="Arial"/>
                  <w:sz w:val="13"/>
                  <w:szCs w:val="13"/>
                </w:rPr>
                <w:t>207 (439)</w:t>
              </w:r>
            </w:ins>
          </w:p>
        </w:tc>
        <w:tc>
          <w:tcPr>
            <w:tcW w:w="700" w:type="dxa"/>
            <w:vAlign w:val="center"/>
          </w:tcPr>
          <w:p w14:paraId="5E000A14" w14:textId="77777777" w:rsidR="00C60D85" w:rsidRDefault="00000000">
            <w:pPr>
              <w:spacing w:after="0"/>
              <w:rPr>
                <w:ins w:id="10624" w:author="Sean de Noronha | DRG" w:date="2026-09-29T16:58:00Z" w16du:dateUtc="2026-09-29T14:58:00Z"/>
                <w:rFonts w:cs="Arial"/>
                <w:sz w:val="13"/>
                <w:szCs w:val="13"/>
              </w:rPr>
            </w:pPr>
            <w:ins w:id="10625" w:author="Sean de Noronha | DRG" w:date="2026-09-29T16:58:00Z" w16du:dateUtc="2026-09-29T14:58:00Z">
              <w:r>
                <w:rPr>
                  <w:rFonts w:cs="Arial"/>
                  <w:sz w:val="13"/>
                  <w:szCs w:val="13"/>
                </w:rPr>
                <w:t>5.16</w:t>
              </w:r>
            </w:ins>
          </w:p>
        </w:tc>
      </w:tr>
      <w:tr w:rsidR="00C60D85" w14:paraId="5874F141" w14:textId="77777777">
        <w:trPr>
          <w:jc w:val="center"/>
          <w:ins w:id="10626" w:author="Sean de Noronha | DRG" w:date="2026-09-29T16:58:00Z"/>
        </w:trPr>
        <w:tc>
          <w:tcPr>
            <w:tcW w:w="560" w:type="dxa"/>
            <w:vAlign w:val="center"/>
          </w:tcPr>
          <w:p w14:paraId="5E000A15" w14:textId="77777777" w:rsidR="00C60D85" w:rsidRDefault="00000000">
            <w:pPr>
              <w:spacing w:after="0"/>
              <w:rPr>
                <w:ins w:id="10627" w:author="Sean de Noronha | DRG" w:date="2026-09-29T16:58:00Z" w16du:dateUtc="2026-09-29T14:58:00Z"/>
                <w:rFonts w:cs="Arial"/>
                <w:sz w:val="13"/>
                <w:szCs w:val="13"/>
              </w:rPr>
            </w:pPr>
            <w:ins w:id="10628" w:author="Sean de Noronha | DRG" w:date="2026-09-29T16:58:00Z" w16du:dateUtc="2026-09-29T14:58:00Z">
              <w:r>
                <w:rPr>
                  <w:rFonts w:cs="Arial"/>
                  <w:sz w:val="13"/>
                  <w:szCs w:val="13"/>
                </w:rPr>
                <w:t>186</w:t>
              </w:r>
            </w:ins>
          </w:p>
        </w:tc>
        <w:tc>
          <w:tcPr>
            <w:tcW w:w="500" w:type="dxa"/>
            <w:vAlign w:val="center"/>
          </w:tcPr>
          <w:p w14:paraId="5E000A16" w14:textId="77777777" w:rsidR="00C60D85" w:rsidRDefault="00000000">
            <w:pPr>
              <w:spacing w:after="0"/>
              <w:rPr>
                <w:ins w:id="10629" w:author="Sean de Noronha | DRG" w:date="2026-09-29T16:58:00Z" w16du:dateUtc="2026-09-29T14:58:00Z"/>
                <w:rFonts w:cs="Arial"/>
                <w:sz w:val="13"/>
                <w:szCs w:val="13"/>
              </w:rPr>
            </w:pPr>
            <w:ins w:id="10630" w:author="Sean de Noronha | DRG" w:date="2026-09-29T16:58:00Z" w16du:dateUtc="2026-09-29T14:58:00Z">
              <w:r>
                <w:rPr>
                  <w:rFonts w:cs="Arial"/>
                  <w:sz w:val="13"/>
                  <w:szCs w:val="13"/>
                </w:rPr>
                <w:t>T2</w:t>
              </w:r>
            </w:ins>
          </w:p>
        </w:tc>
        <w:tc>
          <w:tcPr>
            <w:tcW w:w="660" w:type="dxa"/>
            <w:vAlign w:val="center"/>
          </w:tcPr>
          <w:p w14:paraId="5E000A17" w14:textId="77777777" w:rsidR="00C60D85" w:rsidRDefault="00000000">
            <w:pPr>
              <w:spacing w:after="0"/>
              <w:rPr>
                <w:ins w:id="10631" w:author="Sean de Noronha | DRG" w:date="2026-09-29T16:58:00Z" w16du:dateUtc="2026-09-29T14:58:00Z"/>
                <w:rFonts w:cs="Arial"/>
                <w:sz w:val="13"/>
                <w:szCs w:val="13"/>
              </w:rPr>
            </w:pPr>
            <w:ins w:id="10632" w:author="Sean de Noronha | DRG" w:date="2026-09-29T16:58:00Z" w16du:dateUtc="2026-09-29T14:58:00Z">
              <w:r>
                <w:rPr>
                  <w:rFonts w:cs="Arial"/>
                  <w:sz w:val="13"/>
                  <w:szCs w:val="13"/>
                </w:rPr>
                <w:t>2</w:t>
              </w:r>
            </w:ins>
          </w:p>
        </w:tc>
        <w:tc>
          <w:tcPr>
            <w:tcW w:w="1920" w:type="dxa"/>
            <w:vAlign w:val="center"/>
          </w:tcPr>
          <w:p w14:paraId="5E000A18" w14:textId="77777777" w:rsidR="00C60D85" w:rsidRDefault="00000000">
            <w:pPr>
              <w:spacing w:after="0"/>
              <w:rPr>
                <w:ins w:id="10633" w:author="Sean de Noronha | DRG" w:date="2026-09-29T16:58:00Z" w16du:dateUtc="2026-09-29T14:58:00Z"/>
                <w:rFonts w:cs="Arial"/>
                <w:sz w:val="13"/>
                <w:szCs w:val="13"/>
              </w:rPr>
            </w:pPr>
            <w:ins w:id="10634" w:author="Sean de Noronha | DRG" w:date="2026-09-29T16:58:00Z" w16du:dateUtc="2026-09-29T14:58:00Z">
              <w:r>
                <w:rPr>
                  <w:rFonts w:cs="Arial"/>
                  <w:sz w:val="13"/>
                  <w:szCs w:val="13"/>
                </w:rPr>
                <w:t>CSST, Manufacturer C, EHD 31</w:t>
              </w:r>
            </w:ins>
          </w:p>
        </w:tc>
        <w:tc>
          <w:tcPr>
            <w:tcW w:w="520" w:type="dxa"/>
            <w:vAlign w:val="center"/>
          </w:tcPr>
          <w:p w14:paraId="5E000A19" w14:textId="77777777" w:rsidR="00C60D85" w:rsidRDefault="00000000">
            <w:pPr>
              <w:spacing w:after="0"/>
              <w:rPr>
                <w:ins w:id="10635" w:author="Sean de Noronha | DRG" w:date="2026-09-29T16:58:00Z" w16du:dateUtc="2026-09-29T14:58:00Z"/>
                <w:rFonts w:cs="Arial"/>
                <w:sz w:val="13"/>
                <w:szCs w:val="13"/>
              </w:rPr>
            </w:pPr>
            <w:ins w:id="10636" w:author="Sean de Noronha | DRG" w:date="2026-09-29T16:58:00Z" w16du:dateUtc="2026-09-29T14:58:00Z">
              <w:r>
                <w:rPr>
                  <w:rFonts w:cs="Arial"/>
                  <w:sz w:val="13"/>
                  <w:szCs w:val="13"/>
                </w:rPr>
                <w:t>NG</w:t>
              </w:r>
            </w:ins>
          </w:p>
        </w:tc>
        <w:tc>
          <w:tcPr>
            <w:tcW w:w="900" w:type="dxa"/>
            <w:vAlign w:val="center"/>
          </w:tcPr>
          <w:p w14:paraId="5E000A1A" w14:textId="77777777" w:rsidR="00C60D85" w:rsidRDefault="00000000">
            <w:pPr>
              <w:spacing w:after="0"/>
              <w:rPr>
                <w:ins w:id="10637" w:author="Sean de Noronha | DRG" w:date="2026-09-29T16:58:00Z" w16du:dateUtc="2026-09-29T14:58:00Z"/>
                <w:rFonts w:cs="Arial"/>
                <w:sz w:val="13"/>
                <w:szCs w:val="13"/>
              </w:rPr>
            </w:pPr>
            <w:ins w:id="10638" w:author="Sean de Noronha | DRG" w:date="2026-09-29T16:58:00Z" w16du:dateUtc="2026-09-29T14:58:00Z">
              <w:r>
                <w:rPr>
                  <w:rFonts w:cs="Arial"/>
                  <w:sz w:val="13"/>
                  <w:szCs w:val="13"/>
                </w:rPr>
                <w:t>7,280</w:t>
              </w:r>
            </w:ins>
          </w:p>
        </w:tc>
        <w:tc>
          <w:tcPr>
            <w:tcW w:w="800" w:type="dxa"/>
            <w:vAlign w:val="center"/>
          </w:tcPr>
          <w:p w14:paraId="5E000A1B" w14:textId="77777777" w:rsidR="00C60D85" w:rsidRDefault="00000000">
            <w:pPr>
              <w:spacing w:after="0"/>
              <w:rPr>
                <w:ins w:id="10639" w:author="Sean de Noronha | DRG" w:date="2026-09-29T16:58:00Z" w16du:dateUtc="2026-09-29T14:58:00Z"/>
                <w:rFonts w:cs="Arial"/>
                <w:sz w:val="13"/>
                <w:szCs w:val="13"/>
              </w:rPr>
            </w:pPr>
            <w:ins w:id="10640" w:author="Sean de Noronha | DRG" w:date="2026-09-29T16:58:00Z" w16du:dateUtc="2026-09-29T14:58:00Z">
              <w:r>
                <w:rPr>
                  <w:rFonts w:cs="Arial"/>
                  <w:sz w:val="13"/>
                  <w:szCs w:val="13"/>
                </w:rPr>
                <w:t>80 ft</w:t>
              </w:r>
            </w:ins>
          </w:p>
        </w:tc>
        <w:tc>
          <w:tcPr>
            <w:tcW w:w="880" w:type="dxa"/>
            <w:vAlign w:val="center"/>
          </w:tcPr>
          <w:p w14:paraId="5E000A1C" w14:textId="77777777" w:rsidR="00C60D85" w:rsidRDefault="00000000">
            <w:pPr>
              <w:spacing w:after="0"/>
              <w:rPr>
                <w:ins w:id="10641" w:author="Sean de Noronha | DRG" w:date="2026-09-29T16:58:00Z" w16du:dateUtc="2026-09-29T14:58:00Z"/>
                <w:rFonts w:cs="Arial"/>
                <w:sz w:val="13"/>
                <w:szCs w:val="13"/>
              </w:rPr>
            </w:pPr>
            <w:ins w:id="10642" w:author="Sean de Noronha | DRG" w:date="2026-09-29T16:58:00Z" w16du:dateUtc="2026-09-29T14:58:00Z">
              <w:r>
                <w:rPr>
                  <w:rFonts w:cs="Arial"/>
                  <w:sz w:val="13"/>
                  <w:szCs w:val="13"/>
                </w:rPr>
                <w:t>2.48</w:t>
              </w:r>
            </w:ins>
          </w:p>
        </w:tc>
        <w:tc>
          <w:tcPr>
            <w:tcW w:w="820" w:type="dxa"/>
            <w:vAlign w:val="center"/>
          </w:tcPr>
          <w:p w14:paraId="5E000A1D" w14:textId="77777777" w:rsidR="00C60D85" w:rsidRDefault="00000000">
            <w:pPr>
              <w:spacing w:after="0"/>
              <w:rPr>
                <w:ins w:id="10643" w:author="Sean de Noronha | DRG" w:date="2026-09-29T16:58:00Z" w16du:dateUtc="2026-09-29T14:58:00Z"/>
                <w:rFonts w:cs="Arial"/>
                <w:sz w:val="13"/>
                <w:szCs w:val="13"/>
              </w:rPr>
            </w:pPr>
            <w:ins w:id="10644" w:author="Sean de Noronha | DRG" w:date="2026-09-29T16:58:00Z" w16du:dateUtc="2026-09-29T14:58:00Z">
              <w:r>
                <w:rPr>
                  <w:rFonts w:cs="Arial"/>
                  <w:sz w:val="13"/>
                  <w:szCs w:val="13"/>
                </w:rPr>
                <w:t>747</w:t>
              </w:r>
            </w:ins>
          </w:p>
        </w:tc>
        <w:tc>
          <w:tcPr>
            <w:tcW w:w="1100" w:type="dxa"/>
            <w:vAlign w:val="center"/>
          </w:tcPr>
          <w:p w14:paraId="5E000A1E" w14:textId="77777777" w:rsidR="00C60D85" w:rsidRDefault="00000000">
            <w:pPr>
              <w:spacing w:after="0"/>
              <w:rPr>
                <w:ins w:id="10645" w:author="Sean de Noronha | DRG" w:date="2026-09-29T16:58:00Z" w16du:dateUtc="2026-09-29T14:58:00Z"/>
                <w:rFonts w:cs="Arial"/>
                <w:sz w:val="13"/>
                <w:szCs w:val="13"/>
              </w:rPr>
            </w:pPr>
            <w:ins w:id="10646" w:author="Sean de Noronha | DRG" w:date="2026-09-29T16:58:00Z" w16du:dateUtc="2026-09-29T14:58:00Z">
              <w:r>
                <w:rPr>
                  <w:rFonts w:cs="Arial"/>
                  <w:sz w:val="13"/>
                  <w:szCs w:val="13"/>
                </w:rPr>
                <w:t>164 (347)</w:t>
              </w:r>
            </w:ins>
          </w:p>
        </w:tc>
        <w:tc>
          <w:tcPr>
            <w:tcW w:w="700" w:type="dxa"/>
            <w:vAlign w:val="center"/>
          </w:tcPr>
          <w:p w14:paraId="5E000A1F" w14:textId="77777777" w:rsidR="00C60D85" w:rsidRDefault="00000000">
            <w:pPr>
              <w:spacing w:after="0"/>
              <w:rPr>
                <w:ins w:id="10647" w:author="Sean de Noronha | DRG" w:date="2026-09-29T16:58:00Z" w16du:dateUtc="2026-09-29T14:58:00Z"/>
                <w:rFonts w:cs="Arial"/>
                <w:sz w:val="13"/>
                <w:szCs w:val="13"/>
              </w:rPr>
            </w:pPr>
            <w:ins w:id="10648" w:author="Sean de Noronha | DRG" w:date="2026-09-29T16:58:00Z" w16du:dateUtc="2026-09-29T14:58:00Z">
              <w:r>
                <w:rPr>
                  <w:rFonts w:cs="Arial"/>
                  <w:sz w:val="13"/>
                  <w:szCs w:val="13"/>
                </w:rPr>
                <w:t>4.08</w:t>
              </w:r>
            </w:ins>
          </w:p>
        </w:tc>
      </w:tr>
      <w:tr w:rsidR="00C60D85" w14:paraId="195823C8" w14:textId="77777777">
        <w:trPr>
          <w:jc w:val="center"/>
          <w:ins w:id="10649" w:author="Sean de Noronha | DRG" w:date="2026-09-29T16:58:00Z"/>
        </w:trPr>
        <w:tc>
          <w:tcPr>
            <w:tcW w:w="560" w:type="dxa"/>
            <w:vAlign w:val="center"/>
          </w:tcPr>
          <w:p w14:paraId="5E000A20" w14:textId="77777777" w:rsidR="00C60D85" w:rsidRDefault="00000000">
            <w:pPr>
              <w:spacing w:after="0"/>
              <w:rPr>
                <w:ins w:id="10650" w:author="Sean de Noronha | DRG" w:date="2026-09-29T16:58:00Z" w16du:dateUtc="2026-09-29T14:58:00Z"/>
                <w:rFonts w:cs="Arial"/>
                <w:sz w:val="13"/>
                <w:szCs w:val="13"/>
              </w:rPr>
            </w:pPr>
            <w:ins w:id="10651" w:author="Sean de Noronha | DRG" w:date="2026-09-29T16:58:00Z" w16du:dateUtc="2026-09-29T14:58:00Z">
              <w:r>
                <w:rPr>
                  <w:rFonts w:cs="Arial"/>
                  <w:sz w:val="13"/>
                  <w:szCs w:val="13"/>
                </w:rPr>
                <w:t>187</w:t>
              </w:r>
            </w:ins>
          </w:p>
        </w:tc>
        <w:tc>
          <w:tcPr>
            <w:tcW w:w="500" w:type="dxa"/>
            <w:vAlign w:val="center"/>
          </w:tcPr>
          <w:p w14:paraId="5E000A21" w14:textId="77777777" w:rsidR="00C60D85" w:rsidRDefault="00000000">
            <w:pPr>
              <w:spacing w:after="0"/>
              <w:rPr>
                <w:ins w:id="10652" w:author="Sean de Noronha | DRG" w:date="2026-09-29T16:58:00Z" w16du:dateUtc="2026-09-29T14:58:00Z"/>
                <w:rFonts w:cs="Arial"/>
                <w:sz w:val="13"/>
                <w:szCs w:val="13"/>
              </w:rPr>
            </w:pPr>
            <w:ins w:id="10653" w:author="Sean de Noronha | DRG" w:date="2026-09-29T16:58:00Z" w16du:dateUtc="2026-09-29T14:58:00Z">
              <w:r>
                <w:rPr>
                  <w:rFonts w:cs="Arial"/>
                  <w:sz w:val="13"/>
                  <w:szCs w:val="13"/>
                </w:rPr>
                <w:t>T2</w:t>
              </w:r>
            </w:ins>
          </w:p>
        </w:tc>
        <w:tc>
          <w:tcPr>
            <w:tcW w:w="660" w:type="dxa"/>
            <w:vAlign w:val="center"/>
          </w:tcPr>
          <w:p w14:paraId="5E000A22" w14:textId="77777777" w:rsidR="00C60D85" w:rsidRDefault="00000000">
            <w:pPr>
              <w:spacing w:after="0"/>
              <w:rPr>
                <w:ins w:id="10654" w:author="Sean de Noronha | DRG" w:date="2026-09-29T16:58:00Z" w16du:dateUtc="2026-09-29T14:58:00Z"/>
                <w:rFonts w:cs="Arial"/>
                <w:sz w:val="13"/>
                <w:szCs w:val="13"/>
              </w:rPr>
            </w:pPr>
            <w:ins w:id="10655" w:author="Sean de Noronha | DRG" w:date="2026-09-29T16:58:00Z" w16du:dateUtc="2026-09-29T14:58:00Z">
              <w:r>
                <w:rPr>
                  <w:rFonts w:cs="Arial"/>
                  <w:sz w:val="13"/>
                  <w:szCs w:val="13"/>
                </w:rPr>
                <w:t>2</w:t>
              </w:r>
            </w:ins>
          </w:p>
        </w:tc>
        <w:tc>
          <w:tcPr>
            <w:tcW w:w="1920" w:type="dxa"/>
            <w:vAlign w:val="center"/>
          </w:tcPr>
          <w:p w14:paraId="5E000A23" w14:textId="77777777" w:rsidR="00C60D85" w:rsidRDefault="00000000">
            <w:pPr>
              <w:spacing w:after="0"/>
              <w:rPr>
                <w:ins w:id="10656" w:author="Sean de Noronha | DRG" w:date="2026-09-29T16:58:00Z" w16du:dateUtc="2026-09-29T14:58:00Z"/>
                <w:rFonts w:cs="Arial"/>
                <w:sz w:val="13"/>
                <w:szCs w:val="13"/>
              </w:rPr>
            </w:pPr>
            <w:ins w:id="10657" w:author="Sean de Noronha | DRG" w:date="2026-09-29T16:58:00Z" w16du:dateUtc="2026-09-29T14:58:00Z">
              <w:r>
                <w:rPr>
                  <w:rFonts w:cs="Arial"/>
                  <w:sz w:val="13"/>
                  <w:szCs w:val="13"/>
                </w:rPr>
                <w:t>CSST, Manufacturer C, EHD 31</w:t>
              </w:r>
            </w:ins>
          </w:p>
        </w:tc>
        <w:tc>
          <w:tcPr>
            <w:tcW w:w="520" w:type="dxa"/>
            <w:vAlign w:val="center"/>
          </w:tcPr>
          <w:p w14:paraId="5E000A24" w14:textId="77777777" w:rsidR="00C60D85" w:rsidRDefault="00000000">
            <w:pPr>
              <w:spacing w:after="0"/>
              <w:rPr>
                <w:ins w:id="10658" w:author="Sean de Noronha | DRG" w:date="2026-09-29T16:58:00Z" w16du:dateUtc="2026-09-29T14:58:00Z"/>
                <w:rFonts w:cs="Arial"/>
                <w:sz w:val="13"/>
                <w:szCs w:val="13"/>
              </w:rPr>
            </w:pPr>
            <w:ins w:id="10659" w:author="Sean de Noronha | DRG" w:date="2026-09-29T16:58:00Z" w16du:dateUtc="2026-09-29T14:58:00Z">
              <w:r>
                <w:rPr>
                  <w:rFonts w:cs="Arial"/>
                  <w:sz w:val="13"/>
                  <w:szCs w:val="13"/>
                </w:rPr>
                <w:t>NG</w:t>
              </w:r>
            </w:ins>
          </w:p>
        </w:tc>
        <w:tc>
          <w:tcPr>
            <w:tcW w:w="900" w:type="dxa"/>
            <w:vAlign w:val="center"/>
          </w:tcPr>
          <w:p w14:paraId="5E000A25" w14:textId="77777777" w:rsidR="00C60D85" w:rsidRDefault="00000000">
            <w:pPr>
              <w:spacing w:after="0"/>
              <w:rPr>
                <w:ins w:id="10660" w:author="Sean de Noronha | DRG" w:date="2026-09-29T16:58:00Z" w16du:dateUtc="2026-09-29T14:58:00Z"/>
                <w:rFonts w:cs="Arial"/>
                <w:sz w:val="13"/>
                <w:szCs w:val="13"/>
              </w:rPr>
            </w:pPr>
            <w:ins w:id="10661" w:author="Sean de Noronha | DRG" w:date="2026-09-29T16:58:00Z" w16du:dateUtc="2026-09-29T14:58:00Z">
              <w:r>
                <w:rPr>
                  <w:rFonts w:cs="Arial"/>
                  <w:sz w:val="13"/>
                  <w:szCs w:val="13"/>
                </w:rPr>
                <w:t>6,530</w:t>
              </w:r>
            </w:ins>
          </w:p>
        </w:tc>
        <w:tc>
          <w:tcPr>
            <w:tcW w:w="800" w:type="dxa"/>
            <w:vAlign w:val="center"/>
          </w:tcPr>
          <w:p w14:paraId="5E000A26" w14:textId="77777777" w:rsidR="00C60D85" w:rsidRDefault="00000000">
            <w:pPr>
              <w:spacing w:after="0"/>
              <w:rPr>
                <w:ins w:id="10662" w:author="Sean de Noronha | DRG" w:date="2026-09-29T16:58:00Z" w16du:dateUtc="2026-09-29T14:58:00Z"/>
                <w:rFonts w:cs="Arial"/>
                <w:sz w:val="13"/>
                <w:szCs w:val="13"/>
              </w:rPr>
            </w:pPr>
            <w:ins w:id="10663" w:author="Sean de Noronha | DRG" w:date="2026-09-29T16:58:00Z" w16du:dateUtc="2026-09-29T14:58:00Z">
              <w:r>
                <w:rPr>
                  <w:rFonts w:cs="Arial"/>
                  <w:sz w:val="13"/>
                  <w:szCs w:val="13"/>
                </w:rPr>
                <w:t>100 ft</w:t>
              </w:r>
            </w:ins>
          </w:p>
        </w:tc>
        <w:tc>
          <w:tcPr>
            <w:tcW w:w="880" w:type="dxa"/>
            <w:vAlign w:val="center"/>
          </w:tcPr>
          <w:p w14:paraId="5E000A27" w14:textId="77777777" w:rsidR="00C60D85" w:rsidRDefault="00000000">
            <w:pPr>
              <w:spacing w:after="0"/>
              <w:rPr>
                <w:ins w:id="10664" w:author="Sean de Noronha | DRG" w:date="2026-09-29T16:58:00Z" w16du:dateUtc="2026-09-29T14:58:00Z"/>
                <w:rFonts w:cs="Arial"/>
                <w:sz w:val="13"/>
                <w:szCs w:val="13"/>
              </w:rPr>
            </w:pPr>
            <w:ins w:id="10665" w:author="Sean de Noronha | DRG" w:date="2026-09-29T16:58:00Z" w16du:dateUtc="2026-09-29T14:58:00Z">
              <w:r>
                <w:rPr>
                  <w:rFonts w:cs="Arial"/>
                  <w:sz w:val="13"/>
                  <w:szCs w:val="13"/>
                </w:rPr>
                <w:t>2.48</w:t>
              </w:r>
            </w:ins>
          </w:p>
        </w:tc>
        <w:tc>
          <w:tcPr>
            <w:tcW w:w="820" w:type="dxa"/>
            <w:vAlign w:val="center"/>
          </w:tcPr>
          <w:p w14:paraId="5E000A28" w14:textId="77777777" w:rsidR="00C60D85" w:rsidRDefault="00000000">
            <w:pPr>
              <w:spacing w:after="0"/>
              <w:rPr>
                <w:ins w:id="10666" w:author="Sean de Noronha | DRG" w:date="2026-09-29T16:58:00Z" w16du:dateUtc="2026-09-29T14:58:00Z"/>
                <w:rFonts w:cs="Arial"/>
                <w:sz w:val="13"/>
                <w:szCs w:val="13"/>
              </w:rPr>
            </w:pPr>
            <w:ins w:id="10667" w:author="Sean de Noronha | DRG" w:date="2026-09-29T16:58:00Z" w16du:dateUtc="2026-09-29T14:58:00Z">
              <w:r>
                <w:rPr>
                  <w:rFonts w:cs="Arial"/>
                  <w:sz w:val="13"/>
                  <w:szCs w:val="13"/>
                </w:rPr>
                <w:t>747</w:t>
              </w:r>
            </w:ins>
          </w:p>
        </w:tc>
        <w:tc>
          <w:tcPr>
            <w:tcW w:w="1100" w:type="dxa"/>
            <w:vAlign w:val="center"/>
          </w:tcPr>
          <w:p w14:paraId="5E000A29" w14:textId="77777777" w:rsidR="00C60D85" w:rsidRDefault="00000000">
            <w:pPr>
              <w:spacing w:after="0"/>
              <w:rPr>
                <w:ins w:id="10668" w:author="Sean de Noronha | DRG" w:date="2026-09-29T16:58:00Z" w16du:dateUtc="2026-09-29T14:58:00Z"/>
                <w:rFonts w:cs="Arial"/>
                <w:sz w:val="13"/>
                <w:szCs w:val="13"/>
              </w:rPr>
            </w:pPr>
            <w:ins w:id="10669" w:author="Sean de Noronha | DRG" w:date="2026-09-29T16:58:00Z" w16du:dateUtc="2026-09-29T14:58:00Z">
              <w:r>
                <w:rPr>
                  <w:rFonts w:cs="Arial"/>
                  <w:sz w:val="13"/>
                  <w:szCs w:val="13"/>
                </w:rPr>
                <w:t>147 (311)</w:t>
              </w:r>
            </w:ins>
          </w:p>
        </w:tc>
        <w:tc>
          <w:tcPr>
            <w:tcW w:w="700" w:type="dxa"/>
            <w:vAlign w:val="center"/>
          </w:tcPr>
          <w:p w14:paraId="5E000A2A" w14:textId="77777777" w:rsidR="00C60D85" w:rsidRDefault="00000000">
            <w:pPr>
              <w:spacing w:after="0"/>
              <w:rPr>
                <w:ins w:id="10670" w:author="Sean de Noronha | DRG" w:date="2026-09-29T16:58:00Z" w16du:dateUtc="2026-09-29T14:58:00Z"/>
                <w:rFonts w:cs="Arial"/>
                <w:sz w:val="13"/>
                <w:szCs w:val="13"/>
              </w:rPr>
            </w:pPr>
            <w:ins w:id="10671" w:author="Sean de Noronha | DRG" w:date="2026-09-29T16:58:00Z" w16du:dateUtc="2026-09-29T14:58:00Z">
              <w:r>
                <w:rPr>
                  <w:rFonts w:cs="Arial"/>
                  <w:sz w:val="13"/>
                  <w:szCs w:val="13"/>
                </w:rPr>
                <w:t>3.66</w:t>
              </w:r>
            </w:ins>
          </w:p>
        </w:tc>
      </w:tr>
      <w:tr w:rsidR="00C60D85" w14:paraId="656168F9" w14:textId="77777777">
        <w:trPr>
          <w:jc w:val="center"/>
          <w:ins w:id="10672" w:author="Sean de Noronha | DRG" w:date="2026-09-29T16:58:00Z"/>
        </w:trPr>
        <w:tc>
          <w:tcPr>
            <w:tcW w:w="560" w:type="dxa"/>
            <w:vAlign w:val="center"/>
          </w:tcPr>
          <w:p w14:paraId="5E000A2B" w14:textId="77777777" w:rsidR="00C60D85" w:rsidRDefault="00000000">
            <w:pPr>
              <w:spacing w:after="0"/>
              <w:rPr>
                <w:ins w:id="10673" w:author="Sean de Noronha | DRG" w:date="2026-09-29T16:58:00Z" w16du:dateUtc="2026-09-29T14:58:00Z"/>
                <w:rFonts w:cs="Arial"/>
                <w:sz w:val="13"/>
                <w:szCs w:val="13"/>
              </w:rPr>
            </w:pPr>
            <w:ins w:id="10674" w:author="Sean de Noronha | DRG" w:date="2026-09-29T16:58:00Z" w16du:dateUtc="2026-09-29T14:58:00Z">
              <w:r>
                <w:rPr>
                  <w:rFonts w:cs="Arial"/>
                  <w:sz w:val="13"/>
                  <w:szCs w:val="13"/>
                </w:rPr>
                <w:lastRenderedPageBreak/>
                <w:t>188</w:t>
              </w:r>
            </w:ins>
          </w:p>
        </w:tc>
        <w:tc>
          <w:tcPr>
            <w:tcW w:w="500" w:type="dxa"/>
            <w:vAlign w:val="center"/>
          </w:tcPr>
          <w:p w14:paraId="5E000A2C" w14:textId="77777777" w:rsidR="00C60D85" w:rsidRDefault="00000000">
            <w:pPr>
              <w:spacing w:after="0"/>
              <w:rPr>
                <w:ins w:id="10675" w:author="Sean de Noronha | DRG" w:date="2026-09-29T16:58:00Z" w16du:dateUtc="2026-09-29T14:58:00Z"/>
                <w:rFonts w:cs="Arial"/>
                <w:sz w:val="13"/>
                <w:szCs w:val="13"/>
              </w:rPr>
            </w:pPr>
            <w:ins w:id="10676" w:author="Sean de Noronha | DRG" w:date="2026-09-29T16:58:00Z" w16du:dateUtc="2026-09-29T14:58:00Z">
              <w:r>
                <w:rPr>
                  <w:rFonts w:cs="Arial"/>
                  <w:sz w:val="13"/>
                  <w:szCs w:val="13"/>
                </w:rPr>
                <w:t>T2</w:t>
              </w:r>
            </w:ins>
          </w:p>
        </w:tc>
        <w:tc>
          <w:tcPr>
            <w:tcW w:w="660" w:type="dxa"/>
            <w:vAlign w:val="center"/>
          </w:tcPr>
          <w:p w14:paraId="5E000A2D" w14:textId="77777777" w:rsidR="00C60D85" w:rsidRDefault="00000000">
            <w:pPr>
              <w:spacing w:after="0"/>
              <w:rPr>
                <w:ins w:id="10677" w:author="Sean de Noronha | DRG" w:date="2026-09-29T16:58:00Z" w16du:dateUtc="2026-09-29T14:58:00Z"/>
                <w:rFonts w:cs="Arial"/>
                <w:sz w:val="13"/>
                <w:szCs w:val="13"/>
              </w:rPr>
            </w:pPr>
            <w:ins w:id="10678" w:author="Sean de Noronha | DRG" w:date="2026-09-29T16:58:00Z" w16du:dateUtc="2026-09-29T14:58:00Z">
              <w:r>
                <w:rPr>
                  <w:rFonts w:cs="Arial"/>
                  <w:sz w:val="13"/>
                  <w:szCs w:val="13"/>
                </w:rPr>
                <w:t>2</w:t>
              </w:r>
            </w:ins>
          </w:p>
        </w:tc>
        <w:tc>
          <w:tcPr>
            <w:tcW w:w="1920" w:type="dxa"/>
            <w:vAlign w:val="center"/>
          </w:tcPr>
          <w:p w14:paraId="5E000A2E" w14:textId="77777777" w:rsidR="00C60D85" w:rsidRDefault="00000000">
            <w:pPr>
              <w:spacing w:after="0"/>
              <w:rPr>
                <w:ins w:id="10679" w:author="Sean de Noronha | DRG" w:date="2026-09-29T16:58:00Z" w16du:dateUtc="2026-09-29T14:58:00Z"/>
                <w:rFonts w:cs="Arial"/>
                <w:sz w:val="13"/>
                <w:szCs w:val="13"/>
              </w:rPr>
            </w:pPr>
            <w:ins w:id="10680" w:author="Sean de Noronha | DRG" w:date="2026-09-29T16:58:00Z" w16du:dateUtc="2026-09-29T14:58:00Z">
              <w:r>
                <w:rPr>
                  <w:rFonts w:cs="Arial"/>
                  <w:sz w:val="13"/>
                  <w:szCs w:val="13"/>
                </w:rPr>
                <w:t>CSST, Manufacturer C, EHD 31</w:t>
              </w:r>
            </w:ins>
          </w:p>
        </w:tc>
        <w:tc>
          <w:tcPr>
            <w:tcW w:w="520" w:type="dxa"/>
            <w:vAlign w:val="center"/>
          </w:tcPr>
          <w:p w14:paraId="5E000A2F" w14:textId="77777777" w:rsidR="00C60D85" w:rsidRDefault="00000000">
            <w:pPr>
              <w:spacing w:after="0"/>
              <w:rPr>
                <w:ins w:id="10681" w:author="Sean de Noronha | DRG" w:date="2026-09-29T16:58:00Z" w16du:dateUtc="2026-09-29T14:58:00Z"/>
                <w:rFonts w:cs="Arial"/>
                <w:sz w:val="13"/>
                <w:szCs w:val="13"/>
              </w:rPr>
            </w:pPr>
            <w:ins w:id="10682" w:author="Sean de Noronha | DRG" w:date="2026-09-29T16:58:00Z" w16du:dateUtc="2026-09-29T14:58:00Z">
              <w:r>
                <w:rPr>
                  <w:rFonts w:cs="Arial"/>
                  <w:sz w:val="13"/>
                  <w:szCs w:val="13"/>
                </w:rPr>
                <w:t>NG</w:t>
              </w:r>
            </w:ins>
          </w:p>
        </w:tc>
        <w:tc>
          <w:tcPr>
            <w:tcW w:w="900" w:type="dxa"/>
            <w:vAlign w:val="center"/>
          </w:tcPr>
          <w:p w14:paraId="5E000A30" w14:textId="77777777" w:rsidR="00C60D85" w:rsidRDefault="00000000">
            <w:pPr>
              <w:spacing w:after="0"/>
              <w:rPr>
                <w:ins w:id="10683" w:author="Sean de Noronha | DRG" w:date="2026-09-29T16:58:00Z" w16du:dateUtc="2026-09-29T14:58:00Z"/>
                <w:rFonts w:cs="Arial"/>
                <w:sz w:val="13"/>
                <w:szCs w:val="13"/>
              </w:rPr>
            </w:pPr>
            <w:ins w:id="10684" w:author="Sean de Noronha | DRG" w:date="2026-09-29T16:58:00Z" w16du:dateUtc="2026-09-29T14:58:00Z">
              <w:r>
                <w:rPr>
                  <w:rFonts w:cs="Arial"/>
                  <w:sz w:val="13"/>
                  <w:szCs w:val="13"/>
                </w:rPr>
                <w:t>5,430</w:t>
              </w:r>
            </w:ins>
          </w:p>
        </w:tc>
        <w:tc>
          <w:tcPr>
            <w:tcW w:w="800" w:type="dxa"/>
            <w:vAlign w:val="center"/>
          </w:tcPr>
          <w:p w14:paraId="5E000A31" w14:textId="77777777" w:rsidR="00C60D85" w:rsidRDefault="00000000">
            <w:pPr>
              <w:spacing w:after="0"/>
              <w:rPr>
                <w:ins w:id="10685" w:author="Sean de Noronha | DRG" w:date="2026-09-29T16:58:00Z" w16du:dateUtc="2026-09-29T14:58:00Z"/>
                <w:rFonts w:cs="Arial"/>
                <w:sz w:val="13"/>
                <w:szCs w:val="13"/>
              </w:rPr>
            </w:pPr>
            <w:ins w:id="10686" w:author="Sean de Noronha | DRG" w:date="2026-09-29T16:58:00Z" w16du:dateUtc="2026-09-29T14:58:00Z">
              <w:r>
                <w:rPr>
                  <w:rFonts w:cs="Arial"/>
                  <w:sz w:val="13"/>
                  <w:szCs w:val="13"/>
                </w:rPr>
                <w:t>150 ft</w:t>
              </w:r>
            </w:ins>
          </w:p>
        </w:tc>
        <w:tc>
          <w:tcPr>
            <w:tcW w:w="880" w:type="dxa"/>
            <w:vAlign w:val="center"/>
          </w:tcPr>
          <w:p w14:paraId="5E000A32" w14:textId="77777777" w:rsidR="00C60D85" w:rsidRDefault="00000000">
            <w:pPr>
              <w:spacing w:after="0"/>
              <w:rPr>
                <w:ins w:id="10687" w:author="Sean de Noronha | DRG" w:date="2026-09-29T16:58:00Z" w16du:dateUtc="2026-09-29T14:58:00Z"/>
                <w:rFonts w:cs="Arial"/>
                <w:sz w:val="13"/>
                <w:szCs w:val="13"/>
              </w:rPr>
            </w:pPr>
            <w:ins w:id="10688" w:author="Sean de Noronha | DRG" w:date="2026-09-29T16:58:00Z" w16du:dateUtc="2026-09-29T14:58:00Z">
              <w:r>
                <w:rPr>
                  <w:rFonts w:cs="Arial"/>
                  <w:sz w:val="13"/>
                  <w:szCs w:val="13"/>
                </w:rPr>
                <w:t>2.48</w:t>
              </w:r>
            </w:ins>
          </w:p>
        </w:tc>
        <w:tc>
          <w:tcPr>
            <w:tcW w:w="820" w:type="dxa"/>
            <w:vAlign w:val="center"/>
          </w:tcPr>
          <w:p w14:paraId="5E000A33" w14:textId="77777777" w:rsidR="00C60D85" w:rsidRDefault="00000000">
            <w:pPr>
              <w:spacing w:after="0"/>
              <w:rPr>
                <w:ins w:id="10689" w:author="Sean de Noronha | DRG" w:date="2026-09-29T16:58:00Z" w16du:dateUtc="2026-09-29T14:58:00Z"/>
                <w:rFonts w:cs="Arial"/>
                <w:sz w:val="13"/>
                <w:szCs w:val="13"/>
              </w:rPr>
            </w:pPr>
            <w:ins w:id="10690" w:author="Sean de Noronha | DRG" w:date="2026-09-29T16:58:00Z" w16du:dateUtc="2026-09-29T14:58:00Z">
              <w:r>
                <w:rPr>
                  <w:rFonts w:cs="Arial"/>
                  <w:sz w:val="13"/>
                  <w:szCs w:val="13"/>
                </w:rPr>
                <w:t>747</w:t>
              </w:r>
            </w:ins>
          </w:p>
        </w:tc>
        <w:tc>
          <w:tcPr>
            <w:tcW w:w="1100" w:type="dxa"/>
            <w:vAlign w:val="center"/>
          </w:tcPr>
          <w:p w14:paraId="5E000A34" w14:textId="77777777" w:rsidR="00C60D85" w:rsidRDefault="00000000">
            <w:pPr>
              <w:spacing w:after="0"/>
              <w:rPr>
                <w:ins w:id="10691" w:author="Sean de Noronha | DRG" w:date="2026-09-29T16:58:00Z" w16du:dateUtc="2026-09-29T14:58:00Z"/>
                <w:rFonts w:cs="Arial"/>
                <w:sz w:val="13"/>
                <w:szCs w:val="13"/>
              </w:rPr>
            </w:pPr>
            <w:ins w:id="10692" w:author="Sean de Noronha | DRG" w:date="2026-09-29T16:58:00Z" w16du:dateUtc="2026-09-29T14:58:00Z">
              <w:r>
                <w:rPr>
                  <w:rFonts w:cs="Arial"/>
                  <w:sz w:val="13"/>
                  <w:szCs w:val="13"/>
                </w:rPr>
                <w:t>122 (259)</w:t>
              </w:r>
            </w:ins>
          </w:p>
        </w:tc>
        <w:tc>
          <w:tcPr>
            <w:tcW w:w="700" w:type="dxa"/>
            <w:vAlign w:val="center"/>
          </w:tcPr>
          <w:p w14:paraId="5E000A35" w14:textId="77777777" w:rsidR="00C60D85" w:rsidRDefault="00000000">
            <w:pPr>
              <w:spacing w:after="0"/>
              <w:rPr>
                <w:ins w:id="10693" w:author="Sean de Noronha | DRG" w:date="2026-09-29T16:58:00Z" w16du:dateUtc="2026-09-29T14:58:00Z"/>
                <w:rFonts w:cs="Arial"/>
                <w:sz w:val="13"/>
                <w:szCs w:val="13"/>
              </w:rPr>
            </w:pPr>
            <w:ins w:id="10694" w:author="Sean de Noronha | DRG" w:date="2026-09-29T16:58:00Z" w16du:dateUtc="2026-09-29T14:58:00Z">
              <w:r>
                <w:rPr>
                  <w:rFonts w:cs="Arial"/>
                  <w:sz w:val="13"/>
                  <w:szCs w:val="13"/>
                </w:rPr>
                <w:t>3.04</w:t>
              </w:r>
            </w:ins>
          </w:p>
        </w:tc>
      </w:tr>
      <w:tr w:rsidR="00C60D85" w14:paraId="650516EF" w14:textId="77777777">
        <w:trPr>
          <w:jc w:val="center"/>
          <w:ins w:id="10695" w:author="Sean de Noronha | DRG" w:date="2026-09-29T16:58:00Z"/>
        </w:trPr>
        <w:tc>
          <w:tcPr>
            <w:tcW w:w="560" w:type="dxa"/>
            <w:vAlign w:val="center"/>
          </w:tcPr>
          <w:p w14:paraId="5E000A36" w14:textId="77777777" w:rsidR="00C60D85" w:rsidRDefault="00000000">
            <w:pPr>
              <w:spacing w:after="0"/>
              <w:rPr>
                <w:ins w:id="10696" w:author="Sean de Noronha | DRG" w:date="2026-09-29T16:58:00Z" w16du:dateUtc="2026-09-29T14:58:00Z"/>
                <w:rFonts w:cs="Arial"/>
                <w:sz w:val="13"/>
                <w:szCs w:val="13"/>
              </w:rPr>
            </w:pPr>
            <w:ins w:id="10697" w:author="Sean de Noronha | DRG" w:date="2026-09-29T16:58:00Z" w16du:dateUtc="2026-09-29T14:58:00Z">
              <w:r>
                <w:rPr>
                  <w:rFonts w:cs="Arial"/>
                  <w:sz w:val="13"/>
                  <w:szCs w:val="13"/>
                </w:rPr>
                <w:t>189</w:t>
              </w:r>
            </w:ins>
          </w:p>
        </w:tc>
        <w:tc>
          <w:tcPr>
            <w:tcW w:w="500" w:type="dxa"/>
            <w:vAlign w:val="center"/>
          </w:tcPr>
          <w:p w14:paraId="5E000A37" w14:textId="77777777" w:rsidR="00C60D85" w:rsidRDefault="00000000">
            <w:pPr>
              <w:spacing w:after="0"/>
              <w:rPr>
                <w:ins w:id="10698" w:author="Sean de Noronha | DRG" w:date="2026-09-29T16:58:00Z" w16du:dateUtc="2026-09-29T14:58:00Z"/>
                <w:rFonts w:cs="Arial"/>
                <w:sz w:val="13"/>
                <w:szCs w:val="13"/>
              </w:rPr>
            </w:pPr>
            <w:ins w:id="10699" w:author="Sean de Noronha | DRG" w:date="2026-09-29T16:58:00Z" w16du:dateUtc="2026-09-29T14:58:00Z">
              <w:r>
                <w:rPr>
                  <w:rFonts w:cs="Arial"/>
                  <w:sz w:val="13"/>
                  <w:szCs w:val="13"/>
                </w:rPr>
                <w:t>T2</w:t>
              </w:r>
            </w:ins>
          </w:p>
        </w:tc>
        <w:tc>
          <w:tcPr>
            <w:tcW w:w="660" w:type="dxa"/>
            <w:vAlign w:val="center"/>
          </w:tcPr>
          <w:p w14:paraId="5E000A38" w14:textId="77777777" w:rsidR="00C60D85" w:rsidRDefault="00000000">
            <w:pPr>
              <w:spacing w:after="0"/>
              <w:rPr>
                <w:ins w:id="10700" w:author="Sean de Noronha | DRG" w:date="2026-09-29T16:58:00Z" w16du:dateUtc="2026-09-29T14:58:00Z"/>
                <w:rFonts w:cs="Arial"/>
                <w:sz w:val="13"/>
                <w:szCs w:val="13"/>
              </w:rPr>
            </w:pPr>
            <w:ins w:id="10701" w:author="Sean de Noronha | DRG" w:date="2026-09-29T16:58:00Z" w16du:dateUtc="2026-09-29T14:58:00Z">
              <w:r>
                <w:rPr>
                  <w:rFonts w:cs="Arial"/>
                  <w:sz w:val="13"/>
                  <w:szCs w:val="13"/>
                </w:rPr>
                <w:t>2</w:t>
              </w:r>
            </w:ins>
          </w:p>
        </w:tc>
        <w:tc>
          <w:tcPr>
            <w:tcW w:w="1920" w:type="dxa"/>
            <w:vAlign w:val="center"/>
          </w:tcPr>
          <w:p w14:paraId="5E000A39" w14:textId="77777777" w:rsidR="00C60D85" w:rsidRDefault="00000000">
            <w:pPr>
              <w:spacing w:after="0"/>
              <w:rPr>
                <w:ins w:id="10702" w:author="Sean de Noronha | DRG" w:date="2026-09-29T16:58:00Z" w16du:dateUtc="2026-09-29T14:58:00Z"/>
                <w:rFonts w:cs="Arial"/>
                <w:sz w:val="13"/>
                <w:szCs w:val="13"/>
              </w:rPr>
            </w:pPr>
            <w:ins w:id="10703" w:author="Sean de Noronha | DRG" w:date="2026-09-29T16:58:00Z" w16du:dateUtc="2026-09-29T14:58:00Z">
              <w:r>
                <w:rPr>
                  <w:rFonts w:cs="Arial"/>
                  <w:sz w:val="13"/>
                  <w:szCs w:val="13"/>
                </w:rPr>
                <w:t>CSST, Manufacturer C, EHD 31</w:t>
              </w:r>
            </w:ins>
          </w:p>
        </w:tc>
        <w:tc>
          <w:tcPr>
            <w:tcW w:w="520" w:type="dxa"/>
            <w:vAlign w:val="center"/>
          </w:tcPr>
          <w:p w14:paraId="5E000A3A" w14:textId="77777777" w:rsidR="00C60D85" w:rsidRDefault="00000000">
            <w:pPr>
              <w:spacing w:after="0"/>
              <w:rPr>
                <w:ins w:id="10704" w:author="Sean de Noronha | DRG" w:date="2026-09-29T16:58:00Z" w16du:dateUtc="2026-09-29T14:58:00Z"/>
                <w:rFonts w:cs="Arial"/>
                <w:sz w:val="13"/>
                <w:szCs w:val="13"/>
              </w:rPr>
            </w:pPr>
            <w:ins w:id="10705" w:author="Sean de Noronha | DRG" w:date="2026-09-29T16:58:00Z" w16du:dateUtc="2026-09-29T14:58:00Z">
              <w:r>
                <w:rPr>
                  <w:rFonts w:cs="Arial"/>
                  <w:sz w:val="13"/>
                  <w:szCs w:val="13"/>
                </w:rPr>
                <w:t>NG</w:t>
              </w:r>
            </w:ins>
          </w:p>
        </w:tc>
        <w:tc>
          <w:tcPr>
            <w:tcW w:w="900" w:type="dxa"/>
            <w:vAlign w:val="center"/>
          </w:tcPr>
          <w:p w14:paraId="5E000A3B" w14:textId="77777777" w:rsidR="00C60D85" w:rsidRDefault="00000000">
            <w:pPr>
              <w:spacing w:after="0"/>
              <w:rPr>
                <w:ins w:id="10706" w:author="Sean de Noronha | DRG" w:date="2026-09-29T16:58:00Z" w16du:dateUtc="2026-09-29T14:58:00Z"/>
                <w:rFonts w:cs="Arial"/>
                <w:sz w:val="13"/>
                <w:szCs w:val="13"/>
              </w:rPr>
            </w:pPr>
            <w:ins w:id="10707" w:author="Sean de Noronha | DRG" w:date="2026-09-29T16:58:00Z" w16du:dateUtc="2026-09-29T14:58:00Z">
              <w:r>
                <w:rPr>
                  <w:rFonts w:cs="Arial"/>
                  <w:sz w:val="13"/>
                  <w:szCs w:val="13"/>
                </w:rPr>
                <w:t>4,690</w:t>
              </w:r>
            </w:ins>
          </w:p>
        </w:tc>
        <w:tc>
          <w:tcPr>
            <w:tcW w:w="800" w:type="dxa"/>
            <w:vAlign w:val="center"/>
          </w:tcPr>
          <w:p w14:paraId="5E000A3C" w14:textId="77777777" w:rsidR="00C60D85" w:rsidRDefault="00000000">
            <w:pPr>
              <w:spacing w:after="0"/>
              <w:rPr>
                <w:ins w:id="10708" w:author="Sean de Noronha | DRG" w:date="2026-09-29T16:58:00Z" w16du:dateUtc="2026-09-29T14:58:00Z"/>
                <w:rFonts w:cs="Arial"/>
                <w:sz w:val="13"/>
                <w:szCs w:val="13"/>
              </w:rPr>
            </w:pPr>
            <w:ins w:id="10709" w:author="Sean de Noronha | DRG" w:date="2026-09-29T16:58:00Z" w16du:dateUtc="2026-09-29T14:58:00Z">
              <w:r>
                <w:rPr>
                  <w:rFonts w:cs="Arial"/>
                  <w:sz w:val="13"/>
                  <w:szCs w:val="13"/>
                </w:rPr>
                <w:t>200 ft</w:t>
              </w:r>
            </w:ins>
          </w:p>
        </w:tc>
        <w:tc>
          <w:tcPr>
            <w:tcW w:w="880" w:type="dxa"/>
            <w:vAlign w:val="center"/>
          </w:tcPr>
          <w:p w14:paraId="5E000A3D" w14:textId="77777777" w:rsidR="00C60D85" w:rsidRDefault="00000000">
            <w:pPr>
              <w:spacing w:after="0"/>
              <w:rPr>
                <w:ins w:id="10710" w:author="Sean de Noronha | DRG" w:date="2026-09-29T16:58:00Z" w16du:dateUtc="2026-09-29T14:58:00Z"/>
                <w:rFonts w:cs="Arial"/>
                <w:sz w:val="13"/>
                <w:szCs w:val="13"/>
              </w:rPr>
            </w:pPr>
            <w:ins w:id="10711" w:author="Sean de Noronha | DRG" w:date="2026-09-29T16:58:00Z" w16du:dateUtc="2026-09-29T14:58:00Z">
              <w:r>
                <w:rPr>
                  <w:rFonts w:cs="Arial"/>
                  <w:sz w:val="13"/>
                  <w:szCs w:val="13"/>
                </w:rPr>
                <w:t>2.48</w:t>
              </w:r>
            </w:ins>
          </w:p>
        </w:tc>
        <w:tc>
          <w:tcPr>
            <w:tcW w:w="820" w:type="dxa"/>
            <w:vAlign w:val="center"/>
          </w:tcPr>
          <w:p w14:paraId="5E000A3E" w14:textId="77777777" w:rsidR="00C60D85" w:rsidRDefault="00000000">
            <w:pPr>
              <w:spacing w:after="0"/>
              <w:rPr>
                <w:ins w:id="10712" w:author="Sean de Noronha | DRG" w:date="2026-09-29T16:58:00Z" w16du:dateUtc="2026-09-29T14:58:00Z"/>
                <w:rFonts w:cs="Arial"/>
                <w:sz w:val="13"/>
                <w:szCs w:val="13"/>
              </w:rPr>
            </w:pPr>
            <w:ins w:id="10713" w:author="Sean de Noronha | DRG" w:date="2026-09-29T16:58:00Z" w16du:dateUtc="2026-09-29T14:58:00Z">
              <w:r>
                <w:rPr>
                  <w:rFonts w:cs="Arial"/>
                  <w:sz w:val="13"/>
                  <w:szCs w:val="13"/>
                </w:rPr>
                <w:t>747</w:t>
              </w:r>
            </w:ins>
          </w:p>
        </w:tc>
        <w:tc>
          <w:tcPr>
            <w:tcW w:w="1100" w:type="dxa"/>
            <w:vAlign w:val="center"/>
          </w:tcPr>
          <w:p w14:paraId="5E000A3F" w14:textId="77777777" w:rsidR="00C60D85" w:rsidRDefault="00000000">
            <w:pPr>
              <w:spacing w:after="0"/>
              <w:rPr>
                <w:ins w:id="10714" w:author="Sean de Noronha | DRG" w:date="2026-09-29T16:58:00Z" w16du:dateUtc="2026-09-29T14:58:00Z"/>
                <w:rFonts w:cs="Arial"/>
                <w:sz w:val="13"/>
                <w:szCs w:val="13"/>
              </w:rPr>
            </w:pPr>
            <w:ins w:id="10715" w:author="Sean de Noronha | DRG" w:date="2026-09-29T16:58:00Z" w16du:dateUtc="2026-09-29T14:58:00Z">
              <w:r>
                <w:rPr>
                  <w:rFonts w:cs="Arial"/>
                  <w:sz w:val="13"/>
                  <w:szCs w:val="13"/>
                </w:rPr>
                <w:t>105 (223)</w:t>
              </w:r>
            </w:ins>
          </w:p>
        </w:tc>
        <w:tc>
          <w:tcPr>
            <w:tcW w:w="700" w:type="dxa"/>
            <w:vAlign w:val="center"/>
          </w:tcPr>
          <w:p w14:paraId="5E000A40" w14:textId="77777777" w:rsidR="00C60D85" w:rsidRDefault="00000000">
            <w:pPr>
              <w:spacing w:after="0"/>
              <w:rPr>
                <w:ins w:id="10716" w:author="Sean de Noronha | DRG" w:date="2026-09-29T16:58:00Z" w16du:dateUtc="2026-09-29T14:58:00Z"/>
                <w:rFonts w:cs="Arial"/>
                <w:sz w:val="13"/>
                <w:szCs w:val="13"/>
              </w:rPr>
            </w:pPr>
            <w:ins w:id="10717" w:author="Sean de Noronha | DRG" w:date="2026-09-29T16:58:00Z" w16du:dateUtc="2026-09-29T14:58:00Z">
              <w:r>
                <w:rPr>
                  <w:rFonts w:cs="Arial"/>
                  <w:sz w:val="13"/>
                  <w:szCs w:val="13"/>
                </w:rPr>
                <w:t>2.63</w:t>
              </w:r>
            </w:ins>
          </w:p>
        </w:tc>
      </w:tr>
      <w:tr w:rsidR="00C60D85" w14:paraId="0F4DC00B" w14:textId="77777777">
        <w:trPr>
          <w:jc w:val="center"/>
          <w:ins w:id="10718" w:author="Sean de Noronha | DRG" w:date="2026-09-29T16:58:00Z"/>
        </w:trPr>
        <w:tc>
          <w:tcPr>
            <w:tcW w:w="560" w:type="dxa"/>
            <w:vAlign w:val="center"/>
          </w:tcPr>
          <w:p w14:paraId="5E000A41" w14:textId="77777777" w:rsidR="00C60D85" w:rsidRDefault="00000000">
            <w:pPr>
              <w:spacing w:after="0"/>
              <w:rPr>
                <w:ins w:id="10719" w:author="Sean de Noronha | DRG" w:date="2026-09-29T16:58:00Z" w16du:dateUtc="2026-09-29T14:58:00Z"/>
                <w:rFonts w:cs="Arial"/>
                <w:sz w:val="13"/>
                <w:szCs w:val="13"/>
              </w:rPr>
            </w:pPr>
            <w:ins w:id="10720" w:author="Sean de Noronha | DRG" w:date="2026-09-29T16:58:00Z" w16du:dateUtc="2026-09-29T14:58:00Z">
              <w:r>
                <w:rPr>
                  <w:rFonts w:cs="Arial"/>
                  <w:sz w:val="13"/>
                  <w:szCs w:val="13"/>
                </w:rPr>
                <w:t>190</w:t>
              </w:r>
            </w:ins>
          </w:p>
        </w:tc>
        <w:tc>
          <w:tcPr>
            <w:tcW w:w="500" w:type="dxa"/>
            <w:vAlign w:val="center"/>
          </w:tcPr>
          <w:p w14:paraId="5E000A42" w14:textId="77777777" w:rsidR="00C60D85" w:rsidRDefault="00000000">
            <w:pPr>
              <w:spacing w:after="0"/>
              <w:rPr>
                <w:ins w:id="10721" w:author="Sean de Noronha | DRG" w:date="2026-09-29T16:58:00Z" w16du:dateUtc="2026-09-29T14:58:00Z"/>
                <w:rFonts w:cs="Arial"/>
                <w:sz w:val="13"/>
                <w:szCs w:val="13"/>
              </w:rPr>
            </w:pPr>
            <w:ins w:id="10722" w:author="Sean de Noronha | DRG" w:date="2026-09-29T16:58:00Z" w16du:dateUtc="2026-09-29T14:58:00Z">
              <w:r>
                <w:rPr>
                  <w:rFonts w:cs="Arial"/>
                  <w:sz w:val="13"/>
                  <w:szCs w:val="13"/>
                </w:rPr>
                <w:t>T2</w:t>
              </w:r>
            </w:ins>
          </w:p>
        </w:tc>
        <w:tc>
          <w:tcPr>
            <w:tcW w:w="660" w:type="dxa"/>
            <w:vAlign w:val="center"/>
          </w:tcPr>
          <w:p w14:paraId="5E000A43" w14:textId="77777777" w:rsidR="00C60D85" w:rsidRDefault="00000000">
            <w:pPr>
              <w:spacing w:after="0"/>
              <w:rPr>
                <w:ins w:id="10723" w:author="Sean de Noronha | DRG" w:date="2026-09-29T16:58:00Z" w16du:dateUtc="2026-09-29T14:58:00Z"/>
                <w:rFonts w:cs="Arial"/>
                <w:sz w:val="13"/>
                <w:szCs w:val="13"/>
              </w:rPr>
            </w:pPr>
            <w:ins w:id="10724" w:author="Sean de Noronha | DRG" w:date="2026-09-29T16:58:00Z" w16du:dateUtc="2026-09-29T14:58:00Z">
              <w:r>
                <w:rPr>
                  <w:rFonts w:cs="Arial"/>
                  <w:sz w:val="13"/>
                  <w:szCs w:val="13"/>
                </w:rPr>
                <w:t>2</w:t>
              </w:r>
            </w:ins>
          </w:p>
        </w:tc>
        <w:tc>
          <w:tcPr>
            <w:tcW w:w="1920" w:type="dxa"/>
            <w:vAlign w:val="center"/>
          </w:tcPr>
          <w:p w14:paraId="5E000A44" w14:textId="77777777" w:rsidR="00C60D85" w:rsidRDefault="00000000">
            <w:pPr>
              <w:spacing w:after="0"/>
              <w:rPr>
                <w:ins w:id="10725" w:author="Sean de Noronha | DRG" w:date="2026-09-29T16:58:00Z" w16du:dateUtc="2026-09-29T14:58:00Z"/>
                <w:rFonts w:cs="Arial"/>
                <w:sz w:val="13"/>
                <w:szCs w:val="13"/>
              </w:rPr>
            </w:pPr>
            <w:ins w:id="10726" w:author="Sean de Noronha | DRG" w:date="2026-09-29T16:58:00Z" w16du:dateUtc="2026-09-29T14:58:00Z">
              <w:r>
                <w:rPr>
                  <w:rFonts w:cs="Arial"/>
                  <w:sz w:val="13"/>
                  <w:szCs w:val="13"/>
                </w:rPr>
                <w:t>CSST, Manufacturer C, EHD 31</w:t>
              </w:r>
            </w:ins>
          </w:p>
        </w:tc>
        <w:tc>
          <w:tcPr>
            <w:tcW w:w="520" w:type="dxa"/>
            <w:vAlign w:val="center"/>
          </w:tcPr>
          <w:p w14:paraId="5E000A45" w14:textId="77777777" w:rsidR="00C60D85" w:rsidRDefault="00000000">
            <w:pPr>
              <w:spacing w:after="0"/>
              <w:rPr>
                <w:ins w:id="10727" w:author="Sean de Noronha | DRG" w:date="2026-09-29T16:58:00Z" w16du:dateUtc="2026-09-29T14:58:00Z"/>
                <w:rFonts w:cs="Arial"/>
                <w:sz w:val="13"/>
                <w:szCs w:val="13"/>
              </w:rPr>
            </w:pPr>
            <w:ins w:id="10728" w:author="Sean de Noronha | DRG" w:date="2026-09-29T16:58:00Z" w16du:dateUtc="2026-09-29T14:58:00Z">
              <w:r>
                <w:rPr>
                  <w:rFonts w:cs="Arial"/>
                  <w:sz w:val="13"/>
                  <w:szCs w:val="13"/>
                </w:rPr>
                <w:t>NG</w:t>
              </w:r>
            </w:ins>
          </w:p>
        </w:tc>
        <w:tc>
          <w:tcPr>
            <w:tcW w:w="900" w:type="dxa"/>
            <w:vAlign w:val="center"/>
          </w:tcPr>
          <w:p w14:paraId="5E000A46" w14:textId="77777777" w:rsidR="00C60D85" w:rsidRDefault="00000000">
            <w:pPr>
              <w:spacing w:after="0"/>
              <w:rPr>
                <w:ins w:id="10729" w:author="Sean de Noronha | DRG" w:date="2026-09-29T16:58:00Z" w16du:dateUtc="2026-09-29T14:58:00Z"/>
                <w:rFonts w:cs="Arial"/>
                <w:sz w:val="13"/>
                <w:szCs w:val="13"/>
              </w:rPr>
            </w:pPr>
            <w:ins w:id="10730" w:author="Sean de Noronha | DRG" w:date="2026-09-29T16:58:00Z" w16du:dateUtc="2026-09-29T14:58:00Z">
              <w:r>
                <w:rPr>
                  <w:rFonts w:cs="Arial"/>
                  <w:sz w:val="13"/>
                  <w:szCs w:val="13"/>
                </w:rPr>
                <w:t>4,220</w:t>
              </w:r>
            </w:ins>
          </w:p>
        </w:tc>
        <w:tc>
          <w:tcPr>
            <w:tcW w:w="800" w:type="dxa"/>
            <w:vAlign w:val="center"/>
          </w:tcPr>
          <w:p w14:paraId="5E000A47" w14:textId="77777777" w:rsidR="00C60D85" w:rsidRDefault="00000000">
            <w:pPr>
              <w:spacing w:after="0"/>
              <w:rPr>
                <w:ins w:id="10731" w:author="Sean de Noronha | DRG" w:date="2026-09-29T16:58:00Z" w16du:dateUtc="2026-09-29T14:58:00Z"/>
                <w:rFonts w:cs="Arial"/>
                <w:sz w:val="13"/>
                <w:szCs w:val="13"/>
              </w:rPr>
            </w:pPr>
            <w:ins w:id="10732" w:author="Sean de Noronha | DRG" w:date="2026-09-29T16:58:00Z" w16du:dateUtc="2026-09-29T14:58:00Z">
              <w:r>
                <w:rPr>
                  <w:rFonts w:cs="Arial"/>
                  <w:sz w:val="13"/>
                  <w:szCs w:val="13"/>
                </w:rPr>
                <w:t>250 ft</w:t>
              </w:r>
            </w:ins>
          </w:p>
        </w:tc>
        <w:tc>
          <w:tcPr>
            <w:tcW w:w="880" w:type="dxa"/>
            <w:vAlign w:val="center"/>
          </w:tcPr>
          <w:p w14:paraId="5E000A48" w14:textId="77777777" w:rsidR="00C60D85" w:rsidRDefault="00000000">
            <w:pPr>
              <w:spacing w:after="0"/>
              <w:rPr>
                <w:ins w:id="10733" w:author="Sean de Noronha | DRG" w:date="2026-09-29T16:58:00Z" w16du:dateUtc="2026-09-29T14:58:00Z"/>
                <w:rFonts w:cs="Arial"/>
                <w:sz w:val="13"/>
                <w:szCs w:val="13"/>
              </w:rPr>
            </w:pPr>
            <w:ins w:id="10734" w:author="Sean de Noronha | DRG" w:date="2026-09-29T16:58:00Z" w16du:dateUtc="2026-09-29T14:58:00Z">
              <w:r>
                <w:rPr>
                  <w:rFonts w:cs="Arial"/>
                  <w:sz w:val="13"/>
                  <w:szCs w:val="13"/>
                </w:rPr>
                <w:t>2.48</w:t>
              </w:r>
            </w:ins>
          </w:p>
        </w:tc>
        <w:tc>
          <w:tcPr>
            <w:tcW w:w="820" w:type="dxa"/>
            <w:vAlign w:val="center"/>
          </w:tcPr>
          <w:p w14:paraId="5E000A49" w14:textId="77777777" w:rsidR="00C60D85" w:rsidRDefault="00000000">
            <w:pPr>
              <w:spacing w:after="0"/>
              <w:rPr>
                <w:ins w:id="10735" w:author="Sean de Noronha | DRG" w:date="2026-09-29T16:58:00Z" w16du:dateUtc="2026-09-29T14:58:00Z"/>
                <w:rFonts w:cs="Arial"/>
                <w:sz w:val="13"/>
                <w:szCs w:val="13"/>
              </w:rPr>
            </w:pPr>
            <w:ins w:id="10736" w:author="Sean de Noronha | DRG" w:date="2026-09-29T16:58:00Z" w16du:dateUtc="2026-09-29T14:58:00Z">
              <w:r>
                <w:rPr>
                  <w:rFonts w:cs="Arial"/>
                  <w:sz w:val="13"/>
                  <w:szCs w:val="13"/>
                </w:rPr>
                <w:t>747</w:t>
              </w:r>
            </w:ins>
          </w:p>
        </w:tc>
        <w:tc>
          <w:tcPr>
            <w:tcW w:w="1100" w:type="dxa"/>
            <w:vAlign w:val="center"/>
          </w:tcPr>
          <w:p w14:paraId="5E000A4A" w14:textId="77777777" w:rsidR="00C60D85" w:rsidRDefault="00000000">
            <w:pPr>
              <w:spacing w:after="0"/>
              <w:rPr>
                <w:ins w:id="10737" w:author="Sean de Noronha | DRG" w:date="2026-09-29T16:58:00Z" w16du:dateUtc="2026-09-29T14:58:00Z"/>
                <w:rFonts w:cs="Arial"/>
                <w:sz w:val="13"/>
                <w:szCs w:val="13"/>
              </w:rPr>
            </w:pPr>
            <w:ins w:id="10738" w:author="Sean de Noronha | DRG" w:date="2026-09-29T16:58:00Z" w16du:dateUtc="2026-09-29T14:58:00Z">
              <w:r>
                <w:rPr>
                  <w:rFonts w:cs="Arial"/>
                  <w:sz w:val="13"/>
                  <w:szCs w:val="13"/>
                </w:rPr>
                <w:t>94.9 (201)</w:t>
              </w:r>
            </w:ins>
          </w:p>
        </w:tc>
        <w:tc>
          <w:tcPr>
            <w:tcW w:w="700" w:type="dxa"/>
            <w:vAlign w:val="center"/>
          </w:tcPr>
          <w:p w14:paraId="5E000A4B" w14:textId="77777777" w:rsidR="00C60D85" w:rsidRDefault="00000000">
            <w:pPr>
              <w:spacing w:after="0"/>
              <w:rPr>
                <w:ins w:id="10739" w:author="Sean de Noronha | DRG" w:date="2026-09-29T16:58:00Z" w16du:dateUtc="2026-09-29T14:58:00Z"/>
                <w:rFonts w:cs="Arial"/>
                <w:sz w:val="13"/>
                <w:szCs w:val="13"/>
              </w:rPr>
            </w:pPr>
            <w:ins w:id="10740" w:author="Sean de Noronha | DRG" w:date="2026-09-29T16:58:00Z" w16du:dateUtc="2026-09-29T14:58:00Z">
              <w:r>
                <w:rPr>
                  <w:rFonts w:cs="Arial"/>
                  <w:sz w:val="13"/>
                  <w:szCs w:val="13"/>
                </w:rPr>
                <w:t>2.37</w:t>
              </w:r>
            </w:ins>
          </w:p>
        </w:tc>
      </w:tr>
      <w:tr w:rsidR="00C60D85" w14:paraId="34CD2B15" w14:textId="77777777">
        <w:trPr>
          <w:jc w:val="center"/>
          <w:ins w:id="10741" w:author="Sean de Noronha | DRG" w:date="2026-09-29T16:58:00Z"/>
        </w:trPr>
        <w:tc>
          <w:tcPr>
            <w:tcW w:w="560" w:type="dxa"/>
            <w:vAlign w:val="center"/>
          </w:tcPr>
          <w:p w14:paraId="5E000A4C" w14:textId="77777777" w:rsidR="00C60D85" w:rsidRDefault="00000000">
            <w:pPr>
              <w:spacing w:after="0"/>
              <w:rPr>
                <w:ins w:id="10742" w:author="Sean de Noronha | DRG" w:date="2026-09-29T16:58:00Z" w16du:dateUtc="2026-09-29T14:58:00Z"/>
                <w:rFonts w:cs="Arial"/>
                <w:sz w:val="13"/>
                <w:szCs w:val="13"/>
              </w:rPr>
            </w:pPr>
            <w:ins w:id="10743" w:author="Sean de Noronha | DRG" w:date="2026-09-29T16:58:00Z" w16du:dateUtc="2026-09-29T14:58:00Z">
              <w:r>
                <w:rPr>
                  <w:rFonts w:cs="Arial"/>
                  <w:sz w:val="13"/>
                  <w:szCs w:val="13"/>
                </w:rPr>
                <w:t>191</w:t>
              </w:r>
            </w:ins>
          </w:p>
        </w:tc>
        <w:tc>
          <w:tcPr>
            <w:tcW w:w="500" w:type="dxa"/>
            <w:vAlign w:val="center"/>
          </w:tcPr>
          <w:p w14:paraId="5E000A4D" w14:textId="77777777" w:rsidR="00C60D85" w:rsidRDefault="00000000">
            <w:pPr>
              <w:spacing w:after="0"/>
              <w:rPr>
                <w:ins w:id="10744" w:author="Sean de Noronha | DRG" w:date="2026-09-29T16:58:00Z" w16du:dateUtc="2026-09-29T14:58:00Z"/>
                <w:rFonts w:cs="Arial"/>
                <w:sz w:val="13"/>
                <w:szCs w:val="13"/>
              </w:rPr>
            </w:pPr>
            <w:ins w:id="10745" w:author="Sean de Noronha | DRG" w:date="2026-09-29T16:58:00Z" w16du:dateUtc="2026-09-29T14:58:00Z">
              <w:r>
                <w:rPr>
                  <w:rFonts w:cs="Arial"/>
                  <w:sz w:val="13"/>
                  <w:szCs w:val="13"/>
                </w:rPr>
                <w:t>T2</w:t>
              </w:r>
            </w:ins>
          </w:p>
        </w:tc>
        <w:tc>
          <w:tcPr>
            <w:tcW w:w="660" w:type="dxa"/>
            <w:vAlign w:val="center"/>
          </w:tcPr>
          <w:p w14:paraId="5E000A4E" w14:textId="77777777" w:rsidR="00C60D85" w:rsidRDefault="00000000">
            <w:pPr>
              <w:spacing w:after="0"/>
              <w:rPr>
                <w:ins w:id="10746" w:author="Sean de Noronha | DRG" w:date="2026-09-29T16:58:00Z" w16du:dateUtc="2026-09-29T14:58:00Z"/>
                <w:rFonts w:cs="Arial"/>
                <w:sz w:val="13"/>
                <w:szCs w:val="13"/>
              </w:rPr>
            </w:pPr>
            <w:ins w:id="10747" w:author="Sean de Noronha | DRG" w:date="2026-09-29T16:58:00Z" w16du:dateUtc="2026-09-29T14:58:00Z">
              <w:r>
                <w:rPr>
                  <w:rFonts w:cs="Arial"/>
                  <w:sz w:val="13"/>
                  <w:szCs w:val="13"/>
                </w:rPr>
                <w:t>2</w:t>
              </w:r>
            </w:ins>
          </w:p>
        </w:tc>
        <w:tc>
          <w:tcPr>
            <w:tcW w:w="1920" w:type="dxa"/>
            <w:vAlign w:val="center"/>
          </w:tcPr>
          <w:p w14:paraId="5E000A4F" w14:textId="77777777" w:rsidR="00C60D85" w:rsidRDefault="00000000">
            <w:pPr>
              <w:spacing w:after="0"/>
              <w:rPr>
                <w:ins w:id="10748" w:author="Sean de Noronha | DRG" w:date="2026-09-29T16:58:00Z" w16du:dateUtc="2026-09-29T14:58:00Z"/>
                <w:rFonts w:cs="Arial"/>
                <w:sz w:val="13"/>
                <w:szCs w:val="13"/>
              </w:rPr>
            </w:pPr>
            <w:ins w:id="10749" w:author="Sean de Noronha | DRG" w:date="2026-09-29T16:58:00Z" w16du:dateUtc="2026-09-29T14:58:00Z">
              <w:r>
                <w:rPr>
                  <w:rFonts w:cs="Arial"/>
                  <w:sz w:val="13"/>
                  <w:szCs w:val="13"/>
                </w:rPr>
                <w:t>CSST, Manufacturer C, EHD 31</w:t>
              </w:r>
            </w:ins>
          </w:p>
        </w:tc>
        <w:tc>
          <w:tcPr>
            <w:tcW w:w="520" w:type="dxa"/>
            <w:vAlign w:val="center"/>
          </w:tcPr>
          <w:p w14:paraId="5E000A50" w14:textId="77777777" w:rsidR="00C60D85" w:rsidRDefault="00000000">
            <w:pPr>
              <w:spacing w:after="0"/>
              <w:rPr>
                <w:ins w:id="10750" w:author="Sean de Noronha | DRG" w:date="2026-09-29T16:58:00Z" w16du:dateUtc="2026-09-29T14:58:00Z"/>
                <w:rFonts w:cs="Arial"/>
                <w:sz w:val="13"/>
                <w:szCs w:val="13"/>
              </w:rPr>
            </w:pPr>
            <w:ins w:id="10751" w:author="Sean de Noronha | DRG" w:date="2026-09-29T16:58:00Z" w16du:dateUtc="2026-09-29T14:58:00Z">
              <w:r>
                <w:rPr>
                  <w:rFonts w:cs="Arial"/>
                  <w:sz w:val="13"/>
                  <w:szCs w:val="13"/>
                </w:rPr>
                <w:t>NG</w:t>
              </w:r>
            </w:ins>
          </w:p>
        </w:tc>
        <w:tc>
          <w:tcPr>
            <w:tcW w:w="900" w:type="dxa"/>
            <w:vAlign w:val="center"/>
          </w:tcPr>
          <w:p w14:paraId="5E000A51" w14:textId="77777777" w:rsidR="00C60D85" w:rsidRDefault="00000000">
            <w:pPr>
              <w:spacing w:after="0"/>
              <w:rPr>
                <w:ins w:id="10752" w:author="Sean de Noronha | DRG" w:date="2026-09-29T16:58:00Z" w16du:dateUtc="2026-09-29T14:58:00Z"/>
                <w:rFonts w:cs="Arial"/>
                <w:sz w:val="13"/>
                <w:szCs w:val="13"/>
              </w:rPr>
            </w:pPr>
            <w:ins w:id="10753" w:author="Sean de Noronha | DRG" w:date="2026-09-29T16:58:00Z" w16du:dateUtc="2026-09-29T14:58:00Z">
              <w:r>
                <w:rPr>
                  <w:rFonts w:cs="Arial"/>
                  <w:sz w:val="13"/>
                  <w:szCs w:val="13"/>
                </w:rPr>
                <w:t>17,300</w:t>
              </w:r>
            </w:ins>
          </w:p>
        </w:tc>
        <w:tc>
          <w:tcPr>
            <w:tcW w:w="800" w:type="dxa"/>
            <w:vAlign w:val="center"/>
          </w:tcPr>
          <w:p w14:paraId="5E000A52" w14:textId="77777777" w:rsidR="00C60D85" w:rsidRDefault="00000000">
            <w:pPr>
              <w:spacing w:after="0"/>
              <w:rPr>
                <w:ins w:id="10754" w:author="Sean de Noronha | DRG" w:date="2026-09-29T16:58:00Z" w16du:dateUtc="2026-09-29T14:58:00Z"/>
                <w:rFonts w:cs="Arial"/>
                <w:sz w:val="13"/>
                <w:szCs w:val="13"/>
              </w:rPr>
            </w:pPr>
            <w:ins w:id="10755" w:author="Sean de Noronha | DRG" w:date="2026-09-29T16:58:00Z" w16du:dateUtc="2026-09-29T14:58:00Z">
              <w:r>
                <w:rPr>
                  <w:rFonts w:cs="Arial"/>
                  <w:sz w:val="13"/>
                  <w:szCs w:val="13"/>
                </w:rPr>
                <w:t>30 ft</w:t>
              </w:r>
            </w:ins>
          </w:p>
        </w:tc>
        <w:tc>
          <w:tcPr>
            <w:tcW w:w="880" w:type="dxa"/>
            <w:vAlign w:val="center"/>
          </w:tcPr>
          <w:p w14:paraId="5E000A53" w14:textId="77777777" w:rsidR="00C60D85" w:rsidRDefault="00000000">
            <w:pPr>
              <w:spacing w:after="0"/>
              <w:rPr>
                <w:ins w:id="10756" w:author="Sean de Noronha | DRG" w:date="2026-09-29T16:58:00Z" w16du:dateUtc="2026-09-29T14:58:00Z"/>
                <w:rFonts w:cs="Arial"/>
                <w:sz w:val="13"/>
                <w:szCs w:val="13"/>
              </w:rPr>
            </w:pPr>
            <w:ins w:id="10757" w:author="Sean de Noronha | DRG" w:date="2026-09-29T16:58:00Z" w16du:dateUtc="2026-09-29T14:58:00Z">
              <w:r>
                <w:rPr>
                  <w:rFonts w:cs="Arial"/>
                  <w:sz w:val="13"/>
                  <w:szCs w:val="13"/>
                </w:rPr>
                <w:t>3.45</w:t>
              </w:r>
            </w:ins>
          </w:p>
        </w:tc>
        <w:tc>
          <w:tcPr>
            <w:tcW w:w="820" w:type="dxa"/>
            <w:vAlign w:val="center"/>
          </w:tcPr>
          <w:p w14:paraId="5E000A54" w14:textId="77777777" w:rsidR="00C60D85" w:rsidRDefault="00000000">
            <w:pPr>
              <w:spacing w:after="0"/>
              <w:rPr>
                <w:ins w:id="10758" w:author="Sean de Noronha | DRG" w:date="2026-09-29T16:58:00Z" w16du:dateUtc="2026-09-29T14:58:00Z"/>
                <w:rFonts w:cs="Arial"/>
                <w:sz w:val="13"/>
                <w:szCs w:val="13"/>
              </w:rPr>
            </w:pPr>
            <w:ins w:id="10759" w:author="Sean de Noronha | DRG" w:date="2026-09-29T16:58:00Z" w16du:dateUtc="2026-09-29T14:58:00Z">
              <w:r>
                <w:rPr>
                  <w:rFonts w:cs="Arial"/>
                  <w:sz w:val="13"/>
                  <w:szCs w:val="13"/>
                </w:rPr>
                <w:t>1,490</w:t>
              </w:r>
            </w:ins>
          </w:p>
        </w:tc>
        <w:tc>
          <w:tcPr>
            <w:tcW w:w="1100" w:type="dxa"/>
            <w:vAlign w:val="center"/>
          </w:tcPr>
          <w:p w14:paraId="5E000A55" w14:textId="77777777" w:rsidR="00C60D85" w:rsidRDefault="00000000">
            <w:pPr>
              <w:spacing w:after="0"/>
              <w:rPr>
                <w:ins w:id="10760" w:author="Sean de Noronha | DRG" w:date="2026-09-29T16:58:00Z" w16du:dateUtc="2026-09-29T14:58:00Z"/>
                <w:rFonts w:cs="Arial"/>
                <w:sz w:val="13"/>
                <w:szCs w:val="13"/>
              </w:rPr>
            </w:pPr>
            <w:ins w:id="10761" w:author="Sean de Noronha | DRG" w:date="2026-09-29T16:58:00Z" w16du:dateUtc="2026-09-29T14:58:00Z">
              <w:r>
                <w:rPr>
                  <w:rFonts w:cs="Arial"/>
                  <w:sz w:val="13"/>
                  <w:szCs w:val="13"/>
                </w:rPr>
                <w:t>389 (824)</w:t>
              </w:r>
            </w:ins>
          </w:p>
        </w:tc>
        <w:tc>
          <w:tcPr>
            <w:tcW w:w="700" w:type="dxa"/>
            <w:vAlign w:val="center"/>
          </w:tcPr>
          <w:p w14:paraId="5E000A56" w14:textId="77777777" w:rsidR="00C60D85" w:rsidRDefault="00000000">
            <w:pPr>
              <w:spacing w:after="0"/>
              <w:rPr>
                <w:ins w:id="10762" w:author="Sean de Noronha | DRG" w:date="2026-09-29T16:58:00Z" w16du:dateUtc="2026-09-29T14:58:00Z"/>
                <w:rFonts w:cs="Arial"/>
                <w:sz w:val="13"/>
                <w:szCs w:val="13"/>
              </w:rPr>
            </w:pPr>
            <w:ins w:id="10763" w:author="Sean de Noronha | DRG" w:date="2026-09-29T16:58:00Z" w16du:dateUtc="2026-09-29T14:58:00Z">
              <w:r>
                <w:rPr>
                  <w:rFonts w:cs="Arial"/>
                  <w:sz w:val="13"/>
                  <w:szCs w:val="13"/>
                </w:rPr>
                <w:t>9.64</w:t>
              </w:r>
            </w:ins>
          </w:p>
        </w:tc>
      </w:tr>
      <w:tr w:rsidR="00C60D85" w14:paraId="3DFA8A3D" w14:textId="77777777">
        <w:trPr>
          <w:jc w:val="center"/>
          <w:ins w:id="10764" w:author="Sean de Noronha | DRG" w:date="2026-09-29T16:58:00Z"/>
        </w:trPr>
        <w:tc>
          <w:tcPr>
            <w:tcW w:w="560" w:type="dxa"/>
            <w:vAlign w:val="center"/>
          </w:tcPr>
          <w:p w14:paraId="5E000A57" w14:textId="77777777" w:rsidR="00C60D85" w:rsidRDefault="00000000">
            <w:pPr>
              <w:spacing w:after="0"/>
              <w:rPr>
                <w:ins w:id="10765" w:author="Sean de Noronha | DRG" w:date="2026-09-29T16:58:00Z" w16du:dateUtc="2026-09-29T14:58:00Z"/>
                <w:rFonts w:cs="Arial"/>
                <w:sz w:val="13"/>
                <w:szCs w:val="13"/>
              </w:rPr>
            </w:pPr>
            <w:ins w:id="10766" w:author="Sean de Noronha | DRG" w:date="2026-09-29T16:58:00Z" w16du:dateUtc="2026-09-29T14:58:00Z">
              <w:r>
                <w:rPr>
                  <w:rFonts w:cs="Arial"/>
                  <w:sz w:val="13"/>
                  <w:szCs w:val="13"/>
                </w:rPr>
                <w:t>192</w:t>
              </w:r>
            </w:ins>
          </w:p>
        </w:tc>
        <w:tc>
          <w:tcPr>
            <w:tcW w:w="500" w:type="dxa"/>
            <w:vAlign w:val="center"/>
          </w:tcPr>
          <w:p w14:paraId="5E000A58" w14:textId="77777777" w:rsidR="00C60D85" w:rsidRDefault="00000000">
            <w:pPr>
              <w:spacing w:after="0"/>
              <w:rPr>
                <w:ins w:id="10767" w:author="Sean de Noronha | DRG" w:date="2026-09-29T16:58:00Z" w16du:dateUtc="2026-09-29T14:58:00Z"/>
                <w:rFonts w:cs="Arial"/>
                <w:sz w:val="13"/>
                <w:szCs w:val="13"/>
              </w:rPr>
            </w:pPr>
            <w:ins w:id="10768" w:author="Sean de Noronha | DRG" w:date="2026-09-29T16:58:00Z" w16du:dateUtc="2026-09-29T14:58:00Z">
              <w:r>
                <w:rPr>
                  <w:rFonts w:cs="Arial"/>
                  <w:sz w:val="13"/>
                  <w:szCs w:val="13"/>
                </w:rPr>
                <w:t>T2</w:t>
              </w:r>
            </w:ins>
          </w:p>
        </w:tc>
        <w:tc>
          <w:tcPr>
            <w:tcW w:w="660" w:type="dxa"/>
            <w:vAlign w:val="center"/>
          </w:tcPr>
          <w:p w14:paraId="5E000A59" w14:textId="77777777" w:rsidR="00C60D85" w:rsidRDefault="00000000">
            <w:pPr>
              <w:spacing w:after="0"/>
              <w:rPr>
                <w:ins w:id="10769" w:author="Sean de Noronha | DRG" w:date="2026-09-29T16:58:00Z" w16du:dateUtc="2026-09-29T14:58:00Z"/>
                <w:rFonts w:cs="Arial"/>
                <w:sz w:val="13"/>
                <w:szCs w:val="13"/>
              </w:rPr>
            </w:pPr>
            <w:ins w:id="10770" w:author="Sean de Noronha | DRG" w:date="2026-09-29T16:58:00Z" w16du:dateUtc="2026-09-29T14:58:00Z">
              <w:r>
                <w:rPr>
                  <w:rFonts w:cs="Arial"/>
                  <w:sz w:val="13"/>
                  <w:szCs w:val="13"/>
                </w:rPr>
                <w:t>2</w:t>
              </w:r>
            </w:ins>
          </w:p>
        </w:tc>
        <w:tc>
          <w:tcPr>
            <w:tcW w:w="1920" w:type="dxa"/>
            <w:vAlign w:val="center"/>
          </w:tcPr>
          <w:p w14:paraId="5E000A5A" w14:textId="77777777" w:rsidR="00C60D85" w:rsidRDefault="00000000">
            <w:pPr>
              <w:spacing w:after="0"/>
              <w:rPr>
                <w:ins w:id="10771" w:author="Sean de Noronha | DRG" w:date="2026-09-29T16:58:00Z" w16du:dateUtc="2026-09-29T14:58:00Z"/>
                <w:rFonts w:cs="Arial"/>
                <w:sz w:val="13"/>
                <w:szCs w:val="13"/>
              </w:rPr>
            </w:pPr>
            <w:ins w:id="10772" w:author="Sean de Noronha | DRG" w:date="2026-09-29T16:58:00Z" w16du:dateUtc="2026-09-29T14:58:00Z">
              <w:r>
                <w:rPr>
                  <w:rFonts w:cs="Arial"/>
                  <w:sz w:val="13"/>
                  <w:szCs w:val="13"/>
                </w:rPr>
                <w:t>CSST, Manufacturer C, EHD 31</w:t>
              </w:r>
            </w:ins>
          </w:p>
        </w:tc>
        <w:tc>
          <w:tcPr>
            <w:tcW w:w="520" w:type="dxa"/>
            <w:vAlign w:val="center"/>
          </w:tcPr>
          <w:p w14:paraId="5E000A5B" w14:textId="77777777" w:rsidR="00C60D85" w:rsidRDefault="00000000">
            <w:pPr>
              <w:spacing w:after="0"/>
              <w:rPr>
                <w:ins w:id="10773" w:author="Sean de Noronha | DRG" w:date="2026-09-29T16:58:00Z" w16du:dateUtc="2026-09-29T14:58:00Z"/>
                <w:rFonts w:cs="Arial"/>
                <w:sz w:val="13"/>
                <w:szCs w:val="13"/>
              </w:rPr>
            </w:pPr>
            <w:ins w:id="10774" w:author="Sean de Noronha | DRG" w:date="2026-09-29T16:58:00Z" w16du:dateUtc="2026-09-29T14:58:00Z">
              <w:r>
                <w:rPr>
                  <w:rFonts w:cs="Arial"/>
                  <w:sz w:val="13"/>
                  <w:szCs w:val="13"/>
                </w:rPr>
                <w:t>NG</w:t>
              </w:r>
            </w:ins>
          </w:p>
        </w:tc>
        <w:tc>
          <w:tcPr>
            <w:tcW w:w="900" w:type="dxa"/>
            <w:vAlign w:val="center"/>
          </w:tcPr>
          <w:p w14:paraId="5E000A5C" w14:textId="77777777" w:rsidR="00C60D85" w:rsidRDefault="00000000">
            <w:pPr>
              <w:spacing w:after="0"/>
              <w:rPr>
                <w:ins w:id="10775" w:author="Sean de Noronha | DRG" w:date="2026-09-29T16:58:00Z" w16du:dateUtc="2026-09-29T14:58:00Z"/>
                <w:rFonts w:cs="Arial"/>
                <w:sz w:val="13"/>
                <w:szCs w:val="13"/>
              </w:rPr>
            </w:pPr>
            <w:ins w:id="10776" w:author="Sean de Noronha | DRG" w:date="2026-09-29T16:58:00Z" w16du:dateUtc="2026-09-29T14:58:00Z">
              <w:r>
                <w:rPr>
                  <w:rFonts w:cs="Arial"/>
                  <w:sz w:val="13"/>
                  <w:szCs w:val="13"/>
                </w:rPr>
                <w:t>13,900</w:t>
              </w:r>
            </w:ins>
          </w:p>
        </w:tc>
        <w:tc>
          <w:tcPr>
            <w:tcW w:w="800" w:type="dxa"/>
            <w:vAlign w:val="center"/>
          </w:tcPr>
          <w:p w14:paraId="5E000A5D" w14:textId="77777777" w:rsidR="00C60D85" w:rsidRDefault="00000000">
            <w:pPr>
              <w:spacing w:after="0"/>
              <w:rPr>
                <w:ins w:id="10777" w:author="Sean de Noronha | DRG" w:date="2026-09-29T16:58:00Z" w16du:dateUtc="2026-09-29T14:58:00Z"/>
                <w:rFonts w:cs="Arial"/>
                <w:sz w:val="13"/>
                <w:szCs w:val="13"/>
              </w:rPr>
            </w:pPr>
            <w:ins w:id="10778" w:author="Sean de Noronha | DRG" w:date="2026-09-29T16:58:00Z" w16du:dateUtc="2026-09-29T14:58:00Z">
              <w:r>
                <w:rPr>
                  <w:rFonts w:cs="Arial"/>
                  <w:sz w:val="13"/>
                  <w:szCs w:val="13"/>
                </w:rPr>
                <w:t>50 ft</w:t>
              </w:r>
            </w:ins>
          </w:p>
        </w:tc>
        <w:tc>
          <w:tcPr>
            <w:tcW w:w="880" w:type="dxa"/>
            <w:vAlign w:val="center"/>
          </w:tcPr>
          <w:p w14:paraId="5E000A5E" w14:textId="77777777" w:rsidR="00C60D85" w:rsidRDefault="00000000">
            <w:pPr>
              <w:spacing w:after="0"/>
              <w:rPr>
                <w:ins w:id="10779" w:author="Sean de Noronha | DRG" w:date="2026-09-29T16:58:00Z" w16du:dateUtc="2026-09-29T14:58:00Z"/>
                <w:rFonts w:cs="Arial"/>
                <w:sz w:val="13"/>
                <w:szCs w:val="13"/>
              </w:rPr>
            </w:pPr>
            <w:ins w:id="10780" w:author="Sean de Noronha | DRG" w:date="2026-09-29T16:58:00Z" w16du:dateUtc="2026-09-29T14:58:00Z">
              <w:r>
                <w:rPr>
                  <w:rFonts w:cs="Arial"/>
                  <w:sz w:val="13"/>
                  <w:szCs w:val="13"/>
                </w:rPr>
                <w:t>3.45</w:t>
              </w:r>
            </w:ins>
          </w:p>
        </w:tc>
        <w:tc>
          <w:tcPr>
            <w:tcW w:w="820" w:type="dxa"/>
            <w:vAlign w:val="center"/>
          </w:tcPr>
          <w:p w14:paraId="5E000A5F" w14:textId="77777777" w:rsidR="00C60D85" w:rsidRDefault="00000000">
            <w:pPr>
              <w:spacing w:after="0"/>
              <w:rPr>
                <w:ins w:id="10781" w:author="Sean de Noronha | DRG" w:date="2026-09-29T16:58:00Z" w16du:dateUtc="2026-09-29T14:58:00Z"/>
                <w:rFonts w:cs="Arial"/>
                <w:sz w:val="13"/>
                <w:szCs w:val="13"/>
              </w:rPr>
            </w:pPr>
            <w:ins w:id="10782" w:author="Sean de Noronha | DRG" w:date="2026-09-29T16:58:00Z" w16du:dateUtc="2026-09-29T14:58:00Z">
              <w:r>
                <w:rPr>
                  <w:rFonts w:cs="Arial"/>
                  <w:sz w:val="13"/>
                  <w:szCs w:val="13"/>
                </w:rPr>
                <w:t>1,490</w:t>
              </w:r>
            </w:ins>
          </w:p>
        </w:tc>
        <w:tc>
          <w:tcPr>
            <w:tcW w:w="1100" w:type="dxa"/>
            <w:vAlign w:val="center"/>
          </w:tcPr>
          <w:p w14:paraId="5E000A60" w14:textId="77777777" w:rsidR="00C60D85" w:rsidRDefault="00000000">
            <w:pPr>
              <w:spacing w:after="0"/>
              <w:rPr>
                <w:ins w:id="10783" w:author="Sean de Noronha | DRG" w:date="2026-09-29T16:58:00Z" w16du:dateUtc="2026-09-29T14:58:00Z"/>
                <w:rFonts w:cs="Arial"/>
                <w:sz w:val="13"/>
                <w:szCs w:val="13"/>
              </w:rPr>
            </w:pPr>
            <w:ins w:id="10784" w:author="Sean de Noronha | DRG" w:date="2026-09-29T16:58:00Z" w16du:dateUtc="2026-09-29T14:58:00Z">
              <w:r>
                <w:rPr>
                  <w:rFonts w:cs="Arial"/>
                  <w:sz w:val="13"/>
                  <w:szCs w:val="13"/>
                </w:rPr>
                <w:t>313 (662)</w:t>
              </w:r>
            </w:ins>
          </w:p>
        </w:tc>
        <w:tc>
          <w:tcPr>
            <w:tcW w:w="700" w:type="dxa"/>
            <w:vAlign w:val="center"/>
          </w:tcPr>
          <w:p w14:paraId="5E000A61" w14:textId="77777777" w:rsidR="00C60D85" w:rsidRDefault="00000000">
            <w:pPr>
              <w:spacing w:after="0"/>
              <w:rPr>
                <w:ins w:id="10785" w:author="Sean de Noronha | DRG" w:date="2026-09-29T16:58:00Z" w16du:dateUtc="2026-09-29T14:58:00Z"/>
                <w:rFonts w:cs="Arial"/>
                <w:sz w:val="13"/>
                <w:szCs w:val="13"/>
              </w:rPr>
            </w:pPr>
            <w:ins w:id="10786" w:author="Sean de Noronha | DRG" w:date="2026-09-29T16:58:00Z" w16du:dateUtc="2026-09-29T14:58:00Z">
              <w:r>
                <w:rPr>
                  <w:rFonts w:cs="Arial"/>
                  <w:sz w:val="13"/>
                  <w:szCs w:val="13"/>
                </w:rPr>
                <w:t>7.75</w:t>
              </w:r>
            </w:ins>
          </w:p>
        </w:tc>
      </w:tr>
      <w:tr w:rsidR="00C60D85" w14:paraId="4F96162F" w14:textId="77777777">
        <w:trPr>
          <w:jc w:val="center"/>
          <w:ins w:id="10787" w:author="Sean de Noronha | DRG" w:date="2026-09-29T16:58:00Z"/>
        </w:trPr>
        <w:tc>
          <w:tcPr>
            <w:tcW w:w="560" w:type="dxa"/>
            <w:vAlign w:val="center"/>
          </w:tcPr>
          <w:p w14:paraId="5E000A62" w14:textId="77777777" w:rsidR="00C60D85" w:rsidRDefault="00000000">
            <w:pPr>
              <w:spacing w:after="0"/>
              <w:rPr>
                <w:ins w:id="10788" w:author="Sean de Noronha | DRG" w:date="2026-09-29T16:58:00Z" w16du:dateUtc="2026-09-29T14:58:00Z"/>
                <w:rFonts w:cs="Arial"/>
                <w:sz w:val="13"/>
                <w:szCs w:val="13"/>
              </w:rPr>
            </w:pPr>
            <w:ins w:id="10789" w:author="Sean de Noronha | DRG" w:date="2026-09-29T16:58:00Z" w16du:dateUtc="2026-09-29T14:58:00Z">
              <w:r>
                <w:rPr>
                  <w:rFonts w:cs="Arial"/>
                  <w:sz w:val="13"/>
                  <w:szCs w:val="13"/>
                </w:rPr>
                <w:t>193</w:t>
              </w:r>
            </w:ins>
          </w:p>
        </w:tc>
        <w:tc>
          <w:tcPr>
            <w:tcW w:w="500" w:type="dxa"/>
            <w:vAlign w:val="center"/>
          </w:tcPr>
          <w:p w14:paraId="5E000A63" w14:textId="77777777" w:rsidR="00C60D85" w:rsidRDefault="00000000">
            <w:pPr>
              <w:spacing w:after="0"/>
              <w:rPr>
                <w:ins w:id="10790" w:author="Sean de Noronha | DRG" w:date="2026-09-29T16:58:00Z" w16du:dateUtc="2026-09-29T14:58:00Z"/>
                <w:rFonts w:cs="Arial"/>
                <w:sz w:val="13"/>
                <w:szCs w:val="13"/>
              </w:rPr>
            </w:pPr>
            <w:ins w:id="10791" w:author="Sean de Noronha | DRG" w:date="2026-09-29T16:58:00Z" w16du:dateUtc="2026-09-29T14:58:00Z">
              <w:r>
                <w:rPr>
                  <w:rFonts w:cs="Arial"/>
                  <w:sz w:val="13"/>
                  <w:szCs w:val="13"/>
                </w:rPr>
                <w:t>T2</w:t>
              </w:r>
            </w:ins>
          </w:p>
        </w:tc>
        <w:tc>
          <w:tcPr>
            <w:tcW w:w="660" w:type="dxa"/>
            <w:vAlign w:val="center"/>
          </w:tcPr>
          <w:p w14:paraId="5E000A64" w14:textId="77777777" w:rsidR="00C60D85" w:rsidRDefault="00000000">
            <w:pPr>
              <w:spacing w:after="0"/>
              <w:rPr>
                <w:ins w:id="10792" w:author="Sean de Noronha | DRG" w:date="2026-09-29T16:58:00Z" w16du:dateUtc="2026-09-29T14:58:00Z"/>
                <w:rFonts w:cs="Arial"/>
                <w:sz w:val="13"/>
                <w:szCs w:val="13"/>
              </w:rPr>
            </w:pPr>
            <w:ins w:id="10793" w:author="Sean de Noronha | DRG" w:date="2026-09-29T16:58:00Z" w16du:dateUtc="2026-09-29T14:58:00Z">
              <w:r>
                <w:rPr>
                  <w:rFonts w:cs="Arial"/>
                  <w:sz w:val="13"/>
                  <w:szCs w:val="13"/>
                </w:rPr>
                <w:t>2</w:t>
              </w:r>
            </w:ins>
          </w:p>
        </w:tc>
        <w:tc>
          <w:tcPr>
            <w:tcW w:w="1920" w:type="dxa"/>
            <w:vAlign w:val="center"/>
          </w:tcPr>
          <w:p w14:paraId="5E000A65" w14:textId="77777777" w:rsidR="00C60D85" w:rsidRDefault="00000000">
            <w:pPr>
              <w:spacing w:after="0"/>
              <w:rPr>
                <w:ins w:id="10794" w:author="Sean de Noronha | DRG" w:date="2026-09-29T16:58:00Z" w16du:dateUtc="2026-09-29T14:58:00Z"/>
                <w:rFonts w:cs="Arial"/>
                <w:sz w:val="13"/>
                <w:szCs w:val="13"/>
              </w:rPr>
            </w:pPr>
            <w:ins w:id="10795" w:author="Sean de Noronha | DRG" w:date="2026-09-29T16:58:00Z" w16du:dateUtc="2026-09-29T14:58:00Z">
              <w:r>
                <w:rPr>
                  <w:rFonts w:cs="Arial"/>
                  <w:sz w:val="13"/>
                  <w:szCs w:val="13"/>
                </w:rPr>
                <w:t>CSST, Manufacturer C, EHD 31</w:t>
              </w:r>
            </w:ins>
          </w:p>
        </w:tc>
        <w:tc>
          <w:tcPr>
            <w:tcW w:w="520" w:type="dxa"/>
            <w:vAlign w:val="center"/>
          </w:tcPr>
          <w:p w14:paraId="5E000A66" w14:textId="77777777" w:rsidR="00C60D85" w:rsidRDefault="00000000">
            <w:pPr>
              <w:spacing w:after="0"/>
              <w:rPr>
                <w:ins w:id="10796" w:author="Sean de Noronha | DRG" w:date="2026-09-29T16:58:00Z" w16du:dateUtc="2026-09-29T14:58:00Z"/>
                <w:rFonts w:cs="Arial"/>
                <w:sz w:val="13"/>
                <w:szCs w:val="13"/>
              </w:rPr>
            </w:pPr>
            <w:ins w:id="10797" w:author="Sean de Noronha | DRG" w:date="2026-09-29T16:58:00Z" w16du:dateUtc="2026-09-29T14:58:00Z">
              <w:r>
                <w:rPr>
                  <w:rFonts w:cs="Arial"/>
                  <w:sz w:val="13"/>
                  <w:szCs w:val="13"/>
                </w:rPr>
                <w:t>NG</w:t>
              </w:r>
            </w:ins>
          </w:p>
        </w:tc>
        <w:tc>
          <w:tcPr>
            <w:tcW w:w="900" w:type="dxa"/>
            <w:vAlign w:val="center"/>
          </w:tcPr>
          <w:p w14:paraId="5E000A67" w14:textId="77777777" w:rsidR="00C60D85" w:rsidRDefault="00000000">
            <w:pPr>
              <w:spacing w:after="0"/>
              <w:rPr>
                <w:ins w:id="10798" w:author="Sean de Noronha | DRG" w:date="2026-09-29T16:58:00Z" w16du:dateUtc="2026-09-29T14:58:00Z"/>
                <w:rFonts w:cs="Arial"/>
                <w:sz w:val="13"/>
                <w:szCs w:val="13"/>
              </w:rPr>
            </w:pPr>
            <w:ins w:id="10799" w:author="Sean de Noronha | DRG" w:date="2026-09-29T16:58:00Z" w16du:dateUtc="2026-09-29T14:58:00Z">
              <w:r>
                <w:rPr>
                  <w:rFonts w:cs="Arial"/>
                  <w:sz w:val="13"/>
                  <w:szCs w:val="13"/>
                </w:rPr>
                <w:t>11,400</w:t>
              </w:r>
            </w:ins>
          </w:p>
        </w:tc>
        <w:tc>
          <w:tcPr>
            <w:tcW w:w="800" w:type="dxa"/>
            <w:vAlign w:val="center"/>
          </w:tcPr>
          <w:p w14:paraId="5E000A68" w14:textId="77777777" w:rsidR="00C60D85" w:rsidRDefault="00000000">
            <w:pPr>
              <w:spacing w:after="0"/>
              <w:rPr>
                <w:ins w:id="10800" w:author="Sean de Noronha | DRG" w:date="2026-09-29T16:58:00Z" w16du:dateUtc="2026-09-29T14:58:00Z"/>
                <w:rFonts w:cs="Arial"/>
                <w:sz w:val="13"/>
                <w:szCs w:val="13"/>
              </w:rPr>
            </w:pPr>
            <w:ins w:id="10801" w:author="Sean de Noronha | DRG" w:date="2026-09-29T16:58:00Z" w16du:dateUtc="2026-09-29T14:58:00Z">
              <w:r>
                <w:rPr>
                  <w:rFonts w:cs="Arial"/>
                  <w:sz w:val="13"/>
                  <w:szCs w:val="13"/>
                </w:rPr>
                <w:t>80 ft</w:t>
              </w:r>
            </w:ins>
          </w:p>
        </w:tc>
        <w:tc>
          <w:tcPr>
            <w:tcW w:w="880" w:type="dxa"/>
            <w:vAlign w:val="center"/>
          </w:tcPr>
          <w:p w14:paraId="5E000A69" w14:textId="77777777" w:rsidR="00C60D85" w:rsidRDefault="00000000">
            <w:pPr>
              <w:spacing w:after="0"/>
              <w:rPr>
                <w:ins w:id="10802" w:author="Sean de Noronha | DRG" w:date="2026-09-29T16:58:00Z" w16du:dateUtc="2026-09-29T14:58:00Z"/>
                <w:rFonts w:cs="Arial"/>
                <w:sz w:val="13"/>
                <w:szCs w:val="13"/>
              </w:rPr>
            </w:pPr>
            <w:ins w:id="10803" w:author="Sean de Noronha | DRG" w:date="2026-09-29T16:58:00Z" w16du:dateUtc="2026-09-29T14:58:00Z">
              <w:r>
                <w:rPr>
                  <w:rFonts w:cs="Arial"/>
                  <w:sz w:val="13"/>
                  <w:szCs w:val="13"/>
                </w:rPr>
                <w:t>3.45</w:t>
              </w:r>
            </w:ins>
          </w:p>
        </w:tc>
        <w:tc>
          <w:tcPr>
            <w:tcW w:w="820" w:type="dxa"/>
            <w:vAlign w:val="center"/>
          </w:tcPr>
          <w:p w14:paraId="5E000A6A" w14:textId="77777777" w:rsidR="00C60D85" w:rsidRDefault="00000000">
            <w:pPr>
              <w:spacing w:after="0"/>
              <w:rPr>
                <w:ins w:id="10804" w:author="Sean de Noronha | DRG" w:date="2026-09-29T16:58:00Z" w16du:dateUtc="2026-09-29T14:58:00Z"/>
                <w:rFonts w:cs="Arial"/>
                <w:sz w:val="13"/>
                <w:szCs w:val="13"/>
              </w:rPr>
            </w:pPr>
            <w:ins w:id="10805" w:author="Sean de Noronha | DRG" w:date="2026-09-29T16:58:00Z" w16du:dateUtc="2026-09-29T14:58:00Z">
              <w:r>
                <w:rPr>
                  <w:rFonts w:cs="Arial"/>
                  <w:sz w:val="13"/>
                  <w:szCs w:val="13"/>
                </w:rPr>
                <w:t>1,490</w:t>
              </w:r>
            </w:ins>
          </w:p>
        </w:tc>
        <w:tc>
          <w:tcPr>
            <w:tcW w:w="1100" w:type="dxa"/>
            <w:vAlign w:val="center"/>
          </w:tcPr>
          <w:p w14:paraId="5E000A6B" w14:textId="77777777" w:rsidR="00C60D85" w:rsidRDefault="00000000">
            <w:pPr>
              <w:spacing w:after="0"/>
              <w:rPr>
                <w:ins w:id="10806" w:author="Sean de Noronha | DRG" w:date="2026-09-29T16:58:00Z" w16du:dateUtc="2026-09-29T14:58:00Z"/>
                <w:rFonts w:cs="Arial"/>
                <w:sz w:val="13"/>
                <w:szCs w:val="13"/>
              </w:rPr>
            </w:pPr>
            <w:ins w:id="10807" w:author="Sean de Noronha | DRG" w:date="2026-09-29T16:58:00Z" w16du:dateUtc="2026-09-29T14:58:00Z">
              <w:r>
                <w:rPr>
                  <w:rFonts w:cs="Arial"/>
                  <w:sz w:val="13"/>
                  <w:szCs w:val="13"/>
                </w:rPr>
                <w:t>256 (543)</w:t>
              </w:r>
            </w:ins>
          </w:p>
        </w:tc>
        <w:tc>
          <w:tcPr>
            <w:tcW w:w="700" w:type="dxa"/>
            <w:vAlign w:val="center"/>
          </w:tcPr>
          <w:p w14:paraId="5E000A6C" w14:textId="77777777" w:rsidR="00C60D85" w:rsidRDefault="00000000">
            <w:pPr>
              <w:spacing w:after="0"/>
              <w:rPr>
                <w:ins w:id="10808" w:author="Sean de Noronha | DRG" w:date="2026-09-29T16:58:00Z" w16du:dateUtc="2026-09-29T14:58:00Z"/>
                <w:rFonts w:cs="Arial"/>
                <w:sz w:val="13"/>
                <w:szCs w:val="13"/>
              </w:rPr>
            </w:pPr>
            <w:ins w:id="10809" w:author="Sean de Noronha | DRG" w:date="2026-09-29T16:58:00Z" w16du:dateUtc="2026-09-29T14:58:00Z">
              <w:r>
                <w:rPr>
                  <w:rFonts w:cs="Arial"/>
                  <w:sz w:val="13"/>
                  <w:szCs w:val="13"/>
                </w:rPr>
                <w:t>6.36</w:t>
              </w:r>
            </w:ins>
          </w:p>
        </w:tc>
      </w:tr>
      <w:tr w:rsidR="00C60D85" w14:paraId="4BDDE29D" w14:textId="77777777">
        <w:trPr>
          <w:jc w:val="center"/>
          <w:ins w:id="10810" w:author="Sean de Noronha | DRG" w:date="2026-09-29T16:58:00Z"/>
        </w:trPr>
        <w:tc>
          <w:tcPr>
            <w:tcW w:w="560" w:type="dxa"/>
            <w:vAlign w:val="center"/>
          </w:tcPr>
          <w:p w14:paraId="5E000A6D" w14:textId="77777777" w:rsidR="00C60D85" w:rsidRDefault="00000000">
            <w:pPr>
              <w:spacing w:after="0"/>
              <w:rPr>
                <w:ins w:id="10811" w:author="Sean de Noronha | DRG" w:date="2026-09-29T16:58:00Z" w16du:dateUtc="2026-09-29T14:58:00Z"/>
                <w:rFonts w:cs="Arial"/>
                <w:sz w:val="13"/>
                <w:szCs w:val="13"/>
              </w:rPr>
            </w:pPr>
            <w:ins w:id="10812" w:author="Sean de Noronha | DRG" w:date="2026-09-29T16:58:00Z" w16du:dateUtc="2026-09-29T14:58:00Z">
              <w:r>
                <w:rPr>
                  <w:rFonts w:cs="Arial"/>
                  <w:sz w:val="13"/>
                  <w:szCs w:val="13"/>
                </w:rPr>
                <w:t>194</w:t>
              </w:r>
            </w:ins>
          </w:p>
        </w:tc>
        <w:tc>
          <w:tcPr>
            <w:tcW w:w="500" w:type="dxa"/>
            <w:vAlign w:val="center"/>
          </w:tcPr>
          <w:p w14:paraId="5E000A6E" w14:textId="77777777" w:rsidR="00C60D85" w:rsidRDefault="00000000">
            <w:pPr>
              <w:spacing w:after="0"/>
              <w:rPr>
                <w:ins w:id="10813" w:author="Sean de Noronha | DRG" w:date="2026-09-29T16:58:00Z" w16du:dateUtc="2026-09-29T14:58:00Z"/>
                <w:rFonts w:cs="Arial"/>
                <w:sz w:val="13"/>
                <w:szCs w:val="13"/>
              </w:rPr>
            </w:pPr>
            <w:ins w:id="10814" w:author="Sean de Noronha | DRG" w:date="2026-09-29T16:58:00Z" w16du:dateUtc="2026-09-29T14:58:00Z">
              <w:r>
                <w:rPr>
                  <w:rFonts w:cs="Arial"/>
                  <w:sz w:val="13"/>
                  <w:szCs w:val="13"/>
                </w:rPr>
                <w:t>T2</w:t>
              </w:r>
            </w:ins>
          </w:p>
        </w:tc>
        <w:tc>
          <w:tcPr>
            <w:tcW w:w="660" w:type="dxa"/>
            <w:vAlign w:val="center"/>
          </w:tcPr>
          <w:p w14:paraId="5E000A6F" w14:textId="77777777" w:rsidR="00C60D85" w:rsidRDefault="00000000">
            <w:pPr>
              <w:spacing w:after="0"/>
              <w:rPr>
                <w:ins w:id="10815" w:author="Sean de Noronha | DRG" w:date="2026-09-29T16:58:00Z" w16du:dateUtc="2026-09-29T14:58:00Z"/>
                <w:rFonts w:cs="Arial"/>
                <w:sz w:val="13"/>
                <w:szCs w:val="13"/>
              </w:rPr>
            </w:pPr>
            <w:ins w:id="10816" w:author="Sean de Noronha | DRG" w:date="2026-09-29T16:58:00Z" w16du:dateUtc="2026-09-29T14:58:00Z">
              <w:r>
                <w:rPr>
                  <w:rFonts w:cs="Arial"/>
                  <w:sz w:val="13"/>
                  <w:szCs w:val="13"/>
                </w:rPr>
                <w:t>2</w:t>
              </w:r>
            </w:ins>
          </w:p>
        </w:tc>
        <w:tc>
          <w:tcPr>
            <w:tcW w:w="1920" w:type="dxa"/>
            <w:vAlign w:val="center"/>
          </w:tcPr>
          <w:p w14:paraId="5E000A70" w14:textId="77777777" w:rsidR="00C60D85" w:rsidRDefault="00000000">
            <w:pPr>
              <w:spacing w:after="0"/>
              <w:rPr>
                <w:ins w:id="10817" w:author="Sean de Noronha | DRG" w:date="2026-09-29T16:58:00Z" w16du:dateUtc="2026-09-29T14:58:00Z"/>
                <w:rFonts w:cs="Arial"/>
                <w:sz w:val="13"/>
                <w:szCs w:val="13"/>
              </w:rPr>
            </w:pPr>
            <w:ins w:id="10818" w:author="Sean de Noronha | DRG" w:date="2026-09-29T16:58:00Z" w16du:dateUtc="2026-09-29T14:58:00Z">
              <w:r>
                <w:rPr>
                  <w:rFonts w:cs="Arial"/>
                  <w:sz w:val="13"/>
                  <w:szCs w:val="13"/>
                </w:rPr>
                <w:t>CSST, Manufacturer C, EHD 31</w:t>
              </w:r>
            </w:ins>
          </w:p>
        </w:tc>
        <w:tc>
          <w:tcPr>
            <w:tcW w:w="520" w:type="dxa"/>
            <w:vAlign w:val="center"/>
          </w:tcPr>
          <w:p w14:paraId="5E000A71" w14:textId="77777777" w:rsidR="00C60D85" w:rsidRDefault="00000000">
            <w:pPr>
              <w:spacing w:after="0"/>
              <w:rPr>
                <w:ins w:id="10819" w:author="Sean de Noronha | DRG" w:date="2026-09-29T16:58:00Z" w16du:dateUtc="2026-09-29T14:58:00Z"/>
                <w:rFonts w:cs="Arial"/>
                <w:sz w:val="13"/>
                <w:szCs w:val="13"/>
              </w:rPr>
            </w:pPr>
            <w:ins w:id="10820" w:author="Sean de Noronha | DRG" w:date="2026-09-29T16:58:00Z" w16du:dateUtc="2026-09-29T14:58:00Z">
              <w:r>
                <w:rPr>
                  <w:rFonts w:cs="Arial"/>
                  <w:sz w:val="13"/>
                  <w:szCs w:val="13"/>
                </w:rPr>
                <w:t>NG</w:t>
              </w:r>
            </w:ins>
          </w:p>
        </w:tc>
        <w:tc>
          <w:tcPr>
            <w:tcW w:w="900" w:type="dxa"/>
            <w:vAlign w:val="center"/>
          </w:tcPr>
          <w:p w14:paraId="5E000A72" w14:textId="77777777" w:rsidR="00C60D85" w:rsidRDefault="00000000">
            <w:pPr>
              <w:spacing w:after="0"/>
              <w:rPr>
                <w:ins w:id="10821" w:author="Sean de Noronha | DRG" w:date="2026-09-29T16:58:00Z" w16du:dateUtc="2026-09-29T14:58:00Z"/>
                <w:rFonts w:cs="Arial"/>
                <w:sz w:val="13"/>
                <w:szCs w:val="13"/>
              </w:rPr>
            </w:pPr>
            <w:ins w:id="10822" w:author="Sean de Noronha | DRG" w:date="2026-09-29T16:58:00Z" w16du:dateUtc="2026-09-29T14:58:00Z">
              <w:r>
                <w:rPr>
                  <w:rFonts w:cs="Arial"/>
                  <w:sz w:val="13"/>
                  <w:szCs w:val="13"/>
                </w:rPr>
                <w:t>10,200</w:t>
              </w:r>
            </w:ins>
          </w:p>
        </w:tc>
        <w:tc>
          <w:tcPr>
            <w:tcW w:w="800" w:type="dxa"/>
            <w:vAlign w:val="center"/>
          </w:tcPr>
          <w:p w14:paraId="5E000A73" w14:textId="77777777" w:rsidR="00C60D85" w:rsidRDefault="00000000">
            <w:pPr>
              <w:spacing w:after="0"/>
              <w:rPr>
                <w:ins w:id="10823" w:author="Sean de Noronha | DRG" w:date="2026-09-29T16:58:00Z" w16du:dateUtc="2026-09-29T14:58:00Z"/>
                <w:rFonts w:cs="Arial"/>
                <w:sz w:val="13"/>
                <w:szCs w:val="13"/>
              </w:rPr>
            </w:pPr>
            <w:ins w:id="10824" w:author="Sean de Noronha | DRG" w:date="2026-09-29T16:58:00Z" w16du:dateUtc="2026-09-29T14:58:00Z">
              <w:r>
                <w:rPr>
                  <w:rFonts w:cs="Arial"/>
                  <w:sz w:val="13"/>
                  <w:szCs w:val="13"/>
                </w:rPr>
                <w:t>100 ft</w:t>
              </w:r>
            </w:ins>
          </w:p>
        </w:tc>
        <w:tc>
          <w:tcPr>
            <w:tcW w:w="880" w:type="dxa"/>
            <w:vAlign w:val="center"/>
          </w:tcPr>
          <w:p w14:paraId="5E000A74" w14:textId="77777777" w:rsidR="00C60D85" w:rsidRDefault="00000000">
            <w:pPr>
              <w:spacing w:after="0"/>
              <w:rPr>
                <w:ins w:id="10825" w:author="Sean de Noronha | DRG" w:date="2026-09-29T16:58:00Z" w16du:dateUtc="2026-09-29T14:58:00Z"/>
                <w:rFonts w:cs="Arial"/>
                <w:sz w:val="13"/>
                <w:szCs w:val="13"/>
              </w:rPr>
            </w:pPr>
            <w:ins w:id="10826" w:author="Sean de Noronha | DRG" w:date="2026-09-29T16:58:00Z" w16du:dateUtc="2026-09-29T14:58:00Z">
              <w:r>
                <w:rPr>
                  <w:rFonts w:cs="Arial"/>
                  <w:sz w:val="13"/>
                  <w:szCs w:val="13"/>
                </w:rPr>
                <w:t>3.45</w:t>
              </w:r>
            </w:ins>
          </w:p>
        </w:tc>
        <w:tc>
          <w:tcPr>
            <w:tcW w:w="820" w:type="dxa"/>
            <w:vAlign w:val="center"/>
          </w:tcPr>
          <w:p w14:paraId="5E000A75" w14:textId="77777777" w:rsidR="00C60D85" w:rsidRDefault="00000000">
            <w:pPr>
              <w:spacing w:after="0"/>
              <w:rPr>
                <w:ins w:id="10827" w:author="Sean de Noronha | DRG" w:date="2026-09-29T16:58:00Z" w16du:dateUtc="2026-09-29T14:58:00Z"/>
                <w:rFonts w:cs="Arial"/>
                <w:sz w:val="13"/>
                <w:szCs w:val="13"/>
              </w:rPr>
            </w:pPr>
            <w:ins w:id="10828" w:author="Sean de Noronha | DRG" w:date="2026-09-29T16:58:00Z" w16du:dateUtc="2026-09-29T14:58:00Z">
              <w:r>
                <w:rPr>
                  <w:rFonts w:cs="Arial"/>
                  <w:sz w:val="13"/>
                  <w:szCs w:val="13"/>
                </w:rPr>
                <w:t>1,490</w:t>
              </w:r>
            </w:ins>
          </w:p>
        </w:tc>
        <w:tc>
          <w:tcPr>
            <w:tcW w:w="1100" w:type="dxa"/>
            <w:vAlign w:val="center"/>
          </w:tcPr>
          <w:p w14:paraId="5E000A76" w14:textId="77777777" w:rsidR="00C60D85" w:rsidRDefault="00000000">
            <w:pPr>
              <w:spacing w:after="0"/>
              <w:rPr>
                <w:ins w:id="10829" w:author="Sean de Noronha | DRG" w:date="2026-09-29T16:58:00Z" w16du:dateUtc="2026-09-29T14:58:00Z"/>
                <w:rFonts w:cs="Arial"/>
                <w:sz w:val="13"/>
                <w:szCs w:val="13"/>
              </w:rPr>
            </w:pPr>
            <w:ins w:id="10830" w:author="Sean de Noronha | DRG" w:date="2026-09-29T16:58:00Z" w16du:dateUtc="2026-09-29T14:58:00Z">
              <w:r>
                <w:rPr>
                  <w:rFonts w:cs="Arial"/>
                  <w:sz w:val="13"/>
                  <w:szCs w:val="13"/>
                </w:rPr>
                <w:t>228 (484)</w:t>
              </w:r>
            </w:ins>
          </w:p>
        </w:tc>
        <w:tc>
          <w:tcPr>
            <w:tcW w:w="700" w:type="dxa"/>
            <w:vAlign w:val="center"/>
          </w:tcPr>
          <w:p w14:paraId="5E000A77" w14:textId="77777777" w:rsidR="00C60D85" w:rsidRDefault="00000000">
            <w:pPr>
              <w:spacing w:after="0"/>
              <w:rPr>
                <w:ins w:id="10831" w:author="Sean de Noronha | DRG" w:date="2026-09-29T16:58:00Z" w16du:dateUtc="2026-09-29T14:58:00Z"/>
                <w:rFonts w:cs="Arial"/>
                <w:sz w:val="13"/>
                <w:szCs w:val="13"/>
              </w:rPr>
            </w:pPr>
            <w:ins w:id="10832" w:author="Sean de Noronha | DRG" w:date="2026-09-29T16:58:00Z" w16du:dateUtc="2026-09-29T14:58:00Z">
              <w:r>
                <w:rPr>
                  <w:rFonts w:cs="Arial"/>
                  <w:sz w:val="13"/>
                  <w:szCs w:val="13"/>
                </w:rPr>
                <w:t>5.66</w:t>
              </w:r>
            </w:ins>
          </w:p>
        </w:tc>
      </w:tr>
      <w:tr w:rsidR="00C60D85" w14:paraId="1A4B7D33" w14:textId="77777777">
        <w:trPr>
          <w:jc w:val="center"/>
          <w:ins w:id="10833" w:author="Sean de Noronha | DRG" w:date="2026-09-29T16:58:00Z"/>
        </w:trPr>
        <w:tc>
          <w:tcPr>
            <w:tcW w:w="560" w:type="dxa"/>
            <w:vAlign w:val="center"/>
          </w:tcPr>
          <w:p w14:paraId="5E000A78" w14:textId="77777777" w:rsidR="00C60D85" w:rsidRDefault="00000000">
            <w:pPr>
              <w:spacing w:after="0"/>
              <w:rPr>
                <w:ins w:id="10834" w:author="Sean de Noronha | DRG" w:date="2026-09-29T16:58:00Z" w16du:dateUtc="2026-09-29T14:58:00Z"/>
                <w:rFonts w:cs="Arial"/>
                <w:sz w:val="13"/>
                <w:szCs w:val="13"/>
              </w:rPr>
            </w:pPr>
            <w:ins w:id="10835" w:author="Sean de Noronha | DRG" w:date="2026-09-29T16:58:00Z" w16du:dateUtc="2026-09-29T14:58:00Z">
              <w:r>
                <w:rPr>
                  <w:rFonts w:cs="Arial"/>
                  <w:sz w:val="13"/>
                  <w:szCs w:val="13"/>
                </w:rPr>
                <w:t>195</w:t>
              </w:r>
            </w:ins>
          </w:p>
        </w:tc>
        <w:tc>
          <w:tcPr>
            <w:tcW w:w="500" w:type="dxa"/>
            <w:vAlign w:val="center"/>
          </w:tcPr>
          <w:p w14:paraId="5E000A79" w14:textId="77777777" w:rsidR="00C60D85" w:rsidRDefault="00000000">
            <w:pPr>
              <w:spacing w:after="0"/>
              <w:rPr>
                <w:ins w:id="10836" w:author="Sean de Noronha | DRG" w:date="2026-09-29T16:58:00Z" w16du:dateUtc="2026-09-29T14:58:00Z"/>
                <w:rFonts w:cs="Arial"/>
                <w:sz w:val="13"/>
                <w:szCs w:val="13"/>
              </w:rPr>
            </w:pPr>
            <w:ins w:id="10837" w:author="Sean de Noronha | DRG" w:date="2026-09-29T16:58:00Z" w16du:dateUtc="2026-09-29T14:58:00Z">
              <w:r>
                <w:rPr>
                  <w:rFonts w:cs="Arial"/>
                  <w:sz w:val="13"/>
                  <w:szCs w:val="13"/>
                </w:rPr>
                <w:t>T2</w:t>
              </w:r>
            </w:ins>
          </w:p>
        </w:tc>
        <w:tc>
          <w:tcPr>
            <w:tcW w:w="660" w:type="dxa"/>
            <w:vAlign w:val="center"/>
          </w:tcPr>
          <w:p w14:paraId="5E000A7A" w14:textId="77777777" w:rsidR="00C60D85" w:rsidRDefault="00000000">
            <w:pPr>
              <w:spacing w:after="0"/>
              <w:rPr>
                <w:ins w:id="10838" w:author="Sean de Noronha | DRG" w:date="2026-09-29T16:58:00Z" w16du:dateUtc="2026-09-29T14:58:00Z"/>
                <w:rFonts w:cs="Arial"/>
                <w:sz w:val="13"/>
                <w:szCs w:val="13"/>
              </w:rPr>
            </w:pPr>
            <w:ins w:id="10839" w:author="Sean de Noronha | DRG" w:date="2026-09-29T16:58:00Z" w16du:dateUtc="2026-09-29T14:58:00Z">
              <w:r>
                <w:rPr>
                  <w:rFonts w:cs="Arial"/>
                  <w:sz w:val="13"/>
                  <w:szCs w:val="13"/>
                </w:rPr>
                <w:t>2</w:t>
              </w:r>
            </w:ins>
          </w:p>
        </w:tc>
        <w:tc>
          <w:tcPr>
            <w:tcW w:w="1920" w:type="dxa"/>
            <w:vAlign w:val="center"/>
          </w:tcPr>
          <w:p w14:paraId="5E000A7B" w14:textId="77777777" w:rsidR="00C60D85" w:rsidRDefault="00000000">
            <w:pPr>
              <w:spacing w:after="0"/>
              <w:rPr>
                <w:ins w:id="10840" w:author="Sean de Noronha | DRG" w:date="2026-09-29T16:58:00Z" w16du:dateUtc="2026-09-29T14:58:00Z"/>
                <w:rFonts w:cs="Arial"/>
                <w:sz w:val="13"/>
                <w:szCs w:val="13"/>
              </w:rPr>
            </w:pPr>
            <w:ins w:id="10841" w:author="Sean de Noronha | DRG" w:date="2026-09-29T16:58:00Z" w16du:dateUtc="2026-09-29T14:58:00Z">
              <w:r>
                <w:rPr>
                  <w:rFonts w:cs="Arial"/>
                  <w:sz w:val="13"/>
                  <w:szCs w:val="13"/>
                </w:rPr>
                <w:t>CSST, Manufacturer C, EHD 31</w:t>
              </w:r>
            </w:ins>
          </w:p>
        </w:tc>
        <w:tc>
          <w:tcPr>
            <w:tcW w:w="520" w:type="dxa"/>
            <w:vAlign w:val="center"/>
          </w:tcPr>
          <w:p w14:paraId="5E000A7C" w14:textId="77777777" w:rsidR="00C60D85" w:rsidRDefault="00000000">
            <w:pPr>
              <w:spacing w:after="0"/>
              <w:rPr>
                <w:ins w:id="10842" w:author="Sean de Noronha | DRG" w:date="2026-09-29T16:58:00Z" w16du:dateUtc="2026-09-29T14:58:00Z"/>
                <w:rFonts w:cs="Arial"/>
                <w:sz w:val="13"/>
                <w:szCs w:val="13"/>
              </w:rPr>
            </w:pPr>
            <w:ins w:id="10843" w:author="Sean de Noronha | DRG" w:date="2026-09-29T16:58:00Z" w16du:dateUtc="2026-09-29T14:58:00Z">
              <w:r>
                <w:rPr>
                  <w:rFonts w:cs="Arial"/>
                  <w:sz w:val="13"/>
                  <w:szCs w:val="13"/>
                </w:rPr>
                <w:t>NG</w:t>
              </w:r>
            </w:ins>
          </w:p>
        </w:tc>
        <w:tc>
          <w:tcPr>
            <w:tcW w:w="900" w:type="dxa"/>
            <w:vAlign w:val="center"/>
          </w:tcPr>
          <w:p w14:paraId="5E000A7D" w14:textId="77777777" w:rsidR="00C60D85" w:rsidRDefault="00000000">
            <w:pPr>
              <w:spacing w:after="0"/>
              <w:rPr>
                <w:ins w:id="10844" w:author="Sean de Noronha | DRG" w:date="2026-09-29T16:58:00Z" w16du:dateUtc="2026-09-29T14:58:00Z"/>
                <w:rFonts w:cs="Arial"/>
                <w:sz w:val="13"/>
                <w:szCs w:val="13"/>
              </w:rPr>
            </w:pPr>
            <w:ins w:id="10845" w:author="Sean de Noronha | DRG" w:date="2026-09-29T16:58:00Z" w16du:dateUtc="2026-09-29T14:58:00Z">
              <w:r>
                <w:rPr>
                  <w:rFonts w:cs="Arial"/>
                  <w:sz w:val="13"/>
                  <w:szCs w:val="13"/>
                </w:rPr>
                <w:t>7,420</w:t>
              </w:r>
            </w:ins>
          </w:p>
        </w:tc>
        <w:tc>
          <w:tcPr>
            <w:tcW w:w="800" w:type="dxa"/>
            <w:vAlign w:val="center"/>
          </w:tcPr>
          <w:p w14:paraId="5E000A7E" w14:textId="77777777" w:rsidR="00C60D85" w:rsidRDefault="00000000">
            <w:pPr>
              <w:spacing w:after="0"/>
              <w:rPr>
                <w:ins w:id="10846" w:author="Sean de Noronha | DRG" w:date="2026-09-29T16:58:00Z" w16du:dateUtc="2026-09-29T14:58:00Z"/>
                <w:rFonts w:cs="Arial"/>
                <w:sz w:val="13"/>
                <w:szCs w:val="13"/>
              </w:rPr>
            </w:pPr>
            <w:ins w:id="10847" w:author="Sean de Noronha | DRG" w:date="2026-09-29T16:58:00Z" w16du:dateUtc="2026-09-29T14:58:00Z">
              <w:r>
                <w:rPr>
                  <w:rFonts w:cs="Arial"/>
                  <w:sz w:val="13"/>
                  <w:szCs w:val="13"/>
                </w:rPr>
                <w:t>150 ft</w:t>
              </w:r>
            </w:ins>
          </w:p>
        </w:tc>
        <w:tc>
          <w:tcPr>
            <w:tcW w:w="880" w:type="dxa"/>
            <w:vAlign w:val="center"/>
          </w:tcPr>
          <w:p w14:paraId="5E000A7F" w14:textId="77777777" w:rsidR="00C60D85" w:rsidRDefault="00000000">
            <w:pPr>
              <w:spacing w:after="0"/>
              <w:rPr>
                <w:ins w:id="10848" w:author="Sean de Noronha | DRG" w:date="2026-09-29T16:58:00Z" w16du:dateUtc="2026-09-29T14:58:00Z"/>
                <w:rFonts w:cs="Arial"/>
                <w:sz w:val="13"/>
                <w:szCs w:val="13"/>
              </w:rPr>
            </w:pPr>
            <w:ins w:id="10849" w:author="Sean de Noronha | DRG" w:date="2026-09-29T16:58:00Z" w16du:dateUtc="2026-09-29T14:58:00Z">
              <w:r>
                <w:rPr>
                  <w:rFonts w:cs="Arial"/>
                  <w:sz w:val="13"/>
                  <w:szCs w:val="13"/>
                </w:rPr>
                <w:t>3.45</w:t>
              </w:r>
            </w:ins>
          </w:p>
        </w:tc>
        <w:tc>
          <w:tcPr>
            <w:tcW w:w="820" w:type="dxa"/>
            <w:vAlign w:val="center"/>
          </w:tcPr>
          <w:p w14:paraId="5E000A80" w14:textId="77777777" w:rsidR="00C60D85" w:rsidRDefault="00000000">
            <w:pPr>
              <w:spacing w:after="0"/>
              <w:rPr>
                <w:ins w:id="10850" w:author="Sean de Noronha | DRG" w:date="2026-09-29T16:58:00Z" w16du:dateUtc="2026-09-29T14:58:00Z"/>
                <w:rFonts w:cs="Arial"/>
                <w:sz w:val="13"/>
                <w:szCs w:val="13"/>
              </w:rPr>
            </w:pPr>
            <w:ins w:id="10851" w:author="Sean de Noronha | DRG" w:date="2026-09-29T16:58:00Z" w16du:dateUtc="2026-09-29T14:58:00Z">
              <w:r>
                <w:rPr>
                  <w:rFonts w:cs="Arial"/>
                  <w:sz w:val="13"/>
                  <w:szCs w:val="13"/>
                </w:rPr>
                <w:t>1,490</w:t>
              </w:r>
            </w:ins>
          </w:p>
        </w:tc>
        <w:tc>
          <w:tcPr>
            <w:tcW w:w="1100" w:type="dxa"/>
            <w:vAlign w:val="center"/>
          </w:tcPr>
          <w:p w14:paraId="5E000A81" w14:textId="77777777" w:rsidR="00C60D85" w:rsidRDefault="00000000">
            <w:pPr>
              <w:spacing w:after="0"/>
              <w:rPr>
                <w:ins w:id="10852" w:author="Sean de Noronha | DRG" w:date="2026-09-29T16:58:00Z" w16du:dateUtc="2026-09-29T14:58:00Z"/>
                <w:rFonts w:cs="Arial"/>
                <w:sz w:val="13"/>
                <w:szCs w:val="13"/>
              </w:rPr>
            </w:pPr>
            <w:ins w:id="10853" w:author="Sean de Noronha | DRG" w:date="2026-09-29T16:58:00Z" w16du:dateUtc="2026-09-29T14:58:00Z">
              <w:r>
                <w:rPr>
                  <w:rFonts w:cs="Arial"/>
                  <w:sz w:val="13"/>
                  <w:szCs w:val="13"/>
                </w:rPr>
                <w:t>167 (353)</w:t>
              </w:r>
            </w:ins>
          </w:p>
        </w:tc>
        <w:tc>
          <w:tcPr>
            <w:tcW w:w="700" w:type="dxa"/>
            <w:vAlign w:val="center"/>
          </w:tcPr>
          <w:p w14:paraId="5E000A82" w14:textId="77777777" w:rsidR="00C60D85" w:rsidRDefault="00000000">
            <w:pPr>
              <w:spacing w:after="0"/>
              <w:rPr>
                <w:ins w:id="10854" w:author="Sean de Noronha | DRG" w:date="2026-09-29T16:58:00Z" w16du:dateUtc="2026-09-29T14:58:00Z"/>
                <w:rFonts w:cs="Arial"/>
                <w:sz w:val="13"/>
                <w:szCs w:val="13"/>
              </w:rPr>
            </w:pPr>
            <w:ins w:id="10855" w:author="Sean de Noronha | DRG" w:date="2026-09-29T16:58:00Z" w16du:dateUtc="2026-09-29T14:58:00Z">
              <w:r>
                <w:rPr>
                  <w:rFonts w:cs="Arial"/>
                  <w:sz w:val="13"/>
                  <w:szCs w:val="13"/>
                </w:rPr>
                <w:t>4.13</w:t>
              </w:r>
            </w:ins>
          </w:p>
        </w:tc>
      </w:tr>
      <w:tr w:rsidR="00C60D85" w14:paraId="5D0ED109" w14:textId="77777777">
        <w:trPr>
          <w:jc w:val="center"/>
          <w:ins w:id="10856" w:author="Sean de Noronha | DRG" w:date="2026-09-29T16:58:00Z"/>
        </w:trPr>
        <w:tc>
          <w:tcPr>
            <w:tcW w:w="560" w:type="dxa"/>
            <w:vAlign w:val="center"/>
          </w:tcPr>
          <w:p w14:paraId="5E000A83" w14:textId="77777777" w:rsidR="00C60D85" w:rsidRDefault="00000000">
            <w:pPr>
              <w:spacing w:after="0"/>
              <w:rPr>
                <w:ins w:id="10857" w:author="Sean de Noronha | DRG" w:date="2026-09-29T16:58:00Z" w16du:dateUtc="2026-09-29T14:58:00Z"/>
                <w:rFonts w:cs="Arial"/>
                <w:sz w:val="13"/>
                <w:szCs w:val="13"/>
              </w:rPr>
            </w:pPr>
            <w:ins w:id="10858" w:author="Sean de Noronha | DRG" w:date="2026-09-29T16:58:00Z" w16du:dateUtc="2026-09-29T14:58:00Z">
              <w:r>
                <w:rPr>
                  <w:rFonts w:cs="Arial"/>
                  <w:sz w:val="13"/>
                  <w:szCs w:val="13"/>
                </w:rPr>
                <w:t>196</w:t>
              </w:r>
            </w:ins>
          </w:p>
        </w:tc>
        <w:tc>
          <w:tcPr>
            <w:tcW w:w="500" w:type="dxa"/>
            <w:vAlign w:val="center"/>
          </w:tcPr>
          <w:p w14:paraId="5E000A84" w14:textId="77777777" w:rsidR="00C60D85" w:rsidRDefault="00000000">
            <w:pPr>
              <w:spacing w:after="0"/>
              <w:rPr>
                <w:ins w:id="10859" w:author="Sean de Noronha | DRG" w:date="2026-09-29T16:58:00Z" w16du:dateUtc="2026-09-29T14:58:00Z"/>
                <w:rFonts w:cs="Arial"/>
                <w:sz w:val="13"/>
                <w:szCs w:val="13"/>
              </w:rPr>
            </w:pPr>
            <w:ins w:id="10860" w:author="Sean de Noronha | DRG" w:date="2026-09-29T16:58:00Z" w16du:dateUtc="2026-09-29T14:58:00Z">
              <w:r>
                <w:rPr>
                  <w:rFonts w:cs="Arial"/>
                  <w:sz w:val="13"/>
                  <w:szCs w:val="13"/>
                </w:rPr>
                <w:t>T2</w:t>
              </w:r>
            </w:ins>
          </w:p>
        </w:tc>
        <w:tc>
          <w:tcPr>
            <w:tcW w:w="660" w:type="dxa"/>
            <w:vAlign w:val="center"/>
          </w:tcPr>
          <w:p w14:paraId="5E000A85" w14:textId="77777777" w:rsidR="00C60D85" w:rsidRDefault="00000000">
            <w:pPr>
              <w:spacing w:after="0"/>
              <w:rPr>
                <w:ins w:id="10861" w:author="Sean de Noronha | DRG" w:date="2026-09-29T16:58:00Z" w16du:dateUtc="2026-09-29T14:58:00Z"/>
                <w:rFonts w:cs="Arial"/>
                <w:sz w:val="13"/>
                <w:szCs w:val="13"/>
              </w:rPr>
            </w:pPr>
            <w:ins w:id="10862" w:author="Sean de Noronha | DRG" w:date="2026-09-29T16:58:00Z" w16du:dateUtc="2026-09-29T14:58:00Z">
              <w:r>
                <w:rPr>
                  <w:rFonts w:cs="Arial"/>
                  <w:sz w:val="13"/>
                  <w:szCs w:val="13"/>
                </w:rPr>
                <w:t>2</w:t>
              </w:r>
            </w:ins>
          </w:p>
        </w:tc>
        <w:tc>
          <w:tcPr>
            <w:tcW w:w="1920" w:type="dxa"/>
            <w:vAlign w:val="center"/>
          </w:tcPr>
          <w:p w14:paraId="5E000A86" w14:textId="77777777" w:rsidR="00C60D85" w:rsidRDefault="00000000">
            <w:pPr>
              <w:spacing w:after="0"/>
              <w:rPr>
                <w:ins w:id="10863" w:author="Sean de Noronha | DRG" w:date="2026-09-29T16:58:00Z" w16du:dateUtc="2026-09-29T14:58:00Z"/>
                <w:rFonts w:cs="Arial"/>
                <w:sz w:val="13"/>
                <w:szCs w:val="13"/>
              </w:rPr>
            </w:pPr>
            <w:ins w:id="10864" w:author="Sean de Noronha | DRG" w:date="2026-09-29T16:58:00Z" w16du:dateUtc="2026-09-29T14:58:00Z">
              <w:r>
                <w:rPr>
                  <w:rFonts w:cs="Arial"/>
                  <w:sz w:val="13"/>
                  <w:szCs w:val="13"/>
                </w:rPr>
                <w:t>CSST, Manufacturer C, EHD 31</w:t>
              </w:r>
            </w:ins>
          </w:p>
        </w:tc>
        <w:tc>
          <w:tcPr>
            <w:tcW w:w="520" w:type="dxa"/>
            <w:vAlign w:val="center"/>
          </w:tcPr>
          <w:p w14:paraId="5E000A87" w14:textId="77777777" w:rsidR="00C60D85" w:rsidRDefault="00000000">
            <w:pPr>
              <w:spacing w:after="0"/>
              <w:rPr>
                <w:ins w:id="10865" w:author="Sean de Noronha | DRG" w:date="2026-09-29T16:58:00Z" w16du:dateUtc="2026-09-29T14:58:00Z"/>
                <w:rFonts w:cs="Arial"/>
                <w:sz w:val="13"/>
                <w:szCs w:val="13"/>
              </w:rPr>
            </w:pPr>
            <w:ins w:id="10866" w:author="Sean de Noronha | DRG" w:date="2026-09-29T16:58:00Z" w16du:dateUtc="2026-09-29T14:58:00Z">
              <w:r>
                <w:rPr>
                  <w:rFonts w:cs="Arial"/>
                  <w:sz w:val="13"/>
                  <w:szCs w:val="13"/>
                </w:rPr>
                <w:t>NG</w:t>
              </w:r>
            </w:ins>
          </w:p>
        </w:tc>
        <w:tc>
          <w:tcPr>
            <w:tcW w:w="900" w:type="dxa"/>
            <w:vAlign w:val="center"/>
          </w:tcPr>
          <w:p w14:paraId="5E000A88" w14:textId="77777777" w:rsidR="00C60D85" w:rsidRDefault="00000000">
            <w:pPr>
              <w:spacing w:after="0"/>
              <w:rPr>
                <w:ins w:id="10867" w:author="Sean de Noronha | DRG" w:date="2026-09-29T16:58:00Z" w16du:dateUtc="2026-09-29T14:58:00Z"/>
                <w:rFonts w:cs="Arial"/>
                <w:sz w:val="13"/>
                <w:szCs w:val="13"/>
              </w:rPr>
            </w:pPr>
            <w:ins w:id="10868" w:author="Sean de Noronha | DRG" w:date="2026-09-29T16:58:00Z" w16du:dateUtc="2026-09-29T14:58:00Z">
              <w:r>
                <w:rPr>
                  <w:rFonts w:cs="Arial"/>
                  <w:sz w:val="13"/>
                  <w:szCs w:val="13"/>
                </w:rPr>
                <w:t>7,760</w:t>
              </w:r>
            </w:ins>
          </w:p>
        </w:tc>
        <w:tc>
          <w:tcPr>
            <w:tcW w:w="800" w:type="dxa"/>
            <w:vAlign w:val="center"/>
          </w:tcPr>
          <w:p w14:paraId="5E000A89" w14:textId="77777777" w:rsidR="00C60D85" w:rsidRDefault="00000000">
            <w:pPr>
              <w:spacing w:after="0"/>
              <w:rPr>
                <w:ins w:id="10869" w:author="Sean de Noronha | DRG" w:date="2026-09-29T16:58:00Z" w16du:dateUtc="2026-09-29T14:58:00Z"/>
                <w:rFonts w:cs="Arial"/>
                <w:sz w:val="13"/>
                <w:szCs w:val="13"/>
              </w:rPr>
            </w:pPr>
            <w:ins w:id="10870" w:author="Sean de Noronha | DRG" w:date="2026-09-29T16:58:00Z" w16du:dateUtc="2026-09-29T14:58:00Z">
              <w:r>
                <w:rPr>
                  <w:rFonts w:cs="Arial"/>
                  <w:sz w:val="13"/>
                  <w:szCs w:val="13"/>
                </w:rPr>
                <w:t>200 ft</w:t>
              </w:r>
            </w:ins>
          </w:p>
        </w:tc>
        <w:tc>
          <w:tcPr>
            <w:tcW w:w="880" w:type="dxa"/>
            <w:vAlign w:val="center"/>
          </w:tcPr>
          <w:p w14:paraId="5E000A8A" w14:textId="77777777" w:rsidR="00C60D85" w:rsidRDefault="00000000">
            <w:pPr>
              <w:spacing w:after="0"/>
              <w:rPr>
                <w:ins w:id="10871" w:author="Sean de Noronha | DRG" w:date="2026-09-29T16:58:00Z" w16du:dateUtc="2026-09-29T14:58:00Z"/>
                <w:rFonts w:cs="Arial"/>
                <w:sz w:val="13"/>
                <w:szCs w:val="13"/>
              </w:rPr>
            </w:pPr>
            <w:ins w:id="10872" w:author="Sean de Noronha | DRG" w:date="2026-09-29T16:58:00Z" w16du:dateUtc="2026-09-29T14:58:00Z">
              <w:r>
                <w:rPr>
                  <w:rFonts w:cs="Arial"/>
                  <w:sz w:val="13"/>
                  <w:szCs w:val="13"/>
                </w:rPr>
                <w:t>3.45</w:t>
              </w:r>
            </w:ins>
          </w:p>
        </w:tc>
        <w:tc>
          <w:tcPr>
            <w:tcW w:w="820" w:type="dxa"/>
            <w:vAlign w:val="center"/>
          </w:tcPr>
          <w:p w14:paraId="5E000A8B" w14:textId="77777777" w:rsidR="00C60D85" w:rsidRDefault="00000000">
            <w:pPr>
              <w:spacing w:after="0"/>
              <w:rPr>
                <w:ins w:id="10873" w:author="Sean de Noronha | DRG" w:date="2026-09-29T16:58:00Z" w16du:dateUtc="2026-09-29T14:58:00Z"/>
                <w:rFonts w:cs="Arial"/>
                <w:sz w:val="13"/>
                <w:szCs w:val="13"/>
              </w:rPr>
            </w:pPr>
            <w:ins w:id="10874" w:author="Sean de Noronha | DRG" w:date="2026-09-29T16:58:00Z" w16du:dateUtc="2026-09-29T14:58:00Z">
              <w:r>
                <w:rPr>
                  <w:rFonts w:cs="Arial"/>
                  <w:sz w:val="13"/>
                  <w:szCs w:val="13"/>
                </w:rPr>
                <w:t>1,490</w:t>
              </w:r>
            </w:ins>
          </w:p>
        </w:tc>
        <w:tc>
          <w:tcPr>
            <w:tcW w:w="1100" w:type="dxa"/>
            <w:vAlign w:val="center"/>
          </w:tcPr>
          <w:p w14:paraId="5E000A8C" w14:textId="77777777" w:rsidR="00C60D85" w:rsidRDefault="00000000">
            <w:pPr>
              <w:spacing w:after="0"/>
              <w:rPr>
                <w:ins w:id="10875" w:author="Sean de Noronha | DRG" w:date="2026-09-29T16:58:00Z" w16du:dateUtc="2026-09-29T14:58:00Z"/>
                <w:rFonts w:cs="Arial"/>
                <w:sz w:val="13"/>
                <w:szCs w:val="13"/>
              </w:rPr>
            </w:pPr>
            <w:ins w:id="10876" w:author="Sean de Noronha | DRG" w:date="2026-09-29T16:58:00Z" w16du:dateUtc="2026-09-29T14:58:00Z">
              <w:r>
                <w:rPr>
                  <w:rFonts w:cs="Arial"/>
                  <w:sz w:val="13"/>
                  <w:szCs w:val="13"/>
                </w:rPr>
                <w:t>174 (370)</w:t>
              </w:r>
            </w:ins>
          </w:p>
        </w:tc>
        <w:tc>
          <w:tcPr>
            <w:tcW w:w="700" w:type="dxa"/>
            <w:vAlign w:val="center"/>
          </w:tcPr>
          <w:p w14:paraId="5E000A8D" w14:textId="77777777" w:rsidR="00C60D85" w:rsidRDefault="00000000">
            <w:pPr>
              <w:spacing w:after="0"/>
              <w:rPr>
                <w:ins w:id="10877" w:author="Sean de Noronha | DRG" w:date="2026-09-29T16:58:00Z" w16du:dateUtc="2026-09-29T14:58:00Z"/>
                <w:rFonts w:cs="Arial"/>
                <w:sz w:val="13"/>
                <w:szCs w:val="13"/>
              </w:rPr>
            </w:pPr>
            <w:ins w:id="10878" w:author="Sean de Noronha | DRG" w:date="2026-09-29T16:58:00Z" w16du:dateUtc="2026-09-29T14:58:00Z">
              <w:r>
                <w:rPr>
                  <w:rFonts w:cs="Arial"/>
                  <w:sz w:val="13"/>
                  <w:szCs w:val="13"/>
                </w:rPr>
                <w:t>4.32</w:t>
              </w:r>
            </w:ins>
          </w:p>
        </w:tc>
      </w:tr>
      <w:tr w:rsidR="00C60D85" w14:paraId="1C76395D" w14:textId="77777777">
        <w:trPr>
          <w:jc w:val="center"/>
          <w:ins w:id="10879" w:author="Sean de Noronha | DRG" w:date="2026-09-29T16:58:00Z"/>
        </w:trPr>
        <w:tc>
          <w:tcPr>
            <w:tcW w:w="560" w:type="dxa"/>
            <w:vAlign w:val="center"/>
          </w:tcPr>
          <w:p w14:paraId="5E000A8E" w14:textId="77777777" w:rsidR="00C60D85" w:rsidRDefault="00000000">
            <w:pPr>
              <w:spacing w:after="0"/>
              <w:rPr>
                <w:ins w:id="10880" w:author="Sean de Noronha | DRG" w:date="2026-09-29T16:58:00Z" w16du:dateUtc="2026-09-29T14:58:00Z"/>
                <w:rFonts w:cs="Arial"/>
                <w:sz w:val="13"/>
                <w:szCs w:val="13"/>
              </w:rPr>
            </w:pPr>
            <w:ins w:id="10881" w:author="Sean de Noronha | DRG" w:date="2026-09-29T16:58:00Z" w16du:dateUtc="2026-09-29T14:58:00Z">
              <w:r>
                <w:rPr>
                  <w:rFonts w:cs="Arial"/>
                  <w:sz w:val="13"/>
                  <w:szCs w:val="13"/>
                </w:rPr>
                <w:t>197</w:t>
              </w:r>
            </w:ins>
          </w:p>
        </w:tc>
        <w:tc>
          <w:tcPr>
            <w:tcW w:w="500" w:type="dxa"/>
            <w:vAlign w:val="center"/>
          </w:tcPr>
          <w:p w14:paraId="5E000A8F" w14:textId="77777777" w:rsidR="00C60D85" w:rsidRDefault="00000000">
            <w:pPr>
              <w:spacing w:after="0"/>
              <w:rPr>
                <w:ins w:id="10882" w:author="Sean de Noronha | DRG" w:date="2026-09-29T16:58:00Z" w16du:dateUtc="2026-09-29T14:58:00Z"/>
                <w:rFonts w:cs="Arial"/>
                <w:sz w:val="13"/>
                <w:szCs w:val="13"/>
              </w:rPr>
            </w:pPr>
            <w:ins w:id="10883" w:author="Sean de Noronha | DRG" w:date="2026-09-29T16:58:00Z" w16du:dateUtc="2026-09-29T14:58:00Z">
              <w:r>
                <w:rPr>
                  <w:rFonts w:cs="Arial"/>
                  <w:sz w:val="13"/>
                  <w:szCs w:val="13"/>
                </w:rPr>
                <w:t>T2</w:t>
              </w:r>
            </w:ins>
          </w:p>
        </w:tc>
        <w:tc>
          <w:tcPr>
            <w:tcW w:w="660" w:type="dxa"/>
            <w:vAlign w:val="center"/>
          </w:tcPr>
          <w:p w14:paraId="5E000A90" w14:textId="77777777" w:rsidR="00C60D85" w:rsidRDefault="00000000">
            <w:pPr>
              <w:spacing w:after="0"/>
              <w:rPr>
                <w:ins w:id="10884" w:author="Sean de Noronha | DRG" w:date="2026-09-29T16:58:00Z" w16du:dateUtc="2026-09-29T14:58:00Z"/>
                <w:rFonts w:cs="Arial"/>
                <w:sz w:val="13"/>
                <w:szCs w:val="13"/>
              </w:rPr>
            </w:pPr>
            <w:ins w:id="10885" w:author="Sean de Noronha | DRG" w:date="2026-09-29T16:58:00Z" w16du:dateUtc="2026-09-29T14:58:00Z">
              <w:r>
                <w:rPr>
                  <w:rFonts w:cs="Arial"/>
                  <w:sz w:val="13"/>
                  <w:szCs w:val="13"/>
                </w:rPr>
                <w:t>2</w:t>
              </w:r>
            </w:ins>
          </w:p>
        </w:tc>
        <w:tc>
          <w:tcPr>
            <w:tcW w:w="1920" w:type="dxa"/>
            <w:vAlign w:val="center"/>
          </w:tcPr>
          <w:p w14:paraId="5E000A91" w14:textId="77777777" w:rsidR="00C60D85" w:rsidRDefault="00000000">
            <w:pPr>
              <w:spacing w:after="0"/>
              <w:rPr>
                <w:ins w:id="10886" w:author="Sean de Noronha | DRG" w:date="2026-09-29T16:58:00Z" w16du:dateUtc="2026-09-29T14:58:00Z"/>
                <w:rFonts w:cs="Arial"/>
                <w:sz w:val="13"/>
                <w:szCs w:val="13"/>
              </w:rPr>
            </w:pPr>
            <w:ins w:id="10887" w:author="Sean de Noronha | DRG" w:date="2026-09-29T16:58:00Z" w16du:dateUtc="2026-09-29T14:58:00Z">
              <w:r>
                <w:rPr>
                  <w:rFonts w:cs="Arial"/>
                  <w:sz w:val="13"/>
                  <w:szCs w:val="13"/>
                </w:rPr>
                <w:t>CSST, Manufacturer C, EHD 31</w:t>
              </w:r>
            </w:ins>
          </w:p>
        </w:tc>
        <w:tc>
          <w:tcPr>
            <w:tcW w:w="520" w:type="dxa"/>
            <w:vAlign w:val="center"/>
          </w:tcPr>
          <w:p w14:paraId="5E000A92" w14:textId="77777777" w:rsidR="00C60D85" w:rsidRDefault="00000000">
            <w:pPr>
              <w:spacing w:after="0"/>
              <w:rPr>
                <w:ins w:id="10888" w:author="Sean de Noronha | DRG" w:date="2026-09-29T16:58:00Z" w16du:dateUtc="2026-09-29T14:58:00Z"/>
                <w:rFonts w:cs="Arial"/>
                <w:sz w:val="13"/>
                <w:szCs w:val="13"/>
              </w:rPr>
            </w:pPr>
            <w:ins w:id="10889" w:author="Sean de Noronha | DRG" w:date="2026-09-29T16:58:00Z" w16du:dateUtc="2026-09-29T14:58:00Z">
              <w:r>
                <w:rPr>
                  <w:rFonts w:cs="Arial"/>
                  <w:sz w:val="13"/>
                  <w:szCs w:val="13"/>
                </w:rPr>
                <w:t>NG</w:t>
              </w:r>
            </w:ins>
          </w:p>
        </w:tc>
        <w:tc>
          <w:tcPr>
            <w:tcW w:w="900" w:type="dxa"/>
            <w:vAlign w:val="center"/>
          </w:tcPr>
          <w:p w14:paraId="5E000A93" w14:textId="77777777" w:rsidR="00C60D85" w:rsidRDefault="00000000">
            <w:pPr>
              <w:spacing w:after="0"/>
              <w:rPr>
                <w:ins w:id="10890" w:author="Sean de Noronha | DRG" w:date="2026-09-29T16:58:00Z" w16du:dateUtc="2026-09-29T14:58:00Z"/>
                <w:rFonts w:cs="Arial"/>
                <w:sz w:val="13"/>
                <w:szCs w:val="13"/>
              </w:rPr>
            </w:pPr>
            <w:ins w:id="10891" w:author="Sean de Noronha | DRG" w:date="2026-09-29T16:58:00Z" w16du:dateUtc="2026-09-29T14:58:00Z">
              <w:r>
                <w:rPr>
                  <w:rFonts w:cs="Arial"/>
                  <w:sz w:val="13"/>
                  <w:szCs w:val="13"/>
                </w:rPr>
                <w:t>6,000</w:t>
              </w:r>
            </w:ins>
          </w:p>
        </w:tc>
        <w:tc>
          <w:tcPr>
            <w:tcW w:w="800" w:type="dxa"/>
            <w:vAlign w:val="center"/>
          </w:tcPr>
          <w:p w14:paraId="5E000A94" w14:textId="77777777" w:rsidR="00C60D85" w:rsidRDefault="00000000">
            <w:pPr>
              <w:spacing w:after="0"/>
              <w:rPr>
                <w:ins w:id="10892" w:author="Sean de Noronha | DRG" w:date="2026-09-29T16:58:00Z" w16du:dateUtc="2026-09-29T14:58:00Z"/>
                <w:rFonts w:cs="Arial"/>
                <w:sz w:val="13"/>
                <w:szCs w:val="13"/>
              </w:rPr>
            </w:pPr>
            <w:ins w:id="10893" w:author="Sean de Noronha | DRG" w:date="2026-09-29T16:58:00Z" w16du:dateUtc="2026-09-29T14:58:00Z">
              <w:r>
                <w:rPr>
                  <w:rFonts w:cs="Arial"/>
                  <w:sz w:val="13"/>
                  <w:szCs w:val="13"/>
                </w:rPr>
                <w:t>250 ft</w:t>
              </w:r>
            </w:ins>
          </w:p>
        </w:tc>
        <w:tc>
          <w:tcPr>
            <w:tcW w:w="880" w:type="dxa"/>
            <w:vAlign w:val="center"/>
          </w:tcPr>
          <w:p w14:paraId="5E000A95" w14:textId="77777777" w:rsidR="00C60D85" w:rsidRDefault="00000000">
            <w:pPr>
              <w:spacing w:after="0"/>
              <w:rPr>
                <w:ins w:id="10894" w:author="Sean de Noronha | DRG" w:date="2026-09-29T16:58:00Z" w16du:dateUtc="2026-09-29T14:58:00Z"/>
                <w:rFonts w:cs="Arial"/>
                <w:sz w:val="13"/>
                <w:szCs w:val="13"/>
              </w:rPr>
            </w:pPr>
            <w:ins w:id="10895" w:author="Sean de Noronha | DRG" w:date="2026-09-29T16:58:00Z" w16du:dateUtc="2026-09-29T14:58:00Z">
              <w:r>
                <w:rPr>
                  <w:rFonts w:cs="Arial"/>
                  <w:sz w:val="13"/>
                  <w:szCs w:val="13"/>
                </w:rPr>
                <w:t>3.45</w:t>
              </w:r>
            </w:ins>
          </w:p>
        </w:tc>
        <w:tc>
          <w:tcPr>
            <w:tcW w:w="820" w:type="dxa"/>
            <w:vAlign w:val="center"/>
          </w:tcPr>
          <w:p w14:paraId="5E000A96" w14:textId="77777777" w:rsidR="00C60D85" w:rsidRDefault="00000000">
            <w:pPr>
              <w:spacing w:after="0"/>
              <w:rPr>
                <w:ins w:id="10896" w:author="Sean de Noronha | DRG" w:date="2026-09-29T16:58:00Z" w16du:dateUtc="2026-09-29T14:58:00Z"/>
                <w:rFonts w:cs="Arial"/>
                <w:sz w:val="13"/>
                <w:szCs w:val="13"/>
              </w:rPr>
            </w:pPr>
            <w:ins w:id="10897" w:author="Sean de Noronha | DRG" w:date="2026-09-29T16:58:00Z" w16du:dateUtc="2026-09-29T14:58:00Z">
              <w:r>
                <w:rPr>
                  <w:rFonts w:cs="Arial"/>
                  <w:sz w:val="13"/>
                  <w:szCs w:val="13"/>
                </w:rPr>
                <w:t>1,490</w:t>
              </w:r>
            </w:ins>
          </w:p>
        </w:tc>
        <w:tc>
          <w:tcPr>
            <w:tcW w:w="1100" w:type="dxa"/>
            <w:vAlign w:val="center"/>
          </w:tcPr>
          <w:p w14:paraId="5E000A97" w14:textId="77777777" w:rsidR="00C60D85" w:rsidRDefault="00000000">
            <w:pPr>
              <w:spacing w:after="0"/>
              <w:rPr>
                <w:ins w:id="10898" w:author="Sean de Noronha | DRG" w:date="2026-09-29T16:58:00Z" w16du:dateUtc="2026-09-29T14:58:00Z"/>
                <w:rFonts w:cs="Arial"/>
                <w:sz w:val="13"/>
                <w:szCs w:val="13"/>
              </w:rPr>
            </w:pPr>
            <w:ins w:id="10899" w:author="Sean de Noronha | DRG" w:date="2026-09-29T16:58:00Z" w16du:dateUtc="2026-09-29T14:58:00Z">
              <w:r>
                <w:rPr>
                  <w:rFonts w:cs="Arial"/>
                  <w:sz w:val="13"/>
                  <w:szCs w:val="13"/>
                </w:rPr>
                <w:t>135 (286)</w:t>
              </w:r>
            </w:ins>
          </w:p>
        </w:tc>
        <w:tc>
          <w:tcPr>
            <w:tcW w:w="700" w:type="dxa"/>
            <w:vAlign w:val="center"/>
          </w:tcPr>
          <w:p w14:paraId="5E000A98" w14:textId="77777777" w:rsidR="00C60D85" w:rsidRDefault="00000000">
            <w:pPr>
              <w:spacing w:after="0"/>
              <w:rPr>
                <w:ins w:id="10900" w:author="Sean de Noronha | DRG" w:date="2026-09-29T16:58:00Z" w16du:dateUtc="2026-09-29T14:58:00Z"/>
                <w:rFonts w:cs="Arial"/>
                <w:sz w:val="13"/>
                <w:szCs w:val="13"/>
              </w:rPr>
            </w:pPr>
            <w:ins w:id="10901" w:author="Sean de Noronha | DRG" w:date="2026-09-29T16:58:00Z" w16du:dateUtc="2026-09-29T14:58:00Z">
              <w:r>
                <w:rPr>
                  <w:rFonts w:cs="Arial"/>
                  <w:sz w:val="13"/>
                  <w:szCs w:val="13"/>
                </w:rPr>
                <w:t>3.34</w:t>
              </w:r>
            </w:ins>
          </w:p>
        </w:tc>
      </w:tr>
      <w:tr w:rsidR="00C60D85" w14:paraId="7E835842" w14:textId="77777777">
        <w:trPr>
          <w:jc w:val="center"/>
          <w:ins w:id="10902" w:author="Sean de Noronha | DRG" w:date="2026-09-29T16:58:00Z"/>
        </w:trPr>
        <w:tc>
          <w:tcPr>
            <w:tcW w:w="560" w:type="dxa"/>
            <w:vAlign w:val="center"/>
          </w:tcPr>
          <w:p w14:paraId="5E000A99" w14:textId="77777777" w:rsidR="00C60D85" w:rsidRDefault="00000000">
            <w:pPr>
              <w:spacing w:after="0"/>
              <w:rPr>
                <w:ins w:id="10903" w:author="Sean de Noronha | DRG" w:date="2026-09-29T16:58:00Z" w16du:dateUtc="2026-09-29T14:58:00Z"/>
                <w:rFonts w:cs="Arial"/>
                <w:sz w:val="13"/>
                <w:szCs w:val="13"/>
              </w:rPr>
            </w:pPr>
            <w:ins w:id="10904" w:author="Sean de Noronha | DRG" w:date="2026-09-29T16:58:00Z" w16du:dateUtc="2026-09-29T14:58:00Z">
              <w:r>
                <w:rPr>
                  <w:rFonts w:cs="Arial"/>
                  <w:sz w:val="13"/>
                  <w:szCs w:val="13"/>
                </w:rPr>
                <w:t>198</w:t>
              </w:r>
            </w:ins>
          </w:p>
        </w:tc>
        <w:tc>
          <w:tcPr>
            <w:tcW w:w="500" w:type="dxa"/>
            <w:vAlign w:val="center"/>
          </w:tcPr>
          <w:p w14:paraId="5E000A9A" w14:textId="77777777" w:rsidR="00C60D85" w:rsidRDefault="00000000">
            <w:pPr>
              <w:spacing w:after="0"/>
              <w:rPr>
                <w:ins w:id="10905" w:author="Sean de Noronha | DRG" w:date="2026-09-29T16:58:00Z" w16du:dateUtc="2026-09-29T14:58:00Z"/>
                <w:rFonts w:cs="Arial"/>
                <w:sz w:val="13"/>
                <w:szCs w:val="13"/>
              </w:rPr>
            </w:pPr>
            <w:ins w:id="10906" w:author="Sean de Noronha | DRG" w:date="2026-09-29T16:58:00Z" w16du:dateUtc="2026-09-29T14:58:00Z">
              <w:r>
                <w:rPr>
                  <w:rFonts w:cs="Arial"/>
                  <w:sz w:val="13"/>
                  <w:szCs w:val="13"/>
                </w:rPr>
                <w:t>T2</w:t>
              </w:r>
            </w:ins>
          </w:p>
        </w:tc>
        <w:tc>
          <w:tcPr>
            <w:tcW w:w="660" w:type="dxa"/>
            <w:vAlign w:val="center"/>
          </w:tcPr>
          <w:p w14:paraId="5E000A9B" w14:textId="77777777" w:rsidR="00C60D85" w:rsidRDefault="00000000">
            <w:pPr>
              <w:spacing w:after="0"/>
              <w:rPr>
                <w:ins w:id="10907" w:author="Sean de Noronha | DRG" w:date="2026-09-29T16:58:00Z" w16du:dateUtc="2026-09-29T14:58:00Z"/>
                <w:rFonts w:cs="Arial"/>
                <w:sz w:val="13"/>
                <w:szCs w:val="13"/>
              </w:rPr>
            </w:pPr>
            <w:ins w:id="10908" w:author="Sean de Noronha | DRG" w:date="2026-09-29T16:58:00Z" w16du:dateUtc="2026-09-29T14:58:00Z">
              <w:r>
                <w:rPr>
                  <w:rFonts w:cs="Arial"/>
                  <w:sz w:val="13"/>
                  <w:szCs w:val="13"/>
                </w:rPr>
                <w:t>2</w:t>
              </w:r>
            </w:ins>
          </w:p>
        </w:tc>
        <w:tc>
          <w:tcPr>
            <w:tcW w:w="1920" w:type="dxa"/>
            <w:vAlign w:val="center"/>
          </w:tcPr>
          <w:p w14:paraId="5E000A9C" w14:textId="77777777" w:rsidR="00C60D85" w:rsidRDefault="00000000">
            <w:pPr>
              <w:spacing w:after="0"/>
              <w:rPr>
                <w:ins w:id="10909" w:author="Sean de Noronha | DRG" w:date="2026-09-29T16:58:00Z" w16du:dateUtc="2026-09-29T14:58:00Z"/>
                <w:rFonts w:cs="Arial"/>
                <w:sz w:val="13"/>
                <w:szCs w:val="13"/>
              </w:rPr>
            </w:pPr>
            <w:ins w:id="10910" w:author="Sean de Noronha | DRG" w:date="2026-09-29T16:58:00Z" w16du:dateUtc="2026-09-29T14:58:00Z">
              <w:r>
                <w:rPr>
                  <w:rFonts w:cs="Arial"/>
                  <w:sz w:val="13"/>
                  <w:szCs w:val="13"/>
                </w:rPr>
                <w:t>CSST, Manufacturer C, EHD 31</w:t>
              </w:r>
            </w:ins>
          </w:p>
        </w:tc>
        <w:tc>
          <w:tcPr>
            <w:tcW w:w="520" w:type="dxa"/>
            <w:vAlign w:val="center"/>
          </w:tcPr>
          <w:p w14:paraId="5E000A9D" w14:textId="77777777" w:rsidR="00C60D85" w:rsidRDefault="00000000">
            <w:pPr>
              <w:spacing w:after="0"/>
              <w:rPr>
                <w:ins w:id="10911" w:author="Sean de Noronha | DRG" w:date="2026-09-29T16:58:00Z" w16du:dateUtc="2026-09-29T14:58:00Z"/>
                <w:rFonts w:cs="Arial"/>
                <w:sz w:val="13"/>
                <w:szCs w:val="13"/>
              </w:rPr>
            </w:pPr>
            <w:ins w:id="10912" w:author="Sean de Noronha | DRG" w:date="2026-09-29T16:58:00Z" w16du:dateUtc="2026-09-29T14:58:00Z">
              <w:r>
                <w:rPr>
                  <w:rFonts w:cs="Arial"/>
                  <w:sz w:val="13"/>
                  <w:szCs w:val="13"/>
                </w:rPr>
                <w:t>NG</w:t>
              </w:r>
            </w:ins>
          </w:p>
        </w:tc>
        <w:tc>
          <w:tcPr>
            <w:tcW w:w="900" w:type="dxa"/>
            <w:vAlign w:val="center"/>
          </w:tcPr>
          <w:p w14:paraId="5E000A9E" w14:textId="77777777" w:rsidR="00C60D85" w:rsidRDefault="00000000">
            <w:pPr>
              <w:spacing w:after="0"/>
              <w:rPr>
                <w:ins w:id="10913" w:author="Sean de Noronha | DRG" w:date="2026-09-29T16:58:00Z" w16du:dateUtc="2026-09-29T14:58:00Z"/>
                <w:rFonts w:cs="Arial"/>
                <w:sz w:val="13"/>
                <w:szCs w:val="13"/>
              </w:rPr>
            </w:pPr>
            <w:ins w:id="10914" w:author="Sean de Noronha | DRG" w:date="2026-09-29T16:58:00Z" w16du:dateUtc="2026-09-29T14:58:00Z">
              <w:r>
                <w:rPr>
                  <w:rFonts w:cs="Arial"/>
                  <w:sz w:val="13"/>
                  <w:szCs w:val="13"/>
                </w:rPr>
                <w:t>43,700</w:t>
              </w:r>
            </w:ins>
          </w:p>
        </w:tc>
        <w:tc>
          <w:tcPr>
            <w:tcW w:w="800" w:type="dxa"/>
            <w:vAlign w:val="center"/>
          </w:tcPr>
          <w:p w14:paraId="5E000A9F" w14:textId="77777777" w:rsidR="00C60D85" w:rsidRDefault="00000000">
            <w:pPr>
              <w:spacing w:after="0"/>
              <w:rPr>
                <w:ins w:id="10915" w:author="Sean de Noronha | DRG" w:date="2026-09-29T16:58:00Z" w16du:dateUtc="2026-09-29T14:58:00Z"/>
                <w:rFonts w:cs="Arial"/>
                <w:sz w:val="13"/>
                <w:szCs w:val="13"/>
              </w:rPr>
            </w:pPr>
            <w:ins w:id="10916" w:author="Sean de Noronha | DRG" w:date="2026-09-29T16:58:00Z" w16du:dateUtc="2026-09-29T14:58:00Z">
              <w:r>
                <w:rPr>
                  <w:rFonts w:cs="Arial"/>
                  <w:sz w:val="13"/>
                  <w:szCs w:val="13"/>
                </w:rPr>
                <w:t>30 ft</w:t>
              </w:r>
            </w:ins>
          </w:p>
        </w:tc>
        <w:tc>
          <w:tcPr>
            <w:tcW w:w="880" w:type="dxa"/>
            <w:vAlign w:val="center"/>
          </w:tcPr>
          <w:p w14:paraId="5E000AA0" w14:textId="77777777" w:rsidR="00C60D85" w:rsidRDefault="00000000">
            <w:pPr>
              <w:spacing w:after="0"/>
              <w:rPr>
                <w:ins w:id="10917" w:author="Sean de Noronha | DRG" w:date="2026-09-29T16:58:00Z" w16du:dateUtc="2026-09-29T14:58:00Z"/>
                <w:rFonts w:cs="Arial"/>
                <w:sz w:val="13"/>
                <w:szCs w:val="13"/>
              </w:rPr>
            </w:pPr>
            <w:ins w:id="10918" w:author="Sean de Noronha | DRG" w:date="2026-09-29T16:58:00Z" w16du:dateUtc="2026-09-29T14:58:00Z">
              <w:r>
                <w:rPr>
                  <w:rFonts w:cs="Arial"/>
                  <w:sz w:val="13"/>
                  <w:szCs w:val="13"/>
                </w:rPr>
                <w:t>13.8</w:t>
              </w:r>
            </w:ins>
          </w:p>
        </w:tc>
        <w:tc>
          <w:tcPr>
            <w:tcW w:w="820" w:type="dxa"/>
            <w:vAlign w:val="center"/>
          </w:tcPr>
          <w:p w14:paraId="5E000AA1" w14:textId="77777777" w:rsidR="00C60D85" w:rsidRDefault="00000000">
            <w:pPr>
              <w:spacing w:after="0"/>
              <w:rPr>
                <w:ins w:id="10919" w:author="Sean de Noronha | DRG" w:date="2026-09-29T16:58:00Z" w16du:dateUtc="2026-09-29T14:58:00Z"/>
                <w:rFonts w:cs="Arial"/>
                <w:sz w:val="13"/>
                <w:szCs w:val="13"/>
              </w:rPr>
            </w:pPr>
            <w:ins w:id="10920" w:author="Sean de Noronha | DRG" w:date="2026-09-29T16:58:00Z" w16du:dateUtc="2026-09-29T14:58:00Z">
              <w:r>
                <w:rPr>
                  <w:rFonts w:cs="Arial"/>
                  <w:sz w:val="13"/>
                  <w:szCs w:val="13"/>
                </w:rPr>
                <w:t>10,300</w:t>
              </w:r>
            </w:ins>
          </w:p>
        </w:tc>
        <w:tc>
          <w:tcPr>
            <w:tcW w:w="1100" w:type="dxa"/>
            <w:vAlign w:val="center"/>
          </w:tcPr>
          <w:p w14:paraId="5E000AA2" w14:textId="77777777" w:rsidR="00C60D85" w:rsidRDefault="00000000">
            <w:pPr>
              <w:spacing w:after="0"/>
              <w:rPr>
                <w:ins w:id="10921" w:author="Sean de Noronha | DRG" w:date="2026-09-29T16:58:00Z" w16du:dateUtc="2026-09-29T14:58:00Z"/>
                <w:rFonts w:cs="Arial"/>
                <w:sz w:val="13"/>
                <w:szCs w:val="13"/>
              </w:rPr>
            </w:pPr>
            <w:ins w:id="10922" w:author="Sean de Noronha | DRG" w:date="2026-09-29T16:58:00Z" w16du:dateUtc="2026-09-29T14:58:00Z">
              <w:r>
                <w:rPr>
                  <w:rFonts w:cs="Arial"/>
                  <w:sz w:val="13"/>
                  <w:szCs w:val="13"/>
                </w:rPr>
                <w:t>981 (2,080)</w:t>
              </w:r>
            </w:ins>
          </w:p>
        </w:tc>
        <w:tc>
          <w:tcPr>
            <w:tcW w:w="700" w:type="dxa"/>
            <w:vAlign w:val="center"/>
          </w:tcPr>
          <w:p w14:paraId="5E000AA3" w14:textId="77777777" w:rsidR="00C60D85" w:rsidRDefault="00000000">
            <w:pPr>
              <w:spacing w:after="0"/>
              <w:rPr>
                <w:ins w:id="10923" w:author="Sean de Noronha | DRG" w:date="2026-09-29T16:58:00Z" w16du:dateUtc="2026-09-29T14:58:00Z"/>
                <w:rFonts w:cs="Arial"/>
                <w:sz w:val="13"/>
                <w:szCs w:val="13"/>
              </w:rPr>
            </w:pPr>
            <w:ins w:id="10924" w:author="Sean de Noronha | DRG" w:date="2026-09-29T16:58:00Z" w16du:dateUtc="2026-09-29T14:58:00Z">
              <w:r>
                <w:rPr>
                  <w:rFonts w:cs="Arial"/>
                  <w:sz w:val="13"/>
                  <w:szCs w:val="13"/>
                </w:rPr>
                <w:t>23.0</w:t>
              </w:r>
            </w:ins>
          </w:p>
        </w:tc>
      </w:tr>
      <w:tr w:rsidR="00C60D85" w14:paraId="0FDDD404" w14:textId="77777777">
        <w:trPr>
          <w:jc w:val="center"/>
          <w:ins w:id="10925" w:author="Sean de Noronha | DRG" w:date="2026-09-29T16:58:00Z"/>
        </w:trPr>
        <w:tc>
          <w:tcPr>
            <w:tcW w:w="560" w:type="dxa"/>
            <w:vAlign w:val="center"/>
          </w:tcPr>
          <w:p w14:paraId="5E000AA4" w14:textId="77777777" w:rsidR="00C60D85" w:rsidRDefault="00000000">
            <w:pPr>
              <w:spacing w:after="0"/>
              <w:rPr>
                <w:ins w:id="10926" w:author="Sean de Noronha | DRG" w:date="2026-09-29T16:58:00Z" w16du:dateUtc="2026-09-29T14:58:00Z"/>
                <w:rFonts w:cs="Arial"/>
                <w:sz w:val="13"/>
                <w:szCs w:val="13"/>
              </w:rPr>
            </w:pPr>
            <w:ins w:id="10927" w:author="Sean de Noronha | DRG" w:date="2026-09-29T16:58:00Z" w16du:dateUtc="2026-09-29T14:58:00Z">
              <w:r>
                <w:rPr>
                  <w:rFonts w:cs="Arial"/>
                  <w:sz w:val="13"/>
                  <w:szCs w:val="13"/>
                </w:rPr>
                <w:t>199</w:t>
              </w:r>
            </w:ins>
          </w:p>
        </w:tc>
        <w:tc>
          <w:tcPr>
            <w:tcW w:w="500" w:type="dxa"/>
            <w:vAlign w:val="center"/>
          </w:tcPr>
          <w:p w14:paraId="5E000AA5" w14:textId="77777777" w:rsidR="00C60D85" w:rsidRDefault="00000000">
            <w:pPr>
              <w:spacing w:after="0"/>
              <w:rPr>
                <w:ins w:id="10928" w:author="Sean de Noronha | DRG" w:date="2026-09-29T16:58:00Z" w16du:dateUtc="2026-09-29T14:58:00Z"/>
                <w:rFonts w:cs="Arial"/>
                <w:sz w:val="13"/>
                <w:szCs w:val="13"/>
              </w:rPr>
            </w:pPr>
            <w:ins w:id="10929" w:author="Sean de Noronha | DRG" w:date="2026-09-29T16:58:00Z" w16du:dateUtc="2026-09-29T14:58:00Z">
              <w:r>
                <w:rPr>
                  <w:rFonts w:cs="Arial"/>
                  <w:sz w:val="13"/>
                  <w:szCs w:val="13"/>
                </w:rPr>
                <w:t>T2</w:t>
              </w:r>
            </w:ins>
          </w:p>
        </w:tc>
        <w:tc>
          <w:tcPr>
            <w:tcW w:w="660" w:type="dxa"/>
            <w:vAlign w:val="center"/>
          </w:tcPr>
          <w:p w14:paraId="5E000AA6" w14:textId="77777777" w:rsidR="00C60D85" w:rsidRDefault="00000000">
            <w:pPr>
              <w:spacing w:after="0"/>
              <w:rPr>
                <w:ins w:id="10930" w:author="Sean de Noronha | DRG" w:date="2026-09-29T16:58:00Z" w16du:dateUtc="2026-09-29T14:58:00Z"/>
                <w:rFonts w:cs="Arial"/>
                <w:sz w:val="13"/>
                <w:szCs w:val="13"/>
              </w:rPr>
            </w:pPr>
            <w:ins w:id="10931" w:author="Sean de Noronha | DRG" w:date="2026-09-29T16:58:00Z" w16du:dateUtc="2026-09-29T14:58:00Z">
              <w:r>
                <w:rPr>
                  <w:rFonts w:cs="Arial"/>
                  <w:sz w:val="13"/>
                  <w:szCs w:val="13"/>
                </w:rPr>
                <w:t>2</w:t>
              </w:r>
            </w:ins>
          </w:p>
        </w:tc>
        <w:tc>
          <w:tcPr>
            <w:tcW w:w="1920" w:type="dxa"/>
            <w:vAlign w:val="center"/>
          </w:tcPr>
          <w:p w14:paraId="5E000AA7" w14:textId="77777777" w:rsidR="00C60D85" w:rsidRDefault="00000000">
            <w:pPr>
              <w:spacing w:after="0"/>
              <w:rPr>
                <w:ins w:id="10932" w:author="Sean de Noronha | DRG" w:date="2026-09-29T16:58:00Z" w16du:dateUtc="2026-09-29T14:58:00Z"/>
                <w:rFonts w:cs="Arial"/>
                <w:sz w:val="13"/>
                <w:szCs w:val="13"/>
              </w:rPr>
            </w:pPr>
            <w:ins w:id="10933" w:author="Sean de Noronha | DRG" w:date="2026-09-29T16:58:00Z" w16du:dateUtc="2026-09-29T14:58:00Z">
              <w:r>
                <w:rPr>
                  <w:rFonts w:cs="Arial"/>
                  <w:sz w:val="13"/>
                  <w:szCs w:val="13"/>
                </w:rPr>
                <w:t>CSST, Manufacturer C, EHD 31</w:t>
              </w:r>
            </w:ins>
          </w:p>
        </w:tc>
        <w:tc>
          <w:tcPr>
            <w:tcW w:w="520" w:type="dxa"/>
            <w:vAlign w:val="center"/>
          </w:tcPr>
          <w:p w14:paraId="5E000AA8" w14:textId="77777777" w:rsidR="00C60D85" w:rsidRDefault="00000000">
            <w:pPr>
              <w:spacing w:after="0"/>
              <w:rPr>
                <w:ins w:id="10934" w:author="Sean de Noronha | DRG" w:date="2026-09-29T16:58:00Z" w16du:dateUtc="2026-09-29T14:58:00Z"/>
                <w:rFonts w:cs="Arial"/>
                <w:sz w:val="13"/>
                <w:szCs w:val="13"/>
              </w:rPr>
            </w:pPr>
            <w:ins w:id="10935" w:author="Sean de Noronha | DRG" w:date="2026-09-29T16:58:00Z" w16du:dateUtc="2026-09-29T14:58:00Z">
              <w:r>
                <w:rPr>
                  <w:rFonts w:cs="Arial"/>
                  <w:sz w:val="13"/>
                  <w:szCs w:val="13"/>
                </w:rPr>
                <w:t>NG</w:t>
              </w:r>
            </w:ins>
          </w:p>
        </w:tc>
        <w:tc>
          <w:tcPr>
            <w:tcW w:w="900" w:type="dxa"/>
            <w:vAlign w:val="center"/>
          </w:tcPr>
          <w:p w14:paraId="5E000AA9" w14:textId="77777777" w:rsidR="00C60D85" w:rsidRDefault="00000000">
            <w:pPr>
              <w:spacing w:after="0"/>
              <w:rPr>
                <w:ins w:id="10936" w:author="Sean de Noronha | DRG" w:date="2026-09-29T16:58:00Z" w16du:dateUtc="2026-09-29T14:58:00Z"/>
                <w:rFonts w:cs="Arial"/>
                <w:sz w:val="13"/>
                <w:szCs w:val="13"/>
              </w:rPr>
            </w:pPr>
            <w:ins w:id="10937" w:author="Sean de Noronha | DRG" w:date="2026-09-29T16:58:00Z" w16du:dateUtc="2026-09-29T14:58:00Z">
              <w:r>
                <w:rPr>
                  <w:rFonts w:cs="Arial"/>
                  <w:sz w:val="13"/>
                  <w:szCs w:val="13"/>
                </w:rPr>
                <w:t>34,900</w:t>
              </w:r>
            </w:ins>
          </w:p>
        </w:tc>
        <w:tc>
          <w:tcPr>
            <w:tcW w:w="800" w:type="dxa"/>
            <w:vAlign w:val="center"/>
          </w:tcPr>
          <w:p w14:paraId="5E000AAA" w14:textId="77777777" w:rsidR="00C60D85" w:rsidRDefault="00000000">
            <w:pPr>
              <w:spacing w:after="0"/>
              <w:rPr>
                <w:ins w:id="10938" w:author="Sean de Noronha | DRG" w:date="2026-09-29T16:58:00Z" w16du:dateUtc="2026-09-29T14:58:00Z"/>
                <w:rFonts w:cs="Arial"/>
                <w:sz w:val="13"/>
                <w:szCs w:val="13"/>
              </w:rPr>
            </w:pPr>
            <w:ins w:id="10939" w:author="Sean de Noronha | DRG" w:date="2026-09-29T16:58:00Z" w16du:dateUtc="2026-09-29T14:58:00Z">
              <w:r>
                <w:rPr>
                  <w:rFonts w:cs="Arial"/>
                  <w:sz w:val="13"/>
                  <w:szCs w:val="13"/>
                </w:rPr>
                <w:t>50 ft</w:t>
              </w:r>
            </w:ins>
          </w:p>
        </w:tc>
        <w:tc>
          <w:tcPr>
            <w:tcW w:w="880" w:type="dxa"/>
            <w:vAlign w:val="center"/>
          </w:tcPr>
          <w:p w14:paraId="5E000AAB" w14:textId="77777777" w:rsidR="00C60D85" w:rsidRDefault="00000000">
            <w:pPr>
              <w:spacing w:after="0"/>
              <w:rPr>
                <w:ins w:id="10940" w:author="Sean de Noronha | DRG" w:date="2026-09-29T16:58:00Z" w16du:dateUtc="2026-09-29T14:58:00Z"/>
                <w:rFonts w:cs="Arial"/>
                <w:sz w:val="13"/>
                <w:szCs w:val="13"/>
              </w:rPr>
            </w:pPr>
            <w:ins w:id="10941" w:author="Sean de Noronha | DRG" w:date="2026-09-29T16:58:00Z" w16du:dateUtc="2026-09-29T14:58:00Z">
              <w:r>
                <w:rPr>
                  <w:rFonts w:cs="Arial"/>
                  <w:sz w:val="13"/>
                  <w:szCs w:val="13"/>
                </w:rPr>
                <w:t>13.8</w:t>
              </w:r>
            </w:ins>
          </w:p>
        </w:tc>
        <w:tc>
          <w:tcPr>
            <w:tcW w:w="820" w:type="dxa"/>
            <w:vAlign w:val="center"/>
          </w:tcPr>
          <w:p w14:paraId="5E000AAC" w14:textId="77777777" w:rsidR="00C60D85" w:rsidRDefault="00000000">
            <w:pPr>
              <w:spacing w:after="0"/>
              <w:rPr>
                <w:ins w:id="10942" w:author="Sean de Noronha | DRG" w:date="2026-09-29T16:58:00Z" w16du:dateUtc="2026-09-29T14:58:00Z"/>
                <w:rFonts w:cs="Arial"/>
                <w:sz w:val="13"/>
                <w:szCs w:val="13"/>
              </w:rPr>
            </w:pPr>
            <w:ins w:id="10943" w:author="Sean de Noronha | DRG" w:date="2026-09-29T16:58:00Z" w16du:dateUtc="2026-09-29T14:58:00Z">
              <w:r>
                <w:rPr>
                  <w:rFonts w:cs="Arial"/>
                  <w:sz w:val="13"/>
                  <w:szCs w:val="13"/>
                </w:rPr>
                <w:t>10,300</w:t>
              </w:r>
            </w:ins>
          </w:p>
        </w:tc>
        <w:tc>
          <w:tcPr>
            <w:tcW w:w="1100" w:type="dxa"/>
            <w:vAlign w:val="center"/>
          </w:tcPr>
          <w:p w14:paraId="5E000AAD" w14:textId="77777777" w:rsidR="00C60D85" w:rsidRDefault="00000000">
            <w:pPr>
              <w:spacing w:after="0"/>
              <w:rPr>
                <w:ins w:id="10944" w:author="Sean de Noronha | DRG" w:date="2026-09-29T16:58:00Z" w16du:dateUtc="2026-09-29T14:58:00Z"/>
                <w:rFonts w:cs="Arial"/>
                <w:sz w:val="13"/>
                <w:szCs w:val="13"/>
              </w:rPr>
            </w:pPr>
            <w:ins w:id="10945" w:author="Sean de Noronha | DRG" w:date="2026-09-29T16:58:00Z" w16du:dateUtc="2026-09-29T14:58:00Z">
              <w:r>
                <w:rPr>
                  <w:rFonts w:cs="Arial"/>
                  <w:sz w:val="13"/>
                  <w:szCs w:val="13"/>
                </w:rPr>
                <w:t>784 (1,660)</w:t>
              </w:r>
            </w:ins>
          </w:p>
        </w:tc>
        <w:tc>
          <w:tcPr>
            <w:tcW w:w="700" w:type="dxa"/>
            <w:vAlign w:val="center"/>
          </w:tcPr>
          <w:p w14:paraId="5E000AAE" w14:textId="77777777" w:rsidR="00C60D85" w:rsidRDefault="00000000">
            <w:pPr>
              <w:spacing w:after="0"/>
              <w:rPr>
                <w:ins w:id="10946" w:author="Sean de Noronha | DRG" w:date="2026-09-29T16:58:00Z" w16du:dateUtc="2026-09-29T14:58:00Z"/>
                <w:rFonts w:cs="Arial"/>
                <w:sz w:val="13"/>
                <w:szCs w:val="13"/>
              </w:rPr>
            </w:pPr>
            <w:ins w:id="10947" w:author="Sean de Noronha | DRG" w:date="2026-09-29T16:58:00Z" w16du:dateUtc="2026-09-29T14:58:00Z">
              <w:r>
                <w:rPr>
                  <w:rFonts w:cs="Arial"/>
                  <w:sz w:val="13"/>
                  <w:szCs w:val="13"/>
                </w:rPr>
                <w:t>18.4</w:t>
              </w:r>
            </w:ins>
          </w:p>
        </w:tc>
      </w:tr>
      <w:tr w:rsidR="00C60D85" w14:paraId="4C1B50A1" w14:textId="77777777">
        <w:trPr>
          <w:jc w:val="center"/>
          <w:ins w:id="10948" w:author="Sean de Noronha | DRG" w:date="2026-09-29T16:58:00Z"/>
        </w:trPr>
        <w:tc>
          <w:tcPr>
            <w:tcW w:w="560" w:type="dxa"/>
            <w:vAlign w:val="center"/>
          </w:tcPr>
          <w:p w14:paraId="5E000AAF" w14:textId="77777777" w:rsidR="00C60D85" w:rsidRDefault="00000000">
            <w:pPr>
              <w:spacing w:after="0"/>
              <w:rPr>
                <w:ins w:id="10949" w:author="Sean de Noronha | DRG" w:date="2026-09-29T16:58:00Z" w16du:dateUtc="2026-09-29T14:58:00Z"/>
                <w:rFonts w:cs="Arial"/>
                <w:sz w:val="13"/>
                <w:szCs w:val="13"/>
              </w:rPr>
            </w:pPr>
            <w:ins w:id="10950" w:author="Sean de Noronha | DRG" w:date="2026-09-29T16:58:00Z" w16du:dateUtc="2026-09-29T14:58:00Z">
              <w:r>
                <w:rPr>
                  <w:rFonts w:cs="Arial"/>
                  <w:sz w:val="13"/>
                  <w:szCs w:val="13"/>
                </w:rPr>
                <w:t>200</w:t>
              </w:r>
            </w:ins>
          </w:p>
        </w:tc>
        <w:tc>
          <w:tcPr>
            <w:tcW w:w="500" w:type="dxa"/>
            <w:vAlign w:val="center"/>
          </w:tcPr>
          <w:p w14:paraId="5E000AB0" w14:textId="77777777" w:rsidR="00C60D85" w:rsidRDefault="00000000">
            <w:pPr>
              <w:spacing w:after="0"/>
              <w:rPr>
                <w:ins w:id="10951" w:author="Sean de Noronha | DRG" w:date="2026-09-29T16:58:00Z" w16du:dateUtc="2026-09-29T14:58:00Z"/>
                <w:rFonts w:cs="Arial"/>
                <w:sz w:val="13"/>
                <w:szCs w:val="13"/>
              </w:rPr>
            </w:pPr>
            <w:ins w:id="10952" w:author="Sean de Noronha | DRG" w:date="2026-09-29T16:58:00Z" w16du:dateUtc="2026-09-29T14:58:00Z">
              <w:r>
                <w:rPr>
                  <w:rFonts w:cs="Arial"/>
                  <w:sz w:val="13"/>
                  <w:szCs w:val="13"/>
                </w:rPr>
                <w:t>T2</w:t>
              </w:r>
            </w:ins>
          </w:p>
        </w:tc>
        <w:tc>
          <w:tcPr>
            <w:tcW w:w="660" w:type="dxa"/>
            <w:vAlign w:val="center"/>
          </w:tcPr>
          <w:p w14:paraId="5E000AB1" w14:textId="77777777" w:rsidR="00C60D85" w:rsidRDefault="00000000">
            <w:pPr>
              <w:spacing w:after="0"/>
              <w:rPr>
                <w:ins w:id="10953" w:author="Sean de Noronha | DRG" w:date="2026-09-29T16:58:00Z" w16du:dateUtc="2026-09-29T14:58:00Z"/>
                <w:rFonts w:cs="Arial"/>
                <w:sz w:val="13"/>
                <w:szCs w:val="13"/>
              </w:rPr>
            </w:pPr>
            <w:ins w:id="10954" w:author="Sean de Noronha | DRG" w:date="2026-09-29T16:58:00Z" w16du:dateUtc="2026-09-29T14:58:00Z">
              <w:r>
                <w:rPr>
                  <w:rFonts w:cs="Arial"/>
                  <w:sz w:val="13"/>
                  <w:szCs w:val="13"/>
                </w:rPr>
                <w:t>2</w:t>
              </w:r>
            </w:ins>
          </w:p>
        </w:tc>
        <w:tc>
          <w:tcPr>
            <w:tcW w:w="1920" w:type="dxa"/>
            <w:vAlign w:val="center"/>
          </w:tcPr>
          <w:p w14:paraId="5E000AB2" w14:textId="77777777" w:rsidR="00C60D85" w:rsidRDefault="00000000">
            <w:pPr>
              <w:spacing w:after="0"/>
              <w:rPr>
                <w:ins w:id="10955" w:author="Sean de Noronha | DRG" w:date="2026-09-29T16:58:00Z" w16du:dateUtc="2026-09-29T14:58:00Z"/>
                <w:rFonts w:cs="Arial"/>
                <w:sz w:val="13"/>
                <w:szCs w:val="13"/>
              </w:rPr>
            </w:pPr>
            <w:ins w:id="10956" w:author="Sean de Noronha | DRG" w:date="2026-09-29T16:58:00Z" w16du:dateUtc="2026-09-29T14:58:00Z">
              <w:r>
                <w:rPr>
                  <w:rFonts w:cs="Arial"/>
                  <w:sz w:val="13"/>
                  <w:szCs w:val="13"/>
                </w:rPr>
                <w:t>CSST, Manufacturer C, EHD 31</w:t>
              </w:r>
            </w:ins>
          </w:p>
        </w:tc>
        <w:tc>
          <w:tcPr>
            <w:tcW w:w="520" w:type="dxa"/>
            <w:vAlign w:val="center"/>
          </w:tcPr>
          <w:p w14:paraId="5E000AB3" w14:textId="77777777" w:rsidR="00C60D85" w:rsidRDefault="00000000">
            <w:pPr>
              <w:spacing w:after="0"/>
              <w:rPr>
                <w:ins w:id="10957" w:author="Sean de Noronha | DRG" w:date="2026-09-29T16:58:00Z" w16du:dateUtc="2026-09-29T14:58:00Z"/>
                <w:rFonts w:cs="Arial"/>
                <w:sz w:val="13"/>
                <w:szCs w:val="13"/>
              </w:rPr>
            </w:pPr>
            <w:ins w:id="10958" w:author="Sean de Noronha | DRG" w:date="2026-09-29T16:58:00Z" w16du:dateUtc="2026-09-29T14:58:00Z">
              <w:r>
                <w:rPr>
                  <w:rFonts w:cs="Arial"/>
                  <w:sz w:val="13"/>
                  <w:szCs w:val="13"/>
                </w:rPr>
                <w:t>NG</w:t>
              </w:r>
            </w:ins>
          </w:p>
        </w:tc>
        <w:tc>
          <w:tcPr>
            <w:tcW w:w="900" w:type="dxa"/>
            <w:vAlign w:val="center"/>
          </w:tcPr>
          <w:p w14:paraId="5E000AB4" w14:textId="77777777" w:rsidR="00C60D85" w:rsidRDefault="00000000">
            <w:pPr>
              <w:spacing w:after="0"/>
              <w:rPr>
                <w:ins w:id="10959" w:author="Sean de Noronha | DRG" w:date="2026-09-29T16:58:00Z" w16du:dateUtc="2026-09-29T14:58:00Z"/>
                <w:rFonts w:cs="Arial"/>
                <w:sz w:val="13"/>
                <w:szCs w:val="13"/>
              </w:rPr>
            </w:pPr>
            <w:ins w:id="10960" w:author="Sean de Noronha | DRG" w:date="2026-09-29T16:58:00Z" w16du:dateUtc="2026-09-29T14:58:00Z">
              <w:r>
                <w:rPr>
                  <w:rFonts w:cs="Arial"/>
                  <w:sz w:val="13"/>
                  <w:szCs w:val="13"/>
                </w:rPr>
                <w:t>28,400</w:t>
              </w:r>
            </w:ins>
          </w:p>
        </w:tc>
        <w:tc>
          <w:tcPr>
            <w:tcW w:w="800" w:type="dxa"/>
            <w:vAlign w:val="center"/>
          </w:tcPr>
          <w:p w14:paraId="5E000AB5" w14:textId="77777777" w:rsidR="00C60D85" w:rsidRDefault="00000000">
            <w:pPr>
              <w:spacing w:after="0"/>
              <w:rPr>
                <w:ins w:id="10961" w:author="Sean de Noronha | DRG" w:date="2026-09-29T16:58:00Z" w16du:dateUtc="2026-09-29T14:58:00Z"/>
                <w:rFonts w:cs="Arial"/>
                <w:sz w:val="13"/>
                <w:szCs w:val="13"/>
              </w:rPr>
            </w:pPr>
            <w:ins w:id="10962" w:author="Sean de Noronha | DRG" w:date="2026-09-29T16:58:00Z" w16du:dateUtc="2026-09-29T14:58:00Z">
              <w:r>
                <w:rPr>
                  <w:rFonts w:cs="Arial"/>
                  <w:sz w:val="13"/>
                  <w:szCs w:val="13"/>
                </w:rPr>
                <w:t>80 ft</w:t>
              </w:r>
            </w:ins>
          </w:p>
        </w:tc>
        <w:tc>
          <w:tcPr>
            <w:tcW w:w="880" w:type="dxa"/>
            <w:vAlign w:val="center"/>
          </w:tcPr>
          <w:p w14:paraId="5E000AB6" w14:textId="77777777" w:rsidR="00C60D85" w:rsidRDefault="00000000">
            <w:pPr>
              <w:spacing w:after="0"/>
              <w:rPr>
                <w:ins w:id="10963" w:author="Sean de Noronha | DRG" w:date="2026-09-29T16:58:00Z" w16du:dateUtc="2026-09-29T14:58:00Z"/>
                <w:rFonts w:cs="Arial"/>
                <w:sz w:val="13"/>
                <w:szCs w:val="13"/>
              </w:rPr>
            </w:pPr>
            <w:ins w:id="10964" w:author="Sean de Noronha | DRG" w:date="2026-09-29T16:58:00Z" w16du:dateUtc="2026-09-29T14:58:00Z">
              <w:r>
                <w:rPr>
                  <w:rFonts w:cs="Arial"/>
                  <w:sz w:val="13"/>
                  <w:szCs w:val="13"/>
                </w:rPr>
                <w:t>13.8</w:t>
              </w:r>
            </w:ins>
          </w:p>
        </w:tc>
        <w:tc>
          <w:tcPr>
            <w:tcW w:w="820" w:type="dxa"/>
            <w:vAlign w:val="center"/>
          </w:tcPr>
          <w:p w14:paraId="5E000AB7" w14:textId="77777777" w:rsidR="00C60D85" w:rsidRDefault="00000000">
            <w:pPr>
              <w:spacing w:after="0"/>
              <w:rPr>
                <w:ins w:id="10965" w:author="Sean de Noronha | DRG" w:date="2026-09-29T16:58:00Z" w16du:dateUtc="2026-09-29T14:58:00Z"/>
                <w:rFonts w:cs="Arial"/>
                <w:sz w:val="13"/>
                <w:szCs w:val="13"/>
              </w:rPr>
            </w:pPr>
            <w:ins w:id="10966" w:author="Sean de Noronha | DRG" w:date="2026-09-29T16:58:00Z" w16du:dateUtc="2026-09-29T14:58:00Z">
              <w:r>
                <w:rPr>
                  <w:rFonts w:cs="Arial"/>
                  <w:sz w:val="13"/>
                  <w:szCs w:val="13"/>
                </w:rPr>
                <w:t>10,300</w:t>
              </w:r>
            </w:ins>
          </w:p>
        </w:tc>
        <w:tc>
          <w:tcPr>
            <w:tcW w:w="1100" w:type="dxa"/>
            <w:vAlign w:val="center"/>
          </w:tcPr>
          <w:p w14:paraId="5E000AB8" w14:textId="77777777" w:rsidR="00C60D85" w:rsidRDefault="00000000">
            <w:pPr>
              <w:spacing w:after="0"/>
              <w:rPr>
                <w:ins w:id="10967" w:author="Sean de Noronha | DRG" w:date="2026-09-29T16:58:00Z" w16du:dateUtc="2026-09-29T14:58:00Z"/>
                <w:rFonts w:cs="Arial"/>
                <w:sz w:val="13"/>
                <w:szCs w:val="13"/>
              </w:rPr>
            </w:pPr>
            <w:ins w:id="10968" w:author="Sean de Noronha | DRG" w:date="2026-09-29T16:58:00Z" w16du:dateUtc="2026-09-29T14:58:00Z">
              <w:r>
                <w:rPr>
                  <w:rFonts w:cs="Arial"/>
                  <w:sz w:val="13"/>
                  <w:szCs w:val="13"/>
                </w:rPr>
                <w:t>639 (1,350)</w:t>
              </w:r>
            </w:ins>
          </w:p>
        </w:tc>
        <w:tc>
          <w:tcPr>
            <w:tcW w:w="700" w:type="dxa"/>
            <w:vAlign w:val="center"/>
          </w:tcPr>
          <w:p w14:paraId="5E000AB9" w14:textId="77777777" w:rsidR="00C60D85" w:rsidRDefault="00000000">
            <w:pPr>
              <w:spacing w:after="0"/>
              <w:rPr>
                <w:ins w:id="10969" w:author="Sean de Noronha | DRG" w:date="2026-09-29T16:58:00Z" w16du:dateUtc="2026-09-29T14:58:00Z"/>
                <w:rFonts w:cs="Arial"/>
                <w:sz w:val="13"/>
                <w:szCs w:val="13"/>
              </w:rPr>
            </w:pPr>
            <w:ins w:id="10970" w:author="Sean de Noronha | DRG" w:date="2026-09-29T16:58:00Z" w16du:dateUtc="2026-09-29T14:58:00Z">
              <w:r>
                <w:rPr>
                  <w:rFonts w:cs="Arial"/>
                  <w:sz w:val="13"/>
                  <w:szCs w:val="13"/>
                </w:rPr>
                <w:t>15.0</w:t>
              </w:r>
            </w:ins>
          </w:p>
        </w:tc>
      </w:tr>
      <w:tr w:rsidR="00C60D85" w14:paraId="4EF10CA6" w14:textId="77777777">
        <w:trPr>
          <w:jc w:val="center"/>
          <w:ins w:id="10971" w:author="Sean de Noronha | DRG" w:date="2026-09-29T16:58:00Z"/>
        </w:trPr>
        <w:tc>
          <w:tcPr>
            <w:tcW w:w="560" w:type="dxa"/>
            <w:vAlign w:val="center"/>
          </w:tcPr>
          <w:p w14:paraId="5E000ABA" w14:textId="77777777" w:rsidR="00C60D85" w:rsidRDefault="00000000">
            <w:pPr>
              <w:spacing w:after="0"/>
              <w:rPr>
                <w:ins w:id="10972" w:author="Sean de Noronha | DRG" w:date="2026-09-29T16:58:00Z" w16du:dateUtc="2026-09-29T14:58:00Z"/>
                <w:rFonts w:cs="Arial"/>
                <w:sz w:val="13"/>
                <w:szCs w:val="13"/>
              </w:rPr>
            </w:pPr>
            <w:ins w:id="10973" w:author="Sean de Noronha | DRG" w:date="2026-09-29T16:58:00Z" w16du:dateUtc="2026-09-29T14:58:00Z">
              <w:r>
                <w:rPr>
                  <w:rFonts w:cs="Arial"/>
                  <w:sz w:val="13"/>
                  <w:szCs w:val="13"/>
                </w:rPr>
                <w:t>201</w:t>
              </w:r>
            </w:ins>
          </w:p>
        </w:tc>
        <w:tc>
          <w:tcPr>
            <w:tcW w:w="500" w:type="dxa"/>
            <w:vAlign w:val="center"/>
          </w:tcPr>
          <w:p w14:paraId="5E000ABB" w14:textId="77777777" w:rsidR="00C60D85" w:rsidRDefault="00000000">
            <w:pPr>
              <w:spacing w:after="0"/>
              <w:rPr>
                <w:ins w:id="10974" w:author="Sean de Noronha | DRG" w:date="2026-09-29T16:58:00Z" w16du:dateUtc="2026-09-29T14:58:00Z"/>
                <w:rFonts w:cs="Arial"/>
                <w:sz w:val="13"/>
                <w:szCs w:val="13"/>
              </w:rPr>
            </w:pPr>
            <w:ins w:id="10975" w:author="Sean de Noronha | DRG" w:date="2026-09-29T16:58:00Z" w16du:dateUtc="2026-09-29T14:58:00Z">
              <w:r>
                <w:rPr>
                  <w:rFonts w:cs="Arial"/>
                  <w:sz w:val="13"/>
                  <w:szCs w:val="13"/>
                </w:rPr>
                <w:t>T2</w:t>
              </w:r>
            </w:ins>
          </w:p>
        </w:tc>
        <w:tc>
          <w:tcPr>
            <w:tcW w:w="660" w:type="dxa"/>
            <w:vAlign w:val="center"/>
          </w:tcPr>
          <w:p w14:paraId="5E000ABC" w14:textId="77777777" w:rsidR="00C60D85" w:rsidRDefault="00000000">
            <w:pPr>
              <w:spacing w:after="0"/>
              <w:rPr>
                <w:ins w:id="10976" w:author="Sean de Noronha | DRG" w:date="2026-09-29T16:58:00Z" w16du:dateUtc="2026-09-29T14:58:00Z"/>
                <w:rFonts w:cs="Arial"/>
                <w:sz w:val="13"/>
                <w:szCs w:val="13"/>
              </w:rPr>
            </w:pPr>
            <w:ins w:id="10977" w:author="Sean de Noronha | DRG" w:date="2026-09-29T16:58:00Z" w16du:dateUtc="2026-09-29T14:58:00Z">
              <w:r>
                <w:rPr>
                  <w:rFonts w:cs="Arial"/>
                  <w:sz w:val="13"/>
                  <w:szCs w:val="13"/>
                </w:rPr>
                <w:t>2</w:t>
              </w:r>
            </w:ins>
          </w:p>
        </w:tc>
        <w:tc>
          <w:tcPr>
            <w:tcW w:w="1920" w:type="dxa"/>
            <w:vAlign w:val="center"/>
          </w:tcPr>
          <w:p w14:paraId="5E000ABD" w14:textId="77777777" w:rsidR="00C60D85" w:rsidRDefault="00000000">
            <w:pPr>
              <w:spacing w:after="0"/>
              <w:rPr>
                <w:ins w:id="10978" w:author="Sean de Noronha | DRG" w:date="2026-09-29T16:58:00Z" w16du:dateUtc="2026-09-29T14:58:00Z"/>
                <w:rFonts w:cs="Arial"/>
                <w:sz w:val="13"/>
                <w:szCs w:val="13"/>
              </w:rPr>
            </w:pPr>
            <w:ins w:id="10979" w:author="Sean de Noronha | DRG" w:date="2026-09-29T16:58:00Z" w16du:dateUtc="2026-09-29T14:58:00Z">
              <w:r>
                <w:rPr>
                  <w:rFonts w:cs="Arial"/>
                  <w:sz w:val="13"/>
                  <w:szCs w:val="13"/>
                </w:rPr>
                <w:t>CSST, Manufacturer C, EHD 31</w:t>
              </w:r>
            </w:ins>
          </w:p>
        </w:tc>
        <w:tc>
          <w:tcPr>
            <w:tcW w:w="520" w:type="dxa"/>
            <w:vAlign w:val="center"/>
          </w:tcPr>
          <w:p w14:paraId="5E000ABE" w14:textId="77777777" w:rsidR="00C60D85" w:rsidRDefault="00000000">
            <w:pPr>
              <w:spacing w:after="0"/>
              <w:rPr>
                <w:ins w:id="10980" w:author="Sean de Noronha | DRG" w:date="2026-09-29T16:58:00Z" w16du:dateUtc="2026-09-29T14:58:00Z"/>
                <w:rFonts w:cs="Arial"/>
                <w:sz w:val="13"/>
                <w:szCs w:val="13"/>
              </w:rPr>
            </w:pPr>
            <w:ins w:id="10981" w:author="Sean de Noronha | DRG" w:date="2026-09-29T16:58:00Z" w16du:dateUtc="2026-09-29T14:58:00Z">
              <w:r>
                <w:rPr>
                  <w:rFonts w:cs="Arial"/>
                  <w:sz w:val="13"/>
                  <w:szCs w:val="13"/>
                </w:rPr>
                <w:t>NG</w:t>
              </w:r>
            </w:ins>
          </w:p>
        </w:tc>
        <w:tc>
          <w:tcPr>
            <w:tcW w:w="900" w:type="dxa"/>
            <w:vAlign w:val="center"/>
          </w:tcPr>
          <w:p w14:paraId="5E000ABF" w14:textId="77777777" w:rsidR="00C60D85" w:rsidRDefault="00000000">
            <w:pPr>
              <w:spacing w:after="0"/>
              <w:rPr>
                <w:ins w:id="10982" w:author="Sean de Noronha | DRG" w:date="2026-09-29T16:58:00Z" w16du:dateUtc="2026-09-29T14:58:00Z"/>
                <w:rFonts w:cs="Arial"/>
                <w:sz w:val="13"/>
                <w:szCs w:val="13"/>
              </w:rPr>
            </w:pPr>
            <w:ins w:id="10983" w:author="Sean de Noronha | DRG" w:date="2026-09-29T16:58:00Z" w16du:dateUtc="2026-09-29T14:58:00Z">
              <w:r>
                <w:rPr>
                  <w:rFonts w:cs="Arial"/>
                  <w:sz w:val="13"/>
                  <w:szCs w:val="13"/>
                </w:rPr>
                <w:t>26,400</w:t>
              </w:r>
            </w:ins>
          </w:p>
        </w:tc>
        <w:tc>
          <w:tcPr>
            <w:tcW w:w="800" w:type="dxa"/>
            <w:vAlign w:val="center"/>
          </w:tcPr>
          <w:p w14:paraId="5E000AC0" w14:textId="77777777" w:rsidR="00C60D85" w:rsidRDefault="00000000">
            <w:pPr>
              <w:spacing w:after="0"/>
              <w:rPr>
                <w:ins w:id="10984" w:author="Sean de Noronha | DRG" w:date="2026-09-29T16:58:00Z" w16du:dateUtc="2026-09-29T14:58:00Z"/>
                <w:rFonts w:cs="Arial"/>
                <w:sz w:val="13"/>
                <w:szCs w:val="13"/>
              </w:rPr>
            </w:pPr>
            <w:ins w:id="10985" w:author="Sean de Noronha | DRG" w:date="2026-09-29T16:58:00Z" w16du:dateUtc="2026-09-29T14:58:00Z">
              <w:r>
                <w:rPr>
                  <w:rFonts w:cs="Arial"/>
                  <w:sz w:val="13"/>
                  <w:szCs w:val="13"/>
                </w:rPr>
                <w:t>100 ft</w:t>
              </w:r>
            </w:ins>
          </w:p>
        </w:tc>
        <w:tc>
          <w:tcPr>
            <w:tcW w:w="880" w:type="dxa"/>
            <w:vAlign w:val="center"/>
          </w:tcPr>
          <w:p w14:paraId="5E000AC1" w14:textId="77777777" w:rsidR="00C60D85" w:rsidRDefault="00000000">
            <w:pPr>
              <w:spacing w:after="0"/>
              <w:rPr>
                <w:ins w:id="10986" w:author="Sean de Noronha | DRG" w:date="2026-09-29T16:58:00Z" w16du:dateUtc="2026-09-29T14:58:00Z"/>
                <w:rFonts w:cs="Arial"/>
                <w:sz w:val="13"/>
                <w:szCs w:val="13"/>
              </w:rPr>
            </w:pPr>
            <w:ins w:id="10987" w:author="Sean de Noronha | DRG" w:date="2026-09-29T16:58:00Z" w16du:dateUtc="2026-09-29T14:58:00Z">
              <w:r>
                <w:rPr>
                  <w:rFonts w:cs="Arial"/>
                  <w:sz w:val="13"/>
                  <w:szCs w:val="13"/>
                </w:rPr>
                <w:t>13.8</w:t>
              </w:r>
            </w:ins>
          </w:p>
        </w:tc>
        <w:tc>
          <w:tcPr>
            <w:tcW w:w="820" w:type="dxa"/>
            <w:vAlign w:val="center"/>
          </w:tcPr>
          <w:p w14:paraId="5E000AC2" w14:textId="77777777" w:rsidR="00C60D85" w:rsidRDefault="00000000">
            <w:pPr>
              <w:spacing w:after="0"/>
              <w:rPr>
                <w:ins w:id="10988" w:author="Sean de Noronha | DRG" w:date="2026-09-29T16:58:00Z" w16du:dateUtc="2026-09-29T14:58:00Z"/>
                <w:rFonts w:cs="Arial"/>
                <w:sz w:val="13"/>
                <w:szCs w:val="13"/>
              </w:rPr>
            </w:pPr>
            <w:ins w:id="10989" w:author="Sean de Noronha | DRG" w:date="2026-09-29T16:58:00Z" w16du:dateUtc="2026-09-29T14:58:00Z">
              <w:r>
                <w:rPr>
                  <w:rFonts w:cs="Arial"/>
                  <w:sz w:val="13"/>
                  <w:szCs w:val="13"/>
                </w:rPr>
                <w:t>10,300</w:t>
              </w:r>
            </w:ins>
          </w:p>
        </w:tc>
        <w:tc>
          <w:tcPr>
            <w:tcW w:w="1100" w:type="dxa"/>
            <w:vAlign w:val="center"/>
          </w:tcPr>
          <w:p w14:paraId="5E000AC3" w14:textId="77777777" w:rsidR="00C60D85" w:rsidRDefault="00000000">
            <w:pPr>
              <w:spacing w:after="0"/>
              <w:rPr>
                <w:ins w:id="10990" w:author="Sean de Noronha | DRG" w:date="2026-09-29T16:58:00Z" w16du:dateUtc="2026-09-29T14:58:00Z"/>
                <w:rFonts w:cs="Arial"/>
                <w:sz w:val="13"/>
                <w:szCs w:val="13"/>
              </w:rPr>
            </w:pPr>
            <w:ins w:id="10991" w:author="Sean de Noronha | DRG" w:date="2026-09-29T16:58:00Z" w16du:dateUtc="2026-09-29T14:58:00Z">
              <w:r>
                <w:rPr>
                  <w:rFonts w:cs="Arial"/>
                  <w:sz w:val="13"/>
                  <w:szCs w:val="13"/>
                </w:rPr>
                <w:t>593 (1,260)</w:t>
              </w:r>
            </w:ins>
          </w:p>
        </w:tc>
        <w:tc>
          <w:tcPr>
            <w:tcW w:w="700" w:type="dxa"/>
            <w:vAlign w:val="center"/>
          </w:tcPr>
          <w:p w14:paraId="5E000AC4" w14:textId="77777777" w:rsidR="00C60D85" w:rsidRDefault="00000000">
            <w:pPr>
              <w:spacing w:after="0"/>
              <w:rPr>
                <w:ins w:id="10992" w:author="Sean de Noronha | DRG" w:date="2026-09-29T16:58:00Z" w16du:dateUtc="2026-09-29T14:58:00Z"/>
                <w:rFonts w:cs="Arial"/>
                <w:sz w:val="13"/>
                <w:szCs w:val="13"/>
              </w:rPr>
            </w:pPr>
            <w:ins w:id="10993" w:author="Sean de Noronha | DRG" w:date="2026-09-29T16:58:00Z" w16du:dateUtc="2026-09-29T14:58:00Z">
              <w:r>
                <w:rPr>
                  <w:rFonts w:cs="Arial"/>
                  <w:sz w:val="13"/>
                  <w:szCs w:val="13"/>
                </w:rPr>
                <w:t>13.9</w:t>
              </w:r>
            </w:ins>
          </w:p>
        </w:tc>
      </w:tr>
      <w:tr w:rsidR="00C60D85" w14:paraId="107F262E" w14:textId="77777777">
        <w:trPr>
          <w:jc w:val="center"/>
          <w:ins w:id="10994" w:author="Sean de Noronha | DRG" w:date="2026-09-29T16:58:00Z"/>
        </w:trPr>
        <w:tc>
          <w:tcPr>
            <w:tcW w:w="560" w:type="dxa"/>
            <w:vAlign w:val="center"/>
          </w:tcPr>
          <w:p w14:paraId="5E000AC5" w14:textId="77777777" w:rsidR="00C60D85" w:rsidRDefault="00000000">
            <w:pPr>
              <w:spacing w:after="0"/>
              <w:rPr>
                <w:ins w:id="10995" w:author="Sean de Noronha | DRG" w:date="2026-09-29T16:58:00Z" w16du:dateUtc="2026-09-29T14:58:00Z"/>
                <w:rFonts w:cs="Arial"/>
                <w:sz w:val="13"/>
                <w:szCs w:val="13"/>
              </w:rPr>
            </w:pPr>
            <w:ins w:id="10996" w:author="Sean de Noronha | DRG" w:date="2026-09-29T16:58:00Z" w16du:dateUtc="2026-09-29T14:58:00Z">
              <w:r>
                <w:rPr>
                  <w:rFonts w:cs="Arial"/>
                  <w:sz w:val="13"/>
                  <w:szCs w:val="13"/>
                </w:rPr>
                <w:t>202</w:t>
              </w:r>
            </w:ins>
          </w:p>
        </w:tc>
        <w:tc>
          <w:tcPr>
            <w:tcW w:w="500" w:type="dxa"/>
            <w:vAlign w:val="center"/>
          </w:tcPr>
          <w:p w14:paraId="5E000AC6" w14:textId="77777777" w:rsidR="00C60D85" w:rsidRDefault="00000000">
            <w:pPr>
              <w:spacing w:after="0"/>
              <w:rPr>
                <w:ins w:id="10997" w:author="Sean de Noronha | DRG" w:date="2026-09-29T16:58:00Z" w16du:dateUtc="2026-09-29T14:58:00Z"/>
                <w:rFonts w:cs="Arial"/>
                <w:sz w:val="13"/>
                <w:szCs w:val="13"/>
              </w:rPr>
            </w:pPr>
            <w:ins w:id="10998" w:author="Sean de Noronha | DRG" w:date="2026-09-29T16:58:00Z" w16du:dateUtc="2026-09-29T14:58:00Z">
              <w:r>
                <w:rPr>
                  <w:rFonts w:cs="Arial"/>
                  <w:sz w:val="13"/>
                  <w:szCs w:val="13"/>
                </w:rPr>
                <w:t>T2</w:t>
              </w:r>
            </w:ins>
          </w:p>
        </w:tc>
        <w:tc>
          <w:tcPr>
            <w:tcW w:w="660" w:type="dxa"/>
            <w:vAlign w:val="center"/>
          </w:tcPr>
          <w:p w14:paraId="5E000AC7" w14:textId="77777777" w:rsidR="00C60D85" w:rsidRDefault="00000000">
            <w:pPr>
              <w:spacing w:after="0"/>
              <w:rPr>
                <w:ins w:id="10999" w:author="Sean de Noronha | DRG" w:date="2026-09-29T16:58:00Z" w16du:dateUtc="2026-09-29T14:58:00Z"/>
                <w:rFonts w:cs="Arial"/>
                <w:sz w:val="13"/>
                <w:szCs w:val="13"/>
              </w:rPr>
            </w:pPr>
            <w:ins w:id="11000" w:author="Sean de Noronha | DRG" w:date="2026-09-29T16:58:00Z" w16du:dateUtc="2026-09-29T14:58:00Z">
              <w:r>
                <w:rPr>
                  <w:rFonts w:cs="Arial"/>
                  <w:sz w:val="13"/>
                  <w:szCs w:val="13"/>
                </w:rPr>
                <w:t>2</w:t>
              </w:r>
            </w:ins>
          </w:p>
        </w:tc>
        <w:tc>
          <w:tcPr>
            <w:tcW w:w="1920" w:type="dxa"/>
            <w:vAlign w:val="center"/>
          </w:tcPr>
          <w:p w14:paraId="5E000AC8" w14:textId="77777777" w:rsidR="00C60D85" w:rsidRDefault="00000000">
            <w:pPr>
              <w:spacing w:after="0"/>
              <w:rPr>
                <w:ins w:id="11001" w:author="Sean de Noronha | DRG" w:date="2026-09-29T16:58:00Z" w16du:dateUtc="2026-09-29T14:58:00Z"/>
                <w:rFonts w:cs="Arial"/>
                <w:sz w:val="13"/>
                <w:szCs w:val="13"/>
              </w:rPr>
            </w:pPr>
            <w:ins w:id="11002" w:author="Sean de Noronha | DRG" w:date="2026-09-29T16:58:00Z" w16du:dateUtc="2026-09-29T14:58:00Z">
              <w:r>
                <w:rPr>
                  <w:rFonts w:cs="Arial"/>
                  <w:sz w:val="13"/>
                  <w:szCs w:val="13"/>
                </w:rPr>
                <w:t>CSST, Manufacturer C, EHD 31</w:t>
              </w:r>
            </w:ins>
          </w:p>
        </w:tc>
        <w:tc>
          <w:tcPr>
            <w:tcW w:w="520" w:type="dxa"/>
            <w:vAlign w:val="center"/>
          </w:tcPr>
          <w:p w14:paraId="5E000AC9" w14:textId="77777777" w:rsidR="00C60D85" w:rsidRDefault="00000000">
            <w:pPr>
              <w:spacing w:after="0"/>
              <w:rPr>
                <w:ins w:id="11003" w:author="Sean de Noronha | DRG" w:date="2026-09-29T16:58:00Z" w16du:dateUtc="2026-09-29T14:58:00Z"/>
                <w:rFonts w:cs="Arial"/>
                <w:sz w:val="13"/>
                <w:szCs w:val="13"/>
              </w:rPr>
            </w:pPr>
            <w:ins w:id="11004" w:author="Sean de Noronha | DRG" w:date="2026-09-29T16:58:00Z" w16du:dateUtc="2026-09-29T14:58:00Z">
              <w:r>
                <w:rPr>
                  <w:rFonts w:cs="Arial"/>
                  <w:sz w:val="13"/>
                  <w:szCs w:val="13"/>
                </w:rPr>
                <w:t>NG</w:t>
              </w:r>
            </w:ins>
          </w:p>
        </w:tc>
        <w:tc>
          <w:tcPr>
            <w:tcW w:w="900" w:type="dxa"/>
            <w:vAlign w:val="center"/>
          </w:tcPr>
          <w:p w14:paraId="5E000ACA" w14:textId="77777777" w:rsidR="00C60D85" w:rsidRDefault="00000000">
            <w:pPr>
              <w:spacing w:after="0"/>
              <w:rPr>
                <w:ins w:id="11005" w:author="Sean de Noronha | DRG" w:date="2026-09-29T16:58:00Z" w16du:dateUtc="2026-09-29T14:58:00Z"/>
                <w:rFonts w:cs="Arial"/>
                <w:sz w:val="13"/>
                <w:szCs w:val="13"/>
              </w:rPr>
            </w:pPr>
            <w:ins w:id="11006" w:author="Sean de Noronha | DRG" w:date="2026-09-29T16:58:00Z" w16du:dateUtc="2026-09-29T14:58:00Z">
              <w:r>
                <w:rPr>
                  <w:rFonts w:cs="Arial"/>
                  <w:sz w:val="13"/>
                  <w:szCs w:val="13"/>
                </w:rPr>
                <w:t>22,000</w:t>
              </w:r>
            </w:ins>
          </w:p>
        </w:tc>
        <w:tc>
          <w:tcPr>
            <w:tcW w:w="800" w:type="dxa"/>
            <w:vAlign w:val="center"/>
          </w:tcPr>
          <w:p w14:paraId="5E000ACB" w14:textId="77777777" w:rsidR="00C60D85" w:rsidRDefault="00000000">
            <w:pPr>
              <w:spacing w:after="0"/>
              <w:rPr>
                <w:ins w:id="11007" w:author="Sean de Noronha | DRG" w:date="2026-09-29T16:58:00Z" w16du:dateUtc="2026-09-29T14:58:00Z"/>
                <w:rFonts w:cs="Arial"/>
                <w:sz w:val="13"/>
                <w:szCs w:val="13"/>
              </w:rPr>
            </w:pPr>
            <w:ins w:id="11008" w:author="Sean de Noronha | DRG" w:date="2026-09-29T16:58:00Z" w16du:dateUtc="2026-09-29T14:58:00Z">
              <w:r>
                <w:rPr>
                  <w:rFonts w:cs="Arial"/>
                  <w:sz w:val="13"/>
                  <w:szCs w:val="13"/>
                </w:rPr>
                <w:t>150 ft</w:t>
              </w:r>
            </w:ins>
          </w:p>
        </w:tc>
        <w:tc>
          <w:tcPr>
            <w:tcW w:w="880" w:type="dxa"/>
            <w:vAlign w:val="center"/>
          </w:tcPr>
          <w:p w14:paraId="5E000ACC" w14:textId="77777777" w:rsidR="00C60D85" w:rsidRDefault="00000000">
            <w:pPr>
              <w:spacing w:after="0"/>
              <w:rPr>
                <w:ins w:id="11009" w:author="Sean de Noronha | DRG" w:date="2026-09-29T16:58:00Z" w16du:dateUtc="2026-09-29T14:58:00Z"/>
                <w:rFonts w:cs="Arial"/>
                <w:sz w:val="13"/>
                <w:szCs w:val="13"/>
              </w:rPr>
            </w:pPr>
            <w:ins w:id="11010" w:author="Sean de Noronha | DRG" w:date="2026-09-29T16:58:00Z" w16du:dateUtc="2026-09-29T14:58:00Z">
              <w:r>
                <w:rPr>
                  <w:rFonts w:cs="Arial"/>
                  <w:sz w:val="13"/>
                  <w:szCs w:val="13"/>
                </w:rPr>
                <w:t>13.8</w:t>
              </w:r>
            </w:ins>
          </w:p>
        </w:tc>
        <w:tc>
          <w:tcPr>
            <w:tcW w:w="820" w:type="dxa"/>
            <w:vAlign w:val="center"/>
          </w:tcPr>
          <w:p w14:paraId="5E000ACD" w14:textId="77777777" w:rsidR="00C60D85" w:rsidRDefault="00000000">
            <w:pPr>
              <w:spacing w:after="0"/>
              <w:rPr>
                <w:ins w:id="11011" w:author="Sean de Noronha | DRG" w:date="2026-09-29T16:58:00Z" w16du:dateUtc="2026-09-29T14:58:00Z"/>
                <w:rFonts w:cs="Arial"/>
                <w:sz w:val="13"/>
                <w:szCs w:val="13"/>
              </w:rPr>
            </w:pPr>
            <w:ins w:id="11012" w:author="Sean de Noronha | DRG" w:date="2026-09-29T16:58:00Z" w16du:dateUtc="2026-09-29T14:58:00Z">
              <w:r>
                <w:rPr>
                  <w:rFonts w:cs="Arial"/>
                  <w:sz w:val="13"/>
                  <w:szCs w:val="13"/>
                </w:rPr>
                <w:t>10,300</w:t>
              </w:r>
            </w:ins>
          </w:p>
        </w:tc>
        <w:tc>
          <w:tcPr>
            <w:tcW w:w="1100" w:type="dxa"/>
            <w:vAlign w:val="center"/>
          </w:tcPr>
          <w:p w14:paraId="5E000ACE" w14:textId="77777777" w:rsidR="00C60D85" w:rsidRDefault="00000000">
            <w:pPr>
              <w:spacing w:after="0"/>
              <w:rPr>
                <w:ins w:id="11013" w:author="Sean de Noronha | DRG" w:date="2026-09-29T16:58:00Z" w16du:dateUtc="2026-09-29T14:58:00Z"/>
                <w:rFonts w:cs="Arial"/>
                <w:sz w:val="13"/>
                <w:szCs w:val="13"/>
              </w:rPr>
            </w:pPr>
            <w:ins w:id="11014" w:author="Sean de Noronha | DRG" w:date="2026-09-29T16:58:00Z" w16du:dateUtc="2026-09-29T14:58:00Z">
              <w:r>
                <w:rPr>
                  <w:rFonts w:cs="Arial"/>
                  <w:sz w:val="13"/>
                  <w:szCs w:val="13"/>
                </w:rPr>
                <w:t>496 (1,050)</w:t>
              </w:r>
            </w:ins>
          </w:p>
        </w:tc>
        <w:tc>
          <w:tcPr>
            <w:tcW w:w="700" w:type="dxa"/>
            <w:vAlign w:val="center"/>
          </w:tcPr>
          <w:p w14:paraId="5E000ACF" w14:textId="77777777" w:rsidR="00C60D85" w:rsidRDefault="00000000">
            <w:pPr>
              <w:spacing w:after="0"/>
              <w:rPr>
                <w:ins w:id="11015" w:author="Sean de Noronha | DRG" w:date="2026-09-29T16:58:00Z" w16du:dateUtc="2026-09-29T14:58:00Z"/>
                <w:rFonts w:cs="Arial"/>
                <w:sz w:val="13"/>
                <w:szCs w:val="13"/>
              </w:rPr>
            </w:pPr>
            <w:ins w:id="11016" w:author="Sean de Noronha | DRG" w:date="2026-09-29T16:58:00Z" w16du:dateUtc="2026-09-29T14:58:00Z">
              <w:r>
                <w:rPr>
                  <w:rFonts w:cs="Arial"/>
                  <w:sz w:val="13"/>
                  <w:szCs w:val="13"/>
                </w:rPr>
                <w:t>11.6</w:t>
              </w:r>
            </w:ins>
          </w:p>
        </w:tc>
      </w:tr>
      <w:tr w:rsidR="00C60D85" w14:paraId="78E87F6F" w14:textId="77777777">
        <w:trPr>
          <w:jc w:val="center"/>
          <w:ins w:id="11017" w:author="Sean de Noronha | DRG" w:date="2026-09-29T16:58:00Z"/>
        </w:trPr>
        <w:tc>
          <w:tcPr>
            <w:tcW w:w="560" w:type="dxa"/>
            <w:vAlign w:val="center"/>
          </w:tcPr>
          <w:p w14:paraId="5E000AD0" w14:textId="77777777" w:rsidR="00C60D85" w:rsidRDefault="00000000">
            <w:pPr>
              <w:spacing w:after="0"/>
              <w:rPr>
                <w:ins w:id="11018" w:author="Sean de Noronha | DRG" w:date="2026-09-29T16:58:00Z" w16du:dateUtc="2026-09-29T14:58:00Z"/>
                <w:rFonts w:cs="Arial"/>
                <w:sz w:val="13"/>
                <w:szCs w:val="13"/>
              </w:rPr>
            </w:pPr>
            <w:ins w:id="11019" w:author="Sean de Noronha | DRG" w:date="2026-09-29T16:58:00Z" w16du:dateUtc="2026-09-29T14:58:00Z">
              <w:r>
                <w:rPr>
                  <w:rFonts w:cs="Arial"/>
                  <w:sz w:val="13"/>
                  <w:szCs w:val="13"/>
                </w:rPr>
                <w:t>203</w:t>
              </w:r>
            </w:ins>
          </w:p>
        </w:tc>
        <w:tc>
          <w:tcPr>
            <w:tcW w:w="500" w:type="dxa"/>
            <w:vAlign w:val="center"/>
          </w:tcPr>
          <w:p w14:paraId="5E000AD1" w14:textId="77777777" w:rsidR="00C60D85" w:rsidRDefault="00000000">
            <w:pPr>
              <w:spacing w:after="0"/>
              <w:rPr>
                <w:ins w:id="11020" w:author="Sean de Noronha | DRG" w:date="2026-09-29T16:58:00Z" w16du:dateUtc="2026-09-29T14:58:00Z"/>
                <w:rFonts w:cs="Arial"/>
                <w:sz w:val="13"/>
                <w:szCs w:val="13"/>
              </w:rPr>
            </w:pPr>
            <w:ins w:id="11021" w:author="Sean de Noronha | DRG" w:date="2026-09-29T16:58:00Z" w16du:dateUtc="2026-09-29T14:58:00Z">
              <w:r>
                <w:rPr>
                  <w:rFonts w:cs="Arial"/>
                  <w:sz w:val="13"/>
                  <w:szCs w:val="13"/>
                </w:rPr>
                <w:t>T2</w:t>
              </w:r>
            </w:ins>
          </w:p>
        </w:tc>
        <w:tc>
          <w:tcPr>
            <w:tcW w:w="660" w:type="dxa"/>
            <w:vAlign w:val="center"/>
          </w:tcPr>
          <w:p w14:paraId="5E000AD2" w14:textId="77777777" w:rsidR="00C60D85" w:rsidRDefault="00000000">
            <w:pPr>
              <w:spacing w:after="0"/>
              <w:rPr>
                <w:ins w:id="11022" w:author="Sean de Noronha | DRG" w:date="2026-09-29T16:58:00Z" w16du:dateUtc="2026-09-29T14:58:00Z"/>
                <w:rFonts w:cs="Arial"/>
                <w:sz w:val="13"/>
                <w:szCs w:val="13"/>
              </w:rPr>
            </w:pPr>
            <w:ins w:id="11023" w:author="Sean de Noronha | DRG" w:date="2026-09-29T16:58:00Z" w16du:dateUtc="2026-09-29T14:58:00Z">
              <w:r>
                <w:rPr>
                  <w:rFonts w:cs="Arial"/>
                  <w:sz w:val="13"/>
                  <w:szCs w:val="13"/>
                </w:rPr>
                <w:t>2</w:t>
              </w:r>
            </w:ins>
          </w:p>
        </w:tc>
        <w:tc>
          <w:tcPr>
            <w:tcW w:w="1920" w:type="dxa"/>
            <w:vAlign w:val="center"/>
          </w:tcPr>
          <w:p w14:paraId="5E000AD3" w14:textId="77777777" w:rsidR="00C60D85" w:rsidRDefault="00000000">
            <w:pPr>
              <w:spacing w:after="0"/>
              <w:rPr>
                <w:ins w:id="11024" w:author="Sean de Noronha | DRG" w:date="2026-09-29T16:58:00Z" w16du:dateUtc="2026-09-29T14:58:00Z"/>
                <w:rFonts w:cs="Arial"/>
                <w:sz w:val="13"/>
                <w:szCs w:val="13"/>
              </w:rPr>
            </w:pPr>
            <w:ins w:id="11025" w:author="Sean de Noronha | DRG" w:date="2026-09-29T16:58:00Z" w16du:dateUtc="2026-09-29T14:58:00Z">
              <w:r>
                <w:rPr>
                  <w:rFonts w:cs="Arial"/>
                  <w:sz w:val="13"/>
                  <w:szCs w:val="13"/>
                </w:rPr>
                <w:t>CSST, Manufacturer C, EHD 31</w:t>
              </w:r>
            </w:ins>
          </w:p>
        </w:tc>
        <w:tc>
          <w:tcPr>
            <w:tcW w:w="520" w:type="dxa"/>
            <w:vAlign w:val="center"/>
          </w:tcPr>
          <w:p w14:paraId="5E000AD4" w14:textId="77777777" w:rsidR="00C60D85" w:rsidRDefault="00000000">
            <w:pPr>
              <w:spacing w:after="0"/>
              <w:rPr>
                <w:ins w:id="11026" w:author="Sean de Noronha | DRG" w:date="2026-09-29T16:58:00Z" w16du:dateUtc="2026-09-29T14:58:00Z"/>
                <w:rFonts w:cs="Arial"/>
                <w:sz w:val="13"/>
                <w:szCs w:val="13"/>
              </w:rPr>
            </w:pPr>
            <w:ins w:id="11027" w:author="Sean de Noronha | DRG" w:date="2026-09-29T16:58:00Z" w16du:dateUtc="2026-09-29T14:58:00Z">
              <w:r>
                <w:rPr>
                  <w:rFonts w:cs="Arial"/>
                  <w:sz w:val="13"/>
                  <w:szCs w:val="13"/>
                </w:rPr>
                <w:t>NG</w:t>
              </w:r>
            </w:ins>
          </w:p>
        </w:tc>
        <w:tc>
          <w:tcPr>
            <w:tcW w:w="900" w:type="dxa"/>
            <w:vAlign w:val="center"/>
          </w:tcPr>
          <w:p w14:paraId="5E000AD5" w14:textId="77777777" w:rsidR="00C60D85" w:rsidRDefault="00000000">
            <w:pPr>
              <w:spacing w:after="0"/>
              <w:rPr>
                <w:ins w:id="11028" w:author="Sean de Noronha | DRG" w:date="2026-09-29T16:58:00Z" w16du:dateUtc="2026-09-29T14:58:00Z"/>
                <w:rFonts w:cs="Arial"/>
                <w:sz w:val="13"/>
                <w:szCs w:val="13"/>
              </w:rPr>
            </w:pPr>
            <w:ins w:id="11029" w:author="Sean de Noronha | DRG" w:date="2026-09-29T16:58:00Z" w16du:dateUtc="2026-09-29T14:58:00Z">
              <w:r>
                <w:rPr>
                  <w:rFonts w:cs="Arial"/>
                  <w:sz w:val="13"/>
                  <w:szCs w:val="13"/>
                </w:rPr>
                <w:t>19,500</w:t>
              </w:r>
            </w:ins>
          </w:p>
        </w:tc>
        <w:tc>
          <w:tcPr>
            <w:tcW w:w="800" w:type="dxa"/>
            <w:vAlign w:val="center"/>
          </w:tcPr>
          <w:p w14:paraId="5E000AD6" w14:textId="77777777" w:rsidR="00C60D85" w:rsidRDefault="00000000">
            <w:pPr>
              <w:spacing w:after="0"/>
              <w:rPr>
                <w:ins w:id="11030" w:author="Sean de Noronha | DRG" w:date="2026-09-29T16:58:00Z" w16du:dateUtc="2026-09-29T14:58:00Z"/>
                <w:rFonts w:cs="Arial"/>
                <w:sz w:val="13"/>
                <w:szCs w:val="13"/>
              </w:rPr>
            </w:pPr>
            <w:ins w:id="11031" w:author="Sean de Noronha | DRG" w:date="2026-09-29T16:58:00Z" w16du:dateUtc="2026-09-29T14:58:00Z">
              <w:r>
                <w:rPr>
                  <w:rFonts w:cs="Arial"/>
                  <w:sz w:val="13"/>
                  <w:szCs w:val="13"/>
                </w:rPr>
                <w:t>200 ft</w:t>
              </w:r>
            </w:ins>
          </w:p>
        </w:tc>
        <w:tc>
          <w:tcPr>
            <w:tcW w:w="880" w:type="dxa"/>
            <w:vAlign w:val="center"/>
          </w:tcPr>
          <w:p w14:paraId="5E000AD7" w14:textId="77777777" w:rsidR="00C60D85" w:rsidRDefault="00000000">
            <w:pPr>
              <w:spacing w:after="0"/>
              <w:rPr>
                <w:ins w:id="11032" w:author="Sean de Noronha | DRG" w:date="2026-09-29T16:58:00Z" w16du:dateUtc="2026-09-29T14:58:00Z"/>
                <w:rFonts w:cs="Arial"/>
                <w:sz w:val="13"/>
                <w:szCs w:val="13"/>
              </w:rPr>
            </w:pPr>
            <w:ins w:id="11033" w:author="Sean de Noronha | DRG" w:date="2026-09-29T16:58:00Z" w16du:dateUtc="2026-09-29T14:58:00Z">
              <w:r>
                <w:rPr>
                  <w:rFonts w:cs="Arial"/>
                  <w:sz w:val="13"/>
                  <w:szCs w:val="13"/>
                </w:rPr>
                <w:t>13.8</w:t>
              </w:r>
            </w:ins>
          </w:p>
        </w:tc>
        <w:tc>
          <w:tcPr>
            <w:tcW w:w="820" w:type="dxa"/>
            <w:vAlign w:val="center"/>
          </w:tcPr>
          <w:p w14:paraId="5E000AD8" w14:textId="77777777" w:rsidR="00C60D85" w:rsidRDefault="00000000">
            <w:pPr>
              <w:spacing w:after="0"/>
              <w:rPr>
                <w:ins w:id="11034" w:author="Sean de Noronha | DRG" w:date="2026-09-29T16:58:00Z" w16du:dateUtc="2026-09-29T14:58:00Z"/>
                <w:rFonts w:cs="Arial"/>
                <w:sz w:val="13"/>
                <w:szCs w:val="13"/>
              </w:rPr>
            </w:pPr>
            <w:ins w:id="11035" w:author="Sean de Noronha | DRG" w:date="2026-09-29T16:58:00Z" w16du:dateUtc="2026-09-29T14:58:00Z">
              <w:r>
                <w:rPr>
                  <w:rFonts w:cs="Arial"/>
                  <w:sz w:val="13"/>
                  <w:szCs w:val="13"/>
                </w:rPr>
                <w:t>10,300</w:t>
              </w:r>
            </w:ins>
          </w:p>
        </w:tc>
        <w:tc>
          <w:tcPr>
            <w:tcW w:w="1100" w:type="dxa"/>
            <w:vAlign w:val="center"/>
          </w:tcPr>
          <w:p w14:paraId="5E000AD9" w14:textId="77777777" w:rsidR="00C60D85" w:rsidRDefault="00000000">
            <w:pPr>
              <w:spacing w:after="0"/>
              <w:rPr>
                <w:ins w:id="11036" w:author="Sean de Noronha | DRG" w:date="2026-09-29T16:58:00Z" w16du:dateUtc="2026-09-29T14:58:00Z"/>
                <w:rFonts w:cs="Arial"/>
                <w:sz w:val="13"/>
                <w:szCs w:val="13"/>
              </w:rPr>
            </w:pPr>
            <w:ins w:id="11037" w:author="Sean de Noronha | DRG" w:date="2026-09-29T16:58:00Z" w16du:dateUtc="2026-09-29T14:58:00Z">
              <w:r>
                <w:rPr>
                  <w:rFonts w:cs="Arial"/>
                  <w:sz w:val="13"/>
                  <w:szCs w:val="13"/>
                </w:rPr>
                <w:t>438 (928)</w:t>
              </w:r>
            </w:ins>
          </w:p>
        </w:tc>
        <w:tc>
          <w:tcPr>
            <w:tcW w:w="700" w:type="dxa"/>
            <w:vAlign w:val="center"/>
          </w:tcPr>
          <w:p w14:paraId="5E000ADA" w14:textId="77777777" w:rsidR="00C60D85" w:rsidRDefault="00000000">
            <w:pPr>
              <w:spacing w:after="0"/>
              <w:rPr>
                <w:ins w:id="11038" w:author="Sean de Noronha | DRG" w:date="2026-09-29T16:58:00Z" w16du:dateUtc="2026-09-29T14:58:00Z"/>
                <w:rFonts w:cs="Arial"/>
                <w:sz w:val="13"/>
                <w:szCs w:val="13"/>
              </w:rPr>
            </w:pPr>
            <w:ins w:id="11039" w:author="Sean de Noronha | DRG" w:date="2026-09-29T16:58:00Z" w16du:dateUtc="2026-09-29T14:58:00Z">
              <w:r>
                <w:rPr>
                  <w:rFonts w:cs="Arial"/>
                  <w:sz w:val="13"/>
                  <w:szCs w:val="13"/>
                </w:rPr>
                <w:t>10.3</w:t>
              </w:r>
            </w:ins>
          </w:p>
        </w:tc>
      </w:tr>
      <w:tr w:rsidR="00C60D85" w14:paraId="0A6DC588" w14:textId="77777777">
        <w:trPr>
          <w:jc w:val="center"/>
          <w:ins w:id="11040" w:author="Sean de Noronha | DRG" w:date="2026-09-29T16:58:00Z"/>
        </w:trPr>
        <w:tc>
          <w:tcPr>
            <w:tcW w:w="560" w:type="dxa"/>
            <w:vAlign w:val="center"/>
          </w:tcPr>
          <w:p w14:paraId="5E000ADB" w14:textId="77777777" w:rsidR="00C60D85" w:rsidRDefault="00000000">
            <w:pPr>
              <w:spacing w:after="0"/>
              <w:rPr>
                <w:ins w:id="11041" w:author="Sean de Noronha | DRG" w:date="2026-09-29T16:58:00Z" w16du:dateUtc="2026-09-29T14:58:00Z"/>
                <w:rFonts w:cs="Arial"/>
                <w:sz w:val="13"/>
                <w:szCs w:val="13"/>
              </w:rPr>
            </w:pPr>
            <w:ins w:id="11042" w:author="Sean de Noronha | DRG" w:date="2026-09-29T16:58:00Z" w16du:dateUtc="2026-09-29T14:58:00Z">
              <w:r>
                <w:rPr>
                  <w:rFonts w:cs="Arial"/>
                  <w:sz w:val="13"/>
                  <w:szCs w:val="13"/>
                </w:rPr>
                <w:t>204</w:t>
              </w:r>
            </w:ins>
          </w:p>
        </w:tc>
        <w:tc>
          <w:tcPr>
            <w:tcW w:w="500" w:type="dxa"/>
            <w:vAlign w:val="center"/>
          </w:tcPr>
          <w:p w14:paraId="5E000ADC" w14:textId="77777777" w:rsidR="00C60D85" w:rsidRDefault="00000000">
            <w:pPr>
              <w:spacing w:after="0"/>
              <w:rPr>
                <w:ins w:id="11043" w:author="Sean de Noronha | DRG" w:date="2026-09-29T16:58:00Z" w16du:dateUtc="2026-09-29T14:58:00Z"/>
                <w:rFonts w:cs="Arial"/>
                <w:sz w:val="13"/>
                <w:szCs w:val="13"/>
              </w:rPr>
            </w:pPr>
            <w:ins w:id="11044" w:author="Sean de Noronha | DRG" w:date="2026-09-29T16:58:00Z" w16du:dateUtc="2026-09-29T14:58:00Z">
              <w:r>
                <w:rPr>
                  <w:rFonts w:cs="Arial"/>
                  <w:sz w:val="13"/>
                  <w:szCs w:val="13"/>
                </w:rPr>
                <w:t>T2</w:t>
              </w:r>
            </w:ins>
          </w:p>
        </w:tc>
        <w:tc>
          <w:tcPr>
            <w:tcW w:w="660" w:type="dxa"/>
            <w:vAlign w:val="center"/>
          </w:tcPr>
          <w:p w14:paraId="5E000ADD" w14:textId="77777777" w:rsidR="00C60D85" w:rsidRDefault="00000000">
            <w:pPr>
              <w:spacing w:after="0"/>
              <w:rPr>
                <w:ins w:id="11045" w:author="Sean de Noronha | DRG" w:date="2026-09-29T16:58:00Z" w16du:dateUtc="2026-09-29T14:58:00Z"/>
                <w:rFonts w:cs="Arial"/>
                <w:sz w:val="13"/>
                <w:szCs w:val="13"/>
              </w:rPr>
            </w:pPr>
            <w:ins w:id="11046" w:author="Sean de Noronha | DRG" w:date="2026-09-29T16:58:00Z" w16du:dateUtc="2026-09-29T14:58:00Z">
              <w:r>
                <w:rPr>
                  <w:rFonts w:cs="Arial"/>
                  <w:sz w:val="13"/>
                  <w:szCs w:val="13"/>
                </w:rPr>
                <w:t>2</w:t>
              </w:r>
            </w:ins>
          </w:p>
        </w:tc>
        <w:tc>
          <w:tcPr>
            <w:tcW w:w="1920" w:type="dxa"/>
            <w:vAlign w:val="center"/>
          </w:tcPr>
          <w:p w14:paraId="5E000ADE" w14:textId="77777777" w:rsidR="00C60D85" w:rsidRDefault="00000000">
            <w:pPr>
              <w:spacing w:after="0"/>
              <w:rPr>
                <w:ins w:id="11047" w:author="Sean de Noronha | DRG" w:date="2026-09-29T16:58:00Z" w16du:dateUtc="2026-09-29T14:58:00Z"/>
                <w:rFonts w:cs="Arial"/>
                <w:sz w:val="13"/>
                <w:szCs w:val="13"/>
              </w:rPr>
            </w:pPr>
            <w:ins w:id="11048" w:author="Sean de Noronha | DRG" w:date="2026-09-29T16:58:00Z" w16du:dateUtc="2026-09-29T14:58:00Z">
              <w:r>
                <w:rPr>
                  <w:rFonts w:cs="Arial"/>
                  <w:sz w:val="13"/>
                  <w:szCs w:val="13"/>
                </w:rPr>
                <w:t>CSST, Manufacturer C, EHD 31</w:t>
              </w:r>
            </w:ins>
          </w:p>
        </w:tc>
        <w:tc>
          <w:tcPr>
            <w:tcW w:w="520" w:type="dxa"/>
            <w:vAlign w:val="center"/>
          </w:tcPr>
          <w:p w14:paraId="5E000ADF" w14:textId="77777777" w:rsidR="00C60D85" w:rsidRDefault="00000000">
            <w:pPr>
              <w:spacing w:after="0"/>
              <w:rPr>
                <w:ins w:id="11049" w:author="Sean de Noronha | DRG" w:date="2026-09-29T16:58:00Z" w16du:dateUtc="2026-09-29T14:58:00Z"/>
                <w:rFonts w:cs="Arial"/>
                <w:sz w:val="13"/>
                <w:szCs w:val="13"/>
              </w:rPr>
            </w:pPr>
            <w:ins w:id="11050" w:author="Sean de Noronha | DRG" w:date="2026-09-29T16:58:00Z" w16du:dateUtc="2026-09-29T14:58:00Z">
              <w:r>
                <w:rPr>
                  <w:rFonts w:cs="Arial"/>
                  <w:sz w:val="13"/>
                  <w:szCs w:val="13"/>
                </w:rPr>
                <w:t>NG</w:t>
              </w:r>
            </w:ins>
          </w:p>
        </w:tc>
        <w:tc>
          <w:tcPr>
            <w:tcW w:w="900" w:type="dxa"/>
            <w:vAlign w:val="center"/>
          </w:tcPr>
          <w:p w14:paraId="5E000AE0" w14:textId="77777777" w:rsidR="00C60D85" w:rsidRDefault="00000000">
            <w:pPr>
              <w:spacing w:after="0"/>
              <w:rPr>
                <w:ins w:id="11051" w:author="Sean de Noronha | DRG" w:date="2026-09-29T16:58:00Z" w16du:dateUtc="2026-09-29T14:58:00Z"/>
                <w:rFonts w:cs="Arial"/>
                <w:sz w:val="13"/>
                <w:szCs w:val="13"/>
              </w:rPr>
            </w:pPr>
            <w:ins w:id="11052" w:author="Sean de Noronha | DRG" w:date="2026-09-29T16:58:00Z" w16du:dateUtc="2026-09-29T14:58:00Z">
              <w:r>
                <w:rPr>
                  <w:rFonts w:cs="Arial"/>
                  <w:sz w:val="13"/>
                  <w:szCs w:val="13"/>
                </w:rPr>
                <w:t>17,100</w:t>
              </w:r>
            </w:ins>
          </w:p>
        </w:tc>
        <w:tc>
          <w:tcPr>
            <w:tcW w:w="800" w:type="dxa"/>
            <w:vAlign w:val="center"/>
          </w:tcPr>
          <w:p w14:paraId="5E000AE1" w14:textId="77777777" w:rsidR="00C60D85" w:rsidRDefault="00000000">
            <w:pPr>
              <w:spacing w:after="0"/>
              <w:rPr>
                <w:ins w:id="11053" w:author="Sean de Noronha | DRG" w:date="2026-09-29T16:58:00Z" w16du:dateUtc="2026-09-29T14:58:00Z"/>
                <w:rFonts w:cs="Arial"/>
                <w:sz w:val="13"/>
                <w:szCs w:val="13"/>
              </w:rPr>
            </w:pPr>
            <w:ins w:id="11054" w:author="Sean de Noronha | DRG" w:date="2026-09-29T16:58:00Z" w16du:dateUtc="2026-09-29T14:58:00Z">
              <w:r>
                <w:rPr>
                  <w:rFonts w:cs="Arial"/>
                  <w:sz w:val="13"/>
                  <w:szCs w:val="13"/>
                </w:rPr>
                <w:t>250 ft</w:t>
              </w:r>
            </w:ins>
          </w:p>
        </w:tc>
        <w:tc>
          <w:tcPr>
            <w:tcW w:w="880" w:type="dxa"/>
            <w:vAlign w:val="center"/>
          </w:tcPr>
          <w:p w14:paraId="5E000AE2" w14:textId="77777777" w:rsidR="00C60D85" w:rsidRDefault="00000000">
            <w:pPr>
              <w:spacing w:after="0"/>
              <w:rPr>
                <w:ins w:id="11055" w:author="Sean de Noronha | DRG" w:date="2026-09-29T16:58:00Z" w16du:dateUtc="2026-09-29T14:58:00Z"/>
                <w:rFonts w:cs="Arial"/>
                <w:sz w:val="13"/>
                <w:szCs w:val="13"/>
              </w:rPr>
            </w:pPr>
            <w:ins w:id="11056" w:author="Sean de Noronha | DRG" w:date="2026-09-29T16:58:00Z" w16du:dateUtc="2026-09-29T14:58:00Z">
              <w:r>
                <w:rPr>
                  <w:rFonts w:cs="Arial"/>
                  <w:sz w:val="13"/>
                  <w:szCs w:val="13"/>
                </w:rPr>
                <w:t>13.8</w:t>
              </w:r>
            </w:ins>
          </w:p>
        </w:tc>
        <w:tc>
          <w:tcPr>
            <w:tcW w:w="820" w:type="dxa"/>
            <w:vAlign w:val="center"/>
          </w:tcPr>
          <w:p w14:paraId="5E000AE3" w14:textId="77777777" w:rsidR="00C60D85" w:rsidRDefault="00000000">
            <w:pPr>
              <w:spacing w:after="0"/>
              <w:rPr>
                <w:ins w:id="11057" w:author="Sean de Noronha | DRG" w:date="2026-09-29T16:58:00Z" w16du:dateUtc="2026-09-29T14:58:00Z"/>
                <w:rFonts w:cs="Arial"/>
                <w:sz w:val="13"/>
                <w:szCs w:val="13"/>
              </w:rPr>
            </w:pPr>
            <w:ins w:id="11058" w:author="Sean de Noronha | DRG" w:date="2026-09-29T16:58:00Z" w16du:dateUtc="2026-09-29T14:58:00Z">
              <w:r>
                <w:rPr>
                  <w:rFonts w:cs="Arial"/>
                  <w:sz w:val="13"/>
                  <w:szCs w:val="13"/>
                </w:rPr>
                <w:t>10,300</w:t>
              </w:r>
            </w:ins>
          </w:p>
        </w:tc>
        <w:tc>
          <w:tcPr>
            <w:tcW w:w="1100" w:type="dxa"/>
            <w:vAlign w:val="center"/>
          </w:tcPr>
          <w:p w14:paraId="5E000AE4" w14:textId="77777777" w:rsidR="00C60D85" w:rsidRDefault="00000000">
            <w:pPr>
              <w:spacing w:after="0"/>
              <w:rPr>
                <w:ins w:id="11059" w:author="Sean de Noronha | DRG" w:date="2026-09-29T16:58:00Z" w16du:dateUtc="2026-09-29T14:58:00Z"/>
                <w:rFonts w:cs="Arial"/>
                <w:sz w:val="13"/>
                <w:szCs w:val="13"/>
              </w:rPr>
            </w:pPr>
            <w:ins w:id="11060" w:author="Sean de Noronha | DRG" w:date="2026-09-29T16:58:00Z" w16du:dateUtc="2026-09-29T14:58:00Z">
              <w:r>
                <w:rPr>
                  <w:rFonts w:cs="Arial"/>
                  <w:sz w:val="13"/>
                  <w:szCs w:val="13"/>
                </w:rPr>
                <w:t>385 (815)</w:t>
              </w:r>
            </w:ins>
          </w:p>
        </w:tc>
        <w:tc>
          <w:tcPr>
            <w:tcW w:w="700" w:type="dxa"/>
            <w:vAlign w:val="center"/>
          </w:tcPr>
          <w:p w14:paraId="5E000AE5" w14:textId="77777777" w:rsidR="00C60D85" w:rsidRDefault="00000000">
            <w:pPr>
              <w:spacing w:after="0"/>
              <w:rPr>
                <w:ins w:id="11061" w:author="Sean de Noronha | DRG" w:date="2026-09-29T16:58:00Z" w16du:dateUtc="2026-09-29T14:58:00Z"/>
                <w:rFonts w:cs="Arial"/>
                <w:sz w:val="13"/>
                <w:szCs w:val="13"/>
              </w:rPr>
            </w:pPr>
            <w:ins w:id="11062" w:author="Sean de Noronha | DRG" w:date="2026-09-29T16:58:00Z" w16du:dateUtc="2026-09-29T14:58:00Z">
              <w:r>
                <w:rPr>
                  <w:rFonts w:cs="Arial"/>
                  <w:sz w:val="13"/>
                  <w:szCs w:val="13"/>
                </w:rPr>
                <w:t>9.02</w:t>
              </w:r>
            </w:ins>
          </w:p>
        </w:tc>
      </w:tr>
      <w:tr w:rsidR="00C60D85" w14:paraId="303F9DCB" w14:textId="77777777">
        <w:trPr>
          <w:jc w:val="center"/>
          <w:ins w:id="11063" w:author="Sean de Noronha | DRG" w:date="2026-09-29T16:58:00Z"/>
        </w:trPr>
        <w:tc>
          <w:tcPr>
            <w:tcW w:w="560" w:type="dxa"/>
            <w:vAlign w:val="center"/>
          </w:tcPr>
          <w:p w14:paraId="5E000AE6" w14:textId="77777777" w:rsidR="00C60D85" w:rsidRDefault="00000000">
            <w:pPr>
              <w:spacing w:after="0"/>
              <w:rPr>
                <w:ins w:id="11064" w:author="Sean de Noronha | DRG" w:date="2026-09-29T16:58:00Z" w16du:dateUtc="2026-09-29T14:58:00Z"/>
                <w:rFonts w:cs="Arial"/>
                <w:sz w:val="13"/>
                <w:szCs w:val="13"/>
              </w:rPr>
            </w:pPr>
            <w:ins w:id="11065" w:author="Sean de Noronha | DRG" w:date="2026-09-29T16:58:00Z" w16du:dateUtc="2026-09-29T14:58:00Z">
              <w:r>
                <w:rPr>
                  <w:rFonts w:cs="Arial"/>
                  <w:sz w:val="13"/>
                  <w:szCs w:val="13"/>
                </w:rPr>
                <w:t>205</w:t>
              </w:r>
            </w:ins>
          </w:p>
        </w:tc>
        <w:tc>
          <w:tcPr>
            <w:tcW w:w="500" w:type="dxa"/>
            <w:vAlign w:val="center"/>
          </w:tcPr>
          <w:p w14:paraId="5E000AE7" w14:textId="77777777" w:rsidR="00C60D85" w:rsidRDefault="00000000">
            <w:pPr>
              <w:spacing w:after="0"/>
              <w:rPr>
                <w:ins w:id="11066" w:author="Sean de Noronha | DRG" w:date="2026-09-29T16:58:00Z" w16du:dateUtc="2026-09-29T14:58:00Z"/>
                <w:rFonts w:cs="Arial"/>
                <w:sz w:val="13"/>
                <w:szCs w:val="13"/>
              </w:rPr>
            </w:pPr>
            <w:ins w:id="11067" w:author="Sean de Noronha | DRG" w:date="2026-09-29T16:58:00Z" w16du:dateUtc="2026-09-29T14:58:00Z">
              <w:r>
                <w:rPr>
                  <w:rFonts w:cs="Arial"/>
                  <w:sz w:val="13"/>
                  <w:szCs w:val="13"/>
                </w:rPr>
                <w:t>T2</w:t>
              </w:r>
            </w:ins>
          </w:p>
        </w:tc>
        <w:tc>
          <w:tcPr>
            <w:tcW w:w="660" w:type="dxa"/>
            <w:vAlign w:val="center"/>
          </w:tcPr>
          <w:p w14:paraId="5E000AE8" w14:textId="77777777" w:rsidR="00C60D85" w:rsidRDefault="00000000">
            <w:pPr>
              <w:spacing w:after="0"/>
              <w:rPr>
                <w:ins w:id="11068" w:author="Sean de Noronha | DRG" w:date="2026-09-29T16:58:00Z" w16du:dateUtc="2026-09-29T14:58:00Z"/>
                <w:rFonts w:cs="Arial"/>
                <w:sz w:val="13"/>
                <w:szCs w:val="13"/>
              </w:rPr>
            </w:pPr>
            <w:ins w:id="11069" w:author="Sean de Noronha | DRG" w:date="2026-09-29T16:58:00Z" w16du:dateUtc="2026-09-29T14:58:00Z">
              <w:r>
                <w:rPr>
                  <w:rFonts w:cs="Arial"/>
                  <w:sz w:val="13"/>
                  <w:szCs w:val="13"/>
                </w:rPr>
                <w:t>2</w:t>
              </w:r>
            </w:ins>
          </w:p>
        </w:tc>
        <w:tc>
          <w:tcPr>
            <w:tcW w:w="1920" w:type="dxa"/>
            <w:vAlign w:val="center"/>
          </w:tcPr>
          <w:p w14:paraId="5E000AE9" w14:textId="77777777" w:rsidR="00C60D85" w:rsidRDefault="00000000">
            <w:pPr>
              <w:spacing w:after="0"/>
              <w:rPr>
                <w:ins w:id="11070" w:author="Sean de Noronha | DRG" w:date="2026-09-29T16:58:00Z" w16du:dateUtc="2026-09-29T14:58:00Z"/>
                <w:rFonts w:cs="Arial"/>
                <w:sz w:val="13"/>
                <w:szCs w:val="13"/>
              </w:rPr>
            </w:pPr>
            <w:ins w:id="11071" w:author="Sean de Noronha | DRG" w:date="2026-09-29T16:58:00Z" w16du:dateUtc="2026-09-29T14:58:00Z">
              <w:r>
                <w:rPr>
                  <w:rFonts w:cs="Arial"/>
                  <w:sz w:val="13"/>
                  <w:szCs w:val="13"/>
                </w:rPr>
                <w:t>CSST, Manufacturer C, EHD 31</w:t>
              </w:r>
            </w:ins>
          </w:p>
        </w:tc>
        <w:tc>
          <w:tcPr>
            <w:tcW w:w="520" w:type="dxa"/>
            <w:vAlign w:val="center"/>
          </w:tcPr>
          <w:p w14:paraId="5E000AEA" w14:textId="77777777" w:rsidR="00C60D85" w:rsidRDefault="00000000">
            <w:pPr>
              <w:spacing w:after="0"/>
              <w:rPr>
                <w:ins w:id="11072" w:author="Sean de Noronha | DRG" w:date="2026-09-29T16:58:00Z" w16du:dateUtc="2026-09-29T14:58:00Z"/>
                <w:rFonts w:cs="Arial"/>
                <w:sz w:val="13"/>
                <w:szCs w:val="13"/>
              </w:rPr>
            </w:pPr>
            <w:ins w:id="11073" w:author="Sean de Noronha | DRG" w:date="2026-09-29T16:58:00Z" w16du:dateUtc="2026-09-29T14:58:00Z">
              <w:r>
                <w:rPr>
                  <w:rFonts w:cs="Arial"/>
                  <w:sz w:val="13"/>
                  <w:szCs w:val="13"/>
                </w:rPr>
                <w:t>NG</w:t>
              </w:r>
            </w:ins>
          </w:p>
        </w:tc>
        <w:tc>
          <w:tcPr>
            <w:tcW w:w="900" w:type="dxa"/>
            <w:vAlign w:val="center"/>
          </w:tcPr>
          <w:p w14:paraId="5E000AEB" w14:textId="77777777" w:rsidR="00C60D85" w:rsidRDefault="00000000">
            <w:pPr>
              <w:spacing w:after="0"/>
              <w:rPr>
                <w:ins w:id="11074" w:author="Sean de Noronha | DRG" w:date="2026-09-29T16:58:00Z" w16du:dateUtc="2026-09-29T14:58:00Z"/>
                <w:rFonts w:cs="Arial"/>
                <w:sz w:val="13"/>
                <w:szCs w:val="13"/>
              </w:rPr>
            </w:pPr>
            <w:ins w:id="11075" w:author="Sean de Noronha | DRG" w:date="2026-09-29T16:58:00Z" w16du:dateUtc="2026-09-29T14:58:00Z">
              <w:r>
                <w:rPr>
                  <w:rFonts w:cs="Arial"/>
                  <w:sz w:val="13"/>
                  <w:szCs w:val="13"/>
                </w:rPr>
                <w:t>–</w:t>
              </w:r>
            </w:ins>
          </w:p>
        </w:tc>
        <w:tc>
          <w:tcPr>
            <w:tcW w:w="800" w:type="dxa"/>
            <w:vAlign w:val="center"/>
          </w:tcPr>
          <w:p w14:paraId="5E000AEC" w14:textId="77777777" w:rsidR="00C60D85" w:rsidRDefault="00000000">
            <w:pPr>
              <w:spacing w:after="0"/>
              <w:rPr>
                <w:ins w:id="11076" w:author="Sean de Noronha | DRG" w:date="2026-09-29T16:58:00Z" w16du:dateUtc="2026-09-29T14:58:00Z"/>
                <w:rFonts w:cs="Arial"/>
                <w:sz w:val="13"/>
                <w:szCs w:val="13"/>
              </w:rPr>
            </w:pPr>
            <w:ins w:id="11077" w:author="Sean de Noronha | DRG" w:date="2026-09-29T16:58:00Z" w16du:dateUtc="2026-09-29T14:58:00Z">
              <w:r>
                <w:rPr>
                  <w:rFonts w:cs="Arial"/>
                  <w:sz w:val="13"/>
                  <w:szCs w:val="13"/>
                </w:rPr>
                <w:t>30 ft</w:t>
              </w:r>
            </w:ins>
          </w:p>
        </w:tc>
        <w:tc>
          <w:tcPr>
            <w:tcW w:w="880" w:type="dxa"/>
            <w:vAlign w:val="center"/>
          </w:tcPr>
          <w:p w14:paraId="5E000AED" w14:textId="77777777" w:rsidR="00C60D85" w:rsidRDefault="00000000">
            <w:pPr>
              <w:spacing w:after="0"/>
              <w:rPr>
                <w:ins w:id="11078" w:author="Sean de Noronha | DRG" w:date="2026-09-29T16:58:00Z" w16du:dateUtc="2026-09-29T14:58:00Z"/>
                <w:rFonts w:cs="Arial"/>
                <w:sz w:val="13"/>
                <w:szCs w:val="13"/>
              </w:rPr>
            </w:pPr>
            <w:ins w:id="11079" w:author="Sean de Noronha | DRG" w:date="2026-09-29T16:58:00Z" w16du:dateUtc="2026-09-29T14:58:00Z">
              <w:r>
                <w:rPr>
                  <w:rFonts w:cs="Arial"/>
                  <w:sz w:val="13"/>
                  <w:szCs w:val="13"/>
                </w:rPr>
                <w:t>34.5</w:t>
              </w:r>
            </w:ins>
          </w:p>
        </w:tc>
        <w:tc>
          <w:tcPr>
            <w:tcW w:w="820" w:type="dxa"/>
            <w:vAlign w:val="center"/>
          </w:tcPr>
          <w:p w14:paraId="5E000AEE" w14:textId="77777777" w:rsidR="00C60D85" w:rsidRDefault="00000000">
            <w:pPr>
              <w:spacing w:after="0"/>
              <w:rPr>
                <w:ins w:id="11080" w:author="Sean de Noronha | DRG" w:date="2026-09-29T16:58:00Z" w16du:dateUtc="2026-09-29T14:58:00Z"/>
                <w:rFonts w:cs="Arial"/>
                <w:sz w:val="13"/>
                <w:szCs w:val="13"/>
              </w:rPr>
            </w:pPr>
            <w:ins w:id="11081" w:author="Sean de Noronha | DRG" w:date="2026-09-29T16:58:00Z" w16du:dateUtc="2026-09-29T14:58:00Z">
              <w:r>
                <w:rPr>
                  <w:rFonts w:cs="Arial"/>
                  <w:sz w:val="13"/>
                  <w:szCs w:val="13"/>
                </w:rPr>
                <w:t>24,100</w:t>
              </w:r>
            </w:ins>
          </w:p>
        </w:tc>
        <w:tc>
          <w:tcPr>
            <w:tcW w:w="1100" w:type="dxa"/>
            <w:vAlign w:val="center"/>
          </w:tcPr>
          <w:p w14:paraId="5E000AEF" w14:textId="77777777" w:rsidR="00C60D85" w:rsidRDefault="00000000">
            <w:pPr>
              <w:spacing w:after="0"/>
              <w:rPr>
                <w:ins w:id="11082" w:author="Sean de Noronha | DRG" w:date="2026-09-29T16:58:00Z" w16du:dateUtc="2026-09-29T14:58:00Z"/>
                <w:rFonts w:cs="Arial"/>
                <w:sz w:val="13"/>
                <w:szCs w:val="13"/>
              </w:rPr>
            </w:pPr>
            <w:ins w:id="11083" w:author="Sean de Noronha | DRG" w:date="2026-09-29T16:58:00Z" w16du:dateUtc="2026-09-29T14:58:00Z">
              <w:r>
                <w:rPr>
                  <w:rFonts w:cs="Arial"/>
                  <w:sz w:val="13"/>
                  <w:szCs w:val="13"/>
                </w:rPr>
                <w:t>– (–)</w:t>
              </w:r>
            </w:ins>
          </w:p>
        </w:tc>
        <w:tc>
          <w:tcPr>
            <w:tcW w:w="700" w:type="dxa"/>
            <w:vAlign w:val="center"/>
          </w:tcPr>
          <w:p w14:paraId="5E000AF0" w14:textId="77777777" w:rsidR="00C60D85" w:rsidRDefault="00000000">
            <w:pPr>
              <w:spacing w:after="0"/>
              <w:rPr>
                <w:ins w:id="11084" w:author="Sean de Noronha | DRG" w:date="2026-09-29T16:58:00Z" w16du:dateUtc="2026-09-29T14:58:00Z"/>
                <w:rFonts w:cs="Arial"/>
                <w:sz w:val="13"/>
                <w:szCs w:val="13"/>
              </w:rPr>
            </w:pPr>
            <w:ins w:id="11085" w:author="Sean de Noronha | DRG" w:date="2026-09-29T16:58:00Z" w16du:dateUtc="2026-09-29T14:58:00Z">
              <w:r>
                <w:rPr>
                  <w:rFonts w:cs="Arial"/>
                  <w:sz w:val="13"/>
                  <w:szCs w:val="13"/>
                </w:rPr>
                <w:t>–</w:t>
              </w:r>
            </w:ins>
          </w:p>
        </w:tc>
      </w:tr>
      <w:tr w:rsidR="00C60D85" w14:paraId="13952EBE" w14:textId="77777777">
        <w:trPr>
          <w:jc w:val="center"/>
          <w:ins w:id="11086" w:author="Sean de Noronha | DRG" w:date="2026-09-29T16:58:00Z"/>
        </w:trPr>
        <w:tc>
          <w:tcPr>
            <w:tcW w:w="560" w:type="dxa"/>
            <w:vAlign w:val="center"/>
          </w:tcPr>
          <w:p w14:paraId="5E000AF1" w14:textId="77777777" w:rsidR="00C60D85" w:rsidRDefault="00000000">
            <w:pPr>
              <w:spacing w:after="0"/>
              <w:rPr>
                <w:ins w:id="11087" w:author="Sean de Noronha | DRG" w:date="2026-09-29T16:58:00Z" w16du:dateUtc="2026-09-29T14:58:00Z"/>
                <w:rFonts w:cs="Arial"/>
                <w:sz w:val="13"/>
                <w:szCs w:val="13"/>
              </w:rPr>
            </w:pPr>
            <w:ins w:id="11088" w:author="Sean de Noronha | DRG" w:date="2026-09-29T16:58:00Z" w16du:dateUtc="2026-09-29T14:58:00Z">
              <w:r>
                <w:rPr>
                  <w:rFonts w:cs="Arial"/>
                  <w:sz w:val="13"/>
                  <w:szCs w:val="13"/>
                </w:rPr>
                <w:t>206</w:t>
              </w:r>
            </w:ins>
          </w:p>
        </w:tc>
        <w:tc>
          <w:tcPr>
            <w:tcW w:w="500" w:type="dxa"/>
            <w:vAlign w:val="center"/>
          </w:tcPr>
          <w:p w14:paraId="5E000AF2" w14:textId="77777777" w:rsidR="00C60D85" w:rsidRDefault="00000000">
            <w:pPr>
              <w:spacing w:after="0"/>
              <w:rPr>
                <w:ins w:id="11089" w:author="Sean de Noronha | DRG" w:date="2026-09-29T16:58:00Z" w16du:dateUtc="2026-09-29T14:58:00Z"/>
                <w:rFonts w:cs="Arial"/>
                <w:sz w:val="13"/>
                <w:szCs w:val="13"/>
              </w:rPr>
            </w:pPr>
            <w:ins w:id="11090" w:author="Sean de Noronha | DRG" w:date="2026-09-29T16:58:00Z" w16du:dateUtc="2026-09-29T14:58:00Z">
              <w:r>
                <w:rPr>
                  <w:rFonts w:cs="Arial"/>
                  <w:sz w:val="13"/>
                  <w:szCs w:val="13"/>
                </w:rPr>
                <w:t>T2</w:t>
              </w:r>
            </w:ins>
          </w:p>
        </w:tc>
        <w:tc>
          <w:tcPr>
            <w:tcW w:w="660" w:type="dxa"/>
            <w:vAlign w:val="center"/>
          </w:tcPr>
          <w:p w14:paraId="5E000AF3" w14:textId="77777777" w:rsidR="00C60D85" w:rsidRDefault="00000000">
            <w:pPr>
              <w:spacing w:after="0"/>
              <w:rPr>
                <w:ins w:id="11091" w:author="Sean de Noronha | DRG" w:date="2026-09-29T16:58:00Z" w16du:dateUtc="2026-09-29T14:58:00Z"/>
                <w:rFonts w:cs="Arial"/>
                <w:sz w:val="13"/>
                <w:szCs w:val="13"/>
              </w:rPr>
            </w:pPr>
            <w:ins w:id="11092" w:author="Sean de Noronha | DRG" w:date="2026-09-29T16:58:00Z" w16du:dateUtc="2026-09-29T14:58:00Z">
              <w:r>
                <w:rPr>
                  <w:rFonts w:cs="Arial"/>
                  <w:sz w:val="13"/>
                  <w:szCs w:val="13"/>
                </w:rPr>
                <w:t>2</w:t>
              </w:r>
            </w:ins>
          </w:p>
        </w:tc>
        <w:tc>
          <w:tcPr>
            <w:tcW w:w="1920" w:type="dxa"/>
            <w:vAlign w:val="center"/>
          </w:tcPr>
          <w:p w14:paraId="5E000AF4" w14:textId="77777777" w:rsidR="00C60D85" w:rsidRDefault="00000000">
            <w:pPr>
              <w:spacing w:after="0"/>
              <w:rPr>
                <w:ins w:id="11093" w:author="Sean de Noronha | DRG" w:date="2026-09-29T16:58:00Z" w16du:dateUtc="2026-09-29T14:58:00Z"/>
                <w:rFonts w:cs="Arial"/>
                <w:sz w:val="13"/>
                <w:szCs w:val="13"/>
              </w:rPr>
            </w:pPr>
            <w:ins w:id="11094" w:author="Sean de Noronha | DRG" w:date="2026-09-29T16:58:00Z" w16du:dateUtc="2026-09-29T14:58:00Z">
              <w:r>
                <w:rPr>
                  <w:rFonts w:cs="Arial"/>
                  <w:sz w:val="13"/>
                  <w:szCs w:val="13"/>
                </w:rPr>
                <w:t>CSST, Manufacturer C, EHD 31</w:t>
              </w:r>
            </w:ins>
          </w:p>
        </w:tc>
        <w:tc>
          <w:tcPr>
            <w:tcW w:w="520" w:type="dxa"/>
            <w:vAlign w:val="center"/>
          </w:tcPr>
          <w:p w14:paraId="5E000AF5" w14:textId="77777777" w:rsidR="00C60D85" w:rsidRDefault="00000000">
            <w:pPr>
              <w:spacing w:after="0"/>
              <w:rPr>
                <w:ins w:id="11095" w:author="Sean de Noronha | DRG" w:date="2026-09-29T16:58:00Z" w16du:dateUtc="2026-09-29T14:58:00Z"/>
                <w:rFonts w:cs="Arial"/>
                <w:sz w:val="13"/>
                <w:szCs w:val="13"/>
              </w:rPr>
            </w:pPr>
            <w:ins w:id="11096" w:author="Sean de Noronha | DRG" w:date="2026-09-29T16:58:00Z" w16du:dateUtc="2026-09-29T14:58:00Z">
              <w:r>
                <w:rPr>
                  <w:rFonts w:cs="Arial"/>
                  <w:sz w:val="13"/>
                  <w:szCs w:val="13"/>
                </w:rPr>
                <w:t>NG</w:t>
              </w:r>
            </w:ins>
          </w:p>
        </w:tc>
        <w:tc>
          <w:tcPr>
            <w:tcW w:w="900" w:type="dxa"/>
            <w:vAlign w:val="center"/>
          </w:tcPr>
          <w:p w14:paraId="5E000AF6" w14:textId="77777777" w:rsidR="00C60D85" w:rsidRDefault="00000000">
            <w:pPr>
              <w:spacing w:after="0"/>
              <w:rPr>
                <w:ins w:id="11097" w:author="Sean de Noronha | DRG" w:date="2026-09-29T16:58:00Z" w16du:dateUtc="2026-09-29T14:58:00Z"/>
                <w:rFonts w:cs="Arial"/>
                <w:sz w:val="13"/>
                <w:szCs w:val="13"/>
              </w:rPr>
            </w:pPr>
            <w:ins w:id="11098" w:author="Sean de Noronha | DRG" w:date="2026-09-29T16:58:00Z" w16du:dateUtc="2026-09-29T14:58:00Z">
              <w:r>
                <w:rPr>
                  <w:rFonts w:cs="Arial"/>
                  <w:sz w:val="13"/>
                  <w:szCs w:val="13"/>
                </w:rPr>
                <w:t>–</w:t>
              </w:r>
            </w:ins>
          </w:p>
        </w:tc>
        <w:tc>
          <w:tcPr>
            <w:tcW w:w="800" w:type="dxa"/>
            <w:vAlign w:val="center"/>
          </w:tcPr>
          <w:p w14:paraId="5E000AF7" w14:textId="77777777" w:rsidR="00C60D85" w:rsidRDefault="00000000">
            <w:pPr>
              <w:spacing w:after="0"/>
              <w:rPr>
                <w:ins w:id="11099" w:author="Sean de Noronha | DRG" w:date="2026-09-29T16:58:00Z" w16du:dateUtc="2026-09-29T14:58:00Z"/>
                <w:rFonts w:cs="Arial"/>
                <w:sz w:val="13"/>
                <w:szCs w:val="13"/>
              </w:rPr>
            </w:pPr>
            <w:ins w:id="11100" w:author="Sean de Noronha | DRG" w:date="2026-09-29T16:58:00Z" w16du:dateUtc="2026-09-29T14:58:00Z">
              <w:r>
                <w:rPr>
                  <w:rFonts w:cs="Arial"/>
                  <w:sz w:val="13"/>
                  <w:szCs w:val="13"/>
                </w:rPr>
                <w:t>50 ft</w:t>
              </w:r>
            </w:ins>
          </w:p>
        </w:tc>
        <w:tc>
          <w:tcPr>
            <w:tcW w:w="880" w:type="dxa"/>
            <w:vAlign w:val="center"/>
          </w:tcPr>
          <w:p w14:paraId="5E000AF8" w14:textId="77777777" w:rsidR="00C60D85" w:rsidRDefault="00000000">
            <w:pPr>
              <w:spacing w:after="0"/>
              <w:rPr>
                <w:ins w:id="11101" w:author="Sean de Noronha | DRG" w:date="2026-09-29T16:58:00Z" w16du:dateUtc="2026-09-29T14:58:00Z"/>
                <w:rFonts w:cs="Arial"/>
                <w:sz w:val="13"/>
                <w:szCs w:val="13"/>
              </w:rPr>
            </w:pPr>
            <w:ins w:id="11102" w:author="Sean de Noronha | DRG" w:date="2026-09-29T16:58:00Z" w16du:dateUtc="2026-09-29T14:58:00Z">
              <w:r>
                <w:rPr>
                  <w:rFonts w:cs="Arial"/>
                  <w:sz w:val="13"/>
                  <w:szCs w:val="13"/>
                </w:rPr>
                <w:t>34.5</w:t>
              </w:r>
            </w:ins>
          </w:p>
        </w:tc>
        <w:tc>
          <w:tcPr>
            <w:tcW w:w="820" w:type="dxa"/>
            <w:vAlign w:val="center"/>
          </w:tcPr>
          <w:p w14:paraId="5E000AF9" w14:textId="77777777" w:rsidR="00C60D85" w:rsidRDefault="00000000">
            <w:pPr>
              <w:spacing w:after="0"/>
              <w:rPr>
                <w:ins w:id="11103" w:author="Sean de Noronha | DRG" w:date="2026-09-29T16:58:00Z" w16du:dateUtc="2026-09-29T14:58:00Z"/>
                <w:rFonts w:cs="Arial"/>
                <w:sz w:val="13"/>
                <w:szCs w:val="13"/>
              </w:rPr>
            </w:pPr>
            <w:ins w:id="11104" w:author="Sean de Noronha | DRG" w:date="2026-09-29T16:58:00Z" w16du:dateUtc="2026-09-29T14:58:00Z">
              <w:r>
                <w:rPr>
                  <w:rFonts w:cs="Arial"/>
                  <w:sz w:val="13"/>
                  <w:szCs w:val="13"/>
                </w:rPr>
                <w:t>24,100</w:t>
              </w:r>
            </w:ins>
          </w:p>
        </w:tc>
        <w:tc>
          <w:tcPr>
            <w:tcW w:w="1100" w:type="dxa"/>
            <w:vAlign w:val="center"/>
          </w:tcPr>
          <w:p w14:paraId="5E000AFA" w14:textId="77777777" w:rsidR="00C60D85" w:rsidRDefault="00000000">
            <w:pPr>
              <w:spacing w:after="0"/>
              <w:rPr>
                <w:ins w:id="11105" w:author="Sean de Noronha | DRG" w:date="2026-09-29T16:58:00Z" w16du:dateUtc="2026-09-29T14:58:00Z"/>
                <w:rFonts w:cs="Arial"/>
                <w:sz w:val="13"/>
                <w:szCs w:val="13"/>
              </w:rPr>
            </w:pPr>
            <w:ins w:id="11106" w:author="Sean de Noronha | DRG" w:date="2026-09-29T16:58:00Z" w16du:dateUtc="2026-09-29T14:58:00Z">
              <w:r>
                <w:rPr>
                  <w:rFonts w:cs="Arial"/>
                  <w:sz w:val="13"/>
                  <w:szCs w:val="13"/>
                </w:rPr>
                <w:t>– (–)</w:t>
              </w:r>
            </w:ins>
          </w:p>
        </w:tc>
        <w:tc>
          <w:tcPr>
            <w:tcW w:w="700" w:type="dxa"/>
            <w:vAlign w:val="center"/>
          </w:tcPr>
          <w:p w14:paraId="5E000AFB" w14:textId="77777777" w:rsidR="00C60D85" w:rsidRDefault="00000000">
            <w:pPr>
              <w:spacing w:after="0"/>
              <w:rPr>
                <w:ins w:id="11107" w:author="Sean de Noronha | DRG" w:date="2026-09-29T16:58:00Z" w16du:dateUtc="2026-09-29T14:58:00Z"/>
                <w:rFonts w:cs="Arial"/>
                <w:sz w:val="13"/>
                <w:szCs w:val="13"/>
              </w:rPr>
            </w:pPr>
            <w:ins w:id="11108" w:author="Sean de Noronha | DRG" w:date="2026-09-29T16:58:00Z" w16du:dateUtc="2026-09-29T14:58:00Z">
              <w:r>
                <w:rPr>
                  <w:rFonts w:cs="Arial"/>
                  <w:sz w:val="13"/>
                  <w:szCs w:val="13"/>
                </w:rPr>
                <w:t>–</w:t>
              </w:r>
            </w:ins>
          </w:p>
        </w:tc>
      </w:tr>
      <w:tr w:rsidR="00C60D85" w14:paraId="5D2EF920" w14:textId="77777777">
        <w:trPr>
          <w:jc w:val="center"/>
          <w:ins w:id="11109" w:author="Sean de Noronha | DRG" w:date="2026-09-29T16:58:00Z"/>
        </w:trPr>
        <w:tc>
          <w:tcPr>
            <w:tcW w:w="560" w:type="dxa"/>
            <w:vAlign w:val="center"/>
          </w:tcPr>
          <w:p w14:paraId="5E000AFC" w14:textId="77777777" w:rsidR="00C60D85" w:rsidRDefault="00000000">
            <w:pPr>
              <w:spacing w:after="0"/>
              <w:rPr>
                <w:ins w:id="11110" w:author="Sean de Noronha | DRG" w:date="2026-09-29T16:58:00Z" w16du:dateUtc="2026-09-29T14:58:00Z"/>
                <w:rFonts w:cs="Arial"/>
                <w:sz w:val="13"/>
                <w:szCs w:val="13"/>
              </w:rPr>
            </w:pPr>
            <w:ins w:id="11111" w:author="Sean de Noronha | DRG" w:date="2026-09-29T16:58:00Z" w16du:dateUtc="2026-09-29T14:58:00Z">
              <w:r>
                <w:rPr>
                  <w:rFonts w:cs="Arial"/>
                  <w:sz w:val="13"/>
                  <w:szCs w:val="13"/>
                </w:rPr>
                <w:t>207</w:t>
              </w:r>
            </w:ins>
          </w:p>
        </w:tc>
        <w:tc>
          <w:tcPr>
            <w:tcW w:w="500" w:type="dxa"/>
            <w:vAlign w:val="center"/>
          </w:tcPr>
          <w:p w14:paraId="5E000AFD" w14:textId="77777777" w:rsidR="00C60D85" w:rsidRDefault="00000000">
            <w:pPr>
              <w:spacing w:after="0"/>
              <w:rPr>
                <w:ins w:id="11112" w:author="Sean de Noronha | DRG" w:date="2026-09-29T16:58:00Z" w16du:dateUtc="2026-09-29T14:58:00Z"/>
                <w:rFonts w:cs="Arial"/>
                <w:sz w:val="13"/>
                <w:szCs w:val="13"/>
              </w:rPr>
            </w:pPr>
            <w:ins w:id="11113" w:author="Sean de Noronha | DRG" w:date="2026-09-29T16:58:00Z" w16du:dateUtc="2026-09-29T14:58:00Z">
              <w:r>
                <w:rPr>
                  <w:rFonts w:cs="Arial"/>
                  <w:sz w:val="13"/>
                  <w:szCs w:val="13"/>
                </w:rPr>
                <w:t>T2</w:t>
              </w:r>
            </w:ins>
          </w:p>
        </w:tc>
        <w:tc>
          <w:tcPr>
            <w:tcW w:w="660" w:type="dxa"/>
            <w:vAlign w:val="center"/>
          </w:tcPr>
          <w:p w14:paraId="5E000AFE" w14:textId="77777777" w:rsidR="00C60D85" w:rsidRDefault="00000000">
            <w:pPr>
              <w:spacing w:after="0"/>
              <w:rPr>
                <w:ins w:id="11114" w:author="Sean de Noronha | DRG" w:date="2026-09-29T16:58:00Z" w16du:dateUtc="2026-09-29T14:58:00Z"/>
                <w:rFonts w:cs="Arial"/>
                <w:sz w:val="13"/>
                <w:szCs w:val="13"/>
              </w:rPr>
            </w:pPr>
            <w:ins w:id="11115" w:author="Sean de Noronha | DRG" w:date="2026-09-29T16:58:00Z" w16du:dateUtc="2026-09-29T14:58:00Z">
              <w:r>
                <w:rPr>
                  <w:rFonts w:cs="Arial"/>
                  <w:sz w:val="13"/>
                  <w:szCs w:val="13"/>
                </w:rPr>
                <w:t>2</w:t>
              </w:r>
            </w:ins>
          </w:p>
        </w:tc>
        <w:tc>
          <w:tcPr>
            <w:tcW w:w="1920" w:type="dxa"/>
            <w:vAlign w:val="center"/>
          </w:tcPr>
          <w:p w14:paraId="5E000AFF" w14:textId="77777777" w:rsidR="00C60D85" w:rsidRDefault="00000000">
            <w:pPr>
              <w:spacing w:after="0"/>
              <w:rPr>
                <w:ins w:id="11116" w:author="Sean de Noronha | DRG" w:date="2026-09-29T16:58:00Z" w16du:dateUtc="2026-09-29T14:58:00Z"/>
                <w:rFonts w:cs="Arial"/>
                <w:sz w:val="13"/>
                <w:szCs w:val="13"/>
              </w:rPr>
            </w:pPr>
            <w:ins w:id="11117" w:author="Sean de Noronha | DRG" w:date="2026-09-29T16:58:00Z" w16du:dateUtc="2026-09-29T14:58:00Z">
              <w:r>
                <w:rPr>
                  <w:rFonts w:cs="Arial"/>
                  <w:sz w:val="13"/>
                  <w:szCs w:val="13"/>
                </w:rPr>
                <w:t>CSST, Manufacturer C, EHD 31</w:t>
              </w:r>
            </w:ins>
          </w:p>
        </w:tc>
        <w:tc>
          <w:tcPr>
            <w:tcW w:w="520" w:type="dxa"/>
            <w:vAlign w:val="center"/>
          </w:tcPr>
          <w:p w14:paraId="5E000B00" w14:textId="77777777" w:rsidR="00C60D85" w:rsidRDefault="00000000">
            <w:pPr>
              <w:spacing w:after="0"/>
              <w:rPr>
                <w:ins w:id="11118" w:author="Sean de Noronha | DRG" w:date="2026-09-29T16:58:00Z" w16du:dateUtc="2026-09-29T14:58:00Z"/>
                <w:rFonts w:cs="Arial"/>
                <w:sz w:val="13"/>
                <w:szCs w:val="13"/>
              </w:rPr>
            </w:pPr>
            <w:ins w:id="11119" w:author="Sean de Noronha | DRG" w:date="2026-09-29T16:58:00Z" w16du:dateUtc="2026-09-29T14:58:00Z">
              <w:r>
                <w:rPr>
                  <w:rFonts w:cs="Arial"/>
                  <w:sz w:val="13"/>
                  <w:szCs w:val="13"/>
                </w:rPr>
                <w:t>NG</w:t>
              </w:r>
            </w:ins>
          </w:p>
        </w:tc>
        <w:tc>
          <w:tcPr>
            <w:tcW w:w="900" w:type="dxa"/>
            <w:vAlign w:val="center"/>
          </w:tcPr>
          <w:p w14:paraId="5E000B01" w14:textId="77777777" w:rsidR="00C60D85" w:rsidRDefault="00000000">
            <w:pPr>
              <w:spacing w:after="0"/>
              <w:rPr>
                <w:ins w:id="11120" w:author="Sean de Noronha | DRG" w:date="2026-09-29T16:58:00Z" w16du:dateUtc="2026-09-29T14:58:00Z"/>
                <w:rFonts w:cs="Arial"/>
                <w:sz w:val="13"/>
                <w:szCs w:val="13"/>
              </w:rPr>
            </w:pPr>
            <w:ins w:id="11121" w:author="Sean de Noronha | DRG" w:date="2026-09-29T16:58:00Z" w16du:dateUtc="2026-09-29T14:58:00Z">
              <w:r>
                <w:rPr>
                  <w:rFonts w:cs="Arial"/>
                  <w:sz w:val="13"/>
                  <w:szCs w:val="13"/>
                </w:rPr>
                <w:t>46,600</w:t>
              </w:r>
            </w:ins>
          </w:p>
        </w:tc>
        <w:tc>
          <w:tcPr>
            <w:tcW w:w="800" w:type="dxa"/>
            <w:vAlign w:val="center"/>
          </w:tcPr>
          <w:p w14:paraId="5E000B02" w14:textId="77777777" w:rsidR="00C60D85" w:rsidRDefault="00000000">
            <w:pPr>
              <w:spacing w:after="0"/>
              <w:rPr>
                <w:ins w:id="11122" w:author="Sean de Noronha | DRG" w:date="2026-09-29T16:58:00Z" w16du:dateUtc="2026-09-29T14:58:00Z"/>
                <w:rFonts w:cs="Arial"/>
                <w:sz w:val="13"/>
                <w:szCs w:val="13"/>
              </w:rPr>
            </w:pPr>
            <w:ins w:id="11123" w:author="Sean de Noronha | DRG" w:date="2026-09-29T16:58:00Z" w16du:dateUtc="2026-09-29T14:58:00Z">
              <w:r>
                <w:rPr>
                  <w:rFonts w:cs="Arial"/>
                  <w:sz w:val="13"/>
                  <w:szCs w:val="13"/>
                </w:rPr>
                <w:t>80 ft</w:t>
              </w:r>
            </w:ins>
          </w:p>
        </w:tc>
        <w:tc>
          <w:tcPr>
            <w:tcW w:w="880" w:type="dxa"/>
            <w:vAlign w:val="center"/>
          </w:tcPr>
          <w:p w14:paraId="5E000B03" w14:textId="77777777" w:rsidR="00C60D85" w:rsidRDefault="00000000">
            <w:pPr>
              <w:spacing w:after="0"/>
              <w:rPr>
                <w:ins w:id="11124" w:author="Sean de Noronha | DRG" w:date="2026-09-29T16:58:00Z" w16du:dateUtc="2026-09-29T14:58:00Z"/>
                <w:rFonts w:cs="Arial"/>
                <w:sz w:val="13"/>
                <w:szCs w:val="13"/>
              </w:rPr>
            </w:pPr>
            <w:ins w:id="11125" w:author="Sean de Noronha | DRG" w:date="2026-09-29T16:58:00Z" w16du:dateUtc="2026-09-29T14:58:00Z">
              <w:r>
                <w:rPr>
                  <w:rFonts w:cs="Arial"/>
                  <w:sz w:val="13"/>
                  <w:szCs w:val="13"/>
                </w:rPr>
                <w:t>34.5</w:t>
              </w:r>
            </w:ins>
          </w:p>
        </w:tc>
        <w:tc>
          <w:tcPr>
            <w:tcW w:w="820" w:type="dxa"/>
            <w:vAlign w:val="center"/>
          </w:tcPr>
          <w:p w14:paraId="5E000B04" w14:textId="77777777" w:rsidR="00C60D85" w:rsidRDefault="00000000">
            <w:pPr>
              <w:spacing w:after="0"/>
              <w:rPr>
                <w:ins w:id="11126" w:author="Sean de Noronha | DRG" w:date="2026-09-29T16:58:00Z" w16du:dateUtc="2026-09-29T14:58:00Z"/>
                <w:rFonts w:cs="Arial"/>
                <w:sz w:val="13"/>
                <w:szCs w:val="13"/>
              </w:rPr>
            </w:pPr>
            <w:ins w:id="11127" w:author="Sean de Noronha | DRG" w:date="2026-09-29T16:58:00Z" w16du:dateUtc="2026-09-29T14:58:00Z">
              <w:r>
                <w:rPr>
                  <w:rFonts w:cs="Arial"/>
                  <w:sz w:val="13"/>
                  <w:szCs w:val="13"/>
                </w:rPr>
                <w:t>24,100</w:t>
              </w:r>
            </w:ins>
          </w:p>
        </w:tc>
        <w:tc>
          <w:tcPr>
            <w:tcW w:w="1100" w:type="dxa"/>
            <w:vAlign w:val="center"/>
          </w:tcPr>
          <w:p w14:paraId="5E000B05" w14:textId="77777777" w:rsidR="00C60D85" w:rsidRDefault="00000000">
            <w:pPr>
              <w:spacing w:after="0"/>
              <w:rPr>
                <w:ins w:id="11128" w:author="Sean de Noronha | DRG" w:date="2026-09-29T16:58:00Z" w16du:dateUtc="2026-09-29T14:58:00Z"/>
                <w:rFonts w:cs="Arial"/>
                <w:sz w:val="13"/>
                <w:szCs w:val="13"/>
              </w:rPr>
            </w:pPr>
            <w:ins w:id="11129" w:author="Sean de Noronha | DRG" w:date="2026-09-29T16:58:00Z" w16du:dateUtc="2026-09-29T14:58:00Z">
              <w:r>
                <w:rPr>
                  <w:rFonts w:cs="Arial"/>
                  <w:sz w:val="13"/>
                  <w:szCs w:val="13"/>
                </w:rPr>
                <w:t>1,050 (2,220)</w:t>
              </w:r>
            </w:ins>
          </w:p>
        </w:tc>
        <w:tc>
          <w:tcPr>
            <w:tcW w:w="700" w:type="dxa"/>
            <w:vAlign w:val="center"/>
          </w:tcPr>
          <w:p w14:paraId="5E000B06" w14:textId="77777777" w:rsidR="00C60D85" w:rsidRDefault="00000000">
            <w:pPr>
              <w:spacing w:after="0"/>
              <w:rPr>
                <w:ins w:id="11130" w:author="Sean de Noronha | DRG" w:date="2026-09-29T16:58:00Z" w16du:dateUtc="2026-09-29T14:58:00Z"/>
                <w:rFonts w:cs="Arial"/>
                <w:sz w:val="13"/>
                <w:szCs w:val="13"/>
              </w:rPr>
            </w:pPr>
            <w:ins w:id="11131" w:author="Sean de Noronha | DRG" w:date="2026-09-29T16:58:00Z" w16du:dateUtc="2026-09-29T14:58:00Z">
              <w:r>
                <w:rPr>
                  <w:rFonts w:cs="Arial"/>
                  <w:sz w:val="13"/>
                  <w:szCs w:val="13"/>
                </w:rPr>
                <w:t>21.8</w:t>
              </w:r>
            </w:ins>
          </w:p>
        </w:tc>
      </w:tr>
      <w:tr w:rsidR="00C60D85" w14:paraId="6E18331D" w14:textId="77777777">
        <w:trPr>
          <w:jc w:val="center"/>
          <w:ins w:id="11132" w:author="Sean de Noronha | DRG" w:date="2026-09-29T16:58:00Z"/>
        </w:trPr>
        <w:tc>
          <w:tcPr>
            <w:tcW w:w="560" w:type="dxa"/>
            <w:vAlign w:val="center"/>
          </w:tcPr>
          <w:p w14:paraId="5E000B07" w14:textId="77777777" w:rsidR="00C60D85" w:rsidRDefault="00000000">
            <w:pPr>
              <w:spacing w:after="0"/>
              <w:rPr>
                <w:ins w:id="11133" w:author="Sean de Noronha | DRG" w:date="2026-09-29T16:58:00Z" w16du:dateUtc="2026-09-29T14:58:00Z"/>
                <w:rFonts w:cs="Arial"/>
                <w:sz w:val="13"/>
                <w:szCs w:val="13"/>
              </w:rPr>
            </w:pPr>
            <w:ins w:id="11134" w:author="Sean de Noronha | DRG" w:date="2026-09-29T16:58:00Z" w16du:dateUtc="2026-09-29T14:58:00Z">
              <w:r>
                <w:rPr>
                  <w:rFonts w:cs="Arial"/>
                  <w:sz w:val="13"/>
                  <w:szCs w:val="13"/>
                </w:rPr>
                <w:t>208</w:t>
              </w:r>
            </w:ins>
          </w:p>
        </w:tc>
        <w:tc>
          <w:tcPr>
            <w:tcW w:w="500" w:type="dxa"/>
            <w:vAlign w:val="center"/>
          </w:tcPr>
          <w:p w14:paraId="5E000B08" w14:textId="77777777" w:rsidR="00C60D85" w:rsidRDefault="00000000">
            <w:pPr>
              <w:spacing w:after="0"/>
              <w:rPr>
                <w:ins w:id="11135" w:author="Sean de Noronha | DRG" w:date="2026-09-29T16:58:00Z" w16du:dateUtc="2026-09-29T14:58:00Z"/>
                <w:rFonts w:cs="Arial"/>
                <w:sz w:val="13"/>
                <w:szCs w:val="13"/>
              </w:rPr>
            </w:pPr>
            <w:ins w:id="11136" w:author="Sean de Noronha | DRG" w:date="2026-09-29T16:58:00Z" w16du:dateUtc="2026-09-29T14:58:00Z">
              <w:r>
                <w:rPr>
                  <w:rFonts w:cs="Arial"/>
                  <w:sz w:val="13"/>
                  <w:szCs w:val="13"/>
                </w:rPr>
                <w:t>T2</w:t>
              </w:r>
            </w:ins>
          </w:p>
        </w:tc>
        <w:tc>
          <w:tcPr>
            <w:tcW w:w="660" w:type="dxa"/>
            <w:vAlign w:val="center"/>
          </w:tcPr>
          <w:p w14:paraId="5E000B09" w14:textId="77777777" w:rsidR="00C60D85" w:rsidRDefault="00000000">
            <w:pPr>
              <w:spacing w:after="0"/>
              <w:rPr>
                <w:ins w:id="11137" w:author="Sean de Noronha | DRG" w:date="2026-09-29T16:58:00Z" w16du:dateUtc="2026-09-29T14:58:00Z"/>
                <w:rFonts w:cs="Arial"/>
                <w:sz w:val="13"/>
                <w:szCs w:val="13"/>
              </w:rPr>
            </w:pPr>
            <w:ins w:id="11138" w:author="Sean de Noronha | DRG" w:date="2026-09-29T16:58:00Z" w16du:dateUtc="2026-09-29T14:58:00Z">
              <w:r>
                <w:rPr>
                  <w:rFonts w:cs="Arial"/>
                  <w:sz w:val="13"/>
                  <w:szCs w:val="13"/>
                </w:rPr>
                <w:t>2</w:t>
              </w:r>
            </w:ins>
          </w:p>
        </w:tc>
        <w:tc>
          <w:tcPr>
            <w:tcW w:w="1920" w:type="dxa"/>
            <w:vAlign w:val="center"/>
          </w:tcPr>
          <w:p w14:paraId="5E000B0A" w14:textId="77777777" w:rsidR="00C60D85" w:rsidRDefault="00000000">
            <w:pPr>
              <w:spacing w:after="0"/>
              <w:rPr>
                <w:ins w:id="11139" w:author="Sean de Noronha | DRG" w:date="2026-09-29T16:58:00Z" w16du:dateUtc="2026-09-29T14:58:00Z"/>
                <w:rFonts w:cs="Arial"/>
                <w:sz w:val="13"/>
                <w:szCs w:val="13"/>
              </w:rPr>
            </w:pPr>
            <w:ins w:id="11140" w:author="Sean de Noronha | DRG" w:date="2026-09-29T16:58:00Z" w16du:dateUtc="2026-09-29T14:58:00Z">
              <w:r>
                <w:rPr>
                  <w:rFonts w:cs="Arial"/>
                  <w:sz w:val="13"/>
                  <w:szCs w:val="13"/>
                </w:rPr>
                <w:t>CSST, Manufacturer C, EHD 31</w:t>
              </w:r>
            </w:ins>
          </w:p>
        </w:tc>
        <w:tc>
          <w:tcPr>
            <w:tcW w:w="520" w:type="dxa"/>
            <w:vAlign w:val="center"/>
          </w:tcPr>
          <w:p w14:paraId="5E000B0B" w14:textId="77777777" w:rsidR="00C60D85" w:rsidRDefault="00000000">
            <w:pPr>
              <w:spacing w:after="0"/>
              <w:rPr>
                <w:ins w:id="11141" w:author="Sean de Noronha | DRG" w:date="2026-09-29T16:58:00Z" w16du:dateUtc="2026-09-29T14:58:00Z"/>
                <w:rFonts w:cs="Arial"/>
                <w:sz w:val="13"/>
                <w:szCs w:val="13"/>
              </w:rPr>
            </w:pPr>
            <w:ins w:id="11142" w:author="Sean de Noronha | DRG" w:date="2026-09-29T16:58:00Z" w16du:dateUtc="2026-09-29T14:58:00Z">
              <w:r>
                <w:rPr>
                  <w:rFonts w:cs="Arial"/>
                  <w:sz w:val="13"/>
                  <w:szCs w:val="13"/>
                </w:rPr>
                <w:t>NG</w:t>
              </w:r>
            </w:ins>
          </w:p>
        </w:tc>
        <w:tc>
          <w:tcPr>
            <w:tcW w:w="900" w:type="dxa"/>
            <w:vAlign w:val="center"/>
          </w:tcPr>
          <w:p w14:paraId="5E000B0C" w14:textId="77777777" w:rsidR="00C60D85" w:rsidRDefault="00000000">
            <w:pPr>
              <w:spacing w:after="0"/>
              <w:rPr>
                <w:ins w:id="11143" w:author="Sean de Noronha | DRG" w:date="2026-09-29T16:58:00Z" w16du:dateUtc="2026-09-29T14:58:00Z"/>
                <w:rFonts w:cs="Arial"/>
                <w:sz w:val="13"/>
                <w:szCs w:val="13"/>
              </w:rPr>
            </w:pPr>
            <w:ins w:id="11144" w:author="Sean de Noronha | DRG" w:date="2026-09-29T16:58:00Z" w16du:dateUtc="2026-09-29T14:58:00Z">
              <w:r>
                <w:rPr>
                  <w:rFonts w:cs="Arial"/>
                  <w:sz w:val="13"/>
                  <w:szCs w:val="13"/>
                </w:rPr>
                <w:t>40,600</w:t>
              </w:r>
            </w:ins>
          </w:p>
        </w:tc>
        <w:tc>
          <w:tcPr>
            <w:tcW w:w="800" w:type="dxa"/>
            <w:vAlign w:val="center"/>
          </w:tcPr>
          <w:p w14:paraId="5E000B0D" w14:textId="77777777" w:rsidR="00C60D85" w:rsidRDefault="00000000">
            <w:pPr>
              <w:spacing w:after="0"/>
              <w:rPr>
                <w:ins w:id="11145" w:author="Sean de Noronha | DRG" w:date="2026-09-29T16:58:00Z" w16du:dateUtc="2026-09-29T14:58:00Z"/>
                <w:rFonts w:cs="Arial"/>
                <w:sz w:val="13"/>
                <w:szCs w:val="13"/>
              </w:rPr>
            </w:pPr>
            <w:ins w:id="11146" w:author="Sean de Noronha | DRG" w:date="2026-09-29T16:58:00Z" w16du:dateUtc="2026-09-29T14:58:00Z">
              <w:r>
                <w:rPr>
                  <w:rFonts w:cs="Arial"/>
                  <w:sz w:val="13"/>
                  <w:szCs w:val="13"/>
                </w:rPr>
                <w:t>100 ft</w:t>
              </w:r>
            </w:ins>
          </w:p>
        </w:tc>
        <w:tc>
          <w:tcPr>
            <w:tcW w:w="880" w:type="dxa"/>
            <w:vAlign w:val="center"/>
          </w:tcPr>
          <w:p w14:paraId="5E000B0E" w14:textId="77777777" w:rsidR="00C60D85" w:rsidRDefault="00000000">
            <w:pPr>
              <w:spacing w:after="0"/>
              <w:rPr>
                <w:ins w:id="11147" w:author="Sean de Noronha | DRG" w:date="2026-09-29T16:58:00Z" w16du:dateUtc="2026-09-29T14:58:00Z"/>
                <w:rFonts w:cs="Arial"/>
                <w:sz w:val="13"/>
                <w:szCs w:val="13"/>
              </w:rPr>
            </w:pPr>
            <w:ins w:id="11148" w:author="Sean de Noronha | DRG" w:date="2026-09-29T16:58:00Z" w16du:dateUtc="2026-09-29T14:58:00Z">
              <w:r>
                <w:rPr>
                  <w:rFonts w:cs="Arial"/>
                  <w:sz w:val="13"/>
                  <w:szCs w:val="13"/>
                </w:rPr>
                <w:t>34.5</w:t>
              </w:r>
            </w:ins>
          </w:p>
        </w:tc>
        <w:tc>
          <w:tcPr>
            <w:tcW w:w="820" w:type="dxa"/>
            <w:vAlign w:val="center"/>
          </w:tcPr>
          <w:p w14:paraId="5E000B0F" w14:textId="77777777" w:rsidR="00C60D85" w:rsidRDefault="00000000">
            <w:pPr>
              <w:spacing w:after="0"/>
              <w:rPr>
                <w:ins w:id="11149" w:author="Sean de Noronha | DRG" w:date="2026-09-29T16:58:00Z" w16du:dateUtc="2026-09-29T14:58:00Z"/>
                <w:rFonts w:cs="Arial"/>
                <w:sz w:val="13"/>
                <w:szCs w:val="13"/>
              </w:rPr>
            </w:pPr>
            <w:ins w:id="11150" w:author="Sean de Noronha | DRG" w:date="2026-09-29T16:58:00Z" w16du:dateUtc="2026-09-29T14:58:00Z">
              <w:r>
                <w:rPr>
                  <w:rFonts w:cs="Arial"/>
                  <w:sz w:val="13"/>
                  <w:szCs w:val="13"/>
                </w:rPr>
                <w:t>24,100</w:t>
              </w:r>
            </w:ins>
          </w:p>
        </w:tc>
        <w:tc>
          <w:tcPr>
            <w:tcW w:w="1100" w:type="dxa"/>
            <w:vAlign w:val="center"/>
          </w:tcPr>
          <w:p w14:paraId="5E000B10" w14:textId="77777777" w:rsidR="00C60D85" w:rsidRDefault="00000000">
            <w:pPr>
              <w:spacing w:after="0"/>
              <w:rPr>
                <w:ins w:id="11151" w:author="Sean de Noronha | DRG" w:date="2026-09-29T16:58:00Z" w16du:dateUtc="2026-09-29T14:58:00Z"/>
                <w:rFonts w:cs="Arial"/>
                <w:sz w:val="13"/>
                <w:szCs w:val="13"/>
              </w:rPr>
            </w:pPr>
            <w:ins w:id="11152" w:author="Sean de Noronha | DRG" w:date="2026-09-29T16:58:00Z" w16du:dateUtc="2026-09-29T14:58:00Z">
              <w:r>
                <w:rPr>
                  <w:rFonts w:cs="Arial"/>
                  <w:sz w:val="13"/>
                  <w:szCs w:val="13"/>
                </w:rPr>
                <w:t>912 (1,930)</w:t>
              </w:r>
            </w:ins>
          </w:p>
        </w:tc>
        <w:tc>
          <w:tcPr>
            <w:tcW w:w="700" w:type="dxa"/>
            <w:vAlign w:val="center"/>
          </w:tcPr>
          <w:p w14:paraId="5E000B11" w14:textId="77777777" w:rsidR="00C60D85" w:rsidRDefault="00000000">
            <w:pPr>
              <w:spacing w:after="0"/>
              <w:rPr>
                <w:ins w:id="11153" w:author="Sean de Noronha | DRG" w:date="2026-09-29T16:58:00Z" w16du:dateUtc="2026-09-29T14:58:00Z"/>
                <w:rFonts w:cs="Arial"/>
                <w:sz w:val="13"/>
                <w:szCs w:val="13"/>
              </w:rPr>
            </w:pPr>
            <w:ins w:id="11154" w:author="Sean de Noronha | DRG" w:date="2026-09-29T16:58:00Z" w16du:dateUtc="2026-09-29T14:58:00Z">
              <w:r>
                <w:rPr>
                  <w:rFonts w:cs="Arial"/>
                  <w:sz w:val="13"/>
                  <w:szCs w:val="13"/>
                </w:rPr>
                <w:t>19.0</w:t>
              </w:r>
            </w:ins>
          </w:p>
        </w:tc>
      </w:tr>
      <w:tr w:rsidR="00C60D85" w14:paraId="316DCE5B" w14:textId="77777777">
        <w:trPr>
          <w:jc w:val="center"/>
          <w:ins w:id="11155" w:author="Sean de Noronha | DRG" w:date="2026-09-29T16:58:00Z"/>
        </w:trPr>
        <w:tc>
          <w:tcPr>
            <w:tcW w:w="560" w:type="dxa"/>
            <w:vAlign w:val="center"/>
          </w:tcPr>
          <w:p w14:paraId="5E000B12" w14:textId="77777777" w:rsidR="00C60D85" w:rsidRDefault="00000000">
            <w:pPr>
              <w:spacing w:after="0"/>
              <w:rPr>
                <w:ins w:id="11156" w:author="Sean de Noronha | DRG" w:date="2026-09-29T16:58:00Z" w16du:dateUtc="2026-09-29T14:58:00Z"/>
                <w:rFonts w:cs="Arial"/>
                <w:sz w:val="13"/>
                <w:szCs w:val="13"/>
              </w:rPr>
            </w:pPr>
            <w:ins w:id="11157" w:author="Sean de Noronha | DRG" w:date="2026-09-29T16:58:00Z" w16du:dateUtc="2026-09-29T14:58:00Z">
              <w:r>
                <w:rPr>
                  <w:rFonts w:cs="Arial"/>
                  <w:sz w:val="13"/>
                  <w:szCs w:val="13"/>
                </w:rPr>
                <w:t>209</w:t>
              </w:r>
            </w:ins>
          </w:p>
        </w:tc>
        <w:tc>
          <w:tcPr>
            <w:tcW w:w="500" w:type="dxa"/>
            <w:vAlign w:val="center"/>
          </w:tcPr>
          <w:p w14:paraId="5E000B13" w14:textId="77777777" w:rsidR="00C60D85" w:rsidRDefault="00000000">
            <w:pPr>
              <w:spacing w:after="0"/>
              <w:rPr>
                <w:ins w:id="11158" w:author="Sean de Noronha | DRG" w:date="2026-09-29T16:58:00Z" w16du:dateUtc="2026-09-29T14:58:00Z"/>
                <w:rFonts w:cs="Arial"/>
                <w:sz w:val="13"/>
                <w:szCs w:val="13"/>
              </w:rPr>
            </w:pPr>
            <w:ins w:id="11159" w:author="Sean de Noronha | DRG" w:date="2026-09-29T16:58:00Z" w16du:dateUtc="2026-09-29T14:58:00Z">
              <w:r>
                <w:rPr>
                  <w:rFonts w:cs="Arial"/>
                  <w:sz w:val="13"/>
                  <w:szCs w:val="13"/>
                </w:rPr>
                <w:t>T2</w:t>
              </w:r>
            </w:ins>
          </w:p>
        </w:tc>
        <w:tc>
          <w:tcPr>
            <w:tcW w:w="660" w:type="dxa"/>
            <w:vAlign w:val="center"/>
          </w:tcPr>
          <w:p w14:paraId="5E000B14" w14:textId="77777777" w:rsidR="00C60D85" w:rsidRDefault="00000000">
            <w:pPr>
              <w:spacing w:after="0"/>
              <w:rPr>
                <w:ins w:id="11160" w:author="Sean de Noronha | DRG" w:date="2026-09-29T16:58:00Z" w16du:dateUtc="2026-09-29T14:58:00Z"/>
                <w:rFonts w:cs="Arial"/>
                <w:sz w:val="13"/>
                <w:szCs w:val="13"/>
              </w:rPr>
            </w:pPr>
            <w:ins w:id="11161" w:author="Sean de Noronha | DRG" w:date="2026-09-29T16:58:00Z" w16du:dateUtc="2026-09-29T14:58:00Z">
              <w:r>
                <w:rPr>
                  <w:rFonts w:cs="Arial"/>
                  <w:sz w:val="13"/>
                  <w:szCs w:val="13"/>
                </w:rPr>
                <w:t>2</w:t>
              </w:r>
            </w:ins>
          </w:p>
        </w:tc>
        <w:tc>
          <w:tcPr>
            <w:tcW w:w="1920" w:type="dxa"/>
            <w:vAlign w:val="center"/>
          </w:tcPr>
          <w:p w14:paraId="5E000B15" w14:textId="77777777" w:rsidR="00C60D85" w:rsidRDefault="00000000">
            <w:pPr>
              <w:spacing w:after="0"/>
              <w:rPr>
                <w:ins w:id="11162" w:author="Sean de Noronha | DRG" w:date="2026-09-29T16:58:00Z" w16du:dateUtc="2026-09-29T14:58:00Z"/>
                <w:rFonts w:cs="Arial"/>
                <w:sz w:val="13"/>
                <w:szCs w:val="13"/>
              </w:rPr>
            </w:pPr>
            <w:ins w:id="11163" w:author="Sean de Noronha | DRG" w:date="2026-09-29T16:58:00Z" w16du:dateUtc="2026-09-29T14:58:00Z">
              <w:r>
                <w:rPr>
                  <w:rFonts w:cs="Arial"/>
                  <w:sz w:val="13"/>
                  <w:szCs w:val="13"/>
                </w:rPr>
                <w:t>CSST, Manufacturer C, EHD 31</w:t>
              </w:r>
            </w:ins>
          </w:p>
        </w:tc>
        <w:tc>
          <w:tcPr>
            <w:tcW w:w="520" w:type="dxa"/>
            <w:vAlign w:val="center"/>
          </w:tcPr>
          <w:p w14:paraId="5E000B16" w14:textId="77777777" w:rsidR="00C60D85" w:rsidRDefault="00000000">
            <w:pPr>
              <w:spacing w:after="0"/>
              <w:rPr>
                <w:ins w:id="11164" w:author="Sean de Noronha | DRG" w:date="2026-09-29T16:58:00Z" w16du:dateUtc="2026-09-29T14:58:00Z"/>
                <w:rFonts w:cs="Arial"/>
                <w:sz w:val="13"/>
                <w:szCs w:val="13"/>
              </w:rPr>
            </w:pPr>
            <w:ins w:id="11165" w:author="Sean de Noronha | DRG" w:date="2026-09-29T16:58:00Z" w16du:dateUtc="2026-09-29T14:58:00Z">
              <w:r>
                <w:rPr>
                  <w:rFonts w:cs="Arial"/>
                  <w:sz w:val="13"/>
                  <w:szCs w:val="13"/>
                </w:rPr>
                <w:t>NG</w:t>
              </w:r>
            </w:ins>
          </w:p>
        </w:tc>
        <w:tc>
          <w:tcPr>
            <w:tcW w:w="900" w:type="dxa"/>
            <w:vAlign w:val="center"/>
          </w:tcPr>
          <w:p w14:paraId="5E000B17" w14:textId="77777777" w:rsidR="00C60D85" w:rsidRDefault="00000000">
            <w:pPr>
              <w:spacing w:after="0"/>
              <w:rPr>
                <w:ins w:id="11166" w:author="Sean de Noronha | DRG" w:date="2026-09-29T16:58:00Z" w16du:dateUtc="2026-09-29T14:58:00Z"/>
                <w:rFonts w:cs="Arial"/>
                <w:sz w:val="13"/>
                <w:szCs w:val="13"/>
              </w:rPr>
            </w:pPr>
            <w:ins w:id="11167" w:author="Sean de Noronha | DRG" w:date="2026-09-29T16:58:00Z" w16du:dateUtc="2026-09-29T14:58:00Z">
              <w:r>
                <w:rPr>
                  <w:rFonts w:cs="Arial"/>
                  <w:sz w:val="13"/>
                  <w:szCs w:val="13"/>
                </w:rPr>
                <w:t>36,100</w:t>
              </w:r>
            </w:ins>
          </w:p>
        </w:tc>
        <w:tc>
          <w:tcPr>
            <w:tcW w:w="800" w:type="dxa"/>
            <w:vAlign w:val="center"/>
          </w:tcPr>
          <w:p w14:paraId="5E000B18" w14:textId="77777777" w:rsidR="00C60D85" w:rsidRDefault="00000000">
            <w:pPr>
              <w:spacing w:after="0"/>
              <w:rPr>
                <w:ins w:id="11168" w:author="Sean de Noronha | DRG" w:date="2026-09-29T16:58:00Z" w16du:dateUtc="2026-09-29T14:58:00Z"/>
                <w:rFonts w:cs="Arial"/>
                <w:sz w:val="13"/>
                <w:szCs w:val="13"/>
              </w:rPr>
            </w:pPr>
            <w:ins w:id="11169" w:author="Sean de Noronha | DRG" w:date="2026-09-29T16:58:00Z" w16du:dateUtc="2026-09-29T14:58:00Z">
              <w:r>
                <w:rPr>
                  <w:rFonts w:cs="Arial"/>
                  <w:sz w:val="13"/>
                  <w:szCs w:val="13"/>
                </w:rPr>
                <w:t>150 ft</w:t>
              </w:r>
            </w:ins>
          </w:p>
        </w:tc>
        <w:tc>
          <w:tcPr>
            <w:tcW w:w="880" w:type="dxa"/>
            <w:vAlign w:val="center"/>
          </w:tcPr>
          <w:p w14:paraId="5E000B19" w14:textId="77777777" w:rsidR="00C60D85" w:rsidRDefault="00000000">
            <w:pPr>
              <w:spacing w:after="0"/>
              <w:rPr>
                <w:ins w:id="11170" w:author="Sean de Noronha | DRG" w:date="2026-09-29T16:58:00Z" w16du:dateUtc="2026-09-29T14:58:00Z"/>
                <w:rFonts w:cs="Arial"/>
                <w:sz w:val="13"/>
                <w:szCs w:val="13"/>
              </w:rPr>
            </w:pPr>
            <w:ins w:id="11171" w:author="Sean de Noronha | DRG" w:date="2026-09-29T16:58:00Z" w16du:dateUtc="2026-09-29T14:58:00Z">
              <w:r>
                <w:rPr>
                  <w:rFonts w:cs="Arial"/>
                  <w:sz w:val="13"/>
                  <w:szCs w:val="13"/>
                </w:rPr>
                <w:t>34.5</w:t>
              </w:r>
            </w:ins>
          </w:p>
        </w:tc>
        <w:tc>
          <w:tcPr>
            <w:tcW w:w="820" w:type="dxa"/>
            <w:vAlign w:val="center"/>
          </w:tcPr>
          <w:p w14:paraId="5E000B1A" w14:textId="77777777" w:rsidR="00C60D85" w:rsidRDefault="00000000">
            <w:pPr>
              <w:spacing w:after="0"/>
              <w:rPr>
                <w:ins w:id="11172" w:author="Sean de Noronha | DRG" w:date="2026-09-29T16:58:00Z" w16du:dateUtc="2026-09-29T14:58:00Z"/>
                <w:rFonts w:cs="Arial"/>
                <w:sz w:val="13"/>
                <w:szCs w:val="13"/>
              </w:rPr>
            </w:pPr>
            <w:ins w:id="11173" w:author="Sean de Noronha | DRG" w:date="2026-09-29T16:58:00Z" w16du:dateUtc="2026-09-29T14:58:00Z">
              <w:r>
                <w:rPr>
                  <w:rFonts w:cs="Arial"/>
                  <w:sz w:val="13"/>
                  <w:szCs w:val="13"/>
                </w:rPr>
                <w:t>24,100</w:t>
              </w:r>
            </w:ins>
          </w:p>
        </w:tc>
        <w:tc>
          <w:tcPr>
            <w:tcW w:w="1100" w:type="dxa"/>
            <w:vAlign w:val="center"/>
          </w:tcPr>
          <w:p w14:paraId="5E000B1B" w14:textId="77777777" w:rsidR="00C60D85" w:rsidRDefault="00000000">
            <w:pPr>
              <w:spacing w:after="0"/>
              <w:rPr>
                <w:ins w:id="11174" w:author="Sean de Noronha | DRG" w:date="2026-09-29T16:58:00Z" w16du:dateUtc="2026-09-29T14:58:00Z"/>
                <w:rFonts w:cs="Arial"/>
                <w:sz w:val="13"/>
                <w:szCs w:val="13"/>
              </w:rPr>
            </w:pPr>
            <w:ins w:id="11175" w:author="Sean de Noronha | DRG" w:date="2026-09-29T16:58:00Z" w16du:dateUtc="2026-09-29T14:58:00Z">
              <w:r>
                <w:rPr>
                  <w:rFonts w:cs="Arial"/>
                  <w:sz w:val="13"/>
                  <w:szCs w:val="13"/>
                </w:rPr>
                <w:t>811 (1,720)</w:t>
              </w:r>
            </w:ins>
          </w:p>
        </w:tc>
        <w:tc>
          <w:tcPr>
            <w:tcW w:w="700" w:type="dxa"/>
            <w:vAlign w:val="center"/>
          </w:tcPr>
          <w:p w14:paraId="5E000B1C" w14:textId="77777777" w:rsidR="00C60D85" w:rsidRDefault="00000000">
            <w:pPr>
              <w:spacing w:after="0"/>
              <w:rPr>
                <w:ins w:id="11176" w:author="Sean de Noronha | DRG" w:date="2026-09-29T16:58:00Z" w16du:dateUtc="2026-09-29T14:58:00Z"/>
                <w:rFonts w:cs="Arial"/>
                <w:sz w:val="13"/>
                <w:szCs w:val="13"/>
              </w:rPr>
            </w:pPr>
            <w:ins w:id="11177" w:author="Sean de Noronha | DRG" w:date="2026-09-29T16:58:00Z" w16du:dateUtc="2026-09-29T14:58:00Z">
              <w:r>
                <w:rPr>
                  <w:rFonts w:cs="Arial"/>
                  <w:sz w:val="13"/>
                  <w:szCs w:val="13"/>
                </w:rPr>
                <w:t>16.9</w:t>
              </w:r>
            </w:ins>
          </w:p>
        </w:tc>
      </w:tr>
      <w:tr w:rsidR="00C60D85" w14:paraId="5C924569" w14:textId="77777777">
        <w:trPr>
          <w:jc w:val="center"/>
          <w:ins w:id="11178" w:author="Sean de Noronha | DRG" w:date="2026-09-29T16:58:00Z"/>
        </w:trPr>
        <w:tc>
          <w:tcPr>
            <w:tcW w:w="560" w:type="dxa"/>
            <w:vAlign w:val="center"/>
          </w:tcPr>
          <w:p w14:paraId="5E000B1D" w14:textId="77777777" w:rsidR="00C60D85" w:rsidRDefault="00000000">
            <w:pPr>
              <w:spacing w:after="0"/>
              <w:rPr>
                <w:ins w:id="11179" w:author="Sean de Noronha | DRG" w:date="2026-09-29T16:58:00Z" w16du:dateUtc="2026-09-29T14:58:00Z"/>
                <w:rFonts w:cs="Arial"/>
                <w:sz w:val="13"/>
                <w:szCs w:val="13"/>
              </w:rPr>
            </w:pPr>
            <w:ins w:id="11180" w:author="Sean de Noronha | DRG" w:date="2026-09-29T16:58:00Z" w16du:dateUtc="2026-09-29T14:58:00Z">
              <w:r>
                <w:rPr>
                  <w:rFonts w:cs="Arial"/>
                  <w:sz w:val="13"/>
                  <w:szCs w:val="13"/>
                </w:rPr>
                <w:t>210</w:t>
              </w:r>
            </w:ins>
          </w:p>
        </w:tc>
        <w:tc>
          <w:tcPr>
            <w:tcW w:w="500" w:type="dxa"/>
            <w:vAlign w:val="center"/>
          </w:tcPr>
          <w:p w14:paraId="5E000B1E" w14:textId="77777777" w:rsidR="00C60D85" w:rsidRDefault="00000000">
            <w:pPr>
              <w:spacing w:after="0"/>
              <w:rPr>
                <w:ins w:id="11181" w:author="Sean de Noronha | DRG" w:date="2026-09-29T16:58:00Z" w16du:dateUtc="2026-09-29T14:58:00Z"/>
                <w:rFonts w:cs="Arial"/>
                <w:sz w:val="13"/>
                <w:szCs w:val="13"/>
              </w:rPr>
            </w:pPr>
            <w:ins w:id="11182" w:author="Sean de Noronha | DRG" w:date="2026-09-29T16:58:00Z" w16du:dateUtc="2026-09-29T14:58:00Z">
              <w:r>
                <w:rPr>
                  <w:rFonts w:cs="Arial"/>
                  <w:sz w:val="13"/>
                  <w:szCs w:val="13"/>
                </w:rPr>
                <w:t>T2</w:t>
              </w:r>
            </w:ins>
          </w:p>
        </w:tc>
        <w:tc>
          <w:tcPr>
            <w:tcW w:w="660" w:type="dxa"/>
            <w:vAlign w:val="center"/>
          </w:tcPr>
          <w:p w14:paraId="5E000B1F" w14:textId="77777777" w:rsidR="00C60D85" w:rsidRDefault="00000000">
            <w:pPr>
              <w:spacing w:after="0"/>
              <w:rPr>
                <w:ins w:id="11183" w:author="Sean de Noronha | DRG" w:date="2026-09-29T16:58:00Z" w16du:dateUtc="2026-09-29T14:58:00Z"/>
                <w:rFonts w:cs="Arial"/>
                <w:sz w:val="13"/>
                <w:szCs w:val="13"/>
              </w:rPr>
            </w:pPr>
            <w:ins w:id="11184" w:author="Sean de Noronha | DRG" w:date="2026-09-29T16:58:00Z" w16du:dateUtc="2026-09-29T14:58:00Z">
              <w:r>
                <w:rPr>
                  <w:rFonts w:cs="Arial"/>
                  <w:sz w:val="13"/>
                  <w:szCs w:val="13"/>
                </w:rPr>
                <w:t>2</w:t>
              </w:r>
            </w:ins>
          </w:p>
        </w:tc>
        <w:tc>
          <w:tcPr>
            <w:tcW w:w="1920" w:type="dxa"/>
            <w:vAlign w:val="center"/>
          </w:tcPr>
          <w:p w14:paraId="5E000B20" w14:textId="77777777" w:rsidR="00C60D85" w:rsidRDefault="00000000">
            <w:pPr>
              <w:spacing w:after="0"/>
              <w:rPr>
                <w:ins w:id="11185" w:author="Sean de Noronha | DRG" w:date="2026-09-29T16:58:00Z" w16du:dateUtc="2026-09-29T14:58:00Z"/>
                <w:rFonts w:cs="Arial"/>
                <w:sz w:val="13"/>
                <w:szCs w:val="13"/>
              </w:rPr>
            </w:pPr>
            <w:ins w:id="11186" w:author="Sean de Noronha | DRG" w:date="2026-09-29T16:58:00Z" w16du:dateUtc="2026-09-29T14:58:00Z">
              <w:r>
                <w:rPr>
                  <w:rFonts w:cs="Arial"/>
                  <w:sz w:val="13"/>
                  <w:szCs w:val="13"/>
                </w:rPr>
                <w:t>CSST, Manufacturer C, EHD 31</w:t>
              </w:r>
            </w:ins>
          </w:p>
        </w:tc>
        <w:tc>
          <w:tcPr>
            <w:tcW w:w="520" w:type="dxa"/>
            <w:vAlign w:val="center"/>
          </w:tcPr>
          <w:p w14:paraId="5E000B21" w14:textId="77777777" w:rsidR="00C60D85" w:rsidRDefault="00000000">
            <w:pPr>
              <w:spacing w:after="0"/>
              <w:rPr>
                <w:ins w:id="11187" w:author="Sean de Noronha | DRG" w:date="2026-09-29T16:58:00Z" w16du:dateUtc="2026-09-29T14:58:00Z"/>
                <w:rFonts w:cs="Arial"/>
                <w:sz w:val="13"/>
                <w:szCs w:val="13"/>
              </w:rPr>
            </w:pPr>
            <w:ins w:id="11188" w:author="Sean de Noronha | DRG" w:date="2026-09-29T16:58:00Z" w16du:dateUtc="2026-09-29T14:58:00Z">
              <w:r>
                <w:rPr>
                  <w:rFonts w:cs="Arial"/>
                  <w:sz w:val="13"/>
                  <w:szCs w:val="13"/>
                </w:rPr>
                <w:t>NG</w:t>
              </w:r>
            </w:ins>
          </w:p>
        </w:tc>
        <w:tc>
          <w:tcPr>
            <w:tcW w:w="900" w:type="dxa"/>
            <w:vAlign w:val="center"/>
          </w:tcPr>
          <w:p w14:paraId="5E000B22" w14:textId="77777777" w:rsidR="00C60D85" w:rsidRDefault="00000000">
            <w:pPr>
              <w:spacing w:after="0"/>
              <w:rPr>
                <w:ins w:id="11189" w:author="Sean de Noronha | DRG" w:date="2026-09-29T16:58:00Z" w16du:dateUtc="2026-09-29T14:58:00Z"/>
                <w:rFonts w:cs="Arial"/>
                <w:sz w:val="13"/>
                <w:szCs w:val="13"/>
              </w:rPr>
            </w:pPr>
            <w:ins w:id="11190" w:author="Sean de Noronha | DRG" w:date="2026-09-29T16:58:00Z" w16du:dateUtc="2026-09-29T14:58:00Z">
              <w:r>
                <w:rPr>
                  <w:rFonts w:cs="Arial"/>
                  <w:sz w:val="13"/>
                  <w:szCs w:val="13"/>
                </w:rPr>
                <w:t>31,500</w:t>
              </w:r>
            </w:ins>
          </w:p>
        </w:tc>
        <w:tc>
          <w:tcPr>
            <w:tcW w:w="800" w:type="dxa"/>
            <w:vAlign w:val="center"/>
          </w:tcPr>
          <w:p w14:paraId="5E000B23" w14:textId="77777777" w:rsidR="00C60D85" w:rsidRDefault="00000000">
            <w:pPr>
              <w:spacing w:after="0"/>
              <w:rPr>
                <w:ins w:id="11191" w:author="Sean de Noronha | DRG" w:date="2026-09-29T16:58:00Z" w16du:dateUtc="2026-09-29T14:58:00Z"/>
                <w:rFonts w:cs="Arial"/>
                <w:sz w:val="13"/>
                <w:szCs w:val="13"/>
              </w:rPr>
            </w:pPr>
            <w:ins w:id="11192" w:author="Sean de Noronha | DRG" w:date="2026-09-29T16:58:00Z" w16du:dateUtc="2026-09-29T14:58:00Z">
              <w:r>
                <w:rPr>
                  <w:rFonts w:cs="Arial"/>
                  <w:sz w:val="13"/>
                  <w:szCs w:val="13"/>
                </w:rPr>
                <w:t>200 ft</w:t>
              </w:r>
            </w:ins>
          </w:p>
        </w:tc>
        <w:tc>
          <w:tcPr>
            <w:tcW w:w="880" w:type="dxa"/>
            <w:vAlign w:val="center"/>
          </w:tcPr>
          <w:p w14:paraId="5E000B24" w14:textId="77777777" w:rsidR="00C60D85" w:rsidRDefault="00000000">
            <w:pPr>
              <w:spacing w:after="0"/>
              <w:rPr>
                <w:ins w:id="11193" w:author="Sean de Noronha | DRG" w:date="2026-09-29T16:58:00Z" w16du:dateUtc="2026-09-29T14:58:00Z"/>
                <w:rFonts w:cs="Arial"/>
                <w:sz w:val="13"/>
                <w:szCs w:val="13"/>
              </w:rPr>
            </w:pPr>
            <w:ins w:id="11194" w:author="Sean de Noronha | DRG" w:date="2026-09-29T16:58:00Z" w16du:dateUtc="2026-09-29T14:58:00Z">
              <w:r>
                <w:rPr>
                  <w:rFonts w:cs="Arial"/>
                  <w:sz w:val="13"/>
                  <w:szCs w:val="13"/>
                </w:rPr>
                <w:t>34.5</w:t>
              </w:r>
            </w:ins>
          </w:p>
        </w:tc>
        <w:tc>
          <w:tcPr>
            <w:tcW w:w="820" w:type="dxa"/>
            <w:vAlign w:val="center"/>
          </w:tcPr>
          <w:p w14:paraId="5E000B25" w14:textId="77777777" w:rsidR="00C60D85" w:rsidRDefault="00000000">
            <w:pPr>
              <w:spacing w:after="0"/>
              <w:rPr>
                <w:ins w:id="11195" w:author="Sean de Noronha | DRG" w:date="2026-09-29T16:58:00Z" w16du:dateUtc="2026-09-29T14:58:00Z"/>
                <w:rFonts w:cs="Arial"/>
                <w:sz w:val="13"/>
                <w:szCs w:val="13"/>
              </w:rPr>
            </w:pPr>
            <w:ins w:id="11196" w:author="Sean de Noronha | DRG" w:date="2026-09-29T16:58:00Z" w16du:dateUtc="2026-09-29T14:58:00Z">
              <w:r>
                <w:rPr>
                  <w:rFonts w:cs="Arial"/>
                  <w:sz w:val="13"/>
                  <w:szCs w:val="13"/>
                </w:rPr>
                <w:t>24,100</w:t>
              </w:r>
            </w:ins>
          </w:p>
        </w:tc>
        <w:tc>
          <w:tcPr>
            <w:tcW w:w="1100" w:type="dxa"/>
            <w:vAlign w:val="center"/>
          </w:tcPr>
          <w:p w14:paraId="5E000B26" w14:textId="77777777" w:rsidR="00C60D85" w:rsidRDefault="00000000">
            <w:pPr>
              <w:spacing w:after="0"/>
              <w:rPr>
                <w:ins w:id="11197" w:author="Sean de Noronha | DRG" w:date="2026-09-29T16:58:00Z" w16du:dateUtc="2026-09-29T14:58:00Z"/>
                <w:rFonts w:cs="Arial"/>
                <w:sz w:val="13"/>
                <w:szCs w:val="13"/>
              </w:rPr>
            </w:pPr>
            <w:ins w:id="11198" w:author="Sean de Noronha | DRG" w:date="2026-09-29T16:58:00Z" w16du:dateUtc="2026-09-29T14:58:00Z">
              <w:r>
                <w:rPr>
                  <w:rFonts w:cs="Arial"/>
                  <w:sz w:val="13"/>
                  <w:szCs w:val="13"/>
                </w:rPr>
                <w:t>708 (1,500)</w:t>
              </w:r>
            </w:ins>
          </w:p>
        </w:tc>
        <w:tc>
          <w:tcPr>
            <w:tcW w:w="700" w:type="dxa"/>
            <w:vAlign w:val="center"/>
          </w:tcPr>
          <w:p w14:paraId="5E000B27" w14:textId="77777777" w:rsidR="00C60D85" w:rsidRDefault="00000000">
            <w:pPr>
              <w:spacing w:after="0"/>
              <w:rPr>
                <w:ins w:id="11199" w:author="Sean de Noronha | DRG" w:date="2026-09-29T16:58:00Z" w16du:dateUtc="2026-09-29T14:58:00Z"/>
                <w:rFonts w:cs="Arial"/>
                <w:sz w:val="13"/>
                <w:szCs w:val="13"/>
              </w:rPr>
            </w:pPr>
            <w:ins w:id="11200" w:author="Sean de Noronha | DRG" w:date="2026-09-29T16:58:00Z" w16du:dateUtc="2026-09-29T14:58:00Z">
              <w:r>
                <w:rPr>
                  <w:rFonts w:cs="Arial"/>
                  <w:sz w:val="13"/>
                  <w:szCs w:val="13"/>
                </w:rPr>
                <w:t>14.8</w:t>
              </w:r>
            </w:ins>
          </w:p>
        </w:tc>
      </w:tr>
      <w:tr w:rsidR="00C60D85" w14:paraId="727DAA81" w14:textId="77777777">
        <w:trPr>
          <w:jc w:val="center"/>
          <w:ins w:id="11201" w:author="Sean de Noronha | DRG" w:date="2026-09-29T16:58:00Z"/>
        </w:trPr>
        <w:tc>
          <w:tcPr>
            <w:tcW w:w="560" w:type="dxa"/>
            <w:vAlign w:val="center"/>
          </w:tcPr>
          <w:p w14:paraId="5E000B28" w14:textId="77777777" w:rsidR="00C60D85" w:rsidRDefault="00000000">
            <w:pPr>
              <w:spacing w:after="0"/>
              <w:rPr>
                <w:ins w:id="11202" w:author="Sean de Noronha | DRG" w:date="2026-09-29T16:58:00Z" w16du:dateUtc="2026-09-29T14:58:00Z"/>
                <w:rFonts w:cs="Arial"/>
                <w:sz w:val="13"/>
                <w:szCs w:val="13"/>
              </w:rPr>
            </w:pPr>
            <w:ins w:id="11203" w:author="Sean de Noronha | DRG" w:date="2026-09-29T16:58:00Z" w16du:dateUtc="2026-09-29T14:58:00Z">
              <w:r>
                <w:rPr>
                  <w:rFonts w:cs="Arial"/>
                  <w:sz w:val="13"/>
                  <w:szCs w:val="13"/>
                </w:rPr>
                <w:t>211</w:t>
              </w:r>
            </w:ins>
          </w:p>
        </w:tc>
        <w:tc>
          <w:tcPr>
            <w:tcW w:w="500" w:type="dxa"/>
            <w:vAlign w:val="center"/>
          </w:tcPr>
          <w:p w14:paraId="5E000B29" w14:textId="77777777" w:rsidR="00C60D85" w:rsidRDefault="00000000">
            <w:pPr>
              <w:spacing w:after="0"/>
              <w:rPr>
                <w:ins w:id="11204" w:author="Sean de Noronha | DRG" w:date="2026-09-29T16:58:00Z" w16du:dateUtc="2026-09-29T14:58:00Z"/>
                <w:rFonts w:cs="Arial"/>
                <w:sz w:val="13"/>
                <w:szCs w:val="13"/>
              </w:rPr>
            </w:pPr>
            <w:ins w:id="11205" w:author="Sean de Noronha | DRG" w:date="2026-09-29T16:58:00Z" w16du:dateUtc="2026-09-29T14:58:00Z">
              <w:r>
                <w:rPr>
                  <w:rFonts w:cs="Arial"/>
                  <w:sz w:val="13"/>
                  <w:szCs w:val="13"/>
                </w:rPr>
                <w:t>T2</w:t>
              </w:r>
            </w:ins>
          </w:p>
        </w:tc>
        <w:tc>
          <w:tcPr>
            <w:tcW w:w="660" w:type="dxa"/>
            <w:vAlign w:val="center"/>
          </w:tcPr>
          <w:p w14:paraId="5E000B2A" w14:textId="77777777" w:rsidR="00C60D85" w:rsidRDefault="00000000">
            <w:pPr>
              <w:spacing w:after="0"/>
              <w:rPr>
                <w:ins w:id="11206" w:author="Sean de Noronha | DRG" w:date="2026-09-29T16:58:00Z" w16du:dateUtc="2026-09-29T14:58:00Z"/>
                <w:rFonts w:cs="Arial"/>
                <w:sz w:val="13"/>
                <w:szCs w:val="13"/>
              </w:rPr>
            </w:pPr>
            <w:ins w:id="11207" w:author="Sean de Noronha | DRG" w:date="2026-09-29T16:58:00Z" w16du:dateUtc="2026-09-29T14:58:00Z">
              <w:r>
                <w:rPr>
                  <w:rFonts w:cs="Arial"/>
                  <w:sz w:val="13"/>
                  <w:szCs w:val="13"/>
                </w:rPr>
                <w:t>2</w:t>
              </w:r>
            </w:ins>
          </w:p>
        </w:tc>
        <w:tc>
          <w:tcPr>
            <w:tcW w:w="1920" w:type="dxa"/>
            <w:vAlign w:val="center"/>
          </w:tcPr>
          <w:p w14:paraId="5E000B2B" w14:textId="77777777" w:rsidR="00C60D85" w:rsidRDefault="00000000">
            <w:pPr>
              <w:spacing w:after="0"/>
              <w:rPr>
                <w:ins w:id="11208" w:author="Sean de Noronha | DRG" w:date="2026-09-29T16:58:00Z" w16du:dateUtc="2026-09-29T14:58:00Z"/>
                <w:rFonts w:cs="Arial"/>
                <w:sz w:val="13"/>
                <w:szCs w:val="13"/>
              </w:rPr>
            </w:pPr>
            <w:ins w:id="11209" w:author="Sean de Noronha | DRG" w:date="2026-09-29T16:58:00Z" w16du:dateUtc="2026-09-29T14:58:00Z">
              <w:r>
                <w:rPr>
                  <w:rFonts w:cs="Arial"/>
                  <w:sz w:val="13"/>
                  <w:szCs w:val="13"/>
                </w:rPr>
                <w:t>CSST, Manufacturer C, EHD 31</w:t>
              </w:r>
            </w:ins>
          </w:p>
        </w:tc>
        <w:tc>
          <w:tcPr>
            <w:tcW w:w="520" w:type="dxa"/>
            <w:vAlign w:val="center"/>
          </w:tcPr>
          <w:p w14:paraId="5E000B2C" w14:textId="77777777" w:rsidR="00C60D85" w:rsidRDefault="00000000">
            <w:pPr>
              <w:spacing w:after="0"/>
              <w:rPr>
                <w:ins w:id="11210" w:author="Sean de Noronha | DRG" w:date="2026-09-29T16:58:00Z" w16du:dateUtc="2026-09-29T14:58:00Z"/>
                <w:rFonts w:cs="Arial"/>
                <w:sz w:val="13"/>
                <w:szCs w:val="13"/>
              </w:rPr>
            </w:pPr>
            <w:ins w:id="11211" w:author="Sean de Noronha | DRG" w:date="2026-09-29T16:58:00Z" w16du:dateUtc="2026-09-29T14:58:00Z">
              <w:r>
                <w:rPr>
                  <w:rFonts w:cs="Arial"/>
                  <w:sz w:val="13"/>
                  <w:szCs w:val="13"/>
                </w:rPr>
                <w:t>NG</w:t>
              </w:r>
            </w:ins>
          </w:p>
        </w:tc>
        <w:tc>
          <w:tcPr>
            <w:tcW w:w="900" w:type="dxa"/>
            <w:vAlign w:val="center"/>
          </w:tcPr>
          <w:p w14:paraId="5E000B2D" w14:textId="77777777" w:rsidR="00C60D85" w:rsidRDefault="00000000">
            <w:pPr>
              <w:spacing w:after="0"/>
              <w:rPr>
                <w:ins w:id="11212" w:author="Sean de Noronha | DRG" w:date="2026-09-29T16:58:00Z" w16du:dateUtc="2026-09-29T14:58:00Z"/>
                <w:rFonts w:cs="Arial"/>
                <w:sz w:val="13"/>
                <w:szCs w:val="13"/>
              </w:rPr>
            </w:pPr>
            <w:ins w:id="11213" w:author="Sean de Noronha | DRG" w:date="2026-09-29T16:58:00Z" w16du:dateUtc="2026-09-29T14:58:00Z">
              <w:r>
                <w:rPr>
                  <w:rFonts w:cs="Arial"/>
                  <w:sz w:val="13"/>
                  <w:szCs w:val="13"/>
                </w:rPr>
                <w:t>25,700</w:t>
              </w:r>
            </w:ins>
          </w:p>
        </w:tc>
        <w:tc>
          <w:tcPr>
            <w:tcW w:w="800" w:type="dxa"/>
            <w:vAlign w:val="center"/>
          </w:tcPr>
          <w:p w14:paraId="5E000B2E" w14:textId="77777777" w:rsidR="00C60D85" w:rsidRDefault="00000000">
            <w:pPr>
              <w:spacing w:after="0"/>
              <w:rPr>
                <w:ins w:id="11214" w:author="Sean de Noronha | DRG" w:date="2026-09-29T16:58:00Z" w16du:dateUtc="2026-09-29T14:58:00Z"/>
                <w:rFonts w:cs="Arial"/>
                <w:sz w:val="13"/>
                <w:szCs w:val="13"/>
              </w:rPr>
            </w:pPr>
            <w:ins w:id="11215" w:author="Sean de Noronha | DRG" w:date="2026-09-29T16:58:00Z" w16du:dateUtc="2026-09-29T14:58:00Z">
              <w:r>
                <w:rPr>
                  <w:rFonts w:cs="Arial"/>
                  <w:sz w:val="13"/>
                  <w:szCs w:val="13"/>
                </w:rPr>
                <w:t>250 ft</w:t>
              </w:r>
            </w:ins>
          </w:p>
        </w:tc>
        <w:tc>
          <w:tcPr>
            <w:tcW w:w="880" w:type="dxa"/>
            <w:vAlign w:val="center"/>
          </w:tcPr>
          <w:p w14:paraId="5E000B2F" w14:textId="77777777" w:rsidR="00C60D85" w:rsidRDefault="00000000">
            <w:pPr>
              <w:spacing w:after="0"/>
              <w:rPr>
                <w:ins w:id="11216" w:author="Sean de Noronha | DRG" w:date="2026-09-29T16:58:00Z" w16du:dateUtc="2026-09-29T14:58:00Z"/>
                <w:rFonts w:cs="Arial"/>
                <w:sz w:val="13"/>
                <w:szCs w:val="13"/>
              </w:rPr>
            </w:pPr>
            <w:ins w:id="11217" w:author="Sean de Noronha | DRG" w:date="2026-09-29T16:58:00Z" w16du:dateUtc="2026-09-29T14:58:00Z">
              <w:r>
                <w:rPr>
                  <w:rFonts w:cs="Arial"/>
                  <w:sz w:val="13"/>
                  <w:szCs w:val="13"/>
                </w:rPr>
                <w:t>34.5</w:t>
              </w:r>
            </w:ins>
          </w:p>
        </w:tc>
        <w:tc>
          <w:tcPr>
            <w:tcW w:w="820" w:type="dxa"/>
            <w:vAlign w:val="center"/>
          </w:tcPr>
          <w:p w14:paraId="5E000B30" w14:textId="77777777" w:rsidR="00C60D85" w:rsidRDefault="00000000">
            <w:pPr>
              <w:spacing w:after="0"/>
              <w:rPr>
                <w:ins w:id="11218" w:author="Sean de Noronha | DRG" w:date="2026-09-29T16:58:00Z" w16du:dateUtc="2026-09-29T14:58:00Z"/>
                <w:rFonts w:cs="Arial"/>
                <w:sz w:val="13"/>
                <w:szCs w:val="13"/>
              </w:rPr>
            </w:pPr>
            <w:ins w:id="11219" w:author="Sean de Noronha | DRG" w:date="2026-09-29T16:58:00Z" w16du:dateUtc="2026-09-29T14:58:00Z">
              <w:r>
                <w:rPr>
                  <w:rFonts w:cs="Arial"/>
                  <w:sz w:val="13"/>
                  <w:szCs w:val="13"/>
                </w:rPr>
                <w:t>24,100</w:t>
              </w:r>
            </w:ins>
          </w:p>
        </w:tc>
        <w:tc>
          <w:tcPr>
            <w:tcW w:w="1100" w:type="dxa"/>
            <w:vAlign w:val="center"/>
          </w:tcPr>
          <w:p w14:paraId="5E000B31" w14:textId="77777777" w:rsidR="00C60D85" w:rsidRDefault="00000000">
            <w:pPr>
              <w:spacing w:after="0"/>
              <w:rPr>
                <w:ins w:id="11220" w:author="Sean de Noronha | DRG" w:date="2026-09-29T16:58:00Z" w16du:dateUtc="2026-09-29T14:58:00Z"/>
                <w:rFonts w:cs="Arial"/>
                <w:sz w:val="13"/>
                <w:szCs w:val="13"/>
              </w:rPr>
            </w:pPr>
            <w:ins w:id="11221" w:author="Sean de Noronha | DRG" w:date="2026-09-29T16:58:00Z" w16du:dateUtc="2026-09-29T14:58:00Z">
              <w:r>
                <w:rPr>
                  <w:rFonts w:cs="Arial"/>
                  <w:sz w:val="13"/>
                  <w:szCs w:val="13"/>
                </w:rPr>
                <w:t>578 (1,220)</w:t>
              </w:r>
            </w:ins>
          </w:p>
        </w:tc>
        <w:tc>
          <w:tcPr>
            <w:tcW w:w="700" w:type="dxa"/>
            <w:vAlign w:val="center"/>
          </w:tcPr>
          <w:p w14:paraId="5E000B32" w14:textId="77777777" w:rsidR="00C60D85" w:rsidRDefault="00000000">
            <w:pPr>
              <w:spacing w:after="0"/>
              <w:rPr>
                <w:ins w:id="11222" w:author="Sean de Noronha | DRG" w:date="2026-09-29T16:58:00Z" w16du:dateUtc="2026-09-29T14:58:00Z"/>
                <w:rFonts w:cs="Arial"/>
                <w:sz w:val="13"/>
                <w:szCs w:val="13"/>
              </w:rPr>
            </w:pPr>
            <w:ins w:id="11223" w:author="Sean de Noronha | DRG" w:date="2026-09-29T16:58:00Z" w16du:dateUtc="2026-09-29T14:58:00Z">
              <w:r>
                <w:rPr>
                  <w:rFonts w:cs="Arial"/>
                  <w:sz w:val="13"/>
                  <w:szCs w:val="13"/>
                </w:rPr>
                <w:t>12.0</w:t>
              </w:r>
            </w:ins>
          </w:p>
        </w:tc>
      </w:tr>
      <w:tr w:rsidR="00C60D85" w14:paraId="5A02FD24" w14:textId="77777777">
        <w:trPr>
          <w:jc w:val="center"/>
          <w:ins w:id="11224" w:author="Sean de Noronha | DRG" w:date="2026-09-29T16:58:00Z"/>
        </w:trPr>
        <w:tc>
          <w:tcPr>
            <w:tcW w:w="560" w:type="dxa"/>
            <w:vAlign w:val="center"/>
          </w:tcPr>
          <w:p w14:paraId="5E000B33" w14:textId="77777777" w:rsidR="00C60D85" w:rsidRDefault="00000000">
            <w:pPr>
              <w:spacing w:after="0"/>
              <w:rPr>
                <w:ins w:id="11225" w:author="Sean de Noronha | DRG" w:date="2026-09-29T16:58:00Z" w16du:dateUtc="2026-09-29T14:58:00Z"/>
                <w:rFonts w:cs="Arial"/>
                <w:sz w:val="13"/>
                <w:szCs w:val="13"/>
              </w:rPr>
            </w:pPr>
            <w:ins w:id="11226" w:author="Sean de Noronha | DRG" w:date="2026-09-29T16:58:00Z" w16du:dateUtc="2026-09-29T14:58:00Z">
              <w:r>
                <w:rPr>
                  <w:rFonts w:cs="Arial"/>
                  <w:sz w:val="13"/>
                  <w:szCs w:val="13"/>
                </w:rPr>
                <w:t>212</w:t>
              </w:r>
            </w:ins>
          </w:p>
        </w:tc>
        <w:tc>
          <w:tcPr>
            <w:tcW w:w="500" w:type="dxa"/>
            <w:vAlign w:val="center"/>
          </w:tcPr>
          <w:p w14:paraId="5E000B34" w14:textId="77777777" w:rsidR="00C60D85" w:rsidRDefault="00000000">
            <w:pPr>
              <w:spacing w:after="0"/>
              <w:rPr>
                <w:ins w:id="11227" w:author="Sean de Noronha | DRG" w:date="2026-09-29T16:58:00Z" w16du:dateUtc="2026-09-29T14:58:00Z"/>
                <w:rFonts w:cs="Arial"/>
                <w:sz w:val="13"/>
                <w:szCs w:val="13"/>
              </w:rPr>
            </w:pPr>
            <w:ins w:id="11228" w:author="Sean de Noronha | DRG" w:date="2026-09-29T16:58:00Z" w16du:dateUtc="2026-09-29T14:58:00Z">
              <w:r>
                <w:rPr>
                  <w:rFonts w:cs="Arial"/>
                  <w:sz w:val="13"/>
                  <w:szCs w:val="13"/>
                </w:rPr>
                <w:t>T3</w:t>
              </w:r>
            </w:ins>
          </w:p>
        </w:tc>
        <w:tc>
          <w:tcPr>
            <w:tcW w:w="660" w:type="dxa"/>
            <w:vAlign w:val="center"/>
          </w:tcPr>
          <w:p w14:paraId="5E000B35" w14:textId="77777777" w:rsidR="00C60D85" w:rsidRDefault="00000000">
            <w:pPr>
              <w:spacing w:after="0"/>
              <w:rPr>
                <w:ins w:id="11229" w:author="Sean de Noronha | DRG" w:date="2026-09-29T16:58:00Z" w16du:dateUtc="2026-09-29T14:58:00Z"/>
                <w:rFonts w:cs="Arial"/>
                <w:sz w:val="13"/>
                <w:szCs w:val="13"/>
              </w:rPr>
            </w:pPr>
            <w:ins w:id="11230" w:author="Sean de Noronha | DRG" w:date="2026-09-29T16:58:00Z" w16du:dateUtc="2026-09-29T14:58:00Z">
              <w:r>
                <w:rPr>
                  <w:rFonts w:cs="Arial"/>
                  <w:sz w:val="13"/>
                  <w:szCs w:val="13"/>
                </w:rPr>
                <w:t>2</w:t>
              </w:r>
            </w:ins>
          </w:p>
        </w:tc>
        <w:tc>
          <w:tcPr>
            <w:tcW w:w="1920" w:type="dxa"/>
            <w:vAlign w:val="center"/>
          </w:tcPr>
          <w:p w14:paraId="5E000B36" w14:textId="77777777" w:rsidR="00C60D85" w:rsidRDefault="00000000">
            <w:pPr>
              <w:spacing w:after="0"/>
              <w:rPr>
                <w:ins w:id="11231" w:author="Sean de Noronha | DRG" w:date="2026-09-29T16:58:00Z" w16du:dateUtc="2026-09-29T14:58:00Z"/>
                <w:rFonts w:cs="Arial"/>
                <w:sz w:val="13"/>
                <w:szCs w:val="13"/>
              </w:rPr>
            </w:pPr>
            <w:ins w:id="11232" w:author="Sean de Noronha | DRG" w:date="2026-09-29T16:58:00Z" w16du:dateUtc="2026-09-29T14:58:00Z">
              <w:r>
                <w:rPr>
                  <w:rFonts w:cs="Arial"/>
                  <w:sz w:val="13"/>
                  <w:szCs w:val="13"/>
                </w:rPr>
                <w:t>Schedule 40 steel, NPS ½</w:t>
              </w:r>
            </w:ins>
          </w:p>
        </w:tc>
        <w:tc>
          <w:tcPr>
            <w:tcW w:w="520" w:type="dxa"/>
            <w:vAlign w:val="center"/>
          </w:tcPr>
          <w:p w14:paraId="5E000B37" w14:textId="77777777" w:rsidR="00C60D85" w:rsidRDefault="00000000">
            <w:pPr>
              <w:spacing w:after="0"/>
              <w:rPr>
                <w:ins w:id="11233" w:author="Sean de Noronha | DRG" w:date="2026-09-29T16:58:00Z" w16du:dateUtc="2026-09-29T14:58:00Z"/>
                <w:rFonts w:cs="Arial"/>
                <w:sz w:val="13"/>
                <w:szCs w:val="13"/>
              </w:rPr>
            </w:pPr>
            <w:ins w:id="11234" w:author="Sean de Noronha | DRG" w:date="2026-09-29T16:58:00Z" w16du:dateUtc="2026-09-29T14:58:00Z">
              <w:r>
                <w:rPr>
                  <w:rFonts w:cs="Arial"/>
                  <w:sz w:val="13"/>
                  <w:szCs w:val="13"/>
                </w:rPr>
                <w:t>He</w:t>
              </w:r>
            </w:ins>
          </w:p>
        </w:tc>
        <w:tc>
          <w:tcPr>
            <w:tcW w:w="900" w:type="dxa"/>
            <w:vAlign w:val="center"/>
          </w:tcPr>
          <w:p w14:paraId="5E000B38" w14:textId="77777777" w:rsidR="00C60D85" w:rsidRDefault="00000000">
            <w:pPr>
              <w:spacing w:after="0"/>
              <w:rPr>
                <w:ins w:id="11235" w:author="Sean de Noronha | DRG" w:date="2026-09-29T16:58:00Z" w16du:dateUtc="2026-09-29T14:58:00Z"/>
                <w:rFonts w:cs="Arial"/>
                <w:sz w:val="13"/>
                <w:szCs w:val="13"/>
              </w:rPr>
            </w:pPr>
            <w:ins w:id="11236" w:author="Sean de Noronha | DRG" w:date="2026-09-29T16:58:00Z" w16du:dateUtc="2026-09-29T14:58:00Z">
              <w:r>
                <w:rPr>
                  <w:rFonts w:cs="Arial"/>
                  <w:sz w:val="13"/>
                  <w:szCs w:val="13"/>
                </w:rPr>
                <w:t>750</w:t>
              </w:r>
            </w:ins>
          </w:p>
        </w:tc>
        <w:tc>
          <w:tcPr>
            <w:tcW w:w="800" w:type="dxa"/>
            <w:vAlign w:val="center"/>
          </w:tcPr>
          <w:p w14:paraId="5E000B39" w14:textId="77777777" w:rsidR="00C60D85" w:rsidRDefault="00000000">
            <w:pPr>
              <w:spacing w:after="0"/>
              <w:rPr>
                <w:ins w:id="11237" w:author="Sean de Noronha | DRG" w:date="2026-09-29T16:58:00Z" w16du:dateUtc="2026-09-29T14:58:00Z"/>
                <w:rFonts w:cs="Arial"/>
                <w:sz w:val="13"/>
                <w:szCs w:val="13"/>
              </w:rPr>
            </w:pPr>
            <w:ins w:id="11238" w:author="Sean de Noronha | DRG" w:date="2026-09-29T16:58:00Z" w16du:dateUtc="2026-09-29T14:58:00Z">
              <w:r>
                <w:rPr>
                  <w:rFonts w:cs="Arial"/>
                  <w:sz w:val="13"/>
                  <w:szCs w:val="13"/>
                </w:rPr>
                <w:t>10 m</w:t>
              </w:r>
            </w:ins>
          </w:p>
        </w:tc>
        <w:tc>
          <w:tcPr>
            <w:tcW w:w="880" w:type="dxa"/>
            <w:vAlign w:val="center"/>
          </w:tcPr>
          <w:p w14:paraId="5E000B3A" w14:textId="77777777" w:rsidR="00C60D85" w:rsidRDefault="00000000">
            <w:pPr>
              <w:spacing w:after="0"/>
              <w:rPr>
                <w:ins w:id="11239" w:author="Sean de Noronha | DRG" w:date="2026-09-29T16:58:00Z" w16du:dateUtc="2026-09-29T14:58:00Z"/>
                <w:rFonts w:cs="Arial"/>
                <w:sz w:val="13"/>
                <w:szCs w:val="13"/>
              </w:rPr>
            </w:pPr>
            <w:ins w:id="11240" w:author="Sean de Noronha | DRG" w:date="2026-09-29T16:58:00Z" w16du:dateUtc="2026-09-29T14:58:00Z">
              <w:r>
                <w:rPr>
                  <w:rFonts w:cs="Arial"/>
                  <w:sz w:val="13"/>
                  <w:szCs w:val="13"/>
                </w:rPr>
                <w:t>0.15</w:t>
              </w:r>
            </w:ins>
          </w:p>
        </w:tc>
        <w:tc>
          <w:tcPr>
            <w:tcW w:w="820" w:type="dxa"/>
            <w:vAlign w:val="center"/>
          </w:tcPr>
          <w:p w14:paraId="5E000B3B" w14:textId="77777777" w:rsidR="00C60D85" w:rsidRDefault="00000000">
            <w:pPr>
              <w:spacing w:after="0"/>
              <w:rPr>
                <w:ins w:id="11241" w:author="Sean de Noronha | DRG" w:date="2026-09-29T16:58:00Z" w16du:dateUtc="2026-09-29T14:58:00Z"/>
                <w:rFonts w:cs="Arial"/>
                <w:sz w:val="13"/>
                <w:szCs w:val="13"/>
              </w:rPr>
            </w:pPr>
            <w:ins w:id="11242" w:author="Sean de Noronha | DRG" w:date="2026-09-29T16:58:00Z" w16du:dateUtc="2026-09-29T14:58:00Z">
              <w:r>
                <w:rPr>
                  <w:rFonts w:cs="Arial"/>
                  <w:sz w:val="13"/>
                  <w:szCs w:val="13"/>
                </w:rPr>
                <w:t>136</w:t>
              </w:r>
            </w:ins>
          </w:p>
        </w:tc>
        <w:tc>
          <w:tcPr>
            <w:tcW w:w="1100" w:type="dxa"/>
            <w:vAlign w:val="center"/>
          </w:tcPr>
          <w:p w14:paraId="5E000B3C" w14:textId="77777777" w:rsidR="00C60D85" w:rsidRDefault="00000000">
            <w:pPr>
              <w:spacing w:after="0"/>
              <w:rPr>
                <w:ins w:id="11243" w:author="Sean de Noronha | DRG" w:date="2026-09-29T16:58:00Z" w16du:dateUtc="2026-09-29T14:58:00Z"/>
                <w:rFonts w:cs="Arial"/>
                <w:sz w:val="13"/>
                <w:szCs w:val="13"/>
              </w:rPr>
            </w:pPr>
            <w:ins w:id="11244" w:author="Sean de Noronha | DRG" w:date="2026-09-29T16:58:00Z" w16du:dateUtc="2026-09-29T14:58:00Z">
              <w:r>
                <w:rPr>
                  <w:rFonts w:cs="Arial"/>
                  <w:sz w:val="13"/>
                  <w:szCs w:val="13"/>
                </w:rPr>
                <w:t>64.1 (136)</w:t>
              </w:r>
            </w:ins>
          </w:p>
        </w:tc>
        <w:tc>
          <w:tcPr>
            <w:tcW w:w="700" w:type="dxa"/>
            <w:vAlign w:val="center"/>
          </w:tcPr>
          <w:p w14:paraId="5E000B3D" w14:textId="77777777" w:rsidR="00C60D85" w:rsidRDefault="00000000">
            <w:pPr>
              <w:spacing w:after="0"/>
              <w:rPr>
                <w:ins w:id="11245" w:author="Sean de Noronha | DRG" w:date="2026-09-29T16:58:00Z" w16du:dateUtc="2026-09-29T14:58:00Z"/>
                <w:rFonts w:cs="Arial"/>
                <w:sz w:val="13"/>
                <w:szCs w:val="13"/>
              </w:rPr>
            </w:pPr>
            <w:ins w:id="11246" w:author="Sean de Noronha | DRG" w:date="2026-09-29T16:58:00Z" w16du:dateUtc="2026-09-29T14:58:00Z">
              <w:r>
                <w:rPr>
                  <w:rFonts w:cs="Arial"/>
                  <w:sz w:val="13"/>
                  <w:szCs w:val="13"/>
                </w:rPr>
                <w:t>5.45</w:t>
              </w:r>
            </w:ins>
          </w:p>
        </w:tc>
      </w:tr>
      <w:tr w:rsidR="00C60D85" w14:paraId="3FB625AB" w14:textId="77777777">
        <w:trPr>
          <w:jc w:val="center"/>
          <w:ins w:id="11247" w:author="Sean de Noronha | DRG" w:date="2026-09-29T16:58:00Z"/>
        </w:trPr>
        <w:tc>
          <w:tcPr>
            <w:tcW w:w="560" w:type="dxa"/>
            <w:vAlign w:val="center"/>
          </w:tcPr>
          <w:p w14:paraId="5E000B3E" w14:textId="77777777" w:rsidR="00C60D85" w:rsidRDefault="00000000">
            <w:pPr>
              <w:spacing w:after="0"/>
              <w:rPr>
                <w:ins w:id="11248" w:author="Sean de Noronha | DRG" w:date="2026-09-29T16:58:00Z" w16du:dateUtc="2026-09-29T14:58:00Z"/>
                <w:rFonts w:cs="Arial"/>
                <w:sz w:val="13"/>
                <w:szCs w:val="13"/>
              </w:rPr>
            </w:pPr>
            <w:ins w:id="11249" w:author="Sean de Noronha | DRG" w:date="2026-09-29T16:58:00Z" w16du:dateUtc="2026-09-29T14:58:00Z">
              <w:r>
                <w:rPr>
                  <w:rFonts w:cs="Arial"/>
                  <w:sz w:val="13"/>
                  <w:szCs w:val="13"/>
                </w:rPr>
                <w:t>213</w:t>
              </w:r>
            </w:ins>
          </w:p>
        </w:tc>
        <w:tc>
          <w:tcPr>
            <w:tcW w:w="500" w:type="dxa"/>
            <w:vAlign w:val="center"/>
          </w:tcPr>
          <w:p w14:paraId="5E000B3F" w14:textId="77777777" w:rsidR="00C60D85" w:rsidRDefault="00000000">
            <w:pPr>
              <w:spacing w:after="0"/>
              <w:rPr>
                <w:ins w:id="11250" w:author="Sean de Noronha | DRG" w:date="2026-09-29T16:58:00Z" w16du:dateUtc="2026-09-29T14:58:00Z"/>
                <w:rFonts w:cs="Arial"/>
                <w:sz w:val="13"/>
                <w:szCs w:val="13"/>
              </w:rPr>
            </w:pPr>
            <w:ins w:id="11251" w:author="Sean de Noronha | DRG" w:date="2026-09-29T16:58:00Z" w16du:dateUtc="2026-09-29T14:58:00Z">
              <w:r>
                <w:rPr>
                  <w:rFonts w:cs="Arial"/>
                  <w:sz w:val="13"/>
                  <w:szCs w:val="13"/>
                </w:rPr>
                <w:t>T3</w:t>
              </w:r>
            </w:ins>
          </w:p>
        </w:tc>
        <w:tc>
          <w:tcPr>
            <w:tcW w:w="660" w:type="dxa"/>
            <w:vAlign w:val="center"/>
          </w:tcPr>
          <w:p w14:paraId="5E000B40" w14:textId="77777777" w:rsidR="00C60D85" w:rsidRDefault="00000000">
            <w:pPr>
              <w:spacing w:after="0"/>
              <w:rPr>
                <w:ins w:id="11252" w:author="Sean de Noronha | DRG" w:date="2026-09-29T16:58:00Z" w16du:dateUtc="2026-09-29T14:58:00Z"/>
                <w:rFonts w:cs="Arial"/>
                <w:sz w:val="13"/>
                <w:szCs w:val="13"/>
              </w:rPr>
            </w:pPr>
            <w:ins w:id="11253" w:author="Sean de Noronha | DRG" w:date="2026-09-29T16:58:00Z" w16du:dateUtc="2026-09-29T14:58:00Z">
              <w:r>
                <w:rPr>
                  <w:rFonts w:cs="Arial"/>
                  <w:sz w:val="13"/>
                  <w:szCs w:val="13"/>
                </w:rPr>
                <w:t>2</w:t>
              </w:r>
            </w:ins>
          </w:p>
        </w:tc>
        <w:tc>
          <w:tcPr>
            <w:tcW w:w="1920" w:type="dxa"/>
            <w:vAlign w:val="center"/>
          </w:tcPr>
          <w:p w14:paraId="5E000B41" w14:textId="77777777" w:rsidR="00C60D85" w:rsidRDefault="00000000">
            <w:pPr>
              <w:spacing w:after="0"/>
              <w:rPr>
                <w:ins w:id="11254" w:author="Sean de Noronha | DRG" w:date="2026-09-29T16:58:00Z" w16du:dateUtc="2026-09-29T14:58:00Z"/>
                <w:rFonts w:cs="Arial"/>
                <w:sz w:val="13"/>
                <w:szCs w:val="13"/>
              </w:rPr>
            </w:pPr>
            <w:ins w:id="11255" w:author="Sean de Noronha | DRG" w:date="2026-09-29T16:58:00Z" w16du:dateUtc="2026-09-29T14:58:00Z">
              <w:r>
                <w:rPr>
                  <w:rFonts w:cs="Arial"/>
                  <w:sz w:val="13"/>
                  <w:szCs w:val="13"/>
                </w:rPr>
                <w:t>Schedule 40 steel, NPS ½</w:t>
              </w:r>
            </w:ins>
          </w:p>
        </w:tc>
        <w:tc>
          <w:tcPr>
            <w:tcW w:w="520" w:type="dxa"/>
            <w:vAlign w:val="center"/>
          </w:tcPr>
          <w:p w14:paraId="5E000B42" w14:textId="77777777" w:rsidR="00C60D85" w:rsidRDefault="00000000">
            <w:pPr>
              <w:spacing w:after="0"/>
              <w:rPr>
                <w:ins w:id="11256" w:author="Sean de Noronha | DRG" w:date="2026-09-29T16:58:00Z" w16du:dateUtc="2026-09-29T14:58:00Z"/>
                <w:rFonts w:cs="Arial"/>
                <w:sz w:val="13"/>
                <w:szCs w:val="13"/>
              </w:rPr>
            </w:pPr>
            <w:ins w:id="11257" w:author="Sean de Noronha | DRG" w:date="2026-09-29T16:58:00Z" w16du:dateUtc="2026-09-29T14:58:00Z">
              <w:r>
                <w:rPr>
                  <w:rFonts w:cs="Arial"/>
                  <w:sz w:val="13"/>
                  <w:szCs w:val="13"/>
                </w:rPr>
                <w:t>He</w:t>
              </w:r>
            </w:ins>
          </w:p>
        </w:tc>
        <w:tc>
          <w:tcPr>
            <w:tcW w:w="900" w:type="dxa"/>
            <w:vAlign w:val="center"/>
          </w:tcPr>
          <w:p w14:paraId="5E000B43" w14:textId="77777777" w:rsidR="00C60D85" w:rsidRDefault="00000000">
            <w:pPr>
              <w:spacing w:after="0"/>
              <w:rPr>
                <w:ins w:id="11258" w:author="Sean de Noronha | DRG" w:date="2026-09-29T16:58:00Z" w16du:dateUtc="2026-09-29T14:58:00Z"/>
                <w:rFonts w:cs="Arial"/>
                <w:sz w:val="13"/>
                <w:szCs w:val="13"/>
              </w:rPr>
            </w:pPr>
            <w:ins w:id="11259" w:author="Sean de Noronha | DRG" w:date="2026-09-29T16:58:00Z" w16du:dateUtc="2026-09-29T14:58:00Z">
              <w:r>
                <w:rPr>
                  <w:rFonts w:cs="Arial"/>
                  <w:sz w:val="13"/>
                  <w:szCs w:val="13"/>
                </w:rPr>
                <w:t>1,000</w:t>
              </w:r>
            </w:ins>
          </w:p>
        </w:tc>
        <w:tc>
          <w:tcPr>
            <w:tcW w:w="800" w:type="dxa"/>
            <w:vAlign w:val="center"/>
          </w:tcPr>
          <w:p w14:paraId="5E000B44" w14:textId="77777777" w:rsidR="00C60D85" w:rsidRDefault="00000000">
            <w:pPr>
              <w:spacing w:after="0"/>
              <w:rPr>
                <w:ins w:id="11260" w:author="Sean de Noronha | DRG" w:date="2026-09-29T16:58:00Z" w16du:dateUtc="2026-09-29T14:58:00Z"/>
                <w:rFonts w:cs="Arial"/>
                <w:sz w:val="13"/>
                <w:szCs w:val="13"/>
              </w:rPr>
            </w:pPr>
            <w:ins w:id="11261" w:author="Sean de Noronha | DRG" w:date="2026-09-29T16:58:00Z" w16du:dateUtc="2026-09-29T14:58:00Z">
              <w:r>
                <w:rPr>
                  <w:rFonts w:cs="Arial"/>
                  <w:sz w:val="13"/>
                  <w:szCs w:val="13"/>
                </w:rPr>
                <w:t>10 m</w:t>
              </w:r>
            </w:ins>
          </w:p>
        </w:tc>
        <w:tc>
          <w:tcPr>
            <w:tcW w:w="880" w:type="dxa"/>
            <w:vAlign w:val="center"/>
          </w:tcPr>
          <w:p w14:paraId="5E000B45" w14:textId="77777777" w:rsidR="00C60D85" w:rsidRDefault="00000000">
            <w:pPr>
              <w:spacing w:after="0"/>
              <w:rPr>
                <w:ins w:id="11262" w:author="Sean de Noronha | DRG" w:date="2026-09-29T16:58:00Z" w16du:dateUtc="2026-09-29T14:58:00Z"/>
                <w:rFonts w:cs="Arial"/>
                <w:sz w:val="13"/>
                <w:szCs w:val="13"/>
              </w:rPr>
            </w:pPr>
            <w:ins w:id="11263" w:author="Sean de Noronha | DRG" w:date="2026-09-29T16:58:00Z" w16du:dateUtc="2026-09-29T14:58:00Z">
              <w:r>
                <w:rPr>
                  <w:rFonts w:cs="Arial"/>
                  <w:sz w:val="13"/>
                  <w:szCs w:val="13"/>
                </w:rPr>
                <w:t>0.20</w:t>
              </w:r>
            </w:ins>
          </w:p>
        </w:tc>
        <w:tc>
          <w:tcPr>
            <w:tcW w:w="820" w:type="dxa"/>
            <w:vAlign w:val="center"/>
          </w:tcPr>
          <w:p w14:paraId="5E000B46" w14:textId="77777777" w:rsidR="00C60D85" w:rsidRDefault="00000000">
            <w:pPr>
              <w:spacing w:after="0"/>
              <w:rPr>
                <w:ins w:id="11264" w:author="Sean de Noronha | DRG" w:date="2026-09-29T16:58:00Z" w16du:dateUtc="2026-09-29T14:58:00Z"/>
                <w:rFonts w:cs="Arial"/>
                <w:sz w:val="13"/>
                <w:szCs w:val="13"/>
              </w:rPr>
            </w:pPr>
            <w:ins w:id="11265" w:author="Sean de Noronha | DRG" w:date="2026-09-29T16:58:00Z" w16du:dateUtc="2026-09-29T14:58:00Z">
              <w:r>
                <w:rPr>
                  <w:rFonts w:cs="Arial"/>
                  <w:sz w:val="13"/>
                  <w:szCs w:val="13"/>
                </w:rPr>
                <w:t>181</w:t>
              </w:r>
            </w:ins>
          </w:p>
        </w:tc>
        <w:tc>
          <w:tcPr>
            <w:tcW w:w="1100" w:type="dxa"/>
            <w:vAlign w:val="center"/>
          </w:tcPr>
          <w:p w14:paraId="5E000B47" w14:textId="77777777" w:rsidR="00C60D85" w:rsidRDefault="00000000">
            <w:pPr>
              <w:spacing w:after="0"/>
              <w:rPr>
                <w:ins w:id="11266" w:author="Sean de Noronha | DRG" w:date="2026-09-29T16:58:00Z" w16du:dateUtc="2026-09-29T14:58:00Z"/>
                <w:rFonts w:cs="Arial"/>
                <w:sz w:val="13"/>
                <w:szCs w:val="13"/>
              </w:rPr>
            </w:pPr>
            <w:ins w:id="11267" w:author="Sean de Noronha | DRG" w:date="2026-09-29T16:58:00Z" w16du:dateUtc="2026-09-29T14:58:00Z">
              <w:r>
                <w:rPr>
                  <w:rFonts w:cs="Arial"/>
                  <w:sz w:val="13"/>
                  <w:szCs w:val="13"/>
                </w:rPr>
                <w:t>85.4 (181)</w:t>
              </w:r>
            </w:ins>
          </w:p>
        </w:tc>
        <w:tc>
          <w:tcPr>
            <w:tcW w:w="700" w:type="dxa"/>
            <w:vAlign w:val="center"/>
          </w:tcPr>
          <w:p w14:paraId="5E000B48" w14:textId="77777777" w:rsidR="00C60D85" w:rsidRDefault="00000000">
            <w:pPr>
              <w:spacing w:after="0"/>
              <w:rPr>
                <w:ins w:id="11268" w:author="Sean de Noronha | DRG" w:date="2026-09-29T16:58:00Z" w16du:dateUtc="2026-09-29T14:58:00Z"/>
                <w:rFonts w:cs="Arial"/>
                <w:sz w:val="13"/>
                <w:szCs w:val="13"/>
              </w:rPr>
            </w:pPr>
            <w:ins w:id="11269" w:author="Sean de Noronha | DRG" w:date="2026-09-29T16:58:00Z" w16du:dateUtc="2026-09-29T14:58:00Z">
              <w:r>
                <w:rPr>
                  <w:rFonts w:cs="Arial"/>
                  <w:sz w:val="13"/>
                  <w:szCs w:val="13"/>
                </w:rPr>
                <w:t>7.26</w:t>
              </w:r>
            </w:ins>
          </w:p>
        </w:tc>
      </w:tr>
      <w:tr w:rsidR="00C60D85" w14:paraId="49CFF7EC" w14:textId="77777777">
        <w:trPr>
          <w:jc w:val="center"/>
          <w:ins w:id="11270" w:author="Sean de Noronha | DRG" w:date="2026-09-29T16:58:00Z"/>
        </w:trPr>
        <w:tc>
          <w:tcPr>
            <w:tcW w:w="560" w:type="dxa"/>
            <w:vAlign w:val="center"/>
          </w:tcPr>
          <w:p w14:paraId="5E000B49" w14:textId="77777777" w:rsidR="00C60D85" w:rsidRDefault="00000000">
            <w:pPr>
              <w:spacing w:after="0"/>
              <w:rPr>
                <w:ins w:id="11271" w:author="Sean de Noronha | DRG" w:date="2026-09-29T16:58:00Z" w16du:dateUtc="2026-09-29T14:58:00Z"/>
                <w:rFonts w:cs="Arial"/>
                <w:sz w:val="13"/>
                <w:szCs w:val="13"/>
              </w:rPr>
            </w:pPr>
            <w:ins w:id="11272" w:author="Sean de Noronha | DRG" w:date="2026-09-29T16:58:00Z" w16du:dateUtc="2026-09-29T14:58:00Z">
              <w:r>
                <w:rPr>
                  <w:rFonts w:cs="Arial"/>
                  <w:sz w:val="13"/>
                  <w:szCs w:val="13"/>
                </w:rPr>
                <w:t>214</w:t>
              </w:r>
            </w:ins>
          </w:p>
        </w:tc>
        <w:tc>
          <w:tcPr>
            <w:tcW w:w="500" w:type="dxa"/>
            <w:vAlign w:val="center"/>
          </w:tcPr>
          <w:p w14:paraId="5E000B4A" w14:textId="77777777" w:rsidR="00C60D85" w:rsidRDefault="00000000">
            <w:pPr>
              <w:spacing w:after="0"/>
              <w:rPr>
                <w:ins w:id="11273" w:author="Sean de Noronha | DRG" w:date="2026-09-29T16:58:00Z" w16du:dateUtc="2026-09-29T14:58:00Z"/>
                <w:rFonts w:cs="Arial"/>
                <w:sz w:val="13"/>
                <w:szCs w:val="13"/>
              </w:rPr>
            </w:pPr>
            <w:ins w:id="11274" w:author="Sean de Noronha | DRG" w:date="2026-09-29T16:58:00Z" w16du:dateUtc="2026-09-29T14:58:00Z">
              <w:r>
                <w:rPr>
                  <w:rFonts w:cs="Arial"/>
                  <w:sz w:val="13"/>
                  <w:szCs w:val="13"/>
                </w:rPr>
                <w:t>T3</w:t>
              </w:r>
            </w:ins>
          </w:p>
        </w:tc>
        <w:tc>
          <w:tcPr>
            <w:tcW w:w="660" w:type="dxa"/>
            <w:vAlign w:val="center"/>
          </w:tcPr>
          <w:p w14:paraId="5E000B4B" w14:textId="77777777" w:rsidR="00C60D85" w:rsidRDefault="00000000">
            <w:pPr>
              <w:spacing w:after="0"/>
              <w:rPr>
                <w:ins w:id="11275" w:author="Sean de Noronha | DRG" w:date="2026-09-29T16:58:00Z" w16du:dateUtc="2026-09-29T14:58:00Z"/>
                <w:rFonts w:cs="Arial"/>
                <w:sz w:val="13"/>
                <w:szCs w:val="13"/>
              </w:rPr>
            </w:pPr>
            <w:ins w:id="11276" w:author="Sean de Noronha | DRG" w:date="2026-09-29T16:58:00Z" w16du:dateUtc="2026-09-29T14:58:00Z">
              <w:r>
                <w:rPr>
                  <w:rFonts w:cs="Arial"/>
                  <w:sz w:val="13"/>
                  <w:szCs w:val="13"/>
                </w:rPr>
                <w:t>2</w:t>
              </w:r>
            </w:ins>
          </w:p>
        </w:tc>
        <w:tc>
          <w:tcPr>
            <w:tcW w:w="1920" w:type="dxa"/>
            <w:vAlign w:val="center"/>
          </w:tcPr>
          <w:p w14:paraId="5E000B4C" w14:textId="77777777" w:rsidR="00C60D85" w:rsidRDefault="00000000">
            <w:pPr>
              <w:spacing w:after="0"/>
              <w:rPr>
                <w:ins w:id="11277" w:author="Sean de Noronha | DRG" w:date="2026-09-29T16:58:00Z" w16du:dateUtc="2026-09-29T14:58:00Z"/>
                <w:rFonts w:cs="Arial"/>
                <w:sz w:val="13"/>
                <w:szCs w:val="13"/>
              </w:rPr>
            </w:pPr>
            <w:ins w:id="11278" w:author="Sean de Noronha | DRG" w:date="2026-09-29T16:58:00Z" w16du:dateUtc="2026-09-29T14:58:00Z">
              <w:r>
                <w:rPr>
                  <w:rFonts w:cs="Arial"/>
                  <w:sz w:val="13"/>
                  <w:szCs w:val="13"/>
                </w:rPr>
                <w:t>Schedule 40 steel, NPS ½</w:t>
              </w:r>
            </w:ins>
          </w:p>
        </w:tc>
        <w:tc>
          <w:tcPr>
            <w:tcW w:w="520" w:type="dxa"/>
            <w:vAlign w:val="center"/>
          </w:tcPr>
          <w:p w14:paraId="5E000B4D" w14:textId="77777777" w:rsidR="00C60D85" w:rsidRDefault="00000000">
            <w:pPr>
              <w:spacing w:after="0"/>
              <w:rPr>
                <w:ins w:id="11279" w:author="Sean de Noronha | DRG" w:date="2026-09-29T16:58:00Z" w16du:dateUtc="2026-09-29T14:58:00Z"/>
                <w:rFonts w:cs="Arial"/>
                <w:sz w:val="13"/>
                <w:szCs w:val="13"/>
              </w:rPr>
            </w:pPr>
            <w:ins w:id="11280" w:author="Sean de Noronha | DRG" w:date="2026-09-29T16:58:00Z" w16du:dateUtc="2026-09-29T14:58:00Z">
              <w:r>
                <w:rPr>
                  <w:rFonts w:cs="Arial"/>
                  <w:sz w:val="13"/>
                  <w:szCs w:val="13"/>
                </w:rPr>
                <w:t>He</w:t>
              </w:r>
            </w:ins>
          </w:p>
        </w:tc>
        <w:tc>
          <w:tcPr>
            <w:tcW w:w="900" w:type="dxa"/>
            <w:vAlign w:val="center"/>
          </w:tcPr>
          <w:p w14:paraId="5E000B4E" w14:textId="77777777" w:rsidR="00C60D85" w:rsidRDefault="00000000">
            <w:pPr>
              <w:spacing w:after="0"/>
              <w:rPr>
                <w:ins w:id="11281" w:author="Sean de Noronha | DRG" w:date="2026-09-29T16:58:00Z" w16du:dateUtc="2026-09-29T14:58:00Z"/>
                <w:rFonts w:cs="Arial"/>
                <w:sz w:val="13"/>
                <w:szCs w:val="13"/>
              </w:rPr>
            </w:pPr>
            <w:ins w:id="11282" w:author="Sean de Noronha | DRG" w:date="2026-09-29T16:58:00Z" w16du:dateUtc="2026-09-29T14:58:00Z">
              <w:r>
                <w:rPr>
                  <w:rFonts w:cs="Arial"/>
                  <w:sz w:val="13"/>
                  <w:szCs w:val="13"/>
                </w:rPr>
                <w:t>1,200</w:t>
              </w:r>
            </w:ins>
          </w:p>
        </w:tc>
        <w:tc>
          <w:tcPr>
            <w:tcW w:w="800" w:type="dxa"/>
            <w:vAlign w:val="center"/>
          </w:tcPr>
          <w:p w14:paraId="5E000B4F" w14:textId="77777777" w:rsidR="00C60D85" w:rsidRDefault="00000000">
            <w:pPr>
              <w:spacing w:after="0"/>
              <w:rPr>
                <w:ins w:id="11283" w:author="Sean de Noronha | DRG" w:date="2026-09-29T16:58:00Z" w16du:dateUtc="2026-09-29T14:58:00Z"/>
                <w:rFonts w:cs="Arial"/>
                <w:sz w:val="13"/>
                <w:szCs w:val="13"/>
              </w:rPr>
            </w:pPr>
            <w:ins w:id="11284" w:author="Sean de Noronha | DRG" w:date="2026-09-29T16:58:00Z" w16du:dateUtc="2026-09-29T14:58:00Z">
              <w:r>
                <w:rPr>
                  <w:rFonts w:cs="Arial"/>
                  <w:sz w:val="13"/>
                  <w:szCs w:val="13"/>
                </w:rPr>
                <w:t>5 m</w:t>
              </w:r>
            </w:ins>
          </w:p>
        </w:tc>
        <w:tc>
          <w:tcPr>
            <w:tcW w:w="880" w:type="dxa"/>
            <w:vAlign w:val="center"/>
          </w:tcPr>
          <w:p w14:paraId="5E000B50" w14:textId="77777777" w:rsidR="00C60D85" w:rsidRDefault="00000000">
            <w:pPr>
              <w:spacing w:after="0"/>
              <w:rPr>
                <w:ins w:id="11285" w:author="Sean de Noronha | DRG" w:date="2026-09-29T16:58:00Z" w16du:dateUtc="2026-09-29T14:58:00Z"/>
                <w:rFonts w:cs="Arial"/>
                <w:sz w:val="13"/>
                <w:szCs w:val="13"/>
              </w:rPr>
            </w:pPr>
            <w:ins w:id="11286" w:author="Sean de Noronha | DRG" w:date="2026-09-29T16:58:00Z" w16du:dateUtc="2026-09-29T14:58:00Z">
              <w:r>
                <w:rPr>
                  <w:rFonts w:cs="Arial"/>
                  <w:sz w:val="13"/>
                  <w:szCs w:val="13"/>
                </w:rPr>
                <w:t>0.14</w:t>
              </w:r>
            </w:ins>
          </w:p>
        </w:tc>
        <w:tc>
          <w:tcPr>
            <w:tcW w:w="820" w:type="dxa"/>
            <w:vAlign w:val="center"/>
          </w:tcPr>
          <w:p w14:paraId="5E000B51" w14:textId="77777777" w:rsidR="00C60D85" w:rsidRDefault="00000000">
            <w:pPr>
              <w:spacing w:after="0"/>
              <w:rPr>
                <w:ins w:id="11287" w:author="Sean de Noronha | DRG" w:date="2026-09-29T16:58:00Z" w16du:dateUtc="2026-09-29T14:58:00Z"/>
                <w:rFonts w:cs="Arial"/>
                <w:sz w:val="13"/>
                <w:szCs w:val="13"/>
              </w:rPr>
            </w:pPr>
            <w:ins w:id="11288" w:author="Sean de Noronha | DRG" w:date="2026-09-29T16:58:00Z" w16du:dateUtc="2026-09-29T14:58:00Z">
              <w:r>
                <w:rPr>
                  <w:rFonts w:cs="Arial"/>
                  <w:sz w:val="13"/>
                  <w:szCs w:val="13"/>
                </w:rPr>
                <w:t>108</w:t>
              </w:r>
            </w:ins>
          </w:p>
        </w:tc>
        <w:tc>
          <w:tcPr>
            <w:tcW w:w="1100" w:type="dxa"/>
            <w:vAlign w:val="center"/>
          </w:tcPr>
          <w:p w14:paraId="5E000B52" w14:textId="77777777" w:rsidR="00C60D85" w:rsidRDefault="00000000">
            <w:pPr>
              <w:spacing w:after="0"/>
              <w:rPr>
                <w:ins w:id="11289" w:author="Sean de Noronha | DRG" w:date="2026-09-29T16:58:00Z" w16du:dateUtc="2026-09-29T14:58:00Z"/>
                <w:rFonts w:cs="Arial"/>
                <w:sz w:val="13"/>
                <w:szCs w:val="13"/>
              </w:rPr>
            </w:pPr>
            <w:ins w:id="11290" w:author="Sean de Noronha | DRG" w:date="2026-09-29T16:58:00Z" w16du:dateUtc="2026-09-29T14:58:00Z">
              <w:r>
                <w:rPr>
                  <w:rFonts w:cs="Arial"/>
                  <w:sz w:val="13"/>
                  <w:szCs w:val="13"/>
                </w:rPr>
                <w:t>103 (217)</w:t>
              </w:r>
            </w:ins>
          </w:p>
        </w:tc>
        <w:tc>
          <w:tcPr>
            <w:tcW w:w="700" w:type="dxa"/>
            <w:vAlign w:val="center"/>
          </w:tcPr>
          <w:p w14:paraId="5E000B53" w14:textId="77777777" w:rsidR="00C60D85" w:rsidRDefault="00000000">
            <w:pPr>
              <w:spacing w:after="0"/>
              <w:rPr>
                <w:ins w:id="11291" w:author="Sean de Noronha | DRG" w:date="2026-09-29T16:58:00Z" w16du:dateUtc="2026-09-29T14:58:00Z"/>
                <w:rFonts w:cs="Arial"/>
                <w:sz w:val="13"/>
                <w:szCs w:val="13"/>
              </w:rPr>
            </w:pPr>
            <w:ins w:id="11292" w:author="Sean de Noronha | DRG" w:date="2026-09-29T16:58:00Z" w16du:dateUtc="2026-09-29T14:58:00Z">
              <w:r>
                <w:rPr>
                  <w:rFonts w:cs="Arial"/>
                  <w:sz w:val="13"/>
                  <w:szCs w:val="13"/>
                </w:rPr>
                <w:t>8.72</w:t>
              </w:r>
            </w:ins>
          </w:p>
        </w:tc>
      </w:tr>
      <w:tr w:rsidR="00C60D85" w14:paraId="4A66FAAA" w14:textId="77777777">
        <w:trPr>
          <w:jc w:val="center"/>
          <w:ins w:id="11293" w:author="Sean de Noronha | DRG" w:date="2026-09-29T16:58:00Z"/>
        </w:trPr>
        <w:tc>
          <w:tcPr>
            <w:tcW w:w="560" w:type="dxa"/>
            <w:vAlign w:val="center"/>
          </w:tcPr>
          <w:p w14:paraId="5E000B54" w14:textId="77777777" w:rsidR="00C60D85" w:rsidRDefault="00000000">
            <w:pPr>
              <w:spacing w:after="0"/>
              <w:rPr>
                <w:ins w:id="11294" w:author="Sean de Noronha | DRG" w:date="2026-09-29T16:58:00Z" w16du:dateUtc="2026-09-29T14:58:00Z"/>
                <w:rFonts w:cs="Arial"/>
                <w:sz w:val="13"/>
                <w:szCs w:val="13"/>
              </w:rPr>
            </w:pPr>
            <w:ins w:id="11295" w:author="Sean de Noronha | DRG" w:date="2026-09-29T16:58:00Z" w16du:dateUtc="2026-09-29T14:58:00Z">
              <w:r>
                <w:rPr>
                  <w:rFonts w:cs="Arial"/>
                  <w:sz w:val="13"/>
                  <w:szCs w:val="13"/>
                </w:rPr>
                <w:t>215</w:t>
              </w:r>
            </w:ins>
          </w:p>
        </w:tc>
        <w:tc>
          <w:tcPr>
            <w:tcW w:w="500" w:type="dxa"/>
            <w:vAlign w:val="center"/>
          </w:tcPr>
          <w:p w14:paraId="5E000B55" w14:textId="77777777" w:rsidR="00C60D85" w:rsidRDefault="00000000">
            <w:pPr>
              <w:spacing w:after="0"/>
              <w:rPr>
                <w:ins w:id="11296" w:author="Sean de Noronha | DRG" w:date="2026-09-29T16:58:00Z" w16du:dateUtc="2026-09-29T14:58:00Z"/>
                <w:rFonts w:cs="Arial"/>
                <w:sz w:val="13"/>
                <w:szCs w:val="13"/>
              </w:rPr>
            </w:pPr>
            <w:ins w:id="11297" w:author="Sean de Noronha | DRG" w:date="2026-09-29T16:58:00Z" w16du:dateUtc="2026-09-29T14:58:00Z">
              <w:r>
                <w:rPr>
                  <w:rFonts w:cs="Arial"/>
                  <w:sz w:val="13"/>
                  <w:szCs w:val="13"/>
                </w:rPr>
                <w:t>T3</w:t>
              </w:r>
            </w:ins>
          </w:p>
        </w:tc>
        <w:tc>
          <w:tcPr>
            <w:tcW w:w="660" w:type="dxa"/>
            <w:vAlign w:val="center"/>
          </w:tcPr>
          <w:p w14:paraId="5E000B56" w14:textId="77777777" w:rsidR="00C60D85" w:rsidRDefault="00000000">
            <w:pPr>
              <w:spacing w:after="0"/>
              <w:rPr>
                <w:ins w:id="11298" w:author="Sean de Noronha | DRG" w:date="2026-09-29T16:58:00Z" w16du:dateUtc="2026-09-29T14:58:00Z"/>
                <w:rFonts w:cs="Arial"/>
                <w:sz w:val="13"/>
                <w:szCs w:val="13"/>
              </w:rPr>
            </w:pPr>
            <w:ins w:id="11299" w:author="Sean de Noronha | DRG" w:date="2026-09-29T16:58:00Z" w16du:dateUtc="2026-09-29T14:58:00Z">
              <w:r>
                <w:rPr>
                  <w:rFonts w:cs="Arial"/>
                  <w:sz w:val="13"/>
                  <w:szCs w:val="13"/>
                </w:rPr>
                <w:t>2</w:t>
              </w:r>
            </w:ins>
          </w:p>
        </w:tc>
        <w:tc>
          <w:tcPr>
            <w:tcW w:w="1920" w:type="dxa"/>
            <w:vAlign w:val="center"/>
          </w:tcPr>
          <w:p w14:paraId="5E000B57" w14:textId="77777777" w:rsidR="00C60D85" w:rsidRDefault="00000000">
            <w:pPr>
              <w:spacing w:after="0"/>
              <w:rPr>
                <w:ins w:id="11300" w:author="Sean de Noronha | DRG" w:date="2026-09-29T16:58:00Z" w16du:dateUtc="2026-09-29T14:58:00Z"/>
                <w:rFonts w:cs="Arial"/>
                <w:sz w:val="13"/>
                <w:szCs w:val="13"/>
              </w:rPr>
            </w:pPr>
            <w:ins w:id="11301" w:author="Sean de Noronha | DRG" w:date="2026-09-29T16:58:00Z" w16du:dateUtc="2026-09-29T14:58:00Z">
              <w:r>
                <w:rPr>
                  <w:rFonts w:cs="Arial"/>
                  <w:sz w:val="13"/>
                  <w:szCs w:val="13"/>
                </w:rPr>
                <w:t>Schedule 40 steel, NPS ½</w:t>
              </w:r>
            </w:ins>
          </w:p>
        </w:tc>
        <w:tc>
          <w:tcPr>
            <w:tcW w:w="520" w:type="dxa"/>
            <w:vAlign w:val="center"/>
          </w:tcPr>
          <w:p w14:paraId="5E000B58" w14:textId="77777777" w:rsidR="00C60D85" w:rsidRDefault="00000000">
            <w:pPr>
              <w:spacing w:after="0"/>
              <w:rPr>
                <w:ins w:id="11302" w:author="Sean de Noronha | DRG" w:date="2026-09-29T16:58:00Z" w16du:dateUtc="2026-09-29T14:58:00Z"/>
                <w:rFonts w:cs="Arial"/>
                <w:sz w:val="13"/>
                <w:szCs w:val="13"/>
              </w:rPr>
            </w:pPr>
            <w:ins w:id="11303" w:author="Sean de Noronha | DRG" w:date="2026-09-29T16:58:00Z" w16du:dateUtc="2026-09-29T14:58:00Z">
              <w:r>
                <w:rPr>
                  <w:rFonts w:cs="Arial"/>
                  <w:sz w:val="13"/>
                  <w:szCs w:val="13"/>
                </w:rPr>
                <w:t>He</w:t>
              </w:r>
            </w:ins>
          </w:p>
        </w:tc>
        <w:tc>
          <w:tcPr>
            <w:tcW w:w="900" w:type="dxa"/>
            <w:vAlign w:val="center"/>
          </w:tcPr>
          <w:p w14:paraId="5E000B59" w14:textId="77777777" w:rsidR="00C60D85" w:rsidRDefault="00000000">
            <w:pPr>
              <w:spacing w:after="0"/>
              <w:rPr>
                <w:ins w:id="11304" w:author="Sean de Noronha | DRG" w:date="2026-09-29T16:58:00Z" w16du:dateUtc="2026-09-29T14:58:00Z"/>
                <w:rFonts w:cs="Arial"/>
                <w:sz w:val="13"/>
                <w:szCs w:val="13"/>
              </w:rPr>
            </w:pPr>
            <w:ins w:id="11305" w:author="Sean de Noronha | DRG" w:date="2026-09-29T16:58:00Z" w16du:dateUtc="2026-09-29T14:58:00Z">
              <w:r>
                <w:rPr>
                  <w:rFonts w:cs="Arial"/>
                  <w:sz w:val="13"/>
                  <w:szCs w:val="13"/>
                </w:rPr>
                <w:t>1,361</w:t>
              </w:r>
            </w:ins>
          </w:p>
        </w:tc>
        <w:tc>
          <w:tcPr>
            <w:tcW w:w="800" w:type="dxa"/>
            <w:vAlign w:val="center"/>
          </w:tcPr>
          <w:p w14:paraId="5E000B5A" w14:textId="77777777" w:rsidR="00C60D85" w:rsidRDefault="00000000">
            <w:pPr>
              <w:spacing w:after="0"/>
              <w:rPr>
                <w:ins w:id="11306" w:author="Sean de Noronha | DRG" w:date="2026-09-29T16:58:00Z" w16du:dateUtc="2026-09-29T14:58:00Z"/>
                <w:rFonts w:cs="Arial"/>
                <w:sz w:val="13"/>
                <w:szCs w:val="13"/>
              </w:rPr>
            </w:pPr>
            <w:ins w:id="11307" w:author="Sean de Noronha | DRG" w:date="2026-09-29T16:58:00Z" w16du:dateUtc="2026-09-29T14:58:00Z">
              <w:r>
                <w:rPr>
                  <w:rFonts w:cs="Arial"/>
                  <w:sz w:val="13"/>
                  <w:szCs w:val="13"/>
                </w:rPr>
                <w:t>5 m</w:t>
              </w:r>
            </w:ins>
          </w:p>
        </w:tc>
        <w:tc>
          <w:tcPr>
            <w:tcW w:w="880" w:type="dxa"/>
            <w:vAlign w:val="center"/>
          </w:tcPr>
          <w:p w14:paraId="5E000B5B" w14:textId="77777777" w:rsidR="00C60D85" w:rsidRDefault="00000000">
            <w:pPr>
              <w:spacing w:after="0"/>
              <w:rPr>
                <w:ins w:id="11308" w:author="Sean de Noronha | DRG" w:date="2026-09-29T16:58:00Z" w16du:dateUtc="2026-09-29T14:58:00Z"/>
                <w:rFonts w:cs="Arial"/>
                <w:sz w:val="13"/>
                <w:szCs w:val="13"/>
              </w:rPr>
            </w:pPr>
            <w:ins w:id="11309" w:author="Sean de Noronha | DRG" w:date="2026-09-29T16:58:00Z" w16du:dateUtc="2026-09-29T14:58:00Z">
              <w:r>
                <w:rPr>
                  <w:rFonts w:cs="Arial"/>
                  <w:sz w:val="13"/>
                  <w:szCs w:val="13"/>
                </w:rPr>
                <w:t>0.16</w:t>
              </w:r>
            </w:ins>
          </w:p>
        </w:tc>
        <w:tc>
          <w:tcPr>
            <w:tcW w:w="820" w:type="dxa"/>
            <w:vAlign w:val="center"/>
          </w:tcPr>
          <w:p w14:paraId="5E000B5C" w14:textId="77777777" w:rsidR="00C60D85" w:rsidRDefault="00000000">
            <w:pPr>
              <w:spacing w:after="0"/>
              <w:rPr>
                <w:ins w:id="11310" w:author="Sean de Noronha | DRG" w:date="2026-09-29T16:58:00Z" w16du:dateUtc="2026-09-29T14:58:00Z"/>
                <w:rFonts w:cs="Arial"/>
                <w:sz w:val="13"/>
                <w:szCs w:val="13"/>
              </w:rPr>
            </w:pPr>
            <w:ins w:id="11311" w:author="Sean de Noronha | DRG" w:date="2026-09-29T16:58:00Z" w16du:dateUtc="2026-09-29T14:58:00Z">
              <w:r>
                <w:rPr>
                  <w:rFonts w:cs="Arial"/>
                  <w:sz w:val="13"/>
                  <w:szCs w:val="13"/>
                </w:rPr>
                <w:t>123</w:t>
              </w:r>
            </w:ins>
          </w:p>
        </w:tc>
        <w:tc>
          <w:tcPr>
            <w:tcW w:w="1100" w:type="dxa"/>
            <w:vAlign w:val="center"/>
          </w:tcPr>
          <w:p w14:paraId="5E000B5D" w14:textId="77777777" w:rsidR="00C60D85" w:rsidRDefault="00000000">
            <w:pPr>
              <w:spacing w:after="0"/>
              <w:rPr>
                <w:ins w:id="11312" w:author="Sean de Noronha | DRG" w:date="2026-09-29T16:58:00Z" w16du:dateUtc="2026-09-29T14:58:00Z"/>
                <w:rFonts w:cs="Arial"/>
                <w:sz w:val="13"/>
                <w:szCs w:val="13"/>
              </w:rPr>
            </w:pPr>
            <w:ins w:id="11313" w:author="Sean de Noronha | DRG" w:date="2026-09-29T16:58:00Z" w16du:dateUtc="2026-09-29T14:58:00Z">
              <w:r>
                <w:rPr>
                  <w:rFonts w:cs="Arial"/>
                  <w:sz w:val="13"/>
                  <w:szCs w:val="13"/>
                </w:rPr>
                <w:t>116 (246)</w:t>
              </w:r>
            </w:ins>
          </w:p>
        </w:tc>
        <w:tc>
          <w:tcPr>
            <w:tcW w:w="700" w:type="dxa"/>
            <w:vAlign w:val="center"/>
          </w:tcPr>
          <w:p w14:paraId="5E000B5E" w14:textId="77777777" w:rsidR="00C60D85" w:rsidRDefault="00000000">
            <w:pPr>
              <w:spacing w:after="0"/>
              <w:rPr>
                <w:ins w:id="11314" w:author="Sean de Noronha | DRG" w:date="2026-09-29T16:58:00Z" w16du:dateUtc="2026-09-29T14:58:00Z"/>
                <w:rFonts w:cs="Arial"/>
                <w:sz w:val="13"/>
                <w:szCs w:val="13"/>
              </w:rPr>
            </w:pPr>
            <w:ins w:id="11315" w:author="Sean de Noronha | DRG" w:date="2026-09-29T16:58:00Z" w16du:dateUtc="2026-09-29T14:58:00Z">
              <w:r>
                <w:rPr>
                  <w:rFonts w:cs="Arial"/>
                  <w:sz w:val="13"/>
                  <w:szCs w:val="13"/>
                </w:rPr>
                <w:t>9.89</w:t>
              </w:r>
            </w:ins>
          </w:p>
        </w:tc>
      </w:tr>
      <w:tr w:rsidR="00C60D85" w14:paraId="6BAB351B" w14:textId="77777777">
        <w:trPr>
          <w:jc w:val="center"/>
          <w:ins w:id="11316" w:author="Sean de Noronha | DRG" w:date="2026-09-29T16:58:00Z"/>
        </w:trPr>
        <w:tc>
          <w:tcPr>
            <w:tcW w:w="560" w:type="dxa"/>
            <w:vAlign w:val="center"/>
          </w:tcPr>
          <w:p w14:paraId="5E000B5F" w14:textId="77777777" w:rsidR="00C60D85" w:rsidRDefault="00000000">
            <w:pPr>
              <w:spacing w:after="0"/>
              <w:rPr>
                <w:ins w:id="11317" w:author="Sean de Noronha | DRG" w:date="2026-09-29T16:58:00Z" w16du:dateUtc="2026-09-29T14:58:00Z"/>
                <w:rFonts w:cs="Arial"/>
                <w:sz w:val="13"/>
                <w:szCs w:val="13"/>
              </w:rPr>
            </w:pPr>
            <w:ins w:id="11318" w:author="Sean de Noronha | DRG" w:date="2026-09-29T16:58:00Z" w16du:dateUtc="2026-09-29T14:58:00Z">
              <w:r>
                <w:rPr>
                  <w:rFonts w:cs="Arial"/>
                  <w:sz w:val="13"/>
                  <w:szCs w:val="13"/>
                </w:rPr>
                <w:t>216</w:t>
              </w:r>
            </w:ins>
          </w:p>
        </w:tc>
        <w:tc>
          <w:tcPr>
            <w:tcW w:w="500" w:type="dxa"/>
            <w:vAlign w:val="center"/>
          </w:tcPr>
          <w:p w14:paraId="5E000B60" w14:textId="77777777" w:rsidR="00C60D85" w:rsidRDefault="00000000">
            <w:pPr>
              <w:spacing w:after="0"/>
              <w:rPr>
                <w:ins w:id="11319" w:author="Sean de Noronha | DRG" w:date="2026-09-29T16:58:00Z" w16du:dateUtc="2026-09-29T14:58:00Z"/>
                <w:rFonts w:cs="Arial"/>
                <w:sz w:val="13"/>
                <w:szCs w:val="13"/>
              </w:rPr>
            </w:pPr>
            <w:ins w:id="11320" w:author="Sean de Noronha | DRG" w:date="2026-09-29T16:58:00Z" w16du:dateUtc="2026-09-29T14:58:00Z">
              <w:r>
                <w:rPr>
                  <w:rFonts w:cs="Arial"/>
                  <w:sz w:val="13"/>
                  <w:szCs w:val="13"/>
                </w:rPr>
                <w:t>T3</w:t>
              </w:r>
            </w:ins>
          </w:p>
        </w:tc>
        <w:tc>
          <w:tcPr>
            <w:tcW w:w="660" w:type="dxa"/>
            <w:vAlign w:val="center"/>
          </w:tcPr>
          <w:p w14:paraId="5E000B61" w14:textId="77777777" w:rsidR="00C60D85" w:rsidRDefault="00000000">
            <w:pPr>
              <w:spacing w:after="0"/>
              <w:rPr>
                <w:ins w:id="11321" w:author="Sean de Noronha | DRG" w:date="2026-09-29T16:58:00Z" w16du:dateUtc="2026-09-29T14:58:00Z"/>
                <w:rFonts w:cs="Arial"/>
                <w:sz w:val="13"/>
                <w:szCs w:val="13"/>
              </w:rPr>
            </w:pPr>
            <w:ins w:id="11322" w:author="Sean de Noronha | DRG" w:date="2026-09-29T16:58:00Z" w16du:dateUtc="2026-09-29T14:58:00Z">
              <w:r>
                <w:rPr>
                  <w:rFonts w:cs="Arial"/>
                  <w:sz w:val="13"/>
                  <w:szCs w:val="13"/>
                </w:rPr>
                <w:t>2</w:t>
              </w:r>
            </w:ins>
          </w:p>
        </w:tc>
        <w:tc>
          <w:tcPr>
            <w:tcW w:w="1920" w:type="dxa"/>
            <w:vAlign w:val="center"/>
          </w:tcPr>
          <w:p w14:paraId="5E000B62" w14:textId="77777777" w:rsidR="00C60D85" w:rsidRDefault="00000000">
            <w:pPr>
              <w:spacing w:after="0"/>
              <w:rPr>
                <w:ins w:id="11323" w:author="Sean de Noronha | DRG" w:date="2026-09-29T16:58:00Z" w16du:dateUtc="2026-09-29T14:58:00Z"/>
                <w:rFonts w:cs="Arial"/>
                <w:sz w:val="13"/>
                <w:szCs w:val="13"/>
              </w:rPr>
            </w:pPr>
            <w:ins w:id="11324" w:author="Sean de Noronha | DRG" w:date="2026-09-29T16:58:00Z" w16du:dateUtc="2026-09-29T14:58:00Z">
              <w:r>
                <w:rPr>
                  <w:rFonts w:cs="Arial"/>
                  <w:sz w:val="13"/>
                  <w:szCs w:val="13"/>
                </w:rPr>
                <w:t>Schedule 40 steel, NPS ½</w:t>
              </w:r>
            </w:ins>
          </w:p>
        </w:tc>
        <w:tc>
          <w:tcPr>
            <w:tcW w:w="520" w:type="dxa"/>
            <w:vAlign w:val="center"/>
          </w:tcPr>
          <w:p w14:paraId="5E000B63" w14:textId="77777777" w:rsidR="00C60D85" w:rsidRDefault="00000000">
            <w:pPr>
              <w:spacing w:after="0"/>
              <w:rPr>
                <w:ins w:id="11325" w:author="Sean de Noronha | DRG" w:date="2026-09-29T16:58:00Z" w16du:dateUtc="2026-09-29T14:58:00Z"/>
                <w:rFonts w:cs="Arial"/>
                <w:sz w:val="13"/>
                <w:szCs w:val="13"/>
              </w:rPr>
            </w:pPr>
            <w:ins w:id="11326" w:author="Sean de Noronha | DRG" w:date="2026-09-29T16:58:00Z" w16du:dateUtc="2026-09-29T14:58:00Z">
              <w:r>
                <w:rPr>
                  <w:rFonts w:cs="Arial"/>
                  <w:sz w:val="13"/>
                  <w:szCs w:val="13"/>
                </w:rPr>
                <w:t>He</w:t>
              </w:r>
            </w:ins>
          </w:p>
        </w:tc>
        <w:tc>
          <w:tcPr>
            <w:tcW w:w="900" w:type="dxa"/>
            <w:vAlign w:val="center"/>
          </w:tcPr>
          <w:p w14:paraId="5E000B64" w14:textId="77777777" w:rsidR="00C60D85" w:rsidRDefault="00000000">
            <w:pPr>
              <w:spacing w:after="0"/>
              <w:rPr>
                <w:ins w:id="11327" w:author="Sean de Noronha | DRG" w:date="2026-09-29T16:58:00Z" w16du:dateUtc="2026-09-29T14:58:00Z"/>
                <w:rFonts w:cs="Arial"/>
                <w:sz w:val="13"/>
                <w:szCs w:val="13"/>
              </w:rPr>
            </w:pPr>
            <w:ins w:id="11328" w:author="Sean de Noronha | DRG" w:date="2026-09-29T16:58:00Z" w16du:dateUtc="2026-09-29T14:58:00Z">
              <w:r>
                <w:rPr>
                  <w:rFonts w:cs="Arial"/>
                  <w:sz w:val="13"/>
                  <w:szCs w:val="13"/>
                </w:rPr>
                <w:t>1,500</w:t>
              </w:r>
            </w:ins>
          </w:p>
        </w:tc>
        <w:tc>
          <w:tcPr>
            <w:tcW w:w="800" w:type="dxa"/>
            <w:vAlign w:val="center"/>
          </w:tcPr>
          <w:p w14:paraId="5E000B65" w14:textId="77777777" w:rsidR="00C60D85" w:rsidRDefault="00000000">
            <w:pPr>
              <w:spacing w:after="0"/>
              <w:rPr>
                <w:ins w:id="11329" w:author="Sean de Noronha | DRG" w:date="2026-09-29T16:58:00Z" w16du:dateUtc="2026-09-29T14:58:00Z"/>
                <w:rFonts w:cs="Arial"/>
                <w:sz w:val="13"/>
                <w:szCs w:val="13"/>
              </w:rPr>
            </w:pPr>
            <w:ins w:id="11330" w:author="Sean de Noronha | DRG" w:date="2026-09-29T16:58:00Z" w16du:dateUtc="2026-09-29T14:58:00Z">
              <w:r>
                <w:rPr>
                  <w:rFonts w:cs="Arial"/>
                  <w:sz w:val="13"/>
                  <w:szCs w:val="13"/>
                </w:rPr>
                <w:t>5 m</w:t>
              </w:r>
            </w:ins>
          </w:p>
        </w:tc>
        <w:tc>
          <w:tcPr>
            <w:tcW w:w="880" w:type="dxa"/>
            <w:vAlign w:val="center"/>
          </w:tcPr>
          <w:p w14:paraId="5E000B66" w14:textId="77777777" w:rsidR="00C60D85" w:rsidRDefault="00000000">
            <w:pPr>
              <w:spacing w:after="0"/>
              <w:rPr>
                <w:ins w:id="11331" w:author="Sean de Noronha | DRG" w:date="2026-09-29T16:58:00Z" w16du:dateUtc="2026-09-29T14:58:00Z"/>
                <w:rFonts w:cs="Arial"/>
                <w:sz w:val="13"/>
                <w:szCs w:val="13"/>
              </w:rPr>
            </w:pPr>
            <w:ins w:id="11332" w:author="Sean de Noronha | DRG" w:date="2026-09-29T16:58:00Z" w16du:dateUtc="2026-09-29T14:58:00Z">
              <w:r>
                <w:rPr>
                  <w:rFonts w:cs="Arial"/>
                  <w:sz w:val="13"/>
                  <w:szCs w:val="13"/>
                </w:rPr>
                <w:t>0.18</w:t>
              </w:r>
            </w:ins>
          </w:p>
        </w:tc>
        <w:tc>
          <w:tcPr>
            <w:tcW w:w="820" w:type="dxa"/>
            <w:vAlign w:val="center"/>
          </w:tcPr>
          <w:p w14:paraId="5E000B67" w14:textId="77777777" w:rsidR="00C60D85" w:rsidRDefault="00000000">
            <w:pPr>
              <w:spacing w:after="0"/>
              <w:rPr>
                <w:ins w:id="11333" w:author="Sean de Noronha | DRG" w:date="2026-09-29T16:58:00Z" w16du:dateUtc="2026-09-29T14:58:00Z"/>
                <w:rFonts w:cs="Arial"/>
                <w:sz w:val="13"/>
                <w:szCs w:val="13"/>
              </w:rPr>
            </w:pPr>
            <w:ins w:id="11334" w:author="Sean de Noronha | DRG" w:date="2026-09-29T16:58:00Z" w16du:dateUtc="2026-09-29T14:58:00Z">
              <w:r>
                <w:rPr>
                  <w:rFonts w:cs="Arial"/>
                  <w:sz w:val="13"/>
                  <w:szCs w:val="13"/>
                </w:rPr>
                <w:t>136</w:t>
              </w:r>
            </w:ins>
          </w:p>
        </w:tc>
        <w:tc>
          <w:tcPr>
            <w:tcW w:w="1100" w:type="dxa"/>
            <w:vAlign w:val="center"/>
          </w:tcPr>
          <w:p w14:paraId="5E000B68" w14:textId="77777777" w:rsidR="00C60D85" w:rsidRDefault="00000000">
            <w:pPr>
              <w:spacing w:after="0"/>
              <w:rPr>
                <w:ins w:id="11335" w:author="Sean de Noronha | DRG" w:date="2026-09-29T16:58:00Z" w16du:dateUtc="2026-09-29T14:58:00Z"/>
                <w:rFonts w:cs="Arial"/>
                <w:sz w:val="13"/>
                <w:szCs w:val="13"/>
              </w:rPr>
            </w:pPr>
            <w:ins w:id="11336" w:author="Sean de Noronha | DRG" w:date="2026-09-29T16:58:00Z" w16du:dateUtc="2026-09-29T14:58:00Z">
              <w:r>
                <w:rPr>
                  <w:rFonts w:cs="Arial"/>
                  <w:sz w:val="13"/>
                  <w:szCs w:val="13"/>
                </w:rPr>
                <w:t>128 (272)</w:t>
              </w:r>
            </w:ins>
          </w:p>
        </w:tc>
        <w:tc>
          <w:tcPr>
            <w:tcW w:w="700" w:type="dxa"/>
            <w:vAlign w:val="center"/>
          </w:tcPr>
          <w:p w14:paraId="5E000B69" w14:textId="77777777" w:rsidR="00C60D85" w:rsidRDefault="00000000">
            <w:pPr>
              <w:spacing w:after="0"/>
              <w:rPr>
                <w:ins w:id="11337" w:author="Sean de Noronha | DRG" w:date="2026-09-29T16:58:00Z" w16du:dateUtc="2026-09-29T14:58:00Z"/>
                <w:rFonts w:cs="Arial"/>
                <w:sz w:val="13"/>
                <w:szCs w:val="13"/>
              </w:rPr>
            </w:pPr>
            <w:ins w:id="11338" w:author="Sean de Noronha | DRG" w:date="2026-09-29T16:58:00Z" w16du:dateUtc="2026-09-29T14:58:00Z">
              <w:r>
                <w:rPr>
                  <w:rFonts w:cs="Arial"/>
                  <w:sz w:val="13"/>
                  <w:szCs w:val="13"/>
                </w:rPr>
                <w:t>10.9</w:t>
              </w:r>
            </w:ins>
          </w:p>
        </w:tc>
      </w:tr>
      <w:tr w:rsidR="00C60D85" w14:paraId="2221357C" w14:textId="77777777">
        <w:trPr>
          <w:jc w:val="center"/>
          <w:ins w:id="11339" w:author="Sean de Noronha | DRG" w:date="2026-09-29T16:58:00Z"/>
        </w:trPr>
        <w:tc>
          <w:tcPr>
            <w:tcW w:w="560" w:type="dxa"/>
            <w:vAlign w:val="center"/>
          </w:tcPr>
          <w:p w14:paraId="5E000B6A" w14:textId="77777777" w:rsidR="00C60D85" w:rsidRDefault="00000000">
            <w:pPr>
              <w:spacing w:after="0"/>
              <w:rPr>
                <w:ins w:id="11340" w:author="Sean de Noronha | DRG" w:date="2026-09-29T16:58:00Z" w16du:dateUtc="2026-09-29T14:58:00Z"/>
                <w:rFonts w:cs="Arial"/>
                <w:sz w:val="13"/>
                <w:szCs w:val="13"/>
              </w:rPr>
            </w:pPr>
            <w:ins w:id="11341" w:author="Sean de Noronha | DRG" w:date="2026-09-29T16:58:00Z" w16du:dateUtc="2026-09-29T14:58:00Z">
              <w:r>
                <w:rPr>
                  <w:rFonts w:cs="Arial"/>
                  <w:sz w:val="13"/>
                  <w:szCs w:val="13"/>
                </w:rPr>
                <w:t>217</w:t>
              </w:r>
            </w:ins>
          </w:p>
        </w:tc>
        <w:tc>
          <w:tcPr>
            <w:tcW w:w="500" w:type="dxa"/>
            <w:vAlign w:val="center"/>
          </w:tcPr>
          <w:p w14:paraId="5E000B6B" w14:textId="77777777" w:rsidR="00C60D85" w:rsidRDefault="00000000">
            <w:pPr>
              <w:spacing w:after="0"/>
              <w:rPr>
                <w:ins w:id="11342" w:author="Sean de Noronha | DRG" w:date="2026-09-29T16:58:00Z" w16du:dateUtc="2026-09-29T14:58:00Z"/>
                <w:rFonts w:cs="Arial"/>
                <w:sz w:val="13"/>
                <w:szCs w:val="13"/>
              </w:rPr>
            </w:pPr>
            <w:ins w:id="11343" w:author="Sean de Noronha | DRG" w:date="2026-09-29T16:58:00Z" w16du:dateUtc="2026-09-29T14:58:00Z">
              <w:r>
                <w:rPr>
                  <w:rFonts w:cs="Arial"/>
                  <w:sz w:val="13"/>
                  <w:szCs w:val="13"/>
                </w:rPr>
                <w:t>T3</w:t>
              </w:r>
            </w:ins>
          </w:p>
        </w:tc>
        <w:tc>
          <w:tcPr>
            <w:tcW w:w="660" w:type="dxa"/>
            <w:vAlign w:val="center"/>
          </w:tcPr>
          <w:p w14:paraId="5E000B6C" w14:textId="77777777" w:rsidR="00C60D85" w:rsidRDefault="00000000">
            <w:pPr>
              <w:spacing w:after="0"/>
              <w:rPr>
                <w:ins w:id="11344" w:author="Sean de Noronha | DRG" w:date="2026-09-29T16:58:00Z" w16du:dateUtc="2026-09-29T14:58:00Z"/>
                <w:rFonts w:cs="Arial"/>
                <w:sz w:val="13"/>
                <w:szCs w:val="13"/>
              </w:rPr>
            </w:pPr>
            <w:ins w:id="11345" w:author="Sean de Noronha | DRG" w:date="2026-09-29T16:58:00Z" w16du:dateUtc="2026-09-29T14:58:00Z">
              <w:r>
                <w:rPr>
                  <w:rFonts w:cs="Arial"/>
                  <w:sz w:val="13"/>
                  <w:szCs w:val="13"/>
                </w:rPr>
                <w:t>2</w:t>
              </w:r>
            </w:ins>
          </w:p>
        </w:tc>
        <w:tc>
          <w:tcPr>
            <w:tcW w:w="1920" w:type="dxa"/>
            <w:vAlign w:val="center"/>
          </w:tcPr>
          <w:p w14:paraId="5E000B6D" w14:textId="77777777" w:rsidR="00C60D85" w:rsidRDefault="00000000">
            <w:pPr>
              <w:spacing w:after="0"/>
              <w:rPr>
                <w:ins w:id="11346" w:author="Sean de Noronha | DRG" w:date="2026-09-29T16:58:00Z" w16du:dateUtc="2026-09-29T14:58:00Z"/>
                <w:rFonts w:cs="Arial"/>
                <w:sz w:val="13"/>
                <w:szCs w:val="13"/>
              </w:rPr>
            </w:pPr>
            <w:ins w:id="11347" w:author="Sean de Noronha | DRG" w:date="2026-09-29T16:58:00Z" w16du:dateUtc="2026-09-29T14:58:00Z">
              <w:r>
                <w:rPr>
                  <w:rFonts w:cs="Arial"/>
                  <w:sz w:val="13"/>
                  <w:szCs w:val="13"/>
                </w:rPr>
                <w:t>Schedule 40 steel, NPS ½</w:t>
              </w:r>
            </w:ins>
          </w:p>
        </w:tc>
        <w:tc>
          <w:tcPr>
            <w:tcW w:w="520" w:type="dxa"/>
            <w:vAlign w:val="center"/>
          </w:tcPr>
          <w:p w14:paraId="5E000B6E" w14:textId="77777777" w:rsidR="00C60D85" w:rsidRDefault="00000000">
            <w:pPr>
              <w:spacing w:after="0"/>
              <w:rPr>
                <w:ins w:id="11348" w:author="Sean de Noronha | DRG" w:date="2026-09-29T16:58:00Z" w16du:dateUtc="2026-09-29T14:58:00Z"/>
                <w:rFonts w:cs="Arial"/>
                <w:sz w:val="13"/>
                <w:szCs w:val="13"/>
              </w:rPr>
            </w:pPr>
            <w:ins w:id="11349" w:author="Sean de Noronha | DRG" w:date="2026-09-29T16:58:00Z" w16du:dateUtc="2026-09-29T14:58:00Z">
              <w:r>
                <w:rPr>
                  <w:rFonts w:cs="Arial"/>
                  <w:sz w:val="13"/>
                  <w:szCs w:val="13"/>
                </w:rPr>
                <w:t>He</w:t>
              </w:r>
            </w:ins>
          </w:p>
        </w:tc>
        <w:tc>
          <w:tcPr>
            <w:tcW w:w="900" w:type="dxa"/>
            <w:vAlign w:val="center"/>
          </w:tcPr>
          <w:p w14:paraId="5E000B6F" w14:textId="77777777" w:rsidR="00C60D85" w:rsidRDefault="00000000">
            <w:pPr>
              <w:spacing w:after="0"/>
              <w:rPr>
                <w:ins w:id="11350" w:author="Sean de Noronha | DRG" w:date="2026-09-29T16:58:00Z" w16du:dateUtc="2026-09-29T14:58:00Z"/>
                <w:rFonts w:cs="Arial"/>
                <w:sz w:val="13"/>
                <w:szCs w:val="13"/>
              </w:rPr>
            </w:pPr>
            <w:ins w:id="11351" w:author="Sean de Noronha | DRG" w:date="2026-09-29T16:58:00Z" w16du:dateUtc="2026-09-29T14:58:00Z">
              <w:r>
                <w:rPr>
                  <w:rFonts w:cs="Arial"/>
                  <w:sz w:val="13"/>
                  <w:szCs w:val="13"/>
                </w:rPr>
                <w:t>1,750</w:t>
              </w:r>
            </w:ins>
          </w:p>
        </w:tc>
        <w:tc>
          <w:tcPr>
            <w:tcW w:w="800" w:type="dxa"/>
            <w:vAlign w:val="center"/>
          </w:tcPr>
          <w:p w14:paraId="5E000B70" w14:textId="77777777" w:rsidR="00C60D85" w:rsidRDefault="00000000">
            <w:pPr>
              <w:spacing w:after="0"/>
              <w:rPr>
                <w:ins w:id="11352" w:author="Sean de Noronha | DRG" w:date="2026-09-29T16:58:00Z" w16du:dateUtc="2026-09-29T14:58:00Z"/>
                <w:rFonts w:cs="Arial"/>
                <w:sz w:val="13"/>
                <w:szCs w:val="13"/>
              </w:rPr>
            </w:pPr>
            <w:ins w:id="11353" w:author="Sean de Noronha | DRG" w:date="2026-09-29T16:58:00Z" w16du:dateUtc="2026-09-29T14:58:00Z">
              <w:r>
                <w:rPr>
                  <w:rFonts w:cs="Arial"/>
                  <w:sz w:val="13"/>
                  <w:szCs w:val="13"/>
                </w:rPr>
                <w:t>5 m</w:t>
              </w:r>
            </w:ins>
          </w:p>
        </w:tc>
        <w:tc>
          <w:tcPr>
            <w:tcW w:w="880" w:type="dxa"/>
            <w:vAlign w:val="center"/>
          </w:tcPr>
          <w:p w14:paraId="5E000B71" w14:textId="77777777" w:rsidR="00C60D85" w:rsidRDefault="00000000">
            <w:pPr>
              <w:spacing w:after="0"/>
              <w:rPr>
                <w:ins w:id="11354" w:author="Sean de Noronha | DRG" w:date="2026-09-29T16:58:00Z" w16du:dateUtc="2026-09-29T14:58:00Z"/>
                <w:rFonts w:cs="Arial"/>
                <w:sz w:val="13"/>
                <w:szCs w:val="13"/>
              </w:rPr>
            </w:pPr>
            <w:ins w:id="11355" w:author="Sean de Noronha | DRG" w:date="2026-09-29T16:58:00Z" w16du:dateUtc="2026-09-29T14:58:00Z">
              <w:r>
                <w:rPr>
                  <w:rFonts w:cs="Arial"/>
                  <w:sz w:val="13"/>
                  <w:szCs w:val="13"/>
                </w:rPr>
                <w:t>0.22</w:t>
              </w:r>
            </w:ins>
          </w:p>
        </w:tc>
        <w:tc>
          <w:tcPr>
            <w:tcW w:w="820" w:type="dxa"/>
            <w:vAlign w:val="center"/>
          </w:tcPr>
          <w:p w14:paraId="5E000B72" w14:textId="77777777" w:rsidR="00C60D85" w:rsidRDefault="00000000">
            <w:pPr>
              <w:spacing w:after="0"/>
              <w:rPr>
                <w:ins w:id="11356" w:author="Sean de Noronha | DRG" w:date="2026-09-29T16:58:00Z" w16du:dateUtc="2026-09-29T14:58:00Z"/>
                <w:rFonts w:cs="Arial"/>
                <w:sz w:val="13"/>
                <w:szCs w:val="13"/>
              </w:rPr>
            </w:pPr>
            <w:ins w:id="11357" w:author="Sean de Noronha | DRG" w:date="2026-09-29T16:58:00Z" w16du:dateUtc="2026-09-29T14:58:00Z">
              <w:r>
                <w:rPr>
                  <w:rFonts w:cs="Arial"/>
                  <w:sz w:val="13"/>
                  <w:szCs w:val="13"/>
                </w:rPr>
                <w:t>158</w:t>
              </w:r>
            </w:ins>
          </w:p>
        </w:tc>
        <w:tc>
          <w:tcPr>
            <w:tcW w:w="1100" w:type="dxa"/>
            <w:vAlign w:val="center"/>
          </w:tcPr>
          <w:p w14:paraId="5E000B73" w14:textId="77777777" w:rsidR="00C60D85" w:rsidRDefault="00000000">
            <w:pPr>
              <w:spacing w:after="0"/>
              <w:rPr>
                <w:ins w:id="11358" w:author="Sean de Noronha | DRG" w:date="2026-09-29T16:58:00Z" w16du:dateUtc="2026-09-29T14:58:00Z"/>
                <w:rFonts w:cs="Arial"/>
                <w:sz w:val="13"/>
                <w:szCs w:val="13"/>
              </w:rPr>
            </w:pPr>
            <w:ins w:id="11359" w:author="Sean de Noronha | DRG" w:date="2026-09-29T16:58:00Z" w16du:dateUtc="2026-09-29T14:58:00Z">
              <w:r>
                <w:rPr>
                  <w:rFonts w:cs="Arial"/>
                  <w:sz w:val="13"/>
                  <w:szCs w:val="13"/>
                </w:rPr>
                <w:t>150 (317)</w:t>
              </w:r>
            </w:ins>
          </w:p>
        </w:tc>
        <w:tc>
          <w:tcPr>
            <w:tcW w:w="700" w:type="dxa"/>
            <w:vAlign w:val="center"/>
          </w:tcPr>
          <w:p w14:paraId="5E000B74" w14:textId="77777777" w:rsidR="00C60D85" w:rsidRDefault="00000000">
            <w:pPr>
              <w:spacing w:after="0"/>
              <w:rPr>
                <w:ins w:id="11360" w:author="Sean de Noronha | DRG" w:date="2026-09-29T16:58:00Z" w16du:dateUtc="2026-09-29T14:58:00Z"/>
                <w:rFonts w:cs="Arial"/>
                <w:sz w:val="13"/>
                <w:szCs w:val="13"/>
              </w:rPr>
            </w:pPr>
            <w:ins w:id="11361" w:author="Sean de Noronha | DRG" w:date="2026-09-29T16:58:00Z" w16du:dateUtc="2026-09-29T14:58:00Z">
              <w:r>
                <w:rPr>
                  <w:rFonts w:cs="Arial"/>
                  <w:sz w:val="13"/>
                  <w:szCs w:val="13"/>
                </w:rPr>
                <w:t>12.7</w:t>
              </w:r>
            </w:ins>
          </w:p>
        </w:tc>
      </w:tr>
      <w:tr w:rsidR="00C60D85" w14:paraId="6F0DA671" w14:textId="77777777">
        <w:trPr>
          <w:jc w:val="center"/>
          <w:ins w:id="11362" w:author="Sean de Noronha | DRG" w:date="2026-09-29T16:58:00Z"/>
        </w:trPr>
        <w:tc>
          <w:tcPr>
            <w:tcW w:w="560" w:type="dxa"/>
            <w:vAlign w:val="center"/>
          </w:tcPr>
          <w:p w14:paraId="5E000B75" w14:textId="77777777" w:rsidR="00C60D85" w:rsidRDefault="00000000">
            <w:pPr>
              <w:spacing w:after="0"/>
              <w:rPr>
                <w:ins w:id="11363" w:author="Sean de Noronha | DRG" w:date="2026-09-29T16:58:00Z" w16du:dateUtc="2026-09-29T14:58:00Z"/>
                <w:rFonts w:cs="Arial"/>
                <w:sz w:val="13"/>
                <w:szCs w:val="13"/>
              </w:rPr>
            </w:pPr>
            <w:ins w:id="11364" w:author="Sean de Noronha | DRG" w:date="2026-09-29T16:58:00Z" w16du:dateUtc="2026-09-29T14:58:00Z">
              <w:r>
                <w:rPr>
                  <w:rFonts w:cs="Arial"/>
                  <w:sz w:val="13"/>
                  <w:szCs w:val="13"/>
                </w:rPr>
                <w:t>218</w:t>
              </w:r>
            </w:ins>
          </w:p>
        </w:tc>
        <w:tc>
          <w:tcPr>
            <w:tcW w:w="500" w:type="dxa"/>
            <w:vAlign w:val="center"/>
          </w:tcPr>
          <w:p w14:paraId="5E000B76" w14:textId="77777777" w:rsidR="00C60D85" w:rsidRDefault="00000000">
            <w:pPr>
              <w:spacing w:after="0"/>
              <w:rPr>
                <w:ins w:id="11365" w:author="Sean de Noronha | DRG" w:date="2026-09-29T16:58:00Z" w16du:dateUtc="2026-09-29T14:58:00Z"/>
                <w:rFonts w:cs="Arial"/>
                <w:sz w:val="13"/>
                <w:szCs w:val="13"/>
              </w:rPr>
            </w:pPr>
            <w:ins w:id="11366" w:author="Sean de Noronha | DRG" w:date="2026-09-29T16:58:00Z" w16du:dateUtc="2026-09-29T14:58:00Z">
              <w:r>
                <w:rPr>
                  <w:rFonts w:cs="Arial"/>
                  <w:sz w:val="13"/>
                  <w:szCs w:val="13"/>
                </w:rPr>
                <w:t>T3</w:t>
              </w:r>
            </w:ins>
          </w:p>
        </w:tc>
        <w:tc>
          <w:tcPr>
            <w:tcW w:w="660" w:type="dxa"/>
            <w:vAlign w:val="center"/>
          </w:tcPr>
          <w:p w14:paraId="5E000B77" w14:textId="77777777" w:rsidR="00C60D85" w:rsidRDefault="00000000">
            <w:pPr>
              <w:spacing w:after="0"/>
              <w:rPr>
                <w:ins w:id="11367" w:author="Sean de Noronha | DRG" w:date="2026-09-29T16:58:00Z" w16du:dateUtc="2026-09-29T14:58:00Z"/>
                <w:rFonts w:cs="Arial"/>
                <w:sz w:val="13"/>
                <w:szCs w:val="13"/>
              </w:rPr>
            </w:pPr>
            <w:ins w:id="11368" w:author="Sean de Noronha | DRG" w:date="2026-09-29T16:58:00Z" w16du:dateUtc="2026-09-29T14:58:00Z">
              <w:r>
                <w:rPr>
                  <w:rFonts w:cs="Arial"/>
                  <w:sz w:val="13"/>
                  <w:szCs w:val="13"/>
                </w:rPr>
                <w:t>2</w:t>
              </w:r>
            </w:ins>
          </w:p>
        </w:tc>
        <w:tc>
          <w:tcPr>
            <w:tcW w:w="1920" w:type="dxa"/>
            <w:vAlign w:val="center"/>
          </w:tcPr>
          <w:p w14:paraId="5E000B78" w14:textId="77777777" w:rsidR="00C60D85" w:rsidRDefault="00000000">
            <w:pPr>
              <w:spacing w:after="0"/>
              <w:rPr>
                <w:ins w:id="11369" w:author="Sean de Noronha | DRG" w:date="2026-09-29T16:58:00Z" w16du:dateUtc="2026-09-29T14:58:00Z"/>
                <w:rFonts w:cs="Arial"/>
                <w:sz w:val="13"/>
                <w:szCs w:val="13"/>
              </w:rPr>
            </w:pPr>
            <w:ins w:id="11370" w:author="Sean de Noronha | DRG" w:date="2026-09-29T16:58:00Z" w16du:dateUtc="2026-09-29T14:58:00Z">
              <w:r>
                <w:rPr>
                  <w:rFonts w:cs="Arial"/>
                  <w:sz w:val="13"/>
                  <w:szCs w:val="13"/>
                </w:rPr>
                <w:t>Schedule 40 steel, NPS ½</w:t>
              </w:r>
            </w:ins>
          </w:p>
        </w:tc>
        <w:tc>
          <w:tcPr>
            <w:tcW w:w="520" w:type="dxa"/>
            <w:vAlign w:val="center"/>
          </w:tcPr>
          <w:p w14:paraId="5E000B79" w14:textId="77777777" w:rsidR="00C60D85" w:rsidRDefault="00000000">
            <w:pPr>
              <w:spacing w:after="0"/>
              <w:rPr>
                <w:ins w:id="11371" w:author="Sean de Noronha | DRG" w:date="2026-09-29T16:58:00Z" w16du:dateUtc="2026-09-29T14:58:00Z"/>
                <w:rFonts w:cs="Arial"/>
                <w:sz w:val="13"/>
                <w:szCs w:val="13"/>
              </w:rPr>
            </w:pPr>
            <w:ins w:id="11372" w:author="Sean de Noronha | DRG" w:date="2026-09-29T16:58:00Z" w16du:dateUtc="2026-09-29T14:58:00Z">
              <w:r>
                <w:rPr>
                  <w:rFonts w:cs="Arial"/>
                  <w:sz w:val="13"/>
                  <w:szCs w:val="13"/>
                </w:rPr>
                <w:t>He</w:t>
              </w:r>
            </w:ins>
          </w:p>
        </w:tc>
        <w:tc>
          <w:tcPr>
            <w:tcW w:w="900" w:type="dxa"/>
            <w:vAlign w:val="center"/>
          </w:tcPr>
          <w:p w14:paraId="5E000B7A" w14:textId="77777777" w:rsidR="00C60D85" w:rsidRDefault="00000000">
            <w:pPr>
              <w:spacing w:after="0"/>
              <w:rPr>
                <w:ins w:id="11373" w:author="Sean de Noronha | DRG" w:date="2026-09-29T16:58:00Z" w16du:dateUtc="2026-09-29T14:58:00Z"/>
                <w:rFonts w:cs="Arial"/>
                <w:sz w:val="13"/>
                <w:szCs w:val="13"/>
              </w:rPr>
            </w:pPr>
            <w:ins w:id="11374" w:author="Sean de Noronha | DRG" w:date="2026-09-29T16:58:00Z" w16du:dateUtc="2026-09-29T14:58:00Z">
              <w:r>
                <w:rPr>
                  <w:rFonts w:cs="Arial"/>
                  <w:sz w:val="13"/>
                  <w:szCs w:val="13"/>
                </w:rPr>
                <w:t>2,000</w:t>
              </w:r>
            </w:ins>
          </w:p>
        </w:tc>
        <w:tc>
          <w:tcPr>
            <w:tcW w:w="800" w:type="dxa"/>
            <w:vAlign w:val="center"/>
          </w:tcPr>
          <w:p w14:paraId="5E000B7B" w14:textId="77777777" w:rsidR="00C60D85" w:rsidRDefault="00000000">
            <w:pPr>
              <w:spacing w:after="0"/>
              <w:rPr>
                <w:ins w:id="11375" w:author="Sean de Noronha | DRG" w:date="2026-09-29T16:58:00Z" w16du:dateUtc="2026-09-29T14:58:00Z"/>
                <w:rFonts w:cs="Arial"/>
                <w:sz w:val="13"/>
                <w:szCs w:val="13"/>
              </w:rPr>
            </w:pPr>
            <w:ins w:id="11376" w:author="Sean de Noronha | DRG" w:date="2026-09-29T16:58:00Z" w16du:dateUtc="2026-09-29T14:58:00Z">
              <w:r>
                <w:rPr>
                  <w:rFonts w:cs="Arial"/>
                  <w:sz w:val="13"/>
                  <w:szCs w:val="13"/>
                </w:rPr>
                <w:t>3 m</w:t>
              </w:r>
            </w:ins>
          </w:p>
        </w:tc>
        <w:tc>
          <w:tcPr>
            <w:tcW w:w="880" w:type="dxa"/>
            <w:vAlign w:val="center"/>
          </w:tcPr>
          <w:p w14:paraId="5E000B7C" w14:textId="77777777" w:rsidR="00C60D85" w:rsidRDefault="00000000">
            <w:pPr>
              <w:spacing w:after="0"/>
              <w:rPr>
                <w:ins w:id="11377" w:author="Sean de Noronha | DRG" w:date="2026-09-29T16:58:00Z" w16du:dateUtc="2026-09-29T14:58:00Z"/>
                <w:rFonts w:cs="Arial"/>
                <w:sz w:val="13"/>
                <w:szCs w:val="13"/>
              </w:rPr>
            </w:pPr>
            <w:ins w:id="11378" w:author="Sean de Noronha | DRG" w:date="2026-09-29T16:58:00Z" w16du:dateUtc="2026-09-29T14:58:00Z">
              <w:r>
                <w:rPr>
                  <w:rFonts w:cs="Arial"/>
                  <w:sz w:val="13"/>
                  <w:szCs w:val="13"/>
                </w:rPr>
                <w:t>0.18</w:t>
              </w:r>
            </w:ins>
          </w:p>
        </w:tc>
        <w:tc>
          <w:tcPr>
            <w:tcW w:w="820" w:type="dxa"/>
            <w:vAlign w:val="center"/>
          </w:tcPr>
          <w:p w14:paraId="5E000B7D" w14:textId="77777777" w:rsidR="00C60D85" w:rsidRDefault="00000000">
            <w:pPr>
              <w:spacing w:after="0"/>
              <w:rPr>
                <w:ins w:id="11379" w:author="Sean de Noronha | DRG" w:date="2026-09-29T16:58:00Z" w16du:dateUtc="2026-09-29T14:58:00Z"/>
                <w:rFonts w:cs="Arial"/>
                <w:sz w:val="13"/>
                <w:szCs w:val="13"/>
              </w:rPr>
            </w:pPr>
            <w:ins w:id="11380" w:author="Sean de Noronha | DRG" w:date="2026-09-29T16:58:00Z" w16du:dateUtc="2026-09-29T14:58:00Z">
              <w:r>
                <w:rPr>
                  <w:rFonts w:cs="Arial"/>
                  <w:sz w:val="13"/>
                  <w:szCs w:val="13"/>
                </w:rPr>
                <w:t>109</w:t>
              </w:r>
            </w:ins>
          </w:p>
        </w:tc>
        <w:tc>
          <w:tcPr>
            <w:tcW w:w="1100" w:type="dxa"/>
            <w:vAlign w:val="center"/>
          </w:tcPr>
          <w:p w14:paraId="5E000B7E" w14:textId="77777777" w:rsidR="00C60D85" w:rsidRDefault="00000000">
            <w:pPr>
              <w:spacing w:after="0"/>
              <w:rPr>
                <w:ins w:id="11381" w:author="Sean de Noronha | DRG" w:date="2026-09-29T16:58:00Z" w16du:dateUtc="2026-09-29T14:58:00Z"/>
                <w:rFonts w:cs="Arial"/>
                <w:sz w:val="13"/>
                <w:szCs w:val="13"/>
              </w:rPr>
            </w:pPr>
            <w:ins w:id="11382" w:author="Sean de Noronha | DRG" w:date="2026-09-29T16:58:00Z" w16du:dateUtc="2026-09-29T14:58:00Z">
              <w:r>
                <w:rPr>
                  <w:rFonts w:cs="Arial"/>
                  <w:sz w:val="13"/>
                  <w:szCs w:val="13"/>
                </w:rPr>
                <w:t>171 (362)</w:t>
              </w:r>
            </w:ins>
          </w:p>
        </w:tc>
        <w:tc>
          <w:tcPr>
            <w:tcW w:w="700" w:type="dxa"/>
            <w:vAlign w:val="center"/>
          </w:tcPr>
          <w:p w14:paraId="5E000B7F" w14:textId="77777777" w:rsidR="00C60D85" w:rsidRDefault="00000000">
            <w:pPr>
              <w:spacing w:after="0"/>
              <w:rPr>
                <w:ins w:id="11383" w:author="Sean de Noronha | DRG" w:date="2026-09-29T16:58:00Z" w16du:dateUtc="2026-09-29T14:58:00Z"/>
                <w:rFonts w:cs="Arial"/>
                <w:sz w:val="13"/>
                <w:szCs w:val="13"/>
              </w:rPr>
            </w:pPr>
            <w:ins w:id="11384" w:author="Sean de Noronha | DRG" w:date="2026-09-29T16:58:00Z" w16du:dateUtc="2026-09-29T14:58:00Z">
              <w:r>
                <w:rPr>
                  <w:rFonts w:cs="Arial"/>
                  <w:sz w:val="13"/>
                  <w:szCs w:val="13"/>
                </w:rPr>
                <w:t>14.5</w:t>
              </w:r>
            </w:ins>
          </w:p>
        </w:tc>
      </w:tr>
      <w:tr w:rsidR="00C60D85" w14:paraId="79B7396E" w14:textId="77777777">
        <w:trPr>
          <w:jc w:val="center"/>
          <w:ins w:id="11385" w:author="Sean de Noronha | DRG" w:date="2026-09-29T16:58:00Z"/>
        </w:trPr>
        <w:tc>
          <w:tcPr>
            <w:tcW w:w="560" w:type="dxa"/>
            <w:vAlign w:val="center"/>
          </w:tcPr>
          <w:p w14:paraId="5E000B80" w14:textId="77777777" w:rsidR="00C60D85" w:rsidRDefault="00000000">
            <w:pPr>
              <w:spacing w:after="0"/>
              <w:rPr>
                <w:ins w:id="11386" w:author="Sean de Noronha | DRG" w:date="2026-09-29T16:58:00Z" w16du:dateUtc="2026-09-29T14:58:00Z"/>
                <w:rFonts w:cs="Arial"/>
                <w:sz w:val="13"/>
                <w:szCs w:val="13"/>
              </w:rPr>
            </w:pPr>
            <w:ins w:id="11387" w:author="Sean de Noronha | DRG" w:date="2026-09-29T16:58:00Z" w16du:dateUtc="2026-09-29T14:58:00Z">
              <w:r>
                <w:rPr>
                  <w:rFonts w:cs="Arial"/>
                  <w:sz w:val="13"/>
                  <w:szCs w:val="13"/>
                </w:rPr>
                <w:t>219</w:t>
              </w:r>
            </w:ins>
          </w:p>
        </w:tc>
        <w:tc>
          <w:tcPr>
            <w:tcW w:w="500" w:type="dxa"/>
            <w:vAlign w:val="center"/>
          </w:tcPr>
          <w:p w14:paraId="5E000B81" w14:textId="77777777" w:rsidR="00C60D85" w:rsidRDefault="00000000">
            <w:pPr>
              <w:spacing w:after="0"/>
              <w:rPr>
                <w:ins w:id="11388" w:author="Sean de Noronha | DRG" w:date="2026-09-29T16:58:00Z" w16du:dateUtc="2026-09-29T14:58:00Z"/>
                <w:rFonts w:cs="Arial"/>
                <w:sz w:val="13"/>
                <w:szCs w:val="13"/>
              </w:rPr>
            </w:pPr>
            <w:ins w:id="11389" w:author="Sean de Noronha | DRG" w:date="2026-09-29T16:58:00Z" w16du:dateUtc="2026-09-29T14:58:00Z">
              <w:r>
                <w:rPr>
                  <w:rFonts w:cs="Arial"/>
                  <w:sz w:val="13"/>
                  <w:szCs w:val="13"/>
                </w:rPr>
                <w:t>T3</w:t>
              </w:r>
            </w:ins>
          </w:p>
        </w:tc>
        <w:tc>
          <w:tcPr>
            <w:tcW w:w="660" w:type="dxa"/>
            <w:vAlign w:val="center"/>
          </w:tcPr>
          <w:p w14:paraId="5E000B82" w14:textId="77777777" w:rsidR="00C60D85" w:rsidRDefault="00000000">
            <w:pPr>
              <w:spacing w:after="0"/>
              <w:rPr>
                <w:ins w:id="11390" w:author="Sean de Noronha | DRG" w:date="2026-09-29T16:58:00Z" w16du:dateUtc="2026-09-29T14:58:00Z"/>
                <w:rFonts w:cs="Arial"/>
                <w:sz w:val="13"/>
                <w:szCs w:val="13"/>
              </w:rPr>
            </w:pPr>
            <w:ins w:id="11391" w:author="Sean de Noronha | DRG" w:date="2026-09-29T16:58:00Z" w16du:dateUtc="2026-09-29T14:58:00Z">
              <w:r>
                <w:rPr>
                  <w:rFonts w:cs="Arial"/>
                  <w:sz w:val="13"/>
                  <w:szCs w:val="13"/>
                </w:rPr>
                <w:t>2</w:t>
              </w:r>
            </w:ins>
          </w:p>
        </w:tc>
        <w:tc>
          <w:tcPr>
            <w:tcW w:w="1920" w:type="dxa"/>
            <w:vAlign w:val="center"/>
          </w:tcPr>
          <w:p w14:paraId="5E000B83" w14:textId="77777777" w:rsidR="00C60D85" w:rsidRDefault="00000000">
            <w:pPr>
              <w:spacing w:after="0"/>
              <w:rPr>
                <w:ins w:id="11392" w:author="Sean de Noronha | DRG" w:date="2026-09-29T16:58:00Z" w16du:dateUtc="2026-09-29T14:58:00Z"/>
                <w:rFonts w:cs="Arial"/>
                <w:sz w:val="13"/>
                <w:szCs w:val="13"/>
              </w:rPr>
            </w:pPr>
            <w:ins w:id="11393" w:author="Sean de Noronha | DRG" w:date="2026-09-29T16:58:00Z" w16du:dateUtc="2026-09-29T14:58:00Z">
              <w:r>
                <w:rPr>
                  <w:rFonts w:cs="Arial"/>
                  <w:sz w:val="13"/>
                  <w:szCs w:val="13"/>
                </w:rPr>
                <w:t>Schedule 40 steel, NPS ½</w:t>
              </w:r>
            </w:ins>
          </w:p>
        </w:tc>
        <w:tc>
          <w:tcPr>
            <w:tcW w:w="520" w:type="dxa"/>
            <w:vAlign w:val="center"/>
          </w:tcPr>
          <w:p w14:paraId="5E000B84" w14:textId="77777777" w:rsidR="00C60D85" w:rsidRDefault="00000000">
            <w:pPr>
              <w:spacing w:after="0"/>
              <w:rPr>
                <w:ins w:id="11394" w:author="Sean de Noronha | DRG" w:date="2026-09-29T16:58:00Z" w16du:dateUtc="2026-09-29T14:58:00Z"/>
                <w:rFonts w:cs="Arial"/>
                <w:sz w:val="13"/>
                <w:szCs w:val="13"/>
              </w:rPr>
            </w:pPr>
            <w:ins w:id="11395" w:author="Sean de Noronha | DRG" w:date="2026-09-29T16:58:00Z" w16du:dateUtc="2026-09-29T14:58:00Z">
              <w:r>
                <w:rPr>
                  <w:rFonts w:cs="Arial"/>
                  <w:sz w:val="13"/>
                  <w:szCs w:val="13"/>
                </w:rPr>
                <w:t>He</w:t>
              </w:r>
            </w:ins>
          </w:p>
        </w:tc>
        <w:tc>
          <w:tcPr>
            <w:tcW w:w="900" w:type="dxa"/>
            <w:vAlign w:val="center"/>
          </w:tcPr>
          <w:p w14:paraId="5E000B85" w14:textId="77777777" w:rsidR="00C60D85" w:rsidRDefault="00000000">
            <w:pPr>
              <w:spacing w:after="0"/>
              <w:rPr>
                <w:ins w:id="11396" w:author="Sean de Noronha | DRG" w:date="2026-09-29T16:58:00Z" w16du:dateUtc="2026-09-29T14:58:00Z"/>
                <w:rFonts w:cs="Arial"/>
                <w:sz w:val="13"/>
                <w:szCs w:val="13"/>
              </w:rPr>
            </w:pPr>
            <w:ins w:id="11397" w:author="Sean de Noronha | DRG" w:date="2026-09-29T16:58:00Z" w16du:dateUtc="2026-09-29T14:58:00Z">
              <w:r>
                <w:rPr>
                  <w:rFonts w:cs="Arial"/>
                  <w:sz w:val="13"/>
                  <w:szCs w:val="13"/>
                </w:rPr>
                <w:t>2,300</w:t>
              </w:r>
            </w:ins>
          </w:p>
        </w:tc>
        <w:tc>
          <w:tcPr>
            <w:tcW w:w="800" w:type="dxa"/>
            <w:vAlign w:val="center"/>
          </w:tcPr>
          <w:p w14:paraId="5E000B86" w14:textId="77777777" w:rsidR="00C60D85" w:rsidRDefault="00000000">
            <w:pPr>
              <w:spacing w:after="0"/>
              <w:rPr>
                <w:ins w:id="11398" w:author="Sean de Noronha | DRG" w:date="2026-09-29T16:58:00Z" w16du:dateUtc="2026-09-29T14:58:00Z"/>
                <w:rFonts w:cs="Arial"/>
                <w:sz w:val="13"/>
                <w:szCs w:val="13"/>
              </w:rPr>
            </w:pPr>
            <w:ins w:id="11399" w:author="Sean de Noronha | DRG" w:date="2026-09-29T16:58:00Z" w16du:dateUtc="2026-09-29T14:58:00Z">
              <w:r>
                <w:rPr>
                  <w:rFonts w:cs="Arial"/>
                  <w:sz w:val="13"/>
                  <w:szCs w:val="13"/>
                </w:rPr>
                <w:t>3 m</w:t>
              </w:r>
            </w:ins>
          </w:p>
        </w:tc>
        <w:tc>
          <w:tcPr>
            <w:tcW w:w="880" w:type="dxa"/>
            <w:vAlign w:val="center"/>
          </w:tcPr>
          <w:p w14:paraId="5E000B87" w14:textId="77777777" w:rsidR="00C60D85" w:rsidRDefault="00000000">
            <w:pPr>
              <w:spacing w:after="0"/>
              <w:rPr>
                <w:ins w:id="11400" w:author="Sean de Noronha | DRG" w:date="2026-09-29T16:58:00Z" w16du:dateUtc="2026-09-29T14:58:00Z"/>
                <w:rFonts w:cs="Arial"/>
                <w:sz w:val="13"/>
                <w:szCs w:val="13"/>
              </w:rPr>
            </w:pPr>
            <w:ins w:id="11401" w:author="Sean de Noronha | DRG" w:date="2026-09-29T16:58:00Z" w16du:dateUtc="2026-09-29T14:58:00Z">
              <w:r>
                <w:rPr>
                  <w:rFonts w:cs="Arial"/>
                  <w:sz w:val="13"/>
                  <w:szCs w:val="13"/>
                </w:rPr>
                <w:t>0.18</w:t>
              </w:r>
            </w:ins>
          </w:p>
        </w:tc>
        <w:tc>
          <w:tcPr>
            <w:tcW w:w="820" w:type="dxa"/>
            <w:vAlign w:val="center"/>
          </w:tcPr>
          <w:p w14:paraId="5E000B88" w14:textId="77777777" w:rsidR="00C60D85" w:rsidRDefault="00000000">
            <w:pPr>
              <w:spacing w:after="0"/>
              <w:rPr>
                <w:ins w:id="11402" w:author="Sean de Noronha | DRG" w:date="2026-09-29T16:58:00Z" w16du:dateUtc="2026-09-29T14:58:00Z"/>
                <w:rFonts w:cs="Arial"/>
                <w:sz w:val="13"/>
                <w:szCs w:val="13"/>
              </w:rPr>
            </w:pPr>
            <w:ins w:id="11403" w:author="Sean de Noronha | DRG" w:date="2026-09-29T16:58:00Z" w16du:dateUtc="2026-09-29T14:58:00Z">
              <w:r>
                <w:rPr>
                  <w:rFonts w:cs="Arial"/>
                  <w:sz w:val="13"/>
                  <w:szCs w:val="13"/>
                </w:rPr>
                <w:t>138</w:t>
              </w:r>
            </w:ins>
          </w:p>
        </w:tc>
        <w:tc>
          <w:tcPr>
            <w:tcW w:w="1100" w:type="dxa"/>
            <w:vAlign w:val="center"/>
          </w:tcPr>
          <w:p w14:paraId="5E000B89" w14:textId="77777777" w:rsidR="00C60D85" w:rsidRDefault="00000000">
            <w:pPr>
              <w:spacing w:after="0"/>
              <w:rPr>
                <w:ins w:id="11404" w:author="Sean de Noronha | DRG" w:date="2026-09-29T16:58:00Z" w16du:dateUtc="2026-09-29T14:58:00Z"/>
                <w:rFonts w:cs="Arial"/>
                <w:sz w:val="13"/>
                <w:szCs w:val="13"/>
              </w:rPr>
            </w:pPr>
            <w:ins w:id="11405" w:author="Sean de Noronha | DRG" w:date="2026-09-29T16:58:00Z" w16du:dateUtc="2026-09-29T14:58:00Z">
              <w:r>
                <w:rPr>
                  <w:rFonts w:cs="Arial"/>
                  <w:sz w:val="13"/>
                  <w:szCs w:val="13"/>
                </w:rPr>
                <w:t>197 (416)</w:t>
              </w:r>
            </w:ins>
          </w:p>
        </w:tc>
        <w:tc>
          <w:tcPr>
            <w:tcW w:w="700" w:type="dxa"/>
            <w:vAlign w:val="center"/>
          </w:tcPr>
          <w:p w14:paraId="5E000B8A" w14:textId="77777777" w:rsidR="00C60D85" w:rsidRDefault="00000000">
            <w:pPr>
              <w:spacing w:after="0"/>
              <w:rPr>
                <w:ins w:id="11406" w:author="Sean de Noronha | DRG" w:date="2026-09-29T16:58:00Z" w16du:dateUtc="2026-09-29T14:58:00Z"/>
                <w:rFonts w:cs="Arial"/>
                <w:sz w:val="13"/>
                <w:szCs w:val="13"/>
              </w:rPr>
            </w:pPr>
            <w:ins w:id="11407" w:author="Sean de Noronha | DRG" w:date="2026-09-29T16:58:00Z" w16du:dateUtc="2026-09-29T14:58:00Z">
              <w:r>
                <w:rPr>
                  <w:rFonts w:cs="Arial"/>
                  <w:sz w:val="13"/>
                  <w:szCs w:val="13"/>
                </w:rPr>
                <w:t>16.7</w:t>
              </w:r>
            </w:ins>
          </w:p>
        </w:tc>
      </w:tr>
      <w:tr w:rsidR="00C60D85" w14:paraId="05231EE2" w14:textId="77777777">
        <w:trPr>
          <w:jc w:val="center"/>
          <w:ins w:id="11408" w:author="Sean de Noronha | DRG" w:date="2026-09-29T16:58:00Z"/>
        </w:trPr>
        <w:tc>
          <w:tcPr>
            <w:tcW w:w="560" w:type="dxa"/>
            <w:vAlign w:val="center"/>
          </w:tcPr>
          <w:p w14:paraId="5E000B8B" w14:textId="77777777" w:rsidR="00C60D85" w:rsidRDefault="00000000">
            <w:pPr>
              <w:spacing w:after="0"/>
              <w:rPr>
                <w:ins w:id="11409" w:author="Sean de Noronha | DRG" w:date="2026-09-29T16:58:00Z" w16du:dateUtc="2026-09-29T14:58:00Z"/>
                <w:rFonts w:cs="Arial"/>
                <w:sz w:val="13"/>
                <w:szCs w:val="13"/>
              </w:rPr>
            </w:pPr>
            <w:ins w:id="11410" w:author="Sean de Noronha | DRG" w:date="2026-09-29T16:58:00Z" w16du:dateUtc="2026-09-29T14:58:00Z">
              <w:r>
                <w:rPr>
                  <w:rFonts w:cs="Arial"/>
                  <w:sz w:val="13"/>
                  <w:szCs w:val="13"/>
                </w:rPr>
                <w:t>220</w:t>
              </w:r>
            </w:ins>
          </w:p>
        </w:tc>
        <w:tc>
          <w:tcPr>
            <w:tcW w:w="500" w:type="dxa"/>
            <w:vAlign w:val="center"/>
          </w:tcPr>
          <w:p w14:paraId="5E000B8C" w14:textId="77777777" w:rsidR="00C60D85" w:rsidRDefault="00000000">
            <w:pPr>
              <w:spacing w:after="0"/>
              <w:rPr>
                <w:ins w:id="11411" w:author="Sean de Noronha | DRG" w:date="2026-09-29T16:58:00Z" w16du:dateUtc="2026-09-29T14:58:00Z"/>
                <w:rFonts w:cs="Arial"/>
                <w:sz w:val="13"/>
                <w:szCs w:val="13"/>
              </w:rPr>
            </w:pPr>
            <w:ins w:id="11412" w:author="Sean de Noronha | DRG" w:date="2026-09-29T16:58:00Z" w16du:dateUtc="2026-09-29T14:58:00Z">
              <w:r>
                <w:rPr>
                  <w:rFonts w:cs="Arial"/>
                  <w:sz w:val="13"/>
                  <w:szCs w:val="13"/>
                </w:rPr>
                <w:t>T3</w:t>
              </w:r>
            </w:ins>
          </w:p>
        </w:tc>
        <w:tc>
          <w:tcPr>
            <w:tcW w:w="660" w:type="dxa"/>
            <w:vAlign w:val="center"/>
          </w:tcPr>
          <w:p w14:paraId="5E000B8D" w14:textId="77777777" w:rsidR="00C60D85" w:rsidRDefault="00000000">
            <w:pPr>
              <w:spacing w:after="0"/>
              <w:rPr>
                <w:ins w:id="11413" w:author="Sean de Noronha | DRG" w:date="2026-09-29T16:58:00Z" w16du:dateUtc="2026-09-29T14:58:00Z"/>
                <w:rFonts w:cs="Arial"/>
                <w:sz w:val="13"/>
                <w:szCs w:val="13"/>
              </w:rPr>
            </w:pPr>
            <w:ins w:id="11414" w:author="Sean de Noronha | DRG" w:date="2026-09-29T16:58:00Z" w16du:dateUtc="2026-09-29T14:58:00Z">
              <w:r>
                <w:rPr>
                  <w:rFonts w:cs="Arial"/>
                  <w:sz w:val="13"/>
                  <w:szCs w:val="13"/>
                </w:rPr>
                <w:t>2</w:t>
              </w:r>
            </w:ins>
          </w:p>
        </w:tc>
        <w:tc>
          <w:tcPr>
            <w:tcW w:w="1920" w:type="dxa"/>
            <w:vAlign w:val="center"/>
          </w:tcPr>
          <w:p w14:paraId="5E000B8E" w14:textId="77777777" w:rsidR="00C60D85" w:rsidRDefault="00000000">
            <w:pPr>
              <w:spacing w:after="0"/>
              <w:rPr>
                <w:ins w:id="11415" w:author="Sean de Noronha | DRG" w:date="2026-09-29T16:58:00Z" w16du:dateUtc="2026-09-29T14:58:00Z"/>
                <w:rFonts w:cs="Arial"/>
                <w:sz w:val="13"/>
                <w:szCs w:val="13"/>
              </w:rPr>
            </w:pPr>
            <w:ins w:id="11416" w:author="Sean de Noronha | DRG" w:date="2026-09-29T16:58:00Z" w16du:dateUtc="2026-09-29T14:58:00Z">
              <w:r>
                <w:rPr>
                  <w:rFonts w:cs="Arial"/>
                  <w:sz w:val="13"/>
                  <w:szCs w:val="13"/>
                </w:rPr>
                <w:t>Schedule 40 steel, NPS ½</w:t>
              </w:r>
            </w:ins>
          </w:p>
        </w:tc>
        <w:tc>
          <w:tcPr>
            <w:tcW w:w="520" w:type="dxa"/>
            <w:vAlign w:val="center"/>
          </w:tcPr>
          <w:p w14:paraId="5E000B8F" w14:textId="77777777" w:rsidR="00C60D85" w:rsidRDefault="00000000">
            <w:pPr>
              <w:spacing w:after="0"/>
              <w:rPr>
                <w:ins w:id="11417" w:author="Sean de Noronha | DRG" w:date="2026-09-29T16:58:00Z" w16du:dateUtc="2026-09-29T14:58:00Z"/>
                <w:rFonts w:cs="Arial"/>
                <w:sz w:val="13"/>
                <w:szCs w:val="13"/>
              </w:rPr>
            </w:pPr>
            <w:ins w:id="11418" w:author="Sean de Noronha | DRG" w:date="2026-09-29T16:58:00Z" w16du:dateUtc="2026-09-29T14:58:00Z">
              <w:r>
                <w:rPr>
                  <w:rFonts w:cs="Arial"/>
                  <w:sz w:val="13"/>
                  <w:szCs w:val="13"/>
                </w:rPr>
                <w:t>He</w:t>
              </w:r>
            </w:ins>
          </w:p>
        </w:tc>
        <w:tc>
          <w:tcPr>
            <w:tcW w:w="900" w:type="dxa"/>
            <w:vAlign w:val="center"/>
          </w:tcPr>
          <w:p w14:paraId="5E000B90" w14:textId="77777777" w:rsidR="00C60D85" w:rsidRDefault="00000000">
            <w:pPr>
              <w:spacing w:after="0"/>
              <w:rPr>
                <w:ins w:id="11419" w:author="Sean de Noronha | DRG" w:date="2026-09-29T16:58:00Z" w16du:dateUtc="2026-09-29T14:58:00Z"/>
                <w:rFonts w:cs="Arial"/>
                <w:sz w:val="13"/>
                <w:szCs w:val="13"/>
              </w:rPr>
            </w:pPr>
            <w:ins w:id="11420" w:author="Sean de Noronha | DRG" w:date="2026-09-29T16:58:00Z" w16du:dateUtc="2026-09-29T14:58:00Z">
              <w:r>
                <w:rPr>
                  <w:rFonts w:cs="Arial"/>
                  <w:sz w:val="13"/>
                  <w:szCs w:val="13"/>
                </w:rPr>
                <w:t>2,600</w:t>
              </w:r>
            </w:ins>
          </w:p>
        </w:tc>
        <w:tc>
          <w:tcPr>
            <w:tcW w:w="800" w:type="dxa"/>
            <w:vAlign w:val="center"/>
          </w:tcPr>
          <w:p w14:paraId="5E000B91" w14:textId="77777777" w:rsidR="00C60D85" w:rsidRDefault="00000000">
            <w:pPr>
              <w:spacing w:after="0"/>
              <w:rPr>
                <w:ins w:id="11421" w:author="Sean de Noronha | DRG" w:date="2026-09-29T16:58:00Z" w16du:dateUtc="2026-09-29T14:58:00Z"/>
                <w:rFonts w:cs="Arial"/>
                <w:sz w:val="13"/>
                <w:szCs w:val="13"/>
              </w:rPr>
            </w:pPr>
            <w:ins w:id="11422" w:author="Sean de Noronha | DRG" w:date="2026-09-29T16:58:00Z" w16du:dateUtc="2026-09-29T14:58:00Z">
              <w:r>
                <w:rPr>
                  <w:rFonts w:cs="Arial"/>
                  <w:sz w:val="13"/>
                  <w:szCs w:val="13"/>
                </w:rPr>
                <w:t>2 m</w:t>
              </w:r>
            </w:ins>
          </w:p>
        </w:tc>
        <w:tc>
          <w:tcPr>
            <w:tcW w:w="880" w:type="dxa"/>
            <w:vAlign w:val="center"/>
          </w:tcPr>
          <w:p w14:paraId="5E000B92" w14:textId="77777777" w:rsidR="00C60D85" w:rsidRDefault="00000000">
            <w:pPr>
              <w:spacing w:after="0"/>
              <w:rPr>
                <w:ins w:id="11423" w:author="Sean de Noronha | DRG" w:date="2026-09-29T16:58:00Z" w16du:dateUtc="2026-09-29T14:58:00Z"/>
                <w:rFonts w:cs="Arial"/>
                <w:sz w:val="13"/>
                <w:szCs w:val="13"/>
              </w:rPr>
            </w:pPr>
            <w:ins w:id="11424" w:author="Sean de Noronha | DRG" w:date="2026-09-29T16:58:00Z" w16du:dateUtc="2026-09-29T14:58:00Z">
              <w:r>
                <w:rPr>
                  <w:rFonts w:cs="Arial"/>
                  <w:sz w:val="13"/>
                  <w:szCs w:val="13"/>
                </w:rPr>
                <w:t>0.21</w:t>
              </w:r>
            </w:ins>
          </w:p>
        </w:tc>
        <w:tc>
          <w:tcPr>
            <w:tcW w:w="820" w:type="dxa"/>
            <w:vAlign w:val="center"/>
          </w:tcPr>
          <w:p w14:paraId="5E000B93" w14:textId="77777777" w:rsidR="00C60D85" w:rsidRDefault="00000000">
            <w:pPr>
              <w:spacing w:after="0"/>
              <w:rPr>
                <w:ins w:id="11425" w:author="Sean de Noronha | DRG" w:date="2026-09-29T16:58:00Z" w16du:dateUtc="2026-09-29T14:58:00Z"/>
                <w:rFonts w:cs="Arial"/>
                <w:sz w:val="13"/>
                <w:szCs w:val="13"/>
              </w:rPr>
            </w:pPr>
            <w:ins w:id="11426" w:author="Sean de Noronha | DRG" w:date="2026-09-29T16:58:00Z" w16du:dateUtc="2026-09-29T14:58:00Z">
              <w:r>
                <w:rPr>
                  <w:rFonts w:cs="Arial"/>
                  <w:sz w:val="13"/>
                  <w:szCs w:val="13"/>
                </w:rPr>
                <w:t>144</w:t>
              </w:r>
            </w:ins>
          </w:p>
        </w:tc>
        <w:tc>
          <w:tcPr>
            <w:tcW w:w="1100" w:type="dxa"/>
            <w:vAlign w:val="center"/>
          </w:tcPr>
          <w:p w14:paraId="5E000B94" w14:textId="77777777" w:rsidR="00C60D85" w:rsidRDefault="00000000">
            <w:pPr>
              <w:spacing w:after="0"/>
              <w:rPr>
                <w:ins w:id="11427" w:author="Sean de Noronha | DRG" w:date="2026-09-29T16:58:00Z" w16du:dateUtc="2026-09-29T14:58:00Z"/>
                <w:rFonts w:cs="Arial"/>
                <w:sz w:val="13"/>
                <w:szCs w:val="13"/>
              </w:rPr>
            </w:pPr>
            <w:ins w:id="11428" w:author="Sean de Noronha | DRG" w:date="2026-09-29T16:58:00Z" w16du:dateUtc="2026-09-29T14:58:00Z">
              <w:r>
                <w:rPr>
                  <w:rFonts w:cs="Arial"/>
                  <w:sz w:val="13"/>
                  <w:szCs w:val="13"/>
                </w:rPr>
                <w:t>222 (471)</w:t>
              </w:r>
            </w:ins>
          </w:p>
        </w:tc>
        <w:tc>
          <w:tcPr>
            <w:tcW w:w="700" w:type="dxa"/>
            <w:vAlign w:val="center"/>
          </w:tcPr>
          <w:p w14:paraId="5E000B95" w14:textId="77777777" w:rsidR="00C60D85" w:rsidRDefault="00000000">
            <w:pPr>
              <w:spacing w:after="0"/>
              <w:rPr>
                <w:ins w:id="11429" w:author="Sean de Noronha | DRG" w:date="2026-09-29T16:58:00Z" w16du:dateUtc="2026-09-29T14:58:00Z"/>
                <w:rFonts w:cs="Arial"/>
                <w:sz w:val="13"/>
                <w:szCs w:val="13"/>
              </w:rPr>
            </w:pPr>
            <w:ins w:id="11430" w:author="Sean de Noronha | DRG" w:date="2026-09-29T16:58:00Z" w16du:dateUtc="2026-09-29T14:58:00Z">
              <w:r>
                <w:rPr>
                  <w:rFonts w:cs="Arial"/>
                  <w:sz w:val="13"/>
                  <w:szCs w:val="13"/>
                </w:rPr>
                <w:t>18.9</w:t>
              </w:r>
            </w:ins>
          </w:p>
        </w:tc>
      </w:tr>
      <w:tr w:rsidR="00C60D85" w14:paraId="2F648990" w14:textId="77777777">
        <w:trPr>
          <w:jc w:val="center"/>
          <w:ins w:id="11431" w:author="Sean de Noronha | DRG" w:date="2026-09-29T16:58:00Z"/>
        </w:trPr>
        <w:tc>
          <w:tcPr>
            <w:tcW w:w="560" w:type="dxa"/>
            <w:vAlign w:val="center"/>
          </w:tcPr>
          <w:p w14:paraId="5E000B96" w14:textId="77777777" w:rsidR="00C60D85" w:rsidRDefault="00000000">
            <w:pPr>
              <w:spacing w:after="0"/>
              <w:rPr>
                <w:ins w:id="11432" w:author="Sean de Noronha | DRG" w:date="2026-09-29T16:58:00Z" w16du:dateUtc="2026-09-29T14:58:00Z"/>
                <w:rFonts w:cs="Arial"/>
                <w:sz w:val="13"/>
                <w:szCs w:val="13"/>
              </w:rPr>
            </w:pPr>
            <w:ins w:id="11433" w:author="Sean de Noronha | DRG" w:date="2026-09-29T16:58:00Z" w16du:dateUtc="2026-09-29T14:58:00Z">
              <w:r>
                <w:rPr>
                  <w:rFonts w:cs="Arial"/>
                  <w:sz w:val="13"/>
                  <w:szCs w:val="13"/>
                </w:rPr>
                <w:t>221</w:t>
              </w:r>
            </w:ins>
          </w:p>
        </w:tc>
        <w:tc>
          <w:tcPr>
            <w:tcW w:w="500" w:type="dxa"/>
            <w:vAlign w:val="center"/>
          </w:tcPr>
          <w:p w14:paraId="5E000B97" w14:textId="77777777" w:rsidR="00C60D85" w:rsidRDefault="00000000">
            <w:pPr>
              <w:spacing w:after="0"/>
              <w:rPr>
                <w:ins w:id="11434" w:author="Sean de Noronha | DRG" w:date="2026-09-29T16:58:00Z" w16du:dateUtc="2026-09-29T14:58:00Z"/>
                <w:rFonts w:cs="Arial"/>
                <w:sz w:val="13"/>
                <w:szCs w:val="13"/>
              </w:rPr>
            </w:pPr>
            <w:ins w:id="11435" w:author="Sean de Noronha | DRG" w:date="2026-09-29T16:58:00Z" w16du:dateUtc="2026-09-29T14:58:00Z">
              <w:r>
                <w:rPr>
                  <w:rFonts w:cs="Arial"/>
                  <w:sz w:val="13"/>
                  <w:szCs w:val="13"/>
                </w:rPr>
                <w:t>T3</w:t>
              </w:r>
            </w:ins>
          </w:p>
        </w:tc>
        <w:tc>
          <w:tcPr>
            <w:tcW w:w="660" w:type="dxa"/>
            <w:vAlign w:val="center"/>
          </w:tcPr>
          <w:p w14:paraId="5E000B98" w14:textId="77777777" w:rsidR="00C60D85" w:rsidRDefault="00000000">
            <w:pPr>
              <w:spacing w:after="0"/>
              <w:rPr>
                <w:ins w:id="11436" w:author="Sean de Noronha | DRG" w:date="2026-09-29T16:58:00Z" w16du:dateUtc="2026-09-29T14:58:00Z"/>
                <w:rFonts w:cs="Arial"/>
                <w:sz w:val="13"/>
                <w:szCs w:val="13"/>
              </w:rPr>
            </w:pPr>
            <w:ins w:id="11437" w:author="Sean de Noronha | DRG" w:date="2026-09-29T16:58:00Z" w16du:dateUtc="2026-09-29T14:58:00Z">
              <w:r>
                <w:rPr>
                  <w:rFonts w:cs="Arial"/>
                  <w:sz w:val="13"/>
                  <w:szCs w:val="13"/>
                </w:rPr>
                <w:t>2</w:t>
              </w:r>
            </w:ins>
          </w:p>
        </w:tc>
        <w:tc>
          <w:tcPr>
            <w:tcW w:w="1920" w:type="dxa"/>
            <w:vAlign w:val="center"/>
          </w:tcPr>
          <w:p w14:paraId="5E000B99" w14:textId="77777777" w:rsidR="00C60D85" w:rsidRDefault="00000000">
            <w:pPr>
              <w:spacing w:after="0"/>
              <w:rPr>
                <w:ins w:id="11438" w:author="Sean de Noronha | DRG" w:date="2026-09-29T16:58:00Z" w16du:dateUtc="2026-09-29T14:58:00Z"/>
                <w:rFonts w:cs="Arial"/>
                <w:sz w:val="13"/>
                <w:szCs w:val="13"/>
              </w:rPr>
            </w:pPr>
            <w:ins w:id="11439" w:author="Sean de Noronha | DRG" w:date="2026-09-29T16:58:00Z" w16du:dateUtc="2026-09-29T14:58:00Z">
              <w:r>
                <w:rPr>
                  <w:rFonts w:cs="Arial"/>
                  <w:sz w:val="13"/>
                  <w:szCs w:val="13"/>
                </w:rPr>
                <w:t>Schedule 40 steel, NPS ½</w:t>
              </w:r>
            </w:ins>
          </w:p>
        </w:tc>
        <w:tc>
          <w:tcPr>
            <w:tcW w:w="520" w:type="dxa"/>
            <w:vAlign w:val="center"/>
          </w:tcPr>
          <w:p w14:paraId="5E000B9A" w14:textId="77777777" w:rsidR="00C60D85" w:rsidRDefault="00000000">
            <w:pPr>
              <w:spacing w:after="0"/>
              <w:rPr>
                <w:ins w:id="11440" w:author="Sean de Noronha | DRG" w:date="2026-09-29T16:58:00Z" w16du:dateUtc="2026-09-29T14:58:00Z"/>
                <w:rFonts w:cs="Arial"/>
                <w:sz w:val="13"/>
                <w:szCs w:val="13"/>
              </w:rPr>
            </w:pPr>
            <w:ins w:id="11441" w:author="Sean de Noronha | DRG" w:date="2026-09-29T16:58:00Z" w16du:dateUtc="2026-09-29T14:58:00Z">
              <w:r>
                <w:rPr>
                  <w:rFonts w:cs="Arial"/>
                  <w:sz w:val="13"/>
                  <w:szCs w:val="13"/>
                </w:rPr>
                <w:t>He</w:t>
              </w:r>
            </w:ins>
          </w:p>
        </w:tc>
        <w:tc>
          <w:tcPr>
            <w:tcW w:w="900" w:type="dxa"/>
            <w:vAlign w:val="center"/>
          </w:tcPr>
          <w:p w14:paraId="5E000B9B" w14:textId="77777777" w:rsidR="00C60D85" w:rsidRDefault="00000000">
            <w:pPr>
              <w:spacing w:after="0"/>
              <w:rPr>
                <w:ins w:id="11442" w:author="Sean de Noronha | DRG" w:date="2026-09-29T16:58:00Z" w16du:dateUtc="2026-09-29T14:58:00Z"/>
                <w:rFonts w:cs="Arial"/>
                <w:sz w:val="13"/>
                <w:szCs w:val="13"/>
              </w:rPr>
            </w:pPr>
            <w:ins w:id="11443" w:author="Sean de Noronha | DRG" w:date="2026-09-29T16:58:00Z" w16du:dateUtc="2026-09-29T14:58:00Z">
              <w:r>
                <w:rPr>
                  <w:rFonts w:cs="Arial"/>
                  <w:sz w:val="13"/>
                  <w:szCs w:val="13"/>
                </w:rPr>
                <w:t>3,000</w:t>
              </w:r>
            </w:ins>
          </w:p>
        </w:tc>
        <w:tc>
          <w:tcPr>
            <w:tcW w:w="800" w:type="dxa"/>
            <w:vAlign w:val="center"/>
          </w:tcPr>
          <w:p w14:paraId="5E000B9C" w14:textId="77777777" w:rsidR="00C60D85" w:rsidRDefault="00000000">
            <w:pPr>
              <w:spacing w:after="0"/>
              <w:rPr>
                <w:ins w:id="11444" w:author="Sean de Noronha | DRG" w:date="2026-09-29T16:58:00Z" w16du:dateUtc="2026-09-29T14:58:00Z"/>
                <w:rFonts w:cs="Arial"/>
                <w:sz w:val="13"/>
                <w:szCs w:val="13"/>
              </w:rPr>
            </w:pPr>
            <w:ins w:id="11445" w:author="Sean de Noronha | DRG" w:date="2026-09-29T16:58:00Z" w16du:dateUtc="2026-09-29T14:58:00Z">
              <w:r>
                <w:rPr>
                  <w:rFonts w:cs="Arial"/>
                  <w:sz w:val="13"/>
                  <w:szCs w:val="13"/>
                </w:rPr>
                <w:t>1 m</w:t>
              </w:r>
            </w:ins>
          </w:p>
        </w:tc>
        <w:tc>
          <w:tcPr>
            <w:tcW w:w="880" w:type="dxa"/>
            <w:vAlign w:val="center"/>
          </w:tcPr>
          <w:p w14:paraId="5E000B9D" w14:textId="77777777" w:rsidR="00C60D85" w:rsidRDefault="00000000">
            <w:pPr>
              <w:spacing w:after="0"/>
              <w:rPr>
                <w:ins w:id="11446" w:author="Sean de Noronha | DRG" w:date="2026-09-29T16:58:00Z" w16du:dateUtc="2026-09-29T14:58:00Z"/>
                <w:rFonts w:cs="Arial"/>
                <w:sz w:val="13"/>
                <w:szCs w:val="13"/>
              </w:rPr>
            </w:pPr>
            <w:ins w:id="11447" w:author="Sean de Noronha | DRG" w:date="2026-09-29T16:58:00Z" w16du:dateUtc="2026-09-29T14:58:00Z">
              <w:r>
                <w:rPr>
                  <w:rFonts w:cs="Arial"/>
                  <w:sz w:val="13"/>
                  <w:szCs w:val="13"/>
                </w:rPr>
                <w:t>0.22</w:t>
              </w:r>
            </w:ins>
          </w:p>
        </w:tc>
        <w:tc>
          <w:tcPr>
            <w:tcW w:w="820" w:type="dxa"/>
            <w:vAlign w:val="center"/>
          </w:tcPr>
          <w:p w14:paraId="5E000B9E" w14:textId="77777777" w:rsidR="00C60D85" w:rsidRDefault="00000000">
            <w:pPr>
              <w:spacing w:after="0"/>
              <w:rPr>
                <w:ins w:id="11448" w:author="Sean de Noronha | DRG" w:date="2026-09-29T16:58:00Z" w16du:dateUtc="2026-09-29T14:58:00Z"/>
                <w:rFonts w:cs="Arial"/>
                <w:sz w:val="13"/>
                <w:szCs w:val="13"/>
              </w:rPr>
            </w:pPr>
            <w:ins w:id="11449" w:author="Sean de Noronha | DRG" w:date="2026-09-29T16:58:00Z" w16du:dateUtc="2026-09-29T14:58:00Z">
              <w:r>
                <w:rPr>
                  <w:rFonts w:cs="Arial"/>
                  <w:sz w:val="13"/>
                  <w:szCs w:val="13"/>
                </w:rPr>
                <w:t>114</w:t>
              </w:r>
            </w:ins>
          </w:p>
        </w:tc>
        <w:tc>
          <w:tcPr>
            <w:tcW w:w="1100" w:type="dxa"/>
            <w:vAlign w:val="center"/>
          </w:tcPr>
          <w:p w14:paraId="5E000B9F" w14:textId="77777777" w:rsidR="00C60D85" w:rsidRDefault="00000000">
            <w:pPr>
              <w:spacing w:after="0"/>
              <w:rPr>
                <w:ins w:id="11450" w:author="Sean de Noronha | DRG" w:date="2026-09-29T16:58:00Z" w16du:dateUtc="2026-09-29T14:58:00Z"/>
                <w:rFonts w:cs="Arial"/>
                <w:sz w:val="13"/>
                <w:szCs w:val="13"/>
              </w:rPr>
            </w:pPr>
            <w:ins w:id="11451" w:author="Sean de Noronha | DRG" w:date="2026-09-29T16:58:00Z" w16du:dateUtc="2026-09-29T14:58:00Z">
              <w:r>
                <w:rPr>
                  <w:rFonts w:cs="Arial"/>
                  <w:sz w:val="13"/>
                  <w:szCs w:val="13"/>
                </w:rPr>
                <w:t>256 (543)</w:t>
              </w:r>
            </w:ins>
          </w:p>
        </w:tc>
        <w:tc>
          <w:tcPr>
            <w:tcW w:w="700" w:type="dxa"/>
            <w:vAlign w:val="center"/>
          </w:tcPr>
          <w:p w14:paraId="5E000BA0" w14:textId="77777777" w:rsidR="00C60D85" w:rsidRDefault="00000000">
            <w:pPr>
              <w:spacing w:after="0"/>
              <w:rPr>
                <w:ins w:id="11452" w:author="Sean de Noronha | DRG" w:date="2026-09-29T16:58:00Z" w16du:dateUtc="2026-09-29T14:58:00Z"/>
                <w:rFonts w:cs="Arial"/>
                <w:sz w:val="13"/>
                <w:szCs w:val="13"/>
              </w:rPr>
            </w:pPr>
            <w:ins w:id="11453" w:author="Sean de Noronha | DRG" w:date="2026-09-29T16:58:00Z" w16du:dateUtc="2026-09-29T14:58:00Z">
              <w:r>
                <w:rPr>
                  <w:rFonts w:cs="Arial"/>
                  <w:sz w:val="13"/>
                  <w:szCs w:val="13"/>
                </w:rPr>
                <w:t>21.8</w:t>
              </w:r>
            </w:ins>
          </w:p>
        </w:tc>
      </w:tr>
      <w:tr w:rsidR="00C60D85" w14:paraId="3EFE1B66" w14:textId="77777777">
        <w:trPr>
          <w:jc w:val="center"/>
          <w:ins w:id="11454" w:author="Sean de Noronha | DRG" w:date="2026-09-29T16:58:00Z"/>
        </w:trPr>
        <w:tc>
          <w:tcPr>
            <w:tcW w:w="560" w:type="dxa"/>
            <w:vAlign w:val="center"/>
          </w:tcPr>
          <w:p w14:paraId="5E000BA1" w14:textId="77777777" w:rsidR="00C60D85" w:rsidRDefault="00000000">
            <w:pPr>
              <w:spacing w:after="0"/>
              <w:rPr>
                <w:ins w:id="11455" w:author="Sean de Noronha | DRG" w:date="2026-09-29T16:58:00Z" w16du:dateUtc="2026-09-29T14:58:00Z"/>
                <w:rFonts w:cs="Arial"/>
                <w:sz w:val="13"/>
                <w:szCs w:val="13"/>
              </w:rPr>
            </w:pPr>
            <w:ins w:id="11456" w:author="Sean de Noronha | DRG" w:date="2026-09-29T16:58:00Z" w16du:dateUtc="2026-09-29T14:58:00Z">
              <w:r>
                <w:rPr>
                  <w:rFonts w:cs="Arial"/>
                  <w:sz w:val="13"/>
                  <w:szCs w:val="13"/>
                </w:rPr>
                <w:t>222</w:t>
              </w:r>
            </w:ins>
          </w:p>
        </w:tc>
        <w:tc>
          <w:tcPr>
            <w:tcW w:w="500" w:type="dxa"/>
            <w:vAlign w:val="center"/>
          </w:tcPr>
          <w:p w14:paraId="5E000BA2" w14:textId="77777777" w:rsidR="00C60D85" w:rsidRDefault="00000000">
            <w:pPr>
              <w:spacing w:after="0"/>
              <w:rPr>
                <w:ins w:id="11457" w:author="Sean de Noronha | DRG" w:date="2026-09-29T16:58:00Z" w16du:dateUtc="2026-09-29T14:58:00Z"/>
                <w:rFonts w:cs="Arial"/>
                <w:sz w:val="13"/>
                <w:szCs w:val="13"/>
              </w:rPr>
            </w:pPr>
            <w:ins w:id="11458" w:author="Sean de Noronha | DRG" w:date="2026-09-29T16:58:00Z" w16du:dateUtc="2026-09-29T14:58:00Z">
              <w:r>
                <w:rPr>
                  <w:rFonts w:cs="Arial"/>
                  <w:sz w:val="13"/>
                  <w:szCs w:val="13"/>
                </w:rPr>
                <w:t>T3</w:t>
              </w:r>
            </w:ins>
          </w:p>
        </w:tc>
        <w:tc>
          <w:tcPr>
            <w:tcW w:w="660" w:type="dxa"/>
            <w:vAlign w:val="center"/>
          </w:tcPr>
          <w:p w14:paraId="5E000BA3" w14:textId="77777777" w:rsidR="00C60D85" w:rsidRDefault="00000000">
            <w:pPr>
              <w:spacing w:after="0"/>
              <w:rPr>
                <w:ins w:id="11459" w:author="Sean de Noronha | DRG" w:date="2026-09-29T16:58:00Z" w16du:dateUtc="2026-09-29T14:58:00Z"/>
                <w:rFonts w:cs="Arial"/>
                <w:sz w:val="13"/>
                <w:szCs w:val="13"/>
              </w:rPr>
            </w:pPr>
            <w:ins w:id="11460" w:author="Sean de Noronha | DRG" w:date="2026-09-29T16:58:00Z" w16du:dateUtc="2026-09-29T14:58:00Z">
              <w:r>
                <w:rPr>
                  <w:rFonts w:cs="Arial"/>
                  <w:sz w:val="13"/>
                  <w:szCs w:val="13"/>
                </w:rPr>
                <w:t>2</w:t>
              </w:r>
            </w:ins>
          </w:p>
        </w:tc>
        <w:tc>
          <w:tcPr>
            <w:tcW w:w="1920" w:type="dxa"/>
            <w:vAlign w:val="center"/>
          </w:tcPr>
          <w:p w14:paraId="5E000BA4" w14:textId="77777777" w:rsidR="00C60D85" w:rsidRDefault="00000000">
            <w:pPr>
              <w:spacing w:after="0"/>
              <w:rPr>
                <w:ins w:id="11461" w:author="Sean de Noronha | DRG" w:date="2026-09-29T16:58:00Z" w16du:dateUtc="2026-09-29T14:58:00Z"/>
                <w:rFonts w:cs="Arial"/>
                <w:sz w:val="13"/>
                <w:szCs w:val="13"/>
              </w:rPr>
            </w:pPr>
            <w:ins w:id="11462" w:author="Sean de Noronha | DRG" w:date="2026-09-29T16:58:00Z" w16du:dateUtc="2026-09-29T14:58:00Z">
              <w:r>
                <w:rPr>
                  <w:rFonts w:cs="Arial"/>
                  <w:sz w:val="13"/>
                  <w:szCs w:val="13"/>
                </w:rPr>
                <w:t>Schedule 40 steel, NPS ½</w:t>
              </w:r>
            </w:ins>
          </w:p>
        </w:tc>
        <w:tc>
          <w:tcPr>
            <w:tcW w:w="520" w:type="dxa"/>
            <w:vAlign w:val="center"/>
          </w:tcPr>
          <w:p w14:paraId="5E000BA5" w14:textId="77777777" w:rsidR="00C60D85" w:rsidRDefault="00000000">
            <w:pPr>
              <w:spacing w:after="0"/>
              <w:rPr>
                <w:ins w:id="11463" w:author="Sean de Noronha | DRG" w:date="2026-09-29T16:58:00Z" w16du:dateUtc="2026-09-29T14:58:00Z"/>
                <w:rFonts w:cs="Arial"/>
                <w:sz w:val="13"/>
                <w:szCs w:val="13"/>
              </w:rPr>
            </w:pPr>
            <w:ins w:id="11464" w:author="Sean de Noronha | DRG" w:date="2026-09-29T16:58:00Z" w16du:dateUtc="2026-09-29T14:58:00Z">
              <w:r>
                <w:rPr>
                  <w:rFonts w:cs="Arial"/>
                  <w:sz w:val="13"/>
                  <w:szCs w:val="13"/>
                </w:rPr>
                <w:t>He</w:t>
              </w:r>
            </w:ins>
          </w:p>
        </w:tc>
        <w:tc>
          <w:tcPr>
            <w:tcW w:w="900" w:type="dxa"/>
            <w:vAlign w:val="center"/>
          </w:tcPr>
          <w:p w14:paraId="5E000BA6" w14:textId="77777777" w:rsidR="00C60D85" w:rsidRDefault="00000000">
            <w:pPr>
              <w:spacing w:after="0"/>
              <w:rPr>
                <w:ins w:id="11465" w:author="Sean de Noronha | DRG" w:date="2026-09-29T16:58:00Z" w16du:dateUtc="2026-09-29T14:58:00Z"/>
                <w:rFonts w:cs="Arial"/>
                <w:sz w:val="13"/>
                <w:szCs w:val="13"/>
              </w:rPr>
            </w:pPr>
            <w:ins w:id="11466" w:author="Sean de Noronha | DRG" w:date="2026-09-29T16:58:00Z" w16du:dateUtc="2026-09-29T14:58:00Z">
              <w:r>
                <w:rPr>
                  <w:rFonts w:cs="Arial"/>
                  <w:sz w:val="13"/>
                  <w:szCs w:val="13"/>
                </w:rPr>
                <w:t>4,000</w:t>
              </w:r>
            </w:ins>
          </w:p>
        </w:tc>
        <w:tc>
          <w:tcPr>
            <w:tcW w:w="800" w:type="dxa"/>
            <w:vAlign w:val="center"/>
          </w:tcPr>
          <w:p w14:paraId="5E000BA7" w14:textId="77777777" w:rsidR="00C60D85" w:rsidRDefault="00000000">
            <w:pPr>
              <w:spacing w:after="0"/>
              <w:rPr>
                <w:ins w:id="11467" w:author="Sean de Noronha | DRG" w:date="2026-09-29T16:58:00Z" w16du:dateUtc="2026-09-29T14:58:00Z"/>
                <w:rFonts w:cs="Arial"/>
                <w:sz w:val="13"/>
                <w:szCs w:val="13"/>
              </w:rPr>
            </w:pPr>
            <w:ins w:id="11468" w:author="Sean de Noronha | DRG" w:date="2026-09-29T16:58:00Z" w16du:dateUtc="2026-09-29T14:58:00Z">
              <w:r>
                <w:rPr>
                  <w:rFonts w:cs="Arial"/>
                  <w:sz w:val="13"/>
                  <w:szCs w:val="13"/>
                </w:rPr>
                <w:t>1 m</w:t>
              </w:r>
            </w:ins>
          </w:p>
        </w:tc>
        <w:tc>
          <w:tcPr>
            <w:tcW w:w="880" w:type="dxa"/>
            <w:vAlign w:val="center"/>
          </w:tcPr>
          <w:p w14:paraId="5E000BA8" w14:textId="77777777" w:rsidR="00C60D85" w:rsidRDefault="00000000">
            <w:pPr>
              <w:spacing w:after="0"/>
              <w:rPr>
                <w:ins w:id="11469" w:author="Sean de Noronha | DRG" w:date="2026-09-29T16:58:00Z" w16du:dateUtc="2026-09-29T14:58:00Z"/>
                <w:rFonts w:cs="Arial"/>
                <w:sz w:val="13"/>
                <w:szCs w:val="13"/>
              </w:rPr>
            </w:pPr>
            <w:ins w:id="11470" w:author="Sean de Noronha | DRG" w:date="2026-09-29T16:58:00Z" w16du:dateUtc="2026-09-29T14:58:00Z">
              <w:r>
                <w:rPr>
                  <w:rFonts w:cs="Arial"/>
                  <w:sz w:val="13"/>
                  <w:szCs w:val="13"/>
                </w:rPr>
                <w:t>0.38</w:t>
              </w:r>
            </w:ins>
          </w:p>
        </w:tc>
        <w:tc>
          <w:tcPr>
            <w:tcW w:w="820" w:type="dxa"/>
            <w:vAlign w:val="center"/>
          </w:tcPr>
          <w:p w14:paraId="5E000BA9" w14:textId="77777777" w:rsidR="00C60D85" w:rsidRDefault="00000000">
            <w:pPr>
              <w:spacing w:after="0"/>
              <w:rPr>
                <w:ins w:id="11471" w:author="Sean de Noronha | DRG" w:date="2026-09-29T16:58:00Z" w16du:dateUtc="2026-09-29T14:58:00Z"/>
                <w:rFonts w:cs="Arial"/>
                <w:sz w:val="13"/>
                <w:szCs w:val="13"/>
              </w:rPr>
            </w:pPr>
            <w:ins w:id="11472" w:author="Sean de Noronha | DRG" w:date="2026-09-29T16:58:00Z" w16du:dateUtc="2026-09-29T14:58:00Z">
              <w:r>
                <w:rPr>
                  <w:rFonts w:cs="Arial"/>
                  <w:sz w:val="13"/>
                  <w:szCs w:val="13"/>
                </w:rPr>
                <w:t>198</w:t>
              </w:r>
            </w:ins>
          </w:p>
        </w:tc>
        <w:tc>
          <w:tcPr>
            <w:tcW w:w="1100" w:type="dxa"/>
            <w:vAlign w:val="center"/>
          </w:tcPr>
          <w:p w14:paraId="5E000BAA" w14:textId="77777777" w:rsidR="00C60D85" w:rsidRDefault="00000000">
            <w:pPr>
              <w:spacing w:after="0"/>
              <w:rPr>
                <w:ins w:id="11473" w:author="Sean de Noronha | DRG" w:date="2026-09-29T16:58:00Z" w16du:dateUtc="2026-09-29T14:58:00Z"/>
                <w:rFonts w:cs="Arial"/>
                <w:sz w:val="13"/>
                <w:szCs w:val="13"/>
              </w:rPr>
            </w:pPr>
            <w:ins w:id="11474" w:author="Sean de Noronha | DRG" w:date="2026-09-29T16:58:00Z" w16du:dateUtc="2026-09-29T14:58:00Z">
              <w:r>
                <w:rPr>
                  <w:rFonts w:cs="Arial"/>
                  <w:sz w:val="13"/>
                  <w:szCs w:val="13"/>
                </w:rPr>
                <w:t>342 (724)</w:t>
              </w:r>
            </w:ins>
          </w:p>
        </w:tc>
        <w:tc>
          <w:tcPr>
            <w:tcW w:w="700" w:type="dxa"/>
            <w:vAlign w:val="center"/>
          </w:tcPr>
          <w:p w14:paraId="5E000BAB" w14:textId="77777777" w:rsidR="00C60D85" w:rsidRDefault="00000000">
            <w:pPr>
              <w:spacing w:after="0"/>
              <w:rPr>
                <w:ins w:id="11475" w:author="Sean de Noronha | DRG" w:date="2026-09-29T16:58:00Z" w16du:dateUtc="2026-09-29T14:58:00Z"/>
                <w:rFonts w:cs="Arial"/>
                <w:sz w:val="13"/>
                <w:szCs w:val="13"/>
              </w:rPr>
            </w:pPr>
            <w:ins w:id="11476" w:author="Sean de Noronha | DRG" w:date="2026-09-29T16:58:00Z" w16du:dateUtc="2026-09-29T14:58:00Z">
              <w:r>
                <w:rPr>
                  <w:rFonts w:cs="Arial"/>
                  <w:sz w:val="13"/>
                  <w:szCs w:val="13"/>
                </w:rPr>
                <w:t>29.1</w:t>
              </w:r>
            </w:ins>
          </w:p>
        </w:tc>
      </w:tr>
      <w:tr w:rsidR="00C60D85" w14:paraId="356DF9D6" w14:textId="77777777">
        <w:trPr>
          <w:jc w:val="center"/>
          <w:ins w:id="11477" w:author="Sean de Noronha | DRG" w:date="2026-09-29T16:58:00Z"/>
        </w:trPr>
        <w:tc>
          <w:tcPr>
            <w:tcW w:w="560" w:type="dxa"/>
            <w:vAlign w:val="center"/>
          </w:tcPr>
          <w:p w14:paraId="5E000BAC" w14:textId="77777777" w:rsidR="00C60D85" w:rsidRDefault="00000000">
            <w:pPr>
              <w:spacing w:after="0"/>
              <w:rPr>
                <w:ins w:id="11478" w:author="Sean de Noronha | DRG" w:date="2026-09-29T16:58:00Z" w16du:dateUtc="2026-09-29T14:58:00Z"/>
                <w:rFonts w:cs="Arial"/>
                <w:sz w:val="13"/>
                <w:szCs w:val="13"/>
              </w:rPr>
            </w:pPr>
            <w:ins w:id="11479" w:author="Sean de Noronha | DRG" w:date="2026-09-29T16:58:00Z" w16du:dateUtc="2026-09-29T14:58:00Z">
              <w:r>
                <w:rPr>
                  <w:rFonts w:cs="Arial"/>
                  <w:sz w:val="13"/>
                  <w:szCs w:val="13"/>
                </w:rPr>
                <w:t>223</w:t>
              </w:r>
            </w:ins>
          </w:p>
        </w:tc>
        <w:tc>
          <w:tcPr>
            <w:tcW w:w="500" w:type="dxa"/>
            <w:vAlign w:val="center"/>
          </w:tcPr>
          <w:p w14:paraId="5E000BAD" w14:textId="77777777" w:rsidR="00C60D85" w:rsidRDefault="00000000">
            <w:pPr>
              <w:spacing w:after="0"/>
              <w:rPr>
                <w:ins w:id="11480" w:author="Sean de Noronha | DRG" w:date="2026-09-29T16:58:00Z" w16du:dateUtc="2026-09-29T14:58:00Z"/>
                <w:rFonts w:cs="Arial"/>
                <w:sz w:val="13"/>
                <w:szCs w:val="13"/>
              </w:rPr>
            </w:pPr>
            <w:ins w:id="11481" w:author="Sean de Noronha | DRG" w:date="2026-09-29T16:58:00Z" w16du:dateUtc="2026-09-29T14:58:00Z">
              <w:r>
                <w:rPr>
                  <w:rFonts w:cs="Arial"/>
                  <w:sz w:val="13"/>
                  <w:szCs w:val="13"/>
                </w:rPr>
                <w:t>T3</w:t>
              </w:r>
            </w:ins>
          </w:p>
        </w:tc>
        <w:tc>
          <w:tcPr>
            <w:tcW w:w="660" w:type="dxa"/>
            <w:vAlign w:val="center"/>
          </w:tcPr>
          <w:p w14:paraId="5E000BAE" w14:textId="77777777" w:rsidR="00C60D85" w:rsidRDefault="00000000">
            <w:pPr>
              <w:spacing w:after="0"/>
              <w:rPr>
                <w:ins w:id="11482" w:author="Sean de Noronha | DRG" w:date="2026-09-29T16:58:00Z" w16du:dateUtc="2026-09-29T14:58:00Z"/>
                <w:rFonts w:cs="Arial"/>
                <w:sz w:val="13"/>
                <w:szCs w:val="13"/>
              </w:rPr>
            </w:pPr>
            <w:ins w:id="11483" w:author="Sean de Noronha | DRG" w:date="2026-09-29T16:58:00Z" w16du:dateUtc="2026-09-29T14:58:00Z">
              <w:r>
                <w:rPr>
                  <w:rFonts w:cs="Arial"/>
                  <w:sz w:val="13"/>
                  <w:szCs w:val="13"/>
                </w:rPr>
                <w:t>2</w:t>
              </w:r>
            </w:ins>
          </w:p>
        </w:tc>
        <w:tc>
          <w:tcPr>
            <w:tcW w:w="1920" w:type="dxa"/>
            <w:vAlign w:val="center"/>
          </w:tcPr>
          <w:p w14:paraId="5E000BAF" w14:textId="77777777" w:rsidR="00C60D85" w:rsidRDefault="00000000">
            <w:pPr>
              <w:spacing w:after="0"/>
              <w:rPr>
                <w:ins w:id="11484" w:author="Sean de Noronha | DRG" w:date="2026-09-29T16:58:00Z" w16du:dateUtc="2026-09-29T14:58:00Z"/>
                <w:rFonts w:cs="Arial"/>
                <w:sz w:val="13"/>
                <w:szCs w:val="13"/>
              </w:rPr>
            </w:pPr>
            <w:ins w:id="11485" w:author="Sean de Noronha | DRG" w:date="2026-09-29T16:58:00Z" w16du:dateUtc="2026-09-29T14:58:00Z">
              <w:r>
                <w:rPr>
                  <w:rFonts w:cs="Arial"/>
                  <w:sz w:val="13"/>
                  <w:szCs w:val="13"/>
                </w:rPr>
                <w:t>Schedule 40 steel, NPS ½</w:t>
              </w:r>
            </w:ins>
          </w:p>
        </w:tc>
        <w:tc>
          <w:tcPr>
            <w:tcW w:w="520" w:type="dxa"/>
            <w:vAlign w:val="center"/>
          </w:tcPr>
          <w:p w14:paraId="5E000BB0" w14:textId="77777777" w:rsidR="00C60D85" w:rsidRDefault="00000000">
            <w:pPr>
              <w:spacing w:after="0"/>
              <w:rPr>
                <w:ins w:id="11486" w:author="Sean de Noronha | DRG" w:date="2026-09-29T16:58:00Z" w16du:dateUtc="2026-09-29T14:58:00Z"/>
                <w:rFonts w:cs="Arial"/>
                <w:sz w:val="13"/>
                <w:szCs w:val="13"/>
              </w:rPr>
            </w:pPr>
            <w:ins w:id="11487" w:author="Sean de Noronha | DRG" w:date="2026-09-29T16:58:00Z" w16du:dateUtc="2026-09-29T14:58:00Z">
              <w:r>
                <w:rPr>
                  <w:rFonts w:cs="Arial"/>
                  <w:sz w:val="13"/>
                  <w:szCs w:val="13"/>
                </w:rPr>
                <w:t>He</w:t>
              </w:r>
            </w:ins>
          </w:p>
        </w:tc>
        <w:tc>
          <w:tcPr>
            <w:tcW w:w="900" w:type="dxa"/>
            <w:vAlign w:val="center"/>
          </w:tcPr>
          <w:p w14:paraId="5E000BB1" w14:textId="77777777" w:rsidR="00C60D85" w:rsidRDefault="00000000">
            <w:pPr>
              <w:spacing w:after="0"/>
              <w:rPr>
                <w:ins w:id="11488" w:author="Sean de Noronha | DRG" w:date="2026-09-29T16:58:00Z" w16du:dateUtc="2026-09-29T14:58:00Z"/>
                <w:rFonts w:cs="Arial"/>
                <w:sz w:val="13"/>
                <w:szCs w:val="13"/>
              </w:rPr>
            </w:pPr>
            <w:ins w:id="11489" w:author="Sean de Noronha | DRG" w:date="2026-09-29T16:58:00Z" w16du:dateUtc="2026-09-29T14:58:00Z">
              <w:r>
                <w:rPr>
                  <w:rFonts w:cs="Arial"/>
                  <w:sz w:val="13"/>
                  <w:szCs w:val="13"/>
                </w:rPr>
                <w:t>5,000</w:t>
              </w:r>
            </w:ins>
          </w:p>
        </w:tc>
        <w:tc>
          <w:tcPr>
            <w:tcW w:w="800" w:type="dxa"/>
            <w:vAlign w:val="center"/>
          </w:tcPr>
          <w:p w14:paraId="5E000BB2" w14:textId="77777777" w:rsidR="00C60D85" w:rsidRDefault="00000000">
            <w:pPr>
              <w:spacing w:after="0"/>
              <w:rPr>
                <w:ins w:id="11490" w:author="Sean de Noronha | DRG" w:date="2026-09-29T16:58:00Z" w16du:dateUtc="2026-09-29T14:58:00Z"/>
                <w:rFonts w:cs="Arial"/>
                <w:sz w:val="13"/>
                <w:szCs w:val="13"/>
              </w:rPr>
            </w:pPr>
            <w:ins w:id="11491" w:author="Sean de Noronha | DRG" w:date="2026-09-29T16:58:00Z" w16du:dateUtc="2026-09-29T14:58:00Z">
              <w:r>
                <w:rPr>
                  <w:rFonts w:cs="Arial"/>
                  <w:sz w:val="13"/>
                  <w:szCs w:val="13"/>
                </w:rPr>
                <w:t>0.5 m</w:t>
              </w:r>
            </w:ins>
          </w:p>
        </w:tc>
        <w:tc>
          <w:tcPr>
            <w:tcW w:w="880" w:type="dxa"/>
            <w:vAlign w:val="center"/>
          </w:tcPr>
          <w:p w14:paraId="5E000BB3" w14:textId="77777777" w:rsidR="00C60D85" w:rsidRDefault="00000000">
            <w:pPr>
              <w:spacing w:after="0"/>
              <w:rPr>
                <w:ins w:id="11492" w:author="Sean de Noronha | DRG" w:date="2026-09-29T16:58:00Z" w16du:dateUtc="2026-09-29T14:58:00Z"/>
                <w:rFonts w:cs="Arial"/>
                <w:sz w:val="13"/>
                <w:szCs w:val="13"/>
              </w:rPr>
            </w:pPr>
            <w:ins w:id="11493" w:author="Sean de Noronha | DRG" w:date="2026-09-29T16:58:00Z" w16du:dateUtc="2026-09-29T14:58:00Z">
              <w:r>
                <w:rPr>
                  <w:rFonts w:cs="Arial"/>
                  <w:sz w:val="13"/>
                  <w:szCs w:val="13"/>
                </w:rPr>
                <w:t>0.42</w:t>
              </w:r>
            </w:ins>
          </w:p>
        </w:tc>
        <w:tc>
          <w:tcPr>
            <w:tcW w:w="820" w:type="dxa"/>
            <w:vAlign w:val="center"/>
          </w:tcPr>
          <w:p w14:paraId="5E000BB4" w14:textId="77777777" w:rsidR="00C60D85" w:rsidRDefault="00000000">
            <w:pPr>
              <w:spacing w:after="0"/>
              <w:rPr>
                <w:ins w:id="11494" w:author="Sean de Noronha | DRG" w:date="2026-09-29T16:58:00Z" w16du:dateUtc="2026-09-29T14:58:00Z"/>
                <w:rFonts w:cs="Arial"/>
                <w:sz w:val="13"/>
                <w:szCs w:val="13"/>
              </w:rPr>
            </w:pPr>
            <w:ins w:id="11495" w:author="Sean de Noronha | DRG" w:date="2026-09-29T16:58:00Z" w16du:dateUtc="2026-09-29T14:58:00Z">
              <w:r>
                <w:rPr>
                  <w:rFonts w:cs="Arial"/>
                  <w:sz w:val="13"/>
                  <w:szCs w:val="13"/>
                </w:rPr>
                <w:t>146</w:t>
              </w:r>
            </w:ins>
          </w:p>
        </w:tc>
        <w:tc>
          <w:tcPr>
            <w:tcW w:w="1100" w:type="dxa"/>
            <w:vAlign w:val="center"/>
          </w:tcPr>
          <w:p w14:paraId="5E000BB5" w14:textId="77777777" w:rsidR="00C60D85" w:rsidRDefault="00000000">
            <w:pPr>
              <w:spacing w:after="0"/>
              <w:rPr>
                <w:ins w:id="11496" w:author="Sean de Noronha | DRG" w:date="2026-09-29T16:58:00Z" w16du:dateUtc="2026-09-29T14:58:00Z"/>
                <w:rFonts w:cs="Arial"/>
                <w:sz w:val="13"/>
                <w:szCs w:val="13"/>
              </w:rPr>
            </w:pPr>
            <w:ins w:id="11497" w:author="Sean de Noronha | DRG" w:date="2026-09-29T16:58:00Z" w16du:dateUtc="2026-09-29T14:58:00Z">
              <w:r>
                <w:rPr>
                  <w:rFonts w:cs="Arial"/>
                  <w:sz w:val="13"/>
                  <w:szCs w:val="13"/>
                </w:rPr>
                <w:t>427 (905)</w:t>
              </w:r>
            </w:ins>
          </w:p>
        </w:tc>
        <w:tc>
          <w:tcPr>
            <w:tcW w:w="700" w:type="dxa"/>
            <w:vAlign w:val="center"/>
          </w:tcPr>
          <w:p w14:paraId="5E000BB6" w14:textId="77777777" w:rsidR="00C60D85" w:rsidRDefault="00000000">
            <w:pPr>
              <w:spacing w:after="0"/>
              <w:rPr>
                <w:ins w:id="11498" w:author="Sean de Noronha | DRG" w:date="2026-09-29T16:58:00Z" w16du:dateUtc="2026-09-29T14:58:00Z"/>
                <w:rFonts w:cs="Arial"/>
                <w:sz w:val="13"/>
                <w:szCs w:val="13"/>
              </w:rPr>
            </w:pPr>
            <w:ins w:id="11499" w:author="Sean de Noronha | DRG" w:date="2026-09-29T16:58:00Z" w16du:dateUtc="2026-09-29T14:58:00Z">
              <w:r>
                <w:rPr>
                  <w:rFonts w:cs="Arial"/>
                  <w:sz w:val="13"/>
                  <w:szCs w:val="13"/>
                </w:rPr>
                <w:t>36.3</w:t>
              </w:r>
            </w:ins>
          </w:p>
        </w:tc>
      </w:tr>
      <w:tr w:rsidR="00C60D85" w14:paraId="57166227" w14:textId="77777777">
        <w:trPr>
          <w:jc w:val="center"/>
          <w:ins w:id="11500" w:author="Sean de Noronha | DRG" w:date="2026-09-29T16:58:00Z"/>
        </w:trPr>
        <w:tc>
          <w:tcPr>
            <w:tcW w:w="560" w:type="dxa"/>
            <w:vAlign w:val="center"/>
          </w:tcPr>
          <w:p w14:paraId="5E000BB7" w14:textId="77777777" w:rsidR="00C60D85" w:rsidRDefault="00000000">
            <w:pPr>
              <w:spacing w:after="0"/>
              <w:rPr>
                <w:ins w:id="11501" w:author="Sean de Noronha | DRG" w:date="2026-09-29T16:58:00Z" w16du:dateUtc="2026-09-29T14:58:00Z"/>
                <w:rFonts w:cs="Arial"/>
                <w:sz w:val="13"/>
                <w:szCs w:val="13"/>
              </w:rPr>
            </w:pPr>
            <w:ins w:id="11502" w:author="Sean de Noronha | DRG" w:date="2026-09-29T16:58:00Z" w16du:dateUtc="2026-09-29T14:58:00Z">
              <w:r>
                <w:rPr>
                  <w:rFonts w:cs="Arial"/>
                  <w:sz w:val="13"/>
                  <w:szCs w:val="13"/>
                </w:rPr>
                <w:t>224</w:t>
              </w:r>
            </w:ins>
          </w:p>
        </w:tc>
        <w:tc>
          <w:tcPr>
            <w:tcW w:w="500" w:type="dxa"/>
            <w:vAlign w:val="center"/>
          </w:tcPr>
          <w:p w14:paraId="5E000BB8" w14:textId="77777777" w:rsidR="00C60D85" w:rsidRDefault="00000000">
            <w:pPr>
              <w:spacing w:after="0"/>
              <w:rPr>
                <w:ins w:id="11503" w:author="Sean de Noronha | DRG" w:date="2026-09-29T16:58:00Z" w16du:dateUtc="2026-09-29T14:58:00Z"/>
                <w:rFonts w:cs="Arial"/>
                <w:sz w:val="13"/>
                <w:szCs w:val="13"/>
              </w:rPr>
            </w:pPr>
            <w:ins w:id="11504" w:author="Sean de Noronha | DRG" w:date="2026-09-29T16:58:00Z" w16du:dateUtc="2026-09-29T14:58:00Z">
              <w:r>
                <w:rPr>
                  <w:rFonts w:cs="Arial"/>
                  <w:sz w:val="13"/>
                  <w:szCs w:val="13"/>
                </w:rPr>
                <w:t>T3</w:t>
              </w:r>
            </w:ins>
          </w:p>
        </w:tc>
        <w:tc>
          <w:tcPr>
            <w:tcW w:w="660" w:type="dxa"/>
            <w:vAlign w:val="center"/>
          </w:tcPr>
          <w:p w14:paraId="5E000BB9" w14:textId="77777777" w:rsidR="00C60D85" w:rsidRDefault="00000000">
            <w:pPr>
              <w:spacing w:after="0"/>
              <w:rPr>
                <w:ins w:id="11505" w:author="Sean de Noronha | DRG" w:date="2026-09-29T16:58:00Z" w16du:dateUtc="2026-09-29T14:58:00Z"/>
                <w:rFonts w:cs="Arial"/>
                <w:sz w:val="13"/>
                <w:szCs w:val="13"/>
              </w:rPr>
            </w:pPr>
            <w:ins w:id="11506" w:author="Sean de Noronha | DRG" w:date="2026-09-29T16:58:00Z" w16du:dateUtc="2026-09-29T14:58:00Z">
              <w:r>
                <w:rPr>
                  <w:rFonts w:cs="Arial"/>
                  <w:sz w:val="13"/>
                  <w:szCs w:val="13"/>
                </w:rPr>
                <w:t>2</w:t>
              </w:r>
            </w:ins>
          </w:p>
        </w:tc>
        <w:tc>
          <w:tcPr>
            <w:tcW w:w="1920" w:type="dxa"/>
            <w:vAlign w:val="center"/>
          </w:tcPr>
          <w:p w14:paraId="5E000BBA" w14:textId="77777777" w:rsidR="00C60D85" w:rsidRDefault="00000000">
            <w:pPr>
              <w:spacing w:after="0"/>
              <w:rPr>
                <w:ins w:id="11507" w:author="Sean de Noronha | DRG" w:date="2026-09-29T16:58:00Z" w16du:dateUtc="2026-09-29T14:58:00Z"/>
                <w:rFonts w:cs="Arial"/>
                <w:sz w:val="13"/>
                <w:szCs w:val="13"/>
              </w:rPr>
            </w:pPr>
            <w:ins w:id="11508" w:author="Sean de Noronha | DRG" w:date="2026-09-29T16:58:00Z" w16du:dateUtc="2026-09-29T14:58:00Z">
              <w:r>
                <w:rPr>
                  <w:rFonts w:cs="Arial"/>
                  <w:sz w:val="13"/>
                  <w:szCs w:val="13"/>
                </w:rPr>
                <w:t>Schedule 40 steel, NPS ½</w:t>
              </w:r>
            </w:ins>
          </w:p>
        </w:tc>
        <w:tc>
          <w:tcPr>
            <w:tcW w:w="520" w:type="dxa"/>
            <w:vAlign w:val="center"/>
          </w:tcPr>
          <w:p w14:paraId="5E000BBB" w14:textId="77777777" w:rsidR="00C60D85" w:rsidRDefault="00000000">
            <w:pPr>
              <w:spacing w:after="0"/>
              <w:rPr>
                <w:ins w:id="11509" w:author="Sean de Noronha | DRG" w:date="2026-09-29T16:58:00Z" w16du:dateUtc="2026-09-29T14:58:00Z"/>
                <w:rFonts w:cs="Arial"/>
                <w:sz w:val="13"/>
                <w:szCs w:val="13"/>
              </w:rPr>
            </w:pPr>
            <w:ins w:id="11510"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BBC" w14:textId="77777777" w:rsidR="00C60D85" w:rsidRDefault="00000000">
            <w:pPr>
              <w:spacing w:after="0"/>
              <w:rPr>
                <w:ins w:id="11511" w:author="Sean de Noronha | DRG" w:date="2026-09-29T16:58:00Z" w16du:dateUtc="2026-09-29T14:58:00Z"/>
                <w:rFonts w:cs="Arial"/>
                <w:sz w:val="13"/>
                <w:szCs w:val="13"/>
              </w:rPr>
            </w:pPr>
            <w:ins w:id="11512" w:author="Sean de Noronha | DRG" w:date="2026-09-29T16:58:00Z" w16du:dateUtc="2026-09-29T14:58:00Z">
              <w:r>
                <w:rPr>
                  <w:rFonts w:cs="Arial"/>
                  <w:sz w:val="13"/>
                  <w:szCs w:val="13"/>
                </w:rPr>
                <w:t>3,000</w:t>
              </w:r>
            </w:ins>
          </w:p>
        </w:tc>
        <w:tc>
          <w:tcPr>
            <w:tcW w:w="800" w:type="dxa"/>
            <w:vAlign w:val="center"/>
          </w:tcPr>
          <w:p w14:paraId="5E000BBD" w14:textId="77777777" w:rsidR="00C60D85" w:rsidRDefault="00000000">
            <w:pPr>
              <w:spacing w:after="0"/>
              <w:rPr>
                <w:ins w:id="11513" w:author="Sean de Noronha | DRG" w:date="2026-09-29T16:58:00Z" w16du:dateUtc="2026-09-29T14:58:00Z"/>
                <w:rFonts w:cs="Arial"/>
                <w:sz w:val="13"/>
                <w:szCs w:val="13"/>
              </w:rPr>
            </w:pPr>
            <w:ins w:id="11514" w:author="Sean de Noronha | DRG" w:date="2026-09-29T16:58:00Z" w16du:dateUtc="2026-09-29T14:58:00Z">
              <w:r>
                <w:rPr>
                  <w:rFonts w:cs="Arial"/>
                  <w:sz w:val="13"/>
                  <w:szCs w:val="13"/>
                </w:rPr>
                <w:t>10 m</w:t>
              </w:r>
            </w:ins>
          </w:p>
        </w:tc>
        <w:tc>
          <w:tcPr>
            <w:tcW w:w="880" w:type="dxa"/>
            <w:vAlign w:val="center"/>
          </w:tcPr>
          <w:p w14:paraId="5E000BBE" w14:textId="77777777" w:rsidR="00C60D85" w:rsidRDefault="00000000">
            <w:pPr>
              <w:spacing w:after="0"/>
              <w:rPr>
                <w:ins w:id="11515" w:author="Sean de Noronha | DRG" w:date="2026-09-29T16:58:00Z" w16du:dateUtc="2026-09-29T14:58:00Z"/>
                <w:rFonts w:cs="Arial"/>
                <w:sz w:val="13"/>
                <w:szCs w:val="13"/>
              </w:rPr>
            </w:pPr>
            <w:ins w:id="11516" w:author="Sean de Noronha | DRG" w:date="2026-09-29T16:58:00Z" w16du:dateUtc="2026-09-29T14:58:00Z">
              <w:r>
                <w:rPr>
                  <w:rFonts w:cs="Arial"/>
                  <w:sz w:val="13"/>
                  <w:szCs w:val="13"/>
                </w:rPr>
                <w:t>0.14</w:t>
              </w:r>
            </w:ins>
          </w:p>
        </w:tc>
        <w:tc>
          <w:tcPr>
            <w:tcW w:w="820" w:type="dxa"/>
            <w:vAlign w:val="center"/>
          </w:tcPr>
          <w:p w14:paraId="5E000BBF" w14:textId="77777777" w:rsidR="00C60D85" w:rsidRDefault="00000000">
            <w:pPr>
              <w:spacing w:after="0"/>
              <w:rPr>
                <w:ins w:id="11517" w:author="Sean de Noronha | DRG" w:date="2026-09-29T16:58:00Z" w16du:dateUtc="2026-09-29T14:58:00Z"/>
                <w:rFonts w:cs="Arial"/>
                <w:sz w:val="13"/>
                <w:szCs w:val="13"/>
              </w:rPr>
            </w:pPr>
            <w:ins w:id="11518" w:author="Sean de Noronha | DRG" w:date="2026-09-29T16:58:00Z" w16du:dateUtc="2026-09-29T14:58:00Z">
              <w:r>
                <w:rPr>
                  <w:rFonts w:cs="Arial"/>
                  <w:sz w:val="13"/>
                  <w:szCs w:val="13"/>
                </w:rPr>
                <w:t>131</w:t>
              </w:r>
            </w:ins>
          </w:p>
        </w:tc>
        <w:tc>
          <w:tcPr>
            <w:tcW w:w="1100" w:type="dxa"/>
            <w:vAlign w:val="center"/>
          </w:tcPr>
          <w:p w14:paraId="5E000BC0" w14:textId="77777777" w:rsidR="00C60D85" w:rsidRDefault="00000000">
            <w:pPr>
              <w:spacing w:after="0"/>
              <w:rPr>
                <w:ins w:id="11519" w:author="Sean de Noronha | DRG" w:date="2026-09-29T16:58:00Z" w16du:dateUtc="2026-09-29T14:58:00Z"/>
                <w:rFonts w:cs="Arial"/>
                <w:sz w:val="13"/>
                <w:szCs w:val="13"/>
              </w:rPr>
            </w:pPr>
            <w:ins w:id="11520" w:author="Sean de Noronha | DRG" w:date="2026-09-29T16:58:00Z" w16du:dateUtc="2026-09-29T14:58:00Z">
              <w:r>
                <w:rPr>
                  <w:rFonts w:cs="Arial"/>
                  <w:sz w:val="13"/>
                  <w:szCs w:val="13"/>
                </w:rPr>
                <w:t>32.9 (69.6)</w:t>
              </w:r>
            </w:ins>
          </w:p>
        </w:tc>
        <w:tc>
          <w:tcPr>
            <w:tcW w:w="700" w:type="dxa"/>
            <w:vAlign w:val="center"/>
          </w:tcPr>
          <w:p w14:paraId="5E000BC1" w14:textId="77777777" w:rsidR="00C60D85" w:rsidRDefault="00000000">
            <w:pPr>
              <w:spacing w:after="0"/>
              <w:rPr>
                <w:ins w:id="11521" w:author="Sean de Noronha | DRG" w:date="2026-09-29T16:58:00Z" w16du:dateUtc="2026-09-29T14:58:00Z"/>
                <w:rFonts w:cs="Arial"/>
                <w:sz w:val="13"/>
                <w:szCs w:val="13"/>
              </w:rPr>
            </w:pPr>
            <w:ins w:id="11522" w:author="Sean de Noronha | DRG" w:date="2026-09-29T16:58:00Z" w16du:dateUtc="2026-09-29T14:58:00Z">
              <w:r>
                <w:rPr>
                  <w:rFonts w:cs="Arial"/>
                  <w:sz w:val="13"/>
                  <w:szCs w:val="13"/>
                </w:rPr>
                <w:t>2.79</w:t>
              </w:r>
            </w:ins>
          </w:p>
        </w:tc>
      </w:tr>
      <w:tr w:rsidR="00C60D85" w14:paraId="10C06317" w14:textId="77777777">
        <w:trPr>
          <w:jc w:val="center"/>
          <w:ins w:id="11523" w:author="Sean de Noronha | DRG" w:date="2026-09-29T16:58:00Z"/>
        </w:trPr>
        <w:tc>
          <w:tcPr>
            <w:tcW w:w="560" w:type="dxa"/>
            <w:vAlign w:val="center"/>
          </w:tcPr>
          <w:p w14:paraId="5E000BC2" w14:textId="77777777" w:rsidR="00C60D85" w:rsidRDefault="00000000">
            <w:pPr>
              <w:spacing w:after="0"/>
              <w:rPr>
                <w:ins w:id="11524" w:author="Sean de Noronha | DRG" w:date="2026-09-29T16:58:00Z" w16du:dateUtc="2026-09-29T14:58:00Z"/>
                <w:rFonts w:cs="Arial"/>
                <w:sz w:val="13"/>
                <w:szCs w:val="13"/>
              </w:rPr>
            </w:pPr>
            <w:ins w:id="11525" w:author="Sean de Noronha | DRG" w:date="2026-09-29T16:58:00Z" w16du:dateUtc="2026-09-29T14:58:00Z">
              <w:r>
                <w:rPr>
                  <w:rFonts w:cs="Arial"/>
                  <w:sz w:val="13"/>
                  <w:szCs w:val="13"/>
                </w:rPr>
                <w:t>225</w:t>
              </w:r>
            </w:ins>
          </w:p>
        </w:tc>
        <w:tc>
          <w:tcPr>
            <w:tcW w:w="500" w:type="dxa"/>
            <w:vAlign w:val="center"/>
          </w:tcPr>
          <w:p w14:paraId="5E000BC3" w14:textId="77777777" w:rsidR="00C60D85" w:rsidRDefault="00000000">
            <w:pPr>
              <w:spacing w:after="0"/>
              <w:rPr>
                <w:ins w:id="11526" w:author="Sean de Noronha | DRG" w:date="2026-09-29T16:58:00Z" w16du:dateUtc="2026-09-29T14:58:00Z"/>
                <w:rFonts w:cs="Arial"/>
                <w:sz w:val="13"/>
                <w:szCs w:val="13"/>
              </w:rPr>
            </w:pPr>
            <w:ins w:id="11527" w:author="Sean de Noronha | DRG" w:date="2026-09-29T16:58:00Z" w16du:dateUtc="2026-09-29T14:58:00Z">
              <w:r>
                <w:rPr>
                  <w:rFonts w:cs="Arial"/>
                  <w:sz w:val="13"/>
                  <w:szCs w:val="13"/>
                </w:rPr>
                <w:t>T3</w:t>
              </w:r>
            </w:ins>
          </w:p>
        </w:tc>
        <w:tc>
          <w:tcPr>
            <w:tcW w:w="660" w:type="dxa"/>
            <w:vAlign w:val="center"/>
          </w:tcPr>
          <w:p w14:paraId="5E000BC4" w14:textId="77777777" w:rsidR="00C60D85" w:rsidRDefault="00000000">
            <w:pPr>
              <w:spacing w:after="0"/>
              <w:rPr>
                <w:ins w:id="11528" w:author="Sean de Noronha | DRG" w:date="2026-09-29T16:58:00Z" w16du:dateUtc="2026-09-29T14:58:00Z"/>
                <w:rFonts w:cs="Arial"/>
                <w:sz w:val="13"/>
                <w:szCs w:val="13"/>
              </w:rPr>
            </w:pPr>
            <w:ins w:id="11529" w:author="Sean de Noronha | DRG" w:date="2026-09-29T16:58:00Z" w16du:dateUtc="2026-09-29T14:58:00Z">
              <w:r>
                <w:rPr>
                  <w:rFonts w:cs="Arial"/>
                  <w:sz w:val="13"/>
                  <w:szCs w:val="13"/>
                </w:rPr>
                <w:t>2</w:t>
              </w:r>
            </w:ins>
          </w:p>
        </w:tc>
        <w:tc>
          <w:tcPr>
            <w:tcW w:w="1920" w:type="dxa"/>
            <w:vAlign w:val="center"/>
          </w:tcPr>
          <w:p w14:paraId="5E000BC5" w14:textId="77777777" w:rsidR="00C60D85" w:rsidRDefault="00000000">
            <w:pPr>
              <w:spacing w:after="0"/>
              <w:rPr>
                <w:ins w:id="11530" w:author="Sean de Noronha | DRG" w:date="2026-09-29T16:58:00Z" w16du:dateUtc="2026-09-29T14:58:00Z"/>
                <w:rFonts w:cs="Arial"/>
                <w:sz w:val="13"/>
                <w:szCs w:val="13"/>
              </w:rPr>
            </w:pPr>
            <w:ins w:id="11531" w:author="Sean de Noronha | DRG" w:date="2026-09-29T16:58:00Z" w16du:dateUtc="2026-09-29T14:58:00Z">
              <w:r>
                <w:rPr>
                  <w:rFonts w:cs="Arial"/>
                  <w:sz w:val="13"/>
                  <w:szCs w:val="13"/>
                </w:rPr>
                <w:t>Schedule 40 steel, NPS ½</w:t>
              </w:r>
            </w:ins>
          </w:p>
        </w:tc>
        <w:tc>
          <w:tcPr>
            <w:tcW w:w="520" w:type="dxa"/>
            <w:vAlign w:val="center"/>
          </w:tcPr>
          <w:p w14:paraId="5E000BC6" w14:textId="77777777" w:rsidR="00C60D85" w:rsidRDefault="00000000">
            <w:pPr>
              <w:spacing w:after="0"/>
              <w:rPr>
                <w:ins w:id="11532" w:author="Sean de Noronha | DRG" w:date="2026-09-29T16:58:00Z" w16du:dateUtc="2026-09-29T14:58:00Z"/>
                <w:rFonts w:cs="Arial"/>
                <w:sz w:val="13"/>
                <w:szCs w:val="13"/>
              </w:rPr>
            </w:pPr>
            <w:ins w:id="11533"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BC7" w14:textId="77777777" w:rsidR="00C60D85" w:rsidRDefault="00000000">
            <w:pPr>
              <w:spacing w:after="0"/>
              <w:rPr>
                <w:ins w:id="11534" w:author="Sean de Noronha | DRG" w:date="2026-09-29T16:58:00Z" w16du:dateUtc="2026-09-29T14:58:00Z"/>
                <w:rFonts w:cs="Arial"/>
                <w:sz w:val="13"/>
                <w:szCs w:val="13"/>
              </w:rPr>
            </w:pPr>
            <w:ins w:id="11535" w:author="Sean de Noronha | DRG" w:date="2026-09-29T16:58:00Z" w16du:dateUtc="2026-09-29T14:58:00Z">
              <w:r>
                <w:rPr>
                  <w:rFonts w:cs="Arial"/>
                  <w:sz w:val="13"/>
                  <w:szCs w:val="13"/>
                </w:rPr>
                <w:t>3,300</w:t>
              </w:r>
            </w:ins>
          </w:p>
        </w:tc>
        <w:tc>
          <w:tcPr>
            <w:tcW w:w="800" w:type="dxa"/>
            <w:vAlign w:val="center"/>
          </w:tcPr>
          <w:p w14:paraId="5E000BC8" w14:textId="77777777" w:rsidR="00C60D85" w:rsidRDefault="00000000">
            <w:pPr>
              <w:spacing w:after="0"/>
              <w:rPr>
                <w:ins w:id="11536" w:author="Sean de Noronha | DRG" w:date="2026-09-29T16:58:00Z" w16du:dateUtc="2026-09-29T14:58:00Z"/>
                <w:rFonts w:cs="Arial"/>
                <w:sz w:val="13"/>
                <w:szCs w:val="13"/>
              </w:rPr>
            </w:pPr>
            <w:ins w:id="11537" w:author="Sean de Noronha | DRG" w:date="2026-09-29T16:58:00Z" w16du:dateUtc="2026-09-29T14:58:00Z">
              <w:r>
                <w:rPr>
                  <w:rFonts w:cs="Arial"/>
                  <w:sz w:val="13"/>
                  <w:szCs w:val="13"/>
                </w:rPr>
                <w:t>10 m</w:t>
              </w:r>
            </w:ins>
          </w:p>
        </w:tc>
        <w:tc>
          <w:tcPr>
            <w:tcW w:w="880" w:type="dxa"/>
            <w:vAlign w:val="center"/>
          </w:tcPr>
          <w:p w14:paraId="5E000BC9" w14:textId="77777777" w:rsidR="00C60D85" w:rsidRDefault="00000000">
            <w:pPr>
              <w:spacing w:after="0"/>
              <w:rPr>
                <w:ins w:id="11538" w:author="Sean de Noronha | DRG" w:date="2026-09-29T16:58:00Z" w16du:dateUtc="2026-09-29T14:58:00Z"/>
                <w:rFonts w:cs="Arial"/>
                <w:sz w:val="13"/>
                <w:szCs w:val="13"/>
              </w:rPr>
            </w:pPr>
            <w:ins w:id="11539" w:author="Sean de Noronha | DRG" w:date="2026-09-29T16:58:00Z" w16du:dateUtc="2026-09-29T14:58:00Z">
              <w:r>
                <w:rPr>
                  <w:rFonts w:cs="Arial"/>
                  <w:sz w:val="13"/>
                  <w:szCs w:val="13"/>
                </w:rPr>
                <w:t>0.18</w:t>
              </w:r>
            </w:ins>
          </w:p>
        </w:tc>
        <w:tc>
          <w:tcPr>
            <w:tcW w:w="820" w:type="dxa"/>
            <w:vAlign w:val="center"/>
          </w:tcPr>
          <w:p w14:paraId="5E000BCA" w14:textId="77777777" w:rsidR="00C60D85" w:rsidRDefault="00000000">
            <w:pPr>
              <w:spacing w:after="0"/>
              <w:rPr>
                <w:ins w:id="11540" w:author="Sean de Noronha | DRG" w:date="2026-09-29T16:58:00Z" w16du:dateUtc="2026-09-29T14:58:00Z"/>
                <w:rFonts w:cs="Arial"/>
                <w:sz w:val="13"/>
                <w:szCs w:val="13"/>
              </w:rPr>
            </w:pPr>
            <w:ins w:id="11541" w:author="Sean de Noronha | DRG" w:date="2026-09-29T16:58:00Z" w16du:dateUtc="2026-09-29T14:58:00Z">
              <w:r>
                <w:rPr>
                  <w:rFonts w:cs="Arial"/>
                  <w:sz w:val="13"/>
                  <w:szCs w:val="13"/>
                </w:rPr>
                <w:t>161</w:t>
              </w:r>
            </w:ins>
          </w:p>
        </w:tc>
        <w:tc>
          <w:tcPr>
            <w:tcW w:w="1100" w:type="dxa"/>
            <w:vAlign w:val="center"/>
          </w:tcPr>
          <w:p w14:paraId="5E000BCB" w14:textId="77777777" w:rsidR="00C60D85" w:rsidRDefault="00000000">
            <w:pPr>
              <w:spacing w:after="0"/>
              <w:rPr>
                <w:ins w:id="11542" w:author="Sean de Noronha | DRG" w:date="2026-09-29T16:58:00Z" w16du:dateUtc="2026-09-29T14:58:00Z"/>
                <w:rFonts w:cs="Arial"/>
                <w:sz w:val="13"/>
                <w:szCs w:val="13"/>
              </w:rPr>
            </w:pPr>
            <w:ins w:id="11543" w:author="Sean de Noronha | DRG" w:date="2026-09-29T16:58:00Z" w16du:dateUtc="2026-09-29T14:58:00Z">
              <w:r>
                <w:rPr>
                  <w:rFonts w:cs="Arial"/>
                  <w:sz w:val="13"/>
                  <w:szCs w:val="13"/>
                </w:rPr>
                <w:t>36.1 (76.6)</w:t>
              </w:r>
            </w:ins>
          </w:p>
        </w:tc>
        <w:tc>
          <w:tcPr>
            <w:tcW w:w="700" w:type="dxa"/>
            <w:vAlign w:val="center"/>
          </w:tcPr>
          <w:p w14:paraId="5E000BCC" w14:textId="77777777" w:rsidR="00C60D85" w:rsidRDefault="00000000">
            <w:pPr>
              <w:spacing w:after="0"/>
              <w:rPr>
                <w:ins w:id="11544" w:author="Sean de Noronha | DRG" w:date="2026-09-29T16:58:00Z" w16du:dateUtc="2026-09-29T14:58:00Z"/>
                <w:rFonts w:cs="Arial"/>
                <w:sz w:val="13"/>
                <w:szCs w:val="13"/>
              </w:rPr>
            </w:pPr>
            <w:ins w:id="11545" w:author="Sean de Noronha | DRG" w:date="2026-09-29T16:58:00Z" w16du:dateUtc="2026-09-29T14:58:00Z">
              <w:r>
                <w:rPr>
                  <w:rFonts w:cs="Arial"/>
                  <w:sz w:val="13"/>
                  <w:szCs w:val="13"/>
                </w:rPr>
                <w:t>3.07</w:t>
              </w:r>
            </w:ins>
          </w:p>
        </w:tc>
      </w:tr>
      <w:tr w:rsidR="00C60D85" w14:paraId="3FA61291" w14:textId="77777777">
        <w:trPr>
          <w:jc w:val="center"/>
          <w:ins w:id="11546" w:author="Sean de Noronha | DRG" w:date="2026-09-29T16:58:00Z"/>
        </w:trPr>
        <w:tc>
          <w:tcPr>
            <w:tcW w:w="560" w:type="dxa"/>
            <w:vAlign w:val="center"/>
          </w:tcPr>
          <w:p w14:paraId="5E000BCD" w14:textId="77777777" w:rsidR="00C60D85" w:rsidRDefault="00000000">
            <w:pPr>
              <w:spacing w:after="0"/>
              <w:rPr>
                <w:ins w:id="11547" w:author="Sean de Noronha | DRG" w:date="2026-09-29T16:58:00Z" w16du:dateUtc="2026-09-29T14:58:00Z"/>
                <w:rFonts w:cs="Arial"/>
                <w:sz w:val="13"/>
                <w:szCs w:val="13"/>
              </w:rPr>
            </w:pPr>
            <w:ins w:id="11548" w:author="Sean de Noronha | DRG" w:date="2026-09-29T16:58:00Z" w16du:dateUtc="2026-09-29T14:58:00Z">
              <w:r>
                <w:rPr>
                  <w:rFonts w:cs="Arial"/>
                  <w:sz w:val="13"/>
                  <w:szCs w:val="13"/>
                </w:rPr>
                <w:t>226</w:t>
              </w:r>
            </w:ins>
          </w:p>
        </w:tc>
        <w:tc>
          <w:tcPr>
            <w:tcW w:w="500" w:type="dxa"/>
            <w:vAlign w:val="center"/>
          </w:tcPr>
          <w:p w14:paraId="5E000BCE" w14:textId="77777777" w:rsidR="00C60D85" w:rsidRDefault="00000000">
            <w:pPr>
              <w:spacing w:after="0"/>
              <w:rPr>
                <w:ins w:id="11549" w:author="Sean de Noronha | DRG" w:date="2026-09-29T16:58:00Z" w16du:dateUtc="2026-09-29T14:58:00Z"/>
                <w:rFonts w:cs="Arial"/>
                <w:sz w:val="13"/>
                <w:szCs w:val="13"/>
              </w:rPr>
            </w:pPr>
            <w:ins w:id="11550" w:author="Sean de Noronha | DRG" w:date="2026-09-29T16:58:00Z" w16du:dateUtc="2026-09-29T14:58:00Z">
              <w:r>
                <w:rPr>
                  <w:rFonts w:cs="Arial"/>
                  <w:sz w:val="13"/>
                  <w:szCs w:val="13"/>
                </w:rPr>
                <w:t>T3</w:t>
              </w:r>
            </w:ins>
          </w:p>
        </w:tc>
        <w:tc>
          <w:tcPr>
            <w:tcW w:w="660" w:type="dxa"/>
            <w:vAlign w:val="center"/>
          </w:tcPr>
          <w:p w14:paraId="5E000BCF" w14:textId="77777777" w:rsidR="00C60D85" w:rsidRDefault="00000000">
            <w:pPr>
              <w:spacing w:after="0"/>
              <w:rPr>
                <w:ins w:id="11551" w:author="Sean de Noronha | DRG" w:date="2026-09-29T16:58:00Z" w16du:dateUtc="2026-09-29T14:58:00Z"/>
                <w:rFonts w:cs="Arial"/>
                <w:sz w:val="13"/>
                <w:szCs w:val="13"/>
              </w:rPr>
            </w:pPr>
            <w:ins w:id="11552" w:author="Sean de Noronha | DRG" w:date="2026-09-29T16:58:00Z" w16du:dateUtc="2026-09-29T14:58:00Z">
              <w:r>
                <w:rPr>
                  <w:rFonts w:cs="Arial"/>
                  <w:sz w:val="13"/>
                  <w:szCs w:val="13"/>
                </w:rPr>
                <w:t>2</w:t>
              </w:r>
            </w:ins>
          </w:p>
        </w:tc>
        <w:tc>
          <w:tcPr>
            <w:tcW w:w="1920" w:type="dxa"/>
            <w:vAlign w:val="center"/>
          </w:tcPr>
          <w:p w14:paraId="5E000BD0" w14:textId="77777777" w:rsidR="00C60D85" w:rsidRDefault="00000000">
            <w:pPr>
              <w:spacing w:after="0"/>
              <w:rPr>
                <w:ins w:id="11553" w:author="Sean de Noronha | DRG" w:date="2026-09-29T16:58:00Z" w16du:dateUtc="2026-09-29T14:58:00Z"/>
                <w:rFonts w:cs="Arial"/>
                <w:sz w:val="13"/>
                <w:szCs w:val="13"/>
              </w:rPr>
            </w:pPr>
            <w:ins w:id="11554" w:author="Sean de Noronha | DRG" w:date="2026-09-29T16:58:00Z" w16du:dateUtc="2026-09-29T14:58:00Z">
              <w:r>
                <w:rPr>
                  <w:rFonts w:cs="Arial"/>
                  <w:sz w:val="13"/>
                  <w:szCs w:val="13"/>
                </w:rPr>
                <w:t>Schedule 40 steel, NPS ½</w:t>
              </w:r>
            </w:ins>
          </w:p>
        </w:tc>
        <w:tc>
          <w:tcPr>
            <w:tcW w:w="520" w:type="dxa"/>
            <w:vAlign w:val="center"/>
          </w:tcPr>
          <w:p w14:paraId="5E000BD1" w14:textId="77777777" w:rsidR="00C60D85" w:rsidRDefault="00000000">
            <w:pPr>
              <w:spacing w:after="0"/>
              <w:rPr>
                <w:ins w:id="11555" w:author="Sean de Noronha | DRG" w:date="2026-09-29T16:58:00Z" w16du:dateUtc="2026-09-29T14:58:00Z"/>
                <w:rFonts w:cs="Arial"/>
                <w:sz w:val="13"/>
                <w:szCs w:val="13"/>
              </w:rPr>
            </w:pPr>
            <w:ins w:id="11556"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BD2" w14:textId="77777777" w:rsidR="00C60D85" w:rsidRDefault="00000000">
            <w:pPr>
              <w:spacing w:after="0"/>
              <w:rPr>
                <w:ins w:id="11557" w:author="Sean de Noronha | DRG" w:date="2026-09-29T16:58:00Z" w16du:dateUtc="2026-09-29T14:58:00Z"/>
                <w:rFonts w:cs="Arial"/>
                <w:sz w:val="13"/>
                <w:szCs w:val="13"/>
              </w:rPr>
            </w:pPr>
            <w:ins w:id="11558" w:author="Sean de Noronha | DRG" w:date="2026-09-29T16:58:00Z" w16du:dateUtc="2026-09-29T14:58:00Z">
              <w:r>
                <w:rPr>
                  <w:rFonts w:cs="Arial"/>
                  <w:sz w:val="13"/>
                  <w:szCs w:val="13"/>
                </w:rPr>
                <w:t>3,600</w:t>
              </w:r>
            </w:ins>
          </w:p>
        </w:tc>
        <w:tc>
          <w:tcPr>
            <w:tcW w:w="800" w:type="dxa"/>
            <w:vAlign w:val="center"/>
          </w:tcPr>
          <w:p w14:paraId="5E000BD3" w14:textId="77777777" w:rsidR="00C60D85" w:rsidRDefault="00000000">
            <w:pPr>
              <w:spacing w:after="0"/>
              <w:rPr>
                <w:ins w:id="11559" w:author="Sean de Noronha | DRG" w:date="2026-09-29T16:58:00Z" w16du:dateUtc="2026-09-29T14:58:00Z"/>
                <w:rFonts w:cs="Arial"/>
                <w:sz w:val="13"/>
                <w:szCs w:val="13"/>
              </w:rPr>
            </w:pPr>
            <w:ins w:id="11560" w:author="Sean de Noronha | DRG" w:date="2026-09-29T16:58:00Z" w16du:dateUtc="2026-09-29T14:58:00Z">
              <w:r>
                <w:rPr>
                  <w:rFonts w:cs="Arial"/>
                  <w:sz w:val="13"/>
                  <w:szCs w:val="13"/>
                </w:rPr>
                <w:t>10 m</w:t>
              </w:r>
            </w:ins>
          </w:p>
        </w:tc>
        <w:tc>
          <w:tcPr>
            <w:tcW w:w="880" w:type="dxa"/>
            <w:vAlign w:val="center"/>
          </w:tcPr>
          <w:p w14:paraId="5E000BD4" w14:textId="77777777" w:rsidR="00C60D85" w:rsidRDefault="00000000">
            <w:pPr>
              <w:spacing w:after="0"/>
              <w:rPr>
                <w:ins w:id="11561" w:author="Sean de Noronha | DRG" w:date="2026-09-29T16:58:00Z" w16du:dateUtc="2026-09-29T14:58:00Z"/>
                <w:rFonts w:cs="Arial"/>
                <w:sz w:val="13"/>
                <w:szCs w:val="13"/>
              </w:rPr>
            </w:pPr>
            <w:ins w:id="11562" w:author="Sean de Noronha | DRG" w:date="2026-09-29T16:58:00Z" w16du:dateUtc="2026-09-29T14:58:00Z">
              <w:r>
                <w:rPr>
                  <w:rFonts w:cs="Arial"/>
                  <w:sz w:val="13"/>
                  <w:szCs w:val="13"/>
                </w:rPr>
                <w:t>0.21</w:t>
              </w:r>
            </w:ins>
          </w:p>
        </w:tc>
        <w:tc>
          <w:tcPr>
            <w:tcW w:w="820" w:type="dxa"/>
            <w:vAlign w:val="center"/>
          </w:tcPr>
          <w:p w14:paraId="5E000BD5" w14:textId="77777777" w:rsidR="00C60D85" w:rsidRDefault="00000000">
            <w:pPr>
              <w:spacing w:after="0"/>
              <w:rPr>
                <w:ins w:id="11563" w:author="Sean de Noronha | DRG" w:date="2026-09-29T16:58:00Z" w16du:dateUtc="2026-09-29T14:58:00Z"/>
                <w:rFonts w:cs="Arial"/>
                <w:sz w:val="13"/>
                <w:szCs w:val="13"/>
              </w:rPr>
            </w:pPr>
            <w:ins w:id="11564" w:author="Sean de Noronha | DRG" w:date="2026-09-29T16:58:00Z" w16du:dateUtc="2026-09-29T14:58:00Z">
              <w:r>
                <w:rPr>
                  <w:rFonts w:cs="Arial"/>
                  <w:sz w:val="13"/>
                  <w:szCs w:val="13"/>
                </w:rPr>
                <w:t>189</w:t>
              </w:r>
            </w:ins>
          </w:p>
        </w:tc>
        <w:tc>
          <w:tcPr>
            <w:tcW w:w="1100" w:type="dxa"/>
            <w:vAlign w:val="center"/>
          </w:tcPr>
          <w:p w14:paraId="5E000BD6" w14:textId="77777777" w:rsidR="00C60D85" w:rsidRDefault="00000000">
            <w:pPr>
              <w:spacing w:after="0"/>
              <w:rPr>
                <w:ins w:id="11565" w:author="Sean de Noronha | DRG" w:date="2026-09-29T16:58:00Z" w16du:dateUtc="2026-09-29T14:58:00Z"/>
                <w:rFonts w:cs="Arial"/>
                <w:sz w:val="13"/>
                <w:szCs w:val="13"/>
              </w:rPr>
            </w:pPr>
            <w:ins w:id="11566" w:author="Sean de Noronha | DRG" w:date="2026-09-29T16:58:00Z" w16du:dateUtc="2026-09-29T14:58:00Z">
              <w:r>
                <w:rPr>
                  <w:rFonts w:cs="Arial"/>
                  <w:sz w:val="13"/>
                  <w:szCs w:val="13"/>
                </w:rPr>
                <w:t>39.4 (83.5)</w:t>
              </w:r>
            </w:ins>
          </w:p>
        </w:tc>
        <w:tc>
          <w:tcPr>
            <w:tcW w:w="700" w:type="dxa"/>
            <w:vAlign w:val="center"/>
          </w:tcPr>
          <w:p w14:paraId="5E000BD7" w14:textId="77777777" w:rsidR="00C60D85" w:rsidRDefault="00000000">
            <w:pPr>
              <w:spacing w:after="0"/>
              <w:rPr>
                <w:ins w:id="11567" w:author="Sean de Noronha | DRG" w:date="2026-09-29T16:58:00Z" w16du:dateUtc="2026-09-29T14:58:00Z"/>
                <w:rFonts w:cs="Arial"/>
                <w:sz w:val="13"/>
                <w:szCs w:val="13"/>
              </w:rPr>
            </w:pPr>
            <w:ins w:id="11568" w:author="Sean de Noronha | DRG" w:date="2026-09-29T16:58:00Z" w16du:dateUtc="2026-09-29T14:58:00Z">
              <w:r>
                <w:rPr>
                  <w:rFonts w:cs="Arial"/>
                  <w:sz w:val="13"/>
                  <w:szCs w:val="13"/>
                </w:rPr>
                <w:t>3.35</w:t>
              </w:r>
            </w:ins>
          </w:p>
        </w:tc>
      </w:tr>
      <w:tr w:rsidR="00C60D85" w14:paraId="61231AC4" w14:textId="77777777">
        <w:trPr>
          <w:jc w:val="center"/>
          <w:ins w:id="11569" w:author="Sean de Noronha | DRG" w:date="2026-09-29T16:58:00Z"/>
        </w:trPr>
        <w:tc>
          <w:tcPr>
            <w:tcW w:w="560" w:type="dxa"/>
            <w:vAlign w:val="center"/>
          </w:tcPr>
          <w:p w14:paraId="5E000BD8" w14:textId="77777777" w:rsidR="00C60D85" w:rsidRDefault="00000000">
            <w:pPr>
              <w:spacing w:after="0"/>
              <w:rPr>
                <w:ins w:id="11570" w:author="Sean de Noronha | DRG" w:date="2026-09-29T16:58:00Z" w16du:dateUtc="2026-09-29T14:58:00Z"/>
                <w:rFonts w:cs="Arial"/>
                <w:sz w:val="13"/>
                <w:szCs w:val="13"/>
              </w:rPr>
            </w:pPr>
            <w:ins w:id="11571" w:author="Sean de Noronha | DRG" w:date="2026-09-29T16:58:00Z" w16du:dateUtc="2026-09-29T14:58:00Z">
              <w:r>
                <w:rPr>
                  <w:rFonts w:cs="Arial"/>
                  <w:sz w:val="13"/>
                  <w:szCs w:val="13"/>
                </w:rPr>
                <w:t>227</w:t>
              </w:r>
            </w:ins>
          </w:p>
        </w:tc>
        <w:tc>
          <w:tcPr>
            <w:tcW w:w="500" w:type="dxa"/>
            <w:vAlign w:val="center"/>
          </w:tcPr>
          <w:p w14:paraId="5E000BD9" w14:textId="77777777" w:rsidR="00C60D85" w:rsidRDefault="00000000">
            <w:pPr>
              <w:spacing w:after="0"/>
              <w:rPr>
                <w:ins w:id="11572" w:author="Sean de Noronha | DRG" w:date="2026-09-29T16:58:00Z" w16du:dateUtc="2026-09-29T14:58:00Z"/>
                <w:rFonts w:cs="Arial"/>
                <w:sz w:val="13"/>
                <w:szCs w:val="13"/>
              </w:rPr>
            </w:pPr>
            <w:ins w:id="11573" w:author="Sean de Noronha | DRG" w:date="2026-09-29T16:58:00Z" w16du:dateUtc="2026-09-29T14:58:00Z">
              <w:r>
                <w:rPr>
                  <w:rFonts w:cs="Arial"/>
                  <w:sz w:val="13"/>
                  <w:szCs w:val="13"/>
                </w:rPr>
                <w:t>T3</w:t>
              </w:r>
            </w:ins>
          </w:p>
        </w:tc>
        <w:tc>
          <w:tcPr>
            <w:tcW w:w="660" w:type="dxa"/>
            <w:vAlign w:val="center"/>
          </w:tcPr>
          <w:p w14:paraId="5E000BDA" w14:textId="77777777" w:rsidR="00C60D85" w:rsidRDefault="00000000">
            <w:pPr>
              <w:spacing w:after="0"/>
              <w:rPr>
                <w:ins w:id="11574" w:author="Sean de Noronha | DRG" w:date="2026-09-29T16:58:00Z" w16du:dateUtc="2026-09-29T14:58:00Z"/>
                <w:rFonts w:cs="Arial"/>
                <w:sz w:val="13"/>
                <w:szCs w:val="13"/>
              </w:rPr>
            </w:pPr>
            <w:ins w:id="11575" w:author="Sean de Noronha | DRG" w:date="2026-09-29T16:58:00Z" w16du:dateUtc="2026-09-29T14:58:00Z">
              <w:r>
                <w:rPr>
                  <w:rFonts w:cs="Arial"/>
                  <w:sz w:val="13"/>
                  <w:szCs w:val="13"/>
                </w:rPr>
                <w:t>2</w:t>
              </w:r>
            </w:ins>
          </w:p>
        </w:tc>
        <w:tc>
          <w:tcPr>
            <w:tcW w:w="1920" w:type="dxa"/>
            <w:vAlign w:val="center"/>
          </w:tcPr>
          <w:p w14:paraId="5E000BDB" w14:textId="77777777" w:rsidR="00C60D85" w:rsidRDefault="00000000">
            <w:pPr>
              <w:spacing w:after="0"/>
              <w:rPr>
                <w:ins w:id="11576" w:author="Sean de Noronha | DRG" w:date="2026-09-29T16:58:00Z" w16du:dateUtc="2026-09-29T14:58:00Z"/>
                <w:rFonts w:cs="Arial"/>
                <w:sz w:val="13"/>
                <w:szCs w:val="13"/>
              </w:rPr>
            </w:pPr>
            <w:ins w:id="11577" w:author="Sean de Noronha | DRG" w:date="2026-09-29T16:58:00Z" w16du:dateUtc="2026-09-29T14:58:00Z">
              <w:r>
                <w:rPr>
                  <w:rFonts w:cs="Arial"/>
                  <w:sz w:val="13"/>
                  <w:szCs w:val="13"/>
                </w:rPr>
                <w:t>Schedule 40 steel, NPS ½</w:t>
              </w:r>
            </w:ins>
          </w:p>
        </w:tc>
        <w:tc>
          <w:tcPr>
            <w:tcW w:w="520" w:type="dxa"/>
            <w:vAlign w:val="center"/>
          </w:tcPr>
          <w:p w14:paraId="5E000BDC" w14:textId="77777777" w:rsidR="00C60D85" w:rsidRDefault="00000000">
            <w:pPr>
              <w:spacing w:after="0"/>
              <w:rPr>
                <w:ins w:id="11578" w:author="Sean de Noronha | DRG" w:date="2026-09-29T16:58:00Z" w16du:dateUtc="2026-09-29T14:58:00Z"/>
                <w:rFonts w:cs="Arial"/>
                <w:sz w:val="13"/>
                <w:szCs w:val="13"/>
              </w:rPr>
            </w:pPr>
            <w:ins w:id="11579"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BDD" w14:textId="77777777" w:rsidR="00C60D85" w:rsidRDefault="00000000">
            <w:pPr>
              <w:spacing w:after="0"/>
              <w:rPr>
                <w:ins w:id="11580" w:author="Sean de Noronha | DRG" w:date="2026-09-29T16:58:00Z" w16du:dateUtc="2026-09-29T14:58:00Z"/>
                <w:rFonts w:cs="Arial"/>
                <w:sz w:val="13"/>
                <w:szCs w:val="13"/>
              </w:rPr>
            </w:pPr>
            <w:ins w:id="11581" w:author="Sean de Noronha | DRG" w:date="2026-09-29T16:58:00Z" w16du:dateUtc="2026-09-29T14:58:00Z">
              <w:r>
                <w:rPr>
                  <w:rFonts w:cs="Arial"/>
                  <w:sz w:val="13"/>
                  <w:szCs w:val="13"/>
                </w:rPr>
                <w:t>4,000</w:t>
              </w:r>
            </w:ins>
          </w:p>
        </w:tc>
        <w:tc>
          <w:tcPr>
            <w:tcW w:w="800" w:type="dxa"/>
            <w:vAlign w:val="center"/>
          </w:tcPr>
          <w:p w14:paraId="5E000BDE" w14:textId="77777777" w:rsidR="00C60D85" w:rsidRDefault="00000000">
            <w:pPr>
              <w:spacing w:after="0"/>
              <w:rPr>
                <w:ins w:id="11582" w:author="Sean de Noronha | DRG" w:date="2026-09-29T16:58:00Z" w16du:dateUtc="2026-09-29T14:58:00Z"/>
                <w:rFonts w:cs="Arial"/>
                <w:sz w:val="13"/>
                <w:szCs w:val="13"/>
              </w:rPr>
            </w:pPr>
            <w:ins w:id="11583" w:author="Sean de Noronha | DRG" w:date="2026-09-29T16:58:00Z" w16du:dateUtc="2026-09-29T14:58:00Z">
              <w:r>
                <w:rPr>
                  <w:rFonts w:cs="Arial"/>
                  <w:sz w:val="13"/>
                  <w:szCs w:val="13"/>
                </w:rPr>
                <w:t>5 m</w:t>
              </w:r>
            </w:ins>
          </w:p>
        </w:tc>
        <w:tc>
          <w:tcPr>
            <w:tcW w:w="880" w:type="dxa"/>
            <w:vAlign w:val="center"/>
          </w:tcPr>
          <w:p w14:paraId="5E000BDF" w14:textId="77777777" w:rsidR="00C60D85" w:rsidRDefault="00000000">
            <w:pPr>
              <w:spacing w:after="0"/>
              <w:rPr>
                <w:ins w:id="11584" w:author="Sean de Noronha | DRG" w:date="2026-09-29T16:58:00Z" w16du:dateUtc="2026-09-29T14:58:00Z"/>
                <w:rFonts w:cs="Arial"/>
                <w:sz w:val="13"/>
                <w:szCs w:val="13"/>
              </w:rPr>
            </w:pPr>
            <w:ins w:id="11585" w:author="Sean de Noronha | DRG" w:date="2026-09-29T16:58:00Z" w16du:dateUtc="2026-09-29T14:58:00Z">
              <w:r>
                <w:rPr>
                  <w:rFonts w:cs="Arial"/>
                  <w:sz w:val="13"/>
                  <w:szCs w:val="13"/>
                </w:rPr>
                <w:t>0.14</w:t>
              </w:r>
            </w:ins>
          </w:p>
        </w:tc>
        <w:tc>
          <w:tcPr>
            <w:tcW w:w="820" w:type="dxa"/>
            <w:vAlign w:val="center"/>
          </w:tcPr>
          <w:p w14:paraId="5E000BE0" w14:textId="77777777" w:rsidR="00C60D85" w:rsidRDefault="00000000">
            <w:pPr>
              <w:spacing w:after="0"/>
              <w:rPr>
                <w:ins w:id="11586" w:author="Sean de Noronha | DRG" w:date="2026-09-29T16:58:00Z" w16du:dateUtc="2026-09-29T14:58:00Z"/>
                <w:rFonts w:cs="Arial"/>
                <w:sz w:val="13"/>
                <w:szCs w:val="13"/>
              </w:rPr>
            </w:pPr>
            <w:ins w:id="11587" w:author="Sean de Noronha | DRG" w:date="2026-09-29T16:58:00Z" w16du:dateUtc="2026-09-29T14:58:00Z">
              <w:r>
                <w:rPr>
                  <w:rFonts w:cs="Arial"/>
                  <w:sz w:val="13"/>
                  <w:szCs w:val="13"/>
                </w:rPr>
                <w:t>114</w:t>
              </w:r>
            </w:ins>
          </w:p>
        </w:tc>
        <w:tc>
          <w:tcPr>
            <w:tcW w:w="1100" w:type="dxa"/>
            <w:vAlign w:val="center"/>
          </w:tcPr>
          <w:p w14:paraId="5E000BE1" w14:textId="77777777" w:rsidR="00C60D85" w:rsidRDefault="00000000">
            <w:pPr>
              <w:spacing w:after="0"/>
              <w:rPr>
                <w:ins w:id="11588" w:author="Sean de Noronha | DRG" w:date="2026-09-29T16:58:00Z" w16du:dateUtc="2026-09-29T14:58:00Z"/>
                <w:rFonts w:cs="Arial"/>
                <w:sz w:val="13"/>
                <w:szCs w:val="13"/>
              </w:rPr>
            </w:pPr>
            <w:ins w:id="11589" w:author="Sean de Noronha | DRG" w:date="2026-09-29T16:58:00Z" w16du:dateUtc="2026-09-29T14:58:00Z">
              <w:r>
                <w:rPr>
                  <w:rFonts w:cs="Arial"/>
                  <w:sz w:val="13"/>
                  <w:szCs w:val="13"/>
                </w:rPr>
                <w:t>43.8 (92.8)</w:t>
              </w:r>
            </w:ins>
          </w:p>
        </w:tc>
        <w:tc>
          <w:tcPr>
            <w:tcW w:w="700" w:type="dxa"/>
            <w:vAlign w:val="center"/>
          </w:tcPr>
          <w:p w14:paraId="5E000BE2" w14:textId="77777777" w:rsidR="00C60D85" w:rsidRDefault="00000000">
            <w:pPr>
              <w:spacing w:after="0"/>
              <w:rPr>
                <w:ins w:id="11590" w:author="Sean de Noronha | DRG" w:date="2026-09-29T16:58:00Z" w16du:dateUtc="2026-09-29T14:58:00Z"/>
                <w:rFonts w:cs="Arial"/>
                <w:sz w:val="13"/>
                <w:szCs w:val="13"/>
              </w:rPr>
            </w:pPr>
            <w:ins w:id="11591" w:author="Sean de Noronha | DRG" w:date="2026-09-29T16:58:00Z" w16du:dateUtc="2026-09-29T14:58:00Z">
              <w:r>
                <w:rPr>
                  <w:rFonts w:cs="Arial"/>
                  <w:sz w:val="13"/>
                  <w:szCs w:val="13"/>
                </w:rPr>
                <w:t>3.72</w:t>
              </w:r>
            </w:ins>
          </w:p>
        </w:tc>
      </w:tr>
      <w:tr w:rsidR="00C60D85" w14:paraId="1AC6C618" w14:textId="77777777">
        <w:trPr>
          <w:jc w:val="center"/>
          <w:ins w:id="11592" w:author="Sean de Noronha | DRG" w:date="2026-09-29T16:58:00Z"/>
        </w:trPr>
        <w:tc>
          <w:tcPr>
            <w:tcW w:w="560" w:type="dxa"/>
            <w:vAlign w:val="center"/>
          </w:tcPr>
          <w:p w14:paraId="5E000BE3" w14:textId="77777777" w:rsidR="00C60D85" w:rsidRDefault="00000000">
            <w:pPr>
              <w:spacing w:after="0"/>
              <w:rPr>
                <w:ins w:id="11593" w:author="Sean de Noronha | DRG" w:date="2026-09-29T16:58:00Z" w16du:dateUtc="2026-09-29T14:58:00Z"/>
                <w:rFonts w:cs="Arial"/>
                <w:sz w:val="13"/>
                <w:szCs w:val="13"/>
              </w:rPr>
            </w:pPr>
            <w:ins w:id="11594" w:author="Sean de Noronha | DRG" w:date="2026-09-29T16:58:00Z" w16du:dateUtc="2026-09-29T14:58:00Z">
              <w:r>
                <w:rPr>
                  <w:rFonts w:cs="Arial"/>
                  <w:sz w:val="13"/>
                  <w:szCs w:val="13"/>
                </w:rPr>
                <w:t>228</w:t>
              </w:r>
            </w:ins>
          </w:p>
        </w:tc>
        <w:tc>
          <w:tcPr>
            <w:tcW w:w="500" w:type="dxa"/>
            <w:vAlign w:val="center"/>
          </w:tcPr>
          <w:p w14:paraId="5E000BE4" w14:textId="77777777" w:rsidR="00C60D85" w:rsidRDefault="00000000">
            <w:pPr>
              <w:spacing w:after="0"/>
              <w:rPr>
                <w:ins w:id="11595" w:author="Sean de Noronha | DRG" w:date="2026-09-29T16:58:00Z" w16du:dateUtc="2026-09-29T14:58:00Z"/>
                <w:rFonts w:cs="Arial"/>
                <w:sz w:val="13"/>
                <w:szCs w:val="13"/>
              </w:rPr>
            </w:pPr>
            <w:ins w:id="11596" w:author="Sean de Noronha | DRG" w:date="2026-09-29T16:58:00Z" w16du:dateUtc="2026-09-29T14:58:00Z">
              <w:r>
                <w:rPr>
                  <w:rFonts w:cs="Arial"/>
                  <w:sz w:val="13"/>
                  <w:szCs w:val="13"/>
                </w:rPr>
                <w:t>T3</w:t>
              </w:r>
            </w:ins>
          </w:p>
        </w:tc>
        <w:tc>
          <w:tcPr>
            <w:tcW w:w="660" w:type="dxa"/>
            <w:vAlign w:val="center"/>
          </w:tcPr>
          <w:p w14:paraId="5E000BE5" w14:textId="77777777" w:rsidR="00C60D85" w:rsidRDefault="00000000">
            <w:pPr>
              <w:spacing w:after="0"/>
              <w:rPr>
                <w:ins w:id="11597" w:author="Sean de Noronha | DRG" w:date="2026-09-29T16:58:00Z" w16du:dateUtc="2026-09-29T14:58:00Z"/>
                <w:rFonts w:cs="Arial"/>
                <w:sz w:val="13"/>
                <w:szCs w:val="13"/>
              </w:rPr>
            </w:pPr>
            <w:ins w:id="11598" w:author="Sean de Noronha | DRG" w:date="2026-09-29T16:58:00Z" w16du:dateUtc="2026-09-29T14:58:00Z">
              <w:r>
                <w:rPr>
                  <w:rFonts w:cs="Arial"/>
                  <w:sz w:val="13"/>
                  <w:szCs w:val="13"/>
                </w:rPr>
                <w:t>2</w:t>
              </w:r>
            </w:ins>
          </w:p>
        </w:tc>
        <w:tc>
          <w:tcPr>
            <w:tcW w:w="1920" w:type="dxa"/>
            <w:vAlign w:val="center"/>
          </w:tcPr>
          <w:p w14:paraId="5E000BE6" w14:textId="77777777" w:rsidR="00C60D85" w:rsidRDefault="00000000">
            <w:pPr>
              <w:spacing w:after="0"/>
              <w:rPr>
                <w:ins w:id="11599" w:author="Sean de Noronha | DRG" w:date="2026-09-29T16:58:00Z" w16du:dateUtc="2026-09-29T14:58:00Z"/>
                <w:rFonts w:cs="Arial"/>
                <w:sz w:val="13"/>
                <w:szCs w:val="13"/>
              </w:rPr>
            </w:pPr>
            <w:ins w:id="11600" w:author="Sean de Noronha | DRG" w:date="2026-09-29T16:58:00Z" w16du:dateUtc="2026-09-29T14:58:00Z">
              <w:r>
                <w:rPr>
                  <w:rFonts w:cs="Arial"/>
                  <w:sz w:val="13"/>
                  <w:szCs w:val="13"/>
                </w:rPr>
                <w:t>Schedule 40 steel, NPS ½</w:t>
              </w:r>
            </w:ins>
          </w:p>
        </w:tc>
        <w:tc>
          <w:tcPr>
            <w:tcW w:w="520" w:type="dxa"/>
            <w:vAlign w:val="center"/>
          </w:tcPr>
          <w:p w14:paraId="5E000BE7" w14:textId="77777777" w:rsidR="00C60D85" w:rsidRDefault="00000000">
            <w:pPr>
              <w:spacing w:after="0"/>
              <w:rPr>
                <w:ins w:id="11601" w:author="Sean de Noronha | DRG" w:date="2026-09-29T16:58:00Z" w16du:dateUtc="2026-09-29T14:58:00Z"/>
                <w:rFonts w:cs="Arial"/>
                <w:sz w:val="13"/>
                <w:szCs w:val="13"/>
              </w:rPr>
            </w:pPr>
            <w:ins w:id="11602"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BE8" w14:textId="77777777" w:rsidR="00C60D85" w:rsidRDefault="00000000">
            <w:pPr>
              <w:spacing w:after="0"/>
              <w:rPr>
                <w:ins w:id="11603" w:author="Sean de Noronha | DRG" w:date="2026-09-29T16:58:00Z" w16du:dateUtc="2026-09-29T14:58:00Z"/>
                <w:rFonts w:cs="Arial"/>
                <w:sz w:val="13"/>
                <w:szCs w:val="13"/>
              </w:rPr>
            </w:pPr>
            <w:ins w:id="11604" w:author="Sean de Noronha | DRG" w:date="2026-09-29T16:58:00Z" w16du:dateUtc="2026-09-29T14:58:00Z">
              <w:r>
                <w:rPr>
                  <w:rFonts w:cs="Arial"/>
                  <w:sz w:val="13"/>
                  <w:szCs w:val="13"/>
                </w:rPr>
                <w:t>4,500</w:t>
              </w:r>
            </w:ins>
          </w:p>
        </w:tc>
        <w:tc>
          <w:tcPr>
            <w:tcW w:w="800" w:type="dxa"/>
            <w:vAlign w:val="center"/>
          </w:tcPr>
          <w:p w14:paraId="5E000BE9" w14:textId="77777777" w:rsidR="00C60D85" w:rsidRDefault="00000000">
            <w:pPr>
              <w:spacing w:after="0"/>
              <w:rPr>
                <w:ins w:id="11605" w:author="Sean de Noronha | DRG" w:date="2026-09-29T16:58:00Z" w16du:dateUtc="2026-09-29T14:58:00Z"/>
                <w:rFonts w:cs="Arial"/>
                <w:sz w:val="13"/>
                <w:szCs w:val="13"/>
              </w:rPr>
            </w:pPr>
            <w:ins w:id="11606" w:author="Sean de Noronha | DRG" w:date="2026-09-29T16:58:00Z" w16du:dateUtc="2026-09-29T14:58:00Z">
              <w:r>
                <w:rPr>
                  <w:rFonts w:cs="Arial"/>
                  <w:sz w:val="13"/>
                  <w:szCs w:val="13"/>
                </w:rPr>
                <w:t>5 m</w:t>
              </w:r>
            </w:ins>
          </w:p>
        </w:tc>
        <w:tc>
          <w:tcPr>
            <w:tcW w:w="880" w:type="dxa"/>
            <w:vAlign w:val="center"/>
          </w:tcPr>
          <w:p w14:paraId="5E000BEA" w14:textId="77777777" w:rsidR="00C60D85" w:rsidRDefault="00000000">
            <w:pPr>
              <w:spacing w:after="0"/>
              <w:rPr>
                <w:ins w:id="11607" w:author="Sean de Noronha | DRG" w:date="2026-09-29T16:58:00Z" w16du:dateUtc="2026-09-29T14:58:00Z"/>
                <w:rFonts w:cs="Arial"/>
                <w:sz w:val="13"/>
                <w:szCs w:val="13"/>
              </w:rPr>
            </w:pPr>
            <w:ins w:id="11608" w:author="Sean de Noronha | DRG" w:date="2026-09-29T16:58:00Z" w16du:dateUtc="2026-09-29T14:58:00Z">
              <w:r>
                <w:rPr>
                  <w:rFonts w:cs="Arial"/>
                  <w:sz w:val="13"/>
                  <w:szCs w:val="13"/>
                </w:rPr>
                <w:t>0.17</w:t>
              </w:r>
            </w:ins>
          </w:p>
        </w:tc>
        <w:tc>
          <w:tcPr>
            <w:tcW w:w="820" w:type="dxa"/>
            <w:vAlign w:val="center"/>
          </w:tcPr>
          <w:p w14:paraId="5E000BEB" w14:textId="77777777" w:rsidR="00C60D85" w:rsidRDefault="00000000">
            <w:pPr>
              <w:spacing w:after="0"/>
              <w:rPr>
                <w:ins w:id="11609" w:author="Sean de Noronha | DRG" w:date="2026-09-29T16:58:00Z" w16du:dateUtc="2026-09-29T14:58:00Z"/>
                <w:rFonts w:cs="Arial"/>
                <w:sz w:val="13"/>
                <w:szCs w:val="13"/>
              </w:rPr>
            </w:pPr>
            <w:ins w:id="11610" w:author="Sean de Noronha | DRG" w:date="2026-09-29T16:58:00Z" w16du:dateUtc="2026-09-29T14:58:00Z">
              <w:r>
                <w:rPr>
                  <w:rFonts w:cs="Arial"/>
                  <w:sz w:val="13"/>
                  <w:szCs w:val="13"/>
                </w:rPr>
                <w:t>139</w:t>
              </w:r>
            </w:ins>
          </w:p>
        </w:tc>
        <w:tc>
          <w:tcPr>
            <w:tcW w:w="1100" w:type="dxa"/>
            <w:vAlign w:val="center"/>
          </w:tcPr>
          <w:p w14:paraId="5E000BEC" w14:textId="77777777" w:rsidR="00C60D85" w:rsidRDefault="00000000">
            <w:pPr>
              <w:spacing w:after="0"/>
              <w:rPr>
                <w:ins w:id="11611" w:author="Sean de Noronha | DRG" w:date="2026-09-29T16:58:00Z" w16du:dateUtc="2026-09-29T14:58:00Z"/>
                <w:rFonts w:cs="Arial"/>
                <w:sz w:val="13"/>
                <w:szCs w:val="13"/>
              </w:rPr>
            </w:pPr>
            <w:ins w:id="11612" w:author="Sean de Noronha | DRG" w:date="2026-09-29T16:58:00Z" w16du:dateUtc="2026-09-29T14:58:00Z">
              <w:r>
                <w:rPr>
                  <w:rFonts w:cs="Arial"/>
                  <w:sz w:val="13"/>
                  <w:szCs w:val="13"/>
                </w:rPr>
                <w:t>49.3 (104)</w:t>
              </w:r>
            </w:ins>
          </w:p>
        </w:tc>
        <w:tc>
          <w:tcPr>
            <w:tcW w:w="700" w:type="dxa"/>
            <w:vAlign w:val="center"/>
          </w:tcPr>
          <w:p w14:paraId="5E000BED" w14:textId="77777777" w:rsidR="00C60D85" w:rsidRDefault="00000000">
            <w:pPr>
              <w:spacing w:after="0"/>
              <w:rPr>
                <w:ins w:id="11613" w:author="Sean de Noronha | DRG" w:date="2026-09-29T16:58:00Z" w16du:dateUtc="2026-09-29T14:58:00Z"/>
                <w:rFonts w:cs="Arial"/>
                <w:sz w:val="13"/>
                <w:szCs w:val="13"/>
              </w:rPr>
            </w:pPr>
            <w:ins w:id="11614" w:author="Sean de Noronha | DRG" w:date="2026-09-29T16:58:00Z" w16du:dateUtc="2026-09-29T14:58:00Z">
              <w:r>
                <w:rPr>
                  <w:rFonts w:cs="Arial"/>
                  <w:sz w:val="13"/>
                  <w:szCs w:val="13"/>
                </w:rPr>
                <w:t>4.19</w:t>
              </w:r>
            </w:ins>
          </w:p>
        </w:tc>
      </w:tr>
      <w:tr w:rsidR="00C60D85" w14:paraId="56AA47FB" w14:textId="77777777">
        <w:trPr>
          <w:jc w:val="center"/>
          <w:ins w:id="11615" w:author="Sean de Noronha | DRG" w:date="2026-09-29T16:58:00Z"/>
        </w:trPr>
        <w:tc>
          <w:tcPr>
            <w:tcW w:w="560" w:type="dxa"/>
            <w:vAlign w:val="center"/>
          </w:tcPr>
          <w:p w14:paraId="5E000BEE" w14:textId="77777777" w:rsidR="00C60D85" w:rsidRDefault="00000000">
            <w:pPr>
              <w:spacing w:after="0"/>
              <w:rPr>
                <w:ins w:id="11616" w:author="Sean de Noronha | DRG" w:date="2026-09-29T16:58:00Z" w16du:dateUtc="2026-09-29T14:58:00Z"/>
                <w:rFonts w:cs="Arial"/>
                <w:sz w:val="13"/>
                <w:szCs w:val="13"/>
              </w:rPr>
            </w:pPr>
            <w:ins w:id="11617" w:author="Sean de Noronha | DRG" w:date="2026-09-29T16:58:00Z" w16du:dateUtc="2026-09-29T14:58:00Z">
              <w:r>
                <w:rPr>
                  <w:rFonts w:cs="Arial"/>
                  <w:sz w:val="13"/>
                  <w:szCs w:val="13"/>
                </w:rPr>
                <w:t>229</w:t>
              </w:r>
            </w:ins>
          </w:p>
        </w:tc>
        <w:tc>
          <w:tcPr>
            <w:tcW w:w="500" w:type="dxa"/>
            <w:vAlign w:val="center"/>
          </w:tcPr>
          <w:p w14:paraId="5E000BEF" w14:textId="77777777" w:rsidR="00C60D85" w:rsidRDefault="00000000">
            <w:pPr>
              <w:spacing w:after="0"/>
              <w:rPr>
                <w:ins w:id="11618" w:author="Sean de Noronha | DRG" w:date="2026-09-29T16:58:00Z" w16du:dateUtc="2026-09-29T14:58:00Z"/>
                <w:rFonts w:cs="Arial"/>
                <w:sz w:val="13"/>
                <w:szCs w:val="13"/>
              </w:rPr>
            </w:pPr>
            <w:ins w:id="11619" w:author="Sean de Noronha | DRG" w:date="2026-09-29T16:58:00Z" w16du:dateUtc="2026-09-29T14:58:00Z">
              <w:r>
                <w:rPr>
                  <w:rFonts w:cs="Arial"/>
                  <w:sz w:val="13"/>
                  <w:szCs w:val="13"/>
                </w:rPr>
                <w:t>T3</w:t>
              </w:r>
            </w:ins>
          </w:p>
        </w:tc>
        <w:tc>
          <w:tcPr>
            <w:tcW w:w="660" w:type="dxa"/>
            <w:vAlign w:val="center"/>
          </w:tcPr>
          <w:p w14:paraId="5E000BF0" w14:textId="77777777" w:rsidR="00C60D85" w:rsidRDefault="00000000">
            <w:pPr>
              <w:spacing w:after="0"/>
              <w:rPr>
                <w:ins w:id="11620" w:author="Sean de Noronha | DRG" w:date="2026-09-29T16:58:00Z" w16du:dateUtc="2026-09-29T14:58:00Z"/>
                <w:rFonts w:cs="Arial"/>
                <w:sz w:val="13"/>
                <w:szCs w:val="13"/>
              </w:rPr>
            </w:pPr>
            <w:ins w:id="11621" w:author="Sean de Noronha | DRG" w:date="2026-09-29T16:58:00Z" w16du:dateUtc="2026-09-29T14:58:00Z">
              <w:r>
                <w:rPr>
                  <w:rFonts w:cs="Arial"/>
                  <w:sz w:val="13"/>
                  <w:szCs w:val="13"/>
                </w:rPr>
                <w:t>2</w:t>
              </w:r>
            </w:ins>
          </w:p>
        </w:tc>
        <w:tc>
          <w:tcPr>
            <w:tcW w:w="1920" w:type="dxa"/>
            <w:vAlign w:val="center"/>
          </w:tcPr>
          <w:p w14:paraId="5E000BF1" w14:textId="77777777" w:rsidR="00C60D85" w:rsidRDefault="00000000">
            <w:pPr>
              <w:spacing w:after="0"/>
              <w:rPr>
                <w:ins w:id="11622" w:author="Sean de Noronha | DRG" w:date="2026-09-29T16:58:00Z" w16du:dateUtc="2026-09-29T14:58:00Z"/>
                <w:rFonts w:cs="Arial"/>
                <w:sz w:val="13"/>
                <w:szCs w:val="13"/>
              </w:rPr>
            </w:pPr>
            <w:ins w:id="11623" w:author="Sean de Noronha | DRG" w:date="2026-09-29T16:58:00Z" w16du:dateUtc="2026-09-29T14:58:00Z">
              <w:r>
                <w:rPr>
                  <w:rFonts w:cs="Arial"/>
                  <w:sz w:val="13"/>
                  <w:szCs w:val="13"/>
                </w:rPr>
                <w:t>Schedule 40 steel, NPS ½</w:t>
              </w:r>
            </w:ins>
          </w:p>
        </w:tc>
        <w:tc>
          <w:tcPr>
            <w:tcW w:w="520" w:type="dxa"/>
            <w:vAlign w:val="center"/>
          </w:tcPr>
          <w:p w14:paraId="5E000BF2" w14:textId="77777777" w:rsidR="00C60D85" w:rsidRDefault="00000000">
            <w:pPr>
              <w:spacing w:after="0"/>
              <w:rPr>
                <w:ins w:id="11624" w:author="Sean de Noronha | DRG" w:date="2026-09-29T16:58:00Z" w16du:dateUtc="2026-09-29T14:58:00Z"/>
                <w:rFonts w:cs="Arial"/>
                <w:sz w:val="13"/>
                <w:szCs w:val="13"/>
              </w:rPr>
            </w:pPr>
            <w:ins w:id="11625"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BF3" w14:textId="77777777" w:rsidR="00C60D85" w:rsidRDefault="00000000">
            <w:pPr>
              <w:spacing w:after="0"/>
              <w:rPr>
                <w:ins w:id="11626" w:author="Sean de Noronha | DRG" w:date="2026-09-29T16:58:00Z" w16du:dateUtc="2026-09-29T14:58:00Z"/>
                <w:rFonts w:cs="Arial"/>
                <w:sz w:val="13"/>
                <w:szCs w:val="13"/>
              </w:rPr>
            </w:pPr>
            <w:ins w:id="11627" w:author="Sean de Noronha | DRG" w:date="2026-09-29T16:58:00Z" w16du:dateUtc="2026-09-29T14:58:00Z">
              <w:r>
                <w:rPr>
                  <w:rFonts w:cs="Arial"/>
                  <w:sz w:val="13"/>
                  <w:szCs w:val="13"/>
                </w:rPr>
                <w:t>5,000</w:t>
              </w:r>
            </w:ins>
          </w:p>
        </w:tc>
        <w:tc>
          <w:tcPr>
            <w:tcW w:w="800" w:type="dxa"/>
            <w:vAlign w:val="center"/>
          </w:tcPr>
          <w:p w14:paraId="5E000BF4" w14:textId="77777777" w:rsidR="00C60D85" w:rsidRDefault="00000000">
            <w:pPr>
              <w:spacing w:after="0"/>
              <w:rPr>
                <w:ins w:id="11628" w:author="Sean de Noronha | DRG" w:date="2026-09-29T16:58:00Z" w16du:dateUtc="2026-09-29T14:58:00Z"/>
                <w:rFonts w:cs="Arial"/>
                <w:sz w:val="13"/>
                <w:szCs w:val="13"/>
              </w:rPr>
            </w:pPr>
            <w:ins w:id="11629" w:author="Sean de Noronha | DRG" w:date="2026-09-29T16:58:00Z" w16du:dateUtc="2026-09-29T14:58:00Z">
              <w:r>
                <w:rPr>
                  <w:rFonts w:cs="Arial"/>
                  <w:sz w:val="13"/>
                  <w:szCs w:val="13"/>
                </w:rPr>
                <w:t>3 m</w:t>
              </w:r>
            </w:ins>
          </w:p>
        </w:tc>
        <w:tc>
          <w:tcPr>
            <w:tcW w:w="880" w:type="dxa"/>
            <w:vAlign w:val="center"/>
          </w:tcPr>
          <w:p w14:paraId="5E000BF5" w14:textId="77777777" w:rsidR="00C60D85" w:rsidRDefault="00000000">
            <w:pPr>
              <w:spacing w:after="0"/>
              <w:rPr>
                <w:ins w:id="11630" w:author="Sean de Noronha | DRG" w:date="2026-09-29T16:58:00Z" w16du:dateUtc="2026-09-29T14:58:00Z"/>
                <w:rFonts w:cs="Arial"/>
                <w:sz w:val="13"/>
                <w:szCs w:val="13"/>
              </w:rPr>
            </w:pPr>
            <w:ins w:id="11631" w:author="Sean de Noronha | DRG" w:date="2026-09-29T16:58:00Z" w16du:dateUtc="2026-09-29T14:58:00Z">
              <w:r>
                <w:rPr>
                  <w:rFonts w:cs="Arial"/>
                  <w:sz w:val="13"/>
                  <w:szCs w:val="13"/>
                </w:rPr>
                <w:t>0.13</w:t>
              </w:r>
            </w:ins>
          </w:p>
        </w:tc>
        <w:tc>
          <w:tcPr>
            <w:tcW w:w="820" w:type="dxa"/>
            <w:vAlign w:val="center"/>
          </w:tcPr>
          <w:p w14:paraId="5E000BF6" w14:textId="77777777" w:rsidR="00C60D85" w:rsidRDefault="00000000">
            <w:pPr>
              <w:spacing w:after="0"/>
              <w:rPr>
                <w:ins w:id="11632" w:author="Sean de Noronha | DRG" w:date="2026-09-29T16:58:00Z" w16du:dateUtc="2026-09-29T14:58:00Z"/>
                <w:rFonts w:cs="Arial"/>
                <w:sz w:val="13"/>
                <w:szCs w:val="13"/>
              </w:rPr>
            </w:pPr>
            <w:ins w:id="11633" w:author="Sean de Noronha | DRG" w:date="2026-09-29T16:58:00Z" w16du:dateUtc="2026-09-29T14:58:00Z">
              <w:r>
                <w:rPr>
                  <w:rFonts w:cs="Arial"/>
                  <w:sz w:val="13"/>
                  <w:szCs w:val="13"/>
                </w:rPr>
                <w:t>101</w:t>
              </w:r>
            </w:ins>
          </w:p>
        </w:tc>
        <w:tc>
          <w:tcPr>
            <w:tcW w:w="1100" w:type="dxa"/>
            <w:vAlign w:val="center"/>
          </w:tcPr>
          <w:p w14:paraId="5E000BF7" w14:textId="77777777" w:rsidR="00C60D85" w:rsidRDefault="00000000">
            <w:pPr>
              <w:spacing w:after="0"/>
              <w:rPr>
                <w:ins w:id="11634" w:author="Sean de Noronha | DRG" w:date="2026-09-29T16:58:00Z" w16du:dateUtc="2026-09-29T14:58:00Z"/>
                <w:rFonts w:cs="Arial"/>
                <w:sz w:val="13"/>
                <w:szCs w:val="13"/>
              </w:rPr>
            </w:pPr>
            <w:ins w:id="11635" w:author="Sean de Noronha | DRG" w:date="2026-09-29T16:58:00Z" w16du:dateUtc="2026-09-29T14:58:00Z">
              <w:r>
                <w:rPr>
                  <w:rFonts w:cs="Arial"/>
                  <w:sz w:val="13"/>
                  <w:szCs w:val="13"/>
                </w:rPr>
                <w:t>54.8 (116)</w:t>
              </w:r>
            </w:ins>
          </w:p>
        </w:tc>
        <w:tc>
          <w:tcPr>
            <w:tcW w:w="700" w:type="dxa"/>
            <w:vAlign w:val="center"/>
          </w:tcPr>
          <w:p w14:paraId="5E000BF8" w14:textId="77777777" w:rsidR="00C60D85" w:rsidRDefault="00000000">
            <w:pPr>
              <w:spacing w:after="0"/>
              <w:rPr>
                <w:ins w:id="11636" w:author="Sean de Noronha | DRG" w:date="2026-09-29T16:58:00Z" w16du:dateUtc="2026-09-29T14:58:00Z"/>
                <w:rFonts w:cs="Arial"/>
                <w:sz w:val="13"/>
                <w:szCs w:val="13"/>
              </w:rPr>
            </w:pPr>
            <w:ins w:id="11637" w:author="Sean de Noronha | DRG" w:date="2026-09-29T16:58:00Z" w16du:dateUtc="2026-09-29T14:58:00Z">
              <w:r>
                <w:rPr>
                  <w:rFonts w:cs="Arial"/>
                  <w:sz w:val="13"/>
                  <w:szCs w:val="13"/>
                </w:rPr>
                <w:t>4.66</w:t>
              </w:r>
            </w:ins>
          </w:p>
        </w:tc>
      </w:tr>
      <w:tr w:rsidR="00C60D85" w14:paraId="5D984A0A" w14:textId="77777777">
        <w:trPr>
          <w:jc w:val="center"/>
          <w:ins w:id="11638" w:author="Sean de Noronha | DRG" w:date="2026-09-29T16:58:00Z"/>
        </w:trPr>
        <w:tc>
          <w:tcPr>
            <w:tcW w:w="560" w:type="dxa"/>
            <w:vAlign w:val="center"/>
          </w:tcPr>
          <w:p w14:paraId="5E000BF9" w14:textId="77777777" w:rsidR="00C60D85" w:rsidRDefault="00000000">
            <w:pPr>
              <w:spacing w:after="0"/>
              <w:rPr>
                <w:ins w:id="11639" w:author="Sean de Noronha | DRG" w:date="2026-09-29T16:58:00Z" w16du:dateUtc="2026-09-29T14:58:00Z"/>
                <w:rFonts w:cs="Arial"/>
                <w:sz w:val="13"/>
                <w:szCs w:val="13"/>
              </w:rPr>
            </w:pPr>
            <w:ins w:id="11640" w:author="Sean de Noronha | DRG" w:date="2026-09-29T16:58:00Z" w16du:dateUtc="2026-09-29T14:58:00Z">
              <w:r>
                <w:rPr>
                  <w:rFonts w:cs="Arial"/>
                  <w:sz w:val="13"/>
                  <w:szCs w:val="13"/>
                </w:rPr>
                <w:t>230</w:t>
              </w:r>
            </w:ins>
          </w:p>
        </w:tc>
        <w:tc>
          <w:tcPr>
            <w:tcW w:w="500" w:type="dxa"/>
            <w:vAlign w:val="center"/>
          </w:tcPr>
          <w:p w14:paraId="5E000BFA" w14:textId="77777777" w:rsidR="00C60D85" w:rsidRDefault="00000000">
            <w:pPr>
              <w:spacing w:after="0"/>
              <w:rPr>
                <w:ins w:id="11641" w:author="Sean de Noronha | DRG" w:date="2026-09-29T16:58:00Z" w16du:dateUtc="2026-09-29T14:58:00Z"/>
                <w:rFonts w:cs="Arial"/>
                <w:sz w:val="13"/>
                <w:szCs w:val="13"/>
              </w:rPr>
            </w:pPr>
            <w:ins w:id="11642" w:author="Sean de Noronha | DRG" w:date="2026-09-29T16:58:00Z" w16du:dateUtc="2026-09-29T14:58:00Z">
              <w:r>
                <w:rPr>
                  <w:rFonts w:cs="Arial"/>
                  <w:sz w:val="13"/>
                  <w:szCs w:val="13"/>
                </w:rPr>
                <w:t>T3</w:t>
              </w:r>
            </w:ins>
          </w:p>
        </w:tc>
        <w:tc>
          <w:tcPr>
            <w:tcW w:w="660" w:type="dxa"/>
            <w:vAlign w:val="center"/>
          </w:tcPr>
          <w:p w14:paraId="5E000BFB" w14:textId="77777777" w:rsidR="00C60D85" w:rsidRDefault="00000000">
            <w:pPr>
              <w:spacing w:after="0"/>
              <w:rPr>
                <w:ins w:id="11643" w:author="Sean de Noronha | DRG" w:date="2026-09-29T16:58:00Z" w16du:dateUtc="2026-09-29T14:58:00Z"/>
                <w:rFonts w:cs="Arial"/>
                <w:sz w:val="13"/>
                <w:szCs w:val="13"/>
              </w:rPr>
            </w:pPr>
            <w:ins w:id="11644" w:author="Sean de Noronha | DRG" w:date="2026-09-29T16:58:00Z" w16du:dateUtc="2026-09-29T14:58:00Z">
              <w:r>
                <w:rPr>
                  <w:rFonts w:cs="Arial"/>
                  <w:sz w:val="13"/>
                  <w:szCs w:val="13"/>
                </w:rPr>
                <w:t>2</w:t>
              </w:r>
            </w:ins>
          </w:p>
        </w:tc>
        <w:tc>
          <w:tcPr>
            <w:tcW w:w="1920" w:type="dxa"/>
            <w:vAlign w:val="center"/>
          </w:tcPr>
          <w:p w14:paraId="5E000BFC" w14:textId="77777777" w:rsidR="00C60D85" w:rsidRDefault="00000000">
            <w:pPr>
              <w:spacing w:after="0"/>
              <w:rPr>
                <w:ins w:id="11645" w:author="Sean de Noronha | DRG" w:date="2026-09-29T16:58:00Z" w16du:dateUtc="2026-09-29T14:58:00Z"/>
                <w:rFonts w:cs="Arial"/>
                <w:sz w:val="13"/>
                <w:szCs w:val="13"/>
              </w:rPr>
            </w:pPr>
            <w:ins w:id="11646" w:author="Sean de Noronha | DRG" w:date="2026-09-29T16:58:00Z" w16du:dateUtc="2026-09-29T14:58:00Z">
              <w:r>
                <w:rPr>
                  <w:rFonts w:cs="Arial"/>
                  <w:sz w:val="13"/>
                  <w:szCs w:val="13"/>
                </w:rPr>
                <w:t>Schedule 40 steel, NPS ½</w:t>
              </w:r>
            </w:ins>
          </w:p>
        </w:tc>
        <w:tc>
          <w:tcPr>
            <w:tcW w:w="520" w:type="dxa"/>
            <w:vAlign w:val="center"/>
          </w:tcPr>
          <w:p w14:paraId="5E000BFD" w14:textId="77777777" w:rsidR="00C60D85" w:rsidRDefault="00000000">
            <w:pPr>
              <w:spacing w:after="0"/>
              <w:rPr>
                <w:ins w:id="11647" w:author="Sean de Noronha | DRG" w:date="2026-09-29T16:58:00Z" w16du:dateUtc="2026-09-29T14:58:00Z"/>
                <w:rFonts w:cs="Arial"/>
                <w:sz w:val="13"/>
                <w:szCs w:val="13"/>
              </w:rPr>
            </w:pPr>
            <w:ins w:id="11648"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BFE" w14:textId="77777777" w:rsidR="00C60D85" w:rsidRDefault="00000000">
            <w:pPr>
              <w:spacing w:after="0"/>
              <w:rPr>
                <w:ins w:id="11649" w:author="Sean de Noronha | DRG" w:date="2026-09-29T16:58:00Z" w16du:dateUtc="2026-09-29T14:58:00Z"/>
                <w:rFonts w:cs="Arial"/>
                <w:sz w:val="13"/>
                <w:szCs w:val="13"/>
              </w:rPr>
            </w:pPr>
            <w:ins w:id="11650" w:author="Sean de Noronha | DRG" w:date="2026-09-29T16:58:00Z" w16du:dateUtc="2026-09-29T14:58:00Z">
              <w:r>
                <w:rPr>
                  <w:rFonts w:cs="Arial"/>
                  <w:sz w:val="13"/>
                  <w:szCs w:val="13"/>
                </w:rPr>
                <w:t>7,500</w:t>
              </w:r>
            </w:ins>
          </w:p>
        </w:tc>
        <w:tc>
          <w:tcPr>
            <w:tcW w:w="800" w:type="dxa"/>
            <w:vAlign w:val="center"/>
          </w:tcPr>
          <w:p w14:paraId="5E000BFF" w14:textId="77777777" w:rsidR="00C60D85" w:rsidRDefault="00000000">
            <w:pPr>
              <w:spacing w:after="0"/>
              <w:rPr>
                <w:ins w:id="11651" w:author="Sean de Noronha | DRG" w:date="2026-09-29T16:58:00Z" w16du:dateUtc="2026-09-29T14:58:00Z"/>
                <w:rFonts w:cs="Arial"/>
                <w:sz w:val="13"/>
                <w:szCs w:val="13"/>
              </w:rPr>
            </w:pPr>
            <w:ins w:id="11652" w:author="Sean de Noronha | DRG" w:date="2026-09-29T16:58:00Z" w16du:dateUtc="2026-09-29T14:58:00Z">
              <w:r>
                <w:rPr>
                  <w:rFonts w:cs="Arial"/>
                  <w:sz w:val="13"/>
                  <w:szCs w:val="13"/>
                </w:rPr>
                <w:t>2 m</w:t>
              </w:r>
            </w:ins>
          </w:p>
        </w:tc>
        <w:tc>
          <w:tcPr>
            <w:tcW w:w="880" w:type="dxa"/>
            <w:vAlign w:val="center"/>
          </w:tcPr>
          <w:p w14:paraId="5E000C00" w14:textId="77777777" w:rsidR="00C60D85" w:rsidRDefault="00000000">
            <w:pPr>
              <w:spacing w:after="0"/>
              <w:rPr>
                <w:ins w:id="11653" w:author="Sean de Noronha | DRG" w:date="2026-09-29T16:58:00Z" w16du:dateUtc="2026-09-29T14:58:00Z"/>
                <w:rFonts w:cs="Arial"/>
                <w:sz w:val="13"/>
                <w:szCs w:val="13"/>
              </w:rPr>
            </w:pPr>
            <w:ins w:id="11654" w:author="Sean de Noronha | DRG" w:date="2026-09-29T16:58:00Z" w16du:dateUtc="2026-09-29T14:58:00Z">
              <w:r>
                <w:rPr>
                  <w:rFonts w:cs="Arial"/>
                  <w:sz w:val="13"/>
                  <w:szCs w:val="13"/>
                </w:rPr>
                <w:t>0.20</w:t>
              </w:r>
            </w:ins>
          </w:p>
        </w:tc>
        <w:tc>
          <w:tcPr>
            <w:tcW w:w="820" w:type="dxa"/>
            <w:vAlign w:val="center"/>
          </w:tcPr>
          <w:p w14:paraId="5E000C01" w14:textId="77777777" w:rsidR="00C60D85" w:rsidRDefault="00000000">
            <w:pPr>
              <w:spacing w:after="0"/>
              <w:rPr>
                <w:ins w:id="11655" w:author="Sean de Noronha | DRG" w:date="2026-09-29T16:58:00Z" w16du:dateUtc="2026-09-29T14:58:00Z"/>
                <w:rFonts w:cs="Arial"/>
                <w:sz w:val="13"/>
                <w:szCs w:val="13"/>
              </w:rPr>
            </w:pPr>
            <w:ins w:id="11656" w:author="Sean de Noronha | DRG" w:date="2026-09-29T16:58:00Z" w16du:dateUtc="2026-09-29T14:58:00Z">
              <w:r>
                <w:rPr>
                  <w:rFonts w:cs="Arial"/>
                  <w:sz w:val="13"/>
                  <w:szCs w:val="13"/>
                </w:rPr>
                <w:t>137</w:t>
              </w:r>
            </w:ins>
          </w:p>
        </w:tc>
        <w:tc>
          <w:tcPr>
            <w:tcW w:w="1100" w:type="dxa"/>
            <w:vAlign w:val="center"/>
          </w:tcPr>
          <w:p w14:paraId="5E000C02" w14:textId="77777777" w:rsidR="00C60D85" w:rsidRDefault="00000000">
            <w:pPr>
              <w:spacing w:after="0"/>
              <w:rPr>
                <w:ins w:id="11657" w:author="Sean de Noronha | DRG" w:date="2026-09-29T16:58:00Z" w16du:dateUtc="2026-09-29T14:58:00Z"/>
                <w:rFonts w:cs="Arial"/>
                <w:sz w:val="13"/>
                <w:szCs w:val="13"/>
              </w:rPr>
            </w:pPr>
            <w:ins w:id="11658" w:author="Sean de Noronha | DRG" w:date="2026-09-29T16:58:00Z" w16du:dateUtc="2026-09-29T14:58:00Z">
              <w:r>
                <w:rPr>
                  <w:rFonts w:cs="Arial"/>
                  <w:sz w:val="13"/>
                  <w:szCs w:val="13"/>
                </w:rPr>
                <w:t>82.1 (174)</w:t>
              </w:r>
            </w:ins>
          </w:p>
        </w:tc>
        <w:tc>
          <w:tcPr>
            <w:tcW w:w="700" w:type="dxa"/>
            <w:vAlign w:val="center"/>
          </w:tcPr>
          <w:p w14:paraId="5E000C03" w14:textId="77777777" w:rsidR="00C60D85" w:rsidRDefault="00000000">
            <w:pPr>
              <w:spacing w:after="0"/>
              <w:rPr>
                <w:ins w:id="11659" w:author="Sean de Noronha | DRG" w:date="2026-09-29T16:58:00Z" w16du:dateUtc="2026-09-29T14:58:00Z"/>
                <w:rFonts w:cs="Arial"/>
                <w:sz w:val="13"/>
                <w:szCs w:val="13"/>
              </w:rPr>
            </w:pPr>
            <w:ins w:id="11660" w:author="Sean de Noronha | DRG" w:date="2026-09-29T16:58:00Z" w16du:dateUtc="2026-09-29T14:58:00Z">
              <w:r>
                <w:rPr>
                  <w:rFonts w:cs="Arial"/>
                  <w:sz w:val="13"/>
                  <w:szCs w:val="13"/>
                </w:rPr>
                <w:t>6.98</w:t>
              </w:r>
            </w:ins>
          </w:p>
        </w:tc>
      </w:tr>
      <w:tr w:rsidR="00C60D85" w14:paraId="365D4404" w14:textId="77777777">
        <w:trPr>
          <w:jc w:val="center"/>
          <w:ins w:id="11661" w:author="Sean de Noronha | DRG" w:date="2026-09-29T16:58:00Z"/>
        </w:trPr>
        <w:tc>
          <w:tcPr>
            <w:tcW w:w="560" w:type="dxa"/>
            <w:vAlign w:val="center"/>
          </w:tcPr>
          <w:p w14:paraId="5E000C04" w14:textId="77777777" w:rsidR="00C60D85" w:rsidRDefault="00000000">
            <w:pPr>
              <w:spacing w:after="0"/>
              <w:rPr>
                <w:ins w:id="11662" w:author="Sean de Noronha | DRG" w:date="2026-09-29T16:58:00Z" w16du:dateUtc="2026-09-29T14:58:00Z"/>
                <w:rFonts w:cs="Arial"/>
                <w:sz w:val="13"/>
                <w:szCs w:val="13"/>
              </w:rPr>
            </w:pPr>
            <w:ins w:id="11663" w:author="Sean de Noronha | DRG" w:date="2026-09-29T16:58:00Z" w16du:dateUtc="2026-09-29T14:58:00Z">
              <w:r>
                <w:rPr>
                  <w:rFonts w:cs="Arial"/>
                  <w:sz w:val="13"/>
                  <w:szCs w:val="13"/>
                </w:rPr>
                <w:t>231</w:t>
              </w:r>
            </w:ins>
          </w:p>
        </w:tc>
        <w:tc>
          <w:tcPr>
            <w:tcW w:w="500" w:type="dxa"/>
            <w:vAlign w:val="center"/>
          </w:tcPr>
          <w:p w14:paraId="5E000C05" w14:textId="77777777" w:rsidR="00C60D85" w:rsidRDefault="00000000">
            <w:pPr>
              <w:spacing w:after="0"/>
              <w:rPr>
                <w:ins w:id="11664" w:author="Sean de Noronha | DRG" w:date="2026-09-29T16:58:00Z" w16du:dateUtc="2026-09-29T14:58:00Z"/>
                <w:rFonts w:cs="Arial"/>
                <w:sz w:val="13"/>
                <w:szCs w:val="13"/>
              </w:rPr>
            </w:pPr>
            <w:ins w:id="11665" w:author="Sean de Noronha | DRG" w:date="2026-09-29T16:58:00Z" w16du:dateUtc="2026-09-29T14:58:00Z">
              <w:r>
                <w:rPr>
                  <w:rFonts w:cs="Arial"/>
                  <w:sz w:val="13"/>
                  <w:szCs w:val="13"/>
                </w:rPr>
                <w:t>T3</w:t>
              </w:r>
            </w:ins>
          </w:p>
        </w:tc>
        <w:tc>
          <w:tcPr>
            <w:tcW w:w="660" w:type="dxa"/>
            <w:vAlign w:val="center"/>
          </w:tcPr>
          <w:p w14:paraId="5E000C06" w14:textId="77777777" w:rsidR="00C60D85" w:rsidRDefault="00000000">
            <w:pPr>
              <w:spacing w:after="0"/>
              <w:rPr>
                <w:ins w:id="11666" w:author="Sean de Noronha | DRG" w:date="2026-09-29T16:58:00Z" w16du:dateUtc="2026-09-29T14:58:00Z"/>
                <w:rFonts w:cs="Arial"/>
                <w:sz w:val="13"/>
                <w:szCs w:val="13"/>
              </w:rPr>
            </w:pPr>
            <w:ins w:id="11667" w:author="Sean de Noronha | DRG" w:date="2026-09-29T16:58:00Z" w16du:dateUtc="2026-09-29T14:58:00Z">
              <w:r>
                <w:rPr>
                  <w:rFonts w:cs="Arial"/>
                  <w:sz w:val="13"/>
                  <w:szCs w:val="13"/>
                </w:rPr>
                <w:t>2</w:t>
              </w:r>
            </w:ins>
          </w:p>
        </w:tc>
        <w:tc>
          <w:tcPr>
            <w:tcW w:w="1920" w:type="dxa"/>
            <w:vAlign w:val="center"/>
          </w:tcPr>
          <w:p w14:paraId="5E000C07" w14:textId="77777777" w:rsidR="00C60D85" w:rsidRDefault="00000000">
            <w:pPr>
              <w:spacing w:after="0"/>
              <w:rPr>
                <w:ins w:id="11668" w:author="Sean de Noronha | DRG" w:date="2026-09-29T16:58:00Z" w16du:dateUtc="2026-09-29T14:58:00Z"/>
                <w:rFonts w:cs="Arial"/>
                <w:sz w:val="13"/>
                <w:szCs w:val="13"/>
              </w:rPr>
            </w:pPr>
            <w:ins w:id="11669" w:author="Sean de Noronha | DRG" w:date="2026-09-29T16:58:00Z" w16du:dateUtc="2026-09-29T14:58:00Z">
              <w:r>
                <w:rPr>
                  <w:rFonts w:cs="Arial"/>
                  <w:sz w:val="13"/>
                  <w:szCs w:val="13"/>
                </w:rPr>
                <w:t>Schedule 40 steel, NPS ½</w:t>
              </w:r>
            </w:ins>
          </w:p>
        </w:tc>
        <w:tc>
          <w:tcPr>
            <w:tcW w:w="520" w:type="dxa"/>
            <w:vAlign w:val="center"/>
          </w:tcPr>
          <w:p w14:paraId="5E000C08" w14:textId="77777777" w:rsidR="00C60D85" w:rsidRDefault="00000000">
            <w:pPr>
              <w:spacing w:after="0"/>
              <w:rPr>
                <w:ins w:id="11670" w:author="Sean de Noronha | DRG" w:date="2026-09-29T16:58:00Z" w16du:dateUtc="2026-09-29T14:58:00Z"/>
                <w:rFonts w:cs="Arial"/>
                <w:sz w:val="13"/>
                <w:szCs w:val="13"/>
              </w:rPr>
            </w:pPr>
            <w:ins w:id="11671"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C09" w14:textId="77777777" w:rsidR="00C60D85" w:rsidRDefault="00000000">
            <w:pPr>
              <w:spacing w:after="0"/>
              <w:rPr>
                <w:ins w:id="11672" w:author="Sean de Noronha | DRG" w:date="2026-09-29T16:58:00Z" w16du:dateUtc="2026-09-29T14:58:00Z"/>
                <w:rFonts w:cs="Arial"/>
                <w:sz w:val="13"/>
                <w:szCs w:val="13"/>
              </w:rPr>
            </w:pPr>
            <w:ins w:id="11673" w:author="Sean de Noronha | DRG" w:date="2026-09-29T16:58:00Z" w16du:dateUtc="2026-09-29T14:58:00Z">
              <w:r>
                <w:rPr>
                  <w:rFonts w:cs="Arial"/>
                  <w:sz w:val="13"/>
                  <w:szCs w:val="13"/>
                </w:rPr>
                <w:t>10,000</w:t>
              </w:r>
            </w:ins>
          </w:p>
        </w:tc>
        <w:tc>
          <w:tcPr>
            <w:tcW w:w="800" w:type="dxa"/>
            <w:vAlign w:val="center"/>
          </w:tcPr>
          <w:p w14:paraId="5E000C0A" w14:textId="77777777" w:rsidR="00C60D85" w:rsidRDefault="00000000">
            <w:pPr>
              <w:spacing w:after="0"/>
              <w:rPr>
                <w:ins w:id="11674" w:author="Sean de Noronha | DRG" w:date="2026-09-29T16:58:00Z" w16du:dateUtc="2026-09-29T14:58:00Z"/>
                <w:rFonts w:cs="Arial"/>
                <w:sz w:val="13"/>
                <w:szCs w:val="13"/>
              </w:rPr>
            </w:pPr>
            <w:ins w:id="11675" w:author="Sean de Noronha | DRG" w:date="2026-09-29T16:58:00Z" w16du:dateUtc="2026-09-29T14:58:00Z">
              <w:r>
                <w:rPr>
                  <w:rFonts w:cs="Arial"/>
                  <w:sz w:val="13"/>
                  <w:szCs w:val="13"/>
                </w:rPr>
                <w:t>1 m</w:t>
              </w:r>
            </w:ins>
          </w:p>
        </w:tc>
        <w:tc>
          <w:tcPr>
            <w:tcW w:w="880" w:type="dxa"/>
            <w:vAlign w:val="center"/>
          </w:tcPr>
          <w:p w14:paraId="5E000C0B" w14:textId="77777777" w:rsidR="00C60D85" w:rsidRDefault="00000000">
            <w:pPr>
              <w:spacing w:after="0"/>
              <w:rPr>
                <w:ins w:id="11676" w:author="Sean de Noronha | DRG" w:date="2026-09-29T16:58:00Z" w16du:dateUtc="2026-09-29T14:58:00Z"/>
                <w:rFonts w:cs="Arial"/>
                <w:sz w:val="13"/>
                <w:szCs w:val="13"/>
              </w:rPr>
            </w:pPr>
            <w:ins w:id="11677" w:author="Sean de Noronha | DRG" w:date="2026-09-29T16:58:00Z" w16du:dateUtc="2026-09-29T14:58:00Z">
              <w:r>
                <w:rPr>
                  <w:rFonts w:cs="Arial"/>
                  <w:sz w:val="13"/>
                  <w:szCs w:val="13"/>
                </w:rPr>
                <w:t>0.22</w:t>
              </w:r>
            </w:ins>
          </w:p>
        </w:tc>
        <w:tc>
          <w:tcPr>
            <w:tcW w:w="820" w:type="dxa"/>
            <w:vAlign w:val="center"/>
          </w:tcPr>
          <w:p w14:paraId="5E000C0C" w14:textId="77777777" w:rsidR="00C60D85" w:rsidRDefault="00000000">
            <w:pPr>
              <w:spacing w:after="0"/>
              <w:rPr>
                <w:ins w:id="11678" w:author="Sean de Noronha | DRG" w:date="2026-09-29T16:58:00Z" w16du:dateUtc="2026-09-29T14:58:00Z"/>
                <w:rFonts w:cs="Arial"/>
                <w:sz w:val="13"/>
                <w:szCs w:val="13"/>
              </w:rPr>
            </w:pPr>
            <w:ins w:id="11679" w:author="Sean de Noronha | DRG" w:date="2026-09-29T16:58:00Z" w16du:dateUtc="2026-09-29T14:58:00Z">
              <w:r>
                <w:rPr>
                  <w:rFonts w:cs="Arial"/>
                  <w:sz w:val="13"/>
                  <w:szCs w:val="13"/>
                </w:rPr>
                <w:t>115</w:t>
              </w:r>
            </w:ins>
          </w:p>
        </w:tc>
        <w:tc>
          <w:tcPr>
            <w:tcW w:w="1100" w:type="dxa"/>
            <w:vAlign w:val="center"/>
          </w:tcPr>
          <w:p w14:paraId="5E000C0D" w14:textId="77777777" w:rsidR="00C60D85" w:rsidRDefault="00000000">
            <w:pPr>
              <w:spacing w:after="0"/>
              <w:rPr>
                <w:ins w:id="11680" w:author="Sean de Noronha | DRG" w:date="2026-09-29T16:58:00Z" w16du:dateUtc="2026-09-29T14:58:00Z"/>
                <w:rFonts w:cs="Arial"/>
                <w:sz w:val="13"/>
                <w:szCs w:val="13"/>
              </w:rPr>
            </w:pPr>
            <w:ins w:id="11681" w:author="Sean de Noronha | DRG" w:date="2026-09-29T16:58:00Z" w16du:dateUtc="2026-09-29T14:58:00Z">
              <w:r>
                <w:rPr>
                  <w:rFonts w:cs="Arial"/>
                  <w:sz w:val="13"/>
                  <w:szCs w:val="13"/>
                </w:rPr>
                <w:t>110 (232)</w:t>
              </w:r>
            </w:ins>
          </w:p>
        </w:tc>
        <w:tc>
          <w:tcPr>
            <w:tcW w:w="700" w:type="dxa"/>
            <w:vAlign w:val="center"/>
          </w:tcPr>
          <w:p w14:paraId="5E000C0E" w14:textId="77777777" w:rsidR="00C60D85" w:rsidRDefault="00000000">
            <w:pPr>
              <w:spacing w:after="0"/>
              <w:rPr>
                <w:ins w:id="11682" w:author="Sean de Noronha | DRG" w:date="2026-09-29T16:58:00Z" w16du:dateUtc="2026-09-29T14:58:00Z"/>
                <w:rFonts w:cs="Arial"/>
                <w:sz w:val="13"/>
                <w:szCs w:val="13"/>
              </w:rPr>
            </w:pPr>
            <w:ins w:id="11683" w:author="Sean de Noronha | DRG" w:date="2026-09-29T16:58:00Z" w16du:dateUtc="2026-09-29T14:58:00Z">
              <w:r>
                <w:rPr>
                  <w:rFonts w:cs="Arial"/>
                  <w:sz w:val="13"/>
                  <w:szCs w:val="13"/>
                </w:rPr>
                <w:t>9.31</w:t>
              </w:r>
            </w:ins>
          </w:p>
        </w:tc>
      </w:tr>
      <w:tr w:rsidR="00C60D85" w14:paraId="330713E3" w14:textId="77777777">
        <w:trPr>
          <w:jc w:val="center"/>
          <w:ins w:id="11684" w:author="Sean de Noronha | DRG" w:date="2026-09-29T16:58:00Z"/>
        </w:trPr>
        <w:tc>
          <w:tcPr>
            <w:tcW w:w="560" w:type="dxa"/>
            <w:vAlign w:val="center"/>
          </w:tcPr>
          <w:p w14:paraId="5E000C0F" w14:textId="77777777" w:rsidR="00C60D85" w:rsidRDefault="00000000">
            <w:pPr>
              <w:spacing w:after="0"/>
              <w:rPr>
                <w:ins w:id="11685" w:author="Sean de Noronha | DRG" w:date="2026-09-29T16:58:00Z" w16du:dateUtc="2026-09-29T14:58:00Z"/>
                <w:rFonts w:cs="Arial"/>
                <w:sz w:val="13"/>
                <w:szCs w:val="13"/>
              </w:rPr>
            </w:pPr>
            <w:ins w:id="11686" w:author="Sean de Noronha | DRG" w:date="2026-09-29T16:58:00Z" w16du:dateUtc="2026-09-29T14:58:00Z">
              <w:r>
                <w:rPr>
                  <w:rFonts w:cs="Arial"/>
                  <w:sz w:val="13"/>
                  <w:szCs w:val="13"/>
                </w:rPr>
                <w:t>232</w:t>
              </w:r>
            </w:ins>
          </w:p>
        </w:tc>
        <w:tc>
          <w:tcPr>
            <w:tcW w:w="500" w:type="dxa"/>
            <w:vAlign w:val="center"/>
          </w:tcPr>
          <w:p w14:paraId="5E000C10" w14:textId="77777777" w:rsidR="00C60D85" w:rsidRDefault="00000000">
            <w:pPr>
              <w:spacing w:after="0"/>
              <w:rPr>
                <w:ins w:id="11687" w:author="Sean de Noronha | DRG" w:date="2026-09-29T16:58:00Z" w16du:dateUtc="2026-09-29T14:58:00Z"/>
                <w:rFonts w:cs="Arial"/>
                <w:sz w:val="13"/>
                <w:szCs w:val="13"/>
              </w:rPr>
            </w:pPr>
            <w:ins w:id="11688" w:author="Sean de Noronha | DRG" w:date="2026-09-29T16:58:00Z" w16du:dateUtc="2026-09-29T14:58:00Z">
              <w:r>
                <w:rPr>
                  <w:rFonts w:cs="Arial"/>
                  <w:sz w:val="13"/>
                  <w:szCs w:val="13"/>
                </w:rPr>
                <w:t>T3</w:t>
              </w:r>
            </w:ins>
          </w:p>
        </w:tc>
        <w:tc>
          <w:tcPr>
            <w:tcW w:w="660" w:type="dxa"/>
            <w:vAlign w:val="center"/>
          </w:tcPr>
          <w:p w14:paraId="5E000C11" w14:textId="77777777" w:rsidR="00C60D85" w:rsidRDefault="00000000">
            <w:pPr>
              <w:spacing w:after="0"/>
              <w:rPr>
                <w:ins w:id="11689" w:author="Sean de Noronha | DRG" w:date="2026-09-29T16:58:00Z" w16du:dateUtc="2026-09-29T14:58:00Z"/>
                <w:rFonts w:cs="Arial"/>
                <w:sz w:val="13"/>
                <w:szCs w:val="13"/>
              </w:rPr>
            </w:pPr>
            <w:ins w:id="11690" w:author="Sean de Noronha | DRG" w:date="2026-09-29T16:58:00Z" w16du:dateUtc="2026-09-29T14:58:00Z">
              <w:r>
                <w:rPr>
                  <w:rFonts w:cs="Arial"/>
                  <w:sz w:val="13"/>
                  <w:szCs w:val="13"/>
                </w:rPr>
                <w:t>2</w:t>
              </w:r>
            </w:ins>
          </w:p>
        </w:tc>
        <w:tc>
          <w:tcPr>
            <w:tcW w:w="1920" w:type="dxa"/>
            <w:vAlign w:val="center"/>
          </w:tcPr>
          <w:p w14:paraId="5E000C12" w14:textId="77777777" w:rsidR="00C60D85" w:rsidRDefault="00000000">
            <w:pPr>
              <w:spacing w:after="0"/>
              <w:rPr>
                <w:ins w:id="11691" w:author="Sean de Noronha | DRG" w:date="2026-09-29T16:58:00Z" w16du:dateUtc="2026-09-29T14:58:00Z"/>
                <w:rFonts w:cs="Arial"/>
                <w:sz w:val="13"/>
                <w:szCs w:val="13"/>
              </w:rPr>
            </w:pPr>
            <w:ins w:id="11692" w:author="Sean de Noronha | DRG" w:date="2026-09-29T16:58:00Z" w16du:dateUtc="2026-09-29T14:58:00Z">
              <w:r>
                <w:rPr>
                  <w:rFonts w:cs="Arial"/>
                  <w:sz w:val="13"/>
                  <w:szCs w:val="13"/>
                </w:rPr>
                <w:t>Schedule 40 steel, NPS ½</w:t>
              </w:r>
            </w:ins>
          </w:p>
        </w:tc>
        <w:tc>
          <w:tcPr>
            <w:tcW w:w="520" w:type="dxa"/>
            <w:vAlign w:val="center"/>
          </w:tcPr>
          <w:p w14:paraId="5E000C13" w14:textId="77777777" w:rsidR="00C60D85" w:rsidRDefault="00000000">
            <w:pPr>
              <w:spacing w:after="0"/>
              <w:rPr>
                <w:ins w:id="11693" w:author="Sean de Noronha | DRG" w:date="2026-09-29T16:58:00Z" w16du:dateUtc="2026-09-29T14:58:00Z"/>
                <w:rFonts w:cs="Arial"/>
                <w:sz w:val="13"/>
                <w:szCs w:val="13"/>
              </w:rPr>
            </w:pPr>
            <w:ins w:id="11694"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C14" w14:textId="77777777" w:rsidR="00C60D85" w:rsidRDefault="00000000">
            <w:pPr>
              <w:spacing w:after="0"/>
              <w:rPr>
                <w:ins w:id="11695" w:author="Sean de Noronha | DRG" w:date="2026-09-29T16:58:00Z" w16du:dateUtc="2026-09-29T14:58:00Z"/>
                <w:rFonts w:cs="Arial"/>
                <w:sz w:val="13"/>
                <w:szCs w:val="13"/>
              </w:rPr>
            </w:pPr>
            <w:ins w:id="11696" w:author="Sean de Noronha | DRG" w:date="2026-09-29T16:58:00Z" w16du:dateUtc="2026-09-29T14:58:00Z">
              <w:r>
                <w:rPr>
                  <w:rFonts w:cs="Arial"/>
                  <w:sz w:val="13"/>
                  <w:szCs w:val="13"/>
                </w:rPr>
                <w:t>15,000</w:t>
              </w:r>
            </w:ins>
          </w:p>
        </w:tc>
        <w:tc>
          <w:tcPr>
            <w:tcW w:w="800" w:type="dxa"/>
            <w:vAlign w:val="center"/>
          </w:tcPr>
          <w:p w14:paraId="5E000C15" w14:textId="77777777" w:rsidR="00C60D85" w:rsidRDefault="00000000">
            <w:pPr>
              <w:spacing w:after="0"/>
              <w:rPr>
                <w:ins w:id="11697" w:author="Sean de Noronha | DRG" w:date="2026-09-29T16:58:00Z" w16du:dateUtc="2026-09-29T14:58:00Z"/>
                <w:rFonts w:cs="Arial"/>
                <w:sz w:val="13"/>
                <w:szCs w:val="13"/>
              </w:rPr>
            </w:pPr>
            <w:ins w:id="11698" w:author="Sean de Noronha | DRG" w:date="2026-09-29T16:58:00Z" w16du:dateUtc="2026-09-29T14:58:00Z">
              <w:r>
                <w:rPr>
                  <w:rFonts w:cs="Arial"/>
                  <w:sz w:val="13"/>
                  <w:szCs w:val="13"/>
                </w:rPr>
                <w:t>0.5 m</w:t>
              </w:r>
            </w:ins>
          </w:p>
        </w:tc>
        <w:tc>
          <w:tcPr>
            <w:tcW w:w="880" w:type="dxa"/>
            <w:vAlign w:val="center"/>
          </w:tcPr>
          <w:p w14:paraId="5E000C16" w14:textId="77777777" w:rsidR="00C60D85" w:rsidRDefault="00000000">
            <w:pPr>
              <w:spacing w:after="0"/>
              <w:rPr>
                <w:ins w:id="11699" w:author="Sean de Noronha | DRG" w:date="2026-09-29T16:58:00Z" w16du:dateUtc="2026-09-29T14:58:00Z"/>
                <w:rFonts w:cs="Arial"/>
                <w:sz w:val="13"/>
                <w:szCs w:val="13"/>
              </w:rPr>
            </w:pPr>
            <w:ins w:id="11700" w:author="Sean de Noronha | DRG" w:date="2026-09-29T16:58:00Z" w16du:dateUtc="2026-09-29T14:58:00Z">
              <w:r>
                <w:rPr>
                  <w:rFonts w:cs="Arial"/>
                  <w:sz w:val="13"/>
                  <w:szCs w:val="13"/>
                </w:rPr>
                <w:t>0.35</w:t>
              </w:r>
            </w:ins>
          </w:p>
        </w:tc>
        <w:tc>
          <w:tcPr>
            <w:tcW w:w="820" w:type="dxa"/>
            <w:vAlign w:val="center"/>
          </w:tcPr>
          <w:p w14:paraId="5E000C17" w14:textId="77777777" w:rsidR="00C60D85" w:rsidRDefault="00000000">
            <w:pPr>
              <w:spacing w:after="0"/>
              <w:rPr>
                <w:ins w:id="11701" w:author="Sean de Noronha | DRG" w:date="2026-09-29T16:58:00Z" w16du:dateUtc="2026-09-29T14:58:00Z"/>
                <w:rFonts w:cs="Arial"/>
                <w:sz w:val="13"/>
                <w:szCs w:val="13"/>
              </w:rPr>
            </w:pPr>
            <w:ins w:id="11702" w:author="Sean de Noronha | DRG" w:date="2026-09-29T16:58:00Z" w16du:dateUtc="2026-09-29T14:58:00Z">
              <w:r>
                <w:rPr>
                  <w:rFonts w:cs="Arial"/>
                  <w:sz w:val="13"/>
                  <w:szCs w:val="13"/>
                </w:rPr>
                <w:t>121</w:t>
              </w:r>
            </w:ins>
          </w:p>
        </w:tc>
        <w:tc>
          <w:tcPr>
            <w:tcW w:w="1100" w:type="dxa"/>
            <w:vAlign w:val="center"/>
          </w:tcPr>
          <w:p w14:paraId="5E000C18" w14:textId="77777777" w:rsidR="00C60D85" w:rsidRDefault="00000000">
            <w:pPr>
              <w:spacing w:after="0"/>
              <w:rPr>
                <w:ins w:id="11703" w:author="Sean de Noronha | DRG" w:date="2026-09-29T16:58:00Z" w16du:dateUtc="2026-09-29T14:58:00Z"/>
                <w:rFonts w:cs="Arial"/>
                <w:sz w:val="13"/>
                <w:szCs w:val="13"/>
              </w:rPr>
            </w:pPr>
            <w:ins w:id="11704" w:author="Sean de Noronha | DRG" w:date="2026-09-29T16:58:00Z" w16du:dateUtc="2026-09-29T14:58:00Z">
              <w:r>
                <w:rPr>
                  <w:rFonts w:cs="Arial"/>
                  <w:sz w:val="13"/>
                  <w:szCs w:val="13"/>
                </w:rPr>
                <w:t>164 (348)</w:t>
              </w:r>
            </w:ins>
          </w:p>
        </w:tc>
        <w:tc>
          <w:tcPr>
            <w:tcW w:w="700" w:type="dxa"/>
            <w:vAlign w:val="center"/>
          </w:tcPr>
          <w:p w14:paraId="5E000C19" w14:textId="77777777" w:rsidR="00C60D85" w:rsidRDefault="00000000">
            <w:pPr>
              <w:spacing w:after="0"/>
              <w:rPr>
                <w:ins w:id="11705" w:author="Sean de Noronha | DRG" w:date="2026-09-29T16:58:00Z" w16du:dateUtc="2026-09-29T14:58:00Z"/>
                <w:rFonts w:cs="Arial"/>
                <w:sz w:val="13"/>
                <w:szCs w:val="13"/>
              </w:rPr>
            </w:pPr>
            <w:ins w:id="11706" w:author="Sean de Noronha | DRG" w:date="2026-09-29T16:58:00Z" w16du:dateUtc="2026-09-29T14:58:00Z">
              <w:r>
                <w:rPr>
                  <w:rFonts w:cs="Arial"/>
                  <w:sz w:val="13"/>
                  <w:szCs w:val="13"/>
                </w:rPr>
                <w:t>14.0</w:t>
              </w:r>
            </w:ins>
          </w:p>
        </w:tc>
      </w:tr>
      <w:tr w:rsidR="00C60D85" w14:paraId="3192BB6A" w14:textId="77777777">
        <w:trPr>
          <w:jc w:val="center"/>
          <w:ins w:id="11707" w:author="Sean de Noronha | DRG" w:date="2026-09-29T16:58:00Z"/>
        </w:trPr>
        <w:tc>
          <w:tcPr>
            <w:tcW w:w="560" w:type="dxa"/>
            <w:vAlign w:val="center"/>
          </w:tcPr>
          <w:p w14:paraId="5E000C1A" w14:textId="77777777" w:rsidR="00C60D85" w:rsidRDefault="00000000">
            <w:pPr>
              <w:spacing w:after="0"/>
              <w:rPr>
                <w:ins w:id="11708" w:author="Sean de Noronha | DRG" w:date="2026-09-29T16:58:00Z" w16du:dateUtc="2026-09-29T14:58:00Z"/>
                <w:rFonts w:cs="Arial"/>
                <w:sz w:val="13"/>
                <w:szCs w:val="13"/>
              </w:rPr>
            </w:pPr>
            <w:ins w:id="11709" w:author="Sean de Noronha | DRG" w:date="2026-09-29T16:58:00Z" w16du:dateUtc="2026-09-29T14:58:00Z">
              <w:r>
                <w:rPr>
                  <w:rFonts w:cs="Arial"/>
                  <w:sz w:val="13"/>
                  <w:szCs w:val="13"/>
                </w:rPr>
                <w:t>233</w:t>
              </w:r>
            </w:ins>
          </w:p>
        </w:tc>
        <w:tc>
          <w:tcPr>
            <w:tcW w:w="500" w:type="dxa"/>
            <w:vAlign w:val="center"/>
          </w:tcPr>
          <w:p w14:paraId="5E000C1B" w14:textId="77777777" w:rsidR="00C60D85" w:rsidRDefault="00000000">
            <w:pPr>
              <w:spacing w:after="0"/>
              <w:rPr>
                <w:ins w:id="11710" w:author="Sean de Noronha | DRG" w:date="2026-09-29T16:58:00Z" w16du:dateUtc="2026-09-29T14:58:00Z"/>
                <w:rFonts w:cs="Arial"/>
                <w:sz w:val="13"/>
                <w:szCs w:val="13"/>
              </w:rPr>
            </w:pPr>
            <w:ins w:id="11711" w:author="Sean de Noronha | DRG" w:date="2026-09-29T16:58:00Z" w16du:dateUtc="2026-09-29T14:58:00Z">
              <w:r>
                <w:rPr>
                  <w:rFonts w:cs="Arial"/>
                  <w:sz w:val="13"/>
                  <w:szCs w:val="13"/>
                </w:rPr>
                <w:t>T3</w:t>
              </w:r>
            </w:ins>
          </w:p>
        </w:tc>
        <w:tc>
          <w:tcPr>
            <w:tcW w:w="660" w:type="dxa"/>
            <w:vAlign w:val="center"/>
          </w:tcPr>
          <w:p w14:paraId="5E000C1C" w14:textId="77777777" w:rsidR="00C60D85" w:rsidRDefault="00000000">
            <w:pPr>
              <w:spacing w:after="0"/>
              <w:rPr>
                <w:ins w:id="11712" w:author="Sean de Noronha | DRG" w:date="2026-09-29T16:58:00Z" w16du:dateUtc="2026-09-29T14:58:00Z"/>
                <w:rFonts w:cs="Arial"/>
                <w:sz w:val="13"/>
                <w:szCs w:val="13"/>
              </w:rPr>
            </w:pPr>
            <w:ins w:id="11713" w:author="Sean de Noronha | DRG" w:date="2026-09-29T16:58:00Z" w16du:dateUtc="2026-09-29T14:58:00Z">
              <w:r>
                <w:rPr>
                  <w:rFonts w:cs="Arial"/>
                  <w:sz w:val="13"/>
                  <w:szCs w:val="13"/>
                </w:rPr>
                <w:t>2</w:t>
              </w:r>
            </w:ins>
          </w:p>
        </w:tc>
        <w:tc>
          <w:tcPr>
            <w:tcW w:w="1920" w:type="dxa"/>
            <w:vAlign w:val="center"/>
          </w:tcPr>
          <w:p w14:paraId="5E000C1D" w14:textId="77777777" w:rsidR="00C60D85" w:rsidRDefault="00000000">
            <w:pPr>
              <w:spacing w:after="0"/>
              <w:rPr>
                <w:ins w:id="11714" w:author="Sean de Noronha | DRG" w:date="2026-09-29T16:58:00Z" w16du:dateUtc="2026-09-29T14:58:00Z"/>
                <w:rFonts w:cs="Arial"/>
                <w:sz w:val="13"/>
                <w:szCs w:val="13"/>
              </w:rPr>
            </w:pPr>
            <w:ins w:id="11715" w:author="Sean de Noronha | DRG" w:date="2026-09-29T16:58:00Z" w16du:dateUtc="2026-09-29T14:58:00Z">
              <w:r>
                <w:rPr>
                  <w:rFonts w:cs="Arial"/>
                  <w:sz w:val="13"/>
                  <w:szCs w:val="13"/>
                </w:rPr>
                <w:t>Schedule 40 steel, NPS ½</w:t>
              </w:r>
            </w:ins>
          </w:p>
        </w:tc>
        <w:tc>
          <w:tcPr>
            <w:tcW w:w="520" w:type="dxa"/>
            <w:vAlign w:val="center"/>
          </w:tcPr>
          <w:p w14:paraId="5E000C1E" w14:textId="77777777" w:rsidR="00C60D85" w:rsidRDefault="00000000">
            <w:pPr>
              <w:spacing w:after="0"/>
              <w:rPr>
                <w:ins w:id="11716" w:author="Sean de Noronha | DRG" w:date="2026-09-29T16:58:00Z" w16du:dateUtc="2026-09-29T14:58:00Z"/>
                <w:rFonts w:cs="Arial"/>
                <w:sz w:val="13"/>
                <w:szCs w:val="13"/>
              </w:rPr>
            </w:pPr>
            <w:ins w:id="11717"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C1F" w14:textId="77777777" w:rsidR="00C60D85" w:rsidRDefault="00000000">
            <w:pPr>
              <w:spacing w:after="0"/>
              <w:rPr>
                <w:ins w:id="11718" w:author="Sean de Noronha | DRG" w:date="2026-09-29T16:58:00Z" w16du:dateUtc="2026-09-29T14:58:00Z"/>
                <w:rFonts w:cs="Arial"/>
                <w:sz w:val="13"/>
                <w:szCs w:val="13"/>
              </w:rPr>
            </w:pPr>
            <w:ins w:id="11719" w:author="Sean de Noronha | DRG" w:date="2026-09-29T16:58:00Z" w16du:dateUtc="2026-09-29T14:58:00Z">
              <w:r>
                <w:rPr>
                  <w:rFonts w:cs="Arial"/>
                  <w:sz w:val="13"/>
                  <w:szCs w:val="13"/>
                </w:rPr>
                <w:t>20,000</w:t>
              </w:r>
            </w:ins>
          </w:p>
        </w:tc>
        <w:tc>
          <w:tcPr>
            <w:tcW w:w="800" w:type="dxa"/>
            <w:vAlign w:val="center"/>
          </w:tcPr>
          <w:p w14:paraId="5E000C20" w14:textId="77777777" w:rsidR="00C60D85" w:rsidRDefault="00000000">
            <w:pPr>
              <w:spacing w:after="0"/>
              <w:rPr>
                <w:ins w:id="11720" w:author="Sean de Noronha | DRG" w:date="2026-09-29T16:58:00Z" w16du:dateUtc="2026-09-29T14:58:00Z"/>
                <w:rFonts w:cs="Arial"/>
                <w:sz w:val="13"/>
                <w:szCs w:val="13"/>
              </w:rPr>
            </w:pPr>
            <w:ins w:id="11721" w:author="Sean de Noronha | DRG" w:date="2026-09-29T16:58:00Z" w16du:dateUtc="2026-09-29T14:58:00Z">
              <w:r>
                <w:rPr>
                  <w:rFonts w:cs="Arial"/>
                  <w:sz w:val="13"/>
                  <w:szCs w:val="13"/>
                </w:rPr>
                <w:t>0.5 m</w:t>
              </w:r>
            </w:ins>
          </w:p>
        </w:tc>
        <w:tc>
          <w:tcPr>
            <w:tcW w:w="880" w:type="dxa"/>
            <w:vAlign w:val="center"/>
          </w:tcPr>
          <w:p w14:paraId="5E000C21" w14:textId="77777777" w:rsidR="00C60D85" w:rsidRDefault="00000000">
            <w:pPr>
              <w:spacing w:after="0"/>
              <w:rPr>
                <w:ins w:id="11722" w:author="Sean de Noronha | DRG" w:date="2026-09-29T16:58:00Z" w16du:dateUtc="2026-09-29T14:58:00Z"/>
                <w:rFonts w:cs="Arial"/>
                <w:sz w:val="13"/>
                <w:szCs w:val="13"/>
              </w:rPr>
            </w:pPr>
            <w:ins w:id="11723" w:author="Sean de Noronha | DRG" w:date="2026-09-29T16:58:00Z" w16du:dateUtc="2026-09-29T14:58:00Z">
              <w:r>
                <w:rPr>
                  <w:rFonts w:cs="Arial"/>
                  <w:sz w:val="13"/>
                  <w:szCs w:val="13"/>
                </w:rPr>
                <w:t>0.59</w:t>
              </w:r>
            </w:ins>
          </w:p>
        </w:tc>
        <w:tc>
          <w:tcPr>
            <w:tcW w:w="820" w:type="dxa"/>
            <w:vAlign w:val="center"/>
          </w:tcPr>
          <w:p w14:paraId="5E000C22" w14:textId="77777777" w:rsidR="00C60D85" w:rsidRDefault="00000000">
            <w:pPr>
              <w:spacing w:after="0"/>
              <w:rPr>
                <w:ins w:id="11724" w:author="Sean de Noronha | DRG" w:date="2026-09-29T16:58:00Z" w16du:dateUtc="2026-09-29T14:58:00Z"/>
                <w:rFonts w:cs="Arial"/>
                <w:sz w:val="13"/>
                <w:szCs w:val="13"/>
              </w:rPr>
            </w:pPr>
            <w:ins w:id="11725" w:author="Sean de Noronha | DRG" w:date="2026-09-29T16:58:00Z" w16du:dateUtc="2026-09-29T14:58:00Z">
              <w:r>
                <w:rPr>
                  <w:rFonts w:cs="Arial"/>
                  <w:sz w:val="13"/>
                  <w:szCs w:val="13"/>
                </w:rPr>
                <w:t>205</w:t>
              </w:r>
            </w:ins>
          </w:p>
        </w:tc>
        <w:tc>
          <w:tcPr>
            <w:tcW w:w="1100" w:type="dxa"/>
            <w:vAlign w:val="center"/>
          </w:tcPr>
          <w:p w14:paraId="5E000C23" w14:textId="77777777" w:rsidR="00C60D85" w:rsidRDefault="00000000">
            <w:pPr>
              <w:spacing w:after="0"/>
              <w:rPr>
                <w:ins w:id="11726" w:author="Sean de Noronha | DRG" w:date="2026-09-29T16:58:00Z" w16du:dateUtc="2026-09-29T14:58:00Z"/>
                <w:rFonts w:cs="Arial"/>
                <w:sz w:val="13"/>
                <w:szCs w:val="13"/>
              </w:rPr>
            </w:pPr>
            <w:ins w:id="11727" w:author="Sean de Noronha | DRG" w:date="2026-09-29T16:58:00Z" w16du:dateUtc="2026-09-29T14:58:00Z">
              <w:r>
                <w:rPr>
                  <w:rFonts w:cs="Arial"/>
                  <w:sz w:val="13"/>
                  <w:szCs w:val="13"/>
                </w:rPr>
                <w:t>219 (464)</w:t>
              </w:r>
            </w:ins>
          </w:p>
        </w:tc>
        <w:tc>
          <w:tcPr>
            <w:tcW w:w="700" w:type="dxa"/>
            <w:vAlign w:val="center"/>
          </w:tcPr>
          <w:p w14:paraId="5E000C24" w14:textId="77777777" w:rsidR="00C60D85" w:rsidRDefault="00000000">
            <w:pPr>
              <w:spacing w:after="0"/>
              <w:rPr>
                <w:ins w:id="11728" w:author="Sean de Noronha | DRG" w:date="2026-09-29T16:58:00Z" w16du:dateUtc="2026-09-29T14:58:00Z"/>
                <w:rFonts w:cs="Arial"/>
                <w:sz w:val="13"/>
                <w:szCs w:val="13"/>
              </w:rPr>
            </w:pPr>
            <w:ins w:id="11729" w:author="Sean de Noronha | DRG" w:date="2026-09-29T16:58:00Z" w16du:dateUtc="2026-09-29T14:58:00Z">
              <w:r>
                <w:rPr>
                  <w:rFonts w:cs="Arial"/>
                  <w:sz w:val="13"/>
                  <w:szCs w:val="13"/>
                </w:rPr>
                <w:t>18.6</w:t>
              </w:r>
            </w:ins>
          </w:p>
        </w:tc>
      </w:tr>
      <w:tr w:rsidR="00C60D85" w14:paraId="652CA414" w14:textId="77777777">
        <w:trPr>
          <w:jc w:val="center"/>
          <w:ins w:id="11730" w:author="Sean de Noronha | DRG" w:date="2026-09-29T16:58:00Z"/>
        </w:trPr>
        <w:tc>
          <w:tcPr>
            <w:tcW w:w="560" w:type="dxa"/>
            <w:vAlign w:val="center"/>
          </w:tcPr>
          <w:p w14:paraId="5E000C25" w14:textId="77777777" w:rsidR="00C60D85" w:rsidRDefault="00000000">
            <w:pPr>
              <w:spacing w:after="0"/>
              <w:rPr>
                <w:ins w:id="11731" w:author="Sean de Noronha | DRG" w:date="2026-09-29T16:58:00Z" w16du:dateUtc="2026-09-29T14:58:00Z"/>
                <w:rFonts w:cs="Arial"/>
                <w:sz w:val="13"/>
                <w:szCs w:val="13"/>
              </w:rPr>
            </w:pPr>
            <w:ins w:id="11732" w:author="Sean de Noronha | DRG" w:date="2026-09-29T16:58:00Z" w16du:dateUtc="2026-09-29T14:58:00Z">
              <w:r>
                <w:rPr>
                  <w:rFonts w:cs="Arial"/>
                  <w:sz w:val="13"/>
                  <w:szCs w:val="13"/>
                </w:rPr>
                <w:t>234</w:t>
              </w:r>
            </w:ins>
          </w:p>
        </w:tc>
        <w:tc>
          <w:tcPr>
            <w:tcW w:w="500" w:type="dxa"/>
            <w:vAlign w:val="center"/>
          </w:tcPr>
          <w:p w14:paraId="5E000C26" w14:textId="77777777" w:rsidR="00C60D85" w:rsidRDefault="00000000">
            <w:pPr>
              <w:spacing w:after="0"/>
              <w:rPr>
                <w:ins w:id="11733" w:author="Sean de Noronha | DRG" w:date="2026-09-29T16:58:00Z" w16du:dateUtc="2026-09-29T14:58:00Z"/>
                <w:rFonts w:cs="Arial"/>
                <w:sz w:val="13"/>
                <w:szCs w:val="13"/>
              </w:rPr>
            </w:pPr>
            <w:ins w:id="11734" w:author="Sean de Noronha | DRG" w:date="2026-09-29T16:58:00Z" w16du:dateUtc="2026-09-29T14:58:00Z">
              <w:r>
                <w:rPr>
                  <w:rFonts w:cs="Arial"/>
                  <w:sz w:val="13"/>
                  <w:szCs w:val="13"/>
                </w:rPr>
                <w:t>T3</w:t>
              </w:r>
            </w:ins>
          </w:p>
        </w:tc>
        <w:tc>
          <w:tcPr>
            <w:tcW w:w="660" w:type="dxa"/>
            <w:vAlign w:val="center"/>
          </w:tcPr>
          <w:p w14:paraId="5E000C27" w14:textId="77777777" w:rsidR="00C60D85" w:rsidRDefault="00000000">
            <w:pPr>
              <w:spacing w:after="0"/>
              <w:rPr>
                <w:ins w:id="11735" w:author="Sean de Noronha | DRG" w:date="2026-09-29T16:58:00Z" w16du:dateUtc="2026-09-29T14:58:00Z"/>
                <w:rFonts w:cs="Arial"/>
                <w:sz w:val="13"/>
                <w:szCs w:val="13"/>
              </w:rPr>
            </w:pPr>
            <w:ins w:id="11736" w:author="Sean de Noronha | DRG" w:date="2026-09-29T16:58:00Z" w16du:dateUtc="2026-09-29T14:58:00Z">
              <w:r>
                <w:rPr>
                  <w:rFonts w:cs="Arial"/>
                  <w:sz w:val="13"/>
                  <w:szCs w:val="13"/>
                </w:rPr>
                <w:t>2</w:t>
              </w:r>
            </w:ins>
          </w:p>
        </w:tc>
        <w:tc>
          <w:tcPr>
            <w:tcW w:w="1920" w:type="dxa"/>
            <w:vAlign w:val="center"/>
          </w:tcPr>
          <w:p w14:paraId="5E000C28" w14:textId="77777777" w:rsidR="00C60D85" w:rsidRDefault="00000000">
            <w:pPr>
              <w:spacing w:after="0"/>
              <w:rPr>
                <w:ins w:id="11737" w:author="Sean de Noronha | DRG" w:date="2026-09-29T16:58:00Z" w16du:dateUtc="2026-09-29T14:58:00Z"/>
                <w:rFonts w:cs="Arial"/>
                <w:sz w:val="13"/>
                <w:szCs w:val="13"/>
              </w:rPr>
            </w:pPr>
            <w:ins w:id="11738" w:author="Sean de Noronha | DRG" w:date="2026-09-29T16:58:00Z" w16du:dateUtc="2026-09-29T14:58:00Z">
              <w:r>
                <w:rPr>
                  <w:rFonts w:cs="Arial"/>
                  <w:sz w:val="13"/>
                  <w:szCs w:val="13"/>
                </w:rPr>
                <w:t>Schedule 40 steel, NPS ¾</w:t>
              </w:r>
            </w:ins>
          </w:p>
        </w:tc>
        <w:tc>
          <w:tcPr>
            <w:tcW w:w="520" w:type="dxa"/>
            <w:vAlign w:val="center"/>
          </w:tcPr>
          <w:p w14:paraId="5E000C29" w14:textId="77777777" w:rsidR="00C60D85" w:rsidRDefault="00000000">
            <w:pPr>
              <w:spacing w:after="0"/>
              <w:rPr>
                <w:ins w:id="11739" w:author="Sean de Noronha | DRG" w:date="2026-09-29T16:58:00Z" w16du:dateUtc="2026-09-29T14:58:00Z"/>
                <w:rFonts w:cs="Arial"/>
                <w:sz w:val="13"/>
                <w:szCs w:val="13"/>
              </w:rPr>
            </w:pPr>
            <w:ins w:id="11740" w:author="Sean de Noronha | DRG" w:date="2026-09-29T16:58:00Z" w16du:dateUtc="2026-09-29T14:58:00Z">
              <w:r>
                <w:rPr>
                  <w:rFonts w:cs="Arial"/>
                  <w:sz w:val="13"/>
                  <w:szCs w:val="13"/>
                </w:rPr>
                <w:t>He</w:t>
              </w:r>
            </w:ins>
          </w:p>
        </w:tc>
        <w:tc>
          <w:tcPr>
            <w:tcW w:w="900" w:type="dxa"/>
            <w:vAlign w:val="center"/>
          </w:tcPr>
          <w:p w14:paraId="5E000C2A" w14:textId="77777777" w:rsidR="00C60D85" w:rsidRDefault="00000000">
            <w:pPr>
              <w:spacing w:after="0"/>
              <w:rPr>
                <w:ins w:id="11741" w:author="Sean de Noronha | DRG" w:date="2026-09-29T16:58:00Z" w16du:dateUtc="2026-09-29T14:58:00Z"/>
                <w:rFonts w:cs="Arial"/>
                <w:sz w:val="13"/>
                <w:szCs w:val="13"/>
              </w:rPr>
            </w:pPr>
            <w:ins w:id="11742" w:author="Sean de Noronha | DRG" w:date="2026-09-29T16:58:00Z" w16du:dateUtc="2026-09-29T14:58:00Z">
              <w:r>
                <w:rPr>
                  <w:rFonts w:cs="Arial"/>
                  <w:sz w:val="13"/>
                  <w:szCs w:val="13"/>
                </w:rPr>
                <w:t>1,361</w:t>
              </w:r>
            </w:ins>
          </w:p>
        </w:tc>
        <w:tc>
          <w:tcPr>
            <w:tcW w:w="800" w:type="dxa"/>
            <w:vAlign w:val="center"/>
          </w:tcPr>
          <w:p w14:paraId="5E000C2B" w14:textId="77777777" w:rsidR="00C60D85" w:rsidRDefault="00000000">
            <w:pPr>
              <w:spacing w:after="0"/>
              <w:rPr>
                <w:ins w:id="11743" w:author="Sean de Noronha | DRG" w:date="2026-09-29T16:58:00Z" w16du:dateUtc="2026-09-29T14:58:00Z"/>
                <w:rFonts w:cs="Arial"/>
                <w:sz w:val="13"/>
                <w:szCs w:val="13"/>
              </w:rPr>
            </w:pPr>
            <w:ins w:id="11744" w:author="Sean de Noronha | DRG" w:date="2026-09-29T16:58:00Z" w16du:dateUtc="2026-09-29T14:58:00Z">
              <w:r>
                <w:rPr>
                  <w:rFonts w:cs="Arial"/>
                  <w:sz w:val="13"/>
                  <w:szCs w:val="13"/>
                </w:rPr>
                <w:t>10 m</w:t>
              </w:r>
            </w:ins>
          </w:p>
        </w:tc>
        <w:tc>
          <w:tcPr>
            <w:tcW w:w="880" w:type="dxa"/>
            <w:vAlign w:val="center"/>
          </w:tcPr>
          <w:p w14:paraId="5E000C2C" w14:textId="77777777" w:rsidR="00C60D85" w:rsidRDefault="00000000">
            <w:pPr>
              <w:spacing w:after="0"/>
              <w:rPr>
                <w:ins w:id="11745" w:author="Sean de Noronha | DRG" w:date="2026-09-29T16:58:00Z" w16du:dateUtc="2026-09-29T14:58:00Z"/>
                <w:rFonts w:cs="Arial"/>
                <w:sz w:val="13"/>
                <w:szCs w:val="13"/>
              </w:rPr>
            </w:pPr>
            <w:ins w:id="11746" w:author="Sean de Noronha | DRG" w:date="2026-09-29T16:58:00Z" w16du:dateUtc="2026-09-29T14:58:00Z">
              <w:r>
                <w:rPr>
                  <w:rFonts w:cs="Arial"/>
                  <w:sz w:val="13"/>
                  <w:szCs w:val="13"/>
                </w:rPr>
                <w:t>0.13</w:t>
              </w:r>
            </w:ins>
          </w:p>
        </w:tc>
        <w:tc>
          <w:tcPr>
            <w:tcW w:w="820" w:type="dxa"/>
            <w:vAlign w:val="center"/>
          </w:tcPr>
          <w:p w14:paraId="5E000C2D" w14:textId="77777777" w:rsidR="00C60D85" w:rsidRDefault="00000000">
            <w:pPr>
              <w:spacing w:after="0"/>
              <w:rPr>
                <w:ins w:id="11747" w:author="Sean de Noronha | DRG" w:date="2026-09-29T16:58:00Z" w16du:dateUtc="2026-09-29T14:58:00Z"/>
                <w:rFonts w:cs="Arial"/>
                <w:sz w:val="13"/>
                <w:szCs w:val="13"/>
              </w:rPr>
            </w:pPr>
            <w:ins w:id="11748" w:author="Sean de Noronha | DRG" w:date="2026-09-29T16:58:00Z" w16du:dateUtc="2026-09-29T14:58:00Z">
              <w:r>
                <w:rPr>
                  <w:rFonts w:cs="Arial"/>
                  <w:sz w:val="13"/>
                  <w:szCs w:val="13"/>
                </w:rPr>
                <w:t>106</w:t>
              </w:r>
            </w:ins>
          </w:p>
        </w:tc>
        <w:tc>
          <w:tcPr>
            <w:tcW w:w="1100" w:type="dxa"/>
            <w:vAlign w:val="center"/>
          </w:tcPr>
          <w:p w14:paraId="5E000C2E" w14:textId="77777777" w:rsidR="00C60D85" w:rsidRDefault="00000000">
            <w:pPr>
              <w:spacing w:after="0"/>
              <w:rPr>
                <w:ins w:id="11749" w:author="Sean de Noronha | DRG" w:date="2026-09-29T16:58:00Z" w16du:dateUtc="2026-09-29T14:58:00Z"/>
                <w:rFonts w:cs="Arial"/>
                <w:sz w:val="13"/>
                <w:szCs w:val="13"/>
              </w:rPr>
            </w:pPr>
            <w:ins w:id="11750" w:author="Sean de Noronha | DRG" w:date="2026-09-29T16:58:00Z" w16du:dateUtc="2026-09-29T14:58:00Z">
              <w:r>
                <w:rPr>
                  <w:rFonts w:cs="Arial"/>
                  <w:sz w:val="13"/>
                  <w:szCs w:val="13"/>
                </w:rPr>
                <w:t>154 (326)</w:t>
              </w:r>
            </w:ins>
          </w:p>
        </w:tc>
        <w:tc>
          <w:tcPr>
            <w:tcW w:w="700" w:type="dxa"/>
            <w:vAlign w:val="center"/>
          </w:tcPr>
          <w:p w14:paraId="5E000C2F" w14:textId="77777777" w:rsidR="00C60D85" w:rsidRDefault="00000000">
            <w:pPr>
              <w:spacing w:after="0"/>
              <w:rPr>
                <w:ins w:id="11751" w:author="Sean de Noronha | DRG" w:date="2026-09-29T16:58:00Z" w16du:dateUtc="2026-09-29T14:58:00Z"/>
                <w:rFonts w:cs="Arial"/>
                <w:sz w:val="13"/>
                <w:szCs w:val="13"/>
              </w:rPr>
            </w:pPr>
            <w:ins w:id="11752" w:author="Sean de Noronha | DRG" w:date="2026-09-29T16:58:00Z" w16du:dateUtc="2026-09-29T14:58:00Z">
              <w:r>
                <w:rPr>
                  <w:rFonts w:cs="Arial"/>
                  <w:sz w:val="13"/>
                  <w:szCs w:val="13"/>
                </w:rPr>
                <w:t>7.46</w:t>
              </w:r>
            </w:ins>
          </w:p>
        </w:tc>
      </w:tr>
      <w:tr w:rsidR="00C60D85" w14:paraId="7C9F738C" w14:textId="77777777">
        <w:trPr>
          <w:jc w:val="center"/>
          <w:ins w:id="11753" w:author="Sean de Noronha | DRG" w:date="2026-09-29T16:58:00Z"/>
        </w:trPr>
        <w:tc>
          <w:tcPr>
            <w:tcW w:w="560" w:type="dxa"/>
            <w:vAlign w:val="center"/>
          </w:tcPr>
          <w:p w14:paraId="5E000C30" w14:textId="77777777" w:rsidR="00C60D85" w:rsidRDefault="00000000">
            <w:pPr>
              <w:spacing w:after="0"/>
              <w:rPr>
                <w:ins w:id="11754" w:author="Sean de Noronha | DRG" w:date="2026-09-29T16:58:00Z" w16du:dateUtc="2026-09-29T14:58:00Z"/>
                <w:rFonts w:cs="Arial"/>
                <w:sz w:val="13"/>
                <w:szCs w:val="13"/>
              </w:rPr>
            </w:pPr>
            <w:ins w:id="11755" w:author="Sean de Noronha | DRG" w:date="2026-09-29T16:58:00Z" w16du:dateUtc="2026-09-29T14:58:00Z">
              <w:r>
                <w:rPr>
                  <w:rFonts w:cs="Arial"/>
                  <w:sz w:val="13"/>
                  <w:szCs w:val="13"/>
                </w:rPr>
                <w:t>235</w:t>
              </w:r>
            </w:ins>
          </w:p>
        </w:tc>
        <w:tc>
          <w:tcPr>
            <w:tcW w:w="500" w:type="dxa"/>
            <w:vAlign w:val="center"/>
          </w:tcPr>
          <w:p w14:paraId="5E000C31" w14:textId="77777777" w:rsidR="00C60D85" w:rsidRDefault="00000000">
            <w:pPr>
              <w:spacing w:after="0"/>
              <w:rPr>
                <w:ins w:id="11756" w:author="Sean de Noronha | DRG" w:date="2026-09-29T16:58:00Z" w16du:dateUtc="2026-09-29T14:58:00Z"/>
                <w:rFonts w:cs="Arial"/>
                <w:sz w:val="13"/>
                <w:szCs w:val="13"/>
              </w:rPr>
            </w:pPr>
            <w:ins w:id="11757" w:author="Sean de Noronha | DRG" w:date="2026-09-29T16:58:00Z" w16du:dateUtc="2026-09-29T14:58:00Z">
              <w:r>
                <w:rPr>
                  <w:rFonts w:cs="Arial"/>
                  <w:sz w:val="13"/>
                  <w:szCs w:val="13"/>
                </w:rPr>
                <w:t>T3</w:t>
              </w:r>
            </w:ins>
          </w:p>
        </w:tc>
        <w:tc>
          <w:tcPr>
            <w:tcW w:w="660" w:type="dxa"/>
            <w:vAlign w:val="center"/>
          </w:tcPr>
          <w:p w14:paraId="5E000C32" w14:textId="77777777" w:rsidR="00C60D85" w:rsidRDefault="00000000">
            <w:pPr>
              <w:spacing w:after="0"/>
              <w:rPr>
                <w:ins w:id="11758" w:author="Sean de Noronha | DRG" w:date="2026-09-29T16:58:00Z" w16du:dateUtc="2026-09-29T14:58:00Z"/>
                <w:rFonts w:cs="Arial"/>
                <w:sz w:val="13"/>
                <w:szCs w:val="13"/>
              </w:rPr>
            </w:pPr>
            <w:ins w:id="11759" w:author="Sean de Noronha | DRG" w:date="2026-09-29T16:58:00Z" w16du:dateUtc="2026-09-29T14:58:00Z">
              <w:r>
                <w:rPr>
                  <w:rFonts w:cs="Arial"/>
                  <w:sz w:val="13"/>
                  <w:szCs w:val="13"/>
                </w:rPr>
                <w:t>2</w:t>
              </w:r>
            </w:ins>
          </w:p>
        </w:tc>
        <w:tc>
          <w:tcPr>
            <w:tcW w:w="1920" w:type="dxa"/>
            <w:vAlign w:val="center"/>
          </w:tcPr>
          <w:p w14:paraId="5E000C33" w14:textId="77777777" w:rsidR="00C60D85" w:rsidRDefault="00000000">
            <w:pPr>
              <w:spacing w:after="0"/>
              <w:rPr>
                <w:ins w:id="11760" w:author="Sean de Noronha | DRG" w:date="2026-09-29T16:58:00Z" w16du:dateUtc="2026-09-29T14:58:00Z"/>
                <w:rFonts w:cs="Arial"/>
                <w:sz w:val="13"/>
                <w:szCs w:val="13"/>
              </w:rPr>
            </w:pPr>
            <w:ins w:id="11761" w:author="Sean de Noronha | DRG" w:date="2026-09-29T16:58:00Z" w16du:dateUtc="2026-09-29T14:58:00Z">
              <w:r>
                <w:rPr>
                  <w:rFonts w:cs="Arial"/>
                  <w:sz w:val="13"/>
                  <w:szCs w:val="13"/>
                </w:rPr>
                <w:t>Schedule 40 steel, NPS ¾</w:t>
              </w:r>
            </w:ins>
          </w:p>
        </w:tc>
        <w:tc>
          <w:tcPr>
            <w:tcW w:w="520" w:type="dxa"/>
            <w:vAlign w:val="center"/>
          </w:tcPr>
          <w:p w14:paraId="5E000C34" w14:textId="77777777" w:rsidR="00C60D85" w:rsidRDefault="00000000">
            <w:pPr>
              <w:spacing w:after="0"/>
              <w:rPr>
                <w:ins w:id="11762" w:author="Sean de Noronha | DRG" w:date="2026-09-29T16:58:00Z" w16du:dateUtc="2026-09-29T14:58:00Z"/>
                <w:rFonts w:cs="Arial"/>
                <w:sz w:val="13"/>
                <w:szCs w:val="13"/>
              </w:rPr>
            </w:pPr>
            <w:ins w:id="11763" w:author="Sean de Noronha | DRG" w:date="2026-09-29T16:58:00Z" w16du:dateUtc="2026-09-29T14:58:00Z">
              <w:r>
                <w:rPr>
                  <w:rFonts w:cs="Arial"/>
                  <w:sz w:val="13"/>
                  <w:szCs w:val="13"/>
                </w:rPr>
                <w:t>He</w:t>
              </w:r>
            </w:ins>
          </w:p>
        </w:tc>
        <w:tc>
          <w:tcPr>
            <w:tcW w:w="900" w:type="dxa"/>
            <w:vAlign w:val="center"/>
          </w:tcPr>
          <w:p w14:paraId="5E000C35" w14:textId="77777777" w:rsidR="00C60D85" w:rsidRDefault="00000000">
            <w:pPr>
              <w:spacing w:after="0"/>
              <w:rPr>
                <w:ins w:id="11764" w:author="Sean de Noronha | DRG" w:date="2026-09-29T16:58:00Z" w16du:dateUtc="2026-09-29T14:58:00Z"/>
                <w:rFonts w:cs="Arial"/>
                <w:sz w:val="13"/>
                <w:szCs w:val="13"/>
              </w:rPr>
            </w:pPr>
            <w:ins w:id="11765" w:author="Sean de Noronha | DRG" w:date="2026-09-29T16:58:00Z" w16du:dateUtc="2026-09-29T14:58:00Z">
              <w:r>
                <w:rPr>
                  <w:rFonts w:cs="Arial"/>
                  <w:sz w:val="13"/>
                  <w:szCs w:val="13"/>
                </w:rPr>
                <w:t>1,500</w:t>
              </w:r>
            </w:ins>
          </w:p>
        </w:tc>
        <w:tc>
          <w:tcPr>
            <w:tcW w:w="800" w:type="dxa"/>
            <w:vAlign w:val="center"/>
          </w:tcPr>
          <w:p w14:paraId="5E000C36" w14:textId="77777777" w:rsidR="00C60D85" w:rsidRDefault="00000000">
            <w:pPr>
              <w:spacing w:after="0"/>
              <w:rPr>
                <w:ins w:id="11766" w:author="Sean de Noronha | DRG" w:date="2026-09-29T16:58:00Z" w16du:dateUtc="2026-09-29T14:58:00Z"/>
                <w:rFonts w:cs="Arial"/>
                <w:sz w:val="13"/>
                <w:szCs w:val="13"/>
              </w:rPr>
            </w:pPr>
            <w:ins w:id="11767" w:author="Sean de Noronha | DRG" w:date="2026-09-29T16:58:00Z" w16du:dateUtc="2026-09-29T14:58:00Z">
              <w:r>
                <w:rPr>
                  <w:rFonts w:cs="Arial"/>
                  <w:sz w:val="13"/>
                  <w:szCs w:val="13"/>
                </w:rPr>
                <w:t>10 m</w:t>
              </w:r>
            </w:ins>
          </w:p>
        </w:tc>
        <w:tc>
          <w:tcPr>
            <w:tcW w:w="880" w:type="dxa"/>
            <w:vAlign w:val="center"/>
          </w:tcPr>
          <w:p w14:paraId="5E000C37" w14:textId="77777777" w:rsidR="00C60D85" w:rsidRDefault="00000000">
            <w:pPr>
              <w:spacing w:after="0"/>
              <w:rPr>
                <w:ins w:id="11768" w:author="Sean de Noronha | DRG" w:date="2026-09-29T16:58:00Z" w16du:dateUtc="2026-09-29T14:58:00Z"/>
                <w:rFonts w:cs="Arial"/>
                <w:sz w:val="13"/>
                <w:szCs w:val="13"/>
              </w:rPr>
            </w:pPr>
            <w:ins w:id="11769" w:author="Sean de Noronha | DRG" w:date="2026-09-29T16:58:00Z" w16du:dateUtc="2026-09-29T14:58:00Z">
              <w:r>
                <w:rPr>
                  <w:rFonts w:cs="Arial"/>
                  <w:sz w:val="13"/>
                  <w:szCs w:val="13"/>
                </w:rPr>
                <w:t>0.14</w:t>
              </w:r>
            </w:ins>
          </w:p>
        </w:tc>
        <w:tc>
          <w:tcPr>
            <w:tcW w:w="820" w:type="dxa"/>
            <w:vAlign w:val="center"/>
          </w:tcPr>
          <w:p w14:paraId="5E000C38" w14:textId="77777777" w:rsidR="00C60D85" w:rsidRDefault="00000000">
            <w:pPr>
              <w:spacing w:after="0"/>
              <w:rPr>
                <w:ins w:id="11770" w:author="Sean de Noronha | DRG" w:date="2026-09-29T16:58:00Z" w16du:dateUtc="2026-09-29T14:58:00Z"/>
                <w:rFonts w:cs="Arial"/>
                <w:sz w:val="13"/>
                <w:szCs w:val="13"/>
              </w:rPr>
            </w:pPr>
            <w:ins w:id="11771" w:author="Sean de Noronha | DRG" w:date="2026-09-29T16:58:00Z" w16du:dateUtc="2026-09-29T14:58:00Z">
              <w:r>
                <w:rPr>
                  <w:rFonts w:cs="Arial"/>
                  <w:sz w:val="13"/>
                  <w:szCs w:val="13"/>
                </w:rPr>
                <w:t>117</w:t>
              </w:r>
            </w:ins>
          </w:p>
        </w:tc>
        <w:tc>
          <w:tcPr>
            <w:tcW w:w="1100" w:type="dxa"/>
            <w:vAlign w:val="center"/>
          </w:tcPr>
          <w:p w14:paraId="5E000C39" w14:textId="77777777" w:rsidR="00C60D85" w:rsidRDefault="00000000">
            <w:pPr>
              <w:spacing w:after="0"/>
              <w:rPr>
                <w:ins w:id="11772" w:author="Sean de Noronha | DRG" w:date="2026-09-29T16:58:00Z" w16du:dateUtc="2026-09-29T14:58:00Z"/>
                <w:rFonts w:cs="Arial"/>
                <w:sz w:val="13"/>
                <w:szCs w:val="13"/>
              </w:rPr>
            </w:pPr>
            <w:ins w:id="11773" w:author="Sean de Noronha | DRG" w:date="2026-09-29T16:58:00Z" w16du:dateUtc="2026-09-29T14:58:00Z">
              <w:r>
                <w:rPr>
                  <w:rFonts w:cs="Arial"/>
                  <w:sz w:val="13"/>
                  <w:szCs w:val="13"/>
                </w:rPr>
                <w:t>170 (360)</w:t>
              </w:r>
            </w:ins>
          </w:p>
        </w:tc>
        <w:tc>
          <w:tcPr>
            <w:tcW w:w="700" w:type="dxa"/>
            <w:vAlign w:val="center"/>
          </w:tcPr>
          <w:p w14:paraId="5E000C3A" w14:textId="77777777" w:rsidR="00C60D85" w:rsidRDefault="00000000">
            <w:pPr>
              <w:spacing w:after="0"/>
              <w:rPr>
                <w:ins w:id="11774" w:author="Sean de Noronha | DRG" w:date="2026-09-29T16:58:00Z" w16du:dateUtc="2026-09-29T14:58:00Z"/>
                <w:rFonts w:cs="Arial"/>
                <w:sz w:val="13"/>
                <w:szCs w:val="13"/>
              </w:rPr>
            </w:pPr>
            <w:ins w:id="11775" w:author="Sean de Noronha | DRG" w:date="2026-09-29T16:58:00Z" w16du:dateUtc="2026-09-29T14:58:00Z">
              <w:r>
                <w:rPr>
                  <w:rFonts w:cs="Arial"/>
                  <w:sz w:val="13"/>
                  <w:szCs w:val="13"/>
                </w:rPr>
                <w:t>8.23</w:t>
              </w:r>
            </w:ins>
          </w:p>
        </w:tc>
      </w:tr>
      <w:tr w:rsidR="00C60D85" w14:paraId="0C20AB5D" w14:textId="77777777">
        <w:trPr>
          <w:jc w:val="center"/>
          <w:ins w:id="11776" w:author="Sean de Noronha | DRG" w:date="2026-09-29T16:58:00Z"/>
        </w:trPr>
        <w:tc>
          <w:tcPr>
            <w:tcW w:w="560" w:type="dxa"/>
            <w:vAlign w:val="center"/>
          </w:tcPr>
          <w:p w14:paraId="5E000C3B" w14:textId="77777777" w:rsidR="00C60D85" w:rsidRDefault="00000000">
            <w:pPr>
              <w:spacing w:after="0"/>
              <w:rPr>
                <w:ins w:id="11777" w:author="Sean de Noronha | DRG" w:date="2026-09-29T16:58:00Z" w16du:dateUtc="2026-09-29T14:58:00Z"/>
                <w:rFonts w:cs="Arial"/>
                <w:sz w:val="13"/>
                <w:szCs w:val="13"/>
              </w:rPr>
            </w:pPr>
            <w:ins w:id="11778" w:author="Sean de Noronha | DRG" w:date="2026-09-29T16:58:00Z" w16du:dateUtc="2026-09-29T14:58:00Z">
              <w:r>
                <w:rPr>
                  <w:rFonts w:cs="Arial"/>
                  <w:sz w:val="13"/>
                  <w:szCs w:val="13"/>
                </w:rPr>
                <w:t>236</w:t>
              </w:r>
            </w:ins>
          </w:p>
        </w:tc>
        <w:tc>
          <w:tcPr>
            <w:tcW w:w="500" w:type="dxa"/>
            <w:vAlign w:val="center"/>
          </w:tcPr>
          <w:p w14:paraId="5E000C3C" w14:textId="77777777" w:rsidR="00C60D85" w:rsidRDefault="00000000">
            <w:pPr>
              <w:spacing w:after="0"/>
              <w:rPr>
                <w:ins w:id="11779" w:author="Sean de Noronha | DRG" w:date="2026-09-29T16:58:00Z" w16du:dateUtc="2026-09-29T14:58:00Z"/>
                <w:rFonts w:cs="Arial"/>
                <w:sz w:val="13"/>
                <w:szCs w:val="13"/>
              </w:rPr>
            </w:pPr>
            <w:ins w:id="11780" w:author="Sean de Noronha | DRG" w:date="2026-09-29T16:58:00Z" w16du:dateUtc="2026-09-29T14:58:00Z">
              <w:r>
                <w:rPr>
                  <w:rFonts w:cs="Arial"/>
                  <w:sz w:val="13"/>
                  <w:szCs w:val="13"/>
                </w:rPr>
                <w:t>T3</w:t>
              </w:r>
            </w:ins>
          </w:p>
        </w:tc>
        <w:tc>
          <w:tcPr>
            <w:tcW w:w="660" w:type="dxa"/>
            <w:vAlign w:val="center"/>
          </w:tcPr>
          <w:p w14:paraId="5E000C3D" w14:textId="77777777" w:rsidR="00C60D85" w:rsidRDefault="00000000">
            <w:pPr>
              <w:spacing w:after="0"/>
              <w:rPr>
                <w:ins w:id="11781" w:author="Sean de Noronha | DRG" w:date="2026-09-29T16:58:00Z" w16du:dateUtc="2026-09-29T14:58:00Z"/>
                <w:rFonts w:cs="Arial"/>
                <w:sz w:val="13"/>
                <w:szCs w:val="13"/>
              </w:rPr>
            </w:pPr>
            <w:ins w:id="11782" w:author="Sean de Noronha | DRG" w:date="2026-09-29T16:58:00Z" w16du:dateUtc="2026-09-29T14:58:00Z">
              <w:r>
                <w:rPr>
                  <w:rFonts w:cs="Arial"/>
                  <w:sz w:val="13"/>
                  <w:szCs w:val="13"/>
                </w:rPr>
                <w:t>2</w:t>
              </w:r>
            </w:ins>
          </w:p>
        </w:tc>
        <w:tc>
          <w:tcPr>
            <w:tcW w:w="1920" w:type="dxa"/>
            <w:vAlign w:val="center"/>
          </w:tcPr>
          <w:p w14:paraId="5E000C3E" w14:textId="77777777" w:rsidR="00C60D85" w:rsidRDefault="00000000">
            <w:pPr>
              <w:spacing w:after="0"/>
              <w:rPr>
                <w:ins w:id="11783" w:author="Sean de Noronha | DRG" w:date="2026-09-29T16:58:00Z" w16du:dateUtc="2026-09-29T14:58:00Z"/>
                <w:rFonts w:cs="Arial"/>
                <w:sz w:val="13"/>
                <w:szCs w:val="13"/>
              </w:rPr>
            </w:pPr>
            <w:ins w:id="11784" w:author="Sean de Noronha | DRG" w:date="2026-09-29T16:58:00Z" w16du:dateUtc="2026-09-29T14:58:00Z">
              <w:r>
                <w:rPr>
                  <w:rFonts w:cs="Arial"/>
                  <w:sz w:val="13"/>
                  <w:szCs w:val="13"/>
                </w:rPr>
                <w:t>Schedule 40 steel, NPS ¾</w:t>
              </w:r>
            </w:ins>
          </w:p>
        </w:tc>
        <w:tc>
          <w:tcPr>
            <w:tcW w:w="520" w:type="dxa"/>
            <w:vAlign w:val="center"/>
          </w:tcPr>
          <w:p w14:paraId="5E000C3F" w14:textId="77777777" w:rsidR="00C60D85" w:rsidRDefault="00000000">
            <w:pPr>
              <w:spacing w:after="0"/>
              <w:rPr>
                <w:ins w:id="11785" w:author="Sean de Noronha | DRG" w:date="2026-09-29T16:58:00Z" w16du:dateUtc="2026-09-29T14:58:00Z"/>
                <w:rFonts w:cs="Arial"/>
                <w:sz w:val="13"/>
                <w:szCs w:val="13"/>
              </w:rPr>
            </w:pPr>
            <w:ins w:id="11786" w:author="Sean de Noronha | DRG" w:date="2026-09-29T16:58:00Z" w16du:dateUtc="2026-09-29T14:58:00Z">
              <w:r>
                <w:rPr>
                  <w:rFonts w:cs="Arial"/>
                  <w:sz w:val="13"/>
                  <w:szCs w:val="13"/>
                </w:rPr>
                <w:t>He</w:t>
              </w:r>
            </w:ins>
          </w:p>
        </w:tc>
        <w:tc>
          <w:tcPr>
            <w:tcW w:w="900" w:type="dxa"/>
            <w:vAlign w:val="center"/>
          </w:tcPr>
          <w:p w14:paraId="5E000C40" w14:textId="77777777" w:rsidR="00C60D85" w:rsidRDefault="00000000">
            <w:pPr>
              <w:spacing w:after="0"/>
              <w:rPr>
                <w:ins w:id="11787" w:author="Sean de Noronha | DRG" w:date="2026-09-29T16:58:00Z" w16du:dateUtc="2026-09-29T14:58:00Z"/>
                <w:rFonts w:cs="Arial"/>
                <w:sz w:val="13"/>
                <w:szCs w:val="13"/>
              </w:rPr>
            </w:pPr>
            <w:ins w:id="11788" w:author="Sean de Noronha | DRG" w:date="2026-09-29T16:58:00Z" w16du:dateUtc="2026-09-29T14:58:00Z">
              <w:r>
                <w:rPr>
                  <w:rFonts w:cs="Arial"/>
                  <w:sz w:val="13"/>
                  <w:szCs w:val="13"/>
                </w:rPr>
                <w:t>1,750</w:t>
              </w:r>
            </w:ins>
          </w:p>
        </w:tc>
        <w:tc>
          <w:tcPr>
            <w:tcW w:w="800" w:type="dxa"/>
            <w:vAlign w:val="center"/>
          </w:tcPr>
          <w:p w14:paraId="5E000C41" w14:textId="77777777" w:rsidR="00C60D85" w:rsidRDefault="00000000">
            <w:pPr>
              <w:spacing w:after="0"/>
              <w:rPr>
                <w:ins w:id="11789" w:author="Sean de Noronha | DRG" w:date="2026-09-29T16:58:00Z" w16du:dateUtc="2026-09-29T14:58:00Z"/>
                <w:rFonts w:cs="Arial"/>
                <w:sz w:val="13"/>
                <w:szCs w:val="13"/>
              </w:rPr>
            </w:pPr>
            <w:ins w:id="11790" w:author="Sean de Noronha | DRG" w:date="2026-09-29T16:58:00Z" w16du:dateUtc="2026-09-29T14:58:00Z">
              <w:r>
                <w:rPr>
                  <w:rFonts w:cs="Arial"/>
                  <w:sz w:val="13"/>
                  <w:szCs w:val="13"/>
                </w:rPr>
                <w:t>10 m</w:t>
              </w:r>
            </w:ins>
          </w:p>
        </w:tc>
        <w:tc>
          <w:tcPr>
            <w:tcW w:w="880" w:type="dxa"/>
            <w:vAlign w:val="center"/>
          </w:tcPr>
          <w:p w14:paraId="5E000C42" w14:textId="77777777" w:rsidR="00C60D85" w:rsidRDefault="00000000">
            <w:pPr>
              <w:spacing w:after="0"/>
              <w:rPr>
                <w:ins w:id="11791" w:author="Sean de Noronha | DRG" w:date="2026-09-29T16:58:00Z" w16du:dateUtc="2026-09-29T14:58:00Z"/>
                <w:rFonts w:cs="Arial"/>
                <w:sz w:val="13"/>
                <w:szCs w:val="13"/>
              </w:rPr>
            </w:pPr>
            <w:ins w:id="11792" w:author="Sean de Noronha | DRG" w:date="2026-09-29T16:58:00Z" w16du:dateUtc="2026-09-29T14:58:00Z">
              <w:r>
                <w:rPr>
                  <w:rFonts w:cs="Arial"/>
                  <w:sz w:val="13"/>
                  <w:szCs w:val="13"/>
                </w:rPr>
                <w:t>0.17</w:t>
              </w:r>
            </w:ins>
          </w:p>
        </w:tc>
        <w:tc>
          <w:tcPr>
            <w:tcW w:w="820" w:type="dxa"/>
            <w:vAlign w:val="center"/>
          </w:tcPr>
          <w:p w14:paraId="5E000C43" w14:textId="77777777" w:rsidR="00C60D85" w:rsidRDefault="00000000">
            <w:pPr>
              <w:spacing w:after="0"/>
              <w:rPr>
                <w:ins w:id="11793" w:author="Sean de Noronha | DRG" w:date="2026-09-29T16:58:00Z" w16du:dateUtc="2026-09-29T14:58:00Z"/>
                <w:rFonts w:cs="Arial"/>
                <w:sz w:val="13"/>
                <w:szCs w:val="13"/>
              </w:rPr>
            </w:pPr>
            <w:ins w:id="11794" w:author="Sean de Noronha | DRG" w:date="2026-09-29T16:58:00Z" w16du:dateUtc="2026-09-29T14:58:00Z">
              <w:r>
                <w:rPr>
                  <w:rFonts w:cs="Arial"/>
                  <w:sz w:val="13"/>
                  <w:szCs w:val="13"/>
                </w:rPr>
                <w:t>136</w:t>
              </w:r>
            </w:ins>
          </w:p>
        </w:tc>
        <w:tc>
          <w:tcPr>
            <w:tcW w:w="1100" w:type="dxa"/>
            <w:vAlign w:val="center"/>
          </w:tcPr>
          <w:p w14:paraId="5E000C44" w14:textId="77777777" w:rsidR="00C60D85" w:rsidRDefault="00000000">
            <w:pPr>
              <w:spacing w:after="0"/>
              <w:rPr>
                <w:ins w:id="11795" w:author="Sean de Noronha | DRG" w:date="2026-09-29T16:58:00Z" w16du:dateUtc="2026-09-29T14:58:00Z"/>
                <w:rFonts w:cs="Arial"/>
                <w:sz w:val="13"/>
                <w:szCs w:val="13"/>
              </w:rPr>
            </w:pPr>
            <w:ins w:id="11796" w:author="Sean de Noronha | DRG" w:date="2026-09-29T16:58:00Z" w16du:dateUtc="2026-09-29T14:58:00Z">
              <w:r>
                <w:rPr>
                  <w:rFonts w:cs="Arial"/>
                  <w:sz w:val="13"/>
                  <w:szCs w:val="13"/>
                </w:rPr>
                <w:t>198 (420)</w:t>
              </w:r>
            </w:ins>
          </w:p>
        </w:tc>
        <w:tc>
          <w:tcPr>
            <w:tcW w:w="700" w:type="dxa"/>
            <w:vAlign w:val="center"/>
          </w:tcPr>
          <w:p w14:paraId="5E000C45" w14:textId="77777777" w:rsidR="00C60D85" w:rsidRDefault="00000000">
            <w:pPr>
              <w:spacing w:after="0"/>
              <w:rPr>
                <w:ins w:id="11797" w:author="Sean de Noronha | DRG" w:date="2026-09-29T16:58:00Z" w16du:dateUtc="2026-09-29T14:58:00Z"/>
                <w:rFonts w:cs="Arial"/>
                <w:sz w:val="13"/>
                <w:szCs w:val="13"/>
              </w:rPr>
            </w:pPr>
            <w:ins w:id="11798" w:author="Sean de Noronha | DRG" w:date="2026-09-29T16:58:00Z" w16du:dateUtc="2026-09-29T14:58:00Z">
              <w:r>
                <w:rPr>
                  <w:rFonts w:cs="Arial"/>
                  <w:sz w:val="13"/>
                  <w:szCs w:val="13"/>
                </w:rPr>
                <w:t>9.60</w:t>
              </w:r>
            </w:ins>
          </w:p>
        </w:tc>
      </w:tr>
      <w:tr w:rsidR="00C60D85" w14:paraId="5C5AB8AB" w14:textId="77777777">
        <w:trPr>
          <w:jc w:val="center"/>
          <w:ins w:id="11799" w:author="Sean de Noronha | DRG" w:date="2026-09-29T16:58:00Z"/>
        </w:trPr>
        <w:tc>
          <w:tcPr>
            <w:tcW w:w="560" w:type="dxa"/>
            <w:vAlign w:val="center"/>
          </w:tcPr>
          <w:p w14:paraId="5E000C46" w14:textId="77777777" w:rsidR="00C60D85" w:rsidRDefault="00000000">
            <w:pPr>
              <w:spacing w:after="0"/>
              <w:rPr>
                <w:ins w:id="11800" w:author="Sean de Noronha | DRG" w:date="2026-09-29T16:58:00Z" w16du:dateUtc="2026-09-29T14:58:00Z"/>
                <w:rFonts w:cs="Arial"/>
                <w:sz w:val="13"/>
                <w:szCs w:val="13"/>
              </w:rPr>
            </w:pPr>
            <w:ins w:id="11801" w:author="Sean de Noronha | DRG" w:date="2026-09-29T16:58:00Z" w16du:dateUtc="2026-09-29T14:58:00Z">
              <w:r>
                <w:rPr>
                  <w:rFonts w:cs="Arial"/>
                  <w:sz w:val="13"/>
                  <w:szCs w:val="13"/>
                </w:rPr>
                <w:t>237</w:t>
              </w:r>
            </w:ins>
          </w:p>
        </w:tc>
        <w:tc>
          <w:tcPr>
            <w:tcW w:w="500" w:type="dxa"/>
            <w:vAlign w:val="center"/>
          </w:tcPr>
          <w:p w14:paraId="5E000C47" w14:textId="77777777" w:rsidR="00C60D85" w:rsidRDefault="00000000">
            <w:pPr>
              <w:spacing w:after="0"/>
              <w:rPr>
                <w:ins w:id="11802" w:author="Sean de Noronha | DRG" w:date="2026-09-29T16:58:00Z" w16du:dateUtc="2026-09-29T14:58:00Z"/>
                <w:rFonts w:cs="Arial"/>
                <w:sz w:val="13"/>
                <w:szCs w:val="13"/>
              </w:rPr>
            </w:pPr>
            <w:ins w:id="11803" w:author="Sean de Noronha | DRG" w:date="2026-09-29T16:58:00Z" w16du:dateUtc="2026-09-29T14:58:00Z">
              <w:r>
                <w:rPr>
                  <w:rFonts w:cs="Arial"/>
                  <w:sz w:val="13"/>
                  <w:szCs w:val="13"/>
                </w:rPr>
                <w:t>T3</w:t>
              </w:r>
            </w:ins>
          </w:p>
        </w:tc>
        <w:tc>
          <w:tcPr>
            <w:tcW w:w="660" w:type="dxa"/>
            <w:vAlign w:val="center"/>
          </w:tcPr>
          <w:p w14:paraId="5E000C48" w14:textId="77777777" w:rsidR="00C60D85" w:rsidRDefault="00000000">
            <w:pPr>
              <w:spacing w:after="0"/>
              <w:rPr>
                <w:ins w:id="11804" w:author="Sean de Noronha | DRG" w:date="2026-09-29T16:58:00Z" w16du:dateUtc="2026-09-29T14:58:00Z"/>
                <w:rFonts w:cs="Arial"/>
                <w:sz w:val="13"/>
                <w:szCs w:val="13"/>
              </w:rPr>
            </w:pPr>
            <w:ins w:id="11805" w:author="Sean de Noronha | DRG" w:date="2026-09-29T16:58:00Z" w16du:dateUtc="2026-09-29T14:58:00Z">
              <w:r>
                <w:rPr>
                  <w:rFonts w:cs="Arial"/>
                  <w:sz w:val="13"/>
                  <w:szCs w:val="13"/>
                </w:rPr>
                <w:t>2</w:t>
              </w:r>
            </w:ins>
          </w:p>
        </w:tc>
        <w:tc>
          <w:tcPr>
            <w:tcW w:w="1920" w:type="dxa"/>
            <w:vAlign w:val="center"/>
          </w:tcPr>
          <w:p w14:paraId="5E000C49" w14:textId="77777777" w:rsidR="00C60D85" w:rsidRDefault="00000000">
            <w:pPr>
              <w:spacing w:after="0"/>
              <w:rPr>
                <w:ins w:id="11806" w:author="Sean de Noronha | DRG" w:date="2026-09-29T16:58:00Z" w16du:dateUtc="2026-09-29T14:58:00Z"/>
                <w:rFonts w:cs="Arial"/>
                <w:sz w:val="13"/>
                <w:szCs w:val="13"/>
              </w:rPr>
            </w:pPr>
            <w:ins w:id="11807" w:author="Sean de Noronha | DRG" w:date="2026-09-29T16:58:00Z" w16du:dateUtc="2026-09-29T14:58:00Z">
              <w:r>
                <w:rPr>
                  <w:rFonts w:cs="Arial"/>
                  <w:sz w:val="13"/>
                  <w:szCs w:val="13"/>
                </w:rPr>
                <w:t>Schedule 40 steel, NPS ¾</w:t>
              </w:r>
            </w:ins>
          </w:p>
        </w:tc>
        <w:tc>
          <w:tcPr>
            <w:tcW w:w="520" w:type="dxa"/>
            <w:vAlign w:val="center"/>
          </w:tcPr>
          <w:p w14:paraId="5E000C4A" w14:textId="77777777" w:rsidR="00C60D85" w:rsidRDefault="00000000">
            <w:pPr>
              <w:spacing w:after="0"/>
              <w:rPr>
                <w:ins w:id="11808" w:author="Sean de Noronha | DRG" w:date="2026-09-29T16:58:00Z" w16du:dateUtc="2026-09-29T14:58:00Z"/>
                <w:rFonts w:cs="Arial"/>
                <w:sz w:val="13"/>
                <w:szCs w:val="13"/>
              </w:rPr>
            </w:pPr>
            <w:ins w:id="11809" w:author="Sean de Noronha | DRG" w:date="2026-09-29T16:58:00Z" w16du:dateUtc="2026-09-29T14:58:00Z">
              <w:r>
                <w:rPr>
                  <w:rFonts w:cs="Arial"/>
                  <w:sz w:val="13"/>
                  <w:szCs w:val="13"/>
                </w:rPr>
                <w:t>He</w:t>
              </w:r>
            </w:ins>
          </w:p>
        </w:tc>
        <w:tc>
          <w:tcPr>
            <w:tcW w:w="900" w:type="dxa"/>
            <w:vAlign w:val="center"/>
          </w:tcPr>
          <w:p w14:paraId="5E000C4B" w14:textId="77777777" w:rsidR="00C60D85" w:rsidRDefault="00000000">
            <w:pPr>
              <w:spacing w:after="0"/>
              <w:rPr>
                <w:ins w:id="11810" w:author="Sean de Noronha | DRG" w:date="2026-09-29T16:58:00Z" w16du:dateUtc="2026-09-29T14:58:00Z"/>
                <w:rFonts w:cs="Arial"/>
                <w:sz w:val="13"/>
                <w:szCs w:val="13"/>
              </w:rPr>
            </w:pPr>
            <w:ins w:id="11811" w:author="Sean de Noronha | DRG" w:date="2026-09-29T16:58:00Z" w16du:dateUtc="2026-09-29T14:58:00Z">
              <w:r>
                <w:rPr>
                  <w:rFonts w:cs="Arial"/>
                  <w:sz w:val="13"/>
                  <w:szCs w:val="13"/>
                </w:rPr>
                <w:t>2,000</w:t>
              </w:r>
            </w:ins>
          </w:p>
        </w:tc>
        <w:tc>
          <w:tcPr>
            <w:tcW w:w="800" w:type="dxa"/>
            <w:vAlign w:val="center"/>
          </w:tcPr>
          <w:p w14:paraId="5E000C4C" w14:textId="77777777" w:rsidR="00C60D85" w:rsidRDefault="00000000">
            <w:pPr>
              <w:spacing w:after="0"/>
              <w:rPr>
                <w:ins w:id="11812" w:author="Sean de Noronha | DRG" w:date="2026-09-29T16:58:00Z" w16du:dateUtc="2026-09-29T14:58:00Z"/>
                <w:rFonts w:cs="Arial"/>
                <w:sz w:val="13"/>
                <w:szCs w:val="13"/>
              </w:rPr>
            </w:pPr>
            <w:ins w:id="11813" w:author="Sean de Noronha | DRG" w:date="2026-09-29T16:58:00Z" w16du:dateUtc="2026-09-29T14:58:00Z">
              <w:r>
                <w:rPr>
                  <w:rFonts w:cs="Arial"/>
                  <w:sz w:val="13"/>
                  <w:szCs w:val="13"/>
                </w:rPr>
                <w:t>10 m</w:t>
              </w:r>
            </w:ins>
          </w:p>
        </w:tc>
        <w:tc>
          <w:tcPr>
            <w:tcW w:w="880" w:type="dxa"/>
            <w:vAlign w:val="center"/>
          </w:tcPr>
          <w:p w14:paraId="5E000C4D" w14:textId="77777777" w:rsidR="00C60D85" w:rsidRDefault="00000000">
            <w:pPr>
              <w:spacing w:after="0"/>
              <w:rPr>
                <w:ins w:id="11814" w:author="Sean de Noronha | DRG" w:date="2026-09-29T16:58:00Z" w16du:dateUtc="2026-09-29T14:58:00Z"/>
                <w:rFonts w:cs="Arial"/>
                <w:sz w:val="13"/>
                <w:szCs w:val="13"/>
              </w:rPr>
            </w:pPr>
            <w:ins w:id="11815" w:author="Sean de Noronha | DRG" w:date="2026-09-29T16:58:00Z" w16du:dateUtc="2026-09-29T14:58:00Z">
              <w:r>
                <w:rPr>
                  <w:rFonts w:cs="Arial"/>
                  <w:sz w:val="13"/>
                  <w:szCs w:val="13"/>
                </w:rPr>
                <w:t>0.20</w:t>
              </w:r>
            </w:ins>
          </w:p>
        </w:tc>
        <w:tc>
          <w:tcPr>
            <w:tcW w:w="820" w:type="dxa"/>
            <w:vAlign w:val="center"/>
          </w:tcPr>
          <w:p w14:paraId="5E000C4E" w14:textId="77777777" w:rsidR="00C60D85" w:rsidRDefault="00000000">
            <w:pPr>
              <w:spacing w:after="0"/>
              <w:rPr>
                <w:ins w:id="11816" w:author="Sean de Noronha | DRG" w:date="2026-09-29T16:58:00Z" w16du:dateUtc="2026-09-29T14:58:00Z"/>
                <w:rFonts w:cs="Arial"/>
                <w:sz w:val="13"/>
                <w:szCs w:val="13"/>
              </w:rPr>
            </w:pPr>
            <w:ins w:id="11817" w:author="Sean de Noronha | DRG" w:date="2026-09-29T16:58:00Z" w16du:dateUtc="2026-09-29T14:58:00Z">
              <w:r>
                <w:rPr>
                  <w:rFonts w:cs="Arial"/>
                  <w:sz w:val="13"/>
                  <w:szCs w:val="13"/>
                </w:rPr>
                <w:t>156</w:t>
              </w:r>
            </w:ins>
          </w:p>
        </w:tc>
        <w:tc>
          <w:tcPr>
            <w:tcW w:w="1100" w:type="dxa"/>
            <w:vAlign w:val="center"/>
          </w:tcPr>
          <w:p w14:paraId="5E000C4F" w14:textId="77777777" w:rsidR="00C60D85" w:rsidRDefault="00000000">
            <w:pPr>
              <w:spacing w:after="0"/>
              <w:rPr>
                <w:ins w:id="11818" w:author="Sean de Noronha | DRG" w:date="2026-09-29T16:58:00Z" w16du:dateUtc="2026-09-29T14:58:00Z"/>
                <w:rFonts w:cs="Arial"/>
                <w:sz w:val="13"/>
                <w:szCs w:val="13"/>
              </w:rPr>
            </w:pPr>
            <w:ins w:id="11819" w:author="Sean de Noronha | DRG" w:date="2026-09-29T16:58:00Z" w16du:dateUtc="2026-09-29T14:58:00Z">
              <w:r>
                <w:rPr>
                  <w:rFonts w:cs="Arial"/>
                  <w:sz w:val="13"/>
                  <w:szCs w:val="13"/>
                </w:rPr>
                <w:t>226 (480)</w:t>
              </w:r>
            </w:ins>
          </w:p>
        </w:tc>
        <w:tc>
          <w:tcPr>
            <w:tcW w:w="700" w:type="dxa"/>
            <w:vAlign w:val="center"/>
          </w:tcPr>
          <w:p w14:paraId="5E000C50" w14:textId="77777777" w:rsidR="00C60D85" w:rsidRDefault="00000000">
            <w:pPr>
              <w:spacing w:after="0"/>
              <w:rPr>
                <w:ins w:id="11820" w:author="Sean de Noronha | DRG" w:date="2026-09-29T16:58:00Z" w16du:dateUtc="2026-09-29T14:58:00Z"/>
                <w:rFonts w:cs="Arial"/>
                <w:sz w:val="13"/>
                <w:szCs w:val="13"/>
              </w:rPr>
            </w:pPr>
            <w:ins w:id="11821" w:author="Sean de Noronha | DRG" w:date="2026-09-29T16:58:00Z" w16du:dateUtc="2026-09-29T14:58:00Z">
              <w:r>
                <w:rPr>
                  <w:rFonts w:cs="Arial"/>
                  <w:sz w:val="13"/>
                  <w:szCs w:val="13"/>
                </w:rPr>
                <w:t>11.0</w:t>
              </w:r>
            </w:ins>
          </w:p>
        </w:tc>
      </w:tr>
      <w:tr w:rsidR="00C60D85" w14:paraId="1F6B6691" w14:textId="77777777">
        <w:trPr>
          <w:jc w:val="center"/>
          <w:ins w:id="11822" w:author="Sean de Noronha | DRG" w:date="2026-09-29T16:58:00Z"/>
        </w:trPr>
        <w:tc>
          <w:tcPr>
            <w:tcW w:w="560" w:type="dxa"/>
            <w:vAlign w:val="center"/>
          </w:tcPr>
          <w:p w14:paraId="5E000C51" w14:textId="77777777" w:rsidR="00C60D85" w:rsidRDefault="00000000">
            <w:pPr>
              <w:spacing w:after="0"/>
              <w:rPr>
                <w:ins w:id="11823" w:author="Sean de Noronha | DRG" w:date="2026-09-29T16:58:00Z" w16du:dateUtc="2026-09-29T14:58:00Z"/>
                <w:rFonts w:cs="Arial"/>
                <w:sz w:val="13"/>
                <w:szCs w:val="13"/>
              </w:rPr>
            </w:pPr>
            <w:ins w:id="11824" w:author="Sean de Noronha | DRG" w:date="2026-09-29T16:58:00Z" w16du:dateUtc="2026-09-29T14:58:00Z">
              <w:r>
                <w:rPr>
                  <w:rFonts w:cs="Arial"/>
                  <w:sz w:val="13"/>
                  <w:szCs w:val="13"/>
                </w:rPr>
                <w:t>238</w:t>
              </w:r>
            </w:ins>
          </w:p>
        </w:tc>
        <w:tc>
          <w:tcPr>
            <w:tcW w:w="500" w:type="dxa"/>
            <w:vAlign w:val="center"/>
          </w:tcPr>
          <w:p w14:paraId="5E000C52" w14:textId="77777777" w:rsidR="00C60D85" w:rsidRDefault="00000000">
            <w:pPr>
              <w:spacing w:after="0"/>
              <w:rPr>
                <w:ins w:id="11825" w:author="Sean de Noronha | DRG" w:date="2026-09-29T16:58:00Z" w16du:dateUtc="2026-09-29T14:58:00Z"/>
                <w:rFonts w:cs="Arial"/>
                <w:sz w:val="13"/>
                <w:szCs w:val="13"/>
              </w:rPr>
            </w:pPr>
            <w:ins w:id="11826" w:author="Sean de Noronha | DRG" w:date="2026-09-29T16:58:00Z" w16du:dateUtc="2026-09-29T14:58:00Z">
              <w:r>
                <w:rPr>
                  <w:rFonts w:cs="Arial"/>
                  <w:sz w:val="13"/>
                  <w:szCs w:val="13"/>
                </w:rPr>
                <w:t>T3</w:t>
              </w:r>
            </w:ins>
          </w:p>
        </w:tc>
        <w:tc>
          <w:tcPr>
            <w:tcW w:w="660" w:type="dxa"/>
            <w:vAlign w:val="center"/>
          </w:tcPr>
          <w:p w14:paraId="5E000C53" w14:textId="77777777" w:rsidR="00C60D85" w:rsidRDefault="00000000">
            <w:pPr>
              <w:spacing w:after="0"/>
              <w:rPr>
                <w:ins w:id="11827" w:author="Sean de Noronha | DRG" w:date="2026-09-29T16:58:00Z" w16du:dateUtc="2026-09-29T14:58:00Z"/>
                <w:rFonts w:cs="Arial"/>
                <w:sz w:val="13"/>
                <w:szCs w:val="13"/>
              </w:rPr>
            </w:pPr>
            <w:ins w:id="11828" w:author="Sean de Noronha | DRG" w:date="2026-09-29T16:58:00Z" w16du:dateUtc="2026-09-29T14:58:00Z">
              <w:r>
                <w:rPr>
                  <w:rFonts w:cs="Arial"/>
                  <w:sz w:val="13"/>
                  <w:szCs w:val="13"/>
                </w:rPr>
                <w:t>2</w:t>
              </w:r>
            </w:ins>
          </w:p>
        </w:tc>
        <w:tc>
          <w:tcPr>
            <w:tcW w:w="1920" w:type="dxa"/>
            <w:vAlign w:val="center"/>
          </w:tcPr>
          <w:p w14:paraId="5E000C54" w14:textId="77777777" w:rsidR="00C60D85" w:rsidRDefault="00000000">
            <w:pPr>
              <w:spacing w:after="0"/>
              <w:rPr>
                <w:ins w:id="11829" w:author="Sean de Noronha | DRG" w:date="2026-09-29T16:58:00Z" w16du:dateUtc="2026-09-29T14:58:00Z"/>
                <w:rFonts w:cs="Arial"/>
                <w:sz w:val="13"/>
                <w:szCs w:val="13"/>
              </w:rPr>
            </w:pPr>
            <w:ins w:id="11830" w:author="Sean de Noronha | DRG" w:date="2026-09-29T16:58:00Z" w16du:dateUtc="2026-09-29T14:58:00Z">
              <w:r>
                <w:rPr>
                  <w:rFonts w:cs="Arial"/>
                  <w:sz w:val="13"/>
                  <w:szCs w:val="13"/>
                </w:rPr>
                <w:t>Schedule 40 steel, NPS ¾</w:t>
              </w:r>
            </w:ins>
          </w:p>
        </w:tc>
        <w:tc>
          <w:tcPr>
            <w:tcW w:w="520" w:type="dxa"/>
            <w:vAlign w:val="center"/>
          </w:tcPr>
          <w:p w14:paraId="5E000C55" w14:textId="77777777" w:rsidR="00C60D85" w:rsidRDefault="00000000">
            <w:pPr>
              <w:spacing w:after="0"/>
              <w:rPr>
                <w:ins w:id="11831" w:author="Sean de Noronha | DRG" w:date="2026-09-29T16:58:00Z" w16du:dateUtc="2026-09-29T14:58:00Z"/>
                <w:rFonts w:cs="Arial"/>
                <w:sz w:val="13"/>
                <w:szCs w:val="13"/>
              </w:rPr>
            </w:pPr>
            <w:ins w:id="11832" w:author="Sean de Noronha | DRG" w:date="2026-09-29T16:58:00Z" w16du:dateUtc="2026-09-29T14:58:00Z">
              <w:r>
                <w:rPr>
                  <w:rFonts w:cs="Arial"/>
                  <w:sz w:val="13"/>
                  <w:szCs w:val="13"/>
                </w:rPr>
                <w:t>He</w:t>
              </w:r>
            </w:ins>
          </w:p>
        </w:tc>
        <w:tc>
          <w:tcPr>
            <w:tcW w:w="900" w:type="dxa"/>
            <w:vAlign w:val="center"/>
          </w:tcPr>
          <w:p w14:paraId="5E000C56" w14:textId="77777777" w:rsidR="00C60D85" w:rsidRDefault="00000000">
            <w:pPr>
              <w:spacing w:after="0"/>
              <w:rPr>
                <w:ins w:id="11833" w:author="Sean de Noronha | DRG" w:date="2026-09-29T16:58:00Z" w16du:dateUtc="2026-09-29T14:58:00Z"/>
                <w:rFonts w:cs="Arial"/>
                <w:sz w:val="13"/>
                <w:szCs w:val="13"/>
              </w:rPr>
            </w:pPr>
            <w:ins w:id="11834" w:author="Sean de Noronha | DRG" w:date="2026-09-29T16:58:00Z" w16du:dateUtc="2026-09-29T14:58:00Z">
              <w:r>
                <w:rPr>
                  <w:rFonts w:cs="Arial"/>
                  <w:sz w:val="13"/>
                  <w:szCs w:val="13"/>
                </w:rPr>
                <w:t>2,300</w:t>
              </w:r>
            </w:ins>
          </w:p>
        </w:tc>
        <w:tc>
          <w:tcPr>
            <w:tcW w:w="800" w:type="dxa"/>
            <w:vAlign w:val="center"/>
          </w:tcPr>
          <w:p w14:paraId="5E000C57" w14:textId="77777777" w:rsidR="00C60D85" w:rsidRDefault="00000000">
            <w:pPr>
              <w:spacing w:after="0"/>
              <w:rPr>
                <w:ins w:id="11835" w:author="Sean de Noronha | DRG" w:date="2026-09-29T16:58:00Z" w16du:dateUtc="2026-09-29T14:58:00Z"/>
                <w:rFonts w:cs="Arial"/>
                <w:sz w:val="13"/>
                <w:szCs w:val="13"/>
              </w:rPr>
            </w:pPr>
            <w:ins w:id="11836" w:author="Sean de Noronha | DRG" w:date="2026-09-29T16:58:00Z" w16du:dateUtc="2026-09-29T14:58:00Z">
              <w:r>
                <w:rPr>
                  <w:rFonts w:cs="Arial"/>
                  <w:sz w:val="13"/>
                  <w:szCs w:val="13"/>
                </w:rPr>
                <w:t>10 m</w:t>
              </w:r>
            </w:ins>
          </w:p>
        </w:tc>
        <w:tc>
          <w:tcPr>
            <w:tcW w:w="880" w:type="dxa"/>
            <w:vAlign w:val="center"/>
          </w:tcPr>
          <w:p w14:paraId="5E000C58" w14:textId="77777777" w:rsidR="00C60D85" w:rsidRDefault="00000000">
            <w:pPr>
              <w:spacing w:after="0"/>
              <w:rPr>
                <w:ins w:id="11837" w:author="Sean de Noronha | DRG" w:date="2026-09-29T16:58:00Z" w16du:dateUtc="2026-09-29T14:58:00Z"/>
                <w:rFonts w:cs="Arial"/>
                <w:sz w:val="13"/>
                <w:szCs w:val="13"/>
              </w:rPr>
            </w:pPr>
            <w:ins w:id="11838" w:author="Sean de Noronha | DRG" w:date="2026-09-29T16:58:00Z" w16du:dateUtc="2026-09-29T14:58:00Z">
              <w:r>
                <w:rPr>
                  <w:rFonts w:cs="Arial"/>
                  <w:sz w:val="13"/>
                  <w:szCs w:val="13"/>
                </w:rPr>
                <w:t>0.22</w:t>
              </w:r>
            </w:ins>
          </w:p>
        </w:tc>
        <w:tc>
          <w:tcPr>
            <w:tcW w:w="820" w:type="dxa"/>
            <w:vAlign w:val="center"/>
          </w:tcPr>
          <w:p w14:paraId="5E000C59" w14:textId="77777777" w:rsidR="00C60D85" w:rsidRDefault="00000000">
            <w:pPr>
              <w:spacing w:after="0"/>
              <w:rPr>
                <w:ins w:id="11839" w:author="Sean de Noronha | DRG" w:date="2026-09-29T16:58:00Z" w16du:dateUtc="2026-09-29T14:58:00Z"/>
                <w:rFonts w:cs="Arial"/>
                <w:sz w:val="13"/>
                <w:szCs w:val="13"/>
              </w:rPr>
            </w:pPr>
            <w:ins w:id="11840" w:author="Sean de Noronha | DRG" w:date="2026-09-29T16:58:00Z" w16du:dateUtc="2026-09-29T14:58:00Z">
              <w:r>
                <w:rPr>
                  <w:rFonts w:cs="Arial"/>
                  <w:sz w:val="13"/>
                  <w:szCs w:val="13"/>
                </w:rPr>
                <w:t>198</w:t>
              </w:r>
            </w:ins>
          </w:p>
        </w:tc>
        <w:tc>
          <w:tcPr>
            <w:tcW w:w="1100" w:type="dxa"/>
            <w:vAlign w:val="center"/>
          </w:tcPr>
          <w:p w14:paraId="5E000C5A" w14:textId="77777777" w:rsidR="00C60D85" w:rsidRDefault="00000000">
            <w:pPr>
              <w:spacing w:after="0"/>
              <w:rPr>
                <w:ins w:id="11841" w:author="Sean de Noronha | DRG" w:date="2026-09-29T16:58:00Z" w16du:dateUtc="2026-09-29T14:58:00Z"/>
                <w:rFonts w:cs="Arial"/>
                <w:sz w:val="13"/>
                <w:szCs w:val="13"/>
              </w:rPr>
            </w:pPr>
            <w:ins w:id="11842" w:author="Sean de Noronha | DRG" w:date="2026-09-29T16:58:00Z" w16du:dateUtc="2026-09-29T14:58:00Z">
              <w:r>
                <w:rPr>
                  <w:rFonts w:cs="Arial"/>
                  <w:sz w:val="13"/>
                  <w:szCs w:val="13"/>
                </w:rPr>
                <w:t>260 (552)</w:t>
              </w:r>
            </w:ins>
          </w:p>
        </w:tc>
        <w:tc>
          <w:tcPr>
            <w:tcW w:w="700" w:type="dxa"/>
            <w:vAlign w:val="center"/>
          </w:tcPr>
          <w:p w14:paraId="5E000C5B" w14:textId="77777777" w:rsidR="00C60D85" w:rsidRDefault="00000000">
            <w:pPr>
              <w:spacing w:after="0"/>
              <w:rPr>
                <w:ins w:id="11843" w:author="Sean de Noronha | DRG" w:date="2026-09-29T16:58:00Z" w16du:dateUtc="2026-09-29T14:58:00Z"/>
                <w:rFonts w:cs="Arial"/>
                <w:sz w:val="13"/>
                <w:szCs w:val="13"/>
              </w:rPr>
            </w:pPr>
            <w:ins w:id="11844" w:author="Sean de Noronha | DRG" w:date="2026-09-29T16:58:00Z" w16du:dateUtc="2026-09-29T14:58:00Z">
              <w:r>
                <w:rPr>
                  <w:rFonts w:cs="Arial"/>
                  <w:sz w:val="13"/>
                  <w:szCs w:val="13"/>
                </w:rPr>
                <w:t>12.6</w:t>
              </w:r>
            </w:ins>
          </w:p>
        </w:tc>
      </w:tr>
      <w:tr w:rsidR="00C60D85" w14:paraId="764A9879" w14:textId="77777777">
        <w:trPr>
          <w:jc w:val="center"/>
          <w:ins w:id="11845" w:author="Sean de Noronha | DRG" w:date="2026-09-29T16:58:00Z"/>
        </w:trPr>
        <w:tc>
          <w:tcPr>
            <w:tcW w:w="560" w:type="dxa"/>
            <w:vAlign w:val="center"/>
          </w:tcPr>
          <w:p w14:paraId="5E000C5C" w14:textId="77777777" w:rsidR="00C60D85" w:rsidRDefault="00000000">
            <w:pPr>
              <w:spacing w:after="0"/>
              <w:rPr>
                <w:ins w:id="11846" w:author="Sean de Noronha | DRG" w:date="2026-09-29T16:58:00Z" w16du:dateUtc="2026-09-29T14:58:00Z"/>
                <w:rFonts w:cs="Arial"/>
                <w:sz w:val="13"/>
                <w:szCs w:val="13"/>
              </w:rPr>
            </w:pPr>
            <w:ins w:id="11847" w:author="Sean de Noronha | DRG" w:date="2026-09-29T16:58:00Z" w16du:dateUtc="2026-09-29T14:58:00Z">
              <w:r>
                <w:rPr>
                  <w:rFonts w:cs="Arial"/>
                  <w:sz w:val="13"/>
                  <w:szCs w:val="13"/>
                </w:rPr>
                <w:t>239</w:t>
              </w:r>
            </w:ins>
          </w:p>
        </w:tc>
        <w:tc>
          <w:tcPr>
            <w:tcW w:w="500" w:type="dxa"/>
            <w:vAlign w:val="center"/>
          </w:tcPr>
          <w:p w14:paraId="5E000C5D" w14:textId="77777777" w:rsidR="00C60D85" w:rsidRDefault="00000000">
            <w:pPr>
              <w:spacing w:after="0"/>
              <w:rPr>
                <w:ins w:id="11848" w:author="Sean de Noronha | DRG" w:date="2026-09-29T16:58:00Z" w16du:dateUtc="2026-09-29T14:58:00Z"/>
                <w:rFonts w:cs="Arial"/>
                <w:sz w:val="13"/>
                <w:szCs w:val="13"/>
              </w:rPr>
            </w:pPr>
            <w:ins w:id="11849" w:author="Sean de Noronha | DRG" w:date="2026-09-29T16:58:00Z" w16du:dateUtc="2026-09-29T14:58:00Z">
              <w:r>
                <w:rPr>
                  <w:rFonts w:cs="Arial"/>
                  <w:sz w:val="13"/>
                  <w:szCs w:val="13"/>
                </w:rPr>
                <w:t>T3</w:t>
              </w:r>
            </w:ins>
          </w:p>
        </w:tc>
        <w:tc>
          <w:tcPr>
            <w:tcW w:w="660" w:type="dxa"/>
            <w:vAlign w:val="center"/>
          </w:tcPr>
          <w:p w14:paraId="5E000C5E" w14:textId="77777777" w:rsidR="00C60D85" w:rsidRDefault="00000000">
            <w:pPr>
              <w:spacing w:after="0"/>
              <w:rPr>
                <w:ins w:id="11850" w:author="Sean de Noronha | DRG" w:date="2026-09-29T16:58:00Z" w16du:dateUtc="2026-09-29T14:58:00Z"/>
                <w:rFonts w:cs="Arial"/>
                <w:sz w:val="13"/>
                <w:szCs w:val="13"/>
              </w:rPr>
            </w:pPr>
            <w:ins w:id="11851" w:author="Sean de Noronha | DRG" w:date="2026-09-29T16:58:00Z" w16du:dateUtc="2026-09-29T14:58:00Z">
              <w:r>
                <w:rPr>
                  <w:rFonts w:cs="Arial"/>
                  <w:sz w:val="13"/>
                  <w:szCs w:val="13"/>
                </w:rPr>
                <w:t>2</w:t>
              </w:r>
            </w:ins>
          </w:p>
        </w:tc>
        <w:tc>
          <w:tcPr>
            <w:tcW w:w="1920" w:type="dxa"/>
            <w:vAlign w:val="center"/>
          </w:tcPr>
          <w:p w14:paraId="5E000C5F" w14:textId="77777777" w:rsidR="00C60D85" w:rsidRDefault="00000000">
            <w:pPr>
              <w:spacing w:after="0"/>
              <w:rPr>
                <w:ins w:id="11852" w:author="Sean de Noronha | DRG" w:date="2026-09-29T16:58:00Z" w16du:dateUtc="2026-09-29T14:58:00Z"/>
                <w:rFonts w:cs="Arial"/>
                <w:sz w:val="13"/>
                <w:szCs w:val="13"/>
              </w:rPr>
            </w:pPr>
            <w:ins w:id="11853" w:author="Sean de Noronha | DRG" w:date="2026-09-29T16:58:00Z" w16du:dateUtc="2026-09-29T14:58:00Z">
              <w:r>
                <w:rPr>
                  <w:rFonts w:cs="Arial"/>
                  <w:sz w:val="13"/>
                  <w:szCs w:val="13"/>
                </w:rPr>
                <w:t>Schedule 40 steel, NPS ¾</w:t>
              </w:r>
            </w:ins>
          </w:p>
        </w:tc>
        <w:tc>
          <w:tcPr>
            <w:tcW w:w="520" w:type="dxa"/>
            <w:vAlign w:val="center"/>
          </w:tcPr>
          <w:p w14:paraId="5E000C60" w14:textId="77777777" w:rsidR="00C60D85" w:rsidRDefault="00000000">
            <w:pPr>
              <w:spacing w:after="0"/>
              <w:rPr>
                <w:ins w:id="11854" w:author="Sean de Noronha | DRG" w:date="2026-09-29T16:58:00Z" w16du:dateUtc="2026-09-29T14:58:00Z"/>
                <w:rFonts w:cs="Arial"/>
                <w:sz w:val="13"/>
                <w:szCs w:val="13"/>
              </w:rPr>
            </w:pPr>
            <w:ins w:id="11855" w:author="Sean de Noronha | DRG" w:date="2026-09-29T16:58:00Z" w16du:dateUtc="2026-09-29T14:58:00Z">
              <w:r>
                <w:rPr>
                  <w:rFonts w:cs="Arial"/>
                  <w:sz w:val="13"/>
                  <w:szCs w:val="13"/>
                </w:rPr>
                <w:t>He</w:t>
              </w:r>
            </w:ins>
          </w:p>
        </w:tc>
        <w:tc>
          <w:tcPr>
            <w:tcW w:w="900" w:type="dxa"/>
            <w:vAlign w:val="center"/>
          </w:tcPr>
          <w:p w14:paraId="5E000C61" w14:textId="77777777" w:rsidR="00C60D85" w:rsidRDefault="00000000">
            <w:pPr>
              <w:spacing w:after="0"/>
              <w:rPr>
                <w:ins w:id="11856" w:author="Sean de Noronha | DRG" w:date="2026-09-29T16:58:00Z" w16du:dateUtc="2026-09-29T14:58:00Z"/>
                <w:rFonts w:cs="Arial"/>
                <w:sz w:val="13"/>
                <w:szCs w:val="13"/>
              </w:rPr>
            </w:pPr>
            <w:ins w:id="11857" w:author="Sean de Noronha | DRG" w:date="2026-09-29T16:58:00Z" w16du:dateUtc="2026-09-29T14:58:00Z">
              <w:r>
                <w:rPr>
                  <w:rFonts w:cs="Arial"/>
                  <w:sz w:val="13"/>
                  <w:szCs w:val="13"/>
                </w:rPr>
                <w:t>2,600</w:t>
              </w:r>
            </w:ins>
          </w:p>
        </w:tc>
        <w:tc>
          <w:tcPr>
            <w:tcW w:w="800" w:type="dxa"/>
            <w:vAlign w:val="center"/>
          </w:tcPr>
          <w:p w14:paraId="5E000C62" w14:textId="77777777" w:rsidR="00C60D85" w:rsidRDefault="00000000">
            <w:pPr>
              <w:spacing w:after="0"/>
              <w:rPr>
                <w:ins w:id="11858" w:author="Sean de Noronha | DRG" w:date="2026-09-29T16:58:00Z" w16du:dateUtc="2026-09-29T14:58:00Z"/>
                <w:rFonts w:cs="Arial"/>
                <w:sz w:val="13"/>
                <w:szCs w:val="13"/>
              </w:rPr>
            </w:pPr>
            <w:ins w:id="11859" w:author="Sean de Noronha | DRG" w:date="2026-09-29T16:58:00Z" w16du:dateUtc="2026-09-29T14:58:00Z">
              <w:r>
                <w:rPr>
                  <w:rFonts w:cs="Arial"/>
                  <w:sz w:val="13"/>
                  <w:szCs w:val="13"/>
                </w:rPr>
                <w:t>5 m</w:t>
              </w:r>
            </w:ins>
          </w:p>
        </w:tc>
        <w:tc>
          <w:tcPr>
            <w:tcW w:w="880" w:type="dxa"/>
            <w:vAlign w:val="center"/>
          </w:tcPr>
          <w:p w14:paraId="5E000C63" w14:textId="77777777" w:rsidR="00C60D85" w:rsidRDefault="00000000">
            <w:pPr>
              <w:spacing w:after="0"/>
              <w:rPr>
                <w:ins w:id="11860" w:author="Sean de Noronha | DRG" w:date="2026-09-29T16:58:00Z" w16du:dateUtc="2026-09-29T14:58:00Z"/>
                <w:rFonts w:cs="Arial"/>
                <w:sz w:val="13"/>
                <w:szCs w:val="13"/>
              </w:rPr>
            </w:pPr>
            <w:ins w:id="11861" w:author="Sean de Noronha | DRG" w:date="2026-09-29T16:58:00Z" w16du:dateUtc="2026-09-29T14:58:00Z">
              <w:r>
                <w:rPr>
                  <w:rFonts w:cs="Arial"/>
                  <w:sz w:val="13"/>
                  <w:szCs w:val="13"/>
                </w:rPr>
                <w:t>0.19</w:t>
              </w:r>
            </w:ins>
          </w:p>
        </w:tc>
        <w:tc>
          <w:tcPr>
            <w:tcW w:w="820" w:type="dxa"/>
            <w:vAlign w:val="center"/>
          </w:tcPr>
          <w:p w14:paraId="5E000C64" w14:textId="77777777" w:rsidR="00C60D85" w:rsidRDefault="00000000">
            <w:pPr>
              <w:spacing w:after="0"/>
              <w:rPr>
                <w:ins w:id="11862" w:author="Sean de Noronha | DRG" w:date="2026-09-29T16:58:00Z" w16du:dateUtc="2026-09-29T14:58:00Z"/>
                <w:rFonts w:cs="Arial"/>
                <w:sz w:val="13"/>
                <w:szCs w:val="13"/>
              </w:rPr>
            </w:pPr>
            <w:ins w:id="11863" w:author="Sean de Noronha | DRG" w:date="2026-09-29T16:58:00Z" w16du:dateUtc="2026-09-29T14:58:00Z">
              <w:r>
                <w:rPr>
                  <w:rFonts w:cs="Arial"/>
                  <w:sz w:val="13"/>
                  <w:szCs w:val="13"/>
                </w:rPr>
                <w:t>155</w:t>
              </w:r>
            </w:ins>
          </w:p>
        </w:tc>
        <w:tc>
          <w:tcPr>
            <w:tcW w:w="1100" w:type="dxa"/>
            <w:vAlign w:val="center"/>
          </w:tcPr>
          <w:p w14:paraId="5E000C65" w14:textId="77777777" w:rsidR="00C60D85" w:rsidRDefault="00000000">
            <w:pPr>
              <w:spacing w:after="0"/>
              <w:rPr>
                <w:ins w:id="11864" w:author="Sean de Noronha | DRG" w:date="2026-09-29T16:58:00Z" w16du:dateUtc="2026-09-29T14:58:00Z"/>
                <w:rFonts w:cs="Arial"/>
                <w:sz w:val="13"/>
                <w:szCs w:val="13"/>
              </w:rPr>
            </w:pPr>
            <w:ins w:id="11865" w:author="Sean de Noronha | DRG" w:date="2026-09-29T16:58:00Z" w16du:dateUtc="2026-09-29T14:58:00Z">
              <w:r>
                <w:rPr>
                  <w:rFonts w:cs="Arial"/>
                  <w:sz w:val="13"/>
                  <w:szCs w:val="13"/>
                </w:rPr>
                <w:t>294 (624)</w:t>
              </w:r>
            </w:ins>
          </w:p>
        </w:tc>
        <w:tc>
          <w:tcPr>
            <w:tcW w:w="700" w:type="dxa"/>
            <w:vAlign w:val="center"/>
          </w:tcPr>
          <w:p w14:paraId="5E000C66" w14:textId="77777777" w:rsidR="00C60D85" w:rsidRDefault="00000000">
            <w:pPr>
              <w:spacing w:after="0"/>
              <w:rPr>
                <w:ins w:id="11866" w:author="Sean de Noronha | DRG" w:date="2026-09-29T16:58:00Z" w16du:dateUtc="2026-09-29T14:58:00Z"/>
                <w:rFonts w:cs="Arial"/>
                <w:sz w:val="13"/>
                <w:szCs w:val="13"/>
              </w:rPr>
            </w:pPr>
            <w:ins w:id="11867" w:author="Sean de Noronha | DRG" w:date="2026-09-29T16:58:00Z" w16du:dateUtc="2026-09-29T14:58:00Z">
              <w:r>
                <w:rPr>
                  <w:rFonts w:cs="Arial"/>
                  <w:sz w:val="13"/>
                  <w:szCs w:val="13"/>
                </w:rPr>
                <w:t>14.3</w:t>
              </w:r>
            </w:ins>
          </w:p>
        </w:tc>
      </w:tr>
      <w:tr w:rsidR="00C60D85" w14:paraId="26C844F5" w14:textId="77777777">
        <w:trPr>
          <w:jc w:val="center"/>
          <w:ins w:id="11868" w:author="Sean de Noronha | DRG" w:date="2026-09-29T16:58:00Z"/>
        </w:trPr>
        <w:tc>
          <w:tcPr>
            <w:tcW w:w="560" w:type="dxa"/>
            <w:vAlign w:val="center"/>
          </w:tcPr>
          <w:p w14:paraId="5E000C67" w14:textId="77777777" w:rsidR="00C60D85" w:rsidRDefault="00000000">
            <w:pPr>
              <w:spacing w:after="0"/>
              <w:rPr>
                <w:ins w:id="11869" w:author="Sean de Noronha | DRG" w:date="2026-09-29T16:58:00Z" w16du:dateUtc="2026-09-29T14:58:00Z"/>
                <w:rFonts w:cs="Arial"/>
                <w:sz w:val="13"/>
                <w:szCs w:val="13"/>
              </w:rPr>
            </w:pPr>
            <w:ins w:id="11870" w:author="Sean de Noronha | DRG" w:date="2026-09-29T16:58:00Z" w16du:dateUtc="2026-09-29T14:58:00Z">
              <w:r>
                <w:rPr>
                  <w:rFonts w:cs="Arial"/>
                  <w:sz w:val="13"/>
                  <w:szCs w:val="13"/>
                </w:rPr>
                <w:t>240</w:t>
              </w:r>
            </w:ins>
          </w:p>
        </w:tc>
        <w:tc>
          <w:tcPr>
            <w:tcW w:w="500" w:type="dxa"/>
            <w:vAlign w:val="center"/>
          </w:tcPr>
          <w:p w14:paraId="5E000C68" w14:textId="77777777" w:rsidR="00C60D85" w:rsidRDefault="00000000">
            <w:pPr>
              <w:spacing w:after="0"/>
              <w:rPr>
                <w:ins w:id="11871" w:author="Sean de Noronha | DRG" w:date="2026-09-29T16:58:00Z" w16du:dateUtc="2026-09-29T14:58:00Z"/>
                <w:rFonts w:cs="Arial"/>
                <w:sz w:val="13"/>
                <w:szCs w:val="13"/>
              </w:rPr>
            </w:pPr>
            <w:ins w:id="11872" w:author="Sean de Noronha | DRG" w:date="2026-09-29T16:58:00Z" w16du:dateUtc="2026-09-29T14:58:00Z">
              <w:r>
                <w:rPr>
                  <w:rFonts w:cs="Arial"/>
                  <w:sz w:val="13"/>
                  <w:szCs w:val="13"/>
                </w:rPr>
                <w:t>T3</w:t>
              </w:r>
            </w:ins>
          </w:p>
        </w:tc>
        <w:tc>
          <w:tcPr>
            <w:tcW w:w="660" w:type="dxa"/>
            <w:vAlign w:val="center"/>
          </w:tcPr>
          <w:p w14:paraId="5E000C69" w14:textId="77777777" w:rsidR="00C60D85" w:rsidRDefault="00000000">
            <w:pPr>
              <w:spacing w:after="0"/>
              <w:rPr>
                <w:ins w:id="11873" w:author="Sean de Noronha | DRG" w:date="2026-09-29T16:58:00Z" w16du:dateUtc="2026-09-29T14:58:00Z"/>
                <w:rFonts w:cs="Arial"/>
                <w:sz w:val="13"/>
                <w:szCs w:val="13"/>
              </w:rPr>
            </w:pPr>
            <w:ins w:id="11874" w:author="Sean de Noronha | DRG" w:date="2026-09-29T16:58:00Z" w16du:dateUtc="2026-09-29T14:58:00Z">
              <w:r>
                <w:rPr>
                  <w:rFonts w:cs="Arial"/>
                  <w:sz w:val="13"/>
                  <w:szCs w:val="13"/>
                </w:rPr>
                <w:t>2</w:t>
              </w:r>
            </w:ins>
          </w:p>
        </w:tc>
        <w:tc>
          <w:tcPr>
            <w:tcW w:w="1920" w:type="dxa"/>
            <w:vAlign w:val="center"/>
          </w:tcPr>
          <w:p w14:paraId="5E000C6A" w14:textId="77777777" w:rsidR="00C60D85" w:rsidRDefault="00000000">
            <w:pPr>
              <w:spacing w:after="0"/>
              <w:rPr>
                <w:ins w:id="11875" w:author="Sean de Noronha | DRG" w:date="2026-09-29T16:58:00Z" w16du:dateUtc="2026-09-29T14:58:00Z"/>
                <w:rFonts w:cs="Arial"/>
                <w:sz w:val="13"/>
                <w:szCs w:val="13"/>
              </w:rPr>
            </w:pPr>
            <w:ins w:id="11876" w:author="Sean de Noronha | DRG" w:date="2026-09-29T16:58:00Z" w16du:dateUtc="2026-09-29T14:58:00Z">
              <w:r>
                <w:rPr>
                  <w:rFonts w:cs="Arial"/>
                  <w:sz w:val="13"/>
                  <w:szCs w:val="13"/>
                </w:rPr>
                <w:t>Schedule 40 steel, NPS ¾</w:t>
              </w:r>
            </w:ins>
          </w:p>
        </w:tc>
        <w:tc>
          <w:tcPr>
            <w:tcW w:w="520" w:type="dxa"/>
            <w:vAlign w:val="center"/>
          </w:tcPr>
          <w:p w14:paraId="5E000C6B" w14:textId="77777777" w:rsidR="00C60D85" w:rsidRDefault="00000000">
            <w:pPr>
              <w:spacing w:after="0"/>
              <w:rPr>
                <w:ins w:id="11877" w:author="Sean de Noronha | DRG" w:date="2026-09-29T16:58:00Z" w16du:dateUtc="2026-09-29T14:58:00Z"/>
                <w:rFonts w:cs="Arial"/>
                <w:sz w:val="13"/>
                <w:szCs w:val="13"/>
              </w:rPr>
            </w:pPr>
            <w:ins w:id="11878" w:author="Sean de Noronha | DRG" w:date="2026-09-29T16:58:00Z" w16du:dateUtc="2026-09-29T14:58:00Z">
              <w:r>
                <w:rPr>
                  <w:rFonts w:cs="Arial"/>
                  <w:sz w:val="13"/>
                  <w:szCs w:val="13"/>
                </w:rPr>
                <w:t>He</w:t>
              </w:r>
            </w:ins>
          </w:p>
        </w:tc>
        <w:tc>
          <w:tcPr>
            <w:tcW w:w="900" w:type="dxa"/>
            <w:vAlign w:val="center"/>
          </w:tcPr>
          <w:p w14:paraId="5E000C6C" w14:textId="77777777" w:rsidR="00C60D85" w:rsidRDefault="00000000">
            <w:pPr>
              <w:spacing w:after="0"/>
              <w:rPr>
                <w:ins w:id="11879" w:author="Sean de Noronha | DRG" w:date="2026-09-29T16:58:00Z" w16du:dateUtc="2026-09-29T14:58:00Z"/>
                <w:rFonts w:cs="Arial"/>
                <w:sz w:val="13"/>
                <w:szCs w:val="13"/>
              </w:rPr>
            </w:pPr>
            <w:ins w:id="11880" w:author="Sean de Noronha | DRG" w:date="2026-09-29T16:58:00Z" w16du:dateUtc="2026-09-29T14:58:00Z">
              <w:r>
                <w:rPr>
                  <w:rFonts w:cs="Arial"/>
                  <w:sz w:val="13"/>
                  <w:szCs w:val="13"/>
                </w:rPr>
                <w:t>3,000</w:t>
              </w:r>
            </w:ins>
          </w:p>
        </w:tc>
        <w:tc>
          <w:tcPr>
            <w:tcW w:w="800" w:type="dxa"/>
            <w:vAlign w:val="center"/>
          </w:tcPr>
          <w:p w14:paraId="5E000C6D" w14:textId="77777777" w:rsidR="00C60D85" w:rsidRDefault="00000000">
            <w:pPr>
              <w:spacing w:after="0"/>
              <w:rPr>
                <w:ins w:id="11881" w:author="Sean de Noronha | DRG" w:date="2026-09-29T16:58:00Z" w16du:dateUtc="2026-09-29T14:58:00Z"/>
                <w:rFonts w:cs="Arial"/>
                <w:sz w:val="13"/>
                <w:szCs w:val="13"/>
              </w:rPr>
            </w:pPr>
            <w:ins w:id="11882" w:author="Sean de Noronha | DRG" w:date="2026-09-29T16:58:00Z" w16du:dateUtc="2026-09-29T14:58:00Z">
              <w:r>
                <w:rPr>
                  <w:rFonts w:cs="Arial"/>
                  <w:sz w:val="13"/>
                  <w:szCs w:val="13"/>
                </w:rPr>
                <w:t>3 m</w:t>
              </w:r>
            </w:ins>
          </w:p>
        </w:tc>
        <w:tc>
          <w:tcPr>
            <w:tcW w:w="880" w:type="dxa"/>
            <w:vAlign w:val="center"/>
          </w:tcPr>
          <w:p w14:paraId="5E000C6E" w14:textId="77777777" w:rsidR="00C60D85" w:rsidRDefault="00000000">
            <w:pPr>
              <w:spacing w:after="0"/>
              <w:rPr>
                <w:ins w:id="11883" w:author="Sean de Noronha | DRG" w:date="2026-09-29T16:58:00Z" w16du:dateUtc="2026-09-29T14:58:00Z"/>
                <w:rFonts w:cs="Arial"/>
                <w:sz w:val="13"/>
                <w:szCs w:val="13"/>
              </w:rPr>
            </w:pPr>
            <w:ins w:id="11884" w:author="Sean de Noronha | DRG" w:date="2026-09-29T16:58:00Z" w16du:dateUtc="2026-09-29T14:58:00Z">
              <w:r>
                <w:rPr>
                  <w:rFonts w:cs="Arial"/>
                  <w:sz w:val="13"/>
                  <w:szCs w:val="13"/>
                </w:rPr>
                <w:t>0.21</w:t>
              </w:r>
            </w:ins>
          </w:p>
        </w:tc>
        <w:tc>
          <w:tcPr>
            <w:tcW w:w="820" w:type="dxa"/>
            <w:vAlign w:val="center"/>
          </w:tcPr>
          <w:p w14:paraId="5E000C6F" w14:textId="77777777" w:rsidR="00C60D85" w:rsidRDefault="00000000">
            <w:pPr>
              <w:spacing w:after="0"/>
              <w:rPr>
                <w:ins w:id="11885" w:author="Sean de Noronha | DRG" w:date="2026-09-29T16:58:00Z" w16du:dateUtc="2026-09-29T14:58:00Z"/>
                <w:rFonts w:cs="Arial"/>
                <w:sz w:val="13"/>
                <w:szCs w:val="13"/>
              </w:rPr>
            </w:pPr>
            <w:ins w:id="11886" w:author="Sean de Noronha | DRG" w:date="2026-09-29T16:58:00Z" w16du:dateUtc="2026-09-29T14:58:00Z">
              <w:r>
                <w:rPr>
                  <w:rFonts w:cs="Arial"/>
                  <w:sz w:val="13"/>
                  <w:szCs w:val="13"/>
                </w:rPr>
                <w:t>146</w:t>
              </w:r>
            </w:ins>
          </w:p>
        </w:tc>
        <w:tc>
          <w:tcPr>
            <w:tcW w:w="1100" w:type="dxa"/>
            <w:vAlign w:val="center"/>
          </w:tcPr>
          <w:p w14:paraId="5E000C70" w14:textId="77777777" w:rsidR="00C60D85" w:rsidRDefault="00000000">
            <w:pPr>
              <w:spacing w:after="0"/>
              <w:rPr>
                <w:ins w:id="11887" w:author="Sean de Noronha | DRG" w:date="2026-09-29T16:58:00Z" w16du:dateUtc="2026-09-29T14:58:00Z"/>
                <w:rFonts w:cs="Arial"/>
                <w:sz w:val="13"/>
                <w:szCs w:val="13"/>
              </w:rPr>
            </w:pPr>
            <w:ins w:id="11888" w:author="Sean de Noronha | DRG" w:date="2026-09-29T16:58:00Z" w16du:dateUtc="2026-09-29T14:58:00Z">
              <w:r>
                <w:rPr>
                  <w:rFonts w:cs="Arial"/>
                  <w:sz w:val="13"/>
                  <w:szCs w:val="13"/>
                </w:rPr>
                <w:t>340 (720)</w:t>
              </w:r>
            </w:ins>
          </w:p>
        </w:tc>
        <w:tc>
          <w:tcPr>
            <w:tcW w:w="700" w:type="dxa"/>
            <w:vAlign w:val="center"/>
          </w:tcPr>
          <w:p w14:paraId="5E000C71" w14:textId="77777777" w:rsidR="00C60D85" w:rsidRDefault="00000000">
            <w:pPr>
              <w:spacing w:after="0"/>
              <w:rPr>
                <w:ins w:id="11889" w:author="Sean de Noronha | DRG" w:date="2026-09-29T16:58:00Z" w16du:dateUtc="2026-09-29T14:58:00Z"/>
                <w:rFonts w:cs="Arial"/>
                <w:sz w:val="13"/>
                <w:szCs w:val="13"/>
              </w:rPr>
            </w:pPr>
            <w:ins w:id="11890" w:author="Sean de Noronha | DRG" w:date="2026-09-29T16:58:00Z" w16du:dateUtc="2026-09-29T14:58:00Z">
              <w:r>
                <w:rPr>
                  <w:rFonts w:cs="Arial"/>
                  <w:sz w:val="13"/>
                  <w:szCs w:val="13"/>
                </w:rPr>
                <w:t>16.5</w:t>
              </w:r>
            </w:ins>
          </w:p>
        </w:tc>
      </w:tr>
      <w:tr w:rsidR="00C60D85" w14:paraId="6C0A2D2A" w14:textId="77777777">
        <w:trPr>
          <w:jc w:val="center"/>
          <w:ins w:id="11891" w:author="Sean de Noronha | DRG" w:date="2026-09-29T16:58:00Z"/>
        </w:trPr>
        <w:tc>
          <w:tcPr>
            <w:tcW w:w="560" w:type="dxa"/>
            <w:vAlign w:val="center"/>
          </w:tcPr>
          <w:p w14:paraId="5E000C72" w14:textId="77777777" w:rsidR="00C60D85" w:rsidRDefault="00000000">
            <w:pPr>
              <w:spacing w:after="0"/>
              <w:rPr>
                <w:ins w:id="11892" w:author="Sean de Noronha | DRG" w:date="2026-09-29T16:58:00Z" w16du:dateUtc="2026-09-29T14:58:00Z"/>
                <w:rFonts w:cs="Arial"/>
                <w:sz w:val="13"/>
                <w:szCs w:val="13"/>
              </w:rPr>
            </w:pPr>
            <w:ins w:id="11893" w:author="Sean de Noronha | DRG" w:date="2026-09-29T16:58:00Z" w16du:dateUtc="2026-09-29T14:58:00Z">
              <w:r>
                <w:rPr>
                  <w:rFonts w:cs="Arial"/>
                  <w:sz w:val="13"/>
                  <w:szCs w:val="13"/>
                </w:rPr>
                <w:t>241</w:t>
              </w:r>
            </w:ins>
          </w:p>
        </w:tc>
        <w:tc>
          <w:tcPr>
            <w:tcW w:w="500" w:type="dxa"/>
            <w:vAlign w:val="center"/>
          </w:tcPr>
          <w:p w14:paraId="5E000C73" w14:textId="77777777" w:rsidR="00C60D85" w:rsidRDefault="00000000">
            <w:pPr>
              <w:spacing w:after="0"/>
              <w:rPr>
                <w:ins w:id="11894" w:author="Sean de Noronha | DRG" w:date="2026-09-29T16:58:00Z" w16du:dateUtc="2026-09-29T14:58:00Z"/>
                <w:rFonts w:cs="Arial"/>
                <w:sz w:val="13"/>
                <w:szCs w:val="13"/>
              </w:rPr>
            </w:pPr>
            <w:ins w:id="11895" w:author="Sean de Noronha | DRG" w:date="2026-09-29T16:58:00Z" w16du:dateUtc="2026-09-29T14:58:00Z">
              <w:r>
                <w:rPr>
                  <w:rFonts w:cs="Arial"/>
                  <w:sz w:val="13"/>
                  <w:szCs w:val="13"/>
                </w:rPr>
                <w:t>T3</w:t>
              </w:r>
            </w:ins>
          </w:p>
        </w:tc>
        <w:tc>
          <w:tcPr>
            <w:tcW w:w="660" w:type="dxa"/>
            <w:vAlign w:val="center"/>
          </w:tcPr>
          <w:p w14:paraId="5E000C74" w14:textId="77777777" w:rsidR="00C60D85" w:rsidRDefault="00000000">
            <w:pPr>
              <w:spacing w:after="0"/>
              <w:rPr>
                <w:ins w:id="11896" w:author="Sean de Noronha | DRG" w:date="2026-09-29T16:58:00Z" w16du:dateUtc="2026-09-29T14:58:00Z"/>
                <w:rFonts w:cs="Arial"/>
                <w:sz w:val="13"/>
                <w:szCs w:val="13"/>
              </w:rPr>
            </w:pPr>
            <w:ins w:id="11897" w:author="Sean de Noronha | DRG" w:date="2026-09-29T16:58:00Z" w16du:dateUtc="2026-09-29T14:58:00Z">
              <w:r>
                <w:rPr>
                  <w:rFonts w:cs="Arial"/>
                  <w:sz w:val="13"/>
                  <w:szCs w:val="13"/>
                </w:rPr>
                <w:t>2</w:t>
              </w:r>
            </w:ins>
          </w:p>
        </w:tc>
        <w:tc>
          <w:tcPr>
            <w:tcW w:w="1920" w:type="dxa"/>
            <w:vAlign w:val="center"/>
          </w:tcPr>
          <w:p w14:paraId="5E000C75" w14:textId="77777777" w:rsidR="00C60D85" w:rsidRDefault="00000000">
            <w:pPr>
              <w:spacing w:after="0"/>
              <w:rPr>
                <w:ins w:id="11898" w:author="Sean de Noronha | DRG" w:date="2026-09-29T16:58:00Z" w16du:dateUtc="2026-09-29T14:58:00Z"/>
                <w:rFonts w:cs="Arial"/>
                <w:sz w:val="13"/>
                <w:szCs w:val="13"/>
              </w:rPr>
            </w:pPr>
            <w:ins w:id="11899" w:author="Sean de Noronha | DRG" w:date="2026-09-29T16:58:00Z" w16du:dateUtc="2026-09-29T14:58:00Z">
              <w:r>
                <w:rPr>
                  <w:rFonts w:cs="Arial"/>
                  <w:sz w:val="13"/>
                  <w:szCs w:val="13"/>
                </w:rPr>
                <w:t>Schedule 40 steel, NPS ¾</w:t>
              </w:r>
            </w:ins>
          </w:p>
        </w:tc>
        <w:tc>
          <w:tcPr>
            <w:tcW w:w="520" w:type="dxa"/>
            <w:vAlign w:val="center"/>
          </w:tcPr>
          <w:p w14:paraId="5E000C76" w14:textId="77777777" w:rsidR="00C60D85" w:rsidRDefault="00000000">
            <w:pPr>
              <w:spacing w:after="0"/>
              <w:rPr>
                <w:ins w:id="11900" w:author="Sean de Noronha | DRG" w:date="2026-09-29T16:58:00Z" w16du:dateUtc="2026-09-29T14:58:00Z"/>
                <w:rFonts w:cs="Arial"/>
                <w:sz w:val="13"/>
                <w:szCs w:val="13"/>
              </w:rPr>
            </w:pPr>
            <w:ins w:id="11901" w:author="Sean de Noronha | DRG" w:date="2026-09-29T16:58:00Z" w16du:dateUtc="2026-09-29T14:58:00Z">
              <w:r>
                <w:rPr>
                  <w:rFonts w:cs="Arial"/>
                  <w:sz w:val="13"/>
                  <w:szCs w:val="13"/>
                </w:rPr>
                <w:t>He</w:t>
              </w:r>
            </w:ins>
          </w:p>
        </w:tc>
        <w:tc>
          <w:tcPr>
            <w:tcW w:w="900" w:type="dxa"/>
            <w:vAlign w:val="center"/>
          </w:tcPr>
          <w:p w14:paraId="5E000C77" w14:textId="77777777" w:rsidR="00C60D85" w:rsidRDefault="00000000">
            <w:pPr>
              <w:spacing w:after="0"/>
              <w:rPr>
                <w:ins w:id="11902" w:author="Sean de Noronha | DRG" w:date="2026-09-29T16:58:00Z" w16du:dateUtc="2026-09-29T14:58:00Z"/>
                <w:rFonts w:cs="Arial"/>
                <w:sz w:val="13"/>
                <w:szCs w:val="13"/>
              </w:rPr>
            </w:pPr>
            <w:ins w:id="11903" w:author="Sean de Noronha | DRG" w:date="2026-09-29T16:58:00Z" w16du:dateUtc="2026-09-29T14:58:00Z">
              <w:r>
                <w:rPr>
                  <w:rFonts w:cs="Arial"/>
                  <w:sz w:val="13"/>
                  <w:szCs w:val="13"/>
                </w:rPr>
                <w:t>4,000</w:t>
              </w:r>
            </w:ins>
          </w:p>
        </w:tc>
        <w:tc>
          <w:tcPr>
            <w:tcW w:w="800" w:type="dxa"/>
            <w:vAlign w:val="center"/>
          </w:tcPr>
          <w:p w14:paraId="5E000C78" w14:textId="77777777" w:rsidR="00C60D85" w:rsidRDefault="00000000">
            <w:pPr>
              <w:spacing w:after="0"/>
              <w:rPr>
                <w:ins w:id="11904" w:author="Sean de Noronha | DRG" w:date="2026-09-29T16:58:00Z" w16du:dateUtc="2026-09-29T14:58:00Z"/>
                <w:rFonts w:cs="Arial"/>
                <w:sz w:val="13"/>
                <w:szCs w:val="13"/>
              </w:rPr>
            </w:pPr>
            <w:ins w:id="11905" w:author="Sean de Noronha | DRG" w:date="2026-09-29T16:58:00Z" w16du:dateUtc="2026-09-29T14:58:00Z">
              <w:r>
                <w:rPr>
                  <w:rFonts w:cs="Arial"/>
                  <w:sz w:val="13"/>
                  <w:szCs w:val="13"/>
                </w:rPr>
                <w:t>2 m</w:t>
              </w:r>
            </w:ins>
          </w:p>
        </w:tc>
        <w:tc>
          <w:tcPr>
            <w:tcW w:w="880" w:type="dxa"/>
            <w:vAlign w:val="center"/>
          </w:tcPr>
          <w:p w14:paraId="5E000C79" w14:textId="77777777" w:rsidR="00C60D85" w:rsidRDefault="00000000">
            <w:pPr>
              <w:spacing w:after="0"/>
              <w:rPr>
                <w:ins w:id="11906" w:author="Sean de Noronha | DRG" w:date="2026-09-29T16:58:00Z" w16du:dateUtc="2026-09-29T14:58:00Z"/>
                <w:rFonts w:cs="Arial"/>
                <w:sz w:val="13"/>
                <w:szCs w:val="13"/>
              </w:rPr>
            </w:pPr>
            <w:ins w:id="11907" w:author="Sean de Noronha | DRG" w:date="2026-09-29T16:58:00Z" w16du:dateUtc="2026-09-29T14:58:00Z">
              <w:r>
                <w:rPr>
                  <w:rFonts w:cs="Arial"/>
                  <w:sz w:val="13"/>
                  <w:szCs w:val="13"/>
                </w:rPr>
                <w:t>0.27</w:t>
              </w:r>
            </w:ins>
          </w:p>
        </w:tc>
        <w:tc>
          <w:tcPr>
            <w:tcW w:w="820" w:type="dxa"/>
            <w:vAlign w:val="center"/>
          </w:tcPr>
          <w:p w14:paraId="5E000C7A" w14:textId="77777777" w:rsidR="00C60D85" w:rsidRDefault="00000000">
            <w:pPr>
              <w:spacing w:after="0"/>
              <w:rPr>
                <w:ins w:id="11908" w:author="Sean de Noronha | DRG" w:date="2026-09-29T16:58:00Z" w16du:dateUtc="2026-09-29T14:58:00Z"/>
                <w:rFonts w:cs="Arial"/>
                <w:sz w:val="13"/>
                <w:szCs w:val="13"/>
              </w:rPr>
            </w:pPr>
            <w:ins w:id="11909" w:author="Sean de Noronha | DRG" w:date="2026-09-29T16:58:00Z" w16du:dateUtc="2026-09-29T14:58:00Z">
              <w:r>
                <w:rPr>
                  <w:rFonts w:cs="Arial"/>
                  <w:sz w:val="13"/>
                  <w:szCs w:val="13"/>
                </w:rPr>
                <w:t>167</w:t>
              </w:r>
            </w:ins>
          </w:p>
        </w:tc>
        <w:tc>
          <w:tcPr>
            <w:tcW w:w="1100" w:type="dxa"/>
            <w:vAlign w:val="center"/>
          </w:tcPr>
          <w:p w14:paraId="5E000C7B" w14:textId="77777777" w:rsidR="00C60D85" w:rsidRDefault="00000000">
            <w:pPr>
              <w:spacing w:after="0"/>
              <w:rPr>
                <w:ins w:id="11910" w:author="Sean de Noronha | DRG" w:date="2026-09-29T16:58:00Z" w16du:dateUtc="2026-09-29T14:58:00Z"/>
                <w:rFonts w:cs="Arial"/>
                <w:sz w:val="13"/>
                <w:szCs w:val="13"/>
              </w:rPr>
            </w:pPr>
            <w:ins w:id="11911" w:author="Sean de Noronha | DRG" w:date="2026-09-29T16:58:00Z" w16du:dateUtc="2026-09-29T14:58:00Z">
              <w:r>
                <w:rPr>
                  <w:rFonts w:cs="Arial"/>
                  <w:sz w:val="13"/>
                  <w:szCs w:val="13"/>
                </w:rPr>
                <w:t>453 (959)</w:t>
              </w:r>
            </w:ins>
          </w:p>
        </w:tc>
        <w:tc>
          <w:tcPr>
            <w:tcW w:w="700" w:type="dxa"/>
            <w:vAlign w:val="center"/>
          </w:tcPr>
          <w:p w14:paraId="5E000C7C" w14:textId="77777777" w:rsidR="00C60D85" w:rsidRDefault="00000000">
            <w:pPr>
              <w:spacing w:after="0"/>
              <w:rPr>
                <w:ins w:id="11912" w:author="Sean de Noronha | DRG" w:date="2026-09-29T16:58:00Z" w16du:dateUtc="2026-09-29T14:58:00Z"/>
                <w:rFonts w:cs="Arial"/>
                <w:sz w:val="13"/>
                <w:szCs w:val="13"/>
              </w:rPr>
            </w:pPr>
            <w:ins w:id="11913" w:author="Sean de Noronha | DRG" w:date="2026-09-29T16:58:00Z" w16du:dateUtc="2026-09-29T14:58:00Z">
              <w:r>
                <w:rPr>
                  <w:rFonts w:cs="Arial"/>
                  <w:sz w:val="13"/>
                  <w:szCs w:val="13"/>
                </w:rPr>
                <w:t>21.9</w:t>
              </w:r>
            </w:ins>
          </w:p>
        </w:tc>
      </w:tr>
      <w:tr w:rsidR="00C60D85" w14:paraId="5D738D02" w14:textId="77777777">
        <w:trPr>
          <w:jc w:val="center"/>
          <w:ins w:id="11914" w:author="Sean de Noronha | DRG" w:date="2026-09-29T16:58:00Z"/>
        </w:trPr>
        <w:tc>
          <w:tcPr>
            <w:tcW w:w="560" w:type="dxa"/>
            <w:vAlign w:val="center"/>
          </w:tcPr>
          <w:p w14:paraId="5E000C7D" w14:textId="77777777" w:rsidR="00C60D85" w:rsidRDefault="00000000">
            <w:pPr>
              <w:spacing w:after="0"/>
              <w:rPr>
                <w:ins w:id="11915" w:author="Sean de Noronha | DRG" w:date="2026-09-29T16:58:00Z" w16du:dateUtc="2026-09-29T14:58:00Z"/>
                <w:rFonts w:cs="Arial"/>
                <w:sz w:val="13"/>
                <w:szCs w:val="13"/>
              </w:rPr>
            </w:pPr>
            <w:ins w:id="11916" w:author="Sean de Noronha | DRG" w:date="2026-09-29T16:58:00Z" w16du:dateUtc="2026-09-29T14:58:00Z">
              <w:r>
                <w:rPr>
                  <w:rFonts w:cs="Arial"/>
                  <w:sz w:val="13"/>
                  <w:szCs w:val="13"/>
                </w:rPr>
                <w:t>242</w:t>
              </w:r>
            </w:ins>
          </w:p>
        </w:tc>
        <w:tc>
          <w:tcPr>
            <w:tcW w:w="500" w:type="dxa"/>
            <w:vAlign w:val="center"/>
          </w:tcPr>
          <w:p w14:paraId="5E000C7E" w14:textId="77777777" w:rsidR="00C60D85" w:rsidRDefault="00000000">
            <w:pPr>
              <w:spacing w:after="0"/>
              <w:rPr>
                <w:ins w:id="11917" w:author="Sean de Noronha | DRG" w:date="2026-09-29T16:58:00Z" w16du:dateUtc="2026-09-29T14:58:00Z"/>
                <w:rFonts w:cs="Arial"/>
                <w:sz w:val="13"/>
                <w:szCs w:val="13"/>
              </w:rPr>
            </w:pPr>
            <w:ins w:id="11918" w:author="Sean de Noronha | DRG" w:date="2026-09-29T16:58:00Z" w16du:dateUtc="2026-09-29T14:58:00Z">
              <w:r>
                <w:rPr>
                  <w:rFonts w:cs="Arial"/>
                  <w:sz w:val="13"/>
                  <w:szCs w:val="13"/>
                </w:rPr>
                <w:t>T3</w:t>
              </w:r>
            </w:ins>
          </w:p>
        </w:tc>
        <w:tc>
          <w:tcPr>
            <w:tcW w:w="660" w:type="dxa"/>
            <w:vAlign w:val="center"/>
          </w:tcPr>
          <w:p w14:paraId="5E000C7F" w14:textId="77777777" w:rsidR="00C60D85" w:rsidRDefault="00000000">
            <w:pPr>
              <w:spacing w:after="0"/>
              <w:rPr>
                <w:ins w:id="11919" w:author="Sean de Noronha | DRG" w:date="2026-09-29T16:58:00Z" w16du:dateUtc="2026-09-29T14:58:00Z"/>
                <w:rFonts w:cs="Arial"/>
                <w:sz w:val="13"/>
                <w:szCs w:val="13"/>
              </w:rPr>
            </w:pPr>
            <w:ins w:id="11920" w:author="Sean de Noronha | DRG" w:date="2026-09-29T16:58:00Z" w16du:dateUtc="2026-09-29T14:58:00Z">
              <w:r>
                <w:rPr>
                  <w:rFonts w:cs="Arial"/>
                  <w:sz w:val="13"/>
                  <w:szCs w:val="13"/>
                </w:rPr>
                <w:t>2</w:t>
              </w:r>
            </w:ins>
          </w:p>
        </w:tc>
        <w:tc>
          <w:tcPr>
            <w:tcW w:w="1920" w:type="dxa"/>
            <w:vAlign w:val="center"/>
          </w:tcPr>
          <w:p w14:paraId="5E000C80" w14:textId="77777777" w:rsidR="00C60D85" w:rsidRDefault="00000000">
            <w:pPr>
              <w:spacing w:after="0"/>
              <w:rPr>
                <w:ins w:id="11921" w:author="Sean de Noronha | DRG" w:date="2026-09-29T16:58:00Z" w16du:dateUtc="2026-09-29T14:58:00Z"/>
                <w:rFonts w:cs="Arial"/>
                <w:sz w:val="13"/>
                <w:szCs w:val="13"/>
              </w:rPr>
            </w:pPr>
            <w:ins w:id="11922" w:author="Sean de Noronha | DRG" w:date="2026-09-29T16:58:00Z" w16du:dateUtc="2026-09-29T14:58:00Z">
              <w:r>
                <w:rPr>
                  <w:rFonts w:cs="Arial"/>
                  <w:sz w:val="13"/>
                  <w:szCs w:val="13"/>
                </w:rPr>
                <w:t>Schedule 40 steel, NPS ¾</w:t>
              </w:r>
            </w:ins>
          </w:p>
        </w:tc>
        <w:tc>
          <w:tcPr>
            <w:tcW w:w="520" w:type="dxa"/>
            <w:vAlign w:val="center"/>
          </w:tcPr>
          <w:p w14:paraId="5E000C81" w14:textId="77777777" w:rsidR="00C60D85" w:rsidRDefault="00000000">
            <w:pPr>
              <w:spacing w:after="0"/>
              <w:rPr>
                <w:ins w:id="11923" w:author="Sean de Noronha | DRG" w:date="2026-09-29T16:58:00Z" w16du:dateUtc="2026-09-29T14:58:00Z"/>
                <w:rFonts w:cs="Arial"/>
                <w:sz w:val="13"/>
                <w:szCs w:val="13"/>
              </w:rPr>
            </w:pPr>
            <w:ins w:id="11924" w:author="Sean de Noronha | DRG" w:date="2026-09-29T16:58:00Z" w16du:dateUtc="2026-09-29T14:58:00Z">
              <w:r>
                <w:rPr>
                  <w:rFonts w:cs="Arial"/>
                  <w:sz w:val="13"/>
                  <w:szCs w:val="13"/>
                </w:rPr>
                <w:t>He</w:t>
              </w:r>
            </w:ins>
          </w:p>
        </w:tc>
        <w:tc>
          <w:tcPr>
            <w:tcW w:w="900" w:type="dxa"/>
            <w:vAlign w:val="center"/>
          </w:tcPr>
          <w:p w14:paraId="5E000C82" w14:textId="77777777" w:rsidR="00C60D85" w:rsidRDefault="00000000">
            <w:pPr>
              <w:spacing w:after="0"/>
              <w:rPr>
                <w:ins w:id="11925" w:author="Sean de Noronha | DRG" w:date="2026-09-29T16:58:00Z" w16du:dateUtc="2026-09-29T14:58:00Z"/>
                <w:rFonts w:cs="Arial"/>
                <w:sz w:val="13"/>
                <w:szCs w:val="13"/>
              </w:rPr>
            </w:pPr>
            <w:ins w:id="11926" w:author="Sean de Noronha | DRG" w:date="2026-09-29T16:58:00Z" w16du:dateUtc="2026-09-29T14:58:00Z">
              <w:r>
                <w:rPr>
                  <w:rFonts w:cs="Arial"/>
                  <w:sz w:val="13"/>
                  <w:szCs w:val="13"/>
                </w:rPr>
                <w:t>5,000</w:t>
              </w:r>
            </w:ins>
          </w:p>
        </w:tc>
        <w:tc>
          <w:tcPr>
            <w:tcW w:w="800" w:type="dxa"/>
            <w:vAlign w:val="center"/>
          </w:tcPr>
          <w:p w14:paraId="5E000C83" w14:textId="77777777" w:rsidR="00C60D85" w:rsidRDefault="00000000">
            <w:pPr>
              <w:spacing w:after="0"/>
              <w:rPr>
                <w:ins w:id="11927" w:author="Sean de Noronha | DRG" w:date="2026-09-29T16:58:00Z" w16du:dateUtc="2026-09-29T14:58:00Z"/>
                <w:rFonts w:cs="Arial"/>
                <w:sz w:val="13"/>
                <w:szCs w:val="13"/>
              </w:rPr>
            </w:pPr>
            <w:ins w:id="11928" w:author="Sean de Noronha | DRG" w:date="2026-09-29T16:58:00Z" w16du:dateUtc="2026-09-29T14:58:00Z">
              <w:r>
                <w:rPr>
                  <w:rFonts w:cs="Arial"/>
                  <w:sz w:val="13"/>
                  <w:szCs w:val="13"/>
                </w:rPr>
                <w:t>1 m</w:t>
              </w:r>
            </w:ins>
          </w:p>
        </w:tc>
        <w:tc>
          <w:tcPr>
            <w:tcW w:w="880" w:type="dxa"/>
            <w:vAlign w:val="center"/>
          </w:tcPr>
          <w:p w14:paraId="5E000C84" w14:textId="77777777" w:rsidR="00C60D85" w:rsidRDefault="00000000">
            <w:pPr>
              <w:spacing w:after="0"/>
              <w:rPr>
                <w:ins w:id="11929" w:author="Sean de Noronha | DRG" w:date="2026-09-29T16:58:00Z" w16du:dateUtc="2026-09-29T14:58:00Z"/>
                <w:rFonts w:cs="Arial"/>
                <w:sz w:val="13"/>
                <w:szCs w:val="13"/>
              </w:rPr>
            </w:pPr>
            <w:ins w:id="11930" w:author="Sean de Noronha | DRG" w:date="2026-09-29T16:58:00Z" w16du:dateUtc="2026-09-29T14:58:00Z">
              <w:r>
                <w:rPr>
                  <w:rFonts w:cs="Arial"/>
                  <w:sz w:val="13"/>
                  <w:szCs w:val="13"/>
                </w:rPr>
                <w:t>0.28</w:t>
              </w:r>
            </w:ins>
          </w:p>
        </w:tc>
        <w:tc>
          <w:tcPr>
            <w:tcW w:w="820" w:type="dxa"/>
            <w:vAlign w:val="center"/>
          </w:tcPr>
          <w:p w14:paraId="5E000C85" w14:textId="77777777" w:rsidR="00C60D85" w:rsidRDefault="00000000">
            <w:pPr>
              <w:spacing w:after="0"/>
              <w:rPr>
                <w:ins w:id="11931" w:author="Sean de Noronha | DRG" w:date="2026-09-29T16:58:00Z" w16du:dateUtc="2026-09-29T14:58:00Z"/>
                <w:rFonts w:cs="Arial"/>
                <w:sz w:val="13"/>
                <w:szCs w:val="13"/>
              </w:rPr>
            </w:pPr>
            <w:ins w:id="11932" w:author="Sean de Noronha | DRG" w:date="2026-09-29T16:58:00Z" w16du:dateUtc="2026-09-29T14:58:00Z">
              <w:r>
                <w:rPr>
                  <w:rFonts w:cs="Arial"/>
                  <w:sz w:val="13"/>
                  <w:szCs w:val="13"/>
                </w:rPr>
                <w:t>123</w:t>
              </w:r>
            </w:ins>
          </w:p>
        </w:tc>
        <w:tc>
          <w:tcPr>
            <w:tcW w:w="1100" w:type="dxa"/>
            <w:vAlign w:val="center"/>
          </w:tcPr>
          <w:p w14:paraId="5E000C86" w14:textId="77777777" w:rsidR="00C60D85" w:rsidRDefault="00000000">
            <w:pPr>
              <w:spacing w:after="0"/>
              <w:rPr>
                <w:ins w:id="11933" w:author="Sean de Noronha | DRG" w:date="2026-09-29T16:58:00Z" w16du:dateUtc="2026-09-29T14:58:00Z"/>
                <w:rFonts w:cs="Arial"/>
                <w:sz w:val="13"/>
                <w:szCs w:val="13"/>
              </w:rPr>
            </w:pPr>
            <w:ins w:id="11934" w:author="Sean de Noronha | DRG" w:date="2026-09-29T16:58:00Z" w16du:dateUtc="2026-09-29T14:58:00Z">
              <w:r>
                <w:rPr>
                  <w:rFonts w:cs="Arial"/>
                  <w:sz w:val="13"/>
                  <w:szCs w:val="13"/>
                </w:rPr>
                <w:t>566 (1,200)</w:t>
              </w:r>
            </w:ins>
          </w:p>
        </w:tc>
        <w:tc>
          <w:tcPr>
            <w:tcW w:w="700" w:type="dxa"/>
            <w:vAlign w:val="center"/>
          </w:tcPr>
          <w:p w14:paraId="5E000C87" w14:textId="77777777" w:rsidR="00C60D85" w:rsidRDefault="00000000">
            <w:pPr>
              <w:spacing w:after="0"/>
              <w:rPr>
                <w:ins w:id="11935" w:author="Sean de Noronha | DRG" w:date="2026-09-29T16:58:00Z" w16du:dateUtc="2026-09-29T14:58:00Z"/>
                <w:rFonts w:cs="Arial"/>
                <w:sz w:val="13"/>
                <w:szCs w:val="13"/>
              </w:rPr>
            </w:pPr>
            <w:ins w:id="11936" w:author="Sean de Noronha | DRG" w:date="2026-09-29T16:58:00Z" w16du:dateUtc="2026-09-29T14:58:00Z">
              <w:r>
                <w:rPr>
                  <w:rFonts w:cs="Arial"/>
                  <w:sz w:val="13"/>
                  <w:szCs w:val="13"/>
                </w:rPr>
                <w:t>27.4</w:t>
              </w:r>
            </w:ins>
          </w:p>
        </w:tc>
      </w:tr>
      <w:tr w:rsidR="00C60D85" w14:paraId="34F55D2B" w14:textId="77777777">
        <w:trPr>
          <w:jc w:val="center"/>
          <w:ins w:id="11937" w:author="Sean de Noronha | DRG" w:date="2026-09-29T16:58:00Z"/>
        </w:trPr>
        <w:tc>
          <w:tcPr>
            <w:tcW w:w="560" w:type="dxa"/>
            <w:vAlign w:val="center"/>
          </w:tcPr>
          <w:p w14:paraId="5E000C88" w14:textId="77777777" w:rsidR="00C60D85" w:rsidRDefault="00000000">
            <w:pPr>
              <w:spacing w:after="0"/>
              <w:rPr>
                <w:ins w:id="11938" w:author="Sean de Noronha | DRG" w:date="2026-09-29T16:58:00Z" w16du:dateUtc="2026-09-29T14:58:00Z"/>
                <w:rFonts w:cs="Arial"/>
                <w:sz w:val="13"/>
                <w:szCs w:val="13"/>
              </w:rPr>
            </w:pPr>
            <w:ins w:id="11939" w:author="Sean de Noronha | DRG" w:date="2026-09-29T16:58:00Z" w16du:dateUtc="2026-09-29T14:58:00Z">
              <w:r>
                <w:rPr>
                  <w:rFonts w:cs="Arial"/>
                  <w:sz w:val="13"/>
                  <w:szCs w:val="13"/>
                </w:rPr>
                <w:t>243</w:t>
              </w:r>
            </w:ins>
          </w:p>
        </w:tc>
        <w:tc>
          <w:tcPr>
            <w:tcW w:w="500" w:type="dxa"/>
            <w:vAlign w:val="center"/>
          </w:tcPr>
          <w:p w14:paraId="5E000C89" w14:textId="77777777" w:rsidR="00C60D85" w:rsidRDefault="00000000">
            <w:pPr>
              <w:spacing w:after="0"/>
              <w:rPr>
                <w:ins w:id="11940" w:author="Sean de Noronha | DRG" w:date="2026-09-29T16:58:00Z" w16du:dateUtc="2026-09-29T14:58:00Z"/>
                <w:rFonts w:cs="Arial"/>
                <w:sz w:val="13"/>
                <w:szCs w:val="13"/>
              </w:rPr>
            </w:pPr>
            <w:ins w:id="11941" w:author="Sean de Noronha | DRG" w:date="2026-09-29T16:58:00Z" w16du:dateUtc="2026-09-29T14:58:00Z">
              <w:r>
                <w:rPr>
                  <w:rFonts w:cs="Arial"/>
                  <w:sz w:val="13"/>
                  <w:szCs w:val="13"/>
                </w:rPr>
                <w:t>T3</w:t>
              </w:r>
            </w:ins>
          </w:p>
        </w:tc>
        <w:tc>
          <w:tcPr>
            <w:tcW w:w="660" w:type="dxa"/>
            <w:vAlign w:val="center"/>
          </w:tcPr>
          <w:p w14:paraId="5E000C8A" w14:textId="77777777" w:rsidR="00C60D85" w:rsidRDefault="00000000">
            <w:pPr>
              <w:spacing w:after="0"/>
              <w:rPr>
                <w:ins w:id="11942" w:author="Sean de Noronha | DRG" w:date="2026-09-29T16:58:00Z" w16du:dateUtc="2026-09-29T14:58:00Z"/>
                <w:rFonts w:cs="Arial"/>
                <w:sz w:val="13"/>
                <w:szCs w:val="13"/>
              </w:rPr>
            </w:pPr>
            <w:ins w:id="11943" w:author="Sean de Noronha | DRG" w:date="2026-09-29T16:58:00Z" w16du:dateUtc="2026-09-29T14:58:00Z">
              <w:r>
                <w:rPr>
                  <w:rFonts w:cs="Arial"/>
                  <w:sz w:val="13"/>
                  <w:szCs w:val="13"/>
                </w:rPr>
                <w:t>2</w:t>
              </w:r>
            </w:ins>
          </w:p>
        </w:tc>
        <w:tc>
          <w:tcPr>
            <w:tcW w:w="1920" w:type="dxa"/>
            <w:vAlign w:val="center"/>
          </w:tcPr>
          <w:p w14:paraId="5E000C8B" w14:textId="77777777" w:rsidR="00C60D85" w:rsidRDefault="00000000">
            <w:pPr>
              <w:spacing w:after="0"/>
              <w:rPr>
                <w:ins w:id="11944" w:author="Sean de Noronha | DRG" w:date="2026-09-29T16:58:00Z" w16du:dateUtc="2026-09-29T14:58:00Z"/>
                <w:rFonts w:cs="Arial"/>
                <w:sz w:val="13"/>
                <w:szCs w:val="13"/>
              </w:rPr>
            </w:pPr>
            <w:ins w:id="11945" w:author="Sean de Noronha | DRG" w:date="2026-09-29T16:58:00Z" w16du:dateUtc="2026-09-29T14:58:00Z">
              <w:r>
                <w:rPr>
                  <w:rFonts w:cs="Arial"/>
                  <w:sz w:val="13"/>
                  <w:szCs w:val="13"/>
                </w:rPr>
                <w:t>Schedule 40 steel, NPS ¾</w:t>
              </w:r>
            </w:ins>
          </w:p>
        </w:tc>
        <w:tc>
          <w:tcPr>
            <w:tcW w:w="520" w:type="dxa"/>
            <w:vAlign w:val="center"/>
          </w:tcPr>
          <w:p w14:paraId="5E000C8C" w14:textId="77777777" w:rsidR="00C60D85" w:rsidRDefault="00000000">
            <w:pPr>
              <w:spacing w:after="0"/>
              <w:rPr>
                <w:ins w:id="11946" w:author="Sean de Noronha | DRG" w:date="2026-09-29T16:58:00Z" w16du:dateUtc="2026-09-29T14:58:00Z"/>
                <w:rFonts w:cs="Arial"/>
                <w:sz w:val="13"/>
                <w:szCs w:val="13"/>
              </w:rPr>
            </w:pPr>
            <w:ins w:id="11947"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C8D" w14:textId="77777777" w:rsidR="00C60D85" w:rsidRDefault="00000000">
            <w:pPr>
              <w:spacing w:after="0"/>
              <w:rPr>
                <w:ins w:id="11948" w:author="Sean de Noronha | DRG" w:date="2026-09-29T16:58:00Z" w16du:dateUtc="2026-09-29T14:58:00Z"/>
                <w:rFonts w:cs="Arial"/>
                <w:sz w:val="13"/>
                <w:szCs w:val="13"/>
              </w:rPr>
            </w:pPr>
            <w:ins w:id="11949" w:author="Sean de Noronha | DRG" w:date="2026-09-29T16:58:00Z" w16du:dateUtc="2026-09-29T14:58:00Z">
              <w:r>
                <w:rPr>
                  <w:rFonts w:cs="Arial"/>
                  <w:sz w:val="13"/>
                  <w:szCs w:val="13"/>
                </w:rPr>
                <w:t>4,500</w:t>
              </w:r>
            </w:ins>
          </w:p>
        </w:tc>
        <w:tc>
          <w:tcPr>
            <w:tcW w:w="800" w:type="dxa"/>
            <w:vAlign w:val="center"/>
          </w:tcPr>
          <w:p w14:paraId="5E000C8E" w14:textId="77777777" w:rsidR="00C60D85" w:rsidRDefault="00000000">
            <w:pPr>
              <w:spacing w:after="0"/>
              <w:rPr>
                <w:ins w:id="11950" w:author="Sean de Noronha | DRG" w:date="2026-09-29T16:58:00Z" w16du:dateUtc="2026-09-29T14:58:00Z"/>
                <w:rFonts w:cs="Arial"/>
                <w:sz w:val="13"/>
                <w:szCs w:val="13"/>
              </w:rPr>
            </w:pPr>
            <w:ins w:id="11951" w:author="Sean de Noronha | DRG" w:date="2026-09-29T16:58:00Z" w16du:dateUtc="2026-09-29T14:58:00Z">
              <w:r>
                <w:rPr>
                  <w:rFonts w:cs="Arial"/>
                  <w:sz w:val="13"/>
                  <w:szCs w:val="13"/>
                </w:rPr>
                <w:t>10 m</w:t>
              </w:r>
            </w:ins>
          </w:p>
        </w:tc>
        <w:tc>
          <w:tcPr>
            <w:tcW w:w="880" w:type="dxa"/>
            <w:vAlign w:val="center"/>
          </w:tcPr>
          <w:p w14:paraId="5E000C8F" w14:textId="77777777" w:rsidR="00C60D85" w:rsidRDefault="00000000">
            <w:pPr>
              <w:spacing w:after="0"/>
              <w:rPr>
                <w:ins w:id="11952" w:author="Sean de Noronha | DRG" w:date="2026-09-29T16:58:00Z" w16du:dateUtc="2026-09-29T14:58:00Z"/>
                <w:rFonts w:cs="Arial"/>
                <w:sz w:val="13"/>
                <w:szCs w:val="13"/>
              </w:rPr>
            </w:pPr>
            <w:ins w:id="11953" w:author="Sean de Noronha | DRG" w:date="2026-09-29T16:58:00Z" w16du:dateUtc="2026-09-29T14:58:00Z">
              <w:r>
                <w:rPr>
                  <w:rFonts w:cs="Arial"/>
                  <w:sz w:val="13"/>
                  <w:szCs w:val="13"/>
                </w:rPr>
                <w:t>0.13</w:t>
              </w:r>
            </w:ins>
          </w:p>
        </w:tc>
        <w:tc>
          <w:tcPr>
            <w:tcW w:w="820" w:type="dxa"/>
            <w:vAlign w:val="center"/>
          </w:tcPr>
          <w:p w14:paraId="5E000C90" w14:textId="77777777" w:rsidR="00C60D85" w:rsidRDefault="00000000">
            <w:pPr>
              <w:spacing w:after="0"/>
              <w:rPr>
                <w:ins w:id="11954" w:author="Sean de Noronha | DRG" w:date="2026-09-29T16:58:00Z" w16du:dateUtc="2026-09-29T14:58:00Z"/>
                <w:rFonts w:cs="Arial"/>
                <w:sz w:val="13"/>
                <w:szCs w:val="13"/>
              </w:rPr>
            </w:pPr>
            <w:ins w:id="11955" w:author="Sean de Noronha | DRG" w:date="2026-09-29T16:58:00Z" w16du:dateUtc="2026-09-29T14:58:00Z">
              <w:r>
                <w:rPr>
                  <w:rFonts w:cs="Arial"/>
                  <w:sz w:val="13"/>
                  <w:szCs w:val="13"/>
                </w:rPr>
                <w:t>118</w:t>
              </w:r>
            </w:ins>
          </w:p>
        </w:tc>
        <w:tc>
          <w:tcPr>
            <w:tcW w:w="1100" w:type="dxa"/>
            <w:vAlign w:val="center"/>
          </w:tcPr>
          <w:p w14:paraId="5E000C91" w14:textId="77777777" w:rsidR="00C60D85" w:rsidRDefault="00000000">
            <w:pPr>
              <w:spacing w:after="0"/>
              <w:rPr>
                <w:ins w:id="11956" w:author="Sean de Noronha | DRG" w:date="2026-09-29T16:58:00Z" w16du:dateUtc="2026-09-29T14:58:00Z"/>
                <w:rFonts w:cs="Arial"/>
                <w:sz w:val="13"/>
                <w:szCs w:val="13"/>
              </w:rPr>
            </w:pPr>
            <w:ins w:id="11957" w:author="Sean de Noronha | DRG" w:date="2026-09-29T16:58:00Z" w16du:dateUtc="2026-09-29T14:58:00Z">
              <w:r>
                <w:rPr>
                  <w:rFonts w:cs="Arial"/>
                  <w:sz w:val="13"/>
                  <w:szCs w:val="13"/>
                </w:rPr>
                <w:t>65.3 (138)</w:t>
              </w:r>
            </w:ins>
          </w:p>
        </w:tc>
        <w:tc>
          <w:tcPr>
            <w:tcW w:w="700" w:type="dxa"/>
            <w:vAlign w:val="center"/>
          </w:tcPr>
          <w:p w14:paraId="5E000C92" w14:textId="77777777" w:rsidR="00C60D85" w:rsidRDefault="00000000">
            <w:pPr>
              <w:spacing w:after="0"/>
              <w:rPr>
                <w:ins w:id="11958" w:author="Sean de Noronha | DRG" w:date="2026-09-29T16:58:00Z" w16du:dateUtc="2026-09-29T14:58:00Z"/>
                <w:rFonts w:cs="Arial"/>
                <w:sz w:val="13"/>
                <w:szCs w:val="13"/>
              </w:rPr>
            </w:pPr>
            <w:ins w:id="11959" w:author="Sean de Noronha | DRG" w:date="2026-09-29T16:58:00Z" w16du:dateUtc="2026-09-29T14:58:00Z">
              <w:r>
                <w:rPr>
                  <w:rFonts w:cs="Arial"/>
                  <w:sz w:val="13"/>
                  <w:szCs w:val="13"/>
                </w:rPr>
                <w:t>3.16</w:t>
              </w:r>
            </w:ins>
          </w:p>
        </w:tc>
      </w:tr>
      <w:tr w:rsidR="00C60D85" w14:paraId="4404137C" w14:textId="77777777">
        <w:trPr>
          <w:jc w:val="center"/>
          <w:ins w:id="11960" w:author="Sean de Noronha | DRG" w:date="2026-09-29T16:58:00Z"/>
        </w:trPr>
        <w:tc>
          <w:tcPr>
            <w:tcW w:w="560" w:type="dxa"/>
            <w:vAlign w:val="center"/>
          </w:tcPr>
          <w:p w14:paraId="5E000C93" w14:textId="77777777" w:rsidR="00C60D85" w:rsidRDefault="00000000">
            <w:pPr>
              <w:spacing w:after="0"/>
              <w:rPr>
                <w:ins w:id="11961" w:author="Sean de Noronha | DRG" w:date="2026-09-29T16:58:00Z" w16du:dateUtc="2026-09-29T14:58:00Z"/>
                <w:rFonts w:cs="Arial"/>
                <w:sz w:val="13"/>
                <w:szCs w:val="13"/>
              </w:rPr>
            </w:pPr>
            <w:ins w:id="11962" w:author="Sean de Noronha | DRG" w:date="2026-09-29T16:58:00Z" w16du:dateUtc="2026-09-29T14:58:00Z">
              <w:r>
                <w:rPr>
                  <w:rFonts w:cs="Arial"/>
                  <w:sz w:val="13"/>
                  <w:szCs w:val="13"/>
                </w:rPr>
                <w:lastRenderedPageBreak/>
                <w:t>244</w:t>
              </w:r>
            </w:ins>
          </w:p>
        </w:tc>
        <w:tc>
          <w:tcPr>
            <w:tcW w:w="500" w:type="dxa"/>
            <w:vAlign w:val="center"/>
          </w:tcPr>
          <w:p w14:paraId="5E000C94" w14:textId="77777777" w:rsidR="00C60D85" w:rsidRDefault="00000000">
            <w:pPr>
              <w:spacing w:after="0"/>
              <w:rPr>
                <w:ins w:id="11963" w:author="Sean de Noronha | DRG" w:date="2026-09-29T16:58:00Z" w16du:dateUtc="2026-09-29T14:58:00Z"/>
                <w:rFonts w:cs="Arial"/>
                <w:sz w:val="13"/>
                <w:szCs w:val="13"/>
              </w:rPr>
            </w:pPr>
            <w:ins w:id="11964" w:author="Sean de Noronha | DRG" w:date="2026-09-29T16:58:00Z" w16du:dateUtc="2026-09-29T14:58:00Z">
              <w:r>
                <w:rPr>
                  <w:rFonts w:cs="Arial"/>
                  <w:sz w:val="13"/>
                  <w:szCs w:val="13"/>
                </w:rPr>
                <w:t>T3</w:t>
              </w:r>
            </w:ins>
          </w:p>
        </w:tc>
        <w:tc>
          <w:tcPr>
            <w:tcW w:w="660" w:type="dxa"/>
            <w:vAlign w:val="center"/>
          </w:tcPr>
          <w:p w14:paraId="5E000C95" w14:textId="77777777" w:rsidR="00C60D85" w:rsidRDefault="00000000">
            <w:pPr>
              <w:spacing w:after="0"/>
              <w:rPr>
                <w:ins w:id="11965" w:author="Sean de Noronha | DRG" w:date="2026-09-29T16:58:00Z" w16du:dateUtc="2026-09-29T14:58:00Z"/>
                <w:rFonts w:cs="Arial"/>
                <w:sz w:val="13"/>
                <w:szCs w:val="13"/>
              </w:rPr>
            </w:pPr>
            <w:ins w:id="11966" w:author="Sean de Noronha | DRG" w:date="2026-09-29T16:58:00Z" w16du:dateUtc="2026-09-29T14:58:00Z">
              <w:r>
                <w:rPr>
                  <w:rFonts w:cs="Arial"/>
                  <w:sz w:val="13"/>
                  <w:szCs w:val="13"/>
                </w:rPr>
                <w:t>2</w:t>
              </w:r>
            </w:ins>
          </w:p>
        </w:tc>
        <w:tc>
          <w:tcPr>
            <w:tcW w:w="1920" w:type="dxa"/>
            <w:vAlign w:val="center"/>
          </w:tcPr>
          <w:p w14:paraId="5E000C96" w14:textId="77777777" w:rsidR="00C60D85" w:rsidRDefault="00000000">
            <w:pPr>
              <w:spacing w:after="0"/>
              <w:rPr>
                <w:ins w:id="11967" w:author="Sean de Noronha | DRG" w:date="2026-09-29T16:58:00Z" w16du:dateUtc="2026-09-29T14:58:00Z"/>
                <w:rFonts w:cs="Arial"/>
                <w:sz w:val="13"/>
                <w:szCs w:val="13"/>
              </w:rPr>
            </w:pPr>
            <w:ins w:id="11968" w:author="Sean de Noronha | DRG" w:date="2026-09-29T16:58:00Z" w16du:dateUtc="2026-09-29T14:58:00Z">
              <w:r>
                <w:rPr>
                  <w:rFonts w:cs="Arial"/>
                  <w:sz w:val="13"/>
                  <w:szCs w:val="13"/>
                </w:rPr>
                <w:t>Schedule 40 steel, NPS ¾</w:t>
              </w:r>
            </w:ins>
          </w:p>
        </w:tc>
        <w:tc>
          <w:tcPr>
            <w:tcW w:w="520" w:type="dxa"/>
            <w:vAlign w:val="center"/>
          </w:tcPr>
          <w:p w14:paraId="5E000C97" w14:textId="77777777" w:rsidR="00C60D85" w:rsidRDefault="00000000">
            <w:pPr>
              <w:spacing w:after="0"/>
              <w:rPr>
                <w:ins w:id="11969" w:author="Sean de Noronha | DRG" w:date="2026-09-29T16:58:00Z" w16du:dateUtc="2026-09-29T14:58:00Z"/>
                <w:rFonts w:cs="Arial"/>
                <w:sz w:val="13"/>
                <w:szCs w:val="13"/>
              </w:rPr>
            </w:pPr>
            <w:ins w:id="11970"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C98" w14:textId="77777777" w:rsidR="00C60D85" w:rsidRDefault="00000000">
            <w:pPr>
              <w:spacing w:after="0"/>
              <w:rPr>
                <w:ins w:id="11971" w:author="Sean de Noronha | DRG" w:date="2026-09-29T16:58:00Z" w16du:dateUtc="2026-09-29T14:58:00Z"/>
                <w:rFonts w:cs="Arial"/>
                <w:sz w:val="13"/>
                <w:szCs w:val="13"/>
              </w:rPr>
            </w:pPr>
            <w:ins w:id="11972" w:author="Sean de Noronha | DRG" w:date="2026-09-29T16:58:00Z" w16du:dateUtc="2026-09-29T14:58:00Z">
              <w:r>
                <w:rPr>
                  <w:rFonts w:cs="Arial"/>
                  <w:sz w:val="13"/>
                  <w:szCs w:val="13"/>
                </w:rPr>
                <w:t>5,000</w:t>
              </w:r>
            </w:ins>
          </w:p>
        </w:tc>
        <w:tc>
          <w:tcPr>
            <w:tcW w:w="800" w:type="dxa"/>
            <w:vAlign w:val="center"/>
          </w:tcPr>
          <w:p w14:paraId="5E000C99" w14:textId="77777777" w:rsidR="00C60D85" w:rsidRDefault="00000000">
            <w:pPr>
              <w:spacing w:after="0"/>
              <w:rPr>
                <w:ins w:id="11973" w:author="Sean de Noronha | DRG" w:date="2026-09-29T16:58:00Z" w16du:dateUtc="2026-09-29T14:58:00Z"/>
                <w:rFonts w:cs="Arial"/>
                <w:sz w:val="13"/>
                <w:szCs w:val="13"/>
              </w:rPr>
            </w:pPr>
            <w:ins w:id="11974" w:author="Sean de Noronha | DRG" w:date="2026-09-29T16:58:00Z" w16du:dateUtc="2026-09-29T14:58:00Z">
              <w:r>
                <w:rPr>
                  <w:rFonts w:cs="Arial"/>
                  <w:sz w:val="13"/>
                  <w:szCs w:val="13"/>
                </w:rPr>
                <w:t>10 m</w:t>
              </w:r>
            </w:ins>
          </w:p>
        </w:tc>
        <w:tc>
          <w:tcPr>
            <w:tcW w:w="880" w:type="dxa"/>
            <w:vAlign w:val="center"/>
          </w:tcPr>
          <w:p w14:paraId="5E000C9A" w14:textId="77777777" w:rsidR="00C60D85" w:rsidRDefault="00000000">
            <w:pPr>
              <w:spacing w:after="0"/>
              <w:rPr>
                <w:ins w:id="11975" w:author="Sean de Noronha | DRG" w:date="2026-09-29T16:58:00Z" w16du:dateUtc="2026-09-29T14:58:00Z"/>
                <w:rFonts w:cs="Arial"/>
                <w:sz w:val="13"/>
                <w:szCs w:val="13"/>
              </w:rPr>
            </w:pPr>
            <w:ins w:id="11976" w:author="Sean de Noronha | DRG" w:date="2026-09-29T16:58:00Z" w16du:dateUtc="2026-09-29T14:58:00Z">
              <w:r>
                <w:rPr>
                  <w:rFonts w:cs="Arial"/>
                  <w:sz w:val="13"/>
                  <w:szCs w:val="13"/>
                </w:rPr>
                <w:t>0.16</w:t>
              </w:r>
            </w:ins>
          </w:p>
        </w:tc>
        <w:tc>
          <w:tcPr>
            <w:tcW w:w="820" w:type="dxa"/>
            <w:vAlign w:val="center"/>
          </w:tcPr>
          <w:p w14:paraId="5E000C9B" w14:textId="77777777" w:rsidR="00C60D85" w:rsidRDefault="00000000">
            <w:pPr>
              <w:spacing w:after="0"/>
              <w:rPr>
                <w:ins w:id="11977" w:author="Sean de Noronha | DRG" w:date="2026-09-29T16:58:00Z" w16du:dateUtc="2026-09-29T14:58:00Z"/>
                <w:rFonts w:cs="Arial"/>
                <w:sz w:val="13"/>
                <w:szCs w:val="13"/>
              </w:rPr>
            </w:pPr>
            <w:ins w:id="11978" w:author="Sean de Noronha | DRG" w:date="2026-09-29T16:58:00Z" w16du:dateUtc="2026-09-29T14:58:00Z">
              <w:r>
                <w:rPr>
                  <w:rFonts w:cs="Arial"/>
                  <w:sz w:val="13"/>
                  <w:szCs w:val="13"/>
                </w:rPr>
                <w:t>141</w:t>
              </w:r>
            </w:ins>
          </w:p>
        </w:tc>
        <w:tc>
          <w:tcPr>
            <w:tcW w:w="1100" w:type="dxa"/>
            <w:vAlign w:val="center"/>
          </w:tcPr>
          <w:p w14:paraId="5E000C9C" w14:textId="77777777" w:rsidR="00C60D85" w:rsidRDefault="00000000">
            <w:pPr>
              <w:spacing w:after="0"/>
              <w:rPr>
                <w:ins w:id="11979" w:author="Sean de Noronha | DRG" w:date="2026-09-29T16:58:00Z" w16du:dateUtc="2026-09-29T14:58:00Z"/>
                <w:rFonts w:cs="Arial"/>
                <w:sz w:val="13"/>
                <w:szCs w:val="13"/>
              </w:rPr>
            </w:pPr>
            <w:ins w:id="11980" w:author="Sean de Noronha | DRG" w:date="2026-09-29T16:58:00Z" w16du:dateUtc="2026-09-29T14:58:00Z">
              <w:r>
                <w:rPr>
                  <w:rFonts w:cs="Arial"/>
                  <w:sz w:val="13"/>
                  <w:szCs w:val="13"/>
                </w:rPr>
                <w:t>72.5 (154)</w:t>
              </w:r>
            </w:ins>
          </w:p>
        </w:tc>
        <w:tc>
          <w:tcPr>
            <w:tcW w:w="700" w:type="dxa"/>
            <w:vAlign w:val="center"/>
          </w:tcPr>
          <w:p w14:paraId="5E000C9D" w14:textId="77777777" w:rsidR="00C60D85" w:rsidRDefault="00000000">
            <w:pPr>
              <w:spacing w:after="0"/>
              <w:rPr>
                <w:ins w:id="11981" w:author="Sean de Noronha | DRG" w:date="2026-09-29T16:58:00Z" w16du:dateUtc="2026-09-29T14:58:00Z"/>
                <w:rFonts w:cs="Arial"/>
                <w:sz w:val="13"/>
                <w:szCs w:val="13"/>
              </w:rPr>
            </w:pPr>
            <w:ins w:id="11982" w:author="Sean de Noronha | DRG" w:date="2026-09-29T16:58:00Z" w16du:dateUtc="2026-09-29T14:58:00Z">
              <w:r>
                <w:rPr>
                  <w:rFonts w:cs="Arial"/>
                  <w:sz w:val="13"/>
                  <w:szCs w:val="13"/>
                </w:rPr>
                <w:t>3.51</w:t>
              </w:r>
            </w:ins>
          </w:p>
        </w:tc>
      </w:tr>
      <w:tr w:rsidR="00C60D85" w14:paraId="6B6C6638" w14:textId="77777777">
        <w:trPr>
          <w:jc w:val="center"/>
          <w:ins w:id="11983" w:author="Sean de Noronha | DRG" w:date="2026-09-29T16:58:00Z"/>
        </w:trPr>
        <w:tc>
          <w:tcPr>
            <w:tcW w:w="560" w:type="dxa"/>
            <w:vAlign w:val="center"/>
          </w:tcPr>
          <w:p w14:paraId="5E000C9E" w14:textId="77777777" w:rsidR="00C60D85" w:rsidRDefault="00000000">
            <w:pPr>
              <w:spacing w:after="0"/>
              <w:rPr>
                <w:ins w:id="11984" w:author="Sean de Noronha | DRG" w:date="2026-09-29T16:58:00Z" w16du:dateUtc="2026-09-29T14:58:00Z"/>
                <w:rFonts w:cs="Arial"/>
                <w:sz w:val="13"/>
                <w:szCs w:val="13"/>
              </w:rPr>
            </w:pPr>
            <w:ins w:id="11985" w:author="Sean de Noronha | DRG" w:date="2026-09-29T16:58:00Z" w16du:dateUtc="2026-09-29T14:58:00Z">
              <w:r>
                <w:rPr>
                  <w:rFonts w:cs="Arial"/>
                  <w:sz w:val="13"/>
                  <w:szCs w:val="13"/>
                </w:rPr>
                <w:t>245</w:t>
              </w:r>
            </w:ins>
          </w:p>
        </w:tc>
        <w:tc>
          <w:tcPr>
            <w:tcW w:w="500" w:type="dxa"/>
            <w:vAlign w:val="center"/>
          </w:tcPr>
          <w:p w14:paraId="5E000C9F" w14:textId="77777777" w:rsidR="00C60D85" w:rsidRDefault="00000000">
            <w:pPr>
              <w:spacing w:after="0"/>
              <w:rPr>
                <w:ins w:id="11986" w:author="Sean de Noronha | DRG" w:date="2026-09-29T16:58:00Z" w16du:dateUtc="2026-09-29T14:58:00Z"/>
                <w:rFonts w:cs="Arial"/>
                <w:sz w:val="13"/>
                <w:szCs w:val="13"/>
              </w:rPr>
            </w:pPr>
            <w:ins w:id="11987" w:author="Sean de Noronha | DRG" w:date="2026-09-29T16:58:00Z" w16du:dateUtc="2026-09-29T14:58:00Z">
              <w:r>
                <w:rPr>
                  <w:rFonts w:cs="Arial"/>
                  <w:sz w:val="13"/>
                  <w:szCs w:val="13"/>
                </w:rPr>
                <w:t>T3</w:t>
              </w:r>
            </w:ins>
          </w:p>
        </w:tc>
        <w:tc>
          <w:tcPr>
            <w:tcW w:w="660" w:type="dxa"/>
            <w:vAlign w:val="center"/>
          </w:tcPr>
          <w:p w14:paraId="5E000CA0" w14:textId="77777777" w:rsidR="00C60D85" w:rsidRDefault="00000000">
            <w:pPr>
              <w:spacing w:after="0"/>
              <w:rPr>
                <w:ins w:id="11988" w:author="Sean de Noronha | DRG" w:date="2026-09-29T16:58:00Z" w16du:dateUtc="2026-09-29T14:58:00Z"/>
                <w:rFonts w:cs="Arial"/>
                <w:sz w:val="13"/>
                <w:szCs w:val="13"/>
              </w:rPr>
            </w:pPr>
            <w:ins w:id="11989" w:author="Sean de Noronha | DRG" w:date="2026-09-29T16:58:00Z" w16du:dateUtc="2026-09-29T14:58:00Z">
              <w:r>
                <w:rPr>
                  <w:rFonts w:cs="Arial"/>
                  <w:sz w:val="13"/>
                  <w:szCs w:val="13"/>
                </w:rPr>
                <w:t>2</w:t>
              </w:r>
            </w:ins>
          </w:p>
        </w:tc>
        <w:tc>
          <w:tcPr>
            <w:tcW w:w="1920" w:type="dxa"/>
            <w:vAlign w:val="center"/>
          </w:tcPr>
          <w:p w14:paraId="5E000CA1" w14:textId="77777777" w:rsidR="00C60D85" w:rsidRDefault="00000000">
            <w:pPr>
              <w:spacing w:after="0"/>
              <w:rPr>
                <w:ins w:id="11990" w:author="Sean de Noronha | DRG" w:date="2026-09-29T16:58:00Z" w16du:dateUtc="2026-09-29T14:58:00Z"/>
                <w:rFonts w:cs="Arial"/>
                <w:sz w:val="13"/>
                <w:szCs w:val="13"/>
              </w:rPr>
            </w:pPr>
            <w:ins w:id="11991" w:author="Sean de Noronha | DRG" w:date="2026-09-29T16:58:00Z" w16du:dateUtc="2026-09-29T14:58:00Z">
              <w:r>
                <w:rPr>
                  <w:rFonts w:cs="Arial"/>
                  <w:sz w:val="13"/>
                  <w:szCs w:val="13"/>
                </w:rPr>
                <w:t>Schedule 40 steel, NPS ¾</w:t>
              </w:r>
            </w:ins>
          </w:p>
        </w:tc>
        <w:tc>
          <w:tcPr>
            <w:tcW w:w="520" w:type="dxa"/>
            <w:vAlign w:val="center"/>
          </w:tcPr>
          <w:p w14:paraId="5E000CA2" w14:textId="77777777" w:rsidR="00C60D85" w:rsidRDefault="00000000">
            <w:pPr>
              <w:spacing w:after="0"/>
              <w:rPr>
                <w:ins w:id="11992" w:author="Sean de Noronha | DRG" w:date="2026-09-29T16:58:00Z" w16du:dateUtc="2026-09-29T14:58:00Z"/>
                <w:rFonts w:cs="Arial"/>
                <w:sz w:val="13"/>
                <w:szCs w:val="13"/>
              </w:rPr>
            </w:pPr>
            <w:ins w:id="11993"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CA3" w14:textId="77777777" w:rsidR="00C60D85" w:rsidRDefault="00000000">
            <w:pPr>
              <w:spacing w:after="0"/>
              <w:rPr>
                <w:ins w:id="11994" w:author="Sean de Noronha | DRG" w:date="2026-09-29T16:58:00Z" w16du:dateUtc="2026-09-29T14:58:00Z"/>
                <w:rFonts w:cs="Arial"/>
                <w:sz w:val="13"/>
                <w:szCs w:val="13"/>
              </w:rPr>
            </w:pPr>
            <w:ins w:id="11995" w:author="Sean de Noronha | DRG" w:date="2026-09-29T16:58:00Z" w16du:dateUtc="2026-09-29T14:58:00Z">
              <w:r>
                <w:rPr>
                  <w:rFonts w:cs="Arial"/>
                  <w:sz w:val="13"/>
                  <w:szCs w:val="13"/>
                </w:rPr>
                <w:t>7,500</w:t>
              </w:r>
            </w:ins>
          </w:p>
        </w:tc>
        <w:tc>
          <w:tcPr>
            <w:tcW w:w="800" w:type="dxa"/>
            <w:vAlign w:val="center"/>
          </w:tcPr>
          <w:p w14:paraId="5E000CA4" w14:textId="77777777" w:rsidR="00C60D85" w:rsidRDefault="00000000">
            <w:pPr>
              <w:spacing w:after="0"/>
              <w:rPr>
                <w:ins w:id="11996" w:author="Sean de Noronha | DRG" w:date="2026-09-29T16:58:00Z" w16du:dateUtc="2026-09-29T14:58:00Z"/>
                <w:rFonts w:cs="Arial"/>
                <w:sz w:val="13"/>
                <w:szCs w:val="13"/>
              </w:rPr>
            </w:pPr>
            <w:ins w:id="11997" w:author="Sean de Noronha | DRG" w:date="2026-09-29T16:58:00Z" w16du:dateUtc="2026-09-29T14:58:00Z">
              <w:r>
                <w:rPr>
                  <w:rFonts w:cs="Arial"/>
                  <w:sz w:val="13"/>
                  <w:szCs w:val="13"/>
                </w:rPr>
                <w:t>5 m</w:t>
              </w:r>
            </w:ins>
          </w:p>
        </w:tc>
        <w:tc>
          <w:tcPr>
            <w:tcW w:w="880" w:type="dxa"/>
            <w:vAlign w:val="center"/>
          </w:tcPr>
          <w:p w14:paraId="5E000CA5" w14:textId="77777777" w:rsidR="00C60D85" w:rsidRDefault="00000000">
            <w:pPr>
              <w:spacing w:after="0"/>
              <w:rPr>
                <w:ins w:id="11998" w:author="Sean de Noronha | DRG" w:date="2026-09-29T16:58:00Z" w16du:dateUtc="2026-09-29T14:58:00Z"/>
                <w:rFonts w:cs="Arial"/>
                <w:sz w:val="13"/>
                <w:szCs w:val="13"/>
              </w:rPr>
            </w:pPr>
            <w:ins w:id="11999" w:author="Sean de Noronha | DRG" w:date="2026-09-29T16:58:00Z" w16du:dateUtc="2026-09-29T14:58:00Z">
              <w:r>
                <w:rPr>
                  <w:rFonts w:cs="Arial"/>
                  <w:sz w:val="13"/>
                  <w:szCs w:val="13"/>
                </w:rPr>
                <w:t>0.18</w:t>
              </w:r>
            </w:ins>
          </w:p>
        </w:tc>
        <w:tc>
          <w:tcPr>
            <w:tcW w:w="820" w:type="dxa"/>
            <w:vAlign w:val="center"/>
          </w:tcPr>
          <w:p w14:paraId="5E000CA6" w14:textId="77777777" w:rsidR="00C60D85" w:rsidRDefault="00000000">
            <w:pPr>
              <w:spacing w:after="0"/>
              <w:rPr>
                <w:ins w:id="12000" w:author="Sean de Noronha | DRG" w:date="2026-09-29T16:58:00Z" w16du:dateUtc="2026-09-29T14:58:00Z"/>
                <w:rFonts w:cs="Arial"/>
                <w:sz w:val="13"/>
                <w:szCs w:val="13"/>
              </w:rPr>
            </w:pPr>
            <w:ins w:id="12001" w:author="Sean de Noronha | DRG" w:date="2026-09-29T16:58:00Z" w16du:dateUtc="2026-09-29T14:58:00Z">
              <w:r>
                <w:rPr>
                  <w:rFonts w:cs="Arial"/>
                  <w:sz w:val="13"/>
                  <w:szCs w:val="13"/>
                </w:rPr>
                <w:t>144</w:t>
              </w:r>
            </w:ins>
          </w:p>
        </w:tc>
        <w:tc>
          <w:tcPr>
            <w:tcW w:w="1100" w:type="dxa"/>
            <w:vAlign w:val="center"/>
          </w:tcPr>
          <w:p w14:paraId="5E000CA7" w14:textId="77777777" w:rsidR="00C60D85" w:rsidRDefault="00000000">
            <w:pPr>
              <w:spacing w:after="0"/>
              <w:rPr>
                <w:ins w:id="12002" w:author="Sean de Noronha | DRG" w:date="2026-09-29T16:58:00Z" w16du:dateUtc="2026-09-29T14:58:00Z"/>
                <w:rFonts w:cs="Arial"/>
                <w:sz w:val="13"/>
                <w:szCs w:val="13"/>
              </w:rPr>
            </w:pPr>
            <w:ins w:id="12003" w:author="Sean de Noronha | DRG" w:date="2026-09-29T16:58:00Z" w16du:dateUtc="2026-09-29T14:58:00Z">
              <w:r>
                <w:rPr>
                  <w:rFonts w:cs="Arial"/>
                  <w:sz w:val="13"/>
                  <w:szCs w:val="13"/>
                </w:rPr>
                <w:t>109 (231)</w:t>
              </w:r>
            </w:ins>
          </w:p>
        </w:tc>
        <w:tc>
          <w:tcPr>
            <w:tcW w:w="700" w:type="dxa"/>
            <w:vAlign w:val="center"/>
          </w:tcPr>
          <w:p w14:paraId="5E000CA8" w14:textId="77777777" w:rsidR="00C60D85" w:rsidRDefault="00000000">
            <w:pPr>
              <w:spacing w:after="0"/>
              <w:rPr>
                <w:ins w:id="12004" w:author="Sean de Noronha | DRG" w:date="2026-09-29T16:58:00Z" w16du:dateUtc="2026-09-29T14:58:00Z"/>
                <w:rFonts w:cs="Arial"/>
                <w:sz w:val="13"/>
                <w:szCs w:val="13"/>
              </w:rPr>
            </w:pPr>
            <w:ins w:id="12005" w:author="Sean de Noronha | DRG" w:date="2026-09-29T16:58:00Z" w16du:dateUtc="2026-09-29T14:58:00Z">
              <w:r>
                <w:rPr>
                  <w:rFonts w:cs="Arial"/>
                  <w:sz w:val="13"/>
                  <w:szCs w:val="13"/>
                </w:rPr>
                <w:t>5.27</w:t>
              </w:r>
            </w:ins>
          </w:p>
        </w:tc>
      </w:tr>
      <w:tr w:rsidR="00C60D85" w14:paraId="389A5AF2" w14:textId="77777777">
        <w:trPr>
          <w:jc w:val="center"/>
          <w:ins w:id="12006" w:author="Sean de Noronha | DRG" w:date="2026-09-29T16:58:00Z"/>
        </w:trPr>
        <w:tc>
          <w:tcPr>
            <w:tcW w:w="560" w:type="dxa"/>
            <w:vAlign w:val="center"/>
          </w:tcPr>
          <w:p w14:paraId="5E000CA9" w14:textId="77777777" w:rsidR="00C60D85" w:rsidRDefault="00000000">
            <w:pPr>
              <w:spacing w:after="0"/>
              <w:rPr>
                <w:ins w:id="12007" w:author="Sean de Noronha | DRG" w:date="2026-09-29T16:58:00Z" w16du:dateUtc="2026-09-29T14:58:00Z"/>
                <w:rFonts w:cs="Arial"/>
                <w:sz w:val="13"/>
                <w:szCs w:val="13"/>
              </w:rPr>
            </w:pPr>
            <w:ins w:id="12008" w:author="Sean de Noronha | DRG" w:date="2026-09-29T16:58:00Z" w16du:dateUtc="2026-09-29T14:58:00Z">
              <w:r>
                <w:rPr>
                  <w:rFonts w:cs="Arial"/>
                  <w:sz w:val="13"/>
                  <w:szCs w:val="13"/>
                </w:rPr>
                <w:t>246</w:t>
              </w:r>
            </w:ins>
          </w:p>
        </w:tc>
        <w:tc>
          <w:tcPr>
            <w:tcW w:w="500" w:type="dxa"/>
            <w:vAlign w:val="center"/>
          </w:tcPr>
          <w:p w14:paraId="5E000CAA" w14:textId="77777777" w:rsidR="00C60D85" w:rsidRDefault="00000000">
            <w:pPr>
              <w:spacing w:after="0"/>
              <w:rPr>
                <w:ins w:id="12009" w:author="Sean de Noronha | DRG" w:date="2026-09-29T16:58:00Z" w16du:dateUtc="2026-09-29T14:58:00Z"/>
                <w:rFonts w:cs="Arial"/>
                <w:sz w:val="13"/>
                <w:szCs w:val="13"/>
              </w:rPr>
            </w:pPr>
            <w:ins w:id="12010" w:author="Sean de Noronha | DRG" w:date="2026-09-29T16:58:00Z" w16du:dateUtc="2026-09-29T14:58:00Z">
              <w:r>
                <w:rPr>
                  <w:rFonts w:cs="Arial"/>
                  <w:sz w:val="13"/>
                  <w:szCs w:val="13"/>
                </w:rPr>
                <w:t>T3</w:t>
              </w:r>
            </w:ins>
          </w:p>
        </w:tc>
        <w:tc>
          <w:tcPr>
            <w:tcW w:w="660" w:type="dxa"/>
            <w:vAlign w:val="center"/>
          </w:tcPr>
          <w:p w14:paraId="5E000CAB" w14:textId="77777777" w:rsidR="00C60D85" w:rsidRDefault="00000000">
            <w:pPr>
              <w:spacing w:after="0"/>
              <w:rPr>
                <w:ins w:id="12011" w:author="Sean de Noronha | DRG" w:date="2026-09-29T16:58:00Z" w16du:dateUtc="2026-09-29T14:58:00Z"/>
                <w:rFonts w:cs="Arial"/>
                <w:sz w:val="13"/>
                <w:szCs w:val="13"/>
              </w:rPr>
            </w:pPr>
            <w:ins w:id="12012" w:author="Sean de Noronha | DRG" w:date="2026-09-29T16:58:00Z" w16du:dateUtc="2026-09-29T14:58:00Z">
              <w:r>
                <w:rPr>
                  <w:rFonts w:cs="Arial"/>
                  <w:sz w:val="13"/>
                  <w:szCs w:val="13"/>
                </w:rPr>
                <w:t>2</w:t>
              </w:r>
            </w:ins>
          </w:p>
        </w:tc>
        <w:tc>
          <w:tcPr>
            <w:tcW w:w="1920" w:type="dxa"/>
            <w:vAlign w:val="center"/>
          </w:tcPr>
          <w:p w14:paraId="5E000CAC" w14:textId="77777777" w:rsidR="00C60D85" w:rsidRDefault="00000000">
            <w:pPr>
              <w:spacing w:after="0"/>
              <w:rPr>
                <w:ins w:id="12013" w:author="Sean de Noronha | DRG" w:date="2026-09-29T16:58:00Z" w16du:dateUtc="2026-09-29T14:58:00Z"/>
                <w:rFonts w:cs="Arial"/>
                <w:sz w:val="13"/>
                <w:szCs w:val="13"/>
              </w:rPr>
            </w:pPr>
            <w:ins w:id="12014" w:author="Sean de Noronha | DRG" w:date="2026-09-29T16:58:00Z" w16du:dateUtc="2026-09-29T14:58:00Z">
              <w:r>
                <w:rPr>
                  <w:rFonts w:cs="Arial"/>
                  <w:sz w:val="13"/>
                  <w:szCs w:val="13"/>
                </w:rPr>
                <w:t>Schedule 40 steel, NPS ¾</w:t>
              </w:r>
            </w:ins>
          </w:p>
        </w:tc>
        <w:tc>
          <w:tcPr>
            <w:tcW w:w="520" w:type="dxa"/>
            <w:vAlign w:val="center"/>
          </w:tcPr>
          <w:p w14:paraId="5E000CAD" w14:textId="77777777" w:rsidR="00C60D85" w:rsidRDefault="00000000">
            <w:pPr>
              <w:spacing w:after="0"/>
              <w:rPr>
                <w:ins w:id="12015" w:author="Sean de Noronha | DRG" w:date="2026-09-29T16:58:00Z" w16du:dateUtc="2026-09-29T14:58:00Z"/>
                <w:rFonts w:cs="Arial"/>
                <w:sz w:val="13"/>
                <w:szCs w:val="13"/>
              </w:rPr>
            </w:pPr>
            <w:ins w:id="12016"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CAE" w14:textId="77777777" w:rsidR="00C60D85" w:rsidRDefault="00000000">
            <w:pPr>
              <w:spacing w:after="0"/>
              <w:rPr>
                <w:ins w:id="12017" w:author="Sean de Noronha | DRG" w:date="2026-09-29T16:58:00Z" w16du:dateUtc="2026-09-29T14:58:00Z"/>
                <w:rFonts w:cs="Arial"/>
                <w:sz w:val="13"/>
                <w:szCs w:val="13"/>
              </w:rPr>
            </w:pPr>
            <w:ins w:id="12018" w:author="Sean de Noronha | DRG" w:date="2026-09-29T16:58:00Z" w16du:dateUtc="2026-09-29T14:58:00Z">
              <w:r>
                <w:rPr>
                  <w:rFonts w:cs="Arial"/>
                  <w:sz w:val="13"/>
                  <w:szCs w:val="13"/>
                </w:rPr>
                <w:t>10,000</w:t>
              </w:r>
            </w:ins>
          </w:p>
        </w:tc>
        <w:tc>
          <w:tcPr>
            <w:tcW w:w="800" w:type="dxa"/>
            <w:vAlign w:val="center"/>
          </w:tcPr>
          <w:p w14:paraId="5E000CAF" w14:textId="77777777" w:rsidR="00C60D85" w:rsidRDefault="00000000">
            <w:pPr>
              <w:spacing w:after="0"/>
              <w:rPr>
                <w:ins w:id="12019" w:author="Sean de Noronha | DRG" w:date="2026-09-29T16:58:00Z" w16du:dateUtc="2026-09-29T14:58:00Z"/>
                <w:rFonts w:cs="Arial"/>
                <w:sz w:val="13"/>
                <w:szCs w:val="13"/>
              </w:rPr>
            </w:pPr>
            <w:ins w:id="12020" w:author="Sean de Noronha | DRG" w:date="2026-09-29T16:58:00Z" w16du:dateUtc="2026-09-29T14:58:00Z">
              <w:r>
                <w:rPr>
                  <w:rFonts w:cs="Arial"/>
                  <w:sz w:val="13"/>
                  <w:szCs w:val="13"/>
                </w:rPr>
                <w:t>3 m</w:t>
              </w:r>
            </w:ins>
          </w:p>
        </w:tc>
        <w:tc>
          <w:tcPr>
            <w:tcW w:w="880" w:type="dxa"/>
            <w:vAlign w:val="center"/>
          </w:tcPr>
          <w:p w14:paraId="5E000CB0" w14:textId="77777777" w:rsidR="00C60D85" w:rsidRDefault="00000000">
            <w:pPr>
              <w:spacing w:after="0"/>
              <w:rPr>
                <w:ins w:id="12021" w:author="Sean de Noronha | DRG" w:date="2026-09-29T16:58:00Z" w16du:dateUtc="2026-09-29T14:58:00Z"/>
                <w:rFonts w:cs="Arial"/>
                <w:sz w:val="13"/>
                <w:szCs w:val="13"/>
              </w:rPr>
            </w:pPr>
            <w:ins w:id="12022" w:author="Sean de Noronha | DRG" w:date="2026-09-29T16:58:00Z" w16du:dateUtc="2026-09-29T14:58:00Z">
              <w:r>
                <w:rPr>
                  <w:rFonts w:cs="Arial"/>
                  <w:sz w:val="13"/>
                  <w:szCs w:val="13"/>
                </w:rPr>
                <w:t>0.20</w:t>
              </w:r>
            </w:ins>
          </w:p>
        </w:tc>
        <w:tc>
          <w:tcPr>
            <w:tcW w:w="820" w:type="dxa"/>
            <w:vAlign w:val="center"/>
          </w:tcPr>
          <w:p w14:paraId="5E000CB1" w14:textId="77777777" w:rsidR="00C60D85" w:rsidRDefault="00000000">
            <w:pPr>
              <w:spacing w:after="0"/>
              <w:rPr>
                <w:ins w:id="12023" w:author="Sean de Noronha | DRG" w:date="2026-09-29T16:58:00Z" w16du:dateUtc="2026-09-29T14:58:00Z"/>
                <w:rFonts w:cs="Arial"/>
                <w:sz w:val="13"/>
                <w:szCs w:val="13"/>
              </w:rPr>
            </w:pPr>
            <w:ins w:id="12024" w:author="Sean de Noronha | DRG" w:date="2026-09-29T16:58:00Z" w16du:dateUtc="2026-09-29T14:58:00Z">
              <w:r>
                <w:rPr>
                  <w:rFonts w:cs="Arial"/>
                  <w:sz w:val="13"/>
                  <w:szCs w:val="13"/>
                </w:rPr>
                <w:t>144</w:t>
              </w:r>
            </w:ins>
          </w:p>
        </w:tc>
        <w:tc>
          <w:tcPr>
            <w:tcW w:w="1100" w:type="dxa"/>
            <w:vAlign w:val="center"/>
          </w:tcPr>
          <w:p w14:paraId="5E000CB2" w14:textId="77777777" w:rsidR="00C60D85" w:rsidRDefault="00000000">
            <w:pPr>
              <w:spacing w:after="0"/>
              <w:rPr>
                <w:ins w:id="12025" w:author="Sean de Noronha | DRG" w:date="2026-09-29T16:58:00Z" w16du:dateUtc="2026-09-29T14:58:00Z"/>
                <w:rFonts w:cs="Arial"/>
                <w:sz w:val="13"/>
                <w:szCs w:val="13"/>
              </w:rPr>
            </w:pPr>
            <w:ins w:id="12026" w:author="Sean de Noronha | DRG" w:date="2026-09-29T16:58:00Z" w16du:dateUtc="2026-09-29T14:58:00Z">
              <w:r>
                <w:rPr>
                  <w:rFonts w:cs="Arial"/>
                  <w:sz w:val="13"/>
                  <w:szCs w:val="13"/>
                </w:rPr>
                <w:t>145 (307)</w:t>
              </w:r>
            </w:ins>
          </w:p>
        </w:tc>
        <w:tc>
          <w:tcPr>
            <w:tcW w:w="700" w:type="dxa"/>
            <w:vAlign w:val="center"/>
          </w:tcPr>
          <w:p w14:paraId="5E000CB3" w14:textId="77777777" w:rsidR="00C60D85" w:rsidRDefault="00000000">
            <w:pPr>
              <w:spacing w:after="0"/>
              <w:rPr>
                <w:ins w:id="12027" w:author="Sean de Noronha | DRG" w:date="2026-09-29T16:58:00Z" w16du:dateUtc="2026-09-29T14:58:00Z"/>
                <w:rFonts w:cs="Arial"/>
                <w:sz w:val="13"/>
                <w:szCs w:val="13"/>
              </w:rPr>
            </w:pPr>
            <w:ins w:id="12028" w:author="Sean de Noronha | DRG" w:date="2026-09-29T16:58:00Z" w16du:dateUtc="2026-09-29T14:58:00Z">
              <w:r>
                <w:rPr>
                  <w:rFonts w:cs="Arial"/>
                  <w:sz w:val="13"/>
                  <w:szCs w:val="13"/>
                </w:rPr>
                <w:t>7.03</w:t>
              </w:r>
            </w:ins>
          </w:p>
        </w:tc>
      </w:tr>
      <w:tr w:rsidR="00C60D85" w14:paraId="149FBF46" w14:textId="77777777">
        <w:trPr>
          <w:jc w:val="center"/>
          <w:ins w:id="12029" w:author="Sean de Noronha | DRG" w:date="2026-09-29T16:58:00Z"/>
        </w:trPr>
        <w:tc>
          <w:tcPr>
            <w:tcW w:w="560" w:type="dxa"/>
            <w:vAlign w:val="center"/>
          </w:tcPr>
          <w:p w14:paraId="5E000CB4" w14:textId="77777777" w:rsidR="00C60D85" w:rsidRDefault="00000000">
            <w:pPr>
              <w:spacing w:after="0"/>
              <w:rPr>
                <w:ins w:id="12030" w:author="Sean de Noronha | DRG" w:date="2026-09-29T16:58:00Z" w16du:dateUtc="2026-09-29T14:58:00Z"/>
                <w:rFonts w:cs="Arial"/>
                <w:sz w:val="13"/>
                <w:szCs w:val="13"/>
              </w:rPr>
            </w:pPr>
            <w:ins w:id="12031" w:author="Sean de Noronha | DRG" w:date="2026-09-29T16:58:00Z" w16du:dateUtc="2026-09-29T14:58:00Z">
              <w:r>
                <w:rPr>
                  <w:rFonts w:cs="Arial"/>
                  <w:sz w:val="13"/>
                  <w:szCs w:val="13"/>
                </w:rPr>
                <w:t>247</w:t>
              </w:r>
            </w:ins>
          </w:p>
        </w:tc>
        <w:tc>
          <w:tcPr>
            <w:tcW w:w="500" w:type="dxa"/>
            <w:vAlign w:val="center"/>
          </w:tcPr>
          <w:p w14:paraId="5E000CB5" w14:textId="77777777" w:rsidR="00C60D85" w:rsidRDefault="00000000">
            <w:pPr>
              <w:spacing w:after="0"/>
              <w:rPr>
                <w:ins w:id="12032" w:author="Sean de Noronha | DRG" w:date="2026-09-29T16:58:00Z" w16du:dateUtc="2026-09-29T14:58:00Z"/>
                <w:rFonts w:cs="Arial"/>
                <w:sz w:val="13"/>
                <w:szCs w:val="13"/>
              </w:rPr>
            </w:pPr>
            <w:ins w:id="12033" w:author="Sean de Noronha | DRG" w:date="2026-09-29T16:58:00Z" w16du:dateUtc="2026-09-29T14:58:00Z">
              <w:r>
                <w:rPr>
                  <w:rFonts w:cs="Arial"/>
                  <w:sz w:val="13"/>
                  <w:szCs w:val="13"/>
                </w:rPr>
                <w:t>T3</w:t>
              </w:r>
            </w:ins>
          </w:p>
        </w:tc>
        <w:tc>
          <w:tcPr>
            <w:tcW w:w="660" w:type="dxa"/>
            <w:vAlign w:val="center"/>
          </w:tcPr>
          <w:p w14:paraId="5E000CB6" w14:textId="77777777" w:rsidR="00C60D85" w:rsidRDefault="00000000">
            <w:pPr>
              <w:spacing w:after="0"/>
              <w:rPr>
                <w:ins w:id="12034" w:author="Sean de Noronha | DRG" w:date="2026-09-29T16:58:00Z" w16du:dateUtc="2026-09-29T14:58:00Z"/>
                <w:rFonts w:cs="Arial"/>
                <w:sz w:val="13"/>
                <w:szCs w:val="13"/>
              </w:rPr>
            </w:pPr>
            <w:ins w:id="12035" w:author="Sean de Noronha | DRG" w:date="2026-09-29T16:58:00Z" w16du:dateUtc="2026-09-29T14:58:00Z">
              <w:r>
                <w:rPr>
                  <w:rFonts w:cs="Arial"/>
                  <w:sz w:val="13"/>
                  <w:szCs w:val="13"/>
                </w:rPr>
                <w:t>2</w:t>
              </w:r>
            </w:ins>
          </w:p>
        </w:tc>
        <w:tc>
          <w:tcPr>
            <w:tcW w:w="1920" w:type="dxa"/>
            <w:vAlign w:val="center"/>
          </w:tcPr>
          <w:p w14:paraId="5E000CB7" w14:textId="77777777" w:rsidR="00C60D85" w:rsidRDefault="00000000">
            <w:pPr>
              <w:spacing w:after="0"/>
              <w:rPr>
                <w:ins w:id="12036" w:author="Sean de Noronha | DRG" w:date="2026-09-29T16:58:00Z" w16du:dateUtc="2026-09-29T14:58:00Z"/>
                <w:rFonts w:cs="Arial"/>
                <w:sz w:val="13"/>
                <w:szCs w:val="13"/>
              </w:rPr>
            </w:pPr>
            <w:ins w:id="12037" w:author="Sean de Noronha | DRG" w:date="2026-09-29T16:58:00Z" w16du:dateUtc="2026-09-29T14:58:00Z">
              <w:r>
                <w:rPr>
                  <w:rFonts w:cs="Arial"/>
                  <w:sz w:val="13"/>
                  <w:szCs w:val="13"/>
                </w:rPr>
                <w:t>Schedule 40 steel, NPS ¾</w:t>
              </w:r>
            </w:ins>
          </w:p>
        </w:tc>
        <w:tc>
          <w:tcPr>
            <w:tcW w:w="520" w:type="dxa"/>
            <w:vAlign w:val="center"/>
          </w:tcPr>
          <w:p w14:paraId="5E000CB8" w14:textId="77777777" w:rsidR="00C60D85" w:rsidRDefault="00000000">
            <w:pPr>
              <w:spacing w:after="0"/>
              <w:rPr>
                <w:ins w:id="12038" w:author="Sean de Noronha | DRG" w:date="2026-09-29T16:58:00Z" w16du:dateUtc="2026-09-29T14:58:00Z"/>
                <w:rFonts w:cs="Arial"/>
                <w:sz w:val="13"/>
                <w:szCs w:val="13"/>
              </w:rPr>
            </w:pPr>
            <w:ins w:id="12039"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CB9" w14:textId="77777777" w:rsidR="00C60D85" w:rsidRDefault="00000000">
            <w:pPr>
              <w:spacing w:after="0"/>
              <w:rPr>
                <w:ins w:id="12040" w:author="Sean de Noronha | DRG" w:date="2026-09-29T16:58:00Z" w16du:dateUtc="2026-09-29T14:58:00Z"/>
                <w:rFonts w:cs="Arial"/>
                <w:sz w:val="13"/>
                <w:szCs w:val="13"/>
              </w:rPr>
            </w:pPr>
            <w:ins w:id="12041" w:author="Sean de Noronha | DRG" w:date="2026-09-29T16:58:00Z" w16du:dateUtc="2026-09-29T14:58:00Z">
              <w:r>
                <w:rPr>
                  <w:rFonts w:cs="Arial"/>
                  <w:sz w:val="13"/>
                  <w:szCs w:val="13"/>
                </w:rPr>
                <w:t>15,000</w:t>
              </w:r>
            </w:ins>
          </w:p>
        </w:tc>
        <w:tc>
          <w:tcPr>
            <w:tcW w:w="800" w:type="dxa"/>
            <w:vAlign w:val="center"/>
          </w:tcPr>
          <w:p w14:paraId="5E000CBA" w14:textId="77777777" w:rsidR="00C60D85" w:rsidRDefault="00000000">
            <w:pPr>
              <w:spacing w:after="0"/>
              <w:rPr>
                <w:ins w:id="12042" w:author="Sean de Noronha | DRG" w:date="2026-09-29T16:58:00Z" w16du:dateUtc="2026-09-29T14:58:00Z"/>
                <w:rFonts w:cs="Arial"/>
                <w:sz w:val="13"/>
                <w:szCs w:val="13"/>
              </w:rPr>
            </w:pPr>
            <w:ins w:id="12043" w:author="Sean de Noronha | DRG" w:date="2026-09-29T16:58:00Z" w16du:dateUtc="2026-09-29T14:58:00Z">
              <w:r>
                <w:rPr>
                  <w:rFonts w:cs="Arial"/>
                  <w:sz w:val="13"/>
                  <w:szCs w:val="13"/>
                </w:rPr>
                <w:t>1 m</w:t>
              </w:r>
            </w:ins>
          </w:p>
        </w:tc>
        <w:tc>
          <w:tcPr>
            <w:tcW w:w="880" w:type="dxa"/>
            <w:vAlign w:val="center"/>
          </w:tcPr>
          <w:p w14:paraId="5E000CBB" w14:textId="77777777" w:rsidR="00C60D85" w:rsidRDefault="00000000">
            <w:pPr>
              <w:spacing w:after="0"/>
              <w:rPr>
                <w:ins w:id="12044" w:author="Sean de Noronha | DRG" w:date="2026-09-29T16:58:00Z" w16du:dateUtc="2026-09-29T14:58:00Z"/>
                <w:rFonts w:cs="Arial"/>
                <w:sz w:val="13"/>
                <w:szCs w:val="13"/>
              </w:rPr>
            </w:pPr>
            <w:ins w:id="12045" w:author="Sean de Noronha | DRG" w:date="2026-09-29T16:58:00Z" w16du:dateUtc="2026-09-29T14:58:00Z">
              <w:r>
                <w:rPr>
                  <w:rFonts w:cs="Arial"/>
                  <w:sz w:val="13"/>
                  <w:szCs w:val="13"/>
                </w:rPr>
                <w:t>0.23</w:t>
              </w:r>
            </w:ins>
          </w:p>
        </w:tc>
        <w:tc>
          <w:tcPr>
            <w:tcW w:w="820" w:type="dxa"/>
            <w:vAlign w:val="center"/>
          </w:tcPr>
          <w:p w14:paraId="5E000CBC" w14:textId="77777777" w:rsidR="00C60D85" w:rsidRDefault="00000000">
            <w:pPr>
              <w:spacing w:after="0"/>
              <w:rPr>
                <w:ins w:id="12046" w:author="Sean de Noronha | DRG" w:date="2026-09-29T16:58:00Z" w16du:dateUtc="2026-09-29T14:58:00Z"/>
                <w:rFonts w:cs="Arial"/>
                <w:sz w:val="13"/>
                <w:szCs w:val="13"/>
              </w:rPr>
            </w:pPr>
            <w:ins w:id="12047" w:author="Sean de Noronha | DRG" w:date="2026-09-29T16:58:00Z" w16du:dateUtc="2026-09-29T14:58:00Z">
              <w:r>
                <w:rPr>
                  <w:rFonts w:cs="Arial"/>
                  <w:sz w:val="13"/>
                  <w:szCs w:val="13"/>
                </w:rPr>
                <w:t>100</w:t>
              </w:r>
            </w:ins>
          </w:p>
        </w:tc>
        <w:tc>
          <w:tcPr>
            <w:tcW w:w="1100" w:type="dxa"/>
            <w:vAlign w:val="center"/>
          </w:tcPr>
          <w:p w14:paraId="5E000CBD" w14:textId="77777777" w:rsidR="00C60D85" w:rsidRDefault="00000000">
            <w:pPr>
              <w:spacing w:after="0"/>
              <w:rPr>
                <w:ins w:id="12048" w:author="Sean de Noronha | DRG" w:date="2026-09-29T16:58:00Z" w16du:dateUtc="2026-09-29T14:58:00Z"/>
                <w:rFonts w:cs="Arial"/>
                <w:sz w:val="13"/>
                <w:szCs w:val="13"/>
              </w:rPr>
            </w:pPr>
            <w:ins w:id="12049" w:author="Sean de Noronha | DRG" w:date="2026-09-29T16:58:00Z" w16du:dateUtc="2026-09-29T14:58:00Z">
              <w:r>
                <w:rPr>
                  <w:rFonts w:cs="Arial"/>
                  <w:sz w:val="13"/>
                  <w:szCs w:val="13"/>
                </w:rPr>
                <w:t>218 (461)</w:t>
              </w:r>
            </w:ins>
          </w:p>
        </w:tc>
        <w:tc>
          <w:tcPr>
            <w:tcW w:w="700" w:type="dxa"/>
            <w:vAlign w:val="center"/>
          </w:tcPr>
          <w:p w14:paraId="5E000CBE" w14:textId="77777777" w:rsidR="00C60D85" w:rsidRDefault="00000000">
            <w:pPr>
              <w:spacing w:after="0"/>
              <w:rPr>
                <w:ins w:id="12050" w:author="Sean de Noronha | DRG" w:date="2026-09-29T16:58:00Z" w16du:dateUtc="2026-09-29T14:58:00Z"/>
                <w:rFonts w:cs="Arial"/>
                <w:sz w:val="13"/>
                <w:szCs w:val="13"/>
              </w:rPr>
            </w:pPr>
            <w:ins w:id="12051" w:author="Sean de Noronha | DRG" w:date="2026-09-29T16:58:00Z" w16du:dateUtc="2026-09-29T14:58:00Z">
              <w:r>
                <w:rPr>
                  <w:rFonts w:cs="Arial"/>
                  <w:sz w:val="13"/>
                  <w:szCs w:val="13"/>
                </w:rPr>
                <w:t>10.5</w:t>
              </w:r>
            </w:ins>
          </w:p>
        </w:tc>
      </w:tr>
      <w:tr w:rsidR="00C60D85" w14:paraId="4F798D3C" w14:textId="77777777">
        <w:trPr>
          <w:jc w:val="center"/>
          <w:ins w:id="12052" w:author="Sean de Noronha | DRG" w:date="2026-09-29T16:58:00Z"/>
        </w:trPr>
        <w:tc>
          <w:tcPr>
            <w:tcW w:w="560" w:type="dxa"/>
            <w:vAlign w:val="center"/>
          </w:tcPr>
          <w:p w14:paraId="5E000CBF" w14:textId="77777777" w:rsidR="00C60D85" w:rsidRDefault="00000000">
            <w:pPr>
              <w:spacing w:after="0"/>
              <w:rPr>
                <w:ins w:id="12053" w:author="Sean de Noronha | DRG" w:date="2026-09-29T16:58:00Z" w16du:dateUtc="2026-09-29T14:58:00Z"/>
                <w:rFonts w:cs="Arial"/>
                <w:sz w:val="13"/>
                <w:szCs w:val="13"/>
              </w:rPr>
            </w:pPr>
            <w:ins w:id="12054" w:author="Sean de Noronha | DRG" w:date="2026-09-29T16:58:00Z" w16du:dateUtc="2026-09-29T14:58:00Z">
              <w:r>
                <w:rPr>
                  <w:rFonts w:cs="Arial"/>
                  <w:sz w:val="13"/>
                  <w:szCs w:val="13"/>
                </w:rPr>
                <w:t>248</w:t>
              </w:r>
            </w:ins>
          </w:p>
        </w:tc>
        <w:tc>
          <w:tcPr>
            <w:tcW w:w="500" w:type="dxa"/>
            <w:vAlign w:val="center"/>
          </w:tcPr>
          <w:p w14:paraId="5E000CC0" w14:textId="77777777" w:rsidR="00C60D85" w:rsidRDefault="00000000">
            <w:pPr>
              <w:spacing w:after="0"/>
              <w:rPr>
                <w:ins w:id="12055" w:author="Sean de Noronha | DRG" w:date="2026-09-29T16:58:00Z" w16du:dateUtc="2026-09-29T14:58:00Z"/>
                <w:rFonts w:cs="Arial"/>
                <w:sz w:val="13"/>
                <w:szCs w:val="13"/>
              </w:rPr>
            </w:pPr>
            <w:ins w:id="12056" w:author="Sean de Noronha | DRG" w:date="2026-09-29T16:58:00Z" w16du:dateUtc="2026-09-29T14:58:00Z">
              <w:r>
                <w:rPr>
                  <w:rFonts w:cs="Arial"/>
                  <w:sz w:val="13"/>
                  <w:szCs w:val="13"/>
                </w:rPr>
                <w:t>T3</w:t>
              </w:r>
            </w:ins>
          </w:p>
        </w:tc>
        <w:tc>
          <w:tcPr>
            <w:tcW w:w="660" w:type="dxa"/>
            <w:vAlign w:val="center"/>
          </w:tcPr>
          <w:p w14:paraId="5E000CC1" w14:textId="77777777" w:rsidR="00C60D85" w:rsidRDefault="00000000">
            <w:pPr>
              <w:spacing w:after="0"/>
              <w:rPr>
                <w:ins w:id="12057" w:author="Sean de Noronha | DRG" w:date="2026-09-29T16:58:00Z" w16du:dateUtc="2026-09-29T14:58:00Z"/>
                <w:rFonts w:cs="Arial"/>
                <w:sz w:val="13"/>
                <w:szCs w:val="13"/>
              </w:rPr>
            </w:pPr>
            <w:ins w:id="12058" w:author="Sean de Noronha | DRG" w:date="2026-09-29T16:58:00Z" w16du:dateUtc="2026-09-29T14:58:00Z">
              <w:r>
                <w:rPr>
                  <w:rFonts w:cs="Arial"/>
                  <w:sz w:val="13"/>
                  <w:szCs w:val="13"/>
                </w:rPr>
                <w:t>2</w:t>
              </w:r>
            </w:ins>
          </w:p>
        </w:tc>
        <w:tc>
          <w:tcPr>
            <w:tcW w:w="1920" w:type="dxa"/>
            <w:vAlign w:val="center"/>
          </w:tcPr>
          <w:p w14:paraId="5E000CC2" w14:textId="77777777" w:rsidR="00C60D85" w:rsidRDefault="00000000">
            <w:pPr>
              <w:spacing w:after="0"/>
              <w:rPr>
                <w:ins w:id="12059" w:author="Sean de Noronha | DRG" w:date="2026-09-29T16:58:00Z" w16du:dateUtc="2026-09-29T14:58:00Z"/>
                <w:rFonts w:cs="Arial"/>
                <w:sz w:val="13"/>
                <w:szCs w:val="13"/>
              </w:rPr>
            </w:pPr>
            <w:ins w:id="12060" w:author="Sean de Noronha | DRG" w:date="2026-09-29T16:58:00Z" w16du:dateUtc="2026-09-29T14:58:00Z">
              <w:r>
                <w:rPr>
                  <w:rFonts w:cs="Arial"/>
                  <w:sz w:val="13"/>
                  <w:szCs w:val="13"/>
                </w:rPr>
                <w:t>Schedule 40 steel, NPS ¾</w:t>
              </w:r>
            </w:ins>
          </w:p>
        </w:tc>
        <w:tc>
          <w:tcPr>
            <w:tcW w:w="520" w:type="dxa"/>
            <w:vAlign w:val="center"/>
          </w:tcPr>
          <w:p w14:paraId="5E000CC3" w14:textId="77777777" w:rsidR="00C60D85" w:rsidRDefault="00000000">
            <w:pPr>
              <w:spacing w:after="0"/>
              <w:rPr>
                <w:ins w:id="12061" w:author="Sean de Noronha | DRG" w:date="2026-09-29T16:58:00Z" w16du:dateUtc="2026-09-29T14:58:00Z"/>
                <w:rFonts w:cs="Arial"/>
                <w:sz w:val="13"/>
                <w:szCs w:val="13"/>
              </w:rPr>
            </w:pPr>
            <w:ins w:id="12062"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CC4" w14:textId="77777777" w:rsidR="00C60D85" w:rsidRDefault="00000000">
            <w:pPr>
              <w:spacing w:after="0"/>
              <w:rPr>
                <w:ins w:id="12063" w:author="Sean de Noronha | DRG" w:date="2026-09-29T16:58:00Z" w16du:dateUtc="2026-09-29T14:58:00Z"/>
                <w:rFonts w:cs="Arial"/>
                <w:sz w:val="13"/>
                <w:szCs w:val="13"/>
              </w:rPr>
            </w:pPr>
            <w:ins w:id="12064" w:author="Sean de Noronha | DRG" w:date="2026-09-29T16:58:00Z" w16du:dateUtc="2026-09-29T14:58:00Z">
              <w:r>
                <w:rPr>
                  <w:rFonts w:cs="Arial"/>
                  <w:sz w:val="13"/>
                  <w:szCs w:val="13"/>
                </w:rPr>
                <w:t>20,000</w:t>
              </w:r>
            </w:ins>
          </w:p>
        </w:tc>
        <w:tc>
          <w:tcPr>
            <w:tcW w:w="800" w:type="dxa"/>
            <w:vAlign w:val="center"/>
          </w:tcPr>
          <w:p w14:paraId="5E000CC5" w14:textId="77777777" w:rsidR="00C60D85" w:rsidRDefault="00000000">
            <w:pPr>
              <w:spacing w:after="0"/>
              <w:rPr>
                <w:ins w:id="12065" w:author="Sean de Noronha | DRG" w:date="2026-09-29T16:58:00Z" w16du:dateUtc="2026-09-29T14:58:00Z"/>
                <w:rFonts w:cs="Arial"/>
                <w:sz w:val="13"/>
                <w:szCs w:val="13"/>
              </w:rPr>
            </w:pPr>
            <w:ins w:id="12066" w:author="Sean de Noronha | DRG" w:date="2026-09-29T16:58:00Z" w16du:dateUtc="2026-09-29T14:58:00Z">
              <w:r>
                <w:rPr>
                  <w:rFonts w:cs="Arial"/>
                  <w:sz w:val="13"/>
                  <w:szCs w:val="13"/>
                </w:rPr>
                <w:t>1 m</w:t>
              </w:r>
            </w:ins>
          </w:p>
        </w:tc>
        <w:tc>
          <w:tcPr>
            <w:tcW w:w="880" w:type="dxa"/>
            <w:vAlign w:val="center"/>
          </w:tcPr>
          <w:p w14:paraId="5E000CC6" w14:textId="77777777" w:rsidR="00C60D85" w:rsidRDefault="00000000">
            <w:pPr>
              <w:spacing w:after="0"/>
              <w:rPr>
                <w:ins w:id="12067" w:author="Sean de Noronha | DRG" w:date="2026-09-29T16:58:00Z" w16du:dateUtc="2026-09-29T14:58:00Z"/>
                <w:rFonts w:cs="Arial"/>
                <w:sz w:val="13"/>
                <w:szCs w:val="13"/>
              </w:rPr>
            </w:pPr>
            <w:ins w:id="12068" w:author="Sean de Noronha | DRG" w:date="2026-09-29T16:58:00Z" w16du:dateUtc="2026-09-29T14:58:00Z">
              <w:r>
                <w:rPr>
                  <w:rFonts w:cs="Arial"/>
                  <w:sz w:val="13"/>
                  <w:szCs w:val="13"/>
                </w:rPr>
                <w:t>0.38</w:t>
              </w:r>
            </w:ins>
          </w:p>
        </w:tc>
        <w:tc>
          <w:tcPr>
            <w:tcW w:w="820" w:type="dxa"/>
            <w:vAlign w:val="center"/>
          </w:tcPr>
          <w:p w14:paraId="5E000CC7" w14:textId="77777777" w:rsidR="00C60D85" w:rsidRDefault="00000000">
            <w:pPr>
              <w:spacing w:after="0"/>
              <w:rPr>
                <w:ins w:id="12069" w:author="Sean de Noronha | DRG" w:date="2026-09-29T16:58:00Z" w16du:dateUtc="2026-09-29T14:58:00Z"/>
                <w:rFonts w:cs="Arial"/>
                <w:sz w:val="13"/>
                <w:szCs w:val="13"/>
              </w:rPr>
            </w:pPr>
            <w:ins w:id="12070" w:author="Sean de Noronha | DRG" w:date="2026-09-29T16:58:00Z" w16du:dateUtc="2026-09-29T14:58:00Z">
              <w:r>
                <w:rPr>
                  <w:rFonts w:cs="Arial"/>
                  <w:sz w:val="13"/>
                  <w:szCs w:val="13"/>
                </w:rPr>
                <w:t>170</w:t>
              </w:r>
            </w:ins>
          </w:p>
        </w:tc>
        <w:tc>
          <w:tcPr>
            <w:tcW w:w="1100" w:type="dxa"/>
            <w:vAlign w:val="center"/>
          </w:tcPr>
          <w:p w14:paraId="5E000CC8" w14:textId="77777777" w:rsidR="00C60D85" w:rsidRDefault="00000000">
            <w:pPr>
              <w:spacing w:after="0"/>
              <w:rPr>
                <w:ins w:id="12071" w:author="Sean de Noronha | DRG" w:date="2026-09-29T16:58:00Z" w16du:dateUtc="2026-09-29T14:58:00Z"/>
                <w:rFonts w:cs="Arial"/>
                <w:sz w:val="13"/>
                <w:szCs w:val="13"/>
              </w:rPr>
            </w:pPr>
            <w:ins w:id="12072" w:author="Sean de Noronha | DRG" w:date="2026-09-29T16:58:00Z" w16du:dateUtc="2026-09-29T14:58:00Z">
              <w:r>
                <w:rPr>
                  <w:rFonts w:cs="Arial"/>
                  <w:sz w:val="13"/>
                  <w:szCs w:val="13"/>
                </w:rPr>
                <w:t>290 (615)</w:t>
              </w:r>
            </w:ins>
          </w:p>
        </w:tc>
        <w:tc>
          <w:tcPr>
            <w:tcW w:w="700" w:type="dxa"/>
            <w:vAlign w:val="center"/>
          </w:tcPr>
          <w:p w14:paraId="5E000CC9" w14:textId="77777777" w:rsidR="00C60D85" w:rsidRDefault="00000000">
            <w:pPr>
              <w:spacing w:after="0"/>
              <w:rPr>
                <w:ins w:id="12073" w:author="Sean de Noronha | DRG" w:date="2026-09-29T16:58:00Z" w16du:dateUtc="2026-09-29T14:58:00Z"/>
                <w:rFonts w:cs="Arial"/>
                <w:sz w:val="13"/>
                <w:szCs w:val="13"/>
              </w:rPr>
            </w:pPr>
            <w:ins w:id="12074" w:author="Sean de Noronha | DRG" w:date="2026-09-29T16:58:00Z" w16du:dateUtc="2026-09-29T14:58:00Z">
              <w:r>
                <w:rPr>
                  <w:rFonts w:cs="Arial"/>
                  <w:sz w:val="13"/>
                  <w:szCs w:val="13"/>
                </w:rPr>
                <w:t>14.1</w:t>
              </w:r>
            </w:ins>
          </w:p>
        </w:tc>
      </w:tr>
      <w:tr w:rsidR="00C60D85" w14:paraId="052C2878" w14:textId="77777777">
        <w:trPr>
          <w:jc w:val="center"/>
          <w:ins w:id="12075" w:author="Sean de Noronha | DRG" w:date="2026-09-29T16:58:00Z"/>
        </w:trPr>
        <w:tc>
          <w:tcPr>
            <w:tcW w:w="560" w:type="dxa"/>
            <w:vAlign w:val="center"/>
          </w:tcPr>
          <w:p w14:paraId="5E000CCA" w14:textId="77777777" w:rsidR="00C60D85" w:rsidRDefault="00000000">
            <w:pPr>
              <w:spacing w:after="0"/>
              <w:rPr>
                <w:ins w:id="12076" w:author="Sean de Noronha | DRG" w:date="2026-09-29T16:58:00Z" w16du:dateUtc="2026-09-29T14:58:00Z"/>
                <w:rFonts w:cs="Arial"/>
                <w:sz w:val="13"/>
                <w:szCs w:val="13"/>
              </w:rPr>
            </w:pPr>
            <w:ins w:id="12077" w:author="Sean de Noronha | DRG" w:date="2026-09-29T16:58:00Z" w16du:dateUtc="2026-09-29T14:58:00Z">
              <w:r>
                <w:rPr>
                  <w:rFonts w:cs="Arial"/>
                  <w:sz w:val="13"/>
                  <w:szCs w:val="13"/>
                </w:rPr>
                <w:t>249</w:t>
              </w:r>
            </w:ins>
          </w:p>
        </w:tc>
        <w:tc>
          <w:tcPr>
            <w:tcW w:w="500" w:type="dxa"/>
            <w:vAlign w:val="center"/>
          </w:tcPr>
          <w:p w14:paraId="5E000CCB" w14:textId="77777777" w:rsidR="00C60D85" w:rsidRDefault="00000000">
            <w:pPr>
              <w:spacing w:after="0"/>
              <w:rPr>
                <w:ins w:id="12078" w:author="Sean de Noronha | DRG" w:date="2026-09-29T16:58:00Z" w16du:dateUtc="2026-09-29T14:58:00Z"/>
                <w:rFonts w:cs="Arial"/>
                <w:sz w:val="13"/>
                <w:szCs w:val="13"/>
              </w:rPr>
            </w:pPr>
            <w:ins w:id="12079" w:author="Sean de Noronha | DRG" w:date="2026-09-29T16:58:00Z" w16du:dateUtc="2026-09-29T14:58:00Z">
              <w:r>
                <w:rPr>
                  <w:rFonts w:cs="Arial"/>
                  <w:sz w:val="13"/>
                  <w:szCs w:val="13"/>
                </w:rPr>
                <w:t>T3</w:t>
              </w:r>
            </w:ins>
          </w:p>
        </w:tc>
        <w:tc>
          <w:tcPr>
            <w:tcW w:w="660" w:type="dxa"/>
            <w:vAlign w:val="center"/>
          </w:tcPr>
          <w:p w14:paraId="5E000CCC" w14:textId="77777777" w:rsidR="00C60D85" w:rsidRDefault="00000000">
            <w:pPr>
              <w:spacing w:after="0"/>
              <w:rPr>
                <w:ins w:id="12080" w:author="Sean de Noronha | DRG" w:date="2026-09-29T16:58:00Z" w16du:dateUtc="2026-09-29T14:58:00Z"/>
                <w:rFonts w:cs="Arial"/>
                <w:sz w:val="13"/>
                <w:szCs w:val="13"/>
              </w:rPr>
            </w:pPr>
            <w:ins w:id="12081" w:author="Sean de Noronha | DRG" w:date="2026-09-29T16:58:00Z" w16du:dateUtc="2026-09-29T14:58:00Z">
              <w:r>
                <w:rPr>
                  <w:rFonts w:cs="Arial"/>
                  <w:sz w:val="13"/>
                  <w:szCs w:val="13"/>
                </w:rPr>
                <w:t>2</w:t>
              </w:r>
            </w:ins>
          </w:p>
        </w:tc>
        <w:tc>
          <w:tcPr>
            <w:tcW w:w="1920" w:type="dxa"/>
            <w:vAlign w:val="center"/>
          </w:tcPr>
          <w:p w14:paraId="5E000CCD" w14:textId="77777777" w:rsidR="00C60D85" w:rsidRDefault="00000000">
            <w:pPr>
              <w:spacing w:after="0"/>
              <w:rPr>
                <w:ins w:id="12082" w:author="Sean de Noronha | DRG" w:date="2026-09-29T16:58:00Z" w16du:dateUtc="2026-09-29T14:58:00Z"/>
                <w:rFonts w:cs="Arial"/>
                <w:sz w:val="13"/>
                <w:szCs w:val="13"/>
              </w:rPr>
            </w:pPr>
            <w:ins w:id="12083" w:author="Sean de Noronha | DRG" w:date="2026-09-29T16:58:00Z" w16du:dateUtc="2026-09-29T14:58:00Z">
              <w:r>
                <w:rPr>
                  <w:rFonts w:cs="Arial"/>
                  <w:sz w:val="13"/>
                  <w:szCs w:val="13"/>
                </w:rPr>
                <w:t>Schedule 40 steel, NPS 1</w:t>
              </w:r>
            </w:ins>
          </w:p>
        </w:tc>
        <w:tc>
          <w:tcPr>
            <w:tcW w:w="520" w:type="dxa"/>
            <w:vAlign w:val="center"/>
          </w:tcPr>
          <w:p w14:paraId="5E000CCE" w14:textId="77777777" w:rsidR="00C60D85" w:rsidRDefault="00000000">
            <w:pPr>
              <w:spacing w:after="0"/>
              <w:rPr>
                <w:ins w:id="12084" w:author="Sean de Noronha | DRG" w:date="2026-09-29T16:58:00Z" w16du:dateUtc="2026-09-29T14:58:00Z"/>
                <w:rFonts w:cs="Arial"/>
                <w:sz w:val="13"/>
                <w:szCs w:val="13"/>
              </w:rPr>
            </w:pPr>
            <w:ins w:id="12085" w:author="Sean de Noronha | DRG" w:date="2026-09-29T16:58:00Z" w16du:dateUtc="2026-09-29T14:58:00Z">
              <w:r>
                <w:rPr>
                  <w:rFonts w:cs="Arial"/>
                  <w:sz w:val="13"/>
                  <w:szCs w:val="13"/>
                </w:rPr>
                <w:t>He</w:t>
              </w:r>
            </w:ins>
          </w:p>
        </w:tc>
        <w:tc>
          <w:tcPr>
            <w:tcW w:w="900" w:type="dxa"/>
            <w:vAlign w:val="center"/>
          </w:tcPr>
          <w:p w14:paraId="5E000CCF" w14:textId="77777777" w:rsidR="00C60D85" w:rsidRDefault="00000000">
            <w:pPr>
              <w:spacing w:after="0"/>
              <w:rPr>
                <w:ins w:id="12086" w:author="Sean de Noronha | DRG" w:date="2026-09-29T16:58:00Z" w16du:dateUtc="2026-09-29T14:58:00Z"/>
                <w:rFonts w:cs="Arial"/>
                <w:sz w:val="13"/>
                <w:szCs w:val="13"/>
              </w:rPr>
            </w:pPr>
            <w:ins w:id="12087" w:author="Sean de Noronha | DRG" w:date="2026-09-29T16:58:00Z" w16du:dateUtc="2026-09-29T14:58:00Z">
              <w:r>
                <w:rPr>
                  <w:rFonts w:cs="Arial"/>
                  <w:sz w:val="13"/>
                  <w:szCs w:val="13"/>
                </w:rPr>
                <w:t>2,600</w:t>
              </w:r>
            </w:ins>
          </w:p>
        </w:tc>
        <w:tc>
          <w:tcPr>
            <w:tcW w:w="800" w:type="dxa"/>
            <w:vAlign w:val="center"/>
          </w:tcPr>
          <w:p w14:paraId="5E000CD0" w14:textId="77777777" w:rsidR="00C60D85" w:rsidRDefault="00000000">
            <w:pPr>
              <w:spacing w:after="0"/>
              <w:rPr>
                <w:ins w:id="12088" w:author="Sean de Noronha | DRG" w:date="2026-09-29T16:58:00Z" w16du:dateUtc="2026-09-29T14:58:00Z"/>
                <w:rFonts w:cs="Arial"/>
                <w:sz w:val="13"/>
                <w:szCs w:val="13"/>
              </w:rPr>
            </w:pPr>
            <w:ins w:id="12089" w:author="Sean de Noronha | DRG" w:date="2026-09-29T16:58:00Z" w16du:dateUtc="2026-09-29T14:58:00Z">
              <w:r>
                <w:rPr>
                  <w:rFonts w:cs="Arial"/>
                  <w:sz w:val="13"/>
                  <w:szCs w:val="13"/>
                </w:rPr>
                <w:t>10 m</w:t>
              </w:r>
            </w:ins>
          </w:p>
        </w:tc>
        <w:tc>
          <w:tcPr>
            <w:tcW w:w="880" w:type="dxa"/>
            <w:vAlign w:val="center"/>
          </w:tcPr>
          <w:p w14:paraId="5E000CD1" w14:textId="77777777" w:rsidR="00C60D85" w:rsidRDefault="00000000">
            <w:pPr>
              <w:spacing w:after="0"/>
              <w:rPr>
                <w:ins w:id="12090" w:author="Sean de Noronha | DRG" w:date="2026-09-29T16:58:00Z" w16du:dateUtc="2026-09-29T14:58:00Z"/>
                <w:rFonts w:cs="Arial"/>
                <w:sz w:val="13"/>
                <w:szCs w:val="13"/>
              </w:rPr>
            </w:pPr>
            <w:ins w:id="12091" w:author="Sean de Noronha | DRG" w:date="2026-09-29T16:58:00Z" w16du:dateUtc="2026-09-29T14:58:00Z">
              <w:r>
                <w:rPr>
                  <w:rFonts w:cs="Arial"/>
                  <w:sz w:val="13"/>
                  <w:szCs w:val="13"/>
                </w:rPr>
                <w:t>0.17</w:t>
              </w:r>
            </w:ins>
          </w:p>
        </w:tc>
        <w:tc>
          <w:tcPr>
            <w:tcW w:w="820" w:type="dxa"/>
            <w:vAlign w:val="center"/>
          </w:tcPr>
          <w:p w14:paraId="5E000CD2" w14:textId="77777777" w:rsidR="00C60D85" w:rsidRDefault="00000000">
            <w:pPr>
              <w:spacing w:after="0"/>
              <w:rPr>
                <w:ins w:id="12092" w:author="Sean de Noronha | DRG" w:date="2026-09-29T16:58:00Z" w16du:dateUtc="2026-09-29T14:58:00Z"/>
                <w:rFonts w:cs="Arial"/>
                <w:sz w:val="13"/>
                <w:szCs w:val="13"/>
              </w:rPr>
            </w:pPr>
            <w:ins w:id="12093" w:author="Sean de Noronha | DRG" w:date="2026-09-29T16:58:00Z" w16du:dateUtc="2026-09-29T14:58:00Z">
              <w:r>
                <w:rPr>
                  <w:rFonts w:cs="Arial"/>
                  <w:sz w:val="13"/>
                  <w:szCs w:val="13"/>
                </w:rPr>
                <w:t>150</w:t>
              </w:r>
            </w:ins>
          </w:p>
        </w:tc>
        <w:tc>
          <w:tcPr>
            <w:tcW w:w="1100" w:type="dxa"/>
            <w:vAlign w:val="center"/>
          </w:tcPr>
          <w:p w14:paraId="5E000CD3" w14:textId="77777777" w:rsidR="00C60D85" w:rsidRDefault="00000000">
            <w:pPr>
              <w:spacing w:after="0"/>
              <w:rPr>
                <w:ins w:id="12094" w:author="Sean de Noronha | DRG" w:date="2026-09-29T16:58:00Z" w16du:dateUtc="2026-09-29T14:58:00Z"/>
                <w:rFonts w:cs="Arial"/>
                <w:sz w:val="13"/>
                <w:szCs w:val="13"/>
              </w:rPr>
            </w:pPr>
            <w:ins w:id="12095" w:author="Sean de Noronha | DRG" w:date="2026-09-29T16:58:00Z" w16du:dateUtc="2026-09-29T14:58:00Z">
              <w:r>
                <w:rPr>
                  <w:rFonts w:cs="Arial"/>
                  <w:sz w:val="13"/>
                  <w:szCs w:val="13"/>
                </w:rPr>
                <w:t>375 (794)</w:t>
              </w:r>
            </w:ins>
          </w:p>
        </w:tc>
        <w:tc>
          <w:tcPr>
            <w:tcW w:w="700" w:type="dxa"/>
            <w:vAlign w:val="center"/>
          </w:tcPr>
          <w:p w14:paraId="5E000CD4" w14:textId="77777777" w:rsidR="00C60D85" w:rsidRDefault="00000000">
            <w:pPr>
              <w:spacing w:after="0"/>
              <w:rPr>
                <w:ins w:id="12096" w:author="Sean de Noronha | DRG" w:date="2026-09-29T16:58:00Z" w16du:dateUtc="2026-09-29T14:58:00Z"/>
                <w:rFonts w:cs="Arial"/>
                <w:sz w:val="13"/>
                <w:szCs w:val="13"/>
              </w:rPr>
            </w:pPr>
            <w:ins w:id="12097" w:author="Sean de Noronha | DRG" w:date="2026-09-29T16:58:00Z" w16du:dateUtc="2026-09-29T14:58:00Z">
              <w:r>
                <w:rPr>
                  <w:rFonts w:cs="Arial"/>
                  <w:sz w:val="13"/>
                  <w:szCs w:val="13"/>
                </w:rPr>
                <w:t>11.2</w:t>
              </w:r>
            </w:ins>
          </w:p>
        </w:tc>
      </w:tr>
      <w:tr w:rsidR="00C60D85" w14:paraId="0A1925C4" w14:textId="77777777">
        <w:trPr>
          <w:jc w:val="center"/>
          <w:ins w:id="12098" w:author="Sean de Noronha | DRG" w:date="2026-09-29T16:58:00Z"/>
        </w:trPr>
        <w:tc>
          <w:tcPr>
            <w:tcW w:w="560" w:type="dxa"/>
            <w:vAlign w:val="center"/>
          </w:tcPr>
          <w:p w14:paraId="5E000CD5" w14:textId="77777777" w:rsidR="00C60D85" w:rsidRDefault="00000000">
            <w:pPr>
              <w:spacing w:after="0"/>
              <w:rPr>
                <w:ins w:id="12099" w:author="Sean de Noronha | DRG" w:date="2026-09-29T16:58:00Z" w16du:dateUtc="2026-09-29T14:58:00Z"/>
                <w:rFonts w:cs="Arial"/>
                <w:sz w:val="13"/>
                <w:szCs w:val="13"/>
              </w:rPr>
            </w:pPr>
            <w:ins w:id="12100" w:author="Sean de Noronha | DRG" w:date="2026-09-29T16:58:00Z" w16du:dateUtc="2026-09-29T14:58:00Z">
              <w:r>
                <w:rPr>
                  <w:rFonts w:cs="Arial"/>
                  <w:sz w:val="13"/>
                  <w:szCs w:val="13"/>
                </w:rPr>
                <w:t>250</w:t>
              </w:r>
            </w:ins>
          </w:p>
        </w:tc>
        <w:tc>
          <w:tcPr>
            <w:tcW w:w="500" w:type="dxa"/>
            <w:vAlign w:val="center"/>
          </w:tcPr>
          <w:p w14:paraId="5E000CD6" w14:textId="77777777" w:rsidR="00C60D85" w:rsidRDefault="00000000">
            <w:pPr>
              <w:spacing w:after="0"/>
              <w:rPr>
                <w:ins w:id="12101" w:author="Sean de Noronha | DRG" w:date="2026-09-29T16:58:00Z" w16du:dateUtc="2026-09-29T14:58:00Z"/>
                <w:rFonts w:cs="Arial"/>
                <w:sz w:val="13"/>
                <w:szCs w:val="13"/>
              </w:rPr>
            </w:pPr>
            <w:ins w:id="12102" w:author="Sean de Noronha | DRG" w:date="2026-09-29T16:58:00Z" w16du:dateUtc="2026-09-29T14:58:00Z">
              <w:r>
                <w:rPr>
                  <w:rFonts w:cs="Arial"/>
                  <w:sz w:val="13"/>
                  <w:szCs w:val="13"/>
                </w:rPr>
                <w:t>T3</w:t>
              </w:r>
            </w:ins>
          </w:p>
        </w:tc>
        <w:tc>
          <w:tcPr>
            <w:tcW w:w="660" w:type="dxa"/>
            <w:vAlign w:val="center"/>
          </w:tcPr>
          <w:p w14:paraId="5E000CD7" w14:textId="77777777" w:rsidR="00C60D85" w:rsidRDefault="00000000">
            <w:pPr>
              <w:spacing w:after="0"/>
              <w:rPr>
                <w:ins w:id="12103" w:author="Sean de Noronha | DRG" w:date="2026-09-29T16:58:00Z" w16du:dateUtc="2026-09-29T14:58:00Z"/>
                <w:rFonts w:cs="Arial"/>
                <w:sz w:val="13"/>
                <w:szCs w:val="13"/>
              </w:rPr>
            </w:pPr>
            <w:ins w:id="12104" w:author="Sean de Noronha | DRG" w:date="2026-09-29T16:58:00Z" w16du:dateUtc="2026-09-29T14:58:00Z">
              <w:r>
                <w:rPr>
                  <w:rFonts w:cs="Arial"/>
                  <w:sz w:val="13"/>
                  <w:szCs w:val="13"/>
                </w:rPr>
                <w:t>2</w:t>
              </w:r>
            </w:ins>
          </w:p>
        </w:tc>
        <w:tc>
          <w:tcPr>
            <w:tcW w:w="1920" w:type="dxa"/>
            <w:vAlign w:val="center"/>
          </w:tcPr>
          <w:p w14:paraId="5E000CD8" w14:textId="77777777" w:rsidR="00C60D85" w:rsidRDefault="00000000">
            <w:pPr>
              <w:spacing w:after="0"/>
              <w:rPr>
                <w:ins w:id="12105" w:author="Sean de Noronha | DRG" w:date="2026-09-29T16:58:00Z" w16du:dateUtc="2026-09-29T14:58:00Z"/>
                <w:rFonts w:cs="Arial"/>
                <w:sz w:val="13"/>
                <w:szCs w:val="13"/>
              </w:rPr>
            </w:pPr>
            <w:ins w:id="12106" w:author="Sean de Noronha | DRG" w:date="2026-09-29T16:58:00Z" w16du:dateUtc="2026-09-29T14:58:00Z">
              <w:r>
                <w:rPr>
                  <w:rFonts w:cs="Arial"/>
                  <w:sz w:val="13"/>
                  <w:szCs w:val="13"/>
                </w:rPr>
                <w:t>Schedule 40 steel, NPS 1</w:t>
              </w:r>
            </w:ins>
          </w:p>
        </w:tc>
        <w:tc>
          <w:tcPr>
            <w:tcW w:w="520" w:type="dxa"/>
            <w:vAlign w:val="center"/>
          </w:tcPr>
          <w:p w14:paraId="5E000CD9" w14:textId="77777777" w:rsidR="00C60D85" w:rsidRDefault="00000000">
            <w:pPr>
              <w:spacing w:after="0"/>
              <w:rPr>
                <w:ins w:id="12107" w:author="Sean de Noronha | DRG" w:date="2026-09-29T16:58:00Z" w16du:dateUtc="2026-09-29T14:58:00Z"/>
                <w:rFonts w:cs="Arial"/>
                <w:sz w:val="13"/>
                <w:szCs w:val="13"/>
              </w:rPr>
            </w:pPr>
            <w:ins w:id="12108" w:author="Sean de Noronha | DRG" w:date="2026-09-29T16:58:00Z" w16du:dateUtc="2026-09-29T14:58:00Z">
              <w:r>
                <w:rPr>
                  <w:rFonts w:cs="Arial"/>
                  <w:sz w:val="13"/>
                  <w:szCs w:val="13"/>
                </w:rPr>
                <w:t>He</w:t>
              </w:r>
            </w:ins>
          </w:p>
        </w:tc>
        <w:tc>
          <w:tcPr>
            <w:tcW w:w="900" w:type="dxa"/>
            <w:vAlign w:val="center"/>
          </w:tcPr>
          <w:p w14:paraId="5E000CDA" w14:textId="77777777" w:rsidR="00C60D85" w:rsidRDefault="00000000">
            <w:pPr>
              <w:spacing w:after="0"/>
              <w:rPr>
                <w:ins w:id="12109" w:author="Sean de Noronha | DRG" w:date="2026-09-29T16:58:00Z" w16du:dateUtc="2026-09-29T14:58:00Z"/>
                <w:rFonts w:cs="Arial"/>
                <w:sz w:val="13"/>
                <w:szCs w:val="13"/>
              </w:rPr>
            </w:pPr>
            <w:ins w:id="12110" w:author="Sean de Noronha | DRG" w:date="2026-09-29T16:58:00Z" w16du:dateUtc="2026-09-29T14:58:00Z">
              <w:r>
                <w:rPr>
                  <w:rFonts w:cs="Arial"/>
                  <w:sz w:val="13"/>
                  <w:szCs w:val="13"/>
                </w:rPr>
                <w:t>3,000</w:t>
              </w:r>
            </w:ins>
          </w:p>
        </w:tc>
        <w:tc>
          <w:tcPr>
            <w:tcW w:w="800" w:type="dxa"/>
            <w:vAlign w:val="center"/>
          </w:tcPr>
          <w:p w14:paraId="5E000CDB" w14:textId="77777777" w:rsidR="00C60D85" w:rsidRDefault="00000000">
            <w:pPr>
              <w:spacing w:after="0"/>
              <w:rPr>
                <w:ins w:id="12111" w:author="Sean de Noronha | DRG" w:date="2026-09-29T16:58:00Z" w16du:dateUtc="2026-09-29T14:58:00Z"/>
                <w:rFonts w:cs="Arial"/>
                <w:sz w:val="13"/>
                <w:szCs w:val="13"/>
              </w:rPr>
            </w:pPr>
            <w:ins w:id="12112" w:author="Sean de Noronha | DRG" w:date="2026-09-29T16:58:00Z" w16du:dateUtc="2026-09-29T14:58:00Z">
              <w:r>
                <w:rPr>
                  <w:rFonts w:cs="Arial"/>
                  <w:sz w:val="13"/>
                  <w:szCs w:val="13"/>
                </w:rPr>
                <w:t>5 m</w:t>
              </w:r>
            </w:ins>
          </w:p>
        </w:tc>
        <w:tc>
          <w:tcPr>
            <w:tcW w:w="880" w:type="dxa"/>
            <w:vAlign w:val="center"/>
          </w:tcPr>
          <w:p w14:paraId="5E000CDC" w14:textId="77777777" w:rsidR="00C60D85" w:rsidRDefault="00000000">
            <w:pPr>
              <w:spacing w:after="0"/>
              <w:rPr>
                <w:ins w:id="12113" w:author="Sean de Noronha | DRG" w:date="2026-09-29T16:58:00Z" w16du:dateUtc="2026-09-29T14:58:00Z"/>
                <w:rFonts w:cs="Arial"/>
                <w:sz w:val="13"/>
                <w:szCs w:val="13"/>
              </w:rPr>
            </w:pPr>
            <w:ins w:id="12114" w:author="Sean de Noronha | DRG" w:date="2026-09-29T16:58:00Z" w16du:dateUtc="2026-09-29T14:58:00Z">
              <w:r>
                <w:rPr>
                  <w:rFonts w:cs="Arial"/>
                  <w:sz w:val="13"/>
                  <w:szCs w:val="13"/>
                </w:rPr>
                <w:t>0.15</w:t>
              </w:r>
            </w:ins>
          </w:p>
        </w:tc>
        <w:tc>
          <w:tcPr>
            <w:tcW w:w="820" w:type="dxa"/>
            <w:vAlign w:val="center"/>
          </w:tcPr>
          <w:p w14:paraId="5E000CDD" w14:textId="77777777" w:rsidR="00C60D85" w:rsidRDefault="00000000">
            <w:pPr>
              <w:spacing w:after="0"/>
              <w:rPr>
                <w:ins w:id="12115" w:author="Sean de Noronha | DRG" w:date="2026-09-29T16:58:00Z" w16du:dateUtc="2026-09-29T14:58:00Z"/>
                <w:rFonts w:cs="Arial"/>
                <w:sz w:val="13"/>
                <w:szCs w:val="13"/>
              </w:rPr>
            </w:pPr>
            <w:ins w:id="12116" w:author="Sean de Noronha | DRG" w:date="2026-09-29T16:58:00Z" w16du:dateUtc="2026-09-29T14:58:00Z">
              <w:r>
                <w:rPr>
                  <w:rFonts w:cs="Arial"/>
                  <w:sz w:val="13"/>
                  <w:szCs w:val="13"/>
                </w:rPr>
                <w:t>117</w:t>
              </w:r>
            </w:ins>
          </w:p>
        </w:tc>
        <w:tc>
          <w:tcPr>
            <w:tcW w:w="1100" w:type="dxa"/>
            <w:vAlign w:val="center"/>
          </w:tcPr>
          <w:p w14:paraId="5E000CDE" w14:textId="77777777" w:rsidR="00C60D85" w:rsidRDefault="00000000">
            <w:pPr>
              <w:spacing w:after="0"/>
              <w:rPr>
                <w:ins w:id="12117" w:author="Sean de Noronha | DRG" w:date="2026-09-29T16:58:00Z" w16du:dateUtc="2026-09-29T14:58:00Z"/>
                <w:rFonts w:cs="Arial"/>
                <w:sz w:val="13"/>
                <w:szCs w:val="13"/>
              </w:rPr>
            </w:pPr>
            <w:ins w:id="12118" w:author="Sean de Noronha | DRG" w:date="2026-09-29T16:58:00Z" w16du:dateUtc="2026-09-29T14:58:00Z">
              <w:r>
                <w:rPr>
                  <w:rFonts w:cs="Arial"/>
                  <w:sz w:val="13"/>
                  <w:szCs w:val="13"/>
                </w:rPr>
                <w:t>432 (916)</w:t>
              </w:r>
            </w:ins>
          </w:p>
        </w:tc>
        <w:tc>
          <w:tcPr>
            <w:tcW w:w="700" w:type="dxa"/>
            <w:vAlign w:val="center"/>
          </w:tcPr>
          <w:p w14:paraId="5E000CDF" w14:textId="77777777" w:rsidR="00C60D85" w:rsidRDefault="00000000">
            <w:pPr>
              <w:spacing w:after="0"/>
              <w:rPr>
                <w:ins w:id="12119" w:author="Sean de Noronha | DRG" w:date="2026-09-29T16:58:00Z" w16du:dateUtc="2026-09-29T14:58:00Z"/>
                <w:rFonts w:cs="Arial"/>
                <w:sz w:val="13"/>
                <w:szCs w:val="13"/>
              </w:rPr>
            </w:pPr>
            <w:ins w:id="12120" w:author="Sean de Noronha | DRG" w:date="2026-09-29T16:58:00Z" w16du:dateUtc="2026-09-29T14:58:00Z">
              <w:r>
                <w:rPr>
                  <w:rFonts w:cs="Arial"/>
                  <w:sz w:val="13"/>
                  <w:szCs w:val="13"/>
                </w:rPr>
                <w:t>12.9</w:t>
              </w:r>
            </w:ins>
          </w:p>
        </w:tc>
      </w:tr>
      <w:tr w:rsidR="00C60D85" w14:paraId="01CA7D17" w14:textId="77777777">
        <w:trPr>
          <w:jc w:val="center"/>
          <w:ins w:id="12121" w:author="Sean de Noronha | DRG" w:date="2026-09-29T16:58:00Z"/>
        </w:trPr>
        <w:tc>
          <w:tcPr>
            <w:tcW w:w="560" w:type="dxa"/>
            <w:vAlign w:val="center"/>
          </w:tcPr>
          <w:p w14:paraId="5E000CE0" w14:textId="77777777" w:rsidR="00C60D85" w:rsidRDefault="00000000">
            <w:pPr>
              <w:spacing w:after="0"/>
              <w:rPr>
                <w:ins w:id="12122" w:author="Sean de Noronha | DRG" w:date="2026-09-29T16:58:00Z" w16du:dateUtc="2026-09-29T14:58:00Z"/>
                <w:rFonts w:cs="Arial"/>
                <w:sz w:val="13"/>
                <w:szCs w:val="13"/>
              </w:rPr>
            </w:pPr>
            <w:ins w:id="12123" w:author="Sean de Noronha | DRG" w:date="2026-09-29T16:58:00Z" w16du:dateUtc="2026-09-29T14:58:00Z">
              <w:r>
                <w:rPr>
                  <w:rFonts w:cs="Arial"/>
                  <w:sz w:val="13"/>
                  <w:szCs w:val="13"/>
                </w:rPr>
                <w:t>251</w:t>
              </w:r>
            </w:ins>
          </w:p>
        </w:tc>
        <w:tc>
          <w:tcPr>
            <w:tcW w:w="500" w:type="dxa"/>
            <w:vAlign w:val="center"/>
          </w:tcPr>
          <w:p w14:paraId="5E000CE1" w14:textId="77777777" w:rsidR="00C60D85" w:rsidRDefault="00000000">
            <w:pPr>
              <w:spacing w:after="0"/>
              <w:rPr>
                <w:ins w:id="12124" w:author="Sean de Noronha | DRG" w:date="2026-09-29T16:58:00Z" w16du:dateUtc="2026-09-29T14:58:00Z"/>
                <w:rFonts w:cs="Arial"/>
                <w:sz w:val="13"/>
                <w:szCs w:val="13"/>
              </w:rPr>
            </w:pPr>
            <w:ins w:id="12125" w:author="Sean de Noronha | DRG" w:date="2026-09-29T16:58:00Z" w16du:dateUtc="2026-09-29T14:58:00Z">
              <w:r>
                <w:rPr>
                  <w:rFonts w:cs="Arial"/>
                  <w:sz w:val="13"/>
                  <w:szCs w:val="13"/>
                </w:rPr>
                <w:t>T3</w:t>
              </w:r>
            </w:ins>
          </w:p>
        </w:tc>
        <w:tc>
          <w:tcPr>
            <w:tcW w:w="660" w:type="dxa"/>
            <w:vAlign w:val="center"/>
          </w:tcPr>
          <w:p w14:paraId="5E000CE2" w14:textId="77777777" w:rsidR="00C60D85" w:rsidRDefault="00000000">
            <w:pPr>
              <w:spacing w:after="0"/>
              <w:rPr>
                <w:ins w:id="12126" w:author="Sean de Noronha | DRG" w:date="2026-09-29T16:58:00Z" w16du:dateUtc="2026-09-29T14:58:00Z"/>
                <w:rFonts w:cs="Arial"/>
                <w:sz w:val="13"/>
                <w:szCs w:val="13"/>
              </w:rPr>
            </w:pPr>
            <w:ins w:id="12127" w:author="Sean de Noronha | DRG" w:date="2026-09-29T16:58:00Z" w16du:dateUtc="2026-09-29T14:58:00Z">
              <w:r>
                <w:rPr>
                  <w:rFonts w:cs="Arial"/>
                  <w:sz w:val="13"/>
                  <w:szCs w:val="13"/>
                </w:rPr>
                <w:t>2</w:t>
              </w:r>
            </w:ins>
          </w:p>
        </w:tc>
        <w:tc>
          <w:tcPr>
            <w:tcW w:w="1920" w:type="dxa"/>
            <w:vAlign w:val="center"/>
          </w:tcPr>
          <w:p w14:paraId="5E000CE3" w14:textId="77777777" w:rsidR="00C60D85" w:rsidRDefault="00000000">
            <w:pPr>
              <w:spacing w:after="0"/>
              <w:rPr>
                <w:ins w:id="12128" w:author="Sean de Noronha | DRG" w:date="2026-09-29T16:58:00Z" w16du:dateUtc="2026-09-29T14:58:00Z"/>
                <w:rFonts w:cs="Arial"/>
                <w:sz w:val="13"/>
                <w:szCs w:val="13"/>
              </w:rPr>
            </w:pPr>
            <w:ins w:id="12129" w:author="Sean de Noronha | DRG" w:date="2026-09-29T16:58:00Z" w16du:dateUtc="2026-09-29T14:58:00Z">
              <w:r>
                <w:rPr>
                  <w:rFonts w:cs="Arial"/>
                  <w:sz w:val="13"/>
                  <w:szCs w:val="13"/>
                </w:rPr>
                <w:t>Schedule 40 steel, NPS 1</w:t>
              </w:r>
            </w:ins>
          </w:p>
        </w:tc>
        <w:tc>
          <w:tcPr>
            <w:tcW w:w="520" w:type="dxa"/>
            <w:vAlign w:val="center"/>
          </w:tcPr>
          <w:p w14:paraId="5E000CE4" w14:textId="77777777" w:rsidR="00C60D85" w:rsidRDefault="00000000">
            <w:pPr>
              <w:spacing w:after="0"/>
              <w:rPr>
                <w:ins w:id="12130" w:author="Sean de Noronha | DRG" w:date="2026-09-29T16:58:00Z" w16du:dateUtc="2026-09-29T14:58:00Z"/>
                <w:rFonts w:cs="Arial"/>
                <w:sz w:val="13"/>
                <w:szCs w:val="13"/>
              </w:rPr>
            </w:pPr>
            <w:ins w:id="12131" w:author="Sean de Noronha | DRG" w:date="2026-09-29T16:58:00Z" w16du:dateUtc="2026-09-29T14:58:00Z">
              <w:r>
                <w:rPr>
                  <w:rFonts w:cs="Arial"/>
                  <w:sz w:val="13"/>
                  <w:szCs w:val="13"/>
                </w:rPr>
                <w:t>He</w:t>
              </w:r>
            </w:ins>
          </w:p>
        </w:tc>
        <w:tc>
          <w:tcPr>
            <w:tcW w:w="900" w:type="dxa"/>
            <w:vAlign w:val="center"/>
          </w:tcPr>
          <w:p w14:paraId="5E000CE5" w14:textId="77777777" w:rsidR="00C60D85" w:rsidRDefault="00000000">
            <w:pPr>
              <w:spacing w:after="0"/>
              <w:rPr>
                <w:ins w:id="12132" w:author="Sean de Noronha | DRG" w:date="2026-09-29T16:58:00Z" w16du:dateUtc="2026-09-29T14:58:00Z"/>
                <w:rFonts w:cs="Arial"/>
                <w:sz w:val="13"/>
                <w:szCs w:val="13"/>
              </w:rPr>
            </w:pPr>
            <w:ins w:id="12133" w:author="Sean de Noronha | DRG" w:date="2026-09-29T16:58:00Z" w16du:dateUtc="2026-09-29T14:58:00Z">
              <w:r>
                <w:rPr>
                  <w:rFonts w:cs="Arial"/>
                  <w:sz w:val="13"/>
                  <w:szCs w:val="13"/>
                </w:rPr>
                <w:t>4,000</w:t>
              </w:r>
            </w:ins>
          </w:p>
        </w:tc>
        <w:tc>
          <w:tcPr>
            <w:tcW w:w="800" w:type="dxa"/>
            <w:vAlign w:val="center"/>
          </w:tcPr>
          <w:p w14:paraId="5E000CE6" w14:textId="77777777" w:rsidR="00C60D85" w:rsidRDefault="00000000">
            <w:pPr>
              <w:spacing w:after="0"/>
              <w:rPr>
                <w:ins w:id="12134" w:author="Sean de Noronha | DRG" w:date="2026-09-29T16:58:00Z" w16du:dateUtc="2026-09-29T14:58:00Z"/>
                <w:rFonts w:cs="Arial"/>
                <w:sz w:val="13"/>
                <w:szCs w:val="13"/>
              </w:rPr>
            </w:pPr>
            <w:ins w:id="12135" w:author="Sean de Noronha | DRG" w:date="2026-09-29T16:58:00Z" w16du:dateUtc="2026-09-29T14:58:00Z">
              <w:r>
                <w:rPr>
                  <w:rFonts w:cs="Arial"/>
                  <w:sz w:val="13"/>
                  <w:szCs w:val="13"/>
                </w:rPr>
                <w:t>3 m</w:t>
              </w:r>
            </w:ins>
          </w:p>
        </w:tc>
        <w:tc>
          <w:tcPr>
            <w:tcW w:w="880" w:type="dxa"/>
            <w:vAlign w:val="center"/>
          </w:tcPr>
          <w:p w14:paraId="5E000CE7" w14:textId="77777777" w:rsidR="00C60D85" w:rsidRDefault="00000000">
            <w:pPr>
              <w:spacing w:after="0"/>
              <w:rPr>
                <w:ins w:id="12136" w:author="Sean de Noronha | DRG" w:date="2026-09-29T16:58:00Z" w16du:dateUtc="2026-09-29T14:58:00Z"/>
                <w:rFonts w:cs="Arial"/>
                <w:sz w:val="13"/>
                <w:szCs w:val="13"/>
              </w:rPr>
            </w:pPr>
            <w:ins w:id="12137" w:author="Sean de Noronha | DRG" w:date="2026-09-29T16:58:00Z" w16du:dateUtc="2026-09-29T14:58:00Z">
              <w:r>
                <w:rPr>
                  <w:rFonts w:cs="Arial"/>
                  <w:sz w:val="13"/>
                  <w:szCs w:val="13"/>
                </w:rPr>
                <w:t>0.18</w:t>
              </w:r>
            </w:ins>
          </w:p>
        </w:tc>
        <w:tc>
          <w:tcPr>
            <w:tcW w:w="820" w:type="dxa"/>
            <w:vAlign w:val="center"/>
          </w:tcPr>
          <w:p w14:paraId="5E000CE8" w14:textId="77777777" w:rsidR="00C60D85" w:rsidRDefault="00000000">
            <w:pPr>
              <w:spacing w:after="0"/>
              <w:rPr>
                <w:ins w:id="12138" w:author="Sean de Noronha | DRG" w:date="2026-09-29T16:58:00Z" w16du:dateUtc="2026-09-29T14:58:00Z"/>
                <w:rFonts w:cs="Arial"/>
                <w:sz w:val="13"/>
                <w:szCs w:val="13"/>
              </w:rPr>
            </w:pPr>
            <w:ins w:id="12139" w:author="Sean de Noronha | DRG" w:date="2026-09-29T16:58:00Z" w16du:dateUtc="2026-09-29T14:58:00Z">
              <w:r>
                <w:rPr>
                  <w:rFonts w:cs="Arial"/>
                  <w:sz w:val="13"/>
                  <w:szCs w:val="13"/>
                </w:rPr>
                <w:t>120</w:t>
              </w:r>
            </w:ins>
          </w:p>
        </w:tc>
        <w:tc>
          <w:tcPr>
            <w:tcW w:w="1100" w:type="dxa"/>
            <w:vAlign w:val="center"/>
          </w:tcPr>
          <w:p w14:paraId="5E000CE9" w14:textId="77777777" w:rsidR="00C60D85" w:rsidRDefault="00000000">
            <w:pPr>
              <w:spacing w:after="0"/>
              <w:rPr>
                <w:ins w:id="12140" w:author="Sean de Noronha | DRG" w:date="2026-09-29T16:58:00Z" w16du:dateUtc="2026-09-29T14:58:00Z"/>
                <w:rFonts w:cs="Arial"/>
                <w:sz w:val="13"/>
                <w:szCs w:val="13"/>
              </w:rPr>
            </w:pPr>
            <w:ins w:id="12141" w:author="Sean de Noronha | DRG" w:date="2026-09-29T16:58:00Z" w16du:dateUtc="2026-09-29T14:58:00Z">
              <w:r>
                <w:rPr>
                  <w:rFonts w:cs="Arial"/>
                  <w:sz w:val="13"/>
                  <w:szCs w:val="13"/>
                </w:rPr>
                <w:t>576 (1,220)</w:t>
              </w:r>
            </w:ins>
          </w:p>
        </w:tc>
        <w:tc>
          <w:tcPr>
            <w:tcW w:w="700" w:type="dxa"/>
            <w:vAlign w:val="center"/>
          </w:tcPr>
          <w:p w14:paraId="5E000CEA" w14:textId="77777777" w:rsidR="00C60D85" w:rsidRDefault="00000000">
            <w:pPr>
              <w:spacing w:after="0"/>
              <w:rPr>
                <w:ins w:id="12142" w:author="Sean de Noronha | DRG" w:date="2026-09-29T16:58:00Z" w16du:dateUtc="2026-09-29T14:58:00Z"/>
                <w:rFonts w:cs="Arial"/>
                <w:sz w:val="13"/>
                <w:szCs w:val="13"/>
              </w:rPr>
            </w:pPr>
            <w:ins w:id="12143" w:author="Sean de Noronha | DRG" w:date="2026-09-29T16:58:00Z" w16du:dateUtc="2026-09-29T14:58:00Z">
              <w:r>
                <w:rPr>
                  <w:rFonts w:cs="Arial"/>
                  <w:sz w:val="13"/>
                  <w:szCs w:val="13"/>
                </w:rPr>
                <w:t>17.2</w:t>
              </w:r>
            </w:ins>
          </w:p>
        </w:tc>
      </w:tr>
      <w:tr w:rsidR="00C60D85" w14:paraId="502D8743" w14:textId="77777777">
        <w:trPr>
          <w:jc w:val="center"/>
          <w:ins w:id="12144" w:author="Sean de Noronha | DRG" w:date="2026-09-29T16:58:00Z"/>
        </w:trPr>
        <w:tc>
          <w:tcPr>
            <w:tcW w:w="560" w:type="dxa"/>
            <w:vAlign w:val="center"/>
          </w:tcPr>
          <w:p w14:paraId="5E000CEB" w14:textId="77777777" w:rsidR="00C60D85" w:rsidRDefault="00000000">
            <w:pPr>
              <w:spacing w:after="0"/>
              <w:rPr>
                <w:ins w:id="12145" w:author="Sean de Noronha | DRG" w:date="2026-09-29T16:58:00Z" w16du:dateUtc="2026-09-29T14:58:00Z"/>
                <w:rFonts w:cs="Arial"/>
                <w:sz w:val="13"/>
                <w:szCs w:val="13"/>
              </w:rPr>
            </w:pPr>
            <w:ins w:id="12146" w:author="Sean de Noronha | DRG" w:date="2026-09-29T16:58:00Z" w16du:dateUtc="2026-09-29T14:58:00Z">
              <w:r>
                <w:rPr>
                  <w:rFonts w:cs="Arial"/>
                  <w:sz w:val="13"/>
                  <w:szCs w:val="13"/>
                </w:rPr>
                <w:t>252</w:t>
              </w:r>
            </w:ins>
          </w:p>
        </w:tc>
        <w:tc>
          <w:tcPr>
            <w:tcW w:w="500" w:type="dxa"/>
            <w:vAlign w:val="center"/>
          </w:tcPr>
          <w:p w14:paraId="5E000CEC" w14:textId="77777777" w:rsidR="00C60D85" w:rsidRDefault="00000000">
            <w:pPr>
              <w:spacing w:after="0"/>
              <w:rPr>
                <w:ins w:id="12147" w:author="Sean de Noronha | DRG" w:date="2026-09-29T16:58:00Z" w16du:dateUtc="2026-09-29T14:58:00Z"/>
                <w:rFonts w:cs="Arial"/>
                <w:sz w:val="13"/>
                <w:szCs w:val="13"/>
              </w:rPr>
            </w:pPr>
            <w:ins w:id="12148" w:author="Sean de Noronha | DRG" w:date="2026-09-29T16:58:00Z" w16du:dateUtc="2026-09-29T14:58:00Z">
              <w:r>
                <w:rPr>
                  <w:rFonts w:cs="Arial"/>
                  <w:sz w:val="13"/>
                  <w:szCs w:val="13"/>
                </w:rPr>
                <w:t>T3</w:t>
              </w:r>
            </w:ins>
          </w:p>
        </w:tc>
        <w:tc>
          <w:tcPr>
            <w:tcW w:w="660" w:type="dxa"/>
            <w:vAlign w:val="center"/>
          </w:tcPr>
          <w:p w14:paraId="5E000CED" w14:textId="77777777" w:rsidR="00C60D85" w:rsidRDefault="00000000">
            <w:pPr>
              <w:spacing w:after="0"/>
              <w:rPr>
                <w:ins w:id="12149" w:author="Sean de Noronha | DRG" w:date="2026-09-29T16:58:00Z" w16du:dateUtc="2026-09-29T14:58:00Z"/>
                <w:rFonts w:cs="Arial"/>
                <w:sz w:val="13"/>
                <w:szCs w:val="13"/>
              </w:rPr>
            </w:pPr>
            <w:ins w:id="12150" w:author="Sean de Noronha | DRG" w:date="2026-09-29T16:58:00Z" w16du:dateUtc="2026-09-29T14:58:00Z">
              <w:r>
                <w:rPr>
                  <w:rFonts w:cs="Arial"/>
                  <w:sz w:val="13"/>
                  <w:szCs w:val="13"/>
                </w:rPr>
                <w:t>2</w:t>
              </w:r>
            </w:ins>
          </w:p>
        </w:tc>
        <w:tc>
          <w:tcPr>
            <w:tcW w:w="1920" w:type="dxa"/>
            <w:vAlign w:val="center"/>
          </w:tcPr>
          <w:p w14:paraId="5E000CEE" w14:textId="77777777" w:rsidR="00C60D85" w:rsidRDefault="00000000">
            <w:pPr>
              <w:spacing w:after="0"/>
              <w:rPr>
                <w:ins w:id="12151" w:author="Sean de Noronha | DRG" w:date="2026-09-29T16:58:00Z" w16du:dateUtc="2026-09-29T14:58:00Z"/>
                <w:rFonts w:cs="Arial"/>
                <w:sz w:val="13"/>
                <w:szCs w:val="13"/>
              </w:rPr>
            </w:pPr>
            <w:ins w:id="12152" w:author="Sean de Noronha | DRG" w:date="2026-09-29T16:58:00Z" w16du:dateUtc="2026-09-29T14:58:00Z">
              <w:r>
                <w:rPr>
                  <w:rFonts w:cs="Arial"/>
                  <w:sz w:val="13"/>
                  <w:szCs w:val="13"/>
                </w:rPr>
                <w:t>Schedule 40 steel, NPS 1</w:t>
              </w:r>
            </w:ins>
          </w:p>
        </w:tc>
        <w:tc>
          <w:tcPr>
            <w:tcW w:w="520" w:type="dxa"/>
            <w:vAlign w:val="center"/>
          </w:tcPr>
          <w:p w14:paraId="5E000CEF" w14:textId="77777777" w:rsidR="00C60D85" w:rsidRDefault="00000000">
            <w:pPr>
              <w:spacing w:after="0"/>
              <w:rPr>
                <w:ins w:id="12153" w:author="Sean de Noronha | DRG" w:date="2026-09-29T16:58:00Z" w16du:dateUtc="2026-09-29T14:58:00Z"/>
                <w:rFonts w:cs="Arial"/>
                <w:sz w:val="13"/>
                <w:szCs w:val="13"/>
              </w:rPr>
            </w:pPr>
            <w:ins w:id="12154" w:author="Sean de Noronha | DRG" w:date="2026-09-29T16:58:00Z" w16du:dateUtc="2026-09-29T14:58:00Z">
              <w:r>
                <w:rPr>
                  <w:rFonts w:cs="Arial"/>
                  <w:sz w:val="13"/>
                  <w:szCs w:val="13"/>
                </w:rPr>
                <w:t>He</w:t>
              </w:r>
            </w:ins>
          </w:p>
        </w:tc>
        <w:tc>
          <w:tcPr>
            <w:tcW w:w="900" w:type="dxa"/>
            <w:vAlign w:val="center"/>
          </w:tcPr>
          <w:p w14:paraId="5E000CF0" w14:textId="77777777" w:rsidR="00C60D85" w:rsidRDefault="00000000">
            <w:pPr>
              <w:spacing w:after="0"/>
              <w:rPr>
                <w:ins w:id="12155" w:author="Sean de Noronha | DRG" w:date="2026-09-29T16:58:00Z" w16du:dateUtc="2026-09-29T14:58:00Z"/>
                <w:rFonts w:cs="Arial"/>
                <w:sz w:val="13"/>
                <w:szCs w:val="13"/>
              </w:rPr>
            </w:pPr>
            <w:ins w:id="12156" w:author="Sean de Noronha | DRG" w:date="2026-09-29T16:58:00Z" w16du:dateUtc="2026-09-29T14:58:00Z">
              <w:r>
                <w:rPr>
                  <w:rFonts w:cs="Arial"/>
                  <w:sz w:val="13"/>
                  <w:szCs w:val="13"/>
                </w:rPr>
                <w:t>5,000</w:t>
              </w:r>
            </w:ins>
          </w:p>
        </w:tc>
        <w:tc>
          <w:tcPr>
            <w:tcW w:w="800" w:type="dxa"/>
            <w:vAlign w:val="center"/>
          </w:tcPr>
          <w:p w14:paraId="5E000CF1" w14:textId="77777777" w:rsidR="00C60D85" w:rsidRDefault="00000000">
            <w:pPr>
              <w:spacing w:after="0"/>
              <w:rPr>
                <w:ins w:id="12157" w:author="Sean de Noronha | DRG" w:date="2026-09-29T16:58:00Z" w16du:dateUtc="2026-09-29T14:58:00Z"/>
                <w:rFonts w:cs="Arial"/>
                <w:sz w:val="13"/>
                <w:szCs w:val="13"/>
              </w:rPr>
            </w:pPr>
            <w:ins w:id="12158" w:author="Sean de Noronha | DRG" w:date="2026-09-29T16:58:00Z" w16du:dateUtc="2026-09-29T14:58:00Z">
              <w:r>
                <w:rPr>
                  <w:rFonts w:cs="Arial"/>
                  <w:sz w:val="13"/>
                  <w:szCs w:val="13"/>
                </w:rPr>
                <w:t>2 m</w:t>
              </w:r>
            </w:ins>
          </w:p>
        </w:tc>
        <w:tc>
          <w:tcPr>
            <w:tcW w:w="880" w:type="dxa"/>
            <w:vAlign w:val="center"/>
          </w:tcPr>
          <w:p w14:paraId="5E000CF2" w14:textId="77777777" w:rsidR="00C60D85" w:rsidRDefault="00000000">
            <w:pPr>
              <w:spacing w:after="0"/>
              <w:rPr>
                <w:ins w:id="12159" w:author="Sean de Noronha | DRG" w:date="2026-09-29T16:58:00Z" w16du:dateUtc="2026-09-29T14:58:00Z"/>
                <w:rFonts w:cs="Arial"/>
                <w:sz w:val="13"/>
                <w:szCs w:val="13"/>
              </w:rPr>
            </w:pPr>
            <w:ins w:id="12160" w:author="Sean de Noronha | DRG" w:date="2026-09-29T16:58:00Z" w16du:dateUtc="2026-09-29T14:58:00Z">
              <w:r>
                <w:rPr>
                  <w:rFonts w:cs="Arial"/>
                  <w:sz w:val="13"/>
                  <w:szCs w:val="13"/>
                </w:rPr>
                <w:t>0.21</w:t>
              </w:r>
            </w:ins>
          </w:p>
        </w:tc>
        <w:tc>
          <w:tcPr>
            <w:tcW w:w="820" w:type="dxa"/>
            <w:vAlign w:val="center"/>
          </w:tcPr>
          <w:p w14:paraId="5E000CF3" w14:textId="77777777" w:rsidR="00C60D85" w:rsidRDefault="00000000">
            <w:pPr>
              <w:spacing w:after="0"/>
              <w:rPr>
                <w:ins w:id="12161" w:author="Sean de Noronha | DRG" w:date="2026-09-29T16:58:00Z" w16du:dateUtc="2026-09-29T14:58:00Z"/>
                <w:rFonts w:cs="Arial"/>
                <w:sz w:val="13"/>
                <w:szCs w:val="13"/>
              </w:rPr>
            </w:pPr>
            <w:ins w:id="12162" w:author="Sean de Noronha | DRG" w:date="2026-09-29T16:58:00Z" w16du:dateUtc="2026-09-29T14:58:00Z">
              <w:r>
                <w:rPr>
                  <w:rFonts w:cs="Arial"/>
                  <w:sz w:val="13"/>
                  <w:szCs w:val="13"/>
                </w:rPr>
                <w:t>118</w:t>
              </w:r>
            </w:ins>
          </w:p>
        </w:tc>
        <w:tc>
          <w:tcPr>
            <w:tcW w:w="1100" w:type="dxa"/>
            <w:vAlign w:val="center"/>
          </w:tcPr>
          <w:p w14:paraId="5E000CF4" w14:textId="77777777" w:rsidR="00C60D85" w:rsidRDefault="00000000">
            <w:pPr>
              <w:spacing w:after="0"/>
              <w:rPr>
                <w:ins w:id="12163" w:author="Sean de Noronha | DRG" w:date="2026-09-29T16:58:00Z" w16du:dateUtc="2026-09-29T14:58:00Z"/>
                <w:rFonts w:cs="Arial"/>
                <w:sz w:val="13"/>
                <w:szCs w:val="13"/>
              </w:rPr>
            </w:pPr>
            <w:ins w:id="12164" w:author="Sean de Noronha | DRG" w:date="2026-09-29T16:58:00Z" w16du:dateUtc="2026-09-29T14:58:00Z">
              <w:r>
                <w:rPr>
                  <w:rFonts w:cs="Arial"/>
                  <w:sz w:val="13"/>
                  <w:szCs w:val="13"/>
                </w:rPr>
                <w:t>721 (1,530)</w:t>
              </w:r>
            </w:ins>
          </w:p>
        </w:tc>
        <w:tc>
          <w:tcPr>
            <w:tcW w:w="700" w:type="dxa"/>
            <w:vAlign w:val="center"/>
          </w:tcPr>
          <w:p w14:paraId="5E000CF5" w14:textId="77777777" w:rsidR="00C60D85" w:rsidRDefault="00000000">
            <w:pPr>
              <w:spacing w:after="0"/>
              <w:rPr>
                <w:ins w:id="12165" w:author="Sean de Noronha | DRG" w:date="2026-09-29T16:58:00Z" w16du:dateUtc="2026-09-29T14:58:00Z"/>
                <w:rFonts w:cs="Arial"/>
                <w:sz w:val="13"/>
                <w:szCs w:val="13"/>
              </w:rPr>
            </w:pPr>
            <w:ins w:id="12166" w:author="Sean de Noronha | DRG" w:date="2026-09-29T16:58:00Z" w16du:dateUtc="2026-09-29T14:58:00Z">
              <w:r>
                <w:rPr>
                  <w:rFonts w:cs="Arial"/>
                  <w:sz w:val="13"/>
                  <w:szCs w:val="13"/>
                </w:rPr>
                <w:t>21.5</w:t>
              </w:r>
            </w:ins>
          </w:p>
        </w:tc>
      </w:tr>
      <w:tr w:rsidR="00C60D85" w14:paraId="7DAB001D" w14:textId="77777777">
        <w:trPr>
          <w:jc w:val="center"/>
          <w:ins w:id="12167" w:author="Sean de Noronha | DRG" w:date="2026-09-29T16:58:00Z"/>
        </w:trPr>
        <w:tc>
          <w:tcPr>
            <w:tcW w:w="560" w:type="dxa"/>
            <w:vAlign w:val="center"/>
          </w:tcPr>
          <w:p w14:paraId="5E000CF6" w14:textId="77777777" w:rsidR="00C60D85" w:rsidRDefault="00000000">
            <w:pPr>
              <w:spacing w:after="0"/>
              <w:rPr>
                <w:ins w:id="12168" w:author="Sean de Noronha | DRG" w:date="2026-09-29T16:58:00Z" w16du:dateUtc="2026-09-29T14:58:00Z"/>
                <w:rFonts w:cs="Arial"/>
                <w:sz w:val="13"/>
                <w:szCs w:val="13"/>
              </w:rPr>
            </w:pPr>
            <w:ins w:id="12169" w:author="Sean de Noronha | DRG" w:date="2026-09-29T16:58:00Z" w16du:dateUtc="2026-09-29T14:58:00Z">
              <w:r>
                <w:rPr>
                  <w:rFonts w:cs="Arial"/>
                  <w:sz w:val="13"/>
                  <w:szCs w:val="13"/>
                </w:rPr>
                <w:t>253</w:t>
              </w:r>
            </w:ins>
          </w:p>
        </w:tc>
        <w:tc>
          <w:tcPr>
            <w:tcW w:w="500" w:type="dxa"/>
            <w:vAlign w:val="center"/>
          </w:tcPr>
          <w:p w14:paraId="5E000CF7" w14:textId="77777777" w:rsidR="00C60D85" w:rsidRDefault="00000000">
            <w:pPr>
              <w:spacing w:after="0"/>
              <w:rPr>
                <w:ins w:id="12170" w:author="Sean de Noronha | DRG" w:date="2026-09-29T16:58:00Z" w16du:dateUtc="2026-09-29T14:58:00Z"/>
                <w:rFonts w:cs="Arial"/>
                <w:sz w:val="13"/>
                <w:szCs w:val="13"/>
              </w:rPr>
            </w:pPr>
            <w:ins w:id="12171" w:author="Sean de Noronha | DRG" w:date="2026-09-29T16:58:00Z" w16du:dateUtc="2026-09-29T14:58:00Z">
              <w:r>
                <w:rPr>
                  <w:rFonts w:cs="Arial"/>
                  <w:sz w:val="13"/>
                  <w:szCs w:val="13"/>
                </w:rPr>
                <w:t>T3</w:t>
              </w:r>
            </w:ins>
          </w:p>
        </w:tc>
        <w:tc>
          <w:tcPr>
            <w:tcW w:w="660" w:type="dxa"/>
            <w:vAlign w:val="center"/>
          </w:tcPr>
          <w:p w14:paraId="5E000CF8" w14:textId="77777777" w:rsidR="00C60D85" w:rsidRDefault="00000000">
            <w:pPr>
              <w:spacing w:after="0"/>
              <w:rPr>
                <w:ins w:id="12172" w:author="Sean de Noronha | DRG" w:date="2026-09-29T16:58:00Z" w16du:dateUtc="2026-09-29T14:58:00Z"/>
                <w:rFonts w:cs="Arial"/>
                <w:sz w:val="13"/>
                <w:szCs w:val="13"/>
              </w:rPr>
            </w:pPr>
            <w:ins w:id="12173" w:author="Sean de Noronha | DRG" w:date="2026-09-29T16:58:00Z" w16du:dateUtc="2026-09-29T14:58:00Z">
              <w:r>
                <w:rPr>
                  <w:rFonts w:cs="Arial"/>
                  <w:sz w:val="13"/>
                  <w:szCs w:val="13"/>
                </w:rPr>
                <w:t>2</w:t>
              </w:r>
            </w:ins>
          </w:p>
        </w:tc>
        <w:tc>
          <w:tcPr>
            <w:tcW w:w="1920" w:type="dxa"/>
            <w:vAlign w:val="center"/>
          </w:tcPr>
          <w:p w14:paraId="5E000CF9" w14:textId="77777777" w:rsidR="00C60D85" w:rsidRDefault="00000000">
            <w:pPr>
              <w:spacing w:after="0"/>
              <w:rPr>
                <w:ins w:id="12174" w:author="Sean de Noronha | DRG" w:date="2026-09-29T16:58:00Z" w16du:dateUtc="2026-09-29T14:58:00Z"/>
                <w:rFonts w:cs="Arial"/>
                <w:sz w:val="13"/>
                <w:szCs w:val="13"/>
              </w:rPr>
            </w:pPr>
            <w:ins w:id="12175" w:author="Sean de Noronha | DRG" w:date="2026-09-29T16:58:00Z" w16du:dateUtc="2026-09-29T14:58:00Z">
              <w:r>
                <w:rPr>
                  <w:rFonts w:cs="Arial"/>
                  <w:sz w:val="13"/>
                  <w:szCs w:val="13"/>
                </w:rPr>
                <w:t>Schedule 40 steel, NPS 1</w:t>
              </w:r>
            </w:ins>
          </w:p>
        </w:tc>
        <w:tc>
          <w:tcPr>
            <w:tcW w:w="520" w:type="dxa"/>
            <w:vAlign w:val="center"/>
          </w:tcPr>
          <w:p w14:paraId="5E000CFA" w14:textId="77777777" w:rsidR="00C60D85" w:rsidRDefault="00000000">
            <w:pPr>
              <w:spacing w:after="0"/>
              <w:rPr>
                <w:ins w:id="12176" w:author="Sean de Noronha | DRG" w:date="2026-09-29T16:58:00Z" w16du:dateUtc="2026-09-29T14:58:00Z"/>
                <w:rFonts w:cs="Arial"/>
                <w:sz w:val="13"/>
                <w:szCs w:val="13"/>
              </w:rPr>
            </w:pPr>
            <w:ins w:id="12177"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CFB" w14:textId="77777777" w:rsidR="00C60D85" w:rsidRDefault="00000000">
            <w:pPr>
              <w:spacing w:after="0"/>
              <w:rPr>
                <w:ins w:id="12178" w:author="Sean de Noronha | DRG" w:date="2026-09-29T16:58:00Z" w16du:dateUtc="2026-09-29T14:58:00Z"/>
                <w:rFonts w:cs="Arial"/>
                <w:sz w:val="13"/>
                <w:szCs w:val="13"/>
              </w:rPr>
            </w:pPr>
            <w:ins w:id="12179" w:author="Sean de Noronha | DRG" w:date="2026-09-29T16:58:00Z" w16du:dateUtc="2026-09-29T14:58:00Z">
              <w:r>
                <w:rPr>
                  <w:rFonts w:cs="Arial"/>
                  <w:sz w:val="13"/>
                  <w:szCs w:val="13"/>
                </w:rPr>
                <w:t>7,500</w:t>
              </w:r>
            </w:ins>
          </w:p>
        </w:tc>
        <w:tc>
          <w:tcPr>
            <w:tcW w:w="800" w:type="dxa"/>
            <w:vAlign w:val="center"/>
          </w:tcPr>
          <w:p w14:paraId="5E000CFC" w14:textId="77777777" w:rsidR="00C60D85" w:rsidRDefault="00000000">
            <w:pPr>
              <w:spacing w:after="0"/>
              <w:rPr>
                <w:ins w:id="12180" w:author="Sean de Noronha | DRG" w:date="2026-09-29T16:58:00Z" w16du:dateUtc="2026-09-29T14:58:00Z"/>
                <w:rFonts w:cs="Arial"/>
                <w:sz w:val="13"/>
                <w:szCs w:val="13"/>
              </w:rPr>
            </w:pPr>
            <w:ins w:id="12181" w:author="Sean de Noronha | DRG" w:date="2026-09-29T16:58:00Z" w16du:dateUtc="2026-09-29T14:58:00Z">
              <w:r>
                <w:rPr>
                  <w:rFonts w:cs="Arial"/>
                  <w:sz w:val="13"/>
                  <w:szCs w:val="13"/>
                </w:rPr>
                <w:t>10 m</w:t>
              </w:r>
            </w:ins>
          </w:p>
        </w:tc>
        <w:tc>
          <w:tcPr>
            <w:tcW w:w="880" w:type="dxa"/>
            <w:vAlign w:val="center"/>
          </w:tcPr>
          <w:p w14:paraId="5E000CFD" w14:textId="77777777" w:rsidR="00C60D85" w:rsidRDefault="00000000">
            <w:pPr>
              <w:spacing w:after="0"/>
              <w:rPr>
                <w:ins w:id="12182" w:author="Sean de Noronha | DRG" w:date="2026-09-29T16:58:00Z" w16du:dateUtc="2026-09-29T14:58:00Z"/>
                <w:rFonts w:cs="Arial"/>
                <w:sz w:val="13"/>
                <w:szCs w:val="13"/>
              </w:rPr>
            </w:pPr>
            <w:ins w:id="12183" w:author="Sean de Noronha | DRG" w:date="2026-09-29T16:58:00Z" w16du:dateUtc="2026-09-29T14:58:00Z">
              <w:r>
                <w:rPr>
                  <w:rFonts w:cs="Arial"/>
                  <w:sz w:val="13"/>
                  <w:szCs w:val="13"/>
                </w:rPr>
                <w:t>0.16</w:t>
              </w:r>
            </w:ins>
          </w:p>
        </w:tc>
        <w:tc>
          <w:tcPr>
            <w:tcW w:w="820" w:type="dxa"/>
            <w:vAlign w:val="center"/>
          </w:tcPr>
          <w:p w14:paraId="5E000CFE" w14:textId="77777777" w:rsidR="00C60D85" w:rsidRDefault="00000000">
            <w:pPr>
              <w:spacing w:after="0"/>
              <w:rPr>
                <w:ins w:id="12184" w:author="Sean de Noronha | DRG" w:date="2026-09-29T16:58:00Z" w16du:dateUtc="2026-09-29T14:58:00Z"/>
                <w:rFonts w:cs="Arial"/>
                <w:sz w:val="13"/>
                <w:szCs w:val="13"/>
              </w:rPr>
            </w:pPr>
            <w:ins w:id="12185" w:author="Sean de Noronha | DRG" w:date="2026-09-29T16:58:00Z" w16du:dateUtc="2026-09-29T14:58:00Z">
              <w:r>
                <w:rPr>
                  <w:rFonts w:cs="Arial"/>
                  <w:sz w:val="13"/>
                  <w:szCs w:val="13"/>
                </w:rPr>
                <w:t>137</w:t>
              </w:r>
            </w:ins>
          </w:p>
        </w:tc>
        <w:tc>
          <w:tcPr>
            <w:tcW w:w="1100" w:type="dxa"/>
            <w:vAlign w:val="center"/>
          </w:tcPr>
          <w:p w14:paraId="5E000CFF" w14:textId="77777777" w:rsidR="00C60D85" w:rsidRDefault="00000000">
            <w:pPr>
              <w:spacing w:after="0"/>
              <w:rPr>
                <w:ins w:id="12186" w:author="Sean de Noronha | DRG" w:date="2026-09-29T16:58:00Z" w16du:dateUtc="2026-09-29T14:58:00Z"/>
                <w:rFonts w:cs="Arial"/>
                <w:sz w:val="13"/>
                <w:szCs w:val="13"/>
              </w:rPr>
            </w:pPr>
            <w:ins w:id="12187" w:author="Sean de Noronha | DRG" w:date="2026-09-29T16:58:00Z" w16du:dateUtc="2026-09-29T14:58:00Z">
              <w:r>
                <w:rPr>
                  <w:rFonts w:cs="Arial"/>
                  <w:sz w:val="13"/>
                  <w:szCs w:val="13"/>
                </w:rPr>
                <w:t>139 (294)</w:t>
              </w:r>
            </w:ins>
          </w:p>
        </w:tc>
        <w:tc>
          <w:tcPr>
            <w:tcW w:w="700" w:type="dxa"/>
            <w:vAlign w:val="center"/>
          </w:tcPr>
          <w:p w14:paraId="5E000D00" w14:textId="77777777" w:rsidR="00C60D85" w:rsidRDefault="00000000">
            <w:pPr>
              <w:spacing w:after="0"/>
              <w:rPr>
                <w:ins w:id="12188" w:author="Sean de Noronha | DRG" w:date="2026-09-29T16:58:00Z" w16du:dateUtc="2026-09-29T14:58:00Z"/>
                <w:rFonts w:cs="Arial"/>
                <w:sz w:val="13"/>
                <w:szCs w:val="13"/>
              </w:rPr>
            </w:pPr>
            <w:ins w:id="12189" w:author="Sean de Noronha | DRG" w:date="2026-09-29T16:58:00Z" w16du:dateUtc="2026-09-29T14:58:00Z">
              <w:r>
                <w:rPr>
                  <w:rFonts w:cs="Arial"/>
                  <w:sz w:val="13"/>
                  <w:szCs w:val="13"/>
                </w:rPr>
                <w:t>4.14</w:t>
              </w:r>
            </w:ins>
          </w:p>
        </w:tc>
      </w:tr>
      <w:tr w:rsidR="00C60D85" w14:paraId="24304329" w14:textId="77777777">
        <w:trPr>
          <w:jc w:val="center"/>
          <w:ins w:id="12190" w:author="Sean de Noronha | DRG" w:date="2026-09-29T16:58:00Z"/>
        </w:trPr>
        <w:tc>
          <w:tcPr>
            <w:tcW w:w="560" w:type="dxa"/>
            <w:vAlign w:val="center"/>
          </w:tcPr>
          <w:p w14:paraId="5E000D01" w14:textId="77777777" w:rsidR="00C60D85" w:rsidRDefault="00000000">
            <w:pPr>
              <w:spacing w:after="0"/>
              <w:rPr>
                <w:ins w:id="12191" w:author="Sean de Noronha | DRG" w:date="2026-09-29T16:58:00Z" w16du:dateUtc="2026-09-29T14:58:00Z"/>
                <w:rFonts w:cs="Arial"/>
                <w:sz w:val="13"/>
                <w:szCs w:val="13"/>
              </w:rPr>
            </w:pPr>
            <w:ins w:id="12192" w:author="Sean de Noronha | DRG" w:date="2026-09-29T16:58:00Z" w16du:dateUtc="2026-09-29T14:58:00Z">
              <w:r>
                <w:rPr>
                  <w:rFonts w:cs="Arial"/>
                  <w:sz w:val="13"/>
                  <w:szCs w:val="13"/>
                </w:rPr>
                <w:t>254</w:t>
              </w:r>
            </w:ins>
          </w:p>
        </w:tc>
        <w:tc>
          <w:tcPr>
            <w:tcW w:w="500" w:type="dxa"/>
            <w:vAlign w:val="center"/>
          </w:tcPr>
          <w:p w14:paraId="5E000D02" w14:textId="77777777" w:rsidR="00C60D85" w:rsidRDefault="00000000">
            <w:pPr>
              <w:spacing w:after="0"/>
              <w:rPr>
                <w:ins w:id="12193" w:author="Sean de Noronha | DRG" w:date="2026-09-29T16:58:00Z" w16du:dateUtc="2026-09-29T14:58:00Z"/>
                <w:rFonts w:cs="Arial"/>
                <w:sz w:val="13"/>
                <w:szCs w:val="13"/>
              </w:rPr>
            </w:pPr>
            <w:ins w:id="12194" w:author="Sean de Noronha | DRG" w:date="2026-09-29T16:58:00Z" w16du:dateUtc="2026-09-29T14:58:00Z">
              <w:r>
                <w:rPr>
                  <w:rFonts w:cs="Arial"/>
                  <w:sz w:val="13"/>
                  <w:szCs w:val="13"/>
                </w:rPr>
                <w:t>T3</w:t>
              </w:r>
            </w:ins>
          </w:p>
        </w:tc>
        <w:tc>
          <w:tcPr>
            <w:tcW w:w="660" w:type="dxa"/>
            <w:vAlign w:val="center"/>
          </w:tcPr>
          <w:p w14:paraId="5E000D03" w14:textId="77777777" w:rsidR="00C60D85" w:rsidRDefault="00000000">
            <w:pPr>
              <w:spacing w:after="0"/>
              <w:rPr>
                <w:ins w:id="12195" w:author="Sean de Noronha | DRG" w:date="2026-09-29T16:58:00Z" w16du:dateUtc="2026-09-29T14:58:00Z"/>
                <w:rFonts w:cs="Arial"/>
                <w:sz w:val="13"/>
                <w:szCs w:val="13"/>
              </w:rPr>
            </w:pPr>
            <w:ins w:id="12196" w:author="Sean de Noronha | DRG" w:date="2026-09-29T16:58:00Z" w16du:dateUtc="2026-09-29T14:58:00Z">
              <w:r>
                <w:rPr>
                  <w:rFonts w:cs="Arial"/>
                  <w:sz w:val="13"/>
                  <w:szCs w:val="13"/>
                </w:rPr>
                <w:t>2</w:t>
              </w:r>
            </w:ins>
          </w:p>
        </w:tc>
        <w:tc>
          <w:tcPr>
            <w:tcW w:w="1920" w:type="dxa"/>
            <w:vAlign w:val="center"/>
          </w:tcPr>
          <w:p w14:paraId="5E000D04" w14:textId="77777777" w:rsidR="00C60D85" w:rsidRDefault="00000000">
            <w:pPr>
              <w:spacing w:after="0"/>
              <w:rPr>
                <w:ins w:id="12197" w:author="Sean de Noronha | DRG" w:date="2026-09-29T16:58:00Z" w16du:dateUtc="2026-09-29T14:58:00Z"/>
                <w:rFonts w:cs="Arial"/>
                <w:sz w:val="13"/>
                <w:szCs w:val="13"/>
              </w:rPr>
            </w:pPr>
            <w:ins w:id="12198" w:author="Sean de Noronha | DRG" w:date="2026-09-29T16:58:00Z" w16du:dateUtc="2026-09-29T14:58:00Z">
              <w:r>
                <w:rPr>
                  <w:rFonts w:cs="Arial"/>
                  <w:sz w:val="13"/>
                  <w:szCs w:val="13"/>
                </w:rPr>
                <w:t>Schedule 40 steel, NPS 1</w:t>
              </w:r>
            </w:ins>
          </w:p>
        </w:tc>
        <w:tc>
          <w:tcPr>
            <w:tcW w:w="520" w:type="dxa"/>
            <w:vAlign w:val="center"/>
          </w:tcPr>
          <w:p w14:paraId="5E000D05" w14:textId="77777777" w:rsidR="00C60D85" w:rsidRDefault="00000000">
            <w:pPr>
              <w:spacing w:after="0"/>
              <w:rPr>
                <w:ins w:id="12199" w:author="Sean de Noronha | DRG" w:date="2026-09-29T16:58:00Z" w16du:dateUtc="2026-09-29T14:58:00Z"/>
                <w:rFonts w:cs="Arial"/>
                <w:sz w:val="13"/>
                <w:szCs w:val="13"/>
              </w:rPr>
            </w:pPr>
            <w:ins w:id="12200"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D06" w14:textId="77777777" w:rsidR="00C60D85" w:rsidRDefault="00000000">
            <w:pPr>
              <w:spacing w:after="0"/>
              <w:rPr>
                <w:ins w:id="12201" w:author="Sean de Noronha | DRG" w:date="2026-09-29T16:58:00Z" w16du:dateUtc="2026-09-29T14:58:00Z"/>
                <w:rFonts w:cs="Arial"/>
                <w:sz w:val="13"/>
                <w:szCs w:val="13"/>
              </w:rPr>
            </w:pPr>
            <w:ins w:id="12202" w:author="Sean de Noronha | DRG" w:date="2026-09-29T16:58:00Z" w16du:dateUtc="2026-09-29T14:58:00Z">
              <w:r>
                <w:rPr>
                  <w:rFonts w:cs="Arial"/>
                  <w:sz w:val="13"/>
                  <w:szCs w:val="13"/>
                </w:rPr>
                <w:t>10,000</w:t>
              </w:r>
            </w:ins>
          </w:p>
        </w:tc>
        <w:tc>
          <w:tcPr>
            <w:tcW w:w="800" w:type="dxa"/>
            <w:vAlign w:val="center"/>
          </w:tcPr>
          <w:p w14:paraId="5E000D07" w14:textId="77777777" w:rsidR="00C60D85" w:rsidRDefault="00000000">
            <w:pPr>
              <w:spacing w:after="0"/>
              <w:rPr>
                <w:ins w:id="12203" w:author="Sean de Noronha | DRG" w:date="2026-09-29T16:58:00Z" w16du:dateUtc="2026-09-29T14:58:00Z"/>
                <w:rFonts w:cs="Arial"/>
                <w:sz w:val="13"/>
                <w:szCs w:val="13"/>
              </w:rPr>
            </w:pPr>
            <w:ins w:id="12204" w:author="Sean de Noronha | DRG" w:date="2026-09-29T16:58:00Z" w16du:dateUtc="2026-09-29T14:58:00Z">
              <w:r>
                <w:rPr>
                  <w:rFonts w:cs="Arial"/>
                  <w:sz w:val="13"/>
                  <w:szCs w:val="13"/>
                </w:rPr>
                <w:t>5 m</w:t>
              </w:r>
            </w:ins>
          </w:p>
        </w:tc>
        <w:tc>
          <w:tcPr>
            <w:tcW w:w="880" w:type="dxa"/>
            <w:vAlign w:val="center"/>
          </w:tcPr>
          <w:p w14:paraId="5E000D08" w14:textId="77777777" w:rsidR="00C60D85" w:rsidRDefault="00000000">
            <w:pPr>
              <w:spacing w:after="0"/>
              <w:rPr>
                <w:ins w:id="12205" w:author="Sean de Noronha | DRG" w:date="2026-09-29T16:58:00Z" w16du:dateUtc="2026-09-29T14:58:00Z"/>
                <w:rFonts w:cs="Arial"/>
                <w:sz w:val="13"/>
                <w:szCs w:val="13"/>
              </w:rPr>
            </w:pPr>
            <w:ins w:id="12206" w:author="Sean de Noronha | DRG" w:date="2026-09-29T16:58:00Z" w16du:dateUtc="2026-09-29T14:58:00Z">
              <w:r>
                <w:rPr>
                  <w:rFonts w:cs="Arial"/>
                  <w:sz w:val="13"/>
                  <w:szCs w:val="13"/>
                </w:rPr>
                <w:t>0.15</w:t>
              </w:r>
            </w:ins>
          </w:p>
        </w:tc>
        <w:tc>
          <w:tcPr>
            <w:tcW w:w="820" w:type="dxa"/>
            <w:vAlign w:val="center"/>
          </w:tcPr>
          <w:p w14:paraId="5E000D09" w14:textId="77777777" w:rsidR="00C60D85" w:rsidRDefault="00000000">
            <w:pPr>
              <w:spacing w:after="0"/>
              <w:rPr>
                <w:ins w:id="12207" w:author="Sean de Noronha | DRG" w:date="2026-09-29T16:58:00Z" w16du:dateUtc="2026-09-29T14:58:00Z"/>
                <w:rFonts w:cs="Arial"/>
                <w:sz w:val="13"/>
                <w:szCs w:val="13"/>
              </w:rPr>
            </w:pPr>
            <w:ins w:id="12208" w:author="Sean de Noronha | DRG" w:date="2026-09-29T16:58:00Z" w16du:dateUtc="2026-09-29T14:58:00Z">
              <w:r>
                <w:rPr>
                  <w:rFonts w:cs="Arial"/>
                  <w:sz w:val="13"/>
                  <w:szCs w:val="13"/>
                </w:rPr>
                <w:t>114</w:t>
              </w:r>
            </w:ins>
          </w:p>
        </w:tc>
        <w:tc>
          <w:tcPr>
            <w:tcW w:w="1100" w:type="dxa"/>
            <w:vAlign w:val="center"/>
          </w:tcPr>
          <w:p w14:paraId="5E000D0A" w14:textId="77777777" w:rsidR="00C60D85" w:rsidRDefault="00000000">
            <w:pPr>
              <w:spacing w:after="0"/>
              <w:rPr>
                <w:ins w:id="12209" w:author="Sean de Noronha | DRG" w:date="2026-09-29T16:58:00Z" w16du:dateUtc="2026-09-29T14:58:00Z"/>
                <w:rFonts w:cs="Arial"/>
                <w:sz w:val="13"/>
                <w:szCs w:val="13"/>
              </w:rPr>
            </w:pPr>
            <w:ins w:id="12210" w:author="Sean de Noronha | DRG" w:date="2026-09-29T16:58:00Z" w16du:dateUtc="2026-09-29T14:58:00Z">
              <w:r>
                <w:rPr>
                  <w:rFonts w:cs="Arial"/>
                  <w:sz w:val="13"/>
                  <w:szCs w:val="13"/>
                </w:rPr>
                <w:t>185 (391)</w:t>
              </w:r>
            </w:ins>
          </w:p>
        </w:tc>
        <w:tc>
          <w:tcPr>
            <w:tcW w:w="700" w:type="dxa"/>
            <w:vAlign w:val="center"/>
          </w:tcPr>
          <w:p w14:paraId="5E000D0B" w14:textId="77777777" w:rsidR="00C60D85" w:rsidRDefault="00000000">
            <w:pPr>
              <w:spacing w:after="0"/>
              <w:rPr>
                <w:ins w:id="12211" w:author="Sean de Noronha | DRG" w:date="2026-09-29T16:58:00Z" w16du:dateUtc="2026-09-29T14:58:00Z"/>
                <w:rFonts w:cs="Arial"/>
                <w:sz w:val="13"/>
                <w:szCs w:val="13"/>
              </w:rPr>
            </w:pPr>
            <w:ins w:id="12212" w:author="Sean de Noronha | DRG" w:date="2026-09-29T16:58:00Z" w16du:dateUtc="2026-09-29T14:58:00Z">
              <w:r>
                <w:rPr>
                  <w:rFonts w:cs="Arial"/>
                  <w:sz w:val="13"/>
                  <w:szCs w:val="13"/>
                </w:rPr>
                <w:t>5.52</w:t>
              </w:r>
            </w:ins>
          </w:p>
        </w:tc>
      </w:tr>
      <w:tr w:rsidR="00C60D85" w14:paraId="6A8D41A7" w14:textId="77777777">
        <w:trPr>
          <w:jc w:val="center"/>
          <w:ins w:id="12213" w:author="Sean de Noronha | DRG" w:date="2026-09-29T16:58:00Z"/>
        </w:trPr>
        <w:tc>
          <w:tcPr>
            <w:tcW w:w="560" w:type="dxa"/>
            <w:vAlign w:val="center"/>
          </w:tcPr>
          <w:p w14:paraId="5E000D0C" w14:textId="77777777" w:rsidR="00C60D85" w:rsidRDefault="00000000">
            <w:pPr>
              <w:spacing w:after="0"/>
              <w:rPr>
                <w:ins w:id="12214" w:author="Sean de Noronha | DRG" w:date="2026-09-29T16:58:00Z" w16du:dateUtc="2026-09-29T14:58:00Z"/>
                <w:rFonts w:cs="Arial"/>
                <w:sz w:val="13"/>
                <w:szCs w:val="13"/>
              </w:rPr>
            </w:pPr>
            <w:ins w:id="12215" w:author="Sean de Noronha | DRG" w:date="2026-09-29T16:58:00Z" w16du:dateUtc="2026-09-29T14:58:00Z">
              <w:r>
                <w:rPr>
                  <w:rFonts w:cs="Arial"/>
                  <w:sz w:val="13"/>
                  <w:szCs w:val="13"/>
                </w:rPr>
                <w:t>255</w:t>
              </w:r>
            </w:ins>
          </w:p>
        </w:tc>
        <w:tc>
          <w:tcPr>
            <w:tcW w:w="500" w:type="dxa"/>
            <w:vAlign w:val="center"/>
          </w:tcPr>
          <w:p w14:paraId="5E000D0D" w14:textId="77777777" w:rsidR="00C60D85" w:rsidRDefault="00000000">
            <w:pPr>
              <w:spacing w:after="0"/>
              <w:rPr>
                <w:ins w:id="12216" w:author="Sean de Noronha | DRG" w:date="2026-09-29T16:58:00Z" w16du:dateUtc="2026-09-29T14:58:00Z"/>
                <w:rFonts w:cs="Arial"/>
                <w:sz w:val="13"/>
                <w:szCs w:val="13"/>
              </w:rPr>
            </w:pPr>
            <w:ins w:id="12217" w:author="Sean de Noronha | DRG" w:date="2026-09-29T16:58:00Z" w16du:dateUtc="2026-09-29T14:58:00Z">
              <w:r>
                <w:rPr>
                  <w:rFonts w:cs="Arial"/>
                  <w:sz w:val="13"/>
                  <w:szCs w:val="13"/>
                </w:rPr>
                <w:t>T3</w:t>
              </w:r>
            </w:ins>
          </w:p>
        </w:tc>
        <w:tc>
          <w:tcPr>
            <w:tcW w:w="660" w:type="dxa"/>
            <w:vAlign w:val="center"/>
          </w:tcPr>
          <w:p w14:paraId="5E000D0E" w14:textId="77777777" w:rsidR="00C60D85" w:rsidRDefault="00000000">
            <w:pPr>
              <w:spacing w:after="0"/>
              <w:rPr>
                <w:ins w:id="12218" w:author="Sean de Noronha | DRG" w:date="2026-09-29T16:58:00Z" w16du:dateUtc="2026-09-29T14:58:00Z"/>
                <w:rFonts w:cs="Arial"/>
                <w:sz w:val="13"/>
                <w:szCs w:val="13"/>
              </w:rPr>
            </w:pPr>
            <w:ins w:id="12219" w:author="Sean de Noronha | DRG" w:date="2026-09-29T16:58:00Z" w16du:dateUtc="2026-09-29T14:58:00Z">
              <w:r>
                <w:rPr>
                  <w:rFonts w:cs="Arial"/>
                  <w:sz w:val="13"/>
                  <w:szCs w:val="13"/>
                </w:rPr>
                <w:t>2</w:t>
              </w:r>
            </w:ins>
          </w:p>
        </w:tc>
        <w:tc>
          <w:tcPr>
            <w:tcW w:w="1920" w:type="dxa"/>
            <w:vAlign w:val="center"/>
          </w:tcPr>
          <w:p w14:paraId="5E000D0F" w14:textId="77777777" w:rsidR="00C60D85" w:rsidRDefault="00000000">
            <w:pPr>
              <w:spacing w:after="0"/>
              <w:rPr>
                <w:ins w:id="12220" w:author="Sean de Noronha | DRG" w:date="2026-09-29T16:58:00Z" w16du:dateUtc="2026-09-29T14:58:00Z"/>
                <w:rFonts w:cs="Arial"/>
                <w:sz w:val="13"/>
                <w:szCs w:val="13"/>
              </w:rPr>
            </w:pPr>
            <w:ins w:id="12221" w:author="Sean de Noronha | DRG" w:date="2026-09-29T16:58:00Z" w16du:dateUtc="2026-09-29T14:58:00Z">
              <w:r>
                <w:rPr>
                  <w:rFonts w:cs="Arial"/>
                  <w:sz w:val="13"/>
                  <w:szCs w:val="13"/>
                </w:rPr>
                <w:t>Schedule 40 steel, NPS 1</w:t>
              </w:r>
            </w:ins>
          </w:p>
        </w:tc>
        <w:tc>
          <w:tcPr>
            <w:tcW w:w="520" w:type="dxa"/>
            <w:vAlign w:val="center"/>
          </w:tcPr>
          <w:p w14:paraId="5E000D10" w14:textId="77777777" w:rsidR="00C60D85" w:rsidRDefault="00000000">
            <w:pPr>
              <w:spacing w:after="0"/>
              <w:rPr>
                <w:ins w:id="12222" w:author="Sean de Noronha | DRG" w:date="2026-09-29T16:58:00Z" w16du:dateUtc="2026-09-29T14:58:00Z"/>
                <w:rFonts w:cs="Arial"/>
                <w:sz w:val="13"/>
                <w:szCs w:val="13"/>
              </w:rPr>
            </w:pPr>
            <w:ins w:id="12223"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D11" w14:textId="77777777" w:rsidR="00C60D85" w:rsidRDefault="00000000">
            <w:pPr>
              <w:spacing w:after="0"/>
              <w:rPr>
                <w:ins w:id="12224" w:author="Sean de Noronha | DRG" w:date="2026-09-29T16:58:00Z" w16du:dateUtc="2026-09-29T14:58:00Z"/>
                <w:rFonts w:cs="Arial"/>
                <w:sz w:val="13"/>
                <w:szCs w:val="13"/>
              </w:rPr>
            </w:pPr>
            <w:ins w:id="12225" w:author="Sean de Noronha | DRG" w:date="2026-09-29T16:58:00Z" w16du:dateUtc="2026-09-29T14:58:00Z">
              <w:r>
                <w:rPr>
                  <w:rFonts w:cs="Arial"/>
                  <w:sz w:val="13"/>
                  <w:szCs w:val="13"/>
                </w:rPr>
                <w:t>15,000</w:t>
              </w:r>
            </w:ins>
          </w:p>
        </w:tc>
        <w:tc>
          <w:tcPr>
            <w:tcW w:w="800" w:type="dxa"/>
            <w:vAlign w:val="center"/>
          </w:tcPr>
          <w:p w14:paraId="5E000D12" w14:textId="77777777" w:rsidR="00C60D85" w:rsidRDefault="00000000">
            <w:pPr>
              <w:spacing w:after="0"/>
              <w:rPr>
                <w:ins w:id="12226" w:author="Sean de Noronha | DRG" w:date="2026-09-29T16:58:00Z" w16du:dateUtc="2026-09-29T14:58:00Z"/>
                <w:rFonts w:cs="Arial"/>
                <w:sz w:val="13"/>
                <w:szCs w:val="13"/>
              </w:rPr>
            </w:pPr>
            <w:ins w:id="12227" w:author="Sean de Noronha | DRG" w:date="2026-09-29T16:58:00Z" w16du:dateUtc="2026-09-29T14:58:00Z">
              <w:r>
                <w:rPr>
                  <w:rFonts w:cs="Arial"/>
                  <w:sz w:val="13"/>
                  <w:szCs w:val="13"/>
                </w:rPr>
                <w:t>3 m</w:t>
              </w:r>
            </w:ins>
          </w:p>
        </w:tc>
        <w:tc>
          <w:tcPr>
            <w:tcW w:w="880" w:type="dxa"/>
            <w:vAlign w:val="center"/>
          </w:tcPr>
          <w:p w14:paraId="5E000D13" w14:textId="77777777" w:rsidR="00C60D85" w:rsidRDefault="00000000">
            <w:pPr>
              <w:spacing w:after="0"/>
              <w:rPr>
                <w:ins w:id="12228" w:author="Sean de Noronha | DRG" w:date="2026-09-29T16:58:00Z" w16du:dateUtc="2026-09-29T14:58:00Z"/>
                <w:rFonts w:cs="Arial"/>
                <w:sz w:val="13"/>
                <w:szCs w:val="13"/>
              </w:rPr>
            </w:pPr>
            <w:ins w:id="12229" w:author="Sean de Noronha | DRG" w:date="2026-09-29T16:58:00Z" w16du:dateUtc="2026-09-29T14:58:00Z">
              <w:r>
                <w:rPr>
                  <w:rFonts w:cs="Arial"/>
                  <w:sz w:val="13"/>
                  <w:szCs w:val="13"/>
                </w:rPr>
                <w:t>0.22</w:t>
              </w:r>
            </w:ins>
          </w:p>
        </w:tc>
        <w:tc>
          <w:tcPr>
            <w:tcW w:w="820" w:type="dxa"/>
            <w:vAlign w:val="center"/>
          </w:tcPr>
          <w:p w14:paraId="5E000D14" w14:textId="77777777" w:rsidR="00C60D85" w:rsidRDefault="00000000">
            <w:pPr>
              <w:spacing w:after="0"/>
              <w:rPr>
                <w:ins w:id="12230" w:author="Sean de Noronha | DRG" w:date="2026-09-29T16:58:00Z" w16du:dateUtc="2026-09-29T14:58:00Z"/>
                <w:rFonts w:cs="Arial"/>
                <w:sz w:val="13"/>
                <w:szCs w:val="13"/>
              </w:rPr>
            </w:pPr>
            <w:ins w:id="12231" w:author="Sean de Noronha | DRG" w:date="2026-09-29T16:58:00Z" w16du:dateUtc="2026-09-29T14:58:00Z">
              <w:r>
                <w:rPr>
                  <w:rFonts w:cs="Arial"/>
                  <w:sz w:val="13"/>
                  <w:szCs w:val="13"/>
                </w:rPr>
                <w:t>142</w:t>
              </w:r>
            </w:ins>
          </w:p>
        </w:tc>
        <w:tc>
          <w:tcPr>
            <w:tcW w:w="1100" w:type="dxa"/>
            <w:vAlign w:val="center"/>
          </w:tcPr>
          <w:p w14:paraId="5E000D15" w14:textId="77777777" w:rsidR="00C60D85" w:rsidRDefault="00000000">
            <w:pPr>
              <w:spacing w:after="0"/>
              <w:rPr>
                <w:ins w:id="12232" w:author="Sean de Noronha | DRG" w:date="2026-09-29T16:58:00Z" w16du:dateUtc="2026-09-29T14:58:00Z"/>
                <w:rFonts w:cs="Arial"/>
                <w:sz w:val="13"/>
                <w:szCs w:val="13"/>
              </w:rPr>
            </w:pPr>
            <w:ins w:id="12233" w:author="Sean de Noronha | DRG" w:date="2026-09-29T16:58:00Z" w16du:dateUtc="2026-09-29T14:58:00Z">
              <w:r>
                <w:rPr>
                  <w:rFonts w:cs="Arial"/>
                  <w:sz w:val="13"/>
                  <w:szCs w:val="13"/>
                </w:rPr>
                <w:t>277 (587)</w:t>
              </w:r>
            </w:ins>
          </w:p>
        </w:tc>
        <w:tc>
          <w:tcPr>
            <w:tcW w:w="700" w:type="dxa"/>
            <w:vAlign w:val="center"/>
          </w:tcPr>
          <w:p w14:paraId="5E000D16" w14:textId="77777777" w:rsidR="00C60D85" w:rsidRDefault="00000000">
            <w:pPr>
              <w:spacing w:after="0"/>
              <w:rPr>
                <w:ins w:id="12234" w:author="Sean de Noronha | DRG" w:date="2026-09-29T16:58:00Z" w16du:dateUtc="2026-09-29T14:58:00Z"/>
                <w:rFonts w:cs="Arial"/>
                <w:sz w:val="13"/>
                <w:szCs w:val="13"/>
              </w:rPr>
            </w:pPr>
            <w:ins w:id="12235" w:author="Sean de Noronha | DRG" w:date="2026-09-29T16:58:00Z" w16du:dateUtc="2026-09-29T14:58:00Z">
              <w:r>
                <w:rPr>
                  <w:rFonts w:cs="Arial"/>
                  <w:sz w:val="13"/>
                  <w:szCs w:val="13"/>
                </w:rPr>
                <w:t>8.28</w:t>
              </w:r>
            </w:ins>
          </w:p>
        </w:tc>
      </w:tr>
      <w:tr w:rsidR="00C60D85" w14:paraId="481C81A1" w14:textId="77777777">
        <w:trPr>
          <w:jc w:val="center"/>
          <w:ins w:id="12236" w:author="Sean de Noronha | DRG" w:date="2026-09-29T16:58:00Z"/>
        </w:trPr>
        <w:tc>
          <w:tcPr>
            <w:tcW w:w="560" w:type="dxa"/>
            <w:vAlign w:val="center"/>
          </w:tcPr>
          <w:p w14:paraId="5E000D17" w14:textId="77777777" w:rsidR="00C60D85" w:rsidRDefault="00000000">
            <w:pPr>
              <w:spacing w:after="0"/>
              <w:rPr>
                <w:ins w:id="12237" w:author="Sean de Noronha | DRG" w:date="2026-09-29T16:58:00Z" w16du:dateUtc="2026-09-29T14:58:00Z"/>
                <w:rFonts w:cs="Arial"/>
                <w:sz w:val="13"/>
                <w:szCs w:val="13"/>
              </w:rPr>
            </w:pPr>
            <w:ins w:id="12238" w:author="Sean de Noronha | DRG" w:date="2026-09-29T16:58:00Z" w16du:dateUtc="2026-09-29T14:58:00Z">
              <w:r>
                <w:rPr>
                  <w:rFonts w:cs="Arial"/>
                  <w:sz w:val="13"/>
                  <w:szCs w:val="13"/>
                </w:rPr>
                <w:t>256</w:t>
              </w:r>
            </w:ins>
          </w:p>
        </w:tc>
        <w:tc>
          <w:tcPr>
            <w:tcW w:w="500" w:type="dxa"/>
            <w:vAlign w:val="center"/>
          </w:tcPr>
          <w:p w14:paraId="5E000D18" w14:textId="77777777" w:rsidR="00C60D85" w:rsidRDefault="00000000">
            <w:pPr>
              <w:spacing w:after="0"/>
              <w:rPr>
                <w:ins w:id="12239" w:author="Sean de Noronha | DRG" w:date="2026-09-29T16:58:00Z" w16du:dateUtc="2026-09-29T14:58:00Z"/>
                <w:rFonts w:cs="Arial"/>
                <w:sz w:val="13"/>
                <w:szCs w:val="13"/>
              </w:rPr>
            </w:pPr>
            <w:ins w:id="12240" w:author="Sean de Noronha | DRG" w:date="2026-09-29T16:58:00Z" w16du:dateUtc="2026-09-29T14:58:00Z">
              <w:r>
                <w:rPr>
                  <w:rFonts w:cs="Arial"/>
                  <w:sz w:val="13"/>
                  <w:szCs w:val="13"/>
                </w:rPr>
                <w:t>T3</w:t>
              </w:r>
            </w:ins>
          </w:p>
        </w:tc>
        <w:tc>
          <w:tcPr>
            <w:tcW w:w="660" w:type="dxa"/>
            <w:vAlign w:val="center"/>
          </w:tcPr>
          <w:p w14:paraId="5E000D19" w14:textId="77777777" w:rsidR="00C60D85" w:rsidRDefault="00000000">
            <w:pPr>
              <w:spacing w:after="0"/>
              <w:rPr>
                <w:ins w:id="12241" w:author="Sean de Noronha | DRG" w:date="2026-09-29T16:58:00Z" w16du:dateUtc="2026-09-29T14:58:00Z"/>
                <w:rFonts w:cs="Arial"/>
                <w:sz w:val="13"/>
                <w:szCs w:val="13"/>
              </w:rPr>
            </w:pPr>
            <w:ins w:id="12242" w:author="Sean de Noronha | DRG" w:date="2026-09-29T16:58:00Z" w16du:dateUtc="2026-09-29T14:58:00Z">
              <w:r>
                <w:rPr>
                  <w:rFonts w:cs="Arial"/>
                  <w:sz w:val="13"/>
                  <w:szCs w:val="13"/>
                </w:rPr>
                <w:t>2</w:t>
              </w:r>
            </w:ins>
          </w:p>
        </w:tc>
        <w:tc>
          <w:tcPr>
            <w:tcW w:w="1920" w:type="dxa"/>
            <w:vAlign w:val="center"/>
          </w:tcPr>
          <w:p w14:paraId="5E000D1A" w14:textId="77777777" w:rsidR="00C60D85" w:rsidRDefault="00000000">
            <w:pPr>
              <w:spacing w:after="0"/>
              <w:rPr>
                <w:ins w:id="12243" w:author="Sean de Noronha | DRG" w:date="2026-09-29T16:58:00Z" w16du:dateUtc="2026-09-29T14:58:00Z"/>
                <w:rFonts w:cs="Arial"/>
                <w:sz w:val="13"/>
                <w:szCs w:val="13"/>
              </w:rPr>
            </w:pPr>
            <w:ins w:id="12244" w:author="Sean de Noronha | DRG" w:date="2026-09-29T16:58:00Z" w16du:dateUtc="2026-09-29T14:58:00Z">
              <w:r>
                <w:rPr>
                  <w:rFonts w:cs="Arial"/>
                  <w:sz w:val="13"/>
                  <w:szCs w:val="13"/>
                </w:rPr>
                <w:t>Schedule 40 steel, NPS 1</w:t>
              </w:r>
            </w:ins>
          </w:p>
        </w:tc>
        <w:tc>
          <w:tcPr>
            <w:tcW w:w="520" w:type="dxa"/>
            <w:vAlign w:val="center"/>
          </w:tcPr>
          <w:p w14:paraId="5E000D1B" w14:textId="77777777" w:rsidR="00C60D85" w:rsidRDefault="00000000">
            <w:pPr>
              <w:spacing w:after="0"/>
              <w:rPr>
                <w:ins w:id="12245" w:author="Sean de Noronha | DRG" w:date="2026-09-29T16:58:00Z" w16du:dateUtc="2026-09-29T14:58:00Z"/>
                <w:rFonts w:cs="Arial"/>
                <w:sz w:val="13"/>
                <w:szCs w:val="13"/>
              </w:rPr>
            </w:pPr>
            <w:ins w:id="12246"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0D1C" w14:textId="77777777" w:rsidR="00C60D85" w:rsidRDefault="00000000">
            <w:pPr>
              <w:spacing w:after="0"/>
              <w:rPr>
                <w:ins w:id="12247" w:author="Sean de Noronha | DRG" w:date="2026-09-29T16:58:00Z" w16du:dateUtc="2026-09-29T14:58:00Z"/>
                <w:rFonts w:cs="Arial"/>
                <w:sz w:val="13"/>
                <w:szCs w:val="13"/>
              </w:rPr>
            </w:pPr>
            <w:ins w:id="12248" w:author="Sean de Noronha | DRG" w:date="2026-09-29T16:58:00Z" w16du:dateUtc="2026-09-29T14:58:00Z">
              <w:r>
                <w:rPr>
                  <w:rFonts w:cs="Arial"/>
                  <w:sz w:val="13"/>
                  <w:szCs w:val="13"/>
                </w:rPr>
                <w:t>20,000</w:t>
              </w:r>
            </w:ins>
          </w:p>
        </w:tc>
        <w:tc>
          <w:tcPr>
            <w:tcW w:w="800" w:type="dxa"/>
            <w:vAlign w:val="center"/>
          </w:tcPr>
          <w:p w14:paraId="5E000D1D" w14:textId="77777777" w:rsidR="00C60D85" w:rsidRDefault="00000000">
            <w:pPr>
              <w:spacing w:after="0"/>
              <w:rPr>
                <w:ins w:id="12249" w:author="Sean de Noronha | DRG" w:date="2026-09-29T16:58:00Z" w16du:dateUtc="2026-09-29T14:58:00Z"/>
                <w:rFonts w:cs="Arial"/>
                <w:sz w:val="13"/>
                <w:szCs w:val="13"/>
              </w:rPr>
            </w:pPr>
            <w:ins w:id="12250" w:author="Sean de Noronha | DRG" w:date="2026-09-29T16:58:00Z" w16du:dateUtc="2026-09-29T14:58:00Z">
              <w:r>
                <w:rPr>
                  <w:rFonts w:cs="Arial"/>
                  <w:sz w:val="13"/>
                  <w:szCs w:val="13"/>
                </w:rPr>
                <w:t>2 m</w:t>
              </w:r>
            </w:ins>
          </w:p>
        </w:tc>
        <w:tc>
          <w:tcPr>
            <w:tcW w:w="880" w:type="dxa"/>
            <w:vAlign w:val="center"/>
          </w:tcPr>
          <w:p w14:paraId="5E000D1E" w14:textId="77777777" w:rsidR="00C60D85" w:rsidRDefault="00000000">
            <w:pPr>
              <w:spacing w:after="0"/>
              <w:rPr>
                <w:ins w:id="12251" w:author="Sean de Noronha | DRG" w:date="2026-09-29T16:58:00Z" w16du:dateUtc="2026-09-29T14:58:00Z"/>
                <w:rFonts w:cs="Arial"/>
                <w:sz w:val="13"/>
                <w:szCs w:val="13"/>
              </w:rPr>
            </w:pPr>
            <w:ins w:id="12252" w:author="Sean de Noronha | DRG" w:date="2026-09-29T16:58:00Z" w16du:dateUtc="2026-09-29T14:58:00Z">
              <w:r>
                <w:rPr>
                  <w:rFonts w:cs="Arial"/>
                  <w:sz w:val="13"/>
                  <w:szCs w:val="13"/>
                </w:rPr>
                <w:t>0.29</w:t>
              </w:r>
            </w:ins>
          </w:p>
        </w:tc>
        <w:tc>
          <w:tcPr>
            <w:tcW w:w="820" w:type="dxa"/>
            <w:vAlign w:val="center"/>
          </w:tcPr>
          <w:p w14:paraId="5E000D1F" w14:textId="77777777" w:rsidR="00C60D85" w:rsidRDefault="00000000">
            <w:pPr>
              <w:spacing w:after="0"/>
              <w:rPr>
                <w:ins w:id="12253" w:author="Sean de Noronha | DRG" w:date="2026-09-29T16:58:00Z" w16du:dateUtc="2026-09-29T14:58:00Z"/>
                <w:rFonts w:cs="Arial"/>
                <w:sz w:val="13"/>
                <w:szCs w:val="13"/>
              </w:rPr>
            </w:pPr>
            <w:ins w:id="12254" w:author="Sean de Noronha | DRG" w:date="2026-09-29T16:58:00Z" w16du:dateUtc="2026-09-29T14:58:00Z">
              <w:r>
                <w:rPr>
                  <w:rFonts w:cs="Arial"/>
                  <w:sz w:val="13"/>
                  <w:szCs w:val="13"/>
                </w:rPr>
                <w:t>160</w:t>
              </w:r>
            </w:ins>
          </w:p>
        </w:tc>
        <w:tc>
          <w:tcPr>
            <w:tcW w:w="1100" w:type="dxa"/>
            <w:vAlign w:val="center"/>
          </w:tcPr>
          <w:p w14:paraId="5E000D20" w14:textId="77777777" w:rsidR="00C60D85" w:rsidRDefault="00000000">
            <w:pPr>
              <w:spacing w:after="0"/>
              <w:rPr>
                <w:ins w:id="12255" w:author="Sean de Noronha | DRG" w:date="2026-09-29T16:58:00Z" w16du:dateUtc="2026-09-29T14:58:00Z"/>
                <w:rFonts w:cs="Arial"/>
                <w:sz w:val="13"/>
                <w:szCs w:val="13"/>
              </w:rPr>
            </w:pPr>
            <w:ins w:id="12256" w:author="Sean de Noronha | DRG" w:date="2026-09-29T16:58:00Z" w16du:dateUtc="2026-09-29T14:58:00Z">
              <w:r>
                <w:rPr>
                  <w:rFonts w:cs="Arial"/>
                  <w:sz w:val="13"/>
                  <w:szCs w:val="13"/>
                </w:rPr>
                <w:t>369 (783)</w:t>
              </w:r>
            </w:ins>
          </w:p>
        </w:tc>
        <w:tc>
          <w:tcPr>
            <w:tcW w:w="700" w:type="dxa"/>
            <w:vAlign w:val="center"/>
          </w:tcPr>
          <w:p w14:paraId="5E000D21" w14:textId="77777777" w:rsidR="00C60D85" w:rsidRDefault="00000000">
            <w:pPr>
              <w:spacing w:after="0"/>
              <w:rPr>
                <w:ins w:id="12257" w:author="Sean de Noronha | DRG" w:date="2026-09-29T16:58:00Z" w16du:dateUtc="2026-09-29T14:58:00Z"/>
                <w:rFonts w:cs="Arial"/>
                <w:sz w:val="13"/>
                <w:szCs w:val="13"/>
              </w:rPr>
            </w:pPr>
            <w:ins w:id="12258" w:author="Sean de Noronha | DRG" w:date="2026-09-29T16:58:00Z" w16du:dateUtc="2026-09-29T14:58:00Z">
              <w:r>
                <w:rPr>
                  <w:rFonts w:cs="Arial"/>
                  <w:sz w:val="13"/>
                  <w:szCs w:val="13"/>
                </w:rPr>
                <w:t>11.0</w:t>
              </w:r>
            </w:ins>
          </w:p>
        </w:tc>
      </w:tr>
      <w:tr w:rsidR="00C60D85" w14:paraId="08A5CECA" w14:textId="77777777">
        <w:trPr>
          <w:jc w:val="center"/>
          <w:ins w:id="12259" w:author="Sean de Noronha | DRG" w:date="2026-09-29T16:58:00Z"/>
        </w:trPr>
        <w:tc>
          <w:tcPr>
            <w:tcW w:w="560" w:type="dxa"/>
            <w:vAlign w:val="center"/>
          </w:tcPr>
          <w:p w14:paraId="5E000D22" w14:textId="77777777" w:rsidR="00C60D85" w:rsidRDefault="00000000">
            <w:pPr>
              <w:spacing w:after="0"/>
              <w:rPr>
                <w:ins w:id="12260" w:author="Sean de Noronha | DRG" w:date="2026-09-29T16:58:00Z" w16du:dateUtc="2026-09-29T14:58:00Z"/>
                <w:rFonts w:cs="Arial"/>
                <w:sz w:val="13"/>
                <w:szCs w:val="13"/>
              </w:rPr>
            </w:pPr>
            <w:ins w:id="12261" w:author="Sean de Noronha | DRG" w:date="2026-09-29T16:58:00Z" w16du:dateUtc="2026-09-29T14:58:00Z">
              <w:r>
                <w:rPr>
                  <w:rFonts w:cs="Arial"/>
                  <w:sz w:val="13"/>
                  <w:szCs w:val="13"/>
                </w:rPr>
                <w:t>257</w:t>
              </w:r>
            </w:ins>
          </w:p>
        </w:tc>
        <w:tc>
          <w:tcPr>
            <w:tcW w:w="500" w:type="dxa"/>
            <w:vAlign w:val="center"/>
          </w:tcPr>
          <w:p w14:paraId="5E000D23" w14:textId="77777777" w:rsidR="00C60D85" w:rsidRDefault="00000000">
            <w:pPr>
              <w:spacing w:after="0"/>
              <w:rPr>
                <w:ins w:id="12262" w:author="Sean de Noronha | DRG" w:date="2026-09-29T16:58:00Z" w16du:dateUtc="2026-09-29T14:58:00Z"/>
                <w:rFonts w:cs="Arial"/>
                <w:sz w:val="13"/>
                <w:szCs w:val="13"/>
              </w:rPr>
            </w:pPr>
            <w:ins w:id="12263" w:author="Sean de Noronha | DRG" w:date="2026-09-29T16:58:00Z" w16du:dateUtc="2026-09-29T14:58:00Z">
              <w:r>
                <w:rPr>
                  <w:rFonts w:cs="Arial"/>
                  <w:sz w:val="13"/>
                  <w:szCs w:val="13"/>
                </w:rPr>
                <w:t>T4</w:t>
              </w:r>
            </w:ins>
          </w:p>
        </w:tc>
        <w:tc>
          <w:tcPr>
            <w:tcW w:w="660" w:type="dxa"/>
            <w:vAlign w:val="center"/>
          </w:tcPr>
          <w:p w14:paraId="5E000D24" w14:textId="77777777" w:rsidR="00C60D85" w:rsidRDefault="00000000">
            <w:pPr>
              <w:spacing w:after="0"/>
              <w:rPr>
                <w:ins w:id="12264" w:author="Sean de Noronha | DRG" w:date="2026-09-29T16:58:00Z" w16du:dateUtc="2026-09-29T14:58:00Z"/>
                <w:rFonts w:cs="Arial"/>
                <w:sz w:val="13"/>
                <w:szCs w:val="13"/>
              </w:rPr>
            </w:pPr>
            <w:ins w:id="12265" w:author="Sean de Noronha | DRG" w:date="2026-09-29T16:58:00Z" w16du:dateUtc="2026-09-29T14:58:00Z">
              <w:r>
                <w:rPr>
                  <w:rFonts w:cs="Arial"/>
                  <w:sz w:val="13"/>
                  <w:szCs w:val="13"/>
                </w:rPr>
                <w:t>2</w:t>
              </w:r>
            </w:ins>
          </w:p>
        </w:tc>
        <w:tc>
          <w:tcPr>
            <w:tcW w:w="1920" w:type="dxa"/>
            <w:vAlign w:val="center"/>
          </w:tcPr>
          <w:p w14:paraId="5E000D25" w14:textId="77777777" w:rsidR="00C60D85" w:rsidRDefault="00000000">
            <w:pPr>
              <w:spacing w:after="0"/>
              <w:rPr>
                <w:ins w:id="12266" w:author="Sean de Noronha | DRG" w:date="2026-09-29T16:58:00Z" w16du:dateUtc="2026-09-29T14:58:00Z"/>
                <w:rFonts w:cs="Arial"/>
                <w:sz w:val="13"/>
                <w:szCs w:val="13"/>
              </w:rPr>
            </w:pPr>
            <w:ins w:id="12267" w:author="Sean de Noronha | DRG" w:date="2026-09-29T16:58:00Z" w16du:dateUtc="2026-09-29T14:58:00Z">
              <w:r>
                <w:rPr>
                  <w:rFonts w:cs="Arial"/>
                  <w:sz w:val="13"/>
                  <w:szCs w:val="13"/>
                </w:rPr>
                <w:t>CSST with four 90° bends and two end fittings, EHD 13</w:t>
              </w:r>
            </w:ins>
          </w:p>
        </w:tc>
        <w:tc>
          <w:tcPr>
            <w:tcW w:w="520" w:type="dxa"/>
            <w:vAlign w:val="center"/>
          </w:tcPr>
          <w:p w14:paraId="5E000D26" w14:textId="77777777" w:rsidR="00C60D85" w:rsidRDefault="00000000">
            <w:pPr>
              <w:spacing w:after="0"/>
              <w:rPr>
                <w:ins w:id="12268" w:author="Sean de Noronha | DRG" w:date="2026-09-29T16:58:00Z" w16du:dateUtc="2026-09-29T14:58:00Z"/>
                <w:rFonts w:cs="Arial"/>
                <w:sz w:val="13"/>
                <w:szCs w:val="13"/>
              </w:rPr>
            </w:pPr>
            <w:ins w:id="12269" w:author="Sean de Noronha | DRG" w:date="2026-09-29T16:58:00Z" w16du:dateUtc="2026-09-29T14:58:00Z">
              <w:r>
                <w:rPr>
                  <w:rFonts w:cs="Arial"/>
                  <w:sz w:val="13"/>
                  <w:szCs w:val="13"/>
                </w:rPr>
                <w:t>He</w:t>
              </w:r>
            </w:ins>
          </w:p>
        </w:tc>
        <w:tc>
          <w:tcPr>
            <w:tcW w:w="900" w:type="dxa"/>
            <w:vAlign w:val="center"/>
          </w:tcPr>
          <w:p w14:paraId="5E000D27" w14:textId="77777777" w:rsidR="00C60D85" w:rsidRDefault="00000000">
            <w:pPr>
              <w:spacing w:after="0"/>
              <w:rPr>
                <w:ins w:id="12270" w:author="Sean de Noronha | DRG" w:date="2026-09-29T16:58:00Z" w16du:dateUtc="2026-09-29T14:58:00Z"/>
                <w:rFonts w:cs="Arial"/>
                <w:sz w:val="13"/>
                <w:szCs w:val="13"/>
              </w:rPr>
            </w:pPr>
            <w:ins w:id="12271" w:author="Sean de Noronha | DRG" w:date="2026-09-29T16:58:00Z" w16du:dateUtc="2026-09-29T14:58:00Z">
              <w:r>
                <w:rPr>
                  <w:rFonts w:cs="Arial"/>
                  <w:sz w:val="13"/>
                  <w:szCs w:val="13"/>
                </w:rPr>
                <w:t>175</w:t>
              </w:r>
            </w:ins>
          </w:p>
        </w:tc>
        <w:tc>
          <w:tcPr>
            <w:tcW w:w="800" w:type="dxa"/>
            <w:vAlign w:val="center"/>
          </w:tcPr>
          <w:p w14:paraId="5E000D28" w14:textId="77777777" w:rsidR="00C60D85" w:rsidRDefault="00000000">
            <w:pPr>
              <w:spacing w:after="0"/>
              <w:rPr>
                <w:ins w:id="12272" w:author="Sean de Noronha | DRG" w:date="2026-09-29T16:58:00Z" w16du:dateUtc="2026-09-29T14:58:00Z"/>
                <w:rFonts w:cs="Arial"/>
                <w:sz w:val="13"/>
                <w:szCs w:val="13"/>
              </w:rPr>
            </w:pPr>
            <w:ins w:id="12273" w:author="Sean de Noronha | DRG" w:date="2026-09-29T16:58:00Z" w16du:dateUtc="2026-09-29T14:58:00Z">
              <w:r>
                <w:rPr>
                  <w:rFonts w:cs="Arial"/>
                  <w:sz w:val="13"/>
                  <w:szCs w:val="13"/>
                </w:rPr>
                <w:t>30 ft</w:t>
              </w:r>
            </w:ins>
          </w:p>
        </w:tc>
        <w:tc>
          <w:tcPr>
            <w:tcW w:w="880" w:type="dxa"/>
            <w:vAlign w:val="center"/>
          </w:tcPr>
          <w:p w14:paraId="5E000D29" w14:textId="77777777" w:rsidR="00C60D85" w:rsidRDefault="00000000">
            <w:pPr>
              <w:spacing w:after="0"/>
              <w:rPr>
                <w:ins w:id="12274" w:author="Sean de Noronha | DRG" w:date="2026-09-29T16:58:00Z" w16du:dateUtc="2026-09-29T14:58:00Z"/>
                <w:rFonts w:cs="Arial"/>
                <w:sz w:val="13"/>
                <w:szCs w:val="13"/>
              </w:rPr>
            </w:pPr>
            <w:ins w:id="12275" w:author="Sean de Noronha | DRG" w:date="2026-09-29T16:58:00Z" w16du:dateUtc="2026-09-29T14:58:00Z">
              <w:r>
                <w:rPr>
                  <w:rFonts w:cs="Arial"/>
                  <w:sz w:val="13"/>
                  <w:szCs w:val="13"/>
                </w:rPr>
                <w:t>3.45</w:t>
              </w:r>
            </w:ins>
          </w:p>
        </w:tc>
        <w:tc>
          <w:tcPr>
            <w:tcW w:w="820" w:type="dxa"/>
            <w:vAlign w:val="center"/>
          </w:tcPr>
          <w:p w14:paraId="5E000D2A" w14:textId="77777777" w:rsidR="00C60D85" w:rsidRDefault="00000000">
            <w:pPr>
              <w:spacing w:after="0"/>
              <w:rPr>
                <w:ins w:id="12276" w:author="Sean de Noronha | DRG" w:date="2026-09-29T16:58:00Z" w16du:dateUtc="2026-09-29T14:58:00Z"/>
                <w:rFonts w:cs="Arial"/>
                <w:sz w:val="13"/>
                <w:szCs w:val="13"/>
              </w:rPr>
            </w:pPr>
            <w:ins w:id="12277" w:author="Sean de Noronha | DRG" w:date="2026-09-29T16:58:00Z" w16du:dateUtc="2026-09-29T14:58:00Z">
              <w:r>
                <w:rPr>
                  <w:rFonts w:cs="Arial"/>
                  <w:sz w:val="13"/>
                  <w:szCs w:val="13"/>
                </w:rPr>
                <w:t>125</w:t>
              </w:r>
            </w:ins>
          </w:p>
        </w:tc>
        <w:tc>
          <w:tcPr>
            <w:tcW w:w="1100" w:type="dxa"/>
            <w:vAlign w:val="center"/>
          </w:tcPr>
          <w:p w14:paraId="5E000D2B" w14:textId="77777777" w:rsidR="00C60D85" w:rsidRDefault="00000000">
            <w:pPr>
              <w:spacing w:after="0"/>
              <w:rPr>
                <w:ins w:id="12278" w:author="Sean de Noronha | DRG" w:date="2026-09-29T16:58:00Z" w16du:dateUtc="2026-09-29T14:58:00Z"/>
                <w:rFonts w:cs="Arial"/>
                <w:sz w:val="13"/>
                <w:szCs w:val="13"/>
              </w:rPr>
            </w:pPr>
            <w:ins w:id="12279" w:author="Sean de Noronha | DRG" w:date="2026-09-29T16:58:00Z" w16du:dateUtc="2026-09-29T14:58:00Z">
              <w:r>
                <w:rPr>
                  <w:rFonts w:cs="Arial"/>
                  <w:sz w:val="13"/>
                  <w:szCs w:val="13"/>
                </w:rPr>
                <w:t>10.9 (23.0)</w:t>
              </w:r>
            </w:ins>
          </w:p>
        </w:tc>
        <w:tc>
          <w:tcPr>
            <w:tcW w:w="700" w:type="dxa"/>
            <w:vAlign w:val="center"/>
          </w:tcPr>
          <w:p w14:paraId="5E000D2C" w14:textId="77777777" w:rsidR="00C60D85" w:rsidRDefault="00000000">
            <w:pPr>
              <w:spacing w:after="0"/>
              <w:rPr>
                <w:ins w:id="12280" w:author="Sean de Noronha | DRG" w:date="2026-09-29T16:58:00Z" w16du:dateUtc="2026-09-29T14:58:00Z"/>
                <w:rFonts w:cs="Arial"/>
                <w:sz w:val="13"/>
                <w:szCs w:val="13"/>
              </w:rPr>
            </w:pPr>
            <w:ins w:id="12281" w:author="Sean de Noronha | DRG" w:date="2026-09-29T16:58:00Z" w16du:dateUtc="2026-09-29T14:58:00Z">
              <w:r>
                <w:rPr>
                  <w:rFonts w:cs="Arial"/>
                  <w:sz w:val="13"/>
                  <w:szCs w:val="13"/>
                </w:rPr>
                <w:t>1.69</w:t>
              </w:r>
            </w:ins>
          </w:p>
        </w:tc>
      </w:tr>
      <w:tr w:rsidR="00C60D85" w14:paraId="5BFAD1EE" w14:textId="77777777">
        <w:trPr>
          <w:jc w:val="center"/>
          <w:ins w:id="12282" w:author="Sean de Noronha | DRG" w:date="2026-09-29T16:58:00Z"/>
        </w:trPr>
        <w:tc>
          <w:tcPr>
            <w:tcW w:w="560" w:type="dxa"/>
            <w:vAlign w:val="center"/>
          </w:tcPr>
          <w:p w14:paraId="5E000D2D" w14:textId="77777777" w:rsidR="00C60D85" w:rsidRDefault="00000000">
            <w:pPr>
              <w:spacing w:after="0"/>
              <w:rPr>
                <w:ins w:id="12283" w:author="Sean de Noronha | DRG" w:date="2026-09-29T16:58:00Z" w16du:dateUtc="2026-09-29T14:58:00Z"/>
                <w:rFonts w:cs="Arial"/>
                <w:sz w:val="13"/>
                <w:szCs w:val="13"/>
              </w:rPr>
            </w:pPr>
            <w:ins w:id="12284" w:author="Sean de Noronha | DRG" w:date="2026-09-29T16:58:00Z" w16du:dateUtc="2026-09-29T14:58:00Z">
              <w:r>
                <w:rPr>
                  <w:rFonts w:cs="Arial"/>
                  <w:sz w:val="13"/>
                  <w:szCs w:val="13"/>
                </w:rPr>
                <w:t>258</w:t>
              </w:r>
            </w:ins>
          </w:p>
        </w:tc>
        <w:tc>
          <w:tcPr>
            <w:tcW w:w="500" w:type="dxa"/>
            <w:vAlign w:val="center"/>
          </w:tcPr>
          <w:p w14:paraId="5E000D2E" w14:textId="77777777" w:rsidR="00C60D85" w:rsidRDefault="00000000">
            <w:pPr>
              <w:spacing w:after="0"/>
              <w:rPr>
                <w:ins w:id="12285" w:author="Sean de Noronha | DRG" w:date="2026-09-29T16:58:00Z" w16du:dateUtc="2026-09-29T14:58:00Z"/>
                <w:rFonts w:cs="Arial"/>
                <w:sz w:val="13"/>
                <w:szCs w:val="13"/>
              </w:rPr>
            </w:pPr>
            <w:ins w:id="12286" w:author="Sean de Noronha | DRG" w:date="2026-09-29T16:58:00Z" w16du:dateUtc="2026-09-29T14:58:00Z">
              <w:r>
                <w:rPr>
                  <w:rFonts w:cs="Arial"/>
                  <w:sz w:val="13"/>
                  <w:szCs w:val="13"/>
                </w:rPr>
                <w:t>T4</w:t>
              </w:r>
            </w:ins>
          </w:p>
        </w:tc>
        <w:tc>
          <w:tcPr>
            <w:tcW w:w="660" w:type="dxa"/>
            <w:vAlign w:val="center"/>
          </w:tcPr>
          <w:p w14:paraId="5E000D2F" w14:textId="77777777" w:rsidR="00C60D85" w:rsidRDefault="00000000">
            <w:pPr>
              <w:spacing w:after="0"/>
              <w:rPr>
                <w:ins w:id="12287" w:author="Sean de Noronha | DRG" w:date="2026-09-29T16:58:00Z" w16du:dateUtc="2026-09-29T14:58:00Z"/>
                <w:rFonts w:cs="Arial"/>
                <w:sz w:val="13"/>
                <w:szCs w:val="13"/>
              </w:rPr>
            </w:pPr>
            <w:ins w:id="12288" w:author="Sean de Noronha | DRG" w:date="2026-09-29T16:58:00Z" w16du:dateUtc="2026-09-29T14:58:00Z">
              <w:r>
                <w:rPr>
                  <w:rFonts w:cs="Arial"/>
                  <w:sz w:val="13"/>
                  <w:szCs w:val="13"/>
                </w:rPr>
                <w:t>2</w:t>
              </w:r>
            </w:ins>
          </w:p>
        </w:tc>
        <w:tc>
          <w:tcPr>
            <w:tcW w:w="1920" w:type="dxa"/>
            <w:vAlign w:val="center"/>
          </w:tcPr>
          <w:p w14:paraId="5E000D30" w14:textId="77777777" w:rsidR="00C60D85" w:rsidRDefault="00000000">
            <w:pPr>
              <w:spacing w:after="0"/>
              <w:rPr>
                <w:ins w:id="12289" w:author="Sean de Noronha | DRG" w:date="2026-09-29T16:58:00Z" w16du:dateUtc="2026-09-29T14:58:00Z"/>
                <w:rFonts w:cs="Arial"/>
                <w:sz w:val="13"/>
                <w:szCs w:val="13"/>
              </w:rPr>
            </w:pPr>
            <w:ins w:id="12290" w:author="Sean de Noronha | DRG" w:date="2026-09-29T16:58:00Z" w16du:dateUtc="2026-09-29T14:58:00Z">
              <w:r>
                <w:rPr>
                  <w:rFonts w:cs="Arial"/>
                  <w:sz w:val="13"/>
                  <w:szCs w:val="13"/>
                </w:rPr>
                <w:t>CSST with four 90° bends and two end fittings, EHD 13</w:t>
              </w:r>
            </w:ins>
          </w:p>
        </w:tc>
        <w:tc>
          <w:tcPr>
            <w:tcW w:w="520" w:type="dxa"/>
            <w:vAlign w:val="center"/>
          </w:tcPr>
          <w:p w14:paraId="5E000D31" w14:textId="77777777" w:rsidR="00C60D85" w:rsidRDefault="00000000">
            <w:pPr>
              <w:spacing w:after="0"/>
              <w:rPr>
                <w:ins w:id="12291" w:author="Sean de Noronha | DRG" w:date="2026-09-29T16:58:00Z" w16du:dateUtc="2026-09-29T14:58:00Z"/>
                <w:rFonts w:cs="Arial"/>
                <w:sz w:val="13"/>
                <w:szCs w:val="13"/>
              </w:rPr>
            </w:pPr>
            <w:ins w:id="12292" w:author="Sean de Noronha | DRG" w:date="2026-09-29T16:58:00Z" w16du:dateUtc="2026-09-29T14:58:00Z">
              <w:r>
                <w:rPr>
                  <w:rFonts w:cs="Arial"/>
                  <w:sz w:val="13"/>
                  <w:szCs w:val="13"/>
                </w:rPr>
                <w:t>He</w:t>
              </w:r>
            </w:ins>
          </w:p>
        </w:tc>
        <w:tc>
          <w:tcPr>
            <w:tcW w:w="900" w:type="dxa"/>
            <w:vAlign w:val="center"/>
          </w:tcPr>
          <w:p w14:paraId="5E000D32" w14:textId="77777777" w:rsidR="00C60D85" w:rsidRDefault="00000000">
            <w:pPr>
              <w:spacing w:after="0"/>
              <w:rPr>
                <w:ins w:id="12293" w:author="Sean de Noronha | DRG" w:date="2026-09-29T16:58:00Z" w16du:dateUtc="2026-09-29T14:58:00Z"/>
                <w:rFonts w:cs="Arial"/>
                <w:sz w:val="13"/>
                <w:szCs w:val="13"/>
              </w:rPr>
            </w:pPr>
            <w:ins w:id="12294" w:author="Sean de Noronha | DRG" w:date="2026-09-29T16:58:00Z" w16du:dateUtc="2026-09-29T14:58:00Z">
              <w:r>
                <w:rPr>
                  <w:rFonts w:cs="Arial"/>
                  <w:sz w:val="13"/>
                  <w:szCs w:val="13"/>
                </w:rPr>
                <w:t>105</w:t>
              </w:r>
            </w:ins>
          </w:p>
        </w:tc>
        <w:tc>
          <w:tcPr>
            <w:tcW w:w="800" w:type="dxa"/>
            <w:vAlign w:val="center"/>
          </w:tcPr>
          <w:p w14:paraId="5E000D33" w14:textId="77777777" w:rsidR="00C60D85" w:rsidRDefault="00000000">
            <w:pPr>
              <w:spacing w:after="0"/>
              <w:rPr>
                <w:ins w:id="12295" w:author="Sean de Noronha | DRG" w:date="2026-09-29T16:58:00Z" w16du:dateUtc="2026-09-29T14:58:00Z"/>
                <w:rFonts w:cs="Arial"/>
                <w:sz w:val="13"/>
                <w:szCs w:val="13"/>
              </w:rPr>
            </w:pPr>
            <w:ins w:id="12296" w:author="Sean de Noronha | DRG" w:date="2026-09-29T16:58:00Z" w16du:dateUtc="2026-09-29T14:58:00Z">
              <w:r>
                <w:rPr>
                  <w:rFonts w:cs="Arial"/>
                  <w:sz w:val="13"/>
                  <w:szCs w:val="13"/>
                </w:rPr>
                <w:t>50 ft</w:t>
              </w:r>
            </w:ins>
          </w:p>
        </w:tc>
        <w:tc>
          <w:tcPr>
            <w:tcW w:w="880" w:type="dxa"/>
            <w:vAlign w:val="center"/>
          </w:tcPr>
          <w:p w14:paraId="5E000D34" w14:textId="77777777" w:rsidR="00C60D85" w:rsidRDefault="00000000">
            <w:pPr>
              <w:spacing w:after="0"/>
              <w:rPr>
                <w:ins w:id="12297" w:author="Sean de Noronha | DRG" w:date="2026-09-29T16:58:00Z" w16du:dateUtc="2026-09-29T14:58:00Z"/>
                <w:rFonts w:cs="Arial"/>
                <w:sz w:val="13"/>
                <w:szCs w:val="13"/>
              </w:rPr>
            </w:pPr>
            <w:ins w:id="12298" w:author="Sean de Noronha | DRG" w:date="2026-09-29T16:58:00Z" w16du:dateUtc="2026-09-29T14:58:00Z">
              <w:r>
                <w:rPr>
                  <w:rFonts w:cs="Arial"/>
                  <w:sz w:val="13"/>
                  <w:szCs w:val="13"/>
                </w:rPr>
                <w:t>3.45</w:t>
              </w:r>
            </w:ins>
          </w:p>
        </w:tc>
        <w:tc>
          <w:tcPr>
            <w:tcW w:w="820" w:type="dxa"/>
            <w:vAlign w:val="center"/>
          </w:tcPr>
          <w:p w14:paraId="5E000D35" w14:textId="77777777" w:rsidR="00C60D85" w:rsidRDefault="00000000">
            <w:pPr>
              <w:spacing w:after="0"/>
              <w:rPr>
                <w:ins w:id="12299" w:author="Sean de Noronha | DRG" w:date="2026-09-29T16:58:00Z" w16du:dateUtc="2026-09-29T14:58:00Z"/>
                <w:rFonts w:cs="Arial"/>
                <w:sz w:val="13"/>
                <w:szCs w:val="13"/>
              </w:rPr>
            </w:pPr>
            <w:ins w:id="12300" w:author="Sean de Noronha | DRG" w:date="2026-09-29T16:58:00Z" w16du:dateUtc="2026-09-29T14:58:00Z">
              <w:r>
                <w:rPr>
                  <w:rFonts w:cs="Arial"/>
                  <w:sz w:val="13"/>
                  <w:szCs w:val="13"/>
                </w:rPr>
                <w:t>125</w:t>
              </w:r>
            </w:ins>
          </w:p>
        </w:tc>
        <w:tc>
          <w:tcPr>
            <w:tcW w:w="1100" w:type="dxa"/>
            <w:vAlign w:val="center"/>
          </w:tcPr>
          <w:p w14:paraId="5E000D36" w14:textId="77777777" w:rsidR="00C60D85" w:rsidRDefault="00000000">
            <w:pPr>
              <w:spacing w:after="0"/>
              <w:rPr>
                <w:ins w:id="12301" w:author="Sean de Noronha | DRG" w:date="2026-09-29T16:58:00Z" w16du:dateUtc="2026-09-29T14:58:00Z"/>
                <w:rFonts w:cs="Arial"/>
                <w:sz w:val="13"/>
                <w:szCs w:val="13"/>
              </w:rPr>
            </w:pPr>
            <w:ins w:id="12302" w:author="Sean de Noronha | DRG" w:date="2026-09-29T16:58:00Z" w16du:dateUtc="2026-09-29T14:58:00Z">
              <w:r>
                <w:rPr>
                  <w:rFonts w:cs="Arial"/>
                  <w:sz w:val="13"/>
                  <w:szCs w:val="13"/>
                </w:rPr>
                <w:t>6.53 (13.8)</w:t>
              </w:r>
            </w:ins>
          </w:p>
        </w:tc>
        <w:tc>
          <w:tcPr>
            <w:tcW w:w="700" w:type="dxa"/>
            <w:vAlign w:val="center"/>
          </w:tcPr>
          <w:p w14:paraId="5E000D37" w14:textId="77777777" w:rsidR="00C60D85" w:rsidRDefault="00000000">
            <w:pPr>
              <w:spacing w:after="0"/>
              <w:rPr>
                <w:ins w:id="12303" w:author="Sean de Noronha | DRG" w:date="2026-09-29T16:58:00Z" w16du:dateUtc="2026-09-29T14:58:00Z"/>
                <w:rFonts w:cs="Arial"/>
                <w:sz w:val="13"/>
                <w:szCs w:val="13"/>
              </w:rPr>
            </w:pPr>
            <w:ins w:id="12304" w:author="Sean de Noronha | DRG" w:date="2026-09-29T16:58:00Z" w16du:dateUtc="2026-09-29T14:58:00Z">
              <w:r>
                <w:rPr>
                  <w:rFonts w:cs="Arial"/>
                  <w:sz w:val="13"/>
                  <w:szCs w:val="13"/>
                </w:rPr>
                <w:t>1.01</w:t>
              </w:r>
            </w:ins>
          </w:p>
        </w:tc>
      </w:tr>
      <w:tr w:rsidR="00C60D85" w14:paraId="40547A4B" w14:textId="77777777">
        <w:trPr>
          <w:jc w:val="center"/>
          <w:ins w:id="12305" w:author="Sean de Noronha | DRG" w:date="2026-09-29T16:58:00Z"/>
        </w:trPr>
        <w:tc>
          <w:tcPr>
            <w:tcW w:w="560" w:type="dxa"/>
            <w:vAlign w:val="center"/>
          </w:tcPr>
          <w:p w14:paraId="5E000D38" w14:textId="77777777" w:rsidR="00C60D85" w:rsidRDefault="00000000">
            <w:pPr>
              <w:spacing w:after="0"/>
              <w:rPr>
                <w:ins w:id="12306" w:author="Sean de Noronha | DRG" w:date="2026-09-29T16:58:00Z" w16du:dateUtc="2026-09-29T14:58:00Z"/>
                <w:rFonts w:cs="Arial"/>
                <w:sz w:val="13"/>
                <w:szCs w:val="13"/>
              </w:rPr>
            </w:pPr>
            <w:ins w:id="12307" w:author="Sean de Noronha | DRG" w:date="2026-09-29T16:58:00Z" w16du:dateUtc="2026-09-29T14:58:00Z">
              <w:r>
                <w:rPr>
                  <w:rFonts w:cs="Arial"/>
                  <w:sz w:val="13"/>
                  <w:szCs w:val="13"/>
                </w:rPr>
                <w:t>259</w:t>
              </w:r>
            </w:ins>
          </w:p>
        </w:tc>
        <w:tc>
          <w:tcPr>
            <w:tcW w:w="500" w:type="dxa"/>
            <w:vAlign w:val="center"/>
          </w:tcPr>
          <w:p w14:paraId="5E000D39" w14:textId="77777777" w:rsidR="00C60D85" w:rsidRDefault="00000000">
            <w:pPr>
              <w:spacing w:after="0"/>
              <w:rPr>
                <w:ins w:id="12308" w:author="Sean de Noronha | DRG" w:date="2026-09-29T16:58:00Z" w16du:dateUtc="2026-09-29T14:58:00Z"/>
                <w:rFonts w:cs="Arial"/>
                <w:sz w:val="13"/>
                <w:szCs w:val="13"/>
              </w:rPr>
            </w:pPr>
            <w:ins w:id="12309" w:author="Sean de Noronha | DRG" w:date="2026-09-29T16:58:00Z" w16du:dateUtc="2026-09-29T14:58:00Z">
              <w:r>
                <w:rPr>
                  <w:rFonts w:cs="Arial"/>
                  <w:sz w:val="13"/>
                  <w:szCs w:val="13"/>
                </w:rPr>
                <w:t>T4</w:t>
              </w:r>
            </w:ins>
          </w:p>
        </w:tc>
        <w:tc>
          <w:tcPr>
            <w:tcW w:w="660" w:type="dxa"/>
            <w:vAlign w:val="center"/>
          </w:tcPr>
          <w:p w14:paraId="5E000D3A" w14:textId="77777777" w:rsidR="00C60D85" w:rsidRDefault="00000000">
            <w:pPr>
              <w:spacing w:after="0"/>
              <w:rPr>
                <w:ins w:id="12310" w:author="Sean de Noronha | DRG" w:date="2026-09-29T16:58:00Z" w16du:dateUtc="2026-09-29T14:58:00Z"/>
                <w:rFonts w:cs="Arial"/>
                <w:sz w:val="13"/>
                <w:szCs w:val="13"/>
              </w:rPr>
            </w:pPr>
            <w:ins w:id="12311" w:author="Sean de Noronha | DRG" w:date="2026-09-29T16:58:00Z" w16du:dateUtc="2026-09-29T14:58:00Z">
              <w:r>
                <w:rPr>
                  <w:rFonts w:cs="Arial"/>
                  <w:sz w:val="13"/>
                  <w:szCs w:val="13"/>
                </w:rPr>
                <w:t>2</w:t>
              </w:r>
            </w:ins>
          </w:p>
        </w:tc>
        <w:tc>
          <w:tcPr>
            <w:tcW w:w="1920" w:type="dxa"/>
            <w:vAlign w:val="center"/>
          </w:tcPr>
          <w:p w14:paraId="5E000D3B" w14:textId="77777777" w:rsidR="00C60D85" w:rsidRDefault="00000000">
            <w:pPr>
              <w:spacing w:after="0"/>
              <w:rPr>
                <w:ins w:id="12312" w:author="Sean de Noronha | DRG" w:date="2026-09-29T16:58:00Z" w16du:dateUtc="2026-09-29T14:58:00Z"/>
                <w:rFonts w:cs="Arial"/>
                <w:sz w:val="13"/>
                <w:szCs w:val="13"/>
              </w:rPr>
            </w:pPr>
            <w:ins w:id="12313" w:author="Sean de Noronha | DRG" w:date="2026-09-29T16:58:00Z" w16du:dateUtc="2026-09-29T14:58:00Z">
              <w:r>
                <w:rPr>
                  <w:rFonts w:cs="Arial"/>
                  <w:sz w:val="13"/>
                  <w:szCs w:val="13"/>
                </w:rPr>
                <w:t>CSST with four 90° bends and two end fittings, EHD 13</w:t>
              </w:r>
            </w:ins>
          </w:p>
        </w:tc>
        <w:tc>
          <w:tcPr>
            <w:tcW w:w="520" w:type="dxa"/>
            <w:vAlign w:val="center"/>
          </w:tcPr>
          <w:p w14:paraId="5E000D3C" w14:textId="77777777" w:rsidR="00C60D85" w:rsidRDefault="00000000">
            <w:pPr>
              <w:spacing w:after="0"/>
              <w:rPr>
                <w:ins w:id="12314" w:author="Sean de Noronha | DRG" w:date="2026-09-29T16:58:00Z" w16du:dateUtc="2026-09-29T14:58:00Z"/>
                <w:rFonts w:cs="Arial"/>
                <w:sz w:val="13"/>
                <w:szCs w:val="13"/>
              </w:rPr>
            </w:pPr>
            <w:ins w:id="12315" w:author="Sean de Noronha | DRG" w:date="2026-09-29T16:58:00Z" w16du:dateUtc="2026-09-29T14:58:00Z">
              <w:r>
                <w:rPr>
                  <w:rFonts w:cs="Arial"/>
                  <w:sz w:val="13"/>
                  <w:szCs w:val="13"/>
                </w:rPr>
                <w:t>He</w:t>
              </w:r>
            </w:ins>
          </w:p>
        </w:tc>
        <w:tc>
          <w:tcPr>
            <w:tcW w:w="900" w:type="dxa"/>
            <w:vAlign w:val="center"/>
          </w:tcPr>
          <w:p w14:paraId="5E000D3D" w14:textId="77777777" w:rsidR="00C60D85" w:rsidRDefault="00000000">
            <w:pPr>
              <w:spacing w:after="0"/>
              <w:rPr>
                <w:ins w:id="12316" w:author="Sean de Noronha | DRG" w:date="2026-09-29T16:58:00Z" w16du:dateUtc="2026-09-29T14:58:00Z"/>
                <w:rFonts w:cs="Arial"/>
                <w:sz w:val="13"/>
                <w:szCs w:val="13"/>
              </w:rPr>
            </w:pPr>
            <w:ins w:id="12317" w:author="Sean de Noronha | DRG" w:date="2026-09-29T16:58:00Z" w16du:dateUtc="2026-09-29T14:58:00Z">
              <w:r>
                <w:rPr>
                  <w:rFonts w:cs="Arial"/>
                  <w:sz w:val="13"/>
                  <w:szCs w:val="13"/>
                </w:rPr>
                <w:t>65.6</w:t>
              </w:r>
            </w:ins>
          </w:p>
        </w:tc>
        <w:tc>
          <w:tcPr>
            <w:tcW w:w="800" w:type="dxa"/>
            <w:vAlign w:val="center"/>
          </w:tcPr>
          <w:p w14:paraId="5E000D3E" w14:textId="77777777" w:rsidR="00C60D85" w:rsidRDefault="00000000">
            <w:pPr>
              <w:spacing w:after="0"/>
              <w:rPr>
                <w:ins w:id="12318" w:author="Sean de Noronha | DRG" w:date="2026-09-29T16:58:00Z" w16du:dateUtc="2026-09-29T14:58:00Z"/>
                <w:rFonts w:cs="Arial"/>
                <w:sz w:val="13"/>
                <w:szCs w:val="13"/>
              </w:rPr>
            </w:pPr>
            <w:ins w:id="12319" w:author="Sean de Noronha | DRG" w:date="2026-09-29T16:58:00Z" w16du:dateUtc="2026-09-29T14:58:00Z">
              <w:r>
                <w:rPr>
                  <w:rFonts w:cs="Arial"/>
                  <w:sz w:val="13"/>
                  <w:szCs w:val="13"/>
                </w:rPr>
                <w:t>80 ft</w:t>
              </w:r>
            </w:ins>
          </w:p>
        </w:tc>
        <w:tc>
          <w:tcPr>
            <w:tcW w:w="880" w:type="dxa"/>
            <w:vAlign w:val="center"/>
          </w:tcPr>
          <w:p w14:paraId="5E000D3F" w14:textId="77777777" w:rsidR="00C60D85" w:rsidRDefault="00000000">
            <w:pPr>
              <w:spacing w:after="0"/>
              <w:rPr>
                <w:ins w:id="12320" w:author="Sean de Noronha | DRG" w:date="2026-09-29T16:58:00Z" w16du:dateUtc="2026-09-29T14:58:00Z"/>
                <w:rFonts w:cs="Arial"/>
                <w:sz w:val="13"/>
                <w:szCs w:val="13"/>
              </w:rPr>
            </w:pPr>
            <w:ins w:id="12321" w:author="Sean de Noronha | DRG" w:date="2026-09-29T16:58:00Z" w16du:dateUtc="2026-09-29T14:58:00Z">
              <w:r>
                <w:rPr>
                  <w:rFonts w:cs="Arial"/>
                  <w:sz w:val="13"/>
                  <w:szCs w:val="13"/>
                </w:rPr>
                <w:t>3.45</w:t>
              </w:r>
            </w:ins>
          </w:p>
        </w:tc>
        <w:tc>
          <w:tcPr>
            <w:tcW w:w="820" w:type="dxa"/>
            <w:vAlign w:val="center"/>
          </w:tcPr>
          <w:p w14:paraId="5E000D40" w14:textId="77777777" w:rsidR="00C60D85" w:rsidRDefault="00000000">
            <w:pPr>
              <w:spacing w:after="0"/>
              <w:rPr>
                <w:ins w:id="12322" w:author="Sean de Noronha | DRG" w:date="2026-09-29T16:58:00Z" w16du:dateUtc="2026-09-29T14:58:00Z"/>
                <w:rFonts w:cs="Arial"/>
                <w:sz w:val="13"/>
                <w:szCs w:val="13"/>
              </w:rPr>
            </w:pPr>
            <w:ins w:id="12323" w:author="Sean de Noronha | DRG" w:date="2026-09-29T16:58:00Z" w16du:dateUtc="2026-09-29T14:58:00Z">
              <w:r>
                <w:rPr>
                  <w:rFonts w:cs="Arial"/>
                  <w:sz w:val="13"/>
                  <w:szCs w:val="13"/>
                </w:rPr>
                <w:t>125</w:t>
              </w:r>
            </w:ins>
          </w:p>
        </w:tc>
        <w:tc>
          <w:tcPr>
            <w:tcW w:w="1100" w:type="dxa"/>
            <w:vAlign w:val="center"/>
          </w:tcPr>
          <w:p w14:paraId="5E000D41" w14:textId="77777777" w:rsidR="00C60D85" w:rsidRDefault="00000000">
            <w:pPr>
              <w:spacing w:after="0"/>
              <w:rPr>
                <w:ins w:id="12324" w:author="Sean de Noronha | DRG" w:date="2026-09-29T16:58:00Z" w16du:dateUtc="2026-09-29T14:58:00Z"/>
                <w:rFonts w:cs="Arial"/>
                <w:sz w:val="13"/>
                <w:szCs w:val="13"/>
              </w:rPr>
            </w:pPr>
            <w:ins w:id="12325" w:author="Sean de Noronha | DRG" w:date="2026-09-29T16:58:00Z" w16du:dateUtc="2026-09-29T14:58:00Z">
              <w:r>
                <w:rPr>
                  <w:rFonts w:cs="Arial"/>
                  <w:sz w:val="13"/>
                  <w:szCs w:val="13"/>
                </w:rPr>
                <w:t>4.08 (8.64)</w:t>
              </w:r>
            </w:ins>
          </w:p>
        </w:tc>
        <w:tc>
          <w:tcPr>
            <w:tcW w:w="700" w:type="dxa"/>
            <w:vAlign w:val="center"/>
          </w:tcPr>
          <w:p w14:paraId="5E000D42" w14:textId="77777777" w:rsidR="00C60D85" w:rsidRDefault="00000000">
            <w:pPr>
              <w:spacing w:after="0"/>
              <w:rPr>
                <w:ins w:id="12326" w:author="Sean de Noronha | DRG" w:date="2026-09-29T16:58:00Z" w16du:dateUtc="2026-09-29T14:58:00Z"/>
                <w:rFonts w:cs="Arial"/>
                <w:sz w:val="13"/>
                <w:szCs w:val="13"/>
              </w:rPr>
            </w:pPr>
            <w:ins w:id="12327" w:author="Sean de Noronha | DRG" w:date="2026-09-29T16:58:00Z" w16du:dateUtc="2026-09-29T14:58:00Z">
              <w:r>
                <w:rPr>
                  <w:rFonts w:cs="Arial"/>
                  <w:sz w:val="13"/>
                  <w:szCs w:val="13"/>
                </w:rPr>
                <w:t>0.634</w:t>
              </w:r>
            </w:ins>
          </w:p>
        </w:tc>
      </w:tr>
      <w:tr w:rsidR="00C60D85" w14:paraId="03E45921" w14:textId="77777777">
        <w:trPr>
          <w:jc w:val="center"/>
          <w:ins w:id="12328" w:author="Sean de Noronha | DRG" w:date="2026-09-29T16:58:00Z"/>
        </w:trPr>
        <w:tc>
          <w:tcPr>
            <w:tcW w:w="560" w:type="dxa"/>
            <w:vAlign w:val="center"/>
          </w:tcPr>
          <w:p w14:paraId="5E000D43" w14:textId="77777777" w:rsidR="00C60D85" w:rsidRDefault="00000000">
            <w:pPr>
              <w:spacing w:after="0"/>
              <w:rPr>
                <w:ins w:id="12329" w:author="Sean de Noronha | DRG" w:date="2026-09-29T16:58:00Z" w16du:dateUtc="2026-09-29T14:58:00Z"/>
                <w:rFonts w:cs="Arial"/>
                <w:sz w:val="13"/>
                <w:szCs w:val="13"/>
              </w:rPr>
            </w:pPr>
            <w:ins w:id="12330" w:author="Sean de Noronha | DRG" w:date="2026-09-29T16:58:00Z" w16du:dateUtc="2026-09-29T14:58:00Z">
              <w:r>
                <w:rPr>
                  <w:rFonts w:cs="Arial"/>
                  <w:sz w:val="13"/>
                  <w:szCs w:val="13"/>
                </w:rPr>
                <w:t>260</w:t>
              </w:r>
            </w:ins>
          </w:p>
        </w:tc>
        <w:tc>
          <w:tcPr>
            <w:tcW w:w="500" w:type="dxa"/>
            <w:vAlign w:val="center"/>
          </w:tcPr>
          <w:p w14:paraId="5E000D44" w14:textId="77777777" w:rsidR="00C60D85" w:rsidRDefault="00000000">
            <w:pPr>
              <w:spacing w:after="0"/>
              <w:rPr>
                <w:ins w:id="12331" w:author="Sean de Noronha | DRG" w:date="2026-09-29T16:58:00Z" w16du:dateUtc="2026-09-29T14:58:00Z"/>
                <w:rFonts w:cs="Arial"/>
                <w:sz w:val="13"/>
                <w:szCs w:val="13"/>
              </w:rPr>
            </w:pPr>
            <w:ins w:id="12332" w:author="Sean de Noronha | DRG" w:date="2026-09-29T16:58:00Z" w16du:dateUtc="2026-09-29T14:58:00Z">
              <w:r>
                <w:rPr>
                  <w:rFonts w:cs="Arial"/>
                  <w:sz w:val="13"/>
                  <w:szCs w:val="13"/>
                </w:rPr>
                <w:t>T4</w:t>
              </w:r>
            </w:ins>
          </w:p>
        </w:tc>
        <w:tc>
          <w:tcPr>
            <w:tcW w:w="660" w:type="dxa"/>
            <w:vAlign w:val="center"/>
          </w:tcPr>
          <w:p w14:paraId="5E000D45" w14:textId="77777777" w:rsidR="00C60D85" w:rsidRDefault="00000000">
            <w:pPr>
              <w:spacing w:after="0"/>
              <w:rPr>
                <w:ins w:id="12333" w:author="Sean de Noronha | DRG" w:date="2026-09-29T16:58:00Z" w16du:dateUtc="2026-09-29T14:58:00Z"/>
                <w:rFonts w:cs="Arial"/>
                <w:sz w:val="13"/>
                <w:szCs w:val="13"/>
              </w:rPr>
            </w:pPr>
            <w:ins w:id="12334" w:author="Sean de Noronha | DRG" w:date="2026-09-29T16:58:00Z" w16du:dateUtc="2026-09-29T14:58:00Z">
              <w:r>
                <w:rPr>
                  <w:rFonts w:cs="Arial"/>
                  <w:sz w:val="13"/>
                  <w:szCs w:val="13"/>
                </w:rPr>
                <w:t>2</w:t>
              </w:r>
            </w:ins>
          </w:p>
        </w:tc>
        <w:tc>
          <w:tcPr>
            <w:tcW w:w="1920" w:type="dxa"/>
            <w:vAlign w:val="center"/>
          </w:tcPr>
          <w:p w14:paraId="5E000D46" w14:textId="77777777" w:rsidR="00C60D85" w:rsidRDefault="00000000">
            <w:pPr>
              <w:spacing w:after="0"/>
              <w:rPr>
                <w:ins w:id="12335" w:author="Sean de Noronha | DRG" w:date="2026-09-29T16:58:00Z" w16du:dateUtc="2026-09-29T14:58:00Z"/>
                <w:rFonts w:cs="Arial"/>
                <w:sz w:val="13"/>
                <w:szCs w:val="13"/>
              </w:rPr>
            </w:pPr>
            <w:ins w:id="12336" w:author="Sean de Noronha | DRG" w:date="2026-09-29T16:58:00Z" w16du:dateUtc="2026-09-29T14:58:00Z">
              <w:r>
                <w:rPr>
                  <w:rFonts w:cs="Arial"/>
                  <w:sz w:val="13"/>
                  <w:szCs w:val="13"/>
                </w:rPr>
                <w:t>CSST with four 90° bends and two end fittings, EHD 13</w:t>
              </w:r>
            </w:ins>
          </w:p>
        </w:tc>
        <w:tc>
          <w:tcPr>
            <w:tcW w:w="520" w:type="dxa"/>
            <w:vAlign w:val="center"/>
          </w:tcPr>
          <w:p w14:paraId="5E000D47" w14:textId="77777777" w:rsidR="00C60D85" w:rsidRDefault="00000000">
            <w:pPr>
              <w:spacing w:after="0"/>
              <w:rPr>
                <w:ins w:id="12337" w:author="Sean de Noronha | DRG" w:date="2026-09-29T16:58:00Z" w16du:dateUtc="2026-09-29T14:58:00Z"/>
                <w:rFonts w:cs="Arial"/>
                <w:sz w:val="13"/>
                <w:szCs w:val="13"/>
              </w:rPr>
            </w:pPr>
            <w:ins w:id="12338" w:author="Sean de Noronha | DRG" w:date="2026-09-29T16:58:00Z" w16du:dateUtc="2026-09-29T14:58:00Z">
              <w:r>
                <w:rPr>
                  <w:rFonts w:cs="Arial"/>
                  <w:sz w:val="13"/>
                  <w:szCs w:val="13"/>
                </w:rPr>
                <w:t>He</w:t>
              </w:r>
            </w:ins>
          </w:p>
        </w:tc>
        <w:tc>
          <w:tcPr>
            <w:tcW w:w="900" w:type="dxa"/>
            <w:vAlign w:val="center"/>
          </w:tcPr>
          <w:p w14:paraId="5E000D48" w14:textId="77777777" w:rsidR="00C60D85" w:rsidRDefault="00000000">
            <w:pPr>
              <w:spacing w:after="0"/>
              <w:rPr>
                <w:ins w:id="12339" w:author="Sean de Noronha | DRG" w:date="2026-09-29T16:58:00Z" w16du:dateUtc="2026-09-29T14:58:00Z"/>
                <w:rFonts w:cs="Arial"/>
                <w:sz w:val="13"/>
                <w:szCs w:val="13"/>
              </w:rPr>
            </w:pPr>
            <w:ins w:id="12340" w:author="Sean de Noronha | DRG" w:date="2026-09-29T16:58:00Z" w16du:dateUtc="2026-09-29T14:58:00Z">
              <w:r>
                <w:rPr>
                  <w:rFonts w:cs="Arial"/>
                  <w:sz w:val="13"/>
                  <w:szCs w:val="13"/>
                </w:rPr>
                <w:t>52.5</w:t>
              </w:r>
            </w:ins>
          </w:p>
        </w:tc>
        <w:tc>
          <w:tcPr>
            <w:tcW w:w="800" w:type="dxa"/>
            <w:vAlign w:val="center"/>
          </w:tcPr>
          <w:p w14:paraId="5E000D49" w14:textId="77777777" w:rsidR="00C60D85" w:rsidRDefault="00000000">
            <w:pPr>
              <w:spacing w:after="0"/>
              <w:rPr>
                <w:ins w:id="12341" w:author="Sean de Noronha | DRG" w:date="2026-09-29T16:58:00Z" w16du:dateUtc="2026-09-29T14:58:00Z"/>
                <w:rFonts w:cs="Arial"/>
                <w:sz w:val="13"/>
                <w:szCs w:val="13"/>
              </w:rPr>
            </w:pPr>
            <w:ins w:id="12342" w:author="Sean de Noronha | DRG" w:date="2026-09-29T16:58:00Z" w16du:dateUtc="2026-09-29T14:58:00Z">
              <w:r>
                <w:rPr>
                  <w:rFonts w:cs="Arial"/>
                  <w:sz w:val="13"/>
                  <w:szCs w:val="13"/>
                </w:rPr>
                <w:t>100 ft</w:t>
              </w:r>
            </w:ins>
          </w:p>
        </w:tc>
        <w:tc>
          <w:tcPr>
            <w:tcW w:w="880" w:type="dxa"/>
            <w:vAlign w:val="center"/>
          </w:tcPr>
          <w:p w14:paraId="5E000D4A" w14:textId="77777777" w:rsidR="00C60D85" w:rsidRDefault="00000000">
            <w:pPr>
              <w:spacing w:after="0"/>
              <w:rPr>
                <w:ins w:id="12343" w:author="Sean de Noronha | DRG" w:date="2026-09-29T16:58:00Z" w16du:dateUtc="2026-09-29T14:58:00Z"/>
                <w:rFonts w:cs="Arial"/>
                <w:sz w:val="13"/>
                <w:szCs w:val="13"/>
              </w:rPr>
            </w:pPr>
            <w:ins w:id="12344" w:author="Sean de Noronha | DRG" w:date="2026-09-29T16:58:00Z" w16du:dateUtc="2026-09-29T14:58:00Z">
              <w:r>
                <w:rPr>
                  <w:rFonts w:cs="Arial"/>
                  <w:sz w:val="13"/>
                  <w:szCs w:val="13"/>
                </w:rPr>
                <w:t>3.45</w:t>
              </w:r>
            </w:ins>
          </w:p>
        </w:tc>
        <w:tc>
          <w:tcPr>
            <w:tcW w:w="820" w:type="dxa"/>
            <w:vAlign w:val="center"/>
          </w:tcPr>
          <w:p w14:paraId="5E000D4B" w14:textId="77777777" w:rsidR="00C60D85" w:rsidRDefault="00000000">
            <w:pPr>
              <w:spacing w:after="0"/>
              <w:rPr>
                <w:ins w:id="12345" w:author="Sean de Noronha | DRG" w:date="2026-09-29T16:58:00Z" w16du:dateUtc="2026-09-29T14:58:00Z"/>
                <w:rFonts w:cs="Arial"/>
                <w:sz w:val="13"/>
                <w:szCs w:val="13"/>
              </w:rPr>
            </w:pPr>
            <w:ins w:id="12346" w:author="Sean de Noronha | DRG" w:date="2026-09-29T16:58:00Z" w16du:dateUtc="2026-09-29T14:58:00Z">
              <w:r>
                <w:rPr>
                  <w:rFonts w:cs="Arial"/>
                  <w:sz w:val="13"/>
                  <w:szCs w:val="13"/>
                </w:rPr>
                <w:t>125</w:t>
              </w:r>
            </w:ins>
          </w:p>
        </w:tc>
        <w:tc>
          <w:tcPr>
            <w:tcW w:w="1100" w:type="dxa"/>
            <w:vAlign w:val="center"/>
          </w:tcPr>
          <w:p w14:paraId="5E000D4C" w14:textId="77777777" w:rsidR="00C60D85" w:rsidRDefault="00000000">
            <w:pPr>
              <w:spacing w:after="0"/>
              <w:rPr>
                <w:ins w:id="12347" w:author="Sean de Noronha | DRG" w:date="2026-09-29T16:58:00Z" w16du:dateUtc="2026-09-29T14:58:00Z"/>
                <w:rFonts w:cs="Arial"/>
                <w:sz w:val="13"/>
                <w:szCs w:val="13"/>
              </w:rPr>
            </w:pPr>
            <w:ins w:id="12348" w:author="Sean de Noronha | DRG" w:date="2026-09-29T16:58:00Z" w16du:dateUtc="2026-09-29T14:58:00Z">
              <w:r>
                <w:rPr>
                  <w:rFonts w:cs="Arial"/>
                  <w:sz w:val="13"/>
                  <w:szCs w:val="13"/>
                </w:rPr>
                <w:t>3.26 (6.91)</w:t>
              </w:r>
            </w:ins>
          </w:p>
        </w:tc>
        <w:tc>
          <w:tcPr>
            <w:tcW w:w="700" w:type="dxa"/>
            <w:vAlign w:val="center"/>
          </w:tcPr>
          <w:p w14:paraId="5E000D4D" w14:textId="77777777" w:rsidR="00C60D85" w:rsidRDefault="00000000">
            <w:pPr>
              <w:spacing w:after="0"/>
              <w:rPr>
                <w:ins w:id="12349" w:author="Sean de Noronha | DRG" w:date="2026-09-29T16:58:00Z" w16du:dateUtc="2026-09-29T14:58:00Z"/>
                <w:rFonts w:cs="Arial"/>
                <w:sz w:val="13"/>
                <w:szCs w:val="13"/>
              </w:rPr>
            </w:pPr>
            <w:ins w:id="12350" w:author="Sean de Noronha | DRG" w:date="2026-09-29T16:58:00Z" w16du:dateUtc="2026-09-29T14:58:00Z">
              <w:r>
                <w:rPr>
                  <w:rFonts w:cs="Arial"/>
                  <w:sz w:val="13"/>
                  <w:szCs w:val="13"/>
                </w:rPr>
                <w:t>0.507</w:t>
              </w:r>
            </w:ins>
          </w:p>
        </w:tc>
      </w:tr>
      <w:tr w:rsidR="00C60D85" w14:paraId="6A3BFE35" w14:textId="77777777">
        <w:trPr>
          <w:jc w:val="center"/>
          <w:ins w:id="12351" w:author="Sean de Noronha | DRG" w:date="2026-09-29T16:58:00Z"/>
        </w:trPr>
        <w:tc>
          <w:tcPr>
            <w:tcW w:w="560" w:type="dxa"/>
            <w:vAlign w:val="center"/>
          </w:tcPr>
          <w:p w14:paraId="5E000D4E" w14:textId="77777777" w:rsidR="00C60D85" w:rsidRDefault="00000000">
            <w:pPr>
              <w:spacing w:after="0"/>
              <w:rPr>
                <w:ins w:id="12352" w:author="Sean de Noronha | DRG" w:date="2026-09-29T16:58:00Z" w16du:dateUtc="2026-09-29T14:58:00Z"/>
                <w:rFonts w:cs="Arial"/>
                <w:sz w:val="13"/>
                <w:szCs w:val="13"/>
              </w:rPr>
            </w:pPr>
            <w:ins w:id="12353" w:author="Sean de Noronha | DRG" w:date="2026-09-29T16:58:00Z" w16du:dateUtc="2026-09-29T14:58:00Z">
              <w:r>
                <w:rPr>
                  <w:rFonts w:cs="Arial"/>
                  <w:sz w:val="13"/>
                  <w:szCs w:val="13"/>
                </w:rPr>
                <w:t>261</w:t>
              </w:r>
            </w:ins>
          </w:p>
        </w:tc>
        <w:tc>
          <w:tcPr>
            <w:tcW w:w="500" w:type="dxa"/>
            <w:vAlign w:val="center"/>
          </w:tcPr>
          <w:p w14:paraId="5E000D4F" w14:textId="77777777" w:rsidR="00C60D85" w:rsidRDefault="00000000">
            <w:pPr>
              <w:spacing w:after="0"/>
              <w:rPr>
                <w:ins w:id="12354" w:author="Sean de Noronha | DRG" w:date="2026-09-29T16:58:00Z" w16du:dateUtc="2026-09-29T14:58:00Z"/>
                <w:rFonts w:cs="Arial"/>
                <w:sz w:val="13"/>
                <w:szCs w:val="13"/>
              </w:rPr>
            </w:pPr>
            <w:ins w:id="12355" w:author="Sean de Noronha | DRG" w:date="2026-09-29T16:58:00Z" w16du:dateUtc="2026-09-29T14:58:00Z">
              <w:r>
                <w:rPr>
                  <w:rFonts w:cs="Arial"/>
                  <w:sz w:val="13"/>
                  <w:szCs w:val="13"/>
                </w:rPr>
                <w:t>T4</w:t>
              </w:r>
            </w:ins>
          </w:p>
        </w:tc>
        <w:tc>
          <w:tcPr>
            <w:tcW w:w="660" w:type="dxa"/>
            <w:vAlign w:val="center"/>
          </w:tcPr>
          <w:p w14:paraId="5E000D50" w14:textId="77777777" w:rsidR="00C60D85" w:rsidRDefault="00000000">
            <w:pPr>
              <w:spacing w:after="0"/>
              <w:rPr>
                <w:ins w:id="12356" w:author="Sean de Noronha | DRG" w:date="2026-09-29T16:58:00Z" w16du:dateUtc="2026-09-29T14:58:00Z"/>
                <w:rFonts w:cs="Arial"/>
                <w:sz w:val="13"/>
                <w:szCs w:val="13"/>
              </w:rPr>
            </w:pPr>
            <w:ins w:id="12357" w:author="Sean de Noronha | DRG" w:date="2026-09-29T16:58:00Z" w16du:dateUtc="2026-09-29T14:58:00Z">
              <w:r>
                <w:rPr>
                  <w:rFonts w:cs="Arial"/>
                  <w:sz w:val="13"/>
                  <w:szCs w:val="13"/>
                </w:rPr>
                <w:t>2</w:t>
              </w:r>
            </w:ins>
          </w:p>
        </w:tc>
        <w:tc>
          <w:tcPr>
            <w:tcW w:w="1920" w:type="dxa"/>
            <w:vAlign w:val="center"/>
          </w:tcPr>
          <w:p w14:paraId="5E000D51" w14:textId="77777777" w:rsidR="00C60D85" w:rsidRDefault="00000000">
            <w:pPr>
              <w:spacing w:after="0"/>
              <w:rPr>
                <w:ins w:id="12358" w:author="Sean de Noronha | DRG" w:date="2026-09-29T16:58:00Z" w16du:dateUtc="2026-09-29T14:58:00Z"/>
                <w:rFonts w:cs="Arial"/>
                <w:sz w:val="13"/>
                <w:szCs w:val="13"/>
              </w:rPr>
            </w:pPr>
            <w:ins w:id="12359" w:author="Sean de Noronha | DRG" w:date="2026-09-29T16:58:00Z" w16du:dateUtc="2026-09-29T14:58:00Z">
              <w:r>
                <w:rPr>
                  <w:rFonts w:cs="Arial"/>
                  <w:sz w:val="13"/>
                  <w:szCs w:val="13"/>
                </w:rPr>
                <w:t>CSST with four 90° bends and two end fittings, EHD 13</w:t>
              </w:r>
            </w:ins>
          </w:p>
        </w:tc>
        <w:tc>
          <w:tcPr>
            <w:tcW w:w="520" w:type="dxa"/>
            <w:vAlign w:val="center"/>
          </w:tcPr>
          <w:p w14:paraId="5E000D52" w14:textId="77777777" w:rsidR="00C60D85" w:rsidRDefault="00000000">
            <w:pPr>
              <w:spacing w:after="0"/>
              <w:rPr>
                <w:ins w:id="12360" w:author="Sean de Noronha | DRG" w:date="2026-09-29T16:58:00Z" w16du:dateUtc="2026-09-29T14:58:00Z"/>
                <w:rFonts w:cs="Arial"/>
                <w:sz w:val="13"/>
                <w:szCs w:val="13"/>
              </w:rPr>
            </w:pPr>
            <w:ins w:id="12361" w:author="Sean de Noronha | DRG" w:date="2026-09-29T16:58:00Z" w16du:dateUtc="2026-09-29T14:58:00Z">
              <w:r>
                <w:rPr>
                  <w:rFonts w:cs="Arial"/>
                  <w:sz w:val="13"/>
                  <w:szCs w:val="13"/>
                </w:rPr>
                <w:t>He</w:t>
              </w:r>
            </w:ins>
          </w:p>
        </w:tc>
        <w:tc>
          <w:tcPr>
            <w:tcW w:w="900" w:type="dxa"/>
            <w:vAlign w:val="center"/>
          </w:tcPr>
          <w:p w14:paraId="5E000D53" w14:textId="77777777" w:rsidR="00C60D85" w:rsidRDefault="00000000">
            <w:pPr>
              <w:spacing w:after="0"/>
              <w:rPr>
                <w:ins w:id="12362" w:author="Sean de Noronha | DRG" w:date="2026-09-29T16:58:00Z" w16du:dateUtc="2026-09-29T14:58:00Z"/>
                <w:rFonts w:cs="Arial"/>
                <w:sz w:val="13"/>
                <w:szCs w:val="13"/>
              </w:rPr>
            </w:pPr>
            <w:ins w:id="12363" w:author="Sean de Noronha | DRG" w:date="2026-09-29T16:58:00Z" w16du:dateUtc="2026-09-29T14:58:00Z">
              <w:r>
                <w:rPr>
                  <w:rFonts w:cs="Arial"/>
                  <w:sz w:val="13"/>
                  <w:szCs w:val="13"/>
                </w:rPr>
                <w:t>35.0</w:t>
              </w:r>
            </w:ins>
          </w:p>
        </w:tc>
        <w:tc>
          <w:tcPr>
            <w:tcW w:w="800" w:type="dxa"/>
            <w:vAlign w:val="center"/>
          </w:tcPr>
          <w:p w14:paraId="5E000D54" w14:textId="77777777" w:rsidR="00C60D85" w:rsidRDefault="00000000">
            <w:pPr>
              <w:spacing w:after="0"/>
              <w:rPr>
                <w:ins w:id="12364" w:author="Sean de Noronha | DRG" w:date="2026-09-29T16:58:00Z" w16du:dateUtc="2026-09-29T14:58:00Z"/>
                <w:rFonts w:cs="Arial"/>
                <w:sz w:val="13"/>
                <w:szCs w:val="13"/>
              </w:rPr>
            </w:pPr>
            <w:ins w:id="12365" w:author="Sean de Noronha | DRG" w:date="2026-09-29T16:58:00Z" w16du:dateUtc="2026-09-29T14:58:00Z">
              <w:r>
                <w:rPr>
                  <w:rFonts w:cs="Arial"/>
                  <w:sz w:val="13"/>
                  <w:szCs w:val="13"/>
                </w:rPr>
                <w:t>150 ft</w:t>
              </w:r>
            </w:ins>
          </w:p>
        </w:tc>
        <w:tc>
          <w:tcPr>
            <w:tcW w:w="880" w:type="dxa"/>
            <w:vAlign w:val="center"/>
          </w:tcPr>
          <w:p w14:paraId="5E000D55" w14:textId="77777777" w:rsidR="00C60D85" w:rsidRDefault="00000000">
            <w:pPr>
              <w:spacing w:after="0"/>
              <w:rPr>
                <w:ins w:id="12366" w:author="Sean de Noronha | DRG" w:date="2026-09-29T16:58:00Z" w16du:dateUtc="2026-09-29T14:58:00Z"/>
                <w:rFonts w:cs="Arial"/>
                <w:sz w:val="13"/>
                <w:szCs w:val="13"/>
              </w:rPr>
            </w:pPr>
            <w:ins w:id="12367" w:author="Sean de Noronha | DRG" w:date="2026-09-29T16:58:00Z" w16du:dateUtc="2026-09-29T14:58:00Z">
              <w:r>
                <w:rPr>
                  <w:rFonts w:cs="Arial"/>
                  <w:sz w:val="13"/>
                  <w:szCs w:val="13"/>
                </w:rPr>
                <w:t>3.45</w:t>
              </w:r>
            </w:ins>
          </w:p>
        </w:tc>
        <w:tc>
          <w:tcPr>
            <w:tcW w:w="820" w:type="dxa"/>
            <w:vAlign w:val="center"/>
          </w:tcPr>
          <w:p w14:paraId="5E000D56" w14:textId="77777777" w:rsidR="00C60D85" w:rsidRDefault="00000000">
            <w:pPr>
              <w:spacing w:after="0"/>
              <w:rPr>
                <w:ins w:id="12368" w:author="Sean de Noronha | DRG" w:date="2026-09-29T16:58:00Z" w16du:dateUtc="2026-09-29T14:58:00Z"/>
                <w:rFonts w:cs="Arial"/>
                <w:sz w:val="13"/>
                <w:szCs w:val="13"/>
              </w:rPr>
            </w:pPr>
            <w:ins w:id="12369" w:author="Sean de Noronha | DRG" w:date="2026-09-29T16:58:00Z" w16du:dateUtc="2026-09-29T14:58:00Z">
              <w:r>
                <w:rPr>
                  <w:rFonts w:cs="Arial"/>
                  <w:sz w:val="13"/>
                  <w:szCs w:val="13"/>
                </w:rPr>
                <w:t>125</w:t>
              </w:r>
            </w:ins>
          </w:p>
        </w:tc>
        <w:tc>
          <w:tcPr>
            <w:tcW w:w="1100" w:type="dxa"/>
            <w:vAlign w:val="center"/>
          </w:tcPr>
          <w:p w14:paraId="5E000D57" w14:textId="77777777" w:rsidR="00C60D85" w:rsidRDefault="00000000">
            <w:pPr>
              <w:spacing w:after="0"/>
              <w:rPr>
                <w:ins w:id="12370" w:author="Sean de Noronha | DRG" w:date="2026-09-29T16:58:00Z" w16du:dateUtc="2026-09-29T14:58:00Z"/>
                <w:rFonts w:cs="Arial"/>
                <w:sz w:val="13"/>
                <w:szCs w:val="13"/>
              </w:rPr>
            </w:pPr>
            <w:ins w:id="12371" w:author="Sean de Noronha | DRG" w:date="2026-09-29T16:58:00Z" w16du:dateUtc="2026-09-29T14:58:00Z">
              <w:r>
                <w:rPr>
                  <w:rFonts w:cs="Arial"/>
                  <w:sz w:val="13"/>
                  <w:szCs w:val="13"/>
                </w:rPr>
                <w:t>2.18 (4.61)</w:t>
              </w:r>
            </w:ins>
          </w:p>
        </w:tc>
        <w:tc>
          <w:tcPr>
            <w:tcW w:w="700" w:type="dxa"/>
            <w:vAlign w:val="center"/>
          </w:tcPr>
          <w:p w14:paraId="5E000D58" w14:textId="77777777" w:rsidR="00C60D85" w:rsidRDefault="00000000">
            <w:pPr>
              <w:spacing w:after="0"/>
              <w:rPr>
                <w:ins w:id="12372" w:author="Sean de Noronha | DRG" w:date="2026-09-29T16:58:00Z" w16du:dateUtc="2026-09-29T14:58:00Z"/>
                <w:rFonts w:cs="Arial"/>
                <w:sz w:val="13"/>
                <w:szCs w:val="13"/>
              </w:rPr>
            </w:pPr>
            <w:ins w:id="12373" w:author="Sean de Noronha | DRG" w:date="2026-09-29T16:58:00Z" w16du:dateUtc="2026-09-29T14:58:00Z">
              <w:r>
                <w:rPr>
                  <w:rFonts w:cs="Arial"/>
                  <w:sz w:val="13"/>
                  <w:szCs w:val="13"/>
                </w:rPr>
                <w:t>0.338</w:t>
              </w:r>
            </w:ins>
          </w:p>
        </w:tc>
      </w:tr>
      <w:tr w:rsidR="00C60D85" w14:paraId="1A943270" w14:textId="77777777">
        <w:trPr>
          <w:jc w:val="center"/>
          <w:ins w:id="12374" w:author="Sean de Noronha | DRG" w:date="2026-09-29T16:58:00Z"/>
        </w:trPr>
        <w:tc>
          <w:tcPr>
            <w:tcW w:w="560" w:type="dxa"/>
            <w:vAlign w:val="center"/>
          </w:tcPr>
          <w:p w14:paraId="5E000D59" w14:textId="77777777" w:rsidR="00C60D85" w:rsidRDefault="00000000">
            <w:pPr>
              <w:spacing w:after="0"/>
              <w:rPr>
                <w:ins w:id="12375" w:author="Sean de Noronha | DRG" w:date="2026-09-29T16:58:00Z" w16du:dateUtc="2026-09-29T14:58:00Z"/>
                <w:rFonts w:cs="Arial"/>
                <w:sz w:val="13"/>
                <w:szCs w:val="13"/>
              </w:rPr>
            </w:pPr>
            <w:ins w:id="12376" w:author="Sean de Noronha | DRG" w:date="2026-09-29T16:58:00Z" w16du:dateUtc="2026-09-29T14:58:00Z">
              <w:r>
                <w:rPr>
                  <w:rFonts w:cs="Arial"/>
                  <w:sz w:val="13"/>
                  <w:szCs w:val="13"/>
                </w:rPr>
                <w:t>262</w:t>
              </w:r>
            </w:ins>
          </w:p>
        </w:tc>
        <w:tc>
          <w:tcPr>
            <w:tcW w:w="500" w:type="dxa"/>
            <w:vAlign w:val="center"/>
          </w:tcPr>
          <w:p w14:paraId="5E000D5A" w14:textId="77777777" w:rsidR="00C60D85" w:rsidRDefault="00000000">
            <w:pPr>
              <w:spacing w:after="0"/>
              <w:rPr>
                <w:ins w:id="12377" w:author="Sean de Noronha | DRG" w:date="2026-09-29T16:58:00Z" w16du:dateUtc="2026-09-29T14:58:00Z"/>
                <w:rFonts w:cs="Arial"/>
                <w:sz w:val="13"/>
                <w:szCs w:val="13"/>
              </w:rPr>
            </w:pPr>
            <w:ins w:id="12378" w:author="Sean de Noronha | DRG" w:date="2026-09-29T16:58:00Z" w16du:dateUtc="2026-09-29T14:58:00Z">
              <w:r>
                <w:rPr>
                  <w:rFonts w:cs="Arial"/>
                  <w:sz w:val="13"/>
                  <w:szCs w:val="13"/>
                </w:rPr>
                <w:t>T4</w:t>
              </w:r>
            </w:ins>
          </w:p>
        </w:tc>
        <w:tc>
          <w:tcPr>
            <w:tcW w:w="660" w:type="dxa"/>
            <w:vAlign w:val="center"/>
          </w:tcPr>
          <w:p w14:paraId="5E000D5B" w14:textId="77777777" w:rsidR="00C60D85" w:rsidRDefault="00000000">
            <w:pPr>
              <w:spacing w:after="0"/>
              <w:rPr>
                <w:ins w:id="12379" w:author="Sean de Noronha | DRG" w:date="2026-09-29T16:58:00Z" w16du:dateUtc="2026-09-29T14:58:00Z"/>
                <w:rFonts w:cs="Arial"/>
                <w:sz w:val="13"/>
                <w:szCs w:val="13"/>
              </w:rPr>
            </w:pPr>
            <w:ins w:id="12380" w:author="Sean de Noronha | DRG" w:date="2026-09-29T16:58:00Z" w16du:dateUtc="2026-09-29T14:58:00Z">
              <w:r>
                <w:rPr>
                  <w:rFonts w:cs="Arial"/>
                  <w:sz w:val="13"/>
                  <w:szCs w:val="13"/>
                </w:rPr>
                <w:t>2</w:t>
              </w:r>
            </w:ins>
          </w:p>
        </w:tc>
        <w:tc>
          <w:tcPr>
            <w:tcW w:w="1920" w:type="dxa"/>
            <w:vAlign w:val="center"/>
          </w:tcPr>
          <w:p w14:paraId="5E000D5C" w14:textId="77777777" w:rsidR="00C60D85" w:rsidRDefault="00000000">
            <w:pPr>
              <w:spacing w:after="0"/>
              <w:rPr>
                <w:ins w:id="12381" w:author="Sean de Noronha | DRG" w:date="2026-09-29T16:58:00Z" w16du:dateUtc="2026-09-29T14:58:00Z"/>
                <w:rFonts w:cs="Arial"/>
                <w:sz w:val="13"/>
                <w:szCs w:val="13"/>
              </w:rPr>
            </w:pPr>
            <w:ins w:id="12382" w:author="Sean de Noronha | DRG" w:date="2026-09-29T16:58:00Z" w16du:dateUtc="2026-09-29T14:58:00Z">
              <w:r>
                <w:rPr>
                  <w:rFonts w:cs="Arial"/>
                  <w:sz w:val="13"/>
                  <w:szCs w:val="13"/>
                </w:rPr>
                <w:t>CSST with four 90° bends and two end fittings, EHD 13</w:t>
              </w:r>
            </w:ins>
          </w:p>
        </w:tc>
        <w:tc>
          <w:tcPr>
            <w:tcW w:w="520" w:type="dxa"/>
            <w:vAlign w:val="center"/>
          </w:tcPr>
          <w:p w14:paraId="5E000D5D" w14:textId="77777777" w:rsidR="00C60D85" w:rsidRDefault="00000000">
            <w:pPr>
              <w:spacing w:after="0"/>
              <w:rPr>
                <w:ins w:id="12383" w:author="Sean de Noronha | DRG" w:date="2026-09-29T16:58:00Z" w16du:dateUtc="2026-09-29T14:58:00Z"/>
                <w:rFonts w:cs="Arial"/>
                <w:sz w:val="13"/>
                <w:szCs w:val="13"/>
              </w:rPr>
            </w:pPr>
            <w:ins w:id="12384" w:author="Sean de Noronha | DRG" w:date="2026-09-29T16:58:00Z" w16du:dateUtc="2026-09-29T14:58:00Z">
              <w:r>
                <w:rPr>
                  <w:rFonts w:cs="Arial"/>
                  <w:sz w:val="13"/>
                  <w:szCs w:val="13"/>
                </w:rPr>
                <w:t>He</w:t>
              </w:r>
            </w:ins>
          </w:p>
        </w:tc>
        <w:tc>
          <w:tcPr>
            <w:tcW w:w="900" w:type="dxa"/>
            <w:vAlign w:val="center"/>
          </w:tcPr>
          <w:p w14:paraId="5E000D5E" w14:textId="77777777" w:rsidR="00C60D85" w:rsidRDefault="00000000">
            <w:pPr>
              <w:spacing w:after="0"/>
              <w:rPr>
                <w:ins w:id="12385" w:author="Sean de Noronha | DRG" w:date="2026-09-29T16:58:00Z" w16du:dateUtc="2026-09-29T14:58:00Z"/>
                <w:rFonts w:cs="Arial"/>
                <w:sz w:val="13"/>
                <w:szCs w:val="13"/>
              </w:rPr>
            </w:pPr>
            <w:ins w:id="12386" w:author="Sean de Noronha | DRG" w:date="2026-09-29T16:58:00Z" w16du:dateUtc="2026-09-29T14:58:00Z">
              <w:r>
                <w:rPr>
                  <w:rFonts w:cs="Arial"/>
                  <w:sz w:val="13"/>
                  <w:szCs w:val="13"/>
                </w:rPr>
                <w:t>26.2</w:t>
              </w:r>
            </w:ins>
          </w:p>
        </w:tc>
        <w:tc>
          <w:tcPr>
            <w:tcW w:w="800" w:type="dxa"/>
            <w:vAlign w:val="center"/>
          </w:tcPr>
          <w:p w14:paraId="5E000D5F" w14:textId="77777777" w:rsidR="00C60D85" w:rsidRDefault="00000000">
            <w:pPr>
              <w:spacing w:after="0"/>
              <w:rPr>
                <w:ins w:id="12387" w:author="Sean de Noronha | DRG" w:date="2026-09-29T16:58:00Z" w16du:dateUtc="2026-09-29T14:58:00Z"/>
                <w:rFonts w:cs="Arial"/>
                <w:sz w:val="13"/>
                <w:szCs w:val="13"/>
              </w:rPr>
            </w:pPr>
            <w:ins w:id="12388" w:author="Sean de Noronha | DRG" w:date="2026-09-29T16:58:00Z" w16du:dateUtc="2026-09-29T14:58:00Z">
              <w:r>
                <w:rPr>
                  <w:rFonts w:cs="Arial"/>
                  <w:sz w:val="13"/>
                  <w:szCs w:val="13"/>
                </w:rPr>
                <w:t>200 ft</w:t>
              </w:r>
            </w:ins>
          </w:p>
        </w:tc>
        <w:tc>
          <w:tcPr>
            <w:tcW w:w="880" w:type="dxa"/>
            <w:vAlign w:val="center"/>
          </w:tcPr>
          <w:p w14:paraId="5E000D60" w14:textId="77777777" w:rsidR="00C60D85" w:rsidRDefault="00000000">
            <w:pPr>
              <w:spacing w:after="0"/>
              <w:rPr>
                <w:ins w:id="12389" w:author="Sean de Noronha | DRG" w:date="2026-09-29T16:58:00Z" w16du:dateUtc="2026-09-29T14:58:00Z"/>
                <w:rFonts w:cs="Arial"/>
                <w:sz w:val="13"/>
                <w:szCs w:val="13"/>
              </w:rPr>
            </w:pPr>
            <w:ins w:id="12390" w:author="Sean de Noronha | DRG" w:date="2026-09-29T16:58:00Z" w16du:dateUtc="2026-09-29T14:58:00Z">
              <w:r>
                <w:rPr>
                  <w:rFonts w:cs="Arial"/>
                  <w:sz w:val="13"/>
                  <w:szCs w:val="13"/>
                </w:rPr>
                <w:t>3.45</w:t>
              </w:r>
            </w:ins>
          </w:p>
        </w:tc>
        <w:tc>
          <w:tcPr>
            <w:tcW w:w="820" w:type="dxa"/>
            <w:vAlign w:val="center"/>
          </w:tcPr>
          <w:p w14:paraId="5E000D61" w14:textId="77777777" w:rsidR="00C60D85" w:rsidRDefault="00000000">
            <w:pPr>
              <w:spacing w:after="0"/>
              <w:rPr>
                <w:ins w:id="12391" w:author="Sean de Noronha | DRG" w:date="2026-09-29T16:58:00Z" w16du:dateUtc="2026-09-29T14:58:00Z"/>
                <w:rFonts w:cs="Arial"/>
                <w:sz w:val="13"/>
                <w:szCs w:val="13"/>
              </w:rPr>
            </w:pPr>
            <w:ins w:id="12392" w:author="Sean de Noronha | DRG" w:date="2026-09-29T16:58:00Z" w16du:dateUtc="2026-09-29T14:58:00Z">
              <w:r>
                <w:rPr>
                  <w:rFonts w:cs="Arial"/>
                  <w:sz w:val="13"/>
                  <w:szCs w:val="13"/>
                </w:rPr>
                <w:t>125</w:t>
              </w:r>
            </w:ins>
          </w:p>
        </w:tc>
        <w:tc>
          <w:tcPr>
            <w:tcW w:w="1100" w:type="dxa"/>
            <w:vAlign w:val="center"/>
          </w:tcPr>
          <w:p w14:paraId="5E000D62" w14:textId="77777777" w:rsidR="00C60D85" w:rsidRDefault="00000000">
            <w:pPr>
              <w:spacing w:after="0"/>
              <w:rPr>
                <w:ins w:id="12393" w:author="Sean de Noronha | DRG" w:date="2026-09-29T16:58:00Z" w16du:dateUtc="2026-09-29T14:58:00Z"/>
                <w:rFonts w:cs="Arial"/>
                <w:sz w:val="13"/>
                <w:szCs w:val="13"/>
              </w:rPr>
            </w:pPr>
            <w:ins w:id="12394" w:author="Sean de Noronha | DRG" w:date="2026-09-29T16:58:00Z" w16du:dateUtc="2026-09-29T14:58:00Z">
              <w:r>
                <w:rPr>
                  <w:rFonts w:cs="Arial"/>
                  <w:sz w:val="13"/>
                  <w:szCs w:val="13"/>
                </w:rPr>
                <w:t>1.63 (3.46)</w:t>
              </w:r>
            </w:ins>
          </w:p>
        </w:tc>
        <w:tc>
          <w:tcPr>
            <w:tcW w:w="700" w:type="dxa"/>
            <w:vAlign w:val="center"/>
          </w:tcPr>
          <w:p w14:paraId="5E000D63" w14:textId="77777777" w:rsidR="00C60D85" w:rsidRDefault="00000000">
            <w:pPr>
              <w:spacing w:after="0"/>
              <w:rPr>
                <w:ins w:id="12395" w:author="Sean de Noronha | DRG" w:date="2026-09-29T16:58:00Z" w16du:dateUtc="2026-09-29T14:58:00Z"/>
                <w:rFonts w:cs="Arial"/>
                <w:sz w:val="13"/>
                <w:szCs w:val="13"/>
              </w:rPr>
            </w:pPr>
            <w:ins w:id="12396" w:author="Sean de Noronha | DRG" w:date="2026-09-29T16:58:00Z" w16du:dateUtc="2026-09-29T14:58:00Z">
              <w:r>
                <w:rPr>
                  <w:rFonts w:cs="Arial"/>
                  <w:sz w:val="13"/>
                  <w:szCs w:val="13"/>
                </w:rPr>
                <w:t>0.254</w:t>
              </w:r>
            </w:ins>
          </w:p>
        </w:tc>
      </w:tr>
      <w:tr w:rsidR="00C60D85" w14:paraId="425FBDD7" w14:textId="77777777">
        <w:trPr>
          <w:jc w:val="center"/>
          <w:ins w:id="12397" w:author="Sean de Noronha | DRG" w:date="2026-09-29T16:58:00Z"/>
        </w:trPr>
        <w:tc>
          <w:tcPr>
            <w:tcW w:w="560" w:type="dxa"/>
            <w:vAlign w:val="center"/>
          </w:tcPr>
          <w:p w14:paraId="5E000D64" w14:textId="77777777" w:rsidR="00C60D85" w:rsidRDefault="00000000">
            <w:pPr>
              <w:spacing w:after="0"/>
              <w:rPr>
                <w:ins w:id="12398" w:author="Sean de Noronha | DRG" w:date="2026-09-29T16:58:00Z" w16du:dateUtc="2026-09-29T14:58:00Z"/>
                <w:rFonts w:cs="Arial"/>
                <w:sz w:val="13"/>
                <w:szCs w:val="13"/>
              </w:rPr>
            </w:pPr>
            <w:ins w:id="12399" w:author="Sean de Noronha | DRG" w:date="2026-09-29T16:58:00Z" w16du:dateUtc="2026-09-29T14:58:00Z">
              <w:r>
                <w:rPr>
                  <w:rFonts w:cs="Arial"/>
                  <w:sz w:val="13"/>
                  <w:szCs w:val="13"/>
                </w:rPr>
                <w:t>263</w:t>
              </w:r>
            </w:ins>
          </w:p>
        </w:tc>
        <w:tc>
          <w:tcPr>
            <w:tcW w:w="500" w:type="dxa"/>
            <w:vAlign w:val="center"/>
          </w:tcPr>
          <w:p w14:paraId="5E000D65" w14:textId="77777777" w:rsidR="00C60D85" w:rsidRDefault="00000000">
            <w:pPr>
              <w:spacing w:after="0"/>
              <w:rPr>
                <w:ins w:id="12400" w:author="Sean de Noronha | DRG" w:date="2026-09-29T16:58:00Z" w16du:dateUtc="2026-09-29T14:58:00Z"/>
                <w:rFonts w:cs="Arial"/>
                <w:sz w:val="13"/>
                <w:szCs w:val="13"/>
              </w:rPr>
            </w:pPr>
            <w:ins w:id="12401" w:author="Sean de Noronha | DRG" w:date="2026-09-29T16:58:00Z" w16du:dateUtc="2026-09-29T14:58:00Z">
              <w:r>
                <w:rPr>
                  <w:rFonts w:cs="Arial"/>
                  <w:sz w:val="13"/>
                  <w:szCs w:val="13"/>
                </w:rPr>
                <w:t>T4</w:t>
              </w:r>
            </w:ins>
          </w:p>
        </w:tc>
        <w:tc>
          <w:tcPr>
            <w:tcW w:w="660" w:type="dxa"/>
            <w:vAlign w:val="center"/>
          </w:tcPr>
          <w:p w14:paraId="5E000D66" w14:textId="77777777" w:rsidR="00C60D85" w:rsidRDefault="00000000">
            <w:pPr>
              <w:spacing w:after="0"/>
              <w:rPr>
                <w:ins w:id="12402" w:author="Sean de Noronha | DRG" w:date="2026-09-29T16:58:00Z" w16du:dateUtc="2026-09-29T14:58:00Z"/>
                <w:rFonts w:cs="Arial"/>
                <w:sz w:val="13"/>
                <w:szCs w:val="13"/>
              </w:rPr>
            </w:pPr>
            <w:ins w:id="12403" w:author="Sean de Noronha | DRG" w:date="2026-09-29T16:58:00Z" w16du:dateUtc="2026-09-29T14:58:00Z">
              <w:r>
                <w:rPr>
                  <w:rFonts w:cs="Arial"/>
                  <w:sz w:val="13"/>
                  <w:szCs w:val="13"/>
                </w:rPr>
                <w:t>2</w:t>
              </w:r>
            </w:ins>
          </w:p>
        </w:tc>
        <w:tc>
          <w:tcPr>
            <w:tcW w:w="1920" w:type="dxa"/>
            <w:vAlign w:val="center"/>
          </w:tcPr>
          <w:p w14:paraId="5E000D67" w14:textId="77777777" w:rsidR="00C60D85" w:rsidRDefault="00000000">
            <w:pPr>
              <w:spacing w:after="0"/>
              <w:rPr>
                <w:ins w:id="12404" w:author="Sean de Noronha | DRG" w:date="2026-09-29T16:58:00Z" w16du:dateUtc="2026-09-29T14:58:00Z"/>
                <w:rFonts w:cs="Arial"/>
                <w:sz w:val="13"/>
                <w:szCs w:val="13"/>
              </w:rPr>
            </w:pPr>
            <w:ins w:id="12405" w:author="Sean de Noronha | DRG" w:date="2026-09-29T16:58:00Z" w16du:dateUtc="2026-09-29T14:58:00Z">
              <w:r>
                <w:rPr>
                  <w:rFonts w:cs="Arial"/>
                  <w:sz w:val="13"/>
                  <w:szCs w:val="13"/>
                </w:rPr>
                <w:t>CSST with four 90° bends and two end fittings, EHD 13</w:t>
              </w:r>
            </w:ins>
          </w:p>
        </w:tc>
        <w:tc>
          <w:tcPr>
            <w:tcW w:w="520" w:type="dxa"/>
            <w:vAlign w:val="center"/>
          </w:tcPr>
          <w:p w14:paraId="5E000D68" w14:textId="77777777" w:rsidR="00C60D85" w:rsidRDefault="00000000">
            <w:pPr>
              <w:spacing w:after="0"/>
              <w:rPr>
                <w:ins w:id="12406" w:author="Sean de Noronha | DRG" w:date="2026-09-29T16:58:00Z" w16du:dateUtc="2026-09-29T14:58:00Z"/>
                <w:rFonts w:cs="Arial"/>
                <w:sz w:val="13"/>
                <w:szCs w:val="13"/>
              </w:rPr>
            </w:pPr>
            <w:ins w:id="12407" w:author="Sean de Noronha | DRG" w:date="2026-09-29T16:58:00Z" w16du:dateUtc="2026-09-29T14:58:00Z">
              <w:r>
                <w:rPr>
                  <w:rFonts w:cs="Arial"/>
                  <w:sz w:val="13"/>
                  <w:szCs w:val="13"/>
                </w:rPr>
                <w:t>He</w:t>
              </w:r>
            </w:ins>
          </w:p>
        </w:tc>
        <w:tc>
          <w:tcPr>
            <w:tcW w:w="900" w:type="dxa"/>
            <w:vAlign w:val="center"/>
          </w:tcPr>
          <w:p w14:paraId="5E000D69" w14:textId="77777777" w:rsidR="00C60D85" w:rsidRDefault="00000000">
            <w:pPr>
              <w:spacing w:after="0"/>
              <w:rPr>
                <w:ins w:id="12408" w:author="Sean de Noronha | DRG" w:date="2026-09-29T16:58:00Z" w16du:dateUtc="2026-09-29T14:58:00Z"/>
                <w:rFonts w:cs="Arial"/>
                <w:sz w:val="13"/>
                <w:szCs w:val="13"/>
              </w:rPr>
            </w:pPr>
            <w:ins w:id="12409" w:author="Sean de Noronha | DRG" w:date="2026-09-29T16:58:00Z" w16du:dateUtc="2026-09-29T14:58:00Z">
              <w:r>
                <w:rPr>
                  <w:rFonts w:cs="Arial"/>
                  <w:sz w:val="13"/>
                  <w:szCs w:val="13"/>
                </w:rPr>
                <w:t>21.0</w:t>
              </w:r>
            </w:ins>
          </w:p>
        </w:tc>
        <w:tc>
          <w:tcPr>
            <w:tcW w:w="800" w:type="dxa"/>
            <w:vAlign w:val="center"/>
          </w:tcPr>
          <w:p w14:paraId="5E000D6A" w14:textId="77777777" w:rsidR="00C60D85" w:rsidRDefault="00000000">
            <w:pPr>
              <w:spacing w:after="0"/>
              <w:rPr>
                <w:ins w:id="12410" w:author="Sean de Noronha | DRG" w:date="2026-09-29T16:58:00Z" w16du:dateUtc="2026-09-29T14:58:00Z"/>
                <w:rFonts w:cs="Arial"/>
                <w:sz w:val="13"/>
                <w:szCs w:val="13"/>
              </w:rPr>
            </w:pPr>
            <w:ins w:id="12411" w:author="Sean de Noronha | DRG" w:date="2026-09-29T16:58:00Z" w16du:dateUtc="2026-09-29T14:58:00Z">
              <w:r>
                <w:rPr>
                  <w:rFonts w:cs="Arial"/>
                  <w:sz w:val="13"/>
                  <w:szCs w:val="13"/>
                </w:rPr>
                <w:t>250 ft</w:t>
              </w:r>
            </w:ins>
          </w:p>
        </w:tc>
        <w:tc>
          <w:tcPr>
            <w:tcW w:w="880" w:type="dxa"/>
            <w:vAlign w:val="center"/>
          </w:tcPr>
          <w:p w14:paraId="5E000D6B" w14:textId="77777777" w:rsidR="00C60D85" w:rsidRDefault="00000000">
            <w:pPr>
              <w:spacing w:after="0"/>
              <w:rPr>
                <w:ins w:id="12412" w:author="Sean de Noronha | DRG" w:date="2026-09-29T16:58:00Z" w16du:dateUtc="2026-09-29T14:58:00Z"/>
                <w:rFonts w:cs="Arial"/>
                <w:sz w:val="13"/>
                <w:szCs w:val="13"/>
              </w:rPr>
            </w:pPr>
            <w:ins w:id="12413" w:author="Sean de Noronha | DRG" w:date="2026-09-29T16:58:00Z" w16du:dateUtc="2026-09-29T14:58:00Z">
              <w:r>
                <w:rPr>
                  <w:rFonts w:cs="Arial"/>
                  <w:sz w:val="13"/>
                  <w:szCs w:val="13"/>
                </w:rPr>
                <w:t>3.45</w:t>
              </w:r>
            </w:ins>
          </w:p>
        </w:tc>
        <w:tc>
          <w:tcPr>
            <w:tcW w:w="820" w:type="dxa"/>
            <w:vAlign w:val="center"/>
          </w:tcPr>
          <w:p w14:paraId="5E000D6C" w14:textId="77777777" w:rsidR="00C60D85" w:rsidRDefault="00000000">
            <w:pPr>
              <w:spacing w:after="0"/>
              <w:rPr>
                <w:ins w:id="12414" w:author="Sean de Noronha | DRG" w:date="2026-09-29T16:58:00Z" w16du:dateUtc="2026-09-29T14:58:00Z"/>
                <w:rFonts w:cs="Arial"/>
                <w:sz w:val="13"/>
                <w:szCs w:val="13"/>
              </w:rPr>
            </w:pPr>
            <w:ins w:id="12415" w:author="Sean de Noronha | DRG" w:date="2026-09-29T16:58:00Z" w16du:dateUtc="2026-09-29T14:58:00Z">
              <w:r>
                <w:rPr>
                  <w:rFonts w:cs="Arial"/>
                  <w:sz w:val="13"/>
                  <w:szCs w:val="13"/>
                </w:rPr>
                <w:t>125</w:t>
              </w:r>
            </w:ins>
          </w:p>
        </w:tc>
        <w:tc>
          <w:tcPr>
            <w:tcW w:w="1100" w:type="dxa"/>
            <w:vAlign w:val="center"/>
          </w:tcPr>
          <w:p w14:paraId="5E000D6D" w14:textId="77777777" w:rsidR="00C60D85" w:rsidRDefault="00000000">
            <w:pPr>
              <w:spacing w:after="0"/>
              <w:rPr>
                <w:ins w:id="12416" w:author="Sean de Noronha | DRG" w:date="2026-09-29T16:58:00Z" w16du:dateUtc="2026-09-29T14:58:00Z"/>
                <w:rFonts w:cs="Arial"/>
                <w:sz w:val="13"/>
                <w:szCs w:val="13"/>
              </w:rPr>
            </w:pPr>
            <w:ins w:id="12417" w:author="Sean de Noronha | DRG" w:date="2026-09-29T16:58:00Z" w16du:dateUtc="2026-09-29T14:58:00Z">
              <w:r>
                <w:rPr>
                  <w:rFonts w:cs="Arial"/>
                  <w:sz w:val="13"/>
                  <w:szCs w:val="13"/>
                </w:rPr>
                <w:t>1.31 (2.77)</w:t>
              </w:r>
            </w:ins>
          </w:p>
        </w:tc>
        <w:tc>
          <w:tcPr>
            <w:tcW w:w="700" w:type="dxa"/>
            <w:vAlign w:val="center"/>
          </w:tcPr>
          <w:p w14:paraId="5E000D6E" w14:textId="77777777" w:rsidR="00C60D85" w:rsidRDefault="00000000">
            <w:pPr>
              <w:spacing w:after="0"/>
              <w:rPr>
                <w:ins w:id="12418" w:author="Sean de Noronha | DRG" w:date="2026-09-29T16:58:00Z" w16du:dateUtc="2026-09-29T14:58:00Z"/>
                <w:rFonts w:cs="Arial"/>
                <w:sz w:val="13"/>
                <w:szCs w:val="13"/>
              </w:rPr>
            </w:pPr>
            <w:ins w:id="12419" w:author="Sean de Noronha | DRG" w:date="2026-09-29T16:58:00Z" w16du:dateUtc="2026-09-29T14:58:00Z">
              <w:r>
                <w:rPr>
                  <w:rFonts w:cs="Arial"/>
                  <w:sz w:val="13"/>
                  <w:szCs w:val="13"/>
                </w:rPr>
                <w:t>0.203</w:t>
              </w:r>
            </w:ins>
          </w:p>
        </w:tc>
      </w:tr>
      <w:tr w:rsidR="00C60D85" w14:paraId="6E02C20F" w14:textId="77777777">
        <w:trPr>
          <w:jc w:val="center"/>
          <w:ins w:id="12420" w:author="Sean de Noronha | DRG" w:date="2026-09-29T16:58:00Z"/>
        </w:trPr>
        <w:tc>
          <w:tcPr>
            <w:tcW w:w="560" w:type="dxa"/>
            <w:vAlign w:val="center"/>
          </w:tcPr>
          <w:p w14:paraId="5E000D6F" w14:textId="77777777" w:rsidR="00C60D85" w:rsidRDefault="00000000">
            <w:pPr>
              <w:spacing w:after="0"/>
              <w:rPr>
                <w:ins w:id="12421" w:author="Sean de Noronha | DRG" w:date="2026-09-29T16:58:00Z" w16du:dateUtc="2026-09-29T14:58:00Z"/>
                <w:rFonts w:cs="Arial"/>
                <w:sz w:val="13"/>
                <w:szCs w:val="13"/>
              </w:rPr>
            </w:pPr>
            <w:ins w:id="12422" w:author="Sean de Noronha | DRG" w:date="2026-09-29T16:58:00Z" w16du:dateUtc="2026-09-29T14:58:00Z">
              <w:r>
                <w:rPr>
                  <w:rFonts w:cs="Arial"/>
                  <w:sz w:val="13"/>
                  <w:szCs w:val="13"/>
                </w:rPr>
                <w:t>264</w:t>
              </w:r>
            </w:ins>
          </w:p>
        </w:tc>
        <w:tc>
          <w:tcPr>
            <w:tcW w:w="500" w:type="dxa"/>
            <w:vAlign w:val="center"/>
          </w:tcPr>
          <w:p w14:paraId="5E000D70" w14:textId="77777777" w:rsidR="00C60D85" w:rsidRDefault="00000000">
            <w:pPr>
              <w:spacing w:after="0"/>
              <w:rPr>
                <w:ins w:id="12423" w:author="Sean de Noronha | DRG" w:date="2026-09-29T16:58:00Z" w16du:dateUtc="2026-09-29T14:58:00Z"/>
                <w:rFonts w:cs="Arial"/>
                <w:sz w:val="13"/>
                <w:szCs w:val="13"/>
              </w:rPr>
            </w:pPr>
            <w:ins w:id="12424" w:author="Sean de Noronha | DRG" w:date="2026-09-29T16:58:00Z" w16du:dateUtc="2026-09-29T14:58:00Z">
              <w:r>
                <w:rPr>
                  <w:rFonts w:cs="Arial"/>
                  <w:sz w:val="13"/>
                  <w:szCs w:val="13"/>
                </w:rPr>
                <w:t>T4</w:t>
              </w:r>
            </w:ins>
          </w:p>
        </w:tc>
        <w:tc>
          <w:tcPr>
            <w:tcW w:w="660" w:type="dxa"/>
            <w:vAlign w:val="center"/>
          </w:tcPr>
          <w:p w14:paraId="5E000D71" w14:textId="77777777" w:rsidR="00C60D85" w:rsidRDefault="00000000">
            <w:pPr>
              <w:spacing w:after="0"/>
              <w:rPr>
                <w:ins w:id="12425" w:author="Sean de Noronha | DRG" w:date="2026-09-29T16:58:00Z" w16du:dateUtc="2026-09-29T14:58:00Z"/>
                <w:rFonts w:cs="Arial"/>
                <w:sz w:val="13"/>
                <w:szCs w:val="13"/>
              </w:rPr>
            </w:pPr>
            <w:ins w:id="12426" w:author="Sean de Noronha | DRG" w:date="2026-09-29T16:58:00Z" w16du:dateUtc="2026-09-29T14:58:00Z">
              <w:r>
                <w:rPr>
                  <w:rFonts w:cs="Arial"/>
                  <w:sz w:val="13"/>
                  <w:szCs w:val="13"/>
                </w:rPr>
                <w:t>2</w:t>
              </w:r>
            </w:ins>
          </w:p>
        </w:tc>
        <w:tc>
          <w:tcPr>
            <w:tcW w:w="1920" w:type="dxa"/>
            <w:vAlign w:val="center"/>
          </w:tcPr>
          <w:p w14:paraId="5E000D72" w14:textId="77777777" w:rsidR="00C60D85" w:rsidRDefault="00000000">
            <w:pPr>
              <w:spacing w:after="0"/>
              <w:rPr>
                <w:ins w:id="12427" w:author="Sean de Noronha | DRG" w:date="2026-09-29T16:58:00Z" w16du:dateUtc="2026-09-29T14:58:00Z"/>
                <w:rFonts w:cs="Arial"/>
                <w:sz w:val="13"/>
                <w:szCs w:val="13"/>
              </w:rPr>
            </w:pPr>
            <w:ins w:id="12428" w:author="Sean de Noronha | DRG" w:date="2026-09-29T16:58:00Z" w16du:dateUtc="2026-09-29T14:58:00Z">
              <w:r>
                <w:rPr>
                  <w:rFonts w:cs="Arial"/>
                  <w:sz w:val="13"/>
                  <w:szCs w:val="13"/>
                </w:rPr>
                <w:t>CSST with four 90° bends and two end fittings, EHD 13</w:t>
              </w:r>
            </w:ins>
          </w:p>
        </w:tc>
        <w:tc>
          <w:tcPr>
            <w:tcW w:w="520" w:type="dxa"/>
            <w:vAlign w:val="center"/>
          </w:tcPr>
          <w:p w14:paraId="5E000D73" w14:textId="77777777" w:rsidR="00C60D85" w:rsidRDefault="00000000">
            <w:pPr>
              <w:spacing w:after="0"/>
              <w:rPr>
                <w:ins w:id="12429" w:author="Sean de Noronha | DRG" w:date="2026-09-29T16:58:00Z" w16du:dateUtc="2026-09-29T14:58:00Z"/>
                <w:rFonts w:cs="Arial"/>
                <w:sz w:val="13"/>
                <w:szCs w:val="13"/>
              </w:rPr>
            </w:pPr>
            <w:ins w:id="12430" w:author="Sean de Noronha | DRG" w:date="2026-09-29T16:58:00Z" w16du:dateUtc="2026-09-29T14:58:00Z">
              <w:r>
                <w:rPr>
                  <w:rFonts w:cs="Arial"/>
                  <w:sz w:val="13"/>
                  <w:szCs w:val="13"/>
                </w:rPr>
                <w:t>He</w:t>
              </w:r>
            </w:ins>
          </w:p>
        </w:tc>
        <w:tc>
          <w:tcPr>
            <w:tcW w:w="900" w:type="dxa"/>
            <w:vAlign w:val="center"/>
          </w:tcPr>
          <w:p w14:paraId="5E000D74" w14:textId="77777777" w:rsidR="00C60D85" w:rsidRDefault="00000000">
            <w:pPr>
              <w:spacing w:after="0"/>
              <w:rPr>
                <w:ins w:id="12431" w:author="Sean de Noronha | DRG" w:date="2026-09-29T16:58:00Z" w16du:dateUtc="2026-09-29T14:58:00Z"/>
                <w:rFonts w:cs="Arial"/>
                <w:sz w:val="13"/>
                <w:szCs w:val="13"/>
              </w:rPr>
            </w:pPr>
            <w:ins w:id="12432" w:author="Sean de Noronha | DRG" w:date="2026-09-29T16:58:00Z" w16du:dateUtc="2026-09-29T14:58:00Z">
              <w:r>
                <w:rPr>
                  <w:rFonts w:cs="Arial"/>
                  <w:sz w:val="13"/>
                  <w:szCs w:val="13"/>
                </w:rPr>
                <w:t>2,860</w:t>
              </w:r>
            </w:ins>
          </w:p>
        </w:tc>
        <w:tc>
          <w:tcPr>
            <w:tcW w:w="800" w:type="dxa"/>
            <w:vAlign w:val="center"/>
          </w:tcPr>
          <w:p w14:paraId="5E000D75" w14:textId="77777777" w:rsidR="00C60D85" w:rsidRDefault="00000000">
            <w:pPr>
              <w:spacing w:after="0"/>
              <w:rPr>
                <w:ins w:id="12433" w:author="Sean de Noronha | DRG" w:date="2026-09-29T16:58:00Z" w16du:dateUtc="2026-09-29T14:58:00Z"/>
                <w:rFonts w:cs="Arial"/>
                <w:sz w:val="13"/>
                <w:szCs w:val="13"/>
              </w:rPr>
            </w:pPr>
            <w:ins w:id="12434" w:author="Sean de Noronha | DRG" w:date="2026-09-29T16:58:00Z" w16du:dateUtc="2026-09-29T14:58:00Z">
              <w:r>
                <w:rPr>
                  <w:rFonts w:cs="Arial"/>
                  <w:sz w:val="13"/>
                  <w:szCs w:val="13"/>
                </w:rPr>
                <w:t>30 ft</w:t>
              </w:r>
            </w:ins>
          </w:p>
        </w:tc>
        <w:tc>
          <w:tcPr>
            <w:tcW w:w="880" w:type="dxa"/>
            <w:vAlign w:val="center"/>
          </w:tcPr>
          <w:p w14:paraId="5E000D76" w14:textId="77777777" w:rsidR="00C60D85" w:rsidRDefault="00000000">
            <w:pPr>
              <w:spacing w:after="0"/>
              <w:rPr>
                <w:ins w:id="12435" w:author="Sean de Noronha | DRG" w:date="2026-09-29T16:58:00Z" w16du:dateUtc="2026-09-29T14:58:00Z"/>
                <w:rFonts w:cs="Arial"/>
                <w:sz w:val="13"/>
                <w:szCs w:val="13"/>
              </w:rPr>
            </w:pPr>
            <w:ins w:id="12436" w:author="Sean de Noronha | DRG" w:date="2026-09-29T16:58:00Z" w16du:dateUtc="2026-09-29T14:58:00Z">
              <w:r>
                <w:rPr>
                  <w:rFonts w:cs="Arial"/>
                  <w:sz w:val="13"/>
                  <w:szCs w:val="13"/>
                </w:rPr>
                <w:t>13.8</w:t>
              </w:r>
            </w:ins>
          </w:p>
        </w:tc>
        <w:tc>
          <w:tcPr>
            <w:tcW w:w="820" w:type="dxa"/>
            <w:vAlign w:val="center"/>
          </w:tcPr>
          <w:p w14:paraId="5E000D77" w14:textId="77777777" w:rsidR="00C60D85" w:rsidRDefault="00000000">
            <w:pPr>
              <w:spacing w:after="0"/>
              <w:rPr>
                <w:ins w:id="12437" w:author="Sean de Noronha | DRG" w:date="2026-09-29T16:58:00Z" w16du:dateUtc="2026-09-29T14:58:00Z"/>
                <w:rFonts w:cs="Arial"/>
                <w:sz w:val="13"/>
                <w:szCs w:val="13"/>
              </w:rPr>
            </w:pPr>
            <w:ins w:id="12438" w:author="Sean de Noronha | DRG" w:date="2026-09-29T16:58:00Z" w16du:dateUtc="2026-09-29T14:58:00Z">
              <w:r>
                <w:rPr>
                  <w:rFonts w:cs="Arial"/>
                  <w:sz w:val="13"/>
                  <w:szCs w:val="13"/>
                </w:rPr>
                <w:t>10,300</w:t>
              </w:r>
            </w:ins>
          </w:p>
        </w:tc>
        <w:tc>
          <w:tcPr>
            <w:tcW w:w="1100" w:type="dxa"/>
            <w:vAlign w:val="center"/>
          </w:tcPr>
          <w:p w14:paraId="5E000D78" w14:textId="77777777" w:rsidR="00C60D85" w:rsidRDefault="00000000">
            <w:pPr>
              <w:spacing w:after="0"/>
              <w:rPr>
                <w:ins w:id="12439" w:author="Sean de Noronha | DRG" w:date="2026-09-29T16:58:00Z" w16du:dateUtc="2026-09-29T14:58:00Z"/>
                <w:rFonts w:cs="Arial"/>
                <w:sz w:val="13"/>
                <w:szCs w:val="13"/>
              </w:rPr>
            </w:pPr>
            <w:ins w:id="12440" w:author="Sean de Noronha | DRG" w:date="2026-09-29T16:58:00Z" w16du:dateUtc="2026-09-29T14:58:00Z">
              <w:r>
                <w:rPr>
                  <w:rFonts w:cs="Arial"/>
                  <w:sz w:val="13"/>
                  <w:szCs w:val="13"/>
                </w:rPr>
                <w:t>177 (376)</w:t>
              </w:r>
            </w:ins>
          </w:p>
        </w:tc>
        <w:tc>
          <w:tcPr>
            <w:tcW w:w="700" w:type="dxa"/>
            <w:vAlign w:val="center"/>
          </w:tcPr>
          <w:p w14:paraId="5E000D79" w14:textId="77777777" w:rsidR="00C60D85" w:rsidRDefault="00000000">
            <w:pPr>
              <w:spacing w:after="0"/>
              <w:rPr>
                <w:ins w:id="12441" w:author="Sean de Noronha | DRG" w:date="2026-09-29T16:58:00Z" w16du:dateUtc="2026-09-29T14:58:00Z"/>
                <w:rFonts w:cs="Arial"/>
                <w:sz w:val="13"/>
                <w:szCs w:val="13"/>
              </w:rPr>
            </w:pPr>
            <w:ins w:id="12442" w:author="Sean de Noronha | DRG" w:date="2026-09-29T16:58:00Z" w16du:dateUtc="2026-09-29T14:58:00Z">
              <w:r>
                <w:rPr>
                  <w:rFonts w:cs="Arial"/>
                  <w:sz w:val="13"/>
                  <w:szCs w:val="13"/>
                </w:rPr>
                <w:t>26.3</w:t>
              </w:r>
            </w:ins>
          </w:p>
        </w:tc>
      </w:tr>
      <w:tr w:rsidR="00C60D85" w14:paraId="7ADBBB4C" w14:textId="77777777">
        <w:trPr>
          <w:jc w:val="center"/>
          <w:ins w:id="12443" w:author="Sean de Noronha | DRG" w:date="2026-09-29T16:58:00Z"/>
        </w:trPr>
        <w:tc>
          <w:tcPr>
            <w:tcW w:w="560" w:type="dxa"/>
            <w:vAlign w:val="center"/>
          </w:tcPr>
          <w:p w14:paraId="5E000D7A" w14:textId="77777777" w:rsidR="00C60D85" w:rsidRDefault="00000000">
            <w:pPr>
              <w:spacing w:after="0"/>
              <w:rPr>
                <w:ins w:id="12444" w:author="Sean de Noronha | DRG" w:date="2026-09-29T16:58:00Z" w16du:dateUtc="2026-09-29T14:58:00Z"/>
                <w:rFonts w:cs="Arial"/>
                <w:sz w:val="13"/>
                <w:szCs w:val="13"/>
              </w:rPr>
            </w:pPr>
            <w:ins w:id="12445" w:author="Sean de Noronha | DRG" w:date="2026-09-29T16:58:00Z" w16du:dateUtc="2026-09-29T14:58:00Z">
              <w:r>
                <w:rPr>
                  <w:rFonts w:cs="Arial"/>
                  <w:sz w:val="13"/>
                  <w:szCs w:val="13"/>
                </w:rPr>
                <w:t>265</w:t>
              </w:r>
            </w:ins>
          </w:p>
        </w:tc>
        <w:tc>
          <w:tcPr>
            <w:tcW w:w="500" w:type="dxa"/>
            <w:vAlign w:val="center"/>
          </w:tcPr>
          <w:p w14:paraId="5E000D7B" w14:textId="77777777" w:rsidR="00C60D85" w:rsidRDefault="00000000">
            <w:pPr>
              <w:spacing w:after="0"/>
              <w:rPr>
                <w:ins w:id="12446" w:author="Sean de Noronha | DRG" w:date="2026-09-29T16:58:00Z" w16du:dateUtc="2026-09-29T14:58:00Z"/>
                <w:rFonts w:cs="Arial"/>
                <w:sz w:val="13"/>
                <w:szCs w:val="13"/>
              </w:rPr>
            </w:pPr>
            <w:ins w:id="12447" w:author="Sean de Noronha | DRG" w:date="2026-09-29T16:58:00Z" w16du:dateUtc="2026-09-29T14:58:00Z">
              <w:r>
                <w:rPr>
                  <w:rFonts w:cs="Arial"/>
                  <w:sz w:val="13"/>
                  <w:szCs w:val="13"/>
                </w:rPr>
                <w:t>T4</w:t>
              </w:r>
            </w:ins>
          </w:p>
        </w:tc>
        <w:tc>
          <w:tcPr>
            <w:tcW w:w="660" w:type="dxa"/>
            <w:vAlign w:val="center"/>
          </w:tcPr>
          <w:p w14:paraId="5E000D7C" w14:textId="77777777" w:rsidR="00C60D85" w:rsidRDefault="00000000">
            <w:pPr>
              <w:spacing w:after="0"/>
              <w:rPr>
                <w:ins w:id="12448" w:author="Sean de Noronha | DRG" w:date="2026-09-29T16:58:00Z" w16du:dateUtc="2026-09-29T14:58:00Z"/>
                <w:rFonts w:cs="Arial"/>
                <w:sz w:val="13"/>
                <w:szCs w:val="13"/>
              </w:rPr>
            </w:pPr>
            <w:ins w:id="12449" w:author="Sean de Noronha | DRG" w:date="2026-09-29T16:58:00Z" w16du:dateUtc="2026-09-29T14:58:00Z">
              <w:r>
                <w:rPr>
                  <w:rFonts w:cs="Arial"/>
                  <w:sz w:val="13"/>
                  <w:szCs w:val="13"/>
                </w:rPr>
                <w:t>2</w:t>
              </w:r>
            </w:ins>
          </w:p>
        </w:tc>
        <w:tc>
          <w:tcPr>
            <w:tcW w:w="1920" w:type="dxa"/>
            <w:vAlign w:val="center"/>
          </w:tcPr>
          <w:p w14:paraId="5E000D7D" w14:textId="77777777" w:rsidR="00C60D85" w:rsidRDefault="00000000">
            <w:pPr>
              <w:spacing w:after="0"/>
              <w:rPr>
                <w:ins w:id="12450" w:author="Sean de Noronha | DRG" w:date="2026-09-29T16:58:00Z" w16du:dateUtc="2026-09-29T14:58:00Z"/>
                <w:rFonts w:cs="Arial"/>
                <w:sz w:val="13"/>
                <w:szCs w:val="13"/>
              </w:rPr>
            </w:pPr>
            <w:ins w:id="12451" w:author="Sean de Noronha | DRG" w:date="2026-09-29T16:58:00Z" w16du:dateUtc="2026-09-29T14:58:00Z">
              <w:r>
                <w:rPr>
                  <w:rFonts w:cs="Arial"/>
                  <w:sz w:val="13"/>
                  <w:szCs w:val="13"/>
                </w:rPr>
                <w:t>CSST with four 90° bends and two end fittings, EHD 13</w:t>
              </w:r>
            </w:ins>
          </w:p>
        </w:tc>
        <w:tc>
          <w:tcPr>
            <w:tcW w:w="520" w:type="dxa"/>
            <w:vAlign w:val="center"/>
          </w:tcPr>
          <w:p w14:paraId="5E000D7E" w14:textId="77777777" w:rsidR="00C60D85" w:rsidRDefault="00000000">
            <w:pPr>
              <w:spacing w:after="0"/>
              <w:rPr>
                <w:ins w:id="12452" w:author="Sean de Noronha | DRG" w:date="2026-09-29T16:58:00Z" w16du:dateUtc="2026-09-29T14:58:00Z"/>
                <w:rFonts w:cs="Arial"/>
                <w:sz w:val="13"/>
                <w:szCs w:val="13"/>
              </w:rPr>
            </w:pPr>
            <w:ins w:id="12453" w:author="Sean de Noronha | DRG" w:date="2026-09-29T16:58:00Z" w16du:dateUtc="2026-09-29T14:58:00Z">
              <w:r>
                <w:rPr>
                  <w:rFonts w:cs="Arial"/>
                  <w:sz w:val="13"/>
                  <w:szCs w:val="13"/>
                </w:rPr>
                <w:t>He</w:t>
              </w:r>
            </w:ins>
          </w:p>
        </w:tc>
        <w:tc>
          <w:tcPr>
            <w:tcW w:w="900" w:type="dxa"/>
            <w:vAlign w:val="center"/>
          </w:tcPr>
          <w:p w14:paraId="5E000D7F" w14:textId="77777777" w:rsidR="00C60D85" w:rsidRDefault="00000000">
            <w:pPr>
              <w:spacing w:after="0"/>
              <w:rPr>
                <w:ins w:id="12454" w:author="Sean de Noronha | DRG" w:date="2026-09-29T16:58:00Z" w16du:dateUtc="2026-09-29T14:58:00Z"/>
                <w:rFonts w:cs="Arial"/>
                <w:sz w:val="13"/>
                <w:szCs w:val="13"/>
              </w:rPr>
            </w:pPr>
            <w:ins w:id="12455" w:author="Sean de Noronha | DRG" w:date="2026-09-29T16:58:00Z" w16du:dateUtc="2026-09-29T14:58:00Z">
              <w:r>
                <w:rPr>
                  <w:rFonts w:cs="Arial"/>
                  <w:sz w:val="13"/>
                  <w:szCs w:val="13"/>
                </w:rPr>
                <w:t>2,400</w:t>
              </w:r>
            </w:ins>
          </w:p>
        </w:tc>
        <w:tc>
          <w:tcPr>
            <w:tcW w:w="800" w:type="dxa"/>
            <w:vAlign w:val="center"/>
          </w:tcPr>
          <w:p w14:paraId="5E000D80" w14:textId="77777777" w:rsidR="00C60D85" w:rsidRDefault="00000000">
            <w:pPr>
              <w:spacing w:after="0"/>
              <w:rPr>
                <w:ins w:id="12456" w:author="Sean de Noronha | DRG" w:date="2026-09-29T16:58:00Z" w16du:dateUtc="2026-09-29T14:58:00Z"/>
                <w:rFonts w:cs="Arial"/>
                <w:sz w:val="13"/>
                <w:szCs w:val="13"/>
              </w:rPr>
            </w:pPr>
            <w:ins w:id="12457" w:author="Sean de Noronha | DRG" w:date="2026-09-29T16:58:00Z" w16du:dateUtc="2026-09-29T14:58:00Z">
              <w:r>
                <w:rPr>
                  <w:rFonts w:cs="Arial"/>
                  <w:sz w:val="13"/>
                  <w:szCs w:val="13"/>
                </w:rPr>
                <w:t>50 ft</w:t>
              </w:r>
            </w:ins>
          </w:p>
        </w:tc>
        <w:tc>
          <w:tcPr>
            <w:tcW w:w="880" w:type="dxa"/>
            <w:vAlign w:val="center"/>
          </w:tcPr>
          <w:p w14:paraId="5E000D81" w14:textId="77777777" w:rsidR="00C60D85" w:rsidRDefault="00000000">
            <w:pPr>
              <w:spacing w:after="0"/>
              <w:rPr>
                <w:ins w:id="12458" w:author="Sean de Noronha | DRG" w:date="2026-09-29T16:58:00Z" w16du:dateUtc="2026-09-29T14:58:00Z"/>
                <w:rFonts w:cs="Arial"/>
                <w:sz w:val="13"/>
                <w:szCs w:val="13"/>
              </w:rPr>
            </w:pPr>
            <w:ins w:id="12459" w:author="Sean de Noronha | DRG" w:date="2026-09-29T16:58:00Z" w16du:dateUtc="2026-09-29T14:58:00Z">
              <w:r>
                <w:rPr>
                  <w:rFonts w:cs="Arial"/>
                  <w:sz w:val="13"/>
                  <w:szCs w:val="13"/>
                </w:rPr>
                <w:t>13.8</w:t>
              </w:r>
            </w:ins>
          </w:p>
        </w:tc>
        <w:tc>
          <w:tcPr>
            <w:tcW w:w="820" w:type="dxa"/>
            <w:vAlign w:val="center"/>
          </w:tcPr>
          <w:p w14:paraId="5E000D82" w14:textId="77777777" w:rsidR="00C60D85" w:rsidRDefault="00000000">
            <w:pPr>
              <w:spacing w:after="0"/>
              <w:rPr>
                <w:ins w:id="12460" w:author="Sean de Noronha | DRG" w:date="2026-09-29T16:58:00Z" w16du:dateUtc="2026-09-29T14:58:00Z"/>
                <w:rFonts w:cs="Arial"/>
                <w:sz w:val="13"/>
                <w:szCs w:val="13"/>
              </w:rPr>
            </w:pPr>
            <w:ins w:id="12461" w:author="Sean de Noronha | DRG" w:date="2026-09-29T16:58:00Z" w16du:dateUtc="2026-09-29T14:58:00Z">
              <w:r>
                <w:rPr>
                  <w:rFonts w:cs="Arial"/>
                  <w:sz w:val="13"/>
                  <w:szCs w:val="13"/>
                </w:rPr>
                <w:t>10,300</w:t>
              </w:r>
            </w:ins>
          </w:p>
        </w:tc>
        <w:tc>
          <w:tcPr>
            <w:tcW w:w="1100" w:type="dxa"/>
            <w:vAlign w:val="center"/>
          </w:tcPr>
          <w:p w14:paraId="5E000D83" w14:textId="77777777" w:rsidR="00C60D85" w:rsidRDefault="00000000">
            <w:pPr>
              <w:spacing w:after="0"/>
              <w:rPr>
                <w:ins w:id="12462" w:author="Sean de Noronha | DRG" w:date="2026-09-29T16:58:00Z" w16du:dateUtc="2026-09-29T14:58:00Z"/>
                <w:rFonts w:cs="Arial"/>
                <w:sz w:val="13"/>
                <w:szCs w:val="13"/>
              </w:rPr>
            </w:pPr>
            <w:ins w:id="12463" w:author="Sean de Noronha | DRG" w:date="2026-09-29T16:58:00Z" w16du:dateUtc="2026-09-29T14:58:00Z">
              <w:r>
                <w:rPr>
                  <w:rFonts w:cs="Arial"/>
                  <w:sz w:val="13"/>
                  <w:szCs w:val="13"/>
                </w:rPr>
                <w:t>149 (317)</w:t>
              </w:r>
            </w:ins>
          </w:p>
        </w:tc>
        <w:tc>
          <w:tcPr>
            <w:tcW w:w="700" w:type="dxa"/>
            <w:vAlign w:val="center"/>
          </w:tcPr>
          <w:p w14:paraId="5E000D84" w14:textId="77777777" w:rsidR="00C60D85" w:rsidRDefault="00000000">
            <w:pPr>
              <w:spacing w:after="0"/>
              <w:rPr>
                <w:ins w:id="12464" w:author="Sean de Noronha | DRG" w:date="2026-09-29T16:58:00Z" w16du:dateUtc="2026-09-29T14:58:00Z"/>
                <w:rFonts w:cs="Arial"/>
                <w:sz w:val="13"/>
                <w:szCs w:val="13"/>
              </w:rPr>
            </w:pPr>
            <w:ins w:id="12465" w:author="Sean de Noronha | DRG" w:date="2026-09-29T16:58:00Z" w16du:dateUtc="2026-09-29T14:58:00Z">
              <w:r>
                <w:rPr>
                  <w:rFonts w:cs="Arial"/>
                  <w:sz w:val="13"/>
                  <w:szCs w:val="13"/>
                </w:rPr>
                <w:t>22.1</w:t>
              </w:r>
            </w:ins>
          </w:p>
        </w:tc>
      </w:tr>
      <w:tr w:rsidR="00C60D85" w14:paraId="5AAD4A91" w14:textId="77777777">
        <w:trPr>
          <w:jc w:val="center"/>
          <w:ins w:id="12466" w:author="Sean de Noronha | DRG" w:date="2026-09-29T16:58:00Z"/>
        </w:trPr>
        <w:tc>
          <w:tcPr>
            <w:tcW w:w="560" w:type="dxa"/>
            <w:vAlign w:val="center"/>
          </w:tcPr>
          <w:p w14:paraId="5E000D85" w14:textId="77777777" w:rsidR="00C60D85" w:rsidRDefault="00000000">
            <w:pPr>
              <w:spacing w:after="0"/>
              <w:rPr>
                <w:ins w:id="12467" w:author="Sean de Noronha | DRG" w:date="2026-09-29T16:58:00Z" w16du:dateUtc="2026-09-29T14:58:00Z"/>
                <w:rFonts w:cs="Arial"/>
                <w:sz w:val="13"/>
                <w:szCs w:val="13"/>
              </w:rPr>
            </w:pPr>
            <w:ins w:id="12468" w:author="Sean de Noronha | DRG" w:date="2026-09-29T16:58:00Z" w16du:dateUtc="2026-09-29T14:58:00Z">
              <w:r>
                <w:rPr>
                  <w:rFonts w:cs="Arial"/>
                  <w:sz w:val="13"/>
                  <w:szCs w:val="13"/>
                </w:rPr>
                <w:t>266</w:t>
              </w:r>
            </w:ins>
          </w:p>
        </w:tc>
        <w:tc>
          <w:tcPr>
            <w:tcW w:w="500" w:type="dxa"/>
            <w:vAlign w:val="center"/>
          </w:tcPr>
          <w:p w14:paraId="5E000D86" w14:textId="77777777" w:rsidR="00C60D85" w:rsidRDefault="00000000">
            <w:pPr>
              <w:spacing w:after="0"/>
              <w:rPr>
                <w:ins w:id="12469" w:author="Sean de Noronha | DRG" w:date="2026-09-29T16:58:00Z" w16du:dateUtc="2026-09-29T14:58:00Z"/>
                <w:rFonts w:cs="Arial"/>
                <w:sz w:val="13"/>
                <w:szCs w:val="13"/>
              </w:rPr>
            </w:pPr>
            <w:ins w:id="12470" w:author="Sean de Noronha | DRG" w:date="2026-09-29T16:58:00Z" w16du:dateUtc="2026-09-29T14:58:00Z">
              <w:r>
                <w:rPr>
                  <w:rFonts w:cs="Arial"/>
                  <w:sz w:val="13"/>
                  <w:szCs w:val="13"/>
                </w:rPr>
                <w:t>T4</w:t>
              </w:r>
            </w:ins>
          </w:p>
        </w:tc>
        <w:tc>
          <w:tcPr>
            <w:tcW w:w="660" w:type="dxa"/>
            <w:vAlign w:val="center"/>
          </w:tcPr>
          <w:p w14:paraId="5E000D87" w14:textId="77777777" w:rsidR="00C60D85" w:rsidRDefault="00000000">
            <w:pPr>
              <w:spacing w:after="0"/>
              <w:rPr>
                <w:ins w:id="12471" w:author="Sean de Noronha | DRG" w:date="2026-09-29T16:58:00Z" w16du:dateUtc="2026-09-29T14:58:00Z"/>
                <w:rFonts w:cs="Arial"/>
                <w:sz w:val="13"/>
                <w:szCs w:val="13"/>
              </w:rPr>
            </w:pPr>
            <w:ins w:id="12472" w:author="Sean de Noronha | DRG" w:date="2026-09-29T16:58:00Z" w16du:dateUtc="2026-09-29T14:58:00Z">
              <w:r>
                <w:rPr>
                  <w:rFonts w:cs="Arial"/>
                  <w:sz w:val="13"/>
                  <w:szCs w:val="13"/>
                </w:rPr>
                <w:t>2</w:t>
              </w:r>
            </w:ins>
          </w:p>
        </w:tc>
        <w:tc>
          <w:tcPr>
            <w:tcW w:w="1920" w:type="dxa"/>
            <w:vAlign w:val="center"/>
          </w:tcPr>
          <w:p w14:paraId="5E000D88" w14:textId="77777777" w:rsidR="00C60D85" w:rsidRDefault="00000000">
            <w:pPr>
              <w:spacing w:after="0"/>
              <w:rPr>
                <w:ins w:id="12473" w:author="Sean de Noronha | DRG" w:date="2026-09-29T16:58:00Z" w16du:dateUtc="2026-09-29T14:58:00Z"/>
                <w:rFonts w:cs="Arial"/>
                <w:sz w:val="13"/>
                <w:szCs w:val="13"/>
              </w:rPr>
            </w:pPr>
            <w:ins w:id="12474" w:author="Sean de Noronha | DRG" w:date="2026-09-29T16:58:00Z" w16du:dateUtc="2026-09-29T14:58:00Z">
              <w:r>
                <w:rPr>
                  <w:rFonts w:cs="Arial"/>
                  <w:sz w:val="13"/>
                  <w:szCs w:val="13"/>
                </w:rPr>
                <w:t>CSST with four 90° bends and two end fittings, EHD 13</w:t>
              </w:r>
            </w:ins>
          </w:p>
        </w:tc>
        <w:tc>
          <w:tcPr>
            <w:tcW w:w="520" w:type="dxa"/>
            <w:vAlign w:val="center"/>
          </w:tcPr>
          <w:p w14:paraId="5E000D89" w14:textId="77777777" w:rsidR="00C60D85" w:rsidRDefault="00000000">
            <w:pPr>
              <w:spacing w:after="0"/>
              <w:rPr>
                <w:ins w:id="12475" w:author="Sean de Noronha | DRG" w:date="2026-09-29T16:58:00Z" w16du:dateUtc="2026-09-29T14:58:00Z"/>
                <w:rFonts w:cs="Arial"/>
                <w:sz w:val="13"/>
                <w:szCs w:val="13"/>
              </w:rPr>
            </w:pPr>
            <w:ins w:id="12476" w:author="Sean de Noronha | DRG" w:date="2026-09-29T16:58:00Z" w16du:dateUtc="2026-09-29T14:58:00Z">
              <w:r>
                <w:rPr>
                  <w:rFonts w:cs="Arial"/>
                  <w:sz w:val="13"/>
                  <w:szCs w:val="13"/>
                </w:rPr>
                <w:t>He</w:t>
              </w:r>
            </w:ins>
          </w:p>
        </w:tc>
        <w:tc>
          <w:tcPr>
            <w:tcW w:w="900" w:type="dxa"/>
            <w:vAlign w:val="center"/>
          </w:tcPr>
          <w:p w14:paraId="5E000D8A" w14:textId="77777777" w:rsidR="00C60D85" w:rsidRDefault="00000000">
            <w:pPr>
              <w:spacing w:after="0"/>
              <w:rPr>
                <w:ins w:id="12477" w:author="Sean de Noronha | DRG" w:date="2026-09-29T16:58:00Z" w16du:dateUtc="2026-09-29T14:58:00Z"/>
                <w:rFonts w:cs="Arial"/>
                <w:sz w:val="13"/>
                <w:szCs w:val="13"/>
              </w:rPr>
            </w:pPr>
            <w:ins w:id="12478" w:author="Sean de Noronha | DRG" w:date="2026-09-29T16:58:00Z" w16du:dateUtc="2026-09-29T14:58:00Z">
              <w:r>
                <w:rPr>
                  <w:rFonts w:cs="Arial"/>
                  <w:sz w:val="13"/>
                  <w:szCs w:val="13"/>
                </w:rPr>
                <w:t>1,900</w:t>
              </w:r>
            </w:ins>
          </w:p>
        </w:tc>
        <w:tc>
          <w:tcPr>
            <w:tcW w:w="800" w:type="dxa"/>
            <w:vAlign w:val="center"/>
          </w:tcPr>
          <w:p w14:paraId="5E000D8B" w14:textId="77777777" w:rsidR="00C60D85" w:rsidRDefault="00000000">
            <w:pPr>
              <w:spacing w:after="0"/>
              <w:rPr>
                <w:ins w:id="12479" w:author="Sean de Noronha | DRG" w:date="2026-09-29T16:58:00Z" w16du:dateUtc="2026-09-29T14:58:00Z"/>
                <w:rFonts w:cs="Arial"/>
                <w:sz w:val="13"/>
                <w:szCs w:val="13"/>
              </w:rPr>
            </w:pPr>
            <w:ins w:id="12480" w:author="Sean de Noronha | DRG" w:date="2026-09-29T16:58:00Z" w16du:dateUtc="2026-09-29T14:58:00Z">
              <w:r>
                <w:rPr>
                  <w:rFonts w:cs="Arial"/>
                  <w:sz w:val="13"/>
                  <w:szCs w:val="13"/>
                </w:rPr>
                <w:t>80 ft</w:t>
              </w:r>
            </w:ins>
          </w:p>
        </w:tc>
        <w:tc>
          <w:tcPr>
            <w:tcW w:w="880" w:type="dxa"/>
            <w:vAlign w:val="center"/>
          </w:tcPr>
          <w:p w14:paraId="5E000D8C" w14:textId="77777777" w:rsidR="00C60D85" w:rsidRDefault="00000000">
            <w:pPr>
              <w:spacing w:after="0"/>
              <w:rPr>
                <w:ins w:id="12481" w:author="Sean de Noronha | DRG" w:date="2026-09-29T16:58:00Z" w16du:dateUtc="2026-09-29T14:58:00Z"/>
                <w:rFonts w:cs="Arial"/>
                <w:sz w:val="13"/>
                <w:szCs w:val="13"/>
              </w:rPr>
            </w:pPr>
            <w:ins w:id="12482" w:author="Sean de Noronha | DRG" w:date="2026-09-29T16:58:00Z" w16du:dateUtc="2026-09-29T14:58:00Z">
              <w:r>
                <w:rPr>
                  <w:rFonts w:cs="Arial"/>
                  <w:sz w:val="13"/>
                  <w:szCs w:val="13"/>
                </w:rPr>
                <w:t>13.8</w:t>
              </w:r>
            </w:ins>
          </w:p>
        </w:tc>
        <w:tc>
          <w:tcPr>
            <w:tcW w:w="820" w:type="dxa"/>
            <w:vAlign w:val="center"/>
          </w:tcPr>
          <w:p w14:paraId="5E000D8D" w14:textId="77777777" w:rsidR="00C60D85" w:rsidRDefault="00000000">
            <w:pPr>
              <w:spacing w:after="0"/>
              <w:rPr>
                <w:ins w:id="12483" w:author="Sean de Noronha | DRG" w:date="2026-09-29T16:58:00Z" w16du:dateUtc="2026-09-29T14:58:00Z"/>
                <w:rFonts w:cs="Arial"/>
                <w:sz w:val="13"/>
                <w:szCs w:val="13"/>
              </w:rPr>
            </w:pPr>
            <w:ins w:id="12484" w:author="Sean de Noronha | DRG" w:date="2026-09-29T16:58:00Z" w16du:dateUtc="2026-09-29T14:58:00Z">
              <w:r>
                <w:rPr>
                  <w:rFonts w:cs="Arial"/>
                  <w:sz w:val="13"/>
                  <w:szCs w:val="13"/>
                </w:rPr>
                <w:t>10,300</w:t>
              </w:r>
            </w:ins>
          </w:p>
        </w:tc>
        <w:tc>
          <w:tcPr>
            <w:tcW w:w="1100" w:type="dxa"/>
            <w:vAlign w:val="center"/>
          </w:tcPr>
          <w:p w14:paraId="5E000D8E" w14:textId="77777777" w:rsidR="00C60D85" w:rsidRDefault="00000000">
            <w:pPr>
              <w:spacing w:after="0"/>
              <w:rPr>
                <w:ins w:id="12485" w:author="Sean de Noronha | DRG" w:date="2026-09-29T16:58:00Z" w16du:dateUtc="2026-09-29T14:58:00Z"/>
                <w:rFonts w:cs="Arial"/>
                <w:sz w:val="13"/>
                <w:szCs w:val="13"/>
              </w:rPr>
            </w:pPr>
            <w:ins w:id="12486" w:author="Sean de Noronha | DRG" w:date="2026-09-29T16:58:00Z" w16du:dateUtc="2026-09-29T14:58:00Z">
              <w:r>
                <w:rPr>
                  <w:rFonts w:cs="Arial"/>
                  <w:sz w:val="13"/>
                  <w:szCs w:val="13"/>
                </w:rPr>
                <w:t>118 (250)</w:t>
              </w:r>
            </w:ins>
          </w:p>
        </w:tc>
        <w:tc>
          <w:tcPr>
            <w:tcW w:w="700" w:type="dxa"/>
            <w:vAlign w:val="center"/>
          </w:tcPr>
          <w:p w14:paraId="5E000D8F" w14:textId="77777777" w:rsidR="00C60D85" w:rsidRDefault="00000000">
            <w:pPr>
              <w:spacing w:after="0"/>
              <w:rPr>
                <w:ins w:id="12487" w:author="Sean de Noronha | DRG" w:date="2026-09-29T16:58:00Z" w16du:dateUtc="2026-09-29T14:58:00Z"/>
                <w:rFonts w:cs="Arial"/>
                <w:sz w:val="13"/>
                <w:szCs w:val="13"/>
              </w:rPr>
            </w:pPr>
            <w:ins w:id="12488" w:author="Sean de Noronha | DRG" w:date="2026-09-29T16:58:00Z" w16du:dateUtc="2026-09-29T14:58:00Z">
              <w:r>
                <w:rPr>
                  <w:rFonts w:cs="Arial"/>
                  <w:sz w:val="13"/>
                  <w:szCs w:val="13"/>
                </w:rPr>
                <w:t>17.5</w:t>
              </w:r>
            </w:ins>
          </w:p>
        </w:tc>
      </w:tr>
      <w:tr w:rsidR="00C60D85" w14:paraId="45129589" w14:textId="77777777">
        <w:trPr>
          <w:jc w:val="center"/>
          <w:ins w:id="12489" w:author="Sean de Noronha | DRG" w:date="2026-09-29T16:58:00Z"/>
        </w:trPr>
        <w:tc>
          <w:tcPr>
            <w:tcW w:w="560" w:type="dxa"/>
            <w:vAlign w:val="center"/>
          </w:tcPr>
          <w:p w14:paraId="5E000D90" w14:textId="77777777" w:rsidR="00C60D85" w:rsidRDefault="00000000">
            <w:pPr>
              <w:spacing w:after="0"/>
              <w:rPr>
                <w:ins w:id="12490" w:author="Sean de Noronha | DRG" w:date="2026-09-29T16:58:00Z" w16du:dateUtc="2026-09-29T14:58:00Z"/>
                <w:rFonts w:cs="Arial"/>
                <w:sz w:val="13"/>
                <w:szCs w:val="13"/>
              </w:rPr>
            </w:pPr>
            <w:ins w:id="12491" w:author="Sean de Noronha | DRG" w:date="2026-09-29T16:58:00Z" w16du:dateUtc="2026-09-29T14:58:00Z">
              <w:r>
                <w:rPr>
                  <w:rFonts w:cs="Arial"/>
                  <w:sz w:val="13"/>
                  <w:szCs w:val="13"/>
                </w:rPr>
                <w:t>267</w:t>
              </w:r>
            </w:ins>
          </w:p>
        </w:tc>
        <w:tc>
          <w:tcPr>
            <w:tcW w:w="500" w:type="dxa"/>
            <w:vAlign w:val="center"/>
          </w:tcPr>
          <w:p w14:paraId="5E000D91" w14:textId="77777777" w:rsidR="00C60D85" w:rsidRDefault="00000000">
            <w:pPr>
              <w:spacing w:after="0"/>
              <w:rPr>
                <w:ins w:id="12492" w:author="Sean de Noronha | DRG" w:date="2026-09-29T16:58:00Z" w16du:dateUtc="2026-09-29T14:58:00Z"/>
                <w:rFonts w:cs="Arial"/>
                <w:sz w:val="13"/>
                <w:szCs w:val="13"/>
              </w:rPr>
            </w:pPr>
            <w:ins w:id="12493" w:author="Sean de Noronha | DRG" w:date="2026-09-29T16:58:00Z" w16du:dateUtc="2026-09-29T14:58:00Z">
              <w:r>
                <w:rPr>
                  <w:rFonts w:cs="Arial"/>
                  <w:sz w:val="13"/>
                  <w:szCs w:val="13"/>
                </w:rPr>
                <w:t>T4</w:t>
              </w:r>
            </w:ins>
          </w:p>
        </w:tc>
        <w:tc>
          <w:tcPr>
            <w:tcW w:w="660" w:type="dxa"/>
            <w:vAlign w:val="center"/>
          </w:tcPr>
          <w:p w14:paraId="5E000D92" w14:textId="77777777" w:rsidR="00C60D85" w:rsidRDefault="00000000">
            <w:pPr>
              <w:spacing w:after="0"/>
              <w:rPr>
                <w:ins w:id="12494" w:author="Sean de Noronha | DRG" w:date="2026-09-29T16:58:00Z" w16du:dateUtc="2026-09-29T14:58:00Z"/>
                <w:rFonts w:cs="Arial"/>
                <w:sz w:val="13"/>
                <w:szCs w:val="13"/>
              </w:rPr>
            </w:pPr>
            <w:ins w:id="12495" w:author="Sean de Noronha | DRG" w:date="2026-09-29T16:58:00Z" w16du:dateUtc="2026-09-29T14:58:00Z">
              <w:r>
                <w:rPr>
                  <w:rFonts w:cs="Arial"/>
                  <w:sz w:val="13"/>
                  <w:szCs w:val="13"/>
                </w:rPr>
                <w:t>2</w:t>
              </w:r>
            </w:ins>
          </w:p>
        </w:tc>
        <w:tc>
          <w:tcPr>
            <w:tcW w:w="1920" w:type="dxa"/>
            <w:vAlign w:val="center"/>
          </w:tcPr>
          <w:p w14:paraId="5E000D93" w14:textId="77777777" w:rsidR="00C60D85" w:rsidRDefault="00000000">
            <w:pPr>
              <w:spacing w:after="0"/>
              <w:rPr>
                <w:ins w:id="12496" w:author="Sean de Noronha | DRG" w:date="2026-09-29T16:58:00Z" w16du:dateUtc="2026-09-29T14:58:00Z"/>
                <w:rFonts w:cs="Arial"/>
                <w:sz w:val="13"/>
                <w:szCs w:val="13"/>
              </w:rPr>
            </w:pPr>
            <w:ins w:id="12497" w:author="Sean de Noronha | DRG" w:date="2026-09-29T16:58:00Z" w16du:dateUtc="2026-09-29T14:58:00Z">
              <w:r>
                <w:rPr>
                  <w:rFonts w:cs="Arial"/>
                  <w:sz w:val="13"/>
                  <w:szCs w:val="13"/>
                </w:rPr>
                <w:t>CSST with four 90° bends and two end fittings, EHD 13</w:t>
              </w:r>
            </w:ins>
          </w:p>
        </w:tc>
        <w:tc>
          <w:tcPr>
            <w:tcW w:w="520" w:type="dxa"/>
            <w:vAlign w:val="center"/>
          </w:tcPr>
          <w:p w14:paraId="5E000D94" w14:textId="77777777" w:rsidR="00C60D85" w:rsidRDefault="00000000">
            <w:pPr>
              <w:spacing w:after="0"/>
              <w:rPr>
                <w:ins w:id="12498" w:author="Sean de Noronha | DRG" w:date="2026-09-29T16:58:00Z" w16du:dateUtc="2026-09-29T14:58:00Z"/>
                <w:rFonts w:cs="Arial"/>
                <w:sz w:val="13"/>
                <w:szCs w:val="13"/>
              </w:rPr>
            </w:pPr>
            <w:ins w:id="12499" w:author="Sean de Noronha | DRG" w:date="2026-09-29T16:58:00Z" w16du:dateUtc="2026-09-29T14:58:00Z">
              <w:r>
                <w:rPr>
                  <w:rFonts w:cs="Arial"/>
                  <w:sz w:val="13"/>
                  <w:szCs w:val="13"/>
                </w:rPr>
                <w:t>He</w:t>
              </w:r>
            </w:ins>
          </w:p>
        </w:tc>
        <w:tc>
          <w:tcPr>
            <w:tcW w:w="900" w:type="dxa"/>
            <w:vAlign w:val="center"/>
          </w:tcPr>
          <w:p w14:paraId="5E000D95" w14:textId="77777777" w:rsidR="00C60D85" w:rsidRDefault="00000000">
            <w:pPr>
              <w:spacing w:after="0"/>
              <w:rPr>
                <w:ins w:id="12500" w:author="Sean de Noronha | DRG" w:date="2026-09-29T16:58:00Z" w16du:dateUtc="2026-09-29T14:58:00Z"/>
                <w:rFonts w:cs="Arial"/>
                <w:sz w:val="13"/>
                <w:szCs w:val="13"/>
              </w:rPr>
            </w:pPr>
            <w:ins w:id="12501" w:author="Sean de Noronha | DRG" w:date="2026-09-29T16:58:00Z" w16du:dateUtc="2026-09-29T14:58:00Z">
              <w:r>
                <w:rPr>
                  <w:rFonts w:cs="Arial"/>
                  <w:sz w:val="13"/>
                  <w:szCs w:val="13"/>
                </w:rPr>
                <w:t>1,740</w:t>
              </w:r>
            </w:ins>
          </w:p>
        </w:tc>
        <w:tc>
          <w:tcPr>
            <w:tcW w:w="800" w:type="dxa"/>
            <w:vAlign w:val="center"/>
          </w:tcPr>
          <w:p w14:paraId="5E000D96" w14:textId="77777777" w:rsidR="00C60D85" w:rsidRDefault="00000000">
            <w:pPr>
              <w:spacing w:after="0"/>
              <w:rPr>
                <w:ins w:id="12502" w:author="Sean de Noronha | DRG" w:date="2026-09-29T16:58:00Z" w16du:dateUtc="2026-09-29T14:58:00Z"/>
                <w:rFonts w:cs="Arial"/>
                <w:sz w:val="13"/>
                <w:szCs w:val="13"/>
              </w:rPr>
            </w:pPr>
            <w:ins w:id="12503" w:author="Sean de Noronha | DRG" w:date="2026-09-29T16:58:00Z" w16du:dateUtc="2026-09-29T14:58:00Z">
              <w:r>
                <w:rPr>
                  <w:rFonts w:cs="Arial"/>
                  <w:sz w:val="13"/>
                  <w:szCs w:val="13"/>
                </w:rPr>
                <w:t>100 ft</w:t>
              </w:r>
            </w:ins>
          </w:p>
        </w:tc>
        <w:tc>
          <w:tcPr>
            <w:tcW w:w="880" w:type="dxa"/>
            <w:vAlign w:val="center"/>
          </w:tcPr>
          <w:p w14:paraId="5E000D97" w14:textId="77777777" w:rsidR="00C60D85" w:rsidRDefault="00000000">
            <w:pPr>
              <w:spacing w:after="0"/>
              <w:rPr>
                <w:ins w:id="12504" w:author="Sean de Noronha | DRG" w:date="2026-09-29T16:58:00Z" w16du:dateUtc="2026-09-29T14:58:00Z"/>
                <w:rFonts w:cs="Arial"/>
                <w:sz w:val="13"/>
                <w:szCs w:val="13"/>
              </w:rPr>
            </w:pPr>
            <w:ins w:id="12505" w:author="Sean de Noronha | DRG" w:date="2026-09-29T16:58:00Z" w16du:dateUtc="2026-09-29T14:58:00Z">
              <w:r>
                <w:rPr>
                  <w:rFonts w:cs="Arial"/>
                  <w:sz w:val="13"/>
                  <w:szCs w:val="13"/>
                </w:rPr>
                <w:t>13.8</w:t>
              </w:r>
            </w:ins>
          </w:p>
        </w:tc>
        <w:tc>
          <w:tcPr>
            <w:tcW w:w="820" w:type="dxa"/>
            <w:vAlign w:val="center"/>
          </w:tcPr>
          <w:p w14:paraId="5E000D98" w14:textId="77777777" w:rsidR="00C60D85" w:rsidRDefault="00000000">
            <w:pPr>
              <w:spacing w:after="0"/>
              <w:rPr>
                <w:ins w:id="12506" w:author="Sean de Noronha | DRG" w:date="2026-09-29T16:58:00Z" w16du:dateUtc="2026-09-29T14:58:00Z"/>
                <w:rFonts w:cs="Arial"/>
                <w:sz w:val="13"/>
                <w:szCs w:val="13"/>
              </w:rPr>
            </w:pPr>
            <w:ins w:id="12507" w:author="Sean de Noronha | DRG" w:date="2026-09-29T16:58:00Z" w16du:dateUtc="2026-09-29T14:58:00Z">
              <w:r>
                <w:rPr>
                  <w:rFonts w:cs="Arial"/>
                  <w:sz w:val="13"/>
                  <w:szCs w:val="13"/>
                </w:rPr>
                <w:t>10,300</w:t>
              </w:r>
            </w:ins>
          </w:p>
        </w:tc>
        <w:tc>
          <w:tcPr>
            <w:tcW w:w="1100" w:type="dxa"/>
            <w:vAlign w:val="center"/>
          </w:tcPr>
          <w:p w14:paraId="5E000D99" w14:textId="77777777" w:rsidR="00C60D85" w:rsidRDefault="00000000">
            <w:pPr>
              <w:spacing w:after="0"/>
              <w:rPr>
                <w:ins w:id="12508" w:author="Sean de Noronha | DRG" w:date="2026-09-29T16:58:00Z" w16du:dateUtc="2026-09-29T14:58:00Z"/>
                <w:rFonts w:cs="Arial"/>
                <w:sz w:val="13"/>
                <w:szCs w:val="13"/>
              </w:rPr>
            </w:pPr>
            <w:ins w:id="12509" w:author="Sean de Noronha | DRG" w:date="2026-09-29T16:58:00Z" w16du:dateUtc="2026-09-29T14:58:00Z">
              <w:r>
                <w:rPr>
                  <w:rFonts w:cs="Arial"/>
                  <w:sz w:val="13"/>
                  <w:szCs w:val="13"/>
                </w:rPr>
                <w:t>108 (229)</w:t>
              </w:r>
            </w:ins>
          </w:p>
        </w:tc>
        <w:tc>
          <w:tcPr>
            <w:tcW w:w="700" w:type="dxa"/>
            <w:vAlign w:val="center"/>
          </w:tcPr>
          <w:p w14:paraId="5E000D9A" w14:textId="77777777" w:rsidR="00C60D85" w:rsidRDefault="00000000">
            <w:pPr>
              <w:spacing w:after="0"/>
              <w:rPr>
                <w:ins w:id="12510" w:author="Sean de Noronha | DRG" w:date="2026-09-29T16:58:00Z" w16du:dateUtc="2026-09-29T14:58:00Z"/>
                <w:rFonts w:cs="Arial"/>
                <w:sz w:val="13"/>
                <w:szCs w:val="13"/>
              </w:rPr>
            </w:pPr>
            <w:ins w:id="12511" w:author="Sean de Noronha | DRG" w:date="2026-09-29T16:58:00Z" w16du:dateUtc="2026-09-29T14:58:00Z">
              <w:r>
                <w:rPr>
                  <w:rFonts w:cs="Arial"/>
                  <w:sz w:val="13"/>
                  <w:szCs w:val="13"/>
                </w:rPr>
                <w:t>16.0</w:t>
              </w:r>
            </w:ins>
          </w:p>
        </w:tc>
      </w:tr>
      <w:tr w:rsidR="00C60D85" w14:paraId="74FF8215" w14:textId="77777777">
        <w:trPr>
          <w:jc w:val="center"/>
          <w:ins w:id="12512" w:author="Sean de Noronha | DRG" w:date="2026-09-29T16:58:00Z"/>
        </w:trPr>
        <w:tc>
          <w:tcPr>
            <w:tcW w:w="560" w:type="dxa"/>
            <w:vAlign w:val="center"/>
          </w:tcPr>
          <w:p w14:paraId="5E000D9B" w14:textId="77777777" w:rsidR="00C60D85" w:rsidRDefault="00000000">
            <w:pPr>
              <w:spacing w:after="0"/>
              <w:rPr>
                <w:ins w:id="12513" w:author="Sean de Noronha | DRG" w:date="2026-09-29T16:58:00Z" w16du:dateUtc="2026-09-29T14:58:00Z"/>
                <w:rFonts w:cs="Arial"/>
                <w:sz w:val="13"/>
                <w:szCs w:val="13"/>
              </w:rPr>
            </w:pPr>
            <w:ins w:id="12514" w:author="Sean de Noronha | DRG" w:date="2026-09-29T16:58:00Z" w16du:dateUtc="2026-09-29T14:58:00Z">
              <w:r>
                <w:rPr>
                  <w:rFonts w:cs="Arial"/>
                  <w:sz w:val="13"/>
                  <w:szCs w:val="13"/>
                </w:rPr>
                <w:t>268</w:t>
              </w:r>
            </w:ins>
          </w:p>
        </w:tc>
        <w:tc>
          <w:tcPr>
            <w:tcW w:w="500" w:type="dxa"/>
            <w:vAlign w:val="center"/>
          </w:tcPr>
          <w:p w14:paraId="5E000D9C" w14:textId="77777777" w:rsidR="00C60D85" w:rsidRDefault="00000000">
            <w:pPr>
              <w:spacing w:after="0"/>
              <w:rPr>
                <w:ins w:id="12515" w:author="Sean de Noronha | DRG" w:date="2026-09-29T16:58:00Z" w16du:dateUtc="2026-09-29T14:58:00Z"/>
                <w:rFonts w:cs="Arial"/>
                <w:sz w:val="13"/>
                <w:szCs w:val="13"/>
              </w:rPr>
            </w:pPr>
            <w:ins w:id="12516" w:author="Sean de Noronha | DRG" w:date="2026-09-29T16:58:00Z" w16du:dateUtc="2026-09-29T14:58:00Z">
              <w:r>
                <w:rPr>
                  <w:rFonts w:cs="Arial"/>
                  <w:sz w:val="13"/>
                  <w:szCs w:val="13"/>
                </w:rPr>
                <w:t>T4</w:t>
              </w:r>
            </w:ins>
          </w:p>
        </w:tc>
        <w:tc>
          <w:tcPr>
            <w:tcW w:w="660" w:type="dxa"/>
            <w:vAlign w:val="center"/>
          </w:tcPr>
          <w:p w14:paraId="5E000D9D" w14:textId="77777777" w:rsidR="00C60D85" w:rsidRDefault="00000000">
            <w:pPr>
              <w:spacing w:after="0"/>
              <w:rPr>
                <w:ins w:id="12517" w:author="Sean de Noronha | DRG" w:date="2026-09-29T16:58:00Z" w16du:dateUtc="2026-09-29T14:58:00Z"/>
                <w:rFonts w:cs="Arial"/>
                <w:sz w:val="13"/>
                <w:szCs w:val="13"/>
              </w:rPr>
            </w:pPr>
            <w:ins w:id="12518" w:author="Sean de Noronha | DRG" w:date="2026-09-29T16:58:00Z" w16du:dateUtc="2026-09-29T14:58:00Z">
              <w:r>
                <w:rPr>
                  <w:rFonts w:cs="Arial"/>
                  <w:sz w:val="13"/>
                  <w:szCs w:val="13"/>
                </w:rPr>
                <w:t>2</w:t>
              </w:r>
            </w:ins>
          </w:p>
        </w:tc>
        <w:tc>
          <w:tcPr>
            <w:tcW w:w="1920" w:type="dxa"/>
            <w:vAlign w:val="center"/>
          </w:tcPr>
          <w:p w14:paraId="5E000D9E" w14:textId="77777777" w:rsidR="00C60D85" w:rsidRDefault="00000000">
            <w:pPr>
              <w:spacing w:after="0"/>
              <w:rPr>
                <w:ins w:id="12519" w:author="Sean de Noronha | DRG" w:date="2026-09-29T16:58:00Z" w16du:dateUtc="2026-09-29T14:58:00Z"/>
                <w:rFonts w:cs="Arial"/>
                <w:sz w:val="13"/>
                <w:szCs w:val="13"/>
              </w:rPr>
            </w:pPr>
            <w:ins w:id="12520" w:author="Sean de Noronha | DRG" w:date="2026-09-29T16:58:00Z" w16du:dateUtc="2026-09-29T14:58:00Z">
              <w:r>
                <w:rPr>
                  <w:rFonts w:cs="Arial"/>
                  <w:sz w:val="13"/>
                  <w:szCs w:val="13"/>
                </w:rPr>
                <w:t>CSST with four 90° bends and two end fittings, EHD 13</w:t>
              </w:r>
            </w:ins>
          </w:p>
        </w:tc>
        <w:tc>
          <w:tcPr>
            <w:tcW w:w="520" w:type="dxa"/>
            <w:vAlign w:val="center"/>
          </w:tcPr>
          <w:p w14:paraId="5E000D9F" w14:textId="77777777" w:rsidR="00C60D85" w:rsidRDefault="00000000">
            <w:pPr>
              <w:spacing w:after="0"/>
              <w:rPr>
                <w:ins w:id="12521" w:author="Sean de Noronha | DRG" w:date="2026-09-29T16:58:00Z" w16du:dateUtc="2026-09-29T14:58:00Z"/>
                <w:rFonts w:cs="Arial"/>
                <w:sz w:val="13"/>
                <w:szCs w:val="13"/>
              </w:rPr>
            </w:pPr>
            <w:ins w:id="12522" w:author="Sean de Noronha | DRG" w:date="2026-09-29T16:58:00Z" w16du:dateUtc="2026-09-29T14:58:00Z">
              <w:r>
                <w:rPr>
                  <w:rFonts w:cs="Arial"/>
                  <w:sz w:val="13"/>
                  <w:szCs w:val="13"/>
                </w:rPr>
                <w:t>He</w:t>
              </w:r>
            </w:ins>
          </w:p>
        </w:tc>
        <w:tc>
          <w:tcPr>
            <w:tcW w:w="900" w:type="dxa"/>
            <w:vAlign w:val="center"/>
          </w:tcPr>
          <w:p w14:paraId="5E000DA0" w14:textId="77777777" w:rsidR="00C60D85" w:rsidRDefault="00000000">
            <w:pPr>
              <w:spacing w:after="0"/>
              <w:rPr>
                <w:ins w:id="12523" w:author="Sean de Noronha | DRG" w:date="2026-09-29T16:58:00Z" w16du:dateUtc="2026-09-29T14:58:00Z"/>
                <w:rFonts w:cs="Arial"/>
                <w:sz w:val="13"/>
                <w:szCs w:val="13"/>
              </w:rPr>
            </w:pPr>
            <w:ins w:id="12524" w:author="Sean de Noronha | DRG" w:date="2026-09-29T16:58:00Z" w16du:dateUtc="2026-09-29T14:58:00Z">
              <w:r>
                <w:rPr>
                  <w:rFonts w:cs="Arial"/>
                  <w:sz w:val="13"/>
                  <w:szCs w:val="13"/>
                </w:rPr>
                <w:t>1,560</w:t>
              </w:r>
            </w:ins>
          </w:p>
        </w:tc>
        <w:tc>
          <w:tcPr>
            <w:tcW w:w="800" w:type="dxa"/>
            <w:vAlign w:val="center"/>
          </w:tcPr>
          <w:p w14:paraId="5E000DA1" w14:textId="77777777" w:rsidR="00C60D85" w:rsidRDefault="00000000">
            <w:pPr>
              <w:spacing w:after="0"/>
              <w:rPr>
                <w:ins w:id="12525" w:author="Sean de Noronha | DRG" w:date="2026-09-29T16:58:00Z" w16du:dateUtc="2026-09-29T14:58:00Z"/>
                <w:rFonts w:cs="Arial"/>
                <w:sz w:val="13"/>
                <w:szCs w:val="13"/>
              </w:rPr>
            </w:pPr>
            <w:ins w:id="12526" w:author="Sean de Noronha | DRG" w:date="2026-09-29T16:58:00Z" w16du:dateUtc="2026-09-29T14:58:00Z">
              <w:r>
                <w:rPr>
                  <w:rFonts w:cs="Arial"/>
                  <w:sz w:val="13"/>
                  <w:szCs w:val="13"/>
                </w:rPr>
                <w:t>150 ft</w:t>
              </w:r>
            </w:ins>
          </w:p>
        </w:tc>
        <w:tc>
          <w:tcPr>
            <w:tcW w:w="880" w:type="dxa"/>
            <w:vAlign w:val="center"/>
          </w:tcPr>
          <w:p w14:paraId="5E000DA2" w14:textId="77777777" w:rsidR="00C60D85" w:rsidRDefault="00000000">
            <w:pPr>
              <w:spacing w:after="0"/>
              <w:rPr>
                <w:ins w:id="12527" w:author="Sean de Noronha | DRG" w:date="2026-09-29T16:58:00Z" w16du:dateUtc="2026-09-29T14:58:00Z"/>
                <w:rFonts w:cs="Arial"/>
                <w:sz w:val="13"/>
                <w:szCs w:val="13"/>
              </w:rPr>
            </w:pPr>
            <w:ins w:id="12528" w:author="Sean de Noronha | DRG" w:date="2026-09-29T16:58:00Z" w16du:dateUtc="2026-09-29T14:58:00Z">
              <w:r>
                <w:rPr>
                  <w:rFonts w:cs="Arial"/>
                  <w:sz w:val="13"/>
                  <w:szCs w:val="13"/>
                </w:rPr>
                <w:t>13.8</w:t>
              </w:r>
            </w:ins>
          </w:p>
        </w:tc>
        <w:tc>
          <w:tcPr>
            <w:tcW w:w="820" w:type="dxa"/>
            <w:vAlign w:val="center"/>
          </w:tcPr>
          <w:p w14:paraId="5E000DA3" w14:textId="77777777" w:rsidR="00C60D85" w:rsidRDefault="00000000">
            <w:pPr>
              <w:spacing w:after="0"/>
              <w:rPr>
                <w:ins w:id="12529" w:author="Sean de Noronha | DRG" w:date="2026-09-29T16:58:00Z" w16du:dateUtc="2026-09-29T14:58:00Z"/>
                <w:rFonts w:cs="Arial"/>
                <w:sz w:val="13"/>
                <w:szCs w:val="13"/>
              </w:rPr>
            </w:pPr>
            <w:ins w:id="12530" w:author="Sean de Noronha | DRG" w:date="2026-09-29T16:58:00Z" w16du:dateUtc="2026-09-29T14:58:00Z">
              <w:r>
                <w:rPr>
                  <w:rFonts w:cs="Arial"/>
                  <w:sz w:val="13"/>
                  <w:szCs w:val="13"/>
                </w:rPr>
                <w:t>10,300</w:t>
              </w:r>
            </w:ins>
          </w:p>
        </w:tc>
        <w:tc>
          <w:tcPr>
            <w:tcW w:w="1100" w:type="dxa"/>
            <w:vAlign w:val="center"/>
          </w:tcPr>
          <w:p w14:paraId="5E000DA4" w14:textId="77777777" w:rsidR="00C60D85" w:rsidRDefault="00000000">
            <w:pPr>
              <w:spacing w:after="0"/>
              <w:rPr>
                <w:ins w:id="12531" w:author="Sean de Noronha | DRG" w:date="2026-09-29T16:58:00Z" w16du:dateUtc="2026-09-29T14:58:00Z"/>
                <w:rFonts w:cs="Arial"/>
                <w:sz w:val="13"/>
                <w:szCs w:val="13"/>
              </w:rPr>
            </w:pPr>
            <w:ins w:id="12532" w:author="Sean de Noronha | DRG" w:date="2026-09-29T16:58:00Z" w16du:dateUtc="2026-09-29T14:58:00Z">
              <w:r>
                <w:rPr>
                  <w:rFonts w:cs="Arial"/>
                  <w:sz w:val="13"/>
                  <w:szCs w:val="13"/>
                </w:rPr>
                <w:t>96.8 (205)</w:t>
              </w:r>
            </w:ins>
          </w:p>
        </w:tc>
        <w:tc>
          <w:tcPr>
            <w:tcW w:w="700" w:type="dxa"/>
            <w:vAlign w:val="center"/>
          </w:tcPr>
          <w:p w14:paraId="5E000DA5" w14:textId="77777777" w:rsidR="00C60D85" w:rsidRDefault="00000000">
            <w:pPr>
              <w:spacing w:after="0"/>
              <w:rPr>
                <w:ins w:id="12533" w:author="Sean de Noronha | DRG" w:date="2026-09-29T16:58:00Z" w16du:dateUtc="2026-09-29T14:58:00Z"/>
                <w:rFonts w:cs="Arial"/>
                <w:sz w:val="13"/>
                <w:szCs w:val="13"/>
              </w:rPr>
            </w:pPr>
            <w:ins w:id="12534" w:author="Sean de Noronha | DRG" w:date="2026-09-29T16:58:00Z" w16du:dateUtc="2026-09-29T14:58:00Z">
              <w:r>
                <w:rPr>
                  <w:rFonts w:cs="Arial"/>
                  <w:sz w:val="13"/>
                  <w:szCs w:val="13"/>
                </w:rPr>
                <w:t>14.3</w:t>
              </w:r>
            </w:ins>
          </w:p>
        </w:tc>
      </w:tr>
      <w:tr w:rsidR="00C60D85" w14:paraId="092E4D41" w14:textId="77777777">
        <w:trPr>
          <w:jc w:val="center"/>
          <w:ins w:id="12535" w:author="Sean de Noronha | DRG" w:date="2026-09-29T16:58:00Z"/>
        </w:trPr>
        <w:tc>
          <w:tcPr>
            <w:tcW w:w="560" w:type="dxa"/>
            <w:vAlign w:val="center"/>
          </w:tcPr>
          <w:p w14:paraId="5E000DA6" w14:textId="77777777" w:rsidR="00C60D85" w:rsidRDefault="00000000">
            <w:pPr>
              <w:spacing w:after="0"/>
              <w:rPr>
                <w:ins w:id="12536" w:author="Sean de Noronha | DRG" w:date="2026-09-29T16:58:00Z" w16du:dateUtc="2026-09-29T14:58:00Z"/>
                <w:rFonts w:cs="Arial"/>
                <w:sz w:val="13"/>
                <w:szCs w:val="13"/>
              </w:rPr>
            </w:pPr>
            <w:ins w:id="12537" w:author="Sean de Noronha | DRG" w:date="2026-09-29T16:58:00Z" w16du:dateUtc="2026-09-29T14:58:00Z">
              <w:r>
                <w:rPr>
                  <w:rFonts w:cs="Arial"/>
                  <w:sz w:val="13"/>
                  <w:szCs w:val="13"/>
                </w:rPr>
                <w:t>269</w:t>
              </w:r>
            </w:ins>
          </w:p>
        </w:tc>
        <w:tc>
          <w:tcPr>
            <w:tcW w:w="500" w:type="dxa"/>
            <w:vAlign w:val="center"/>
          </w:tcPr>
          <w:p w14:paraId="5E000DA7" w14:textId="77777777" w:rsidR="00C60D85" w:rsidRDefault="00000000">
            <w:pPr>
              <w:spacing w:after="0"/>
              <w:rPr>
                <w:ins w:id="12538" w:author="Sean de Noronha | DRG" w:date="2026-09-29T16:58:00Z" w16du:dateUtc="2026-09-29T14:58:00Z"/>
                <w:rFonts w:cs="Arial"/>
                <w:sz w:val="13"/>
                <w:szCs w:val="13"/>
              </w:rPr>
            </w:pPr>
            <w:ins w:id="12539" w:author="Sean de Noronha | DRG" w:date="2026-09-29T16:58:00Z" w16du:dateUtc="2026-09-29T14:58:00Z">
              <w:r>
                <w:rPr>
                  <w:rFonts w:cs="Arial"/>
                  <w:sz w:val="13"/>
                  <w:szCs w:val="13"/>
                </w:rPr>
                <w:t>T4</w:t>
              </w:r>
            </w:ins>
          </w:p>
        </w:tc>
        <w:tc>
          <w:tcPr>
            <w:tcW w:w="660" w:type="dxa"/>
            <w:vAlign w:val="center"/>
          </w:tcPr>
          <w:p w14:paraId="5E000DA8" w14:textId="77777777" w:rsidR="00C60D85" w:rsidRDefault="00000000">
            <w:pPr>
              <w:spacing w:after="0"/>
              <w:rPr>
                <w:ins w:id="12540" w:author="Sean de Noronha | DRG" w:date="2026-09-29T16:58:00Z" w16du:dateUtc="2026-09-29T14:58:00Z"/>
                <w:rFonts w:cs="Arial"/>
                <w:sz w:val="13"/>
                <w:szCs w:val="13"/>
              </w:rPr>
            </w:pPr>
            <w:ins w:id="12541" w:author="Sean de Noronha | DRG" w:date="2026-09-29T16:58:00Z" w16du:dateUtc="2026-09-29T14:58:00Z">
              <w:r>
                <w:rPr>
                  <w:rFonts w:cs="Arial"/>
                  <w:sz w:val="13"/>
                  <w:szCs w:val="13"/>
                </w:rPr>
                <w:t>2</w:t>
              </w:r>
            </w:ins>
          </w:p>
        </w:tc>
        <w:tc>
          <w:tcPr>
            <w:tcW w:w="1920" w:type="dxa"/>
            <w:vAlign w:val="center"/>
          </w:tcPr>
          <w:p w14:paraId="5E000DA9" w14:textId="77777777" w:rsidR="00C60D85" w:rsidRDefault="00000000">
            <w:pPr>
              <w:spacing w:after="0"/>
              <w:rPr>
                <w:ins w:id="12542" w:author="Sean de Noronha | DRG" w:date="2026-09-29T16:58:00Z" w16du:dateUtc="2026-09-29T14:58:00Z"/>
                <w:rFonts w:cs="Arial"/>
                <w:sz w:val="13"/>
                <w:szCs w:val="13"/>
              </w:rPr>
            </w:pPr>
            <w:ins w:id="12543" w:author="Sean de Noronha | DRG" w:date="2026-09-29T16:58:00Z" w16du:dateUtc="2026-09-29T14:58:00Z">
              <w:r>
                <w:rPr>
                  <w:rFonts w:cs="Arial"/>
                  <w:sz w:val="13"/>
                  <w:szCs w:val="13"/>
                </w:rPr>
                <w:t>CSST with four 90° bends and two end fittings, EHD 13</w:t>
              </w:r>
            </w:ins>
          </w:p>
        </w:tc>
        <w:tc>
          <w:tcPr>
            <w:tcW w:w="520" w:type="dxa"/>
            <w:vAlign w:val="center"/>
          </w:tcPr>
          <w:p w14:paraId="5E000DAA" w14:textId="77777777" w:rsidR="00C60D85" w:rsidRDefault="00000000">
            <w:pPr>
              <w:spacing w:after="0"/>
              <w:rPr>
                <w:ins w:id="12544" w:author="Sean de Noronha | DRG" w:date="2026-09-29T16:58:00Z" w16du:dateUtc="2026-09-29T14:58:00Z"/>
                <w:rFonts w:cs="Arial"/>
                <w:sz w:val="13"/>
                <w:szCs w:val="13"/>
              </w:rPr>
            </w:pPr>
            <w:ins w:id="12545" w:author="Sean de Noronha | DRG" w:date="2026-09-29T16:58:00Z" w16du:dateUtc="2026-09-29T14:58:00Z">
              <w:r>
                <w:rPr>
                  <w:rFonts w:cs="Arial"/>
                  <w:sz w:val="13"/>
                  <w:szCs w:val="13"/>
                </w:rPr>
                <w:t>He</w:t>
              </w:r>
            </w:ins>
          </w:p>
        </w:tc>
        <w:tc>
          <w:tcPr>
            <w:tcW w:w="900" w:type="dxa"/>
            <w:vAlign w:val="center"/>
          </w:tcPr>
          <w:p w14:paraId="5E000DAB" w14:textId="77777777" w:rsidR="00C60D85" w:rsidRDefault="00000000">
            <w:pPr>
              <w:spacing w:after="0"/>
              <w:rPr>
                <w:ins w:id="12546" w:author="Sean de Noronha | DRG" w:date="2026-09-29T16:58:00Z" w16du:dateUtc="2026-09-29T14:58:00Z"/>
                <w:rFonts w:cs="Arial"/>
                <w:sz w:val="13"/>
                <w:szCs w:val="13"/>
              </w:rPr>
            </w:pPr>
            <w:ins w:id="12547" w:author="Sean de Noronha | DRG" w:date="2026-09-29T16:58:00Z" w16du:dateUtc="2026-09-29T14:58:00Z">
              <w:r>
                <w:rPr>
                  <w:rFonts w:cs="Arial"/>
                  <w:sz w:val="13"/>
                  <w:szCs w:val="13"/>
                </w:rPr>
                <w:t>1,480</w:t>
              </w:r>
            </w:ins>
          </w:p>
        </w:tc>
        <w:tc>
          <w:tcPr>
            <w:tcW w:w="800" w:type="dxa"/>
            <w:vAlign w:val="center"/>
          </w:tcPr>
          <w:p w14:paraId="5E000DAC" w14:textId="77777777" w:rsidR="00C60D85" w:rsidRDefault="00000000">
            <w:pPr>
              <w:spacing w:after="0"/>
              <w:rPr>
                <w:ins w:id="12548" w:author="Sean de Noronha | DRG" w:date="2026-09-29T16:58:00Z" w16du:dateUtc="2026-09-29T14:58:00Z"/>
                <w:rFonts w:cs="Arial"/>
                <w:sz w:val="13"/>
                <w:szCs w:val="13"/>
              </w:rPr>
            </w:pPr>
            <w:ins w:id="12549" w:author="Sean de Noronha | DRG" w:date="2026-09-29T16:58:00Z" w16du:dateUtc="2026-09-29T14:58:00Z">
              <w:r>
                <w:rPr>
                  <w:rFonts w:cs="Arial"/>
                  <w:sz w:val="13"/>
                  <w:szCs w:val="13"/>
                </w:rPr>
                <w:t>200 ft</w:t>
              </w:r>
            </w:ins>
          </w:p>
        </w:tc>
        <w:tc>
          <w:tcPr>
            <w:tcW w:w="880" w:type="dxa"/>
            <w:vAlign w:val="center"/>
          </w:tcPr>
          <w:p w14:paraId="5E000DAD" w14:textId="77777777" w:rsidR="00C60D85" w:rsidRDefault="00000000">
            <w:pPr>
              <w:spacing w:after="0"/>
              <w:rPr>
                <w:ins w:id="12550" w:author="Sean de Noronha | DRG" w:date="2026-09-29T16:58:00Z" w16du:dateUtc="2026-09-29T14:58:00Z"/>
                <w:rFonts w:cs="Arial"/>
                <w:sz w:val="13"/>
                <w:szCs w:val="13"/>
              </w:rPr>
            </w:pPr>
            <w:ins w:id="12551" w:author="Sean de Noronha | DRG" w:date="2026-09-29T16:58:00Z" w16du:dateUtc="2026-09-29T14:58:00Z">
              <w:r>
                <w:rPr>
                  <w:rFonts w:cs="Arial"/>
                  <w:sz w:val="13"/>
                  <w:szCs w:val="13"/>
                </w:rPr>
                <w:t>13.8</w:t>
              </w:r>
            </w:ins>
          </w:p>
        </w:tc>
        <w:tc>
          <w:tcPr>
            <w:tcW w:w="820" w:type="dxa"/>
            <w:vAlign w:val="center"/>
          </w:tcPr>
          <w:p w14:paraId="5E000DAE" w14:textId="77777777" w:rsidR="00C60D85" w:rsidRDefault="00000000">
            <w:pPr>
              <w:spacing w:after="0"/>
              <w:rPr>
                <w:ins w:id="12552" w:author="Sean de Noronha | DRG" w:date="2026-09-29T16:58:00Z" w16du:dateUtc="2026-09-29T14:58:00Z"/>
                <w:rFonts w:cs="Arial"/>
                <w:sz w:val="13"/>
                <w:szCs w:val="13"/>
              </w:rPr>
            </w:pPr>
            <w:ins w:id="12553" w:author="Sean de Noronha | DRG" w:date="2026-09-29T16:58:00Z" w16du:dateUtc="2026-09-29T14:58:00Z">
              <w:r>
                <w:rPr>
                  <w:rFonts w:cs="Arial"/>
                  <w:sz w:val="13"/>
                  <w:szCs w:val="13"/>
                </w:rPr>
                <w:t>10,300</w:t>
              </w:r>
            </w:ins>
          </w:p>
        </w:tc>
        <w:tc>
          <w:tcPr>
            <w:tcW w:w="1100" w:type="dxa"/>
            <w:vAlign w:val="center"/>
          </w:tcPr>
          <w:p w14:paraId="5E000DAF" w14:textId="77777777" w:rsidR="00C60D85" w:rsidRDefault="00000000">
            <w:pPr>
              <w:spacing w:after="0"/>
              <w:rPr>
                <w:ins w:id="12554" w:author="Sean de Noronha | DRG" w:date="2026-09-29T16:58:00Z" w16du:dateUtc="2026-09-29T14:58:00Z"/>
                <w:rFonts w:cs="Arial"/>
                <w:sz w:val="13"/>
                <w:szCs w:val="13"/>
              </w:rPr>
            </w:pPr>
            <w:ins w:id="12555" w:author="Sean de Noronha | DRG" w:date="2026-09-29T16:58:00Z" w16du:dateUtc="2026-09-29T14:58:00Z">
              <w:r>
                <w:rPr>
                  <w:rFonts w:cs="Arial"/>
                  <w:sz w:val="13"/>
                  <w:szCs w:val="13"/>
                </w:rPr>
                <w:t>92.0 (195)</w:t>
              </w:r>
            </w:ins>
          </w:p>
        </w:tc>
        <w:tc>
          <w:tcPr>
            <w:tcW w:w="700" w:type="dxa"/>
            <w:vAlign w:val="center"/>
          </w:tcPr>
          <w:p w14:paraId="5E000DB0" w14:textId="77777777" w:rsidR="00C60D85" w:rsidRDefault="00000000">
            <w:pPr>
              <w:spacing w:after="0"/>
              <w:rPr>
                <w:ins w:id="12556" w:author="Sean de Noronha | DRG" w:date="2026-09-29T16:58:00Z" w16du:dateUtc="2026-09-29T14:58:00Z"/>
                <w:rFonts w:cs="Arial"/>
                <w:sz w:val="13"/>
                <w:szCs w:val="13"/>
              </w:rPr>
            </w:pPr>
            <w:ins w:id="12557" w:author="Sean de Noronha | DRG" w:date="2026-09-29T16:58:00Z" w16du:dateUtc="2026-09-29T14:58:00Z">
              <w:r>
                <w:rPr>
                  <w:rFonts w:cs="Arial"/>
                  <w:sz w:val="13"/>
                  <w:szCs w:val="13"/>
                </w:rPr>
                <w:t>13.6</w:t>
              </w:r>
            </w:ins>
          </w:p>
        </w:tc>
      </w:tr>
      <w:tr w:rsidR="00C60D85" w14:paraId="50566033" w14:textId="77777777">
        <w:trPr>
          <w:jc w:val="center"/>
          <w:ins w:id="12558" w:author="Sean de Noronha | DRG" w:date="2026-09-29T16:58:00Z"/>
        </w:trPr>
        <w:tc>
          <w:tcPr>
            <w:tcW w:w="560" w:type="dxa"/>
            <w:vAlign w:val="center"/>
          </w:tcPr>
          <w:p w14:paraId="5E000DB1" w14:textId="77777777" w:rsidR="00C60D85" w:rsidRDefault="00000000">
            <w:pPr>
              <w:spacing w:after="0"/>
              <w:rPr>
                <w:ins w:id="12559" w:author="Sean de Noronha | DRG" w:date="2026-09-29T16:58:00Z" w16du:dateUtc="2026-09-29T14:58:00Z"/>
                <w:rFonts w:cs="Arial"/>
                <w:sz w:val="13"/>
                <w:szCs w:val="13"/>
              </w:rPr>
            </w:pPr>
            <w:ins w:id="12560" w:author="Sean de Noronha | DRG" w:date="2026-09-29T16:58:00Z" w16du:dateUtc="2026-09-29T14:58:00Z">
              <w:r>
                <w:rPr>
                  <w:rFonts w:cs="Arial"/>
                  <w:sz w:val="13"/>
                  <w:szCs w:val="13"/>
                </w:rPr>
                <w:t>270</w:t>
              </w:r>
            </w:ins>
          </w:p>
        </w:tc>
        <w:tc>
          <w:tcPr>
            <w:tcW w:w="500" w:type="dxa"/>
            <w:vAlign w:val="center"/>
          </w:tcPr>
          <w:p w14:paraId="5E000DB2" w14:textId="77777777" w:rsidR="00C60D85" w:rsidRDefault="00000000">
            <w:pPr>
              <w:spacing w:after="0"/>
              <w:rPr>
                <w:ins w:id="12561" w:author="Sean de Noronha | DRG" w:date="2026-09-29T16:58:00Z" w16du:dateUtc="2026-09-29T14:58:00Z"/>
                <w:rFonts w:cs="Arial"/>
                <w:sz w:val="13"/>
                <w:szCs w:val="13"/>
              </w:rPr>
            </w:pPr>
            <w:ins w:id="12562" w:author="Sean de Noronha | DRG" w:date="2026-09-29T16:58:00Z" w16du:dateUtc="2026-09-29T14:58:00Z">
              <w:r>
                <w:rPr>
                  <w:rFonts w:cs="Arial"/>
                  <w:sz w:val="13"/>
                  <w:szCs w:val="13"/>
                </w:rPr>
                <w:t>T4</w:t>
              </w:r>
            </w:ins>
          </w:p>
        </w:tc>
        <w:tc>
          <w:tcPr>
            <w:tcW w:w="660" w:type="dxa"/>
            <w:vAlign w:val="center"/>
          </w:tcPr>
          <w:p w14:paraId="5E000DB3" w14:textId="77777777" w:rsidR="00C60D85" w:rsidRDefault="00000000">
            <w:pPr>
              <w:spacing w:after="0"/>
              <w:rPr>
                <w:ins w:id="12563" w:author="Sean de Noronha | DRG" w:date="2026-09-29T16:58:00Z" w16du:dateUtc="2026-09-29T14:58:00Z"/>
                <w:rFonts w:cs="Arial"/>
                <w:sz w:val="13"/>
                <w:szCs w:val="13"/>
              </w:rPr>
            </w:pPr>
            <w:ins w:id="12564" w:author="Sean de Noronha | DRG" w:date="2026-09-29T16:58:00Z" w16du:dateUtc="2026-09-29T14:58:00Z">
              <w:r>
                <w:rPr>
                  <w:rFonts w:cs="Arial"/>
                  <w:sz w:val="13"/>
                  <w:szCs w:val="13"/>
                </w:rPr>
                <w:t>2</w:t>
              </w:r>
            </w:ins>
          </w:p>
        </w:tc>
        <w:tc>
          <w:tcPr>
            <w:tcW w:w="1920" w:type="dxa"/>
            <w:vAlign w:val="center"/>
          </w:tcPr>
          <w:p w14:paraId="5E000DB4" w14:textId="77777777" w:rsidR="00C60D85" w:rsidRDefault="00000000">
            <w:pPr>
              <w:spacing w:after="0"/>
              <w:rPr>
                <w:ins w:id="12565" w:author="Sean de Noronha | DRG" w:date="2026-09-29T16:58:00Z" w16du:dateUtc="2026-09-29T14:58:00Z"/>
                <w:rFonts w:cs="Arial"/>
                <w:sz w:val="13"/>
                <w:szCs w:val="13"/>
              </w:rPr>
            </w:pPr>
            <w:ins w:id="12566" w:author="Sean de Noronha | DRG" w:date="2026-09-29T16:58:00Z" w16du:dateUtc="2026-09-29T14:58:00Z">
              <w:r>
                <w:rPr>
                  <w:rFonts w:cs="Arial"/>
                  <w:sz w:val="13"/>
                  <w:szCs w:val="13"/>
                </w:rPr>
                <w:t>CSST with four 90° bends and two end fittings, EHD 13</w:t>
              </w:r>
            </w:ins>
          </w:p>
        </w:tc>
        <w:tc>
          <w:tcPr>
            <w:tcW w:w="520" w:type="dxa"/>
            <w:vAlign w:val="center"/>
          </w:tcPr>
          <w:p w14:paraId="5E000DB5" w14:textId="77777777" w:rsidR="00C60D85" w:rsidRDefault="00000000">
            <w:pPr>
              <w:spacing w:after="0"/>
              <w:rPr>
                <w:ins w:id="12567" w:author="Sean de Noronha | DRG" w:date="2026-09-29T16:58:00Z" w16du:dateUtc="2026-09-29T14:58:00Z"/>
                <w:rFonts w:cs="Arial"/>
                <w:sz w:val="13"/>
                <w:szCs w:val="13"/>
              </w:rPr>
            </w:pPr>
            <w:ins w:id="12568" w:author="Sean de Noronha | DRG" w:date="2026-09-29T16:58:00Z" w16du:dateUtc="2026-09-29T14:58:00Z">
              <w:r>
                <w:rPr>
                  <w:rFonts w:cs="Arial"/>
                  <w:sz w:val="13"/>
                  <w:szCs w:val="13"/>
                </w:rPr>
                <w:t>He</w:t>
              </w:r>
            </w:ins>
          </w:p>
        </w:tc>
        <w:tc>
          <w:tcPr>
            <w:tcW w:w="900" w:type="dxa"/>
            <w:vAlign w:val="center"/>
          </w:tcPr>
          <w:p w14:paraId="5E000DB6" w14:textId="77777777" w:rsidR="00C60D85" w:rsidRDefault="00000000">
            <w:pPr>
              <w:spacing w:after="0"/>
              <w:rPr>
                <w:ins w:id="12569" w:author="Sean de Noronha | DRG" w:date="2026-09-29T16:58:00Z" w16du:dateUtc="2026-09-29T14:58:00Z"/>
                <w:rFonts w:cs="Arial"/>
                <w:sz w:val="13"/>
                <w:szCs w:val="13"/>
              </w:rPr>
            </w:pPr>
            <w:ins w:id="12570" w:author="Sean de Noronha | DRG" w:date="2026-09-29T16:58:00Z" w16du:dateUtc="2026-09-29T14:58:00Z">
              <w:r>
                <w:rPr>
                  <w:rFonts w:cs="Arial"/>
                  <w:sz w:val="13"/>
                  <w:szCs w:val="13"/>
                </w:rPr>
                <w:t>1,210</w:t>
              </w:r>
            </w:ins>
          </w:p>
        </w:tc>
        <w:tc>
          <w:tcPr>
            <w:tcW w:w="800" w:type="dxa"/>
            <w:vAlign w:val="center"/>
          </w:tcPr>
          <w:p w14:paraId="5E000DB7" w14:textId="77777777" w:rsidR="00C60D85" w:rsidRDefault="00000000">
            <w:pPr>
              <w:spacing w:after="0"/>
              <w:rPr>
                <w:ins w:id="12571" w:author="Sean de Noronha | DRG" w:date="2026-09-29T16:58:00Z" w16du:dateUtc="2026-09-29T14:58:00Z"/>
                <w:rFonts w:cs="Arial"/>
                <w:sz w:val="13"/>
                <w:szCs w:val="13"/>
              </w:rPr>
            </w:pPr>
            <w:ins w:id="12572" w:author="Sean de Noronha | DRG" w:date="2026-09-29T16:58:00Z" w16du:dateUtc="2026-09-29T14:58:00Z">
              <w:r>
                <w:rPr>
                  <w:rFonts w:cs="Arial"/>
                  <w:sz w:val="13"/>
                  <w:szCs w:val="13"/>
                </w:rPr>
                <w:t>250 ft</w:t>
              </w:r>
            </w:ins>
          </w:p>
        </w:tc>
        <w:tc>
          <w:tcPr>
            <w:tcW w:w="880" w:type="dxa"/>
            <w:vAlign w:val="center"/>
          </w:tcPr>
          <w:p w14:paraId="5E000DB8" w14:textId="77777777" w:rsidR="00C60D85" w:rsidRDefault="00000000">
            <w:pPr>
              <w:spacing w:after="0"/>
              <w:rPr>
                <w:ins w:id="12573" w:author="Sean de Noronha | DRG" w:date="2026-09-29T16:58:00Z" w16du:dateUtc="2026-09-29T14:58:00Z"/>
                <w:rFonts w:cs="Arial"/>
                <w:sz w:val="13"/>
                <w:szCs w:val="13"/>
              </w:rPr>
            </w:pPr>
            <w:ins w:id="12574" w:author="Sean de Noronha | DRG" w:date="2026-09-29T16:58:00Z" w16du:dateUtc="2026-09-29T14:58:00Z">
              <w:r>
                <w:rPr>
                  <w:rFonts w:cs="Arial"/>
                  <w:sz w:val="13"/>
                  <w:szCs w:val="13"/>
                </w:rPr>
                <w:t>13.8</w:t>
              </w:r>
            </w:ins>
          </w:p>
        </w:tc>
        <w:tc>
          <w:tcPr>
            <w:tcW w:w="820" w:type="dxa"/>
            <w:vAlign w:val="center"/>
          </w:tcPr>
          <w:p w14:paraId="5E000DB9" w14:textId="77777777" w:rsidR="00C60D85" w:rsidRDefault="00000000">
            <w:pPr>
              <w:spacing w:after="0"/>
              <w:rPr>
                <w:ins w:id="12575" w:author="Sean de Noronha | DRG" w:date="2026-09-29T16:58:00Z" w16du:dateUtc="2026-09-29T14:58:00Z"/>
                <w:rFonts w:cs="Arial"/>
                <w:sz w:val="13"/>
                <w:szCs w:val="13"/>
              </w:rPr>
            </w:pPr>
            <w:ins w:id="12576" w:author="Sean de Noronha | DRG" w:date="2026-09-29T16:58:00Z" w16du:dateUtc="2026-09-29T14:58:00Z">
              <w:r>
                <w:rPr>
                  <w:rFonts w:cs="Arial"/>
                  <w:sz w:val="13"/>
                  <w:szCs w:val="13"/>
                </w:rPr>
                <w:t>10,300</w:t>
              </w:r>
            </w:ins>
          </w:p>
        </w:tc>
        <w:tc>
          <w:tcPr>
            <w:tcW w:w="1100" w:type="dxa"/>
            <w:vAlign w:val="center"/>
          </w:tcPr>
          <w:p w14:paraId="5E000DBA" w14:textId="77777777" w:rsidR="00C60D85" w:rsidRDefault="00000000">
            <w:pPr>
              <w:spacing w:after="0"/>
              <w:rPr>
                <w:ins w:id="12577" w:author="Sean de Noronha | DRG" w:date="2026-09-29T16:58:00Z" w16du:dateUtc="2026-09-29T14:58:00Z"/>
                <w:rFonts w:cs="Arial"/>
                <w:sz w:val="13"/>
                <w:szCs w:val="13"/>
              </w:rPr>
            </w:pPr>
            <w:ins w:id="12578" w:author="Sean de Noronha | DRG" w:date="2026-09-29T16:58:00Z" w16du:dateUtc="2026-09-29T14:58:00Z">
              <w:r>
                <w:rPr>
                  <w:rFonts w:cs="Arial"/>
                  <w:sz w:val="13"/>
                  <w:szCs w:val="13"/>
                </w:rPr>
                <w:t>75.4 (160)</w:t>
              </w:r>
            </w:ins>
          </w:p>
        </w:tc>
        <w:tc>
          <w:tcPr>
            <w:tcW w:w="700" w:type="dxa"/>
            <w:vAlign w:val="center"/>
          </w:tcPr>
          <w:p w14:paraId="5E000DBB" w14:textId="77777777" w:rsidR="00C60D85" w:rsidRDefault="00000000">
            <w:pPr>
              <w:spacing w:after="0"/>
              <w:rPr>
                <w:ins w:id="12579" w:author="Sean de Noronha | DRG" w:date="2026-09-29T16:58:00Z" w16du:dateUtc="2026-09-29T14:58:00Z"/>
                <w:rFonts w:cs="Arial"/>
                <w:sz w:val="13"/>
                <w:szCs w:val="13"/>
              </w:rPr>
            </w:pPr>
            <w:ins w:id="12580" w:author="Sean de Noronha | DRG" w:date="2026-09-29T16:58:00Z" w16du:dateUtc="2026-09-29T14:58:00Z">
              <w:r>
                <w:rPr>
                  <w:rFonts w:cs="Arial"/>
                  <w:sz w:val="13"/>
                  <w:szCs w:val="13"/>
                </w:rPr>
                <w:t>11.2</w:t>
              </w:r>
            </w:ins>
          </w:p>
        </w:tc>
      </w:tr>
      <w:tr w:rsidR="00C60D85" w14:paraId="1CB5571A" w14:textId="77777777">
        <w:trPr>
          <w:jc w:val="center"/>
          <w:ins w:id="12581" w:author="Sean de Noronha | DRG" w:date="2026-09-29T16:58:00Z"/>
        </w:trPr>
        <w:tc>
          <w:tcPr>
            <w:tcW w:w="560" w:type="dxa"/>
            <w:vAlign w:val="center"/>
          </w:tcPr>
          <w:p w14:paraId="5E000DBC" w14:textId="77777777" w:rsidR="00C60D85" w:rsidRDefault="00000000">
            <w:pPr>
              <w:spacing w:after="0"/>
              <w:rPr>
                <w:ins w:id="12582" w:author="Sean de Noronha | DRG" w:date="2026-09-29T16:58:00Z" w16du:dateUtc="2026-09-29T14:58:00Z"/>
                <w:rFonts w:cs="Arial"/>
                <w:sz w:val="13"/>
                <w:szCs w:val="13"/>
              </w:rPr>
            </w:pPr>
            <w:ins w:id="12583" w:author="Sean de Noronha | DRG" w:date="2026-09-29T16:58:00Z" w16du:dateUtc="2026-09-29T14:58:00Z">
              <w:r>
                <w:rPr>
                  <w:rFonts w:cs="Arial"/>
                  <w:sz w:val="13"/>
                  <w:szCs w:val="13"/>
                </w:rPr>
                <w:t>271</w:t>
              </w:r>
            </w:ins>
          </w:p>
        </w:tc>
        <w:tc>
          <w:tcPr>
            <w:tcW w:w="500" w:type="dxa"/>
            <w:vAlign w:val="center"/>
          </w:tcPr>
          <w:p w14:paraId="5E000DBD" w14:textId="77777777" w:rsidR="00C60D85" w:rsidRDefault="00000000">
            <w:pPr>
              <w:spacing w:after="0"/>
              <w:rPr>
                <w:ins w:id="12584" w:author="Sean de Noronha | DRG" w:date="2026-09-29T16:58:00Z" w16du:dateUtc="2026-09-29T14:58:00Z"/>
                <w:rFonts w:cs="Arial"/>
                <w:sz w:val="13"/>
                <w:szCs w:val="13"/>
              </w:rPr>
            </w:pPr>
            <w:ins w:id="12585" w:author="Sean de Noronha | DRG" w:date="2026-09-29T16:58:00Z" w16du:dateUtc="2026-09-29T14:58:00Z">
              <w:r>
                <w:rPr>
                  <w:rFonts w:cs="Arial"/>
                  <w:sz w:val="13"/>
                  <w:szCs w:val="13"/>
                </w:rPr>
                <w:t>T4</w:t>
              </w:r>
            </w:ins>
          </w:p>
        </w:tc>
        <w:tc>
          <w:tcPr>
            <w:tcW w:w="660" w:type="dxa"/>
            <w:vAlign w:val="center"/>
          </w:tcPr>
          <w:p w14:paraId="5E000DBE" w14:textId="77777777" w:rsidR="00C60D85" w:rsidRDefault="00000000">
            <w:pPr>
              <w:spacing w:after="0"/>
              <w:rPr>
                <w:ins w:id="12586" w:author="Sean de Noronha | DRG" w:date="2026-09-29T16:58:00Z" w16du:dateUtc="2026-09-29T14:58:00Z"/>
                <w:rFonts w:cs="Arial"/>
                <w:sz w:val="13"/>
                <w:szCs w:val="13"/>
              </w:rPr>
            </w:pPr>
            <w:ins w:id="12587" w:author="Sean de Noronha | DRG" w:date="2026-09-29T16:58:00Z" w16du:dateUtc="2026-09-29T14:58:00Z">
              <w:r>
                <w:rPr>
                  <w:rFonts w:cs="Arial"/>
                  <w:sz w:val="13"/>
                  <w:szCs w:val="13"/>
                </w:rPr>
                <w:t>2</w:t>
              </w:r>
            </w:ins>
          </w:p>
        </w:tc>
        <w:tc>
          <w:tcPr>
            <w:tcW w:w="1920" w:type="dxa"/>
            <w:vAlign w:val="center"/>
          </w:tcPr>
          <w:p w14:paraId="5E000DBF" w14:textId="77777777" w:rsidR="00C60D85" w:rsidRDefault="00000000">
            <w:pPr>
              <w:spacing w:after="0"/>
              <w:rPr>
                <w:ins w:id="12588" w:author="Sean de Noronha | DRG" w:date="2026-09-29T16:58:00Z" w16du:dateUtc="2026-09-29T14:58:00Z"/>
                <w:rFonts w:cs="Arial"/>
                <w:sz w:val="13"/>
                <w:szCs w:val="13"/>
              </w:rPr>
            </w:pPr>
            <w:ins w:id="12589" w:author="Sean de Noronha | DRG" w:date="2026-09-29T16:58:00Z" w16du:dateUtc="2026-09-29T14:58:00Z">
              <w:r>
                <w:rPr>
                  <w:rFonts w:cs="Arial"/>
                  <w:sz w:val="13"/>
                  <w:szCs w:val="13"/>
                </w:rPr>
                <w:t>CSST with four 90° bends and two end fittings, EHD 13</w:t>
              </w:r>
            </w:ins>
          </w:p>
        </w:tc>
        <w:tc>
          <w:tcPr>
            <w:tcW w:w="520" w:type="dxa"/>
            <w:vAlign w:val="center"/>
          </w:tcPr>
          <w:p w14:paraId="5E000DC0" w14:textId="77777777" w:rsidR="00C60D85" w:rsidRDefault="00000000">
            <w:pPr>
              <w:spacing w:after="0"/>
              <w:rPr>
                <w:ins w:id="12590" w:author="Sean de Noronha | DRG" w:date="2026-09-29T16:58:00Z" w16du:dateUtc="2026-09-29T14:58:00Z"/>
                <w:rFonts w:cs="Arial"/>
                <w:sz w:val="13"/>
                <w:szCs w:val="13"/>
              </w:rPr>
            </w:pPr>
            <w:ins w:id="12591" w:author="Sean de Noronha | DRG" w:date="2026-09-29T16:58:00Z" w16du:dateUtc="2026-09-29T14:58:00Z">
              <w:r>
                <w:rPr>
                  <w:rFonts w:cs="Arial"/>
                  <w:sz w:val="13"/>
                  <w:szCs w:val="13"/>
                </w:rPr>
                <w:t>He</w:t>
              </w:r>
            </w:ins>
          </w:p>
        </w:tc>
        <w:tc>
          <w:tcPr>
            <w:tcW w:w="900" w:type="dxa"/>
            <w:vAlign w:val="center"/>
          </w:tcPr>
          <w:p w14:paraId="5E000DC1" w14:textId="77777777" w:rsidR="00C60D85" w:rsidRDefault="00000000">
            <w:pPr>
              <w:spacing w:after="0"/>
              <w:rPr>
                <w:ins w:id="12592" w:author="Sean de Noronha | DRG" w:date="2026-09-29T16:58:00Z" w16du:dateUtc="2026-09-29T14:58:00Z"/>
                <w:rFonts w:cs="Arial"/>
                <w:sz w:val="13"/>
                <w:szCs w:val="13"/>
              </w:rPr>
            </w:pPr>
            <w:ins w:id="12593" w:author="Sean de Noronha | DRG" w:date="2026-09-29T16:58:00Z" w16du:dateUtc="2026-09-29T14:58:00Z">
              <w:r>
                <w:rPr>
                  <w:rFonts w:cs="Arial"/>
                  <w:sz w:val="13"/>
                  <w:szCs w:val="13"/>
                </w:rPr>
                <w:t>4,070</w:t>
              </w:r>
            </w:ins>
          </w:p>
        </w:tc>
        <w:tc>
          <w:tcPr>
            <w:tcW w:w="800" w:type="dxa"/>
            <w:vAlign w:val="center"/>
          </w:tcPr>
          <w:p w14:paraId="5E000DC2" w14:textId="77777777" w:rsidR="00C60D85" w:rsidRDefault="00000000">
            <w:pPr>
              <w:spacing w:after="0"/>
              <w:rPr>
                <w:ins w:id="12594" w:author="Sean de Noronha | DRG" w:date="2026-09-29T16:58:00Z" w16du:dateUtc="2026-09-29T14:58:00Z"/>
                <w:rFonts w:cs="Arial"/>
                <w:sz w:val="13"/>
                <w:szCs w:val="13"/>
              </w:rPr>
            </w:pPr>
            <w:ins w:id="12595" w:author="Sean de Noronha | DRG" w:date="2026-09-29T16:58:00Z" w16du:dateUtc="2026-09-29T14:58:00Z">
              <w:r>
                <w:rPr>
                  <w:rFonts w:cs="Arial"/>
                  <w:sz w:val="13"/>
                  <w:szCs w:val="13"/>
                </w:rPr>
                <w:t>30 ft</w:t>
              </w:r>
            </w:ins>
          </w:p>
        </w:tc>
        <w:tc>
          <w:tcPr>
            <w:tcW w:w="880" w:type="dxa"/>
            <w:vAlign w:val="center"/>
          </w:tcPr>
          <w:p w14:paraId="5E000DC3" w14:textId="77777777" w:rsidR="00C60D85" w:rsidRDefault="00000000">
            <w:pPr>
              <w:spacing w:after="0"/>
              <w:rPr>
                <w:ins w:id="12596" w:author="Sean de Noronha | DRG" w:date="2026-09-29T16:58:00Z" w16du:dateUtc="2026-09-29T14:58:00Z"/>
                <w:rFonts w:cs="Arial"/>
                <w:sz w:val="13"/>
                <w:szCs w:val="13"/>
              </w:rPr>
            </w:pPr>
            <w:ins w:id="12597" w:author="Sean de Noronha | DRG" w:date="2026-09-29T16:58:00Z" w16du:dateUtc="2026-09-29T14:58:00Z">
              <w:r>
                <w:rPr>
                  <w:rFonts w:cs="Arial"/>
                  <w:sz w:val="13"/>
                  <w:szCs w:val="13"/>
                </w:rPr>
                <w:t>34.5</w:t>
              </w:r>
            </w:ins>
          </w:p>
        </w:tc>
        <w:tc>
          <w:tcPr>
            <w:tcW w:w="820" w:type="dxa"/>
            <w:vAlign w:val="center"/>
          </w:tcPr>
          <w:p w14:paraId="5E000DC4" w14:textId="77777777" w:rsidR="00C60D85" w:rsidRDefault="00000000">
            <w:pPr>
              <w:spacing w:after="0"/>
              <w:rPr>
                <w:ins w:id="12598" w:author="Sean de Noronha | DRG" w:date="2026-09-29T16:58:00Z" w16du:dateUtc="2026-09-29T14:58:00Z"/>
                <w:rFonts w:cs="Arial"/>
                <w:sz w:val="13"/>
                <w:szCs w:val="13"/>
              </w:rPr>
            </w:pPr>
            <w:ins w:id="12599" w:author="Sean de Noronha | DRG" w:date="2026-09-29T16:58:00Z" w16du:dateUtc="2026-09-29T14:58:00Z">
              <w:r>
                <w:rPr>
                  <w:rFonts w:cs="Arial"/>
                  <w:sz w:val="13"/>
                  <w:szCs w:val="13"/>
                </w:rPr>
                <w:t>24,100</w:t>
              </w:r>
            </w:ins>
          </w:p>
        </w:tc>
        <w:tc>
          <w:tcPr>
            <w:tcW w:w="1100" w:type="dxa"/>
            <w:vAlign w:val="center"/>
          </w:tcPr>
          <w:p w14:paraId="5E000DC5" w14:textId="77777777" w:rsidR="00C60D85" w:rsidRDefault="00000000">
            <w:pPr>
              <w:spacing w:after="0"/>
              <w:rPr>
                <w:ins w:id="12600" w:author="Sean de Noronha | DRG" w:date="2026-09-29T16:58:00Z" w16du:dateUtc="2026-09-29T14:58:00Z"/>
                <w:rFonts w:cs="Arial"/>
                <w:sz w:val="13"/>
                <w:szCs w:val="13"/>
              </w:rPr>
            </w:pPr>
            <w:ins w:id="12601" w:author="Sean de Noronha | DRG" w:date="2026-09-29T16:58:00Z" w16du:dateUtc="2026-09-29T14:58:00Z">
              <w:r>
                <w:rPr>
                  <w:rFonts w:cs="Arial"/>
                  <w:sz w:val="13"/>
                  <w:szCs w:val="13"/>
                </w:rPr>
                <w:t>253 (536)</w:t>
              </w:r>
            </w:ins>
          </w:p>
        </w:tc>
        <w:tc>
          <w:tcPr>
            <w:tcW w:w="700" w:type="dxa"/>
            <w:vAlign w:val="center"/>
          </w:tcPr>
          <w:p w14:paraId="5E000DC6" w14:textId="77777777" w:rsidR="00C60D85" w:rsidRDefault="00000000">
            <w:pPr>
              <w:spacing w:after="0"/>
              <w:rPr>
                <w:ins w:id="12602" w:author="Sean de Noronha | DRG" w:date="2026-09-29T16:58:00Z" w16du:dateUtc="2026-09-29T14:58:00Z"/>
                <w:rFonts w:cs="Arial"/>
                <w:sz w:val="13"/>
                <w:szCs w:val="13"/>
              </w:rPr>
            </w:pPr>
            <w:ins w:id="12603" w:author="Sean de Noronha | DRG" w:date="2026-09-29T16:58:00Z" w16du:dateUtc="2026-09-29T14:58:00Z">
              <w:r>
                <w:rPr>
                  <w:rFonts w:cs="Arial"/>
                  <w:sz w:val="13"/>
                  <w:szCs w:val="13"/>
                </w:rPr>
                <w:t>33.3</w:t>
              </w:r>
            </w:ins>
          </w:p>
        </w:tc>
      </w:tr>
      <w:tr w:rsidR="00C60D85" w14:paraId="73DB3A5D" w14:textId="77777777">
        <w:trPr>
          <w:jc w:val="center"/>
          <w:ins w:id="12604" w:author="Sean de Noronha | DRG" w:date="2026-09-29T16:58:00Z"/>
        </w:trPr>
        <w:tc>
          <w:tcPr>
            <w:tcW w:w="560" w:type="dxa"/>
            <w:vAlign w:val="center"/>
          </w:tcPr>
          <w:p w14:paraId="5E000DC7" w14:textId="77777777" w:rsidR="00C60D85" w:rsidRDefault="00000000">
            <w:pPr>
              <w:spacing w:after="0"/>
              <w:rPr>
                <w:ins w:id="12605" w:author="Sean de Noronha | DRG" w:date="2026-09-29T16:58:00Z" w16du:dateUtc="2026-09-29T14:58:00Z"/>
                <w:rFonts w:cs="Arial"/>
                <w:sz w:val="13"/>
                <w:szCs w:val="13"/>
              </w:rPr>
            </w:pPr>
            <w:ins w:id="12606" w:author="Sean de Noronha | DRG" w:date="2026-09-29T16:58:00Z" w16du:dateUtc="2026-09-29T14:58:00Z">
              <w:r>
                <w:rPr>
                  <w:rFonts w:cs="Arial"/>
                  <w:sz w:val="13"/>
                  <w:szCs w:val="13"/>
                </w:rPr>
                <w:t>272</w:t>
              </w:r>
            </w:ins>
          </w:p>
        </w:tc>
        <w:tc>
          <w:tcPr>
            <w:tcW w:w="500" w:type="dxa"/>
            <w:vAlign w:val="center"/>
          </w:tcPr>
          <w:p w14:paraId="5E000DC8" w14:textId="77777777" w:rsidR="00C60D85" w:rsidRDefault="00000000">
            <w:pPr>
              <w:spacing w:after="0"/>
              <w:rPr>
                <w:ins w:id="12607" w:author="Sean de Noronha | DRG" w:date="2026-09-29T16:58:00Z" w16du:dateUtc="2026-09-29T14:58:00Z"/>
                <w:rFonts w:cs="Arial"/>
                <w:sz w:val="13"/>
                <w:szCs w:val="13"/>
              </w:rPr>
            </w:pPr>
            <w:ins w:id="12608" w:author="Sean de Noronha | DRG" w:date="2026-09-29T16:58:00Z" w16du:dateUtc="2026-09-29T14:58:00Z">
              <w:r>
                <w:rPr>
                  <w:rFonts w:cs="Arial"/>
                  <w:sz w:val="13"/>
                  <w:szCs w:val="13"/>
                </w:rPr>
                <w:t>T4</w:t>
              </w:r>
            </w:ins>
          </w:p>
        </w:tc>
        <w:tc>
          <w:tcPr>
            <w:tcW w:w="660" w:type="dxa"/>
            <w:vAlign w:val="center"/>
          </w:tcPr>
          <w:p w14:paraId="5E000DC9" w14:textId="77777777" w:rsidR="00C60D85" w:rsidRDefault="00000000">
            <w:pPr>
              <w:spacing w:after="0"/>
              <w:rPr>
                <w:ins w:id="12609" w:author="Sean de Noronha | DRG" w:date="2026-09-29T16:58:00Z" w16du:dateUtc="2026-09-29T14:58:00Z"/>
                <w:rFonts w:cs="Arial"/>
                <w:sz w:val="13"/>
                <w:szCs w:val="13"/>
              </w:rPr>
            </w:pPr>
            <w:ins w:id="12610" w:author="Sean de Noronha | DRG" w:date="2026-09-29T16:58:00Z" w16du:dateUtc="2026-09-29T14:58:00Z">
              <w:r>
                <w:rPr>
                  <w:rFonts w:cs="Arial"/>
                  <w:sz w:val="13"/>
                  <w:szCs w:val="13"/>
                </w:rPr>
                <w:t>2</w:t>
              </w:r>
            </w:ins>
          </w:p>
        </w:tc>
        <w:tc>
          <w:tcPr>
            <w:tcW w:w="1920" w:type="dxa"/>
            <w:vAlign w:val="center"/>
          </w:tcPr>
          <w:p w14:paraId="5E000DCA" w14:textId="77777777" w:rsidR="00C60D85" w:rsidRDefault="00000000">
            <w:pPr>
              <w:spacing w:after="0"/>
              <w:rPr>
                <w:ins w:id="12611" w:author="Sean de Noronha | DRG" w:date="2026-09-29T16:58:00Z" w16du:dateUtc="2026-09-29T14:58:00Z"/>
                <w:rFonts w:cs="Arial"/>
                <w:sz w:val="13"/>
                <w:szCs w:val="13"/>
              </w:rPr>
            </w:pPr>
            <w:ins w:id="12612" w:author="Sean de Noronha | DRG" w:date="2026-09-29T16:58:00Z" w16du:dateUtc="2026-09-29T14:58:00Z">
              <w:r>
                <w:rPr>
                  <w:rFonts w:cs="Arial"/>
                  <w:sz w:val="13"/>
                  <w:szCs w:val="13"/>
                </w:rPr>
                <w:t>CSST with four 90° bends and two end fittings, EHD 13</w:t>
              </w:r>
            </w:ins>
          </w:p>
        </w:tc>
        <w:tc>
          <w:tcPr>
            <w:tcW w:w="520" w:type="dxa"/>
            <w:vAlign w:val="center"/>
          </w:tcPr>
          <w:p w14:paraId="5E000DCB" w14:textId="77777777" w:rsidR="00C60D85" w:rsidRDefault="00000000">
            <w:pPr>
              <w:spacing w:after="0"/>
              <w:rPr>
                <w:ins w:id="12613" w:author="Sean de Noronha | DRG" w:date="2026-09-29T16:58:00Z" w16du:dateUtc="2026-09-29T14:58:00Z"/>
                <w:rFonts w:cs="Arial"/>
                <w:sz w:val="13"/>
                <w:szCs w:val="13"/>
              </w:rPr>
            </w:pPr>
            <w:ins w:id="12614" w:author="Sean de Noronha | DRG" w:date="2026-09-29T16:58:00Z" w16du:dateUtc="2026-09-29T14:58:00Z">
              <w:r>
                <w:rPr>
                  <w:rFonts w:cs="Arial"/>
                  <w:sz w:val="13"/>
                  <w:szCs w:val="13"/>
                </w:rPr>
                <w:t>He</w:t>
              </w:r>
            </w:ins>
          </w:p>
        </w:tc>
        <w:tc>
          <w:tcPr>
            <w:tcW w:w="900" w:type="dxa"/>
            <w:vAlign w:val="center"/>
          </w:tcPr>
          <w:p w14:paraId="5E000DCC" w14:textId="77777777" w:rsidR="00C60D85" w:rsidRDefault="00000000">
            <w:pPr>
              <w:spacing w:after="0"/>
              <w:rPr>
                <w:ins w:id="12615" w:author="Sean de Noronha | DRG" w:date="2026-09-29T16:58:00Z" w16du:dateUtc="2026-09-29T14:58:00Z"/>
                <w:rFonts w:cs="Arial"/>
                <w:sz w:val="13"/>
                <w:szCs w:val="13"/>
              </w:rPr>
            </w:pPr>
            <w:ins w:id="12616" w:author="Sean de Noronha | DRG" w:date="2026-09-29T16:58:00Z" w16du:dateUtc="2026-09-29T14:58:00Z">
              <w:r>
                <w:rPr>
                  <w:rFonts w:cs="Arial"/>
                  <w:sz w:val="13"/>
                  <w:szCs w:val="13"/>
                </w:rPr>
                <w:t>3,400</w:t>
              </w:r>
            </w:ins>
          </w:p>
        </w:tc>
        <w:tc>
          <w:tcPr>
            <w:tcW w:w="800" w:type="dxa"/>
            <w:vAlign w:val="center"/>
          </w:tcPr>
          <w:p w14:paraId="5E000DCD" w14:textId="77777777" w:rsidR="00C60D85" w:rsidRDefault="00000000">
            <w:pPr>
              <w:spacing w:after="0"/>
              <w:rPr>
                <w:ins w:id="12617" w:author="Sean de Noronha | DRG" w:date="2026-09-29T16:58:00Z" w16du:dateUtc="2026-09-29T14:58:00Z"/>
                <w:rFonts w:cs="Arial"/>
                <w:sz w:val="13"/>
                <w:szCs w:val="13"/>
              </w:rPr>
            </w:pPr>
            <w:ins w:id="12618" w:author="Sean de Noronha | DRG" w:date="2026-09-29T16:58:00Z" w16du:dateUtc="2026-09-29T14:58:00Z">
              <w:r>
                <w:rPr>
                  <w:rFonts w:cs="Arial"/>
                  <w:sz w:val="13"/>
                  <w:szCs w:val="13"/>
                </w:rPr>
                <w:t>50 ft</w:t>
              </w:r>
            </w:ins>
          </w:p>
        </w:tc>
        <w:tc>
          <w:tcPr>
            <w:tcW w:w="880" w:type="dxa"/>
            <w:vAlign w:val="center"/>
          </w:tcPr>
          <w:p w14:paraId="5E000DCE" w14:textId="77777777" w:rsidR="00C60D85" w:rsidRDefault="00000000">
            <w:pPr>
              <w:spacing w:after="0"/>
              <w:rPr>
                <w:ins w:id="12619" w:author="Sean de Noronha | DRG" w:date="2026-09-29T16:58:00Z" w16du:dateUtc="2026-09-29T14:58:00Z"/>
                <w:rFonts w:cs="Arial"/>
                <w:sz w:val="13"/>
                <w:szCs w:val="13"/>
              </w:rPr>
            </w:pPr>
            <w:ins w:id="12620" w:author="Sean de Noronha | DRG" w:date="2026-09-29T16:58:00Z" w16du:dateUtc="2026-09-29T14:58:00Z">
              <w:r>
                <w:rPr>
                  <w:rFonts w:cs="Arial"/>
                  <w:sz w:val="13"/>
                  <w:szCs w:val="13"/>
                </w:rPr>
                <w:t>34.5</w:t>
              </w:r>
            </w:ins>
          </w:p>
        </w:tc>
        <w:tc>
          <w:tcPr>
            <w:tcW w:w="820" w:type="dxa"/>
            <w:vAlign w:val="center"/>
          </w:tcPr>
          <w:p w14:paraId="5E000DCF" w14:textId="77777777" w:rsidR="00C60D85" w:rsidRDefault="00000000">
            <w:pPr>
              <w:spacing w:after="0"/>
              <w:rPr>
                <w:ins w:id="12621" w:author="Sean de Noronha | DRG" w:date="2026-09-29T16:58:00Z" w16du:dateUtc="2026-09-29T14:58:00Z"/>
                <w:rFonts w:cs="Arial"/>
                <w:sz w:val="13"/>
                <w:szCs w:val="13"/>
              </w:rPr>
            </w:pPr>
            <w:ins w:id="12622" w:author="Sean de Noronha | DRG" w:date="2026-09-29T16:58:00Z" w16du:dateUtc="2026-09-29T14:58:00Z">
              <w:r>
                <w:rPr>
                  <w:rFonts w:cs="Arial"/>
                  <w:sz w:val="13"/>
                  <w:szCs w:val="13"/>
                </w:rPr>
                <w:t>24,100</w:t>
              </w:r>
            </w:ins>
          </w:p>
        </w:tc>
        <w:tc>
          <w:tcPr>
            <w:tcW w:w="1100" w:type="dxa"/>
            <w:vAlign w:val="center"/>
          </w:tcPr>
          <w:p w14:paraId="5E000DD0" w14:textId="77777777" w:rsidR="00C60D85" w:rsidRDefault="00000000">
            <w:pPr>
              <w:spacing w:after="0"/>
              <w:rPr>
                <w:ins w:id="12623" w:author="Sean de Noronha | DRG" w:date="2026-09-29T16:58:00Z" w16du:dateUtc="2026-09-29T14:58:00Z"/>
                <w:rFonts w:cs="Arial"/>
                <w:sz w:val="13"/>
                <w:szCs w:val="13"/>
              </w:rPr>
            </w:pPr>
            <w:ins w:id="12624" w:author="Sean de Noronha | DRG" w:date="2026-09-29T16:58:00Z" w16du:dateUtc="2026-09-29T14:58:00Z">
              <w:r>
                <w:rPr>
                  <w:rFonts w:cs="Arial"/>
                  <w:sz w:val="13"/>
                  <w:szCs w:val="13"/>
                </w:rPr>
                <w:t>211 (448)</w:t>
              </w:r>
            </w:ins>
          </w:p>
        </w:tc>
        <w:tc>
          <w:tcPr>
            <w:tcW w:w="700" w:type="dxa"/>
            <w:vAlign w:val="center"/>
          </w:tcPr>
          <w:p w14:paraId="5E000DD1" w14:textId="77777777" w:rsidR="00C60D85" w:rsidRDefault="00000000">
            <w:pPr>
              <w:spacing w:after="0"/>
              <w:rPr>
                <w:ins w:id="12625" w:author="Sean de Noronha | DRG" w:date="2026-09-29T16:58:00Z" w16du:dateUtc="2026-09-29T14:58:00Z"/>
                <w:rFonts w:cs="Arial"/>
                <w:sz w:val="13"/>
                <w:szCs w:val="13"/>
              </w:rPr>
            </w:pPr>
            <w:ins w:id="12626" w:author="Sean de Noronha | DRG" w:date="2026-09-29T16:58:00Z" w16du:dateUtc="2026-09-29T14:58:00Z">
              <w:r>
                <w:rPr>
                  <w:rFonts w:cs="Arial"/>
                  <w:sz w:val="13"/>
                  <w:szCs w:val="13"/>
                </w:rPr>
                <w:t>27.8</w:t>
              </w:r>
            </w:ins>
          </w:p>
        </w:tc>
      </w:tr>
      <w:tr w:rsidR="00C60D85" w14:paraId="3C5AEB49" w14:textId="77777777">
        <w:trPr>
          <w:jc w:val="center"/>
          <w:ins w:id="12627" w:author="Sean de Noronha | DRG" w:date="2026-09-29T16:58:00Z"/>
        </w:trPr>
        <w:tc>
          <w:tcPr>
            <w:tcW w:w="560" w:type="dxa"/>
            <w:vAlign w:val="center"/>
          </w:tcPr>
          <w:p w14:paraId="5E000DD2" w14:textId="77777777" w:rsidR="00C60D85" w:rsidRDefault="00000000">
            <w:pPr>
              <w:spacing w:after="0"/>
              <w:rPr>
                <w:ins w:id="12628" w:author="Sean de Noronha | DRG" w:date="2026-09-29T16:58:00Z" w16du:dateUtc="2026-09-29T14:58:00Z"/>
                <w:rFonts w:cs="Arial"/>
                <w:sz w:val="13"/>
                <w:szCs w:val="13"/>
              </w:rPr>
            </w:pPr>
            <w:ins w:id="12629" w:author="Sean de Noronha | DRG" w:date="2026-09-29T16:58:00Z" w16du:dateUtc="2026-09-29T14:58:00Z">
              <w:r>
                <w:rPr>
                  <w:rFonts w:cs="Arial"/>
                  <w:sz w:val="13"/>
                  <w:szCs w:val="13"/>
                </w:rPr>
                <w:t>273</w:t>
              </w:r>
            </w:ins>
          </w:p>
        </w:tc>
        <w:tc>
          <w:tcPr>
            <w:tcW w:w="500" w:type="dxa"/>
            <w:vAlign w:val="center"/>
          </w:tcPr>
          <w:p w14:paraId="5E000DD3" w14:textId="77777777" w:rsidR="00C60D85" w:rsidRDefault="00000000">
            <w:pPr>
              <w:spacing w:after="0"/>
              <w:rPr>
                <w:ins w:id="12630" w:author="Sean de Noronha | DRG" w:date="2026-09-29T16:58:00Z" w16du:dateUtc="2026-09-29T14:58:00Z"/>
                <w:rFonts w:cs="Arial"/>
                <w:sz w:val="13"/>
                <w:szCs w:val="13"/>
              </w:rPr>
            </w:pPr>
            <w:ins w:id="12631" w:author="Sean de Noronha | DRG" w:date="2026-09-29T16:58:00Z" w16du:dateUtc="2026-09-29T14:58:00Z">
              <w:r>
                <w:rPr>
                  <w:rFonts w:cs="Arial"/>
                  <w:sz w:val="13"/>
                  <w:szCs w:val="13"/>
                </w:rPr>
                <w:t>T4</w:t>
              </w:r>
            </w:ins>
          </w:p>
        </w:tc>
        <w:tc>
          <w:tcPr>
            <w:tcW w:w="660" w:type="dxa"/>
            <w:vAlign w:val="center"/>
          </w:tcPr>
          <w:p w14:paraId="5E000DD4" w14:textId="77777777" w:rsidR="00C60D85" w:rsidRDefault="00000000">
            <w:pPr>
              <w:spacing w:after="0"/>
              <w:rPr>
                <w:ins w:id="12632" w:author="Sean de Noronha | DRG" w:date="2026-09-29T16:58:00Z" w16du:dateUtc="2026-09-29T14:58:00Z"/>
                <w:rFonts w:cs="Arial"/>
                <w:sz w:val="13"/>
                <w:szCs w:val="13"/>
              </w:rPr>
            </w:pPr>
            <w:ins w:id="12633" w:author="Sean de Noronha | DRG" w:date="2026-09-29T16:58:00Z" w16du:dateUtc="2026-09-29T14:58:00Z">
              <w:r>
                <w:rPr>
                  <w:rFonts w:cs="Arial"/>
                  <w:sz w:val="13"/>
                  <w:szCs w:val="13"/>
                </w:rPr>
                <w:t>2</w:t>
              </w:r>
            </w:ins>
          </w:p>
        </w:tc>
        <w:tc>
          <w:tcPr>
            <w:tcW w:w="1920" w:type="dxa"/>
            <w:vAlign w:val="center"/>
          </w:tcPr>
          <w:p w14:paraId="5E000DD5" w14:textId="77777777" w:rsidR="00C60D85" w:rsidRDefault="00000000">
            <w:pPr>
              <w:spacing w:after="0"/>
              <w:rPr>
                <w:ins w:id="12634" w:author="Sean de Noronha | DRG" w:date="2026-09-29T16:58:00Z" w16du:dateUtc="2026-09-29T14:58:00Z"/>
                <w:rFonts w:cs="Arial"/>
                <w:sz w:val="13"/>
                <w:szCs w:val="13"/>
              </w:rPr>
            </w:pPr>
            <w:ins w:id="12635" w:author="Sean de Noronha | DRG" w:date="2026-09-29T16:58:00Z" w16du:dateUtc="2026-09-29T14:58:00Z">
              <w:r>
                <w:rPr>
                  <w:rFonts w:cs="Arial"/>
                  <w:sz w:val="13"/>
                  <w:szCs w:val="13"/>
                </w:rPr>
                <w:t>CSST with four 90° bends and two end fittings, EHD 13</w:t>
              </w:r>
            </w:ins>
          </w:p>
        </w:tc>
        <w:tc>
          <w:tcPr>
            <w:tcW w:w="520" w:type="dxa"/>
            <w:vAlign w:val="center"/>
          </w:tcPr>
          <w:p w14:paraId="5E000DD6" w14:textId="77777777" w:rsidR="00C60D85" w:rsidRDefault="00000000">
            <w:pPr>
              <w:spacing w:after="0"/>
              <w:rPr>
                <w:ins w:id="12636" w:author="Sean de Noronha | DRG" w:date="2026-09-29T16:58:00Z" w16du:dateUtc="2026-09-29T14:58:00Z"/>
                <w:rFonts w:cs="Arial"/>
                <w:sz w:val="13"/>
                <w:szCs w:val="13"/>
              </w:rPr>
            </w:pPr>
            <w:ins w:id="12637" w:author="Sean de Noronha | DRG" w:date="2026-09-29T16:58:00Z" w16du:dateUtc="2026-09-29T14:58:00Z">
              <w:r>
                <w:rPr>
                  <w:rFonts w:cs="Arial"/>
                  <w:sz w:val="13"/>
                  <w:szCs w:val="13"/>
                </w:rPr>
                <w:t>He</w:t>
              </w:r>
            </w:ins>
          </w:p>
        </w:tc>
        <w:tc>
          <w:tcPr>
            <w:tcW w:w="900" w:type="dxa"/>
            <w:vAlign w:val="center"/>
          </w:tcPr>
          <w:p w14:paraId="5E000DD7" w14:textId="77777777" w:rsidR="00C60D85" w:rsidRDefault="00000000">
            <w:pPr>
              <w:spacing w:after="0"/>
              <w:rPr>
                <w:ins w:id="12638" w:author="Sean de Noronha | DRG" w:date="2026-09-29T16:58:00Z" w16du:dateUtc="2026-09-29T14:58:00Z"/>
                <w:rFonts w:cs="Arial"/>
                <w:sz w:val="13"/>
                <w:szCs w:val="13"/>
              </w:rPr>
            </w:pPr>
            <w:ins w:id="12639" w:author="Sean de Noronha | DRG" w:date="2026-09-29T16:58:00Z" w16du:dateUtc="2026-09-29T14:58:00Z">
              <w:r>
                <w:rPr>
                  <w:rFonts w:cs="Arial"/>
                  <w:sz w:val="13"/>
                  <w:szCs w:val="13"/>
                </w:rPr>
                <w:t>2,840</w:t>
              </w:r>
            </w:ins>
          </w:p>
        </w:tc>
        <w:tc>
          <w:tcPr>
            <w:tcW w:w="800" w:type="dxa"/>
            <w:vAlign w:val="center"/>
          </w:tcPr>
          <w:p w14:paraId="5E000DD8" w14:textId="77777777" w:rsidR="00C60D85" w:rsidRDefault="00000000">
            <w:pPr>
              <w:spacing w:after="0"/>
              <w:rPr>
                <w:ins w:id="12640" w:author="Sean de Noronha | DRG" w:date="2026-09-29T16:58:00Z" w16du:dateUtc="2026-09-29T14:58:00Z"/>
                <w:rFonts w:cs="Arial"/>
                <w:sz w:val="13"/>
                <w:szCs w:val="13"/>
              </w:rPr>
            </w:pPr>
            <w:ins w:id="12641" w:author="Sean de Noronha | DRG" w:date="2026-09-29T16:58:00Z" w16du:dateUtc="2026-09-29T14:58:00Z">
              <w:r>
                <w:rPr>
                  <w:rFonts w:cs="Arial"/>
                  <w:sz w:val="13"/>
                  <w:szCs w:val="13"/>
                </w:rPr>
                <w:t>80 ft</w:t>
              </w:r>
            </w:ins>
          </w:p>
        </w:tc>
        <w:tc>
          <w:tcPr>
            <w:tcW w:w="880" w:type="dxa"/>
            <w:vAlign w:val="center"/>
          </w:tcPr>
          <w:p w14:paraId="5E000DD9" w14:textId="77777777" w:rsidR="00C60D85" w:rsidRDefault="00000000">
            <w:pPr>
              <w:spacing w:after="0"/>
              <w:rPr>
                <w:ins w:id="12642" w:author="Sean de Noronha | DRG" w:date="2026-09-29T16:58:00Z" w16du:dateUtc="2026-09-29T14:58:00Z"/>
                <w:rFonts w:cs="Arial"/>
                <w:sz w:val="13"/>
                <w:szCs w:val="13"/>
              </w:rPr>
            </w:pPr>
            <w:ins w:id="12643" w:author="Sean de Noronha | DRG" w:date="2026-09-29T16:58:00Z" w16du:dateUtc="2026-09-29T14:58:00Z">
              <w:r>
                <w:rPr>
                  <w:rFonts w:cs="Arial"/>
                  <w:sz w:val="13"/>
                  <w:szCs w:val="13"/>
                </w:rPr>
                <w:t>34.5</w:t>
              </w:r>
            </w:ins>
          </w:p>
        </w:tc>
        <w:tc>
          <w:tcPr>
            <w:tcW w:w="820" w:type="dxa"/>
            <w:vAlign w:val="center"/>
          </w:tcPr>
          <w:p w14:paraId="5E000DDA" w14:textId="77777777" w:rsidR="00C60D85" w:rsidRDefault="00000000">
            <w:pPr>
              <w:spacing w:after="0"/>
              <w:rPr>
                <w:ins w:id="12644" w:author="Sean de Noronha | DRG" w:date="2026-09-29T16:58:00Z" w16du:dateUtc="2026-09-29T14:58:00Z"/>
                <w:rFonts w:cs="Arial"/>
                <w:sz w:val="13"/>
                <w:szCs w:val="13"/>
              </w:rPr>
            </w:pPr>
            <w:ins w:id="12645" w:author="Sean de Noronha | DRG" w:date="2026-09-29T16:58:00Z" w16du:dateUtc="2026-09-29T14:58:00Z">
              <w:r>
                <w:rPr>
                  <w:rFonts w:cs="Arial"/>
                  <w:sz w:val="13"/>
                  <w:szCs w:val="13"/>
                </w:rPr>
                <w:t>24,100</w:t>
              </w:r>
            </w:ins>
          </w:p>
        </w:tc>
        <w:tc>
          <w:tcPr>
            <w:tcW w:w="1100" w:type="dxa"/>
            <w:vAlign w:val="center"/>
          </w:tcPr>
          <w:p w14:paraId="5E000DDB" w14:textId="77777777" w:rsidR="00C60D85" w:rsidRDefault="00000000">
            <w:pPr>
              <w:spacing w:after="0"/>
              <w:rPr>
                <w:ins w:id="12646" w:author="Sean de Noronha | DRG" w:date="2026-09-29T16:58:00Z" w16du:dateUtc="2026-09-29T14:58:00Z"/>
                <w:rFonts w:cs="Arial"/>
                <w:sz w:val="13"/>
                <w:szCs w:val="13"/>
              </w:rPr>
            </w:pPr>
            <w:ins w:id="12647" w:author="Sean de Noronha | DRG" w:date="2026-09-29T16:58:00Z" w16du:dateUtc="2026-09-29T14:58:00Z">
              <w:r>
                <w:rPr>
                  <w:rFonts w:cs="Arial"/>
                  <w:sz w:val="13"/>
                  <w:szCs w:val="13"/>
                </w:rPr>
                <w:t>176 (374)</w:t>
              </w:r>
            </w:ins>
          </w:p>
        </w:tc>
        <w:tc>
          <w:tcPr>
            <w:tcW w:w="700" w:type="dxa"/>
            <w:vAlign w:val="center"/>
          </w:tcPr>
          <w:p w14:paraId="5E000DDC" w14:textId="77777777" w:rsidR="00C60D85" w:rsidRDefault="00000000">
            <w:pPr>
              <w:spacing w:after="0"/>
              <w:rPr>
                <w:ins w:id="12648" w:author="Sean de Noronha | DRG" w:date="2026-09-29T16:58:00Z" w16du:dateUtc="2026-09-29T14:58:00Z"/>
                <w:rFonts w:cs="Arial"/>
                <w:sz w:val="13"/>
                <w:szCs w:val="13"/>
              </w:rPr>
            </w:pPr>
            <w:ins w:id="12649" w:author="Sean de Noronha | DRG" w:date="2026-09-29T16:58:00Z" w16du:dateUtc="2026-09-29T14:58:00Z">
              <w:r>
                <w:rPr>
                  <w:rFonts w:cs="Arial"/>
                  <w:sz w:val="13"/>
                  <w:szCs w:val="13"/>
                </w:rPr>
                <w:t>23.2</w:t>
              </w:r>
            </w:ins>
          </w:p>
        </w:tc>
      </w:tr>
      <w:tr w:rsidR="00C60D85" w14:paraId="07011FC6" w14:textId="77777777">
        <w:trPr>
          <w:jc w:val="center"/>
          <w:ins w:id="12650" w:author="Sean de Noronha | DRG" w:date="2026-09-29T16:58:00Z"/>
        </w:trPr>
        <w:tc>
          <w:tcPr>
            <w:tcW w:w="560" w:type="dxa"/>
            <w:vAlign w:val="center"/>
          </w:tcPr>
          <w:p w14:paraId="5E000DDD" w14:textId="77777777" w:rsidR="00C60D85" w:rsidRDefault="00000000">
            <w:pPr>
              <w:spacing w:after="0"/>
              <w:rPr>
                <w:ins w:id="12651" w:author="Sean de Noronha | DRG" w:date="2026-09-29T16:58:00Z" w16du:dateUtc="2026-09-29T14:58:00Z"/>
                <w:rFonts w:cs="Arial"/>
                <w:sz w:val="13"/>
                <w:szCs w:val="13"/>
              </w:rPr>
            </w:pPr>
            <w:ins w:id="12652" w:author="Sean de Noronha | DRG" w:date="2026-09-29T16:58:00Z" w16du:dateUtc="2026-09-29T14:58:00Z">
              <w:r>
                <w:rPr>
                  <w:rFonts w:cs="Arial"/>
                  <w:sz w:val="13"/>
                  <w:szCs w:val="13"/>
                </w:rPr>
                <w:t>274</w:t>
              </w:r>
            </w:ins>
          </w:p>
        </w:tc>
        <w:tc>
          <w:tcPr>
            <w:tcW w:w="500" w:type="dxa"/>
            <w:vAlign w:val="center"/>
          </w:tcPr>
          <w:p w14:paraId="5E000DDE" w14:textId="77777777" w:rsidR="00C60D85" w:rsidRDefault="00000000">
            <w:pPr>
              <w:spacing w:after="0"/>
              <w:rPr>
                <w:ins w:id="12653" w:author="Sean de Noronha | DRG" w:date="2026-09-29T16:58:00Z" w16du:dateUtc="2026-09-29T14:58:00Z"/>
                <w:rFonts w:cs="Arial"/>
                <w:sz w:val="13"/>
                <w:szCs w:val="13"/>
              </w:rPr>
            </w:pPr>
            <w:ins w:id="12654" w:author="Sean de Noronha | DRG" w:date="2026-09-29T16:58:00Z" w16du:dateUtc="2026-09-29T14:58:00Z">
              <w:r>
                <w:rPr>
                  <w:rFonts w:cs="Arial"/>
                  <w:sz w:val="13"/>
                  <w:szCs w:val="13"/>
                </w:rPr>
                <w:t>T4</w:t>
              </w:r>
            </w:ins>
          </w:p>
        </w:tc>
        <w:tc>
          <w:tcPr>
            <w:tcW w:w="660" w:type="dxa"/>
            <w:vAlign w:val="center"/>
          </w:tcPr>
          <w:p w14:paraId="5E000DDF" w14:textId="77777777" w:rsidR="00C60D85" w:rsidRDefault="00000000">
            <w:pPr>
              <w:spacing w:after="0"/>
              <w:rPr>
                <w:ins w:id="12655" w:author="Sean de Noronha | DRG" w:date="2026-09-29T16:58:00Z" w16du:dateUtc="2026-09-29T14:58:00Z"/>
                <w:rFonts w:cs="Arial"/>
                <w:sz w:val="13"/>
                <w:szCs w:val="13"/>
              </w:rPr>
            </w:pPr>
            <w:ins w:id="12656" w:author="Sean de Noronha | DRG" w:date="2026-09-29T16:58:00Z" w16du:dateUtc="2026-09-29T14:58:00Z">
              <w:r>
                <w:rPr>
                  <w:rFonts w:cs="Arial"/>
                  <w:sz w:val="13"/>
                  <w:szCs w:val="13"/>
                </w:rPr>
                <w:t>2</w:t>
              </w:r>
            </w:ins>
          </w:p>
        </w:tc>
        <w:tc>
          <w:tcPr>
            <w:tcW w:w="1920" w:type="dxa"/>
            <w:vAlign w:val="center"/>
          </w:tcPr>
          <w:p w14:paraId="5E000DE0" w14:textId="77777777" w:rsidR="00C60D85" w:rsidRDefault="00000000">
            <w:pPr>
              <w:spacing w:after="0"/>
              <w:rPr>
                <w:ins w:id="12657" w:author="Sean de Noronha | DRG" w:date="2026-09-29T16:58:00Z" w16du:dateUtc="2026-09-29T14:58:00Z"/>
                <w:rFonts w:cs="Arial"/>
                <w:sz w:val="13"/>
                <w:szCs w:val="13"/>
              </w:rPr>
            </w:pPr>
            <w:ins w:id="12658" w:author="Sean de Noronha | DRG" w:date="2026-09-29T16:58:00Z" w16du:dateUtc="2026-09-29T14:58:00Z">
              <w:r>
                <w:rPr>
                  <w:rFonts w:cs="Arial"/>
                  <w:sz w:val="13"/>
                  <w:szCs w:val="13"/>
                </w:rPr>
                <w:t>CSST with four 90° bends and two end fittings, EHD 13</w:t>
              </w:r>
            </w:ins>
          </w:p>
        </w:tc>
        <w:tc>
          <w:tcPr>
            <w:tcW w:w="520" w:type="dxa"/>
            <w:vAlign w:val="center"/>
          </w:tcPr>
          <w:p w14:paraId="5E000DE1" w14:textId="77777777" w:rsidR="00C60D85" w:rsidRDefault="00000000">
            <w:pPr>
              <w:spacing w:after="0"/>
              <w:rPr>
                <w:ins w:id="12659" w:author="Sean de Noronha | DRG" w:date="2026-09-29T16:58:00Z" w16du:dateUtc="2026-09-29T14:58:00Z"/>
                <w:rFonts w:cs="Arial"/>
                <w:sz w:val="13"/>
                <w:szCs w:val="13"/>
              </w:rPr>
            </w:pPr>
            <w:ins w:id="12660" w:author="Sean de Noronha | DRG" w:date="2026-09-29T16:58:00Z" w16du:dateUtc="2026-09-29T14:58:00Z">
              <w:r>
                <w:rPr>
                  <w:rFonts w:cs="Arial"/>
                  <w:sz w:val="13"/>
                  <w:szCs w:val="13"/>
                </w:rPr>
                <w:t>He</w:t>
              </w:r>
            </w:ins>
          </w:p>
        </w:tc>
        <w:tc>
          <w:tcPr>
            <w:tcW w:w="900" w:type="dxa"/>
            <w:vAlign w:val="center"/>
          </w:tcPr>
          <w:p w14:paraId="5E000DE2" w14:textId="77777777" w:rsidR="00C60D85" w:rsidRDefault="00000000">
            <w:pPr>
              <w:spacing w:after="0"/>
              <w:rPr>
                <w:ins w:id="12661" w:author="Sean de Noronha | DRG" w:date="2026-09-29T16:58:00Z" w16du:dateUtc="2026-09-29T14:58:00Z"/>
                <w:rFonts w:cs="Arial"/>
                <w:sz w:val="13"/>
                <w:szCs w:val="13"/>
              </w:rPr>
            </w:pPr>
            <w:ins w:id="12662" w:author="Sean de Noronha | DRG" w:date="2026-09-29T16:58:00Z" w16du:dateUtc="2026-09-29T14:58:00Z">
              <w:r>
                <w:rPr>
                  <w:rFonts w:cs="Arial"/>
                  <w:sz w:val="13"/>
                  <w:szCs w:val="13"/>
                </w:rPr>
                <w:t>2,650</w:t>
              </w:r>
            </w:ins>
          </w:p>
        </w:tc>
        <w:tc>
          <w:tcPr>
            <w:tcW w:w="800" w:type="dxa"/>
            <w:vAlign w:val="center"/>
          </w:tcPr>
          <w:p w14:paraId="5E000DE3" w14:textId="77777777" w:rsidR="00C60D85" w:rsidRDefault="00000000">
            <w:pPr>
              <w:spacing w:after="0"/>
              <w:rPr>
                <w:ins w:id="12663" w:author="Sean de Noronha | DRG" w:date="2026-09-29T16:58:00Z" w16du:dateUtc="2026-09-29T14:58:00Z"/>
                <w:rFonts w:cs="Arial"/>
                <w:sz w:val="13"/>
                <w:szCs w:val="13"/>
              </w:rPr>
            </w:pPr>
            <w:ins w:id="12664" w:author="Sean de Noronha | DRG" w:date="2026-09-29T16:58:00Z" w16du:dateUtc="2026-09-29T14:58:00Z">
              <w:r>
                <w:rPr>
                  <w:rFonts w:cs="Arial"/>
                  <w:sz w:val="13"/>
                  <w:szCs w:val="13"/>
                </w:rPr>
                <w:t>100 ft</w:t>
              </w:r>
            </w:ins>
          </w:p>
        </w:tc>
        <w:tc>
          <w:tcPr>
            <w:tcW w:w="880" w:type="dxa"/>
            <w:vAlign w:val="center"/>
          </w:tcPr>
          <w:p w14:paraId="5E000DE4" w14:textId="77777777" w:rsidR="00C60D85" w:rsidRDefault="00000000">
            <w:pPr>
              <w:spacing w:after="0"/>
              <w:rPr>
                <w:ins w:id="12665" w:author="Sean de Noronha | DRG" w:date="2026-09-29T16:58:00Z" w16du:dateUtc="2026-09-29T14:58:00Z"/>
                <w:rFonts w:cs="Arial"/>
                <w:sz w:val="13"/>
                <w:szCs w:val="13"/>
              </w:rPr>
            </w:pPr>
            <w:ins w:id="12666" w:author="Sean de Noronha | DRG" w:date="2026-09-29T16:58:00Z" w16du:dateUtc="2026-09-29T14:58:00Z">
              <w:r>
                <w:rPr>
                  <w:rFonts w:cs="Arial"/>
                  <w:sz w:val="13"/>
                  <w:szCs w:val="13"/>
                </w:rPr>
                <w:t>34.5</w:t>
              </w:r>
            </w:ins>
          </w:p>
        </w:tc>
        <w:tc>
          <w:tcPr>
            <w:tcW w:w="820" w:type="dxa"/>
            <w:vAlign w:val="center"/>
          </w:tcPr>
          <w:p w14:paraId="5E000DE5" w14:textId="77777777" w:rsidR="00C60D85" w:rsidRDefault="00000000">
            <w:pPr>
              <w:spacing w:after="0"/>
              <w:rPr>
                <w:ins w:id="12667" w:author="Sean de Noronha | DRG" w:date="2026-09-29T16:58:00Z" w16du:dateUtc="2026-09-29T14:58:00Z"/>
                <w:rFonts w:cs="Arial"/>
                <w:sz w:val="13"/>
                <w:szCs w:val="13"/>
              </w:rPr>
            </w:pPr>
            <w:ins w:id="12668" w:author="Sean de Noronha | DRG" w:date="2026-09-29T16:58:00Z" w16du:dateUtc="2026-09-29T14:58:00Z">
              <w:r>
                <w:rPr>
                  <w:rFonts w:cs="Arial"/>
                  <w:sz w:val="13"/>
                  <w:szCs w:val="13"/>
                </w:rPr>
                <w:t>24,100</w:t>
              </w:r>
            </w:ins>
          </w:p>
        </w:tc>
        <w:tc>
          <w:tcPr>
            <w:tcW w:w="1100" w:type="dxa"/>
            <w:vAlign w:val="center"/>
          </w:tcPr>
          <w:p w14:paraId="5E000DE6" w14:textId="77777777" w:rsidR="00C60D85" w:rsidRDefault="00000000">
            <w:pPr>
              <w:spacing w:after="0"/>
              <w:rPr>
                <w:ins w:id="12669" w:author="Sean de Noronha | DRG" w:date="2026-09-29T16:58:00Z" w16du:dateUtc="2026-09-29T14:58:00Z"/>
                <w:rFonts w:cs="Arial"/>
                <w:sz w:val="13"/>
                <w:szCs w:val="13"/>
              </w:rPr>
            </w:pPr>
            <w:ins w:id="12670" w:author="Sean de Noronha | DRG" w:date="2026-09-29T16:58:00Z" w16du:dateUtc="2026-09-29T14:58:00Z">
              <w:r>
                <w:rPr>
                  <w:rFonts w:cs="Arial"/>
                  <w:sz w:val="13"/>
                  <w:szCs w:val="13"/>
                </w:rPr>
                <w:t>165 (349)</w:t>
              </w:r>
            </w:ins>
          </w:p>
        </w:tc>
        <w:tc>
          <w:tcPr>
            <w:tcW w:w="700" w:type="dxa"/>
            <w:vAlign w:val="center"/>
          </w:tcPr>
          <w:p w14:paraId="5E000DE7" w14:textId="77777777" w:rsidR="00C60D85" w:rsidRDefault="00000000">
            <w:pPr>
              <w:spacing w:after="0"/>
              <w:rPr>
                <w:ins w:id="12671" w:author="Sean de Noronha | DRG" w:date="2026-09-29T16:58:00Z" w16du:dateUtc="2026-09-29T14:58:00Z"/>
                <w:rFonts w:cs="Arial"/>
                <w:sz w:val="13"/>
                <w:szCs w:val="13"/>
              </w:rPr>
            </w:pPr>
            <w:ins w:id="12672" w:author="Sean de Noronha | DRG" w:date="2026-09-29T16:58:00Z" w16du:dateUtc="2026-09-29T14:58:00Z">
              <w:r>
                <w:rPr>
                  <w:rFonts w:cs="Arial"/>
                  <w:sz w:val="13"/>
                  <w:szCs w:val="13"/>
                </w:rPr>
                <w:t>21.7</w:t>
              </w:r>
            </w:ins>
          </w:p>
        </w:tc>
      </w:tr>
      <w:tr w:rsidR="00C60D85" w14:paraId="512C90A6" w14:textId="77777777">
        <w:trPr>
          <w:jc w:val="center"/>
          <w:ins w:id="12673" w:author="Sean de Noronha | DRG" w:date="2026-09-29T16:58:00Z"/>
        </w:trPr>
        <w:tc>
          <w:tcPr>
            <w:tcW w:w="560" w:type="dxa"/>
            <w:vAlign w:val="center"/>
          </w:tcPr>
          <w:p w14:paraId="5E000DE8" w14:textId="77777777" w:rsidR="00C60D85" w:rsidRDefault="00000000">
            <w:pPr>
              <w:spacing w:after="0"/>
              <w:rPr>
                <w:ins w:id="12674" w:author="Sean de Noronha | DRG" w:date="2026-09-29T16:58:00Z" w16du:dateUtc="2026-09-29T14:58:00Z"/>
                <w:rFonts w:cs="Arial"/>
                <w:sz w:val="13"/>
                <w:szCs w:val="13"/>
              </w:rPr>
            </w:pPr>
            <w:ins w:id="12675" w:author="Sean de Noronha | DRG" w:date="2026-09-29T16:58:00Z" w16du:dateUtc="2026-09-29T14:58:00Z">
              <w:r>
                <w:rPr>
                  <w:rFonts w:cs="Arial"/>
                  <w:sz w:val="13"/>
                  <w:szCs w:val="13"/>
                </w:rPr>
                <w:t>275</w:t>
              </w:r>
            </w:ins>
          </w:p>
        </w:tc>
        <w:tc>
          <w:tcPr>
            <w:tcW w:w="500" w:type="dxa"/>
            <w:vAlign w:val="center"/>
          </w:tcPr>
          <w:p w14:paraId="5E000DE9" w14:textId="77777777" w:rsidR="00C60D85" w:rsidRDefault="00000000">
            <w:pPr>
              <w:spacing w:after="0"/>
              <w:rPr>
                <w:ins w:id="12676" w:author="Sean de Noronha | DRG" w:date="2026-09-29T16:58:00Z" w16du:dateUtc="2026-09-29T14:58:00Z"/>
                <w:rFonts w:cs="Arial"/>
                <w:sz w:val="13"/>
                <w:szCs w:val="13"/>
              </w:rPr>
            </w:pPr>
            <w:ins w:id="12677" w:author="Sean de Noronha | DRG" w:date="2026-09-29T16:58:00Z" w16du:dateUtc="2026-09-29T14:58:00Z">
              <w:r>
                <w:rPr>
                  <w:rFonts w:cs="Arial"/>
                  <w:sz w:val="13"/>
                  <w:szCs w:val="13"/>
                </w:rPr>
                <w:t>T4</w:t>
              </w:r>
            </w:ins>
          </w:p>
        </w:tc>
        <w:tc>
          <w:tcPr>
            <w:tcW w:w="660" w:type="dxa"/>
            <w:vAlign w:val="center"/>
          </w:tcPr>
          <w:p w14:paraId="5E000DEA" w14:textId="77777777" w:rsidR="00C60D85" w:rsidRDefault="00000000">
            <w:pPr>
              <w:spacing w:after="0"/>
              <w:rPr>
                <w:ins w:id="12678" w:author="Sean de Noronha | DRG" w:date="2026-09-29T16:58:00Z" w16du:dateUtc="2026-09-29T14:58:00Z"/>
                <w:rFonts w:cs="Arial"/>
                <w:sz w:val="13"/>
                <w:szCs w:val="13"/>
              </w:rPr>
            </w:pPr>
            <w:ins w:id="12679" w:author="Sean de Noronha | DRG" w:date="2026-09-29T16:58:00Z" w16du:dateUtc="2026-09-29T14:58:00Z">
              <w:r>
                <w:rPr>
                  <w:rFonts w:cs="Arial"/>
                  <w:sz w:val="13"/>
                  <w:szCs w:val="13"/>
                </w:rPr>
                <w:t>2</w:t>
              </w:r>
            </w:ins>
          </w:p>
        </w:tc>
        <w:tc>
          <w:tcPr>
            <w:tcW w:w="1920" w:type="dxa"/>
            <w:vAlign w:val="center"/>
          </w:tcPr>
          <w:p w14:paraId="5E000DEB" w14:textId="77777777" w:rsidR="00C60D85" w:rsidRDefault="00000000">
            <w:pPr>
              <w:spacing w:after="0"/>
              <w:rPr>
                <w:ins w:id="12680" w:author="Sean de Noronha | DRG" w:date="2026-09-29T16:58:00Z" w16du:dateUtc="2026-09-29T14:58:00Z"/>
                <w:rFonts w:cs="Arial"/>
                <w:sz w:val="13"/>
                <w:szCs w:val="13"/>
              </w:rPr>
            </w:pPr>
            <w:ins w:id="12681" w:author="Sean de Noronha | DRG" w:date="2026-09-29T16:58:00Z" w16du:dateUtc="2026-09-29T14:58:00Z">
              <w:r>
                <w:rPr>
                  <w:rFonts w:cs="Arial"/>
                  <w:sz w:val="13"/>
                  <w:szCs w:val="13"/>
                </w:rPr>
                <w:t>CSST with four 90° bends and two end fittings, EHD 13</w:t>
              </w:r>
            </w:ins>
          </w:p>
        </w:tc>
        <w:tc>
          <w:tcPr>
            <w:tcW w:w="520" w:type="dxa"/>
            <w:vAlign w:val="center"/>
          </w:tcPr>
          <w:p w14:paraId="5E000DEC" w14:textId="77777777" w:rsidR="00C60D85" w:rsidRDefault="00000000">
            <w:pPr>
              <w:spacing w:after="0"/>
              <w:rPr>
                <w:ins w:id="12682" w:author="Sean de Noronha | DRG" w:date="2026-09-29T16:58:00Z" w16du:dateUtc="2026-09-29T14:58:00Z"/>
                <w:rFonts w:cs="Arial"/>
                <w:sz w:val="13"/>
                <w:szCs w:val="13"/>
              </w:rPr>
            </w:pPr>
            <w:ins w:id="12683" w:author="Sean de Noronha | DRG" w:date="2026-09-29T16:58:00Z" w16du:dateUtc="2026-09-29T14:58:00Z">
              <w:r>
                <w:rPr>
                  <w:rFonts w:cs="Arial"/>
                  <w:sz w:val="13"/>
                  <w:szCs w:val="13"/>
                </w:rPr>
                <w:t>He</w:t>
              </w:r>
            </w:ins>
          </w:p>
        </w:tc>
        <w:tc>
          <w:tcPr>
            <w:tcW w:w="900" w:type="dxa"/>
            <w:vAlign w:val="center"/>
          </w:tcPr>
          <w:p w14:paraId="5E000DED" w14:textId="77777777" w:rsidR="00C60D85" w:rsidRDefault="00000000">
            <w:pPr>
              <w:spacing w:after="0"/>
              <w:rPr>
                <w:ins w:id="12684" w:author="Sean de Noronha | DRG" w:date="2026-09-29T16:58:00Z" w16du:dateUtc="2026-09-29T14:58:00Z"/>
                <w:rFonts w:cs="Arial"/>
                <w:sz w:val="13"/>
                <w:szCs w:val="13"/>
              </w:rPr>
            </w:pPr>
            <w:ins w:id="12685" w:author="Sean de Noronha | DRG" w:date="2026-09-29T16:58:00Z" w16du:dateUtc="2026-09-29T14:58:00Z">
              <w:r>
                <w:rPr>
                  <w:rFonts w:cs="Arial"/>
                  <w:sz w:val="13"/>
                  <w:szCs w:val="13"/>
                </w:rPr>
                <w:t>2,250</w:t>
              </w:r>
            </w:ins>
          </w:p>
        </w:tc>
        <w:tc>
          <w:tcPr>
            <w:tcW w:w="800" w:type="dxa"/>
            <w:vAlign w:val="center"/>
          </w:tcPr>
          <w:p w14:paraId="5E000DEE" w14:textId="77777777" w:rsidR="00C60D85" w:rsidRDefault="00000000">
            <w:pPr>
              <w:spacing w:after="0"/>
              <w:rPr>
                <w:ins w:id="12686" w:author="Sean de Noronha | DRG" w:date="2026-09-29T16:58:00Z" w16du:dateUtc="2026-09-29T14:58:00Z"/>
                <w:rFonts w:cs="Arial"/>
                <w:sz w:val="13"/>
                <w:szCs w:val="13"/>
              </w:rPr>
            </w:pPr>
            <w:ins w:id="12687" w:author="Sean de Noronha | DRG" w:date="2026-09-29T16:58:00Z" w16du:dateUtc="2026-09-29T14:58:00Z">
              <w:r>
                <w:rPr>
                  <w:rFonts w:cs="Arial"/>
                  <w:sz w:val="13"/>
                  <w:szCs w:val="13"/>
                </w:rPr>
                <w:t>150 ft</w:t>
              </w:r>
            </w:ins>
          </w:p>
        </w:tc>
        <w:tc>
          <w:tcPr>
            <w:tcW w:w="880" w:type="dxa"/>
            <w:vAlign w:val="center"/>
          </w:tcPr>
          <w:p w14:paraId="5E000DEF" w14:textId="77777777" w:rsidR="00C60D85" w:rsidRDefault="00000000">
            <w:pPr>
              <w:spacing w:after="0"/>
              <w:rPr>
                <w:ins w:id="12688" w:author="Sean de Noronha | DRG" w:date="2026-09-29T16:58:00Z" w16du:dateUtc="2026-09-29T14:58:00Z"/>
                <w:rFonts w:cs="Arial"/>
                <w:sz w:val="13"/>
                <w:szCs w:val="13"/>
              </w:rPr>
            </w:pPr>
            <w:ins w:id="12689" w:author="Sean de Noronha | DRG" w:date="2026-09-29T16:58:00Z" w16du:dateUtc="2026-09-29T14:58:00Z">
              <w:r>
                <w:rPr>
                  <w:rFonts w:cs="Arial"/>
                  <w:sz w:val="13"/>
                  <w:szCs w:val="13"/>
                </w:rPr>
                <w:t>34.5</w:t>
              </w:r>
            </w:ins>
          </w:p>
        </w:tc>
        <w:tc>
          <w:tcPr>
            <w:tcW w:w="820" w:type="dxa"/>
            <w:vAlign w:val="center"/>
          </w:tcPr>
          <w:p w14:paraId="5E000DF0" w14:textId="77777777" w:rsidR="00C60D85" w:rsidRDefault="00000000">
            <w:pPr>
              <w:spacing w:after="0"/>
              <w:rPr>
                <w:ins w:id="12690" w:author="Sean de Noronha | DRG" w:date="2026-09-29T16:58:00Z" w16du:dateUtc="2026-09-29T14:58:00Z"/>
                <w:rFonts w:cs="Arial"/>
                <w:sz w:val="13"/>
                <w:szCs w:val="13"/>
              </w:rPr>
            </w:pPr>
            <w:ins w:id="12691" w:author="Sean de Noronha | DRG" w:date="2026-09-29T16:58:00Z" w16du:dateUtc="2026-09-29T14:58:00Z">
              <w:r>
                <w:rPr>
                  <w:rFonts w:cs="Arial"/>
                  <w:sz w:val="13"/>
                  <w:szCs w:val="13"/>
                </w:rPr>
                <w:t>24,100</w:t>
              </w:r>
            </w:ins>
          </w:p>
        </w:tc>
        <w:tc>
          <w:tcPr>
            <w:tcW w:w="1100" w:type="dxa"/>
            <w:vAlign w:val="center"/>
          </w:tcPr>
          <w:p w14:paraId="5E000DF1" w14:textId="77777777" w:rsidR="00C60D85" w:rsidRDefault="00000000">
            <w:pPr>
              <w:spacing w:after="0"/>
              <w:rPr>
                <w:ins w:id="12692" w:author="Sean de Noronha | DRG" w:date="2026-09-29T16:58:00Z" w16du:dateUtc="2026-09-29T14:58:00Z"/>
                <w:rFonts w:cs="Arial"/>
                <w:sz w:val="13"/>
                <w:szCs w:val="13"/>
              </w:rPr>
            </w:pPr>
            <w:ins w:id="12693" w:author="Sean de Noronha | DRG" w:date="2026-09-29T16:58:00Z" w16du:dateUtc="2026-09-29T14:58:00Z">
              <w:r>
                <w:rPr>
                  <w:rFonts w:cs="Arial"/>
                  <w:sz w:val="13"/>
                  <w:szCs w:val="13"/>
                </w:rPr>
                <w:t>140 (296)</w:t>
              </w:r>
            </w:ins>
          </w:p>
        </w:tc>
        <w:tc>
          <w:tcPr>
            <w:tcW w:w="700" w:type="dxa"/>
            <w:vAlign w:val="center"/>
          </w:tcPr>
          <w:p w14:paraId="5E000DF2" w14:textId="77777777" w:rsidR="00C60D85" w:rsidRDefault="00000000">
            <w:pPr>
              <w:spacing w:after="0"/>
              <w:rPr>
                <w:ins w:id="12694" w:author="Sean de Noronha | DRG" w:date="2026-09-29T16:58:00Z" w16du:dateUtc="2026-09-29T14:58:00Z"/>
                <w:rFonts w:cs="Arial"/>
                <w:sz w:val="13"/>
                <w:szCs w:val="13"/>
              </w:rPr>
            </w:pPr>
            <w:ins w:id="12695" w:author="Sean de Noronha | DRG" w:date="2026-09-29T16:58:00Z" w16du:dateUtc="2026-09-29T14:58:00Z">
              <w:r>
                <w:rPr>
                  <w:rFonts w:cs="Arial"/>
                  <w:sz w:val="13"/>
                  <w:szCs w:val="13"/>
                </w:rPr>
                <w:t>18.4</w:t>
              </w:r>
            </w:ins>
          </w:p>
        </w:tc>
      </w:tr>
      <w:tr w:rsidR="00C60D85" w14:paraId="35B6001B" w14:textId="77777777">
        <w:trPr>
          <w:jc w:val="center"/>
          <w:ins w:id="12696" w:author="Sean de Noronha | DRG" w:date="2026-09-29T16:58:00Z"/>
        </w:trPr>
        <w:tc>
          <w:tcPr>
            <w:tcW w:w="560" w:type="dxa"/>
            <w:vAlign w:val="center"/>
          </w:tcPr>
          <w:p w14:paraId="5E000DF3" w14:textId="77777777" w:rsidR="00C60D85" w:rsidRDefault="00000000">
            <w:pPr>
              <w:spacing w:after="0"/>
              <w:rPr>
                <w:ins w:id="12697" w:author="Sean de Noronha | DRG" w:date="2026-09-29T16:58:00Z" w16du:dateUtc="2026-09-29T14:58:00Z"/>
                <w:rFonts w:cs="Arial"/>
                <w:sz w:val="13"/>
                <w:szCs w:val="13"/>
              </w:rPr>
            </w:pPr>
            <w:ins w:id="12698" w:author="Sean de Noronha | DRG" w:date="2026-09-29T16:58:00Z" w16du:dateUtc="2026-09-29T14:58:00Z">
              <w:r>
                <w:rPr>
                  <w:rFonts w:cs="Arial"/>
                  <w:sz w:val="13"/>
                  <w:szCs w:val="13"/>
                </w:rPr>
                <w:t>276</w:t>
              </w:r>
            </w:ins>
          </w:p>
        </w:tc>
        <w:tc>
          <w:tcPr>
            <w:tcW w:w="500" w:type="dxa"/>
            <w:vAlign w:val="center"/>
          </w:tcPr>
          <w:p w14:paraId="5E000DF4" w14:textId="77777777" w:rsidR="00C60D85" w:rsidRDefault="00000000">
            <w:pPr>
              <w:spacing w:after="0"/>
              <w:rPr>
                <w:ins w:id="12699" w:author="Sean de Noronha | DRG" w:date="2026-09-29T16:58:00Z" w16du:dateUtc="2026-09-29T14:58:00Z"/>
                <w:rFonts w:cs="Arial"/>
                <w:sz w:val="13"/>
                <w:szCs w:val="13"/>
              </w:rPr>
            </w:pPr>
            <w:ins w:id="12700" w:author="Sean de Noronha | DRG" w:date="2026-09-29T16:58:00Z" w16du:dateUtc="2026-09-29T14:58:00Z">
              <w:r>
                <w:rPr>
                  <w:rFonts w:cs="Arial"/>
                  <w:sz w:val="13"/>
                  <w:szCs w:val="13"/>
                </w:rPr>
                <w:t>T4</w:t>
              </w:r>
            </w:ins>
          </w:p>
        </w:tc>
        <w:tc>
          <w:tcPr>
            <w:tcW w:w="660" w:type="dxa"/>
            <w:vAlign w:val="center"/>
          </w:tcPr>
          <w:p w14:paraId="5E000DF5" w14:textId="77777777" w:rsidR="00C60D85" w:rsidRDefault="00000000">
            <w:pPr>
              <w:spacing w:after="0"/>
              <w:rPr>
                <w:ins w:id="12701" w:author="Sean de Noronha | DRG" w:date="2026-09-29T16:58:00Z" w16du:dateUtc="2026-09-29T14:58:00Z"/>
                <w:rFonts w:cs="Arial"/>
                <w:sz w:val="13"/>
                <w:szCs w:val="13"/>
              </w:rPr>
            </w:pPr>
            <w:ins w:id="12702" w:author="Sean de Noronha | DRG" w:date="2026-09-29T16:58:00Z" w16du:dateUtc="2026-09-29T14:58:00Z">
              <w:r>
                <w:rPr>
                  <w:rFonts w:cs="Arial"/>
                  <w:sz w:val="13"/>
                  <w:szCs w:val="13"/>
                </w:rPr>
                <w:t>2</w:t>
              </w:r>
            </w:ins>
          </w:p>
        </w:tc>
        <w:tc>
          <w:tcPr>
            <w:tcW w:w="1920" w:type="dxa"/>
            <w:vAlign w:val="center"/>
          </w:tcPr>
          <w:p w14:paraId="5E000DF6" w14:textId="77777777" w:rsidR="00C60D85" w:rsidRDefault="00000000">
            <w:pPr>
              <w:spacing w:after="0"/>
              <w:rPr>
                <w:ins w:id="12703" w:author="Sean de Noronha | DRG" w:date="2026-09-29T16:58:00Z" w16du:dateUtc="2026-09-29T14:58:00Z"/>
                <w:rFonts w:cs="Arial"/>
                <w:sz w:val="13"/>
                <w:szCs w:val="13"/>
              </w:rPr>
            </w:pPr>
            <w:ins w:id="12704" w:author="Sean de Noronha | DRG" w:date="2026-09-29T16:58:00Z" w16du:dateUtc="2026-09-29T14:58:00Z">
              <w:r>
                <w:rPr>
                  <w:rFonts w:cs="Arial"/>
                  <w:sz w:val="13"/>
                  <w:szCs w:val="13"/>
                </w:rPr>
                <w:t>CSST with four 90° bends and two end fittings, EHD 13</w:t>
              </w:r>
            </w:ins>
          </w:p>
        </w:tc>
        <w:tc>
          <w:tcPr>
            <w:tcW w:w="520" w:type="dxa"/>
            <w:vAlign w:val="center"/>
          </w:tcPr>
          <w:p w14:paraId="5E000DF7" w14:textId="77777777" w:rsidR="00C60D85" w:rsidRDefault="00000000">
            <w:pPr>
              <w:spacing w:after="0"/>
              <w:rPr>
                <w:ins w:id="12705" w:author="Sean de Noronha | DRG" w:date="2026-09-29T16:58:00Z" w16du:dateUtc="2026-09-29T14:58:00Z"/>
                <w:rFonts w:cs="Arial"/>
                <w:sz w:val="13"/>
                <w:szCs w:val="13"/>
              </w:rPr>
            </w:pPr>
            <w:ins w:id="12706" w:author="Sean de Noronha | DRG" w:date="2026-09-29T16:58:00Z" w16du:dateUtc="2026-09-29T14:58:00Z">
              <w:r>
                <w:rPr>
                  <w:rFonts w:cs="Arial"/>
                  <w:sz w:val="13"/>
                  <w:szCs w:val="13"/>
                </w:rPr>
                <w:t>He</w:t>
              </w:r>
            </w:ins>
          </w:p>
        </w:tc>
        <w:tc>
          <w:tcPr>
            <w:tcW w:w="900" w:type="dxa"/>
            <w:vAlign w:val="center"/>
          </w:tcPr>
          <w:p w14:paraId="5E000DF8" w14:textId="77777777" w:rsidR="00C60D85" w:rsidRDefault="00000000">
            <w:pPr>
              <w:spacing w:after="0"/>
              <w:rPr>
                <w:ins w:id="12707" w:author="Sean de Noronha | DRG" w:date="2026-09-29T16:58:00Z" w16du:dateUtc="2026-09-29T14:58:00Z"/>
                <w:rFonts w:cs="Arial"/>
                <w:sz w:val="13"/>
                <w:szCs w:val="13"/>
              </w:rPr>
            </w:pPr>
            <w:ins w:id="12708" w:author="Sean de Noronha | DRG" w:date="2026-09-29T16:58:00Z" w16du:dateUtc="2026-09-29T14:58:00Z">
              <w:r>
                <w:rPr>
                  <w:rFonts w:cs="Arial"/>
                  <w:sz w:val="13"/>
                  <w:szCs w:val="13"/>
                </w:rPr>
                <w:t>1,940</w:t>
              </w:r>
            </w:ins>
          </w:p>
        </w:tc>
        <w:tc>
          <w:tcPr>
            <w:tcW w:w="800" w:type="dxa"/>
            <w:vAlign w:val="center"/>
          </w:tcPr>
          <w:p w14:paraId="5E000DF9" w14:textId="77777777" w:rsidR="00C60D85" w:rsidRDefault="00000000">
            <w:pPr>
              <w:spacing w:after="0"/>
              <w:rPr>
                <w:ins w:id="12709" w:author="Sean de Noronha | DRG" w:date="2026-09-29T16:58:00Z" w16du:dateUtc="2026-09-29T14:58:00Z"/>
                <w:rFonts w:cs="Arial"/>
                <w:sz w:val="13"/>
                <w:szCs w:val="13"/>
              </w:rPr>
            </w:pPr>
            <w:ins w:id="12710" w:author="Sean de Noronha | DRG" w:date="2026-09-29T16:58:00Z" w16du:dateUtc="2026-09-29T14:58:00Z">
              <w:r>
                <w:rPr>
                  <w:rFonts w:cs="Arial"/>
                  <w:sz w:val="13"/>
                  <w:szCs w:val="13"/>
                </w:rPr>
                <w:t>200 ft</w:t>
              </w:r>
            </w:ins>
          </w:p>
        </w:tc>
        <w:tc>
          <w:tcPr>
            <w:tcW w:w="880" w:type="dxa"/>
            <w:vAlign w:val="center"/>
          </w:tcPr>
          <w:p w14:paraId="5E000DFA" w14:textId="77777777" w:rsidR="00C60D85" w:rsidRDefault="00000000">
            <w:pPr>
              <w:spacing w:after="0"/>
              <w:rPr>
                <w:ins w:id="12711" w:author="Sean de Noronha | DRG" w:date="2026-09-29T16:58:00Z" w16du:dateUtc="2026-09-29T14:58:00Z"/>
                <w:rFonts w:cs="Arial"/>
                <w:sz w:val="13"/>
                <w:szCs w:val="13"/>
              </w:rPr>
            </w:pPr>
            <w:ins w:id="12712" w:author="Sean de Noronha | DRG" w:date="2026-09-29T16:58:00Z" w16du:dateUtc="2026-09-29T14:58:00Z">
              <w:r>
                <w:rPr>
                  <w:rFonts w:cs="Arial"/>
                  <w:sz w:val="13"/>
                  <w:szCs w:val="13"/>
                </w:rPr>
                <w:t>34.5</w:t>
              </w:r>
            </w:ins>
          </w:p>
        </w:tc>
        <w:tc>
          <w:tcPr>
            <w:tcW w:w="820" w:type="dxa"/>
            <w:vAlign w:val="center"/>
          </w:tcPr>
          <w:p w14:paraId="5E000DFB" w14:textId="77777777" w:rsidR="00C60D85" w:rsidRDefault="00000000">
            <w:pPr>
              <w:spacing w:after="0"/>
              <w:rPr>
                <w:ins w:id="12713" w:author="Sean de Noronha | DRG" w:date="2026-09-29T16:58:00Z" w16du:dateUtc="2026-09-29T14:58:00Z"/>
                <w:rFonts w:cs="Arial"/>
                <w:sz w:val="13"/>
                <w:szCs w:val="13"/>
              </w:rPr>
            </w:pPr>
            <w:ins w:id="12714" w:author="Sean de Noronha | DRG" w:date="2026-09-29T16:58:00Z" w16du:dateUtc="2026-09-29T14:58:00Z">
              <w:r>
                <w:rPr>
                  <w:rFonts w:cs="Arial"/>
                  <w:sz w:val="13"/>
                  <w:szCs w:val="13"/>
                </w:rPr>
                <w:t>24,100</w:t>
              </w:r>
            </w:ins>
          </w:p>
        </w:tc>
        <w:tc>
          <w:tcPr>
            <w:tcW w:w="1100" w:type="dxa"/>
            <w:vAlign w:val="center"/>
          </w:tcPr>
          <w:p w14:paraId="5E000DFC" w14:textId="77777777" w:rsidR="00C60D85" w:rsidRDefault="00000000">
            <w:pPr>
              <w:spacing w:after="0"/>
              <w:rPr>
                <w:ins w:id="12715" w:author="Sean de Noronha | DRG" w:date="2026-09-29T16:58:00Z" w16du:dateUtc="2026-09-29T14:58:00Z"/>
                <w:rFonts w:cs="Arial"/>
                <w:sz w:val="13"/>
                <w:szCs w:val="13"/>
              </w:rPr>
            </w:pPr>
            <w:ins w:id="12716" w:author="Sean de Noronha | DRG" w:date="2026-09-29T16:58:00Z" w16du:dateUtc="2026-09-29T14:58:00Z">
              <w:r>
                <w:rPr>
                  <w:rFonts w:cs="Arial"/>
                  <w:sz w:val="13"/>
                  <w:szCs w:val="13"/>
                </w:rPr>
                <w:t>121 (256)</w:t>
              </w:r>
            </w:ins>
          </w:p>
        </w:tc>
        <w:tc>
          <w:tcPr>
            <w:tcW w:w="700" w:type="dxa"/>
            <w:vAlign w:val="center"/>
          </w:tcPr>
          <w:p w14:paraId="5E000DFD" w14:textId="77777777" w:rsidR="00C60D85" w:rsidRDefault="00000000">
            <w:pPr>
              <w:spacing w:after="0"/>
              <w:rPr>
                <w:ins w:id="12717" w:author="Sean de Noronha | DRG" w:date="2026-09-29T16:58:00Z" w16du:dateUtc="2026-09-29T14:58:00Z"/>
                <w:rFonts w:cs="Arial"/>
                <w:sz w:val="13"/>
                <w:szCs w:val="13"/>
              </w:rPr>
            </w:pPr>
            <w:ins w:id="12718" w:author="Sean de Noronha | DRG" w:date="2026-09-29T16:58:00Z" w16du:dateUtc="2026-09-29T14:58:00Z">
              <w:r>
                <w:rPr>
                  <w:rFonts w:cs="Arial"/>
                  <w:sz w:val="13"/>
                  <w:szCs w:val="13"/>
                </w:rPr>
                <w:t>15.9</w:t>
              </w:r>
            </w:ins>
          </w:p>
        </w:tc>
      </w:tr>
      <w:tr w:rsidR="00C60D85" w14:paraId="222ED072" w14:textId="77777777">
        <w:trPr>
          <w:jc w:val="center"/>
          <w:ins w:id="12719" w:author="Sean de Noronha | DRG" w:date="2026-09-29T16:58:00Z"/>
        </w:trPr>
        <w:tc>
          <w:tcPr>
            <w:tcW w:w="560" w:type="dxa"/>
            <w:vAlign w:val="center"/>
          </w:tcPr>
          <w:p w14:paraId="5E000DFE" w14:textId="77777777" w:rsidR="00C60D85" w:rsidRDefault="00000000">
            <w:pPr>
              <w:spacing w:after="0"/>
              <w:rPr>
                <w:ins w:id="12720" w:author="Sean de Noronha | DRG" w:date="2026-09-29T16:58:00Z" w16du:dateUtc="2026-09-29T14:58:00Z"/>
                <w:rFonts w:cs="Arial"/>
                <w:sz w:val="13"/>
                <w:szCs w:val="13"/>
              </w:rPr>
            </w:pPr>
            <w:ins w:id="12721" w:author="Sean de Noronha | DRG" w:date="2026-09-29T16:58:00Z" w16du:dateUtc="2026-09-29T14:58:00Z">
              <w:r>
                <w:rPr>
                  <w:rFonts w:cs="Arial"/>
                  <w:sz w:val="13"/>
                  <w:szCs w:val="13"/>
                </w:rPr>
                <w:t>277</w:t>
              </w:r>
            </w:ins>
          </w:p>
        </w:tc>
        <w:tc>
          <w:tcPr>
            <w:tcW w:w="500" w:type="dxa"/>
            <w:vAlign w:val="center"/>
          </w:tcPr>
          <w:p w14:paraId="5E000DFF" w14:textId="77777777" w:rsidR="00C60D85" w:rsidRDefault="00000000">
            <w:pPr>
              <w:spacing w:after="0"/>
              <w:rPr>
                <w:ins w:id="12722" w:author="Sean de Noronha | DRG" w:date="2026-09-29T16:58:00Z" w16du:dateUtc="2026-09-29T14:58:00Z"/>
                <w:rFonts w:cs="Arial"/>
                <w:sz w:val="13"/>
                <w:szCs w:val="13"/>
              </w:rPr>
            </w:pPr>
            <w:ins w:id="12723" w:author="Sean de Noronha | DRG" w:date="2026-09-29T16:58:00Z" w16du:dateUtc="2026-09-29T14:58:00Z">
              <w:r>
                <w:rPr>
                  <w:rFonts w:cs="Arial"/>
                  <w:sz w:val="13"/>
                  <w:szCs w:val="13"/>
                </w:rPr>
                <w:t>T4</w:t>
              </w:r>
            </w:ins>
          </w:p>
        </w:tc>
        <w:tc>
          <w:tcPr>
            <w:tcW w:w="660" w:type="dxa"/>
            <w:vAlign w:val="center"/>
          </w:tcPr>
          <w:p w14:paraId="5E000E00" w14:textId="77777777" w:rsidR="00C60D85" w:rsidRDefault="00000000">
            <w:pPr>
              <w:spacing w:after="0"/>
              <w:rPr>
                <w:ins w:id="12724" w:author="Sean de Noronha | DRG" w:date="2026-09-29T16:58:00Z" w16du:dateUtc="2026-09-29T14:58:00Z"/>
                <w:rFonts w:cs="Arial"/>
                <w:sz w:val="13"/>
                <w:szCs w:val="13"/>
              </w:rPr>
            </w:pPr>
            <w:ins w:id="12725" w:author="Sean de Noronha | DRG" w:date="2026-09-29T16:58:00Z" w16du:dateUtc="2026-09-29T14:58:00Z">
              <w:r>
                <w:rPr>
                  <w:rFonts w:cs="Arial"/>
                  <w:sz w:val="13"/>
                  <w:szCs w:val="13"/>
                </w:rPr>
                <w:t>2</w:t>
              </w:r>
            </w:ins>
          </w:p>
        </w:tc>
        <w:tc>
          <w:tcPr>
            <w:tcW w:w="1920" w:type="dxa"/>
            <w:vAlign w:val="center"/>
          </w:tcPr>
          <w:p w14:paraId="5E000E01" w14:textId="77777777" w:rsidR="00C60D85" w:rsidRDefault="00000000">
            <w:pPr>
              <w:spacing w:after="0"/>
              <w:rPr>
                <w:ins w:id="12726" w:author="Sean de Noronha | DRG" w:date="2026-09-29T16:58:00Z" w16du:dateUtc="2026-09-29T14:58:00Z"/>
                <w:rFonts w:cs="Arial"/>
                <w:sz w:val="13"/>
                <w:szCs w:val="13"/>
              </w:rPr>
            </w:pPr>
            <w:ins w:id="12727" w:author="Sean de Noronha | DRG" w:date="2026-09-29T16:58:00Z" w16du:dateUtc="2026-09-29T14:58:00Z">
              <w:r>
                <w:rPr>
                  <w:rFonts w:cs="Arial"/>
                  <w:sz w:val="13"/>
                  <w:szCs w:val="13"/>
                </w:rPr>
                <w:t>CSST with four 90° bends and two end fittings, EHD 13</w:t>
              </w:r>
            </w:ins>
          </w:p>
        </w:tc>
        <w:tc>
          <w:tcPr>
            <w:tcW w:w="520" w:type="dxa"/>
            <w:vAlign w:val="center"/>
          </w:tcPr>
          <w:p w14:paraId="5E000E02" w14:textId="77777777" w:rsidR="00C60D85" w:rsidRDefault="00000000">
            <w:pPr>
              <w:spacing w:after="0"/>
              <w:rPr>
                <w:ins w:id="12728" w:author="Sean de Noronha | DRG" w:date="2026-09-29T16:58:00Z" w16du:dateUtc="2026-09-29T14:58:00Z"/>
                <w:rFonts w:cs="Arial"/>
                <w:sz w:val="13"/>
                <w:szCs w:val="13"/>
              </w:rPr>
            </w:pPr>
            <w:ins w:id="12729" w:author="Sean de Noronha | DRG" w:date="2026-09-29T16:58:00Z" w16du:dateUtc="2026-09-29T14:58:00Z">
              <w:r>
                <w:rPr>
                  <w:rFonts w:cs="Arial"/>
                  <w:sz w:val="13"/>
                  <w:szCs w:val="13"/>
                </w:rPr>
                <w:t>He</w:t>
              </w:r>
            </w:ins>
          </w:p>
        </w:tc>
        <w:tc>
          <w:tcPr>
            <w:tcW w:w="900" w:type="dxa"/>
            <w:vAlign w:val="center"/>
          </w:tcPr>
          <w:p w14:paraId="5E000E03" w14:textId="77777777" w:rsidR="00C60D85" w:rsidRDefault="00000000">
            <w:pPr>
              <w:spacing w:after="0"/>
              <w:rPr>
                <w:ins w:id="12730" w:author="Sean de Noronha | DRG" w:date="2026-09-29T16:58:00Z" w16du:dateUtc="2026-09-29T14:58:00Z"/>
                <w:rFonts w:cs="Arial"/>
                <w:sz w:val="13"/>
                <w:szCs w:val="13"/>
              </w:rPr>
            </w:pPr>
            <w:ins w:id="12731" w:author="Sean de Noronha | DRG" w:date="2026-09-29T16:58:00Z" w16du:dateUtc="2026-09-29T14:58:00Z">
              <w:r>
                <w:rPr>
                  <w:rFonts w:cs="Arial"/>
                  <w:sz w:val="13"/>
                  <w:szCs w:val="13"/>
                </w:rPr>
                <w:t>1,760</w:t>
              </w:r>
            </w:ins>
          </w:p>
        </w:tc>
        <w:tc>
          <w:tcPr>
            <w:tcW w:w="800" w:type="dxa"/>
            <w:vAlign w:val="center"/>
          </w:tcPr>
          <w:p w14:paraId="5E000E04" w14:textId="77777777" w:rsidR="00C60D85" w:rsidRDefault="00000000">
            <w:pPr>
              <w:spacing w:after="0"/>
              <w:rPr>
                <w:ins w:id="12732" w:author="Sean de Noronha | DRG" w:date="2026-09-29T16:58:00Z" w16du:dateUtc="2026-09-29T14:58:00Z"/>
                <w:rFonts w:cs="Arial"/>
                <w:sz w:val="13"/>
                <w:szCs w:val="13"/>
              </w:rPr>
            </w:pPr>
            <w:ins w:id="12733" w:author="Sean de Noronha | DRG" w:date="2026-09-29T16:58:00Z" w16du:dateUtc="2026-09-29T14:58:00Z">
              <w:r>
                <w:rPr>
                  <w:rFonts w:cs="Arial"/>
                  <w:sz w:val="13"/>
                  <w:szCs w:val="13"/>
                </w:rPr>
                <w:t>250 ft</w:t>
              </w:r>
            </w:ins>
          </w:p>
        </w:tc>
        <w:tc>
          <w:tcPr>
            <w:tcW w:w="880" w:type="dxa"/>
            <w:vAlign w:val="center"/>
          </w:tcPr>
          <w:p w14:paraId="5E000E05" w14:textId="77777777" w:rsidR="00C60D85" w:rsidRDefault="00000000">
            <w:pPr>
              <w:spacing w:after="0"/>
              <w:rPr>
                <w:ins w:id="12734" w:author="Sean de Noronha | DRG" w:date="2026-09-29T16:58:00Z" w16du:dateUtc="2026-09-29T14:58:00Z"/>
                <w:rFonts w:cs="Arial"/>
                <w:sz w:val="13"/>
                <w:szCs w:val="13"/>
              </w:rPr>
            </w:pPr>
            <w:ins w:id="12735" w:author="Sean de Noronha | DRG" w:date="2026-09-29T16:58:00Z" w16du:dateUtc="2026-09-29T14:58:00Z">
              <w:r>
                <w:rPr>
                  <w:rFonts w:cs="Arial"/>
                  <w:sz w:val="13"/>
                  <w:szCs w:val="13"/>
                </w:rPr>
                <w:t>34.5</w:t>
              </w:r>
            </w:ins>
          </w:p>
        </w:tc>
        <w:tc>
          <w:tcPr>
            <w:tcW w:w="820" w:type="dxa"/>
            <w:vAlign w:val="center"/>
          </w:tcPr>
          <w:p w14:paraId="5E000E06" w14:textId="77777777" w:rsidR="00C60D85" w:rsidRDefault="00000000">
            <w:pPr>
              <w:spacing w:after="0"/>
              <w:rPr>
                <w:ins w:id="12736" w:author="Sean de Noronha | DRG" w:date="2026-09-29T16:58:00Z" w16du:dateUtc="2026-09-29T14:58:00Z"/>
                <w:rFonts w:cs="Arial"/>
                <w:sz w:val="13"/>
                <w:szCs w:val="13"/>
              </w:rPr>
            </w:pPr>
            <w:ins w:id="12737" w:author="Sean de Noronha | DRG" w:date="2026-09-29T16:58:00Z" w16du:dateUtc="2026-09-29T14:58:00Z">
              <w:r>
                <w:rPr>
                  <w:rFonts w:cs="Arial"/>
                  <w:sz w:val="13"/>
                  <w:szCs w:val="13"/>
                </w:rPr>
                <w:t>24,100</w:t>
              </w:r>
            </w:ins>
          </w:p>
        </w:tc>
        <w:tc>
          <w:tcPr>
            <w:tcW w:w="1100" w:type="dxa"/>
            <w:vAlign w:val="center"/>
          </w:tcPr>
          <w:p w14:paraId="5E000E07" w14:textId="77777777" w:rsidR="00C60D85" w:rsidRDefault="00000000">
            <w:pPr>
              <w:spacing w:after="0"/>
              <w:rPr>
                <w:ins w:id="12738" w:author="Sean de Noronha | DRG" w:date="2026-09-29T16:58:00Z" w16du:dateUtc="2026-09-29T14:58:00Z"/>
                <w:rFonts w:cs="Arial"/>
                <w:sz w:val="13"/>
                <w:szCs w:val="13"/>
              </w:rPr>
            </w:pPr>
            <w:ins w:id="12739" w:author="Sean de Noronha | DRG" w:date="2026-09-29T16:58:00Z" w16du:dateUtc="2026-09-29T14:58:00Z">
              <w:r>
                <w:rPr>
                  <w:rFonts w:cs="Arial"/>
                  <w:sz w:val="13"/>
                  <w:szCs w:val="13"/>
                </w:rPr>
                <w:t>109 (232)</w:t>
              </w:r>
            </w:ins>
          </w:p>
        </w:tc>
        <w:tc>
          <w:tcPr>
            <w:tcW w:w="700" w:type="dxa"/>
            <w:vAlign w:val="center"/>
          </w:tcPr>
          <w:p w14:paraId="5E000E08" w14:textId="77777777" w:rsidR="00C60D85" w:rsidRDefault="00000000">
            <w:pPr>
              <w:spacing w:after="0"/>
              <w:rPr>
                <w:ins w:id="12740" w:author="Sean de Noronha | DRG" w:date="2026-09-29T16:58:00Z" w16du:dateUtc="2026-09-29T14:58:00Z"/>
                <w:rFonts w:cs="Arial"/>
                <w:sz w:val="13"/>
                <w:szCs w:val="13"/>
              </w:rPr>
            </w:pPr>
            <w:ins w:id="12741" w:author="Sean de Noronha | DRG" w:date="2026-09-29T16:58:00Z" w16du:dateUtc="2026-09-29T14:58:00Z">
              <w:r>
                <w:rPr>
                  <w:rFonts w:cs="Arial"/>
                  <w:sz w:val="13"/>
                  <w:szCs w:val="13"/>
                </w:rPr>
                <w:t>14.4</w:t>
              </w:r>
            </w:ins>
          </w:p>
        </w:tc>
      </w:tr>
      <w:tr w:rsidR="00C60D85" w14:paraId="78FF6793" w14:textId="77777777">
        <w:trPr>
          <w:jc w:val="center"/>
          <w:ins w:id="12742" w:author="Sean de Noronha | DRG" w:date="2026-09-29T16:58:00Z"/>
        </w:trPr>
        <w:tc>
          <w:tcPr>
            <w:tcW w:w="560" w:type="dxa"/>
            <w:vAlign w:val="center"/>
          </w:tcPr>
          <w:p w14:paraId="5E000E09" w14:textId="77777777" w:rsidR="00C60D85" w:rsidRDefault="00000000">
            <w:pPr>
              <w:spacing w:after="0"/>
              <w:rPr>
                <w:ins w:id="12743" w:author="Sean de Noronha | DRG" w:date="2026-09-29T16:58:00Z" w16du:dateUtc="2026-09-29T14:58:00Z"/>
                <w:rFonts w:cs="Arial"/>
                <w:sz w:val="13"/>
                <w:szCs w:val="13"/>
              </w:rPr>
            </w:pPr>
            <w:ins w:id="12744" w:author="Sean de Noronha | DRG" w:date="2026-09-29T16:58:00Z" w16du:dateUtc="2026-09-29T14:58:00Z">
              <w:r>
                <w:rPr>
                  <w:rFonts w:cs="Arial"/>
                  <w:sz w:val="13"/>
                  <w:szCs w:val="13"/>
                </w:rPr>
                <w:t>278</w:t>
              </w:r>
            </w:ins>
          </w:p>
        </w:tc>
        <w:tc>
          <w:tcPr>
            <w:tcW w:w="500" w:type="dxa"/>
            <w:vAlign w:val="center"/>
          </w:tcPr>
          <w:p w14:paraId="5E000E0A" w14:textId="77777777" w:rsidR="00C60D85" w:rsidRDefault="00000000">
            <w:pPr>
              <w:spacing w:after="0"/>
              <w:rPr>
                <w:ins w:id="12745" w:author="Sean de Noronha | DRG" w:date="2026-09-29T16:58:00Z" w16du:dateUtc="2026-09-29T14:58:00Z"/>
                <w:rFonts w:cs="Arial"/>
                <w:sz w:val="13"/>
                <w:szCs w:val="13"/>
              </w:rPr>
            </w:pPr>
            <w:ins w:id="12746" w:author="Sean de Noronha | DRG" w:date="2026-09-29T16:58:00Z" w16du:dateUtc="2026-09-29T14:58:00Z">
              <w:r>
                <w:rPr>
                  <w:rFonts w:cs="Arial"/>
                  <w:sz w:val="13"/>
                  <w:szCs w:val="13"/>
                </w:rPr>
                <w:t>T4</w:t>
              </w:r>
            </w:ins>
          </w:p>
        </w:tc>
        <w:tc>
          <w:tcPr>
            <w:tcW w:w="660" w:type="dxa"/>
            <w:vAlign w:val="center"/>
          </w:tcPr>
          <w:p w14:paraId="5E000E0B" w14:textId="77777777" w:rsidR="00C60D85" w:rsidRDefault="00000000">
            <w:pPr>
              <w:spacing w:after="0"/>
              <w:rPr>
                <w:ins w:id="12747" w:author="Sean de Noronha | DRG" w:date="2026-09-29T16:58:00Z" w16du:dateUtc="2026-09-29T14:58:00Z"/>
                <w:rFonts w:cs="Arial"/>
                <w:sz w:val="13"/>
                <w:szCs w:val="13"/>
              </w:rPr>
            </w:pPr>
            <w:ins w:id="12748" w:author="Sean de Noronha | DRG" w:date="2026-09-29T16:58:00Z" w16du:dateUtc="2026-09-29T14:58:00Z">
              <w:r>
                <w:rPr>
                  <w:rFonts w:cs="Arial"/>
                  <w:sz w:val="13"/>
                  <w:szCs w:val="13"/>
                </w:rPr>
                <w:t>2</w:t>
              </w:r>
            </w:ins>
          </w:p>
        </w:tc>
        <w:tc>
          <w:tcPr>
            <w:tcW w:w="1920" w:type="dxa"/>
            <w:vAlign w:val="center"/>
          </w:tcPr>
          <w:p w14:paraId="5E000E0C" w14:textId="77777777" w:rsidR="00C60D85" w:rsidRDefault="00000000">
            <w:pPr>
              <w:spacing w:after="0"/>
              <w:rPr>
                <w:ins w:id="12749" w:author="Sean de Noronha | DRG" w:date="2026-09-29T16:58:00Z" w16du:dateUtc="2026-09-29T14:58:00Z"/>
                <w:rFonts w:cs="Arial"/>
                <w:sz w:val="13"/>
                <w:szCs w:val="13"/>
              </w:rPr>
            </w:pPr>
            <w:ins w:id="12750" w:author="Sean de Noronha | DRG" w:date="2026-09-29T16:58:00Z" w16du:dateUtc="2026-09-29T14:58:00Z">
              <w:r>
                <w:rPr>
                  <w:rFonts w:cs="Arial"/>
                  <w:sz w:val="13"/>
                  <w:szCs w:val="13"/>
                </w:rPr>
                <w:t>CSST with four 90° bends and two end fittings, EHD 18</w:t>
              </w:r>
            </w:ins>
          </w:p>
        </w:tc>
        <w:tc>
          <w:tcPr>
            <w:tcW w:w="520" w:type="dxa"/>
            <w:vAlign w:val="center"/>
          </w:tcPr>
          <w:p w14:paraId="5E000E0D" w14:textId="77777777" w:rsidR="00C60D85" w:rsidRDefault="00000000">
            <w:pPr>
              <w:spacing w:after="0"/>
              <w:rPr>
                <w:ins w:id="12751" w:author="Sean de Noronha | DRG" w:date="2026-09-29T16:58:00Z" w16du:dateUtc="2026-09-29T14:58:00Z"/>
                <w:rFonts w:cs="Arial"/>
                <w:sz w:val="13"/>
                <w:szCs w:val="13"/>
              </w:rPr>
            </w:pPr>
            <w:ins w:id="12752" w:author="Sean de Noronha | DRG" w:date="2026-09-29T16:58:00Z" w16du:dateUtc="2026-09-29T14:58:00Z">
              <w:r>
                <w:rPr>
                  <w:rFonts w:cs="Arial"/>
                  <w:sz w:val="13"/>
                  <w:szCs w:val="13"/>
                </w:rPr>
                <w:t>He</w:t>
              </w:r>
            </w:ins>
          </w:p>
        </w:tc>
        <w:tc>
          <w:tcPr>
            <w:tcW w:w="900" w:type="dxa"/>
            <w:vAlign w:val="center"/>
          </w:tcPr>
          <w:p w14:paraId="5E000E0E" w14:textId="77777777" w:rsidR="00C60D85" w:rsidRDefault="00000000">
            <w:pPr>
              <w:spacing w:after="0"/>
              <w:rPr>
                <w:ins w:id="12753" w:author="Sean de Noronha | DRG" w:date="2026-09-29T16:58:00Z" w16du:dateUtc="2026-09-29T14:58:00Z"/>
                <w:rFonts w:cs="Arial"/>
                <w:sz w:val="13"/>
                <w:szCs w:val="13"/>
              </w:rPr>
            </w:pPr>
            <w:ins w:id="12754" w:author="Sean de Noronha | DRG" w:date="2026-09-29T16:58:00Z" w16du:dateUtc="2026-09-29T14:58:00Z">
              <w:r>
                <w:rPr>
                  <w:rFonts w:cs="Arial"/>
                  <w:sz w:val="13"/>
                  <w:szCs w:val="13"/>
                </w:rPr>
                <w:t>476</w:t>
              </w:r>
            </w:ins>
          </w:p>
        </w:tc>
        <w:tc>
          <w:tcPr>
            <w:tcW w:w="800" w:type="dxa"/>
            <w:vAlign w:val="center"/>
          </w:tcPr>
          <w:p w14:paraId="5E000E0F" w14:textId="77777777" w:rsidR="00C60D85" w:rsidRDefault="00000000">
            <w:pPr>
              <w:spacing w:after="0"/>
              <w:rPr>
                <w:ins w:id="12755" w:author="Sean de Noronha | DRG" w:date="2026-09-29T16:58:00Z" w16du:dateUtc="2026-09-29T14:58:00Z"/>
                <w:rFonts w:cs="Arial"/>
                <w:sz w:val="13"/>
                <w:szCs w:val="13"/>
              </w:rPr>
            </w:pPr>
            <w:ins w:id="12756" w:author="Sean de Noronha | DRG" w:date="2026-09-29T16:58:00Z" w16du:dateUtc="2026-09-29T14:58:00Z">
              <w:r>
                <w:rPr>
                  <w:rFonts w:cs="Arial"/>
                  <w:sz w:val="13"/>
                  <w:szCs w:val="13"/>
                </w:rPr>
                <w:t>30 ft</w:t>
              </w:r>
            </w:ins>
          </w:p>
        </w:tc>
        <w:tc>
          <w:tcPr>
            <w:tcW w:w="880" w:type="dxa"/>
            <w:vAlign w:val="center"/>
          </w:tcPr>
          <w:p w14:paraId="5E000E10" w14:textId="77777777" w:rsidR="00C60D85" w:rsidRDefault="00000000">
            <w:pPr>
              <w:spacing w:after="0"/>
              <w:rPr>
                <w:ins w:id="12757" w:author="Sean de Noronha | DRG" w:date="2026-09-29T16:58:00Z" w16du:dateUtc="2026-09-29T14:58:00Z"/>
                <w:rFonts w:cs="Arial"/>
                <w:sz w:val="13"/>
                <w:szCs w:val="13"/>
              </w:rPr>
            </w:pPr>
            <w:ins w:id="12758" w:author="Sean de Noronha | DRG" w:date="2026-09-29T16:58:00Z" w16du:dateUtc="2026-09-29T14:58:00Z">
              <w:r>
                <w:rPr>
                  <w:rFonts w:cs="Arial"/>
                  <w:sz w:val="13"/>
                  <w:szCs w:val="13"/>
                </w:rPr>
                <w:t>3.45</w:t>
              </w:r>
            </w:ins>
          </w:p>
        </w:tc>
        <w:tc>
          <w:tcPr>
            <w:tcW w:w="820" w:type="dxa"/>
            <w:vAlign w:val="center"/>
          </w:tcPr>
          <w:p w14:paraId="5E000E11" w14:textId="77777777" w:rsidR="00C60D85" w:rsidRDefault="00000000">
            <w:pPr>
              <w:spacing w:after="0"/>
              <w:rPr>
                <w:ins w:id="12759" w:author="Sean de Noronha | DRG" w:date="2026-09-29T16:58:00Z" w16du:dateUtc="2026-09-29T14:58:00Z"/>
                <w:rFonts w:cs="Arial"/>
                <w:sz w:val="13"/>
                <w:szCs w:val="13"/>
              </w:rPr>
            </w:pPr>
            <w:ins w:id="12760" w:author="Sean de Noronha | DRG" w:date="2026-09-29T16:58:00Z" w16du:dateUtc="2026-09-29T14:58:00Z">
              <w:r>
                <w:rPr>
                  <w:rFonts w:cs="Arial"/>
                  <w:sz w:val="13"/>
                  <w:szCs w:val="13"/>
                </w:rPr>
                <w:t>125</w:t>
              </w:r>
            </w:ins>
          </w:p>
        </w:tc>
        <w:tc>
          <w:tcPr>
            <w:tcW w:w="1100" w:type="dxa"/>
            <w:vAlign w:val="center"/>
          </w:tcPr>
          <w:p w14:paraId="5E000E12" w14:textId="77777777" w:rsidR="00C60D85" w:rsidRDefault="00000000">
            <w:pPr>
              <w:spacing w:after="0"/>
              <w:rPr>
                <w:ins w:id="12761" w:author="Sean de Noronha | DRG" w:date="2026-09-29T16:58:00Z" w16du:dateUtc="2026-09-29T14:58:00Z"/>
                <w:rFonts w:cs="Arial"/>
                <w:sz w:val="13"/>
                <w:szCs w:val="13"/>
              </w:rPr>
            </w:pPr>
            <w:ins w:id="12762" w:author="Sean de Noronha | DRG" w:date="2026-09-29T16:58:00Z" w16du:dateUtc="2026-09-29T14:58:00Z">
              <w:r>
                <w:rPr>
                  <w:rFonts w:cs="Arial"/>
                  <w:sz w:val="13"/>
                  <w:szCs w:val="13"/>
                </w:rPr>
                <w:t>41.6 (88.2)</w:t>
              </w:r>
            </w:ins>
          </w:p>
        </w:tc>
        <w:tc>
          <w:tcPr>
            <w:tcW w:w="700" w:type="dxa"/>
            <w:vAlign w:val="center"/>
          </w:tcPr>
          <w:p w14:paraId="5E000E13" w14:textId="77777777" w:rsidR="00C60D85" w:rsidRDefault="00000000">
            <w:pPr>
              <w:spacing w:after="0"/>
              <w:rPr>
                <w:ins w:id="12763" w:author="Sean de Noronha | DRG" w:date="2026-09-29T16:58:00Z" w16du:dateUtc="2026-09-29T14:58:00Z"/>
                <w:rFonts w:cs="Arial"/>
                <w:sz w:val="13"/>
                <w:szCs w:val="13"/>
              </w:rPr>
            </w:pPr>
            <w:ins w:id="12764" w:author="Sean de Noronha | DRG" w:date="2026-09-29T16:58:00Z" w16du:dateUtc="2026-09-29T14:58:00Z">
              <w:r>
                <w:rPr>
                  <w:rFonts w:cs="Arial"/>
                  <w:sz w:val="13"/>
                  <w:szCs w:val="13"/>
                </w:rPr>
                <w:t>3.27</w:t>
              </w:r>
            </w:ins>
          </w:p>
        </w:tc>
      </w:tr>
      <w:tr w:rsidR="00C60D85" w14:paraId="79355B26" w14:textId="77777777">
        <w:trPr>
          <w:jc w:val="center"/>
          <w:ins w:id="12765" w:author="Sean de Noronha | DRG" w:date="2026-09-29T16:58:00Z"/>
        </w:trPr>
        <w:tc>
          <w:tcPr>
            <w:tcW w:w="560" w:type="dxa"/>
            <w:vAlign w:val="center"/>
          </w:tcPr>
          <w:p w14:paraId="5E000E14" w14:textId="77777777" w:rsidR="00C60D85" w:rsidRDefault="00000000">
            <w:pPr>
              <w:spacing w:after="0"/>
              <w:rPr>
                <w:ins w:id="12766" w:author="Sean de Noronha | DRG" w:date="2026-09-29T16:58:00Z" w16du:dateUtc="2026-09-29T14:58:00Z"/>
                <w:rFonts w:cs="Arial"/>
                <w:sz w:val="13"/>
                <w:szCs w:val="13"/>
              </w:rPr>
            </w:pPr>
            <w:ins w:id="12767" w:author="Sean de Noronha | DRG" w:date="2026-09-29T16:58:00Z" w16du:dateUtc="2026-09-29T14:58:00Z">
              <w:r>
                <w:rPr>
                  <w:rFonts w:cs="Arial"/>
                  <w:sz w:val="13"/>
                  <w:szCs w:val="13"/>
                </w:rPr>
                <w:t>279</w:t>
              </w:r>
            </w:ins>
          </w:p>
        </w:tc>
        <w:tc>
          <w:tcPr>
            <w:tcW w:w="500" w:type="dxa"/>
            <w:vAlign w:val="center"/>
          </w:tcPr>
          <w:p w14:paraId="5E000E15" w14:textId="77777777" w:rsidR="00C60D85" w:rsidRDefault="00000000">
            <w:pPr>
              <w:spacing w:after="0"/>
              <w:rPr>
                <w:ins w:id="12768" w:author="Sean de Noronha | DRG" w:date="2026-09-29T16:58:00Z" w16du:dateUtc="2026-09-29T14:58:00Z"/>
                <w:rFonts w:cs="Arial"/>
                <w:sz w:val="13"/>
                <w:szCs w:val="13"/>
              </w:rPr>
            </w:pPr>
            <w:ins w:id="12769" w:author="Sean de Noronha | DRG" w:date="2026-09-29T16:58:00Z" w16du:dateUtc="2026-09-29T14:58:00Z">
              <w:r>
                <w:rPr>
                  <w:rFonts w:cs="Arial"/>
                  <w:sz w:val="13"/>
                  <w:szCs w:val="13"/>
                </w:rPr>
                <w:t>T4</w:t>
              </w:r>
            </w:ins>
          </w:p>
        </w:tc>
        <w:tc>
          <w:tcPr>
            <w:tcW w:w="660" w:type="dxa"/>
            <w:vAlign w:val="center"/>
          </w:tcPr>
          <w:p w14:paraId="5E000E16" w14:textId="77777777" w:rsidR="00C60D85" w:rsidRDefault="00000000">
            <w:pPr>
              <w:spacing w:after="0"/>
              <w:rPr>
                <w:ins w:id="12770" w:author="Sean de Noronha | DRG" w:date="2026-09-29T16:58:00Z" w16du:dateUtc="2026-09-29T14:58:00Z"/>
                <w:rFonts w:cs="Arial"/>
                <w:sz w:val="13"/>
                <w:szCs w:val="13"/>
              </w:rPr>
            </w:pPr>
            <w:ins w:id="12771" w:author="Sean de Noronha | DRG" w:date="2026-09-29T16:58:00Z" w16du:dateUtc="2026-09-29T14:58:00Z">
              <w:r>
                <w:rPr>
                  <w:rFonts w:cs="Arial"/>
                  <w:sz w:val="13"/>
                  <w:szCs w:val="13"/>
                </w:rPr>
                <w:t>2</w:t>
              </w:r>
            </w:ins>
          </w:p>
        </w:tc>
        <w:tc>
          <w:tcPr>
            <w:tcW w:w="1920" w:type="dxa"/>
            <w:vAlign w:val="center"/>
          </w:tcPr>
          <w:p w14:paraId="5E000E17" w14:textId="77777777" w:rsidR="00C60D85" w:rsidRDefault="00000000">
            <w:pPr>
              <w:spacing w:after="0"/>
              <w:rPr>
                <w:ins w:id="12772" w:author="Sean de Noronha | DRG" w:date="2026-09-29T16:58:00Z" w16du:dateUtc="2026-09-29T14:58:00Z"/>
                <w:rFonts w:cs="Arial"/>
                <w:sz w:val="13"/>
                <w:szCs w:val="13"/>
              </w:rPr>
            </w:pPr>
            <w:ins w:id="12773" w:author="Sean de Noronha | DRG" w:date="2026-09-29T16:58:00Z" w16du:dateUtc="2026-09-29T14:58:00Z">
              <w:r>
                <w:rPr>
                  <w:rFonts w:cs="Arial"/>
                  <w:sz w:val="13"/>
                  <w:szCs w:val="13"/>
                </w:rPr>
                <w:t>CSST with four 90° bends and two end fittings, EHD 18</w:t>
              </w:r>
            </w:ins>
          </w:p>
        </w:tc>
        <w:tc>
          <w:tcPr>
            <w:tcW w:w="520" w:type="dxa"/>
            <w:vAlign w:val="center"/>
          </w:tcPr>
          <w:p w14:paraId="5E000E18" w14:textId="77777777" w:rsidR="00C60D85" w:rsidRDefault="00000000">
            <w:pPr>
              <w:spacing w:after="0"/>
              <w:rPr>
                <w:ins w:id="12774" w:author="Sean de Noronha | DRG" w:date="2026-09-29T16:58:00Z" w16du:dateUtc="2026-09-29T14:58:00Z"/>
                <w:rFonts w:cs="Arial"/>
                <w:sz w:val="13"/>
                <w:szCs w:val="13"/>
              </w:rPr>
            </w:pPr>
            <w:ins w:id="12775" w:author="Sean de Noronha | DRG" w:date="2026-09-29T16:58:00Z" w16du:dateUtc="2026-09-29T14:58:00Z">
              <w:r>
                <w:rPr>
                  <w:rFonts w:cs="Arial"/>
                  <w:sz w:val="13"/>
                  <w:szCs w:val="13"/>
                </w:rPr>
                <w:t>He</w:t>
              </w:r>
            </w:ins>
          </w:p>
        </w:tc>
        <w:tc>
          <w:tcPr>
            <w:tcW w:w="900" w:type="dxa"/>
            <w:vAlign w:val="center"/>
          </w:tcPr>
          <w:p w14:paraId="5E000E19" w14:textId="77777777" w:rsidR="00C60D85" w:rsidRDefault="00000000">
            <w:pPr>
              <w:spacing w:after="0"/>
              <w:rPr>
                <w:ins w:id="12776" w:author="Sean de Noronha | DRG" w:date="2026-09-29T16:58:00Z" w16du:dateUtc="2026-09-29T14:58:00Z"/>
                <w:rFonts w:cs="Arial"/>
                <w:sz w:val="13"/>
                <w:szCs w:val="13"/>
              </w:rPr>
            </w:pPr>
            <w:ins w:id="12777" w:author="Sean de Noronha | DRG" w:date="2026-09-29T16:58:00Z" w16du:dateUtc="2026-09-29T14:58:00Z">
              <w:r>
                <w:rPr>
                  <w:rFonts w:cs="Arial"/>
                  <w:sz w:val="13"/>
                  <w:szCs w:val="13"/>
                </w:rPr>
                <w:t>286</w:t>
              </w:r>
            </w:ins>
          </w:p>
        </w:tc>
        <w:tc>
          <w:tcPr>
            <w:tcW w:w="800" w:type="dxa"/>
            <w:vAlign w:val="center"/>
          </w:tcPr>
          <w:p w14:paraId="5E000E1A" w14:textId="77777777" w:rsidR="00C60D85" w:rsidRDefault="00000000">
            <w:pPr>
              <w:spacing w:after="0"/>
              <w:rPr>
                <w:ins w:id="12778" w:author="Sean de Noronha | DRG" w:date="2026-09-29T16:58:00Z" w16du:dateUtc="2026-09-29T14:58:00Z"/>
                <w:rFonts w:cs="Arial"/>
                <w:sz w:val="13"/>
                <w:szCs w:val="13"/>
              </w:rPr>
            </w:pPr>
            <w:ins w:id="12779" w:author="Sean de Noronha | DRG" w:date="2026-09-29T16:58:00Z" w16du:dateUtc="2026-09-29T14:58:00Z">
              <w:r>
                <w:rPr>
                  <w:rFonts w:cs="Arial"/>
                  <w:sz w:val="13"/>
                  <w:szCs w:val="13"/>
                </w:rPr>
                <w:t>50 ft</w:t>
              </w:r>
            </w:ins>
          </w:p>
        </w:tc>
        <w:tc>
          <w:tcPr>
            <w:tcW w:w="880" w:type="dxa"/>
            <w:vAlign w:val="center"/>
          </w:tcPr>
          <w:p w14:paraId="5E000E1B" w14:textId="77777777" w:rsidR="00C60D85" w:rsidRDefault="00000000">
            <w:pPr>
              <w:spacing w:after="0"/>
              <w:rPr>
                <w:ins w:id="12780" w:author="Sean de Noronha | DRG" w:date="2026-09-29T16:58:00Z" w16du:dateUtc="2026-09-29T14:58:00Z"/>
                <w:rFonts w:cs="Arial"/>
                <w:sz w:val="13"/>
                <w:szCs w:val="13"/>
              </w:rPr>
            </w:pPr>
            <w:ins w:id="12781" w:author="Sean de Noronha | DRG" w:date="2026-09-29T16:58:00Z" w16du:dateUtc="2026-09-29T14:58:00Z">
              <w:r>
                <w:rPr>
                  <w:rFonts w:cs="Arial"/>
                  <w:sz w:val="13"/>
                  <w:szCs w:val="13"/>
                </w:rPr>
                <w:t>3.45</w:t>
              </w:r>
            </w:ins>
          </w:p>
        </w:tc>
        <w:tc>
          <w:tcPr>
            <w:tcW w:w="820" w:type="dxa"/>
            <w:vAlign w:val="center"/>
          </w:tcPr>
          <w:p w14:paraId="5E000E1C" w14:textId="77777777" w:rsidR="00C60D85" w:rsidRDefault="00000000">
            <w:pPr>
              <w:spacing w:after="0"/>
              <w:rPr>
                <w:ins w:id="12782" w:author="Sean de Noronha | DRG" w:date="2026-09-29T16:58:00Z" w16du:dateUtc="2026-09-29T14:58:00Z"/>
                <w:rFonts w:cs="Arial"/>
                <w:sz w:val="13"/>
                <w:szCs w:val="13"/>
              </w:rPr>
            </w:pPr>
            <w:ins w:id="12783" w:author="Sean de Noronha | DRG" w:date="2026-09-29T16:58:00Z" w16du:dateUtc="2026-09-29T14:58:00Z">
              <w:r>
                <w:rPr>
                  <w:rFonts w:cs="Arial"/>
                  <w:sz w:val="13"/>
                  <w:szCs w:val="13"/>
                </w:rPr>
                <w:t>125</w:t>
              </w:r>
            </w:ins>
          </w:p>
        </w:tc>
        <w:tc>
          <w:tcPr>
            <w:tcW w:w="1100" w:type="dxa"/>
            <w:vAlign w:val="center"/>
          </w:tcPr>
          <w:p w14:paraId="5E000E1D" w14:textId="77777777" w:rsidR="00C60D85" w:rsidRDefault="00000000">
            <w:pPr>
              <w:spacing w:after="0"/>
              <w:rPr>
                <w:ins w:id="12784" w:author="Sean de Noronha | DRG" w:date="2026-09-29T16:58:00Z" w16du:dateUtc="2026-09-29T14:58:00Z"/>
                <w:rFonts w:cs="Arial"/>
                <w:sz w:val="13"/>
                <w:szCs w:val="13"/>
              </w:rPr>
            </w:pPr>
            <w:ins w:id="12785" w:author="Sean de Noronha | DRG" w:date="2026-09-29T16:58:00Z" w16du:dateUtc="2026-09-29T14:58:00Z">
              <w:r>
                <w:rPr>
                  <w:rFonts w:cs="Arial"/>
                  <w:sz w:val="13"/>
                  <w:szCs w:val="13"/>
                </w:rPr>
                <w:t>25.0 (52.9)</w:t>
              </w:r>
            </w:ins>
          </w:p>
        </w:tc>
        <w:tc>
          <w:tcPr>
            <w:tcW w:w="700" w:type="dxa"/>
            <w:vAlign w:val="center"/>
          </w:tcPr>
          <w:p w14:paraId="5E000E1E" w14:textId="77777777" w:rsidR="00C60D85" w:rsidRDefault="00000000">
            <w:pPr>
              <w:spacing w:after="0"/>
              <w:rPr>
                <w:ins w:id="12786" w:author="Sean de Noronha | DRG" w:date="2026-09-29T16:58:00Z" w16du:dateUtc="2026-09-29T14:58:00Z"/>
                <w:rFonts w:cs="Arial"/>
                <w:sz w:val="13"/>
                <w:szCs w:val="13"/>
              </w:rPr>
            </w:pPr>
            <w:ins w:id="12787" w:author="Sean de Noronha | DRG" w:date="2026-09-29T16:58:00Z" w16du:dateUtc="2026-09-29T14:58:00Z">
              <w:r>
                <w:rPr>
                  <w:rFonts w:cs="Arial"/>
                  <w:sz w:val="13"/>
                  <w:szCs w:val="13"/>
                </w:rPr>
                <w:t>1.96</w:t>
              </w:r>
            </w:ins>
          </w:p>
        </w:tc>
      </w:tr>
      <w:tr w:rsidR="00C60D85" w14:paraId="0EF6BE9D" w14:textId="77777777">
        <w:trPr>
          <w:jc w:val="center"/>
          <w:ins w:id="12788" w:author="Sean de Noronha | DRG" w:date="2026-09-29T16:58:00Z"/>
        </w:trPr>
        <w:tc>
          <w:tcPr>
            <w:tcW w:w="560" w:type="dxa"/>
            <w:vAlign w:val="center"/>
          </w:tcPr>
          <w:p w14:paraId="5E000E1F" w14:textId="77777777" w:rsidR="00C60D85" w:rsidRDefault="00000000">
            <w:pPr>
              <w:spacing w:after="0"/>
              <w:rPr>
                <w:ins w:id="12789" w:author="Sean de Noronha | DRG" w:date="2026-09-29T16:58:00Z" w16du:dateUtc="2026-09-29T14:58:00Z"/>
                <w:rFonts w:cs="Arial"/>
                <w:sz w:val="13"/>
                <w:szCs w:val="13"/>
              </w:rPr>
            </w:pPr>
            <w:ins w:id="12790" w:author="Sean de Noronha | DRG" w:date="2026-09-29T16:58:00Z" w16du:dateUtc="2026-09-29T14:58:00Z">
              <w:r>
                <w:rPr>
                  <w:rFonts w:cs="Arial"/>
                  <w:sz w:val="13"/>
                  <w:szCs w:val="13"/>
                </w:rPr>
                <w:t>280</w:t>
              </w:r>
            </w:ins>
          </w:p>
        </w:tc>
        <w:tc>
          <w:tcPr>
            <w:tcW w:w="500" w:type="dxa"/>
            <w:vAlign w:val="center"/>
          </w:tcPr>
          <w:p w14:paraId="5E000E20" w14:textId="77777777" w:rsidR="00C60D85" w:rsidRDefault="00000000">
            <w:pPr>
              <w:spacing w:after="0"/>
              <w:rPr>
                <w:ins w:id="12791" w:author="Sean de Noronha | DRG" w:date="2026-09-29T16:58:00Z" w16du:dateUtc="2026-09-29T14:58:00Z"/>
                <w:rFonts w:cs="Arial"/>
                <w:sz w:val="13"/>
                <w:szCs w:val="13"/>
              </w:rPr>
            </w:pPr>
            <w:ins w:id="12792" w:author="Sean de Noronha | DRG" w:date="2026-09-29T16:58:00Z" w16du:dateUtc="2026-09-29T14:58:00Z">
              <w:r>
                <w:rPr>
                  <w:rFonts w:cs="Arial"/>
                  <w:sz w:val="13"/>
                  <w:szCs w:val="13"/>
                </w:rPr>
                <w:t>T4</w:t>
              </w:r>
            </w:ins>
          </w:p>
        </w:tc>
        <w:tc>
          <w:tcPr>
            <w:tcW w:w="660" w:type="dxa"/>
            <w:vAlign w:val="center"/>
          </w:tcPr>
          <w:p w14:paraId="5E000E21" w14:textId="77777777" w:rsidR="00C60D85" w:rsidRDefault="00000000">
            <w:pPr>
              <w:spacing w:after="0"/>
              <w:rPr>
                <w:ins w:id="12793" w:author="Sean de Noronha | DRG" w:date="2026-09-29T16:58:00Z" w16du:dateUtc="2026-09-29T14:58:00Z"/>
                <w:rFonts w:cs="Arial"/>
                <w:sz w:val="13"/>
                <w:szCs w:val="13"/>
              </w:rPr>
            </w:pPr>
            <w:ins w:id="12794" w:author="Sean de Noronha | DRG" w:date="2026-09-29T16:58:00Z" w16du:dateUtc="2026-09-29T14:58:00Z">
              <w:r>
                <w:rPr>
                  <w:rFonts w:cs="Arial"/>
                  <w:sz w:val="13"/>
                  <w:szCs w:val="13"/>
                </w:rPr>
                <w:t>2</w:t>
              </w:r>
            </w:ins>
          </w:p>
        </w:tc>
        <w:tc>
          <w:tcPr>
            <w:tcW w:w="1920" w:type="dxa"/>
            <w:vAlign w:val="center"/>
          </w:tcPr>
          <w:p w14:paraId="5E000E22" w14:textId="77777777" w:rsidR="00C60D85" w:rsidRDefault="00000000">
            <w:pPr>
              <w:spacing w:after="0"/>
              <w:rPr>
                <w:ins w:id="12795" w:author="Sean de Noronha | DRG" w:date="2026-09-29T16:58:00Z" w16du:dateUtc="2026-09-29T14:58:00Z"/>
                <w:rFonts w:cs="Arial"/>
                <w:sz w:val="13"/>
                <w:szCs w:val="13"/>
              </w:rPr>
            </w:pPr>
            <w:ins w:id="12796" w:author="Sean de Noronha | DRG" w:date="2026-09-29T16:58:00Z" w16du:dateUtc="2026-09-29T14:58:00Z">
              <w:r>
                <w:rPr>
                  <w:rFonts w:cs="Arial"/>
                  <w:sz w:val="13"/>
                  <w:szCs w:val="13"/>
                </w:rPr>
                <w:t>CSST with four 90° bends and two end fittings, EHD 18</w:t>
              </w:r>
            </w:ins>
          </w:p>
        </w:tc>
        <w:tc>
          <w:tcPr>
            <w:tcW w:w="520" w:type="dxa"/>
            <w:vAlign w:val="center"/>
          </w:tcPr>
          <w:p w14:paraId="5E000E23" w14:textId="77777777" w:rsidR="00C60D85" w:rsidRDefault="00000000">
            <w:pPr>
              <w:spacing w:after="0"/>
              <w:rPr>
                <w:ins w:id="12797" w:author="Sean de Noronha | DRG" w:date="2026-09-29T16:58:00Z" w16du:dateUtc="2026-09-29T14:58:00Z"/>
                <w:rFonts w:cs="Arial"/>
                <w:sz w:val="13"/>
                <w:szCs w:val="13"/>
              </w:rPr>
            </w:pPr>
            <w:ins w:id="12798" w:author="Sean de Noronha | DRG" w:date="2026-09-29T16:58:00Z" w16du:dateUtc="2026-09-29T14:58:00Z">
              <w:r>
                <w:rPr>
                  <w:rFonts w:cs="Arial"/>
                  <w:sz w:val="13"/>
                  <w:szCs w:val="13"/>
                </w:rPr>
                <w:t>He</w:t>
              </w:r>
            </w:ins>
          </w:p>
        </w:tc>
        <w:tc>
          <w:tcPr>
            <w:tcW w:w="900" w:type="dxa"/>
            <w:vAlign w:val="center"/>
          </w:tcPr>
          <w:p w14:paraId="5E000E24" w14:textId="77777777" w:rsidR="00C60D85" w:rsidRDefault="00000000">
            <w:pPr>
              <w:spacing w:after="0"/>
              <w:rPr>
                <w:ins w:id="12799" w:author="Sean de Noronha | DRG" w:date="2026-09-29T16:58:00Z" w16du:dateUtc="2026-09-29T14:58:00Z"/>
                <w:rFonts w:cs="Arial"/>
                <w:sz w:val="13"/>
                <w:szCs w:val="13"/>
              </w:rPr>
            </w:pPr>
            <w:ins w:id="12800" w:author="Sean de Noronha | DRG" w:date="2026-09-29T16:58:00Z" w16du:dateUtc="2026-09-29T14:58:00Z">
              <w:r>
                <w:rPr>
                  <w:rFonts w:cs="Arial"/>
                  <w:sz w:val="13"/>
                  <w:szCs w:val="13"/>
                </w:rPr>
                <w:t>179</w:t>
              </w:r>
            </w:ins>
          </w:p>
        </w:tc>
        <w:tc>
          <w:tcPr>
            <w:tcW w:w="800" w:type="dxa"/>
            <w:vAlign w:val="center"/>
          </w:tcPr>
          <w:p w14:paraId="5E000E25" w14:textId="77777777" w:rsidR="00C60D85" w:rsidRDefault="00000000">
            <w:pPr>
              <w:spacing w:after="0"/>
              <w:rPr>
                <w:ins w:id="12801" w:author="Sean de Noronha | DRG" w:date="2026-09-29T16:58:00Z" w16du:dateUtc="2026-09-29T14:58:00Z"/>
                <w:rFonts w:cs="Arial"/>
                <w:sz w:val="13"/>
                <w:szCs w:val="13"/>
              </w:rPr>
            </w:pPr>
            <w:ins w:id="12802" w:author="Sean de Noronha | DRG" w:date="2026-09-29T16:58:00Z" w16du:dateUtc="2026-09-29T14:58:00Z">
              <w:r>
                <w:rPr>
                  <w:rFonts w:cs="Arial"/>
                  <w:sz w:val="13"/>
                  <w:szCs w:val="13"/>
                </w:rPr>
                <w:t>80 ft</w:t>
              </w:r>
            </w:ins>
          </w:p>
        </w:tc>
        <w:tc>
          <w:tcPr>
            <w:tcW w:w="880" w:type="dxa"/>
            <w:vAlign w:val="center"/>
          </w:tcPr>
          <w:p w14:paraId="5E000E26" w14:textId="77777777" w:rsidR="00C60D85" w:rsidRDefault="00000000">
            <w:pPr>
              <w:spacing w:after="0"/>
              <w:rPr>
                <w:ins w:id="12803" w:author="Sean de Noronha | DRG" w:date="2026-09-29T16:58:00Z" w16du:dateUtc="2026-09-29T14:58:00Z"/>
                <w:rFonts w:cs="Arial"/>
                <w:sz w:val="13"/>
                <w:szCs w:val="13"/>
              </w:rPr>
            </w:pPr>
            <w:ins w:id="12804" w:author="Sean de Noronha | DRG" w:date="2026-09-29T16:58:00Z" w16du:dateUtc="2026-09-29T14:58:00Z">
              <w:r>
                <w:rPr>
                  <w:rFonts w:cs="Arial"/>
                  <w:sz w:val="13"/>
                  <w:szCs w:val="13"/>
                </w:rPr>
                <w:t>3.45</w:t>
              </w:r>
            </w:ins>
          </w:p>
        </w:tc>
        <w:tc>
          <w:tcPr>
            <w:tcW w:w="820" w:type="dxa"/>
            <w:vAlign w:val="center"/>
          </w:tcPr>
          <w:p w14:paraId="5E000E27" w14:textId="77777777" w:rsidR="00C60D85" w:rsidRDefault="00000000">
            <w:pPr>
              <w:spacing w:after="0"/>
              <w:rPr>
                <w:ins w:id="12805" w:author="Sean de Noronha | DRG" w:date="2026-09-29T16:58:00Z" w16du:dateUtc="2026-09-29T14:58:00Z"/>
                <w:rFonts w:cs="Arial"/>
                <w:sz w:val="13"/>
                <w:szCs w:val="13"/>
              </w:rPr>
            </w:pPr>
            <w:ins w:id="12806" w:author="Sean de Noronha | DRG" w:date="2026-09-29T16:58:00Z" w16du:dateUtc="2026-09-29T14:58:00Z">
              <w:r>
                <w:rPr>
                  <w:rFonts w:cs="Arial"/>
                  <w:sz w:val="13"/>
                  <w:szCs w:val="13"/>
                </w:rPr>
                <w:t>125</w:t>
              </w:r>
            </w:ins>
          </w:p>
        </w:tc>
        <w:tc>
          <w:tcPr>
            <w:tcW w:w="1100" w:type="dxa"/>
            <w:vAlign w:val="center"/>
          </w:tcPr>
          <w:p w14:paraId="5E000E28" w14:textId="77777777" w:rsidR="00C60D85" w:rsidRDefault="00000000">
            <w:pPr>
              <w:spacing w:after="0"/>
              <w:rPr>
                <w:ins w:id="12807" w:author="Sean de Noronha | DRG" w:date="2026-09-29T16:58:00Z" w16du:dateUtc="2026-09-29T14:58:00Z"/>
                <w:rFonts w:cs="Arial"/>
                <w:sz w:val="13"/>
                <w:szCs w:val="13"/>
              </w:rPr>
            </w:pPr>
            <w:ins w:id="12808" w:author="Sean de Noronha | DRG" w:date="2026-09-29T16:58:00Z" w16du:dateUtc="2026-09-29T14:58:00Z">
              <w:r>
                <w:rPr>
                  <w:rFonts w:cs="Arial"/>
                  <w:sz w:val="13"/>
                  <w:szCs w:val="13"/>
                </w:rPr>
                <w:t>15.6 (33.1)</w:t>
              </w:r>
            </w:ins>
          </w:p>
        </w:tc>
        <w:tc>
          <w:tcPr>
            <w:tcW w:w="700" w:type="dxa"/>
            <w:vAlign w:val="center"/>
          </w:tcPr>
          <w:p w14:paraId="5E000E29" w14:textId="77777777" w:rsidR="00C60D85" w:rsidRDefault="00000000">
            <w:pPr>
              <w:spacing w:after="0"/>
              <w:rPr>
                <w:ins w:id="12809" w:author="Sean de Noronha | DRG" w:date="2026-09-29T16:58:00Z" w16du:dateUtc="2026-09-29T14:58:00Z"/>
                <w:rFonts w:cs="Arial"/>
                <w:sz w:val="13"/>
                <w:szCs w:val="13"/>
              </w:rPr>
            </w:pPr>
            <w:ins w:id="12810" w:author="Sean de Noronha | DRG" w:date="2026-09-29T16:58:00Z" w16du:dateUtc="2026-09-29T14:58:00Z">
              <w:r>
                <w:rPr>
                  <w:rFonts w:cs="Arial"/>
                  <w:sz w:val="13"/>
                  <w:szCs w:val="13"/>
                </w:rPr>
                <w:t>1.23</w:t>
              </w:r>
            </w:ins>
          </w:p>
        </w:tc>
      </w:tr>
      <w:tr w:rsidR="00C60D85" w14:paraId="2AFB3F9D" w14:textId="77777777">
        <w:trPr>
          <w:jc w:val="center"/>
          <w:ins w:id="12811" w:author="Sean de Noronha | DRG" w:date="2026-09-29T16:58:00Z"/>
        </w:trPr>
        <w:tc>
          <w:tcPr>
            <w:tcW w:w="560" w:type="dxa"/>
            <w:vAlign w:val="center"/>
          </w:tcPr>
          <w:p w14:paraId="5E000E2A" w14:textId="77777777" w:rsidR="00C60D85" w:rsidRDefault="00000000">
            <w:pPr>
              <w:spacing w:after="0"/>
              <w:rPr>
                <w:ins w:id="12812" w:author="Sean de Noronha | DRG" w:date="2026-09-29T16:58:00Z" w16du:dateUtc="2026-09-29T14:58:00Z"/>
                <w:rFonts w:cs="Arial"/>
                <w:sz w:val="13"/>
                <w:szCs w:val="13"/>
              </w:rPr>
            </w:pPr>
            <w:ins w:id="12813" w:author="Sean de Noronha | DRG" w:date="2026-09-29T16:58:00Z" w16du:dateUtc="2026-09-29T14:58:00Z">
              <w:r>
                <w:rPr>
                  <w:rFonts w:cs="Arial"/>
                  <w:sz w:val="13"/>
                  <w:szCs w:val="13"/>
                </w:rPr>
                <w:t>281</w:t>
              </w:r>
            </w:ins>
          </w:p>
        </w:tc>
        <w:tc>
          <w:tcPr>
            <w:tcW w:w="500" w:type="dxa"/>
            <w:vAlign w:val="center"/>
          </w:tcPr>
          <w:p w14:paraId="5E000E2B" w14:textId="77777777" w:rsidR="00C60D85" w:rsidRDefault="00000000">
            <w:pPr>
              <w:spacing w:after="0"/>
              <w:rPr>
                <w:ins w:id="12814" w:author="Sean de Noronha | DRG" w:date="2026-09-29T16:58:00Z" w16du:dateUtc="2026-09-29T14:58:00Z"/>
                <w:rFonts w:cs="Arial"/>
                <w:sz w:val="13"/>
                <w:szCs w:val="13"/>
              </w:rPr>
            </w:pPr>
            <w:ins w:id="12815" w:author="Sean de Noronha | DRG" w:date="2026-09-29T16:58:00Z" w16du:dateUtc="2026-09-29T14:58:00Z">
              <w:r>
                <w:rPr>
                  <w:rFonts w:cs="Arial"/>
                  <w:sz w:val="13"/>
                  <w:szCs w:val="13"/>
                </w:rPr>
                <w:t>T4</w:t>
              </w:r>
            </w:ins>
          </w:p>
        </w:tc>
        <w:tc>
          <w:tcPr>
            <w:tcW w:w="660" w:type="dxa"/>
            <w:vAlign w:val="center"/>
          </w:tcPr>
          <w:p w14:paraId="5E000E2C" w14:textId="77777777" w:rsidR="00C60D85" w:rsidRDefault="00000000">
            <w:pPr>
              <w:spacing w:after="0"/>
              <w:rPr>
                <w:ins w:id="12816" w:author="Sean de Noronha | DRG" w:date="2026-09-29T16:58:00Z" w16du:dateUtc="2026-09-29T14:58:00Z"/>
                <w:rFonts w:cs="Arial"/>
                <w:sz w:val="13"/>
                <w:szCs w:val="13"/>
              </w:rPr>
            </w:pPr>
            <w:ins w:id="12817" w:author="Sean de Noronha | DRG" w:date="2026-09-29T16:58:00Z" w16du:dateUtc="2026-09-29T14:58:00Z">
              <w:r>
                <w:rPr>
                  <w:rFonts w:cs="Arial"/>
                  <w:sz w:val="13"/>
                  <w:szCs w:val="13"/>
                </w:rPr>
                <w:t>2</w:t>
              </w:r>
            </w:ins>
          </w:p>
        </w:tc>
        <w:tc>
          <w:tcPr>
            <w:tcW w:w="1920" w:type="dxa"/>
            <w:vAlign w:val="center"/>
          </w:tcPr>
          <w:p w14:paraId="5E000E2D" w14:textId="77777777" w:rsidR="00C60D85" w:rsidRDefault="00000000">
            <w:pPr>
              <w:spacing w:after="0"/>
              <w:rPr>
                <w:ins w:id="12818" w:author="Sean de Noronha | DRG" w:date="2026-09-29T16:58:00Z" w16du:dateUtc="2026-09-29T14:58:00Z"/>
                <w:rFonts w:cs="Arial"/>
                <w:sz w:val="13"/>
                <w:szCs w:val="13"/>
              </w:rPr>
            </w:pPr>
            <w:ins w:id="12819" w:author="Sean de Noronha | DRG" w:date="2026-09-29T16:58:00Z" w16du:dateUtc="2026-09-29T14:58:00Z">
              <w:r>
                <w:rPr>
                  <w:rFonts w:cs="Arial"/>
                  <w:sz w:val="13"/>
                  <w:szCs w:val="13"/>
                </w:rPr>
                <w:t>CSST with four 90° bends and two end fittings, EHD 18</w:t>
              </w:r>
            </w:ins>
          </w:p>
        </w:tc>
        <w:tc>
          <w:tcPr>
            <w:tcW w:w="520" w:type="dxa"/>
            <w:vAlign w:val="center"/>
          </w:tcPr>
          <w:p w14:paraId="5E000E2E" w14:textId="77777777" w:rsidR="00C60D85" w:rsidRDefault="00000000">
            <w:pPr>
              <w:spacing w:after="0"/>
              <w:rPr>
                <w:ins w:id="12820" w:author="Sean de Noronha | DRG" w:date="2026-09-29T16:58:00Z" w16du:dateUtc="2026-09-29T14:58:00Z"/>
                <w:rFonts w:cs="Arial"/>
                <w:sz w:val="13"/>
                <w:szCs w:val="13"/>
              </w:rPr>
            </w:pPr>
            <w:ins w:id="12821" w:author="Sean de Noronha | DRG" w:date="2026-09-29T16:58:00Z" w16du:dateUtc="2026-09-29T14:58:00Z">
              <w:r>
                <w:rPr>
                  <w:rFonts w:cs="Arial"/>
                  <w:sz w:val="13"/>
                  <w:szCs w:val="13"/>
                </w:rPr>
                <w:t>He</w:t>
              </w:r>
            </w:ins>
          </w:p>
        </w:tc>
        <w:tc>
          <w:tcPr>
            <w:tcW w:w="900" w:type="dxa"/>
            <w:vAlign w:val="center"/>
          </w:tcPr>
          <w:p w14:paraId="5E000E2F" w14:textId="77777777" w:rsidR="00C60D85" w:rsidRDefault="00000000">
            <w:pPr>
              <w:spacing w:after="0"/>
              <w:rPr>
                <w:ins w:id="12822" w:author="Sean de Noronha | DRG" w:date="2026-09-29T16:58:00Z" w16du:dateUtc="2026-09-29T14:58:00Z"/>
                <w:rFonts w:cs="Arial"/>
                <w:sz w:val="13"/>
                <w:szCs w:val="13"/>
              </w:rPr>
            </w:pPr>
            <w:ins w:id="12823" w:author="Sean de Noronha | DRG" w:date="2026-09-29T16:58:00Z" w16du:dateUtc="2026-09-29T14:58:00Z">
              <w:r>
                <w:rPr>
                  <w:rFonts w:cs="Arial"/>
                  <w:sz w:val="13"/>
                  <w:szCs w:val="13"/>
                </w:rPr>
                <w:t>143</w:t>
              </w:r>
            </w:ins>
          </w:p>
        </w:tc>
        <w:tc>
          <w:tcPr>
            <w:tcW w:w="800" w:type="dxa"/>
            <w:vAlign w:val="center"/>
          </w:tcPr>
          <w:p w14:paraId="5E000E30" w14:textId="77777777" w:rsidR="00C60D85" w:rsidRDefault="00000000">
            <w:pPr>
              <w:spacing w:after="0"/>
              <w:rPr>
                <w:ins w:id="12824" w:author="Sean de Noronha | DRG" w:date="2026-09-29T16:58:00Z" w16du:dateUtc="2026-09-29T14:58:00Z"/>
                <w:rFonts w:cs="Arial"/>
                <w:sz w:val="13"/>
                <w:szCs w:val="13"/>
              </w:rPr>
            </w:pPr>
            <w:ins w:id="12825" w:author="Sean de Noronha | DRG" w:date="2026-09-29T16:58:00Z" w16du:dateUtc="2026-09-29T14:58:00Z">
              <w:r>
                <w:rPr>
                  <w:rFonts w:cs="Arial"/>
                  <w:sz w:val="13"/>
                  <w:szCs w:val="13"/>
                </w:rPr>
                <w:t>100 ft</w:t>
              </w:r>
            </w:ins>
          </w:p>
        </w:tc>
        <w:tc>
          <w:tcPr>
            <w:tcW w:w="880" w:type="dxa"/>
            <w:vAlign w:val="center"/>
          </w:tcPr>
          <w:p w14:paraId="5E000E31" w14:textId="77777777" w:rsidR="00C60D85" w:rsidRDefault="00000000">
            <w:pPr>
              <w:spacing w:after="0"/>
              <w:rPr>
                <w:ins w:id="12826" w:author="Sean de Noronha | DRG" w:date="2026-09-29T16:58:00Z" w16du:dateUtc="2026-09-29T14:58:00Z"/>
                <w:rFonts w:cs="Arial"/>
                <w:sz w:val="13"/>
                <w:szCs w:val="13"/>
              </w:rPr>
            </w:pPr>
            <w:ins w:id="12827" w:author="Sean de Noronha | DRG" w:date="2026-09-29T16:58:00Z" w16du:dateUtc="2026-09-29T14:58:00Z">
              <w:r>
                <w:rPr>
                  <w:rFonts w:cs="Arial"/>
                  <w:sz w:val="13"/>
                  <w:szCs w:val="13"/>
                </w:rPr>
                <w:t>3.45</w:t>
              </w:r>
            </w:ins>
          </w:p>
        </w:tc>
        <w:tc>
          <w:tcPr>
            <w:tcW w:w="820" w:type="dxa"/>
            <w:vAlign w:val="center"/>
          </w:tcPr>
          <w:p w14:paraId="5E000E32" w14:textId="77777777" w:rsidR="00C60D85" w:rsidRDefault="00000000">
            <w:pPr>
              <w:spacing w:after="0"/>
              <w:rPr>
                <w:ins w:id="12828" w:author="Sean de Noronha | DRG" w:date="2026-09-29T16:58:00Z" w16du:dateUtc="2026-09-29T14:58:00Z"/>
                <w:rFonts w:cs="Arial"/>
                <w:sz w:val="13"/>
                <w:szCs w:val="13"/>
              </w:rPr>
            </w:pPr>
            <w:ins w:id="12829" w:author="Sean de Noronha | DRG" w:date="2026-09-29T16:58:00Z" w16du:dateUtc="2026-09-29T14:58:00Z">
              <w:r>
                <w:rPr>
                  <w:rFonts w:cs="Arial"/>
                  <w:sz w:val="13"/>
                  <w:szCs w:val="13"/>
                </w:rPr>
                <w:t>125</w:t>
              </w:r>
            </w:ins>
          </w:p>
        </w:tc>
        <w:tc>
          <w:tcPr>
            <w:tcW w:w="1100" w:type="dxa"/>
            <w:vAlign w:val="center"/>
          </w:tcPr>
          <w:p w14:paraId="5E000E33" w14:textId="77777777" w:rsidR="00C60D85" w:rsidRDefault="00000000">
            <w:pPr>
              <w:spacing w:after="0"/>
              <w:rPr>
                <w:ins w:id="12830" w:author="Sean de Noronha | DRG" w:date="2026-09-29T16:58:00Z" w16du:dateUtc="2026-09-29T14:58:00Z"/>
                <w:rFonts w:cs="Arial"/>
                <w:sz w:val="13"/>
                <w:szCs w:val="13"/>
              </w:rPr>
            </w:pPr>
            <w:ins w:id="12831" w:author="Sean de Noronha | DRG" w:date="2026-09-29T16:58:00Z" w16du:dateUtc="2026-09-29T14:58:00Z">
              <w:r>
                <w:rPr>
                  <w:rFonts w:cs="Arial"/>
                  <w:sz w:val="13"/>
                  <w:szCs w:val="13"/>
                </w:rPr>
                <w:t>12.5 (26.5)</w:t>
              </w:r>
            </w:ins>
          </w:p>
        </w:tc>
        <w:tc>
          <w:tcPr>
            <w:tcW w:w="700" w:type="dxa"/>
            <w:vAlign w:val="center"/>
          </w:tcPr>
          <w:p w14:paraId="5E000E34" w14:textId="77777777" w:rsidR="00C60D85" w:rsidRDefault="00000000">
            <w:pPr>
              <w:spacing w:after="0"/>
              <w:rPr>
                <w:ins w:id="12832" w:author="Sean de Noronha | DRG" w:date="2026-09-29T16:58:00Z" w16du:dateUtc="2026-09-29T14:58:00Z"/>
                <w:rFonts w:cs="Arial"/>
                <w:sz w:val="13"/>
                <w:szCs w:val="13"/>
              </w:rPr>
            </w:pPr>
            <w:ins w:id="12833" w:author="Sean de Noronha | DRG" w:date="2026-09-29T16:58:00Z" w16du:dateUtc="2026-09-29T14:58:00Z">
              <w:r>
                <w:rPr>
                  <w:rFonts w:cs="Arial"/>
                  <w:sz w:val="13"/>
                  <w:szCs w:val="13"/>
                </w:rPr>
                <w:t>0.981</w:t>
              </w:r>
            </w:ins>
          </w:p>
        </w:tc>
      </w:tr>
      <w:tr w:rsidR="00C60D85" w14:paraId="03C434D1" w14:textId="77777777">
        <w:trPr>
          <w:jc w:val="center"/>
          <w:ins w:id="12834" w:author="Sean de Noronha | DRG" w:date="2026-09-29T16:58:00Z"/>
        </w:trPr>
        <w:tc>
          <w:tcPr>
            <w:tcW w:w="560" w:type="dxa"/>
            <w:vAlign w:val="center"/>
          </w:tcPr>
          <w:p w14:paraId="5E000E35" w14:textId="77777777" w:rsidR="00C60D85" w:rsidRDefault="00000000">
            <w:pPr>
              <w:spacing w:after="0"/>
              <w:rPr>
                <w:ins w:id="12835" w:author="Sean de Noronha | DRG" w:date="2026-09-29T16:58:00Z" w16du:dateUtc="2026-09-29T14:58:00Z"/>
                <w:rFonts w:cs="Arial"/>
                <w:sz w:val="13"/>
                <w:szCs w:val="13"/>
              </w:rPr>
            </w:pPr>
            <w:ins w:id="12836" w:author="Sean de Noronha | DRG" w:date="2026-09-29T16:58:00Z" w16du:dateUtc="2026-09-29T14:58:00Z">
              <w:r>
                <w:rPr>
                  <w:rFonts w:cs="Arial"/>
                  <w:sz w:val="13"/>
                  <w:szCs w:val="13"/>
                </w:rPr>
                <w:t>282</w:t>
              </w:r>
            </w:ins>
          </w:p>
        </w:tc>
        <w:tc>
          <w:tcPr>
            <w:tcW w:w="500" w:type="dxa"/>
            <w:vAlign w:val="center"/>
          </w:tcPr>
          <w:p w14:paraId="5E000E36" w14:textId="77777777" w:rsidR="00C60D85" w:rsidRDefault="00000000">
            <w:pPr>
              <w:spacing w:after="0"/>
              <w:rPr>
                <w:ins w:id="12837" w:author="Sean de Noronha | DRG" w:date="2026-09-29T16:58:00Z" w16du:dateUtc="2026-09-29T14:58:00Z"/>
                <w:rFonts w:cs="Arial"/>
                <w:sz w:val="13"/>
                <w:szCs w:val="13"/>
              </w:rPr>
            </w:pPr>
            <w:ins w:id="12838" w:author="Sean de Noronha | DRG" w:date="2026-09-29T16:58:00Z" w16du:dateUtc="2026-09-29T14:58:00Z">
              <w:r>
                <w:rPr>
                  <w:rFonts w:cs="Arial"/>
                  <w:sz w:val="13"/>
                  <w:szCs w:val="13"/>
                </w:rPr>
                <w:t>T4</w:t>
              </w:r>
            </w:ins>
          </w:p>
        </w:tc>
        <w:tc>
          <w:tcPr>
            <w:tcW w:w="660" w:type="dxa"/>
            <w:vAlign w:val="center"/>
          </w:tcPr>
          <w:p w14:paraId="5E000E37" w14:textId="77777777" w:rsidR="00C60D85" w:rsidRDefault="00000000">
            <w:pPr>
              <w:spacing w:after="0"/>
              <w:rPr>
                <w:ins w:id="12839" w:author="Sean de Noronha | DRG" w:date="2026-09-29T16:58:00Z" w16du:dateUtc="2026-09-29T14:58:00Z"/>
                <w:rFonts w:cs="Arial"/>
                <w:sz w:val="13"/>
                <w:szCs w:val="13"/>
              </w:rPr>
            </w:pPr>
            <w:ins w:id="12840" w:author="Sean de Noronha | DRG" w:date="2026-09-29T16:58:00Z" w16du:dateUtc="2026-09-29T14:58:00Z">
              <w:r>
                <w:rPr>
                  <w:rFonts w:cs="Arial"/>
                  <w:sz w:val="13"/>
                  <w:szCs w:val="13"/>
                </w:rPr>
                <w:t>2</w:t>
              </w:r>
            </w:ins>
          </w:p>
        </w:tc>
        <w:tc>
          <w:tcPr>
            <w:tcW w:w="1920" w:type="dxa"/>
            <w:vAlign w:val="center"/>
          </w:tcPr>
          <w:p w14:paraId="5E000E38" w14:textId="77777777" w:rsidR="00C60D85" w:rsidRDefault="00000000">
            <w:pPr>
              <w:spacing w:after="0"/>
              <w:rPr>
                <w:ins w:id="12841" w:author="Sean de Noronha | DRG" w:date="2026-09-29T16:58:00Z" w16du:dateUtc="2026-09-29T14:58:00Z"/>
                <w:rFonts w:cs="Arial"/>
                <w:sz w:val="13"/>
                <w:szCs w:val="13"/>
              </w:rPr>
            </w:pPr>
            <w:ins w:id="12842" w:author="Sean de Noronha | DRG" w:date="2026-09-29T16:58:00Z" w16du:dateUtc="2026-09-29T14:58:00Z">
              <w:r>
                <w:rPr>
                  <w:rFonts w:cs="Arial"/>
                  <w:sz w:val="13"/>
                  <w:szCs w:val="13"/>
                </w:rPr>
                <w:t>CSST with four 90° bends and two end fittings, EHD 18</w:t>
              </w:r>
            </w:ins>
          </w:p>
        </w:tc>
        <w:tc>
          <w:tcPr>
            <w:tcW w:w="520" w:type="dxa"/>
            <w:vAlign w:val="center"/>
          </w:tcPr>
          <w:p w14:paraId="5E000E39" w14:textId="77777777" w:rsidR="00C60D85" w:rsidRDefault="00000000">
            <w:pPr>
              <w:spacing w:after="0"/>
              <w:rPr>
                <w:ins w:id="12843" w:author="Sean de Noronha | DRG" w:date="2026-09-29T16:58:00Z" w16du:dateUtc="2026-09-29T14:58:00Z"/>
                <w:rFonts w:cs="Arial"/>
                <w:sz w:val="13"/>
                <w:szCs w:val="13"/>
              </w:rPr>
            </w:pPr>
            <w:ins w:id="12844" w:author="Sean de Noronha | DRG" w:date="2026-09-29T16:58:00Z" w16du:dateUtc="2026-09-29T14:58:00Z">
              <w:r>
                <w:rPr>
                  <w:rFonts w:cs="Arial"/>
                  <w:sz w:val="13"/>
                  <w:szCs w:val="13"/>
                </w:rPr>
                <w:t>He</w:t>
              </w:r>
            </w:ins>
          </w:p>
        </w:tc>
        <w:tc>
          <w:tcPr>
            <w:tcW w:w="900" w:type="dxa"/>
            <w:vAlign w:val="center"/>
          </w:tcPr>
          <w:p w14:paraId="5E000E3A" w14:textId="77777777" w:rsidR="00C60D85" w:rsidRDefault="00000000">
            <w:pPr>
              <w:spacing w:after="0"/>
              <w:rPr>
                <w:ins w:id="12845" w:author="Sean de Noronha | DRG" w:date="2026-09-29T16:58:00Z" w16du:dateUtc="2026-09-29T14:58:00Z"/>
                <w:rFonts w:cs="Arial"/>
                <w:sz w:val="13"/>
                <w:szCs w:val="13"/>
              </w:rPr>
            </w:pPr>
            <w:ins w:id="12846" w:author="Sean de Noronha | DRG" w:date="2026-09-29T16:58:00Z" w16du:dateUtc="2026-09-29T14:58:00Z">
              <w:r>
                <w:rPr>
                  <w:rFonts w:cs="Arial"/>
                  <w:sz w:val="13"/>
                  <w:szCs w:val="13"/>
                </w:rPr>
                <w:t>95.2</w:t>
              </w:r>
            </w:ins>
          </w:p>
        </w:tc>
        <w:tc>
          <w:tcPr>
            <w:tcW w:w="800" w:type="dxa"/>
            <w:vAlign w:val="center"/>
          </w:tcPr>
          <w:p w14:paraId="5E000E3B" w14:textId="77777777" w:rsidR="00C60D85" w:rsidRDefault="00000000">
            <w:pPr>
              <w:spacing w:after="0"/>
              <w:rPr>
                <w:ins w:id="12847" w:author="Sean de Noronha | DRG" w:date="2026-09-29T16:58:00Z" w16du:dateUtc="2026-09-29T14:58:00Z"/>
                <w:rFonts w:cs="Arial"/>
                <w:sz w:val="13"/>
                <w:szCs w:val="13"/>
              </w:rPr>
            </w:pPr>
            <w:ins w:id="12848" w:author="Sean de Noronha | DRG" w:date="2026-09-29T16:58:00Z" w16du:dateUtc="2026-09-29T14:58:00Z">
              <w:r>
                <w:rPr>
                  <w:rFonts w:cs="Arial"/>
                  <w:sz w:val="13"/>
                  <w:szCs w:val="13"/>
                </w:rPr>
                <w:t>150 ft</w:t>
              </w:r>
            </w:ins>
          </w:p>
        </w:tc>
        <w:tc>
          <w:tcPr>
            <w:tcW w:w="880" w:type="dxa"/>
            <w:vAlign w:val="center"/>
          </w:tcPr>
          <w:p w14:paraId="5E000E3C" w14:textId="77777777" w:rsidR="00C60D85" w:rsidRDefault="00000000">
            <w:pPr>
              <w:spacing w:after="0"/>
              <w:rPr>
                <w:ins w:id="12849" w:author="Sean de Noronha | DRG" w:date="2026-09-29T16:58:00Z" w16du:dateUtc="2026-09-29T14:58:00Z"/>
                <w:rFonts w:cs="Arial"/>
                <w:sz w:val="13"/>
                <w:szCs w:val="13"/>
              </w:rPr>
            </w:pPr>
            <w:ins w:id="12850" w:author="Sean de Noronha | DRG" w:date="2026-09-29T16:58:00Z" w16du:dateUtc="2026-09-29T14:58:00Z">
              <w:r>
                <w:rPr>
                  <w:rFonts w:cs="Arial"/>
                  <w:sz w:val="13"/>
                  <w:szCs w:val="13"/>
                </w:rPr>
                <w:t>3.45</w:t>
              </w:r>
            </w:ins>
          </w:p>
        </w:tc>
        <w:tc>
          <w:tcPr>
            <w:tcW w:w="820" w:type="dxa"/>
            <w:vAlign w:val="center"/>
          </w:tcPr>
          <w:p w14:paraId="5E000E3D" w14:textId="77777777" w:rsidR="00C60D85" w:rsidRDefault="00000000">
            <w:pPr>
              <w:spacing w:after="0"/>
              <w:rPr>
                <w:ins w:id="12851" w:author="Sean de Noronha | DRG" w:date="2026-09-29T16:58:00Z" w16du:dateUtc="2026-09-29T14:58:00Z"/>
                <w:rFonts w:cs="Arial"/>
                <w:sz w:val="13"/>
                <w:szCs w:val="13"/>
              </w:rPr>
            </w:pPr>
            <w:ins w:id="12852" w:author="Sean de Noronha | DRG" w:date="2026-09-29T16:58:00Z" w16du:dateUtc="2026-09-29T14:58:00Z">
              <w:r>
                <w:rPr>
                  <w:rFonts w:cs="Arial"/>
                  <w:sz w:val="13"/>
                  <w:szCs w:val="13"/>
                </w:rPr>
                <w:t>125</w:t>
              </w:r>
            </w:ins>
          </w:p>
        </w:tc>
        <w:tc>
          <w:tcPr>
            <w:tcW w:w="1100" w:type="dxa"/>
            <w:vAlign w:val="center"/>
          </w:tcPr>
          <w:p w14:paraId="5E000E3E" w14:textId="77777777" w:rsidR="00C60D85" w:rsidRDefault="00000000">
            <w:pPr>
              <w:spacing w:after="0"/>
              <w:rPr>
                <w:ins w:id="12853" w:author="Sean de Noronha | DRG" w:date="2026-09-29T16:58:00Z" w16du:dateUtc="2026-09-29T14:58:00Z"/>
                <w:rFonts w:cs="Arial"/>
                <w:sz w:val="13"/>
                <w:szCs w:val="13"/>
              </w:rPr>
            </w:pPr>
            <w:ins w:id="12854" w:author="Sean de Noronha | DRG" w:date="2026-09-29T16:58:00Z" w16du:dateUtc="2026-09-29T14:58:00Z">
              <w:r>
                <w:rPr>
                  <w:rFonts w:cs="Arial"/>
                  <w:sz w:val="13"/>
                  <w:szCs w:val="13"/>
                </w:rPr>
                <w:t>8.33 (17.6)</w:t>
              </w:r>
            </w:ins>
          </w:p>
        </w:tc>
        <w:tc>
          <w:tcPr>
            <w:tcW w:w="700" w:type="dxa"/>
            <w:vAlign w:val="center"/>
          </w:tcPr>
          <w:p w14:paraId="5E000E3F" w14:textId="77777777" w:rsidR="00C60D85" w:rsidRDefault="00000000">
            <w:pPr>
              <w:spacing w:after="0"/>
              <w:rPr>
                <w:ins w:id="12855" w:author="Sean de Noronha | DRG" w:date="2026-09-29T16:58:00Z" w16du:dateUtc="2026-09-29T14:58:00Z"/>
                <w:rFonts w:cs="Arial"/>
                <w:sz w:val="13"/>
                <w:szCs w:val="13"/>
              </w:rPr>
            </w:pPr>
            <w:ins w:id="12856" w:author="Sean de Noronha | DRG" w:date="2026-09-29T16:58:00Z" w16du:dateUtc="2026-09-29T14:58:00Z">
              <w:r>
                <w:rPr>
                  <w:rFonts w:cs="Arial"/>
                  <w:sz w:val="13"/>
                  <w:szCs w:val="13"/>
                </w:rPr>
                <w:t>0.654</w:t>
              </w:r>
            </w:ins>
          </w:p>
        </w:tc>
      </w:tr>
      <w:tr w:rsidR="00C60D85" w14:paraId="192AF40B" w14:textId="77777777">
        <w:trPr>
          <w:jc w:val="center"/>
          <w:ins w:id="12857" w:author="Sean de Noronha | DRG" w:date="2026-09-29T16:58:00Z"/>
        </w:trPr>
        <w:tc>
          <w:tcPr>
            <w:tcW w:w="560" w:type="dxa"/>
            <w:vAlign w:val="center"/>
          </w:tcPr>
          <w:p w14:paraId="5E000E40" w14:textId="77777777" w:rsidR="00C60D85" w:rsidRDefault="00000000">
            <w:pPr>
              <w:spacing w:after="0"/>
              <w:rPr>
                <w:ins w:id="12858" w:author="Sean de Noronha | DRG" w:date="2026-09-29T16:58:00Z" w16du:dateUtc="2026-09-29T14:58:00Z"/>
                <w:rFonts w:cs="Arial"/>
                <w:sz w:val="13"/>
                <w:szCs w:val="13"/>
              </w:rPr>
            </w:pPr>
            <w:ins w:id="12859" w:author="Sean de Noronha | DRG" w:date="2026-09-29T16:58:00Z" w16du:dateUtc="2026-09-29T14:58:00Z">
              <w:r>
                <w:rPr>
                  <w:rFonts w:cs="Arial"/>
                  <w:sz w:val="13"/>
                  <w:szCs w:val="13"/>
                </w:rPr>
                <w:t>283</w:t>
              </w:r>
            </w:ins>
          </w:p>
        </w:tc>
        <w:tc>
          <w:tcPr>
            <w:tcW w:w="500" w:type="dxa"/>
            <w:vAlign w:val="center"/>
          </w:tcPr>
          <w:p w14:paraId="5E000E41" w14:textId="77777777" w:rsidR="00C60D85" w:rsidRDefault="00000000">
            <w:pPr>
              <w:spacing w:after="0"/>
              <w:rPr>
                <w:ins w:id="12860" w:author="Sean de Noronha | DRG" w:date="2026-09-29T16:58:00Z" w16du:dateUtc="2026-09-29T14:58:00Z"/>
                <w:rFonts w:cs="Arial"/>
                <w:sz w:val="13"/>
                <w:szCs w:val="13"/>
              </w:rPr>
            </w:pPr>
            <w:ins w:id="12861" w:author="Sean de Noronha | DRG" w:date="2026-09-29T16:58:00Z" w16du:dateUtc="2026-09-29T14:58:00Z">
              <w:r>
                <w:rPr>
                  <w:rFonts w:cs="Arial"/>
                  <w:sz w:val="13"/>
                  <w:szCs w:val="13"/>
                </w:rPr>
                <w:t>T4</w:t>
              </w:r>
            </w:ins>
          </w:p>
        </w:tc>
        <w:tc>
          <w:tcPr>
            <w:tcW w:w="660" w:type="dxa"/>
            <w:vAlign w:val="center"/>
          </w:tcPr>
          <w:p w14:paraId="5E000E42" w14:textId="77777777" w:rsidR="00C60D85" w:rsidRDefault="00000000">
            <w:pPr>
              <w:spacing w:after="0"/>
              <w:rPr>
                <w:ins w:id="12862" w:author="Sean de Noronha | DRG" w:date="2026-09-29T16:58:00Z" w16du:dateUtc="2026-09-29T14:58:00Z"/>
                <w:rFonts w:cs="Arial"/>
                <w:sz w:val="13"/>
                <w:szCs w:val="13"/>
              </w:rPr>
            </w:pPr>
            <w:ins w:id="12863" w:author="Sean de Noronha | DRG" w:date="2026-09-29T16:58:00Z" w16du:dateUtc="2026-09-29T14:58:00Z">
              <w:r>
                <w:rPr>
                  <w:rFonts w:cs="Arial"/>
                  <w:sz w:val="13"/>
                  <w:szCs w:val="13"/>
                </w:rPr>
                <w:t>2</w:t>
              </w:r>
            </w:ins>
          </w:p>
        </w:tc>
        <w:tc>
          <w:tcPr>
            <w:tcW w:w="1920" w:type="dxa"/>
            <w:vAlign w:val="center"/>
          </w:tcPr>
          <w:p w14:paraId="5E000E43" w14:textId="77777777" w:rsidR="00C60D85" w:rsidRDefault="00000000">
            <w:pPr>
              <w:spacing w:after="0"/>
              <w:rPr>
                <w:ins w:id="12864" w:author="Sean de Noronha | DRG" w:date="2026-09-29T16:58:00Z" w16du:dateUtc="2026-09-29T14:58:00Z"/>
                <w:rFonts w:cs="Arial"/>
                <w:sz w:val="13"/>
                <w:szCs w:val="13"/>
              </w:rPr>
            </w:pPr>
            <w:ins w:id="12865" w:author="Sean de Noronha | DRG" w:date="2026-09-29T16:58:00Z" w16du:dateUtc="2026-09-29T14:58:00Z">
              <w:r>
                <w:rPr>
                  <w:rFonts w:cs="Arial"/>
                  <w:sz w:val="13"/>
                  <w:szCs w:val="13"/>
                </w:rPr>
                <w:t>CSST with four 90° bends and two end fittings, EHD 18</w:t>
              </w:r>
            </w:ins>
          </w:p>
        </w:tc>
        <w:tc>
          <w:tcPr>
            <w:tcW w:w="520" w:type="dxa"/>
            <w:vAlign w:val="center"/>
          </w:tcPr>
          <w:p w14:paraId="5E000E44" w14:textId="77777777" w:rsidR="00C60D85" w:rsidRDefault="00000000">
            <w:pPr>
              <w:spacing w:after="0"/>
              <w:rPr>
                <w:ins w:id="12866" w:author="Sean de Noronha | DRG" w:date="2026-09-29T16:58:00Z" w16du:dateUtc="2026-09-29T14:58:00Z"/>
                <w:rFonts w:cs="Arial"/>
                <w:sz w:val="13"/>
                <w:szCs w:val="13"/>
              </w:rPr>
            </w:pPr>
            <w:ins w:id="12867" w:author="Sean de Noronha | DRG" w:date="2026-09-29T16:58:00Z" w16du:dateUtc="2026-09-29T14:58:00Z">
              <w:r>
                <w:rPr>
                  <w:rFonts w:cs="Arial"/>
                  <w:sz w:val="13"/>
                  <w:szCs w:val="13"/>
                </w:rPr>
                <w:t>He</w:t>
              </w:r>
            </w:ins>
          </w:p>
        </w:tc>
        <w:tc>
          <w:tcPr>
            <w:tcW w:w="900" w:type="dxa"/>
            <w:vAlign w:val="center"/>
          </w:tcPr>
          <w:p w14:paraId="5E000E45" w14:textId="77777777" w:rsidR="00C60D85" w:rsidRDefault="00000000">
            <w:pPr>
              <w:spacing w:after="0"/>
              <w:rPr>
                <w:ins w:id="12868" w:author="Sean de Noronha | DRG" w:date="2026-09-29T16:58:00Z" w16du:dateUtc="2026-09-29T14:58:00Z"/>
                <w:rFonts w:cs="Arial"/>
                <w:sz w:val="13"/>
                <w:szCs w:val="13"/>
              </w:rPr>
            </w:pPr>
            <w:ins w:id="12869" w:author="Sean de Noronha | DRG" w:date="2026-09-29T16:58:00Z" w16du:dateUtc="2026-09-29T14:58:00Z">
              <w:r>
                <w:rPr>
                  <w:rFonts w:cs="Arial"/>
                  <w:sz w:val="13"/>
                  <w:szCs w:val="13"/>
                </w:rPr>
                <w:t>71.4</w:t>
              </w:r>
            </w:ins>
          </w:p>
        </w:tc>
        <w:tc>
          <w:tcPr>
            <w:tcW w:w="800" w:type="dxa"/>
            <w:vAlign w:val="center"/>
          </w:tcPr>
          <w:p w14:paraId="5E000E46" w14:textId="77777777" w:rsidR="00C60D85" w:rsidRDefault="00000000">
            <w:pPr>
              <w:spacing w:after="0"/>
              <w:rPr>
                <w:ins w:id="12870" w:author="Sean de Noronha | DRG" w:date="2026-09-29T16:58:00Z" w16du:dateUtc="2026-09-29T14:58:00Z"/>
                <w:rFonts w:cs="Arial"/>
                <w:sz w:val="13"/>
                <w:szCs w:val="13"/>
              </w:rPr>
            </w:pPr>
            <w:ins w:id="12871" w:author="Sean de Noronha | DRG" w:date="2026-09-29T16:58:00Z" w16du:dateUtc="2026-09-29T14:58:00Z">
              <w:r>
                <w:rPr>
                  <w:rFonts w:cs="Arial"/>
                  <w:sz w:val="13"/>
                  <w:szCs w:val="13"/>
                </w:rPr>
                <w:t>200 ft</w:t>
              </w:r>
            </w:ins>
          </w:p>
        </w:tc>
        <w:tc>
          <w:tcPr>
            <w:tcW w:w="880" w:type="dxa"/>
            <w:vAlign w:val="center"/>
          </w:tcPr>
          <w:p w14:paraId="5E000E47" w14:textId="77777777" w:rsidR="00C60D85" w:rsidRDefault="00000000">
            <w:pPr>
              <w:spacing w:after="0"/>
              <w:rPr>
                <w:ins w:id="12872" w:author="Sean de Noronha | DRG" w:date="2026-09-29T16:58:00Z" w16du:dateUtc="2026-09-29T14:58:00Z"/>
                <w:rFonts w:cs="Arial"/>
                <w:sz w:val="13"/>
                <w:szCs w:val="13"/>
              </w:rPr>
            </w:pPr>
            <w:ins w:id="12873" w:author="Sean de Noronha | DRG" w:date="2026-09-29T16:58:00Z" w16du:dateUtc="2026-09-29T14:58:00Z">
              <w:r>
                <w:rPr>
                  <w:rFonts w:cs="Arial"/>
                  <w:sz w:val="13"/>
                  <w:szCs w:val="13"/>
                </w:rPr>
                <w:t>3.45</w:t>
              </w:r>
            </w:ins>
          </w:p>
        </w:tc>
        <w:tc>
          <w:tcPr>
            <w:tcW w:w="820" w:type="dxa"/>
            <w:vAlign w:val="center"/>
          </w:tcPr>
          <w:p w14:paraId="5E000E48" w14:textId="77777777" w:rsidR="00C60D85" w:rsidRDefault="00000000">
            <w:pPr>
              <w:spacing w:after="0"/>
              <w:rPr>
                <w:ins w:id="12874" w:author="Sean de Noronha | DRG" w:date="2026-09-29T16:58:00Z" w16du:dateUtc="2026-09-29T14:58:00Z"/>
                <w:rFonts w:cs="Arial"/>
                <w:sz w:val="13"/>
                <w:szCs w:val="13"/>
              </w:rPr>
            </w:pPr>
            <w:ins w:id="12875" w:author="Sean de Noronha | DRG" w:date="2026-09-29T16:58:00Z" w16du:dateUtc="2026-09-29T14:58:00Z">
              <w:r>
                <w:rPr>
                  <w:rFonts w:cs="Arial"/>
                  <w:sz w:val="13"/>
                  <w:szCs w:val="13"/>
                </w:rPr>
                <w:t>125</w:t>
              </w:r>
            </w:ins>
          </w:p>
        </w:tc>
        <w:tc>
          <w:tcPr>
            <w:tcW w:w="1100" w:type="dxa"/>
            <w:vAlign w:val="center"/>
          </w:tcPr>
          <w:p w14:paraId="5E000E49" w14:textId="77777777" w:rsidR="00C60D85" w:rsidRDefault="00000000">
            <w:pPr>
              <w:spacing w:after="0"/>
              <w:rPr>
                <w:ins w:id="12876" w:author="Sean de Noronha | DRG" w:date="2026-09-29T16:58:00Z" w16du:dateUtc="2026-09-29T14:58:00Z"/>
                <w:rFonts w:cs="Arial"/>
                <w:sz w:val="13"/>
                <w:szCs w:val="13"/>
              </w:rPr>
            </w:pPr>
            <w:ins w:id="12877" w:author="Sean de Noronha | DRG" w:date="2026-09-29T16:58:00Z" w16du:dateUtc="2026-09-29T14:58:00Z">
              <w:r>
                <w:rPr>
                  <w:rFonts w:cs="Arial"/>
                  <w:sz w:val="13"/>
                  <w:szCs w:val="13"/>
                </w:rPr>
                <w:t>6.25 (13.2)</w:t>
              </w:r>
            </w:ins>
          </w:p>
        </w:tc>
        <w:tc>
          <w:tcPr>
            <w:tcW w:w="700" w:type="dxa"/>
            <w:vAlign w:val="center"/>
          </w:tcPr>
          <w:p w14:paraId="5E000E4A" w14:textId="77777777" w:rsidR="00C60D85" w:rsidRDefault="00000000">
            <w:pPr>
              <w:spacing w:after="0"/>
              <w:rPr>
                <w:ins w:id="12878" w:author="Sean de Noronha | DRG" w:date="2026-09-29T16:58:00Z" w16du:dateUtc="2026-09-29T14:58:00Z"/>
                <w:rFonts w:cs="Arial"/>
                <w:sz w:val="13"/>
                <w:szCs w:val="13"/>
              </w:rPr>
            </w:pPr>
            <w:ins w:id="12879" w:author="Sean de Noronha | DRG" w:date="2026-09-29T16:58:00Z" w16du:dateUtc="2026-09-29T14:58:00Z">
              <w:r>
                <w:rPr>
                  <w:rFonts w:cs="Arial"/>
                  <w:sz w:val="13"/>
                  <w:szCs w:val="13"/>
                </w:rPr>
                <w:t>0.490</w:t>
              </w:r>
            </w:ins>
          </w:p>
        </w:tc>
      </w:tr>
      <w:tr w:rsidR="00C60D85" w14:paraId="1FE113BA" w14:textId="77777777">
        <w:trPr>
          <w:jc w:val="center"/>
          <w:ins w:id="12880" w:author="Sean de Noronha | DRG" w:date="2026-09-29T16:58:00Z"/>
        </w:trPr>
        <w:tc>
          <w:tcPr>
            <w:tcW w:w="560" w:type="dxa"/>
            <w:vAlign w:val="center"/>
          </w:tcPr>
          <w:p w14:paraId="5E000E4B" w14:textId="77777777" w:rsidR="00C60D85" w:rsidRDefault="00000000">
            <w:pPr>
              <w:spacing w:after="0"/>
              <w:rPr>
                <w:ins w:id="12881" w:author="Sean de Noronha | DRG" w:date="2026-09-29T16:58:00Z" w16du:dateUtc="2026-09-29T14:58:00Z"/>
                <w:rFonts w:cs="Arial"/>
                <w:sz w:val="13"/>
                <w:szCs w:val="13"/>
              </w:rPr>
            </w:pPr>
            <w:ins w:id="12882" w:author="Sean de Noronha | DRG" w:date="2026-09-29T16:58:00Z" w16du:dateUtc="2026-09-29T14:58:00Z">
              <w:r>
                <w:rPr>
                  <w:rFonts w:cs="Arial"/>
                  <w:sz w:val="13"/>
                  <w:szCs w:val="13"/>
                </w:rPr>
                <w:t>284</w:t>
              </w:r>
            </w:ins>
          </w:p>
        </w:tc>
        <w:tc>
          <w:tcPr>
            <w:tcW w:w="500" w:type="dxa"/>
            <w:vAlign w:val="center"/>
          </w:tcPr>
          <w:p w14:paraId="5E000E4C" w14:textId="77777777" w:rsidR="00C60D85" w:rsidRDefault="00000000">
            <w:pPr>
              <w:spacing w:after="0"/>
              <w:rPr>
                <w:ins w:id="12883" w:author="Sean de Noronha | DRG" w:date="2026-09-29T16:58:00Z" w16du:dateUtc="2026-09-29T14:58:00Z"/>
                <w:rFonts w:cs="Arial"/>
                <w:sz w:val="13"/>
                <w:szCs w:val="13"/>
              </w:rPr>
            </w:pPr>
            <w:ins w:id="12884" w:author="Sean de Noronha | DRG" w:date="2026-09-29T16:58:00Z" w16du:dateUtc="2026-09-29T14:58:00Z">
              <w:r>
                <w:rPr>
                  <w:rFonts w:cs="Arial"/>
                  <w:sz w:val="13"/>
                  <w:szCs w:val="13"/>
                </w:rPr>
                <w:t>T4</w:t>
              </w:r>
            </w:ins>
          </w:p>
        </w:tc>
        <w:tc>
          <w:tcPr>
            <w:tcW w:w="660" w:type="dxa"/>
            <w:vAlign w:val="center"/>
          </w:tcPr>
          <w:p w14:paraId="5E000E4D" w14:textId="77777777" w:rsidR="00C60D85" w:rsidRDefault="00000000">
            <w:pPr>
              <w:spacing w:after="0"/>
              <w:rPr>
                <w:ins w:id="12885" w:author="Sean de Noronha | DRG" w:date="2026-09-29T16:58:00Z" w16du:dateUtc="2026-09-29T14:58:00Z"/>
                <w:rFonts w:cs="Arial"/>
                <w:sz w:val="13"/>
                <w:szCs w:val="13"/>
              </w:rPr>
            </w:pPr>
            <w:ins w:id="12886" w:author="Sean de Noronha | DRG" w:date="2026-09-29T16:58:00Z" w16du:dateUtc="2026-09-29T14:58:00Z">
              <w:r>
                <w:rPr>
                  <w:rFonts w:cs="Arial"/>
                  <w:sz w:val="13"/>
                  <w:szCs w:val="13"/>
                </w:rPr>
                <w:t>2</w:t>
              </w:r>
            </w:ins>
          </w:p>
        </w:tc>
        <w:tc>
          <w:tcPr>
            <w:tcW w:w="1920" w:type="dxa"/>
            <w:vAlign w:val="center"/>
          </w:tcPr>
          <w:p w14:paraId="5E000E4E" w14:textId="77777777" w:rsidR="00C60D85" w:rsidRDefault="00000000">
            <w:pPr>
              <w:spacing w:after="0"/>
              <w:rPr>
                <w:ins w:id="12887" w:author="Sean de Noronha | DRG" w:date="2026-09-29T16:58:00Z" w16du:dateUtc="2026-09-29T14:58:00Z"/>
                <w:rFonts w:cs="Arial"/>
                <w:sz w:val="13"/>
                <w:szCs w:val="13"/>
              </w:rPr>
            </w:pPr>
            <w:ins w:id="12888" w:author="Sean de Noronha | DRG" w:date="2026-09-29T16:58:00Z" w16du:dateUtc="2026-09-29T14:58:00Z">
              <w:r>
                <w:rPr>
                  <w:rFonts w:cs="Arial"/>
                  <w:sz w:val="13"/>
                  <w:szCs w:val="13"/>
                </w:rPr>
                <w:t>CSST with four 90° bends and two end fittings, EHD 18</w:t>
              </w:r>
            </w:ins>
          </w:p>
        </w:tc>
        <w:tc>
          <w:tcPr>
            <w:tcW w:w="520" w:type="dxa"/>
            <w:vAlign w:val="center"/>
          </w:tcPr>
          <w:p w14:paraId="5E000E4F" w14:textId="77777777" w:rsidR="00C60D85" w:rsidRDefault="00000000">
            <w:pPr>
              <w:spacing w:after="0"/>
              <w:rPr>
                <w:ins w:id="12889" w:author="Sean de Noronha | DRG" w:date="2026-09-29T16:58:00Z" w16du:dateUtc="2026-09-29T14:58:00Z"/>
                <w:rFonts w:cs="Arial"/>
                <w:sz w:val="13"/>
                <w:szCs w:val="13"/>
              </w:rPr>
            </w:pPr>
            <w:ins w:id="12890" w:author="Sean de Noronha | DRG" w:date="2026-09-29T16:58:00Z" w16du:dateUtc="2026-09-29T14:58:00Z">
              <w:r>
                <w:rPr>
                  <w:rFonts w:cs="Arial"/>
                  <w:sz w:val="13"/>
                  <w:szCs w:val="13"/>
                </w:rPr>
                <w:t>He</w:t>
              </w:r>
            </w:ins>
          </w:p>
        </w:tc>
        <w:tc>
          <w:tcPr>
            <w:tcW w:w="900" w:type="dxa"/>
            <w:vAlign w:val="center"/>
          </w:tcPr>
          <w:p w14:paraId="5E000E50" w14:textId="77777777" w:rsidR="00C60D85" w:rsidRDefault="00000000">
            <w:pPr>
              <w:spacing w:after="0"/>
              <w:rPr>
                <w:ins w:id="12891" w:author="Sean de Noronha | DRG" w:date="2026-09-29T16:58:00Z" w16du:dateUtc="2026-09-29T14:58:00Z"/>
                <w:rFonts w:cs="Arial"/>
                <w:sz w:val="13"/>
                <w:szCs w:val="13"/>
              </w:rPr>
            </w:pPr>
            <w:ins w:id="12892" w:author="Sean de Noronha | DRG" w:date="2026-09-29T16:58:00Z" w16du:dateUtc="2026-09-29T14:58:00Z">
              <w:r>
                <w:rPr>
                  <w:rFonts w:cs="Arial"/>
                  <w:sz w:val="13"/>
                  <w:szCs w:val="13"/>
                </w:rPr>
                <w:t>57.1</w:t>
              </w:r>
            </w:ins>
          </w:p>
        </w:tc>
        <w:tc>
          <w:tcPr>
            <w:tcW w:w="800" w:type="dxa"/>
            <w:vAlign w:val="center"/>
          </w:tcPr>
          <w:p w14:paraId="5E000E51" w14:textId="77777777" w:rsidR="00C60D85" w:rsidRDefault="00000000">
            <w:pPr>
              <w:spacing w:after="0"/>
              <w:rPr>
                <w:ins w:id="12893" w:author="Sean de Noronha | DRG" w:date="2026-09-29T16:58:00Z" w16du:dateUtc="2026-09-29T14:58:00Z"/>
                <w:rFonts w:cs="Arial"/>
                <w:sz w:val="13"/>
                <w:szCs w:val="13"/>
              </w:rPr>
            </w:pPr>
            <w:ins w:id="12894" w:author="Sean de Noronha | DRG" w:date="2026-09-29T16:58:00Z" w16du:dateUtc="2026-09-29T14:58:00Z">
              <w:r>
                <w:rPr>
                  <w:rFonts w:cs="Arial"/>
                  <w:sz w:val="13"/>
                  <w:szCs w:val="13"/>
                </w:rPr>
                <w:t>250 ft</w:t>
              </w:r>
            </w:ins>
          </w:p>
        </w:tc>
        <w:tc>
          <w:tcPr>
            <w:tcW w:w="880" w:type="dxa"/>
            <w:vAlign w:val="center"/>
          </w:tcPr>
          <w:p w14:paraId="5E000E52" w14:textId="77777777" w:rsidR="00C60D85" w:rsidRDefault="00000000">
            <w:pPr>
              <w:spacing w:after="0"/>
              <w:rPr>
                <w:ins w:id="12895" w:author="Sean de Noronha | DRG" w:date="2026-09-29T16:58:00Z" w16du:dateUtc="2026-09-29T14:58:00Z"/>
                <w:rFonts w:cs="Arial"/>
                <w:sz w:val="13"/>
                <w:szCs w:val="13"/>
              </w:rPr>
            </w:pPr>
            <w:ins w:id="12896" w:author="Sean de Noronha | DRG" w:date="2026-09-29T16:58:00Z" w16du:dateUtc="2026-09-29T14:58:00Z">
              <w:r>
                <w:rPr>
                  <w:rFonts w:cs="Arial"/>
                  <w:sz w:val="13"/>
                  <w:szCs w:val="13"/>
                </w:rPr>
                <w:t>3.45</w:t>
              </w:r>
            </w:ins>
          </w:p>
        </w:tc>
        <w:tc>
          <w:tcPr>
            <w:tcW w:w="820" w:type="dxa"/>
            <w:vAlign w:val="center"/>
          </w:tcPr>
          <w:p w14:paraId="5E000E53" w14:textId="77777777" w:rsidR="00C60D85" w:rsidRDefault="00000000">
            <w:pPr>
              <w:spacing w:after="0"/>
              <w:rPr>
                <w:ins w:id="12897" w:author="Sean de Noronha | DRG" w:date="2026-09-29T16:58:00Z" w16du:dateUtc="2026-09-29T14:58:00Z"/>
                <w:rFonts w:cs="Arial"/>
                <w:sz w:val="13"/>
                <w:szCs w:val="13"/>
              </w:rPr>
            </w:pPr>
            <w:ins w:id="12898" w:author="Sean de Noronha | DRG" w:date="2026-09-29T16:58:00Z" w16du:dateUtc="2026-09-29T14:58:00Z">
              <w:r>
                <w:rPr>
                  <w:rFonts w:cs="Arial"/>
                  <w:sz w:val="13"/>
                  <w:szCs w:val="13"/>
                </w:rPr>
                <w:t>125</w:t>
              </w:r>
            </w:ins>
          </w:p>
        </w:tc>
        <w:tc>
          <w:tcPr>
            <w:tcW w:w="1100" w:type="dxa"/>
            <w:vAlign w:val="center"/>
          </w:tcPr>
          <w:p w14:paraId="5E000E54" w14:textId="77777777" w:rsidR="00C60D85" w:rsidRDefault="00000000">
            <w:pPr>
              <w:spacing w:after="0"/>
              <w:rPr>
                <w:ins w:id="12899" w:author="Sean de Noronha | DRG" w:date="2026-09-29T16:58:00Z" w16du:dateUtc="2026-09-29T14:58:00Z"/>
                <w:rFonts w:cs="Arial"/>
                <w:sz w:val="13"/>
                <w:szCs w:val="13"/>
              </w:rPr>
            </w:pPr>
            <w:ins w:id="12900" w:author="Sean de Noronha | DRG" w:date="2026-09-29T16:58:00Z" w16du:dateUtc="2026-09-29T14:58:00Z">
              <w:r>
                <w:rPr>
                  <w:rFonts w:cs="Arial"/>
                  <w:sz w:val="13"/>
                  <w:szCs w:val="13"/>
                </w:rPr>
                <w:t>5.00 (10.6)</w:t>
              </w:r>
            </w:ins>
          </w:p>
        </w:tc>
        <w:tc>
          <w:tcPr>
            <w:tcW w:w="700" w:type="dxa"/>
            <w:vAlign w:val="center"/>
          </w:tcPr>
          <w:p w14:paraId="5E000E55" w14:textId="77777777" w:rsidR="00C60D85" w:rsidRDefault="00000000">
            <w:pPr>
              <w:spacing w:after="0"/>
              <w:rPr>
                <w:ins w:id="12901" w:author="Sean de Noronha | DRG" w:date="2026-09-29T16:58:00Z" w16du:dateUtc="2026-09-29T14:58:00Z"/>
                <w:rFonts w:cs="Arial"/>
                <w:sz w:val="13"/>
                <w:szCs w:val="13"/>
              </w:rPr>
            </w:pPr>
            <w:ins w:id="12902" w:author="Sean de Noronha | DRG" w:date="2026-09-29T16:58:00Z" w16du:dateUtc="2026-09-29T14:58:00Z">
              <w:r>
                <w:rPr>
                  <w:rFonts w:cs="Arial"/>
                  <w:sz w:val="13"/>
                  <w:szCs w:val="13"/>
                </w:rPr>
                <w:t>0.392</w:t>
              </w:r>
            </w:ins>
          </w:p>
        </w:tc>
      </w:tr>
      <w:tr w:rsidR="00C60D85" w14:paraId="18BE9639" w14:textId="77777777">
        <w:trPr>
          <w:jc w:val="center"/>
          <w:ins w:id="12903" w:author="Sean de Noronha | DRG" w:date="2026-09-29T16:58:00Z"/>
        </w:trPr>
        <w:tc>
          <w:tcPr>
            <w:tcW w:w="560" w:type="dxa"/>
            <w:vAlign w:val="center"/>
          </w:tcPr>
          <w:p w14:paraId="5E000E56" w14:textId="77777777" w:rsidR="00C60D85" w:rsidRDefault="00000000">
            <w:pPr>
              <w:spacing w:after="0"/>
              <w:rPr>
                <w:ins w:id="12904" w:author="Sean de Noronha | DRG" w:date="2026-09-29T16:58:00Z" w16du:dateUtc="2026-09-29T14:58:00Z"/>
                <w:rFonts w:cs="Arial"/>
                <w:sz w:val="13"/>
                <w:szCs w:val="13"/>
              </w:rPr>
            </w:pPr>
            <w:ins w:id="12905" w:author="Sean de Noronha | DRG" w:date="2026-09-29T16:58:00Z" w16du:dateUtc="2026-09-29T14:58:00Z">
              <w:r>
                <w:rPr>
                  <w:rFonts w:cs="Arial"/>
                  <w:sz w:val="13"/>
                  <w:szCs w:val="13"/>
                </w:rPr>
                <w:t>285</w:t>
              </w:r>
            </w:ins>
          </w:p>
        </w:tc>
        <w:tc>
          <w:tcPr>
            <w:tcW w:w="500" w:type="dxa"/>
            <w:vAlign w:val="center"/>
          </w:tcPr>
          <w:p w14:paraId="5E000E57" w14:textId="77777777" w:rsidR="00C60D85" w:rsidRDefault="00000000">
            <w:pPr>
              <w:spacing w:after="0"/>
              <w:rPr>
                <w:ins w:id="12906" w:author="Sean de Noronha | DRG" w:date="2026-09-29T16:58:00Z" w16du:dateUtc="2026-09-29T14:58:00Z"/>
                <w:rFonts w:cs="Arial"/>
                <w:sz w:val="13"/>
                <w:szCs w:val="13"/>
              </w:rPr>
            </w:pPr>
            <w:ins w:id="12907" w:author="Sean de Noronha | DRG" w:date="2026-09-29T16:58:00Z" w16du:dateUtc="2026-09-29T14:58:00Z">
              <w:r>
                <w:rPr>
                  <w:rFonts w:cs="Arial"/>
                  <w:sz w:val="13"/>
                  <w:szCs w:val="13"/>
                </w:rPr>
                <w:t>T4</w:t>
              </w:r>
            </w:ins>
          </w:p>
        </w:tc>
        <w:tc>
          <w:tcPr>
            <w:tcW w:w="660" w:type="dxa"/>
            <w:vAlign w:val="center"/>
          </w:tcPr>
          <w:p w14:paraId="5E000E58" w14:textId="77777777" w:rsidR="00C60D85" w:rsidRDefault="00000000">
            <w:pPr>
              <w:spacing w:after="0"/>
              <w:rPr>
                <w:ins w:id="12908" w:author="Sean de Noronha | DRG" w:date="2026-09-29T16:58:00Z" w16du:dateUtc="2026-09-29T14:58:00Z"/>
                <w:rFonts w:cs="Arial"/>
                <w:sz w:val="13"/>
                <w:szCs w:val="13"/>
              </w:rPr>
            </w:pPr>
            <w:ins w:id="12909" w:author="Sean de Noronha | DRG" w:date="2026-09-29T16:58:00Z" w16du:dateUtc="2026-09-29T14:58:00Z">
              <w:r>
                <w:rPr>
                  <w:rFonts w:cs="Arial"/>
                  <w:sz w:val="13"/>
                  <w:szCs w:val="13"/>
                </w:rPr>
                <w:t>2</w:t>
              </w:r>
            </w:ins>
          </w:p>
        </w:tc>
        <w:tc>
          <w:tcPr>
            <w:tcW w:w="1920" w:type="dxa"/>
            <w:vAlign w:val="center"/>
          </w:tcPr>
          <w:p w14:paraId="5E000E59" w14:textId="77777777" w:rsidR="00C60D85" w:rsidRDefault="00000000">
            <w:pPr>
              <w:spacing w:after="0"/>
              <w:rPr>
                <w:ins w:id="12910" w:author="Sean de Noronha | DRG" w:date="2026-09-29T16:58:00Z" w16du:dateUtc="2026-09-29T14:58:00Z"/>
                <w:rFonts w:cs="Arial"/>
                <w:sz w:val="13"/>
                <w:szCs w:val="13"/>
              </w:rPr>
            </w:pPr>
            <w:ins w:id="12911" w:author="Sean de Noronha | DRG" w:date="2026-09-29T16:58:00Z" w16du:dateUtc="2026-09-29T14:58:00Z">
              <w:r>
                <w:rPr>
                  <w:rFonts w:cs="Arial"/>
                  <w:sz w:val="13"/>
                  <w:szCs w:val="13"/>
                </w:rPr>
                <w:t>CSST with four 90° bends and two end fittings, EHD 18</w:t>
              </w:r>
            </w:ins>
          </w:p>
        </w:tc>
        <w:tc>
          <w:tcPr>
            <w:tcW w:w="520" w:type="dxa"/>
            <w:vAlign w:val="center"/>
          </w:tcPr>
          <w:p w14:paraId="5E000E5A" w14:textId="77777777" w:rsidR="00C60D85" w:rsidRDefault="00000000">
            <w:pPr>
              <w:spacing w:after="0"/>
              <w:rPr>
                <w:ins w:id="12912" w:author="Sean de Noronha | DRG" w:date="2026-09-29T16:58:00Z" w16du:dateUtc="2026-09-29T14:58:00Z"/>
                <w:rFonts w:cs="Arial"/>
                <w:sz w:val="13"/>
                <w:szCs w:val="13"/>
              </w:rPr>
            </w:pPr>
            <w:ins w:id="12913" w:author="Sean de Noronha | DRG" w:date="2026-09-29T16:58:00Z" w16du:dateUtc="2026-09-29T14:58:00Z">
              <w:r>
                <w:rPr>
                  <w:rFonts w:cs="Arial"/>
                  <w:sz w:val="13"/>
                  <w:szCs w:val="13"/>
                </w:rPr>
                <w:t>He</w:t>
              </w:r>
            </w:ins>
          </w:p>
        </w:tc>
        <w:tc>
          <w:tcPr>
            <w:tcW w:w="900" w:type="dxa"/>
            <w:vAlign w:val="center"/>
          </w:tcPr>
          <w:p w14:paraId="5E000E5B" w14:textId="77777777" w:rsidR="00C60D85" w:rsidRDefault="00000000">
            <w:pPr>
              <w:spacing w:after="0"/>
              <w:rPr>
                <w:ins w:id="12914" w:author="Sean de Noronha | DRG" w:date="2026-09-29T16:58:00Z" w16du:dateUtc="2026-09-29T14:58:00Z"/>
                <w:rFonts w:cs="Arial"/>
                <w:sz w:val="13"/>
                <w:szCs w:val="13"/>
              </w:rPr>
            </w:pPr>
            <w:ins w:id="12915" w:author="Sean de Noronha | DRG" w:date="2026-09-29T16:58:00Z" w16du:dateUtc="2026-09-29T14:58:00Z">
              <w:r>
                <w:rPr>
                  <w:rFonts w:cs="Arial"/>
                  <w:sz w:val="13"/>
                  <w:szCs w:val="13"/>
                </w:rPr>
                <w:t>4,990</w:t>
              </w:r>
            </w:ins>
          </w:p>
        </w:tc>
        <w:tc>
          <w:tcPr>
            <w:tcW w:w="800" w:type="dxa"/>
            <w:vAlign w:val="center"/>
          </w:tcPr>
          <w:p w14:paraId="5E000E5C" w14:textId="77777777" w:rsidR="00C60D85" w:rsidRDefault="00000000">
            <w:pPr>
              <w:spacing w:after="0"/>
              <w:rPr>
                <w:ins w:id="12916" w:author="Sean de Noronha | DRG" w:date="2026-09-29T16:58:00Z" w16du:dateUtc="2026-09-29T14:58:00Z"/>
                <w:rFonts w:cs="Arial"/>
                <w:sz w:val="13"/>
                <w:szCs w:val="13"/>
              </w:rPr>
            </w:pPr>
            <w:ins w:id="12917" w:author="Sean de Noronha | DRG" w:date="2026-09-29T16:58:00Z" w16du:dateUtc="2026-09-29T14:58:00Z">
              <w:r>
                <w:rPr>
                  <w:rFonts w:cs="Arial"/>
                  <w:sz w:val="13"/>
                  <w:szCs w:val="13"/>
                </w:rPr>
                <w:t>30 ft</w:t>
              </w:r>
            </w:ins>
          </w:p>
        </w:tc>
        <w:tc>
          <w:tcPr>
            <w:tcW w:w="880" w:type="dxa"/>
            <w:vAlign w:val="center"/>
          </w:tcPr>
          <w:p w14:paraId="5E000E5D" w14:textId="77777777" w:rsidR="00C60D85" w:rsidRDefault="00000000">
            <w:pPr>
              <w:spacing w:after="0"/>
              <w:rPr>
                <w:ins w:id="12918" w:author="Sean de Noronha | DRG" w:date="2026-09-29T16:58:00Z" w16du:dateUtc="2026-09-29T14:58:00Z"/>
                <w:rFonts w:cs="Arial"/>
                <w:sz w:val="13"/>
                <w:szCs w:val="13"/>
              </w:rPr>
            </w:pPr>
            <w:ins w:id="12919" w:author="Sean de Noronha | DRG" w:date="2026-09-29T16:58:00Z" w16du:dateUtc="2026-09-29T14:58:00Z">
              <w:r>
                <w:rPr>
                  <w:rFonts w:cs="Arial"/>
                  <w:sz w:val="13"/>
                  <w:szCs w:val="13"/>
                </w:rPr>
                <w:t>13.8</w:t>
              </w:r>
            </w:ins>
          </w:p>
        </w:tc>
        <w:tc>
          <w:tcPr>
            <w:tcW w:w="820" w:type="dxa"/>
            <w:vAlign w:val="center"/>
          </w:tcPr>
          <w:p w14:paraId="5E000E5E" w14:textId="77777777" w:rsidR="00C60D85" w:rsidRDefault="00000000">
            <w:pPr>
              <w:spacing w:after="0"/>
              <w:rPr>
                <w:ins w:id="12920" w:author="Sean de Noronha | DRG" w:date="2026-09-29T16:58:00Z" w16du:dateUtc="2026-09-29T14:58:00Z"/>
                <w:rFonts w:cs="Arial"/>
                <w:sz w:val="13"/>
                <w:szCs w:val="13"/>
              </w:rPr>
            </w:pPr>
            <w:ins w:id="12921" w:author="Sean de Noronha | DRG" w:date="2026-09-29T16:58:00Z" w16du:dateUtc="2026-09-29T14:58:00Z">
              <w:r>
                <w:rPr>
                  <w:rFonts w:cs="Arial"/>
                  <w:sz w:val="13"/>
                  <w:szCs w:val="13"/>
                </w:rPr>
                <w:t>10,300</w:t>
              </w:r>
            </w:ins>
          </w:p>
        </w:tc>
        <w:tc>
          <w:tcPr>
            <w:tcW w:w="1100" w:type="dxa"/>
            <w:vAlign w:val="center"/>
          </w:tcPr>
          <w:p w14:paraId="5E000E5F" w14:textId="77777777" w:rsidR="00C60D85" w:rsidRDefault="00000000">
            <w:pPr>
              <w:spacing w:after="0"/>
              <w:rPr>
                <w:ins w:id="12922" w:author="Sean de Noronha | DRG" w:date="2026-09-29T16:58:00Z" w16du:dateUtc="2026-09-29T14:58:00Z"/>
                <w:rFonts w:cs="Arial"/>
                <w:sz w:val="13"/>
                <w:szCs w:val="13"/>
              </w:rPr>
            </w:pPr>
            <w:ins w:id="12923" w:author="Sean de Noronha | DRG" w:date="2026-09-29T16:58:00Z" w16du:dateUtc="2026-09-29T14:58:00Z">
              <w:r>
                <w:rPr>
                  <w:rFonts w:cs="Arial"/>
                  <w:sz w:val="13"/>
                  <w:szCs w:val="13"/>
                </w:rPr>
                <w:t>437 (925)</w:t>
              </w:r>
            </w:ins>
          </w:p>
        </w:tc>
        <w:tc>
          <w:tcPr>
            <w:tcW w:w="700" w:type="dxa"/>
            <w:vAlign w:val="center"/>
          </w:tcPr>
          <w:p w14:paraId="5E000E60" w14:textId="77777777" w:rsidR="00C60D85" w:rsidRDefault="00000000">
            <w:pPr>
              <w:spacing w:after="0"/>
              <w:rPr>
                <w:ins w:id="12924" w:author="Sean de Noronha | DRG" w:date="2026-09-29T16:58:00Z" w16du:dateUtc="2026-09-29T14:58:00Z"/>
                <w:rFonts w:cs="Arial"/>
                <w:sz w:val="13"/>
                <w:szCs w:val="13"/>
              </w:rPr>
            </w:pPr>
            <w:ins w:id="12925" w:author="Sean de Noronha | DRG" w:date="2026-09-29T16:58:00Z" w16du:dateUtc="2026-09-29T14:58:00Z">
              <w:r>
                <w:rPr>
                  <w:rFonts w:cs="Arial"/>
                  <w:sz w:val="13"/>
                  <w:szCs w:val="13"/>
                </w:rPr>
                <w:t>32.7</w:t>
              </w:r>
            </w:ins>
          </w:p>
        </w:tc>
      </w:tr>
      <w:tr w:rsidR="00C60D85" w14:paraId="6295BF67" w14:textId="77777777">
        <w:trPr>
          <w:jc w:val="center"/>
          <w:ins w:id="12926" w:author="Sean de Noronha | DRG" w:date="2026-09-29T16:58:00Z"/>
        </w:trPr>
        <w:tc>
          <w:tcPr>
            <w:tcW w:w="560" w:type="dxa"/>
            <w:vAlign w:val="center"/>
          </w:tcPr>
          <w:p w14:paraId="5E000E61" w14:textId="77777777" w:rsidR="00C60D85" w:rsidRDefault="00000000">
            <w:pPr>
              <w:spacing w:after="0"/>
              <w:rPr>
                <w:ins w:id="12927" w:author="Sean de Noronha | DRG" w:date="2026-09-29T16:58:00Z" w16du:dateUtc="2026-09-29T14:58:00Z"/>
                <w:rFonts w:cs="Arial"/>
                <w:sz w:val="13"/>
                <w:szCs w:val="13"/>
              </w:rPr>
            </w:pPr>
            <w:ins w:id="12928" w:author="Sean de Noronha | DRG" w:date="2026-09-29T16:58:00Z" w16du:dateUtc="2026-09-29T14:58:00Z">
              <w:r>
                <w:rPr>
                  <w:rFonts w:cs="Arial"/>
                  <w:sz w:val="13"/>
                  <w:szCs w:val="13"/>
                </w:rPr>
                <w:t>286</w:t>
              </w:r>
            </w:ins>
          </w:p>
        </w:tc>
        <w:tc>
          <w:tcPr>
            <w:tcW w:w="500" w:type="dxa"/>
            <w:vAlign w:val="center"/>
          </w:tcPr>
          <w:p w14:paraId="5E000E62" w14:textId="77777777" w:rsidR="00C60D85" w:rsidRDefault="00000000">
            <w:pPr>
              <w:spacing w:after="0"/>
              <w:rPr>
                <w:ins w:id="12929" w:author="Sean de Noronha | DRG" w:date="2026-09-29T16:58:00Z" w16du:dateUtc="2026-09-29T14:58:00Z"/>
                <w:rFonts w:cs="Arial"/>
                <w:sz w:val="13"/>
                <w:szCs w:val="13"/>
              </w:rPr>
            </w:pPr>
            <w:ins w:id="12930" w:author="Sean de Noronha | DRG" w:date="2026-09-29T16:58:00Z" w16du:dateUtc="2026-09-29T14:58:00Z">
              <w:r>
                <w:rPr>
                  <w:rFonts w:cs="Arial"/>
                  <w:sz w:val="13"/>
                  <w:szCs w:val="13"/>
                </w:rPr>
                <w:t>T4</w:t>
              </w:r>
            </w:ins>
          </w:p>
        </w:tc>
        <w:tc>
          <w:tcPr>
            <w:tcW w:w="660" w:type="dxa"/>
            <w:vAlign w:val="center"/>
          </w:tcPr>
          <w:p w14:paraId="5E000E63" w14:textId="77777777" w:rsidR="00C60D85" w:rsidRDefault="00000000">
            <w:pPr>
              <w:spacing w:after="0"/>
              <w:rPr>
                <w:ins w:id="12931" w:author="Sean de Noronha | DRG" w:date="2026-09-29T16:58:00Z" w16du:dateUtc="2026-09-29T14:58:00Z"/>
                <w:rFonts w:cs="Arial"/>
                <w:sz w:val="13"/>
                <w:szCs w:val="13"/>
              </w:rPr>
            </w:pPr>
            <w:ins w:id="12932" w:author="Sean de Noronha | DRG" w:date="2026-09-29T16:58:00Z" w16du:dateUtc="2026-09-29T14:58:00Z">
              <w:r>
                <w:rPr>
                  <w:rFonts w:cs="Arial"/>
                  <w:sz w:val="13"/>
                  <w:szCs w:val="13"/>
                </w:rPr>
                <w:t>2</w:t>
              </w:r>
            </w:ins>
          </w:p>
        </w:tc>
        <w:tc>
          <w:tcPr>
            <w:tcW w:w="1920" w:type="dxa"/>
            <w:vAlign w:val="center"/>
          </w:tcPr>
          <w:p w14:paraId="5E000E64" w14:textId="77777777" w:rsidR="00C60D85" w:rsidRDefault="00000000">
            <w:pPr>
              <w:spacing w:after="0"/>
              <w:rPr>
                <w:ins w:id="12933" w:author="Sean de Noronha | DRG" w:date="2026-09-29T16:58:00Z" w16du:dateUtc="2026-09-29T14:58:00Z"/>
                <w:rFonts w:cs="Arial"/>
                <w:sz w:val="13"/>
                <w:szCs w:val="13"/>
              </w:rPr>
            </w:pPr>
            <w:ins w:id="12934" w:author="Sean de Noronha | DRG" w:date="2026-09-29T16:58:00Z" w16du:dateUtc="2026-09-29T14:58:00Z">
              <w:r>
                <w:rPr>
                  <w:rFonts w:cs="Arial"/>
                  <w:sz w:val="13"/>
                  <w:szCs w:val="13"/>
                </w:rPr>
                <w:t>CSST with four 90° bends and two end fittings, EHD 18</w:t>
              </w:r>
            </w:ins>
          </w:p>
        </w:tc>
        <w:tc>
          <w:tcPr>
            <w:tcW w:w="520" w:type="dxa"/>
            <w:vAlign w:val="center"/>
          </w:tcPr>
          <w:p w14:paraId="5E000E65" w14:textId="77777777" w:rsidR="00C60D85" w:rsidRDefault="00000000">
            <w:pPr>
              <w:spacing w:after="0"/>
              <w:rPr>
                <w:ins w:id="12935" w:author="Sean de Noronha | DRG" w:date="2026-09-29T16:58:00Z" w16du:dateUtc="2026-09-29T14:58:00Z"/>
                <w:rFonts w:cs="Arial"/>
                <w:sz w:val="13"/>
                <w:szCs w:val="13"/>
              </w:rPr>
            </w:pPr>
            <w:ins w:id="12936" w:author="Sean de Noronha | DRG" w:date="2026-09-29T16:58:00Z" w16du:dateUtc="2026-09-29T14:58:00Z">
              <w:r>
                <w:rPr>
                  <w:rFonts w:cs="Arial"/>
                  <w:sz w:val="13"/>
                  <w:szCs w:val="13"/>
                </w:rPr>
                <w:t>He</w:t>
              </w:r>
            </w:ins>
          </w:p>
        </w:tc>
        <w:tc>
          <w:tcPr>
            <w:tcW w:w="900" w:type="dxa"/>
            <w:vAlign w:val="center"/>
          </w:tcPr>
          <w:p w14:paraId="5E000E66" w14:textId="77777777" w:rsidR="00C60D85" w:rsidRDefault="00000000">
            <w:pPr>
              <w:spacing w:after="0"/>
              <w:rPr>
                <w:ins w:id="12937" w:author="Sean de Noronha | DRG" w:date="2026-09-29T16:58:00Z" w16du:dateUtc="2026-09-29T14:58:00Z"/>
                <w:rFonts w:cs="Arial"/>
                <w:sz w:val="13"/>
                <w:szCs w:val="13"/>
              </w:rPr>
            </w:pPr>
            <w:ins w:id="12938" w:author="Sean de Noronha | DRG" w:date="2026-09-29T16:58:00Z" w16du:dateUtc="2026-09-29T14:58:00Z">
              <w:r>
                <w:rPr>
                  <w:rFonts w:cs="Arial"/>
                  <w:sz w:val="13"/>
                  <w:szCs w:val="13"/>
                </w:rPr>
                <w:t>4,010</w:t>
              </w:r>
            </w:ins>
          </w:p>
        </w:tc>
        <w:tc>
          <w:tcPr>
            <w:tcW w:w="800" w:type="dxa"/>
            <w:vAlign w:val="center"/>
          </w:tcPr>
          <w:p w14:paraId="5E000E67" w14:textId="77777777" w:rsidR="00C60D85" w:rsidRDefault="00000000">
            <w:pPr>
              <w:spacing w:after="0"/>
              <w:rPr>
                <w:ins w:id="12939" w:author="Sean de Noronha | DRG" w:date="2026-09-29T16:58:00Z" w16du:dateUtc="2026-09-29T14:58:00Z"/>
                <w:rFonts w:cs="Arial"/>
                <w:sz w:val="13"/>
                <w:szCs w:val="13"/>
              </w:rPr>
            </w:pPr>
            <w:ins w:id="12940" w:author="Sean de Noronha | DRG" w:date="2026-09-29T16:58:00Z" w16du:dateUtc="2026-09-29T14:58:00Z">
              <w:r>
                <w:rPr>
                  <w:rFonts w:cs="Arial"/>
                  <w:sz w:val="13"/>
                  <w:szCs w:val="13"/>
                </w:rPr>
                <w:t>50 ft</w:t>
              </w:r>
            </w:ins>
          </w:p>
        </w:tc>
        <w:tc>
          <w:tcPr>
            <w:tcW w:w="880" w:type="dxa"/>
            <w:vAlign w:val="center"/>
          </w:tcPr>
          <w:p w14:paraId="5E000E68" w14:textId="77777777" w:rsidR="00C60D85" w:rsidRDefault="00000000">
            <w:pPr>
              <w:spacing w:after="0"/>
              <w:rPr>
                <w:ins w:id="12941" w:author="Sean de Noronha | DRG" w:date="2026-09-29T16:58:00Z" w16du:dateUtc="2026-09-29T14:58:00Z"/>
                <w:rFonts w:cs="Arial"/>
                <w:sz w:val="13"/>
                <w:szCs w:val="13"/>
              </w:rPr>
            </w:pPr>
            <w:ins w:id="12942" w:author="Sean de Noronha | DRG" w:date="2026-09-29T16:58:00Z" w16du:dateUtc="2026-09-29T14:58:00Z">
              <w:r>
                <w:rPr>
                  <w:rFonts w:cs="Arial"/>
                  <w:sz w:val="13"/>
                  <w:szCs w:val="13"/>
                </w:rPr>
                <w:t>13.8</w:t>
              </w:r>
            </w:ins>
          </w:p>
        </w:tc>
        <w:tc>
          <w:tcPr>
            <w:tcW w:w="820" w:type="dxa"/>
            <w:vAlign w:val="center"/>
          </w:tcPr>
          <w:p w14:paraId="5E000E69" w14:textId="77777777" w:rsidR="00C60D85" w:rsidRDefault="00000000">
            <w:pPr>
              <w:spacing w:after="0"/>
              <w:rPr>
                <w:ins w:id="12943" w:author="Sean de Noronha | DRG" w:date="2026-09-29T16:58:00Z" w16du:dateUtc="2026-09-29T14:58:00Z"/>
                <w:rFonts w:cs="Arial"/>
                <w:sz w:val="13"/>
                <w:szCs w:val="13"/>
              </w:rPr>
            </w:pPr>
            <w:ins w:id="12944" w:author="Sean de Noronha | DRG" w:date="2026-09-29T16:58:00Z" w16du:dateUtc="2026-09-29T14:58:00Z">
              <w:r>
                <w:rPr>
                  <w:rFonts w:cs="Arial"/>
                  <w:sz w:val="13"/>
                  <w:szCs w:val="13"/>
                </w:rPr>
                <w:t>10,300</w:t>
              </w:r>
            </w:ins>
          </w:p>
        </w:tc>
        <w:tc>
          <w:tcPr>
            <w:tcW w:w="1100" w:type="dxa"/>
            <w:vAlign w:val="center"/>
          </w:tcPr>
          <w:p w14:paraId="5E000E6A" w14:textId="77777777" w:rsidR="00C60D85" w:rsidRDefault="00000000">
            <w:pPr>
              <w:spacing w:after="0"/>
              <w:rPr>
                <w:ins w:id="12945" w:author="Sean de Noronha | DRG" w:date="2026-09-29T16:58:00Z" w16du:dateUtc="2026-09-29T14:58:00Z"/>
                <w:rFonts w:cs="Arial"/>
                <w:sz w:val="13"/>
                <w:szCs w:val="13"/>
              </w:rPr>
            </w:pPr>
            <w:ins w:id="12946" w:author="Sean de Noronha | DRG" w:date="2026-09-29T16:58:00Z" w16du:dateUtc="2026-09-29T14:58:00Z">
              <w:r>
                <w:rPr>
                  <w:rFonts w:cs="Arial"/>
                  <w:sz w:val="13"/>
                  <w:szCs w:val="13"/>
                </w:rPr>
                <w:t>351 (743)</w:t>
              </w:r>
            </w:ins>
          </w:p>
        </w:tc>
        <w:tc>
          <w:tcPr>
            <w:tcW w:w="700" w:type="dxa"/>
            <w:vAlign w:val="center"/>
          </w:tcPr>
          <w:p w14:paraId="5E000E6B" w14:textId="77777777" w:rsidR="00C60D85" w:rsidRDefault="00000000">
            <w:pPr>
              <w:spacing w:after="0"/>
              <w:rPr>
                <w:ins w:id="12947" w:author="Sean de Noronha | DRG" w:date="2026-09-29T16:58:00Z" w16du:dateUtc="2026-09-29T14:58:00Z"/>
                <w:rFonts w:cs="Arial"/>
                <w:sz w:val="13"/>
                <w:szCs w:val="13"/>
              </w:rPr>
            </w:pPr>
            <w:ins w:id="12948" w:author="Sean de Noronha | DRG" w:date="2026-09-29T16:58:00Z" w16du:dateUtc="2026-09-29T14:58:00Z">
              <w:r>
                <w:rPr>
                  <w:rFonts w:cs="Arial"/>
                  <w:sz w:val="13"/>
                  <w:szCs w:val="13"/>
                </w:rPr>
                <w:t>26.2</w:t>
              </w:r>
            </w:ins>
          </w:p>
        </w:tc>
      </w:tr>
      <w:tr w:rsidR="00C60D85" w14:paraId="25DCC330" w14:textId="77777777">
        <w:trPr>
          <w:jc w:val="center"/>
          <w:ins w:id="12949" w:author="Sean de Noronha | DRG" w:date="2026-09-29T16:58:00Z"/>
        </w:trPr>
        <w:tc>
          <w:tcPr>
            <w:tcW w:w="560" w:type="dxa"/>
            <w:vAlign w:val="center"/>
          </w:tcPr>
          <w:p w14:paraId="5E000E6C" w14:textId="77777777" w:rsidR="00C60D85" w:rsidRDefault="00000000">
            <w:pPr>
              <w:spacing w:after="0"/>
              <w:rPr>
                <w:ins w:id="12950" w:author="Sean de Noronha | DRG" w:date="2026-09-29T16:58:00Z" w16du:dateUtc="2026-09-29T14:58:00Z"/>
                <w:rFonts w:cs="Arial"/>
                <w:sz w:val="13"/>
                <w:szCs w:val="13"/>
              </w:rPr>
            </w:pPr>
            <w:ins w:id="12951" w:author="Sean de Noronha | DRG" w:date="2026-09-29T16:58:00Z" w16du:dateUtc="2026-09-29T14:58:00Z">
              <w:r>
                <w:rPr>
                  <w:rFonts w:cs="Arial"/>
                  <w:sz w:val="13"/>
                  <w:szCs w:val="13"/>
                </w:rPr>
                <w:t>287</w:t>
              </w:r>
            </w:ins>
          </w:p>
        </w:tc>
        <w:tc>
          <w:tcPr>
            <w:tcW w:w="500" w:type="dxa"/>
            <w:vAlign w:val="center"/>
          </w:tcPr>
          <w:p w14:paraId="5E000E6D" w14:textId="77777777" w:rsidR="00C60D85" w:rsidRDefault="00000000">
            <w:pPr>
              <w:spacing w:after="0"/>
              <w:rPr>
                <w:ins w:id="12952" w:author="Sean de Noronha | DRG" w:date="2026-09-29T16:58:00Z" w16du:dateUtc="2026-09-29T14:58:00Z"/>
                <w:rFonts w:cs="Arial"/>
                <w:sz w:val="13"/>
                <w:szCs w:val="13"/>
              </w:rPr>
            </w:pPr>
            <w:ins w:id="12953" w:author="Sean de Noronha | DRG" w:date="2026-09-29T16:58:00Z" w16du:dateUtc="2026-09-29T14:58:00Z">
              <w:r>
                <w:rPr>
                  <w:rFonts w:cs="Arial"/>
                  <w:sz w:val="13"/>
                  <w:szCs w:val="13"/>
                </w:rPr>
                <w:t>T4</w:t>
              </w:r>
            </w:ins>
          </w:p>
        </w:tc>
        <w:tc>
          <w:tcPr>
            <w:tcW w:w="660" w:type="dxa"/>
            <w:vAlign w:val="center"/>
          </w:tcPr>
          <w:p w14:paraId="5E000E6E" w14:textId="77777777" w:rsidR="00C60D85" w:rsidRDefault="00000000">
            <w:pPr>
              <w:spacing w:after="0"/>
              <w:rPr>
                <w:ins w:id="12954" w:author="Sean de Noronha | DRG" w:date="2026-09-29T16:58:00Z" w16du:dateUtc="2026-09-29T14:58:00Z"/>
                <w:rFonts w:cs="Arial"/>
                <w:sz w:val="13"/>
                <w:szCs w:val="13"/>
              </w:rPr>
            </w:pPr>
            <w:ins w:id="12955" w:author="Sean de Noronha | DRG" w:date="2026-09-29T16:58:00Z" w16du:dateUtc="2026-09-29T14:58:00Z">
              <w:r>
                <w:rPr>
                  <w:rFonts w:cs="Arial"/>
                  <w:sz w:val="13"/>
                  <w:szCs w:val="13"/>
                </w:rPr>
                <w:t>2</w:t>
              </w:r>
            </w:ins>
          </w:p>
        </w:tc>
        <w:tc>
          <w:tcPr>
            <w:tcW w:w="1920" w:type="dxa"/>
            <w:vAlign w:val="center"/>
          </w:tcPr>
          <w:p w14:paraId="5E000E6F" w14:textId="77777777" w:rsidR="00C60D85" w:rsidRDefault="00000000">
            <w:pPr>
              <w:spacing w:after="0"/>
              <w:rPr>
                <w:ins w:id="12956" w:author="Sean de Noronha | DRG" w:date="2026-09-29T16:58:00Z" w16du:dateUtc="2026-09-29T14:58:00Z"/>
                <w:rFonts w:cs="Arial"/>
                <w:sz w:val="13"/>
                <w:szCs w:val="13"/>
              </w:rPr>
            </w:pPr>
            <w:ins w:id="12957" w:author="Sean de Noronha | DRG" w:date="2026-09-29T16:58:00Z" w16du:dateUtc="2026-09-29T14:58:00Z">
              <w:r>
                <w:rPr>
                  <w:rFonts w:cs="Arial"/>
                  <w:sz w:val="13"/>
                  <w:szCs w:val="13"/>
                </w:rPr>
                <w:t>CSST with four 90° bends and two end fittings, EHD 18</w:t>
              </w:r>
            </w:ins>
          </w:p>
        </w:tc>
        <w:tc>
          <w:tcPr>
            <w:tcW w:w="520" w:type="dxa"/>
            <w:vAlign w:val="center"/>
          </w:tcPr>
          <w:p w14:paraId="5E000E70" w14:textId="77777777" w:rsidR="00C60D85" w:rsidRDefault="00000000">
            <w:pPr>
              <w:spacing w:after="0"/>
              <w:rPr>
                <w:ins w:id="12958" w:author="Sean de Noronha | DRG" w:date="2026-09-29T16:58:00Z" w16du:dateUtc="2026-09-29T14:58:00Z"/>
                <w:rFonts w:cs="Arial"/>
                <w:sz w:val="13"/>
                <w:szCs w:val="13"/>
              </w:rPr>
            </w:pPr>
            <w:ins w:id="12959" w:author="Sean de Noronha | DRG" w:date="2026-09-29T16:58:00Z" w16du:dateUtc="2026-09-29T14:58:00Z">
              <w:r>
                <w:rPr>
                  <w:rFonts w:cs="Arial"/>
                  <w:sz w:val="13"/>
                  <w:szCs w:val="13"/>
                </w:rPr>
                <w:t>He</w:t>
              </w:r>
            </w:ins>
          </w:p>
        </w:tc>
        <w:tc>
          <w:tcPr>
            <w:tcW w:w="900" w:type="dxa"/>
            <w:vAlign w:val="center"/>
          </w:tcPr>
          <w:p w14:paraId="5E000E71" w14:textId="77777777" w:rsidR="00C60D85" w:rsidRDefault="00000000">
            <w:pPr>
              <w:spacing w:after="0"/>
              <w:rPr>
                <w:ins w:id="12960" w:author="Sean de Noronha | DRG" w:date="2026-09-29T16:58:00Z" w16du:dateUtc="2026-09-29T14:58:00Z"/>
                <w:rFonts w:cs="Arial"/>
                <w:sz w:val="13"/>
                <w:szCs w:val="13"/>
              </w:rPr>
            </w:pPr>
            <w:ins w:id="12961" w:author="Sean de Noronha | DRG" w:date="2026-09-29T16:58:00Z" w16du:dateUtc="2026-09-29T14:58:00Z">
              <w:r>
                <w:rPr>
                  <w:rFonts w:cs="Arial"/>
                  <w:sz w:val="13"/>
                  <w:szCs w:val="13"/>
                </w:rPr>
                <w:t>3,270</w:t>
              </w:r>
            </w:ins>
          </w:p>
        </w:tc>
        <w:tc>
          <w:tcPr>
            <w:tcW w:w="800" w:type="dxa"/>
            <w:vAlign w:val="center"/>
          </w:tcPr>
          <w:p w14:paraId="5E000E72" w14:textId="77777777" w:rsidR="00C60D85" w:rsidRDefault="00000000">
            <w:pPr>
              <w:spacing w:after="0"/>
              <w:rPr>
                <w:ins w:id="12962" w:author="Sean de Noronha | DRG" w:date="2026-09-29T16:58:00Z" w16du:dateUtc="2026-09-29T14:58:00Z"/>
                <w:rFonts w:cs="Arial"/>
                <w:sz w:val="13"/>
                <w:szCs w:val="13"/>
              </w:rPr>
            </w:pPr>
            <w:ins w:id="12963" w:author="Sean de Noronha | DRG" w:date="2026-09-29T16:58:00Z" w16du:dateUtc="2026-09-29T14:58:00Z">
              <w:r>
                <w:rPr>
                  <w:rFonts w:cs="Arial"/>
                  <w:sz w:val="13"/>
                  <w:szCs w:val="13"/>
                </w:rPr>
                <w:t>80 ft</w:t>
              </w:r>
            </w:ins>
          </w:p>
        </w:tc>
        <w:tc>
          <w:tcPr>
            <w:tcW w:w="880" w:type="dxa"/>
            <w:vAlign w:val="center"/>
          </w:tcPr>
          <w:p w14:paraId="5E000E73" w14:textId="77777777" w:rsidR="00C60D85" w:rsidRDefault="00000000">
            <w:pPr>
              <w:spacing w:after="0"/>
              <w:rPr>
                <w:ins w:id="12964" w:author="Sean de Noronha | DRG" w:date="2026-09-29T16:58:00Z" w16du:dateUtc="2026-09-29T14:58:00Z"/>
                <w:rFonts w:cs="Arial"/>
                <w:sz w:val="13"/>
                <w:szCs w:val="13"/>
              </w:rPr>
            </w:pPr>
            <w:ins w:id="12965" w:author="Sean de Noronha | DRG" w:date="2026-09-29T16:58:00Z" w16du:dateUtc="2026-09-29T14:58:00Z">
              <w:r>
                <w:rPr>
                  <w:rFonts w:cs="Arial"/>
                  <w:sz w:val="13"/>
                  <w:szCs w:val="13"/>
                </w:rPr>
                <w:t>13.8</w:t>
              </w:r>
            </w:ins>
          </w:p>
        </w:tc>
        <w:tc>
          <w:tcPr>
            <w:tcW w:w="820" w:type="dxa"/>
            <w:vAlign w:val="center"/>
          </w:tcPr>
          <w:p w14:paraId="5E000E74" w14:textId="77777777" w:rsidR="00C60D85" w:rsidRDefault="00000000">
            <w:pPr>
              <w:spacing w:after="0"/>
              <w:rPr>
                <w:ins w:id="12966" w:author="Sean de Noronha | DRG" w:date="2026-09-29T16:58:00Z" w16du:dateUtc="2026-09-29T14:58:00Z"/>
                <w:rFonts w:cs="Arial"/>
                <w:sz w:val="13"/>
                <w:szCs w:val="13"/>
              </w:rPr>
            </w:pPr>
            <w:ins w:id="12967" w:author="Sean de Noronha | DRG" w:date="2026-09-29T16:58:00Z" w16du:dateUtc="2026-09-29T14:58:00Z">
              <w:r>
                <w:rPr>
                  <w:rFonts w:cs="Arial"/>
                  <w:sz w:val="13"/>
                  <w:szCs w:val="13"/>
                </w:rPr>
                <w:t>10,300</w:t>
              </w:r>
            </w:ins>
          </w:p>
        </w:tc>
        <w:tc>
          <w:tcPr>
            <w:tcW w:w="1100" w:type="dxa"/>
            <w:vAlign w:val="center"/>
          </w:tcPr>
          <w:p w14:paraId="5E000E75" w14:textId="77777777" w:rsidR="00C60D85" w:rsidRDefault="00000000">
            <w:pPr>
              <w:spacing w:after="0"/>
              <w:rPr>
                <w:ins w:id="12968" w:author="Sean de Noronha | DRG" w:date="2026-09-29T16:58:00Z" w16du:dateUtc="2026-09-29T14:58:00Z"/>
                <w:rFonts w:cs="Arial"/>
                <w:sz w:val="13"/>
                <w:szCs w:val="13"/>
              </w:rPr>
            </w:pPr>
            <w:ins w:id="12969" w:author="Sean de Noronha | DRG" w:date="2026-09-29T16:58:00Z" w16du:dateUtc="2026-09-29T14:58:00Z">
              <w:r>
                <w:rPr>
                  <w:rFonts w:cs="Arial"/>
                  <w:sz w:val="13"/>
                  <w:szCs w:val="13"/>
                </w:rPr>
                <w:t>286 (606)</w:t>
              </w:r>
            </w:ins>
          </w:p>
        </w:tc>
        <w:tc>
          <w:tcPr>
            <w:tcW w:w="700" w:type="dxa"/>
            <w:vAlign w:val="center"/>
          </w:tcPr>
          <w:p w14:paraId="5E000E76" w14:textId="77777777" w:rsidR="00C60D85" w:rsidRDefault="00000000">
            <w:pPr>
              <w:spacing w:after="0"/>
              <w:rPr>
                <w:ins w:id="12970" w:author="Sean de Noronha | DRG" w:date="2026-09-29T16:58:00Z" w16du:dateUtc="2026-09-29T14:58:00Z"/>
                <w:rFonts w:cs="Arial"/>
                <w:sz w:val="13"/>
                <w:szCs w:val="13"/>
              </w:rPr>
            </w:pPr>
            <w:ins w:id="12971" w:author="Sean de Noronha | DRG" w:date="2026-09-29T16:58:00Z" w16du:dateUtc="2026-09-29T14:58:00Z">
              <w:r>
                <w:rPr>
                  <w:rFonts w:cs="Arial"/>
                  <w:sz w:val="13"/>
                  <w:szCs w:val="13"/>
                </w:rPr>
                <w:t>21.4</w:t>
              </w:r>
            </w:ins>
          </w:p>
        </w:tc>
      </w:tr>
      <w:tr w:rsidR="00C60D85" w14:paraId="2138CA14" w14:textId="77777777">
        <w:trPr>
          <w:jc w:val="center"/>
          <w:ins w:id="12972" w:author="Sean de Noronha | DRG" w:date="2026-09-29T16:58:00Z"/>
        </w:trPr>
        <w:tc>
          <w:tcPr>
            <w:tcW w:w="560" w:type="dxa"/>
            <w:vAlign w:val="center"/>
          </w:tcPr>
          <w:p w14:paraId="5E000E77" w14:textId="77777777" w:rsidR="00C60D85" w:rsidRDefault="00000000">
            <w:pPr>
              <w:spacing w:after="0"/>
              <w:rPr>
                <w:ins w:id="12973" w:author="Sean de Noronha | DRG" w:date="2026-09-29T16:58:00Z" w16du:dateUtc="2026-09-29T14:58:00Z"/>
                <w:rFonts w:cs="Arial"/>
                <w:sz w:val="13"/>
                <w:szCs w:val="13"/>
              </w:rPr>
            </w:pPr>
            <w:ins w:id="12974" w:author="Sean de Noronha | DRG" w:date="2026-09-29T16:58:00Z" w16du:dateUtc="2026-09-29T14:58:00Z">
              <w:r>
                <w:rPr>
                  <w:rFonts w:cs="Arial"/>
                  <w:sz w:val="13"/>
                  <w:szCs w:val="13"/>
                </w:rPr>
                <w:t>288</w:t>
              </w:r>
            </w:ins>
          </w:p>
        </w:tc>
        <w:tc>
          <w:tcPr>
            <w:tcW w:w="500" w:type="dxa"/>
            <w:vAlign w:val="center"/>
          </w:tcPr>
          <w:p w14:paraId="5E000E78" w14:textId="77777777" w:rsidR="00C60D85" w:rsidRDefault="00000000">
            <w:pPr>
              <w:spacing w:after="0"/>
              <w:rPr>
                <w:ins w:id="12975" w:author="Sean de Noronha | DRG" w:date="2026-09-29T16:58:00Z" w16du:dateUtc="2026-09-29T14:58:00Z"/>
                <w:rFonts w:cs="Arial"/>
                <w:sz w:val="13"/>
                <w:szCs w:val="13"/>
              </w:rPr>
            </w:pPr>
            <w:ins w:id="12976" w:author="Sean de Noronha | DRG" w:date="2026-09-29T16:58:00Z" w16du:dateUtc="2026-09-29T14:58:00Z">
              <w:r>
                <w:rPr>
                  <w:rFonts w:cs="Arial"/>
                  <w:sz w:val="13"/>
                  <w:szCs w:val="13"/>
                </w:rPr>
                <w:t>T4</w:t>
              </w:r>
            </w:ins>
          </w:p>
        </w:tc>
        <w:tc>
          <w:tcPr>
            <w:tcW w:w="660" w:type="dxa"/>
            <w:vAlign w:val="center"/>
          </w:tcPr>
          <w:p w14:paraId="5E000E79" w14:textId="77777777" w:rsidR="00C60D85" w:rsidRDefault="00000000">
            <w:pPr>
              <w:spacing w:after="0"/>
              <w:rPr>
                <w:ins w:id="12977" w:author="Sean de Noronha | DRG" w:date="2026-09-29T16:58:00Z" w16du:dateUtc="2026-09-29T14:58:00Z"/>
                <w:rFonts w:cs="Arial"/>
                <w:sz w:val="13"/>
                <w:szCs w:val="13"/>
              </w:rPr>
            </w:pPr>
            <w:ins w:id="12978" w:author="Sean de Noronha | DRG" w:date="2026-09-29T16:58:00Z" w16du:dateUtc="2026-09-29T14:58:00Z">
              <w:r>
                <w:rPr>
                  <w:rFonts w:cs="Arial"/>
                  <w:sz w:val="13"/>
                  <w:szCs w:val="13"/>
                </w:rPr>
                <w:t>2</w:t>
              </w:r>
            </w:ins>
          </w:p>
        </w:tc>
        <w:tc>
          <w:tcPr>
            <w:tcW w:w="1920" w:type="dxa"/>
            <w:vAlign w:val="center"/>
          </w:tcPr>
          <w:p w14:paraId="5E000E7A" w14:textId="77777777" w:rsidR="00C60D85" w:rsidRDefault="00000000">
            <w:pPr>
              <w:spacing w:after="0"/>
              <w:rPr>
                <w:ins w:id="12979" w:author="Sean de Noronha | DRG" w:date="2026-09-29T16:58:00Z" w16du:dateUtc="2026-09-29T14:58:00Z"/>
                <w:rFonts w:cs="Arial"/>
                <w:sz w:val="13"/>
                <w:szCs w:val="13"/>
              </w:rPr>
            </w:pPr>
            <w:ins w:id="12980" w:author="Sean de Noronha | DRG" w:date="2026-09-29T16:58:00Z" w16du:dateUtc="2026-09-29T14:58:00Z">
              <w:r>
                <w:rPr>
                  <w:rFonts w:cs="Arial"/>
                  <w:sz w:val="13"/>
                  <w:szCs w:val="13"/>
                </w:rPr>
                <w:t>CSST with four 90° bends and two end fittings, EHD 18</w:t>
              </w:r>
            </w:ins>
          </w:p>
        </w:tc>
        <w:tc>
          <w:tcPr>
            <w:tcW w:w="520" w:type="dxa"/>
            <w:vAlign w:val="center"/>
          </w:tcPr>
          <w:p w14:paraId="5E000E7B" w14:textId="77777777" w:rsidR="00C60D85" w:rsidRDefault="00000000">
            <w:pPr>
              <w:spacing w:after="0"/>
              <w:rPr>
                <w:ins w:id="12981" w:author="Sean de Noronha | DRG" w:date="2026-09-29T16:58:00Z" w16du:dateUtc="2026-09-29T14:58:00Z"/>
                <w:rFonts w:cs="Arial"/>
                <w:sz w:val="13"/>
                <w:szCs w:val="13"/>
              </w:rPr>
            </w:pPr>
            <w:ins w:id="12982" w:author="Sean de Noronha | DRG" w:date="2026-09-29T16:58:00Z" w16du:dateUtc="2026-09-29T14:58:00Z">
              <w:r>
                <w:rPr>
                  <w:rFonts w:cs="Arial"/>
                  <w:sz w:val="13"/>
                  <w:szCs w:val="13"/>
                </w:rPr>
                <w:t>He</w:t>
              </w:r>
            </w:ins>
          </w:p>
        </w:tc>
        <w:tc>
          <w:tcPr>
            <w:tcW w:w="900" w:type="dxa"/>
            <w:vAlign w:val="center"/>
          </w:tcPr>
          <w:p w14:paraId="5E000E7C" w14:textId="77777777" w:rsidR="00C60D85" w:rsidRDefault="00000000">
            <w:pPr>
              <w:spacing w:after="0"/>
              <w:rPr>
                <w:ins w:id="12983" w:author="Sean de Noronha | DRG" w:date="2026-09-29T16:58:00Z" w16du:dateUtc="2026-09-29T14:58:00Z"/>
                <w:rFonts w:cs="Arial"/>
                <w:sz w:val="13"/>
                <w:szCs w:val="13"/>
              </w:rPr>
            </w:pPr>
            <w:ins w:id="12984" w:author="Sean de Noronha | DRG" w:date="2026-09-29T16:58:00Z" w16du:dateUtc="2026-09-29T14:58:00Z">
              <w:r>
                <w:rPr>
                  <w:rFonts w:cs="Arial"/>
                  <w:sz w:val="13"/>
                  <w:szCs w:val="13"/>
                </w:rPr>
                <w:t>2,990</w:t>
              </w:r>
            </w:ins>
          </w:p>
        </w:tc>
        <w:tc>
          <w:tcPr>
            <w:tcW w:w="800" w:type="dxa"/>
            <w:vAlign w:val="center"/>
          </w:tcPr>
          <w:p w14:paraId="5E000E7D" w14:textId="77777777" w:rsidR="00C60D85" w:rsidRDefault="00000000">
            <w:pPr>
              <w:spacing w:after="0"/>
              <w:rPr>
                <w:ins w:id="12985" w:author="Sean de Noronha | DRG" w:date="2026-09-29T16:58:00Z" w16du:dateUtc="2026-09-29T14:58:00Z"/>
                <w:rFonts w:cs="Arial"/>
                <w:sz w:val="13"/>
                <w:szCs w:val="13"/>
              </w:rPr>
            </w:pPr>
            <w:ins w:id="12986" w:author="Sean de Noronha | DRG" w:date="2026-09-29T16:58:00Z" w16du:dateUtc="2026-09-29T14:58:00Z">
              <w:r>
                <w:rPr>
                  <w:rFonts w:cs="Arial"/>
                  <w:sz w:val="13"/>
                  <w:szCs w:val="13"/>
                </w:rPr>
                <w:t>100 ft</w:t>
              </w:r>
            </w:ins>
          </w:p>
        </w:tc>
        <w:tc>
          <w:tcPr>
            <w:tcW w:w="880" w:type="dxa"/>
            <w:vAlign w:val="center"/>
          </w:tcPr>
          <w:p w14:paraId="5E000E7E" w14:textId="77777777" w:rsidR="00C60D85" w:rsidRDefault="00000000">
            <w:pPr>
              <w:spacing w:after="0"/>
              <w:rPr>
                <w:ins w:id="12987" w:author="Sean de Noronha | DRG" w:date="2026-09-29T16:58:00Z" w16du:dateUtc="2026-09-29T14:58:00Z"/>
                <w:rFonts w:cs="Arial"/>
                <w:sz w:val="13"/>
                <w:szCs w:val="13"/>
              </w:rPr>
            </w:pPr>
            <w:ins w:id="12988" w:author="Sean de Noronha | DRG" w:date="2026-09-29T16:58:00Z" w16du:dateUtc="2026-09-29T14:58:00Z">
              <w:r>
                <w:rPr>
                  <w:rFonts w:cs="Arial"/>
                  <w:sz w:val="13"/>
                  <w:szCs w:val="13"/>
                </w:rPr>
                <w:t>13.8</w:t>
              </w:r>
            </w:ins>
          </w:p>
        </w:tc>
        <w:tc>
          <w:tcPr>
            <w:tcW w:w="820" w:type="dxa"/>
            <w:vAlign w:val="center"/>
          </w:tcPr>
          <w:p w14:paraId="5E000E7F" w14:textId="77777777" w:rsidR="00C60D85" w:rsidRDefault="00000000">
            <w:pPr>
              <w:spacing w:after="0"/>
              <w:rPr>
                <w:ins w:id="12989" w:author="Sean de Noronha | DRG" w:date="2026-09-29T16:58:00Z" w16du:dateUtc="2026-09-29T14:58:00Z"/>
                <w:rFonts w:cs="Arial"/>
                <w:sz w:val="13"/>
                <w:szCs w:val="13"/>
              </w:rPr>
            </w:pPr>
            <w:ins w:id="12990" w:author="Sean de Noronha | DRG" w:date="2026-09-29T16:58:00Z" w16du:dateUtc="2026-09-29T14:58:00Z">
              <w:r>
                <w:rPr>
                  <w:rFonts w:cs="Arial"/>
                  <w:sz w:val="13"/>
                  <w:szCs w:val="13"/>
                </w:rPr>
                <w:t>10,300</w:t>
              </w:r>
            </w:ins>
          </w:p>
        </w:tc>
        <w:tc>
          <w:tcPr>
            <w:tcW w:w="1100" w:type="dxa"/>
            <w:vAlign w:val="center"/>
          </w:tcPr>
          <w:p w14:paraId="5E000E80" w14:textId="77777777" w:rsidR="00C60D85" w:rsidRDefault="00000000">
            <w:pPr>
              <w:spacing w:after="0"/>
              <w:rPr>
                <w:ins w:id="12991" w:author="Sean de Noronha | DRG" w:date="2026-09-29T16:58:00Z" w16du:dateUtc="2026-09-29T14:58:00Z"/>
                <w:rFonts w:cs="Arial"/>
                <w:sz w:val="13"/>
                <w:szCs w:val="13"/>
              </w:rPr>
            </w:pPr>
            <w:ins w:id="12992" w:author="Sean de Noronha | DRG" w:date="2026-09-29T16:58:00Z" w16du:dateUtc="2026-09-29T14:58:00Z">
              <w:r>
                <w:rPr>
                  <w:rFonts w:cs="Arial"/>
                  <w:sz w:val="13"/>
                  <w:szCs w:val="13"/>
                </w:rPr>
                <w:t>262 (555)</w:t>
              </w:r>
            </w:ins>
          </w:p>
        </w:tc>
        <w:tc>
          <w:tcPr>
            <w:tcW w:w="700" w:type="dxa"/>
            <w:vAlign w:val="center"/>
          </w:tcPr>
          <w:p w14:paraId="5E000E81" w14:textId="77777777" w:rsidR="00C60D85" w:rsidRDefault="00000000">
            <w:pPr>
              <w:spacing w:after="0"/>
              <w:rPr>
                <w:ins w:id="12993" w:author="Sean de Noronha | DRG" w:date="2026-09-29T16:58:00Z" w16du:dateUtc="2026-09-29T14:58:00Z"/>
                <w:rFonts w:cs="Arial"/>
                <w:sz w:val="13"/>
                <w:szCs w:val="13"/>
              </w:rPr>
            </w:pPr>
            <w:ins w:id="12994" w:author="Sean de Noronha | DRG" w:date="2026-09-29T16:58:00Z" w16du:dateUtc="2026-09-29T14:58:00Z">
              <w:r>
                <w:rPr>
                  <w:rFonts w:cs="Arial"/>
                  <w:sz w:val="13"/>
                  <w:szCs w:val="13"/>
                </w:rPr>
                <w:t>19.6</w:t>
              </w:r>
            </w:ins>
          </w:p>
        </w:tc>
      </w:tr>
      <w:tr w:rsidR="00C60D85" w14:paraId="1AAD193D" w14:textId="77777777">
        <w:trPr>
          <w:jc w:val="center"/>
          <w:ins w:id="12995" w:author="Sean de Noronha | DRG" w:date="2026-09-29T16:58:00Z"/>
        </w:trPr>
        <w:tc>
          <w:tcPr>
            <w:tcW w:w="560" w:type="dxa"/>
            <w:vAlign w:val="center"/>
          </w:tcPr>
          <w:p w14:paraId="5E000E82" w14:textId="77777777" w:rsidR="00C60D85" w:rsidRDefault="00000000">
            <w:pPr>
              <w:spacing w:after="0"/>
              <w:rPr>
                <w:ins w:id="12996" w:author="Sean de Noronha | DRG" w:date="2026-09-29T16:58:00Z" w16du:dateUtc="2026-09-29T14:58:00Z"/>
                <w:rFonts w:cs="Arial"/>
                <w:sz w:val="13"/>
                <w:szCs w:val="13"/>
              </w:rPr>
            </w:pPr>
            <w:ins w:id="12997" w:author="Sean de Noronha | DRG" w:date="2026-09-29T16:58:00Z" w16du:dateUtc="2026-09-29T14:58:00Z">
              <w:r>
                <w:rPr>
                  <w:rFonts w:cs="Arial"/>
                  <w:sz w:val="13"/>
                  <w:szCs w:val="13"/>
                </w:rPr>
                <w:t>289</w:t>
              </w:r>
            </w:ins>
          </w:p>
        </w:tc>
        <w:tc>
          <w:tcPr>
            <w:tcW w:w="500" w:type="dxa"/>
            <w:vAlign w:val="center"/>
          </w:tcPr>
          <w:p w14:paraId="5E000E83" w14:textId="77777777" w:rsidR="00C60D85" w:rsidRDefault="00000000">
            <w:pPr>
              <w:spacing w:after="0"/>
              <w:rPr>
                <w:ins w:id="12998" w:author="Sean de Noronha | DRG" w:date="2026-09-29T16:58:00Z" w16du:dateUtc="2026-09-29T14:58:00Z"/>
                <w:rFonts w:cs="Arial"/>
                <w:sz w:val="13"/>
                <w:szCs w:val="13"/>
              </w:rPr>
            </w:pPr>
            <w:ins w:id="12999" w:author="Sean de Noronha | DRG" w:date="2026-09-29T16:58:00Z" w16du:dateUtc="2026-09-29T14:58:00Z">
              <w:r>
                <w:rPr>
                  <w:rFonts w:cs="Arial"/>
                  <w:sz w:val="13"/>
                  <w:szCs w:val="13"/>
                </w:rPr>
                <w:t>T4</w:t>
              </w:r>
            </w:ins>
          </w:p>
        </w:tc>
        <w:tc>
          <w:tcPr>
            <w:tcW w:w="660" w:type="dxa"/>
            <w:vAlign w:val="center"/>
          </w:tcPr>
          <w:p w14:paraId="5E000E84" w14:textId="77777777" w:rsidR="00C60D85" w:rsidRDefault="00000000">
            <w:pPr>
              <w:spacing w:after="0"/>
              <w:rPr>
                <w:ins w:id="13000" w:author="Sean de Noronha | DRG" w:date="2026-09-29T16:58:00Z" w16du:dateUtc="2026-09-29T14:58:00Z"/>
                <w:rFonts w:cs="Arial"/>
                <w:sz w:val="13"/>
                <w:szCs w:val="13"/>
              </w:rPr>
            </w:pPr>
            <w:ins w:id="13001" w:author="Sean de Noronha | DRG" w:date="2026-09-29T16:58:00Z" w16du:dateUtc="2026-09-29T14:58:00Z">
              <w:r>
                <w:rPr>
                  <w:rFonts w:cs="Arial"/>
                  <w:sz w:val="13"/>
                  <w:szCs w:val="13"/>
                </w:rPr>
                <w:t>2</w:t>
              </w:r>
            </w:ins>
          </w:p>
        </w:tc>
        <w:tc>
          <w:tcPr>
            <w:tcW w:w="1920" w:type="dxa"/>
            <w:vAlign w:val="center"/>
          </w:tcPr>
          <w:p w14:paraId="5E000E85" w14:textId="77777777" w:rsidR="00C60D85" w:rsidRDefault="00000000">
            <w:pPr>
              <w:spacing w:after="0"/>
              <w:rPr>
                <w:ins w:id="13002" w:author="Sean de Noronha | DRG" w:date="2026-09-29T16:58:00Z" w16du:dateUtc="2026-09-29T14:58:00Z"/>
                <w:rFonts w:cs="Arial"/>
                <w:sz w:val="13"/>
                <w:szCs w:val="13"/>
              </w:rPr>
            </w:pPr>
            <w:ins w:id="13003" w:author="Sean de Noronha | DRG" w:date="2026-09-29T16:58:00Z" w16du:dateUtc="2026-09-29T14:58:00Z">
              <w:r>
                <w:rPr>
                  <w:rFonts w:cs="Arial"/>
                  <w:sz w:val="13"/>
                  <w:szCs w:val="13"/>
                </w:rPr>
                <w:t>CSST with four 90° bends and two end fittings, EHD 18</w:t>
              </w:r>
            </w:ins>
          </w:p>
        </w:tc>
        <w:tc>
          <w:tcPr>
            <w:tcW w:w="520" w:type="dxa"/>
            <w:vAlign w:val="center"/>
          </w:tcPr>
          <w:p w14:paraId="5E000E86" w14:textId="77777777" w:rsidR="00C60D85" w:rsidRDefault="00000000">
            <w:pPr>
              <w:spacing w:after="0"/>
              <w:rPr>
                <w:ins w:id="13004" w:author="Sean de Noronha | DRG" w:date="2026-09-29T16:58:00Z" w16du:dateUtc="2026-09-29T14:58:00Z"/>
                <w:rFonts w:cs="Arial"/>
                <w:sz w:val="13"/>
                <w:szCs w:val="13"/>
              </w:rPr>
            </w:pPr>
            <w:ins w:id="13005" w:author="Sean de Noronha | DRG" w:date="2026-09-29T16:58:00Z" w16du:dateUtc="2026-09-29T14:58:00Z">
              <w:r>
                <w:rPr>
                  <w:rFonts w:cs="Arial"/>
                  <w:sz w:val="13"/>
                  <w:szCs w:val="13"/>
                </w:rPr>
                <w:t>He</w:t>
              </w:r>
            </w:ins>
          </w:p>
        </w:tc>
        <w:tc>
          <w:tcPr>
            <w:tcW w:w="900" w:type="dxa"/>
            <w:vAlign w:val="center"/>
          </w:tcPr>
          <w:p w14:paraId="5E000E87" w14:textId="77777777" w:rsidR="00C60D85" w:rsidRDefault="00000000">
            <w:pPr>
              <w:spacing w:after="0"/>
              <w:rPr>
                <w:ins w:id="13006" w:author="Sean de Noronha | DRG" w:date="2026-09-29T16:58:00Z" w16du:dateUtc="2026-09-29T14:58:00Z"/>
                <w:rFonts w:cs="Arial"/>
                <w:sz w:val="13"/>
                <w:szCs w:val="13"/>
              </w:rPr>
            </w:pPr>
            <w:ins w:id="13007" w:author="Sean de Noronha | DRG" w:date="2026-09-29T16:58:00Z" w16du:dateUtc="2026-09-29T14:58:00Z">
              <w:r>
                <w:rPr>
                  <w:rFonts w:cs="Arial"/>
                  <w:sz w:val="13"/>
                  <w:szCs w:val="13"/>
                </w:rPr>
                <w:t>2,510</w:t>
              </w:r>
            </w:ins>
          </w:p>
        </w:tc>
        <w:tc>
          <w:tcPr>
            <w:tcW w:w="800" w:type="dxa"/>
            <w:vAlign w:val="center"/>
          </w:tcPr>
          <w:p w14:paraId="5E000E88" w14:textId="77777777" w:rsidR="00C60D85" w:rsidRDefault="00000000">
            <w:pPr>
              <w:spacing w:after="0"/>
              <w:rPr>
                <w:ins w:id="13008" w:author="Sean de Noronha | DRG" w:date="2026-09-29T16:58:00Z" w16du:dateUtc="2026-09-29T14:58:00Z"/>
                <w:rFonts w:cs="Arial"/>
                <w:sz w:val="13"/>
                <w:szCs w:val="13"/>
              </w:rPr>
            </w:pPr>
            <w:ins w:id="13009" w:author="Sean de Noronha | DRG" w:date="2026-09-29T16:58:00Z" w16du:dateUtc="2026-09-29T14:58:00Z">
              <w:r>
                <w:rPr>
                  <w:rFonts w:cs="Arial"/>
                  <w:sz w:val="13"/>
                  <w:szCs w:val="13"/>
                </w:rPr>
                <w:t>150 ft</w:t>
              </w:r>
            </w:ins>
          </w:p>
        </w:tc>
        <w:tc>
          <w:tcPr>
            <w:tcW w:w="880" w:type="dxa"/>
            <w:vAlign w:val="center"/>
          </w:tcPr>
          <w:p w14:paraId="5E000E89" w14:textId="77777777" w:rsidR="00C60D85" w:rsidRDefault="00000000">
            <w:pPr>
              <w:spacing w:after="0"/>
              <w:rPr>
                <w:ins w:id="13010" w:author="Sean de Noronha | DRG" w:date="2026-09-29T16:58:00Z" w16du:dateUtc="2026-09-29T14:58:00Z"/>
                <w:rFonts w:cs="Arial"/>
                <w:sz w:val="13"/>
                <w:szCs w:val="13"/>
              </w:rPr>
            </w:pPr>
            <w:ins w:id="13011" w:author="Sean de Noronha | DRG" w:date="2026-09-29T16:58:00Z" w16du:dateUtc="2026-09-29T14:58:00Z">
              <w:r>
                <w:rPr>
                  <w:rFonts w:cs="Arial"/>
                  <w:sz w:val="13"/>
                  <w:szCs w:val="13"/>
                </w:rPr>
                <w:t>13.8</w:t>
              </w:r>
            </w:ins>
          </w:p>
        </w:tc>
        <w:tc>
          <w:tcPr>
            <w:tcW w:w="820" w:type="dxa"/>
            <w:vAlign w:val="center"/>
          </w:tcPr>
          <w:p w14:paraId="5E000E8A" w14:textId="77777777" w:rsidR="00C60D85" w:rsidRDefault="00000000">
            <w:pPr>
              <w:spacing w:after="0"/>
              <w:rPr>
                <w:ins w:id="13012" w:author="Sean de Noronha | DRG" w:date="2026-09-29T16:58:00Z" w16du:dateUtc="2026-09-29T14:58:00Z"/>
                <w:rFonts w:cs="Arial"/>
                <w:sz w:val="13"/>
                <w:szCs w:val="13"/>
              </w:rPr>
            </w:pPr>
            <w:ins w:id="13013" w:author="Sean de Noronha | DRG" w:date="2026-09-29T16:58:00Z" w16du:dateUtc="2026-09-29T14:58:00Z">
              <w:r>
                <w:rPr>
                  <w:rFonts w:cs="Arial"/>
                  <w:sz w:val="13"/>
                  <w:szCs w:val="13"/>
                </w:rPr>
                <w:t>10,300</w:t>
              </w:r>
            </w:ins>
          </w:p>
        </w:tc>
        <w:tc>
          <w:tcPr>
            <w:tcW w:w="1100" w:type="dxa"/>
            <w:vAlign w:val="center"/>
          </w:tcPr>
          <w:p w14:paraId="5E000E8B" w14:textId="77777777" w:rsidR="00C60D85" w:rsidRDefault="00000000">
            <w:pPr>
              <w:spacing w:after="0"/>
              <w:rPr>
                <w:ins w:id="13014" w:author="Sean de Noronha | DRG" w:date="2026-09-29T16:58:00Z" w16du:dateUtc="2026-09-29T14:58:00Z"/>
                <w:rFonts w:cs="Arial"/>
                <w:sz w:val="13"/>
                <w:szCs w:val="13"/>
              </w:rPr>
            </w:pPr>
            <w:ins w:id="13015" w:author="Sean de Noronha | DRG" w:date="2026-09-29T16:58:00Z" w16du:dateUtc="2026-09-29T14:58:00Z">
              <w:r>
                <w:rPr>
                  <w:rFonts w:cs="Arial"/>
                  <w:sz w:val="13"/>
                  <w:szCs w:val="13"/>
                </w:rPr>
                <w:t>219 (465)</w:t>
              </w:r>
            </w:ins>
          </w:p>
        </w:tc>
        <w:tc>
          <w:tcPr>
            <w:tcW w:w="700" w:type="dxa"/>
            <w:vAlign w:val="center"/>
          </w:tcPr>
          <w:p w14:paraId="5E000E8C" w14:textId="77777777" w:rsidR="00C60D85" w:rsidRDefault="00000000">
            <w:pPr>
              <w:spacing w:after="0"/>
              <w:rPr>
                <w:ins w:id="13016" w:author="Sean de Noronha | DRG" w:date="2026-09-29T16:58:00Z" w16du:dateUtc="2026-09-29T14:58:00Z"/>
                <w:rFonts w:cs="Arial"/>
                <w:sz w:val="13"/>
                <w:szCs w:val="13"/>
              </w:rPr>
            </w:pPr>
            <w:ins w:id="13017" w:author="Sean de Noronha | DRG" w:date="2026-09-29T16:58:00Z" w16du:dateUtc="2026-09-29T14:58:00Z">
              <w:r>
                <w:rPr>
                  <w:rFonts w:cs="Arial"/>
                  <w:sz w:val="13"/>
                  <w:szCs w:val="13"/>
                </w:rPr>
                <w:t>16.4</w:t>
              </w:r>
            </w:ins>
          </w:p>
        </w:tc>
      </w:tr>
      <w:tr w:rsidR="00C60D85" w14:paraId="7DAE06EF" w14:textId="77777777">
        <w:trPr>
          <w:jc w:val="center"/>
          <w:ins w:id="13018" w:author="Sean de Noronha | DRG" w:date="2026-09-29T16:58:00Z"/>
        </w:trPr>
        <w:tc>
          <w:tcPr>
            <w:tcW w:w="560" w:type="dxa"/>
            <w:vAlign w:val="center"/>
          </w:tcPr>
          <w:p w14:paraId="5E000E8D" w14:textId="77777777" w:rsidR="00C60D85" w:rsidRDefault="00000000">
            <w:pPr>
              <w:spacing w:after="0"/>
              <w:rPr>
                <w:ins w:id="13019" w:author="Sean de Noronha | DRG" w:date="2026-09-29T16:58:00Z" w16du:dateUtc="2026-09-29T14:58:00Z"/>
                <w:rFonts w:cs="Arial"/>
                <w:sz w:val="13"/>
                <w:szCs w:val="13"/>
              </w:rPr>
            </w:pPr>
            <w:ins w:id="13020" w:author="Sean de Noronha | DRG" w:date="2026-09-29T16:58:00Z" w16du:dateUtc="2026-09-29T14:58:00Z">
              <w:r>
                <w:rPr>
                  <w:rFonts w:cs="Arial"/>
                  <w:sz w:val="13"/>
                  <w:szCs w:val="13"/>
                </w:rPr>
                <w:t>290</w:t>
              </w:r>
            </w:ins>
          </w:p>
        </w:tc>
        <w:tc>
          <w:tcPr>
            <w:tcW w:w="500" w:type="dxa"/>
            <w:vAlign w:val="center"/>
          </w:tcPr>
          <w:p w14:paraId="5E000E8E" w14:textId="77777777" w:rsidR="00C60D85" w:rsidRDefault="00000000">
            <w:pPr>
              <w:spacing w:after="0"/>
              <w:rPr>
                <w:ins w:id="13021" w:author="Sean de Noronha | DRG" w:date="2026-09-29T16:58:00Z" w16du:dateUtc="2026-09-29T14:58:00Z"/>
                <w:rFonts w:cs="Arial"/>
                <w:sz w:val="13"/>
                <w:szCs w:val="13"/>
              </w:rPr>
            </w:pPr>
            <w:ins w:id="13022" w:author="Sean de Noronha | DRG" w:date="2026-09-29T16:58:00Z" w16du:dateUtc="2026-09-29T14:58:00Z">
              <w:r>
                <w:rPr>
                  <w:rFonts w:cs="Arial"/>
                  <w:sz w:val="13"/>
                  <w:szCs w:val="13"/>
                </w:rPr>
                <w:t>T4</w:t>
              </w:r>
            </w:ins>
          </w:p>
        </w:tc>
        <w:tc>
          <w:tcPr>
            <w:tcW w:w="660" w:type="dxa"/>
            <w:vAlign w:val="center"/>
          </w:tcPr>
          <w:p w14:paraId="5E000E8F" w14:textId="77777777" w:rsidR="00C60D85" w:rsidRDefault="00000000">
            <w:pPr>
              <w:spacing w:after="0"/>
              <w:rPr>
                <w:ins w:id="13023" w:author="Sean de Noronha | DRG" w:date="2026-09-29T16:58:00Z" w16du:dateUtc="2026-09-29T14:58:00Z"/>
                <w:rFonts w:cs="Arial"/>
                <w:sz w:val="13"/>
                <w:szCs w:val="13"/>
              </w:rPr>
            </w:pPr>
            <w:ins w:id="13024" w:author="Sean de Noronha | DRG" w:date="2026-09-29T16:58:00Z" w16du:dateUtc="2026-09-29T14:58:00Z">
              <w:r>
                <w:rPr>
                  <w:rFonts w:cs="Arial"/>
                  <w:sz w:val="13"/>
                  <w:szCs w:val="13"/>
                </w:rPr>
                <w:t>2</w:t>
              </w:r>
            </w:ins>
          </w:p>
        </w:tc>
        <w:tc>
          <w:tcPr>
            <w:tcW w:w="1920" w:type="dxa"/>
            <w:vAlign w:val="center"/>
          </w:tcPr>
          <w:p w14:paraId="5E000E90" w14:textId="77777777" w:rsidR="00C60D85" w:rsidRDefault="00000000">
            <w:pPr>
              <w:spacing w:after="0"/>
              <w:rPr>
                <w:ins w:id="13025" w:author="Sean de Noronha | DRG" w:date="2026-09-29T16:58:00Z" w16du:dateUtc="2026-09-29T14:58:00Z"/>
                <w:rFonts w:cs="Arial"/>
                <w:sz w:val="13"/>
                <w:szCs w:val="13"/>
              </w:rPr>
            </w:pPr>
            <w:ins w:id="13026" w:author="Sean de Noronha | DRG" w:date="2026-09-29T16:58:00Z" w16du:dateUtc="2026-09-29T14:58:00Z">
              <w:r>
                <w:rPr>
                  <w:rFonts w:cs="Arial"/>
                  <w:sz w:val="13"/>
                  <w:szCs w:val="13"/>
                </w:rPr>
                <w:t>CSST with four 90° bends and two end fittings, EHD 18</w:t>
              </w:r>
            </w:ins>
          </w:p>
        </w:tc>
        <w:tc>
          <w:tcPr>
            <w:tcW w:w="520" w:type="dxa"/>
            <w:vAlign w:val="center"/>
          </w:tcPr>
          <w:p w14:paraId="5E000E91" w14:textId="77777777" w:rsidR="00C60D85" w:rsidRDefault="00000000">
            <w:pPr>
              <w:spacing w:after="0"/>
              <w:rPr>
                <w:ins w:id="13027" w:author="Sean de Noronha | DRG" w:date="2026-09-29T16:58:00Z" w16du:dateUtc="2026-09-29T14:58:00Z"/>
                <w:rFonts w:cs="Arial"/>
                <w:sz w:val="13"/>
                <w:szCs w:val="13"/>
              </w:rPr>
            </w:pPr>
            <w:ins w:id="13028" w:author="Sean de Noronha | DRG" w:date="2026-09-29T16:58:00Z" w16du:dateUtc="2026-09-29T14:58:00Z">
              <w:r>
                <w:rPr>
                  <w:rFonts w:cs="Arial"/>
                  <w:sz w:val="13"/>
                  <w:szCs w:val="13"/>
                </w:rPr>
                <w:t>He</w:t>
              </w:r>
            </w:ins>
          </w:p>
        </w:tc>
        <w:tc>
          <w:tcPr>
            <w:tcW w:w="900" w:type="dxa"/>
            <w:vAlign w:val="center"/>
          </w:tcPr>
          <w:p w14:paraId="5E000E92" w14:textId="77777777" w:rsidR="00C60D85" w:rsidRDefault="00000000">
            <w:pPr>
              <w:spacing w:after="0"/>
              <w:rPr>
                <w:ins w:id="13029" w:author="Sean de Noronha | DRG" w:date="2026-09-29T16:58:00Z" w16du:dateUtc="2026-09-29T14:58:00Z"/>
                <w:rFonts w:cs="Arial"/>
                <w:sz w:val="13"/>
                <w:szCs w:val="13"/>
              </w:rPr>
            </w:pPr>
            <w:ins w:id="13030" w:author="Sean de Noronha | DRG" w:date="2026-09-29T16:58:00Z" w16du:dateUtc="2026-09-29T14:58:00Z">
              <w:r>
                <w:rPr>
                  <w:rFonts w:cs="Arial"/>
                  <w:sz w:val="13"/>
                  <w:szCs w:val="13"/>
                </w:rPr>
                <w:t>2,180</w:t>
              </w:r>
            </w:ins>
          </w:p>
        </w:tc>
        <w:tc>
          <w:tcPr>
            <w:tcW w:w="800" w:type="dxa"/>
            <w:vAlign w:val="center"/>
          </w:tcPr>
          <w:p w14:paraId="5E000E93" w14:textId="77777777" w:rsidR="00C60D85" w:rsidRDefault="00000000">
            <w:pPr>
              <w:spacing w:after="0"/>
              <w:rPr>
                <w:ins w:id="13031" w:author="Sean de Noronha | DRG" w:date="2026-09-29T16:58:00Z" w16du:dateUtc="2026-09-29T14:58:00Z"/>
                <w:rFonts w:cs="Arial"/>
                <w:sz w:val="13"/>
                <w:szCs w:val="13"/>
              </w:rPr>
            </w:pPr>
            <w:ins w:id="13032" w:author="Sean de Noronha | DRG" w:date="2026-09-29T16:58:00Z" w16du:dateUtc="2026-09-29T14:58:00Z">
              <w:r>
                <w:rPr>
                  <w:rFonts w:cs="Arial"/>
                  <w:sz w:val="13"/>
                  <w:szCs w:val="13"/>
                </w:rPr>
                <w:t>200 ft</w:t>
              </w:r>
            </w:ins>
          </w:p>
        </w:tc>
        <w:tc>
          <w:tcPr>
            <w:tcW w:w="880" w:type="dxa"/>
            <w:vAlign w:val="center"/>
          </w:tcPr>
          <w:p w14:paraId="5E000E94" w14:textId="77777777" w:rsidR="00C60D85" w:rsidRDefault="00000000">
            <w:pPr>
              <w:spacing w:after="0"/>
              <w:rPr>
                <w:ins w:id="13033" w:author="Sean de Noronha | DRG" w:date="2026-09-29T16:58:00Z" w16du:dateUtc="2026-09-29T14:58:00Z"/>
                <w:rFonts w:cs="Arial"/>
                <w:sz w:val="13"/>
                <w:szCs w:val="13"/>
              </w:rPr>
            </w:pPr>
            <w:ins w:id="13034" w:author="Sean de Noronha | DRG" w:date="2026-09-29T16:58:00Z" w16du:dateUtc="2026-09-29T14:58:00Z">
              <w:r>
                <w:rPr>
                  <w:rFonts w:cs="Arial"/>
                  <w:sz w:val="13"/>
                  <w:szCs w:val="13"/>
                </w:rPr>
                <w:t>13.8</w:t>
              </w:r>
            </w:ins>
          </w:p>
        </w:tc>
        <w:tc>
          <w:tcPr>
            <w:tcW w:w="820" w:type="dxa"/>
            <w:vAlign w:val="center"/>
          </w:tcPr>
          <w:p w14:paraId="5E000E95" w14:textId="77777777" w:rsidR="00C60D85" w:rsidRDefault="00000000">
            <w:pPr>
              <w:spacing w:after="0"/>
              <w:rPr>
                <w:ins w:id="13035" w:author="Sean de Noronha | DRG" w:date="2026-09-29T16:58:00Z" w16du:dateUtc="2026-09-29T14:58:00Z"/>
                <w:rFonts w:cs="Arial"/>
                <w:sz w:val="13"/>
                <w:szCs w:val="13"/>
              </w:rPr>
            </w:pPr>
            <w:ins w:id="13036" w:author="Sean de Noronha | DRG" w:date="2026-09-29T16:58:00Z" w16du:dateUtc="2026-09-29T14:58:00Z">
              <w:r>
                <w:rPr>
                  <w:rFonts w:cs="Arial"/>
                  <w:sz w:val="13"/>
                  <w:szCs w:val="13"/>
                </w:rPr>
                <w:t>10,300</w:t>
              </w:r>
            </w:ins>
          </w:p>
        </w:tc>
        <w:tc>
          <w:tcPr>
            <w:tcW w:w="1100" w:type="dxa"/>
            <w:vAlign w:val="center"/>
          </w:tcPr>
          <w:p w14:paraId="5E000E96" w14:textId="77777777" w:rsidR="00C60D85" w:rsidRDefault="00000000">
            <w:pPr>
              <w:spacing w:after="0"/>
              <w:rPr>
                <w:ins w:id="13037" w:author="Sean de Noronha | DRG" w:date="2026-09-29T16:58:00Z" w16du:dateUtc="2026-09-29T14:58:00Z"/>
                <w:rFonts w:cs="Arial"/>
                <w:sz w:val="13"/>
                <w:szCs w:val="13"/>
              </w:rPr>
            </w:pPr>
            <w:ins w:id="13038" w:author="Sean de Noronha | DRG" w:date="2026-09-29T16:58:00Z" w16du:dateUtc="2026-09-29T14:58:00Z">
              <w:r>
                <w:rPr>
                  <w:rFonts w:cs="Arial"/>
                  <w:sz w:val="13"/>
                  <w:szCs w:val="13"/>
                </w:rPr>
                <w:t>190 (404)</w:t>
              </w:r>
            </w:ins>
          </w:p>
        </w:tc>
        <w:tc>
          <w:tcPr>
            <w:tcW w:w="700" w:type="dxa"/>
            <w:vAlign w:val="center"/>
          </w:tcPr>
          <w:p w14:paraId="5E000E97" w14:textId="77777777" w:rsidR="00C60D85" w:rsidRDefault="00000000">
            <w:pPr>
              <w:spacing w:after="0"/>
              <w:rPr>
                <w:ins w:id="13039" w:author="Sean de Noronha | DRG" w:date="2026-09-29T16:58:00Z" w16du:dateUtc="2026-09-29T14:58:00Z"/>
                <w:rFonts w:cs="Arial"/>
                <w:sz w:val="13"/>
                <w:szCs w:val="13"/>
              </w:rPr>
            </w:pPr>
            <w:ins w:id="13040" w:author="Sean de Noronha | DRG" w:date="2026-09-29T16:58:00Z" w16du:dateUtc="2026-09-29T14:58:00Z">
              <w:r>
                <w:rPr>
                  <w:rFonts w:cs="Arial"/>
                  <w:sz w:val="13"/>
                  <w:szCs w:val="13"/>
                </w:rPr>
                <w:t>14.2</w:t>
              </w:r>
            </w:ins>
          </w:p>
        </w:tc>
      </w:tr>
      <w:tr w:rsidR="00C60D85" w14:paraId="184CED7F" w14:textId="77777777">
        <w:trPr>
          <w:jc w:val="center"/>
          <w:ins w:id="13041" w:author="Sean de Noronha | DRG" w:date="2026-09-29T16:58:00Z"/>
        </w:trPr>
        <w:tc>
          <w:tcPr>
            <w:tcW w:w="560" w:type="dxa"/>
            <w:vAlign w:val="center"/>
          </w:tcPr>
          <w:p w14:paraId="5E000E98" w14:textId="77777777" w:rsidR="00C60D85" w:rsidRDefault="00000000">
            <w:pPr>
              <w:spacing w:after="0"/>
              <w:rPr>
                <w:ins w:id="13042" w:author="Sean de Noronha | DRG" w:date="2026-09-29T16:58:00Z" w16du:dateUtc="2026-09-29T14:58:00Z"/>
                <w:rFonts w:cs="Arial"/>
                <w:sz w:val="13"/>
                <w:szCs w:val="13"/>
              </w:rPr>
            </w:pPr>
            <w:ins w:id="13043" w:author="Sean de Noronha | DRG" w:date="2026-09-29T16:58:00Z" w16du:dateUtc="2026-09-29T14:58:00Z">
              <w:r>
                <w:rPr>
                  <w:rFonts w:cs="Arial"/>
                  <w:sz w:val="13"/>
                  <w:szCs w:val="13"/>
                </w:rPr>
                <w:lastRenderedPageBreak/>
                <w:t>291</w:t>
              </w:r>
            </w:ins>
          </w:p>
        </w:tc>
        <w:tc>
          <w:tcPr>
            <w:tcW w:w="500" w:type="dxa"/>
            <w:vAlign w:val="center"/>
          </w:tcPr>
          <w:p w14:paraId="5E000E99" w14:textId="77777777" w:rsidR="00C60D85" w:rsidRDefault="00000000">
            <w:pPr>
              <w:spacing w:after="0"/>
              <w:rPr>
                <w:ins w:id="13044" w:author="Sean de Noronha | DRG" w:date="2026-09-29T16:58:00Z" w16du:dateUtc="2026-09-29T14:58:00Z"/>
                <w:rFonts w:cs="Arial"/>
                <w:sz w:val="13"/>
                <w:szCs w:val="13"/>
              </w:rPr>
            </w:pPr>
            <w:ins w:id="13045" w:author="Sean de Noronha | DRG" w:date="2026-09-29T16:58:00Z" w16du:dateUtc="2026-09-29T14:58:00Z">
              <w:r>
                <w:rPr>
                  <w:rFonts w:cs="Arial"/>
                  <w:sz w:val="13"/>
                  <w:szCs w:val="13"/>
                </w:rPr>
                <w:t>T4</w:t>
              </w:r>
            </w:ins>
          </w:p>
        </w:tc>
        <w:tc>
          <w:tcPr>
            <w:tcW w:w="660" w:type="dxa"/>
            <w:vAlign w:val="center"/>
          </w:tcPr>
          <w:p w14:paraId="5E000E9A" w14:textId="77777777" w:rsidR="00C60D85" w:rsidRDefault="00000000">
            <w:pPr>
              <w:spacing w:after="0"/>
              <w:rPr>
                <w:ins w:id="13046" w:author="Sean de Noronha | DRG" w:date="2026-09-29T16:58:00Z" w16du:dateUtc="2026-09-29T14:58:00Z"/>
                <w:rFonts w:cs="Arial"/>
                <w:sz w:val="13"/>
                <w:szCs w:val="13"/>
              </w:rPr>
            </w:pPr>
            <w:ins w:id="13047" w:author="Sean de Noronha | DRG" w:date="2026-09-29T16:58:00Z" w16du:dateUtc="2026-09-29T14:58:00Z">
              <w:r>
                <w:rPr>
                  <w:rFonts w:cs="Arial"/>
                  <w:sz w:val="13"/>
                  <w:szCs w:val="13"/>
                </w:rPr>
                <w:t>2</w:t>
              </w:r>
            </w:ins>
          </w:p>
        </w:tc>
        <w:tc>
          <w:tcPr>
            <w:tcW w:w="1920" w:type="dxa"/>
            <w:vAlign w:val="center"/>
          </w:tcPr>
          <w:p w14:paraId="5E000E9B" w14:textId="77777777" w:rsidR="00C60D85" w:rsidRDefault="00000000">
            <w:pPr>
              <w:spacing w:after="0"/>
              <w:rPr>
                <w:ins w:id="13048" w:author="Sean de Noronha | DRG" w:date="2026-09-29T16:58:00Z" w16du:dateUtc="2026-09-29T14:58:00Z"/>
                <w:rFonts w:cs="Arial"/>
                <w:sz w:val="13"/>
                <w:szCs w:val="13"/>
              </w:rPr>
            </w:pPr>
            <w:ins w:id="13049" w:author="Sean de Noronha | DRG" w:date="2026-09-29T16:58:00Z" w16du:dateUtc="2026-09-29T14:58:00Z">
              <w:r>
                <w:rPr>
                  <w:rFonts w:cs="Arial"/>
                  <w:sz w:val="13"/>
                  <w:szCs w:val="13"/>
                </w:rPr>
                <w:t>CSST with four 90° bends and two end fittings, EHD 18</w:t>
              </w:r>
            </w:ins>
          </w:p>
        </w:tc>
        <w:tc>
          <w:tcPr>
            <w:tcW w:w="520" w:type="dxa"/>
            <w:vAlign w:val="center"/>
          </w:tcPr>
          <w:p w14:paraId="5E000E9C" w14:textId="77777777" w:rsidR="00C60D85" w:rsidRDefault="00000000">
            <w:pPr>
              <w:spacing w:after="0"/>
              <w:rPr>
                <w:ins w:id="13050" w:author="Sean de Noronha | DRG" w:date="2026-09-29T16:58:00Z" w16du:dateUtc="2026-09-29T14:58:00Z"/>
                <w:rFonts w:cs="Arial"/>
                <w:sz w:val="13"/>
                <w:szCs w:val="13"/>
              </w:rPr>
            </w:pPr>
            <w:ins w:id="13051" w:author="Sean de Noronha | DRG" w:date="2026-09-29T16:58:00Z" w16du:dateUtc="2026-09-29T14:58:00Z">
              <w:r>
                <w:rPr>
                  <w:rFonts w:cs="Arial"/>
                  <w:sz w:val="13"/>
                  <w:szCs w:val="13"/>
                </w:rPr>
                <w:t>He</w:t>
              </w:r>
            </w:ins>
          </w:p>
        </w:tc>
        <w:tc>
          <w:tcPr>
            <w:tcW w:w="900" w:type="dxa"/>
            <w:vAlign w:val="center"/>
          </w:tcPr>
          <w:p w14:paraId="5E000E9D" w14:textId="77777777" w:rsidR="00C60D85" w:rsidRDefault="00000000">
            <w:pPr>
              <w:spacing w:after="0"/>
              <w:rPr>
                <w:ins w:id="13052" w:author="Sean de Noronha | DRG" w:date="2026-09-29T16:58:00Z" w16du:dateUtc="2026-09-29T14:58:00Z"/>
                <w:rFonts w:cs="Arial"/>
                <w:sz w:val="13"/>
                <w:szCs w:val="13"/>
              </w:rPr>
            </w:pPr>
            <w:ins w:id="13053" w:author="Sean de Noronha | DRG" w:date="2026-09-29T16:58:00Z" w16du:dateUtc="2026-09-29T14:58:00Z">
              <w:r>
                <w:rPr>
                  <w:rFonts w:cs="Arial"/>
                  <w:sz w:val="13"/>
                  <w:szCs w:val="13"/>
                </w:rPr>
                <w:t>2,020</w:t>
              </w:r>
            </w:ins>
          </w:p>
        </w:tc>
        <w:tc>
          <w:tcPr>
            <w:tcW w:w="800" w:type="dxa"/>
            <w:vAlign w:val="center"/>
          </w:tcPr>
          <w:p w14:paraId="5E000E9E" w14:textId="77777777" w:rsidR="00C60D85" w:rsidRDefault="00000000">
            <w:pPr>
              <w:spacing w:after="0"/>
              <w:rPr>
                <w:ins w:id="13054" w:author="Sean de Noronha | DRG" w:date="2026-09-29T16:58:00Z" w16du:dateUtc="2026-09-29T14:58:00Z"/>
                <w:rFonts w:cs="Arial"/>
                <w:sz w:val="13"/>
                <w:szCs w:val="13"/>
              </w:rPr>
            </w:pPr>
            <w:ins w:id="13055" w:author="Sean de Noronha | DRG" w:date="2026-09-29T16:58:00Z" w16du:dateUtc="2026-09-29T14:58:00Z">
              <w:r>
                <w:rPr>
                  <w:rFonts w:cs="Arial"/>
                  <w:sz w:val="13"/>
                  <w:szCs w:val="13"/>
                </w:rPr>
                <w:t>250 ft</w:t>
              </w:r>
            </w:ins>
          </w:p>
        </w:tc>
        <w:tc>
          <w:tcPr>
            <w:tcW w:w="880" w:type="dxa"/>
            <w:vAlign w:val="center"/>
          </w:tcPr>
          <w:p w14:paraId="5E000E9F" w14:textId="77777777" w:rsidR="00C60D85" w:rsidRDefault="00000000">
            <w:pPr>
              <w:spacing w:after="0"/>
              <w:rPr>
                <w:ins w:id="13056" w:author="Sean de Noronha | DRG" w:date="2026-09-29T16:58:00Z" w16du:dateUtc="2026-09-29T14:58:00Z"/>
                <w:rFonts w:cs="Arial"/>
                <w:sz w:val="13"/>
                <w:szCs w:val="13"/>
              </w:rPr>
            </w:pPr>
            <w:ins w:id="13057" w:author="Sean de Noronha | DRG" w:date="2026-09-29T16:58:00Z" w16du:dateUtc="2026-09-29T14:58:00Z">
              <w:r>
                <w:rPr>
                  <w:rFonts w:cs="Arial"/>
                  <w:sz w:val="13"/>
                  <w:szCs w:val="13"/>
                </w:rPr>
                <w:t>13.8</w:t>
              </w:r>
            </w:ins>
          </w:p>
        </w:tc>
        <w:tc>
          <w:tcPr>
            <w:tcW w:w="820" w:type="dxa"/>
            <w:vAlign w:val="center"/>
          </w:tcPr>
          <w:p w14:paraId="5E000EA0" w14:textId="77777777" w:rsidR="00C60D85" w:rsidRDefault="00000000">
            <w:pPr>
              <w:spacing w:after="0"/>
              <w:rPr>
                <w:ins w:id="13058" w:author="Sean de Noronha | DRG" w:date="2026-09-29T16:58:00Z" w16du:dateUtc="2026-09-29T14:58:00Z"/>
                <w:rFonts w:cs="Arial"/>
                <w:sz w:val="13"/>
                <w:szCs w:val="13"/>
              </w:rPr>
            </w:pPr>
            <w:ins w:id="13059" w:author="Sean de Noronha | DRG" w:date="2026-09-29T16:58:00Z" w16du:dateUtc="2026-09-29T14:58:00Z">
              <w:r>
                <w:rPr>
                  <w:rFonts w:cs="Arial"/>
                  <w:sz w:val="13"/>
                  <w:szCs w:val="13"/>
                </w:rPr>
                <w:t>10,300</w:t>
              </w:r>
            </w:ins>
          </w:p>
        </w:tc>
        <w:tc>
          <w:tcPr>
            <w:tcW w:w="1100" w:type="dxa"/>
            <w:vAlign w:val="center"/>
          </w:tcPr>
          <w:p w14:paraId="5E000EA1" w14:textId="77777777" w:rsidR="00C60D85" w:rsidRDefault="00000000">
            <w:pPr>
              <w:spacing w:after="0"/>
              <w:rPr>
                <w:ins w:id="13060" w:author="Sean de Noronha | DRG" w:date="2026-09-29T16:58:00Z" w16du:dateUtc="2026-09-29T14:58:00Z"/>
                <w:rFonts w:cs="Arial"/>
                <w:sz w:val="13"/>
                <w:szCs w:val="13"/>
              </w:rPr>
            </w:pPr>
            <w:ins w:id="13061" w:author="Sean de Noronha | DRG" w:date="2026-09-29T16:58:00Z" w16du:dateUtc="2026-09-29T14:58:00Z">
              <w:r>
                <w:rPr>
                  <w:rFonts w:cs="Arial"/>
                  <w:sz w:val="13"/>
                  <w:szCs w:val="13"/>
                </w:rPr>
                <w:t>176 (374)</w:t>
              </w:r>
            </w:ins>
          </w:p>
        </w:tc>
        <w:tc>
          <w:tcPr>
            <w:tcW w:w="700" w:type="dxa"/>
            <w:vAlign w:val="center"/>
          </w:tcPr>
          <w:p w14:paraId="5E000EA2" w14:textId="77777777" w:rsidR="00C60D85" w:rsidRDefault="00000000">
            <w:pPr>
              <w:spacing w:after="0"/>
              <w:rPr>
                <w:ins w:id="13062" w:author="Sean de Noronha | DRG" w:date="2026-09-29T16:58:00Z" w16du:dateUtc="2026-09-29T14:58:00Z"/>
                <w:rFonts w:cs="Arial"/>
                <w:sz w:val="13"/>
                <w:szCs w:val="13"/>
              </w:rPr>
            </w:pPr>
            <w:ins w:id="13063" w:author="Sean de Noronha | DRG" w:date="2026-09-29T16:58:00Z" w16du:dateUtc="2026-09-29T14:58:00Z">
              <w:r>
                <w:rPr>
                  <w:rFonts w:cs="Arial"/>
                  <w:sz w:val="13"/>
                  <w:szCs w:val="13"/>
                </w:rPr>
                <w:t>13.2</w:t>
              </w:r>
            </w:ins>
          </w:p>
        </w:tc>
      </w:tr>
      <w:tr w:rsidR="00C60D85" w14:paraId="5A3FDF8D" w14:textId="77777777">
        <w:trPr>
          <w:jc w:val="center"/>
          <w:ins w:id="13064" w:author="Sean de Noronha | DRG" w:date="2026-09-29T16:58:00Z"/>
        </w:trPr>
        <w:tc>
          <w:tcPr>
            <w:tcW w:w="560" w:type="dxa"/>
            <w:vAlign w:val="center"/>
          </w:tcPr>
          <w:p w14:paraId="5E000EA3" w14:textId="77777777" w:rsidR="00C60D85" w:rsidRDefault="00000000">
            <w:pPr>
              <w:spacing w:after="0"/>
              <w:rPr>
                <w:ins w:id="13065" w:author="Sean de Noronha | DRG" w:date="2026-09-29T16:58:00Z" w16du:dateUtc="2026-09-29T14:58:00Z"/>
                <w:rFonts w:cs="Arial"/>
                <w:sz w:val="13"/>
                <w:szCs w:val="13"/>
              </w:rPr>
            </w:pPr>
            <w:ins w:id="13066" w:author="Sean de Noronha | DRG" w:date="2026-09-29T16:58:00Z" w16du:dateUtc="2026-09-29T14:58:00Z">
              <w:r>
                <w:rPr>
                  <w:rFonts w:cs="Arial"/>
                  <w:sz w:val="13"/>
                  <w:szCs w:val="13"/>
                </w:rPr>
                <w:t>292</w:t>
              </w:r>
            </w:ins>
          </w:p>
        </w:tc>
        <w:tc>
          <w:tcPr>
            <w:tcW w:w="500" w:type="dxa"/>
            <w:vAlign w:val="center"/>
          </w:tcPr>
          <w:p w14:paraId="5E000EA4" w14:textId="77777777" w:rsidR="00C60D85" w:rsidRDefault="00000000">
            <w:pPr>
              <w:spacing w:after="0"/>
              <w:rPr>
                <w:ins w:id="13067" w:author="Sean de Noronha | DRG" w:date="2026-09-29T16:58:00Z" w16du:dateUtc="2026-09-29T14:58:00Z"/>
                <w:rFonts w:cs="Arial"/>
                <w:sz w:val="13"/>
                <w:szCs w:val="13"/>
              </w:rPr>
            </w:pPr>
            <w:ins w:id="13068" w:author="Sean de Noronha | DRG" w:date="2026-09-29T16:58:00Z" w16du:dateUtc="2026-09-29T14:58:00Z">
              <w:r>
                <w:rPr>
                  <w:rFonts w:cs="Arial"/>
                  <w:sz w:val="13"/>
                  <w:szCs w:val="13"/>
                </w:rPr>
                <w:t>T4</w:t>
              </w:r>
            </w:ins>
          </w:p>
        </w:tc>
        <w:tc>
          <w:tcPr>
            <w:tcW w:w="660" w:type="dxa"/>
            <w:vAlign w:val="center"/>
          </w:tcPr>
          <w:p w14:paraId="5E000EA5" w14:textId="77777777" w:rsidR="00C60D85" w:rsidRDefault="00000000">
            <w:pPr>
              <w:spacing w:after="0"/>
              <w:rPr>
                <w:ins w:id="13069" w:author="Sean de Noronha | DRG" w:date="2026-09-29T16:58:00Z" w16du:dateUtc="2026-09-29T14:58:00Z"/>
                <w:rFonts w:cs="Arial"/>
                <w:sz w:val="13"/>
                <w:szCs w:val="13"/>
              </w:rPr>
            </w:pPr>
            <w:ins w:id="13070" w:author="Sean de Noronha | DRG" w:date="2026-09-29T16:58:00Z" w16du:dateUtc="2026-09-29T14:58:00Z">
              <w:r>
                <w:rPr>
                  <w:rFonts w:cs="Arial"/>
                  <w:sz w:val="13"/>
                  <w:szCs w:val="13"/>
                </w:rPr>
                <w:t>2</w:t>
              </w:r>
            </w:ins>
          </w:p>
        </w:tc>
        <w:tc>
          <w:tcPr>
            <w:tcW w:w="1920" w:type="dxa"/>
            <w:vAlign w:val="center"/>
          </w:tcPr>
          <w:p w14:paraId="5E000EA6" w14:textId="77777777" w:rsidR="00C60D85" w:rsidRDefault="00000000">
            <w:pPr>
              <w:spacing w:after="0"/>
              <w:rPr>
                <w:ins w:id="13071" w:author="Sean de Noronha | DRG" w:date="2026-09-29T16:58:00Z" w16du:dateUtc="2026-09-29T14:58:00Z"/>
                <w:rFonts w:cs="Arial"/>
                <w:sz w:val="13"/>
                <w:szCs w:val="13"/>
              </w:rPr>
            </w:pPr>
            <w:ins w:id="13072" w:author="Sean de Noronha | DRG" w:date="2026-09-29T16:58:00Z" w16du:dateUtc="2026-09-29T14:58:00Z">
              <w:r>
                <w:rPr>
                  <w:rFonts w:cs="Arial"/>
                  <w:sz w:val="13"/>
                  <w:szCs w:val="13"/>
                </w:rPr>
                <w:t>CSST with four 90° bends and two end fittings, EHD 18</w:t>
              </w:r>
            </w:ins>
          </w:p>
        </w:tc>
        <w:tc>
          <w:tcPr>
            <w:tcW w:w="520" w:type="dxa"/>
            <w:vAlign w:val="center"/>
          </w:tcPr>
          <w:p w14:paraId="5E000EA7" w14:textId="77777777" w:rsidR="00C60D85" w:rsidRDefault="00000000">
            <w:pPr>
              <w:spacing w:after="0"/>
              <w:rPr>
                <w:ins w:id="13073" w:author="Sean de Noronha | DRG" w:date="2026-09-29T16:58:00Z" w16du:dateUtc="2026-09-29T14:58:00Z"/>
                <w:rFonts w:cs="Arial"/>
                <w:sz w:val="13"/>
                <w:szCs w:val="13"/>
              </w:rPr>
            </w:pPr>
            <w:ins w:id="13074" w:author="Sean de Noronha | DRG" w:date="2026-09-29T16:58:00Z" w16du:dateUtc="2026-09-29T14:58:00Z">
              <w:r>
                <w:rPr>
                  <w:rFonts w:cs="Arial"/>
                  <w:sz w:val="13"/>
                  <w:szCs w:val="13"/>
                </w:rPr>
                <w:t>He</w:t>
              </w:r>
            </w:ins>
          </w:p>
        </w:tc>
        <w:tc>
          <w:tcPr>
            <w:tcW w:w="900" w:type="dxa"/>
            <w:vAlign w:val="center"/>
          </w:tcPr>
          <w:p w14:paraId="5E000EA8" w14:textId="77777777" w:rsidR="00C60D85" w:rsidRDefault="00000000">
            <w:pPr>
              <w:spacing w:after="0"/>
              <w:rPr>
                <w:ins w:id="13075" w:author="Sean de Noronha | DRG" w:date="2026-09-29T16:58:00Z" w16du:dateUtc="2026-09-29T14:58:00Z"/>
                <w:rFonts w:cs="Arial"/>
                <w:sz w:val="13"/>
                <w:szCs w:val="13"/>
              </w:rPr>
            </w:pPr>
            <w:ins w:id="13076" w:author="Sean de Noronha | DRG" w:date="2026-09-29T16:58:00Z" w16du:dateUtc="2026-09-29T14:58:00Z">
              <w:r>
                <w:rPr>
                  <w:rFonts w:cs="Arial"/>
                  <w:sz w:val="13"/>
                  <w:szCs w:val="13"/>
                </w:rPr>
                <w:t>7,420</w:t>
              </w:r>
            </w:ins>
          </w:p>
        </w:tc>
        <w:tc>
          <w:tcPr>
            <w:tcW w:w="800" w:type="dxa"/>
            <w:vAlign w:val="center"/>
          </w:tcPr>
          <w:p w14:paraId="5E000EA9" w14:textId="77777777" w:rsidR="00C60D85" w:rsidRDefault="00000000">
            <w:pPr>
              <w:spacing w:after="0"/>
              <w:rPr>
                <w:ins w:id="13077" w:author="Sean de Noronha | DRG" w:date="2026-09-29T16:58:00Z" w16du:dateUtc="2026-09-29T14:58:00Z"/>
                <w:rFonts w:cs="Arial"/>
                <w:sz w:val="13"/>
                <w:szCs w:val="13"/>
              </w:rPr>
            </w:pPr>
            <w:ins w:id="13078" w:author="Sean de Noronha | DRG" w:date="2026-09-29T16:58:00Z" w16du:dateUtc="2026-09-29T14:58:00Z">
              <w:r>
                <w:rPr>
                  <w:rFonts w:cs="Arial"/>
                  <w:sz w:val="13"/>
                  <w:szCs w:val="13"/>
                </w:rPr>
                <w:t>30 ft</w:t>
              </w:r>
            </w:ins>
          </w:p>
        </w:tc>
        <w:tc>
          <w:tcPr>
            <w:tcW w:w="880" w:type="dxa"/>
            <w:vAlign w:val="center"/>
          </w:tcPr>
          <w:p w14:paraId="5E000EAA" w14:textId="77777777" w:rsidR="00C60D85" w:rsidRDefault="00000000">
            <w:pPr>
              <w:spacing w:after="0"/>
              <w:rPr>
                <w:ins w:id="13079" w:author="Sean de Noronha | DRG" w:date="2026-09-29T16:58:00Z" w16du:dateUtc="2026-09-29T14:58:00Z"/>
                <w:rFonts w:cs="Arial"/>
                <w:sz w:val="13"/>
                <w:szCs w:val="13"/>
              </w:rPr>
            </w:pPr>
            <w:ins w:id="13080" w:author="Sean de Noronha | DRG" w:date="2026-09-29T16:58:00Z" w16du:dateUtc="2026-09-29T14:58:00Z">
              <w:r>
                <w:rPr>
                  <w:rFonts w:cs="Arial"/>
                  <w:sz w:val="13"/>
                  <w:szCs w:val="13"/>
                </w:rPr>
                <w:t>34.5</w:t>
              </w:r>
            </w:ins>
          </w:p>
        </w:tc>
        <w:tc>
          <w:tcPr>
            <w:tcW w:w="820" w:type="dxa"/>
            <w:vAlign w:val="center"/>
          </w:tcPr>
          <w:p w14:paraId="5E000EAB" w14:textId="77777777" w:rsidR="00C60D85" w:rsidRDefault="00000000">
            <w:pPr>
              <w:spacing w:after="0"/>
              <w:rPr>
                <w:ins w:id="13081" w:author="Sean de Noronha | DRG" w:date="2026-09-29T16:58:00Z" w16du:dateUtc="2026-09-29T14:58:00Z"/>
                <w:rFonts w:cs="Arial"/>
                <w:sz w:val="13"/>
                <w:szCs w:val="13"/>
              </w:rPr>
            </w:pPr>
            <w:ins w:id="13082" w:author="Sean de Noronha | DRG" w:date="2026-09-29T16:58:00Z" w16du:dateUtc="2026-09-29T14:58:00Z">
              <w:r>
                <w:rPr>
                  <w:rFonts w:cs="Arial"/>
                  <w:sz w:val="13"/>
                  <w:szCs w:val="13"/>
                </w:rPr>
                <w:t>24,100</w:t>
              </w:r>
            </w:ins>
          </w:p>
        </w:tc>
        <w:tc>
          <w:tcPr>
            <w:tcW w:w="1100" w:type="dxa"/>
            <w:vAlign w:val="center"/>
          </w:tcPr>
          <w:p w14:paraId="5E000EAC" w14:textId="77777777" w:rsidR="00C60D85" w:rsidRDefault="00000000">
            <w:pPr>
              <w:spacing w:after="0"/>
              <w:rPr>
                <w:ins w:id="13083" w:author="Sean de Noronha | DRG" w:date="2026-09-29T16:58:00Z" w16du:dateUtc="2026-09-29T14:58:00Z"/>
                <w:rFonts w:cs="Arial"/>
                <w:sz w:val="13"/>
                <w:szCs w:val="13"/>
              </w:rPr>
            </w:pPr>
            <w:ins w:id="13084" w:author="Sean de Noronha | DRG" w:date="2026-09-29T16:58:00Z" w16du:dateUtc="2026-09-29T14:58:00Z">
              <w:r>
                <w:rPr>
                  <w:rFonts w:cs="Arial"/>
                  <w:sz w:val="13"/>
                  <w:szCs w:val="13"/>
                </w:rPr>
                <w:t>649 (1,370)</w:t>
              </w:r>
            </w:ins>
          </w:p>
        </w:tc>
        <w:tc>
          <w:tcPr>
            <w:tcW w:w="700" w:type="dxa"/>
            <w:vAlign w:val="center"/>
          </w:tcPr>
          <w:p w14:paraId="5E000EAD" w14:textId="77777777" w:rsidR="00C60D85" w:rsidRDefault="00000000">
            <w:pPr>
              <w:spacing w:after="0"/>
              <w:rPr>
                <w:ins w:id="13085" w:author="Sean de Noronha | DRG" w:date="2026-09-29T16:58:00Z" w16du:dateUtc="2026-09-29T14:58:00Z"/>
                <w:rFonts w:cs="Arial"/>
                <w:sz w:val="13"/>
                <w:szCs w:val="13"/>
              </w:rPr>
            </w:pPr>
            <w:ins w:id="13086" w:author="Sean de Noronha | DRG" w:date="2026-09-29T16:58:00Z" w16du:dateUtc="2026-09-29T14:58:00Z">
              <w:r>
                <w:rPr>
                  <w:rFonts w:cs="Arial"/>
                  <w:sz w:val="13"/>
                  <w:szCs w:val="13"/>
                </w:rPr>
                <w:t>43.1</w:t>
              </w:r>
            </w:ins>
          </w:p>
        </w:tc>
      </w:tr>
      <w:tr w:rsidR="00C60D85" w14:paraId="5F7009D3" w14:textId="77777777">
        <w:trPr>
          <w:jc w:val="center"/>
          <w:ins w:id="13087" w:author="Sean de Noronha | DRG" w:date="2026-09-29T16:58:00Z"/>
        </w:trPr>
        <w:tc>
          <w:tcPr>
            <w:tcW w:w="560" w:type="dxa"/>
            <w:vAlign w:val="center"/>
          </w:tcPr>
          <w:p w14:paraId="5E000EAE" w14:textId="77777777" w:rsidR="00C60D85" w:rsidRDefault="00000000">
            <w:pPr>
              <w:spacing w:after="0"/>
              <w:rPr>
                <w:ins w:id="13088" w:author="Sean de Noronha | DRG" w:date="2026-09-29T16:58:00Z" w16du:dateUtc="2026-09-29T14:58:00Z"/>
                <w:rFonts w:cs="Arial"/>
                <w:sz w:val="13"/>
                <w:szCs w:val="13"/>
              </w:rPr>
            </w:pPr>
            <w:ins w:id="13089" w:author="Sean de Noronha | DRG" w:date="2026-09-29T16:58:00Z" w16du:dateUtc="2026-09-29T14:58:00Z">
              <w:r>
                <w:rPr>
                  <w:rFonts w:cs="Arial"/>
                  <w:sz w:val="13"/>
                  <w:szCs w:val="13"/>
                </w:rPr>
                <w:t>293</w:t>
              </w:r>
            </w:ins>
          </w:p>
        </w:tc>
        <w:tc>
          <w:tcPr>
            <w:tcW w:w="500" w:type="dxa"/>
            <w:vAlign w:val="center"/>
          </w:tcPr>
          <w:p w14:paraId="5E000EAF" w14:textId="77777777" w:rsidR="00C60D85" w:rsidRDefault="00000000">
            <w:pPr>
              <w:spacing w:after="0"/>
              <w:rPr>
                <w:ins w:id="13090" w:author="Sean de Noronha | DRG" w:date="2026-09-29T16:58:00Z" w16du:dateUtc="2026-09-29T14:58:00Z"/>
                <w:rFonts w:cs="Arial"/>
                <w:sz w:val="13"/>
                <w:szCs w:val="13"/>
              </w:rPr>
            </w:pPr>
            <w:ins w:id="13091" w:author="Sean de Noronha | DRG" w:date="2026-09-29T16:58:00Z" w16du:dateUtc="2026-09-29T14:58:00Z">
              <w:r>
                <w:rPr>
                  <w:rFonts w:cs="Arial"/>
                  <w:sz w:val="13"/>
                  <w:szCs w:val="13"/>
                </w:rPr>
                <w:t>T4</w:t>
              </w:r>
            </w:ins>
          </w:p>
        </w:tc>
        <w:tc>
          <w:tcPr>
            <w:tcW w:w="660" w:type="dxa"/>
            <w:vAlign w:val="center"/>
          </w:tcPr>
          <w:p w14:paraId="5E000EB0" w14:textId="77777777" w:rsidR="00C60D85" w:rsidRDefault="00000000">
            <w:pPr>
              <w:spacing w:after="0"/>
              <w:rPr>
                <w:ins w:id="13092" w:author="Sean de Noronha | DRG" w:date="2026-09-29T16:58:00Z" w16du:dateUtc="2026-09-29T14:58:00Z"/>
                <w:rFonts w:cs="Arial"/>
                <w:sz w:val="13"/>
                <w:szCs w:val="13"/>
              </w:rPr>
            </w:pPr>
            <w:ins w:id="13093" w:author="Sean de Noronha | DRG" w:date="2026-09-29T16:58:00Z" w16du:dateUtc="2026-09-29T14:58:00Z">
              <w:r>
                <w:rPr>
                  <w:rFonts w:cs="Arial"/>
                  <w:sz w:val="13"/>
                  <w:szCs w:val="13"/>
                </w:rPr>
                <w:t>2</w:t>
              </w:r>
            </w:ins>
          </w:p>
        </w:tc>
        <w:tc>
          <w:tcPr>
            <w:tcW w:w="1920" w:type="dxa"/>
            <w:vAlign w:val="center"/>
          </w:tcPr>
          <w:p w14:paraId="5E000EB1" w14:textId="77777777" w:rsidR="00C60D85" w:rsidRDefault="00000000">
            <w:pPr>
              <w:spacing w:after="0"/>
              <w:rPr>
                <w:ins w:id="13094" w:author="Sean de Noronha | DRG" w:date="2026-09-29T16:58:00Z" w16du:dateUtc="2026-09-29T14:58:00Z"/>
                <w:rFonts w:cs="Arial"/>
                <w:sz w:val="13"/>
                <w:szCs w:val="13"/>
              </w:rPr>
            </w:pPr>
            <w:ins w:id="13095" w:author="Sean de Noronha | DRG" w:date="2026-09-29T16:58:00Z" w16du:dateUtc="2026-09-29T14:58:00Z">
              <w:r>
                <w:rPr>
                  <w:rFonts w:cs="Arial"/>
                  <w:sz w:val="13"/>
                  <w:szCs w:val="13"/>
                </w:rPr>
                <w:t>CSST with four 90° bends and two end fittings, EHD 18</w:t>
              </w:r>
            </w:ins>
          </w:p>
        </w:tc>
        <w:tc>
          <w:tcPr>
            <w:tcW w:w="520" w:type="dxa"/>
            <w:vAlign w:val="center"/>
          </w:tcPr>
          <w:p w14:paraId="5E000EB2" w14:textId="77777777" w:rsidR="00C60D85" w:rsidRDefault="00000000">
            <w:pPr>
              <w:spacing w:after="0"/>
              <w:rPr>
                <w:ins w:id="13096" w:author="Sean de Noronha | DRG" w:date="2026-09-29T16:58:00Z" w16du:dateUtc="2026-09-29T14:58:00Z"/>
                <w:rFonts w:cs="Arial"/>
                <w:sz w:val="13"/>
                <w:szCs w:val="13"/>
              </w:rPr>
            </w:pPr>
            <w:ins w:id="13097" w:author="Sean de Noronha | DRG" w:date="2026-09-29T16:58:00Z" w16du:dateUtc="2026-09-29T14:58:00Z">
              <w:r>
                <w:rPr>
                  <w:rFonts w:cs="Arial"/>
                  <w:sz w:val="13"/>
                  <w:szCs w:val="13"/>
                </w:rPr>
                <w:t>He</w:t>
              </w:r>
            </w:ins>
          </w:p>
        </w:tc>
        <w:tc>
          <w:tcPr>
            <w:tcW w:w="900" w:type="dxa"/>
            <w:vAlign w:val="center"/>
          </w:tcPr>
          <w:p w14:paraId="5E000EB3" w14:textId="77777777" w:rsidR="00C60D85" w:rsidRDefault="00000000">
            <w:pPr>
              <w:spacing w:after="0"/>
              <w:rPr>
                <w:ins w:id="13098" w:author="Sean de Noronha | DRG" w:date="2026-09-29T16:58:00Z" w16du:dateUtc="2026-09-29T14:58:00Z"/>
                <w:rFonts w:cs="Arial"/>
                <w:sz w:val="13"/>
                <w:szCs w:val="13"/>
              </w:rPr>
            </w:pPr>
            <w:ins w:id="13099" w:author="Sean de Noronha | DRG" w:date="2026-09-29T16:58:00Z" w16du:dateUtc="2026-09-29T14:58:00Z">
              <w:r>
                <w:rPr>
                  <w:rFonts w:cs="Arial"/>
                  <w:sz w:val="13"/>
                  <w:szCs w:val="13"/>
                </w:rPr>
                <w:t>5,940</w:t>
              </w:r>
            </w:ins>
          </w:p>
        </w:tc>
        <w:tc>
          <w:tcPr>
            <w:tcW w:w="800" w:type="dxa"/>
            <w:vAlign w:val="center"/>
          </w:tcPr>
          <w:p w14:paraId="5E000EB4" w14:textId="77777777" w:rsidR="00C60D85" w:rsidRDefault="00000000">
            <w:pPr>
              <w:spacing w:after="0"/>
              <w:rPr>
                <w:ins w:id="13100" w:author="Sean de Noronha | DRG" w:date="2026-09-29T16:58:00Z" w16du:dateUtc="2026-09-29T14:58:00Z"/>
                <w:rFonts w:cs="Arial"/>
                <w:sz w:val="13"/>
                <w:szCs w:val="13"/>
              </w:rPr>
            </w:pPr>
            <w:ins w:id="13101" w:author="Sean de Noronha | DRG" w:date="2026-09-29T16:58:00Z" w16du:dateUtc="2026-09-29T14:58:00Z">
              <w:r>
                <w:rPr>
                  <w:rFonts w:cs="Arial"/>
                  <w:sz w:val="13"/>
                  <w:szCs w:val="13"/>
                </w:rPr>
                <w:t>50 ft</w:t>
              </w:r>
            </w:ins>
          </w:p>
        </w:tc>
        <w:tc>
          <w:tcPr>
            <w:tcW w:w="880" w:type="dxa"/>
            <w:vAlign w:val="center"/>
          </w:tcPr>
          <w:p w14:paraId="5E000EB5" w14:textId="77777777" w:rsidR="00C60D85" w:rsidRDefault="00000000">
            <w:pPr>
              <w:spacing w:after="0"/>
              <w:rPr>
                <w:ins w:id="13102" w:author="Sean de Noronha | DRG" w:date="2026-09-29T16:58:00Z" w16du:dateUtc="2026-09-29T14:58:00Z"/>
                <w:rFonts w:cs="Arial"/>
                <w:sz w:val="13"/>
                <w:szCs w:val="13"/>
              </w:rPr>
            </w:pPr>
            <w:ins w:id="13103" w:author="Sean de Noronha | DRG" w:date="2026-09-29T16:58:00Z" w16du:dateUtc="2026-09-29T14:58:00Z">
              <w:r>
                <w:rPr>
                  <w:rFonts w:cs="Arial"/>
                  <w:sz w:val="13"/>
                  <w:szCs w:val="13"/>
                </w:rPr>
                <w:t>34.5</w:t>
              </w:r>
            </w:ins>
          </w:p>
        </w:tc>
        <w:tc>
          <w:tcPr>
            <w:tcW w:w="820" w:type="dxa"/>
            <w:vAlign w:val="center"/>
          </w:tcPr>
          <w:p w14:paraId="5E000EB6" w14:textId="77777777" w:rsidR="00C60D85" w:rsidRDefault="00000000">
            <w:pPr>
              <w:spacing w:after="0"/>
              <w:rPr>
                <w:ins w:id="13104" w:author="Sean de Noronha | DRG" w:date="2026-09-29T16:58:00Z" w16du:dateUtc="2026-09-29T14:58:00Z"/>
                <w:rFonts w:cs="Arial"/>
                <w:sz w:val="13"/>
                <w:szCs w:val="13"/>
              </w:rPr>
            </w:pPr>
            <w:ins w:id="13105" w:author="Sean de Noronha | DRG" w:date="2026-09-29T16:58:00Z" w16du:dateUtc="2026-09-29T14:58:00Z">
              <w:r>
                <w:rPr>
                  <w:rFonts w:cs="Arial"/>
                  <w:sz w:val="13"/>
                  <w:szCs w:val="13"/>
                </w:rPr>
                <w:t>24,100</w:t>
              </w:r>
            </w:ins>
          </w:p>
        </w:tc>
        <w:tc>
          <w:tcPr>
            <w:tcW w:w="1100" w:type="dxa"/>
            <w:vAlign w:val="center"/>
          </w:tcPr>
          <w:p w14:paraId="5E000EB7" w14:textId="77777777" w:rsidR="00C60D85" w:rsidRDefault="00000000">
            <w:pPr>
              <w:spacing w:after="0"/>
              <w:rPr>
                <w:ins w:id="13106" w:author="Sean de Noronha | DRG" w:date="2026-09-29T16:58:00Z" w16du:dateUtc="2026-09-29T14:58:00Z"/>
                <w:rFonts w:cs="Arial"/>
                <w:sz w:val="13"/>
                <w:szCs w:val="13"/>
              </w:rPr>
            </w:pPr>
            <w:ins w:id="13107" w:author="Sean de Noronha | DRG" w:date="2026-09-29T16:58:00Z" w16du:dateUtc="2026-09-29T14:58:00Z">
              <w:r>
                <w:rPr>
                  <w:rFonts w:cs="Arial"/>
                  <w:sz w:val="13"/>
                  <w:szCs w:val="13"/>
                </w:rPr>
                <w:t>520 (1,100)</w:t>
              </w:r>
            </w:ins>
          </w:p>
        </w:tc>
        <w:tc>
          <w:tcPr>
            <w:tcW w:w="700" w:type="dxa"/>
            <w:vAlign w:val="center"/>
          </w:tcPr>
          <w:p w14:paraId="5E000EB8" w14:textId="77777777" w:rsidR="00C60D85" w:rsidRDefault="00000000">
            <w:pPr>
              <w:spacing w:after="0"/>
              <w:rPr>
                <w:ins w:id="13108" w:author="Sean de Noronha | DRG" w:date="2026-09-29T16:58:00Z" w16du:dateUtc="2026-09-29T14:58:00Z"/>
                <w:rFonts w:cs="Arial"/>
                <w:sz w:val="13"/>
                <w:szCs w:val="13"/>
              </w:rPr>
            </w:pPr>
            <w:ins w:id="13109" w:author="Sean de Noronha | DRG" w:date="2026-09-29T16:58:00Z" w16du:dateUtc="2026-09-29T14:58:00Z">
              <w:r>
                <w:rPr>
                  <w:rFonts w:cs="Arial"/>
                  <w:sz w:val="13"/>
                  <w:szCs w:val="13"/>
                </w:rPr>
                <w:t>34.5</w:t>
              </w:r>
            </w:ins>
          </w:p>
        </w:tc>
      </w:tr>
      <w:tr w:rsidR="00C60D85" w14:paraId="6835C92E" w14:textId="77777777">
        <w:trPr>
          <w:jc w:val="center"/>
          <w:ins w:id="13110" w:author="Sean de Noronha | DRG" w:date="2026-09-29T16:58:00Z"/>
        </w:trPr>
        <w:tc>
          <w:tcPr>
            <w:tcW w:w="560" w:type="dxa"/>
            <w:vAlign w:val="center"/>
          </w:tcPr>
          <w:p w14:paraId="5E000EB9" w14:textId="77777777" w:rsidR="00C60D85" w:rsidRDefault="00000000">
            <w:pPr>
              <w:spacing w:after="0"/>
              <w:rPr>
                <w:ins w:id="13111" w:author="Sean de Noronha | DRG" w:date="2026-09-29T16:58:00Z" w16du:dateUtc="2026-09-29T14:58:00Z"/>
                <w:rFonts w:cs="Arial"/>
                <w:sz w:val="13"/>
                <w:szCs w:val="13"/>
              </w:rPr>
            </w:pPr>
            <w:ins w:id="13112" w:author="Sean de Noronha | DRG" w:date="2026-09-29T16:58:00Z" w16du:dateUtc="2026-09-29T14:58:00Z">
              <w:r>
                <w:rPr>
                  <w:rFonts w:cs="Arial"/>
                  <w:sz w:val="13"/>
                  <w:szCs w:val="13"/>
                </w:rPr>
                <w:t>294</w:t>
              </w:r>
            </w:ins>
          </w:p>
        </w:tc>
        <w:tc>
          <w:tcPr>
            <w:tcW w:w="500" w:type="dxa"/>
            <w:vAlign w:val="center"/>
          </w:tcPr>
          <w:p w14:paraId="5E000EBA" w14:textId="77777777" w:rsidR="00C60D85" w:rsidRDefault="00000000">
            <w:pPr>
              <w:spacing w:after="0"/>
              <w:rPr>
                <w:ins w:id="13113" w:author="Sean de Noronha | DRG" w:date="2026-09-29T16:58:00Z" w16du:dateUtc="2026-09-29T14:58:00Z"/>
                <w:rFonts w:cs="Arial"/>
                <w:sz w:val="13"/>
                <w:szCs w:val="13"/>
              </w:rPr>
            </w:pPr>
            <w:ins w:id="13114" w:author="Sean de Noronha | DRG" w:date="2026-09-29T16:58:00Z" w16du:dateUtc="2026-09-29T14:58:00Z">
              <w:r>
                <w:rPr>
                  <w:rFonts w:cs="Arial"/>
                  <w:sz w:val="13"/>
                  <w:szCs w:val="13"/>
                </w:rPr>
                <w:t>T4</w:t>
              </w:r>
            </w:ins>
          </w:p>
        </w:tc>
        <w:tc>
          <w:tcPr>
            <w:tcW w:w="660" w:type="dxa"/>
            <w:vAlign w:val="center"/>
          </w:tcPr>
          <w:p w14:paraId="5E000EBB" w14:textId="77777777" w:rsidR="00C60D85" w:rsidRDefault="00000000">
            <w:pPr>
              <w:spacing w:after="0"/>
              <w:rPr>
                <w:ins w:id="13115" w:author="Sean de Noronha | DRG" w:date="2026-09-29T16:58:00Z" w16du:dateUtc="2026-09-29T14:58:00Z"/>
                <w:rFonts w:cs="Arial"/>
                <w:sz w:val="13"/>
                <w:szCs w:val="13"/>
              </w:rPr>
            </w:pPr>
            <w:ins w:id="13116" w:author="Sean de Noronha | DRG" w:date="2026-09-29T16:58:00Z" w16du:dateUtc="2026-09-29T14:58:00Z">
              <w:r>
                <w:rPr>
                  <w:rFonts w:cs="Arial"/>
                  <w:sz w:val="13"/>
                  <w:szCs w:val="13"/>
                </w:rPr>
                <w:t>2</w:t>
              </w:r>
            </w:ins>
          </w:p>
        </w:tc>
        <w:tc>
          <w:tcPr>
            <w:tcW w:w="1920" w:type="dxa"/>
            <w:vAlign w:val="center"/>
          </w:tcPr>
          <w:p w14:paraId="5E000EBC" w14:textId="77777777" w:rsidR="00C60D85" w:rsidRDefault="00000000">
            <w:pPr>
              <w:spacing w:after="0"/>
              <w:rPr>
                <w:ins w:id="13117" w:author="Sean de Noronha | DRG" w:date="2026-09-29T16:58:00Z" w16du:dateUtc="2026-09-29T14:58:00Z"/>
                <w:rFonts w:cs="Arial"/>
                <w:sz w:val="13"/>
                <w:szCs w:val="13"/>
              </w:rPr>
            </w:pPr>
            <w:ins w:id="13118" w:author="Sean de Noronha | DRG" w:date="2026-09-29T16:58:00Z" w16du:dateUtc="2026-09-29T14:58:00Z">
              <w:r>
                <w:rPr>
                  <w:rFonts w:cs="Arial"/>
                  <w:sz w:val="13"/>
                  <w:szCs w:val="13"/>
                </w:rPr>
                <w:t>CSST with four 90° bends and two end fittings, EHD 18</w:t>
              </w:r>
            </w:ins>
          </w:p>
        </w:tc>
        <w:tc>
          <w:tcPr>
            <w:tcW w:w="520" w:type="dxa"/>
            <w:vAlign w:val="center"/>
          </w:tcPr>
          <w:p w14:paraId="5E000EBD" w14:textId="77777777" w:rsidR="00C60D85" w:rsidRDefault="00000000">
            <w:pPr>
              <w:spacing w:after="0"/>
              <w:rPr>
                <w:ins w:id="13119" w:author="Sean de Noronha | DRG" w:date="2026-09-29T16:58:00Z" w16du:dateUtc="2026-09-29T14:58:00Z"/>
                <w:rFonts w:cs="Arial"/>
                <w:sz w:val="13"/>
                <w:szCs w:val="13"/>
              </w:rPr>
            </w:pPr>
            <w:ins w:id="13120" w:author="Sean de Noronha | DRG" w:date="2026-09-29T16:58:00Z" w16du:dateUtc="2026-09-29T14:58:00Z">
              <w:r>
                <w:rPr>
                  <w:rFonts w:cs="Arial"/>
                  <w:sz w:val="13"/>
                  <w:szCs w:val="13"/>
                </w:rPr>
                <w:t>He</w:t>
              </w:r>
            </w:ins>
          </w:p>
        </w:tc>
        <w:tc>
          <w:tcPr>
            <w:tcW w:w="900" w:type="dxa"/>
            <w:vAlign w:val="center"/>
          </w:tcPr>
          <w:p w14:paraId="5E000EBE" w14:textId="77777777" w:rsidR="00C60D85" w:rsidRDefault="00000000">
            <w:pPr>
              <w:spacing w:after="0"/>
              <w:rPr>
                <w:ins w:id="13121" w:author="Sean de Noronha | DRG" w:date="2026-09-29T16:58:00Z" w16du:dateUtc="2026-09-29T14:58:00Z"/>
                <w:rFonts w:cs="Arial"/>
                <w:sz w:val="13"/>
                <w:szCs w:val="13"/>
              </w:rPr>
            </w:pPr>
            <w:ins w:id="13122" w:author="Sean de Noronha | DRG" w:date="2026-09-29T16:58:00Z" w16du:dateUtc="2026-09-29T14:58:00Z">
              <w:r>
                <w:rPr>
                  <w:rFonts w:cs="Arial"/>
                  <w:sz w:val="13"/>
                  <w:szCs w:val="13"/>
                </w:rPr>
                <w:t>4,960</w:t>
              </w:r>
            </w:ins>
          </w:p>
        </w:tc>
        <w:tc>
          <w:tcPr>
            <w:tcW w:w="800" w:type="dxa"/>
            <w:vAlign w:val="center"/>
          </w:tcPr>
          <w:p w14:paraId="5E000EBF" w14:textId="77777777" w:rsidR="00C60D85" w:rsidRDefault="00000000">
            <w:pPr>
              <w:spacing w:after="0"/>
              <w:rPr>
                <w:ins w:id="13123" w:author="Sean de Noronha | DRG" w:date="2026-09-29T16:58:00Z" w16du:dateUtc="2026-09-29T14:58:00Z"/>
                <w:rFonts w:cs="Arial"/>
                <w:sz w:val="13"/>
                <w:szCs w:val="13"/>
              </w:rPr>
            </w:pPr>
            <w:ins w:id="13124" w:author="Sean de Noronha | DRG" w:date="2026-09-29T16:58:00Z" w16du:dateUtc="2026-09-29T14:58:00Z">
              <w:r>
                <w:rPr>
                  <w:rFonts w:cs="Arial"/>
                  <w:sz w:val="13"/>
                  <w:szCs w:val="13"/>
                </w:rPr>
                <w:t>80 ft</w:t>
              </w:r>
            </w:ins>
          </w:p>
        </w:tc>
        <w:tc>
          <w:tcPr>
            <w:tcW w:w="880" w:type="dxa"/>
            <w:vAlign w:val="center"/>
          </w:tcPr>
          <w:p w14:paraId="5E000EC0" w14:textId="77777777" w:rsidR="00C60D85" w:rsidRDefault="00000000">
            <w:pPr>
              <w:spacing w:after="0"/>
              <w:rPr>
                <w:ins w:id="13125" w:author="Sean de Noronha | DRG" w:date="2026-09-29T16:58:00Z" w16du:dateUtc="2026-09-29T14:58:00Z"/>
                <w:rFonts w:cs="Arial"/>
                <w:sz w:val="13"/>
                <w:szCs w:val="13"/>
              </w:rPr>
            </w:pPr>
            <w:ins w:id="13126" w:author="Sean de Noronha | DRG" w:date="2026-09-29T16:58:00Z" w16du:dateUtc="2026-09-29T14:58:00Z">
              <w:r>
                <w:rPr>
                  <w:rFonts w:cs="Arial"/>
                  <w:sz w:val="13"/>
                  <w:szCs w:val="13"/>
                </w:rPr>
                <w:t>34.5</w:t>
              </w:r>
            </w:ins>
          </w:p>
        </w:tc>
        <w:tc>
          <w:tcPr>
            <w:tcW w:w="820" w:type="dxa"/>
            <w:vAlign w:val="center"/>
          </w:tcPr>
          <w:p w14:paraId="5E000EC1" w14:textId="77777777" w:rsidR="00C60D85" w:rsidRDefault="00000000">
            <w:pPr>
              <w:spacing w:after="0"/>
              <w:rPr>
                <w:ins w:id="13127" w:author="Sean de Noronha | DRG" w:date="2026-09-29T16:58:00Z" w16du:dateUtc="2026-09-29T14:58:00Z"/>
                <w:rFonts w:cs="Arial"/>
                <w:sz w:val="13"/>
                <w:szCs w:val="13"/>
              </w:rPr>
            </w:pPr>
            <w:ins w:id="13128" w:author="Sean de Noronha | DRG" w:date="2026-09-29T16:58:00Z" w16du:dateUtc="2026-09-29T14:58:00Z">
              <w:r>
                <w:rPr>
                  <w:rFonts w:cs="Arial"/>
                  <w:sz w:val="13"/>
                  <w:szCs w:val="13"/>
                </w:rPr>
                <w:t>24,100</w:t>
              </w:r>
            </w:ins>
          </w:p>
        </w:tc>
        <w:tc>
          <w:tcPr>
            <w:tcW w:w="1100" w:type="dxa"/>
            <w:vAlign w:val="center"/>
          </w:tcPr>
          <w:p w14:paraId="5E000EC2" w14:textId="77777777" w:rsidR="00C60D85" w:rsidRDefault="00000000">
            <w:pPr>
              <w:spacing w:after="0"/>
              <w:rPr>
                <w:ins w:id="13129" w:author="Sean de Noronha | DRG" w:date="2026-09-29T16:58:00Z" w16du:dateUtc="2026-09-29T14:58:00Z"/>
                <w:rFonts w:cs="Arial"/>
                <w:sz w:val="13"/>
                <w:szCs w:val="13"/>
              </w:rPr>
            </w:pPr>
            <w:ins w:id="13130" w:author="Sean de Noronha | DRG" w:date="2026-09-29T16:58:00Z" w16du:dateUtc="2026-09-29T14:58:00Z">
              <w:r>
                <w:rPr>
                  <w:rFonts w:cs="Arial"/>
                  <w:sz w:val="13"/>
                  <w:szCs w:val="13"/>
                </w:rPr>
                <w:t>434 (920)</w:t>
              </w:r>
            </w:ins>
          </w:p>
        </w:tc>
        <w:tc>
          <w:tcPr>
            <w:tcW w:w="700" w:type="dxa"/>
            <w:vAlign w:val="center"/>
          </w:tcPr>
          <w:p w14:paraId="5E000EC3" w14:textId="77777777" w:rsidR="00C60D85" w:rsidRDefault="00000000">
            <w:pPr>
              <w:spacing w:after="0"/>
              <w:rPr>
                <w:ins w:id="13131" w:author="Sean de Noronha | DRG" w:date="2026-09-29T16:58:00Z" w16du:dateUtc="2026-09-29T14:58:00Z"/>
                <w:rFonts w:cs="Arial"/>
                <w:sz w:val="13"/>
                <w:szCs w:val="13"/>
              </w:rPr>
            </w:pPr>
            <w:ins w:id="13132" w:author="Sean de Noronha | DRG" w:date="2026-09-29T16:58:00Z" w16du:dateUtc="2026-09-29T14:58:00Z">
              <w:r>
                <w:rPr>
                  <w:rFonts w:cs="Arial"/>
                  <w:sz w:val="13"/>
                  <w:szCs w:val="13"/>
                </w:rPr>
                <w:t>28.8</w:t>
              </w:r>
            </w:ins>
          </w:p>
        </w:tc>
      </w:tr>
      <w:tr w:rsidR="00C60D85" w14:paraId="7273C845" w14:textId="77777777">
        <w:trPr>
          <w:jc w:val="center"/>
          <w:ins w:id="13133" w:author="Sean de Noronha | DRG" w:date="2026-09-29T16:58:00Z"/>
        </w:trPr>
        <w:tc>
          <w:tcPr>
            <w:tcW w:w="560" w:type="dxa"/>
            <w:vAlign w:val="center"/>
          </w:tcPr>
          <w:p w14:paraId="5E000EC4" w14:textId="77777777" w:rsidR="00C60D85" w:rsidRDefault="00000000">
            <w:pPr>
              <w:spacing w:after="0"/>
              <w:rPr>
                <w:ins w:id="13134" w:author="Sean de Noronha | DRG" w:date="2026-09-29T16:58:00Z" w16du:dateUtc="2026-09-29T14:58:00Z"/>
                <w:rFonts w:cs="Arial"/>
                <w:sz w:val="13"/>
                <w:szCs w:val="13"/>
              </w:rPr>
            </w:pPr>
            <w:ins w:id="13135" w:author="Sean de Noronha | DRG" w:date="2026-09-29T16:58:00Z" w16du:dateUtc="2026-09-29T14:58:00Z">
              <w:r>
                <w:rPr>
                  <w:rFonts w:cs="Arial"/>
                  <w:sz w:val="13"/>
                  <w:szCs w:val="13"/>
                </w:rPr>
                <w:t>295</w:t>
              </w:r>
            </w:ins>
          </w:p>
        </w:tc>
        <w:tc>
          <w:tcPr>
            <w:tcW w:w="500" w:type="dxa"/>
            <w:vAlign w:val="center"/>
          </w:tcPr>
          <w:p w14:paraId="5E000EC5" w14:textId="77777777" w:rsidR="00C60D85" w:rsidRDefault="00000000">
            <w:pPr>
              <w:spacing w:after="0"/>
              <w:rPr>
                <w:ins w:id="13136" w:author="Sean de Noronha | DRG" w:date="2026-09-29T16:58:00Z" w16du:dateUtc="2026-09-29T14:58:00Z"/>
                <w:rFonts w:cs="Arial"/>
                <w:sz w:val="13"/>
                <w:szCs w:val="13"/>
              </w:rPr>
            </w:pPr>
            <w:ins w:id="13137" w:author="Sean de Noronha | DRG" w:date="2026-09-29T16:58:00Z" w16du:dateUtc="2026-09-29T14:58:00Z">
              <w:r>
                <w:rPr>
                  <w:rFonts w:cs="Arial"/>
                  <w:sz w:val="13"/>
                  <w:szCs w:val="13"/>
                </w:rPr>
                <w:t>T4</w:t>
              </w:r>
            </w:ins>
          </w:p>
        </w:tc>
        <w:tc>
          <w:tcPr>
            <w:tcW w:w="660" w:type="dxa"/>
            <w:vAlign w:val="center"/>
          </w:tcPr>
          <w:p w14:paraId="5E000EC6" w14:textId="77777777" w:rsidR="00C60D85" w:rsidRDefault="00000000">
            <w:pPr>
              <w:spacing w:after="0"/>
              <w:rPr>
                <w:ins w:id="13138" w:author="Sean de Noronha | DRG" w:date="2026-09-29T16:58:00Z" w16du:dateUtc="2026-09-29T14:58:00Z"/>
                <w:rFonts w:cs="Arial"/>
                <w:sz w:val="13"/>
                <w:szCs w:val="13"/>
              </w:rPr>
            </w:pPr>
            <w:ins w:id="13139" w:author="Sean de Noronha | DRG" w:date="2026-09-29T16:58:00Z" w16du:dateUtc="2026-09-29T14:58:00Z">
              <w:r>
                <w:rPr>
                  <w:rFonts w:cs="Arial"/>
                  <w:sz w:val="13"/>
                  <w:szCs w:val="13"/>
                </w:rPr>
                <w:t>2</w:t>
              </w:r>
            </w:ins>
          </w:p>
        </w:tc>
        <w:tc>
          <w:tcPr>
            <w:tcW w:w="1920" w:type="dxa"/>
            <w:vAlign w:val="center"/>
          </w:tcPr>
          <w:p w14:paraId="5E000EC7" w14:textId="77777777" w:rsidR="00C60D85" w:rsidRDefault="00000000">
            <w:pPr>
              <w:spacing w:after="0"/>
              <w:rPr>
                <w:ins w:id="13140" w:author="Sean de Noronha | DRG" w:date="2026-09-29T16:58:00Z" w16du:dateUtc="2026-09-29T14:58:00Z"/>
                <w:rFonts w:cs="Arial"/>
                <w:sz w:val="13"/>
                <w:szCs w:val="13"/>
              </w:rPr>
            </w:pPr>
            <w:ins w:id="13141" w:author="Sean de Noronha | DRG" w:date="2026-09-29T16:58:00Z" w16du:dateUtc="2026-09-29T14:58:00Z">
              <w:r>
                <w:rPr>
                  <w:rFonts w:cs="Arial"/>
                  <w:sz w:val="13"/>
                  <w:szCs w:val="13"/>
                </w:rPr>
                <w:t>CSST with four 90° bends and two end fittings, EHD 18</w:t>
              </w:r>
            </w:ins>
          </w:p>
        </w:tc>
        <w:tc>
          <w:tcPr>
            <w:tcW w:w="520" w:type="dxa"/>
            <w:vAlign w:val="center"/>
          </w:tcPr>
          <w:p w14:paraId="5E000EC8" w14:textId="77777777" w:rsidR="00C60D85" w:rsidRDefault="00000000">
            <w:pPr>
              <w:spacing w:after="0"/>
              <w:rPr>
                <w:ins w:id="13142" w:author="Sean de Noronha | DRG" w:date="2026-09-29T16:58:00Z" w16du:dateUtc="2026-09-29T14:58:00Z"/>
                <w:rFonts w:cs="Arial"/>
                <w:sz w:val="13"/>
                <w:szCs w:val="13"/>
              </w:rPr>
            </w:pPr>
            <w:ins w:id="13143" w:author="Sean de Noronha | DRG" w:date="2026-09-29T16:58:00Z" w16du:dateUtc="2026-09-29T14:58:00Z">
              <w:r>
                <w:rPr>
                  <w:rFonts w:cs="Arial"/>
                  <w:sz w:val="13"/>
                  <w:szCs w:val="13"/>
                </w:rPr>
                <w:t>He</w:t>
              </w:r>
            </w:ins>
          </w:p>
        </w:tc>
        <w:tc>
          <w:tcPr>
            <w:tcW w:w="900" w:type="dxa"/>
            <w:vAlign w:val="center"/>
          </w:tcPr>
          <w:p w14:paraId="5E000EC9" w14:textId="77777777" w:rsidR="00C60D85" w:rsidRDefault="00000000">
            <w:pPr>
              <w:spacing w:after="0"/>
              <w:rPr>
                <w:ins w:id="13144" w:author="Sean de Noronha | DRG" w:date="2026-09-29T16:58:00Z" w16du:dateUtc="2026-09-29T14:58:00Z"/>
                <w:rFonts w:cs="Arial"/>
                <w:sz w:val="13"/>
                <w:szCs w:val="13"/>
              </w:rPr>
            </w:pPr>
            <w:ins w:id="13145" w:author="Sean de Noronha | DRG" w:date="2026-09-29T16:58:00Z" w16du:dateUtc="2026-09-29T14:58:00Z">
              <w:r>
                <w:rPr>
                  <w:rFonts w:cs="Arial"/>
                  <w:sz w:val="13"/>
                  <w:szCs w:val="13"/>
                </w:rPr>
                <w:t>4,470</w:t>
              </w:r>
            </w:ins>
          </w:p>
        </w:tc>
        <w:tc>
          <w:tcPr>
            <w:tcW w:w="800" w:type="dxa"/>
            <w:vAlign w:val="center"/>
          </w:tcPr>
          <w:p w14:paraId="5E000ECA" w14:textId="77777777" w:rsidR="00C60D85" w:rsidRDefault="00000000">
            <w:pPr>
              <w:spacing w:after="0"/>
              <w:rPr>
                <w:ins w:id="13146" w:author="Sean de Noronha | DRG" w:date="2026-09-29T16:58:00Z" w16du:dateUtc="2026-09-29T14:58:00Z"/>
                <w:rFonts w:cs="Arial"/>
                <w:sz w:val="13"/>
                <w:szCs w:val="13"/>
              </w:rPr>
            </w:pPr>
            <w:ins w:id="13147" w:author="Sean de Noronha | DRG" w:date="2026-09-29T16:58:00Z" w16du:dateUtc="2026-09-29T14:58:00Z">
              <w:r>
                <w:rPr>
                  <w:rFonts w:cs="Arial"/>
                  <w:sz w:val="13"/>
                  <w:szCs w:val="13"/>
                </w:rPr>
                <w:t>100 ft</w:t>
              </w:r>
            </w:ins>
          </w:p>
        </w:tc>
        <w:tc>
          <w:tcPr>
            <w:tcW w:w="880" w:type="dxa"/>
            <w:vAlign w:val="center"/>
          </w:tcPr>
          <w:p w14:paraId="5E000ECB" w14:textId="77777777" w:rsidR="00C60D85" w:rsidRDefault="00000000">
            <w:pPr>
              <w:spacing w:after="0"/>
              <w:rPr>
                <w:ins w:id="13148" w:author="Sean de Noronha | DRG" w:date="2026-09-29T16:58:00Z" w16du:dateUtc="2026-09-29T14:58:00Z"/>
                <w:rFonts w:cs="Arial"/>
                <w:sz w:val="13"/>
                <w:szCs w:val="13"/>
              </w:rPr>
            </w:pPr>
            <w:ins w:id="13149" w:author="Sean de Noronha | DRG" w:date="2026-09-29T16:58:00Z" w16du:dateUtc="2026-09-29T14:58:00Z">
              <w:r>
                <w:rPr>
                  <w:rFonts w:cs="Arial"/>
                  <w:sz w:val="13"/>
                  <w:szCs w:val="13"/>
                </w:rPr>
                <w:t>34.5</w:t>
              </w:r>
            </w:ins>
          </w:p>
        </w:tc>
        <w:tc>
          <w:tcPr>
            <w:tcW w:w="820" w:type="dxa"/>
            <w:vAlign w:val="center"/>
          </w:tcPr>
          <w:p w14:paraId="5E000ECC" w14:textId="77777777" w:rsidR="00C60D85" w:rsidRDefault="00000000">
            <w:pPr>
              <w:spacing w:after="0"/>
              <w:rPr>
                <w:ins w:id="13150" w:author="Sean de Noronha | DRG" w:date="2026-09-29T16:58:00Z" w16du:dateUtc="2026-09-29T14:58:00Z"/>
                <w:rFonts w:cs="Arial"/>
                <w:sz w:val="13"/>
                <w:szCs w:val="13"/>
              </w:rPr>
            </w:pPr>
            <w:ins w:id="13151" w:author="Sean de Noronha | DRG" w:date="2026-09-29T16:58:00Z" w16du:dateUtc="2026-09-29T14:58:00Z">
              <w:r>
                <w:rPr>
                  <w:rFonts w:cs="Arial"/>
                  <w:sz w:val="13"/>
                  <w:szCs w:val="13"/>
                </w:rPr>
                <w:t>24,100</w:t>
              </w:r>
            </w:ins>
          </w:p>
        </w:tc>
        <w:tc>
          <w:tcPr>
            <w:tcW w:w="1100" w:type="dxa"/>
            <w:vAlign w:val="center"/>
          </w:tcPr>
          <w:p w14:paraId="5E000ECD" w14:textId="77777777" w:rsidR="00C60D85" w:rsidRDefault="00000000">
            <w:pPr>
              <w:spacing w:after="0"/>
              <w:rPr>
                <w:ins w:id="13152" w:author="Sean de Noronha | DRG" w:date="2026-09-29T16:58:00Z" w16du:dateUtc="2026-09-29T14:58:00Z"/>
                <w:rFonts w:cs="Arial"/>
                <w:sz w:val="13"/>
                <w:szCs w:val="13"/>
              </w:rPr>
            </w:pPr>
            <w:ins w:id="13153" w:author="Sean de Noronha | DRG" w:date="2026-09-29T16:58:00Z" w16du:dateUtc="2026-09-29T14:58:00Z">
              <w:r>
                <w:rPr>
                  <w:rFonts w:cs="Arial"/>
                  <w:sz w:val="13"/>
                  <w:szCs w:val="13"/>
                </w:rPr>
                <w:t>391 (828)</w:t>
              </w:r>
            </w:ins>
          </w:p>
        </w:tc>
        <w:tc>
          <w:tcPr>
            <w:tcW w:w="700" w:type="dxa"/>
            <w:vAlign w:val="center"/>
          </w:tcPr>
          <w:p w14:paraId="5E000ECE" w14:textId="77777777" w:rsidR="00C60D85" w:rsidRDefault="00000000">
            <w:pPr>
              <w:spacing w:after="0"/>
              <w:rPr>
                <w:ins w:id="13154" w:author="Sean de Noronha | DRG" w:date="2026-09-29T16:58:00Z" w16du:dateUtc="2026-09-29T14:58:00Z"/>
                <w:rFonts w:cs="Arial"/>
                <w:sz w:val="13"/>
                <w:szCs w:val="13"/>
              </w:rPr>
            </w:pPr>
            <w:ins w:id="13155" w:author="Sean de Noronha | DRG" w:date="2026-09-29T16:58:00Z" w16du:dateUtc="2026-09-29T14:58:00Z">
              <w:r>
                <w:rPr>
                  <w:rFonts w:cs="Arial"/>
                  <w:sz w:val="13"/>
                  <w:szCs w:val="13"/>
                </w:rPr>
                <w:t>26.0</w:t>
              </w:r>
            </w:ins>
          </w:p>
        </w:tc>
      </w:tr>
      <w:tr w:rsidR="00C60D85" w14:paraId="5ED6E1BF" w14:textId="77777777">
        <w:trPr>
          <w:jc w:val="center"/>
          <w:ins w:id="13156" w:author="Sean de Noronha | DRG" w:date="2026-09-29T16:58:00Z"/>
        </w:trPr>
        <w:tc>
          <w:tcPr>
            <w:tcW w:w="560" w:type="dxa"/>
            <w:vAlign w:val="center"/>
          </w:tcPr>
          <w:p w14:paraId="5E000ECF" w14:textId="77777777" w:rsidR="00C60D85" w:rsidRDefault="00000000">
            <w:pPr>
              <w:spacing w:after="0"/>
              <w:rPr>
                <w:ins w:id="13157" w:author="Sean de Noronha | DRG" w:date="2026-09-29T16:58:00Z" w16du:dateUtc="2026-09-29T14:58:00Z"/>
                <w:rFonts w:cs="Arial"/>
                <w:sz w:val="13"/>
                <w:szCs w:val="13"/>
              </w:rPr>
            </w:pPr>
            <w:ins w:id="13158" w:author="Sean de Noronha | DRG" w:date="2026-09-29T16:58:00Z" w16du:dateUtc="2026-09-29T14:58:00Z">
              <w:r>
                <w:rPr>
                  <w:rFonts w:cs="Arial"/>
                  <w:sz w:val="13"/>
                  <w:szCs w:val="13"/>
                </w:rPr>
                <w:t>296</w:t>
              </w:r>
            </w:ins>
          </w:p>
        </w:tc>
        <w:tc>
          <w:tcPr>
            <w:tcW w:w="500" w:type="dxa"/>
            <w:vAlign w:val="center"/>
          </w:tcPr>
          <w:p w14:paraId="5E000ED0" w14:textId="77777777" w:rsidR="00C60D85" w:rsidRDefault="00000000">
            <w:pPr>
              <w:spacing w:after="0"/>
              <w:rPr>
                <w:ins w:id="13159" w:author="Sean de Noronha | DRG" w:date="2026-09-29T16:58:00Z" w16du:dateUtc="2026-09-29T14:58:00Z"/>
                <w:rFonts w:cs="Arial"/>
                <w:sz w:val="13"/>
                <w:szCs w:val="13"/>
              </w:rPr>
            </w:pPr>
            <w:ins w:id="13160" w:author="Sean de Noronha | DRG" w:date="2026-09-29T16:58:00Z" w16du:dateUtc="2026-09-29T14:58:00Z">
              <w:r>
                <w:rPr>
                  <w:rFonts w:cs="Arial"/>
                  <w:sz w:val="13"/>
                  <w:szCs w:val="13"/>
                </w:rPr>
                <w:t>T4</w:t>
              </w:r>
            </w:ins>
          </w:p>
        </w:tc>
        <w:tc>
          <w:tcPr>
            <w:tcW w:w="660" w:type="dxa"/>
            <w:vAlign w:val="center"/>
          </w:tcPr>
          <w:p w14:paraId="5E000ED1" w14:textId="77777777" w:rsidR="00C60D85" w:rsidRDefault="00000000">
            <w:pPr>
              <w:spacing w:after="0"/>
              <w:rPr>
                <w:ins w:id="13161" w:author="Sean de Noronha | DRG" w:date="2026-09-29T16:58:00Z" w16du:dateUtc="2026-09-29T14:58:00Z"/>
                <w:rFonts w:cs="Arial"/>
                <w:sz w:val="13"/>
                <w:szCs w:val="13"/>
              </w:rPr>
            </w:pPr>
            <w:ins w:id="13162" w:author="Sean de Noronha | DRG" w:date="2026-09-29T16:58:00Z" w16du:dateUtc="2026-09-29T14:58:00Z">
              <w:r>
                <w:rPr>
                  <w:rFonts w:cs="Arial"/>
                  <w:sz w:val="13"/>
                  <w:szCs w:val="13"/>
                </w:rPr>
                <w:t>2</w:t>
              </w:r>
            </w:ins>
          </w:p>
        </w:tc>
        <w:tc>
          <w:tcPr>
            <w:tcW w:w="1920" w:type="dxa"/>
            <w:vAlign w:val="center"/>
          </w:tcPr>
          <w:p w14:paraId="5E000ED2" w14:textId="77777777" w:rsidR="00C60D85" w:rsidRDefault="00000000">
            <w:pPr>
              <w:spacing w:after="0"/>
              <w:rPr>
                <w:ins w:id="13163" w:author="Sean de Noronha | DRG" w:date="2026-09-29T16:58:00Z" w16du:dateUtc="2026-09-29T14:58:00Z"/>
                <w:rFonts w:cs="Arial"/>
                <w:sz w:val="13"/>
                <w:szCs w:val="13"/>
              </w:rPr>
            </w:pPr>
            <w:ins w:id="13164" w:author="Sean de Noronha | DRG" w:date="2026-09-29T16:58:00Z" w16du:dateUtc="2026-09-29T14:58:00Z">
              <w:r>
                <w:rPr>
                  <w:rFonts w:cs="Arial"/>
                  <w:sz w:val="13"/>
                  <w:szCs w:val="13"/>
                </w:rPr>
                <w:t>CSST with four 90° bends and two end fittings, EHD 18</w:t>
              </w:r>
            </w:ins>
          </w:p>
        </w:tc>
        <w:tc>
          <w:tcPr>
            <w:tcW w:w="520" w:type="dxa"/>
            <w:vAlign w:val="center"/>
          </w:tcPr>
          <w:p w14:paraId="5E000ED3" w14:textId="77777777" w:rsidR="00C60D85" w:rsidRDefault="00000000">
            <w:pPr>
              <w:spacing w:after="0"/>
              <w:rPr>
                <w:ins w:id="13165" w:author="Sean de Noronha | DRG" w:date="2026-09-29T16:58:00Z" w16du:dateUtc="2026-09-29T14:58:00Z"/>
                <w:rFonts w:cs="Arial"/>
                <w:sz w:val="13"/>
                <w:szCs w:val="13"/>
              </w:rPr>
            </w:pPr>
            <w:ins w:id="13166" w:author="Sean de Noronha | DRG" w:date="2026-09-29T16:58:00Z" w16du:dateUtc="2026-09-29T14:58:00Z">
              <w:r>
                <w:rPr>
                  <w:rFonts w:cs="Arial"/>
                  <w:sz w:val="13"/>
                  <w:szCs w:val="13"/>
                </w:rPr>
                <w:t>He</w:t>
              </w:r>
            </w:ins>
          </w:p>
        </w:tc>
        <w:tc>
          <w:tcPr>
            <w:tcW w:w="900" w:type="dxa"/>
            <w:vAlign w:val="center"/>
          </w:tcPr>
          <w:p w14:paraId="5E000ED4" w14:textId="77777777" w:rsidR="00C60D85" w:rsidRDefault="00000000">
            <w:pPr>
              <w:spacing w:after="0"/>
              <w:rPr>
                <w:ins w:id="13167" w:author="Sean de Noronha | DRG" w:date="2026-09-29T16:58:00Z" w16du:dateUtc="2026-09-29T14:58:00Z"/>
                <w:rFonts w:cs="Arial"/>
                <w:sz w:val="13"/>
                <w:szCs w:val="13"/>
              </w:rPr>
            </w:pPr>
            <w:ins w:id="13168" w:author="Sean de Noronha | DRG" w:date="2026-09-29T16:58:00Z" w16du:dateUtc="2026-09-29T14:58:00Z">
              <w:r>
                <w:rPr>
                  <w:rFonts w:cs="Arial"/>
                  <w:sz w:val="13"/>
                  <w:szCs w:val="13"/>
                </w:rPr>
                <w:t>3,830</w:t>
              </w:r>
            </w:ins>
          </w:p>
        </w:tc>
        <w:tc>
          <w:tcPr>
            <w:tcW w:w="800" w:type="dxa"/>
            <w:vAlign w:val="center"/>
          </w:tcPr>
          <w:p w14:paraId="5E000ED5" w14:textId="77777777" w:rsidR="00C60D85" w:rsidRDefault="00000000">
            <w:pPr>
              <w:spacing w:after="0"/>
              <w:rPr>
                <w:ins w:id="13169" w:author="Sean de Noronha | DRG" w:date="2026-09-29T16:58:00Z" w16du:dateUtc="2026-09-29T14:58:00Z"/>
                <w:rFonts w:cs="Arial"/>
                <w:sz w:val="13"/>
                <w:szCs w:val="13"/>
              </w:rPr>
            </w:pPr>
            <w:ins w:id="13170" w:author="Sean de Noronha | DRG" w:date="2026-09-29T16:58:00Z" w16du:dateUtc="2026-09-29T14:58:00Z">
              <w:r>
                <w:rPr>
                  <w:rFonts w:cs="Arial"/>
                  <w:sz w:val="13"/>
                  <w:szCs w:val="13"/>
                </w:rPr>
                <w:t>150 ft</w:t>
              </w:r>
            </w:ins>
          </w:p>
        </w:tc>
        <w:tc>
          <w:tcPr>
            <w:tcW w:w="880" w:type="dxa"/>
            <w:vAlign w:val="center"/>
          </w:tcPr>
          <w:p w14:paraId="5E000ED6" w14:textId="77777777" w:rsidR="00C60D85" w:rsidRDefault="00000000">
            <w:pPr>
              <w:spacing w:after="0"/>
              <w:rPr>
                <w:ins w:id="13171" w:author="Sean de Noronha | DRG" w:date="2026-09-29T16:58:00Z" w16du:dateUtc="2026-09-29T14:58:00Z"/>
                <w:rFonts w:cs="Arial"/>
                <w:sz w:val="13"/>
                <w:szCs w:val="13"/>
              </w:rPr>
            </w:pPr>
            <w:ins w:id="13172" w:author="Sean de Noronha | DRG" w:date="2026-09-29T16:58:00Z" w16du:dateUtc="2026-09-29T14:58:00Z">
              <w:r>
                <w:rPr>
                  <w:rFonts w:cs="Arial"/>
                  <w:sz w:val="13"/>
                  <w:szCs w:val="13"/>
                </w:rPr>
                <w:t>34.5</w:t>
              </w:r>
            </w:ins>
          </w:p>
        </w:tc>
        <w:tc>
          <w:tcPr>
            <w:tcW w:w="820" w:type="dxa"/>
            <w:vAlign w:val="center"/>
          </w:tcPr>
          <w:p w14:paraId="5E000ED7" w14:textId="77777777" w:rsidR="00C60D85" w:rsidRDefault="00000000">
            <w:pPr>
              <w:spacing w:after="0"/>
              <w:rPr>
                <w:ins w:id="13173" w:author="Sean de Noronha | DRG" w:date="2026-09-29T16:58:00Z" w16du:dateUtc="2026-09-29T14:58:00Z"/>
                <w:rFonts w:cs="Arial"/>
                <w:sz w:val="13"/>
                <w:szCs w:val="13"/>
              </w:rPr>
            </w:pPr>
            <w:ins w:id="13174" w:author="Sean de Noronha | DRG" w:date="2026-09-29T16:58:00Z" w16du:dateUtc="2026-09-29T14:58:00Z">
              <w:r>
                <w:rPr>
                  <w:rFonts w:cs="Arial"/>
                  <w:sz w:val="13"/>
                  <w:szCs w:val="13"/>
                </w:rPr>
                <w:t>24,100</w:t>
              </w:r>
            </w:ins>
          </w:p>
        </w:tc>
        <w:tc>
          <w:tcPr>
            <w:tcW w:w="1100" w:type="dxa"/>
            <w:vAlign w:val="center"/>
          </w:tcPr>
          <w:p w14:paraId="5E000ED8" w14:textId="77777777" w:rsidR="00C60D85" w:rsidRDefault="00000000">
            <w:pPr>
              <w:spacing w:after="0"/>
              <w:rPr>
                <w:ins w:id="13175" w:author="Sean de Noronha | DRG" w:date="2026-09-29T16:58:00Z" w16du:dateUtc="2026-09-29T14:58:00Z"/>
                <w:rFonts w:cs="Arial"/>
                <w:sz w:val="13"/>
                <w:szCs w:val="13"/>
              </w:rPr>
            </w:pPr>
            <w:ins w:id="13176" w:author="Sean de Noronha | DRG" w:date="2026-09-29T16:58:00Z" w16du:dateUtc="2026-09-29T14:58:00Z">
              <w:r>
                <w:rPr>
                  <w:rFonts w:cs="Arial"/>
                  <w:sz w:val="13"/>
                  <w:szCs w:val="13"/>
                </w:rPr>
                <w:t>335 (709)</w:t>
              </w:r>
            </w:ins>
          </w:p>
        </w:tc>
        <w:tc>
          <w:tcPr>
            <w:tcW w:w="700" w:type="dxa"/>
            <w:vAlign w:val="center"/>
          </w:tcPr>
          <w:p w14:paraId="5E000ED9" w14:textId="77777777" w:rsidR="00C60D85" w:rsidRDefault="00000000">
            <w:pPr>
              <w:spacing w:after="0"/>
              <w:rPr>
                <w:ins w:id="13177" w:author="Sean de Noronha | DRG" w:date="2026-09-29T16:58:00Z" w16du:dateUtc="2026-09-29T14:58:00Z"/>
                <w:rFonts w:cs="Arial"/>
                <w:sz w:val="13"/>
                <w:szCs w:val="13"/>
              </w:rPr>
            </w:pPr>
            <w:ins w:id="13178" w:author="Sean de Noronha | DRG" w:date="2026-09-29T16:58:00Z" w16du:dateUtc="2026-09-29T14:58:00Z">
              <w:r>
                <w:rPr>
                  <w:rFonts w:cs="Arial"/>
                  <w:sz w:val="13"/>
                  <w:szCs w:val="13"/>
                </w:rPr>
                <w:t>22.3</w:t>
              </w:r>
            </w:ins>
          </w:p>
        </w:tc>
      </w:tr>
      <w:tr w:rsidR="00C60D85" w14:paraId="749F3EC4" w14:textId="77777777">
        <w:trPr>
          <w:jc w:val="center"/>
          <w:ins w:id="13179" w:author="Sean de Noronha | DRG" w:date="2026-09-29T16:58:00Z"/>
        </w:trPr>
        <w:tc>
          <w:tcPr>
            <w:tcW w:w="560" w:type="dxa"/>
            <w:vAlign w:val="center"/>
          </w:tcPr>
          <w:p w14:paraId="5E000EDA" w14:textId="77777777" w:rsidR="00C60D85" w:rsidRDefault="00000000">
            <w:pPr>
              <w:spacing w:after="0"/>
              <w:rPr>
                <w:ins w:id="13180" w:author="Sean de Noronha | DRG" w:date="2026-09-29T16:58:00Z" w16du:dateUtc="2026-09-29T14:58:00Z"/>
                <w:rFonts w:cs="Arial"/>
                <w:sz w:val="13"/>
                <w:szCs w:val="13"/>
              </w:rPr>
            </w:pPr>
            <w:ins w:id="13181" w:author="Sean de Noronha | DRG" w:date="2026-09-29T16:58:00Z" w16du:dateUtc="2026-09-29T14:58:00Z">
              <w:r>
                <w:rPr>
                  <w:rFonts w:cs="Arial"/>
                  <w:sz w:val="13"/>
                  <w:szCs w:val="13"/>
                </w:rPr>
                <w:t>297</w:t>
              </w:r>
            </w:ins>
          </w:p>
        </w:tc>
        <w:tc>
          <w:tcPr>
            <w:tcW w:w="500" w:type="dxa"/>
            <w:vAlign w:val="center"/>
          </w:tcPr>
          <w:p w14:paraId="5E000EDB" w14:textId="77777777" w:rsidR="00C60D85" w:rsidRDefault="00000000">
            <w:pPr>
              <w:spacing w:after="0"/>
              <w:rPr>
                <w:ins w:id="13182" w:author="Sean de Noronha | DRG" w:date="2026-09-29T16:58:00Z" w16du:dateUtc="2026-09-29T14:58:00Z"/>
                <w:rFonts w:cs="Arial"/>
                <w:sz w:val="13"/>
                <w:szCs w:val="13"/>
              </w:rPr>
            </w:pPr>
            <w:ins w:id="13183" w:author="Sean de Noronha | DRG" w:date="2026-09-29T16:58:00Z" w16du:dateUtc="2026-09-29T14:58:00Z">
              <w:r>
                <w:rPr>
                  <w:rFonts w:cs="Arial"/>
                  <w:sz w:val="13"/>
                  <w:szCs w:val="13"/>
                </w:rPr>
                <w:t>T4</w:t>
              </w:r>
            </w:ins>
          </w:p>
        </w:tc>
        <w:tc>
          <w:tcPr>
            <w:tcW w:w="660" w:type="dxa"/>
            <w:vAlign w:val="center"/>
          </w:tcPr>
          <w:p w14:paraId="5E000EDC" w14:textId="77777777" w:rsidR="00C60D85" w:rsidRDefault="00000000">
            <w:pPr>
              <w:spacing w:after="0"/>
              <w:rPr>
                <w:ins w:id="13184" w:author="Sean de Noronha | DRG" w:date="2026-09-29T16:58:00Z" w16du:dateUtc="2026-09-29T14:58:00Z"/>
                <w:rFonts w:cs="Arial"/>
                <w:sz w:val="13"/>
                <w:szCs w:val="13"/>
              </w:rPr>
            </w:pPr>
            <w:ins w:id="13185" w:author="Sean de Noronha | DRG" w:date="2026-09-29T16:58:00Z" w16du:dateUtc="2026-09-29T14:58:00Z">
              <w:r>
                <w:rPr>
                  <w:rFonts w:cs="Arial"/>
                  <w:sz w:val="13"/>
                  <w:szCs w:val="13"/>
                </w:rPr>
                <w:t>2</w:t>
              </w:r>
            </w:ins>
          </w:p>
        </w:tc>
        <w:tc>
          <w:tcPr>
            <w:tcW w:w="1920" w:type="dxa"/>
            <w:vAlign w:val="center"/>
          </w:tcPr>
          <w:p w14:paraId="5E000EDD" w14:textId="77777777" w:rsidR="00C60D85" w:rsidRDefault="00000000">
            <w:pPr>
              <w:spacing w:after="0"/>
              <w:rPr>
                <w:ins w:id="13186" w:author="Sean de Noronha | DRG" w:date="2026-09-29T16:58:00Z" w16du:dateUtc="2026-09-29T14:58:00Z"/>
                <w:rFonts w:cs="Arial"/>
                <w:sz w:val="13"/>
                <w:szCs w:val="13"/>
              </w:rPr>
            </w:pPr>
            <w:ins w:id="13187" w:author="Sean de Noronha | DRG" w:date="2026-09-29T16:58:00Z" w16du:dateUtc="2026-09-29T14:58:00Z">
              <w:r>
                <w:rPr>
                  <w:rFonts w:cs="Arial"/>
                  <w:sz w:val="13"/>
                  <w:szCs w:val="13"/>
                </w:rPr>
                <w:t>CSST with four 90° bends and two end fittings, EHD 18</w:t>
              </w:r>
            </w:ins>
          </w:p>
        </w:tc>
        <w:tc>
          <w:tcPr>
            <w:tcW w:w="520" w:type="dxa"/>
            <w:vAlign w:val="center"/>
          </w:tcPr>
          <w:p w14:paraId="5E000EDE" w14:textId="77777777" w:rsidR="00C60D85" w:rsidRDefault="00000000">
            <w:pPr>
              <w:spacing w:after="0"/>
              <w:rPr>
                <w:ins w:id="13188" w:author="Sean de Noronha | DRG" w:date="2026-09-29T16:58:00Z" w16du:dateUtc="2026-09-29T14:58:00Z"/>
                <w:rFonts w:cs="Arial"/>
                <w:sz w:val="13"/>
                <w:szCs w:val="13"/>
              </w:rPr>
            </w:pPr>
            <w:ins w:id="13189" w:author="Sean de Noronha | DRG" w:date="2026-09-29T16:58:00Z" w16du:dateUtc="2026-09-29T14:58:00Z">
              <w:r>
                <w:rPr>
                  <w:rFonts w:cs="Arial"/>
                  <w:sz w:val="13"/>
                  <w:szCs w:val="13"/>
                </w:rPr>
                <w:t>He</w:t>
              </w:r>
            </w:ins>
          </w:p>
        </w:tc>
        <w:tc>
          <w:tcPr>
            <w:tcW w:w="900" w:type="dxa"/>
            <w:vAlign w:val="center"/>
          </w:tcPr>
          <w:p w14:paraId="5E000EDF" w14:textId="77777777" w:rsidR="00C60D85" w:rsidRDefault="00000000">
            <w:pPr>
              <w:spacing w:after="0"/>
              <w:rPr>
                <w:ins w:id="13190" w:author="Sean de Noronha | DRG" w:date="2026-09-29T16:58:00Z" w16du:dateUtc="2026-09-29T14:58:00Z"/>
                <w:rFonts w:cs="Arial"/>
                <w:sz w:val="13"/>
                <w:szCs w:val="13"/>
              </w:rPr>
            </w:pPr>
            <w:ins w:id="13191" w:author="Sean de Noronha | DRG" w:date="2026-09-29T16:58:00Z" w16du:dateUtc="2026-09-29T14:58:00Z">
              <w:r>
                <w:rPr>
                  <w:rFonts w:cs="Arial"/>
                  <w:sz w:val="13"/>
                  <w:szCs w:val="13"/>
                </w:rPr>
                <w:t>3,340</w:t>
              </w:r>
            </w:ins>
          </w:p>
        </w:tc>
        <w:tc>
          <w:tcPr>
            <w:tcW w:w="800" w:type="dxa"/>
            <w:vAlign w:val="center"/>
          </w:tcPr>
          <w:p w14:paraId="5E000EE0" w14:textId="77777777" w:rsidR="00C60D85" w:rsidRDefault="00000000">
            <w:pPr>
              <w:spacing w:after="0"/>
              <w:rPr>
                <w:ins w:id="13192" w:author="Sean de Noronha | DRG" w:date="2026-09-29T16:58:00Z" w16du:dateUtc="2026-09-29T14:58:00Z"/>
                <w:rFonts w:cs="Arial"/>
                <w:sz w:val="13"/>
                <w:szCs w:val="13"/>
              </w:rPr>
            </w:pPr>
            <w:ins w:id="13193" w:author="Sean de Noronha | DRG" w:date="2026-09-29T16:58:00Z" w16du:dateUtc="2026-09-29T14:58:00Z">
              <w:r>
                <w:rPr>
                  <w:rFonts w:cs="Arial"/>
                  <w:sz w:val="13"/>
                  <w:szCs w:val="13"/>
                </w:rPr>
                <w:t>200 ft</w:t>
              </w:r>
            </w:ins>
          </w:p>
        </w:tc>
        <w:tc>
          <w:tcPr>
            <w:tcW w:w="880" w:type="dxa"/>
            <w:vAlign w:val="center"/>
          </w:tcPr>
          <w:p w14:paraId="5E000EE1" w14:textId="77777777" w:rsidR="00C60D85" w:rsidRDefault="00000000">
            <w:pPr>
              <w:spacing w:after="0"/>
              <w:rPr>
                <w:ins w:id="13194" w:author="Sean de Noronha | DRG" w:date="2026-09-29T16:58:00Z" w16du:dateUtc="2026-09-29T14:58:00Z"/>
                <w:rFonts w:cs="Arial"/>
                <w:sz w:val="13"/>
                <w:szCs w:val="13"/>
              </w:rPr>
            </w:pPr>
            <w:ins w:id="13195" w:author="Sean de Noronha | DRG" w:date="2026-09-29T16:58:00Z" w16du:dateUtc="2026-09-29T14:58:00Z">
              <w:r>
                <w:rPr>
                  <w:rFonts w:cs="Arial"/>
                  <w:sz w:val="13"/>
                  <w:szCs w:val="13"/>
                </w:rPr>
                <w:t>34.5</w:t>
              </w:r>
            </w:ins>
          </w:p>
        </w:tc>
        <w:tc>
          <w:tcPr>
            <w:tcW w:w="820" w:type="dxa"/>
            <w:vAlign w:val="center"/>
          </w:tcPr>
          <w:p w14:paraId="5E000EE2" w14:textId="77777777" w:rsidR="00C60D85" w:rsidRDefault="00000000">
            <w:pPr>
              <w:spacing w:after="0"/>
              <w:rPr>
                <w:ins w:id="13196" w:author="Sean de Noronha | DRG" w:date="2026-09-29T16:58:00Z" w16du:dateUtc="2026-09-29T14:58:00Z"/>
                <w:rFonts w:cs="Arial"/>
                <w:sz w:val="13"/>
                <w:szCs w:val="13"/>
              </w:rPr>
            </w:pPr>
            <w:ins w:id="13197" w:author="Sean de Noronha | DRG" w:date="2026-09-29T16:58:00Z" w16du:dateUtc="2026-09-29T14:58:00Z">
              <w:r>
                <w:rPr>
                  <w:rFonts w:cs="Arial"/>
                  <w:sz w:val="13"/>
                  <w:szCs w:val="13"/>
                </w:rPr>
                <w:t>24,100</w:t>
              </w:r>
            </w:ins>
          </w:p>
        </w:tc>
        <w:tc>
          <w:tcPr>
            <w:tcW w:w="1100" w:type="dxa"/>
            <w:vAlign w:val="center"/>
          </w:tcPr>
          <w:p w14:paraId="5E000EE3" w14:textId="77777777" w:rsidR="00C60D85" w:rsidRDefault="00000000">
            <w:pPr>
              <w:spacing w:after="0"/>
              <w:rPr>
                <w:ins w:id="13198" w:author="Sean de Noronha | DRG" w:date="2026-09-29T16:58:00Z" w16du:dateUtc="2026-09-29T14:58:00Z"/>
                <w:rFonts w:cs="Arial"/>
                <w:sz w:val="13"/>
                <w:szCs w:val="13"/>
              </w:rPr>
            </w:pPr>
            <w:ins w:id="13199" w:author="Sean de Noronha | DRG" w:date="2026-09-29T16:58:00Z" w16du:dateUtc="2026-09-29T14:58:00Z">
              <w:r>
                <w:rPr>
                  <w:rFonts w:cs="Arial"/>
                  <w:sz w:val="13"/>
                  <w:szCs w:val="13"/>
                </w:rPr>
                <w:t>292 (618)</w:t>
              </w:r>
            </w:ins>
          </w:p>
        </w:tc>
        <w:tc>
          <w:tcPr>
            <w:tcW w:w="700" w:type="dxa"/>
            <w:vAlign w:val="center"/>
          </w:tcPr>
          <w:p w14:paraId="5E000EE4" w14:textId="77777777" w:rsidR="00C60D85" w:rsidRDefault="00000000">
            <w:pPr>
              <w:spacing w:after="0"/>
              <w:rPr>
                <w:ins w:id="13200" w:author="Sean de Noronha | DRG" w:date="2026-09-29T16:58:00Z" w16du:dateUtc="2026-09-29T14:58:00Z"/>
                <w:rFonts w:cs="Arial"/>
                <w:sz w:val="13"/>
                <w:szCs w:val="13"/>
              </w:rPr>
            </w:pPr>
            <w:ins w:id="13201" w:author="Sean de Noronha | DRG" w:date="2026-09-29T16:58:00Z" w16du:dateUtc="2026-09-29T14:58:00Z">
              <w:r>
                <w:rPr>
                  <w:rFonts w:cs="Arial"/>
                  <w:sz w:val="13"/>
                  <w:szCs w:val="13"/>
                </w:rPr>
                <w:t>19.4</w:t>
              </w:r>
            </w:ins>
          </w:p>
        </w:tc>
      </w:tr>
      <w:tr w:rsidR="00C60D85" w14:paraId="1C37D200" w14:textId="77777777">
        <w:trPr>
          <w:jc w:val="center"/>
          <w:ins w:id="13202" w:author="Sean de Noronha | DRG" w:date="2026-09-29T16:58:00Z"/>
        </w:trPr>
        <w:tc>
          <w:tcPr>
            <w:tcW w:w="560" w:type="dxa"/>
            <w:vAlign w:val="center"/>
          </w:tcPr>
          <w:p w14:paraId="5E000EE5" w14:textId="77777777" w:rsidR="00C60D85" w:rsidRDefault="00000000">
            <w:pPr>
              <w:spacing w:after="0"/>
              <w:rPr>
                <w:ins w:id="13203" w:author="Sean de Noronha | DRG" w:date="2026-09-29T16:58:00Z" w16du:dateUtc="2026-09-29T14:58:00Z"/>
                <w:rFonts w:cs="Arial"/>
                <w:sz w:val="13"/>
                <w:szCs w:val="13"/>
              </w:rPr>
            </w:pPr>
            <w:ins w:id="13204" w:author="Sean de Noronha | DRG" w:date="2026-09-29T16:58:00Z" w16du:dateUtc="2026-09-29T14:58:00Z">
              <w:r>
                <w:rPr>
                  <w:rFonts w:cs="Arial"/>
                  <w:sz w:val="13"/>
                  <w:szCs w:val="13"/>
                </w:rPr>
                <w:t>298</w:t>
              </w:r>
            </w:ins>
          </w:p>
        </w:tc>
        <w:tc>
          <w:tcPr>
            <w:tcW w:w="500" w:type="dxa"/>
            <w:vAlign w:val="center"/>
          </w:tcPr>
          <w:p w14:paraId="5E000EE6" w14:textId="77777777" w:rsidR="00C60D85" w:rsidRDefault="00000000">
            <w:pPr>
              <w:spacing w:after="0"/>
              <w:rPr>
                <w:ins w:id="13205" w:author="Sean de Noronha | DRG" w:date="2026-09-29T16:58:00Z" w16du:dateUtc="2026-09-29T14:58:00Z"/>
                <w:rFonts w:cs="Arial"/>
                <w:sz w:val="13"/>
                <w:szCs w:val="13"/>
              </w:rPr>
            </w:pPr>
            <w:ins w:id="13206" w:author="Sean de Noronha | DRG" w:date="2026-09-29T16:58:00Z" w16du:dateUtc="2026-09-29T14:58:00Z">
              <w:r>
                <w:rPr>
                  <w:rFonts w:cs="Arial"/>
                  <w:sz w:val="13"/>
                  <w:szCs w:val="13"/>
                </w:rPr>
                <w:t>T4</w:t>
              </w:r>
            </w:ins>
          </w:p>
        </w:tc>
        <w:tc>
          <w:tcPr>
            <w:tcW w:w="660" w:type="dxa"/>
            <w:vAlign w:val="center"/>
          </w:tcPr>
          <w:p w14:paraId="5E000EE7" w14:textId="77777777" w:rsidR="00C60D85" w:rsidRDefault="00000000">
            <w:pPr>
              <w:spacing w:after="0"/>
              <w:rPr>
                <w:ins w:id="13207" w:author="Sean de Noronha | DRG" w:date="2026-09-29T16:58:00Z" w16du:dateUtc="2026-09-29T14:58:00Z"/>
                <w:rFonts w:cs="Arial"/>
                <w:sz w:val="13"/>
                <w:szCs w:val="13"/>
              </w:rPr>
            </w:pPr>
            <w:ins w:id="13208" w:author="Sean de Noronha | DRG" w:date="2026-09-29T16:58:00Z" w16du:dateUtc="2026-09-29T14:58:00Z">
              <w:r>
                <w:rPr>
                  <w:rFonts w:cs="Arial"/>
                  <w:sz w:val="13"/>
                  <w:szCs w:val="13"/>
                </w:rPr>
                <w:t>2</w:t>
              </w:r>
            </w:ins>
          </w:p>
        </w:tc>
        <w:tc>
          <w:tcPr>
            <w:tcW w:w="1920" w:type="dxa"/>
            <w:vAlign w:val="center"/>
          </w:tcPr>
          <w:p w14:paraId="5E000EE8" w14:textId="77777777" w:rsidR="00C60D85" w:rsidRDefault="00000000">
            <w:pPr>
              <w:spacing w:after="0"/>
              <w:rPr>
                <w:ins w:id="13209" w:author="Sean de Noronha | DRG" w:date="2026-09-29T16:58:00Z" w16du:dateUtc="2026-09-29T14:58:00Z"/>
                <w:rFonts w:cs="Arial"/>
                <w:sz w:val="13"/>
                <w:szCs w:val="13"/>
              </w:rPr>
            </w:pPr>
            <w:ins w:id="13210" w:author="Sean de Noronha | DRG" w:date="2026-09-29T16:58:00Z" w16du:dateUtc="2026-09-29T14:58:00Z">
              <w:r>
                <w:rPr>
                  <w:rFonts w:cs="Arial"/>
                  <w:sz w:val="13"/>
                  <w:szCs w:val="13"/>
                </w:rPr>
                <w:t>CSST with four 90° bends and two end fittings, EHD 18</w:t>
              </w:r>
            </w:ins>
          </w:p>
        </w:tc>
        <w:tc>
          <w:tcPr>
            <w:tcW w:w="520" w:type="dxa"/>
            <w:vAlign w:val="center"/>
          </w:tcPr>
          <w:p w14:paraId="5E000EE9" w14:textId="77777777" w:rsidR="00C60D85" w:rsidRDefault="00000000">
            <w:pPr>
              <w:spacing w:after="0"/>
              <w:rPr>
                <w:ins w:id="13211" w:author="Sean de Noronha | DRG" w:date="2026-09-29T16:58:00Z" w16du:dateUtc="2026-09-29T14:58:00Z"/>
                <w:rFonts w:cs="Arial"/>
                <w:sz w:val="13"/>
                <w:szCs w:val="13"/>
              </w:rPr>
            </w:pPr>
            <w:ins w:id="13212" w:author="Sean de Noronha | DRG" w:date="2026-09-29T16:58:00Z" w16du:dateUtc="2026-09-29T14:58:00Z">
              <w:r>
                <w:rPr>
                  <w:rFonts w:cs="Arial"/>
                  <w:sz w:val="13"/>
                  <w:szCs w:val="13"/>
                </w:rPr>
                <w:t>He</w:t>
              </w:r>
            </w:ins>
          </w:p>
        </w:tc>
        <w:tc>
          <w:tcPr>
            <w:tcW w:w="900" w:type="dxa"/>
            <w:vAlign w:val="center"/>
          </w:tcPr>
          <w:p w14:paraId="5E000EEA" w14:textId="77777777" w:rsidR="00C60D85" w:rsidRDefault="00000000">
            <w:pPr>
              <w:spacing w:after="0"/>
              <w:rPr>
                <w:ins w:id="13213" w:author="Sean de Noronha | DRG" w:date="2026-09-29T16:58:00Z" w16du:dateUtc="2026-09-29T14:58:00Z"/>
                <w:rFonts w:cs="Arial"/>
                <w:sz w:val="13"/>
                <w:szCs w:val="13"/>
              </w:rPr>
            </w:pPr>
            <w:ins w:id="13214" w:author="Sean de Noronha | DRG" w:date="2026-09-29T16:58:00Z" w16du:dateUtc="2026-09-29T14:58:00Z">
              <w:r>
                <w:rPr>
                  <w:rFonts w:cs="Arial"/>
                  <w:sz w:val="13"/>
                  <w:szCs w:val="13"/>
                </w:rPr>
                <w:t>3,050</w:t>
              </w:r>
            </w:ins>
          </w:p>
        </w:tc>
        <w:tc>
          <w:tcPr>
            <w:tcW w:w="800" w:type="dxa"/>
            <w:vAlign w:val="center"/>
          </w:tcPr>
          <w:p w14:paraId="5E000EEB" w14:textId="77777777" w:rsidR="00C60D85" w:rsidRDefault="00000000">
            <w:pPr>
              <w:spacing w:after="0"/>
              <w:rPr>
                <w:ins w:id="13215" w:author="Sean de Noronha | DRG" w:date="2026-09-29T16:58:00Z" w16du:dateUtc="2026-09-29T14:58:00Z"/>
                <w:rFonts w:cs="Arial"/>
                <w:sz w:val="13"/>
                <w:szCs w:val="13"/>
              </w:rPr>
            </w:pPr>
            <w:ins w:id="13216" w:author="Sean de Noronha | DRG" w:date="2026-09-29T16:58:00Z" w16du:dateUtc="2026-09-29T14:58:00Z">
              <w:r>
                <w:rPr>
                  <w:rFonts w:cs="Arial"/>
                  <w:sz w:val="13"/>
                  <w:szCs w:val="13"/>
                </w:rPr>
                <w:t>250 ft</w:t>
              </w:r>
            </w:ins>
          </w:p>
        </w:tc>
        <w:tc>
          <w:tcPr>
            <w:tcW w:w="880" w:type="dxa"/>
            <w:vAlign w:val="center"/>
          </w:tcPr>
          <w:p w14:paraId="5E000EEC" w14:textId="77777777" w:rsidR="00C60D85" w:rsidRDefault="00000000">
            <w:pPr>
              <w:spacing w:after="0"/>
              <w:rPr>
                <w:ins w:id="13217" w:author="Sean de Noronha | DRG" w:date="2026-09-29T16:58:00Z" w16du:dateUtc="2026-09-29T14:58:00Z"/>
                <w:rFonts w:cs="Arial"/>
                <w:sz w:val="13"/>
                <w:szCs w:val="13"/>
              </w:rPr>
            </w:pPr>
            <w:ins w:id="13218" w:author="Sean de Noronha | DRG" w:date="2026-09-29T16:58:00Z" w16du:dateUtc="2026-09-29T14:58:00Z">
              <w:r>
                <w:rPr>
                  <w:rFonts w:cs="Arial"/>
                  <w:sz w:val="13"/>
                  <w:szCs w:val="13"/>
                </w:rPr>
                <w:t>34.5</w:t>
              </w:r>
            </w:ins>
          </w:p>
        </w:tc>
        <w:tc>
          <w:tcPr>
            <w:tcW w:w="820" w:type="dxa"/>
            <w:vAlign w:val="center"/>
          </w:tcPr>
          <w:p w14:paraId="5E000EED" w14:textId="77777777" w:rsidR="00C60D85" w:rsidRDefault="00000000">
            <w:pPr>
              <w:spacing w:after="0"/>
              <w:rPr>
                <w:ins w:id="13219" w:author="Sean de Noronha | DRG" w:date="2026-09-29T16:58:00Z" w16du:dateUtc="2026-09-29T14:58:00Z"/>
                <w:rFonts w:cs="Arial"/>
                <w:sz w:val="13"/>
                <w:szCs w:val="13"/>
              </w:rPr>
            </w:pPr>
            <w:ins w:id="13220" w:author="Sean de Noronha | DRG" w:date="2026-09-29T16:58:00Z" w16du:dateUtc="2026-09-29T14:58:00Z">
              <w:r>
                <w:rPr>
                  <w:rFonts w:cs="Arial"/>
                  <w:sz w:val="13"/>
                  <w:szCs w:val="13"/>
                </w:rPr>
                <w:t>24,100</w:t>
              </w:r>
            </w:ins>
          </w:p>
        </w:tc>
        <w:tc>
          <w:tcPr>
            <w:tcW w:w="1100" w:type="dxa"/>
            <w:vAlign w:val="center"/>
          </w:tcPr>
          <w:p w14:paraId="5E000EEE" w14:textId="77777777" w:rsidR="00C60D85" w:rsidRDefault="00000000">
            <w:pPr>
              <w:spacing w:after="0"/>
              <w:rPr>
                <w:ins w:id="13221" w:author="Sean de Noronha | DRG" w:date="2026-09-29T16:58:00Z" w16du:dateUtc="2026-09-29T14:58:00Z"/>
                <w:rFonts w:cs="Arial"/>
                <w:sz w:val="13"/>
                <w:szCs w:val="13"/>
              </w:rPr>
            </w:pPr>
            <w:ins w:id="13222" w:author="Sean de Noronha | DRG" w:date="2026-09-29T16:58:00Z" w16du:dateUtc="2026-09-29T14:58:00Z">
              <w:r>
                <w:rPr>
                  <w:rFonts w:cs="Arial"/>
                  <w:sz w:val="13"/>
                  <w:szCs w:val="13"/>
                </w:rPr>
                <w:t>266 (564)</w:t>
              </w:r>
            </w:ins>
          </w:p>
        </w:tc>
        <w:tc>
          <w:tcPr>
            <w:tcW w:w="700" w:type="dxa"/>
            <w:vAlign w:val="center"/>
          </w:tcPr>
          <w:p w14:paraId="5E000EEF" w14:textId="77777777" w:rsidR="00C60D85" w:rsidRDefault="00000000">
            <w:pPr>
              <w:spacing w:after="0"/>
              <w:rPr>
                <w:ins w:id="13223" w:author="Sean de Noronha | DRG" w:date="2026-09-29T16:58:00Z" w16du:dateUtc="2026-09-29T14:58:00Z"/>
                <w:rFonts w:cs="Arial"/>
                <w:sz w:val="13"/>
                <w:szCs w:val="13"/>
              </w:rPr>
            </w:pPr>
            <w:ins w:id="13224" w:author="Sean de Noronha | DRG" w:date="2026-09-29T16:58:00Z" w16du:dateUtc="2026-09-29T14:58:00Z">
              <w:r>
                <w:rPr>
                  <w:rFonts w:cs="Arial"/>
                  <w:sz w:val="13"/>
                  <w:szCs w:val="13"/>
                </w:rPr>
                <w:t>17.7</w:t>
              </w:r>
            </w:ins>
          </w:p>
        </w:tc>
      </w:tr>
      <w:tr w:rsidR="00C60D85" w14:paraId="248019F3" w14:textId="77777777">
        <w:trPr>
          <w:jc w:val="center"/>
          <w:ins w:id="13225" w:author="Sean de Noronha | DRG" w:date="2026-09-29T16:58:00Z"/>
        </w:trPr>
        <w:tc>
          <w:tcPr>
            <w:tcW w:w="560" w:type="dxa"/>
            <w:vAlign w:val="center"/>
          </w:tcPr>
          <w:p w14:paraId="5E000EF0" w14:textId="77777777" w:rsidR="00C60D85" w:rsidRDefault="00000000">
            <w:pPr>
              <w:spacing w:after="0"/>
              <w:rPr>
                <w:ins w:id="13226" w:author="Sean de Noronha | DRG" w:date="2026-09-29T16:58:00Z" w16du:dateUtc="2026-09-29T14:58:00Z"/>
                <w:rFonts w:cs="Arial"/>
                <w:sz w:val="13"/>
                <w:szCs w:val="13"/>
              </w:rPr>
            </w:pPr>
            <w:ins w:id="13227" w:author="Sean de Noronha | DRG" w:date="2026-09-29T16:58:00Z" w16du:dateUtc="2026-09-29T14:58:00Z">
              <w:r>
                <w:rPr>
                  <w:rFonts w:cs="Arial"/>
                  <w:sz w:val="13"/>
                  <w:szCs w:val="13"/>
                </w:rPr>
                <w:t>299</w:t>
              </w:r>
            </w:ins>
          </w:p>
        </w:tc>
        <w:tc>
          <w:tcPr>
            <w:tcW w:w="500" w:type="dxa"/>
            <w:vAlign w:val="center"/>
          </w:tcPr>
          <w:p w14:paraId="5E000EF1" w14:textId="77777777" w:rsidR="00C60D85" w:rsidRDefault="00000000">
            <w:pPr>
              <w:spacing w:after="0"/>
              <w:rPr>
                <w:ins w:id="13228" w:author="Sean de Noronha | DRG" w:date="2026-09-29T16:58:00Z" w16du:dateUtc="2026-09-29T14:58:00Z"/>
                <w:rFonts w:cs="Arial"/>
                <w:sz w:val="13"/>
                <w:szCs w:val="13"/>
              </w:rPr>
            </w:pPr>
            <w:ins w:id="13229" w:author="Sean de Noronha | DRG" w:date="2026-09-29T16:58:00Z" w16du:dateUtc="2026-09-29T14:58:00Z">
              <w:r>
                <w:rPr>
                  <w:rFonts w:cs="Arial"/>
                  <w:sz w:val="13"/>
                  <w:szCs w:val="13"/>
                </w:rPr>
                <w:t>T4</w:t>
              </w:r>
            </w:ins>
          </w:p>
        </w:tc>
        <w:tc>
          <w:tcPr>
            <w:tcW w:w="660" w:type="dxa"/>
            <w:vAlign w:val="center"/>
          </w:tcPr>
          <w:p w14:paraId="5E000EF2" w14:textId="77777777" w:rsidR="00C60D85" w:rsidRDefault="00000000">
            <w:pPr>
              <w:spacing w:after="0"/>
              <w:rPr>
                <w:ins w:id="13230" w:author="Sean de Noronha | DRG" w:date="2026-09-29T16:58:00Z" w16du:dateUtc="2026-09-29T14:58:00Z"/>
                <w:rFonts w:cs="Arial"/>
                <w:sz w:val="13"/>
                <w:szCs w:val="13"/>
              </w:rPr>
            </w:pPr>
            <w:ins w:id="13231" w:author="Sean de Noronha | DRG" w:date="2026-09-29T16:58:00Z" w16du:dateUtc="2026-09-29T14:58:00Z">
              <w:r>
                <w:rPr>
                  <w:rFonts w:cs="Arial"/>
                  <w:sz w:val="13"/>
                  <w:szCs w:val="13"/>
                </w:rPr>
                <w:t>2</w:t>
              </w:r>
            </w:ins>
          </w:p>
        </w:tc>
        <w:tc>
          <w:tcPr>
            <w:tcW w:w="1920" w:type="dxa"/>
            <w:vAlign w:val="center"/>
          </w:tcPr>
          <w:p w14:paraId="5E000EF3" w14:textId="77777777" w:rsidR="00C60D85" w:rsidRDefault="00000000">
            <w:pPr>
              <w:spacing w:after="0"/>
              <w:rPr>
                <w:ins w:id="13232" w:author="Sean de Noronha | DRG" w:date="2026-09-29T16:58:00Z" w16du:dateUtc="2026-09-29T14:58:00Z"/>
                <w:rFonts w:cs="Arial"/>
                <w:sz w:val="13"/>
                <w:szCs w:val="13"/>
              </w:rPr>
            </w:pPr>
            <w:ins w:id="13233" w:author="Sean de Noronha | DRG" w:date="2026-09-29T16:58:00Z" w16du:dateUtc="2026-09-29T14:58:00Z">
              <w:r>
                <w:rPr>
                  <w:rFonts w:cs="Arial"/>
                  <w:sz w:val="13"/>
                  <w:szCs w:val="13"/>
                </w:rPr>
                <w:t>CSST with four 90° bends and two end fittings, EHD 23</w:t>
              </w:r>
            </w:ins>
          </w:p>
        </w:tc>
        <w:tc>
          <w:tcPr>
            <w:tcW w:w="520" w:type="dxa"/>
            <w:vAlign w:val="center"/>
          </w:tcPr>
          <w:p w14:paraId="5E000EF4" w14:textId="77777777" w:rsidR="00C60D85" w:rsidRDefault="00000000">
            <w:pPr>
              <w:spacing w:after="0"/>
              <w:rPr>
                <w:ins w:id="13234" w:author="Sean de Noronha | DRG" w:date="2026-09-29T16:58:00Z" w16du:dateUtc="2026-09-29T14:58:00Z"/>
                <w:rFonts w:cs="Arial"/>
                <w:sz w:val="13"/>
                <w:szCs w:val="13"/>
              </w:rPr>
            </w:pPr>
            <w:ins w:id="13235" w:author="Sean de Noronha | DRG" w:date="2026-09-29T16:58:00Z" w16du:dateUtc="2026-09-29T14:58:00Z">
              <w:r>
                <w:rPr>
                  <w:rFonts w:cs="Arial"/>
                  <w:sz w:val="13"/>
                  <w:szCs w:val="13"/>
                </w:rPr>
                <w:t>He</w:t>
              </w:r>
            </w:ins>
          </w:p>
        </w:tc>
        <w:tc>
          <w:tcPr>
            <w:tcW w:w="900" w:type="dxa"/>
            <w:vAlign w:val="center"/>
          </w:tcPr>
          <w:p w14:paraId="5E000EF5" w14:textId="77777777" w:rsidR="00C60D85" w:rsidRDefault="00000000">
            <w:pPr>
              <w:spacing w:after="0"/>
              <w:rPr>
                <w:ins w:id="13236" w:author="Sean de Noronha | DRG" w:date="2026-09-29T16:58:00Z" w16du:dateUtc="2026-09-29T14:58:00Z"/>
                <w:rFonts w:cs="Arial"/>
                <w:sz w:val="13"/>
                <w:szCs w:val="13"/>
              </w:rPr>
            </w:pPr>
            <w:ins w:id="13237" w:author="Sean de Noronha | DRG" w:date="2026-09-29T16:58:00Z" w16du:dateUtc="2026-09-29T14:58:00Z">
              <w:r>
                <w:rPr>
                  <w:rFonts w:cs="Arial"/>
                  <w:sz w:val="13"/>
                  <w:szCs w:val="13"/>
                </w:rPr>
                <w:t>891</w:t>
              </w:r>
            </w:ins>
          </w:p>
        </w:tc>
        <w:tc>
          <w:tcPr>
            <w:tcW w:w="800" w:type="dxa"/>
            <w:vAlign w:val="center"/>
          </w:tcPr>
          <w:p w14:paraId="5E000EF6" w14:textId="77777777" w:rsidR="00C60D85" w:rsidRDefault="00000000">
            <w:pPr>
              <w:spacing w:after="0"/>
              <w:rPr>
                <w:ins w:id="13238" w:author="Sean de Noronha | DRG" w:date="2026-09-29T16:58:00Z" w16du:dateUtc="2026-09-29T14:58:00Z"/>
                <w:rFonts w:cs="Arial"/>
                <w:sz w:val="13"/>
                <w:szCs w:val="13"/>
              </w:rPr>
            </w:pPr>
            <w:ins w:id="13239" w:author="Sean de Noronha | DRG" w:date="2026-09-29T16:58:00Z" w16du:dateUtc="2026-09-29T14:58:00Z">
              <w:r>
                <w:rPr>
                  <w:rFonts w:cs="Arial"/>
                  <w:sz w:val="13"/>
                  <w:szCs w:val="13"/>
                </w:rPr>
                <w:t>30 ft</w:t>
              </w:r>
            </w:ins>
          </w:p>
        </w:tc>
        <w:tc>
          <w:tcPr>
            <w:tcW w:w="880" w:type="dxa"/>
            <w:vAlign w:val="center"/>
          </w:tcPr>
          <w:p w14:paraId="5E000EF7" w14:textId="77777777" w:rsidR="00C60D85" w:rsidRDefault="00000000">
            <w:pPr>
              <w:spacing w:after="0"/>
              <w:rPr>
                <w:ins w:id="13240" w:author="Sean de Noronha | DRG" w:date="2026-09-29T16:58:00Z" w16du:dateUtc="2026-09-29T14:58:00Z"/>
                <w:rFonts w:cs="Arial"/>
                <w:sz w:val="13"/>
                <w:szCs w:val="13"/>
              </w:rPr>
            </w:pPr>
            <w:ins w:id="13241" w:author="Sean de Noronha | DRG" w:date="2026-09-29T16:58:00Z" w16du:dateUtc="2026-09-29T14:58:00Z">
              <w:r>
                <w:rPr>
                  <w:rFonts w:cs="Arial"/>
                  <w:sz w:val="13"/>
                  <w:szCs w:val="13"/>
                </w:rPr>
                <w:t>3.45</w:t>
              </w:r>
            </w:ins>
          </w:p>
        </w:tc>
        <w:tc>
          <w:tcPr>
            <w:tcW w:w="820" w:type="dxa"/>
            <w:vAlign w:val="center"/>
          </w:tcPr>
          <w:p w14:paraId="5E000EF8" w14:textId="77777777" w:rsidR="00C60D85" w:rsidRDefault="00000000">
            <w:pPr>
              <w:spacing w:after="0"/>
              <w:rPr>
                <w:ins w:id="13242" w:author="Sean de Noronha | DRG" w:date="2026-09-29T16:58:00Z" w16du:dateUtc="2026-09-29T14:58:00Z"/>
                <w:rFonts w:cs="Arial"/>
                <w:sz w:val="13"/>
                <w:szCs w:val="13"/>
              </w:rPr>
            </w:pPr>
            <w:ins w:id="13243" w:author="Sean de Noronha | DRG" w:date="2026-09-29T16:58:00Z" w16du:dateUtc="2026-09-29T14:58:00Z">
              <w:r>
                <w:rPr>
                  <w:rFonts w:cs="Arial"/>
                  <w:sz w:val="13"/>
                  <w:szCs w:val="13"/>
                </w:rPr>
                <w:t>125</w:t>
              </w:r>
            </w:ins>
          </w:p>
        </w:tc>
        <w:tc>
          <w:tcPr>
            <w:tcW w:w="1100" w:type="dxa"/>
            <w:vAlign w:val="center"/>
          </w:tcPr>
          <w:p w14:paraId="5E000EF9" w14:textId="77777777" w:rsidR="00C60D85" w:rsidRDefault="00000000">
            <w:pPr>
              <w:spacing w:after="0"/>
              <w:rPr>
                <w:ins w:id="13244" w:author="Sean de Noronha | DRG" w:date="2026-09-29T16:58:00Z" w16du:dateUtc="2026-09-29T14:58:00Z"/>
                <w:rFonts w:cs="Arial"/>
                <w:sz w:val="13"/>
                <w:szCs w:val="13"/>
              </w:rPr>
            </w:pPr>
            <w:ins w:id="13245" w:author="Sean de Noronha | DRG" w:date="2026-09-29T16:58:00Z" w16du:dateUtc="2026-09-29T14:58:00Z">
              <w:r>
                <w:rPr>
                  <w:rFonts w:cs="Arial"/>
                  <w:sz w:val="13"/>
                  <w:szCs w:val="13"/>
                </w:rPr>
                <w:t>103 (218)</w:t>
              </w:r>
            </w:ins>
          </w:p>
        </w:tc>
        <w:tc>
          <w:tcPr>
            <w:tcW w:w="700" w:type="dxa"/>
            <w:vAlign w:val="center"/>
          </w:tcPr>
          <w:p w14:paraId="5E000EFA" w14:textId="77777777" w:rsidR="00C60D85" w:rsidRDefault="00000000">
            <w:pPr>
              <w:spacing w:after="0"/>
              <w:rPr>
                <w:ins w:id="13246" w:author="Sean de Noronha | DRG" w:date="2026-09-29T16:58:00Z" w16du:dateUtc="2026-09-29T14:58:00Z"/>
                <w:rFonts w:cs="Arial"/>
                <w:sz w:val="13"/>
                <w:szCs w:val="13"/>
              </w:rPr>
            </w:pPr>
            <w:ins w:id="13247" w:author="Sean de Noronha | DRG" w:date="2026-09-29T16:58:00Z" w16du:dateUtc="2026-09-29T14:58:00Z">
              <w:r>
                <w:rPr>
                  <w:rFonts w:cs="Arial"/>
                  <w:sz w:val="13"/>
                  <w:szCs w:val="13"/>
                </w:rPr>
                <w:t>4.62</w:t>
              </w:r>
            </w:ins>
          </w:p>
        </w:tc>
      </w:tr>
      <w:tr w:rsidR="00C60D85" w14:paraId="617051D9" w14:textId="77777777">
        <w:trPr>
          <w:jc w:val="center"/>
          <w:ins w:id="13248" w:author="Sean de Noronha | DRG" w:date="2026-09-29T16:58:00Z"/>
        </w:trPr>
        <w:tc>
          <w:tcPr>
            <w:tcW w:w="560" w:type="dxa"/>
            <w:vAlign w:val="center"/>
          </w:tcPr>
          <w:p w14:paraId="5E000EFB" w14:textId="77777777" w:rsidR="00C60D85" w:rsidRDefault="00000000">
            <w:pPr>
              <w:spacing w:after="0"/>
              <w:rPr>
                <w:ins w:id="13249" w:author="Sean de Noronha | DRG" w:date="2026-09-29T16:58:00Z" w16du:dateUtc="2026-09-29T14:58:00Z"/>
                <w:rFonts w:cs="Arial"/>
                <w:sz w:val="13"/>
                <w:szCs w:val="13"/>
              </w:rPr>
            </w:pPr>
            <w:ins w:id="13250" w:author="Sean de Noronha | DRG" w:date="2026-09-29T16:58:00Z" w16du:dateUtc="2026-09-29T14:58:00Z">
              <w:r>
                <w:rPr>
                  <w:rFonts w:cs="Arial"/>
                  <w:sz w:val="13"/>
                  <w:szCs w:val="13"/>
                </w:rPr>
                <w:t>300</w:t>
              </w:r>
            </w:ins>
          </w:p>
        </w:tc>
        <w:tc>
          <w:tcPr>
            <w:tcW w:w="500" w:type="dxa"/>
            <w:vAlign w:val="center"/>
          </w:tcPr>
          <w:p w14:paraId="5E000EFC" w14:textId="77777777" w:rsidR="00C60D85" w:rsidRDefault="00000000">
            <w:pPr>
              <w:spacing w:after="0"/>
              <w:rPr>
                <w:ins w:id="13251" w:author="Sean de Noronha | DRG" w:date="2026-09-29T16:58:00Z" w16du:dateUtc="2026-09-29T14:58:00Z"/>
                <w:rFonts w:cs="Arial"/>
                <w:sz w:val="13"/>
                <w:szCs w:val="13"/>
              </w:rPr>
            </w:pPr>
            <w:ins w:id="13252" w:author="Sean de Noronha | DRG" w:date="2026-09-29T16:58:00Z" w16du:dateUtc="2026-09-29T14:58:00Z">
              <w:r>
                <w:rPr>
                  <w:rFonts w:cs="Arial"/>
                  <w:sz w:val="13"/>
                  <w:szCs w:val="13"/>
                </w:rPr>
                <w:t>T4</w:t>
              </w:r>
            </w:ins>
          </w:p>
        </w:tc>
        <w:tc>
          <w:tcPr>
            <w:tcW w:w="660" w:type="dxa"/>
            <w:vAlign w:val="center"/>
          </w:tcPr>
          <w:p w14:paraId="5E000EFD" w14:textId="77777777" w:rsidR="00C60D85" w:rsidRDefault="00000000">
            <w:pPr>
              <w:spacing w:after="0"/>
              <w:rPr>
                <w:ins w:id="13253" w:author="Sean de Noronha | DRG" w:date="2026-09-29T16:58:00Z" w16du:dateUtc="2026-09-29T14:58:00Z"/>
                <w:rFonts w:cs="Arial"/>
                <w:sz w:val="13"/>
                <w:szCs w:val="13"/>
              </w:rPr>
            </w:pPr>
            <w:ins w:id="13254" w:author="Sean de Noronha | DRG" w:date="2026-09-29T16:58:00Z" w16du:dateUtc="2026-09-29T14:58:00Z">
              <w:r>
                <w:rPr>
                  <w:rFonts w:cs="Arial"/>
                  <w:sz w:val="13"/>
                  <w:szCs w:val="13"/>
                </w:rPr>
                <w:t>2</w:t>
              </w:r>
            </w:ins>
          </w:p>
        </w:tc>
        <w:tc>
          <w:tcPr>
            <w:tcW w:w="1920" w:type="dxa"/>
            <w:vAlign w:val="center"/>
          </w:tcPr>
          <w:p w14:paraId="5E000EFE" w14:textId="77777777" w:rsidR="00C60D85" w:rsidRDefault="00000000">
            <w:pPr>
              <w:spacing w:after="0"/>
              <w:rPr>
                <w:ins w:id="13255" w:author="Sean de Noronha | DRG" w:date="2026-09-29T16:58:00Z" w16du:dateUtc="2026-09-29T14:58:00Z"/>
                <w:rFonts w:cs="Arial"/>
                <w:sz w:val="13"/>
                <w:szCs w:val="13"/>
              </w:rPr>
            </w:pPr>
            <w:ins w:id="13256" w:author="Sean de Noronha | DRG" w:date="2026-09-29T16:58:00Z" w16du:dateUtc="2026-09-29T14:58:00Z">
              <w:r>
                <w:rPr>
                  <w:rFonts w:cs="Arial"/>
                  <w:sz w:val="13"/>
                  <w:szCs w:val="13"/>
                </w:rPr>
                <w:t>CSST with four 90° bends and two end fittings, EHD 23</w:t>
              </w:r>
            </w:ins>
          </w:p>
        </w:tc>
        <w:tc>
          <w:tcPr>
            <w:tcW w:w="520" w:type="dxa"/>
            <w:vAlign w:val="center"/>
          </w:tcPr>
          <w:p w14:paraId="5E000EFF" w14:textId="77777777" w:rsidR="00C60D85" w:rsidRDefault="00000000">
            <w:pPr>
              <w:spacing w:after="0"/>
              <w:rPr>
                <w:ins w:id="13257" w:author="Sean de Noronha | DRG" w:date="2026-09-29T16:58:00Z" w16du:dateUtc="2026-09-29T14:58:00Z"/>
                <w:rFonts w:cs="Arial"/>
                <w:sz w:val="13"/>
                <w:szCs w:val="13"/>
              </w:rPr>
            </w:pPr>
            <w:ins w:id="13258" w:author="Sean de Noronha | DRG" w:date="2026-09-29T16:58:00Z" w16du:dateUtc="2026-09-29T14:58:00Z">
              <w:r>
                <w:rPr>
                  <w:rFonts w:cs="Arial"/>
                  <w:sz w:val="13"/>
                  <w:szCs w:val="13"/>
                </w:rPr>
                <w:t>He</w:t>
              </w:r>
            </w:ins>
          </w:p>
        </w:tc>
        <w:tc>
          <w:tcPr>
            <w:tcW w:w="900" w:type="dxa"/>
            <w:vAlign w:val="center"/>
          </w:tcPr>
          <w:p w14:paraId="5E000F00" w14:textId="77777777" w:rsidR="00C60D85" w:rsidRDefault="00000000">
            <w:pPr>
              <w:spacing w:after="0"/>
              <w:rPr>
                <w:ins w:id="13259" w:author="Sean de Noronha | DRG" w:date="2026-09-29T16:58:00Z" w16du:dateUtc="2026-09-29T14:58:00Z"/>
                <w:rFonts w:cs="Arial"/>
                <w:sz w:val="13"/>
                <w:szCs w:val="13"/>
              </w:rPr>
            </w:pPr>
            <w:ins w:id="13260" w:author="Sean de Noronha | DRG" w:date="2026-09-29T16:58:00Z" w16du:dateUtc="2026-09-29T14:58:00Z">
              <w:r>
                <w:rPr>
                  <w:rFonts w:cs="Arial"/>
                  <w:sz w:val="13"/>
                  <w:szCs w:val="13"/>
                </w:rPr>
                <w:t>534</w:t>
              </w:r>
            </w:ins>
          </w:p>
        </w:tc>
        <w:tc>
          <w:tcPr>
            <w:tcW w:w="800" w:type="dxa"/>
            <w:vAlign w:val="center"/>
          </w:tcPr>
          <w:p w14:paraId="5E000F01" w14:textId="77777777" w:rsidR="00C60D85" w:rsidRDefault="00000000">
            <w:pPr>
              <w:spacing w:after="0"/>
              <w:rPr>
                <w:ins w:id="13261" w:author="Sean de Noronha | DRG" w:date="2026-09-29T16:58:00Z" w16du:dateUtc="2026-09-29T14:58:00Z"/>
                <w:rFonts w:cs="Arial"/>
                <w:sz w:val="13"/>
                <w:szCs w:val="13"/>
              </w:rPr>
            </w:pPr>
            <w:ins w:id="13262" w:author="Sean de Noronha | DRG" w:date="2026-09-29T16:58:00Z" w16du:dateUtc="2026-09-29T14:58:00Z">
              <w:r>
                <w:rPr>
                  <w:rFonts w:cs="Arial"/>
                  <w:sz w:val="13"/>
                  <w:szCs w:val="13"/>
                </w:rPr>
                <w:t>50 ft</w:t>
              </w:r>
            </w:ins>
          </w:p>
        </w:tc>
        <w:tc>
          <w:tcPr>
            <w:tcW w:w="880" w:type="dxa"/>
            <w:vAlign w:val="center"/>
          </w:tcPr>
          <w:p w14:paraId="5E000F02" w14:textId="77777777" w:rsidR="00C60D85" w:rsidRDefault="00000000">
            <w:pPr>
              <w:spacing w:after="0"/>
              <w:rPr>
                <w:ins w:id="13263" w:author="Sean de Noronha | DRG" w:date="2026-09-29T16:58:00Z" w16du:dateUtc="2026-09-29T14:58:00Z"/>
                <w:rFonts w:cs="Arial"/>
                <w:sz w:val="13"/>
                <w:szCs w:val="13"/>
              </w:rPr>
            </w:pPr>
            <w:ins w:id="13264" w:author="Sean de Noronha | DRG" w:date="2026-09-29T16:58:00Z" w16du:dateUtc="2026-09-29T14:58:00Z">
              <w:r>
                <w:rPr>
                  <w:rFonts w:cs="Arial"/>
                  <w:sz w:val="13"/>
                  <w:szCs w:val="13"/>
                </w:rPr>
                <w:t>3.45</w:t>
              </w:r>
            </w:ins>
          </w:p>
        </w:tc>
        <w:tc>
          <w:tcPr>
            <w:tcW w:w="820" w:type="dxa"/>
            <w:vAlign w:val="center"/>
          </w:tcPr>
          <w:p w14:paraId="5E000F03" w14:textId="77777777" w:rsidR="00C60D85" w:rsidRDefault="00000000">
            <w:pPr>
              <w:spacing w:after="0"/>
              <w:rPr>
                <w:ins w:id="13265" w:author="Sean de Noronha | DRG" w:date="2026-09-29T16:58:00Z" w16du:dateUtc="2026-09-29T14:58:00Z"/>
                <w:rFonts w:cs="Arial"/>
                <w:sz w:val="13"/>
                <w:szCs w:val="13"/>
              </w:rPr>
            </w:pPr>
            <w:ins w:id="13266" w:author="Sean de Noronha | DRG" w:date="2026-09-29T16:58:00Z" w16du:dateUtc="2026-09-29T14:58:00Z">
              <w:r>
                <w:rPr>
                  <w:rFonts w:cs="Arial"/>
                  <w:sz w:val="13"/>
                  <w:szCs w:val="13"/>
                </w:rPr>
                <w:t>125</w:t>
              </w:r>
            </w:ins>
          </w:p>
        </w:tc>
        <w:tc>
          <w:tcPr>
            <w:tcW w:w="1100" w:type="dxa"/>
            <w:vAlign w:val="center"/>
          </w:tcPr>
          <w:p w14:paraId="5E000F04" w14:textId="77777777" w:rsidR="00C60D85" w:rsidRDefault="00000000">
            <w:pPr>
              <w:spacing w:after="0"/>
              <w:rPr>
                <w:ins w:id="13267" w:author="Sean de Noronha | DRG" w:date="2026-09-29T16:58:00Z" w16du:dateUtc="2026-09-29T14:58:00Z"/>
                <w:rFonts w:cs="Arial"/>
                <w:sz w:val="13"/>
                <w:szCs w:val="13"/>
              </w:rPr>
            </w:pPr>
            <w:ins w:id="13268" w:author="Sean de Noronha | DRG" w:date="2026-09-29T16:58:00Z" w16du:dateUtc="2026-09-29T14:58:00Z">
              <w:r>
                <w:rPr>
                  <w:rFonts w:cs="Arial"/>
                  <w:sz w:val="13"/>
                  <w:szCs w:val="13"/>
                </w:rPr>
                <w:t>61.9 (131)</w:t>
              </w:r>
            </w:ins>
          </w:p>
        </w:tc>
        <w:tc>
          <w:tcPr>
            <w:tcW w:w="700" w:type="dxa"/>
            <w:vAlign w:val="center"/>
          </w:tcPr>
          <w:p w14:paraId="5E000F05" w14:textId="77777777" w:rsidR="00C60D85" w:rsidRDefault="00000000">
            <w:pPr>
              <w:spacing w:after="0"/>
              <w:rPr>
                <w:ins w:id="13269" w:author="Sean de Noronha | DRG" w:date="2026-09-29T16:58:00Z" w16du:dateUtc="2026-09-29T14:58:00Z"/>
                <w:rFonts w:cs="Arial"/>
                <w:sz w:val="13"/>
                <w:szCs w:val="13"/>
              </w:rPr>
            </w:pPr>
            <w:ins w:id="13270" w:author="Sean de Noronha | DRG" w:date="2026-09-29T16:58:00Z" w16du:dateUtc="2026-09-29T14:58:00Z">
              <w:r>
                <w:rPr>
                  <w:rFonts w:cs="Arial"/>
                  <w:sz w:val="13"/>
                  <w:szCs w:val="13"/>
                </w:rPr>
                <w:t>2.77</w:t>
              </w:r>
            </w:ins>
          </w:p>
        </w:tc>
      </w:tr>
      <w:tr w:rsidR="00C60D85" w14:paraId="2D00D21E" w14:textId="77777777">
        <w:trPr>
          <w:jc w:val="center"/>
          <w:ins w:id="13271" w:author="Sean de Noronha | DRG" w:date="2026-09-29T16:58:00Z"/>
        </w:trPr>
        <w:tc>
          <w:tcPr>
            <w:tcW w:w="560" w:type="dxa"/>
            <w:vAlign w:val="center"/>
          </w:tcPr>
          <w:p w14:paraId="5E000F06" w14:textId="77777777" w:rsidR="00C60D85" w:rsidRDefault="00000000">
            <w:pPr>
              <w:spacing w:after="0"/>
              <w:rPr>
                <w:ins w:id="13272" w:author="Sean de Noronha | DRG" w:date="2026-09-29T16:58:00Z" w16du:dateUtc="2026-09-29T14:58:00Z"/>
                <w:rFonts w:cs="Arial"/>
                <w:sz w:val="13"/>
                <w:szCs w:val="13"/>
              </w:rPr>
            </w:pPr>
            <w:ins w:id="13273" w:author="Sean de Noronha | DRG" w:date="2026-09-29T16:58:00Z" w16du:dateUtc="2026-09-29T14:58:00Z">
              <w:r>
                <w:rPr>
                  <w:rFonts w:cs="Arial"/>
                  <w:sz w:val="13"/>
                  <w:szCs w:val="13"/>
                </w:rPr>
                <w:t>301</w:t>
              </w:r>
            </w:ins>
          </w:p>
        </w:tc>
        <w:tc>
          <w:tcPr>
            <w:tcW w:w="500" w:type="dxa"/>
            <w:vAlign w:val="center"/>
          </w:tcPr>
          <w:p w14:paraId="5E000F07" w14:textId="77777777" w:rsidR="00C60D85" w:rsidRDefault="00000000">
            <w:pPr>
              <w:spacing w:after="0"/>
              <w:rPr>
                <w:ins w:id="13274" w:author="Sean de Noronha | DRG" w:date="2026-09-29T16:58:00Z" w16du:dateUtc="2026-09-29T14:58:00Z"/>
                <w:rFonts w:cs="Arial"/>
                <w:sz w:val="13"/>
                <w:szCs w:val="13"/>
              </w:rPr>
            </w:pPr>
            <w:ins w:id="13275" w:author="Sean de Noronha | DRG" w:date="2026-09-29T16:58:00Z" w16du:dateUtc="2026-09-29T14:58:00Z">
              <w:r>
                <w:rPr>
                  <w:rFonts w:cs="Arial"/>
                  <w:sz w:val="13"/>
                  <w:szCs w:val="13"/>
                </w:rPr>
                <w:t>T4</w:t>
              </w:r>
            </w:ins>
          </w:p>
        </w:tc>
        <w:tc>
          <w:tcPr>
            <w:tcW w:w="660" w:type="dxa"/>
            <w:vAlign w:val="center"/>
          </w:tcPr>
          <w:p w14:paraId="5E000F08" w14:textId="77777777" w:rsidR="00C60D85" w:rsidRDefault="00000000">
            <w:pPr>
              <w:spacing w:after="0"/>
              <w:rPr>
                <w:ins w:id="13276" w:author="Sean de Noronha | DRG" w:date="2026-09-29T16:58:00Z" w16du:dateUtc="2026-09-29T14:58:00Z"/>
                <w:rFonts w:cs="Arial"/>
                <w:sz w:val="13"/>
                <w:szCs w:val="13"/>
              </w:rPr>
            </w:pPr>
            <w:ins w:id="13277" w:author="Sean de Noronha | DRG" w:date="2026-09-29T16:58:00Z" w16du:dateUtc="2026-09-29T14:58:00Z">
              <w:r>
                <w:rPr>
                  <w:rFonts w:cs="Arial"/>
                  <w:sz w:val="13"/>
                  <w:szCs w:val="13"/>
                </w:rPr>
                <w:t>2</w:t>
              </w:r>
            </w:ins>
          </w:p>
        </w:tc>
        <w:tc>
          <w:tcPr>
            <w:tcW w:w="1920" w:type="dxa"/>
            <w:vAlign w:val="center"/>
          </w:tcPr>
          <w:p w14:paraId="5E000F09" w14:textId="77777777" w:rsidR="00C60D85" w:rsidRDefault="00000000">
            <w:pPr>
              <w:spacing w:after="0"/>
              <w:rPr>
                <w:ins w:id="13278" w:author="Sean de Noronha | DRG" w:date="2026-09-29T16:58:00Z" w16du:dateUtc="2026-09-29T14:58:00Z"/>
                <w:rFonts w:cs="Arial"/>
                <w:sz w:val="13"/>
                <w:szCs w:val="13"/>
              </w:rPr>
            </w:pPr>
            <w:ins w:id="13279" w:author="Sean de Noronha | DRG" w:date="2026-09-29T16:58:00Z" w16du:dateUtc="2026-09-29T14:58:00Z">
              <w:r>
                <w:rPr>
                  <w:rFonts w:cs="Arial"/>
                  <w:sz w:val="13"/>
                  <w:szCs w:val="13"/>
                </w:rPr>
                <w:t>CSST with four 90° bends and two end fittings, EHD 23</w:t>
              </w:r>
            </w:ins>
          </w:p>
        </w:tc>
        <w:tc>
          <w:tcPr>
            <w:tcW w:w="520" w:type="dxa"/>
            <w:vAlign w:val="center"/>
          </w:tcPr>
          <w:p w14:paraId="5E000F0A" w14:textId="77777777" w:rsidR="00C60D85" w:rsidRDefault="00000000">
            <w:pPr>
              <w:spacing w:after="0"/>
              <w:rPr>
                <w:ins w:id="13280" w:author="Sean de Noronha | DRG" w:date="2026-09-29T16:58:00Z" w16du:dateUtc="2026-09-29T14:58:00Z"/>
                <w:rFonts w:cs="Arial"/>
                <w:sz w:val="13"/>
                <w:szCs w:val="13"/>
              </w:rPr>
            </w:pPr>
            <w:ins w:id="13281" w:author="Sean de Noronha | DRG" w:date="2026-09-29T16:58:00Z" w16du:dateUtc="2026-09-29T14:58:00Z">
              <w:r>
                <w:rPr>
                  <w:rFonts w:cs="Arial"/>
                  <w:sz w:val="13"/>
                  <w:szCs w:val="13"/>
                </w:rPr>
                <w:t>He</w:t>
              </w:r>
            </w:ins>
          </w:p>
        </w:tc>
        <w:tc>
          <w:tcPr>
            <w:tcW w:w="900" w:type="dxa"/>
            <w:vAlign w:val="center"/>
          </w:tcPr>
          <w:p w14:paraId="5E000F0B" w14:textId="77777777" w:rsidR="00C60D85" w:rsidRDefault="00000000">
            <w:pPr>
              <w:spacing w:after="0"/>
              <w:rPr>
                <w:ins w:id="13282" w:author="Sean de Noronha | DRG" w:date="2026-09-29T16:58:00Z" w16du:dateUtc="2026-09-29T14:58:00Z"/>
                <w:rFonts w:cs="Arial"/>
                <w:sz w:val="13"/>
                <w:szCs w:val="13"/>
              </w:rPr>
            </w:pPr>
            <w:ins w:id="13283" w:author="Sean de Noronha | DRG" w:date="2026-09-29T16:58:00Z" w16du:dateUtc="2026-09-29T14:58:00Z">
              <w:r>
                <w:rPr>
                  <w:rFonts w:cs="Arial"/>
                  <w:sz w:val="13"/>
                  <w:szCs w:val="13"/>
                </w:rPr>
                <w:t>334</w:t>
              </w:r>
            </w:ins>
          </w:p>
        </w:tc>
        <w:tc>
          <w:tcPr>
            <w:tcW w:w="800" w:type="dxa"/>
            <w:vAlign w:val="center"/>
          </w:tcPr>
          <w:p w14:paraId="5E000F0C" w14:textId="77777777" w:rsidR="00C60D85" w:rsidRDefault="00000000">
            <w:pPr>
              <w:spacing w:after="0"/>
              <w:rPr>
                <w:ins w:id="13284" w:author="Sean de Noronha | DRG" w:date="2026-09-29T16:58:00Z" w16du:dateUtc="2026-09-29T14:58:00Z"/>
                <w:rFonts w:cs="Arial"/>
                <w:sz w:val="13"/>
                <w:szCs w:val="13"/>
              </w:rPr>
            </w:pPr>
            <w:ins w:id="13285" w:author="Sean de Noronha | DRG" w:date="2026-09-29T16:58:00Z" w16du:dateUtc="2026-09-29T14:58:00Z">
              <w:r>
                <w:rPr>
                  <w:rFonts w:cs="Arial"/>
                  <w:sz w:val="13"/>
                  <w:szCs w:val="13"/>
                </w:rPr>
                <w:t>80 ft</w:t>
              </w:r>
            </w:ins>
          </w:p>
        </w:tc>
        <w:tc>
          <w:tcPr>
            <w:tcW w:w="880" w:type="dxa"/>
            <w:vAlign w:val="center"/>
          </w:tcPr>
          <w:p w14:paraId="5E000F0D" w14:textId="77777777" w:rsidR="00C60D85" w:rsidRDefault="00000000">
            <w:pPr>
              <w:spacing w:after="0"/>
              <w:rPr>
                <w:ins w:id="13286" w:author="Sean de Noronha | DRG" w:date="2026-09-29T16:58:00Z" w16du:dateUtc="2026-09-29T14:58:00Z"/>
                <w:rFonts w:cs="Arial"/>
                <w:sz w:val="13"/>
                <w:szCs w:val="13"/>
              </w:rPr>
            </w:pPr>
            <w:ins w:id="13287" w:author="Sean de Noronha | DRG" w:date="2026-09-29T16:58:00Z" w16du:dateUtc="2026-09-29T14:58:00Z">
              <w:r>
                <w:rPr>
                  <w:rFonts w:cs="Arial"/>
                  <w:sz w:val="13"/>
                  <w:szCs w:val="13"/>
                </w:rPr>
                <w:t>3.45</w:t>
              </w:r>
            </w:ins>
          </w:p>
        </w:tc>
        <w:tc>
          <w:tcPr>
            <w:tcW w:w="820" w:type="dxa"/>
            <w:vAlign w:val="center"/>
          </w:tcPr>
          <w:p w14:paraId="5E000F0E" w14:textId="77777777" w:rsidR="00C60D85" w:rsidRDefault="00000000">
            <w:pPr>
              <w:spacing w:after="0"/>
              <w:rPr>
                <w:ins w:id="13288" w:author="Sean de Noronha | DRG" w:date="2026-09-29T16:58:00Z" w16du:dateUtc="2026-09-29T14:58:00Z"/>
                <w:rFonts w:cs="Arial"/>
                <w:sz w:val="13"/>
                <w:szCs w:val="13"/>
              </w:rPr>
            </w:pPr>
            <w:ins w:id="13289" w:author="Sean de Noronha | DRG" w:date="2026-09-29T16:58:00Z" w16du:dateUtc="2026-09-29T14:58:00Z">
              <w:r>
                <w:rPr>
                  <w:rFonts w:cs="Arial"/>
                  <w:sz w:val="13"/>
                  <w:szCs w:val="13"/>
                </w:rPr>
                <w:t>125</w:t>
              </w:r>
            </w:ins>
          </w:p>
        </w:tc>
        <w:tc>
          <w:tcPr>
            <w:tcW w:w="1100" w:type="dxa"/>
            <w:vAlign w:val="center"/>
          </w:tcPr>
          <w:p w14:paraId="5E000F0F" w14:textId="77777777" w:rsidR="00C60D85" w:rsidRDefault="00000000">
            <w:pPr>
              <w:spacing w:after="0"/>
              <w:rPr>
                <w:ins w:id="13290" w:author="Sean de Noronha | DRG" w:date="2026-09-29T16:58:00Z" w16du:dateUtc="2026-09-29T14:58:00Z"/>
                <w:rFonts w:cs="Arial"/>
                <w:sz w:val="13"/>
                <w:szCs w:val="13"/>
              </w:rPr>
            </w:pPr>
            <w:ins w:id="13291" w:author="Sean de Noronha | DRG" w:date="2026-09-29T16:58:00Z" w16du:dateUtc="2026-09-29T14:58:00Z">
              <w:r>
                <w:rPr>
                  <w:rFonts w:cs="Arial"/>
                  <w:sz w:val="13"/>
                  <w:szCs w:val="13"/>
                </w:rPr>
                <w:t>38.7 (81.9)</w:t>
              </w:r>
            </w:ins>
          </w:p>
        </w:tc>
        <w:tc>
          <w:tcPr>
            <w:tcW w:w="700" w:type="dxa"/>
            <w:vAlign w:val="center"/>
          </w:tcPr>
          <w:p w14:paraId="5E000F10" w14:textId="77777777" w:rsidR="00C60D85" w:rsidRDefault="00000000">
            <w:pPr>
              <w:spacing w:after="0"/>
              <w:rPr>
                <w:ins w:id="13292" w:author="Sean de Noronha | DRG" w:date="2026-09-29T16:58:00Z" w16du:dateUtc="2026-09-29T14:58:00Z"/>
                <w:rFonts w:cs="Arial"/>
                <w:sz w:val="13"/>
                <w:szCs w:val="13"/>
              </w:rPr>
            </w:pPr>
            <w:ins w:id="13293" w:author="Sean de Noronha | DRG" w:date="2026-09-29T16:58:00Z" w16du:dateUtc="2026-09-29T14:58:00Z">
              <w:r>
                <w:rPr>
                  <w:rFonts w:cs="Arial"/>
                  <w:sz w:val="13"/>
                  <w:szCs w:val="13"/>
                </w:rPr>
                <w:t>1.73</w:t>
              </w:r>
            </w:ins>
          </w:p>
        </w:tc>
      </w:tr>
      <w:tr w:rsidR="00C60D85" w14:paraId="13898C0A" w14:textId="77777777">
        <w:trPr>
          <w:jc w:val="center"/>
          <w:ins w:id="13294" w:author="Sean de Noronha | DRG" w:date="2026-09-29T16:58:00Z"/>
        </w:trPr>
        <w:tc>
          <w:tcPr>
            <w:tcW w:w="560" w:type="dxa"/>
            <w:vAlign w:val="center"/>
          </w:tcPr>
          <w:p w14:paraId="5E000F11" w14:textId="77777777" w:rsidR="00C60D85" w:rsidRDefault="00000000">
            <w:pPr>
              <w:spacing w:after="0"/>
              <w:rPr>
                <w:ins w:id="13295" w:author="Sean de Noronha | DRG" w:date="2026-09-29T16:58:00Z" w16du:dateUtc="2026-09-29T14:58:00Z"/>
                <w:rFonts w:cs="Arial"/>
                <w:sz w:val="13"/>
                <w:szCs w:val="13"/>
              </w:rPr>
            </w:pPr>
            <w:ins w:id="13296" w:author="Sean de Noronha | DRG" w:date="2026-09-29T16:58:00Z" w16du:dateUtc="2026-09-29T14:58:00Z">
              <w:r>
                <w:rPr>
                  <w:rFonts w:cs="Arial"/>
                  <w:sz w:val="13"/>
                  <w:szCs w:val="13"/>
                </w:rPr>
                <w:t>302</w:t>
              </w:r>
            </w:ins>
          </w:p>
        </w:tc>
        <w:tc>
          <w:tcPr>
            <w:tcW w:w="500" w:type="dxa"/>
            <w:vAlign w:val="center"/>
          </w:tcPr>
          <w:p w14:paraId="5E000F12" w14:textId="77777777" w:rsidR="00C60D85" w:rsidRDefault="00000000">
            <w:pPr>
              <w:spacing w:after="0"/>
              <w:rPr>
                <w:ins w:id="13297" w:author="Sean de Noronha | DRG" w:date="2026-09-29T16:58:00Z" w16du:dateUtc="2026-09-29T14:58:00Z"/>
                <w:rFonts w:cs="Arial"/>
                <w:sz w:val="13"/>
                <w:szCs w:val="13"/>
              </w:rPr>
            </w:pPr>
            <w:ins w:id="13298" w:author="Sean de Noronha | DRG" w:date="2026-09-29T16:58:00Z" w16du:dateUtc="2026-09-29T14:58:00Z">
              <w:r>
                <w:rPr>
                  <w:rFonts w:cs="Arial"/>
                  <w:sz w:val="13"/>
                  <w:szCs w:val="13"/>
                </w:rPr>
                <w:t>T4</w:t>
              </w:r>
            </w:ins>
          </w:p>
        </w:tc>
        <w:tc>
          <w:tcPr>
            <w:tcW w:w="660" w:type="dxa"/>
            <w:vAlign w:val="center"/>
          </w:tcPr>
          <w:p w14:paraId="5E000F13" w14:textId="77777777" w:rsidR="00C60D85" w:rsidRDefault="00000000">
            <w:pPr>
              <w:spacing w:after="0"/>
              <w:rPr>
                <w:ins w:id="13299" w:author="Sean de Noronha | DRG" w:date="2026-09-29T16:58:00Z" w16du:dateUtc="2026-09-29T14:58:00Z"/>
                <w:rFonts w:cs="Arial"/>
                <w:sz w:val="13"/>
                <w:szCs w:val="13"/>
              </w:rPr>
            </w:pPr>
            <w:ins w:id="13300" w:author="Sean de Noronha | DRG" w:date="2026-09-29T16:58:00Z" w16du:dateUtc="2026-09-29T14:58:00Z">
              <w:r>
                <w:rPr>
                  <w:rFonts w:cs="Arial"/>
                  <w:sz w:val="13"/>
                  <w:szCs w:val="13"/>
                </w:rPr>
                <w:t>2</w:t>
              </w:r>
            </w:ins>
          </w:p>
        </w:tc>
        <w:tc>
          <w:tcPr>
            <w:tcW w:w="1920" w:type="dxa"/>
            <w:vAlign w:val="center"/>
          </w:tcPr>
          <w:p w14:paraId="5E000F14" w14:textId="77777777" w:rsidR="00C60D85" w:rsidRDefault="00000000">
            <w:pPr>
              <w:spacing w:after="0"/>
              <w:rPr>
                <w:ins w:id="13301" w:author="Sean de Noronha | DRG" w:date="2026-09-29T16:58:00Z" w16du:dateUtc="2026-09-29T14:58:00Z"/>
                <w:rFonts w:cs="Arial"/>
                <w:sz w:val="13"/>
                <w:szCs w:val="13"/>
              </w:rPr>
            </w:pPr>
            <w:ins w:id="13302" w:author="Sean de Noronha | DRG" w:date="2026-09-29T16:58:00Z" w16du:dateUtc="2026-09-29T14:58:00Z">
              <w:r>
                <w:rPr>
                  <w:rFonts w:cs="Arial"/>
                  <w:sz w:val="13"/>
                  <w:szCs w:val="13"/>
                </w:rPr>
                <w:t>CSST with four 90° bends and two end fittings, EHD 23</w:t>
              </w:r>
            </w:ins>
          </w:p>
        </w:tc>
        <w:tc>
          <w:tcPr>
            <w:tcW w:w="520" w:type="dxa"/>
            <w:vAlign w:val="center"/>
          </w:tcPr>
          <w:p w14:paraId="5E000F15" w14:textId="77777777" w:rsidR="00C60D85" w:rsidRDefault="00000000">
            <w:pPr>
              <w:spacing w:after="0"/>
              <w:rPr>
                <w:ins w:id="13303" w:author="Sean de Noronha | DRG" w:date="2026-09-29T16:58:00Z" w16du:dateUtc="2026-09-29T14:58:00Z"/>
                <w:rFonts w:cs="Arial"/>
                <w:sz w:val="13"/>
                <w:szCs w:val="13"/>
              </w:rPr>
            </w:pPr>
            <w:ins w:id="13304" w:author="Sean de Noronha | DRG" w:date="2026-09-29T16:58:00Z" w16du:dateUtc="2026-09-29T14:58:00Z">
              <w:r>
                <w:rPr>
                  <w:rFonts w:cs="Arial"/>
                  <w:sz w:val="13"/>
                  <w:szCs w:val="13"/>
                </w:rPr>
                <w:t>He</w:t>
              </w:r>
            </w:ins>
          </w:p>
        </w:tc>
        <w:tc>
          <w:tcPr>
            <w:tcW w:w="900" w:type="dxa"/>
            <w:vAlign w:val="center"/>
          </w:tcPr>
          <w:p w14:paraId="5E000F16" w14:textId="77777777" w:rsidR="00C60D85" w:rsidRDefault="00000000">
            <w:pPr>
              <w:spacing w:after="0"/>
              <w:rPr>
                <w:ins w:id="13305" w:author="Sean de Noronha | DRG" w:date="2026-09-29T16:58:00Z" w16du:dateUtc="2026-09-29T14:58:00Z"/>
                <w:rFonts w:cs="Arial"/>
                <w:sz w:val="13"/>
                <w:szCs w:val="13"/>
              </w:rPr>
            </w:pPr>
            <w:ins w:id="13306" w:author="Sean de Noronha | DRG" w:date="2026-09-29T16:58:00Z" w16du:dateUtc="2026-09-29T14:58:00Z">
              <w:r>
                <w:rPr>
                  <w:rFonts w:cs="Arial"/>
                  <w:sz w:val="13"/>
                  <w:szCs w:val="13"/>
                </w:rPr>
                <w:t>267</w:t>
              </w:r>
            </w:ins>
          </w:p>
        </w:tc>
        <w:tc>
          <w:tcPr>
            <w:tcW w:w="800" w:type="dxa"/>
            <w:vAlign w:val="center"/>
          </w:tcPr>
          <w:p w14:paraId="5E000F17" w14:textId="77777777" w:rsidR="00C60D85" w:rsidRDefault="00000000">
            <w:pPr>
              <w:spacing w:after="0"/>
              <w:rPr>
                <w:ins w:id="13307" w:author="Sean de Noronha | DRG" w:date="2026-09-29T16:58:00Z" w16du:dateUtc="2026-09-29T14:58:00Z"/>
                <w:rFonts w:cs="Arial"/>
                <w:sz w:val="13"/>
                <w:szCs w:val="13"/>
              </w:rPr>
            </w:pPr>
            <w:ins w:id="13308" w:author="Sean de Noronha | DRG" w:date="2026-09-29T16:58:00Z" w16du:dateUtc="2026-09-29T14:58:00Z">
              <w:r>
                <w:rPr>
                  <w:rFonts w:cs="Arial"/>
                  <w:sz w:val="13"/>
                  <w:szCs w:val="13"/>
                </w:rPr>
                <w:t>100 ft</w:t>
              </w:r>
            </w:ins>
          </w:p>
        </w:tc>
        <w:tc>
          <w:tcPr>
            <w:tcW w:w="880" w:type="dxa"/>
            <w:vAlign w:val="center"/>
          </w:tcPr>
          <w:p w14:paraId="5E000F18" w14:textId="77777777" w:rsidR="00C60D85" w:rsidRDefault="00000000">
            <w:pPr>
              <w:spacing w:after="0"/>
              <w:rPr>
                <w:ins w:id="13309" w:author="Sean de Noronha | DRG" w:date="2026-09-29T16:58:00Z" w16du:dateUtc="2026-09-29T14:58:00Z"/>
                <w:rFonts w:cs="Arial"/>
                <w:sz w:val="13"/>
                <w:szCs w:val="13"/>
              </w:rPr>
            </w:pPr>
            <w:ins w:id="13310" w:author="Sean de Noronha | DRG" w:date="2026-09-29T16:58:00Z" w16du:dateUtc="2026-09-29T14:58:00Z">
              <w:r>
                <w:rPr>
                  <w:rFonts w:cs="Arial"/>
                  <w:sz w:val="13"/>
                  <w:szCs w:val="13"/>
                </w:rPr>
                <w:t>3.45</w:t>
              </w:r>
            </w:ins>
          </w:p>
        </w:tc>
        <w:tc>
          <w:tcPr>
            <w:tcW w:w="820" w:type="dxa"/>
            <w:vAlign w:val="center"/>
          </w:tcPr>
          <w:p w14:paraId="5E000F19" w14:textId="77777777" w:rsidR="00C60D85" w:rsidRDefault="00000000">
            <w:pPr>
              <w:spacing w:after="0"/>
              <w:rPr>
                <w:ins w:id="13311" w:author="Sean de Noronha | DRG" w:date="2026-09-29T16:58:00Z" w16du:dateUtc="2026-09-29T14:58:00Z"/>
                <w:rFonts w:cs="Arial"/>
                <w:sz w:val="13"/>
                <w:szCs w:val="13"/>
              </w:rPr>
            </w:pPr>
            <w:ins w:id="13312" w:author="Sean de Noronha | DRG" w:date="2026-09-29T16:58:00Z" w16du:dateUtc="2026-09-29T14:58:00Z">
              <w:r>
                <w:rPr>
                  <w:rFonts w:cs="Arial"/>
                  <w:sz w:val="13"/>
                  <w:szCs w:val="13"/>
                </w:rPr>
                <w:t>125</w:t>
              </w:r>
            </w:ins>
          </w:p>
        </w:tc>
        <w:tc>
          <w:tcPr>
            <w:tcW w:w="1100" w:type="dxa"/>
            <w:vAlign w:val="center"/>
          </w:tcPr>
          <w:p w14:paraId="5E000F1A" w14:textId="77777777" w:rsidR="00C60D85" w:rsidRDefault="00000000">
            <w:pPr>
              <w:spacing w:after="0"/>
              <w:rPr>
                <w:ins w:id="13313" w:author="Sean de Noronha | DRG" w:date="2026-09-29T16:58:00Z" w16du:dateUtc="2026-09-29T14:58:00Z"/>
                <w:rFonts w:cs="Arial"/>
                <w:sz w:val="13"/>
                <w:szCs w:val="13"/>
              </w:rPr>
            </w:pPr>
            <w:ins w:id="13314" w:author="Sean de Noronha | DRG" w:date="2026-09-29T16:58:00Z" w16du:dateUtc="2026-09-29T14:58:00Z">
              <w:r>
                <w:rPr>
                  <w:rFonts w:cs="Arial"/>
                  <w:sz w:val="13"/>
                  <w:szCs w:val="13"/>
                </w:rPr>
                <w:t>30.9 (65.5)</w:t>
              </w:r>
            </w:ins>
          </w:p>
        </w:tc>
        <w:tc>
          <w:tcPr>
            <w:tcW w:w="700" w:type="dxa"/>
            <w:vAlign w:val="center"/>
          </w:tcPr>
          <w:p w14:paraId="5E000F1B" w14:textId="77777777" w:rsidR="00C60D85" w:rsidRDefault="00000000">
            <w:pPr>
              <w:spacing w:after="0"/>
              <w:rPr>
                <w:ins w:id="13315" w:author="Sean de Noronha | DRG" w:date="2026-09-29T16:58:00Z" w16du:dateUtc="2026-09-29T14:58:00Z"/>
                <w:rFonts w:cs="Arial"/>
                <w:sz w:val="13"/>
                <w:szCs w:val="13"/>
              </w:rPr>
            </w:pPr>
            <w:ins w:id="13316" w:author="Sean de Noronha | DRG" w:date="2026-09-29T16:58:00Z" w16du:dateUtc="2026-09-29T14:58:00Z">
              <w:r>
                <w:rPr>
                  <w:rFonts w:cs="Arial"/>
                  <w:sz w:val="13"/>
                  <w:szCs w:val="13"/>
                </w:rPr>
                <w:t>1.39</w:t>
              </w:r>
            </w:ins>
          </w:p>
        </w:tc>
      </w:tr>
      <w:tr w:rsidR="00C60D85" w14:paraId="1ECE0585" w14:textId="77777777">
        <w:trPr>
          <w:jc w:val="center"/>
          <w:ins w:id="13317" w:author="Sean de Noronha | DRG" w:date="2026-09-29T16:58:00Z"/>
        </w:trPr>
        <w:tc>
          <w:tcPr>
            <w:tcW w:w="560" w:type="dxa"/>
            <w:vAlign w:val="center"/>
          </w:tcPr>
          <w:p w14:paraId="5E000F1C" w14:textId="77777777" w:rsidR="00C60D85" w:rsidRDefault="00000000">
            <w:pPr>
              <w:spacing w:after="0"/>
              <w:rPr>
                <w:ins w:id="13318" w:author="Sean de Noronha | DRG" w:date="2026-09-29T16:58:00Z" w16du:dateUtc="2026-09-29T14:58:00Z"/>
                <w:rFonts w:cs="Arial"/>
                <w:sz w:val="13"/>
                <w:szCs w:val="13"/>
              </w:rPr>
            </w:pPr>
            <w:ins w:id="13319" w:author="Sean de Noronha | DRG" w:date="2026-09-29T16:58:00Z" w16du:dateUtc="2026-09-29T14:58:00Z">
              <w:r>
                <w:rPr>
                  <w:rFonts w:cs="Arial"/>
                  <w:sz w:val="13"/>
                  <w:szCs w:val="13"/>
                </w:rPr>
                <w:t>303</w:t>
              </w:r>
            </w:ins>
          </w:p>
        </w:tc>
        <w:tc>
          <w:tcPr>
            <w:tcW w:w="500" w:type="dxa"/>
            <w:vAlign w:val="center"/>
          </w:tcPr>
          <w:p w14:paraId="5E000F1D" w14:textId="77777777" w:rsidR="00C60D85" w:rsidRDefault="00000000">
            <w:pPr>
              <w:spacing w:after="0"/>
              <w:rPr>
                <w:ins w:id="13320" w:author="Sean de Noronha | DRG" w:date="2026-09-29T16:58:00Z" w16du:dateUtc="2026-09-29T14:58:00Z"/>
                <w:rFonts w:cs="Arial"/>
                <w:sz w:val="13"/>
                <w:szCs w:val="13"/>
              </w:rPr>
            </w:pPr>
            <w:ins w:id="13321" w:author="Sean de Noronha | DRG" w:date="2026-09-29T16:58:00Z" w16du:dateUtc="2026-09-29T14:58:00Z">
              <w:r>
                <w:rPr>
                  <w:rFonts w:cs="Arial"/>
                  <w:sz w:val="13"/>
                  <w:szCs w:val="13"/>
                </w:rPr>
                <w:t>T4</w:t>
              </w:r>
            </w:ins>
          </w:p>
        </w:tc>
        <w:tc>
          <w:tcPr>
            <w:tcW w:w="660" w:type="dxa"/>
            <w:vAlign w:val="center"/>
          </w:tcPr>
          <w:p w14:paraId="5E000F1E" w14:textId="77777777" w:rsidR="00C60D85" w:rsidRDefault="00000000">
            <w:pPr>
              <w:spacing w:after="0"/>
              <w:rPr>
                <w:ins w:id="13322" w:author="Sean de Noronha | DRG" w:date="2026-09-29T16:58:00Z" w16du:dateUtc="2026-09-29T14:58:00Z"/>
                <w:rFonts w:cs="Arial"/>
                <w:sz w:val="13"/>
                <w:szCs w:val="13"/>
              </w:rPr>
            </w:pPr>
            <w:ins w:id="13323" w:author="Sean de Noronha | DRG" w:date="2026-09-29T16:58:00Z" w16du:dateUtc="2026-09-29T14:58:00Z">
              <w:r>
                <w:rPr>
                  <w:rFonts w:cs="Arial"/>
                  <w:sz w:val="13"/>
                  <w:szCs w:val="13"/>
                </w:rPr>
                <w:t>2</w:t>
              </w:r>
            </w:ins>
          </w:p>
        </w:tc>
        <w:tc>
          <w:tcPr>
            <w:tcW w:w="1920" w:type="dxa"/>
            <w:vAlign w:val="center"/>
          </w:tcPr>
          <w:p w14:paraId="5E000F1F" w14:textId="77777777" w:rsidR="00C60D85" w:rsidRDefault="00000000">
            <w:pPr>
              <w:spacing w:after="0"/>
              <w:rPr>
                <w:ins w:id="13324" w:author="Sean de Noronha | DRG" w:date="2026-09-29T16:58:00Z" w16du:dateUtc="2026-09-29T14:58:00Z"/>
                <w:rFonts w:cs="Arial"/>
                <w:sz w:val="13"/>
                <w:szCs w:val="13"/>
              </w:rPr>
            </w:pPr>
            <w:ins w:id="13325" w:author="Sean de Noronha | DRG" w:date="2026-09-29T16:58:00Z" w16du:dateUtc="2026-09-29T14:58:00Z">
              <w:r>
                <w:rPr>
                  <w:rFonts w:cs="Arial"/>
                  <w:sz w:val="13"/>
                  <w:szCs w:val="13"/>
                </w:rPr>
                <w:t>CSST with four 90° bends and two end fittings, EHD 23</w:t>
              </w:r>
            </w:ins>
          </w:p>
        </w:tc>
        <w:tc>
          <w:tcPr>
            <w:tcW w:w="520" w:type="dxa"/>
            <w:vAlign w:val="center"/>
          </w:tcPr>
          <w:p w14:paraId="5E000F20" w14:textId="77777777" w:rsidR="00C60D85" w:rsidRDefault="00000000">
            <w:pPr>
              <w:spacing w:after="0"/>
              <w:rPr>
                <w:ins w:id="13326" w:author="Sean de Noronha | DRG" w:date="2026-09-29T16:58:00Z" w16du:dateUtc="2026-09-29T14:58:00Z"/>
                <w:rFonts w:cs="Arial"/>
                <w:sz w:val="13"/>
                <w:szCs w:val="13"/>
              </w:rPr>
            </w:pPr>
            <w:ins w:id="13327" w:author="Sean de Noronha | DRG" w:date="2026-09-29T16:58:00Z" w16du:dateUtc="2026-09-29T14:58:00Z">
              <w:r>
                <w:rPr>
                  <w:rFonts w:cs="Arial"/>
                  <w:sz w:val="13"/>
                  <w:szCs w:val="13"/>
                </w:rPr>
                <w:t>He</w:t>
              </w:r>
            </w:ins>
          </w:p>
        </w:tc>
        <w:tc>
          <w:tcPr>
            <w:tcW w:w="900" w:type="dxa"/>
            <w:vAlign w:val="center"/>
          </w:tcPr>
          <w:p w14:paraId="5E000F21" w14:textId="77777777" w:rsidR="00C60D85" w:rsidRDefault="00000000">
            <w:pPr>
              <w:spacing w:after="0"/>
              <w:rPr>
                <w:ins w:id="13328" w:author="Sean de Noronha | DRG" w:date="2026-09-29T16:58:00Z" w16du:dateUtc="2026-09-29T14:58:00Z"/>
                <w:rFonts w:cs="Arial"/>
                <w:sz w:val="13"/>
                <w:szCs w:val="13"/>
              </w:rPr>
            </w:pPr>
            <w:ins w:id="13329" w:author="Sean de Noronha | DRG" w:date="2026-09-29T16:58:00Z" w16du:dateUtc="2026-09-29T14:58:00Z">
              <w:r>
                <w:rPr>
                  <w:rFonts w:cs="Arial"/>
                  <w:sz w:val="13"/>
                  <w:szCs w:val="13"/>
                </w:rPr>
                <w:t>178</w:t>
              </w:r>
            </w:ins>
          </w:p>
        </w:tc>
        <w:tc>
          <w:tcPr>
            <w:tcW w:w="800" w:type="dxa"/>
            <w:vAlign w:val="center"/>
          </w:tcPr>
          <w:p w14:paraId="5E000F22" w14:textId="77777777" w:rsidR="00C60D85" w:rsidRDefault="00000000">
            <w:pPr>
              <w:spacing w:after="0"/>
              <w:rPr>
                <w:ins w:id="13330" w:author="Sean de Noronha | DRG" w:date="2026-09-29T16:58:00Z" w16du:dateUtc="2026-09-29T14:58:00Z"/>
                <w:rFonts w:cs="Arial"/>
                <w:sz w:val="13"/>
                <w:szCs w:val="13"/>
              </w:rPr>
            </w:pPr>
            <w:ins w:id="13331" w:author="Sean de Noronha | DRG" w:date="2026-09-29T16:58:00Z" w16du:dateUtc="2026-09-29T14:58:00Z">
              <w:r>
                <w:rPr>
                  <w:rFonts w:cs="Arial"/>
                  <w:sz w:val="13"/>
                  <w:szCs w:val="13"/>
                </w:rPr>
                <w:t>150 ft</w:t>
              </w:r>
            </w:ins>
          </w:p>
        </w:tc>
        <w:tc>
          <w:tcPr>
            <w:tcW w:w="880" w:type="dxa"/>
            <w:vAlign w:val="center"/>
          </w:tcPr>
          <w:p w14:paraId="5E000F23" w14:textId="77777777" w:rsidR="00C60D85" w:rsidRDefault="00000000">
            <w:pPr>
              <w:spacing w:after="0"/>
              <w:rPr>
                <w:ins w:id="13332" w:author="Sean de Noronha | DRG" w:date="2026-09-29T16:58:00Z" w16du:dateUtc="2026-09-29T14:58:00Z"/>
                <w:rFonts w:cs="Arial"/>
                <w:sz w:val="13"/>
                <w:szCs w:val="13"/>
              </w:rPr>
            </w:pPr>
            <w:ins w:id="13333" w:author="Sean de Noronha | DRG" w:date="2026-09-29T16:58:00Z" w16du:dateUtc="2026-09-29T14:58:00Z">
              <w:r>
                <w:rPr>
                  <w:rFonts w:cs="Arial"/>
                  <w:sz w:val="13"/>
                  <w:szCs w:val="13"/>
                </w:rPr>
                <w:t>3.45</w:t>
              </w:r>
            </w:ins>
          </w:p>
        </w:tc>
        <w:tc>
          <w:tcPr>
            <w:tcW w:w="820" w:type="dxa"/>
            <w:vAlign w:val="center"/>
          </w:tcPr>
          <w:p w14:paraId="5E000F24" w14:textId="77777777" w:rsidR="00C60D85" w:rsidRDefault="00000000">
            <w:pPr>
              <w:spacing w:after="0"/>
              <w:rPr>
                <w:ins w:id="13334" w:author="Sean de Noronha | DRG" w:date="2026-09-29T16:58:00Z" w16du:dateUtc="2026-09-29T14:58:00Z"/>
                <w:rFonts w:cs="Arial"/>
                <w:sz w:val="13"/>
                <w:szCs w:val="13"/>
              </w:rPr>
            </w:pPr>
            <w:ins w:id="13335" w:author="Sean de Noronha | DRG" w:date="2026-09-29T16:58:00Z" w16du:dateUtc="2026-09-29T14:58:00Z">
              <w:r>
                <w:rPr>
                  <w:rFonts w:cs="Arial"/>
                  <w:sz w:val="13"/>
                  <w:szCs w:val="13"/>
                </w:rPr>
                <w:t>125</w:t>
              </w:r>
            </w:ins>
          </w:p>
        </w:tc>
        <w:tc>
          <w:tcPr>
            <w:tcW w:w="1100" w:type="dxa"/>
            <w:vAlign w:val="center"/>
          </w:tcPr>
          <w:p w14:paraId="5E000F25" w14:textId="77777777" w:rsidR="00C60D85" w:rsidRDefault="00000000">
            <w:pPr>
              <w:spacing w:after="0"/>
              <w:rPr>
                <w:ins w:id="13336" w:author="Sean de Noronha | DRG" w:date="2026-09-29T16:58:00Z" w16du:dateUtc="2026-09-29T14:58:00Z"/>
                <w:rFonts w:cs="Arial"/>
                <w:sz w:val="13"/>
                <w:szCs w:val="13"/>
              </w:rPr>
            </w:pPr>
            <w:ins w:id="13337" w:author="Sean de Noronha | DRG" w:date="2026-09-29T16:58:00Z" w16du:dateUtc="2026-09-29T14:58:00Z">
              <w:r>
                <w:rPr>
                  <w:rFonts w:cs="Arial"/>
                  <w:sz w:val="13"/>
                  <w:szCs w:val="13"/>
                </w:rPr>
                <w:t>20.6 (43.7)</w:t>
              </w:r>
            </w:ins>
          </w:p>
        </w:tc>
        <w:tc>
          <w:tcPr>
            <w:tcW w:w="700" w:type="dxa"/>
            <w:vAlign w:val="center"/>
          </w:tcPr>
          <w:p w14:paraId="5E000F26" w14:textId="77777777" w:rsidR="00C60D85" w:rsidRDefault="00000000">
            <w:pPr>
              <w:spacing w:after="0"/>
              <w:rPr>
                <w:ins w:id="13338" w:author="Sean de Noronha | DRG" w:date="2026-09-29T16:58:00Z" w16du:dateUtc="2026-09-29T14:58:00Z"/>
                <w:rFonts w:cs="Arial"/>
                <w:sz w:val="13"/>
                <w:szCs w:val="13"/>
              </w:rPr>
            </w:pPr>
            <w:ins w:id="13339" w:author="Sean de Noronha | DRG" w:date="2026-09-29T16:58:00Z" w16du:dateUtc="2026-09-29T14:58:00Z">
              <w:r>
                <w:rPr>
                  <w:rFonts w:cs="Arial"/>
                  <w:sz w:val="13"/>
                  <w:szCs w:val="13"/>
                </w:rPr>
                <w:t>0.925</w:t>
              </w:r>
            </w:ins>
          </w:p>
        </w:tc>
      </w:tr>
      <w:tr w:rsidR="00C60D85" w14:paraId="60B68765" w14:textId="77777777">
        <w:trPr>
          <w:jc w:val="center"/>
          <w:ins w:id="13340" w:author="Sean de Noronha | DRG" w:date="2026-09-29T16:58:00Z"/>
        </w:trPr>
        <w:tc>
          <w:tcPr>
            <w:tcW w:w="560" w:type="dxa"/>
            <w:vAlign w:val="center"/>
          </w:tcPr>
          <w:p w14:paraId="5E000F27" w14:textId="77777777" w:rsidR="00C60D85" w:rsidRDefault="00000000">
            <w:pPr>
              <w:spacing w:after="0"/>
              <w:rPr>
                <w:ins w:id="13341" w:author="Sean de Noronha | DRG" w:date="2026-09-29T16:58:00Z" w16du:dateUtc="2026-09-29T14:58:00Z"/>
                <w:rFonts w:cs="Arial"/>
                <w:sz w:val="13"/>
                <w:szCs w:val="13"/>
              </w:rPr>
            </w:pPr>
            <w:ins w:id="13342" w:author="Sean de Noronha | DRG" w:date="2026-09-29T16:58:00Z" w16du:dateUtc="2026-09-29T14:58:00Z">
              <w:r>
                <w:rPr>
                  <w:rFonts w:cs="Arial"/>
                  <w:sz w:val="13"/>
                  <w:szCs w:val="13"/>
                </w:rPr>
                <w:t>304</w:t>
              </w:r>
            </w:ins>
          </w:p>
        </w:tc>
        <w:tc>
          <w:tcPr>
            <w:tcW w:w="500" w:type="dxa"/>
            <w:vAlign w:val="center"/>
          </w:tcPr>
          <w:p w14:paraId="5E000F28" w14:textId="77777777" w:rsidR="00C60D85" w:rsidRDefault="00000000">
            <w:pPr>
              <w:spacing w:after="0"/>
              <w:rPr>
                <w:ins w:id="13343" w:author="Sean de Noronha | DRG" w:date="2026-09-29T16:58:00Z" w16du:dateUtc="2026-09-29T14:58:00Z"/>
                <w:rFonts w:cs="Arial"/>
                <w:sz w:val="13"/>
                <w:szCs w:val="13"/>
              </w:rPr>
            </w:pPr>
            <w:ins w:id="13344" w:author="Sean de Noronha | DRG" w:date="2026-09-29T16:58:00Z" w16du:dateUtc="2026-09-29T14:58:00Z">
              <w:r>
                <w:rPr>
                  <w:rFonts w:cs="Arial"/>
                  <w:sz w:val="13"/>
                  <w:szCs w:val="13"/>
                </w:rPr>
                <w:t>T4</w:t>
              </w:r>
            </w:ins>
          </w:p>
        </w:tc>
        <w:tc>
          <w:tcPr>
            <w:tcW w:w="660" w:type="dxa"/>
            <w:vAlign w:val="center"/>
          </w:tcPr>
          <w:p w14:paraId="5E000F29" w14:textId="77777777" w:rsidR="00C60D85" w:rsidRDefault="00000000">
            <w:pPr>
              <w:spacing w:after="0"/>
              <w:rPr>
                <w:ins w:id="13345" w:author="Sean de Noronha | DRG" w:date="2026-09-29T16:58:00Z" w16du:dateUtc="2026-09-29T14:58:00Z"/>
                <w:rFonts w:cs="Arial"/>
                <w:sz w:val="13"/>
                <w:szCs w:val="13"/>
              </w:rPr>
            </w:pPr>
            <w:ins w:id="13346" w:author="Sean de Noronha | DRG" w:date="2026-09-29T16:58:00Z" w16du:dateUtc="2026-09-29T14:58:00Z">
              <w:r>
                <w:rPr>
                  <w:rFonts w:cs="Arial"/>
                  <w:sz w:val="13"/>
                  <w:szCs w:val="13"/>
                </w:rPr>
                <w:t>2</w:t>
              </w:r>
            </w:ins>
          </w:p>
        </w:tc>
        <w:tc>
          <w:tcPr>
            <w:tcW w:w="1920" w:type="dxa"/>
            <w:vAlign w:val="center"/>
          </w:tcPr>
          <w:p w14:paraId="5E000F2A" w14:textId="77777777" w:rsidR="00C60D85" w:rsidRDefault="00000000">
            <w:pPr>
              <w:spacing w:after="0"/>
              <w:rPr>
                <w:ins w:id="13347" w:author="Sean de Noronha | DRG" w:date="2026-09-29T16:58:00Z" w16du:dateUtc="2026-09-29T14:58:00Z"/>
                <w:rFonts w:cs="Arial"/>
                <w:sz w:val="13"/>
                <w:szCs w:val="13"/>
              </w:rPr>
            </w:pPr>
            <w:ins w:id="13348" w:author="Sean de Noronha | DRG" w:date="2026-09-29T16:58:00Z" w16du:dateUtc="2026-09-29T14:58:00Z">
              <w:r>
                <w:rPr>
                  <w:rFonts w:cs="Arial"/>
                  <w:sz w:val="13"/>
                  <w:szCs w:val="13"/>
                </w:rPr>
                <w:t>CSST with four 90° bends and two end fittings, EHD 23</w:t>
              </w:r>
            </w:ins>
          </w:p>
        </w:tc>
        <w:tc>
          <w:tcPr>
            <w:tcW w:w="520" w:type="dxa"/>
            <w:vAlign w:val="center"/>
          </w:tcPr>
          <w:p w14:paraId="5E000F2B" w14:textId="77777777" w:rsidR="00C60D85" w:rsidRDefault="00000000">
            <w:pPr>
              <w:spacing w:after="0"/>
              <w:rPr>
                <w:ins w:id="13349" w:author="Sean de Noronha | DRG" w:date="2026-09-29T16:58:00Z" w16du:dateUtc="2026-09-29T14:58:00Z"/>
                <w:rFonts w:cs="Arial"/>
                <w:sz w:val="13"/>
                <w:szCs w:val="13"/>
              </w:rPr>
            </w:pPr>
            <w:ins w:id="13350" w:author="Sean de Noronha | DRG" w:date="2026-09-29T16:58:00Z" w16du:dateUtc="2026-09-29T14:58:00Z">
              <w:r>
                <w:rPr>
                  <w:rFonts w:cs="Arial"/>
                  <w:sz w:val="13"/>
                  <w:szCs w:val="13"/>
                </w:rPr>
                <w:t>He</w:t>
              </w:r>
            </w:ins>
          </w:p>
        </w:tc>
        <w:tc>
          <w:tcPr>
            <w:tcW w:w="900" w:type="dxa"/>
            <w:vAlign w:val="center"/>
          </w:tcPr>
          <w:p w14:paraId="5E000F2C" w14:textId="77777777" w:rsidR="00C60D85" w:rsidRDefault="00000000">
            <w:pPr>
              <w:spacing w:after="0"/>
              <w:rPr>
                <w:ins w:id="13351" w:author="Sean de Noronha | DRG" w:date="2026-09-29T16:58:00Z" w16du:dateUtc="2026-09-29T14:58:00Z"/>
                <w:rFonts w:cs="Arial"/>
                <w:sz w:val="13"/>
                <w:szCs w:val="13"/>
              </w:rPr>
            </w:pPr>
            <w:ins w:id="13352" w:author="Sean de Noronha | DRG" w:date="2026-09-29T16:58:00Z" w16du:dateUtc="2026-09-29T14:58:00Z">
              <w:r>
                <w:rPr>
                  <w:rFonts w:cs="Arial"/>
                  <w:sz w:val="13"/>
                  <w:szCs w:val="13"/>
                </w:rPr>
                <w:t>134</w:t>
              </w:r>
            </w:ins>
          </w:p>
        </w:tc>
        <w:tc>
          <w:tcPr>
            <w:tcW w:w="800" w:type="dxa"/>
            <w:vAlign w:val="center"/>
          </w:tcPr>
          <w:p w14:paraId="5E000F2D" w14:textId="77777777" w:rsidR="00C60D85" w:rsidRDefault="00000000">
            <w:pPr>
              <w:spacing w:after="0"/>
              <w:rPr>
                <w:ins w:id="13353" w:author="Sean de Noronha | DRG" w:date="2026-09-29T16:58:00Z" w16du:dateUtc="2026-09-29T14:58:00Z"/>
                <w:rFonts w:cs="Arial"/>
                <w:sz w:val="13"/>
                <w:szCs w:val="13"/>
              </w:rPr>
            </w:pPr>
            <w:ins w:id="13354" w:author="Sean de Noronha | DRG" w:date="2026-09-29T16:58:00Z" w16du:dateUtc="2026-09-29T14:58:00Z">
              <w:r>
                <w:rPr>
                  <w:rFonts w:cs="Arial"/>
                  <w:sz w:val="13"/>
                  <w:szCs w:val="13"/>
                </w:rPr>
                <w:t>200 ft</w:t>
              </w:r>
            </w:ins>
          </w:p>
        </w:tc>
        <w:tc>
          <w:tcPr>
            <w:tcW w:w="880" w:type="dxa"/>
            <w:vAlign w:val="center"/>
          </w:tcPr>
          <w:p w14:paraId="5E000F2E" w14:textId="77777777" w:rsidR="00C60D85" w:rsidRDefault="00000000">
            <w:pPr>
              <w:spacing w:after="0"/>
              <w:rPr>
                <w:ins w:id="13355" w:author="Sean de Noronha | DRG" w:date="2026-09-29T16:58:00Z" w16du:dateUtc="2026-09-29T14:58:00Z"/>
                <w:rFonts w:cs="Arial"/>
                <w:sz w:val="13"/>
                <w:szCs w:val="13"/>
              </w:rPr>
            </w:pPr>
            <w:ins w:id="13356" w:author="Sean de Noronha | DRG" w:date="2026-09-29T16:58:00Z" w16du:dateUtc="2026-09-29T14:58:00Z">
              <w:r>
                <w:rPr>
                  <w:rFonts w:cs="Arial"/>
                  <w:sz w:val="13"/>
                  <w:szCs w:val="13"/>
                </w:rPr>
                <w:t>3.45</w:t>
              </w:r>
            </w:ins>
          </w:p>
        </w:tc>
        <w:tc>
          <w:tcPr>
            <w:tcW w:w="820" w:type="dxa"/>
            <w:vAlign w:val="center"/>
          </w:tcPr>
          <w:p w14:paraId="5E000F2F" w14:textId="77777777" w:rsidR="00C60D85" w:rsidRDefault="00000000">
            <w:pPr>
              <w:spacing w:after="0"/>
              <w:rPr>
                <w:ins w:id="13357" w:author="Sean de Noronha | DRG" w:date="2026-09-29T16:58:00Z" w16du:dateUtc="2026-09-29T14:58:00Z"/>
                <w:rFonts w:cs="Arial"/>
                <w:sz w:val="13"/>
                <w:szCs w:val="13"/>
              </w:rPr>
            </w:pPr>
            <w:ins w:id="13358" w:author="Sean de Noronha | DRG" w:date="2026-09-29T16:58:00Z" w16du:dateUtc="2026-09-29T14:58:00Z">
              <w:r>
                <w:rPr>
                  <w:rFonts w:cs="Arial"/>
                  <w:sz w:val="13"/>
                  <w:szCs w:val="13"/>
                </w:rPr>
                <w:t>125</w:t>
              </w:r>
            </w:ins>
          </w:p>
        </w:tc>
        <w:tc>
          <w:tcPr>
            <w:tcW w:w="1100" w:type="dxa"/>
            <w:vAlign w:val="center"/>
          </w:tcPr>
          <w:p w14:paraId="5E000F30" w14:textId="77777777" w:rsidR="00C60D85" w:rsidRDefault="00000000">
            <w:pPr>
              <w:spacing w:after="0"/>
              <w:rPr>
                <w:ins w:id="13359" w:author="Sean de Noronha | DRG" w:date="2026-09-29T16:58:00Z" w16du:dateUtc="2026-09-29T14:58:00Z"/>
                <w:rFonts w:cs="Arial"/>
                <w:sz w:val="13"/>
                <w:szCs w:val="13"/>
              </w:rPr>
            </w:pPr>
            <w:ins w:id="13360" w:author="Sean de Noronha | DRG" w:date="2026-09-29T16:58:00Z" w16du:dateUtc="2026-09-29T14:58:00Z">
              <w:r>
                <w:rPr>
                  <w:rFonts w:cs="Arial"/>
                  <w:sz w:val="13"/>
                  <w:szCs w:val="13"/>
                </w:rPr>
                <w:t>15.5 (32.8)</w:t>
              </w:r>
            </w:ins>
          </w:p>
        </w:tc>
        <w:tc>
          <w:tcPr>
            <w:tcW w:w="700" w:type="dxa"/>
            <w:vAlign w:val="center"/>
          </w:tcPr>
          <w:p w14:paraId="5E000F31" w14:textId="77777777" w:rsidR="00C60D85" w:rsidRDefault="00000000">
            <w:pPr>
              <w:spacing w:after="0"/>
              <w:rPr>
                <w:ins w:id="13361" w:author="Sean de Noronha | DRG" w:date="2026-09-29T16:58:00Z" w16du:dateUtc="2026-09-29T14:58:00Z"/>
                <w:rFonts w:cs="Arial"/>
                <w:sz w:val="13"/>
                <w:szCs w:val="13"/>
              </w:rPr>
            </w:pPr>
            <w:ins w:id="13362" w:author="Sean de Noronha | DRG" w:date="2026-09-29T16:58:00Z" w16du:dateUtc="2026-09-29T14:58:00Z">
              <w:r>
                <w:rPr>
                  <w:rFonts w:cs="Arial"/>
                  <w:sz w:val="13"/>
                  <w:szCs w:val="13"/>
                </w:rPr>
                <w:t>0.694</w:t>
              </w:r>
            </w:ins>
          </w:p>
        </w:tc>
      </w:tr>
      <w:tr w:rsidR="00C60D85" w14:paraId="557523DA" w14:textId="77777777">
        <w:trPr>
          <w:jc w:val="center"/>
          <w:ins w:id="13363" w:author="Sean de Noronha | DRG" w:date="2026-09-29T16:58:00Z"/>
        </w:trPr>
        <w:tc>
          <w:tcPr>
            <w:tcW w:w="560" w:type="dxa"/>
            <w:vAlign w:val="center"/>
          </w:tcPr>
          <w:p w14:paraId="5E000F32" w14:textId="77777777" w:rsidR="00C60D85" w:rsidRDefault="00000000">
            <w:pPr>
              <w:spacing w:after="0"/>
              <w:rPr>
                <w:ins w:id="13364" w:author="Sean de Noronha | DRG" w:date="2026-09-29T16:58:00Z" w16du:dateUtc="2026-09-29T14:58:00Z"/>
                <w:rFonts w:cs="Arial"/>
                <w:sz w:val="13"/>
                <w:szCs w:val="13"/>
              </w:rPr>
            </w:pPr>
            <w:ins w:id="13365" w:author="Sean de Noronha | DRG" w:date="2026-09-29T16:58:00Z" w16du:dateUtc="2026-09-29T14:58:00Z">
              <w:r>
                <w:rPr>
                  <w:rFonts w:cs="Arial"/>
                  <w:sz w:val="13"/>
                  <w:szCs w:val="13"/>
                </w:rPr>
                <w:t>305</w:t>
              </w:r>
            </w:ins>
          </w:p>
        </w:tc>
        <w:tc>
          <w:tcPr>
            <w:tcW w:w="500" w:type="dxa"/>
            <w:vAlign w:val="center"/>
          </w:tcPr>
          <w:p w14:paraId="5E000F33" w14:textId="77777777" w:rsidR="00C60D85" w:rsidRDefault="00000000">
            <w:pPr>
              <w:spacing w:after="0"/>
              <w:rPr>
                <w:ins w:id="13366" w:author="Sean de Noronha | DRG" w:date="2026-09-29T16:58:00Z" w16du:dateUtc="2026-09-29T14:58:00Z"/>
                <w:rFonts w:cs="Arial"/>
                <w:sz w:val="13"/>
                <w:szCs w:val="13"/>
              </w:rPr>
            </w:pPr>
            <w:ins w:id="13367" w:author="Sean de Noronha | DRG" w:date="2026-09-29T16:58:00Z" w16du:dateUtc="2026-09-29T14:58:00Z">
              <w:r>
                <w:rPr>
                  <w:rFonts w:cs="Arial"/>
                  <w:sz w:val="13"/>
                  <w:szCs w:val="13"/>
                </w:rPr>
                <w:t>T4</w:t>
              </w:r>
            </w:ins>
          </w:p>
        </w:tc>
        <w:tc>
          <w:tcPr>
            <w:tcW w:w="660" w:type="dxa"/>
            <w:vAlign w:val="center"/>
          </w:tcPr>
          <w:p w14:paraId="5E000F34" w14:textId="77777777" w:rsidR="00C60D85" w:rsidRDefault="00000000">
            <w:pPr>
              <w:spacing w:after="0"/>
              <w:rPr>
                <w:ins w:id="13368" w:author="Sean de Noronha | DRG" w:date="2026-09-29T16:58:00Z" w16du:dateUtc="2026-09-29T14:58:00Z"/>
                <w:rFonts w:cs="Arial"/>
                <w:sz w:val="13"/>
                <w:szCs w:val="13"/>
              </w:rPr>
            </w:pPr>
            <w:ins w:id="13369" w:author="Sean de Noronha | DRG" w:date="2026-09-29T16:58:00Z" w16du:dateUtc="2026-09-29T14:58:00Z">
              <w:r>
                <w:rPr>
                  <w:rFonts w:cs="Arial"/>
                  <w:sz w:val="13"/>
                  <w:szCs w:val="13"/>
                </w:rPr>
                <w:t>2</w:t>
              </w:r>
            </w:ins>
          </w:p>
        </w:tc>
        <w:tc>
          <w:tcPr>
            <w:tcW w:w="1920" w:type="dxa"/>
            <w:vAlign w:val="center"/>
          </w:tcPr>
          <w:p w14:paraId="5E000F35" w14:textId="77777777" w:rsidR="00C60D85" w:rsidRDefault="00000000">
            <w:pPr>
              <w:spacing w:after="0"/>
              <w:rPr>
                <w:ins w:id="13370" w:author="Sean de Noronha | DRG" w:date="2026-09-29T16:58:00Z" w16du:dateUtc="2026-09-29T14:58:00Z"/>
                <w:rFonts w:cs="Arial"/>
                <w:sz w:val="13"/>
                <w:szCs w:val="13"/>
              </w:rPr>
            </w:pPr>
            <w:ins w:id="13371" w:author="Sean de Noronha | DRG" w:date="2026-09-29T16:58:00Z" w16du:dateUtc="2026-09-29T14:58:00Z">
              <w:r>
                <w:rPr>
                  <w:rFonts w:cs="Arial"/>
                  <w:sz w:val="13"/>
                  <w:szCs w:val="13"/>
                </w:rPr>
                <w:t>CSST with four 90° bends and two end fittings, EHD 23</w:t>
              </w:r>
            </w:ins>
          </w:p>
        </w:tc>
        <w:tc>
          <w:tcPr>
            <w:tcW w:w="520" w:type="dxa"/>
            <w:vAlign w:val="center"/>
          </w:tcPr>
          <w:p w14:paraId="5E000F36" w14:textId="77777777" w:rsidR="00C60D85" w:rsidRDefault="00000000">
            <w:pPr>
              <w:spacing w:after="0"/>
              <w:rPr>
                <w:ins w:id="13372" w:author="Sean de Noronha | DRG" w:date="2026-09-29T16:58:00Z" w16du:dateUtc="2026-09-29T14:58:00Z"/>
                <w:rFonts w:cs="Arial"/>
                <w:sz w:val="13"/>
                <w:szCs w:val="13"/>
              </w:rPr>
            </w:pPr>
            <w:ins w:id="13373" w:author="Sean de Noronha | DRG" w:date="2026-09-29T16:58:00Z" w16du:dateUtc="2026-09-29T14:58:00Z">
              <w:r>
                <w:rPr>
                  <w:rFonts w:cs="Arial"/>
                  <w:sz w:val="13"/>
                  <w:szCs w:val="13"/>
                </w:rPr>
                <w:t>He</w:t>
              </w:r>
            </w:ins>
          </w:p>
        </w:tc>
        <w:tc>
          <w:tcPr>
            <w:tcW w:w="900" w:type="dxa"/>
            <w:vAlign w:val="center"/>
          </w:tcPr>
          <w:p w14:paraId="5E000F37" w14:textId="77777777" w:rsidR="00C60D85" w:rsidRDefault="00000000">
            <w:pPr>
              <w:spacing w:after="0"/>
              <w:rPr>
                <w:ins w:id="13374" w:author="Sean de Noronha | DRG" w:date="2026-09-29T16:58:00Z" w16du:dateUtc="2026-09-29T14:58:00Z"/>
                <w:rFonts w:cs="Arial"/>
                <w:sz w:val="13"/>
                <w:szCs w:val="13"/>
              </w:rPr>
            </w:pPr>
            <w:ins w:id="13375" w:author="Sean de Noronha | DRG" w:date="2026-09-29T16:58:00Z" w16du:dateUtc="2026-09-29T14:58:00Z">
              <w:r>
                <w:rPr>
                  <w:rFonts w:cs="Arial"/>
                  <w:sz w:val="13"/>
                  <w:szCs w:val="13"/>
                </w:rPr>
                <w:t>107</w:t>
              </w:r>
            </w:ins>
          </w:p>
        </w:tc>
        <w:tc>
          <w:tcPr>
            <w:tcW w:w="800" w:type="dxa"/>
            <w:vAlign w:val="center"/>
          </w:tcPr>
          <w:p w14:paraId="5E000F38" w14:textId="77777777" w:rsidR="00C60D85" w:rsidRDefault="00000000">
            <w:pPr>
              <w:spacing w:after="0"/>
              <w:rPr>
                <w:ins w:id="13376" w:author="Sean de Noronha | DRG" w:date="2026-09-29T16:58:00Z" w16du:dateUtc="2026-09-29T14:58:00Z"/>
                <w:rFonts w:cs="Arial"/>
                <w:sz w:val="13"/>
                <w:szCs w:val="13"/>
              </w:rPr>
            </w:pPr>
            <w:ins w:id="13377" w:author="Sean de Noronha | DRG" w:date="2026-09-29T16:58:00Z" w16du:dateUtc="2026-09-29T14:58:00Z">
              <w:r>
                <w:rPr>
                  <w:rFonts w:cs="Arial"/>
                  <w:sz w:val="13"/>
                  <w:szCs w:val="13"/>
                </w:rPr>
                <w:t>250 ft</w:t>
              </w:r>
            </w:ins>
          </w:p>
        </w:tc>
        <w:tc>
          <w:tcPr>
            <w:tcW w:w="880" w:type="dxa"/>
            <w:vAlign w:val="center"/>
          </w:tcPr>
          <w:p w14:paraId="5E000F39" w14:textId="77777777" w:rsidR="00C60D85" w:rsidRDefault="00000000">
            <w:pPr>
              <w:spacing w:after="0"/>
              <w:rPr>
                <w:ins w:id="13378" w:author="Sean de Noronha | DRG" w:date="2026-09-29T16:58:00Z" w16du:dateUtc="2026-09-29T14:58:00Z"/>
                <w:rFonts w:cs="Arial"/>
                <w:sz w:val="13"/>
                <w:szCs w:val="13"/>
              </w:rPr>
            </w:pPr>
            <w:ins w:id="13379" w:author="Sean de Noronha | DRG" w:date="2026-09-29T16:58:00Z" w16du:dateUtc="2026-09-29T14:58:00Z">
              <w:r>
                <w:rPr>
                  <w:rFonts w:cs="Arial"/>
                  <w:sz w:val="13"/>
                  <w:szCs w:val="13"/>
                </w:rPr>
                <w:t>3.45</w:t>
              </w:r>
            </w:ins>
          </w:p>
        </w:tc>
        <w:tc>
          <w:tcPr>
            <w:tcW w:w="820" w:type="dxa"/>
            <w:vAlign w:val="center"/>
          </w:tcPr>
          <w:p w14:paraId="5E000F3A" w14:textId="77777777" w:rsidR="00C60D85" w:rsidRDefault="00000000">
            <w:pPr>
              <w:spacing w:after="0"/>
              <w:rPr>
                <w:ins w:id="13380" w:author="Sean de Noronha | DRG" w:date="2026-09-29T16:58:00Z" w16du:dateUtc="2026-09-29T14:58:00Z"/>
                <w:rFonts w:cs="Arial"/>
                <w:sz w:val="13"/>
                <w:szCs w:val="13"/>
              </w:rPr>
            </w:pPr>
            <w:ins w:id="13381" w:author="Sean de Noronha | DRG" w:date="2026-09-29T16:58:00Z" w16du:dateUtc="2026-09-29T14:58:00Z">
              <w:r>
                <w:rPr>
                  <w:rFonts w:cs="Arial"/>
                  <w:sz w:val="13"/>
                  <w:szCs w:val="13"/>
                </w:rPr>
                <w:t>125</w:t>
              </w:r>
            </w:ins>
          </w:p>
        </w:tc>
        <w:tc>
          <w:tcPr>
            <w:tcW w:w="1100" w:type="dxa"/>
            <w:vAlign w:val="center"/>
          </w:tcPr>
          <w:p w14:paraId="5E000F3B" w14:textId="77777777" w:rsidR="00C60D85" w:rsidRDefault="00000000">
            <w:pPr>
              <w:spacing w:after="0"/>
              <w:rPr>
                <w:ins w:id="13382" w:author="Sean de Noronha | DRG" w:date="2026-09-29T16:58:00Z" w16du:dateUtc="2026-09-29T14:58:00Z"/>
                <w:rFonts w:cs="Arial"/>
                <w:sz w:val="13"/>
                <w:szCs w:val="13"/>
              </w:rPr>
            </w:pPr>
            <w:ins w:id="13383" w:author="Sean de Noronha | DRG" w:date="2026-09-29T16:58:00Z" w16du:dateUtc="2026-09-29T14:58:00Z">
              <w:r>
                <w:rPr>
                  <w:rFonts w:cs="Arial"/>
                  <w:sz w:val="13"/>
                  <w:szCs w:val="13"/>
                </w:rPr>
                <w:t>12.4 (26.2)</w:t>
              </w:r>
            </w:ins>
          </w:p>
        </w:tc>
        <w:tc>
          <w:tcPr>
            <w:tcW w:w="700" w:type="dxa"/>
            <w:vAlign w:val="center"/>
          </w:tcPr>
          <w:p w14:paraId="5E000F3C" w14:textId="77777777" w:rsidR="00C60D85" w:rsidRDefault="00000000">
            <w:pPr>
              <w:spacing w:after="0"/>
              <w:rPr>
                <w:ins w:id="13384" w:author="Sean de Noronha | DRG" w:date="2026-09-29T16:58:00Z" w16du:dateUtc="2026-09-29T14:58:00Z"/>
                <w:rFonts w:cs="Arial"/>
                <w:sz w:val="13"/>
                <w:szCs w:val="13"/>
              </w:rPr>
            </w:pPr>
            <w:ins w:id="13385" w:author="Sean de Noronha | DRG" w:date="2026-09-29T16:58:00Z" w16du:dateUtc="2026-09-29T14:58:00Z">
              <w:r>
                <w:rPr>
                  <w:rFonts w:cs="Arial"/>
                  <w:sz w:val="13"/>
                  <w:szCs w:val="13"/>
                </w:rPr>
                <w:t>0.555</w:t>
              </w:r>
            </w:ins>
          </w:p>
        </w:tc>
      </w:tr>
      <w:tr w:rsidR="00C60D85" w14:paraId="09ED4D32" w14:textId="77777777">
        <w:trPr>
          <w:jc w:val="center"/>
          <w:ins w:id="13386" w:author="Sean de Noronha | DRG" w:date="2026-09-29T16:58:00Z"/>
        </w:trPr>
        <w:tc>
          <w:tcPr>
            <w:tcW w:w="560" w:type="dxa"/>
            <w:vAlign w:val="center"/>
          </w:tcPr>
          <w:p w14:paraId="5E000F3D" w14:textId="77777777" w:rsidR="00C60D85" w:rsidRDefault="00000000">
            <w:pPr>
              <w:spacing w:after="0"/>
              <w:rPr>
                <w:ins w:id="13387" w:author="Sean de Noronha | DRG" w:date="2026-09-29T16:58:00Z" w16du:dateUtc="2026-09-29T14:58:00Z"/>
                <w:rFonts w:cs="Arial"/>
                <w:sz w:val="13"/>
                <w:szCs w:val="13"/>
              </w:rPr>
            </w:pPr>
            <w:ins w:id="13388" w:author="Sean de Noronha | DRG" w:date="2026-09-29T16:58:00Z" w16du:dateUtc="2026-09-29T14:58:00Z">
              <w:r>
                <w:rPr>
                  <w:rFonts w:cs="Arial"/>
                  <w:sz w:val="13"/>
                  <w:szCs w:val="13"/>
                </w:rPr>
                <w:t>306</w:t>
              </w:r>
            </w:ins>
          </w:p>
        </w:tc>
        <w:tc>
          <w:tcPr>
            <w:tcW w:w="500" w:type="dxa"/>
            <w:vAlign w:val="center"/>
          </w:tcPr>
          <w:p w14:paraId="5E000F3E" w14:textId="77777777" w:rsidR="00C60D85" w:rsidRDefault="00000000">
            <w:pPr>
              <w:spacing w:after="0"/>
              <w:rPr>
                <w:ins w:id="13389" w:author="Sean de Noronha | DRG" w:date="2026-09-29T16:58:00Z" w16du:dateUtc="2026-09-29T14:58:00Z"/>
                <w:rFonts w:cs="Arial"/>
                <w:sz w:val="13"/>
                <w:szCs w:val="13"/>
              </w:rPr>
            </w:pPr>
            <w:ins w:id="13390" w:author="Sean de Noronha | DRG" w:date="2026-09-29T16:58:00Z" w16du:dateUtc="2026-09-29T14:58:00Z">
              <w:r>
                <w:rPr>
                  <w:rFonts w:cs="Arial"/>
                  <w:sz w:val="13"/>
                  <w:szCs w:val="13"/>
                </w:rPr>
                <w:t>T4</w:t>
              </w:r>
            </w:ins>
          </w:p>
        </w:tc>
        <w:tc>
          <w:tcPr>
            <w:tcW w:w="660" w:type="dxa"/>
            <w:vAlign w:val="center"/>
          </w:tcPr>
          <w:p w14:paraId="5E000F3F" w14:textId="77777777" w:rsidR="00C60D85" w:rsidRDefault="00000000">
            <w:pPr>
              <w:spacing w:after="0"/>
              <w:rPr>
                <w:ins w:id="13391" w:author="Sean de Noronha | DRG" w:date="2026-09-29T16:58:00Z" w16du:dateUtc="2026-09-29T14:58:00Z"/>
                <w:rFonts w:cs="Arial"/>
                <w:sz w:val="13"/>
                <w:szCs w:val="13"/>
              </w:rPr>
            </w:pPr>
            <w:ins w:id="13392" w:author="Sean de Noronha | DRG" w:date="2026-09-29T16:58:00Z" w16du:dateUtc="2026-09-29T14:58:00Z">
              <w:r>
                <w:rPr>
                  <w:rFonts w:cs="Arial"/>
                  <w:sz w:val="13"/>
                  <w:szCs w:val="13"/>
                </w:rPr>
                <w:t>2</w:t>
              </w:r>
            </w:ins>
          </w:p>
        </w:tc>
        <w:tc>
          <w:tcPr>
            <w:tcW w:w="1920" w:type="dxa"/>
            <w:vAlign w:val="center"/>
          </w:tcPr>
          <w:p w14:paraId="5E000F40" w14:textId="77777777" w:rsidR="00C60D85" w:rsidRDefault="00000000">
            <w:pPr>
              <w:spacing w:after="0"/>
              <w:rPr>
                <w:ins w:id="13393" w:author="Sean de Noronha | DRG" w:date="2026-09-29T16:58:00Z" w16du:dateUtc="2026-09-29T14:58:00Z"/>
                <w:rFonts w:cs="Arial"/>
                <w:sz w:val="13"/>
                <w:szCs w:val="13"/>
              </w:rPr>
            </w:pPr>
            <w:ins w:id="13394" w:author="Sean de Noronha | DRG" w:date="2026-09-29T16:58:00Z" w16du:dateUtc="2026-09-29T14:58:00Z">
              <w:r>
                <w:rPr>
                  <w:rFonts w:cs="Arial"/>
                  <w:sz w:val="13"/>
                  <w:szCs w:val="13"/>
                </w:rPr>
                <w:t>CSST with four 90° bends and two end fittings, EHD 23</w:t>
              </w:r>
            </w:ins>
          </w:p>
        </w:tc>
        <w:tc>
          <w:tcPr>
            <w:tcW w:w="520" w:type="dxa"/>
            <w:vAlign w:val="center"/>
          </w:tcPr>
          <w:p w14:paraId="5E000F41" w14:textId="77777777" w:rsidR="00C60D85" w:rsidRDefault="00000000">
            <w:pPr>
              <w:spacing w:after="0"/>
              <w:rPr>
                <w:ins w:id="13395" w:author="Sean de Noronha | DRG" w:date="2026-09-29T16:58:00Z" w16du:dateUtc="2026-09-29T14:58:00Z"/>
                <w:rFonts w:cs="Arial"/>
                <w:sz w:val="13"/>
                <w:szCs w:val="13"/>
              </w:rPr>
            </w:pPr>
            <w:ins w:id="13396" w:author="Sean de Noronha | DRG" w:date="2026-09-29T16:58:00Z" w16du:dateUtc="2026-09-29T14:58:00Z">
              <w:r>
                <w:rPr>
                  <w:rFonts w:cs="Arial"/>
                  <w:sz w:val="13"/>
                  <w:szCs w:val="13"/>
                </w:rPr>
                <w:t>He</w:t>
              </w:r>
            </w:ins>
          </w:p>
        </w:tc>
        <w:tc>
          <w:tcPr>
            <w:tcW w:w="900" w:type="dxa"/>
            <w:vAlign w:val="center"/>
          </w:tcPr>
          <w:p w14:paraId="5E000F42" w14:textId="77777777" w:rsidR="00C60D85" w:rsidRDefault="00000000">
            <w:pPr>
              <w:spacing w:after="0"/>
              <w:rPr>
                <w:ins w:id="13397" w:author="Sean de Noronha | DRG" w:date="2026-09-29T16:58:00Z" w16du:dateUtc="2026-09-29T14:58:00Z"/>
                <w:rFonts w:cs="Arial"/>
                <w:sz w:val="13"/>
                <w:szCs w:val="13"/>
              </w:rPr>
            </w:pPr>
            <w:ins w:id="13398" w:author="Sean de Noronha | DRG" w:date="2026-09-29T16:58:00Z" w16du:dateUtc="2026-09-29T14:58:00Z">
              <w:r>
                <w:rPr>
                  <w:rFonts w:cs="Arial"/>
                  <w:sz w:val="13"/>
                  <w:szCs w:val="13"/>
                </w:rPr>
                <w:t>6,850</w:t>
              </w:r>
            </w:ins>
          </w:p>
        </w:tc>
        <w:tc>
          <w:tcPr>
            <w:tcW w:w="800" w:type="dxa"/>
            <w:vAlign w:val="center"/>
          </w:tcPr>
          <w:p w14:paraId="5E000F43" w14:textId="77777777" w:rsidR="00C60D85" w:rsidRDefault="00000000">
            <w:pPr>
              <w:spacing w:after="0"/>
              <w:rPr>
                <w:ins w:id="13399" w:author="Sean de Noronha | DRG" w:date="2026-09-29T16:58:00Z" w16du:dateUtc="2026-09-29T14:58:00Z"/>
                <w:rFonts w:cs="Arial"/>
                <w:sz w:val="13"/>
                <w:szCs w:val="13"/>
              </w:rPr>
            </w:pPr>
            <w:ins w:id="13400" w:author="Sean de Noronha | DRG" w:date="2026-09-29T16:58:00Z" w16du:dateUtc="2026-09-29T14:58:00Z">
              <w:r>
                <w:rPr>
                  <w:rFonts w:cs="Arial"/>
                  <w:sz w:val="13"/>
                  <w:szCs w:val="13"/>
                </w:rPr>
                <w:t>30 ft</w:t>
              </w:r>
            </w:ins>
          </w:p>
        </w:tc>
        <w:tc>
          <w:tcPr>
            <w:tcW w:w="880" w:type="dxa"/>
            <w:vAlign w:val="center"/>
          </w:tcPr>
          <w:p w14:paraId="5E000F44" w14:textId="77777777" w:rsidR="00C60D85" w:rsidRDefault="00000000">
            <w:pPr>
              <w:spacing w:after="0"/>
              <w:rPr>
                <w:ins w:id="13401" w:author="Sean de Noronha | DRG" w:date="2026-09-29T16:58:00Z" w16du:dateUtc="2026-09-29T14:58:00Z"/>
                <w:rFonts w:cs="Arial"/>
                <w:sz w:val="13"/>
                <w:szCs w:val="13"/>
              </w:rPr>
            </w:pPr>
            <w:ins w:id="13402" w:author="Sean de Noronha | DRG" w:date="2026-09-29T16:58:00Z" w16du:dateUtc="2026-09-29T14:58:00Z">
              <w:r>
                <w:rPr>
                  <w:rFonts w:cs="Arial"/>
                  <w:sz w:val="13"/>
                  <w:szCs w:val="13"/>
                </w:rPr>
                <w:t>13.8</w:t>
              </w:r>
            </w:ins>
          </w:p>
        </w:tc>
        <w:tc>
          <w:tcPr>
            <w:tcW w:w="820" w:type="dxa"/>
            <w:vAlign w:val="center"/>
          </w:tcPr>
          <w:p w14:paraId="5E000F45" w14:textId="77777777" w:rsidR="00C60D85" w:rsidRDefault="00000000">
            <w:pPr>
              <w:spacing w:after="0"/>
              <w:rPr>
                <w:ins w:id="13403" w:author="Sean de Noronha | DRG" w:date="2026-09-29T16:58:00Z" w16du:dateUtc="2026-09-29T14:58:00Z"/>
                <w:rFonts w:cs="Arial"/>
                <w:sz w:val="13"/>
                <w:szCs w:val="13"/>
              </w:rPr>
            </w:pPr>
            <w:ins w:id="13404" w:author="Sean de Noronha | DRG" w:date="2026-09-29T16:58:00Z" w16du:dateUtc="2026-09-29T14:58:00Z">
              <w:r>
                <w:rPr>
                  <w:rFonts w:cs="Arial"/>
                  <w:sz w:val="13"/>
                  <w:szCs w:val="13"/>
                </w:rPr>
                <w:t>10,300</w:t>
              </w:r>
            </w:ins>
          </w:p>
        </w:tc>
        <w:tc>
          <w:tcPr>
            <w:tcW w:w="1100" w:type="dxa"/>
            <w:vAlign w:val="center"/>
          </w:tcPr>
          <w:p w14:paraId="5E000F46" w14:textId="77777777" w:rsidR="00C60D85" w:rsidRDefault="00000000">
            <w:pPr>
              <w:spacing w:after="0"/>
              <w:rPr>
                <w:ins w:id="13405" w:author="Sean de Noronha | DRG" w:date="2026-09-29T16:58:00Z" w16du:dateUtc="2026-09-29T14:58:00Z"/>
                <w:rFonts w:cs="Arial"/>
                <w:sz w:val="13"/>
                <w:szCs w:val="13"/>
              </w:rPr>
            </w:pPr>
            <w:ins w:id="13406" w:author="Sean de Noronha | DRG" w:date="2026-09-29T16:58:00Z" w16du:dateUtc="2026-09-29T14:58:00Z">
              <w:r>
                <w:rPr>
                  <w:rFonts w:cs="Arial"/>
                  <w:sz w:val="13"/>
                  <w:szCs w:val="13"/>
                </w:rPr>
                <w:t>793 (1,680)</w:t>
              </w:r>
            </w:ins>
          </w:p>
        </w:tc>
        <w:tc>
          <w:tcPr>
            <w:tcW w:w="700" w:type="dxa"/>
            <w:vAlign w:val="center"/>
          </w:tcPr>
          <w:p w14:paraId="5E000F47" w14:textId="77777777" w:rsidR="00C60D85" w:rsidRDefault="00000000">
            <w:pPr>
              <w:spacing w:after="0"/>
              <w:rPr>
                <w:ins w:id="13407" w:author="Sean de Noronha | DRG" w:date="2026-09-29T16:58:00Z" w16du:dateUtc="2026-09-29T14:58:00Z"/>
                <w:rFonts w:cs="Arial"/>
                <w:sz w:val="13"/>
                <w:szCs w:val="13"/>
              </w:rPr>
            </w:pPr>
            <w:ins w:id="13408" w:author="Sean de Noronha | DRG" w:date="2026-09-29T16:58:00Z" w16du:dateUtc="2026-09-29T14:58:00Z">
              <w:r>
                <w:rPr>
                  <w:rFonts w:cs="Arial"/>
                  <w:sz w:val="13"/>
                  <w:szCs w:val="13"/>
                </w:rPr>
                <w:t>33.9</w:t>
              </w:r>
            </w:ins>
          </w:p>
        </w:tc>
      </w:tr>
      <w:tr w:rsidR="00C60D85" w14:paraId="6FB73953" w14:textId="77777777">
        <w:trPr>
          <w:jc w:val="center"/>
          <w:ins w:id="13409" w:author="Sean de Noronha | DRG" w:date="2026-09-29T16:58:00Z"/>
        </w:trPr>
        <w:tc>
          <w:tcPr>
            <w:tcW w:w="560" w:type="dxa"/>
            <w:vAlign w:val="center"/>
          </w:tcPr>
          <w:p w14:paraId="5E000F48" w14:textId="77777777" w:rsidR="00C60D85" w:rsidRDefault="00000000">
            <w:pPr>
              <w:spacing w:after="0"/>
              <w:rPr>
                <w:ins w:id="13410" w:author="Sean de Noronha | DRG" w:date="2026-09-29T16:58:00Z" w16du:dateUtc="2026-09-29T14:58:00Z"/>
                <w:rFonts w:cs="Arial"/>
                <w:sz w:val="13"/>
                <w:szCs w:val="13"/>
              </w:rPr>
            </w:pPr>
            <w:ins w:id="13411" w:author="Sean de Noronha | DRG" w:date="2026-09-29T16:58:00Z" w16du:dateUtc="2026-09-29T14:58:00Z">
              <w:r>
                <w:rPr>
                  <w:rFonts w:cs="Arial"/>
                  <w:sz w:val="13"/>
                  <w:szCs w:val="13"/>
                </w:rPr>
                <w:t>307</w:t>
              </w:r>
            </w:ins>
          </w:p>
        </w:tc>
        <w:tc>
          <w:tcPr>
            <w:tcW w:w="500" w:type="dxa"/>
            <w:vAlign w:val="center"/>
          </w:tcPr>
          <w:p w14:paraId="5E000F49" w14:textId="77777777" w:rsidR="00C60D85" w:rsidRDefault="00000000">
            <w:pPr>
              <w:spacing w:after="0"/>
              <w:rPr>
                <w:ins w:id="13412" w:author="Sean de Noronha | DRG" w:date="2026-09-29T16:58:00Z" w16du:dateUtc="2026-09-29T14:58:00Z"/>
                <w:rFonts w:cs="Arial"/>
                <w:sz w:val="13"/>
                <w:szCs w:val="13"/>
              </w:rPr>
            </w:pPr>
            <w:ins w:id="13413" w:author="Sean de Noronha | DRG" w:date="2026-09-29T16:58:00Z" w16du:dateUtc="2026-09-29T14:58:00Z">
              <w:r>
                <w:rPr>
                  <w:rFonts w:cs="Arial"/>
                  <w:sz w:val="13"/>
                  <w:szCs w:val="13"/>
                </w:rPr>
                <w:t>T4</w:t>
              </w:r>
            </w:ins>
          </w:p>
        </w:tc>
        <w:tc>
          <w:tcPr>
            <w:tcW w:w="660" w:type="dxa"/>
            <w:vAlign w:val="center"/>
          </w:tcPr>
          <w:p w14:paraId="5E000F4A" w14:textId="77777777" w:rsidR="00C60D85" w:rsidRDefault="00000000">
            <w:pPr>
              <w:spacing w:after="0"/>
              <w:rPr>
                <w:ins w:id="13414" w:author="Sean de Noronha | DRG" w:date="2026-09-29T16:58:00Z" w16du:dateUtc="2026-09-29T14:58:00Z"/>
                <w:rFonts w:cs="Arial"/>
                <w:sz w:val="13"/>
                <w:szCs w:val="13"/>
              </w:rPr>
            </w:pPr>
            <w:ins w:id="13415" w:author="Sean de Noronha | DRG" w:date="2026-09-29T16:58:00Z" w16du:dateUtc="2026-09-29T14:58:00Z">
              <w:r>
                <w:rPr>
                  <w:rFonts w:cs="Arial"/>
                  <w:sz w:val="13"/>
                  <w:szCs w:val="13"/>
                </w:rPr>
                <w:t>2</w:t>
              </w:r>
            </w:ins>
          </w:p>
        </w:tc>
        <w:tc>
          <w:tcPr>
            <w:tcW w:w="1920" w:type="dxa"/>
            <w:vAlign w:val="center"/>
          </w:tcPr>
          <w:p w14:paraId="5E000F4B" w14:textId="77777777" w:rsidR="00C60D85" w:rsidRDefault="00000000">
            <w:pPr>
              <w:spacing w:after="0"/>
              <w:rPr>
                <w:ins w:id="13416" w:author="Sean de Noronha | DRG" w:date="2026-09-29T16:58:00Z" w16du:dateUtc="2026-09-29T14:58:00Z"/>
                <w:rFonts w:cs="Arial"/>
                <w:sz w:val="13"/>
                <w:szCs w:val="13"/>
              </w:rPr>
            </w:pPr>
            <w:ins w:id="13417" w:author="Sean de Noronha | DRG" w:date="2026-09-29T16:58:00Z" w16du:dateUtc="2026-09-29T14:58:00Z">
              <w:r>
                <w:rPr>
                  <w:rFonts w:cs="Arial"/>
                  <w:sz w:val="13"/>
                  <w:szCs w:val="13"/>
                </w:rPr>
                <w:t>CSST with four 90° bends and two end fittings, EHD 23</w:t>
              </w:r>
            </w:ins>
          </w:p>
        </w:tc>
        <w:tc>
          <w:tcPr>
            <w:tcW w:w="520" w:type="dxa"/>
            <w:vAlign w:val="center"/>
          </w:tcPr>
          <w:p w14:paraId="5E000F4C" w14:textId="77777777" w:rsidR="00C60D85" w:rsidRDefault="00000000">
            <w:pPr>
              <w:spacing w:after="0"/>
              <w:rPr>
                <w:ins w:id="13418" w:author="Sean de Noronha | DRG" w:date="2026-09-29T16:58:00Z" w16du:dateUtc="2026-09-29T14:58:00Z"/>
                <w:rFonts w:cs="Arial"/>
                <w:sz w:val="13"/>
                <w:szCs w:val="13"/>
              </w:rPr>
            </w:pPr>
            <w:ins w:id="13419" w:author="Sean de Noronha | DRG" w:date="2026-09-29T16:58:00Z" w16du:dateUtc="2026-09-29T14:58:00Z">
              <w:r>
                <w:rPr>
                  <w:rFonts w:cs="Arial"/>
                  <w:sz w:val="13"/>
                  <w:szCs w:val="13"/>
                </w:rPr>
                <w:t>He</w:t>
              </w:r>
            </w:ins>
          </w:p>
        </w:tc>
        <w:tc>
          <w:tcPr>
            <w:tcW w:w="900" w:type="dxa"/>
            <w:vAlign w:val="center"/>
          </w:tcPr>
          <w:p w14:paraId="5E000F4D" w14:textId="77777777" w:rsidR="00C60D85" w:rsidRDefault="00000000">
            <w:pPr>
              <w:spacing w:after="0"/>
              <w:rPr>
                <w:ins w:id="13420" w:author="Sean de Noronha | DRG" w:date="2026-09-29T16:58:00Z" w16du:dateUtc="2026-09-29T14:58:00Z"/>
                <w:rFonts w:cs="Arial"/>
                <w:sz w:val="13"/>
                <w:szCs w:val="13"/>
              </w:rPr>
            </w:pPr>
            <w:ins w:id="13421" w:author="Sean de Noronha | DRG" w:date="2026-09-29T16:58:00Z" w16du:dateUtc="2026-09-29T14:58:00Z">
              <w:r>
                <w:rPr>
                  <w:rFonts w:cs="Arial"/>
                  <w:sz w:val="13"/>
                  <w:szCs w:val="13"/>
                </w:rPr>
                <w:t>5,350</w:t>
              </w:r>
            </w:ins>
          </w:p>
        </w:tc>
        <w:tc>
          <w:tcPr>
            <w:tcW w:w="800" w:type="dxa"/>
            <w:vAlign w:val="center"/>
          </w:tcPr>
          <w:p w14:paraId="5E000F4E" w14:textId="77777777" w:rsidR="00C60D85" w:rsidRDefault="00000000">
            <w:pPr>
              <w:spacing w:after="0"/>
              <w:rPr>
                <w:ins w:id="13422" w:author="Sean de Noronha | DRG" w:date="2026-09-29T16:58:00Z" w16du:dateUtc="2026-09-29T14:58:00Z"/>
                <w:rFonts w:cs="Arial"/>
                <w:sz w:val="13"/>
                <w:szCs w:val="13"/>
              </w:rPr>
            </w:pPr>
            <w:ins w:id="13423" w:author="Sean de Noronha | DRG" w:date="2026-09-29T16:58:00Z" w16du:dateUtc="2026-09-29T14:58:00Z">
              <w:r>
                <w:rPr>
                  <w:rFonts w:cs="Arial"/>
                  <w:sz w:val="13"/>
                  <w:szCs w:val="13"/>
                </w:rPr>
                <w:t>50 ft</w:t>
              </w:r>
            </w:ins>
          </w:p>
        </w:tc>
        <w:tc>
          <w:tcPr>
            <w:tcW w:w="880" w:type="dxa"/>
            <w:vAlign w:val="center"/>
          </w:tcPr>
          <w:p w14:paraId="5E000F4F" w14:textId="77777777" w:rsidR="00C60D85" w:rsidRDefault="00000000">
            <w:pPr>
              <w:spacing w:after="0"/>
              <w:rPr>
                <w:ins w:id="13424" w:author="Sean de Noronha | DRG" w:date="2026-09-29T16:58:00Z" w16du:dateUtc="2026-09-29T14:58:00Z"/>
                <w:rFonts w:cs="Arial"/>
                <w:sz w:val="13"/>
                <w:szCs w:val="13"/>
              </w:rPr>
            </w:pPr>
            <w:ins w:id="13425" w:author="Sean de Noronha | DRG" w:date="2026-09-29T16:58:00Z" w16du:dateUtc="2026-09-29T14:58:00Z">
              <w:r>
                <w:rPr>
                  <w:rFonts w:cs="Arial"/>
                  <w:sz w:val="13"/>
                  <w:szCs w:val="13"/>
                </w:rPr>
                <w:t>13.8</w:t>
              </w:r>
            </w:ins>
          </w:p>
        </w:tc>
        <w:tc>
          <w:tcPr>
            <w:tcW w:w="820" w:type="dxa"/>
            <w:vAlign w:val="center"/>
          </w:tcPr>
          <w:p w14:paraId="5E000F50" w14:textId="77777777" w:rsidR="00C60D85" w:rsidRDefault="00000000">
            <w:pPr>
              <w:spacing w:after="0"/>
              <w:rPr>
                <w:ins w:id="13426" w:author="Sean de Noronha | DRG" w:date="2026-09-29T16:58:00Z" w16du:dateUtc="2026-09-29T14:58:00Z"/>
                <w:rFonts w:cs="Arial"/>
                <w:sz w:val="13"/>
                <w:szCs w:val="13"/>
              </w:rPr>
            </w:pPr>
            <w:ins w:id="13427" w:author="Sean de Noronha | DRG" w:date="2026-09-29T16:58:00Z" w16du:dateUtc="2026-09-29T14:58:00Z">
              <w:r>
                <w:rPr>
                  <w:rFonts w:cs="Arial"/>
                  <w:sz w:val="13"/>
                  <w:szCs w:val="13"/>
                </w:rPr>
                <w:t>10,300</w:t>
              </w:r>
            </w:ins>
          </w:p>
        </w:tc>
        <w:tc>
          <w:tcPr>
            <w:tcW w:w="1100" w:type="dxa"/>
            <w:vAlign w:val="center"/>
          </w:tcPr>
          <w:p w14:paraId="5E000F51" w14:textId="77777777" w:rsidR="00C60D85" w:rsidRDefault="00000000">
            <w:pPr>
              <w:spacing w:after="0"/>
              <w:rPr>
                <w:ins w:id="13428" w:author="Sean de Noronha | DRG" w:date="2026-09-29T16:58:00Z" w16du:dateUtc="2026-09-29T14:58:00Z"/>
                <w:rFonts w:cs="Arial"/>
                <w:sz w:val="13"/>
                <w:szCs w:val="13"/>
              </w:rPr>
            </w:pPr>
            <w:ins w:id="13429" w:author="Sean de Noronha | DRG" w:date="2026-09-29T16:58:00Z" w16du:dateUtc="2026-09-29T14:58:00Z">
              <w:r>
                <w:rPr>
                  <w:rFonts w:cs="Arial"/>
                  <w:sz w:val="13"/>
                  <w:szCs w:val="13"/>
                </w:rPr>
                <w:t>619 (1,310)</w:t>
              </w:r>
            </w:ins>
          </w:p>
        </w:tc>
        <w:tc>
          <w:tcPr>
            <w:tcW w:w="700" w:type="dxa"/>
            <w:vAlign w:val="center"/>
          </w:tcPr>
          <w:p w14:paraId="5E000F52" w14:textId="77777777" w:rsidR="00C60D85" w:rsidRDefault="00000000">
            <w:pPr>
              <w:spacing w:after="0"/>
              <w:rPr>
                <w:ins w:id="13430" w:author="Sean de Noronha | DRG" w:date="2026-09-29T16:58:00Z" w16du:dateUtc="2026-09-29T14:58:00Z"/>
                <w:rFonts w:cs="Arial"/>
                <w:sz w:val="13"/>
                <w:szCs w:val="13"/>
              </w:rPr>
            </w:pPr>
            <w:ins w:id="13431" w:author="Sean de Noronha | DRG" w:date="2026-09-29T16:58:00Z" w16du:dateUtc="2026-09-29T14:58:00Z">
              <w:r>
                <w:rPr>
                  <w:rFonts w:cs="Arial"/>
                  <w:sz w:val="13"/>
                  <w:szCs w:val="13"/>
                </w:rPr>
                <w:t>26.5</w:t>
              </w:r>
            </w:ins>
          </w:p>
        </w:tc>
      </w:tr>
      <w:tr w:rsidR="00C60D85" w14:paraId="631F0DE6" w14:textId="77777777">
        <w:trPr>
          <w:jc w:val="center"/>
          <w:ins w:id="13432" w:author="Sean de Noronha | DRG" w:date="2026-09-29T16:58:00Z"/>
        </w:trPr>
        <w:tc>
          <w:tcPr>
            <w:tcW w:w="560" w:type="dxa"/>
            <w:vAlign w:val="center"/>
          </w:tcPr>
          <w:p w14:paraId="5E000F53" w14:textId="77777777" w:rsidR="00C60D85" w:rsidRDefault="00000000">
            <w:pPr>
              <w:spacing w:after="0"/>
              <w:rPr>
                <w:ins w:id="13433" w:author="Sean de Noronha | DRG" w:date="2026-09-29T16:58:00Z" w16du:dateUtc="2026-09-29T14:58:00Z"/>
                <w:rFonts w:cs="Arial"/>
                <w:sz w:val="13"/>
                <w:szCs w:val="13"/>
              </w:rPr>
            </w:pPr>
            <w:ins w:id="13434" w:author="Sean de Noronha | DRG" w:date="2026-09-29T16:58:00Z" w16du:dateUtc="2026-09-29T14:58:00Z">
              <w:r>
                <w:rPr>
                  <w:rFonts w:cs="Arial"/>
                  <w:sz w:val="13"/>
                  <w:szCs w:val="13"/>
                </w:rPr>
                <w:t>308</w:t>
              </w:r>
            </w:ins>
          </w:p>
        </w:tc>
        <w:tc>
          <w:tcPr>
            <w:tcW w:w="500" w:type="dxa"/>
            <w:vAlign w:val="center"/>
          </w:tcPr>
          <w:p w14:paraId="5E000F54" w14:textId="77777777" w:rsidR="00C60D85" w:rsidRDefault="00000000">
            <w:pPr>
              <w:spacing w:after="0"/>
              <w:rPr>
                <w:ins w:id="13435" w:author="Sean de Noronha | DRG" w:date="2026-09-29T16:58:00Z" w16du:dateUtc="2026-09-29T14:58:00Z"/>
                <w:rFonts w:cs="Arial"/>
                <w:sz w:val="13"/>
                <w:szCs w:val="13"/>
              </w:rPr>
            </w:pPr>
            <w:ins w:id="13436" w:author="Sean de Noronha | DRG" w:date="2026-09-29T16:58:00Z" w16du:dateUtc="2026-09-29T14:58:00Z">
              <w:r>
                <w:rPr>
                  <w:rFonts w:cs="Arial"/>
                  <w:sz w:val="13"/>
                  <w:szCs w:val="13"/>
                </w:rPr>
                <w:t>T4</w:t>
              </w:r>
            </w:ins>
          </w:p>
        </w:tc>
        <w:tc>
          <w:tcPr>
            <w:tcW w:w="660" w:type="dxa"/>
            <w:vAlign w:val="center"/>
          </w:tcPr>
          <w:p w14:paraId="5E000F55" w14:textId="77777777" w:rsidR="00C60D85" w:rsidRDefault="00000000">
            <w:pPr>
              <w:spacing w:after="0"/>
              <w:rPr>
                <w:ins w:id="13437" w:author="Sean de Noronha | DRG" w:date="2026-09-29T16:58:00Z" w16du:dateUtc="2026-09-29T14:58:00Z"/>
                <w:rFonts w:cs="Arial"/>
                <w:sz w:val="13"/>
                <w:szCs w:val="13"/>
              </w:rPr>
            </w:pPr>
            <w:ins w:id="13438" w:author="Sean de Noronha | DRG" w:date="2026-09-29T16:58:00Z" w16du:dateUtc="2026-09-29T14:58:00Z">
              <w:r>
                <w:rPr>
                  <w:rFonts w:cs="Arial"/>
                  <w:sz w:val="13"/>
                  <w:szCs w:val="13"/>
                </w:rPr>
                <w:t>2</w:t>
              </w:r>
            </w:ins>
          </w:p>
        </w:tc>
        <w:tc>
          <w:tcPr>
            <w:tcW w:w="1920" w:type="dxa"/>
            <w:vAlign w:val="center"/>
          </w:tcPr>
          <w:p w14:paraId="5E000F56" w14:textId="77777777" w:rsidR="00C60D85" w:rsidRDefault="00000000">
            <w:pPr>
              <w:spacing w:after="0"/>
              <w:rPr>
                <w:ins w:id="13439" w:author="Sean de Noronha | DRG" w:date="2026-09-29T16:58:00Z" w16du:dateUtc="2026-09-29T14:58:00Z"/>
                <w:rFonts w:cs="Arial"/>
                <w:sz w:val="13"/>
                <w:szCs w:val="13"/>
              </w:rPr>
            </w:pPr>
            <w:ins w:id="13440" w:author="Sean de Noronha | DRG" w:date="2026-09-29T16:58:00Z" w16du:dateUtc="2026-09-29T14:58:00Z">
              <w:r>
                <w:rPr>
                  <w:rFonts w:cs="Arial"/>
                  <w:sz w:val="13"/>
                  <w:szCs w:val="13"/>
                </w:rPr>
                <w:t>CSST with four 90° bends and two end fittings, EHD 23</w:t>
              </w:r>
            </w:ins>
          </w:p>
        </w:tc>
        <w:tc>
          <w:tcPr>
            <w:tcW w:w="520" w:type="dxa"/>
            <w:vAlign w:val="center"/>
          </w:tcPr>
          <w:p w14:paraId="5E000F57" w14:textId="77777777" w:rsidR="00C60D85" w:rsidRDefault="00000000">
            <w:pPr>
              <w:spacing w:after="0"/>
              <w:rPr>
                <w:ins w:id="13441" w:author="Sean de Noronha | DRG" w:date="2026-09-29T16:58:00Z" w16du:dateUtc="2026-09-29T14:58:00Z"/>
                <w:rFonts w:cs="Arial"/>
                <w:sz w:val="13"/>
                <w:szCs w:val="13"/>
              </w:rPr>
            </w:pPr>
            <w:ins w:id="13442" w:author="Sean de Noronha | DRG" w:date="2026-09-29T16:58:00Z" w16du:dateUtc="2026-09-29T14:58:00Z">
              <w:r>
                <w:rPr>
                  <w:rFonts w:cs="Arial"/>
                  <w:sz w:val="13"/>
                  <w:szCs w:val="13"/>
                </w:rPr>
                <w:t>He</w:t>
              </w:r>
            </w:ins>
          </w:p>
        </w:tc>
        <w:tc>
          <w:tcPr>
            <w:tcW w:w="900" w:type="dxa"/>
            <w:vAlign w:val="center"/>
          </w:tcPr>
          <w:p w14:paraId="5E000F58" w14:textId="77777777" w:rsidR="00C60D85" w:rsidRDefault="00000000">
            <w:pPr>
              <w:spacing w:after="0"/>
              <w:rPr>
                <w:ins w:id="13443" w:author="Sean de Noronha | DRG" w:date="2026-09-29T16:58:00Z" w16du:dateUtc="2026-09-29T14:58:00Z"/>
                <w:rFonts w:cs="Arial"/>
                <w:sz w:val="13"/>
                <w:szCs w:val="13"/>
              </w:rPr>
            </w:pPr>
            <w:ins w:id="13444" w:author="Sean de Noronha | DRG" w:date="2026-09-29T16:58:00Z" w16du:dateUtc="2026-09-29T14:58:00Z">
              <w:r>
                <w:rPr>
                  <w:rFonts w:cs="Arial"/>
                  <w:sz w:val="13"/>
                  <w:szCs w:val="13"/>
                </w:rPr>
                <w:t>4,620</w:t>
              </w:r>
            </w:ins>
          </w:p>
        </w:tc>
        <w:tc>
          <w:tcPr>
            <w:tcW w:w="800" w:type="dxa"/>
            <w:vAlign w:val="center"/>
          </w:tcPr>
          <w:p w14:paraId="5E000F59" w14:textId="77777777" w:rsidR="00C60D85" w:rsidRDefault="00000000">
            <w:pPr>
              <w:spacing w:after="0"/>
              <w:rPr>
                <w:ins w:id="13445" w:author="Sean de Noronha | DRG" w:date="2026-09-29T16:58:00Z" w16du:dateUtc="2026-09-29T14:58:00Z"/>
                <w:rFonts w:cs="Arial"/>
                <w:sz w:val="13"/>
                <w:szCs w:val="13"/>
              </w:rPr>
            </w:pPr>
            <w:ins w:id="13446" w:author="Sean de Noronha | DRG" w:date="2026-09-29T16:58:00Z" w16du:dateUtc="2026-09-29T14:58:00Z">
              <w:r>
                <w:rPr>
                  <w:rFonts w:cs="Arial"/>
                  <w:sz w:val="13"/>
                  <w:szCs w:val="13"/>
                </w:rPr>
                <w:t>80 ft</w:t>
              </w:r>
            </w:ins>
          </w:p>
        </w:tc>
        <w:tc>
          <w:tcPr>
            <w:tcW w:w="880" w:type="dxa"/>
            <w:vAlign w:val="center"/>
          </w:tcPr>
          <w:p w14:paraId="5E000F5A" w14:textId="77777777" w:rsidR="00C60D85" w:rsidRDefault="00000000">
            <w:pPr>
              <w:spacing w:after="0"/>
              <w:rPr>
                <w:ins w:id="13447" w:author="Sean de Noronha | DRG" w:date="2026-09-29T16:58:00Z" w16du:dateUtc="2026-09-29T14:58:00Z"/>
                <w:rFonts w:cs="Arial"/>
                <w:sz w:val="13"/>
                <w:szCs w:val="13"/>
              </w:rPr>
            </w:pPr>
            <w:ins w:id="13448" w:author="Sean de Noronha | DRG" w:date="2026-09-29T16:58:00Z" w16du:dateUtc="2026-09-29T14:58:00Z">
              <w:r>
                <w:rPr>
                  <w:rFonts w:cs="Arial"/>
                  <w:sz w:val="13"/>
                  <w:szCs w:val="13"/>
                </w:rPr>
                <w:t>13.8</w:t>
              </w:r>
            </w:ins>
          </w:p>
        </w:tc>
        <w:tc>
          <w:tcPr>
            <w:tcW w:w="820" w:type="dxa"/>
            <w:vAlign w:val="center"/>
          </w:tcPr>
          <w:p w14:paraId="5E000F5B" w14:textId="77777777" w:rsidR="00C60D85" w:rsidRDefault="00000000">
            <w:pPr>
              <w:spacing w:after="0"/>
              <w:rPr>
                <w:ins w:id="13449" w:author="Sean de Noronha | DRG" w:date="2026-09-29T16:58:00Z" w16du:dateUtc="2026-09-29T14:58:00Z"/>
                <w:rFonts w:cs="Arial"/>
                <w:sz w:val="13"/>
                <w:szCs w:val="13"/>
              </w:rPr>
            </w:pPr>
            <w:ins w:id="13450" w:author="Sean de Noronha | DRG" w:date="2026-09-29T16:58:00Z" w16du:dateUtc="2026-09-29T14:58:00Z">
              <w:r>
                <w:rPr>
                  <w:rFonts w:cs="Arial"/>
                  <w:sz w:val="13"/>
                  <w:szCs w:val="13"/>
                </w:rPr>
                <w:t>10,300</w:t>
              </w:r>
            </w:ins>
          </w:p>
        </w:tc>
        <w:tc>
          <w:tcPr>
            <w:tcW w:w="1100" w:type="dxa"/>
            <w:vAlign w:val="center"/>
          </w:tcPr>
          <w:p w14:paraId="5E000F5C" w14:textId="77777777" w:rsidR="00C60D85" w:rsidRDefault="00000000">
            <w:pPr>
              <w:spacing w:after="0"/>
              <w:rPr>
                <w:ins w:id="13451" w:author="Sean de Noronha | DRG" w:date="2026-09-29T16:58:00Z" w16du:dateUtc="2026-09-29T14:58:00Z"/>
                <w:rFonts w:cs="Arial"/>
                <w:sz w:val="13"/>
                <w:szCs w:val="13"/>
              </w:rPr>
            </w:pPr>
            <w:ins w:id="13452" w:author="Sean de Noronha | DRG" w:date="2026-09-29T16:58:00Z" w16du:dateUtc="2026-09-29T14:58:00Z">
              <w:r>
                <w:rPr>
                  <w:rFonts w:cs="Arial"/>
                  <w:sz w:val="13"/>
                  <w:szCs w:val="13"/>
                </w:rPr>
                <w:t>535 (1,130)</w:t>
              </w:r>
            </w:ins>
          </w:p>
        </w:tc>
        <w:tc>
          <w:tcPr>
            <w:tcW w:w="700" w:type="dxa"/>
            <w:vAlign w:val="center"/>
          </w:tcPr>
          <w:p w14:paraId="5E000F5D" w14:textId="77777777" w:rsidR="00C60D85" w:rsidRDefault="00000000">
            <w:pPr>
              <w:spacing w:after="0"/>
              <w:rPr>
                <w:ins w:id="13453" w:author="Sean de Noronha | DRG" w:date="2026-09-29T16:58:00Z" w16du:dateUtc="2026-09-29T14:58:00Z"/>
                <w:rFonts w:cs="Arial"/>
                <w:sz w:val="13"/>
                <w:szCs w:val="13"/>
              </w:rPr>
            </w:pPr>
            <w:ins w:id="13454" w:author="Sean de Noronha | DRG" w:date="2026-09-29T16:58:00Z" w16du:dateUtc="2026-09-29T14:58:00Z">
              <w:r>
                <w:rPr>
                  <w:rFonts w:cs="Arial"/>
                  <w:sz w:val="13"/>
                  <w:szCs w:val="13"/>
                </w:rPr>
                <w:t>22.8</w:t>
              </w:r>
            </w:ins>
          </w:p>
        </w:tc>
      </w:tr>
      <w:tr w:rsidR="00C60D85" w14:paraId="39652E5C" w14:textId="77777777">
        <w:trPr>
          <w:jc w:val="center"/>
          <w:ins w:id="13455" w:author="Sean de Noronha | DRG" w:date="2026-09-29T16:58:00Z"/>
        </w:trPr>
        <w:tc>
          <w:tcPr>
            <w:tcW w:w="560" w:type="dxa"/>
            <w:vAlign w:val="center"/>
          </w:tcPr>
          <w:p w14:paraId="5E000F5E" w14:textId="77777777" w:rsidR="00C60D85" w:rsidRDefault="00000000">
            <w:pPr>
              <w:spacing w:after="0"/>
              <w:rPr>
                <w:ins w:id="13456" w:author="Sean de Noronha | DRG" w:date="2026-09-29T16:58:00Z" w16du:dateUtc="2026-09-29T14:58:00Z"/>
                <w:rFonts w:cs="Arial"/>
                <w:sz w:val="13"/>
                <w:szCs w:val="13"/>
              </w:rPr>
            </w:pPr>
            <w:ins w:id="13457" w:author="Sean de Noronha | DRG" w:date="2026-09-29T16:58:00Z" w16du:dateUtc="2026-09-29T14:58:00Z">
              <w:r>
                <w:rPr>
                  <w:rFonts w:cs="Arial"/>
                  <w:sz w:val="13"/>
                  <w:szCs w:val="13"/>
                </w:rPr>
                <w:t>309</w:t>
              </w:r>
            </w:ins>
          </w:p>
        </w:tc>
        <w:tc>
          <w:tcPr>
            <w:tcW w:w="500" w:type="dxa"/>
            <w:vAlign w:val="center"/>
          </w:tcPr>
          <w:p w14:paraId="5E000F5F" w14:textId="77777777" w:rsidR="00C60D85" w:rsidRDefault="00000000">
            <w:pPr>
              <w:spacing w:after="0"/>
              <w:rPr>
                <w:ins w:id="13458" w:author="Sean de Noronha | DRG" w:date="2026-09-29T16:58:00Z" w16du:dateUtc="2026-09-29T14:58:00Z"/>
                <w:rFonts w:cs="Arial"/>
                <w:sz w:val="13"/>
                <w:szCs w:val="13"/>
              </w:rPr>
            </w:pPr>
            <w:ins w:id="13459" w:author="Sean de Noronha | DRG" w:date="2026-09-29T16:58:00Z" w16du:dateUtc="2026-09-29T14:58:00Z">
              <w:r>
                <w:rPr>
                  <w:rFonts w:cs="Arial"/>
                  <w:sz w:val="13"/>
                  <w:szCs w:val="13"/>
                </w:rPr>
                <w:t>T4</w:t>
              </w:r>
            </w:ins>
          </w:p>
        </w:tc>
        <w:tc>
          <w:tcPr>
            <w:tcW w:w="660" w:type="dxa"/>
            <w:vAlign w:val="center"/>
          </w:tcPr>
          <w:p w14:paraId="5E000F60" w14:textId="77777777" w:rsidR="00C60D85" w:rsidRDefault="00000000">
            <w:pPr>
              <w:spacing w:after="0"/>
              <w:rPr>
                <w:ins w:id="13460" w:author="Sean de Noronha | DRG" w:date="2026-09-29T16:58:00Z" w16du:dateUtc="2026-09-29T14:58:00Z"/>
                <w:rFonts w:cs="Arial"/>
                <w:sz w:val="13"/>
                <w:szCs w:val="13"/>
              </w:rPr>
            </w:pPr>
            <w:ins w:id="13461" w:author="Sean de Noronha | DRG" w:date="2026-09-29T16:58:00Z" w16du:dateUtc="2026-09-29T14:58:00Z">
              <w:r>
                <w:rPr>
                  <w:rFonts w:cs="Arial"/>
                  <w:sz w:val="13"/>
                  <w:szCs w:val="13"/>
                </w:rPr>
                <w:t>2</w:t>
              </w:r>
            </w:ins>
          </w:p>
        </w:tc>
        <w:tc>
          <w:tcPr>
            <w:tcW w:w="1920" w:type="dxa"/>
            <w:vAlign w:val="center"/>
          </w:tcPr>
          <w:p w14:paraId="5E000F61" w14:textId="77777777" w:rsidR="00C60D85" w:rsidRDefault="00000000">
            <w:pPr>
              <w:spacing w:after="0"/>
              <w:rPr>
                <w:ins w:id="13462" w:author="Sean de Noronha | DRG" w:date="2026-09-29T16:58:00Z" w16du:dateUtc="2026-09-29T14:58:00Z"/>
                <w:rFonts w:cs="Arial"/>
                <w:sz w:val="13"/>
                <w:szCs w:val="13"/>
              </w:rPr>
            </w:pPr>
            <w:ins w:id="13463" w:author="Sean de Noronha | DRG" w:date="2026-09-29T16:58:00Z" w16du:dateUtc="2026-09-29T14:58:00Z">
              <w:r>
                <w:rPr>
                  <w:rFonts w:cs="Arial"/>
                  <w:sz w:val="13"/>
                  <w:szCs w:val="13"/>
                </w:rPr>
                <w:t>CSST with four 90° bends and two end fittings, EHD 23</w:t>
              </w:r>
            </w:ins>
          </w:p>
        </w:tc>
        <w:tc>
          <w:tcPr>
            <w:tcW w:w="520" w:type="dxa"/>
            <w:vAlign w:val="center"/>
          </w:tcPr>
          <w:p w14:paraId="5E000F62" w14:textId="77777777" w:rsidR="00C60D85" w:rsidRDefault="00000000">
            <w:pPr>
              <w:spacing w:after="0"/>
              <w:rPr>
                <w:ins w:id="13464" w:author="Sean de Noronha | DRG" w:date="2026-09-29T16:58:00Z" w16du:dateUtc="2026-09-29T14:58:00Z"/>
                <w:rFonts w:cs="Arial"/>
                <w:sz w:val="13"/>
                <w:szCs w:val="13"/>
              </w:rPr>
            </w:pPr>
            <w:ins w:id="13465" w:author="Sean de Noronha | DRG" w:date="2026-09-29T16:58:00Z" w16du:dateUtc="2026-09-29T14:58:00Z">
              <w:r>
                <w:rPr>
                  <w:rFonts w:cs="Arial"/>
                  <w:sz w:val="13"/>
                  <w:szCs w:val="13"/>
                </w:rPr>
                <w:t>He</w:t>
              </w:r>
            </w:ins>
          </w:p>
        </w:tc>
        <w:tc>
          <w:tcPr>
            <w:tcW w:w="900" w:type="dxa"/>
            <w:vAlign w:val="center"/>
          </w:tcPr>
          <w:p w14:paraId="5E000F63" w14:textId="77777777" w:rsidR="00C60D85" w:rsidRDefault="00000000">
            <w:pPr>
              <w:spacing w:after="0"/>
              <w:rPr>
                <w:ins w:id="13466" w:author="Sean de Noronha | DRG" w:date="2026-09-29T16:58:00Z" w16du:dateUtc="2026-09-29T14:58:00Z"/>
                <w:rFonts w:cs="Arial"/>
                <w:sz w:val="13"/>
                <w:szCs w:val="13"/>
              </w:rPr>
            </w:pPr>
            <w:ins w:id="13467" w:author="Sean de Noronha | DRG" w:date="2026-09-29T16:58:00Z" w16du:dateUtc="2026-09-29T14:58:00Z">
              <w:r>
                <w:rPr>
                  <w:rFonts w:cs="Arial"/>
                  <w:sz w:val="13"/>
                  <w:szCs w:val="13"/>
                </w:rPr>
                <w:t>4,090</w:t>
              </w:r>
            </w:ins>
          </w:p>
        </w:tc>
        <w:tc>
          <w:tcPr>
            <w:tcW w:w="800" w:type="dxa"/>
            <w:vAlign w:val="center"/>
          </w:tcPr>
          <w:p w14:paraId="5E000F64" w14:textId="77777777" w:rsidR="00C60D85" w:rsidRDefault="00000000">
            <w:pPr>
              <w:spacing w:after="0"/>
              <w:rPr>
                <w:ins w:id="13468" w:author="Sean de Noronha | DRG" w:date="2026-09-29T16:58:00Z" w16du:dateUtc="2026-09-29T14:58:00Z"/>
                <w:rFonts w:cs="Arial"/>
                <w:sz w:val="13"/>
                <w:szCs w:val="13"/>
              </w:rPr>
            </w:pPr>
            <w:ins w:id="13469" w:author="Sean de Noronha | DRG" w:date="2026-09-29T16:58:00Z" w16du:dateUtc="2026-09-29T14:58:00Z">
              <w:r>
                <w:rPr>
                  <w:rFonts w:cs="Arial"/>
                  <w:sz w:val="13"/>
                  <w:szCs w:val="13"/>
                </w:rPr>
                <w:t>100 ft</w:t>
              </w:r>
            </w:ins>
          </w:p>
        </w:tc>
        <w:tc>
          <w:tcPr>
            <w:tcW w:w="880" w:type="dxa"/>
            <w:vAlign w:val="center"/>
          </w:tcPr>
          <w:p w14:paraId="5E000F65" w14:textId="77777777" w:rsidR="00C60D85" w:rsidRDefault="00000000">
            <w:pPr>
              <w:spacing w:after="0"/>
              <w:rPr>
                <w:ins w:id="13470" w:author="Sean de Noronha | DRG" w:date="2026-09-29T16:58:00Z" w16du:dateUtc="2026-09-29T14:58:00Z"/>
                <w:rFonts w:cs="Arial"/>
                <w:sz w:val="13"/>
                <w:szCs w:val="13"/>
              </w:rPr>
            </w:pPr>
            <w:ins w:id="13471" w:author="Sean de Noronha | DRG" w:date="2026-09-29T16:58:00Z" w16du:dateUtc="2026-09-29T14:58:00Z">
              <w:r>
                <w:rPr>
                  <w:rFonts w:cs="Arial"/>
                  <w:sz w:val="13"/>
                  <w:szCs w:val="13"/>
                </w:rPr>
                <w:t>13.8</w:t>
              </w:r>
            </w:ins>
          </w:p>
        </w:tc>
        <w:tc>
          <w:tcPr>
            <w:tcW w:w="820" w:type="dxa"/>
            <w:vAlign w:val="center"/>
          </w:tcPr>
          <w:p w14:paraId="5E000F66" w14:textId="77777777" w:rsidR="00C60D85" w:rsidRDefault="00000000">
            <w:pPr>
              <w:spacing w:after="0"/>
              <w:rPr>
                <w:ins w:id="13472" w:author="Sean de Noronha | DRG" w:date="2026-09-29T16:58:00Z" w16du:dateUtc="2026-09-29T14:58:00Z"/>
                <w:rFonts w:cs="Arial"/>
                <w:sz w:val="13"/>
                <w:szCs w:val="13"/>
              </w:rPr>
            </w:pPr>
            <w:ins w:id="13473" w:author="Sean de Noronha | DRG" w:date="2026-09-29T16:58:00Z" w16du:dateUtc="2026-09-29T14:58:00Z">
              <w:r>
                <w:rPr>
                  <w:rFonts w:cs="Arial"/>
                  <w:sz w:val="13"/>
                  <w:szCs w:val="13"/>
                </w:rPr>
                <w:t>10,300</w:t>
              </w:r>
            </w:ins>
          </w:p>
        </w:tc>
        <w:tc>
          <w:tcPr>
            <w:tcW w:w="1100" w:type="dxa"/>
            <w:vAlign w:val="center"/>
          </w:tcPr>
          <w:p w14:paraId="5E000F67" w14:textId="77777777" w:rsidR="00C60D85" w:rsidRDefault="00000000">
            <w:pPr>
              <w:spacing w:after="0"/>
              <w:rPr>
                <w:ins w:id="13474" w:author="Sean de Noronha | DRG" w:date="2026-09-29T16:58:00Z" w16du:dateUtc="2026-09-29T14:58:00Z"/>
                <w:rFonts w:cs="Arial"/>
                <w:sz w:val="13"/>
                <w:szCs w:val="13"/>
              </w:rPr>
            </w:pPr>
            <w:ins w:id="13475" w:author="Sean de Noronha | DRG" w:date="2026-09-29T16:58:00Z" w16du:dateUtc="2026-09-29T14:58:00Z">
              <w:r>
                <w:rPr>
                  <w:rFonts w:cs="Arial"/>
                  <w:sz w:val="13"/>
                  <w:szCs w:val="13"/>
                </w:rPr>
                <w:t>473 (1,000)</w:t>
              </w:r>
            </w:ins>
          </w:p>
        </w:tc>
        <w:tc>
          <w:tcPr>
            <w:tcW w:w="700" w:type="dxa"/>
            <w:vAlign w:val="center"/>
          </w:tcPr>
          <w:p w14:paraId="5E000F68" w14:textId="77777777" w:rsidR="00C60D85" w:rsidRDefault="00000000">
            <w:pPr>
              <w:spacing w:after="0"/>
              <w:rPr>
                <w:ins w:id="13476" w:author="Sean de Noronha | DRG" w:date="2026-09-29T16:58:00Z" w16du:dateUtc="2026-09-29T14:58:00Z"/>
                <w:rFonts w:cs="Arial"/>
                <w:sz w:val="13"/>
                <w:szCs w:val="13"/>
              </w:rPr>
            </w:pPr>
            <w:ins w:id="13477" w:author="Sean de Noronha | DRG" w:date="2026-09-29T16:58:00Z" w16du:dateUtc="2026-09-29T14:58:00Z">
              <w:r>
                <w:rPr>
                  <w:rFonts w:cs="Arial"/>
                  <w:sz w:val="13"/>
                  <w:szCs w:val="13"/>
                </w:rPr>
                <w:t>20.2</w:t>
              </w:r>
            </w:ins>
          </w:p>
        </w:tc>
      </w:tr>
      <w:tr w:rsidR="00C60D85" w14:paraId="79B05849" w14:textId="77777777">
        <w:trPr>
          <w:jc w:val="center"/>
          <w:ins w:id="13478" w:author="Sean de Noronha | DRG" w:date="2026-09-29T16:58:00Z"/>
        </w:trPr>
        <w:tc>
          <w:tcPr>
            <w:tcW w:w="560" w:type="dxa"/>
            <w:vAlign w:val="center"/>
          </w:tcPr>
          <w:p w14:paraId="5E000F69" w14:textId="77777777" w:rsidR="00C60D85" w:rsidRDefault="00000000">
            <w:pPr>
              <w:spacing w:after="0"/>
              <w:rPr>
                <w:ins w:id="13479" w:author="Sean de Noronha | DRG" w:date="2026-09-29T16:58:00Z" w16du:dateUtc="2026-09-29T14:58:00Z"/>
                <w:rFonts w:cs="Arial"/>
                <w:sz w:val="13"/>
                <w:szCs w:val="13"/>
              </w:rPr>
            </w:pPr>
            <w:ins w:id="13480" w:author="Sean de Noronha | DRG" w:date="2026-09-29T16:58:00Z" w16du:dateUtc="2026-09-29T14:58:00Z">
              <w:r>
                <w:rPr>
                  <w:rFonts w:cs="Arial"/>
                  <w:sz w:val="13"/>
                  <w:szCs w:val="13"/>
                </w:rPr>
                <w:t>310</w:t>
              </w:r>
            </w:ins>
          </w:p>
        </w:tc>
        <w:tc>
          <w:tcPr>
            <w:tcW w:w="500" w:type="dxa"/>
            <w:vAlign w:val="center"/>
          </w:tcPr>
          <w:p w14:paraId="5E000F6A" w14:textId="77777777" w:rsidR="00C60D85" w:rsidRDefault="00000000">
            <w:pPr>
              <w:spacing w:after="0"/>
              <w:rPr>
                <w:ins w:id="13481" w:author="Sean de Noronha | DRG" w:date="2026-09-29T16:58:00Z" w16du:dateUtc="2026-09-29T14:58:00Z"/>
                <w:rFonts w:cs="Arial"/>
                <w:sz w:val="13"/>
                <w:szCs w:val="13"/>
              </w:rPr>
            </w:pPr>
            <w:ins w:id="13482" w:author="Sean de Noronha | DRG" w:date="2026-09-29T16:58:00Z" w16du:dateUtc="2026-09-29T14:58:00Z">
              <w:r>
                <w:rPr>
                  <w:rFonts w:cs="Arial"/>
                  <w:sz w:val="13"/>
                  <w:szCs w:val="13"/>
                </w:rPr>
                <w:t>T4</w:t>
              </w:r>
            </w:ins>
          </w:p>
        </w:tc>
        <w:tc>
          <w:tcPr>
            <w:tcW w:w="660" w:type="dxa"/>
            <w:vAlign w:val="center"/>
          </w:tcPr>
          <w:p w14:paraId="5E000F6B" w14:textId="77777777" w:rsidR="00C60D85" w:rsidRDefault="00000000">
            <w:pPr>
              <w:spacing w:after="0"/>
              <w:rPr>
                <w:ins w:id="13483" w:author="Sean de Noronha | DRG" w:date="2026-09-29T16:58:00Z" w16du:dateUtc="2026-09-29T14:58:00Z"/>
                <w:rFonts w:cs="Arial"/>
                <w:sz w:val="13"/>
                <w:szCs w:val="13"/>
              </w:rPr>
            </w:pPr>
            <w:ins w:id="13484" w:author="Sean de Noronha | DRG" w:date="2026-09-29T16:58:00Z" w16du:dateUtc="2026-09-29T14:58:00Z">
              <w:r>
                <w:rPr>
                  <w:rFonts w:cs="Arial"/>
                  <w:sz w:val="13"/>
                  <w:szCs w:val="13"/>
                </w:rPr>
                <w:t>2</w:t>
              </w:r>
            </w:ins>
          </w:p>
        </w:tc>
        <w:tc>
          <w:tcPr>
            <w:tcW w:w="1920" w:type="dxa"/>
            <w:vAlign w:val="center"/>
          </w:tcPr>
          <w:p w14:paraId="5E000F6C" w14:textId="77777777" w:rsidR="00C60D85" w:rsidRDefault="00000000">
            <w:pPr>
              <w:spacing w:after="0"/>
              <w:rPr>
                <w:ins w:id="13485" w:author="Sean de Noronha | DRG" w:date="2026-09-29T16:58:00Z" w16du:dateUtc="2026-09-29T14:58:00Z"/>
                <w:rFonts w:cs="Arial"/>
                <w:sz w:val="13"/>
                <w:szCs w:val="13"/>
              </w:rPr>
            </w:pPr>
            <w:ins w:id="13486" w:author="Sean de Noronha | DRG" w:date="2026-09-29T16:58:00Z" w16du:dateUtc="2026-09-29T14:58:00Z">
              <w:r>
                <w:rPr>
                  <w:rFonts w:cs="Arial"/>
                  <w:sz w:val="13"/>
                  <w:szCs w:val="13"/>
                </w:rPr>
                <w:t>CSST with four 90° bends and two end fittings, EHD 23</w:t>
              </w:r>
            </w:ins>
          </w:p>
        </w:tc>
        <w:tc>
          <w:tcPr>
            <w:tcW w:w="520" w:type="dxa"/>
            <w:vAlign w:val="center"/>
          </w:tcPr>
          <w:p w14:paraId="5E000F6D" w14:textId="77777777" w:rsidR="00C60D85" w:rsidRDefault="00000000">
            <w:pPr>
              <w:spacing w:after="0"/>
              <w:rPr>
                <w:ins w:id="13487" w:author="Sean de Noronha | DRG" w:date="2026-09-29T16:58:00Z" w16du:dateUtc="2026-09-29T14:58:00Z"/>
                <w:rFonts w:cs="Arial"/>
                <w:sz w:val="13"/>
                <w:szCs w:val="13"/>
              </w:rPr>
            </w:pPr>
            <w:ins w:id="13488" w:author="Sean de Noronha | DRG" w:date="2026-09-29T16:58:00Z" w16du:dateUtc="2026-09-29T14:58:00Z">
              <w:r>
                <w:rPr>
                  <w:rFonts w:cs="Arial"/>
                  <w:sz w:val="13"/>
                  <w:szCs w:val="13"/>
                </w:rPr>
                <w:t>He</w:t>
              </w:r>
            </w:ins>
          </w:p>
        </w:tc>
        <w:tc>
          <w:tcPr>
            <w:tcW w:w="900" w:type="dxa"/>
            <w:vAlign w:val="center"/>
          </w:tcPr>
          <w:p w14:paraId="5E000F6E" w14:textId="77777777" w:rsidR="00C60D85" w:rsidRDefault="00000000">
            <w:pPr>
              <w:spacing w:after="0"/>
              <w:rPr>
                <w:ins w:id="13489" w:author="Sean de Noronha | DRG" w:date="2026-09-29T16:58:00Z" w16du:dateUtc="2026-09-29T14:58:00Z"/>
                <w:rFonts w:cs="Arial"/>
                <w:sz w:val="13"/>
                <w:szCs w:val="13"/>
              </w:rPr>
            </w:pPr>
            <w:ins w:id="13490" w:author="Sean de Noronha | DRG" w:date="2026-09-29T16:58:00Z" w16du:dateUtc="2026-09-29T14:58:00Z">
              <w:r>
                <w:rPr>
                  <w:rFonts w:cs="Arial"/>
                  <w:sz w:val="13"/>
                  <w:szCs w:val="13"/>
                </w:rPr>
                <w:t>3,520</w:t>
              </w:r>
            </w:ins>
          </w:p>
        </w:tc>
        <w:tc>
          <w:tcPr>
            <w:tcW w:w="800" w:type="dxa"/>
            <w:vAlign w:val="center"/>
          </w:tcPr>
          <w:p w14:paraId="5E000F6F" w14:textId="77777777" w:rsidR="00C60D85" w:rsidRDefault="00000000">
            <w:pPr>
              <w:spacing w:after="0"/>
              <w:rPr>
                <w:ins w:id="13491" w:author="Sean de Noronha | DRG" w:date="2026-09-29T16:58:00Z" w16du:dateUtc="2026-09-29T14:58:00Z"/>
                <w:rFonts w:cs="Arial"/>
                <w:sz w:val="13"/>
                <w:szCs w:val="13"/>
              </w:rPr>
            </w:pPr>
            <w:ins w:id="13492" w:author="Sean de Noronha | DRG" w:date="2026-09-29T16:58:00Z" w16du:dateUtc="2026-09-29T14:58:00Z">
              <w:r>
                <w:rPr>
                  <w:rFonts w:cs="Arial"/>
                  <w:sz w:val="13"/>
                  <w:szCs w:val="13"/>
                </w:rPr>
                <w:t>150 ft</w:t>
              </w:r>
            </w:ins>
          </w:p>
        </w:tc>
        <w:tc>
          <w:tcPr>
            <w:tcW w:w="880" w:type="dxa"/>
            <w:vAlign w:val="center"/>
          </w:tcPr>
          <w:p w14:paraId="5E000F70" w14:textId="77777777" w:rsidR="00C60D85" w:rsidRDefault="00000000">
            <w:pPr>
              <w:spacing w:after="0"/>
              <w:rPr>
                <w:ins w:id="13493" w:author="Sean de Noronha | DRG" w:date="2026-09-29T16:58:00Z" w16du:dateUtc="2026-09-29T14:58:00Z"/>
                <w:rFonts w:cs="Arial"/>
                <w:sz w:val="13"/>
                <w:szCs w:val="13"/>
              </w:rPr>
            </w:pPr>
            <w:ins w:id="13494" w:author="Sean de Noronha | DRG" w:date="2026-09-29T16:58:00Z" w16du:dateUtc="2026-09-29T14:58:00Z">
              <w:r>
                <w:rPr>
                  <w:rFonts w:cs="Arial"/>
                  <w:sz w:val="13"/>
                  <w:szCs w:val="13"/>
                </w:rPr>
                <w:t>13.8</w:t>
              </w:r>
            </w:ins>
          </w:p>
        </w:tc>
        <w:tc>
          <w:tcPr>
            <w:tcW w:w="820" w:type="dxa"/>
            <w:vAlign w:val="center"/>
          </w:tcPr>
          <w:p w14:paraId="5E000F71" w14:textId="77777777" w:rsidR="00C60D85" w:rsidRDefault="00000000">
            <w:pPr>
              <w:spacing w:after="0"/>
              <w:rPr>
                <w:ins w:id="13495" w:author="Sean de Noronha | DRG" w:date="2026-09-29T16:58:00Z" w16du:dateUtc="2026-09-29T14:58:00Z"/>
                <w:rFonts w:cs="Arial"/>
                <w:sz w:val="13"/>
                <w:szCs w:val="13"/>
              </w:rPr>
            </w:pPr>
            <w:ins w:id="13496" w:author="Sean de Noronha | DRG" w:date="2026-09-29T16:58:00Z" w16du:dateUtc="2026-09-29T14:58:00Z">
              <w:r>
                <w:rPr>
                  <w:rFonts w:cs="Arial"/>
                  <w:sz w:val="13"/>
                  <w:szCs w:val="13"/>
                </w:rPr>
                <w:t>10,300</w:t>
              </w:r>
            </w:ins>
          </w:p>
        </w:tc>
        <w:tc>
          <w:tcPr>
            <w:tcW w:w="1100" w:type="dxa"/>
            <w:vAlign w:val="center"/>
          </w:tcPr>
          <w:p w14:paraId="5E000F72" w14:textId="77777777" w:rsidR="00C60D85" w:rsidRDefault="00000000">
            <w:pPr>
              <w:spacing w:after="0"/>
              <w:rPr>
                <w:ins w:id="13497" w:author="Sean de Noronha | DRG" w:date="2026-09-29T16:58:00Z" w16du:dateUtc="2026-09-29T14:58:00Z"/>
                <w:rFonts w:cs="Arial"/>
                <w:sz w:val="13"/>
                <w:szCs w:val="13"/>
              </w:rPr>
            </w:pPr>
            <w:ins w:id="13498" w:author="Sean de Noronha | DRG" w:date="2026-09-29T16:58:00Z" w16du:dateUtc="2026-09-29T14:58:00Z">
              <w:r>
                <w:rPr>
                  <w:rFonts w:cs="Arial"/>
                  <w:sz w:val="13"/>
                  <w:szCs w:val="13"/>
                </w:rPr>
                <w:t>408 (864)</w:t>
              </w:r>
            </w:ins>
          </w:p>
        </w:tc>
        <w:tc>
          <w:tcPr>
            <w:tcW w:w="700" w:type="dxa"/>
            <w:vAlign w:val="center"/>
          </w:tcPr>
          <w:p w14:paraId="5E000F73" w14:textId="77777777" w:rsidR="00C60D85" w:rsidRDefault="00000000">
            <w:pPr>
              <w:spacing w:after="0"/>
              <w:rPr>
                <w:ins w:id="13499" w:author="Sean de Noronha | DRG" w:date="2026-09-29T16:58:00Z" w16du:dateUtc="2026-09-29T14:58:00Z"/>
                <w:rFonts w:cs="Arial"/>
                <w:sz w:val="13"/>
                <w:szCs w:val="13"/>
              </w:rPr>
            </w:pPr>
            <w:ins w:id="13500" w:author="Sean de Noronha | DRG" w:date="2026-09-29T16:58:00Z" w16du:dateUtc="2026-09-29T14:58:00Z">
              <w:r>
                <w:rPr>
                  <w:rFonts w:cs="Arial"/>
                  <w:sz w:val="13"/>
                  <w:szCs w:val="13"/>
                </w:rPr>
                <w:t>17.4</w:t>
              </w:r>
            </w:ins>
          </w:p>
        </w:tc>
      </w:tr>
      <w:tr w:rsidR="00C60D85" w14:paraId="7D37D2B1" w14:textId="77777777">
        <w:trPr>
          <w:jc w:val="center"/>
          <w:ins w:id="13501" w:author="Sean de Noronha | DRG" w:date="2026-09-29T16:58:00Z"/>
        </w:trPr>
        <w:tc>
          <w:tcPr>
            <w:tcW w:w="560" w:type="dxa"/>
            <w:vAlign w:val="center"/>
          </w:tcPr>
          <w:p w14:paraId="5E000F74" w14:textId="77777777" w:rsidR="00C60D85" w:rsidRDefault="00000000">
            <w:pPr>
              <w:spacing w:after="0"/>
              <w:rPr>
                <w:ins w:id="13502" w:author="Sean de Noronha | DRG" w:date="2026-09-29T16:58:00Z" w16du:dateUtc="2026-09-29T14:58:00Z"/>
                <w:rFonts w:cs="Arial"/>
                <w:sz w:val="13"/>
                <w:szCs w:val="13"/>
              </w:rPr>
            </w:pPr>
            <w:ins w:id="13503" w:author="Sean de Noronha | DRG" w:date="2026-09-29T16:58:00Z" w16du:dateUtc="2026-09-29T14:58:00Z">
              <w:r>
                <w:rPr>
                  <w:rFonts w:cs="Arial"/>
                  <w:sz w:val="13"/>
                  <w:szCs w:val="13"/>
                </w:rPr>
                <w:t>311</w:t>
              </w:r>
            </w:ins>
          </w:p>
        </w:tc>
        <w:tc>
          <w:tcPr>
            <w:tcW w:w="500" w:type="dxa"/>
            <w:vAlign w:val="center"/>
          </w:tcPr>
          <w:p w14:paraId="5E000F75" w14:textId="77777777" w:rsidR="00C60D85" w:rsidRDefault="00000000">
            <w:pPr>
              <w:spacing w:after="0"/>
              <w:rPr>
                <w:ins w:id="13504" w:author="Sean de Noronha | DRG" w:date="2026-09-29T16:58:00Z" w16du:dateUtc="2026-09-29T14:58:00Z"/>
                <w:rFonts w:cs="Arial"/>
                <w:sz w:val="13"/>
                <w:szCs w:val="13"/>
              </w:rPr>
            </w:pPr>
            <w:ins w:id="13505" w:author="Sean de Noronha | DRG" w:date="2026-09-29T16:58:00Z" w16du:dateUtc="2026-09-29T14:58:00Z">
              <w:r>
                <w:rPr>
                  <w:rFonts w:cs="Arial"/>
                  <w:sz w:val="13"/>
                  <w:szCs w:val="13"/>
                </w:rPr>
                <w:t>T4</w:t>
              </w:r>
            </w:ins>
          </w:p>
        </w:tc>
        <w:tc>
          <w:tcPr>
            <w:tcW w:w="660" w:type="dxa"/>
            <w:vAlign w:val="center"/>
          </w:tcPr>
          <w:p w14:paraId="5E000F76" w14:textId="77777777" w:rsidR="00C60D85" w:rsidRDefault="00000000">
            <w:pPr>
              <w:spacing w:after="0"/>
              <w:rPr>
                <w:ins w:id="13506" w:author="Sean de Noronha | DRG" w:date="2026-09-29T16:58:00Z" w16du:dateUtc="2026-09-29T14:58:00Z"/>
                <w:rFonts w:cs="Arial"/>
                <w:sz w:val="13"/>
                <w:szCs w:val="13"/>
              </w:rPr>
            </w:pPr>
            <w:ins w:id="13507" w:author="Sean de Noronha | DRG" w:date="2026-09-29T16:58:00Z" w16du:dateUtc="2026-09-29T14:58:00Z">
              <w:r>
                <w:rPr>
                  <w:rFonts w:cs="Arial"/>
                  <w:sz w:val="13"/>
                  <w:szCs w:val="13"/>
                </w:rPr>
                <w:t>2</w:t>
              </w:r>
            </w:ins>
          </w:p>
        </w:tc>
        <w:tc>
          <w:tcPr>
            <w:tcW w:w="1920" w:type="dxa"/>
            <w:vAlign w:val="center"/>
          </w:tcPr>
          <w:p w14:paraId="5E000F77" w14:textId="77777777" w:rsidR="00C60D85" w:rsidRDefault="00000000">
            <w:pPr>
              <w:spacing w:after="0"/>
              <w:rPr>
                <w:ins w:id="13508" w:author="Sean de Noronha | DRG" w:date="2026-09-29T16:58:00Z" w16du:dateUtc="2026-09-29T14:58:00Z"/>
                <w:rFonts w:cs="Arial"/>
                <w:sz w:val="13"/>
                <w:szCs w:val="13"/>
              </w:rPr>
            </w:pPr>
            <w:ins w:id="13509" w:author="Sean de Noronha | DRG" w:date="2026-09-29T16:58:00Z" w16du:dateUtc="2026-09-29T14:58:00Z">
              <w:r>
                <w:rPr>
                  <w:rFonts w:cs="Arial"/>
                  <w:sz w:val="13"/>
                  <w:szCs w:val="13"/>
                </w:rPr>
                <w:t>CSST with four 90° bends and two end fittings, EHD 23</w:t>
              </w:r>
            </w:ins>
          </w:p>
        </w:tc>
        <w:tc>
          <w:tcPr>
            <w:tcW w:w="520" w:type="dxa"/>
            <w:vAlign w:val="center"/>
          </w:tcPr>
          <w:p w14:paraId="5E000F78" w14:textId="77777777" w:rsidR="00C60D85" w:rsidRDefault="00000000">
            <w:pPr>
              <w:spacing w:after="0"/>
              <w:rPr>
                <w:ins w:id="13510" w:author="Sean de Noronha | DRG" w:date="2026-09-29T16:58:00Z" w16du:dateUtc="2026-09-29T14:58:00Z"/>
                <w:rFonts w:cs="Arial"/>
                <w:sz w:val="13"/>
                <w:szCs w:val="13"/>
              </w:rPr>
            </w:pPr>
            <w:ins w:id="13511" w:author="Sean de Noronha | DRG" w:date="2026-09-29T16:58:00Z" w16du:dateUtc="2026-09-29T14:58:00Z">
              <w:r>
                <w:rPr>
                  <w:rFonts w:cs="Arial"/>
                  <w:sz w:val="13"/>
                  <w:szCs w:val="13"/>
                </w:rPr>
                <w:t>He</w:t>
              </w:r>
            </w:ins>
          </w:p>
        </w:tc>
        <w:tc>
          <w:tcPr>
            <w:tcW w:w="900" w:type="dxa"/>
            <w:vAlign w:val="center"/>
          </w:tcPr>
          <w:p w14:paraId="5E000F79" w14:textId="77777777" w:rsidR="00C60D85" w:rsidRDefault="00000000">
            <w:pPr>
              <w:spacing w:after="0"/>
              <w:rPr>
                <w:ins w:id="13512" w:author="Sean de Noronha | DRG" w:date="2026-09-29T16:58:00Z" w16du:dateUtc="2026-09-29T14:58:00Z"/>
                <w:rFonts w:cs="Arial"/>
                <w:sz w:val="13"/>
                <w:szCs w:val="13"/>
              </w:rPr>
            </w:pPr>
            <w:ins w:id="13513" w:author="Sean de Noronha | DRG" w:date="2026-09-29T16:58:00Z" w16du:dateUtc="2026-09-29T14:58:00Z">
              <w:r>
                <w:rPr>
                  <w:rFonts w:cs="Arial"/>
                  <w:sz w:val="13"/>
                  <w:szCs w:val="13"/>
                </w:rPr>
                <w:t>3,150</w:t>
              </w:r>
            </w:ins>
          </w:p>
        </w:tc>
        <w:tc>
          <w:tcPr>
            <w:tcW w:w="800" w:type="dxa"/>
            <w:vAlign w:val="center"/>
          </w:tcPr>
          <w:p w14:paraId="5E000F7A" w14:textId="77777777" w:rsidR="00C60D85" w:rsidRDefault="00000000">
            <w:pPr>
              <w:spacing w:after="0"/>
              <w:rPr>
                <w:ins w:id="13514" w:author="Sean de Noronha | DRG" w:date="2026-09-29T16:58:00Z" w16du:dateUtc="2026-09-29T14:58:00Z"/>
                <w:rFonts w:cs="Arial"/>
                <w:sz w:val="13"/>
                <w:szCs w:val="13"/>
              </w:rPr>
            </w:pPr>
            <w:ins w:id="13515" w:author="Sean de Noronha | DRG" w:date="2026-09-29T16:58:00Z" w16du:dateUtc="2026-09-29T14:58:00Z">
              <w:r>
                <w:rPr>
                  <w:rFonts w:cs="Arial"/>
                  <w:sz w:val="13"/>
                  <w:szCs w:val="13"/>
                </w:rPr>
                <w:t>200 ft</w:t>
              </w:r>
            </w:ins>
          </w:p>
        </w:tc>
        <w:tc>
          <w:tcPr>
            <w:tcW w:w="880" w:type="dxa"/>
            <w:vAlign w:val="center"/>
          </w:tcPr>
          <w:p w14:paraId="5E000F7B" w14:textId="77777777" w:rsidR="00C60D85" w:rsidRDefault="00000000">
            <w:pPr>
              <w:spacing w:after="0"/>
              <w:rPr>
                <w:ins w:id="13516" w:author="Sean de Noronha | DRG" w:date="2026-09-29T16:58:00Z" w16du:dateUtc="2026-09-29T14:58:00Z"/>
                <w:rFonts w:cs="Arial"/>
                <w:sz w:val="13"/>
                <w:szCs w:val="13"/>
              </w:rPr>
            </w:pPr>
            <w:ins w:id="13517" w:author="Sean de Noronha | DRG" w:date="2026-09-29T16:58:00Z" w16du:dateUtc="2026-09-29T14:58:00Z">
              <w:r>
                <w:rPr>
                  <w:rFonts w:cs="Arial"/>
                  <w:sz w:val="13"/>
                  <w:szCs w:val="13"/>
                </w:rPr>
                <w:t>13.8</w:t>
              </w:r>
            </w:ins>
          </w:p>
        </w:tc>
        <w:tc>
          <w:tcPr>
            <w:tcW w:w="820" w:type="dxa"/>
            <w:vAlign w:val="center"/>
          </w:tcPr>
          <w:p w14:paraId="5E000F7C" w14:textId="77777777" w:rsidR="00C60D85" w:rsidRDefault="00000000">
            <w:pPr>
              <w:spacing w:after="0"/>
              <w:rPr>
                <w:ins w:id="13518" w:author="Sean de Noronha | DRG" w:date="2026-09-29T16:58:00Z" w16du:dateUtc="2026-09-29T14:58:00Z"/>
                <w:rFonts w:cs="Arial"/>
                <w:sz w:val="13"/>
                <w:szCs w:val="13"/>
              </w:rPr>
            </w:pPr>
            <w:ins w:id="13519" w:author="Sean de Noronha | DRG" w:date="2026-09-29T16:58:00Z" w16du:dateUtc="2026-09-29T14:58:00Z">
              <w:r>
                <w:rPr>
                  <w:rFonts w:cs="Arial"/>
                  <w:sz w:val="13"/>
                  <w:szCs w:val="13"/>
                </w:rPr>
                <w:t>10,300</w:t>
              </w:r>
            </w:ins>
          </w:p>
        </w:tc>
        <w:tc>
          <w:tcPr>
            <w:tcW w:w="1100" w:type="dxa"/>
            <w:vAlign w:val="center"/>
          </w:tcPr>
          <w:p w14:paraId="5E000F7D" w14:textId="77777777" w:rsidR="00C60D85" w:rsidRDefault="00000000">
            <w:pPr>
              <w:spacing w:after="0"/>
              <w:rPr>
                <w:ins w:id="13520" w:author="Sean de Noronha | DRG" w:date="2026-09-29T16:58:00Z" w16du:dateUtc="2026-09-29T14:58:00Z"/>
                <w:rFonts w:cs="Arial"/>
                <w:sz w:val="13"/>
                <w:szCs w:val="13"/>
              </w:rPr>
            </w:pPr>
            <w:ins w:id="13521" w:author="Sean de Noronha | DRG" w:date="2026-09-29T16:58:00Z" w16du:dateUtc="2026-09-29T14:58:00Z">
              <w:r>
                <w:rPr>
                  <w:rFonts w:cs="Arial"/>
                  <w:sz w:val="13"/>
                  <w:szCs w:val="13"/>
                </w:rPr>
                <w:t>365 (773)</w:t>
              </w:r>
            </w:ins>
          </w:p>
        </w:tc>
        <w:tc>
          <w:tcPr>
            <w:tcW w:w="700" w:type="dxa"/>
            <w:vAlign w:val="center"/>
          </w:tcPr>
          <w:p w14:paraId="5E000F7E" w14:textId="77777777" w:rsidR="00C60D85" w:rsidRDefault="00000000">
            <w:pPr>
              <w:spacing w:after="0"/>
              <w:rPr>
                <w:ins w:id="13522" w:author="Sean de Noronha | DRG" w:date="2026-09-29T16:58:00Z" w16du:dateUtc="2026-09-29T14:58:00Z"/>
                <w:rFonts w:cs="Arial"/>
                <w:sz w:val="13"/>
                <w:szCs w:val="13"/>
              </w:rPr>
            </w:pPr>
            <w:ins w:id="13523" w:author="Sean de Noronha | DRG" w:date="2026-09-29T16:58:00Z" w16du:dateUtc="2026-09-29T14:58:00Z">
              <w:r>
                <w:rPr>
                  <w:rFonts w:cs="Arial"/>
                  <w:sz w:val="13"/>
                  <w:szCs w:val="13"/>
                </w:rPr>
                <w:t>15.6</w:t>
              </w:r>
            </w:ins>
          </w:p>
        </w:tc>
      </w:tr>
      <w:tr w:rsidR="00C60D85" w14:paraId="619AB8F9" w14:textId="77777777">
        <w:trPr>
          <w:jc w:val="center"/>
          <w:ins w:id="13524" w:author="Sean de Noronha | DRG" w:date="2026-09-29T16:58:00Z"/>
        </w:trPr>
        <w:tc>
          <w:tcPr>
            <w:tcW w:w="560" w:type="dxa"/>
            <w:vAlign w:val="center"/>
          </w:tcPr>
          <w:p w14:paraId="5E000F7F" w14:textId="77777777" w:rsidR="00C60D85" w:rsidRDefault="00000000">
            <w:pPr>
              <w:spacing w:after="0"/>
              <w:rPr>
                <w:ins w:id="13525" w:author="Sean de Noronha | DRG" w:date="2026-09-29T16:58:00Z" w16du:dateUtc="2026-09-29T14:58:00Z"/>
                <w:rFonts w:cs="Arial"/>
                <w:sz w:val="13"/>
                <w:szCs w:val="13"/>
              </w:rPr>
            </w:pPr>
            <w:ins w:id="13526" w:author="Sean de Noronha | DRG" w:date="2026-09-29T16:58:00Z" w16du:dateUtc="2026-09-29T14:58:00Z">
              <w:r>
                <w:rPr>
                  <w:rFonts w:cs="Arial"/>
                  <w:sz w:val="13"/>
                  <w:szCs w:val="13"/>
                </w:rPr>
                <w:t>312</w:t>
              </w:r>
            </w:ins>
          </w:p>
        </w:tc>
        <w:tc>
          <w:tcPr>
            <w:tcW w:w="500" w:type="dxa"/>
            <w:vAlign w:val="center"/>
          </w:tcPr>
          <w:p w14:paraId="5E000F80" w14:textId="77777777" w:rsidR="00C60D85" w:rsidRDefault="00000000">
            <w:pPr>
              <w:spacing w:after="0"/>
              <w:rPr>
                <w:ins w:id="13527" w:author="Sean de Noronha | DRG" w:date="2026-09-29T16:58:00Z" w16du:dateUtc="2026-09-29T14:58:00Z"/>
                <w:rFonts w:cs="Arial"/>
                <w:sz w:val="13"/>
                <w:szCs w:val="13"/>
              </w:rPr>
            </w:pPr>
            <w:ins w:id="13528" w:author="Sean de Noronha | DRG" w:date="2026-09-29T16:58:00Z" w16du:dateUtc="2026-09-29T14:58:00Z">
              <w:r>
                <w:rPr>
                  <w:rFonts w:cs="Arial"/>
                  <w:sz w:val="13"/>
                  <w:szCs w:val="13"/>
                </w:rPr>
                <w:t>T4</w:t>
              </w:r>
            </w:ins>
          </w:p>
        </w:tc>
        <w:tc>
          <w:tcPr>
            <w:tcW w:w="660" w:type="dxa"/>
            <w:vAlign w:val="center"/>
          </w:tcPr>
          <w:p w14:paraId="5E000F81" w14:textId="77777777" w:rsidR="00C60D85" w:rsidRDefault="00000000">
            <w:pPr>
              <w:spacing w:after="0"/>
              <w:rPr>
                <w:ins w:id="13529" w:author="Sean de Noronha | DRG" w:date="2026-09-29T16:58:00Z" w16du:dateUtc="2026-09-29T14:58:00Z"/>
                <w:rFonts w:cs="Arial"/>
                <w:sz w:val="13"/>
                <w:szCs w:val="13"/>
              </w:rPr>
            </w:pPr>
            <w:ins w:id="13530" w:author="Sean de Noronha | DRG" w:date="2026-09-29T16:58:00Z" w16du:dateUtc="2026-09-29T14:58:00Z">
              <w:r>
                <w:rPr>
                  <w:rFonts w:cs="Arial"/>
                  <w:sz w:val="13"/>
                  <w:szCs w:val="13"/>
                </w:rPr>
                <w:t>2</w:t>
              </w:r>
            </w:ins>
          </w:p>
        </w:tc>
        <w:tc>
          <w:tcPr>
            <w:tcW w:w="1920" w:type="dxa"/>
            <w:vAlign w:val="center"/>
          </w:tcPr>
          <w:p w14:paraId="5E000F82" w14:textId="77777777" w:rsidR="00C60D85" w:rsidRDefault="00000000">
            <w:pPr>
              <w:spacing w:after="0"/>
              <w:rPr>
                <w:ins w:id="13531" w:author="Sean de Noronha | DRG" w:date="2026-09-29T16:58:00Z" w16du:dateUtc="2026-09-29T14:58:00Z"/>
                <w:rFonts w:cs="Arial"/>
                <w:sz w:val="13"/>
                <w:szCs w:val="13"/>
              </w:rPr>
            </w:pPr>
            <w:ins w:id="13532" w:author="Sean de Noronha | DRG" w:date="2026-09-29T16:58:00Z" w16du:dateUtc="2026-09-29T14:58:00Z">
              <w:r>
                <w:rPr>
                  <w:rFonts w:cs="Arial"/>
                  <w:sz w:val="13"/>
                  <w:szCs w:val="13"/>
                </w:rPr>
                <w:t>CSST with four 90° bends and two end fittings, EHD 23</w:t>
              </w:r>
            </w:ins>
          </w:p>
        </w:tc>
        <w:tc>
          <w:tcPr>
            <w:tcW w:w="520" w:type="dxa"/>
            <w:vAlign w:val="center"/>
          </w:tcPr>
          <w:p w14:paraId="5E000F83" w14:textId="77777777" w:rsidR="00C60D85" w:rsidRDefault="00000000">
            <w:pPr>
              <w:spacing w:after="0"/>
              <w:rPr>
                <w:ins w:id="13533" w:author="Sean de Noronha | DRG" w:date="2026-09-29T16:58:00Z" w16du:dateUtc="2026-09-29T14:58:00Z"/>
                <w:rFonts w:cs="Arial"/>
                <w:sz w:val="13"/>
                <w:szCs w:val="13"/>
              </w:rPr>
            </w:pPr>
            <w:ins w:id="13534" w:author="Sean de Noronha | DRG" w:date="2026-09-29T16:58:00Z" w16du:dateUtc="2026-09-29T14:58:00Z">
              <w:r>
                <w:rPr>
                  <w:rFonts w:cs="Arial"/>
                  <w:sz w:val="13"/>
                  <w:szCs w:val="13"/>
                </w:rPr>
                <w:t>He</w:t>
              </w:r>
            </w:ins>
          </w:p>
        </w:tc>
        <w:tc>
          <w:tcPr>
            <w:tcW w:w="900" w:type="dxa"/>
            <w:vAlign w:val="center"/>
          </w:tcPr>
          <w:p w14:paraId="5E000F84" w14:textId="77777777" w:rsidR="00C60D85" w:rsidRDefault="00000000">
            <w:pPr>
              <w:spacing w:after="0"/>
              <w:rPr>
                <w:ins w:id="13535" w:author="Sean de Noronha | DRG" w:date="2026-09-29T16:58:00Z" w16du:dateUtc="2026-09-29T14:58:00Z"/>
                <w:rFonts w:cs="Arial"/>
                <w:sz w:val="13"/>
                <w:szCs w:val="13"/>
              </w:rPr>
            </w:pPr>
            <w:ins w:id="13536" w:author="Sean de Noronha | DRG" w:date="2026-09-29T16:58:00Z" w16du:dateUtc="2026-09-29T14:58:00Z">
              <w:r>
                <w:rPr>
                  <w:rFonts w:cs="Arial"/>
                  <w:sz w:val="13"/>
                  <w:szCs w:val="13"/>
                </w:rPr>
                <w:t>2,680</w:t>
              </w:r>
            </w:ins>
          </w:p>
        </w:tc>
        <w:tc>
          <w:tcPr>
            <w:tcW w:w="800" w:type="dxa"/>
            <w:vAlign w:val="center"/>
          </w:tcPr>
          <w:p w14:paraId="5E000F85" w14:textId="77777777" w:rsidR="00C60D85" w:rsidRDefault="00000000">
            <w:pPr>
              <w:spacing w:after="0"/>
              <w:rPr>
                <w:ins w:id="13537" w:author="Sean de Noronha | DRG" w:date="2026-09-29T16:58:00Z" w16du:dateUtc="2026-09-29T14:58:00Z"/>
                <w:rFonts w:cs="Arial"/>
                <w:sz w:val="13"/>
                <w:szCs w:val="13"/>
              </w:rPr>
            </w:pPr>
            <w:ins w:id="13538" w:author="Sean de Noronha | DRG" w:date="2026-09-29T16:58:00Z" w16du:dateUtc="2026-09-29T14:58:00Z">
              <w:r>
                <w:rPr>
                  <w:rFonts w:cs="Arial"/>
                  <w:sz w:val="13"/>
                  <w:szCs w:val="13"/>
                </w:rPr>
                <w:t>250 ft</w:t>
              </w:r>
            </w:ins>
          </w:p>
        </w:tc>
        <w:tc>
          <w:tcPr>
            <w:tcW w:w="880" w:type="dxa"/>
            <w:vAlign w:val="center"/>
          </w:tcPr>
          <w:p w14:paraId="5E000F86" w14:textId="77777777" w:rsidR="00C60D85" w:rsidRDefault="00000000">
            <w:pPr>
              <w:spacing w:after="0"/>
              <w:rPr>
                <w:ins w:id="13539" w:author="Sean de Noronha | DRG" w:date="2026-09-29T16:58:00Z" w16du:dateUtc="2026-09-29T14:58:00Z"/>
                <w:rFonts w:cs="Arial"/>
                <w:sz w:val="13"/>
                <w:szCs w:val="13"/>
              </w:rPr>
            </w:pPr>
            <w:ins w:id="13540" w:author="Sean de Noronha | DRG" w:date="2026-09-29T16:58:00Z" w16du:dateUtc="2026-09-29T14:58:00Z">
              <w:r>
                <w:rPr>
                  <w:rFonts w:cs="Arial"/>
                  <w:sz w:val="13"/>
                  <w:szCs w:val="13"/>
                </w:rPr>
                <w:t>13.8</w:t>
              </w:r>
            </w:ins>
          </w:p>
        </w:tc>
        <w:tc>
          <w:tcPr>
            <w:tcW w:w="820" w:type="dxa"/>
            <w:vAlign w:val="center"/>
          </w:tcPr>
          <w:p w14:paraId="5E000F87" w14:textId="77777777" w:rsidR="00C60D85" w:rsidRDefault="00000000">
            <w:pPr>
              <w:spacing w:after="0"/>
              <w:rPr>
                <w:ins w:id="13541" w:author="Sean de Noronha | DRG" w:date="2026-09-29T16:58:00Z" w16du:dateUtc="2026-09-29T14:58:00Z"/>
                <w:rFonts w:cs="Arial"/>
                <w:sz w:val="13"/>
                <w:szCs w:val="13"/>
              </w:rPr>
            </w:pPr>
            <w:ins w:id="13542" w:author="Sean de Noronha | DRG" w:date="2026-09-29T16:58:00Z" w16du:dateUtc="2026-09-29T14:58:00Z">
              <w:r>
                <w:rPr>
                  <w:rFonts w:cs="Arial"/>
                  <w:sz w:val="13"/>
                  <w:szCs w:val="13"/>
                </w:rPr>
                <w:t>10,300</w:t>
              </w:r>
            </w:ins>
          </w:p>
        </w:tc>
        <w:tc>
          <w:tcPr>
            <w:tcW w:w="1100" w:type="dxa"/>
            <w:vAlign w:val="center"/>
          </w:tcPr>
          <w:p w14:paraId="5E000F88" w14:textId="77777777" w:rsidR="00C60D85" w:rsidRDefault="00000000">
            <w:pPr>
              <w:spacing w:after="0"/>
              <w:rPr>
                <w:ins w:id="13543" w:author="Sean de Noronha | DRG" w:date="2026-09-29T16:58:00Z" w16du:dateUtc="2026-09-29T14:58:00Z"/>
                <w:rFonts w:cs="Arial"/>
                <w:sz w:val="13"/>
                <w:szCs w:val="13"/>
              </w:rPr>
            </w:pPr>
            <w:ins w:id="13544" w:author="Sean de Noronha | DRG" w:date="2026-09-29T16:58:00Z" w16du:dateUtc="2026-09-29T14:58:00Z">
              <w:r>
                <w:rPr>
                  <w:rFonts w:cs="Arial"/>
                  <w:sz w:val="13"/>
                  <w:szCs w:val="13"/>
                </w:rPr>
                <w:t>310 (657)</w:t>
              </w:r>
            </w:ins>
          </w:p>
        </w:tc>
        <w:tc>
          <w:tcPr>
            <w:tcW w:w="700" w:type="dxa"/>
            <w:vAlign w:val="center"/>
          </w:tcPr>
          <w:p w14:paraId="5E000F89" w14:textId="77777777" w:rsidR="00C60D85" w:rsidRDefault="00000000">
            <w:pPr>
              <w:spacing w:after="0"/>
              <w:rPr>
                <w:ins w:id="13545" w:author="Sean de Noronha | DRG" w:date="2026-09-29T16:58:00Z" w16du:dateUtc="2026-09-29T14:58:00Z"/>
                <w:rFonts w:cs="Arial"/>
                <w:sz w:val="13"/>
                <w:szCs w:val="13"/>
              </w:rPr>
            </w:pPr>
            <w:ins w:id="13546" w:author="Sean de Noronha | DRG" w:date="2026-09-29T16:58:00Z" w16du:dateUtc="2026-09-29T14:58:00Z">
              <w:r>
                <w:rPr>
                  <w:rFonts w:cs="Arial"/>
                  <w:sz w:val="13"/>
                  <w:szCs w:val="13"/>
                </w:rPr>
                <w:t>13.2</w:t>
              </w:r>
            </w:ins>
          </w:p>
        </w:tc>
      </w:tr>
      <w:tr w:rsidR="00C60D85" w14:paraId="07B71F39" w14:textId="77777777">
        <w:trPr>
          <w:jc w:val="center"/>
          <w:ins w:id="13547" w:author="Sean de Noronha | DRG" w:date="2026-09-29T16:58:00Z"/>
        </w:trPr>
        <w:tc>
          <w:tcPr>
            <w:tcW w:w="560" w:type="dxa"/>
            <w:vAlign w:val="center"/>
          </w:tcPr>
          <w:p w14:paraId="5E000F8A" w14:textId="77777777" w:rsidR="00C60D85" w:rsidRDefault="00000000">
            <w:pPr>
              <w:spacing w:after="0"/>
              <w:rPr>
                <w:ins w:id="13548" w:author="Sean de Noronha | DRG" w:date="2026-09-29T16:58:00Z" w16du:dateUtc="2026-09-29T14:58:00Z"/>
                <w:rFonts w:cs="Arial"/>
                <w:sz w:val="13"/>
                <w:szCs w:val="13"/>
              </w:rPr>
            </w:pPr>
            <w:ins w:id="13549" w:author="Sean de Noronha | DRG" w:date="2026-09-29T16:58:00Z" w16du:dateUtc="2026-09-29T14:58:00Z">
              <w:r>
                <w:rPr>
                  <w:rFonts w:cs="Arial"/>
                  <w:sz w:val="13"/>
                  <w:szCs w:val="13"/>
                </w:rPr>
                <w:t>313</w:t>
              </w:r>
            </w:ins>
          </w:p>
        </w:tc>
        <w:tc>
          <w:tcPr>
            <w:tcW w:w="500" w:type="dxa"/>
            <w:vAlign w:val="center"/>
          </w:tcPr>
          <w:p w14:paraId="5E000F8B" w14:textId="77777777" w:rsidR="00C60D85" w:rsidRDefault="00000000">
            <w:pPr>
              <w:spacing w:after="0"/>
              <w:rPr>
                <w:ins w:id="13550" w:author="Sean de Noronha | DRG" w:date="2026-09-29T16:58:00Z" w16du:dateUtc="2026-09-29T14:58:00Z"/>
                <w:rFonts w:cs="Arial"/>
                <w:sz w:val="13"/>
                <w:szCs w:val="13"/>
              </w:rPr>
            </w:pPr>
            <w:ins w:id="13551" w:author="Sean de Noronha | DRG" w:date="2026-09-29T16:58:00Z" w16du:dateUtc="2026-09-29T14:58:00Z">
              <w:r>
                <w:rPr>
                  <w:rFonts w:cs="Arial"/>
                  <w:sz w:val="13"/>
                  <w:szCs w:val="13"/>
                </w:rPr>
                <w:t>T4</w:t>
              </w:r>
            </w:ins>
          </w:p>
        </w:tc>
        <w:tc>
          <w:tcPr>
            <w:tcW w:w="660" w:type="dxa"/>
            <w:vAlign w:val="center"/>
          </w:tcPr>
          <w:p w14:paraId="5E000F8C" w14:textId="77777777" w:rsidR="00C60D85" w:rsidRDefault="00000000">
            <w:pPr>
              <w:spacing w:after="0"/>
              <w:rPr>
                <w:ins w:id="13552" w:author="Sean de Noronha | DRG" w:date="2026-09-29T16:58:00Z" w16du:dateUtc="2026-09-29T14:58:00Z"/>
                <w:rFonts w:cs="Arial"/>
                <w:sz w:val="13"/>
                <w:szCs w:val="13"/>
              </w:rPr>
            </w:pPr>
            <w:ins w:id="13553" w:author="Sean de Noronha | DRG" w:date="2026-09-29T16:58:00Z" w16du:dateUtc="2026-09-29T14:58:00Z">
              <w:r>
                <w:rPr>
                  <w:rFonts w:cs="Arial"/>
                  <w:sz w:val="13"/>
                  <w:szCs w:val="13"/>
                </w:rPr>
                <w:t>2</w:t>
              </w:r>
            </w:ins>
          </w:p>
        </w:tc>
        <w:tc>
          <w:tcPr>
            <w:tcW w:w="1920" w:type="dxa"/>
            <w:vAlign w:val="center"/>
          </w:tcPr>
          <w:p w14:paraId="5E000F8D" w14:textId="77777777" w:rsidR="00C60D85" w:rsidRDefault="00000000">
            <w:pPr>
              <w:spacing w:after="0"/>
              <w:rPr>
                <w:ins w:id="13554" w:author="Sean de Noronha | DRG" w:date="2026-09-29T16:58:00Z" w16du:dateUtc="2026-09-29T14:58:00Z"/>
                <w:rFonts w:cs="Arial"/>
                <w:sz w:val="13"/>
                <w:szCs w:val="13"/>
              </w:rPr>
            </w:pPr>
            <w:ins w:id="13555" w:author="Sean de Noronha | DRG" w:date="2026-09-29T16:58:00Z" w16du:dateUtc="2026-09-29T14:58:00Z">
              <w:r>
                <w:rPr>
                  <w:rFonts w:cs="Arial"/>
                  <w:sz w:val="13"/>
                  <w:szCs w:val="13"/>
                </w:rPr>
                <w:t>CSST with four 90° bends and two end fittings, EHD 23</w:t>
              </w:r>
            </w:ins>
          </w:p>
        </w:tc>
        <w:tc>
          <w:tcPr>
            <w:tcW w:w="520" w:type="dxa"/>
            <w:vAlign w:val="center"/>
          </w:tcPr>
          <w:p w14:paraId="5E000F8E" w14:textId="77777777" w:rsidR="00C60D85" w:rsidRDefault="00000000">
            <w:pPr>
              <w:spacing w:after="0"/>
              <w:rPr>
                <w:ins w:id="13556" w:author="Sean de Noronha | DRG" w:date="2026-09-29T16:58:00Z" w16du:dateUtc="2026-09-29T14:58:00Z"/>
                <w:rFonts w:cs="Arial"/>
                <w:sz w:val="13"/>
                <w:szCs w:val="13"/>
              </w:rPr>
            </w:pPr>
            <w:ins w:id="13557" w:author="Sean de Noronha | DRG" w:date="2026-09-29T16:58:00Z" w16du:dateUtc="2026-09-29T14:58:00Z">
              <w:r>
                <w:rPr>
                  <w:rFonts w:cs="Arial"/>
                  <w:sz w:val="13"/>
                  <w:szCs w:val="13"/>
                </w:rPr>
                <w:t>He</w:t>
              </w:r>
            </w:ins>
          </w:p>
        </w:tc>
        <w:tc>
          <w:tcPr>
            <w:tcW w:w="900" w:type="dxa"/>
            <w:vAlign w:val="center"/>
          </w:tcPr>
          <w:p w14:paraId="5E000F8F" w14:textId="77777777" w:rsidR="00C60D85" w:rsidRDefault="00000000">
            <w:pPr>
              <w:spacing w:after="0"/>
              <w:rPr>
                <w:ins w:id="13558" w:author="Sean de Noronha | DRG" w:date="2026-09-29T16:58:00Z" w16du:dateUtc="2026-09-29T14:58:00Z"/>
                <w:rFonts w:cs="Arial"/>
                <w:sz w:val="13"/>
                <w:szCs w:val="13"/>
              </w:rPr>
            </w:pPr>
            <w:ins w:id="13559" w:author="Sean de Noronha | DRG" w:date="2026-09-29T16:58:00Z" w16du:dateUtc="2026-09-29T14:58:00Z">
              <w:r>
                <w:rPr>
                  <w:rFonts w:cs="Arial"/>
                  <w:sz w:val="13"/>
                  <w:szCs w:val="13"/>
                </w:rPr>
                <w:t>11,300</w:t>
              </w:r>
            </w:ins>
          </w:p>
        </w:tc>
        <w:tc>
          <w:tcPr>
            <w:tcW w:w="800" w:type="dxa"/>
            <w:vAlign w:val="center"/>
          </w:tcPr>
          <w:p w14:paraId="5E000F90" w14:textId="77777777" w:rsidR="00C60D85" w:rsidRDefault="00000000">
            <w:pPr>
              <w:spacing w:after="0"/>
              <w:rPr>
                <w:ins w:id="13560" w:author="Sean de Noronha | DRG" w:date="2026-09-29T16:58:00Z" w16du:dateUtc="2026-09-29T14:58:00Z"/>
                <w:rFonts w:cs="Arial"/>
                <w:sz w:val="13"/>
                <w:szCs w:val="13"/>
              </w:rPr>
            </w:pPr>
            <w:ins w:id="13561" w:author="Sean de Noronha | DRG" w:date="2026-09-29T16:58:00Z" w16du:dateUtc="2026-09-29T14:58:00Z">
              <w:r>
                <w:rPr>
                  <w:rFonts w:cs="Arial"/>
                  <w:sz w:val="13"/>
                  <w:szCs w:val="13"/>
                </w:rPr>
                <w:t>30 ft</w:t>
              </w:r>
            </w:ins>
          </w:p>
        </w:tc>
        <w:tc>
          <w:tcPr>
            <w:tcW w:w="880" w:type="dxa"/>
            <w:vAlign w:val="center"/>
          </w:tcPr>
          <w:p w14:paraId="5E000F91" w14:textId="77777777" w:rsidR="00C60D85" w:rsidRDefault="00000000">
            <w:pPr>
              <w:spacing w:after="0"/>
              <w:rPr>
                <w:ins w:id="13562" w:author="Sean de Noronha | DRG" w:date="2026-09-29T16:58:00Z" w16du:dateUtc="2026-09-29T14:58:00Z"/>
                <w:rFonts w:cs="Arial"/>
                <w:sz w:val="13"/>
                <w:szCs w:val="13"/>
              </w:rPr>
            </w:pPr>
            <w:ins w:id="13563" w:author="Sean de Noronha | DRG" w:date="2026-09-29T16:58:00Z" w16du:dateUtc="2026-09-29T14:58:00Z">
              <w:r>
                <w:rPr>
                  <w:rFonts w:cs="Arial"/>
                  <w:sz w:val="13"/>
                  <w:szCs w:val="13"/>
                </w:rPr>
                <w:t>34.5</w:t>
              </w:r>
            </w:ins>
          </w:p>
        </w:tc>
        <w:tc>
          <w:tcPr>
            <w:tcW w:w="820" w:type="dxa"/>
            <w:vAlign w:val="center"/>
          </w:tcPr>
          <w:p w14:paraId="5E000F92" w14:textId="77777777" w:rsidR="00C60D85" w:rsidRDefault="00000000">
            <w:pPr>
              <w:spacing w:after="0"/>
              <w:rPr>
                <w:ins w:id="13564" w:author="Sean de Noronha | DRG" w:date="2026-09-29T16:58:00Z" w16du:dateUtc="2026-09-29T14:58:00Z"/>
                <w:rFonts w:cs="Arial"/>
                <w:sz w:val="13"/>
                <w:szCs w:val="13"/>
              </w:rPr>
            </w:pPr>
            <w:ins w:id="13565" w:author="Sean de Noronha | DRG" w:date="2026-09-29T16:58:00Z" w16du:dateUtc="2026-09-29T14:58:00Z">
              <w:r>
                <w:rPr>
                  <w:rFonts w:cs="Arial"/>
                  <w:sz w:val="13"/>
                  <w:szCs w:val="13"/>
                </w:rPr>
                <w:t>24,100</w:t>
              </w:r>
            </w:ins>
          </w:p>
        </w:tc>
        <w:tc>
          <w:tcPr>
            <w:tcW w:w="1100" w:type="dxa"/>
            <w:vAlign w:val="center"/>
          </w:tcPr>
          <w:p w14:paraId="5E000F93" w14:textId="77777777" w:rsidR="00C60D85" w:rsidRDefault="00000000">
            <w:pPr>
              <w:spacing w:after="0"/>
              <w:rPr>
                <w:ins w:id="13566" w:author="Sean de Noronha | DRG" w:date="2026-09-29T16:58:00Z" w16du:dateUtc="2026-09-29T14:58:00Z"/>
                <w:rFonts w:cs="Arial"/>
                <w:sz w:val="13"/>
                <w:szCs w:val="13"/>
              </w:rPr>
            </w:pPr>
            <w:ins w:id="13567" w:author="Sean de Noronha | DRG" w:date="2026-09-29T16:58:00Z" w16du:dateUtc="2026-09-29T14:58:00Z">
              <w:r>
                <w:rPr>
                  <w:rFonts w:cs="Arial"/>
                  <w:sz w:val="13"/>
                  <w:szCs w:val="13"/>
                </w:rPr>
                <w:t>1,310 (2,780)</w:t>
              </w:r>
            </w:ins>
          </w:p>
        </w:tc>
        <w:tc>
          <w:tcPr>
            <w:tcW w:w="700" w:type="dxa"/>
            <w:vAlign w:val="center"/>
          </w:tcPr>
          <w:p w14:paraId="5E000F94" w14:textId="77777777" w:rsidR="00C60D85" w:rsidRDefault="00000000">
            <w:pPr>
              <w:spacing w:after="0"/>
              <w:rPr>
                <w:ins w:id="13568" w:author="Sean de Noronha | DRG" w:date="2026-09-29T16:58:00Z" w16du:dateUtc="2026-09-29T14:58:00Z"/>
                <w:rFonts w:cs="Arial"/>
                <w:sz w:val="13"/>
                <w:szCs w:val="13"/>
              </w:rPr>
            </w:pPr>
            <w:ins w:id="13569" w:author="Sean de Noronha | DRG" w:date="2026-09-29T16:58:00Z" w16du:dateUtc="2026-09-29T14:58:00Z">
              <w:r>
                <w:rPr>
                  <w:rFonts w:cs="Arial"/>
                  <w:sz w:val="13"/>
                  <w:szCs w:val="13"/>
                </w:rPr>
                <w:t>49.8</w:t>
              </w:r>
            </w:ins>
          </w:p>
        </w:tc>
      </w:tr>
      <w:tr w:rsidR="00C60D85" w14:paraId="17357D5D" w14:textId="77777777">
        <w:trPr>
          <w:jc w:val="center"/>
          <w:ins w:id="13570" w:author="Sean de Noronha | DRG" w:date="2026-09-29T16:58:00Z"/>
        </w:trPr>
        <w:tc>
          <w:tcPr>
            <w:tcW w:w="560" w:type="dxa"/>
            <w:vAlign w:val="center"/>
          </w:tcPr>
          <w:p w14:paraId="5E000F95" w14:textId="77777777" w:rsidR="00C60D85" w:rsidRDefault="00000000">
            <w:pPr>
              <w:spacing w:after="0"/>
              <w:rPr>
                <w:ins w:id="13571" w:author="Sean de Noronha | DRG" w:date="2026-09-29T16:58:00Z" w16du:dateUtc="2026-09-29T14:58:00Z"/>
                <w:rFonts w:cs="Arial"/>
                <w:sz w:val="13"/>
                <w:szCs w:val="13"/>
              </w:rPr>
            </w:pPr>
            <w:ins w:id="13572" w:author="Sean de Noronha | DRG" w:date="2026-09-29T16:58:00Z" w16du:dateUtc="2026-09-29T14:58:00Z">
              <w:r>
                <w:rPr>
                  <w:rFonts w:cs="Arial"/>
                  <w:sz w:val="13"/>
                  <w:szCs w:val="13"/>
                </w:rPr>
                <w:t>314</w:t>
              </w:r>
            </w:ins>
          </w:p>
        </w:tc>
        <w:tc>
          <w:tcPr>
            <w:tcW w:w="500" w:type="dxa"/>
            <w:vAlign w:val="center"/>
          </w:tcPr>
          <w:p w14:paraId="5E000F96" w14:textId="77777777" w:rsidR="00C60D85" w:rsidRDefault="00000000">
            <w:pPr>
              <w:spacing w:after="0"/>
              <w:rPr>
                <w:ins w:id="13573" w:author="Sean de Noronha | DRG" w:date="2026-09-29T16:58:00Z" w16du:dateUtc="2026-09-29T14:58:00Z"/>
                <w:rFonts w:cs="Arial"/>
                <w:sz w:val="13"/>
                <w:szCs w:val="13"/>
              </w:rPr>
            </w:pPr>
            <w:ins w:id="13574" w:author="Sean de Noronha | DRG" w:date="2026-09-29T16:58:00Z" w16du:dateUtc="2026-09-29T14:58:00Z">
              <w:r>
                <w:rPr>
                  <w:rFonts w:cs="Arial"/>
                  <w:sz w:val="13"/>
                  <w:szCs w:val="13"/>
                </w:rPr>
                <w:t>T4</w:t>
              </w:r>
            </w:ins>
          </w:p>
        </w:tc>
        <w:tc>
          <w:tcPr>
            <w:tcW w:w="660" w:type="dxa"/>
            <w:vAlign w:val="center"/>
          </w:tcPr>
          <w:p w14:paraId="5E000F97" w14:textId="77777777" w:rsidR="00C60D85" w:rsidRDefault="00000000">
            <w:pPr>
              <w:spacing w:after="0"/>
              <w:rPr>
                <w:ins w:id="13575" w:author="Sean de Noronha | DRG" w:date="2026-09-29T16:58:00Z" w16du:dateUtc="2026-09-29T14:58:00Z"/>
                <w:rFonts w:cs="Arial"/>
                <w:sz w:val="13"/>
                <w:szCs w:val="13"/>
              </w:rPr>
            </w:pPr>
            <w:ins w:id="13576" w:author="Sean de Noronha | DRG" w:date="2026-09-29T16:58:00Z" w16du:dateUtc="2026-09-29T14:58:00Z">
              <w:r>
                <w:rPr>
                  <w:rFonts w:cs="Arial"/>
                  <w:sz w:val="13"/>
                  <w:szCs w:val="13"/>
                </w:rPr>
                <w:t>2</w:t>
              </w:r>
            </w:ins>
          </w:p>
        </w:tc>
        <w:tc>
          <w:tcPr>
            <w:tcW w:w="1920" w:type="dxa"/>
            <w:vAlign w:val="center"/>
          </w:tcPr>
          <w:p w14:paraId="5E000F98" w14:textId="77777777" w:rsidR="00C60D85" w:rsidRDefault="00000000">
            <w:pPr>
              <w:spacing w:after="0"/>
              <w:rPr>
                <w:ins w:id="13577" w:author="Sean de Noronha | DRG" w:date="2026-09-29T16:58:00Z" w16du:dateUtc="2026-09-29T14:58:00Z"/>
                <w:rFonts w:cs="Arial"/>
                <w:sz w:val="13"/>
                <w:szCs w:val="13"/>
              </w:rPr>
            </w:pPr>
            <w:ins w:id="13578" w:author="Sean de Noronha | DRG" w:date="2026-09-29T16:58:00Z" w16du:dateUtc="2026-09-29T14:58:00Z">
              <w:r>
                <w:rPr>
                  <w:rFonts w:cs="Arial"/>
                  <w:sz w:val="13"/>
                  <w:szCs w:val="13"/>
                </w:rPr>
                <w:t>CSST with four 90° bends and two end fittings, EHD 23</w:t>
              </w:r>
            </w:ins>
          </w:p>
        </w:tc>
        <w:tc>
          <w:tcPr>
            <w:tcW w:w="520" w:type="dxa"/>
            <w:vAlign w:val="center"/>
          </w:tcPr>
          <w:p w14:paraId="5E000F99" w14:textId="77777777" w:rsidR="00C60D85" w:rsidRDefault="00000000">
            <w:pPr>
              <w:spacing w:after="0"/>
              <w:rPr>
                <w:ins w:id="13579" w:author="Sean de Noronha | DRG" w:date="2026-09-29T16:58:00Z" w16du:dateUtc="2026-09-29T14:58:00Z"/>
                <w:rFonts w:cs="Arial"/>
                <w:sz w:val="13"/>
                <w:szCs w:val="13"/>
              </w:rPr>
            </w:pPr>
            <w:ins w:id="13580" w:author="Sean de Noronha | DRG" w:date="2026-09-29T16:58:00Z" w16du:dateUtc="2026-09-29T14:58:00Z">
              <w:r>
                <w:rPr>
                  <w:rFonts w:cs="Arial"/>
                  <w:sz w:val="13"/>
                  <w:szCs w:val="13"/>
                </w:rPr>
                <w:t>He</w:t>
              </w:r>
            </w:ins>
          </w:p>
        </w:tc>
        <w:tc>
          <w:tcPr>
            <w:tcW w:w="900" w:type="dxa"/>
            <w:vAlign w:val="center"/>
          </w:tcPr>
          <w:p w14:paraId="5E000F9A" w14:textId="77777777" w:rsidR="00C60D85" w:rsidRDefault="00000000">
            <w:pPr>
              <w:spacing w:after="0"/>
              <w:rPr>
                <w:ins w:id="13581" w:author="Sean de Noronha | DRG" w:date="2026-09-29T16:58:00Z" w16du:dateUtc="2026-09-29T14:58:00Z"/>
                <w:rFonts w:cs="Arial"/>
                <w:sz w:val="13"/>
                <w:szCs w:val="13"/>
              </w:rPr>
            </w:pPr>
            <w:ins w:id="13582" w:author="Sean de Noronha | DRG" w:date="2026-09-29T16:58:00Z" w16du:dateUtc="2026-09-29T14:58:00Z">
              <w:r>
                <w:rPr>
                  <w:rFonts w:cs="Arial"/>
                  <w:sz w:val="13"/>
                  <w:szCs w:val="13"/>
                </w:rPr>
                <w:t>8,500</w:t>
              </w:r>
            </w:ins>
          </w:p>
        </w:tc>
        <w:tc>
          <w:tcPr>
            <w:tcW w:w="800" w:type="dxa"/>
            <w:vAlign w:val="center"/>
          </w:tcPr>
          <w:p w14:paraId="5E000F9B" w14:textId="77777777" w:rsidR="00C60D85" w:rsidRDefault="00000000">
            <w:pPr>
              <w:spacing w:after="0"/>
              <w:rPr>
                <w:ins w:id="13583" w:author="Sean de Noronha | DRG" w:date="2026-09-29T16:58:00Z" w16du:dateUtc="2026-09-29T14:58:00Z"/>
                <w:rFonts w:cs="Arial"/>
                <w:sz w:val="13"/>
                <w:szCs w:val="13"/>
              </w:rPr>
            </w:pPr>
            <w:ins w:id="13584" w:author="Sean de Noronha | DRG" w:date="2026-09-29T16:58:00Z" w16du:dateUtc="2026-09-29T14:58:00Z">
              <w:r>
                <w:rPr>
                  <w:rFonts w:cs="Arial"/>
                  <w:sz w:val="13"/>
                  <w:szCs w:val="13"/>
                </w:rPr>
                <w:t>50 ft</w:t>
              </w:r>
            </w:ins>
          </w:p>
        </w:tc>
        <w:tc>
          <w:tcPr>
            <w:tcW w:w="880" w:type="dxa"/>
            <w:vAlign w:val="center"/>
          </w:tcPr>
          <w:p w14:paraId="5E000F9C" w14:textId="77777777" w:rsidR="00C60D85" w:rsidRDefault="00000000">
            <w:pPr>
              <w:spacing w:after="0"/>
              <w:rPr>
                <w:ins w:id="13585" w:author="Sean de Noronha | DRG" w:date="2026-09-29T16:58:00Z" w16du:dateUtc="2026-09-29T14:58:00Z"/>
                <w:rFonts w:cs="Arial"/>
                <w:sz w:val="13"/>
                <w:szCs w:val="13"/>
              </w:rPr>
            </w:pPr>
            <w:ins w:id="13586" w:author="Sean de Noronha | DRG" w:date="2026-09-29T16:58:00Z" w16du:dateUtc="2026-09-29T14:58:00Z">
              <w:r>
                <w:rPr>
                  <w:rFonts w:cs="Arial"/>
                  <w:sz w:val="13"/>
                  <w:szCs w:val="13"/>
                </w:rPr>
                <w:t>34.5</w:t>
              </w:r>
            </w:ins>
          </w:p>
        </w:tc>
        <w:tc>
          <w:tcPr>
            <w:tcW w:w="820" w:type="dxa"/>
            <w:vAlign w:val="center"/>
          </w:tcPr>
          <w:p w14:paraId="5E000F9D" w14:textId="77777777" w:rsidR="00C60D85" w:rsidRDefault="00000000">
            <w:pPr>
              <w:spacing w:after="0"/>
              <w:rPr>
                <w:ins w:id="13587" w:author="Sean de Noronha | DRG" w:date="2026-09-29T16:58:00Z" w16du:dateUtc="2026-09-29T14:58:00Z"/>
                <w:rFonts w:cs="Arial"/>
                <w:sz w:val="13"/>
                <w:szCs w:val="13"/>
              </w:rPr>
            </w:pPr>
            <w:ins w:id="13588" w:author="Sean de Noronha | DRG" w:date="2026-09-29T16:58:00Z" w16du:dateUtc="2026-09-29T14:58:00Z">
              <w:r>
                <w:rPr>
                  <w:rFonts w:cs="Arial"/>
                  <w:sz w:val="13"/>
                  <w:szCs w:val="13"/>
                </w:rPr>
                <w:t>24,100</w:t>
              </w:r>
            </w:ins>
          </w:p>
        </w:tc>
        <w:tc>
          <w:tcPr>
            <w:tcW w:w="1100" w:type="dxa"/>
            <w:vAlign w:val="center"/>
          </w:tcPr>
          <w:p w14:paraId="5E000F9E" w14:textId="77777777" w:rsidR="00C60D85" w:rsidRDefault="00000000">
            <w:pPr>
              <w:spacing w:after="0"/>
              <w:rPr>
                <w:ins w:id="13589" w:author="Sean de Noronha | DRG" w:date="2026-09-29T16:58:00Z" w16du:dateUtc="2026-09-29T14:58:00Z"/>
                <w:rFonts w:cs="Arial"/>
                <w:sz w:val="13"/>
                <w:szCs w:val="13"/>
              </w:rPr>
            </w:pPr>
            <w:ins w:id="13590" w:author="Sean de Noronha | DRG" w:date="2026-09-29T16:58:00Z" w16du:dateUtc="2026-09-29T14:58:00Z">
              <w:r>
                <w:rPr>
                  <w:rFonts w:cs="Arial"/>
                  <w:sz w:val="13"/>
                  <w:szCs w:val="13"/>
                </w:rPr>
                <w:t>984 (2,090)</w:t>
              </w:r>
            </w:ins>
          </w:p>
        </w:tc>
        <w:tc>
          <w:tcPr>
            <w:tcW w:w="700" w:type="dxa"/>
            <w:vAlign w:val="center"/>
          </w:tcPr>
          <w:p w14:paraId="5E000F9F" w14:textId="77777777" w:rsidR="00C60D85" w:rsidRDefault="00000000">
            <w:pPr>
              <w:spacing w:after="0"/>
              <w:rPr>
                <w:ins w:id="13591" w:author="Sean de Noronha | DRG" w:date="2026-09-29T16:58:00Z" w16du:dateUtc="2026-09-29T14:58:00Z"/>
                <w:rFonts w:cs="Arial"/>
                <w:sz w:val="13"/>
                <w:szCs w:val="13"/>
              </w:rPr>
            </w:pPr>
            <w:ins w:id="13592" w:author="Sean de Noronha | DRG" w:date="2026-09-29T16:58:00Z" w16du:dateUtc="2026-09-29T14:58:00Z">
              <w:r>
                <w:rPr>
                  <w:rFonts w:cs="Arial"/>
                  <w:sz w:val="13"/>
                  <w:szCs w:val="13"/>
                </w:rPr>
                <w:t>37.4</w:t>
              </w:r>
            </w:ins>
          </w:p>
        </w:tc>
      </w:tr>
      <w:tr w:rsidR="00C60D85" w14:paraId="7A172057" w14:textId="77777777">
        <w:trPr>
          <w:jc w:val="center"/>
          <w:ins w:id="13593" w:author="Sean de Noronha | DRG" w:date="2026-09-29T16:58:00Z"/>
        </w:trPr>
        <w:tc>
          <w:tcPr>
            <w:tcW w:w="560" w:type="dxa"/>
            <w:vAlign w:val="center"/>
          </w:tcPr>
          <w:p w14:paraId="5E000FA0" w14:textId="77777777" w:rsidR="00C60D85" w:rsidRDefault="00000000">
            <w:pPr>
              <w:spacing w:after="0"/>
              <w:rPr>
                <w:ins w:id="13594" w:author="Sean de Noronha | DRG" w:date="2026-09-29T16:58:00Z" w16du:dateUtc="2026-09-29T14:58:00Z"/>
                <w:rFonts w:cs="Arial"/>
                <w:sz w:val="13"/>
                <w:szCs w:val="13"/>
              </w:rPr>
            </w:pPr>
            <w:ins w:id="13595" w:author="Sean de Noronha | DRG" w:date="2026-09-29T16:58:00Z" w16du:dateUtc="2026-09-29T14:58:00Z">
              <w:r>
                <w:rPr>
                  <w:rFonts w:cs="Arial"/>
                  <w:sz w:val="13"/>
                  <w:szCs w:val="13"/>
                </w:rPr>
                <w:t>315</w:t>
              </w:r>
            </w:ins>
          </w:p>
        </w:tc>
        <w:tc>
          <w:tcPr>
            <w:tcW w:w="500" w:type="dxa"/>
            <w:vAlign w:val="center"/>
          </w:tcPr>
          <w:p w14:paraId="5E000FA1" w14:textId="77777777" w:rsidR="00C60D85" w:rsidRDefault="00000000">
            <w:pPr>
              <w:spacing w:after="0"/>
              <w:rPr>
                <w:ins w:id="13596" w:author="Sean de Noronha | DRG" w:date="2026-09-29T16:58:00Z" w16du:dateUtc="2026-09-29T14:58:00Z"/>
                <w:rFonts w:cs="Arial"/>
                <w:sz w:val="13"/>
                <w:szCs w:val="13"/>
              </w:rPr>
            </w:pPr>
            <w:ins w:id="13597" w:author="Sean de Noronha | DRG" w:date="2026-09-29T16:58:00Z" w16du:dateUtc="2026-09-29T14:58:00Z">
              <w:r>
                <w:rPr>
                  <w:rFonts w:cs="Arial"/>
                  <w:sz w:val="13"/>
                  <w:szCs w:val="13"/>
                </w:rPr>
                <w:t>T4</w:t>
              </w:r>
            </w:ins>
          </w:p>
        </w:tc>
        <w:tc>
          <w:tcPr>
            <w:tcW w:w="660" w:type="dxa"/>
            <w:vAlign w:val="center"/>
          </w:tcPr>
          <w:p w14:paraId="5E000FA2" w14:textId="77777777" w:rsidR="00C60D85" w:rsidRDefault="00000000">
            <w:pPr>
              <w:spacing w:after="0"/>
              <w:rPr>
                <w:ins w:id="13598" w:author="Sean de Noronha | DRG" w:date="2026-09-29T16:58:00Z" w16du:dateUtc="2026-09-29T14:58:00Z"/>
                <w:rFonts w:cs="Arial"/>
                <w:sz w:val="13"/>
                <w:szCs w:val="13"/>
              </w:rPr>
            </w:pPr>
            <w:ins w:id="13599" w:author="Sean de Noronha | DRG" w:date="2026-09-29T16:58:00Z" w16du:dateUtc="2026-09-29T14:58:00Z">
              <w:r>
                <w:rPr>
                  <w:rFonts w:cs="Arial"/>
                  <w:sz w:val="13"/>
                  <w:szCs w:val="13"/>
                </w:rPr>
                <w:t>2</w:t>
              </w:r>
            </w:ins>
          </w:p>
        </w:tc>
        <w:tc>
          <w:tcPr>
            <w:tcW w:w="1920" w:type="dxa"/>
            <w:vAlign w:val="center"/>
          </w:tcPr>
          <w:p w14:paraId="5E000FA3" w14:textId="77777777" w:rsidR="00C60D85" w:rsidRDefault="00000000">
            <w:pPr>
              <w:spacing w:after="0"/>
              <w:rPr>
                <w:ins w:id="13600" w:author="Sean de Noronha | DRG" w:date="2026-09-29T16:58:00Z" w16du:dateUtc="2026-09-29T14:58:00Z"/>
                <w:rFonts w:cs="Arial"/>
                <w:sz w:val="13"/>
                <w:szCs w:val="13"/>
              </w:rPr>
            </w:pPr>
            <w:ins w:id="13601" w:author="Sean de Noronha | DRG" w:date="2026-09-29T16:58:00Z" w16du:dateUtc="2026-09-29T14:58:00Z">
              <w:r>
                <w:rPr>
                  <w:rFonts w:cs="Arial"/>
                  <w:sz w:val="13"/>
                  <w:szCs w:val="13"/>
                </w:rPr>
                <w:t>CSST with four 90° bends and two end fittings, EHD 23</w:t>
              </w:r>
            </w:ins>
          </w:p>
        </w:tc>
        <w:tc>
          <w:tcPr>
            <w:tcW w:w="520" w:type="dxa"/>
            <w:vAlign w:val="center"/>
          </w:tcPr>
          <w:p w14:paraId="5E000FA4" w14:textId="77777777" w:rsidR="00C60D85" w:rsidRDefault="00000000">
            <w:pPr>
              <w:spacing w:after="0"/>
              <w:rPr>
                <w:ins w:id="13602" w:author="Sean de Noronha | DRG" w:date="2026-09-29T16:58:00Z" w16du:dateUtc="2026-09-29T14:58:00Z"/>
                <w:rFonts w:cs="Arial"/>
                <w:sz w:val="13"/>
                <w:szCs w:val="13"/>
              </w:rPr>
            </w:pPr>
            <w:ins w:id="13603" w:author="Sean de Noronha | DRG" w:date="2026-09-29T16:58:00Z" w16du:dateUtc="2026-09-29T14:58:00Z">
              <w:r>
                <w:rPr>
                  <w:rFonts w:cs="Arial"/>
                  <w:sz w:val="13"/>
                  <w:szCs w:val="13"/>
                </w:rPr>
                <w:t>He</w:t>
              </w:r>
            </w:ins>
          </w:p>
        </w:tc>
        <w:tc>
          <w:tcPr>
            <w:tcW w:w="900" w:type="dxa"/>
            <w:vAlign w:val="center"/>
          </w:tcPr>
          <w:p w14:paraId="5E000FA5" w14:textId="77777777" w:rsidR="00C60D85" w:rsidRDefault="00000000">
            <w:pPr>
              <w:spacing w:after="0"/>
              <w:rPr>
                <w:ins w:id="13604" w:author="Sean de Noronha | DRG" w:date="2026-09-29T16:58:00Z" w16du:dateUtc="2026-09-29T14:58:00Z"/>
                <w:rFonts w:cs="Arial"/>
                <w:sz w:val="13"/>
                <w:szCs w:val="13"/>
              </w:rPr>
            </w:pPr>
            <w:ins w:id="13605" w:author="Sean de Noronha | DRG" w:date="2026-09-29T16:58:00Z" w16du:dateUtc="2026-09-29T14:58:00Z">
              <w:r>
                <w:rPr>
                  <w:rFonts w:cs="Arial"/>
                  <w:sz w:val="13"/>
                  <w:szCs w:val="13"/>
                </w:rPr>
                <w:t>6,800</w:t>
              </w:r>
            </w:ins>
          </w:p>
        </w:tc>
        <w:tc>
          <w:tcPr>
            <w:tcW w:w="800" w:type="dxa"/>
            <w:vAlign w:val="center"/>
          </w:tcPr>
          <w:p w14:paraId="5E000FA6" w14:textId="77777777" w:rsidR="00C60D85" w:rsidRDefault="00000000">
            <w:pPr>
              <w:spacing w:after="0"/>
              <w:rPr>
                <w:ins w:id="13606" w:author="Sean de Noronha | DRG" w:date="2026-09-29T16:58:00Z" w16du:dateUtc="2026-09-29T14:58:00Z"/>
                <w:rFonts w:cs="Arial"/>
                <w:sz w:val="13"/>
                <w:szCs w:val="13"/>
              </w:rPr>
            </w:pPr>
            <w:ins w:id="13607" w:author="Sean de Noronha | DRG" w:date="2026-09-29T16:58:00Z" w16du:dateUtc="2026-09-29T14:58:00Z">
              <w:r>
                <w:rPr>
                  <w:rFonts w:cs="Arial"/>
                  <w:sz w:val="13"/>
                  <w:szCs w:val="13"/>
                </w:rPr>
                <w:t>80 ft</w:t>
              </w:r>
            </w:ins>
          </w:p>
        </w:tc>
        <w:tc>
          <w:tcPr>
            <w:tcW w:w="880" w:type="dxa"/>
            <w:vAlign w:val="center"/>
          </w:tcPr>
          <w:p w14:paraId="5E000FA7" w14:textId="77777777" w:rsidR="00C60D85" w:rsidRDefault="00000000">
            <w:pPr>
              <w:spacing w:after="0"/>
              <w:rPr>
                <w:ins w:id="13608" w:author="Sean de Noronha | DRG" w:date="2026-09-29T16:58:00Z" w16du:dateUtc="2026-09-29T14:58:00Z"/>
                <w:rFonts w:cs="Arial"/>
                <w:sz w:val="13"/>
                <w:szCs w:val="13"/>
              </w:rPr>
            </w:pPr>
            <w:ins w:id="13609" w:author="Sean de Noronha | DRG" w:date="2026-09-29T16:58:00Z" w16du:dateUtc="2026-09-29T14:58:00Z">
              <w:r>
                <w:rPr>
                  <w:rFonts w:cs="Arial"/>
                  <w:sz w:val="13"/>
                  <w:szCs w:val="13"/>
                </w:rPr>
                <w:t>34.5</w:t>
              </w:r>
            </w:ins>
          </w:p>
        </w:tc>
        <w:tc>
          <w:tcPr>
            <w:tcW w:w="820" w:type="dxa"/>
            <w:vAlign w:val="center"/>
          </w:tcPr>
          <w:p w14:paraId="5E000FA8" w14:textId="77777777" w:rsidR="00C60D85" w:rsidRDefault="00000000">
            <w:pPr>
              <w:spacing w:after="0"/>
              <w:rPr>
                <w:ins w:id="13610" w:author="Sean de Noronha | DRG" w:date="2026-09-29T16:58:00Z" w16du:dateUtc="2026-09-29T14:58:00Z"/>
                <w:rFonts w:cs="Arial"/>
                <w:sz w:val="13"/>
                <w:szCs w:val="13"/>
              </w:rPr>
            </w:pPr>
            <w:ins w:id="13611" w:author="Sean de Noronha | DRG" w:date="2026-09-29T16:58:00Z" w16du:dateUtc="2026-09-29T14:58:00Z">
              <w:r>
                <w:rPr>
                  <w:rFonts w:cs="Arial"/>
                  <w:sz w:val="13"/>
                  <w:szCs w:val="13"/>
                </w:rPr>
                <w:t>24,100</w:t>
              </w:r>
            </w:ins>
          </w:p>
        </w:tc>
        <w:tc>
          <w:tcPr>
            <w:tcW w:w="1100" w:type="dxa"/>
            <w:vAlign w:val="center"/>
          </w:tcPr>
          <w:p w14:paraId="5E000FA9" w14:textId="77777777" w:rsidR="00C60D85" w:rsidRDefault="00000000">
            <w:pPr>
              <w:spacing w:after="0"/>
              <w:rPr>
                <w:ins w:id="13612" w:author="Sean de Noronha | DRG" w:date="2026-09-29T16:58:00Z" w16du:dateUtc="2026-09-29T14:58:00Z"/>
                <w:rFonts w:cs="Arial"/>
                <w:sz w:val="13"/>
                <w:szCs w:val="13"/>
              </w:rPr>
            </w:pPr>
            <w:ins w:id="13613" w:author="Sean de Noronha | DRG" w:date="2026-09-29T16:58:00Z" w16du:dateUtc="2026-09-29T14:58:00Z">
              <w:r>
                <w:rPr>
                  <w:rFonts w:cs="Arial"/>
                  <w:sz w:val="13"/>
                  <w:szCs w:val="13"/>
                </w:rPr>
                <w:t>787 (1,670)</w:t>
              </w:r>
            </w:ins>
          </w:p>
        </w:tc>
        <w:tc>
          <w:tcPr>
            <w:tcW w:w="700" w:type="dxa"/>
            <w:vAlign w:val="center"/>
          </w:tcPr>
          <w:p w14:paraId="5E000FAA" w14:textId="77777777" w:rsidR="00C60D85" w:rsidRDefault="00000000">
            <w:pPr>
              <w:spacing w:after="0"/>
              <w:rPr>
                <w:ins w:id="13614" w:author="Sean de Noronha | DRG" w:date="2026-09-29T16:58:00Z" w16du:dateUtc="2026-09-29T14:58:00Z"/>
                <w:rFonts w:cs="Arial"/>
                <w:sz w:val="13"/>
                <w:szCs w:val="13"/>
              </w:rPr>
            </w:pPr>
            <w:ins w:id="13615" w:author="Sean de Noronha | DRG" w:date="2026-09-29T16:58:00Z" w16du:dateUtc="2026-09-29T14:58:00Z">
              <w:r>
                <w:rPr>
                  <w:rFonts w:cs="Arial"/>
                  <w:sz w:val="13"/>
                  <w:szCs w:val="13"/>
                </w:rPr>
                <w:t>29.9</w:t>
              </w:r>
            </w:ins>
          </w:p>
        </w:tc>
      </w:tr>
      <w:tr w:rsidR="00C60D85" w14:paraId="6440955A" w14:textId="77777777">
        <w:trPr>
          <w:jc w:val="center"/>
          <w:ins w:id="13616" w:author="Sean de Noronha | DRG" w:date="2026-09-29T16:58:00Z"/>
        </w:trPr>
        <w:tc>
          <w:tcPr>
            <w:tcW w:w="560" w:type="dxa"/>
            <w:vAlign w:val="center"/>
          </w:tcPr>
          <w:p w14:paraId="5E000FAB" w14:textId="77777777" w:rsidR="00C60D85" w:rsidRDefault="00000000">
            <w:pPr>
              <w:spacing w:after="0"/>
              <w:rPr>
                <w:ins w:id="13617" w:author="Sean de Noronha | DRG" w:date="2026-09-29T16:58:00Z" w16du:dateUtc="2026-09-29T14:58:00Z"/>
                <w:rFonts w:cs="Arial"/>
                <w:sz w:val="13"/>
                <w:szCs w:val="13"/>
              </w:rPr>
            </w:pPr>
            <w:ins w:id="13618" w:author="Sean de Noronha | DRG" w:date="2026-09-29T16:58:00Z" w16du:dateUtc="2026-09-29T14:58:00Z">
              <w:r>
                <w:rPr>
                  <w:rFonts w:cs="Arial"/>
                  <w:sz w:val="13"/>
                  <w:szCs w:val="13"/>
                </w:rPr>
                <w:t>316</w:t>
              </w:r>
            </w:ins>
          </w:p>
        </w:tc>
        <w:tc>
          <w:tcPr>
            <w:tcW w:w="500" w:type="dxa"/>
            <w:vAlign w:val="center"/>
          </w:tcPr>
          <w:p w14:paraId="5E000FAC" w14:textId="77777777" w:rsidR="00C60D85" w:rsidRDefault="00000000">
            <w:pPr>
              <w:spacing w:after="0"/>
              <w:rPr>
                <w:ins w:id="13619" w:author="Sean de Noronha | DRG" w:date="2026-09-29T16:58:00Z" w16du:dateUtc="2026-09-29T14:58:00Z"/>
                <w:rFonts w:cs="Arial"/>
                <w:sz w:val="13"/>
                <w:szCs w:val="13"/>
              </w:rPr>
            </w:pPr>
            <w:ins w:id="13620" w:author="Sean de Noronha | DRG" w:date="2026-09-29T16:58:00Z" w16du:dateUtc="2026-09-29T14:58:00Z">
              <w:r>
                <w:rPr>
                  <w:rFonts w:cs="Arial"/>
                  <w:sz w:val="13"/>
                  <w:szCs w:val="13"/>
                </w:rPr>
                <w:t>T4</w:t>
              </w:r>
            </w:ins>
          </w:p>
        </w:tc>
        <w:tc>
          <w:tcPr>
            <w:tcW w:w="660" w:type="dxa"/>
            <w:vAlign w:val="center"/>
          </w:tcPr>
          <w:p w14:paraId="5E000FAD" w14:textId="77777777" w:rsidR="00C60D85" w:rsidRDefault="00000000">
            <w:pPr>
              <w:spacing w:after="0"/>
              <w:rPr>
                <w:ins w:id="13621" w:author="Sean de Noronha | DRG" w:date="2026-09-29T16:58:00Z" w16du:dateUtc="2026-09-29T14:58:00Z"/>
                <w:rFonts w:cs="Arial"/>
                <w:sz w:val="13"/>
                <w:szCs w:val="13"/>
              </w:rPr>
            </w:pPr>
            <w:ins w:id="13622" w:author="Sean de Noronha | DRG" w:date="2026-09-29T16:58:00Z" w16du:dateUtc="2026-09-29T14:58:00Z">
              <w:r>
                <w:rPr>
                  <w:rFonts w:cs="Arial"/>
                  <w:sz w:val="13"/>
                  <w:szCs w:val="13"/>
                </w:rPr>
                <w:t>2</w:t>
              </w:r>
            </w:ins>
          </w:p>
        </w:tc>
        <w:tc>
          <w:tcPr>
            <w:tcW w:w="1920" w:type="dxa"/>
            <w:vAlign w:val="center"/>
          </w:tcPr>
          <w:p w14:paraId="5E000FAE" w14:textId="77777777" w:rsidR="00C60D85" w:rsidRDefault="00000000">
            <w:pPr>
              <w:spacing w:after="0"/>
              <w:rPr>
                <w:ins w:id="13623" w:author="Sean de Noronha | DRG" w:date="2026-09-29T16:58:00Z" w16du:dateUtc="2026-09-29T14:58:00Z"/>
                <w:rFonts w:cs="Arial"/>
                <w:sz w:val="13"/>
                <w:szCs w:val="13"/>
              </w:rPr>
            </w:pPr>
            <w:ins w:id="13624" w:author="Sean de Noronha | DRG" w:date="2026-09-29T16:58:00Z" w16du:dateUtc="2026-09-29T14:58:00Z">
              <w:r>
                <w:rPr>
                  <w:rFonts w:cs="Arial"/>
                  <w:sz w:val="13"/>
                  <w:szCs w:val="13"/>
                </w:rPr>
                <w:t>CSST with four 90° bends and two end fittings, EHD 23</w:t>
              </w:r>
            </w:ins>
          </w:p>
        </w:tc>
        <w:tc>
          <w:tcPr>
            <w:tcW w:w="520" w:type="dxa"/>
            <w:vAlign w:val="center"/>
          </w:tcPr>
          <w:p w14:paraId="5E000FAF" w14:textId="77777777" w:rsidR="00C60D85" w:rsidRDefault="00000000">
            <w:pPr>
              <w:spacing w:after="0"/>
              <w:rPr>
                <w:ins w:id="13625" w:author="Sean de Noronha | DRG" w:date="2026-09-29T16:58:00Z" w16du:dateUtc="2026-09-29T14:58:00Z"/>
                <w:rFonts w:cs="Arial"/>
                <w:sz w:val="13"/>
                <w:szCs w:val="13"/>
              </w:rPr>
            </w:pPr>
            <w:ins w:id="13626" w:author="Sean de Noronha | DRG" w:date="2026-09-29T16:58:00Z" w16du:dateUtc="2026-09-29T14:58:00Z">
              <w:r>
                <w:rPr>
                  <w:rFonts w:cs="Arial"/>
                  <w:sz w:val="13"/>
                  <w:szCs w:val="13"/>
                </w:rPr>
                <w:t>He</w:t>
              </w:r>
            </w:ins>
          </w:p>
        </w:tc>
        <w:tc>
          <w:tcPr>
            <w:tcW w:w="900" w:type="dxa"/>
            <w:vAlign w:val="center"/>
          </w:tcPr>
          <w:p w14:paraId="5E000FB0" w14:textId="77777777" w:rsidR="00C60D85" w:rsidRDefault="00000000">
            <w:pPr>
              <w:spacing w:after="0"/>
              <w:rPr>
                <w:ins w:id="13627" w:author="Sean de Noronha | DRG" w:date="2026-09-29T16:58:00Z" w16du:dateUtc="2026-09-29T14:58:00Z"/>
                <w:rFonts w:cs="Arial"/>
                <w:sz w:val="13"/>
                <w:szCs w:val="13"/>
              </w:rPr>
            </w:pPr>
            <w:ins w:id="13628" w:author="Sean de Noronha | DRG" w:date="2026-09-29T16:58:00Z" w16du:dateUtc="2026-09-29T14:58:00Z">
              <w:r>
                <w:rPr>
                  <w:rFonts w:cs="Arial"/>
                  <w:sz w:val="13"/>
                  <w:szCs w:val="13"/>
                </w:rPr>
                <w:t>6,160</w:t>
              </w:r>
            </w:ins>
          </w:p>
        </w:tc>
        <w:tc>
          <w:tcPr>
            <w:tcW w:w="800" w:type="dxa"/>
            <w:vAlign w:val="center"/>
          </w:tcPr>
          <w:p w14:paraId="5E000FB1" w14:textId="77777777" w:rsidR="00C60D85" w:rsidRDefault="00000000">
            <w:pPr>
              <w:spacing w:after="0"/>
              <w:rPr>
                <w:ins w:id="13629" w:author="Sean de Noronha | DRG" w:date="2026-09-29T16:58:00Z" w16du:dateUtc="2026-09-29T14:58:00Z"/>
                <w:rFonts w:cs="Arial"/>
                <w:sz w:val="13"/>
                <w:szCs w:val="13"/>
              </w:rPr>
            </w:pPr>
            <w:ins w:id="13630" w:author="Sean de Noronha | DRG" w:date="2026-09-29T16:58:00Z" w16du:dateUtc="2026-09-29T14:58:00Z">
              <w:r>
                <w:rPr>
                  <w:rFonts w:cs="Arial"/>
                  <w:sz w:val="13"/>
                  <w:szCs w:val="13"/>
                </w:rPr>
                <w:t>100 ft</w:t>
              </w:r>
            </w:ins>
          </w:p>
        </w:tc>
        <w:tc>
          <w:tcPr>
            <w:tcW w:w="880" w:type="dxa"/>
            <w:vAlign w:val="center"/>
          </w:tcPr>
          <w:p w14:paraId="5E000FB2" w14:textId="77777777" w:rsidR="00C60D85" w:rsidRDefault="00000000">
            <w:pPr>
              <w:spacing w:after="0"/>
              <w:rPr>
                <w:ins w:id="13631" w:author="Sean de Noronha | DRG" w:date="2026-09-29T16:58:00Z" w16du:dateUtc="2026-09-29T14:58:00Z"/>
                <w:rFonts w:cs="Arial"/>
                <w:sz w:val="13"/>
                <w:szCs w:val="13"/>
              </w:rPr>
            </w:pPr>
            <w:ins w:id="13632" w:author="Sean de Noronha | DRG" w:date="2026-09-29T16:58:00Z" w16du:dateUtc="2026-09-29T14:58:00Z">
              <w:r>
                <w:rPr>
                  <w:rFonts w:cs="Arial"/>
                  <w:sz w:val="13"/>
                  <w:szCs w:val="13"/>
                </w:rPr>
                <w:t>34.5</w:t>
              </w:r>
            </w:ins>
          </w:p>
        </w:tc>
        <w:tc>
          <w:tcPr>
            <w:tcW w:w="820" w:type="dxa"/>
            <w:vAlign w:val="center"/>
          </w:tcPr>
          <w:p w14:paraId="5E000FB3" w14:textId="77777777" w:rsidR="00C60D85" w:rsidRDefault="00000000">
            <w:pPr>
              <w:spacing w:after="0"/>
              <w:rPr>
                <w:ins w:id="13633" w:author="Sean de Noronha | DRG" w:date="2026-09-29T16:58:00Z" w16du:dateUtc="2026-09-29T14:58:00Z"/>
                <w:rFonts w:cs="Arial"/>
                <w:sz w:val="13"/>
                <w:szCs w:val="13"/>
              </w:rPr>
            </w:pPr>
            <w:ins w:id="13634" w:author="Sean de Noronha | DRG" w:date="2026-09-29T16:58:00Z" w16du:dateUtc="2026-09-29T14:58:00Z">
              <w:r>
                <w:rPr>
                  <w:rFonts w:cs="Arial"/>
                  <w:sz w:val="13"/>
                  <w:szCs w:val="13"/>
                </w:rPr>
                <w:t>24,100</w:t>
              </w:r>
            </w:ins>
          </w:p>
        </w:tc>
        <w:tc>
          <w:tcPr>
            <w:tcW w:w="1100" w:type="dxa"/>
            <w:vAlign w:val="center"/>
          </w:tcPr>
          <w:p w14:paraId="5E000FB4" w14:textId="77777777" w:rsidR="00C60D85" w:rsidRDefault="00000000">
            <w:pPr>
              <w:spacing w:after="0"/>
              <w:rPr>
                <w:ins w:id="13635" w:author="Sean de Noronha | DRG" w:date="2026-09-29T16:58:00Z" w16du:dateUtc="2026-09-29T14:58:00Z"/>
                <w:rFonts w:cs="Arial"/>
                <w:sz w:val="13"/>
                <w:szCs w:val="13"/>
              </w:rPr>
            </w:pPr>
            <w:ins w:id="13636" w:author="Sean de Noronha | DRG" w:date="2026-09-29T16:58:00Z" w16du:dateUtc="2026-09-29T14:58:00Z">
              <w:r>
                <w:rPr>
                  <w:rFonts w:cs="Arial"/>
                  <w:sz w:val="13"/>
                  <w:szCs w:val="13"/>
                </w:rPr>
                <w:t>713 (1,510)</w:t>
              </w:r>
            </w:ins>
          </w:p>
        </w:tc>
        <w:tc>
          <w:tcPr>
            <w:tcW w:w="700" w:type="dxa"/>
            <w:vAlign w:val="center"/>
          </w:tcPr>
          <w:p w14:paraId="5E000FB5" w14:textId="77777777" w:rsidR="00C60D85" w:rsidRDefault="00000000">
            <w:pPr>
              <w:spacing w:after="0"/>
              <w:rPr>
                <w:ins w:id="13637" w:author="Sean de Noronha | DRG" w:date="2026-09-29T16:58:00Z" w16du:dateUtc="2026-09-29T14:58:00Z"/>
                <w:rFonts w:cs="Arial"/>
                <w:sz w:val="13"/>
                <w:szCs w:val="13"/>
              </w:rPr>
            </w:pPr>
            <w:ins w:id="13638" w:author="Sean de Noronha | DRG" w:date="2026-09-29T16:58:00Z" w16du:dateUtc="2026-09-29T14:58:00Z">
              <w:r>
                <w:rPr>
                  <w:rFonts w:cs="Arial"/>
                  <w:sz w:val="13"/>
                  <w:szCs w:val="13"/>
                </w:rPr>
                <w:t>27.1</w:t>
              </w:r>
            </w:ins>
          </w:p>
        </w:tc>
      </w:tr>
      <w:tr w:rsidR="00C60D85" w14:paraId="1CAE7F54" w14:textId="77777777">
        <w:trPr>
          <w:jc w:val="center"/>
          <w:ins w:id="13639" w:author="Sean de Noronha | DRG" w:date="2026-09-29T16:58:00Z"/>
        </w:trPr>
        <w:tc>
          <w:tcPr>
            <w:tcW w:w="560" w:type="dxa"/>
            <w:vAlign w:val="center"/>
          </w:tcPr>
          <w:p w14:paraId="5E000FB6" w14:textId="77777777" w:rsidR="00C60D85" w:rsidRDefault="00000000">
            <w:pPr>
              <w:spacing w:after="0"/>
              <w:rPr>
                <w:ins w:id="13640" w:author="Sean de Noronha | DRG" w:date="2026-09-29T16:58:00Z" w16du:dateUtc="2026-09-29T14:58:00Z"/>
                <w:rFonts w:cs="Arial"/>
                <w:sz w:val="13"/>
                <w:szCs w:val="13"/>
              </w:rPr>
            </w:pPr>
            <w:ins w:id="13641" w:author="Sean de Noronha | DRG" w:date="2026-09-29T16:58:00Z" w16du:dateUtc="2026-09-29T14:58:00Z">
              <w:r>
                <w:rPr>
                  <w:rFonts w:cs="Arial"/>
                  <w:sz w:val="13"/>
                  <w:szCs w:val="13"/>
                </w:rPr>
                <w:t>317</w:t>
              </w:r>
            </w:ins>
          </w:p>
        </w:tc>
        <w:tc>
          <w:tcPr>
            <w:tcW w:w="500" w:type="dxa"/>
            <w:vAlign w:val="center"/>
          </w:tcPr>
          <w:p w14:paraId="5E000FB7" w14:textId="77777777" w:rsidR="00C60D85" w:rsidRDefault="00000000">
            <w:pPr>
              <w:spacing w:after="0"/>
              <w:rPr>
                <w:ins w:id="13642" w:author="Sean de Noronha | DRG" w:date="2026-09-29T16:58:00Z" w16du:dateUtc="2026-09-29T14:58:00Z"/>
                <w:rFonts w:cs="Arial"/>
                <w:sz w:val="13"/>
                <w:szCs w:val="13"/>
              </w:rPr>
            </w:pPr>
            <w:ins w:id="13643" w:author="Sean de Noronha | DRG" w:date="2026-09-29T16:58:00Z" w16du:dateUtc="2026-09-29T14:58:00Z">
              <w:r>
                <w:rPr>
                  <w:rFonts w:cs="Arial"/>
                  <w:sz w:val="13"/>
                  <w:szCs w:val="13"/>
                </w:rPr>
                <w:t>T4</w:t>
              </w:r>
            </w:ins>
          </w:p>
        </w:tc>
        <w:tc>
          <w:tcPr>
            <w:tcW w:w="660" w:type="dxa"/>
            <w:vAlign w:val="center"/>
          </w:tcPr>
          <w:p w14:paraId="5E000FB8" w14:textId="77777777" w:rsidR="00C60D85" w:rsidRDefault="00000000">
            <w:pPr>
              <w:spacing w:after="0"/>
              <w:rPr>
                <w:ins w:id="13644" w:author="Sean de Noronha | DRG" w:date="2026-09-29T16:58:00Z" w16du:dateUtc="2026-09-29T14:58:00Z"/>
                <w:rFonts w:cs="Arial"/>
                <w:sz w:val="13"/>
                <w:szCs w:val="13"/>
              </w:rPr>
            </w:pPr>
            <w:ins w:id="13645" w:author="Sean de Noronha | DRG" w:date="2026-09-29T16:58:00Z" w16du:dateUtc="2026-09-29T14:58:00Z">
              <w:r>
                <w:rPr>
                  <w:rFonts w:cs="Arial"/>
                  <w:sz w:val="13"/>
                  <w:szCs w:val="13"/>
                </w:rPr>
                <w:t>2</w:t>
              </w:r>
            </w:ins>
          </w:p>
        </w:tc>
        <w:tc>
          <w:tcPr>
            <w:tcW w:w="1920" w:type="dxa"/>
            <w:vAlign w:val="center"/>
          </w:tcPr>
          <w:p w14:paraId="5E000FB9" w14:textId="77777777" w:rsidR="00C60D85" w:rsidRDefault="00000000">
            <w:pPr>
              <w:spacing w:after="0"/>
              <w:rPr>
                <w:ins w:id="13646" w:author="Sean de Noronha | DRG" w:date="2026-09-29T16:58:00Z" w16du:dateUtc="2026-09-29T14:58:00Z"/>
                <w:rFonts w:cs="Arial"/>
                <w:sz w:val="13"/>
                <w:szCs w:val="13"/>
              </w:rPr>
            </w:pPr>
            <w:ins w:id="13647" w:author="Sean de Noronha | DRG" w:date="2026-09-29T16:58:00Z" w16du:dateUtc="2026-09-29T14:58:00Z">
              <w:r>
                <w:rPr>
                  <w:rFonts w:cs="Arial"/>
                  <w:sz w:val="13"/>
                  <w:szCs w:val="13"/>
                </w:rPr>
                <w:t>CSST with four 90° bends and two end fittings, EHD 23</w:t>
              </w:r>
            </w:ins>
          </w:p>
        </w:tc>
        <w:tc>
          <w:tcPr>
            <w:tcW w:w="520" w:type="dxa"/>
            <w:vAlign w:val="center"/>
          </w:tcPr>
          <w:p w14:paraId="5E000FBA" w14:textId="77777777" w:rsidR="00C60D85" w:rsidRDefault="00000000">
            <w:pPr>
              <w:spacing w:after="0"/>
              <w:rPr>
                <w:ins w:id="13648" w:author="Sean de Noronha | DRG" w:date="2026-09-29T16:58:00Z" w16du:dateUtc="2026-09-29T14:58:00Z"/>
                <w:rFonts w:cs="Arial"/>
                <w:sz w:val="13"/>
                <w:szCs w:val="13"/>
              </w:rPr>
            </w:pPr>
            <w:ins w:id="13649" w:author="Sean de Noronha | DRG" w:date="2026-09-29T16:58:00Z" w16du:dateUtc="2026-09-29T14:58:00Z">
              <w:r>
                <w:rPr>
                  <w:rFonts w:cs="Arial"/>
                  <w:sz w:val="13"/>
                  <w:szCs w:val="13"/>
                </w:rPr>
                <w:t>He</w:t>
              </w:r>
            </w:ins>
          </w:p>
        </w:tc>
        <w:tc>
          <w:tcPr>
            <w:tcW w:w="900" w:type="dxa"/>
            <w:vAlign w:val="center"/>
          </w:tcPr>
          <w:p w14:paraId="5E000FBB" w14:textId="77777777" w:rsidR="00C60D85" w:rsidRDefault="00000000">
            <w:pPr>
              <w:spacing w:after="0"/>
              <w:rPr>
                <w:ins w:id="13650" w:author="Sean de Noronha | DRG" w:date="2026-09-29T16:58:00Z" w16du:dateUtc="2026-09-29T14:58:00Z"/>
                <w:rFonts w:cs="Arial"/>
                <w:sz w:val="13"/>
                <w:szCs w:val="13"/>
              </w:rPr>
            </w:pPr>
            <w:ins w:id="13651" w:author="Sean de Noronha | DRG" w:date="2026-09-29T16:58:00Z" w16du:dateUtc="2026-09-29T14:58:00Z">
              <w:r>
                <w:rPr>
                  <w:rFonts w:cs="Arial"/>
                  <w:sz w:val="13"/>
                  <w:szCs w:val="13"/>
                </w:rPr>
                <w:t>5,150</w:t>
              </w:r>
            </w:ins>
          </w:p>
        </w:tc>
        <w:tc>
          <w:tcPr>
            <w:tcW w:w="800" w:type="dxa"/>
            <w:vAlign w:val="center"/>
          </w:tcPr>
          <w:p w14:paraId="5E000FBC" w14:textId="77777777" w:rsidR="00C60D85" w:rsidRDefault="00000000">
            <w:pPr>
              <w:spacing w:after="0"/>
              <w:rPr>
                <w:ins w:id="13652" w:author="Sean de Noronha | DRG" w:date="2026-09-29T16:58:00Z" w16du:dateUtc="2026-09-29T14:58:00Z"/>
                <w:rFonts w:cs="Arial"/>
                <w:sz w:val="13"/>
                <w:szCs w:val="13"/>
              </w:rPr>
            </w:pPr>
            <w:ins w:id="13653" w:author="Sean de Noronha | DRG" w:date="2026-09-29T16:58:00Z" w16du:dateUtc="2026-09-29T14:58:00Z">
              <w:r>
                <w:rPr>
                  <w:rFonts w:cs="Arial"/>
                  <w:sz w:val="13"/>
                  <w:szCs w:val="13"/>
                </w:rPr>
                <w:t>150 ft</w:t>
              </w:r>
            </w:ins>
          </w:p>
        </w:tc>
        <w:tc>
          <w:tcPr>
            <w:tcW w:w="880" w:type="dxa"/>
            <w:vAlign w:val="center"/>
          </w:tcPr>
          <w:p w14:paraId="5E000FBD" w14:textId="77777777" w:rsidR="00C60D85" w:rsidRDefault="00000000">
            <w:pPr>
              <w:spacing w:after="0"/>
              <w:rPr>
                <w:ins w:id="13654" w:author="Sean de Noronha | DRG" w:date="2026-09-29T16:58:00Z" w16du:dateUtc="2026-09-29T14:58:00Z"/>
                <w:rFonts w:cs="Arial"/>
                <w:sz w:val="13"/>
                <w:szCs w:val="13"/>
              </w:rPr>
            </w:pPr>
            <w:ins w:id="13655" w:author="Sean de Noronha | DRG" w:date="2026-09-29T16:58:00Z" w16du:dateUtc="2026-09-29T14:58:00Z">
              <w:r>
                <w:rPr>
                  <w:rFonts w:cs="Arial"/>
                  <w:sz w:val="13"/>
                  <w:szCs w:val="13"/>
                </w:rPr>
                <w:t>34.5</w:t>
              </w:r>
            </w:ins>
          </w:p>
        </w:tc>
        <w:tc>
          <w:tcPr>
            <w:tcW w:w="820" w:type="dxa"/>
            <w:vAlign w:val="center"/>
          </w:tcPr>
          <w:p w14:paraId="5E000FBE" w14:textId="77777777" w:rsidR="00C60D85" w:rsidRDefault="00000000">
            <w:pPr>
              <w:spacing w:after="0"/>
              <w:rPr>
                <w:ins w:id="13656" w:author="Sean de Noronha | DRG" w:date="2026-09-29T16:58:00Z" w16du:dateUtc="2026-09-29T14:58:00Z"/>
                <w:rFonts w:cs="Arial"/>
                <w:sz w:val="13"/>
                <w:szCs w:val="13"/>
              </w:rPr>
            </w:pPr>
            <w:ins w:id="13657" w:author="Sean de Noronha | DRG" w:date="2026-09-29T16:58:00Z" w16du:dateUtc="2026-09-29T14:58:00Z">
              <w:r>
                <w:rPr>
                  <w:rFonts w:cs="Arial"/>
                  <w:sz w:val="13"/>
                  <w:szCs w:val="13"/>
                </w:rPr>
                <w:t>24,100</w:t>
              </w:r>
            </w:ins>
          </w:p>
        </w:tc>
        <w:tc>
          <w:tcPr>
            <w:tcW w:w="1100" w:type="dxa"/>
            <w:vAlign w:val="center"/>
          </w:tcPr>
          <w:p w14:paraId="5E000FBF" w14:textId="77777777" w:rsidR="00C60D85" w:rsidRDefault="00000000">
            <w:pPr>
              <w:spacing w:after="0"/>
              <w:rPr>
                <w:ins w:id="13658" w:author="Sean de Noronha | DRG" w:date="2026-09-29T16:58:00Z" w16du:dateUtc="2026-09-29T14:58:00Z"/>
                <w:rFonts w:cs="Arial"/>
                <w:sz w:val="13"/>
                <w:szCs w:val="13"/>
              </w:rPr>
            </w:pPr>
            <w:ins w:id="13659" w:author="Sean de Noronha | DRG" w:date="2026-09-29T16:58:00Z" w16du:dateUtc="2026-09-29T14:58:00Z">
              <w:r>
                <w:rPr>
                  <w:rFonts w:cs="Arial"/>
                  <w:sz w:val="13"/>
                  <w:szCs w:val="13"/>
                </w:rPr>
                <w:t>596 (1,260)</w:t>
              </w:r>
            </w:ins>
          </w:p>
        </w:tc>
        <w:tc>
          <w:tcPr>
            <w:tcW w:w="700" w:type="dxa"/>
            <w:vAlign w:val="center"/>
          </w:tcPr>
          <w:p w14:paraId="5E000FC0" w14:textId="77777777" w:rsidR="00C60D85" w:rsidRDefault="00000000">
            <w:pPr>
              <w:spacing w:after="0"/>
              <w:rPr>
                <w:ins w:id="13660" w:author="Sean de Noronha | DRG" w:date="2026-09-29T16:58:00Z" w16du:dateUtc="2026-09-29T14:58:00Z"/>
                <w:rFonts w:cs="Arial"/>
                <w:sz w:val="13"/>
                <w:szCs w:val="13"/>
              </w:rPr>
            </w:pPr>
            <w:ins w:id="13661" w:author="Sean de Noronha | DRG" w:date="2026-09-29T16:58:00Z" w16du:dateUtc="2026-09-29T14:58:00Z">
              <w:r>
                <w:rPr>
                  <w:rFonts w:cs="Arial"/>
                  <w:sz w:val="13"/>
                  <w:szCs w:val="13"/>
                </w:rPr>
                <w:t>22.6</w:t>
              </w:r>
            </w:ins>
          </w:p>
        </w:tc>
      </w:tr>
      <w:tr w:rsidR="00C60D85" w14:paraId="6D5786FD" w14:textId="77777777">
        <w:trPr>
          <w:jc w:val="center"/>
          <w:ins w:id="13662" w:author="Sean de Noronha | DRG" w:date="2026-09-29T16:58:00Z"/>
        </w:trPr>
        <w:tc>
          <w:tcPr>
            <w:tcW w:w="560" w:type="dxa"/>
            <w:vAlign w:val="center"/>
          </w:tcPr>
          <w:p w14:paraId="5E000FC1" w14:textId="77777777" w:rsidR="00C60D85" w:rsidRDefault="00000000">
            <w:pPr>
              <w:spacing w:after="0"/>
              <w:rPr>
                <w:ins w:id="13663" w:author="Sean de Noronha | DRG" w:date="2026-09-29T16:58:00Z" w16du:dateUtc="2026-09-29T14:58:00Z"/>
                <w:rFonts w:cs="Arial"/>
                <w:sz w:val="13"/>
                <w:szCs w:val="13"/>
              </w:rPr>
            </w:pPr>
            <w:ins w:id="13664" w:author="Sean de Noronha | DRG" w:date="2026-09-29T16:58:00Z" w16du:dateUtc="2026-09-29T14:58:00Z">
              <w:r>
                <w:rPr>
                  <w:rFonts w:cs="Arial"/>
                  <w:sz w:val="13"/>
                  <w:szCs w:val="13"/>
                </w:rPr>
                <w:t>318</w:t>
              </w:r>
            </w:ins>
          </w:p>
        </w:tc>
        <w:tc>
          <w:tcPr>
            <w:tcW w:w="500" w:type="dxa"/>
            <w:vAlign w:val="center"/>
          </w:tcPr>
          <w:p w14:paraId="5E000FC2" w14:textId="77777777" w:rsidR="00C60D85" w:rsidRDefault="00000000">
            <w:pPr>
              <w:spacing w:after="0"/>
              <w:rPr>
                <w:ins w:id="13665" w:author="Sean de Noronha | DRG" w:date="2026-09-29T16:58:00Z" w16du:dateUtc="2026-09-29T14:58:00Z"/>
                <w:rFonts w:cs="Arial"/>
                <w:sz w:val="13"/>
                <w:szCs w:val="13"/>
              </w:rPr>
            </w:pPr>
            <w:ins w:id="13666" w:author="Sean de Noronha | DRG" w:date="2026-09-29T16:58:00Z" w16du:dateUtc="2026-09-29T14:58:00Z">
              <w:r>
                <w:rPr>
                  <w:rFonts w:cs="Arial"/>
                  <w:sz w:val="13"/>
                  <w:szCs w:val="13"/>
                </w:rPr>
                <w:t>T4</w:t>
              </w:r>
            </w:ins>
          </w:p>
        </w:tc>
        <w:tc>
          <w:tcPr>
            <w:tcW w:w="660" w:type="dxa"/>
            <w:vAlign w:val="center"/>
          </w:tcPr>
          <w:p w14:paraId="5E000FC3" w14:textId="77777777" w:rsidR="00C60D85" w:rsidRDefault="00000000">
            <w:pPr>
              <w:spacing w:after="0"/>
              <w:rPr>
                <w:ins w:id="13667" w:author="Sean de Noronha | DRG" w:date="2026-09-29T16:58:00Z" w16du:dateUtc="2026-09-29T14:58:00Z"/>
                <w:rFonts w:cs="Arial"/>
                <w:sz w:val="13"/>
                <w:szCs w:val="13"/>
              </w:rPr>
            </w:pPr>
            <w:ins w:id="13668" w:author="Sean de Noronha | DRG" w:date="2026-09-29T16:58:00Z" w16du:dateUtc="2026-09-29T14:58:00Z">
              <w:r>
                <w:rPr>
                  <w:rFonts w:cs="Arial"/>
                  <w:sz w:val="13"/>
                  <w:szCs w:val="13"/>
                </w:rPr>
                <w:t>2</w:t>
              </w:r>
            </w:ins>
          </w:p>
        </w:tc>
        <w:tc>
          <w:tcPr>
            <w:tcW w:w="1920" w:type="dxa"/>
            <w:vAlign w:val="center"/>
          </w:tcPr>
          <w:p w14:paraId="5E000FC4" w14:textId="77777777" w:rsidR="00C60D85" w:rsidRDefault="00000000">
            <w:pPr>
              <w:spacing w:after="0"/>
              <w:rPr>
                <w:ins w:id="13669" w:author="Sean de Noronha | DRG" w:date="2026-09-29T16:58:00Z" w16du:dateUtc="2026-09-29T14:58:00Z"/>
                <w:rFonts w:cs="Arial"/>
                <w:sz w:val="13"/>
                <w:szCs w:val="13"/>
              </w:rPr>
            </w:pPr>
            <w:ins w:id="13670" w:author="Sean de Noronha | DRG" w:date="2026-09-29T16:58:00Z" w16du:dateUtc="2026-09-29T14:58:00Z">
              <w:r>
                <w:rPr>
                  <w:rFonts w:cs="Arial"/>
                  <w:sz w:val="13"/>
                  <w:szCs w:val="13"/>
                </w:rPr>
                <w:t>CSST with four 90° bends and two end fittings, EHD 23</w:t>
              </w:r>
            </w:ins>
          </w:p>
        </w:tc>
        <w:tc>
          <w:tcPr>
            <w:tcW w:w="520" w:type="dxa"/>
            <w:vAlign w:val="center"/>
          </w:tcPr>
          <w:p w14:paraId="5E000FC5" w14:textId="77777777" w:rsidR="00C60D85" w:rsidRDefault="00000000">
            <w:pPr>
              <w:spacing w:after="0"/>
              <w:rPr>
                <w:ins w:id="13671" w:author="Sean de Noronha | DRG" w:date="2026-09-29T16:58:00Z" w16du:dateUtc="2026-09-29T14:58:00Z"/>
                <w:rFonts w:cs="Arial"/>
                <w:sz w:val="13"/>
                <w:szCs w:val="13"/>
              </w:rPr>
            </w:pPr>
            <w:ins w:id="13672" w:author="Sean de Noronha | DRG" w:date="2026-09-29T16:58:00Z" w16du:dateUtc="2026-09-29T14:58:00Z">
              <w:r>
                <w:rPr>
                  <w:rFonts w:cs="Arial"/>
                  <w:sz w:val="13"/>
                  <w:szCs w:val="13"/>
                </w:rPr>
                <w:t>He</w:t>
              </w:r>
            </w:ins>
          </w:p>
        </w:tc>
        <w:tc>
          <w:tcPr>
            <w:tcW w:w="900" w:type="dxa"/>
            <w:vAlign w:val="center"/>
          </w:tcPr>
          <w:p w14:paraId="5E000FC6" w14:textId="77777777" w:rsidR="00C60D85" w:rsidRDefault="00000000">
            <w:pPr>
              <w:spacing w:after="0"/>
              <w:rPr>
                <w:ins w:id="13673" w:author="Sean de Noronha | DRG" w:date="2026-09-29T16:58:00Z" w16du:dateUtc="2026-09-29T14:58:00Z"/>
                <w:rFonts w:cs="Arial"/>
                <w:sz w:val="13"/>
                <w:szCs w:val="13"/>
              </w:rPr>
            </w:pPr>
            <w:ins w:id="13674" w:author="Sean de Noronha | DRG" w:date="2026-09-29T16:58:00Z" w16du:dateUtc="2026-09-29T14:58:00Z">
              <w:r>
                <w:rPr>
                  <w:rFonts w:cs="Arial"/>
                  <w:sz w:val="13"/>
                  <w:szCs w:val="13"/>
                </w:rPr>
                <w:t>4,710</w:t>
              </w:r>
            </w:ins>
          </w:p>
        </w:tc>
        <w:tc>
          <w:tcPr>
            <w:tcW w:w="800" w:type="dxa"/>
            <w:vAlign w:val="center"/>
          </w:tcPr>
          <w:p w14:paraId="5E000FC7" w14:textId="77777777" w:rsidR="00C60D85" w:rsidRDefault="00000000">
            <w:pPr>
              <w:spacing w:after="0"/>
              <w:rPr>
                <w:ins w:id="13675" w:author="Sean de Noronha | DRG" w:date="2026-09-29T16:58:00Z" w16du:dateUtc="2026-09-29T14:58:00Z"/>
                <w:rFonts w:cs="Arial"/>
                <w:sz w:val="13"/>
                <w:szCs w:val="13"/>
              </w:rPr>
            </w:pPr>
            <w:ins w:id="13676" w:author="Sean de Noronha | DRG" w:date="2026-09-29T16:58:00Z" w16du:dateUtc="2026-09-29T14:58:00Z">
              <w:r>
                <w:rPr>
                  <w:rFonts w:cs="Arial"/>
                  <w:sz w:val="13"/>
                  <w:szCs w:val="13"/>
                </w:rPr>
                <w:t>200 ft</w:t>
              </w:r>
            </w:ins>
          </w:p>
        </w:tc>
        <w:tc>
          <w:tcPr>
            <w:tcW w:w="880" w:type="dxa"/>
            <w:vAlign w:val="center"/>
          </w:tcPr>
          <w:p w14:paraId="5E000FC8" w14:textId="77777777" w:rsidR="00C60D85" w:rsidRDefault="00000000">
            <w:pPr>
              <w:spacing w:after="0"/>
              <w:rPr>
                <w:ins w:id="13677" w:author="Sean de Noronha | DRG" w:date="2026-09-29T16:58:00Z" w16du:dateUtc="2026-09-29T14:58:00Z"/>
                <w:rFonts w:cs="Arial"/>
                <w:sz w:val="13"/>
                <w:szCs w:val="13"/>
              </w:rPr>
            </w:pPr>
            <w:ins w:id="13678" w:author="Sean de Noronha | DRG" w:date="2026-09-29T16:58:00Z" w16du:dateUtc="2026-09-29T14:58:00Z">
              <w:r>
                <w:rPr>
                  <w:rFonts w:cs="Arial"/>
                  <w:sz w:val="13"/>
                  <w:szCs w:val="13"/>
                </w:rPr>
                <w:t>34.5</w:t>
              </w:r>
            </w:ins>
          </w:p>
        </w:tc>
        <w:tc>
          <w:tcPr>
            <w:tcW w:w="820" w:type="dxa"/>
            <w:vAlign w:val="center"/>
          </w:tcPr>
          <w:p w14:paraId="5E000FC9" w14:textId="77777777" w:rsidR="00C60D85" w:rsidRDefault="00000000">
            <w:pPr>
              <w:spacing w:after="0"/>
              <w:rPr>
                <w:ins w:id="13679" w:author="Sean de Noronha | DRG" w:date="2026-09-29T16:58:00Z" w16du:dateUtc="2026-09-29T14:58:00Z"/>
                <w:rFonts w:cs="Arial"/>
                <w:sz w:val="13"/>
                <w:szCs w:val="13"/>
              </w:rPr>
            </w:pPr>
            <w:ins w:id="13680" w:author="Sean de Noronha | DRG" w:date="2026-09-29T16:58:00Z" w16du:dateUtc="2026-09-29T14:58:00Z">
              <w:r>
                <w:rPr>
                  <w:rFonts w:cs="Arial"/>
                  <w:sz w:val="13"/>
                  <w:szCs w:val="13"/>
                </w:rPr>
                <w:t>24,100</w:t>
              </w:r>
            </w:ins>
          </w:p>
        </w:tc>
        <w:tc>
          <w:tcPr>
            <w:tcW w:w="1100" w:type="dxa"/>
            <w:vAlign w:val="center"/>
          </w:tcPr>
          <w:p w14:paraId="5E000FCA" w14:textId="77777777" w:rsidR="00C60D85" w:rsidRDefault="00000000">
            <w:pPr>
              <w:spacing w:after="0"/>
              <w:rPr>
                <w:ins w:id="13681" w:author="Sean de Noronha | DRG" w:date="2026-09-29T16:58:00Z" w16du:dateUtc="2026-09-29T14:58:00Z"/>
                <w:rFonts w:cs="Arial"/>
                <w:sz w:val="13"/>
                <w:szCs w:val="13"/>
              </w:rPr>
            </w:pPr>
            <w:ins w:id="13682" w:author="Sean de Noronha | DRG" w:date="2026-09-29T16:58:00Z" w16du:dateUtc="2026-09-29T14:58:00Z">
              <w:r>
                <w:rPr>
                  <w:rFonts w:cs="Arial"/>
                  <w:sz w:val="13"/>
                  <w:szCs w:val="13"/>
                </w:rPr>
                <w:t>546 (1,160)</w:t>
              </w:r>
            </w:ins>
          </w:p>
        </w:tc>
        <w:tc>
          <w:tcPr>
            <w:tcW w:w="700" w:type="dxa"/>
            <w:vAlign w:val="center"/>
          </w:tcPr>
          <w:p w14:paraId="5E000FCB" w14:textId="77777777" w:rsidR="00C60D85" w:rsidRDefault="00000000">
            <w:pPr>
              <w:spacing w:after="0"/>
              <w:rPr>
                <w:ins w:id="13683" w:author="Sean de Noronha | DRG" w:date="2026-09-29T16:58:00Z" w16du:dateUtc="2026-09-29T14:58:00Z"/>
                <w:rFonts w:cs="Arial"/>
                <w:sz w:val="13"/>
                <w:szCs w:val="13"/>
              </w:rPr>
            </w:pPr>
            <w:ins w:id="13684" w:author="Sean de Noronha | DRG" w:date="2026-09-29T16:58:00Z" w16du:dateUtc="2026-09-29T14:58:00Z">
              <w:r>
                <w:rPr>
                  <w:rFonts w:cs="Arial"/>
                  <w:sz w:val="13"/>
                  <w:szCs w:val="13"/>
                </w:rPr>
                <w:t>20.7</w:t>
              </w:r>
            </w:ins>
          </w:p>
        </w:tc>
      </w:tr>
      <w:tr w:rsidR="00C60D85" w14:paraId="51E29112" w14:textId="77777777">
        <w:trPr>
          <w:jc w:val="center"/>
          <w:ins w:id="13685" w:author="Sean de Noronha | DRG" w:date="2026-09-29T16:58:00Z"/>
        </w:trPr>
        <w:tc>
          <w:tcPr>
            <w:tcW w:w="560" w:type="dxa"/>
            <w:vAlign w:val="center"/>
          </w:tcPr>
          <w:p w14:paraId="5E000FCC" w14:textId="77777777" w:rsidR="00C60D85" w:rsidRDefault="00000000">
            <w:pPr>
              <w:spacing w:after="0"/>
              <w:rPr>
                <w:ins w:id="13686" w:author="Sean de Noronha | DRG" w:date="2026-09-29T16:58:00Z" w16du:dateUtc="2026-09-29T14:58:00Z"/>
                <w:rFonts w:cs="Arial"/>
                <w:sz w:val="13"/>
                <w:szCs w:val="13"/>
              </w:rPr>
            </w:pPr>
            <w:ins w:id="13687" w:author="Sean de Noronha | DRG" w:date="2026-09-29T16:58:00Z" w16du:dateUtc="2026-09-29T14:58:00Z">
              <w:r>
                <w:rPr>
                  <w:rFonts w:cs="Arial"/>
                  <w:sz w:val="13"/>
                  <w:szCs w:val="13"/>
                </w:rPr>
                <w:t>319</w:t>
              </w:r>
            </w:ins>
          </w:p>
        </w:tc>
        <w:tc>
          <w:tcPr>
            <w:tcW w:w="500" w:type="dxa"/>
            <w:vAlign w:val="center"/>
          </w:tcPr>
          <w:p w14:paraId="5E000FCD" w14:textId="77777777" w:rsidR="00C60D85" w:rsidRDefault="00000000">
            <w:pPr>
              <w:spacing w:after="0"/>
              <w:rPr>
                <w:ins w:id="13688" w:author="Sean de Noronha | DRG" w:date="2026-09-29T16:58:00Z" w16du:dateUtc="2026-09-29T14:58:00Z"/>
                <w:rFonts w:cs="Arial"/>
                <w:sz w:val="13"/>
                <w:szCs w:val="13"/>
              </w:rPr>
            </w:pPr>
            <w:ins w:id="13689" w:author="Sean de Noronha | DRG" w:date="2026-09-29T16:58:00Z" w16du:dateUtc="2026-09-29T14:58:00Z">
              <w:r>
                <w:rPr>
                  <w:rFonts w:cs="Arial"/>
                  <w:sz w:val="13"/>
                  <w:szCs w:val="13"/>
                </w:rPr>
                <w:t>T4</w:t>
              </w:r>
            </w:ins>
          </w:p>
        </w:tc>
        <w:tc>
          <w:tcPr>
            <w:tcW w:w="660" w:type="dxa"/>
            <w:vAlign w:val="center"/>
          </w:tcPr>
          <w:p w14:paraId="5E000FCE" w14:textId="77777777" w:rsidR="00C60D85" w:rsidRDefault="00000000">
            <w:pPr>
              <w:spacing w:after="0"/>
              <w:rPr>
                <w:ins w:id="13690" w:author="Sean de Noronha | DRG" w:date="2026-09-29T16:58:00Z" w16du:dateUtc="2026-09-29T14:58:00Z"/>
                <w:rFonts w:cs="Arial"/>
                <w:sz w:val="13"/>
                <w:szCs w:val="13"/>
              </w:rPr>
            </w:pPr>
            <w:ins w:id="13691" w:author="Sean de Noronha | DRG" w:date="2026-09-29T16:58:00Z" w16du:dateUtc="2026-09-29T14:58:00Z">
              <w:r>
                <w:rPr>
                  <w:rFonts w:cs="Arial"/>
                  <w:sz w:val="13"/>
                  <w:szCs w:val="13"/>
                </w:rPr>
                <w:t>2</w:t>
              </w:r>
            </w:ins>
          </w:p>
        </w:tc>
        <w:tc>
          <w:tcPr>
            <w:tcW w:w="1920" w:type="dxa"/>
            <w:vAlign w:val="center"/>
          </w:tcPr>
          <w:p w14:paraId="5E000FCF" w14:textId="77777777" w:rsidR="00C60D85" w:rsidRDefault="00000000">
            <w:pPr>
              <w:spacing w:after="0"/>
              <w:rPr>
                <w:ins w:id="13692" w:author="Sean de Noronha | DRG" w:date="2026-09-29T16:58:00Z" w16du:dateUtc="2026-09-29T14:58:00Z"/>
                <w:rFonts w:cs="Arial"/>
                <w:sz w:val="13"/>
                <w:szCs w:val="13"/>
              </w:rPr>
            </w:pPr>
            <w:ins w:id="13693" w:author="Sean de Noronha | DRG" w:date="2026-09-29T16:58:00Z" w16du:dateUtc="2026-09-29T14:58:00Z">
              <w:r>
                <w:rPr>
                  <w:rFonts w:cs="Arial"/>
                  <w:sz w:val="13"/>
                  <w:szCs w:val="13"/>
                </w:rPr>
                <w:t>CSST with four 90° bends and two end fittings, EHD 23</w:t>
              </w:r>
            </w:ins>
          </w:p>
        </w:tc>
        <w:tc>
          <w:tcPr>
            <w:tcW w:w="520" w:type="dxa"/>
            <w:vAlign w:val="center"/>
          </w:tcPr>
          <w:p w14:paraId="5E000FD0" w14:textId="77777777" w:rsidR="00C60D85" w:rsidRDefault="00000000">
            <w:pPr>
              <w:spacing w:after="0"/>
              <w:rPr>
                <w:ins w:id="13694" w:author="Sean de Noronha | DRG" w:date="2026-09-29T16:58:00Z" w16du:dateUtc="2026-09-29T14:58:00Z"/>
                <w:rFonts w:cs="Arial"/>
                <w:sz w:val="13"/>
                <w:szCs w:val="13"/>
              </w:rPr>
            </w:pPr>
            <w:ins w:id="13695" w:author="Sean de Noronha | DRG" w:date="2026-09-29T16:58:00Z" w16du:dateUtc="2026-09-29T14:58:00Z">
              <w:r>
                <w:rPr>
                  <w:rFonts w:cs="Arial"/>
                  <w:sz w:val="13"/>
                  <w:szCs w:val="13"/>
                </w:rPr>
                <w:t>He</w:t>
              </w:r>
            </w:ins>
          </w:p>
        </w:tc>
        <w:tc>
          <w:tcPr>
            <w:tcW w:w="900" w:type="dxa"/>
            <w:vAlign w:val="center"/>
          </w:tcPr>
          <w:p w14:paraId="5E000FD1" w14:textId="77777777" w:rsidR="00C60D85" w:rsidRDefault="00000000">
            <w:pPr>
              <w:spacing w:after="0"/>
              <w:rPr>
                <w:ins w:id="13696" w:author="Sean de Noronha | DRG" w:date="2026-09-29T16:58:00Z" w16du:dateUtc="2026-09-29T14:58:00Z"/>
                <w:rFonts w:cs="Arial"/>
                <w:sz w:val="13"/>
                <w:szCs w:val="13"/>
              </w:rPr>
            </w:pPr>
            <w:ins w:id="13697" w:author="Sean de Noronha | DRG" w:date="2026-09-29T16:58:00Z" w16du:dateUtc="2026-09-29T14:58:00Z">
              <w:r>
                <w:rPr>
                  <w:rFonts w:cs="Arial"/>
                  <w:sz w:val="13"/>
                  <w:szCs w:val="13"/>
                </w:rPr>
                <w:t>4,310</w:t>
              </w:r>
            </w:ins>
          </w:p>
        </w:tc>
        <w:tc>
          <w:tcPr>
            <w:tcW w:w="800" w:type="dxa"/>
            <w:vAlign w:val="center"/>
          </w:tcPr>
          <w:p w14:paraId="5E000FD2" w14:textId="77777777" w:rsidR="00C60D85" w:rsidRDefault="00000000">
            <w:pPr>
              <w:spacing w:after="0"/>
              <w:rPr>
                <w:ins w:id="13698" w:author="Sean de Noronha | DRG" w:date="2026-09-29T16:58:00Z" w16du:dateUtc="2026-09-29T14:58:00Z"/>
                <w:rFonts w:cs="Arial"/>
                <w:sz w:val="13"/>
                <w:szCs w:val="13"/>
              </w:rPr>
            </w:pPr>
            <w:ins w:id="13699" w:author="Sean de Noronha | DRG" w:date="2026-09-29T16:58:00Z" w16du:dateUtc="2026-09-29T14:58:00Z">
              <w:r>
                <w:rPr>
                  <w:rFonts w:cs="Arial"/>
                  <w:sz w:val="13"/>
                  <w:szCs w:val="13"/>
                </w:rPr>
                <w:t>250 ft</w:t>
              </w:r>
            </w:ins>
          </w:p>
        </w:tc>
        <w:tc>
          <w:tcPr>
            <w:tcW w:w="880" w:type="dxa"/>
            <w:vAlign w:val="center"/>
          </w:tcPr>
          <w:p w14:paraId="5E000FD3" w14:textId="77777777" w:rsidR="00C60D85" w:rsidRDefault="00000000">
            <w:pPr>
              <w:spacing w:after="0"/>
              <w:rPr>
                <w:ins w:id="13700" w:author="Sean de Noronha | DRG" w:date="2026-09-29T16:58:00Z" w16du:dateUtc="2026-09-29T14:58:00Z"/>
                <w:rFonts w:cs="Arial"/>
                <w:sz w:val="13"/>
                <w:szCs w:val="13"/>
              </w:rPr>
            </w:pPr>
            <w:ins w:id="13701" w:author="Sean de Noronha | DRG" w:date="2026-09-29T16:58:00Z" w16du:dateUtc="2026-09-29T14:58:00Z">
              <w:r>
                <w:rPr>
                  <w:rFonts w:cs="Arial"/>
                  <w:sz w:val="13"/>
                  <w:szCs w:val="13"/>
                </w:rPr>
                <w:t>34.5</w:t>
              </w:r>
            </w:ins>
          </w:p>
        </w:tc>
        <w:tc>
          <w:tcPr>
            <w:tcW w:w="820" w:type="dxa"/>
            <w:vAlign w:val="center"/>
          </w:tcPr>
          <w:p w14:paraId="5E000FD4" w14:textId="77777777" w:rsidR="00C60D85" w:rsidRDefault="00000000">
            <w:pPr>
              <w:spacing w:after="0"/>
              <w:rPr>
                <w:ins w:id="13702" w:author="Sean de Noronha | DRG" w:date="2026-09-29T16:58:00Z" w16du:dateUtc="2026-09-29T14:58:00Z"/>
                <w:rFonts w:cs="Arial"/>
                <w:sz w:val="13"/>
                <w:szCs w:val="13"/>
              </w:rPr>
            </w:pPr>
            <w:ins w:id="13703" w:author="Sean de Noronha | DRG" w:date="2026-09-29T16:58:00Z" w16du:dateUtc="2026-09-29T14:58:00Z">
              <w:r>
                <w:rPr>
                  <w:rFonts w:cs="Arial"/>
                  <w:sz w:val="13"/>
                  <w:szCs w:val="13"/>
                </w:rPr>
                <w:t>24,100</w:t>
              </w:r>
            </w:ins>
          </w:p>
        </w:tc>
        <w:tc>
          <w:tcPr>
            <w:tcW w:w="1100" w:type="dxa"/>
            <w:vAlign w:val="center"/>
          </w:tcPr>
          <w:p w14:paraId="5E000FD5" w14:textId="77777777" w:rsidR="00C60D85" w:rsidRDefault="00000000">
            <w:pPr>
              <w:spacing w:after="0"/>
              <w:rPr>
                <w:ins w:id="13704" w:author="Sean de Noronha | DRG" w:date="2026-09-29T16:58:00Z" w16du:dateUtc="2026-09-29T14:58:00Z"/>
                <w:rFonts w:cs="Arial"/>
                <w:sz w:val="13"/>
                <w:szCs w:val="13"/>
              </w:rPr>
            </w:pPr>
            <w:ins w:id="13705" w:author="Sean de Noronha | DRG" w:date="2026-09-29T16:58:00Z" w16du:dateUtc="2026-09-29T14:58:00Z">
              <w:r>
                <w:rPr>
                  <w:rFonts w:cs="Arial"/>
                  <w:sz w:val="13"/>
                  <w:szCs w:val="13"/>
                </w:rPr>
                <w:t>499 (1,060)</w:t>
              </w:r>
            </w:ins>
          </w:p>
        </w:tc>
        <w:tc>
          <w:tcPr>
            <w:tcW w:w="700" w:type="dxa"/>
            <w:vAlign w:val="center"/>
          </w:tcPr>
          <w:p w14:paraId="5E000FD6" w14:textId="77777777" w:rsidR="00C60D85" w:rsidRDefault="00000000">
            <w:pPr>
              <w:spacing w:after="0"/>
              <w:rPr>
                <w:ins w:id="13706" w:author="Sean de Noronha | DRG" w:date="2026-09-29T16:58:00Z" w16du:dateUtc="2026-09-29T14:58:00Z"/>
                <w:rFonts w:cs="Arial"/>
                <w:sz w:val="13"/>
                <w:szCs w:val="13"/>
              </w:rPr>
            </w:pPr>
            <w:ins w:id="13707" w:author="Sean de Noronha | DRG" w:date="2026-09-29T16:58:00Z" w16du:dateUtc="2026-09-29T14:58:00Z">
              <w:r>
                <w:rPr>
                  <w:rFonts w:cs="Arial"/>
                  <w:sz w:val="13"/>
                  <w:szCs w:val="13"/>
                </w:rPr>
                <w:t>18.9</w:t>
              </w:r>
            </w:ins>
          </w:p>
        </w:tc>
      </w:tr>
      <w:tr w:rsidR="00C60D85" w14:paraId="7BE42E6F" w14:textId="77777777">
        <w:trPr>
          <w:jc w:val="center"/>
          <w:ins w:id="13708" w:author="Sean de Noronha | DRG" w:date="2026-09-29T16:58:00Z"/>
        </w:trPr>
        <w:tc>
          <w:tcPr>
            <w:tcW w:w="560" w:type="dxa"/>
            <w:vAlign w:val="center"/>
          </w:tcPr>
          <w:p w14:paraId="5E000FD7" w14:textId="77777777" w:rsidR="00C60D85" w:rsidRDefault="00000000">
            <w:pPr>
              <w:spacing w:after="0"/>
              <w:rPr>
                <w:ins w:id="13709" w:author="Sean de Noronha | DRG" w:date="2026-09-29T16:58:00Z" w16du:dateUtc="2026-09-29T14:58:00Z"/>
                <w:rFonts w:cs="Arial"/>
                <w:sz w:val="13"/>
                <w:szCs w:val="13"/>
              </w:rPr>
            </w:pPr>
            <w:ins w:id="13710" w:author="Sean de Noronha | DRG" w:date="2026-09-29T16:58:00Z" w16du:dateUtc="2026-09-29T14:58:00Z">
              <w:r>
                <w:rPr>
                  <w:rFonts w:cs="Arial"/>
                  <w:sz w:val="13"/>
                  <w:szCs w:val="13"/>
                </w:rPr>
                <w:t>320</w:t>
              </w:r>
            </w:ins>
          </w:p>
        </w:tc>
        <w:tc>
          <w:tcPr>
            <w:tcW w:w="500" w:type="dxa"/>
            <w:vAlign w:val="center"/>
          </w:tcPr>
          <w:p w14:paraId="5E000FD8" w14:textId="77777777" w:rsidR="00C60D85" w:rsidRDefault="00000000">
            <w:pPr>
              <w:spacing w:after="0"/>
              <w:rPr>
                <w:ins w:id="13711" w:author="Sean de Noronha | DRG" w:date="2026-09-29T16:58:00Z" w16du:dateUtc="2026-09-29T14:58:00Z"/>
                <w:rFonts w:cs="Arial"/>
                <w:sz w:val="13"/>
                <w:szCs w:val="13"/>
              </w:rPr>
            </w:pPr>
            <w:ins w:id="13712" w:author="Sean de Noronha | DRG" w:date="2026-09-29T16:58:00Z" w16du:dateUtc="2026-09-29T14:58:00Z">
              <w:r>
                <w:rPr>
                  <w:rFonts w:cs="Arial"/>
                  <w:sz w:val="13"/>
                  <w:szCs w:val="13"/>
                </w:rPr>
                <w:t>T4</w:t>
              </w:r>
            </w:ins>
          </w:p>
        </w:tc>
        <w:tc>
          <w:tcPr>
            <w:tcW w:w="660" w:type="dxa"/>
            <w:vAlign w:val="center"/>
          </w:tcPr>
          <w:p w14:paraId="5E000FD9" w14:textId="77777777" w:rsidR="00C60D85" w:rsidRDefault="00000000">
            <w:pPr>
              <w:spacing w:after="0"/>
              <w:rPr>
                <w:ins w:id="13713" w:author="Sean de Noronha | DRG" w:date="2026-09-29T16:58:00Z" w16du:dateUtc="2026-09-29T14:58:00Z"/>
                <w:rFonts w:cs="Arial"/>
                <w:sz w:val="13"/>
                <w:szCs w:val="13"/>
              </w:rPr>
            </w:pPr>
            <w:ins w:id="13714" w:author="Sean de Noronha | DRG" w:date="2026-09-29T16:58:00Z" w16du:dateUtc="2026-09-29T14:58:00Z">
              <w:r>
                <w:rPr>
                  <w:rFonts w:cs="Arial"/>
                  <w:sz w:val="13"/>
                  <w:szCs w:val="13"/>
                </w:rPr>
                <w:t>2</w:t>
              </w:r>
            </w:ins>
          </w:p>
        </w:tc>
        <w:tc>
          <w:tcPr>
            <w:tcW w:w="1920" w:type="dxa"/>
            <w:vAlign w:val="center"/>
          </w:tcPr>
          <w:p w14:paraId="5E000FDA" w14:textId="77777777" w:rsidR="00C60D85" w:rsidRDefault="00000000">
            <w:pPr>
              <w:spacing w:after="0"/>
              <w:rPr>
                <w:ins w:id="13715" w:author="Sean de Noronha | DRG" w:date="2026-09-29T16:58:00Z" w16du:dateUtc="2026-09-29T14:58:00Z"/>
                <w:rFonts w:cs="Arial"/>
                <w:sz w:val="13"/>
                <w:szCs w:val="13"/>
              </w:rPr>
            </w:pPr>
            <w:ins w:id="13716" w:author="Sean de Noronha | DRG" w:date="2026-09-29T16:58:00Z" w16du:dateUtc="2026-09-29T14:58:00Z">
              <w:r>
                <w:rPr>
                  <w:rFonts w:cs="Arial"/>
                  <w:sz w:val="13"/>
                  <w:szCs w:val="13"/>
                </w:rPr>
                <w:t>CSST with four 90° bends and two end fittings, EHD 31</w:t>
              </w:r>
            </w:ins>
          </w:p>
        </w:tc>
        <w:tc>
          <w:tcPr>
            <w:tcW w:w="520" w:type="dxa"/>
            <w:vAlign w:val="center"/>
          </w:tcPr>
          <w:p w14:paraId="5E000FDB" w14:textId="77777777" w:rsidR="00C60D85" w:rsidRDefault="00000000">
            <w:pPr>
              <w:spacing w:after="0"/>
              <w:rPr>
                <w:ins w:id="13717" w:author="Sean de Noronha | DRG" w:date="2026-09-29T16:58:00Z" w16du:dateUtc="2026-09-29T14:58:00Z"/>
                <w:rFonts w:cs="Arial"/>
                <w:sz w:val="13"/>
                <w:szCs w:val="13"/>
              </w:rPr>
            </w:pPr>
            <w:ins w:id="13718" w:author="Sean de Noronha | DRG" w:date="2026-09-29T16:58:00Z" w16du:dateUtc="2026-09-29T14:58:00Z">
              <w:r>
                <w:rPr>
                  <w:rFonts w:cs="Arial"/>
                  <w:sz w:val="13"/>
                  <w:szCs w:val="13"/>
                </w:rPr>
                <w:t>He</w:t>
              </w:r>
            </w:ins>
          </w:p>
        </w:tc>
        <w:tc>
          <w:tcPr>
            <w:tcW w:w="900" w:type="dxa"/>
            <w:vAlign w:val="center"/>
          </w:tcPr>
          <w:p w14:paraId="5E000FDC" w14:textId="77777777" w:rsidR="00C60D85" w:rsidRDefault="00000000">
            <w:pPr>
              <w:spacing w:after="0"/>
              <w:rPr>
                <w:ins w:id="13719" w:author="Sean de Noronha | DRG" w:date="2026-09-29T16:58:00Z" w16du:dateUtc="2026-09-29T14:58:00Z"/>
                <w:rFonts w:cs="Arial"/>
                <w:sz w:val="13"/>
                <w:szCs w:val="13"/>
              </w:rPr>
            </w:pPr>
            <w:ins w:id="13720" w:author="Sean de Noronha | DRG" w:date="2026-09-29T16:58:00Z" w16du:dateUtc="2026-09-29T14:58:00Z">
              <w:r>
                <w:rPr>
                  <w:rFonts w:cs="Arial"/>
                  <w:sz w:val="13"/>
                  <w:szCs w:val="13"/>
                </w:rPr>
                <w:t>1,440</w:t>
              </w:r>
            </w:ins>
          </w:p>
        </w:tc>
        <w:tc>
          <w:tcPr>
            <w:tcW w:w="800" w:type="dxa"/>
            <w:vAlign w:val="center"/>
          </w:tcPr>
          <w:p w14:paraId="5E000FDD" w14:textId="77777777" w:rsidR="00C60D85" w:rsidRDefault="00000000">
            <w:pPr>
              <w:spacing w:after="0"/>
              <w:rPr>
                <w:ins w:id="13721" w:author="Sean de Noronha | DRG" w:date="2026-09-29T16:58:00Z" w16du:dateUtc="2026-09-29T14:58:00Z"/>
                <w:rFonts w:cs="Arial"/>
                <w:sz w:val="13"/>
                <w:szCs w:val="13"/>
              </w:rPr>
            </w:pPr>
            <w:ins w:id="13722" w:author="Sean de Noronha | DRG" w:date="2026-09-29T16:58:00Z" w16du:dateUtc="2026-09-29T14:58:00Z">
              <w:r>
                <w:rPr>
                  <w:rFonts w:cs="Arial"/>
                  <w:sz w:val="13"/>
                  <w:szCs w:val="13"/>
                </w:rPr>
                <w:t>30 ft</w:t>
              </w:r>
            </w:ins>
          </w:p>
        </w:tc>
        <w:tc>
          <w:tcPr>
            <w:tcW w:w="880" w:type="dxa"/>
            <w:vAlign w:val="center"/>
          </w:tcPr>
          <w:p w14:paraId="5E000FDE" w14:textId="77777777" w:rsidR="00C60D85" w:rsidRDefault="00000000">
            <w:pPr>
              <w:spacing w:after="0"/>
              <w:rPr>
                <w:ins w:id="13723" w:author="Sean de Noronha | DRG" w:date="2026-09-29T16:58:00Z" w16du:dateUtc="2026-09-29T14:58:00Z"/>
                <w:rFonts w:cs="Arial"/>
                <w:sz w:val="13"/>
                <w:szCs w:val="13"/>
              </w:rPr>
            </w:pPr>
            <w:ins w:id="13724" w:author="Sean de Noronha | DRG" w:date="2026-09-29T16:58:00Z" w16du:dateUtc="2026-09-29T14:58:00Z">
              <w:r>
                <w:rPr>
                  <w:rFonts w:cs="Arial"/>
                  <w:sz w:val="13"/>
                  <w:szCs w:val="13"/>
                </w:rPr>
                <w:t>3.45</w:t>
              </w:r>
            </w:ins>
          </w:p>
        </w:tc>
        <w:tc>
          <w:tcPr>
            <w:tcW w:w="820" w:type="dxa"/>
            <w:vAlign w:val="center"/>
          </w:tcPr>
          <w:p w14:paraId="5E000FDF" w14:textId="77777777" w:rsidR="00C60D85" w:rsidRDefault="00000000">
            <w:pPr>
              <w:spacing w:after="0"/>
              <w:rPr>
                <w:ins w:id="13725" w:author="Sean de Noronha | DRG" w:date="2026-09-29T16:58:00Z" w16du:dateUtc="2026-09-29T14:58:00Z"/>
                <w:rFonts w:cs="Arial"/>
                <w:sz w:val="13"/>
                <w:szCs w:val="13"/>
              </w:rPr>
            </w:pPr>
            <w:ins w:id="13726" w:author="Sean de Noronha | DRG" w:date="2026-09-29T16:58:00Z" w16du:dateUtc="2026-09-29T14:58:00Z">
              <w:r>
                <w:rPr>
                  <w:rFonts w:cs="Arial"/>
                  <w:sz w:val="13"/>
                  <w:szCs w:val="13"/>
                </w:rPr>
                <w:t>125</w:t>
              </w:r>
            </w:ins>
          </w:p>
        </w:tc>
        <w:tc>
          <w:tcPr>
            <w:tcW w:w="1100" w:type="dxa"/>
            <w:vAlign w:val="center"/>
          </w:tcPr>
          <w:p w14:paraId="5E000FE0" w14:textId="77777777" w:rsidR="00C60D85" w:rsidRDefault="00000000">
            <w:pPr>
              <w:spacing w:after="0"/>
              <w:rPr>
                <w:ins w:id="13727" w:author="Sean de Noronha | DRG" w:date="2026-09-29T16:58:00Z" w16du:dateUtc="2026-09-29T14:58:00Z"/>
                <w:rFonts w:cs="Arial"/>
                <w:sz w:val="13"/>
                <w:szCs w:val="13"/>
              </w:rPr>
            </w:pPr>
            <w:ins w:id="13728" w:author="Sean de Noronha | DRG" w:date="2026-09-29T16:58:00Z" w16du:dateUtc="2026-09-29T14:58:00Z">
              <w:r>
                <w:rPr>
                  <w:rFonts w:cs="Arial"/>
                  <w:sz w:val="13"/>
                  <w:szCs w:val="13"/>
                </w:rPr>
                <w:t>224 (475)</w:t>
              </w:r>
            </w:ins>
          </w:p>
        </w:tc>
        <w:tc>
          <w:tcPr>
            <w:tcW w:w="700" w:type="dxa"/>
            <w:vAlign w:val="center"/>
          </w:tcPr>
          <w:p w14:paraId="5E000FE1" w14:textId="77777777" w:rsidR="00C60D85" w:rsidRDefault="00000000">
            <w:pPr>
              <w:spacing w:after="0"/>
              <w:rPr>
                <w:ins w:id="13729" w:author="Sean de Noronha | DRG" w:date="2026-09-29T16:58:00Z" w16du:dateUtc="2026-09-29T14:58:00Z"/>
                <w:rFonts w:cs="Arial"/>
                <w:sz w:val="13"/>
                <w:szCs w:val="13"/>
              </w:rPr>
            </w:pPr>
            <w:ins w:id="13730" w:author="Sean de Noronha | DRG" w:date="2026-09-29T16:58:00Z" w16du:dateUtc="2026-09-29T14:58:00Z">
              <w:r>
                <w:rPr>
                  <w:rFonts w:cs="Arial"/>
                  <w:sz w:val="13"/>
                  <w:szCs w:val="13"/>
                </w:rPr>
                <w:t>5.52</w:t>
              </w:r>
            </w:ins>
          </w:p>
        </w:tc>
      </w:tr>
      <w:tr w:rsidR="00C60D85" w14:paraId="7BD662CA" w14:textId="77777777">
        <w:trPr>
          <w:jc w:val="center"/>
          <w:ins w:id="13731" w:author="Sean de Noronha | DRG" w:date="2026-09-29T16:58:00Z"/>
        </w:trPr>
        <w:tc>
          <w:tcPr>
            <w:tcW w:w="560" w:type="dxa"/>
            <w:vAlign w:val="center"/>
          </w:tcPr>
          <w:p w14:paraId="5E000FE2" w14:textId="77777777" w:rsidR="00C60D85" w:rsidRDefault="00000000">
            <w:pPr>
              <w:spacing w:after="0"/>
              <w:rPr>
                <w:ins w:id="13732" w:author="Sean de Noronha | DRG" w:date="2026-09-29T16:58:00Z" w16du:dateUtc="2026-09-29T14:58:00Z"/>
                <w:rFonts w:cs="Arial"/>
                <w:sz w:val="13"/>
                <w:szCs w:val="13"/>
              </w:rPr>
            </w:pPr>
            <w:ins w:id="13733" w:author="Sean de Noronha | DRG" w:date="2026-09-29T16:58:00Z" w16du:dateUtc="2026-09-29T14:58:00Z">
              <w:r>
                <w:rPr>
                  <w:rFonts w:cs="Arial"/>
                  <w:sz w:val="13"/>
                  <w:szCs w:val="13"/>
                </w:rPr>
                <w:t>321</w:t>
              </w:r>
            </w:ins>
          </w:p>
        </w:tc>
        <w:tc>
          <w:tcPr>
            <w:tcW w:w="500" w:type="dxa"/>
            <w:vAlign w:val="center"/>
          </w:tcPr>
          <w:p w14:paraId="5E000FE3" w14:textId="77777777" w:rsidR="00C60D85" w:rsidRDefault="00000000">
            <w:pPr>
              <w:spacing w:after="0"/>
              <w:rPr>
                <w:ins w:id="13734" w:author="Sean de Noronha | DRG" w:date="2026-09-29T16:58:00Z" w16du:dateUtc="2026-09-29T14:58:00Z"/>
                <w:rFonts w:cs="Arial"/>
                <w:sz w:val="13"/>
                <w:szCs w:val="13"/>
              </w:rPr>
            </w:pPr>
            <w:ins w:id="13735" w:author="Sean de Noronha | DRG" w:date="2026-09-29T16:58:00Z" w16du:dateUtc="2026-09-29T14:58:00Z">
              <w:r>
                <w:rPr>
                  <w:rFonts w:cs="Arial"/>
                  <w:sz w:val="13"/>
                  <w:szCs w:val="13"/>
                </w:rPr>
                <w:t>T4</w:t>
              </w:r>
            </w:ins>
          </w:p>
        </w:tc>
        <w:tc>
          <w:tcPr>
            <w:tcW w:w="660" w:type="dxa"/>
            <w:vAlign w:val="center"/>
          </w:tcPr>
          <w:p w14:paraId="5E000FE4" w14:textId="77777777" w:rsidR="00C60D85" w:rsidRDefault="00000000">
            <w:pPr>
              <w:spacing w:after="0"/>
              <w:rPr>
                <w:ins w:id="13736" w:author="Sean de Noronha | DRG" w:date="2026-09-29T16:58:00Z" w16du:dateUtc="2026-09-29T14:58:00Z"/>
                <w:rFonts w:cs="Arial"/>
                <w:sz w:val="13"/>
                <w:szCs w:val="13"/>
              </w:rPr>
            </w:pPr>
            <w:ins w:id="13737" w:author="Sean de Noronha | DRG" w:date="2026-09-29T16:58:00Z" w16du:dateUtc="2026-09-29T14:58:00Z">
              <w:r>
                <w:rPr>
                  <w:rFonts w:cs="Arial"/>
                  <w:sz w:val="13"/>
                  <w:szCs w:val="13"/>
                </w:rPr>
                <w:t>2</w:t>
              </w:r>
            </w:ins>
          </w:p>
        </w:tc>
        <w:tc>
          <w:tcPr>
            <w:tcW w:w="1920" w:type="dxa"/>
            <w:vAlign w:val="center"/>
          </w:tcPr>
          <w:p w14:paraId="5E000FE5" w14:textId="77777777" w:rsidR="00C60D85" w:rsidRDefault="00000000">
            <w:pPr>
              <w:spacing w:after="0"/>
              <w:rPr>
                <w:ins w:id="13738" w:author="Sean de Noronha | DRG" w:date="2026-09-29T16:58:00Z" w16du:dateUtc="2026-09-29T14:58:00Z"/>
                <w:rFonts w:cs="Arial"/>
                <w:sz w:val="13"/>
                <w:szCs w:val="13"/>
              </w:rPr>
            </w:pPr>
            <w:ins w:id="13739" w:author="Sean de Noronha | DRG" w:date="2026-09-29T16:58:00Z" w16du:dateUtc="2026-09-29T14:58:00Z">
              <w:r>
                <w:rPr>
                  <w:rFonts w:cs="Arial"/>
                  <w:sz w:val="13"/>
                  <w:szCs w:val="13"/>
                </w:rPr>
                <w:t>CSST with four 90° bends and two end fittings, EHD 31</w:t>
              </w:r>
            </w:ins>
          </w:p>
        </w:tc>
        <w:tc>
          <w:tcPr>
            <w:tcW w:w="520" w:type="dxa"/>
            <w:vAlign w:val="center"/>
          </w:tcPr>
          <w:p w14:paraId="5E000FE6" w14:textId="77777777" w:rsidR="00C60D85" w:rsidRDefault="00000000">
            <w:pPr>
              <w:spacing w:after="0"/>
              <w:rPr>
                <w:ins w:id="13740" w:author="Sean de Noronha | DRG" w:date="2026-09-29T16:58:00Z" w16du:dateUtc="2026-09-29T14:58:00Z"/>
                <w:rFonts w:cs="Arial"/>
                <w:sz w:val="13"/>
                <w:szCs w:val="13"/>
              </w:rPr>
            </w:pPr>
            <w:ins w:id="13741" w:author="Sean de Noronha | DRG" w:date="2026-09-29T16:58:00Z" w16du:dateUtc="2026-09-29T14:58:00Z">
              <w:r>
                <w:rPr>
                  <w:rFonts w:cs="Arial"/>
                  <w:sz w:val="13"/>
                  <w:szCs w:val="13"/>
                </w:rPr>
                <w:t>He</w:t>
              </w:r>
            </w:ins>
          </w:p>
        </w:tc>
        <w:tc>
          <w:tcPr>
            <w:tcW w:w="900" w:type="dxa"/>
            <w:vAlign w:val="center"/>
          </w:tcPr>
          <w:p w14:paraId="5E000FE7" w14:textId="77777777" w:rsidR="00C60D85" w:rsidRDefault="00000000">
            <w:pPr>
              <w:spacing w:after="0"/>
              <w:rPr>
                <w:ins w:id="13742" w:author="Sean de Noronha | DRG" w:date="2026-09-29T16:58:00Z" w16du:dateUtc="2026-09-29T14:58:00Z"/>
                <w:rFonts w:cs="Arial"/>
                <w:sz w:val="13"/>
                <w:szCs w:val="13"/>
              </w:rPr>
            </w:pPr>
            <w:ins w:id="13743" w:author="Sean de Noronha | DRG" w:date="2026-09-29T16:58:00Z" w16du:dateUtc="2026-09-29T14:58:00Z">
              <w:r>
                <w:rPr>
                  <w:rFonts w:cs="Arial"/>
                  <w:sz w:val="13"/>
                  <w:szCs w:val="13"/>
                </w:rPr>
                <w:t>861</w:t>
              </w:r>
            </w:ins>
          </w:p>
        </w:tc>
        <w:tc>
          <w:tcPr>
            <w:tcW w:w="800" w:type="dxa"/>
            <w:vAlign w:val="center"/>
          </w:tcPr>
          <w:p w14:paraId="5E000FE8" w14:textId="77777777" w:rsidR="00C60D85" w:rsidRDefault="00000000">
            <w:pPr>
              <w:spacing w:after="0"/>
              <w:rPr>
                <w:ins w:id="13744" w:author="Sean de Noronha | DRG" w:date="2026-09-29T16:58:00Z" w16du:dateUtc="2026-09-29T14:58:00Z"/>
                <w:rFonts w:cs="Arial"/>
                <w:sz w:val="13"/>
                <w:szCs w:val="13"/>
              </w:rPr>
            </w:pPr>
            <w:ins w:id="13745" w:author="Sean de Noronha | DRG" w:date="2026-09-29T16:58:00Z" w16du:dateUtc="2026-09-29T14:58:00Z">
              <w:r>
                <w:rPr>
                  <w:rFonts w:cs="Arial"/>
                  <w:sz w:val="13"/>
                  <w:szCs w:val="13"/>
                </w:rPr>
                <w:t>50 ft</w:t>
              </w:r>
            </w:ins>
          </w:p>
        </w:tc>
        <w:tc>
          <w:tcPr>
            <w:tcW w:w="880" w:type="dxa"/>
            <w:vAlign w:val="center"/>
          </w:tcPr>
          <w:p w14:paraId="5E000FE9" w14:textId="77777777" w:rsidR="00C60D85" w:rsidRDefault="00000000">
            <w:pPr>
              <w:spacing w:after="0"/>
              <w:rPr>
                <w:ins w:id="13746" w:author="Sean de Noronha | DRG" w:date="2026-09-29T16:58:00Z" w16du:dateUtc="2026-09-29T14:58:00Z"/>
                <w:rFonts w:cs="Arial"/>
                <w:sz w:val="13"/>
                <w:szCs w:val="13"/>
              </w:rPr>
            </w:pPr>
            <w:ins w:id="13747" w:author="Sean de Noronha | DRG" w:date="2026-09-29T16:58:00Z" w16du:dateUtc="2026-09-29T14:58:00Z">
              <w:r>
                <w:rPr>
                  <w:rFonts w:cs="Arial"/>
                  <w:sz w:val="13"/>
                  <w:szCs w:val="13"/>
                </w:rPr>
                <w:t>3.45</w:t>
              </w:r>
            </w:ins>
          </w:p>
        </w:tc>
        <w:tc>
          <w:tcPr>
            <w:tcW w:w="820" w:type="dxa"/>
            <w:vAlign w:val="center"/>
          </w:tcPr>
          <w:p w14:paraId="5E000FEA" w14:textId="77777777" w:rsidR="00C60D85" w:rsidRDefault="00000000">
            <w:pPr>
              <w:spacing w:after="0"/>
              <w:rPr>
                <w:ins w:id="13748" w:author="Sean de Noronha | DRG" w:date="2026-09-29T16:58:00Z" w16du:dateUtc="2026-09-29T14:58:00Z"/>
                <w:rFonts w:cs="Arial"/>
                <w:sz w:val="13"/>
                <w:szCs w:val="13"/>
              </w:rPr>
            </w:pPr>
            <w:ins w:id="13749" w:author="Sean de Noronha | DRG" w:date="2026-09-29T16:58:00Z" w16du:dateUtc="2026-09-29T14:58:00Z">
              <w:r>
                <w:rPr>
                  <w:rFonts w:cs="Arial"/>
                  <w:sz w:val="13"/>
                  <w:szCs w:val="13"/>
                </w:rPr>
                <w:t>125</w:t>
              </w:r>
            </w:ins>
          </w:p>
        </w:tc>
        <w:tc>
          <w:tcPr>
            <w:tcW w:w="1100" w:type="dxa"/>
            <w:vAlign w:val="center"/>
          </w:tcPr>
          <w:p w14:paraId="5E000FEB" w14:textId="77777777" w:rsidR="00C60D85" w:rsidRDefault="00000000">
            <w:pPr>
              <w:spacing w:after="0"/>
              <w:rPr>
                <w:ins w:id="13750" w:author="Sean de Noronha | DRG" w:date="2026-09-29T16:58:00Z" w16du:dateUtc="2026-09-29T14:58:00Z"/>
                <w:rFonts w:cs="Arial"/>
                <w:sz w:val="13"/>
                <w:szCs w:val="13"/>
              </w:rPr>
            </w:pPr>
            <w:ins w:id="13751" w:author="Sean de Noronha | DRG" w:date="2026-09-29T16:58:00Z" w16du:dateUtc="2026-09-29T14:58:00Z">
              <w:r>
                <w:rPr>
                  <w:rFonts w:cs="Arial"/>
                  <w:sz w:val="13"/>
                  <w:szCs w:val="13"/>
                </w:rPr>
                <w:t>134 (285)</w:t>
              </w:r>
            </w:ins>
          </w:p>
        </w:tc>
        <w:tc>
          <w:tcPr>
            <w:tcW w:w="700" w:type="dxa"/>
            <w:vAlign w:val="center"/>
          </w:tcPr>
          <w:p w14:paraId="5E000FEC" w14:textId="77777777" w:rsidR="00C60D85" w:rsidRDefault="00000000">
            <w:pPr>
              <w:spacing w:after="0"/>
              <w:rPr>
                <w:ins w:id="13752" w:author="Sean de Noronha | DRG" w:date="2026-09-29T16:58:00Z" w16du:dateUtc="2026-09-29T14:58:00Z"/>
                <w:rFonts w:cs="Arial"/>
                <w:sz w:val="13"/>
                <w:szCs w:val="13"/>
              </w:rPr>
            </w:pPr>
            <w:ins w:id="13753" w:author="Sean de Noronha | DRG" w:date="2026-09-29T16:58:00Z" w16du:dateUtc="2026-09-29T14:58:00Z">
              <w:r>
                <w:rPr>
                  <w:rFonts w:cs="Arial"/>
                  <w:sz w:val="13"/>
                  <w:szCs w:val="13"/>
                </w:rPr>
                <w:t>3.31</w:t>
              </w:r>
            </w:ins>
          </w:p>
        </w:tc>
      </w:tr>
      <w:tr w:rsidR="00C60D85" w14:paraId="6A98D2FF" w14:textId="77777777">
        <w:trPr>
          <w:jc w:val="center"/>
          <w:ins w:id="13754" w:author="Sean de Noronha | DRG" w:date="2026-09-29T16:58:00Z"/>
        </w:trPr>
        <w:tc>
          <w:tcPr>
            <w:tcW w:w="560" w:type="dxa"/>
            <w:vAlign w:val="center"/>
          </w:tcPr>
          <w:p w14:paraId="5E000FED" w14:textId="77777777" w:rsidR="00C60D85" w:rsidRDefault="00000000">
            <w:pPr>
              <w:spacing w:after="0"/>
              <w:rPr>
                <w:ins w:id="13755" w:author="Sean de Noronha | DRG" w:date="2026-09-29T16:58:00Z" w16du:dateUtc="2026-09-29T14:58:00Z"/>
                <w:rFonts w:cs="Arial"/>
                <w:sz w:val="13"/>
                <w:szCs w:val="13"/>
              </w:rPr>
            </w:pPr>
            <w:ins w:id="13756" w:author="Sean de Noronha | DRG" w:date="2026-09-29T16:58:00Z" w16du:dateUtc="2026-09-29T14:58:00Z">
              <w:r>
                <w:rPr>
                  <w:rFonts w:cs="Arial"/>
                  <w:sz w:val="13"/>
                  <w:szCs w:val="13"/>
                </w:rPr>
                <w:t>322</w:t>
              </w:r>
            </w:ins>
          </w:p>
        </w:tc>
        <w:tc>
          <w:tcPr>
            <w:tcW w:w="500" w:type="dxa"/>
            <w:vAlign w:val="center"/>
          </w:tcPr>
          <w:p w14:paraId="5E000FEE" w14:textId="77777777" w:rsidR="00C60D85" w:rsidRDefault="00000000">
            <w:pPr>
              <w:spacing w:after="0"/>
              <w:rPr>
                <w:ins w:id="13757" w:author="Sean de Noronha | DRG" w:date="2026-09-29T16:58:00Z" w16du:dateUtc="2026-09-29T14:58:00Z"/>
                <w:rFonts w:cs="Arial"/>
                <w:sz w:val="13"/>
                <w:szCs w:val="13"/>
              </w:rPr>
            </w:pPr>
            <w:ins w:id="13758" w:author="Sean de Noronha | DRG" w:date="2026-09-29T16:58:00Z" w16du:dateUtc="2026-09-29T14:58:00Z">
              <w:r>
                <w:rPr>
                  <w:rFonts w:cs="Arial"/>
                  <w:sz w:val="13"/>
                  <w:szCs w:val="13"/>
                </w:rPr>
                <w:t>T4</w:t>
              </w:r>
            </w:ins>
          </w:p>
        </w:tc>
        <w:tc>
          <w:tcPr>
            <w:tcW w:w="660" w:type="dxa"/>
            <w:vAlign w:val="center"/>
          </w:tcPr>
          <w:p w14:paraId="5E000FEF" w14:textId="77777777" w:rsidR="00C60D85" w:rsidRDefault="00000000">
            <w:pPr>
              <w:spacing w:after="0"/>
              <w:rPr>
                <w:ins w:id="13759" w:author="Sean de Noronha | DRG" w:date="2026-09-29T16:58:00Z" w16du:dateUtc="2026-09-29T14:58:00Z"/>
                <w:rFonts w:cs="Arial"/>
                <w:sz w:val="13"/>
                <w:szCs w:val="13"/>
              </w:rPr>
            </w:pPr>
            <w:ins w:id="13760" w:author="Sean de Noronha | DRG" w:date="2026-09-29T16:58:00Z" w16du:dateUtc="2026-09-29T14:58:00Z">
              <w:r>
                <w:rPr>
                  <w:rFonts w:cs="Arial"/>
                  <w:sz w:val="13"/>
                  <w:szCs w:val="13"/>
                </w:rPr>
                <w:t>2</w:t>
              </w:r>
            </w:ins>
          </w:p>
        </w:tc>
        <w:tc>
          <w:tcPr>
            <w:tcW w:w="1920" w:type="dxa"/>
            <w:vAlign w:val="center"/>
          </w:tcPr>
          <w:p w14:paraId="5E000FF0" w14:textId="77777777" w:rsidR="00C60D85" w:rsidRDefault="00000000">
            <w:pPr>
              <w:spacing w:after="0"/>
              <w:rPr>
                <w:ins w:id="13761" w:author="Sean de Noronha | DRG" w:date="2026-09-29T16:58:00Z" w16du:dateUtc="2026-09-29T14:58:00Z"/>
                <w:rFonts w:cs="Arial"/>
                <w:sz w:val="13"/>
                <w:szCs w:val="13"/>
              </w:rPr>
            </w:pPr>
            <w:ins w:id="13762" w:author="Sean de Noronha | DRG" w:date="2026-09-29T16:58:00Z" w16du:dateUtc="2026-09-29T14:58:00Z">
              <w:r>
                <w:rPr>
                  <w:rFonts w:cs="Arial"/>
                  <w:sz w:val="13"/>
                  <w:szCs w:val="13"/>
                </w:rPr>
                <w:t>CSST with four 90° bends and two end fittings, EHD 31</w:t>
              </w:r>
            </w:ins>
          </w:p>
        </w:tc>
        <w:tc>
          <w:tcPr>
            <w:tcW w:w="520" w:type="dxa"/>
            <w:vAlign w:val="center"/>
          </w:tcPr>
          <w:p w14:paraId="5E000FF1" w14:textId="77777777" w:rsidR="00C60D85" w:rsidRDefault="00000000">
            <w:pPr>
              <w:spacing w:after="0"/>
              <w:rPr>
                <w:ins w:id="13763" w:author="Sean de Noronha | DRG" w:date="2026-09-29T16:58:00Z" w16du:dateUtc="2026-09-29T14:58:00Z"/>
                <w:rFonts w:cs="Arial"/>
                <w:sz w:val="13"/>
                <w:szCs w:val="13"/>
              </w:rPr>
            </w:pPr>
            <w:ins w:id="13764" w:author="Sean de Noronha | DRG" w:date="2026-09-29T16:58:00Z" w16du:dateUtc="2026-09-29T14:58:00Z">
              <w:r>
                <w:rPr>
                  <w:rFonts w:cs="Arial"/>
                  <w:sz w:val="13"/>
                  <w:szCs w:val="13"/>
                </w:rPr>
                <w:t>He</w:t>
              </w:r>
            </w:ins>
          </w:p>
        </w:tc>
        <w:tc>
          <w:tcPr>
            <w:tcW w:w="900" w:type="dxa"/>
            <w:vAlign w:val="center"/>
          </w:tcPr>
          <w:p w14:paraId="5E000FF2" w14:textId="77777777" w:rsidR="00C60D85" w:rsidRDefault="00000000">
            <w:pPr>
              <w:spacing w:after="0"/>
              <w:rPr>
                <w:ins w:id="13765" w:author="Sean de Noronha | DRG" w:date="2026-09-29T16:58:00Z" w16du:dateUtc="2026-09-29T14:58:00Z"/>
                <w:rFonts w:cs="Arial"/>
                <w:sz w:val="13"/>
                <w:szCs w:val="13"/>
              </w:rPr>
            </w:pPr>
            <w:ins w:id="13766" w:author="Sean de Noronha | DRG" w:date="2026-09-29T16:58:00Z" w16du:dateUtc="2026-09-29T14:58:00Z">
              <w:r>
                <w:rPr>
                  <w:rFonts w:cs="Arial"/>
                  <w:sz w:val="13"/>
                  <w:szCs w:val="13"/>
                </w:rPr>
                <w:t>538</w:t>
              </w:r>
            </w:ins>
          </w:p>
        </w:tc>
        <w:tc>
          <w:tcPr>
            <w:tcW w:w="800" w:type="dxa"/>
            <w:vAlign w:val="center"/>
          </w:tcPr>
          <w:p w14:paraId="5E000FF3" w14:textId="77777777" w:rsidR="00C60D85" w:rsidRDefault="00000000">
            <w:pPr>
              <w:spacing w:after="0"/>
              <w:rPr>
                <w:ins w:id="13767" w:author="Sean de Noronha | DRG" w:date="2026-09-29T16:58:00Z" w16du:dateUtc="2026-09-29T14:58:00Z"/>
                <w:rFonts w:cs="Arial"/>
                <w:sz w:val="13"/>
                <w:szCs w:val="13"/>
              </w:rPr>
            </w:pPr>
            <w:ins w:id="13768" w:author="Sean de Noronha | DRG" w:date="2026-09-29T16:58:00Z" w16du:dateUtc="2026-09-29T14:58:00Z">
              <w:r>
                <w:rPr>
                  <w:rFonts w:cs="Arial"/>
                  <w:sz w:val="13"/>
                  <w:szCs w:val="13"/>
                </w:rPr>
                <w:t>80 ft</w:t>
              </w:r>
            </w:ins>
          </w:p>
        </w:tc>
        <w:tc>
          <w:tcPr>
            <w:tcW w:w="880" w:type="dxa"/>
            <w:vAlign w:val="center"/>
          </w:tcPr>
          <w:p w14:paraId="5E000FF4" w14:textId="77777777" w:rsidR="00C60D85" w:rsidRDefault="00000000">
            <w:pPr>
              <w:spacing w:after="0"/>
              <w:rPr>
                <w:ins w:id="13769" w:author="Sean de Noronha | DRG" w:date="2026-09-29T16:58:00Z" w16du:dateUtc="2026-09-29T14:58:00Z"/>
                <w:rFonts w:cs="Arial"/>
                <w:sz w:val="13"/>
                <w:szCs w:val="13"/>
              </w:rPr>
            </w:pPr>
            <w:ins w:id="13770" w:author="Sean de Noronha | DRG" w:date="2026-09-29T16:58:00Z" w16du:dateUtc="2026-09-29T14:58:00Z">
              <w:r>
                <w:rPr>
                  <w:rFonts w:cs="Arial"/>
                  <w:sz w:val="13"/>
                  <w:szCs w:val="13"/>
                </w:rPr>
                <w:t>3.45</w:t>
              </w:r>
            </w:ins>
          </w:p>
        </w:tc>
        <w:tc>
          <w:tcPr>
            <w:tcW w:w="820" w:type="dxa"/>
            <w:vAlign w:val="center"/>
          </w:tcPr>
          <w:p w14:paraId="5E000FF5" w14:textId="77777777" w:rsidR="00C60D85" w:rsidRDefault="00000000">
            <w:pPr>
              <w:spacing w:after="0"/>
              <w:rPr>
                <w:ins w:id="13771" w:author="Sean de Noronha | DRG" w:date="2026-09-29T16:58:00Z" w16du:dateUtc="2026-09-29T14:58:00Z"/>
                <w:rFonts w:cs="Arial"/>
                <w:sz w:val="13"/>
                <w:szCs w:val="13"/>
              </w:rPr>
            </w:pPr>
            <w:ins w:id="13772" w:author="Sean de Noronha | DRG" w:date="2026-09-29T16:58:00Z" w16du:dateUtc="2026-09-29T14:58:00Z">
              <w:r>
                <w:rPr>
                  <w:rFonts w:cs="Arial"/>
                  <w:sz w:val="13"/>
                  <w:szCs w:val="13"/>
                </w:rPr>
                <w:t>125</w:t>
              </w:r>
            </w:ins>
          </w:p>
        </w:tc>
        <w:tc>
          <w:tcPr>
            <w:tcW w:w="1100" w:type="dxa"/>
            <w:vAlign w:val="center"/>
          </w:tcPr>
          <w:p w14:paraId="5E000FF6" w14:textId="77777777" w:rsidR="00C60D85" w:rsidRDefault="00000000">
            <w:pPr>
              <w:spacing w:after="0"/>
              <w:rPr>
                <w:ins w:id="13773" w:author="Sean de Noronha | DRG" w:date="2026-09-29T16:58:00Z" w16du:dateUtc="2026-09-29T14:58:00Z"/>
                <w:rFonts w:cs="Arial"/>
                <w:sz w:val="13"/>
                <w:szCs w:val="13"/>
              </w:rPr>
            </w:pPr>
            <w:ins w:id="13774" w:author="Sean de Noronha | DRG" w:date="2026-09-29T16:58:00Z" w16du:dateUtc="2026-09-29T14:58:00Z">
              <w:r>
                <w:rPr>
                  <w:rFonts w:cs="Arial"/>
                  <w:sz w:val="13"/>
                  <w:szCs w:val="13"/>
                </w:rPr>
                <w:t>84.1 (178)</w:t>
              </w:r>
            </w:ins>
          </w:p>
        </w:tc>
        <w:tc>
          <w:tcPr>
            <w:tcW w:w="700" w:type="dxa"/>
            <w:vAlign w:val="center"/>
          </w:tcPr>
          <w:p w14:paraId="5E000FF7" w14:textId="77777777" w:rsidR="00C60D85" w:rsidRDefault="00000000">
            <w:pPr>
              <w:spacing w:after="0"/>
              <w:rPr>
                <w:ins w:id="13775" w:author="Sean de Noronha | DRG" w:date="2026-09-29T16:58:00Z" w16du:dateUtc="2026-09-29T14:58:00Z"/>
                <w:rFonts w:cs="Arial"/>
                <w:sz w:val="13"/>
                <w:szCs w:val="13"/>
              </w:rPr>
            </w:pPr>
            <w:ins w:id="13776" w:author="Sean de Noronha | DRG" w:date="2026-09-29T16:58:00Z" w16du:dateUtc="2026-09-29T14:58:00Z">
              <w:r>
                <w:rPr>
                  <w:rFonts w:cs="Arial"/>
                  <w:sz w:val="13"/>
                  <w:szCs w:val="13"/>
                </w:rPr>
                <w:t>2.07</w:t>
              </w:r>
            </w:ins>
          </w:p>
        </w:tc>
      </w:tr>
      <w:tr w:rsidR="00C60D85" w14:paraId="03E364F8" w14:textId="77777777">
        <w:trPr>
          <w:jc w:val="center"/>
          <w:ins w:id="13777" w:author="Sean de Noronha | DRG" w:date="2026-09-29T16:58:00Z"/>
        </w:trPr>
        <w:tc>
          <w:tcPr>
            <w:tcW w:w="560" w:type="dxa"/>
            <w:vAlign w:val="center"/>
          </w:tcPr>
          <w:p w14:paraId="5E000FF8" w14:textId="77777777" w:rsidR="00C60D85" w:rsidRDefault="00000000">
            <w:pPr>
              <w:spacing w:after="0"/>
              <w:rPr>
                <w:ins w:id="13778" w:author="Sean de Noronha | DRG" w:date="2026-09-29T16:58:00Z" w16du:dateUtc="2026-09-29T14:58:00Z"/>
                <w:rFonts w:cs="Arial"/>
                <w:sz w:val="13"/>
                <w:szCs w:val="13"/>
              </w:rPr>
            </w:pPr>
            <w:ins w:id="13779" w:author="Sean de Noronha | DRG" w:date="2026-09-29T16:58:00Z" w16du:dateUtc="2026-09-29T14:58:00Z">
              <w:r>
                <w:rPr>
                  <w:rFonts w:cs="Arial"/>
                  <w:sz w:val="13"/>
                  <w:szCs w:val="13"/>
                </w:rPr>
                <w:t>323</w:t>
              </w:r>
            </w:ins>
          </w:p>
        </w:tc>
        <w:tc>
          <w:tcPr>
            <w:tcW w:w="500" w:type="dxa"/>
            <w:vAlign w:val="center"/>
          </w:tcPr>
          <w:p w14:paraId="5E000FF9" w14:textId="77777777" w:rsidR="00C60D85" w:rsidRDefault="00000000">
            <w:pPr>
              <w:spacing w:after="0"/>
              <w:rPr>
                <w:ins w:id="13780" w:author="Sean de Noronha | DRG" w:date="2026-09-29T16:58:00Z" w16du:dateUtc="2026-09-29T14:58:00Z"/>
                <w:rFonts w:cs="Arial"/>
                <w:sz w:val="13"/>
                <w:szCs w:val="13"/>
              </w:rPr>
            </w:pPr>
            <w:ins w:id="13781" w:author="Sean de Noronha | DRG" w:date="2026-09-29T16:58:00Z" w16du:dateUtc="2026-09-29T14:58:00Z">
              <w:r>
                <w:rPr>
                  <w:rFonts w:cs="Arial"/>
                  <w:sz w:val="13"/>
                  <w:szCs w:val="13"/>
                </w:rPr>
                <w:t>T4</w:t>
              </w:r>
            </w:ins>
          </w:p>
        </w:tc>
        <w:tc>
          <w:tcPr>
            <w:tcW w:w="660" w:type="dxa"/>
            <w:vAlign w:val="center"/>
          </w:tcPr>
          <w:p w14:paraId="5E000FFA" w14:textId="77777777" w:rsidR="00C60D85" w:rsidRDefault="00000000">
            <w:pPr>
              <w:spacing w:after="0"/>
              <w:rPr>
                <w:ins w:id="13782" w:author="Sean de Noronha | DRG" w:date="2026-09-29T16:58:00Z" w16du:dateUtc="2026-09-29T14:58:00Z"/>
                <w:rFonts w:cs="Arial"/>
                <w:sz w:val="13"/>
                <w:szCs w:val="13"/>
              </w:rPr>
            </w:pPr>
            <w:ins w:id="13783" w:author="Sean de Noronha | DRG" w:date="2026-09-29T16:58:00Z" w16du:dateUtc="2026-09-29T14:58:00Z">
              <w:r>
                <w:rPr>
                  <w:rFonts w:cs="Arial"/>
                  <w:sz w:val="13"/>
                  <w:szCs w:val="13"/>
                </w:rPr>
                <w:t>2</w:t>
              </w:r>
            </w:ins>
          </w:p>
        </w:tc>
        <w:tc>
          <w:tcPr>
            <w:tcW w:w="1920" w:type="dxa"/>
            <w:vAlign w:val="center"/>
          </w:tcPr>
          <w:p w14:paraId="5E000FFB" w14:textId="77777777" w:rsidR="00C60D85" w:rsidRDefault="00000000">
            <w:pPr>
              <w:spacing w:after="0"/>
              <w:rPr>
                <w:ins w:id="13784" w:author="Sean de Noronha | DRG" w:date="2026-09-29T16:58:00Z" w16du:dateUtc="2026-09-29T14:58:00Z"/>
                <w:rFonts w:cs="Arial"/>
                <w:sz w:val="13"/>
                <w:szCs w:val="13"/>
              </w:rPr>
            </w:pPr>
            <w:ins w:id="13785" w:author="Sean de Noronha | DRG" w:date="2026-09-29T16:58:00Z" w16du:dateUtc="2026-09-29T14:58:00Z">
              <w:r>
                <w:rPr>
                  <w:rFonts w:cs="Arial"/>
                  <w:sz w:val="13"/>
                  <w:szCs w:val="13"/>
                </w:rPr>
                <w:t>CSST with four 90° bends and two end fittings, EHD 31</w:t>
              </w:r>
            </w:ins>
          </w:p>
        </w:tc>
        <w:tc>
          <w:tcPr>
            <w:tcW w:w="520" w:type="dxa"/>
            <w:vAlign w:val="center"/>
          </w:tcPr>
          <w:p w14:paraId="5E000FFC" w14:textId="77777777" w:rsidR="00C60D85" w:rsidRDefault="00000000">
            <w:pPr>
              <w:spacing w:after="0"/>
              <w:rPr>
                <w:ins w:id="13786" w:author="Sean de Noronha | DRG" w:date="2026-09-29T16:58:00Z" w16du:dateUtc="2026-09-29T14:58:00Z"/>
                <w:rFonts w:cs="Arial"/>
                <w:sz w:val="13"/>
                <w:szCs w:val="13"/>
              </w:rPr>
            </w:pPr>
            <w:ins w:id="13787" w:author="Sean de Noronha | DRG" w:date="2026-09-29T16:58:00Z" w16du:dateUtc="2026-09-29T14:58:00Z">
              <w:r>
                <w:rPr>
                  <w:rFonts w:cs="Arial"/>
                  <w:sz w:val="13"/>
                  <w:szCs w:val="13"/>
                </w:rPr>
                <w:t>He</w:t>
              </w:r>
            </w:ins>
          </w:p>
        </w:tc>
        <w:tc>
          <w:tcPr>
            <w:tcW w:w="900" w:type="dxa"/>
            <w:vAlign w:val="center"/>
          </w:tcPr>
          <w:p w14:paraId="5E000FFD" w14:textId="77777777" w:rsidR="00C60D85" w:rsidRDefault="00000000">
            <w:pPr>
              <w:spacing w:after="0"/>
              <w:rPr>
                <w:ins w:id="13788" w:author="Sean de Noronha | DRG" w:date="2026-09-29T16:58:00Z" w16du:dateUtc="2026-09-29T14:58:00Z"/>
                <w:rFonts w:cs="Arial"/>
                <w:sz w:val="13"/>
                <w:szCs w:val="13"/>
              </w:rPr>
            </w:pPr>
            <w:ins w:id="13789" w:author="Sean de Noronha | DRG" w:date="2026-09-29T16:58:00Z" w16du:dateUtc="2026-09-29T14:58:00Z">
              <w:r>
                <w:rPr>
                  <w:rFonts w:cs="Arial"/>
                  <w:sz w:val="13"/>
                  <w:szCs w:val="13"/>
                </w:rPr>
                <w:t>431</w:t>
              </w:r>
            </w:ins>
          </w:p>
        </w:tc>
        <w:tc>
          <w:tcPr>
            <w:tcW w:w="800" w:type="dxa"/>
            <w:vAlign w:val="center"/>
          </w:tcPr>
          <w:p w14:paraId="5E000FFE" w14:textId="77777777" w:rsidR="00C60D85" w:rsidRDefault="00000000">
            <w:pPr>
              <w:spacing w:after="0"/>
              <w:rPr>
                <w:ins w:id="13790" w:author="Sean de Noronha | DRG" w:date="2026-09-29T16:58:00Z" w16du:dateUtc="2026-09-29T14:58:00Z"/>
                <w:rFonts w:cs="Arial"/>
                <w:sz w:val="13"/>
                <w:szCs w:val="13"/>
              </w:rPr>
            </w:pPr>
            <w:ins w:id="13791" w:author="Sean de Noronha | DRG" w:date="2026-09-29T16:58:00Z" w16du:dateUtc="2026-09-29T14:58:00Z">
              <w:r>
                <w:rPr>
                  <w:rFonts w:cs="Arial"/>
                  <w:sz w:val="13"/>
                  <w:szCs w:val="13"/>
                </w:rPr>
                <w:t>100 ft</w:t>
              </w:r>
            </w:ins>
          </w:p>
        </w:tc>
        <w:tc>
          <w:tcPr>
            <w:tcW w:w="880" w:type="dxa"/>
            <w:vAlign w:val="center"/>
          </w:tcPr>
          <w:p w14:paraId="5E000FFF" w14:textId="77777777" w:rsidR="00C60D85" w:rsidRDefault="00000000">
            <w:pPr>
              <w:spacing w:after="0"/>
              <w:rPr>
                <w:ins w:id="13792" w:author="Sean de Noronha | DRG" w:date="2026-09-29T16:58:00Z" w16du:dateUtc="2026-09-29T14:58:00Z"/>
                <w:rFonts w:cs="Arial"/>
                <w:sz w:val="13"/>
                <w:szCs w:val="13"/>
              </w:rPr>
            </w:pPr>
            <w:ins w:id="13793" w:author="Sean de Noronha | DRG" w:date="2026-09-29T16:58:00Z" w16du:dateUtc="2026-09-29T14:58:00Z">
              <w:r>
                <w:rPr>
                  <w:rFonts w:cs="Arial"/>
                  <w:sz w:val="13"/>
                  <w:szCs w:val="13"/>
                </w:rPr>
                <w:t>3.45</w:t>
              </w:r>
            </w:ins>
          </w:p>
        </w:tc>
        <w:tc>
          <w:tcPr>
            <w:tcW w:w="820" w:type="dxa"/>
            <w:vAlign w:val="center"/>
          </w:tcPr>
          <w:p w14:paraId="5E001000" w14:textId="77777777" w:rsidR="00C60D85" w:rsidRDefault="00000000">
            <w:pPr>
              <w:spacing w:after="0"/>
              <w:rPr>
                <w:ins w:id="13794" w:author="Sean de Noronha | DRG" w:date="2026-09-29T16:58:00Z" w16du:dateUtc="2026-09-29T14:58:00Z"/>
                <w:rFonts w:cs="Arial"/>
                <w:sz w:val="13"/>
                <w:szCs w:val="13"/>
              </w:rPr>
            </w:pPr>
            <w:ins w:id="13795" w:author="Sean de Noronha | DRG" w:date="2026-09-29T16:58:00Z" w16du:dateUtc="2026-09-29T14:58:00Z">
              <w:r>
                <w:rPr>
                  <w:rFonts w:cs="Arial"/>
                  <w:sz w:val="13"/>
                  <w:szCs w:val="13"/>
                </w:rPr>
                <w:t>125</w:t>
              </w:r>
            </w:ins>
          </w:p>
        </w:tc>
        <w:tc>
          <w:tcPr>
            <w:tcW w:w="1100" w:type="dxa"/>
            <w:vAlign w:val="center"/>
          </w:tcPr>
          <w:p w14:paraId="5E001001" w14:textId="77777777" w:rsidR="00C60D85" w:rsidRDefault="00000000">
            <w:pPr>
              <w:spacing w:after="0"/>
              <w:rPr>
                <w:ins w:id="13796" w:author="Sean de Noronha | DRG" w:date="2026-09-29T16:58:00Z" w16du:dateUtc="2026-09-29T14:58:00Z"/>
                <w:rFonts w:cs="Arial"/>
                <w:sz w:val="13"/>
                <w:szCs w:val="13"/>
              </w:rPr>
            </w:pPr>
            <w:ins w:id="13797" w:author="Sean de Noronha | DRG" w:date="2026-09-29T16:58:00Z" w16du:dateUtc="2026-09-29T14:58:00Z">
              <w:r>
                <w:rPr>
                  <w:rFonts w:cs="Arial"/>
                  <w:sz w:val="13"/>
                  <w:szCs w:val="13"/>
                </w:rPr>
                <w:t>67.2 (142)</w:t>
              </w:r>
            </w:ins>
          </w:p>
        </w:tc>
        <w:tc>
          <w:tcPr>
            <w:tcW w:w="700" w:type="dxa"/>
            <w:vAlign w:val="center"/>
          </w:tcPr>
          <w:p w14:paraId="5E001002" w14:textId="77777777" w:rsidR="00C60D85" w:rsidRDefault="00000000">
            <w:pPr>
              <w:spacing w:after="0"/>
              <w:rPr>
                <w:ins w:id="13798" w:author="Sean de Noronha | DRG" w:date="2026-09-29T16:58:00Z" w16du:dateUtc="2026-09-29T14:58:00Z"/>
                <w:rFonts w:cs="Arial"/>
                <w:sz w:val="13"/>
                <w:szCs w:val="13"/>
              </w:rPr>
            </w:pPr>
            <w:ins w:id="13799" w:author="Sean de Noronha | DRG" w:date="2026-09-29T16:58:00Z" w16du:dateUtc="2026-09-29T14:58:00Z">
              <w:r>
                <w:rPr>
                  <w:rFonts w:cs="Arial"/>
                  <w:sz w:val="13"/>
                  <w:szCs w:val="13"/>
                </w:rPr>
                <w:t>1.66</w:t>
              </w:r>
            </w:ins>
          </w:p>
        </w:tc>
      </w:tr>
      <w:tr w:rsidR="00C60D85" w14:paraId="45A539E3" w14:textId="77777777">
        <w:trPr>
          <w:jc w:val="center"/>
          <w:ins w:id="13800" w:author="Sean de Noronha | DRG" w:date="2026-09-29T16:58:00Z"/>
        </w:trPr>
        <w:tc>
          <w:tcPr>
            <w:tcW w:w="560" w:type="dxa"/>
            <w:vAlign w:val="center"/>
          </w:tcPr>
          <w:p w14:paraId="5E001003" w14:textId="77777777" w:rsidR="00C60D85" w:rsidRDefault="00000000">
            <w:pPr>
              <w:spacing w:after="0"/>
              <w:rPr>
                <w:ins w:id="13801" w:author="Sean de Noronha | DRG" w:date="2026-09-29T16:58:00Z" w16du:dateUtc="2026-09-29T14:58:00Z"/>
                <w:rFonts w:cs="Arial"/>
                <w:sz w:val="13"/>
                <w:szCs w:val="13"/>
              </w:rPr>
            </w:pPr>
            <w:ins w:id="13802" w:author="Sean de Noronha | DRG" w:date="2026-09-29T16:58:00Z" w16du:dateUtc="2026-09-29T14:58:00Z">
              <w:r>
                <w:rPr>
                  <w:rFonts w:cs="Arial"/>
                  <w:sz w:val="13"/>
                  <w:szCs w:val="13"/>
                </w:rPr>
                <w:t>324</w:t>
              </w:r>
            </w:ins>
          </w:p>
        </w:tc>
        <w:tc>
          <w:tcPr>
            <w:tcW w:w="500" w:type="dxa"/>
            <w:vAlign w:val="center"/>
          </w:tcPr>
          <w:p w14:paraId="5E001004" w14:textId="77777777" w:rsidR="00C60D85" w:rsidRDefault="00000000">
            <w:pPr>
              <w:spacing w:after="0"/>
              <w:rPr>
                <w:ins w:id="13803" w:author="Sean de Noronha | DRG" w:date="2026-09-29T16:58:00Z" w16du:dateUtc="2026-09-29T14:58:00Z"/>
                <w:rFonts w:cs="Arial"/>
                <w:sz w:val="13"/>
                <w:szCs w:val="13"/>
              </w:rPr>
            </w:pPr>
            <w:ins w:id="13804" w:author="Sean de Noronha | DRG" w:date="2026-09-29T16:58:00Z" w16du:dateUtc="2026-09-29T14:58:00Z">
              <w:r>
                <w:rPr>
                  <w:rFonts w:cs="Arial"/>
                  <w:sz w:val="13"/>
                  <w:szCs w:val="13"/>
                </w:rPr>
                <w:t>T4</w:t>
              </w:r>
            </w:ins>
          </w:p>
        </w:tc>
        <w:tc>
          <w:tcPr>
            <w:tcW w:w="660" w:type="dxa"/>
            <w:vAlign w:val="center"/>
          </w:tcPr>
          <w:p w14:paraId="5E001005" w14:textId="77777777" w:rsidR="00C60D85" w:rsidRDefault="00000000">
            <w:pPr>
              <w:spacing w:after="0"/>
              <w:rPr>
                <w:ins w:id="13805" w:author="Sean de Noronha | DRG" w:date="2026-09-29T16:58:00Z" w16du:dateUtc="2026-09-29T14:58:00Z"/>
                <w:rFonts w:cs="Arial"/>
                <w:sz w:val="13"/>
                <w:szCs w:val="13"/>
              </w:rPr>
            </w:pPr>
            <w:ins w:id="13806" w:author="Sean de Noronha | DRG" w:date="2026-09-29T16:58:00Z" w16du:dateUtc="2026-09-29T14:58:00Z">
              <w:r>
                <w:rPr>
                  <w:rFonts w:cs="Arial"/>
                  <w:sz w:val="13"/>
                  <w:szCs w:val="13"/>
                </w:rPr>
                <w:t>2</w:t>
              </w:r>
            </w:ins>
          </w:p>
        </w:tc>
        <w:tc>
          <w:tcPr>
            <w:tcW w:w="1920" w:type="dxa"/>
            <w:vAlign w:val="center"/>
          </w:tcPr>
          <w:p w14:paraId="5E001006" w14:textId="77777777" w:rsidR="00C60D85" w:rsidRDefault="00000000">
            <w:pPr>
              <w:spacing w:after="0"/>
              <w:rPr>
                <w:ins w:id="13807" w:author="Sean de Noronha | DRG" w:date="2026-09-29T16:58:00Z" w16du:dateUtc="2026-09-29T14:58:00Z"/>
                <w:rFonts w:cs="Arial"/>
                <w:sz w:val="13"/>
                <w:szCs w:val="13"/>
              </w:rPr>
            </w:pPr>
            <w:ins w:id="13808" w:author="Sean de Noronha | DRG" w:date="2026-09-29T16:58:00Z" w16du:dateUtc="2026-09-29T14:58:00Z">
              <w:r>
                <w:rPr>
                  <w:rFonts w:cs="Arial"/>
                  <w:sz w:val="13"/>
                  <w:szCs w:val="13"/>
                </w:rPr>
                <w:t>CSST with four 90° bends and two end fittings, EHD 31</w:t>
              </w:r>
            </w:ins>
          </w:p>
        </w:tc>
        <w:tc>
          <w:tcPr>
            <w:tcW w:w="520" w:type="dxa"/>
            <w:vAlign w:val="center"/>
          </w:tcPr>
          <w:p w14:paraId="5E001007" w14:textId="77777777" w:rsidR="00C60D85" w:rsidRDefault="00000000">
            <w:pPr>
              <w:spacing w:after="0"/>
              <w:rPr>
                <w:ins w:id="13809" w:author="Sean de Noronha | DRG" w:date="2026-09-29T16:58:00Z" w16du:dateUtc="2026-09-29T14:58:00Z"/>
                <w:rFonts w:cs="Arial"/>
                <w:sz w:val="13"/>
                <w:szCs w:val="13"/>
              </w:rPr>
            </w:pPr>
            <w:ins w:id="13810" w:author="Sean de Noronha | DRG" w:date="2026-09-29T16:58:00Z" w16du:dateUtc="2026-09-29T14:58:00Z">
              <w:r>
                <w:rPr>
                  <w:rFonts w:cs="Arial"/>
                  <w:sz w:val="13"/>
                  <w:szCs w:val="13"/>
                </w:rPr>
                <w:t>He</w:t>
              </w:r>
            </w:ins>
          </w:p>
        </w:tc>
        <w:tc>
          <w:tcPr>
            <w:tcW w:w="900" w:type="dxa"/>
            <w:vAlign w:val="center"/>
          </w:tcPr>
          <w:p w14:paraId="5E001008" w14:textId="77777777" w:rsidR="00C60D85" w:rsidRDefault="00000000">
            <w:pPr>
              <w:spacing w:after="0"/>
              <w:rPr>
                <w:ins w:id="13811" w:author="Sean de Noronha | DRG" w:date="2026-09-29T16:58:00Z" w16du:dateUtc="2026-09-29T14:58:00Z"/>
                <w:rFonts w:cs="Arial"/>
                <w:sz w:val="13"/>
                <w:szCs w:val="13"/>
              </w:rPr>
            </w:pPr>
            <w:ins w:id="13812" w:author="Sean de Noronha | DRG" w:date="2026-09-29T16:58:00Z" w16du:dateUtc="2026-09-29T14:58:00Z">
              <w:r>
                <w:rPr>
                  <w:rFonts w:cs="Arial"/>
                  <w:sz w:val="13"/>
                  <w:szCs w:val="13"/>
                </w:rPr>
                <w:t>287</w:t>
              </w:r>
            </w:ins>
          </w:p>
        </w:tc>
        <w:tc>
          <w:tcPr>
            <w:tcW w:w="800" w:type="dxa"/>
            <w:vAlign w:val="center"/>
          </w:tcPr>
          <w:p w14:paraId="5E001009" w14:textId="77777777" w:rsidR="00C60D85" w:rsidRDefault="00000000">
            <w:pPr>
              <w:spacing w:after="0"/>
              <w:rPr>
                <w:ins w:id="13813" w:author="Sean de Noronha | DRG" w:date="2026-09-29T16:58:00Z" w16du:dateUtc="2026-09-29T14:58:00Z"/>
                <w:rFonts w:cs="Arial"/>
                <w:sz w:val="13"/>
                <w:szCs w:val="13"/>
              </w:rPr>
            </w:pPr>
            <w:ins w:id="13814" w:author="Sean de Noronha | DRG" w:date="2026-09-29T16:58:00Z" w16du:dateUtc="2026-09-29T14:58:00Z">
              <w:r>
                <w:rPr>
                  <w:rFonts w:cs="Arial"/>
                  <w:sz w:val="13"/>
                  <w:szCs w:val="13"/>
                </w:rPr>
                <w:t>150 ft</w:t>
              </w:r>
            </w:ins>
          </w:p>
        </w:tc>
        <w:tc>
          <w:tcPr>
            <w:tcW w:w="880" w:type="dxa"/>
            <w:vAlign w:val="center"/>
          </w:tcPr>
          <w:p w14:paraId="5E00100A" w14:textId="77777777" w:rsidR="00C60D85" w:rsidRDefault="00000000">
            <w:pPr>
              <w:spacing w:after="0"/>
              <w:rPr>
                <w:ins w:id="13815" w:author="Sean de Noronha | DRG" w:date="2026-09-29T16:58:00Z" w16du:dateUtc="2026-09-29T14:58:00Z"/>
                <w:rFonts w:cs="Arial"/>
                <w:sz w:val="13"/>
                <w:szCs w:val="13"/>
              </w:rPr>
            </w:pPr>
            <w:ins w:id="13816" w:author="Sean de Noronha | DRG" w:date="2026-09-29T16:58:00Z" w16du:dateUtc="2026-09-29T14:58:00Z">
              <w:r>
                <w:rPr>
                  <w:rFonts w:cs="Arial"/>
                  <w:sz w:val="13"/>
                  <w:szCs w:val="13"/>
                </w:rPr>
                <w:t>3.45</w:t>
              </w:r>
            </w:ins>
          </w:p>
        </w:tc>
        <w:tc>
          <w:tcPr>
            <w:tcW w:w="820" w:type="dxa"/>
            <w:vAlign w:val="center"/>
          </w:tcPr>
          <w:p w14:paraId="5E00100B" w14:textId="77777777" w:rsidR="00C60D85" w:rsidRDefault="00000000">
            <w:pPr>
              <w:spacing w:after="0"/>
              <w:rPr>
                <w:ins w:id="13817" w:author="Sean de Noronha | DRG" w:date="2026-09-29T16:58:00Z" w16du:dateUtc="2026-09-29T14:58:00Z"/>
                <w:rFonts w:cs="Arial"/>
                <w:sz w:val="13"/>
                <w:szCs w:val="13"/>
              </w:rPr>
            </w:pPr>
            <w:ins w:id="13818" w:author="Sean de Noronha | DRG" w:date="2026-09-29T16:58:00Z" w16du:dateUtc="2026-09-29T14:58:00Z">
              <w:r>
                <w:rPr>
                  <w:rFonts w:cs="Arial"/>
                  <w:sz w:val="13"/>
                  <w:szCs w:val="13"/>
                </w:rPr>
                <w:t>125</w:t>
              </w:r>
            </w:ins>
          </w:p>
        </w:tc>
        <w:tc>
          <w:tcPr>
            <w:tcW w:w="1100" w:type="dxa"/>
            <w:vAlign w:val="center"/>
          </w:tcPr>
          <w:p w14:paraId="5E00100C" w14:textId="77777777" w:rsidR="00C60D85" w:rsidRDefault="00000000">
            <w:pPr>
              <w:spacing w:after="0"/>
              <w:rPr>
                <w:ins w:id="13819" w:author="Sean de Noronha | DRG" w:date="2026-09-29T16:58:00Z" w16du:dateUtc="2026-09-29T14:58:00Z"/>
                <w:rFonts w:cs="Arial"/>
                <w:sz w:val="13"/>
                <w:szCs w:val="13"/>
              </w:rPr>
            </w:pPr>
            <w:ins w:id="13820" w:author="Sean de Noronha | DRG" w:date="2026-09-29T16:58:00Z" w16du:dateUtc="2026-09-29T14:58:00Z">
              <w:r>
                <w:rPr>
                  <w:rFonts w:cs="Arial"/>
                  <w:sz w:val="13"/>
                  <w:szCs w:val="13"/>
                </w:rPr>
                <w:t>44.8 (95.0)</w:t>
              </w:r>
            </w:ins>
          </w:p>
        </w:tc>
        <w:tc>
          <w:tcPr>
            <w:tcW w:w="700" w:type="dxa"/>
            <w:vAlign w:val="center"/>
          </w:tcPr>
          <w:p w14:paraId="5E00100D" w14:textId="77777777" w:rsidR="00C60D85" w:rsidRDefault="00000000">
            <w:pPr>
              <w:spacing w:after="0"/>
              <w:rPr>
                <w:ins w:id="13821" w:author="Sean de Noronha | DRG" w:date="2026-09-29T16:58:00Z" w16du:dateUtc="2026-09-29T14:58:00Z"/>
                <w:rFonts w:cs="Arial"/>
                <w:sz w:val="13"/>
                <w:szCs w:val="13"/>
              </w:rPr>
            </w:pPr>
            <w:ins w:id="13822" w:author="Sean de Noronha | DRG" w:date="2026-09-29T16:58:00Z" w16du:dateUtc="2026-09-29T14:58:00Z">
              <w:r>
                <w:rPr>
                  <w:rFonts w:cs="Arial"/>
                  <w:sz w:val="13"/>
                  <w:szCs w:val="13"/>
                </w:rPr>
                <w:t>1.10</w:t>
              </w:r>
            </w:ins>
          </w:p>
        </w:tc>
      </w:tr>
      <w:tr w:rsidR="00C60D85" w14:paraId="6EAA915A" w14:textId="77777777">
        <w:trPr>
          <w:jc w:val="center"/>
          <w:ins w:id="13823" w:author="Sean de Noronha | DRG" w:date="2026-09-29T16:58:00Z"/>
        </w:trPr>
        <w:tc>
          <w:tcPr>
            <w:tcW w:w="560" w:type="dxa"/>
            <w:vAlign w:val="center"/>
          </w:tcPr>
          <w:p w14:paraId="5E00100E" w14:textId="77777777" w:rsidR="00C60D85" w:rsidRDefault="00000000">
            <w:pPr>
              <w:spacing w:after="0"/>
              <w:rPr>
                <w:ins w:id="13824" w:author="Sean de Noronha | DRG" w:date="2026-09-29T16:58:00Z" w16du:dateUtc="2026-09-29T14:58:00Z"/>
                <w:rFonts w:cs="Arial"/>
                <w:sz w:val="13"/>
                <w:szCs w:val="13"/>
              </w:rPr>
            </w:pPr>
            <w:ins w:id="13825" w:author="Sean de Noronha | DRG" w:date="2026-09-29T16:58:00Z" w16du:dateUtc="2026-09-29T14:58:00Z">
              <w:r>
                <w:rPr>
                  <w:rFonts w:cs="Arial"/>
                  <w:sz w:val="13"/>
                  <w:szCs w:val="13"/>
                </w:rPr>
                <w:t>325</w:t>
              </w:r>
            </w:ins>
          </w:p>
        </w:tc>
        <w:tc>
          <w:tcPr>
            <w:tcW w:w="500" w:type="dxa"/>
            <w:vAlign w:val="center"/>
          </w:tcPr>
          <w:p w14:paraId="5E00100F" w14:textId="77777777" w:rsidR="00C60D85" w:rsidRDefault="00000000">
            <w:pPr>
              <w:spacing w:after="0"/>
              <w:rPr>
                <w:ins w:id="13826" w:author="Sean de Noronha | DRG" w:date="2026-09-29T16:58:00Z" w16du:dateUtc="2026-09-29T14:58:00Z"/>
                <w:rFonts w:cs="Arial"/>
                <w:sz w:val="13"/>
                <w:szCs w:val="13"/>
              </w:rPr>
            </w:pPr>
            <w:ins w:id="13827" w:author="Sean de Noronha | DRG" w:date="2026-09-29T16:58:00Z" w16du:dateUtc="2026-09-29T14:58:00Z">
              <w:r>
                <w:rPr>
                  <w:rFonts w:cs="Arial"/>
                  <w:sz w:val="13"/>
                  <w:szCs w:val="13"/>
                </w:rPr>
                <w:t>T4</w:t>
              </w:r>
            </w:ins>
          </w:p>
        </w:tc>
        <w:tc>
          <w:tcPr>
            <w:tcW w:w="660" w:type="dxa"/>
            <w:vAlign w:val="center"/>
          </w:tcPr>
          <w:p w14:paraId="5E001010" w14:textId="77777777" w:rsidR="00C60D85" w:rsidRDefault="00000000">
            <w:pPr>
              <w:spacing w:after="0"/>
              <w:rPr>
                <w:ins w:id="13828" w:author="Sean de Noronha | DRG" w:date="2026-09-29T16:58:00Z" w16du:dateUtc="2026-09-29T14:58:00Z"/>
                <w:rFonts w:cs="Arial"/>
                <w:sz w:val="13"/>
                <w:szCs w:val="13"/>
              </w:rPr>
            </w:pPr>
            <w:ins w:id="13829" w:author="Sean de Noronha | DRG" w:date="2026-09-29T16:58:00Z" w16du:dateUtc="2026-09-29T14:58:00Z">
              <w:r>
                <w:rPr>
                  <w:rFonts w:cs="Arial"/>
                  <w:sz w:val="13"/>
                  <w:szCs w:val="13"/>
                </w:rPr>
                <w:t>2</w:t>
              </w:r>
            </w:ins>
          </w:p>
        </w:tc>
        <w:tc>
          <w:tcPr>
            <w:tcW w:w="1920" w:type="dxa"/>
            <w:vAlign w:val="center"/>
          </w:tcPr>
          <w:p w14:paraId="5E001011" w14:textId="77777777" w:rsidR="00C60D85" w:rsidRDefault="00000000">
            <w:pPr>
              <w:spacing w:after="0"/>
              <w:rPr>
                <w:ins w:id="13830" w:author="Sean de Noronha | DRG" w:date="2026-09-29T16:58:00Z" w16du:dateUtc="2026-09-29T14:58:00Z"/>
                <w:rFonts w:cs="Arial"/>
                <w:sz w:val="13"/>
                <w:szCs w:val="13"/>
              </w:rPr>
            </w:pPr>
            <w:ins w:id="13831" w:author="Sean de Noronha | DRG" w:date="2026-09-29T16:58:00Z" w16du:dateUtc="2026-09-29T14:58:00Z">
              <w:r>
                <w:rPr>
                  <w:rFonts w:cs="Arial"/>
                  <w:sz w:val="13"/>
                  <w:szCs w:val="13"/>
                </w:rPr>
                <w:t>CSST with four 90° bends and two end fittings, EHD 31</w:t>
              </w:r>
            </w:ins>
          </w:p>
        </w:tc>
        <w:tc>
          <w:tcPr>
            <w:tcW w:w="520" w:type="dxa"/>
            <w:vAlign w:val="center"/>
          </w:tcPr>
          <w:p w14:paraId="5E001012" w14:textId="77777777" w:rsidR="00C60D85" w:rsidRDefault="00000000">
            <w:pPr>
              <w:spacing w:after="0"/>
              <w:rPr>
                <w:ins w:id="13832" w:author="Sean de Noronha | DRG" w:date="2026-09-29T16:58:00Z" w16du:dateUtc="2026-09-29T14:58:00Z"/>
                <w:rFonts w:cs="Arial"/>
                <w:sz w:val="13"/>
                <w:szCs w:val="13"/>
              </w:rPr>
            </w:pPr>
            <w:ins w:id="13833" w:author="Sean de Noronha | DRG" w:date="2026-09-29T16:58:00Z" w16du:dateUtc="2026-09-29T14:58:00Z">
              <w:r>
                <w:rPr>
                  <w:rFonts w:cs="Arial"/>
                  <w:sz w:val="13"/>
                  <w:szCs w:val="13"/>
                </w:rPr>
                <w:t>He</w:t>
              </w:r>
            </w:ins>
          </w:p>
        </w:tc>
        <w:tc>
          <w:tcPr>
            <w:tcW w:w="900" w:type="dxa"/>
            <w:vAlign w:val="center"/>
          </w:tcPr>
          <w:p w14:paraId="5E001013" w14:textId="77777777" w:rsidR="00C60D85" w:rsidRDefault="00000000">
            <w:pPr>
              <w:spacing w:after="0"/>
              <w:rPr>
                <w:ins w:id="13834" w:author="Sean de Noronha | DRG" w:date="2026-09-29T16:58:00Z" w16du:dateUtc="2026-09-29T14:58:00Z"/>
                <w:rFonts w:cs="Arial"/>
                <w:sz w:val="13"/>
                <w:szCs w:val="13"/>
              </w:rPr>
            </w:pPr>
            <w:ins w:id="13835" w:author="Sean de Noronha | DRG" w:date="2026-09-29T16:58:00Z" w16du:dateUtc="2026-09-29T14:58:00Z">
              <w:r>
                <w:rPr>
                  <w:rFonts w:cs="Arial"/>
                  <w:sz w:val="13"/>
                  <w:szCs w:val="13"/>
                </w:rPr>
                <w:t>215</w:t>
              </w:r>
            </w:ins>
          </w:p>
        </w:tc>
        <w:tc>
          <w:tcPr>
            <w:tcW w:w="800" w:type="dxa"/>
            <w:vAlign w:val="center"/>
          </w:tcPr>
          <w:p w14:paraId="5E001014" w14:textId="77777777" w:rsidR="00C60D85" w:rsidRDefault="00000000">
            <w:pPr>
              <w:spacing w:after="0"/>
              <w:rPr>
                <w:ins w:id="13836" w:author="Sean de Noronha | DRG" w:date="2026-09-29T16:58:00Z" w16du:dateUtc="2026-09-29T14:58:00Z"/>
                <w:rFonts w:cs="Arial"/>
                <w:sz w:val="13"/>
                <w:szCs w:val="13"/>
              </w:rPr>
            </w:pPr>
            <w:ins w:id="13837" w:author="Sean de Noronha | DRG" w:date="2026-09-29T16:58:00Z" w16du:dateUtc="2026-09-29T14:58:00Z">
              <w:r>
                <w:rPr>
                  <w:rFonts w:cs="Arial"/>
                  <w:sz w:val="13"/>
                  <w:szCs w:val="13"/>
                </w:rPr>
                <w:t>200 ft</w:t>
              </w:r>
            </w:ins>
          </w:p>
        </w:tc>
        <w:tc>
          <w:tcPr>
            <w:tcW w:w="880" w:type="dxa"/>
            <w:vAlign w:val="center"/>
          </w:tcPr>
          <w:p w14:paraId="5E001015" w14:textId="77777777" w:rsidR="00C60D85" w:rsidRDefault="00000000">
            <w:pPr>
              <w:spacing w:after="0"/>
              <w:rPr>
                <w:ins w:id="13838" w:author="Sean de Noronha | DRG" w:date="2026-09-29T16:58:00Z" w16du:dateUtc="2026-09-29T14:58:00Z"/>
                <w:rFonts w:cs="Arial"/>
                <w:sz w:val="13"/>
                <w:szCs w:val="13"/>
              </w:rPr>
            </w:pPr>
            <w:ins w:id="13839" w:author="Sean de Noronha | DRG" w:date="2026-09-29T16:58:00Z" w16du:dateUtc="2026-09-29T14:58:00Z">
              <w:r>
                <w:rPr>
                  <w:rFonts w:cs="Arial"/>
                  <w:sz w:val="13"/>
                  <w:szCs w:val="13"/>
                </w:rPr>
                <w:t>3.45</w:t>
              </w:r>
            </w:ins>
          </w:p>
        </w:tc>
        <w:tc>
          <w:tcPr>
            <w:tcW w:w="820" w:type="dxa"/>
            <w:vAlign w:val="center"/>
          </w:tcPr>
          <w:p w14:paraId="5E001016" w14:textId="77777777" w:rsidR="00C60D85" w:rsidRDefault="00000000">
            <w:pPr>
              <w:spacing w:after="0"/>
              <w:rPr>
                <w:ins w:id="13840" w:author="Sean de Noronha | DRG" w:date="2026-09-29T16:58:00Z" w16du:dateUtc="2026-09-29T14:58:00Z"/>
                <w:rFonts w:cs="Arial"/>
                <w:sz w:val="13"/>
                <w:szCs w:val="13"/>
              </w:rPr>
            </w:pPr>
            <w:ins w:id="13841" w:author="Sean de Noronha | DRG" w:date="2026-09-29T16:58:00Z" w16du:dateUtc="2026-09-29T14:58:00Z">
              <w:r>
                <w:rPr>
                  <w:rFonts w:cs="Arial"/>
                  <w:sz w:val="13"/>
                  <w:szCs w:val="13"/>
                </w:rPr>
                <w:t>125</w:t>
              </w:r>
            </w:ins>
          </w:p>
        </w:tc>
        <w:tc>
          <w:tcPr>
            <w:tcW w:w="1100" w:type="dxa"/>
            <w:vAlign w:val="center"/>
          </w:tcPr>
          <w:p w14:paraId="5E001017" w14:textId="77777777" w:rsidR="00C60D85" w:rsidRDefault="00000000">
            <w:pPr>
              <w:spacing w:after="0"/>
              <w:rPr>
                <w:ins w:id="13842" w:author="Sean de Noronha | DRG" w:date="2026-09-29T16:58:00Z" w16du:dateUtc="2026-09-29T14:58:00Z"/>
                <w:rFonts w:cs="Arial"/>
                <w:sz w:val="13"/>
                <w:szCs w:val="13"/>
              </w:rPr>
            </w:pPr>
            <w:ins w:id="13843" w:author="Sean de Noronha | DRG" w:date="2026-09-29T16:58:00Z" w16du:dateUtc="2026-09-29T14:58:00Z">
              <w:r>
                <w:rPr>
                  <w:rFonts w:cs="Arial"/>
                  <w:sz w:val="13"/>
                  <w:szCs w:val="13"/>
                </w:rPr>
                <w:t>33.6 (71.2)</w:t>
              </w:r>
            </w:ins>
          </w:p>
        </w:tc>
        <w:tc>
          <w:tcPr>
            <w:tcW w:w="700" w:type="dxa"/>
            <w:vAlign w:val="center"/>
          </w:tcPr>
          <w:p w14:paraId="5E001018" w14:textId="77777777" w:rsidR="00C60D85" w:rsidRDefault="00000000">
            <w:pPr>
              <w:spacing w:after="0"/>
              <w:rPr>
                <w:ins w:id="13844" w:author="Sean de Noronha | DRG" w:date="2026-09-29T16:58:00Z" w16du:dateUtc="2026-09-29T14:58:00Z"/>
                <w:rFonts w:cs="Arial"/>
                <w:sz w:val="13"/>
                <w:szCs w:val="13"/>
              </w:rPr>
            </w:pPr>
            <w:ins w:id="13845" w:author="Sean de Noronha | DRG" w:date="2026-09-29T16:58:00Z" w16du:dateUtc="2026-09-29T14:58:00Z">
              <w:r>
                <w:rPr>
                  <w:rFonts w:cs="Arial"/>
                  <w:sz w:val="13"/>
                  <w:szCs w:val="13"/>
                </w:rPr>
                <w:t>0.828</w:t>
              </w:r>
            </w:ins>
          </w:p>
        </w:tc>
      </w:tr>
      <w:tr w:rsidR="00C60D85" w14:paraId="20972C5F" w14:textId="77777777">
        <w:trPr>
          <w:jc w:val="center"/>
          <w:ins w:id="13846" w:author="Sean de Noronha | DRG" w:date="2026-09-29T16:58:00Z"/>
        </w:trPr>
        <w:tc>
          <w:tcPr>
            <w:tcW w:w="560" w:type="dxa"/>
            <w:vAlign w:val="center"/>
          </w:tcPr>
          <w:p w14:paraId="5E001019" w14:textId="77777777" w:rsidR="00C60D85" w:rsidRDefault="00000000">
            <w:pPr>
              <w:spacing w:after="0"/>
              <w:rPr>
                <w:ins w:id="13847" w:author="Sean de Noronha | DRG" w:date="2026-09-29T16:58:00Z" w16du:dateUtc="2026-09-29T14:58:00Z"/>
                <w:rFonts w:cs="Arial"/>
                <w:sz w:val="13"/>
                <w:szCs w:val="13"/>
              </w:rPr>
            </w:pPr>
            <w:ins w:id="13848" w:author="Sean de Noronha | DRG" w:date="2026-09-29T16:58:00Z" w16du:dateUtc="2026-09-29T14:58:00Z">
              <w:r>
                <w:rPr>
                  <w:rFonts w:cs="Arial"/>
                  <w:sz w:val="13"/>
                  <w:szCs w:val="13"/>
                </w:rPr>
                <w:t>326</w:t>
              </w:r>
            </w:ins>
          </w:p>
        </w:tc>
        <w:tc>
          <w:tcPr>
            <w:tcW w:w="500" w:type="dxa"/>
            <w:vAlign w:val="center"/>
          </w:tcPr>
          <w:p w14:paraId="5E00101A" w14:textId="77777777" w:rsidR="00C60D85" w:rsidRDefault="00000000">
            <w:pPr>
              <w:spacing w:after="0"/>
              <w:rPr>
                <w:ins w:id="13849" w:author="Sean de Noronha | DRG" w:date="2026-09-29T16:58:00Z" w16du:dateUtc="2026-09-29T14:58:00Z"/>
                <w:rFonts w:cs="Arial"/>
                <w:sz w:val="13"/>
                <w:szCs w:val="13"/>
              </w:rPr>
            </w:pPr>
            <w:ins w:id="13850" w:author="Sean de Noronha | DRG" w:date="2026-09-29T16:58:00Z" w16du:dateUtc="2026-09-29T14:58:00Z">
              <w:r>
                <w:rPr>
                  <w:rFonts w:cs="Arial"/>
                  <w:sz w:val="13"/>
                  <w:szCs w:val="13"/>
                </w:rPr>
                <w:t>T4</w:t>
              </w:r>
            </w:ins>
          </w:p>
        </w:tc>
        <w:tc>
          <w:tcPr>
            <w:tcW w:w="660" w:type="dxa"/>
            <w:vAlign w:val="center"/>
          </w:tcPr>
          <w:p w14:paraId="5E00101B" w14:textId="77777777" w:rsidR="00C60D85" w:rsidRDefault="00000000">
            <w:pPr>
              <w:spacing w:after="0"/>
              <w:rPr>
                <w:ins w:id="13851" w:author="Sean de Noronha | DRG" w:date="2026-09-29T16:58:00Z" w16du:dateUtc="2026-09-29T14:58:00Z"/>
                <w:rFonts w:cs="Arial"/>
                <w:sz w:val="13"/>
                <w:szCs w:val="13"/>
              </w:rPr>
            </w:pPr>
            <w:ins w:id="13852" w:author="Sean de Noronha | DRG" w:date="2026-09-29T16:58:00Z" w16du:dateUtc="2026-09-29T14:58:00Z">
              <w:r>
                <w:rPr>
                  <w:rFonts w:cs="Arial"/>
                  <w:sz w:val="13"/>
                  <w:szCs w:val="13"/>
                </w:rPr>
                <w:t>2</w:t>
              </w:r>
            </w:ins>
          </w:p>
        </w:tc>
        <w:tc>
          <w:tcPr>
            <w:tcW w:w="1920" w:type="dxa"/>
            <w:vAlign w:val="center"/>
          </w:tcPr>
          <w:p w14:paraId="5E00101C" w14:textId="77777777" w:rsidR="00C60D85" w:rsidRDefault="00000000">
            <w:pPr>
              <w:spacing w:after="0"/>
              <w:rPr>
                <w:ins w:id="13853" w:author="Sean de Noronha | DRG" w:date="2026-09-29T16:58:00Z" w16du:dateUtc="2026-09-29T14:58:00Z"/>
                <w:rFonts w:cs="Arial"/>
                <w:sz w:val="13"/>
                <w:szCs w:val="13"/>
              </w:rPr>
            </w:pPr>
            <w:ins w:id="13854" w:author="Sean de Noronha | DRG" w:date="2026-09-29T16:58:00Z" w16du:dateUtc="2026-09-29T14:58:00Z">
              <w:r>
                <w:rPr>
                  <w:rFonts w:cs="Arial"/>
                  <w:sz w:val="13"/>
                  <w:szCs w:val="13"/>
                </w:rPr>
                <w:t>CSST with four 90° bends and two end fittings, EHD 31</w:t>
              </w:r>
            </w:ins>
          </w:p>
        </w:tc>
        <w:tc>
          <w:tcPr>
            <w:tcW w:w="520" w:type="dxa"/>
            <w:vAlign w:val="center"/>
          </w:tcPr>
          <w:p w14:paraId="5E00101D" w14:textId="77777777" w:rsidR="00C60D85" w:rsidRDefault="00000000">
            <w:pPr>
              <w:spacing w:after="0"/>
              <w:rPr>
                <w:ins w:id="13855" w:author="Sean de Noronha | DRG" w:date="2026-09-29T16:58:00Z" w16du:dateUtc="2026-09-29T14:58:00Z"/>
                <w:rFonts w:cs="Arial"/>
                <w:sz w:val="13"/>
                <w:szCs w:val="13"/>
              </w:rPr>
            </w:pPr>
            <w:ins w:id="13856" w:author="Sean de Noronha | DRG" w:date="2026-09-29T16:58:00Z" w16du:dateUtc="2026-09-29T14:58:00Z">
              <w:r>
                <w:rPr>
                  <w:rFonts w:cs="Arial"/>
                  <w:sz w:val="13"/>
                  <w:szCs w:val="13"/>
                </w:rPr>
                <w:t>He</w:t>
              </w:r>
            </w:ins>
          </w:p>
        </w:tc>
        <w:tc>
          <w:tcPr>
            <w:tcW w:w="900" w:type="dxa"/>
            <w:vAlign w:val="center"/>
          </w:tcPr>
          <w:p w14:paraId="5E00101E" w14:textId="77777777" w:rsidR="00C60D85" w:rsidRDefault="00000000">
            <w:pPr>
              <w:spacing w:after="0"/>
              <w:rPr>
                <w:ins w:id="13857" w:author="Sean de Noronha | DRG" w:date="2026-09-29T16:58:00Z" w16du:dateUtc="2026-09-29T14:58:00Z"/>
                <w:rFonts w:cs="Arial"/>
                <w:sz w:val="13"/>
                <w:szCs w:val="13"/>
              </w:rPr>
            </w:pPr>
            <w:ins w:id="13858" w:author="Sean de Noronha | DRG" w:date="2026-09-29T16:58:00Z" w16du:dateUtc="2026-09-29T14:58:00Z">
              <w:r>
                <w:rPr>
                  <w:rFonts w:cs="Arial"/>
                  <w:sz w:val="13"/>
                  <w:szCs w:val="13"/>
                </w:rPr>
                <w:t>172</w:t>
              </w:r>
            </w:ins>
          </w:p>
        </w:tc>
        <w:tc>
          <w:tcPr>
            <w:tcW w:w="800" w:type="dxa"/>
            <w:vAlign w:val="center"/>
          </w:tcPr>
          <w:p w14:paraId="5E00101F" w14:textId="77777777" w:rsidR="00C60D85" w:rsidRDefault="00000000">
            <w:pPr>
              <w:spacing w:after="0"/>
              <w:rPr>
                <w:ins w:id="13859" w:author="Sean de Noronha | DRG" w:date="2026-09-29T16:58:00Z" w16du:dateUtc="2026-09-29T14:58:00Z"/>
                <w:rFonts w:cs="Arial"/>
                <w:sz w:val="13"/>
                <w:szCs w:val="13"/>
              </w:rPr>
            </w:pPr>
            <w:ins w:id="13860" w:author="Sean de Noronha | DRG" w:date="2026-09-29T16:58:00Z" w16du:dateUtc="2026-09-29T14:58:00Z">
              <w:r>
                <w:rPr>
                  <w:rFonts w:cs="Arial"/>
                  <w:sz w:val="13"/>
                  <w:szCs w:val="13"/>
                </w:rPr>
                <w:t>250 ft</w:t>
              </w:r>
            </w:ins>
          </w:p>
        </w:tc>
        <w:tc>
          <w:tcPr>
            <w:tcW w:w="880" w:type="dxa"/>
            <w:vAlign w:val="center"/>
          </w:tcPr>
          <w:p w14:paraId="5E001020" w14:textId="77777777" w:rsidR="00C60D85" w:rsidRDefault="00000000">
            <w:pPr>
              <w:spacing w:after="0"/>
              <w:rPr>
                <w:ins w:id="13861" w:author="Sean de Noronha | DRG" w:date="2026-09-29T16:58:00Z" w16du:dateUtc="2026-09-29T14:58:00Z"/>
                <w:rFonts w:cs="Arial"/>
                <w:sz w:val="13"/>
                <w:szCs w:val="13"/>
              </w:rPr>
            </w:pPr>
            <w:ins w:id="13862" w:author="Sean de Noronha | DRG" w:date="2026-09-29T16:58:00Z" w16du:dateUtc="2026-09-29T14:58:00Z">
              <w:r>
                <w:rPr>
                  <w:rFonts w:cs="Arial"/>
                  <w:sz w:val="13"/>
                  <w:szCs w:val="13"/>
                </w:rPr>
                <w:t>3.45</w:t>
              </w:r>
            </w:ins>
          </w:p>
        </w:tc>
        <w:tc>
          <w:tcPr>
            <w:tcW w:w="820" w:type="dxa"/>
            <w:vAlign w:val="center"/>
          </w:tcPr>
          <w:p w14:paraId="5E001021" w14:textId="77777777" w:rsidR="00C60D85" w:rsidRDefault="00000000">
            <w:pPr>
              <w:spacing w:after="0"/>
              <w:rPr>
                <w:ins w:id="13863" w:author="Sean de Noronha | DRG" w:date="2026-09-29T16:58:00Z" w16du:dateUtc="2026-09-29T14:58:00Z"/>
                <w:rFonts w:cs="Arial"/>
                <w:sz w:val="13"/>
                <w:szCs w:val="13"/>
              </w:rPr>
            </w:pPr>
            <w:ins w:id="13864" w:author="Sean de Noronha | DRG" w:date="2026-09-29T16:58:00Z" w16du:dateUtc="2026-09-29T14:58:00Z">
              <w:r>
                <w:rPr>
                  <w:rFonts w:cs="Arial"/>
                  <w:sz w:val="13"/>
                  <w:szCs w:val="13"/>
                </w:rPr>
                <w:t>125</w:t>
              </w:r>
            </w:ins>
          </w:p>
        </w:tc>
        <w:tc>
          <w:tcPr>
            <w:tcW w:w="1100" w:type="dxa"/>
            <w:vAlign w:val="center"/>
          </w:tcPr>
          <w:p w14:paraId="5E001022" w14:textId="77777777" w:rsidR="00C60D85" w:rsidRDefault="00000000">
            <w:pPr>
              <w:spacing w:after="0"/>
              <w:rPr>
                <w:ins w:id="13865" w:author="Sean de Noronha | DRG" w:date="2026-09-29T16:58:00Z" w16du:dateUtc="2026-09-29T14:58:00Z"/>
                <w:rFonts w:cs="Arial"/>
                <w:sz w:val="13"/>
                <w:szCs w:val="13"/>
              </w:rPr>
            </w:pPr>
            <w:ins w:id="13866" w:author="Sean de Noronha | DRG" w:date="2026-09-29T16:58:00Z" w16du:dateUtc="2026-09-29T14:58:00Z">
              <w:r>
                <w:rPr>
                  <w:rFonts w:cs="Arial"/>
                  <w:sz w:val="13"/>
                  <w:szCs w:val="13"/>
                </w:rPr>
                <w:t>26.9 (57.0)</w:t>
              </w:r>
            </w:ins>
          </w:p>
        </w:tc>
        <w:tc>
          <w:tcPr>
            <w:tcW w:w="700" w:type="dxa"/>
            <w:vAlign w:val="center"/>
          </w:tcPr>
          <w:p w14:paraId="5E001023" w14:textId="77777777" w:rsidR="00C60D85" w:rsidRDefault="00000000">
            <w:pPr>
              <w:spacing w:after="0"/>
              <w:rPr>
                <w:ins w:id="13867" w:author="Sean de Noronha | DRG" w:date="2026-09-29T16:58:00Z" w16du:dateUtc="2026-09-29T14:58:00Z"/>
                <w:rFonts w:cs="Arial"/>
                <w:sz w:val="13"/>
                <w:szCs w:val="13"/>
              </w:rPr>
            </w:pPr>
            <w:ins w:id="13868" w:author="Sean de Noronha | DRG" w:date="2026-09-29T16:58:00Z" w16du:dateUtc="2026-09-29T14:58:00Z">
              <w:r>
                <w:rPr>
                  <w:rFonts w:cs="Arial"/>
                  <w:sz w:val="13"/>
                  <w:szCs w:val="13"/>
                </w:rPr>
                <w:t>0.662</w:t>
              </w:r>
            </w:ins>
          </w:p>
        </w:tc>
      </w:tr>
      <w:tr w:rsidR="00C60D85" w14:paraId="628E09F5" w14:textId="77777777">
        <w:trPr>
          <w:jc w:val="center"/>
          <w:ins w:id="13869" w:author="Sean de Noronha | DRG" w:date="2026-09-29T16:58:00Z"/>
        </w:trPr>
        <w:tc>
          <w:tcPr>
            <w:tcW w:w="560" w:type="dxa"/>
            <w:vAlign w:val="center"/>
          </w:tcPr>
          <w:p w14:paraId="5E001024" w14:textId="77777777" w:rsidR="00C60D85" w:rsidRDefault="00000000">
            <w:pPr>
              <w:spacing w:after="0"/>
              <w:rPr>
                <w:ins w:id="13870" w:author="Sean de Noronha | DRG" w:date="2026-09-29T16:58:00Z" w16du:dateUtc="2026-09-29T14:58:00Z"/>
                <w:rFonts w:cs="Arial"/>
                <w:sz w:val="13"/>
                <w:szCs w:val="13"/>
              </w:rPr>
            </w:pPr>
            <w:ins w:id="13871" w:author="Sean de Noronha | DRG" w:date="2026-09-29T16:58:00Z" w16du:dateUtc="2026-09-29T14:58:00Z">
              <w:r>
                <w:rPr>
                  <w:rFonts w:cs="Arial"/>
                  <w:sz w:val="13"/>
                  <w:szCs w:val="13"/>
                </w:rPr>
                <w:t>327</w:t>
              </w:r>
            </w:ins>
          </w:p>
        </w:tc>
        <w:tc>
          <w:tcPr>
            <w:tcW w:w="500" w:type="dxa"/>
            <w:vAlign w:val="center"/>
          </w:tcPr>
          <w:p w14:paraId="5E001025" w14:textId="77777777" w:rsidR="00C60D85" w:rsidRDefault="00000000">
            <w:pPr>
              <w:spacing w:after="0"/>
              <w:rPr>
                <w:ins w:id="13872" w:author="Sean de Noronha | DRG" w:date="2026-09-29T16:58:00Z" w16du:dateUtc="2026-09-29T14:58:00Z"/>
                <w:rFonts w:cs="Arial"/>
                <w:sz w:val="13"/>
                <w:szCs w:val="13"/>
              </w:rPr>
            </w:pPr>
            <w:ins w:id="13873" w:author="Sean de Noronha | DRG" w:date="2026-09-29T16:58:00Z" w16du:dateUtc="2026-09-29T14:58:00Z">
              <w:r>
                <w:rPr>
                  <w:rFonts w:cs="Arial"/>
                  <w:sz w:val="13"/>
                  <w:szCs w:val="13"/>
                </w:rPr>
                <w:t>T4</w:t>
              </w:r>
            </w:ins>
          </w:p>
        </w:tc>
        <w:tc>
          <w:tcPr>
            <w:tcW w:w="660" w:type="dxa"/>
            <w:vAlign w:val="center"/>
          </w:tcPr>
          <w:p w14:paraId="5E001026" w14:textId="77777777" w:rsidR="00C60D85" w:rsidRDefault="00000000">
            <w:pPr>
              <w:spacing w:after="0"/>
              <w:rPr>
                <w:ins w:id="13874" w:author="Sean de Noronha | DRG" w:date="2026-09-29T16:58:00Z" w16du:dateUtc="2026-09-29T14:58:00Z"/>
                <w:rFonts w:cs="Arial"/>
                <w:sz w:val="13"/>
                <w:szCs w:val="13"/>
              </w:rPr>
            </w:pPr>
            <w:ins w:id="13875" w:author="Sean de Noronha | DRG" w:date="2026-09-29T16:58:00Z" w16du:dateUtc="2026-09-29T14:58:00Z">
              <w:r>
                <w:rPr>
                  <w:rFonts w:cs="Arial"/>
                  <w:sz w:val="13"/>
                  <w:szCs w:val="13"/>
                </w:rPr>
                <w:t>2</w:t>
              </w:r>
            </w:ins>
          </w:p>
        </w:tc>
        <w:tc>
          <w:tcPr>
            <w:tcW w:w="1920" w:type="dxa"/>
            <w:vAlign w:val="center"/>
          </w:tcPr>
          <w:p w14:paraId="5E001027" w14:textId="77777777" w:rsidR="00C60D85" w:rsidRDefault="00000000">
            <w:pPr>
              <w:spacing w:after="0"/>
              <w:rPr>
                <w:ins w:id="13876" w:author="Sean de Noronha | DRG" w:date="2026-09-29T16:58:00Z" w16du:dateUtc="2026-09-29T14:58:00Z"/>
                <w:rFonts w:cs="Arial"/>
                <w:sz w:val="13"/>
                <w:szCs w:val="13"/>
              </w:rPr>
            </w:pPr>
            <w:ins w:id="13877" w:author="Sean de Noronha | DRG" w:date="2026-09-29T16:58:00Z" w16du:dateUtc="2026-09-29T14:58:00Z">
              <w:r>
                <w:rPr>
                  <w:rFonts w:cs="Arial"/>
                  <w:sz w:val="13"/>
                  <w:szCs w:val="13"/>
                </w:rPr>
                <w:t>CSST with four 90° bends and two end fittings, EHD 31</w:t>
              </w:r>
            </w:ins>
          </w:p>
        </w:tc>
        <w:tc>
          <w:tcPr>
            <w:tcW w:w="520" w:type="dxa"/>
            <w:vAlign w:val="center"/>
          </w:tcPr>
          <w:p w14:paraId="5E001028" w14:textId="77777777" w:rsidR="00C60D85" w:rsidRDefault="00000000">
            <w:pPr>
              <w:spacing w:after="0"/>
              <w:rPr>
                <w:ins w:id="13878" w:author="Sean de Noronha | DRG" w:date="2026-09-29T16:58:00Z" w16du:dateUtc="2026-09-29T14:58:00Z"/>
                <w:rFonts w:cs="Arial"/>
                <w:sz w:val="13"/>
                <w:szCs w:val="13"/>
              </w:rPr>
            </w:pPr>
            <w:ins w:id="13879" w:author="Sean de Noronha | DRG" w:date="2026-09-29T16:58:00Z" w16du:dateUtc="2026-09-29T14:58:00Z">
              <w:r>
                <w:rPr>
                  <w:rFonts w:cs="Arial"/>
                  <w:sz w:val="13"/>
                  <w:szCs w:val="13"/>
                </w:rPr>
                <w:t>He</w:t>
              </w:r>
            </w:ins>
          </w:p>
        </w:tc>
        <w:tc>
          <w:tcPr>
            <w:tcW w:w="900" w:type="dxa"/>
            <w:vAlign w:val="center"/>
          </w:tcPr>
          <w:p w14:paraId="5E001029" w14:textId="77777777" w:rsidR="00C60D85" w:rsidRDefault="00000000">
            <w:pPr>
              <w:spacing w:after="0"/>
              <w:rPr>
                <w:ins w:id="13880" w:author="Sean de Noronha | DRG" w:date="2026-09-29T16:58:00Z" w16du:dateUtc="2026-09-29T14:58:00Z"/>
                <w:rFonts w:cs="Arial"/>
                <w:sz w:val="13"/>
                <w:szCs w:val="13"/>
              </w:rPr>
            </w:pPr>
            <w:ins w:id="13881" w:author="Sean de Noronha | DRG" w:date="2026-09-29T16:58:00Z" w16du:dateUtc="2026-09-29T14:58:00Z">
              <w:r>
                <w:rPr>
                  <w:rFonts w:cs="Arial"/>
                  <w:sz w:val="13"/>
                  <w:szCs w:val="13"/>
                </w:rPr>
                <w:t>14,400</w:t>
              </w:r>
            </w:ins>
          </w:p>
        </w:tc>
        <w:tc>
          <w:tcPr>
            <w:tcW w:w="800" w:type="dxa"/>
            <w:vAlign w:val="center"/>
          </w:tcPr>
          <w:p w14:paraId="5E00102A" w14:textId="77777777" w:rsidR="00C60D85" w:rsidRDefault="00000000">
            <w:pPr>
              <w:spacing w:after="0"/>
              <w:rPr>
                <w:ins w:id="13882" w:author="Sean de Noronha | DRG" w:date="2026-09-29T16:58:00Z" w16du:dateUtc="2026-09-29T14:58:00Z"/>
                <w:rFonts w:cs="Arial"/>
                <w:sz w:val="13"/>
                <w:szCs w:val="13"/>
              </w:rPr>
            </w:pPr>
            <w:ins w:id="13883" w:author="Sean de Noronha | DRG" w:date="2026-09-29T16:58:00Z" w16du:dateUtc="2026-09-29T14:58:00Z">
              <w:r>
                <w:rPr>
                  <w:rFonts w:cs="Arial"/>
                  <w:sz w:val="13"/>
                  <w:szCs w:val="13"/>
                </w:rPr>
                <w:t>30 ft</w:t>
              </w:r>
            </w:ins>
          </w:p>
        </w:tc>
        <w:tc>
          <w:tcPr>
            <w:tcW w:w="880" w:type="dxa"/>
            <w:vAlign w:val="center"/>
          </w:tcPr>
          <w:p w14:paraId="5E00102B" w14:textId="77777777" w:rsidR="00C60D85" w:rsidRDefault="00000000">
            <w:pPr>
              <w:spacing w:after="0"/>
              <w:rPr>
                <w:ins w:id="13884" w:author="Sean de Noronha | DRG" w:date="2026-09-29T16:58:00Z" w16du:dateUtc="2026-09-29T14:58:00Z"/>
                <w:rFonts w:cs="Arial"/>
                <w:sz w:val="13"/>
                <w:szCs w:val="13"/>
              </w:rPr>
            </w:pPr>
            <w:ins w:id="13885" w:author="Sean de Noronha | DRG" w:date="2026-09-29T16:58:00Z" w16du:dateUtc="2026-09-29T14:58:00Z">
              <w:r>
                <w:rPr>
                  <w:rFonts w:cs="Arial"/>
                  <w:sz w:val="13"/>
                  <w:szCs w:val="13"/>
                </w:rPr>
                <w:t>13.8</w:t>
              </w:r>
            </w:ins>
          </w:p>
        </w:tc>
        <w:tc>
          <w:tcPr>
            <w:tcW w:w="820" w:type="dxa"/>
            <w:vAlign w:val="center"/>
          </w:tcPr>
          <w:p w14:paraId="5E00102C" w14:textId="77777777" w:rsidR="00C60D85" w:rsidRDefault="00000000">
            <w:pPr>
              <w:spacing w:after="0"/>
              <w:rPr>
                <w:ins w:id="13886" w:author="Sean de Noronha | DRG" w:date="2026-09-29T16:58:00Z" w16du:dateUtc="2026-09-29T14:58:00Z"/>
                <w:rFonts w:cs="Arial"/>
                <w:sz w:val="13"/>
                <w:szCs w:val="13"/>
              </w:rPr>
            </w:pPr>
            <w:ins w:id="13887" w:author="Sean de Noronha | DRG" w:date="2026-09-29T16:58:00Z" w16du:dateUtc="2026-09-29T14:58:00Z">
              <w:r>
                <w:rPr>
                  <w:rFonts w:cs="Arial"/>
                  <w:sz w:val="13"/>
                  <w:szCs w:val="13"/>
                </w:rPr>
                <w:t>10,300</w:t>
              </w:r>
            </w:ins>
          </w:p>
        </w:tc>
        <w:tc>
          <w:tcPr>
            <w:tcW w:w="1100" w:type="dxa"/>
            <w:vAlign w:val="center"/>
          </w:tcPr>
          <w:p w14:paraId="5E00102D" w14:textId="77777777" w:rsidR="00C60D85" w:rsidRDefault="00000000">
            <w:pPr>
              <w:spacing w:after="0"/>
              <w:rPr>
                <w:ins w:id="13888" w:author="Sean de Noronha | DRG" w:date="2026-09-29T16:58:00Z" w16du:dateUtc="2026-09-29T14:58:00Z"/>
                <w:rFonts w:cs="Arial"/>
                <w:sz w:val="13"/>
                <w:szCs w:val="13"/>
              </w:rPr>
            </w:pPr>
            <w:ins w:id="13889" w:author="Sean de Noronha | DRG" w:date="2026-09-29T16:58:00Z" w16du:dateUtc="2026-09-29T14:58:00Z">
              <w:r>
                <w:rPr>
                  <w:rFonts w:cs="Arial"/>
                  <w:sz w:val="13"/>
                  <w:szCs w:val="13"/>
                </w:rPr>
                <w:t>2,260 (4,780)</w:t>
              </w:r>
            </w:ins>
          </w:p>
        </w:tc>
        <w:tc>
          <w:tcPr>
            <w:tcW w:w="700" w:type="dxa"/>
            <w:vAlign w:val="center"/>
          </w:tcPr>
          <w:p w14:paraId="5E00102E" w14:textId="77777777" w:rsidR="00C60D85" w:rsidRDefault="00000000">
            <w:pPr>
              <w:spacing w:after="0"/>
              <w:rPr>
                <w:ins w:id="13890" w:author="Sean de Noronha | DRG" w:date="2026-09-29T16:58:00Z" w16du:dateUtc="2026-09-29T14:58:00Z"/>
                <w:rFonts w:cs="Arial"/>
                <w:sz w:val="13"/>
                <w:szCs w:val="13"/>
              </w:rPr>
            </w:pPr>
            <w:ins w:id="13891" w:author="Sean de Noronha | DRG" w:date="2026-09-29T16:58:00Z" w16du:dateUtc="2026-09-29T14:58:00Z">
              <w:r>
                <w:rPr>
                  <w:rFonts w:cs="Arial"/>
                  <w:sz w:val="13"/>
                  <w:szCs w:val="13"/>
                </w:rPr>
                <w:t>52.9</w:t>
              </w:r>
            </w:ins>
          </w:p>
        </w:tc>
      </w:tr>
      <w:tr w:rsidR="00C60D85" w14:paraId="7E20E6D9" w14:textId="77777777">
        <w:trPr>
          <w:jc w:val="center"/>
          <w:ins w:id="13892" w:author="Sean de Noronha | DRG" w:date="2026-09-29T16:58:00Z"/>
        </w:trPr>
        <w:tc>
          <w:tcPr>
            <w:tcW w:w="560" w:type="dxa"/>
            <w:vAlign w:val="center"/>
          </w:tcPr>
          <w:p w14:paraId="5E00102F" w14:textId="77777777" w:rsidR="00C60D85" w:rsidRDefault="00000000">
            <w:pPr>
              <w:spacing w:after="0"/>
              <w:rPr>
                <w:ins w:id="13893" w:author="Sean de Noronha | DRG" w:date="2026-09-29T16:58:00Z" w16du:dateUtc="2026-09-29T14:58:00Z"/>
                <w:rFonts w:cs="Arial"/>
                <w:sz w:val="13"/>
                <w:szCs w:val="13"/>
              </w:rPr>
            </w:pPr>
            <w:ins w:id="13894" w:author="Sean de Noronha | DRG" w:date="2026-09-29T16:58:00Z" w16du:dateUtc="2026-09-29T14:58:00Z">
              <w:r>
                <w:rPr>
                  <w:rFonts w:cs="Arial"/>
                  <w:sz w:val="13"/>
                  <w:szCs w:val="13"/>
                </w:rPr>
                <w:t>328</w:t>
              </w:r>
            </w:ins>
          </w:p>
        </w:tc>
        <w:tc>
          <w:tcPr>
            <w:tcW w:w="500" w:type="dxa"/>
            <w:vAlign w:val="center"/>
          </w:tcPr>
          <w:p w14:paraId="5E001030" w14:textId="77777777" w:rsidR="00C60D85" w:rsidRDefault="00000000">
            <w:pPr>
              <w:spacing w:after="0"/>
              <w:rPr>
                <w:ins w:id="13895" w:author="Sean de Noronha | DRG" w:date="2026-09-29T16:58:00Z" w16du:dateUtc="2026-09-29T14:58:00Z"/>
                <w:rFonts w:cs="Arial"/>
                <w:sz w:val="13"/>
                <w:szCs w:val="13"/>
              </w:rPr>
            </w:pPr>
            <w:ins w:id="13896" w:author="Sean de Noronha | DRG" w:date="2026-09-29T16:58:00Z" w16du:dateUtc="2026-09-29T14:58:00Z">
              <w:r>
                <w:rPr>
                  <w:rFonts w:cs="Arial"/>
                  <w:sz w:val="13"/>
                  <w:szCs w:val="13"/>
                </w:rPr>
                <w:t>T4</w:t>
              </w:r>
            </w:ins>
          </w:p>
        </w:tc>
        <w:tc>
          <w:tcPr>
            <w:tcW w:w="660" w:type="dxa"/>
            <w:vAlign w:val="center"/>
          </w:tcPr>
          <w:p w14:paraId="5E001031" w14:textId="77777777" w:rsidR="00C60D85" w:rsidRDefault="00000000">
            <w:pPr>
              <w:spacing w:after="0"/>
              <w:rPr>
                <w:ins w:id="13897" w:author="Sean de Noronha | DRG" w:date="2026-09-29T16:58:00Z" w16du:dateUtc="2026-09-29T14:58:00Z"/>
                <w:rFonts w:cs="Arial"/>
                <w:sz w:val="13"/>
                <w:szCs w:val="13"/>
              </w:rPr>
            </w:pPr>
            <w:ins w:id="13898" w:author="Sean de Noronha | DRG" w:date="2026-09-29T16:58:00Z" w16du:dateUtc="2026-09-29T14:58:00Z">
              <w:r>
                <w:rPr>
                  <w:rFonts w:cs="Arial"/>
                  <w:sz w:val="13"/>
                  <w:szCs w:val="13"/>
                </w:rPr>
                <w:t>2</w:t>
              </w:r>
            </w:ins>
          </w:p>
        </w:tc>
        <w:tc>
          <w:tcPr>
            <w:tcW w:w="1920" w:type="dxa"/>
            <w:vAlign w:val="center"/>
          </w:tcPr>
          <w:p w14:paraId="5E001032" w14:textId="77777777" w:rsidR="00C60D85" w:rsidRDefault="00000000">
            <w:pPr>
              <w:spacing w:after="0"/>
              <w:rPr>
                <w:ins w:id="13899" w:author="Sean de Noronha | DRG" w:date="2026-09-29T16:58:00Z" w16du:dateUtc="2026-09-29T14:58:00Z"/>
                <w:rFonts w:cs="Arial"/>
                <w:sz w:val="13"/>
                <w:szCs w:val="13"/>
              </w:rPr>
            </w:pPr>
            <w:ins w:id="13900" w:author="Sean de Noronha | DRG" w:date="2026-09-29T16:58:00Z" w16du:dateUtc="2026-09-29T14:58:00Z">
              <w:r>
                <w:rPr>
                  <w:rFonts w:cs="Arial"/>
                  <w:sz w:val="13"/>
                  <w:szCs w:val="13"/>
                </w:rPr>
                <w:t>CSST with four 90° bends and two end fittings, EHD 31</w:t>
              </w:r>
            </w:ins>
          </w:p>
        </w:tc>
        <w:tc>
          <w:tcPr>
            <w:tcW w:w="520" w:type="dxa"/>
            <w:vAlign w:val="center"/>
          </w:tcPr>
          <w:p w14:paraId="5E001033" w14:textId="77777777" w:rsidR="00C60D85" w:rsidRDefault="00000000">
            <w:pPr>
              <w:spacing w:after="0"/>
              <w:rPr>
                <w:ins w:id="13901" w:author="Sean de Noronha | DRG" w:date="2026-09-29T16:58:00Z" w16du:dateUtc="2026-09-29T14:58:00Z"/>
                <w:rFonts w:cs="Arial"/>
                <w:sz w:val="13"/>
                <w:szCs w:val="13"/>
              </w:rPr>
            </w:pPr>
            <w:ins w:id="13902" w:author="Sean de Noronha | DRG" w:date="2026-09-29T16:58:00Z" w16du:dateUtc="2026-09-29T14:58:00Z">
              <w:r>
                <w:rPr>
                  <w:rFonts w:cs="Arial"/>
                  <w:sz w:val="13"/>
                  <w:szCs w:val="13"/>
                </w:rPr>
                <w:t>He</w:t>
              </w:r>
            </w:ins>
          </w:p>
        </w:tc>
        <w:tc>
          <w:tcPr>
            <w:tcW w:w="900" w:type="dxa"/>
            <w:vAlign w:val="center"/>
          </w:tcPr>
          <w:p w14:paraId="5E001034" w14:textId="77777777" w:rsidR="00C60D85" w:rsidRDefault="00000000">
            <w:pPr>
              <w:spacing w:after="0"/>
              <w:rPr>
                <w:ins w:id="13903" w:author="Sean de Noronha | DRG" w:date="2026-09-29T16:58:00Z" w16du:dateUtc="2026-09-29T14:58:00Z"/>
                <w:rFonts w:cs="Arial"/>
                <w:sz w:val="13"/>
                <w:szCs w:val="13"/>
              </w:rPr>
            </w:pPr>
            <w:ins w:id="13904" w:author="Sean de Noronha | DRG" w:date="2026-09-29T16:58:00Z" w16du:dateUtc="2026-09-29T14:58:00Z">
              <w:r>
                <w:rPr>
                  <w:rFonts w:cs="Arial"/>
                  <w:sz w:val="13"/>
                  <w:szCs w:val="13"/>
                </w:rPr>
                <w:t>11,400</w:t>
              </w:r>
            </w:ins>
          </w:p>
        </w:tc>
        <w:tc>
          <w:tcPr>
            <w:tcW w:w="800" w:type="dxa"/>
            <w:vAlign w:val="center"/>
          </w:tcPr>
          <w:p w14:paraId="5E001035" w14:textId="77777777" w:rsidR="00C60D85" w:rsidRDefault="00000000">
            <w:pPr>
              <w:spacing w:after="0"/>
              <w:rPr>
                <w:ins w:id="13905" w:author="Sean de Noronha | DRG" w:date="2026-09-29T16:58:00Z" w16du:dateUtc="2026-09-29T14:58:00Z"/>
                <w:rFonts w:cs="Arial"/>
                <w:sz w:val="13"/>
                <w:szCs w:val="13"/>
              </w:rPr>
            </w:pPr>
            <w:ins w:id="13906" w:author="Sean de Noronha | DRG" w:date="2026-09-29T16:58:00Z" w16du:dateUtc="2026-09-29T14:58:00Z">
              <w:r>
                <w:rPr>
                  <w:rFonts w:cs="Arial"/>
                  <w:sz w:val="13"/>
                  <w:szCs w:val="13"/>
                </w:rPr>
                <w:t>50 ft</w:t>
              </w:r>
            </w:ins>
          </w:p>
        </w:tc>
        <w:tc>
          <w:tcPr>
            <w:tcW w:w="880" w:type="dxa"/>
            <w:vAlign w:val="center"/>
          </w:tcPr>
          <w:p w14:paraId="5E001036" w14:textId="77777777" w:rsidR="00C60D85" w:rsidRDefault="00000000">
            <w:pPr>
              <w:spacing w:after="0"/>
              <w:rPr>
                <w:ins w:id="13907" w:author="Sean de Noronha | DRG" w:date="2026-09-29T16:58:00Z" w16du:dateUtc="2026-09-29T14:58:00Z"/>
                <w:rFonts w:cs="Arial"/>
                <w:sz w:val="13"/>
                <w:szCs w:val="13"/>
              </w:rPr>
            </w:pPr>
            <w:ins w:id="13908" w:author="Sean de Noronha | DRG" w:date="2026-09-29T16:58:00Z" w16du:dateUtc="2026-09-29T14:58:00Z">
              <w:r>
                <w:rPr>
                  <w:rFonts w:cs="Arial"/>
                  <w:sz w:val="13"/>
                  <w:szCs w:val="13"/>
                </w:rPr>
                <w:t>13.8</w:t>
              </w:r>
            </w:ins>
          </w:p>
        </w:tc>
        <w:tc>
          <w:tcPr>
            <w:tcW w:w="820" w:type="dxa"/>
            <w:vAlign w:val="center"/>
          </w:tcPr>
          <w:p w14:paraId="5E001037" w14:textId="77777777" w:rsidR="00C60D85" w:rsidRDefault="00000000">
            <w:pPr>
              <w:spacing w:after="0"/>
              <w:rPr>
                <w:ins w:id="13909" w:author="Sean de Noronha | DRG" w:date="2026-09-29T16:58:00Z" w16du:dateUtc="2026-09-29T14:58:00Z"/>
                <w:rFonts w:cs="Arial"/>
                <w:sz w:val="13"/>
                <w:szCs w:val="13"/>
              </w:rPr>
            </w:pPr>
            <w:ins w:id="13910" w:author="Sean de Noronha | DRG" w:date="2026-09-29T16:58:00Z" w16du:dateUtc="2026-09-29T14:58:00Z">
              <w:r>
                <w:rPr>
                  <w:rFonts w:cs="Arial"/>
                  <w:sz w:val="13"/>
                  <w:szCs w:val="13"/>
                </w:rPr>
                <w:t>10,300</w:t>
              </w:r>
            </w:ins>
          </w:p>
        </w:tc>
        <w:tc>
          <w:tcPr>
            <w:tcW w:w="1100" w:type="dxa"/>
            <w:vAlign w:val="center"/>
          </w:tcPr>
          <w:p w14:paraId="5E001038" w14:textId="77777777" w:rsidR="00C60D85" w:rsidRDefault="00000000">
            <w:pPr>
              <w:spacing w:after="0"/>
              <w:rPr>
                <w:ins w:id="13911" w:author="Sean de Noronha | DRG" w:date="2026-09-29T16:58:00Z" w16du:dateUtc="2026-09-29T14:58:00Z"/>
                <w:rFonts w:cs="Arial"/>
                <w:sz w:val="13"/>
                <w:szCs w:val="13"/>
              </w:rPr>
            </w:pPr>
            <w:ins w:id="13912" w:author="Sean de Noronha | DRG" w:date="2026-09-29T16:58:00Z" w16du:dateUtc="2026-09-29T14:58:00Z">
              <w:r>
                <w:rPr>
                  <w:rFonts w:cs="Arial"/>
                  <w:sz w:val="13"/>
                  <w:szCs w:val="13"/>
                </w:rPr>
                <w:t>1,780 (3,770)</w:t>
              </w:r>
            </w:ins>
          </w:p>
        </w:tc>
        <w:tc>
          <w:tcPr>
            <w:tcW w:w="700" w:type="dxa"/>
            <w:vAlign w:val="center"/>
          </w:tcPr>
          <w:p w14:paraId="5E001039" w14:textId="77777777" w:rsidR="00C60D85" w:rsidRDefault="00000000">
            <w:pPr>
              <w:spacing w:after="0"/>
              <w:rPr>
                <w:ins w:id="13913" w:author="Sean de Noronha | DRG" w:date="2026-09-29T16:58:00Z" w16du:dateUtc="2026-09-29T14:58:00Z"/>
                <w:rFonts w:cs="Arial"/>
                <w:sz w:val="13"/>
                <w:szCs w:val="13"/>
              </w:rPr>
            </w:pPr>
            <w:ins w:id="13914" w:author="Sean de Noronha | DRG" w:date="2026-09-29T16:58:00Z" w16du:dateUtc="2026-09-29T14:58:00Z">
              <w:r>
                <w:rPr>
                  <w:rFonts w:cs="Arial"/>
                  <w:sz w:val="13"/>
                  <w:szCs w:val="13"/>
                </w:rPr>
                <w:t>41.7</w:t>
              </w:r>
            </w:ins>
          </w:p>
        </w:tc>
      </w:tr>
      <w:tr w:rsidR="00C60D85" w14:paraId="4F4513C8" w14:textId="77777777">
        <w:trPr>
          <w:jc w:val="center"/>
          <w:ins w:id="13915" w:author="Sean de Noronha | DRG" w:date="2026-09-29T16:58:00Z"/>
        </w:trPr>
        <w:tc>
          <w:tcPr>
            <w:tcW w:w="560" w:type="dxa"/>
            <w:vAlign w:val="center"/>
          </w:tcPr>
          <w:p w14:paraId="5E00103A" w14:textId="77777777" w:rsidR="00C60D85" w:rsidRDefault="00000000">
            <w:pPr>
              <w:spacing w:after="0"/>
              <w:rPr>
                <w:ins w:id="13916" w:author="Sean de Noronha | DRG" w:date="2026-09-29T16:58:00Z" w16du:dateUtc="2026-09-29T14:58:00Z"/>
                <w:rFonts w:cs="Arial"/>
                <w:sz w:val="13"/>
                <w:szCs w:val="13"/>
              </w:rPr>
            </w:pPr>
            <w:ins w:id="13917" w:author="Sean de Noronha | DRG" w:date="2026-09-29T16:58:00Z" w16du:dateUtc="2026-09-29T14:58:00Z">
              <w:r>
                <w:rPr>
                  <w:rFonts w:cs="Arial"/>
                  <w:sz w:val="13"/>
                  <w:szCs w:val="13"/>
                </w:rPr>
                <w:t>329</w:t>
              </w:r>
            </w:ins>
          </w:p>
        </w:tc>
        <w:tc>
          <w:tcPr>
            <w:tcW w:w="500" w:type="dxa"/>
            <w:vAlign w:val="center"/>
          </w:tcPr>
          <w:p w14:paraId="5E00103B" w14:textId="77777777" w:rsidR="00C60D85" w:rsidRDefault="00000000">
            <w:pPr>
              <w:spacing w:after="0"/>
              <w:rPr>
                <w:ins w:id="13918" w:author="Sean de Noronha | DRG" w:date="2026-09-29T16:58:00Z" w16du:dateUtc="2026-09-29T14:58:00Z"/>
                <w:rFonts w:cs="Arial"/>
                <w:sz w:val="13"/>
                <w:szCs w:val="13"/>
              </w:rPr>
            </w:pPr>
            <w:ins w:id="13919" w:author="Sean de Noronha | DRG" w:date="2026-09-29T16:58:00Z" w16du:dateUtc="2026-09-29T14:58:00Z">
              <w:r>
                <w:rPr>
                  <w:rFonts w:cs="Arial"/>
                  <w:sz w:val="13"/>
                  <w:szCs w:val="13"/>
                </w:rPr>
                <w:t>T4</w:t>
              </w:r>
            </w:ins>
          </w:p>
        </w:tc>
        <w:tc>
          <w:tcPr>
            <w:tcW w:w="660" w:type="dxa"/>
            <w:vAlign w:val="center"/>
          </w:tcPr>
          <w:p w14:paraId="5E00103C" w14:textId="77777777" w:rsidR="00C60D85" w:rsidRDefault="00000000">
            <w:pPr>
              <w:spacing w:after="0"/>
              <w:rPr>
                <w:ins w:id="13920" w:author="Sean de Noronha | DRG" w:date="2026-09-29T16:58:00Z" w16du:dateUtc="2026-09-29T14:58:00Z"/>
                <w:rFonts w:cs="Arial"/>
                <w:sz w:val="13"/>
                <w:szCs w:val="13"/>
              </w:rPr>
            </w:pPr>
            <w:ins w:id="13921" w:author="Sean de Noronha | DRG" w:date="2026-09-29T16:58:00Z" w16du:dateUtc="2026-09-29T14:58:00Z">
              <w:r>
                <w:rPr>
                  <w:rFonts w:cs="Arial"/>
                  <w:sz w:val="13"/>
                  <w:szCs w:val="13"/>
                </w:rPr>
                <w:t>2</w:t>
              </w:r>
            </w:ins>
          </w:p>
        </w:tc>
        <w:tc>
          <w:tcPr>
            <w:tcW w:w="1920" w:type="dxa"/>
            <w:vAlign w:val="center"/>
          </w:tcPr>
          <w:p w14:paraId="5E00103D" w14:textId="77777777" w:rsidR="00C60D85" w:rsidRDefault="00000000">
            <w:pPr>
              <w:spacing w:after="0"/>
              <w:rPr>
                <w:ins w:id="13922" w:author="Sean de Noronha | DRG" w:date="2026-09-29T16:58:00Z" w16du:dateUtc="2026-09-29T14:58:00Z"/>
                <w:rFonts w:cs="Arial"/>
                <w:sz w:val="13"/>
                <w:szCs w:val="13"/>
              </w:rPr>
            </w:pPr>
            <w:ins w:id="13923" w:author="Sean de Noronha | DRG" w:date="2026-09-29T16:58:00Z" w16du:dateUtc="2026-09-29T14:58:00Z">
              <w:r>
                <w:rPr>
                  <w:rFonts w:cs="Arial"/>
                  <w:sz w:val="13"/>
                  <w:szCs w:val="13"/>
                </w:rPr>
                <w:t>CSST with four 90° bends and two end fittings, EHD 31</w:t>
              </w:r>
            </w:ins>
          </w:p>
        </w:tc>
        <w:tc>
          <w:tcPr>
            <w:tcW w:w="520" w:type="dxa"/>
            <w:vAlign w:val="center"/>
          </w:tcPr>
          <w:p w14:paraId="5E00103E" w14:textId="77777777" w:rsidR="00C60D85" w:rsidRDefault="00000000">
            <w:pPr>
              <w:spacing w:after="0"/>
              <w:rPr>
                <w:ins w:id="13924" w:author="Sean de Noronha | DRG" w:date="2026-09-29T16:58:00Z" w16du:dateUtc="2026-09-29T14:58:00Z"/>
                <w:rFonts w:cs="Arial"/>
                <w:sz w:val="13"/>
                <w:szCs w:val="13"/>
              </w:rPr>
            </w:pPr>
            <w:ins w:id="13925" w:author="Sean de Noronha | DRG" w:date="2026-09-29T16:58:00Z" w16du:dateUtc="2026-09-29T14:58:00Z">
              <w:r>
                <w:rPr>
                  <w:rFonts w:cs="Arial"/>
                  <w:sz w:val="13"/>
                  <w:szCs w:val="13"/>
                </w:rPr>
                <w:t>He</w:t>
              </w:r>
            </w:ins>
          </w:p>
        </w:tc>
        <w:tc>
          <w:tcPr>
            <w:tcW w:w="900" w:type="dxa"/>
            <w:vAlign w:val="center"/>
          </w:tcPr>
          <w:p w14:paraId="5E00103F" w14:textId="77777777" w:rsidR="00C60D85" w:rsidRDefault="00000000">
            <w:pPr>
              <w:spacing w:after="0"/>
              <w:rPr>
                <w:ins w:id="13926" w:author="Sean de Noronha | DRG" w:date="2026-09-29T16:58:00Z" w16du:dateUtc="2026-09-29T14:58:00Z"/>
                <w:rFonts w:cs="Arial"/>
                <w:sz w:val="13"/>
                <w:szCs w:val="13"/>
              </w:rPr>
            </w:pPr>
            <w:ins w:id="13927" w:author="Sean de Noronha | DRG" w:date="2026-09-29T16:58:00Z" w16du:dateUtc="2026-09-29T14:58:00Z">
              <w:r>
                <w:rPr>
                  <w:rFonts w:cs="Arial"/>
                  <w:sz w:val="13"/>
                  <w:szCs w:val="13"/>
                </w:rPr>
                <w:t>8,730</w:t>
              </w:r>
            </w:ins>
          </w:p>
        </w:tc>
        <w:tc>
          <w:tcPr>
            <w:tcW w:w="800" w:type="dxa"/>
            <w:vAlign w:val="center"/>
          </w:tcPr>
          <w:p w14:paraId="5E001040" w14:textId="77777777" w:rsidR="00C60D85" w:rsidRDefault="00000000">
            <w:pPr>
              <w:spacing w:after="0"/>
              <w:rPr>
                <w:ins w:id="13928" w:author="Sean de Noronha | DRG" w:date="2026-09-29T16:58:00Z" w16du:dateUtc="2026-09-29T14:58:00Z"/>
                <w:rFonts w:cs="Arial"/>
                <w:sz w:val="13"/>
                <w:szCs w:val="13"/>
              </w:rPr>
            </w:pPr>
            <w:ins w:id="13929" w:author="Sean de Noronha | DRG" w:date="2026-09-29T16:58:00Z" w16du:dateUtc="2026-09-29T14:58:00Z">
              <w:r>
                <w:rPr>
                  <w:rFonts w:cs="Arial"/>
                  <w:sz w:val="13"/>
                  <w:szCs w:val="13"/>
                </w:rPr>
                <w:t>80 ft</w:t>
              </w:r>
            </w:ins>
          </w:p>
        </w:tc>
        <w:tc>
          <w:tcPr>
            <w:tcW w:w="880" w:type="dxa"/>
            <w:vAlign w:val="center"/>
          </w:tcPr>
          <w:p w14:paraId="5E001041" w14:textId="77777777" w:rsidR="00C60D85" w:rsidRDefault="00000000">
            <w:pPr>
              <w:spacing w:after="0"/>
              <w:rPr>
                <w:ins w:id="13930" w:author="Sean de Noronha | DRG" w:date="2026-09-29T16:58:00Z" w16du:dateUtc="2026-09-29T14:58:00Z"/>
                <w:rFonts w:cs="Arial"/>
                <w:sz w:val="13"/>
                <w:szCs w:val="13"/>
              </w:rPr>
            </w:pPr>
            <w:ins w:id="13931" w:author="Sean de Noronha | DRG" w:date="2026-09-29T16:58:00Z" w16du:dateUtc="2026-09-29T14:58:00Z">
              <w:r>
                <w:rPr>
                  <w:rFonts w:cs="Arial"/>
                  <w:sz w:val="13"/>
                  <w:szCs w:val="13"/>
                </w:rPr>
                <w:t>13.8</w:t>
              </w:r>
            </w:ins>
          </w:p>
        </w:tc>
        <w:tc>
          <w:tcPr>
            <w:tcW w:w="820" w:type="dxa"/>
            <w:vAlign w:val="center"/>
          </w:tcPr>
          <w:p w14:paraId="5E001042" w14:textId="77777777" w:rsidR="00C60D85" w:rsidRDefault="00000000">
            <w:pPr>
              <w:spacing w:after="0"/>
              <w:rPr>
                <w:ins w:id="13932" w:author="Sean de Noronha | DRG" w:date="2026-09-29T16:58:00Z" w16du:dateUtc="2026-09-29T14:58:00Z"/>
                <w:rFonts w:cs="Arial"/>
                <w:sz w:val="13"/>
                <w:szCs w:val="13"/>
              </w:rPr>
            </w:pPr>
            <w:ins w:id="13933" w:author="Sean de Noronha | DRG" w:date="2026-09-29T16:58:00Z" w16du:dateUtc="2026-09-29T14:58:00Z">
              <w:r>
                <w:rPr>
                  <w:rFonts w:cs="Arial"/>
                  <w:sz w:val="13"/>
                  <w:szCs w:val="13"/>
                </w:rPr>
                <w:t>10,300</w:t>
              </w:r>
            </w:ins>
          </w:p>
        </w:tc>
        <w:tc>
          <w:tcPr>
            <w:tcW w:w="1100" w:type="dxa"/>
            <w:vAlign w:val="center"/>
          </w:tcPr>
          <w:p w14:paraId="5E001043" w14:textId="77777777" w:rsidR="00C60D85" w:rsidRDefault="00000000">
            <w:pPr>
              <w:spacing w:after="0"/>
              <w:rPr>
                <w:ins w:id="13934" w:author="Sean de Noronha | DRG" w:date="2026-09-29T16:58:00Z" w16du:dateUtc="2026-09-29T14:58:00Z"/>
                <w:rFonts w:cs="Arial"/>
                <w:sz w:val="13"/>
                <w:szCs w:val="13"/>
              </w:rPr>
            </w:pPr>
            <w:ins w:id="13935" w:author="Sean de Noronha | DRG" w:date="2026-09-29T16:58:00Z" w16du:dateUtc="2026-09-29T14:58:00Z">
              <w:r>
                <w:rPr>
                  <w:rFonts w:cs="Arial"/>
                  <w:sz w:val="13"/>
                  <w:szCs w:val="13"/>
                </w:rPr>
                <w:t>1,360 (2,890)</w:t>
              </w:r>
            </w:ins>
          </w:p>
        </w:tc>
        <w:tc>
          <w:tcPr>
            <w:tcW w:w="700" w:type="dxa"/>
            <w:vAlign w:val="center"/>
          </w:tcPr>
          <w:p w14:paraId="5E001044" w14:textId="77777777" w:rsidR="00C60D85" w:rsidRDefault="00000000">
            <w:pPr>
              <w:spacing w:after="0"/>
              <w:rPr>
                <w:ins w:id="13936" w:author="Sean de Noronha | DRG" w:date="2026-09-29T16:58:00Z" w16du:dateUtc="2026-09-29T14:58:00Z"/>
                <w:rFonts w:cs="Arial"/>
                <w:sz w:val="13"/>
                <w:szCs w:val="13"/>
              </w:rPr>
            </w:pPr>
            <w:ins w:id="13937" w:author="Sean de Noronha | DRG" w:date="2026-09-29T16:58:00Z" w16du:dateUtc="2026-09-29T14:58:00Z">
              <w:r>
                <w:rPr>
                  <w:rFonts w:cs="Arial"/>
                  <w:sz w:val="13"/>
                  <w:szCs w:val="13"/>
                </w:rPr>
                <w:t>32.0</w:t>
              </w:r>
            </w:ins>
          </w:p>
        </w:tc>
      </w:tr>
      <w:tr w:rsidR="00C60D85" w14:paraId="2814D0BA" w14:textId="77777777">
        <w:trPr>
          <w:jc w:val="center"/>
          <w:ins w:id="13938" w:author="Sean de Noronha | DRG" w:date="2026-09-29T16:58:00Z"/>
        </w:trPr>
        <w:tc>
          <w:tcPr>
            <w:tcW w:w="560" w:type="dxa"/>
            <w:vAlign w:val="center"/>
          </w:tcPr>
          <w:p w14:paraId="5E001045" w14:textId="77777777" w:rsidR="00C60D85" w:rsidRDefault="00000000">
            <w:pPr>
              <w:spacing w:after="0"/>
              <w:rPr>
                <w:ins w:id="13939" w:author="Sean de Noronha | DRG" w:date="2026-09-29T16:58:00Z" w16du:dateUtc="2026-09-29T14:58:00Z"/>
                <w:rFonts w:cs="Arial"/>
                <w:sz w:val="13"/>
                <w:szCs w:val="13"/>
              </w:rPr>
            </w:pPr>
            <w:ins w:id="13940" w:author="Sean de Noronha | DRG" w:date="2026-09-29T16:58:00Z" w16du:dateUtc="2026-09-29T14:58:00Z">
              <w:r>
                <w:rPr>
                  <w:rFonts w:cs="Arial"/>
                  <w:sz w:val="13"/>
                  <w:szCs w:val="13"/>
                </w:rPr>
                <w:t>330</w:t>
              </w:r>
            </w:ins>
          </w:p>
        </w:tc>
        <w:tc>
          <w:tcPr>
            <w:tcW w:w="500" w:type="dxa"/>
            <w:vAlign w:val="center"/>
          </w:tcPr>
          <w:p w14:paraId="5E001046" w14:textId="77777777" w:rsidR="00C60D85" w:rsidRDefault="00000000">
            <w:pPr>
              <w:spacing w:after="0"/>
              <w:rPr>
                <w:ins w:id="13941" w:author="Sean de Noronha | DRG" w:date="2026-09-29T16:58:00Z" w16du:dateUtc="2026-09-29T14:58:00Z"/>
                <w:rFonts w:cs="Arial"/>
                <w:sz w:val="13"/>
                <w:szCs w:val="13"/>
              </w:rPr>
            </w:pPr>
            <w:ins w:id="13942" w:author="Sean de Noronha | DRG" w:date="2026-09-29T16:58:00Z" w16du:dateUtc="2026-09-29T14:58:00Z">
              <w:r>
                <w:rPr>
                  <w:rFonts w:cs="Arial"/>
                  <w:sz w:val="13"/>
                  <w:szCs w:val="13"/>
                </w:rPr>
                <w:t>T4</w:t>
              </w:r>
            </w:ins>
          </w:p>
        </w:tc>
        <w:tc>
          <w:tcPr>
            <w:tcW w:w="660" w:type="dxa"/>
            <w:vAlign w:val="center"/>
          </w:tcPr>
          <w:p w14:paraId="5E001047" w14:textId="77777777" w:rsidR="00C60D85" w:rsidRDefault="00000000">
            <w:pPr>
              <w:spacing w:after="0"/>
              <w:rPr>
                <w:ins w:id="13943" w:author="Sean de Noronha | DRG" w:date="2026-09-29T16:58:00Z" w16du:dateUtc="2026-09-29T14:58:00Z"/>
                <w:rFonts w:cs="Arial"/>
                <w:sz w:val="13"/>
                <w:szCs w:val="13"/>
              </w:rPr>
            </w:pPr>
            <w:ins w:id="13944" w:author="Sean de Noronha | DRG" w:date="2026-09-29T16:58:00Z" w16du:dateUtc="2026-09-29T14:58:00Z">
              <w:r>
                <w:rPr>
                  <w:rFonts w:cs="Arial"/>
                  <w:sz w:val="13"/>
                  <w:szCs w:val="13"/>
                </w:rPr>
                <w:t>2</w:t>
              </w:r>
            </w:ins>
          </w:p>
        </w:tc>
        <w:tc>
          <w:tcPr>
            <w:tcW w:w="1920" w:type="dxa"/>
            <w:vAlign w:val="center"/>
          </w:tcPr>
          <w:p w14:paraId="5E001048" w14:textId="77777777" w:rsidR="00C60D85" w:rsidRDefault="00000000">
            <w:pPr>
              <w:spacing w:after="0"/>
              <w:rPr>
                <w:ins w:id="13945" w:author="Sean de Noronha | DRG" w:date="2026-09-29T16:58:00Z" w16du:dateUtc="2026-09-29T14:58:00Z"/>
                <w:rFonts w:cs="Arial"/>
                <w:sz w:val="13"/>
                <w:szCs w:val="13"/>
              </w:rPr>
            </w:pPr>
            <w:ins w:id="13946" w:author="Sean de Noronha | DRG" w:date="2026-09-29T16:58:00Z" w16du:dateUtc="2026-09-29T14:58:00Z">
              <w:r>
                <w:rPr>
                  <w:rFonts w:cs="Arial"/>
                  <w:sz w:val="13"/>
                  <w:szCs w:val="13"/>
                </w:rPr>
                <w:t>CSST with four 90° bends and two end fittings, EHD 31</w:t>
              </w:r>
            </w:ins>
          </w:p>
        </w:tc>
        <w:tc>
          <w:tcPr>
            <w:tcW w:w="520" w:type="dxa"/>
            <w:vAlign w:val="center"/>
          </w:tcPr>
          <w:p w14:paraId="5E001049" w14:textId="77777777" w:rsidR="00C60D85" w:rsidRDefault="00000000">
            <w:pPr>
              <w:spacing w:after="0"/>
              <w:rPr>
                <w:ins w:id="13947" w:author="Sean de Noronha | DRG" w:date="2026-09-29T16:58:00Z" w16du:dateUtc="2026-09-29T14:58:00Z"/>
                <w:rFonts w:cs="Arial"/>
                <w:sz w:val="13"/>
                <w:szCs w:val="13"/>
              </w:rPr>
            </w:pPr>
            <w:ins w:id="13948" w:author="Sean de Noronha | DRG" w:date="2026-09-29T16:58:00Z" w16du:dateUtc="2026-09-29T14:58:00Z">
              <w:r>
                <w:rPr>
                  <w:rFonts w:cs="Arial"/>
                  <w:sz w:val="13"/>
                  <w:szCs w:val="13"/>
                </w:rPr>
                <w:t>He</w:t>
              </w:r>
            </w:ins>
          </w:p>
        </w:tc>
        <w:tc>
          <w:tcPr>
            <w:tcW w:w="900" w:type="dxa"/>
            <w:vAlign w:val="center"/>
          </w:tcPr>
          <w:p w14:paraId="5E00104A" w14:textId="77777777" w:rsidR="00C60D85" w:rsidRDefault="00000000">
            <w:pPr>
              <w:spacing w:after="0"/>
              <w:rPr>
                <w:ins w:id="13949" w:author="Sean de Noronha | DRG" w:date="2026-09-29T16:58:00Z" w16du:dateUtc="2026-09-29T14:58:00Z"/>
                <w:rFonts w:cs="Arial"/>
                <w:sz w:val="13"/>
                <w:szCs w:val="13"/>
              </w:rPr>
            </w:pPr>
            <w:ins w:id="13950" w:author="Sean de Noronha | DRG" w:date="2026-09-29T16:58:00Z" w16du:dateUtc="2026-09-29T14:58:00Z">
              <w:r>
                <w:rPr>
                  <w:rFonts w:cs="Arial"/>
                  <w:sz w:val="13"/>
                  <w:szCs w:val="13"/>
                </w:rPr>
                <w:t>7,340</w:t>
              </w:r>
            </w:ins>
          </w:p>
        </w:tc>
        <w:tc>
          <w:tcPr>
            <w:tcW w:w="800" w:type="dxa"/>
            <w:vAlign w:val="center"/>
          </w:tcPr>
          <w:p w14:paraId="5E00104B" w14:textId="77777777" w:rsidR="00C60D85" w:rsidRDefault="00000000">
            <w:pPr>
              <w:spacing w:after="0"/>
              <w:rPr>
                <w:ins w:id="13951" w:author="Sean de Noronha | DRG" w:date="2026-09-29T16:58:00Z" w16du:dateUtc="2026-09-29T14:58:00Z"/>
                <w:rFonts w:cs="Arial"/>
                <w:sz w:val="13"/>
                <w:szCs w:val="13"/>
              </w:rPr>
            </w:pPr>
            <w:ins w:id="13952" w:author="Sean de Noronha | DRG" w:date="2026-09-29T16:58:00Z" w16du:dateUtc="2026-09-29T14:58:00Z">
              <w:r>
                <w:rPr>
                  <w:rFonts w:cs="Arial"/>
                  <w:sz w:val="13"/>
                  <w:szCs w:val="13"/>
                </w:rPr>
                <w:t>100 ft</w:t>
              </w:r>
            </w:ins>
          </w:p>
        </w:tc>
        <w:tc>
          <w:tcPr>
            <w:tcW w:w="880" w:type="dxa"/>
            <w:vAlign w:val="center"/>
          </w:tcPr>
          <w:p w14:paraId="5E00104C" w14:textId="77777777" w:rsidR="00C60D85" w:rsidRDefault="00000000">
            <w:pPr>
              <w:spacing w:after="0"/>
              <w:rPr>
                <w:ins w:id="13953" w:author="Sean de Noronha | DRG" w:date="2026-09-29T16:58:00Z" w16du:dateUtc="2026-09-29T14:58:00Z"/>
                <w:rFonts w:cs="Arial"/>
                <w:sz w:val="13"/>
                <w:szCs w:val="13"/>
              </w:rPr>
            </w:pPr>
            <w:ins w:id="13954" w:author="Sean de Noronha | DRG" w:date="2026-09-29T16:58:00Z" w16du:dateUtc="2026-09-29T14:58:00Z">
              <w:r>
                <w:rPr>
                  <w:rFonts w:cs="Arial"/>
                  <w:sz w:val="13"/>
                  <w:szCs w:val="13"/>
                </w:rPr>
                <w:t>13.8</w:t>
              </w:r>
            </w:ins>
          </w:p>
        </w:tc>
        <w:tc>
          <w:tcPr>
            <w:tcW w:w="820" w:type="dxa"/>
            <w:vAlign w:val="center"/>
          </w:tcPr>
          <w:p w14:paraId="5E00104D" w14:textId="77777777" w:rsidR="00C60D85" w:rsidRDefault="00000000">
            <w:pPr>
              <w:spacing w:after="0"/>
              <w:rPr>
                <w:ins w:id="13955" w:author="Sean de Noronha | DRG" w:date="2026-09-29T16:58:00Z" w16du:dateUtc="2026-09-29T14:58:00Z"/>
                <w:rFonts w:cs="Arial"/>
                <w:sz w:val="13"/>
                <w:szCs w:val="13"/>
              </w:rPr>
            </w:pPr>
            <w:ins w:id="13956" w:author="Sean de Noronha | DRG" w:date="2026-09-29T16:58:00Z" w16du:dateUtc="2026-09-29T14:58:00Z">
              <w:r>
                <w:rPr>
                  <w:rFonts w:cs="Arial"/>
                  <w:sz w:val="13"/>
                  <w:szCs w:val="13"/>
                </w:rPr>
                <w:t>10,300</w:t>
              </w:r>
            </w:ins>
          </w:p>
        </w:tc>
        <w:tc>
          <w:tcPr>
            <w:tcW w:w="1100" w:type="dxa"/>
            <w:vAlign w:val="center"/>
          </w:tcPr>
          <w:p w14:paraId="5E00104E" w14:textId="77777777" w:rsidR="00C60D85" w:rsidRDefault="00000000">
            <w:pPr>
              <w:spacing w:after="0"/>
              <w:rPr>
                <w:ins w:id="13957" w:author="Sean de Noronha | DRG" w:date="2026-09-29T16:58:00Z" w16du:dateUtc="2026-09-29T14:58:00Z"/>
                <w:rFonts w:cs="Arial"/>
                <w:sz w:val="13"/>
                <w:szCs w:val="13"/>
              </w:rPr>
            </w:pPr>
            <w:ins w:id="13958" w:author="Sean de Noronha | DRG" w:date="2026-09-29T16:58:00Z" w16du:dateUtc="2026-09-29T14:58:00Z">
              <w:r>
                <w:rPr>
                  <w:rFonts w:cs="Arial"/>
                  <w:sz w:val="13"/>
                  <w:szCs w:val="13"/>
                </w:rPr>
                <w:t>1,150 (2,430)</w:t>
              </w:r>
            </w:ins>
          </w:p>
        </w:tc>
        <w:tc>
          <w:tcPr>
            <w:tcW w:w="700" w:type="dxa"/>
            <w:vAlign w:val="center"/>
          </w:tcPr>
          <w:p w14:paraId="5E00104F" w14:textId="77777777" w:rsidR="00C60D85" w:rsidRDefault="00000000">
            <w:pPr>
              <w:spacing w:after="0"/>
              <w:rPr>
                <w:ins w:id="13959" w:author="Sean de Noronha | DRG" w:date="2026-09-29T16:58:00Z" w16du:dateUtc="2026-09-29T14:58:00Z"/>
                <w:rFonts w:cs="Arial"/>
                <w:sz w:val="13"/>
                <w:szCs w:val="13"/>
              </w:rPr>
            </w:pPr>
            <w:ins w:id="13960" w:author="Sean de Noronha | DRG" w:date="2026-09-29T16:58:00Z" w16du:dateUtc="2026-09-29T14:58:00Z">
              <w:r>
                <w:rPr>
                  <w:rFonts w:cs="Arial"/>
                  <w:sz w:val="13"/>
                  <w:szCs w:val="13"/>
                </w:rPr>
                <w:t>26.9</w:t>
              </w:r>
            </w:ins>
          </w:p>
        </w:tc>
      </w:tr>
      <w:tr w:rsidR="00C60D85" w14:paraId="419826B8" w14:textId="77777777">
        <w:trPr>
          <w:jc w:val="center"/>
          <w:ins w:id="13961" w:author="Sean de Noronha | DRG" w:date="2026-09-29T16:58:00Z"/>
        </w:trPr>
        <w:tc>
          <w:tcPr>
            <w:tcW w:w="560" w:type="dxa"/>
            <w:vAlign w:val="center"/>
          </w:tcPr>
          <w:p w14:paraId="5E001050" w14:textId="77777777" w:rsidR="00C60D85" w:rsidRDefault="00000000">
            <w:pPr>
              <w:spacing w:after="0"/>
              <w:rPr>
                <w:ins w:id="13962" w:author="Sean de Noronha | DRG" w:date="2026-09-29T16:58:00Z" w16du:dateUtc="2026-09-29T14:58:00Z"/>
                <w:rFonts w:cs="Arial"/>
                <w:sz w:val="13"/>
                <w:szCs w:val="13"/>
              </w:rPr>
            </w:pPr>
            <w:ins w:id="13963" w:author="Sean de Noronha | DRG" w:date="2026-09-29T16:58:00Z" w16du:dateUtc="2026-09-29T14:58:00Z">
              <w:r>
                <w:rPr>
                  <w:rFonts w:cs="Arial"/>
                  <w:sz w:val="13"/>
                  <w:szCs w:val="13"/>
                </w:rPr>
                <w:lastRenderedPageBreak/>
                <w:t>331</w:t>
              </w:r>
            </w:ins>
          </w:p>
        </w:tc>
        <w:tc>
          <w:tcPr>
            <w:tcW w:w="500" w:type="dxa"/>
            <w:vAlign w:val="center"/>
          </w:tcPr>
          <w:p w14:paraId="5E001051" w14:textId="77777777" w:rsidR="00C60D85" w:rsidRDefault="00000000">
            <w:pPr>
              <w:spacing w:after="0"/>
              <w:rPr>
                <w:ins w:id="13964" w:author="Sean de Noronha | DRG" w:date="2026-09-29T16:58:00Z" w16du:dateUtc="2026-09-29T14:58:00Z"/>
                <w:rFonts w:cs="Arial"/>
                <w:sz w:val="13"/>
                <w:szCs w:val="13"/>
              </w:rPr>
            </w:pPr>
            <w:ins w:id="13965" w:author="Sean de Noronha | DRG" w:date="2026-09-29T16:58:00Z" w16du:dateUtc="2026-09-29T14:58:00Z">
              <w:r>
                <w:rPr>
                  <w:rFonts w:cs="Arial"/>
                  <w:sz w:val="13"/>
                  <w:szCs w:val="13"/>
                </w:rPr>
                <w:t>T4</w:t>
              </w:r>
            </w:ins>
          </w:p>
        </w:tc>
        <w:tc>
          <w:tcPr>
            <w:tcW w:w="660" w:type="dxa"/>
            <w:vAlign w:val="center"/>
          </w:tcPr>
          <w:p w14:paraId="5E001052" w14:textId="77777777" w:rsidR="00C60D85" w:rsidRDefault="00000000">
            <w:pPr>
              <w:spacing w:after="0"/>
              <w:rPr>
                <w:ins w:id="13966" w:author="Sean de Noronha | DRG" w:date="2026-09-29T16:58:00Z" w16du:dateUtc="2026-09-29T14:58:00Z"/>
                <w:rFonts w:cs="Arial"/>
                <w:sz w:val="13"/>
                <w:szCs w:val="13"/>
              </w:rPr>
            </w:pPr>
            <w:ins w:id="13967" w:author="Sean de Noronha | DRG" w:date="2026-09-29T16:58:00Z" w16du:dateUtc="2026-09-29T14:58:00Z">
              <w:r>
                <w:rPr>
                  <w:rFonts w:cs="Arial"/>
                  <w:sz w:val="13"/>
                  <w:szCs w:val="13"/>
                </w:rPr>
                <w:t>2</w:t>
              </w:r>
            </w:ins>
          </w:p>
        </w:tc>
        <w:tc>
          <w:tcPr>
            <w:tcW w:w="1920" w:type="dxa"/>
            <w:vAlign w:val="center"/>
          </w:tcPr>
          <w:p w14:paraId="5E001053" w14:textId="77777777" w:rsidR="00C60D85" w:rsidRDefault="00000000">
            <w:pPr>
              <w:spacing w:after="0"/>
              <w:rPr>
                <w:ins w:id="13968" w:author="Sean de Noronha | DRG" w:date="2026-09-29T16:58:00Z" w16du:dateUtc="2026-09-29T14:58:00Z"/>
                <w:rFonts w:cs="Arial"/>
                <w:sz w:val="13"/>
                <w:szCs w:val="13"/>
              </w:rPr>
            </w:pPr>
            <w:ins w:id="13969" w:author="Sean de Noronha | DRG" w:date="2026-09-29T16:58:00Z" w16du:dateUtc="2026-09-29T14:58:00Z">
              <w:r>
                <w:rPr>
                  <w:rFonts w:cs="Arial"/>
                  <w:sz w:val="13"/>
                  <w:szCs w:val="13"/>
                </w:rPr>
                <w:t>CSST with four 90° bends and two end fittings, EHD 31</w:t>
              </w:r>
            </w:ins>
          </w:p>
        </w:tc>
        <w:tc>
          <w:tcPr>
            <w:tcW w:w="520" w:type="dxa"/>
            <w:vAlign w:val="center"/>
          </w:tcPr>
          <w:p w14:paraId="5E001054" w14:textId="77777777" w:rsidR="00C60D85" w:rsidRDefault="00000000">
            <w:pPr>
              <w:spacing w:after="0"/>
              <w:rPr>
                <w:ins w:id="13970" w:author="Sean de Noronha | DRG" w:date="2026-09-29T16:58:00Z" w16du:dateUtc="2026-09-29T14:58:00Z"/>
                <w:rFonts w:cs="Arial"/>
                <w:sz w:val="13"/>
                <w:szCs w:val="13"/>
              </w:rPr>
            </w:pPr>
            <w:ins w:id="13971" w:author="Sean de Noronha | DRG" w:date="2026-09-29T16:58:00Z" w16du:dateUtc="2026-09-29T14:58:00Z">
              <w:r>
                <w:rPr>
                  <w:rFonts w:cs="Arial"/>
                  <w:sz w:val="13"/>
                  <w:szCs w:val="13"/>
                </w:rPr>
                <w:t>He</w:t>
              </w:r>
            </w:ins>
          </w:p>
        </w:tc>
        <w:tc>
          <w:tcPr>
            <w:tcW w:w="900" w:type="dxa"/>
            <w:vAlign w:val="center"/>
          </w:tcPr>
          <w:p w14:paraId="5E001055" w14:textId="77777777" w:rsidR="00C60D85" w:rsidRDefault="00000000">
            <w:pPr>
              <w:spacing w:after="0"/>
              <w:rPr>
                <w:ins w:id="13972" w:author="Sean de Noronha | DRG" w:date="2026-09-29T16:58:00Z" w16du:dateUtc="2026-09-29T14:58:00Z"/>
                <w:rFonts w:cs="Arial"/>
                <w:sz w:val="13"/>
                <w:szCs w:val="13"/>
              </w:rPr>
            </w:pPr>
            <w:ins w:id="13973" w:author="Sean de Noronha | DRG" w:date="2026-09-29T16:58:00Z" w16du:dateUtc="2026-09-29T14:58:00Z">
              <w:r>
                <w:rPr>
                  <w:rFonts w:cs="Arial"/>
                  <w:sz w:val="13"/>
                  <w:szCs w:val="13"/>
                </w:rPr>
                <w:t>6,160</w:t>
              </w:r>
            </w:ins>
          </w:p>
        </w:tc>
        <w:tc>
          <w:tcPr>
            <w:tcW w:w="800" w:type="dxa"/>
            <w:vAlign w:val="center"/>
          </w:tcPr>
          <w:p w14:paraId="5E001056" w14:textId="77777777" w:rsidR="00C60D85" w:rsidRDefault="00000000">
            <w:pPr>
              <w:spacing w:after="0"/>
              <w:rPr>
                <w:ins w:id="13974" w:author="Sean de Noronha | DRG" w:date="2026-09-29T16:58:00Z" w16du:dateUtc="2026-09-29T14:58:00Z"/>
                <w:rFonts w:cs="Arial"/>
                <w:sz w:val="13"/>
                <w:szCs w:val="13"/>
              </w:rPr>
            </w:pPr>
            <w:ins w:id="13975" w:author="Sean de Noronha | DRG" w:date="2026-09-29T16:58:00Z" w16du:dateUtc="2026-09-29T14:58:00Z">
              <w:r>
                <w:rPr>
                  <w:rFonts w:cs="Arial"/>
                  <w:sz w:val="13"/>
                  <w:szCs w:val="13"/>
                </w:rPr>
                <w:t>150 ft</w:t>
              </w:r>
            </w:ins>
          </w:p>
        </w:tc>
        <w:tc>
          <w:tcPr>
            <w:tcW w:w="880" w:type="dxa"/>
            <w:vAlign w:val="center"/>
          </w:tcPr>
          <w:p w14:paraId="5E001057" w14:textId="77777777" w:rsidR="00C60D85" w:rsidRDefault="00000000">
            <w:pPr>
              <w:spacing w:after="0"/>
              <w:rPr>
                <w:ins w:id="13976" w:author="Sean de Noronha | DRG" w:date="2026-09-29T16:58:00Z" w16du:dateUtc="2026-09-29T14:58:00Z"/>
                <w:rFonts w:cs="Arial"/>
                <w:sz w:val="13"/>
                <w:szCs w:val="13"/>
              </w:rPr>
            </w:pPr>
            <w:ins w:id="13977" w:author="Sean de Noronha | DRG" w:date="2026-09-29T16:58:00Z" w16du:dateUtc="2026-09-29T14:58:00Z">
              <w:r>
                <w:rPr>
                  <w:rFonts w:cs="Arial"/>
                  <w:sz w:val="13"/>
                  <w:szCs w:val="13"/>
                </w:rPr>
                <w:t>13.8</w:t>
              </w:r>
            </w:ins>
          </w:p>
        </w:tc>
        <w:tc>
          <w:tcPr>
            <w:tcW w:w="820" w:type="dxa"/>
            <w:vAlign w:val="center"/>
          </w:tcPr>
          <w:p w14:paraId="5E001058" w14:textId="77777777" w:rsidR="00C60D85" w:rsidRDefault="00000000">
            <w:pPr>
              <w:spacing w:after="0"/>
              <w:rPr>
                <w:ins w:id="13978" w:author="Sean de Noronha | DRG" w:date="2026-09-29T16:58:00Z" w16du:dateUtc="2026-09-29T14:58:00Z"/>
                <w:rFonts w:cs="Arial"/>
                <w:sz w:val="13"/>
                <w:szCs w:val="13"/>
              </w:rPr>
            </w:pPr>
            <w:ins w:id="13979" w:author="Sean de Noronha | DRG" w:date="2026-09-29T16:58:00Z" w16du:dateUtc="2026-09-29T14:58:00Z">
              <w:r>
                <w:rPr>
                  <w:rFonts w:cs="Arial"/>
                  <w:sz w:val="13"/>
                  <w:szCs w:val="13"/>
                </w:rPr>
                <w:t>10,300</w:t>
              </w:r>
            </w:ins>
          </w:p>
        </w:tc>
        <w:tc>
          <w:tcPr>
            <w:tcW w:w="1100" w:type="dxa"/>
            <w:vAlign w:val="center"/>
          </w:tcPr>
          <w:p w14:paraId="5E001059" w14:textId="77777777" w:rsidR="00C60D85" w:rsidRDefault="00000000">
            <w:pPr>
              <w:spacing w:after="0"/>
              <w:rPr>
                <w:ins w:id="13980" w:author="Sean de Noronha | DRG" w:date="2026-09-29T16:58:00Z" w16du:dateUtc="2026-09-29T14:58:00Z"/>
                <w:rFonts w:cs="Arial"/>
                <w:sz w:val="13"/>
                <w:szCs w:val="13"/>
              </w:rPr>
            </w:pPr>
            <w:ins w:id="13981" w:author="Sean de Noronha | DRG" w:date="2026-09-29T16:58:00Z" w16du:dateUtc="2026-09-29T14:58:00Z">
              <w:r>
                <w:rPr>
                  <w:rFonts w:cs="Arial"/>
                  <w:sz w:val="13"/>
                  <w:szCs w:val="13"/>
                </w:rPr>
                <w:t>962 (2,040)</w:t>
              </w:r>
            </w:ins>
          </w:p>
        </w:tc>
        <w:tc>
          <w:tcPr>
            <w:tcW w:w="700" w:type="dxa"/>
            <w:vAlign w:val="center"/>
          </w:tcPr>
          <w:p w14:paraId="5E00105A" w14:textId="77777777" w:rsidR="00C60D85" w:rsidRDefault="00000000">
            <w:pPr>
              <w:spacing w:after="0"/>
              <w:rPr>
                <w:ins w:id="13982" w:author="Sean de Noronha | DRG" w:date="2026-09-29T16:58:00Z" w16du:dateUtc="2026-09-29T14:58:00Z"/>
                <w:rFonts w:cs="Arial"/>
                <w:sz w:val="13"/>
                <w:szCs w:val="13"/>
              </w:rPr>
            </w:pPr>
            <w:ins w:id="13983" w:author="Sean de Noronha | DRG" w:date="2026-09-29T16:58:00Z" w16du:dateUtc="2026-09-29T14:58:00Z">
              <w:r>
                <w:rPr>
                  <w:rFonts w:cs="Arial"/>
                  <w:sz w:val="13"/>
                  <w:szCs w:val="13"/>
                </w:rPr>
                <w:t>22.6</w:t>
              </w:r>
            </w:ins>
          </w:p>
        </w:tc>
      </w:tr>
      <w:tr w:rsidR="00C60D85" w14:paraId="05122EB3" w14:textId="77777777">
        <w:trPr>
          <w:jc w:val="center"/>
          <w:ins w:id="13984" w:author="Sean de Noronha | DRG" w:date="2026-09-29T16:58:00Z"/>
        </w:trPr>
        <w:tc>
          <w:tcPr>
            <w:tcW w:w="560" w:type="dxa"/>
            <w:vAlign w:val="center"/>
          </w:tcPr>
          <w:p w14:paraId="5E00105B" w14:textId="77777777" w:rsidR="00C60D85" w:rsidRDefault="00000000">
            <w:pPr>
              <w:spacing w:after="0"/>
              <w:rPr>
                <w:ins w:id="13985" w:author="Sean de Noronha | DRG" w:date="2026-09-29T16:58:00Z" w16du:dateUtc="2026-09-29T14:58:00Z"/>
                <w:rFonts w:cs="Arial"/>
                <w:sz w:val="13"/>
                <w:szCs w:val="13"/>
              </w:rPr>
            </w:pPr>
            <w:ins w:id="13986" w:author="Sean de Noronha | DRG" w:date="2026-09-29T16:58:00Z" w16du:dateUtc="2026-09-29T14:58:00Z">
              <w:r>
                <w:rPr>
                  <w:rFonts w:cs="Arial"/>
                  <w:sz w:val="13"/>
                  <w:szCs w:val="13"/>
                </w:rPr>
                <w:t>332</w:t>
              </w:r>
            </w:ins>
          </w:p>
        </w:tc>
        <w:tc>
          <w:tcPr>
            <w:tcW w:w="500" w:type="dxa"/>
            <w:vAlign w:val="center"/>
          </w:tcPr>
          <w:p w14:paraId="5E00105C" w14:textId="77777777" w:rsidR="00C60D85" w:rsidRDefault="00000000">
            <w:pPr>
              <w:spacing w:after="0"/>
              <w:rPr>
                <w:ins w:id="13987" w:author="Sean de Noronha | DRG" w:date="2026-09-29T16:58:00Z" w16du:dateUtc="2026-09-29T14:58:00Z"/>
                <w:rFonts w:cs="Arial"/>
                <w:sz w:val="13"/>
                <w:szCs w:val="13"/>
              </w:rPr>
            </w:pPr>
            <w:ins w:id="13988" w:author="Sean de Noronha | DRG" w:date="2026-09-29T16:58:00Z" w16du:dateUtc="2026-09-29T14:58:00Z">
              <w:r>
                <w:rPr>
                  <w:rFonts w:cs="Arial"/>
                  <w:sz w:val="13"/>
                  <w:szCs w:val="13"/>
                </w:rPr>
                <w:t>T4</w:t>
              </w:r>
            </w:ins>
          </w:p>
        </w:tc>
        <w:tc>
          <w:tcPr>
            <w:tcW w:w="660" w:type="dxa"/>
            <w:vAlign w:val="center"/>
          </w:tcPr>
          <w:p w14:paraId="5E00105D" w14:textId="77777777" w:rsidR="00C60D85" w:rsidRDefault="00000000">
            <w:pPr>
              <w:spacing w:after="0"/>
              <w:rPr>
                <w:ins w:id="13989" w:author="Sean de Noronha | DRG" w:date="2026-09-29T16:58:00Z" w16du:dateUtc="2026-09-29T14:58:00Z"/>
                <w:rFonts w:cs="Arial"/>
                <w:sz w:val="13"/>
                <w:szCs w:val="13"/>
              </w:rPr>
            </w:pPr>
            <w:ins w:id="13990" w:author="Sean de Noronha | DRG" w:date="2026-09-29T16:58:00Z" w16du:dateUtc="2026-09-29T14:58:00Z">
              <w:r>
                <w:rPr>
                  <w:rFonts w:cs="Arial"/>
                  <w:sz w:val="13"/>
                  <w:szCs w:val="13"/>
                </w:rPr>
                <w:t>2</w:t>
              </w:r>
            </w:ins>
          </w:p>
        </w:tc>
        <w:tc>
          <w:tcPr>
            <w:tcW w:w="1920" w:type="dxa"/>
            <w:vAlign w:val="center"/>
          </w:tcPr>
          <w:p w14:paraId="5E00105E" w14:textId="77777777" w:rsidR="00C60D85" w:rsidRDefault="00000000">
            <w:pPr>
              <w:spacing w:after="0"/>
              <w:rPr>
                <w:ins w:id="13991" w:author="Sean de Noronha | DRG" w:date="2026-09-29T16:58:00Z" w16du:dateUtc="2026-09-29T14:58:00Z"/>
                <w:rFonts w:cs="Arial"/>
                <w:sz w:val="13"/>
                <w:szCs w:val="13"/>
              </w:rPr>
            </w:pPr>
            <w:ins w:id="13992" w:author="Sean de Noronha | DRG" w:date="2026-09-29T16:58:00Z" w16du:dateUtc="2026-09-29T14:58:00Z">
              <w:r>
                <w:rPr>
                  <w:rFonts w:cs="Arial"/>
                  <w:sz w:val="13"/>
                  <w:szCs w:val="13"/>
                </w:rPr>
                <w:t>CSST with four 90° bends and two end fittings, EHD 31</w:t>
              </w:r>
            </w:ins>
          </w:p>
        </w:tc>
        <w:tc>
          <w:tcPr>
            <w:tcW w:w="520" w:type="dxa"/>
            <w:vAlign w:val="center"/>
          </w:tcPr>
          <w:p w14:paraId="5E00105F" w14:textId="77777777" w:rsidR="00C60D85" w:rsidRDefault="00000000">
            <w:pPr>
              <w:spacing w:after="0"/>
              <w:rPr>
                <w:ins w:id="13993" w:author="Sean de Noronha | DRG" w:date="2026-09-29T16:58:00Z" w16du:dateUtc="2026-09-29T14:58:00Z"/>
                <w:rFonts w:cs="Arial"/>
                <w:sz w:val="13"/>
                <w:szCs w:val="13"/>
              </w:rPr>
            </w:pPr>
            <w:ins w:id="13994" w:author="Sean de Noronha | DRG" w:date="2026-09-29T16:58:00Z" w16du:dateUtc="2026-09-29T14:58:00Z">
              <w:r>
                <w:rPr>
                  <w:rFonts w:cs="Arial"/>
                  <w:sz w:val="13"/>
                  <w:szCs w:val="13"/>
                </w:rPr>
                <w:t>He</w:t>
              </w:r>
            </w:ins>
          </w:p>
        </w:tc>
        <w:tc>
          <w:tcPr>
            <w:tcW w:w="900" w:type="dxa"/>
            <w:vAlign w:val="center"/>
          </w:tcPr>
          <w:p w14:paraId="5E001060" w14:textId="77777777" w:rsidR="00C60D85" w:rsidRDefault="00000000">
            <w:pPr>
              <w:spacing w:after="0"/>
              <w:rPr>
                <w:ins w:id="13995" w:author="Sean de Noronha | DRG" w:date="2026-09-29T16:58:00Z" w16du:dateUtc="2026-09-29T14:58:00Z"/>
                <w:rFonts w:cs="Arial"/>
                <w:sz w:val="13"/>
                <w:szCs w:val="13"/>
              </w:rPr>
            </w:pPr>
            <w:ins w:id="13996" w:author="Sean de Noronha | DRG" w:date="2026-09-29T16:58:00Z" w16du:dateUtc="2026-09-29T14:58:00Z">
              <w:r>
                <w:rPr>
                  <w:rFonts w:cs="Arial"/>
                  <w:sz w:val="13"/>
                  <w:szCs w:val="13"/>
                </w:rPr>
                <w:t>5,380</w:t>
              </w:r>
            </w:ins>
          </w:p>
        </w:tc>
        <w:tc>
          <w:tcPr>
            <w:tcW w:w="800" w:type="dxa"/>
            <w:vAlign w:val="center"/>
          </w:tcPr>
          <w:p w14:paraId="5E001061" w14:textId="77777777" w:rsidR="00C60D85" w:rsidRDefault="00000000">
            <w:pPr>
              <w:spacing w:after="0"/>
              <w:rPr>
                <w:ins w:id="13997" w:author="Sean de Noronha | DRG" w:date="2026-09-29T16:58:00Z" w16du:dateUtc="2026-09-29T14:58:00Z"/>
                <w:rFonts w:cs="Arial"/>
                <w:sz w:val="13"/>
                <w:szCs w:val="13"/>
              </w:rPr>
            </w:pPr>
            <w:ins w:id="13998" w:author="Sean de Noronha | DRG" w:date="2026-09-29T16:58:00Z" w16du:dateUtc="2026-09-29T14:58:00Z">
              <w:r>
                <w:rPr>
                  <w:rFonts w:cs="Arial"/>
                  <w:sz w:val="13"/>
                  <w:szCs w:val="13"/>
                </w:rPr>
                <w:t>200 ft</w:t>
              </w:r>
            </w:ins>
          </w:p>
        </w:tc>
        <w:tc>
          <w:tcPr>
            <w:tcW w:w="880" w:type="dxa"/>
            <w:vAlign w:val="center"/>
          </w:tcPr>
          <w:p w14:paraId="5E001062" w14:textId="77777777" w:rsidR="00C60D85" w:rsidRDefault="00000000">
            <w:pPr>
              <w:spacing w:after="0"/>
              <w:rPr>
                <w:ins w:id="13999" w:author="Sean de Noronha | DRG" w:date="2026-09-29T16:58:00Z" w16du:dateUtc="2026-09-29T14:58:00Z"/>
                <w:rFonts w:cs="Arial"/>
                <w:sz w:val="13"/>
                <w:szCs w:val="13"/>
              </w:rPr>
            </w:pPr>
            <w:ins w:id="14000" w:author="Sean de Noronha | DRG" w:date="2026-09-29T16:58:00Z" w16du:dateUtc="2026-09-29T14:58:00Z">
              <w:r>
                <w:rPr>
                  <w:rFonts w:cs="Arial"/>
                  <w:sz w:val="13"/>
                  <w:szCs w:val="13"/>
                </w:rPr>
                <w:t>13.8</w:t>
              </w:r>
            </w:ins>
          </w:p>
        </w:tc>
        <w:tc>
          <w:tcPr>
            <w:tcW w:w="820" w:type="dxa"/>
            <w:vAlign w:val="center"/>
          </w:tcPr>
          <w:p w14:paraId="5E001063" w14:textId="77777777" w:rsidR="00C60D85" w:rsidRDefault="00000000">
            <w:pPr>
              <w:spacing w:after="0"/>
              <w:rPr>
                <w:ins w:id="14001" w:author="Sean de Noronha | DRG" w:date="2026-09-29T16:58:00Z" w16du:dateUtc="2026-09-29T14:58:00Z"/>
                <w:rFonts w:cs="Arial"/>
                <w:sz w:val="13"/>
                <w:szCs w:val="13"/>
              </w:rPr>
            </w:pPr>
            <w:ins w:id="14002" w:author="Sean de Noronha | DRG" w:date="2026-09-29T16:58:00Z" w16du:dateUtc="2026-09-29T14:58:00Z">
              <w:r>
                <w:rPr>
                  <w:rFonts w:cs="Arial"/>
                  <w:sz w:val="13"/>
                  <w:szCs w:val="13"/>
                </w:rPr>
                <w:t>10,300</w:t>
              </w:r>
            </w:ins>
          </w:p>
        </w:tc>
        <w:tc>
          <w:tcPr>
            <w:tcW w:w="1100" w:type="dxa"/>
            <w:vAlign w:val="center"/>
          </w:tcPr>
          <w:p w14:paraId="5E001064" w14:textId="77777777" w:rsidR="00C60D85" w:rsidRDefault="00000000">
            <w:pPr>
              <w:spacing w:after="0"/>
              <w:rPr>
                <w:ins w:id="14003" w:author="Sean de Noronha | DRG" w:date="2026-09-29T16:58:00Z" w16du:dateUtc="2026-09-29T14:58:00Z"/>
                <w:rFonts w:cs="Arial"/>
                <w:sz w:val="13"/>
                <w:szCs w:val="13"/>
              </w:rPr>
            </w:pPr>
            <w:ins w:id="14004" w:author="Sean de Noronha | DRG" w:date="2026-09-29T16:58:00Z" w16du:dateUtc="2026-09-29T14:58:00Z">
              <w:r>
                <w:rPr>
                  <w:rFonts w:cs="Arial"/>
                  <w:sz w:val="13"/>
                  <w:szCs w:val="13"/>
                </w:rPr>
                <w:t>841 (1,780)</w:t>
              </w:r>
            </w:ins>
          </w:p>
        </w:tc>
        <w:tc>
          <w:tcPr>
            <w:tcW w:w="700" w:type="dxa"/>
            <w:vAlign w:val="center"/>
          </w:tcPr>
          <w:p w14:paraId="5E001065" w14:textId="77777777" w:rsidR="00C60D85" w:rsidRDefault="00000000">
            <w:pPr>
              <w:spacing w:after="0"/>
              <w:rPr>
                <w:ins w:id="14005" w:author="Sean de Noronha | DRG" w:date="2026-09-29T16:58:00Z" w16du:dateUtc="2026-09-29T14:58:00Z"/>
                <w:rFonts w:cs="Arial"/>
                <w:sz w:val="13"/>
                <w:szCs w:val="13"/>
              </w:rPr>
            </w:pPr>
            <w:ins w:id="14006" w:author="Sean de Noronha | DRG" w:date="2026-09-29T16:58:00Z" w16du:dateUtc="2026-09-29T14:58:00Z">
              <w:r>
                <w:rPr>
                  <w:rFonts w:cs="Arial"/>
                  <w:sz w:val="13"/>
                  <w:szCs w:val="13"/>
                </w:rPr>
                <w:t>19.7</w:t>
              </w:r>
            </w:ins>
          </w:p>
        </w:tc>
      </w:tr>
      <w:tr w:rsidR="00C60D85" w14:paraId="259631F1" w14:textId="77777777">
        <w:trPr>
          <w:jc w:val="center"/>
          <w:ins w:id="14007" w:author="Sean de Noronha | DRG" w:date="2026-09-29T16:58:00Z"/>
        </w:trPr>
        <w:tc>
          <w:tcPr>
            <w:tcW w:w="560" w:type="dxa"/>
            <w:vAlign w:val="center"/>
          </w:tcPr>
          <w:p w14:paraId="5E001066" w14:textId="77777777" w:rsidR="00C60D85" w:rsidRDefault="00000000">
            <w:pPr>
              <w:spacing w:after="0"/>
              <w:rPr>
                <w:ins w:id="14008" w:author="Sean de Noronha | DRG" w:date="2026-09-29T16:58:00Z" w16du:dateUtc="2026-09-29T14:58:00Z"/>
                <w:rFonts w:cs="Arial"/>
                <w:sz w:val="13"/>
                <w:szCs w:val="13"/>
              </w:rPr>
            </w:pPr>
            <w:ins w:id="14009" w:author="Sean de Noronha | DRG" w:date="2026-09-29T16:58:00Z" w16du:dateUtc="2026-09-29T14:58:00Z">
              <w:r>
                <w:rPr>
                  <w:rFonts w:cs="Arial"/>
                  <w:sz w:val="13"/>
                  <w:szCs w:val="13"/>
                </w:rPr>
                <w:t>333</w:t>
              </w:r>
            </w:ins>
          </w:p>
        </w:tc>
        <w:tc>
          <w:tcPr>
            <w:tcW w:w="500" w:type="dxa"/>
            <w:vAlign w:val="center"/>
          </w:tcPr>
          <w:p w14:paraId="5E001067" w14:textId="77777777" w:rsidR="00C60D85" w:rsidRDefault="00000000">
            <w:pPr>
              <w:spacing w:after="0"/>
              <w:rPr>
                <w:ins w:id="14010" w:author="Sean de Noronha | DRG" w:date="2026-09-29T16:58:00Z" w16du:dateUtc="2026-09-29T14:58:00Z"/>
                <w:rFonts w:cs="Arial"/>
                <w:sz w:val="13"/>
                <w:szCs w:val="13"/>
              </w:rPr>
            </w:pPr>
            <w:ins w:id="14011" w:author="Sean de Noronha | DRG" w:date="2026-09-29T16:58:00Z" w16du:dateUtc="2026-09-29T14:58:00Z">
              <w:r>
                <w:rPr>
                  <w:rFonts w:cs="Arial"/>
                  <w:sz w:val="13"/>
                  <w:szCs w:val="13"/>
                </w:rPr>
                <w:t>T4</w:t>
              </w:r>
            </w:ins>
          </w:p>
        </w:tc>
        <w:tc>
          <w:tcPr>
            <w:tcW w:w="660" w:type="dxa"/>
            <w:vAlign w:val="center"/>
          </w:tcPr>
          <w:p w14:paraId="5E001068" w14:textId="77777777" w:rsidR="00C60D85" w:rsidRDefault="00000000">
            <w:pPr>
              <w:spacing w:after="0"/>
              <w:rPr>
                <w:ins w:id="14012" w:author="Sean de Noronha | DRG" w:date="2026-09-29T16:58:00Z" w16du:dateUtc="2026-09-29T14:58:00Z"/>
                <w:rFonts w:cs="Arial"/>
                <w:sz w:val="13"/>
                <w:szCs w:val="13"/>
              </w:rPr>
            </w:pPr>
            <w:ins w:id="14013" w:author="Sean de Noronha | DRG" w:date="2026-09-29T16:58:00Z" w16du:dateUtc="2026-09-29T14:58:00Z">
              <w:r>
                <w:rPr>
                  <w:rFonts w:cs="Arial"/>
                  <w:sz w:val="13"/>
                  <w:szCs w:val="13"/>
                </w:rPr>
                <w:t>2</w:t>
              </w:r>
            </w:ins>
          </w:p>
        </w:tc>
        <w:tc>
          <w:tcPr>
            <w:tcW w:w="1920" w:type="dxa"/>
            <w:vAlign w:val="center"/>
          </w:tcPr>
          <w:p w14:paraId="5E001069" w14:textId="77777777" w:rsidR="00C60D85" w:rsidRDefault="00000000">
            <w:pPr>
              <w:spacing w:after="0"/>
              <w:rPr>
                <w:ins w:id="14014" w:author="Sean de Noronha | DRG" w:date="2026-09-29T16:58:00Z" w16du:dateUtc="2026-09-29T14:58:00Z"/>
                <w:rFonts w:cs="Arial"/>
                <w:sz w:val="13"/>
                <w:szCs w:val="13"/>
              </w:rPr>
            </w:pPr>
            <w:ins w:id="14015" w:author="Sean de Noronha | DRG" w:date="2026-09-29T16:58:00Z" w16du:dateUtc="2026-09-29T14:58:00Z">
              <w:r>
                <w:rPr>
                  <w:rFonts w:cs="Arial"/>
                  <w:sz w:val="13"/>
                  <w:szCs w:val="13"/>
                </w:rPr>
                <w:t>CSST with four 90° bends and two end fittings, EHD 31</w:t>
              </w:r>
            </w:ins>
          </w:p>
        </w:tc>
        <w:tc>
          <w:tcPr>
            <w:tcW w:w="520" w:type="dxa"/>
            <w:vAlign w:val="center"/>
          </w:tcPr>
          <w:p w14:paraId="5E00106A" w14:textId="77777777" w:rsidR="00C60D85" w:rsidRDefault="00000000">
            <w:pPr>
              <w:spacing w:after="0"/>
              <w:rPr>
                <w:ins w:id="14016" w:author="Sean de Noronha | DRG" w:date="2026-09-29T16:58:00Z" w16du:dateUtc="2026-09-29T14:58:00Z"/>
                <w:rFonts w:cs="Arial"/>
                <w:sz w:val="13"/>
                <w:szCs w:val="13"/>
              </w:rPr>
            </w:pPr>
            <w:ins w:id="14017" w:author="Sean de Noronha | DRG" w:date="2026-09-29T16:58:00Z" w16du:dateUtc="2026-09-29T14:58:00Z">
              <w:r>
                <w:rPr>
                  <w:rFonts w:cs="Arial"/>
                  <w:sz w:val="13"/>
                  <w:szCs w:val="13"/>
                </w:rPr>
                <w:t>He</w:t>
              </w:r>
            </w:ins>
          </w:p>
        </w:tc>
        <w:tc>
          <w:tcPr>
            <w:tcW w:w="900" w:type="dxa"/>
            <w:vAlign w:val="center"/>
          </w:tcPr>
          <w:p w14:paraId="5E00106B" w14:textId="77777777" w:rsidR="00C60D85" w:rsidRDefault="00000000">
            <w:pPr>
              <w:spacing w:after="0"/>
              <w:rPr>
                <w:ins w:id="14018" w:author="Sean de Noronha | DRG" w:date="2026-09-29T16:58:00Z" w16du:dateUtc="2026-09-29T14:58:00Z"/>
                <w:rFonts w:cs="Arial"/>
                <w:sz w:val="13"/>
                <w:szCs w:val="13"/>
              </w:rPr>
            </w:pPr>
            <w:ins w:id="14019" w:author="Sean de Noronha | DRG" w:date="2026-09-29T16:58:00Z" w16du:dateUtc="2026-09-29T14:58:00Z">
              <w:r>
                <w:rPr>
                  <w:rFonts w:cs="Arial"/>
                  <w:sz w:val="13"/>
                  <w:szCs w:val="13"/>
                </w:rPr>
                <w:t>4,760</w:t>
              </w:r>
            </w:ins>
          </w:p>
        </w:tc>
        <w:tc>
          <w:tcPr>
            <w:tcW w:w="800" w:type="dxa"/>
            <w:vAlign w:val="center"/>
          </w:tcPr>
          <w:p w14:paraId="5E00106C" w14:textId="77777777" w:rsidR="00C60D85" w:rsidRDefault="00000000">
            <w:pPr>
              <w:spacing w:after="0"/>
              <w:rPr>
                <w:ins w:id="14020" w:author="Sean de Noronha | DRG" w:date="2026-09-29T16:58:00Z" w16du:dateUtc="2026-09-29T14:58:00Z"/>
                <w:rFonts w:cs="Arial"/>
                <w:sz w:val="13"/>
                <w:szCs w:val="13"/>
              </w:rPr>
            </w:pPr>
            <w:ins w:id="14021" w:author="Sean de Noronha | DRG" w:date="2026-09-29T16:58:00Z" w16du:dateUtc="2026-09-29T14:58:00Z">
              <w:r>
                <w:rPr>
                  <w:rFonts w:cs="Arial"/>
                  <w:sz w:val="13"/>
                  <w:szCs w:val="13"/>
                </w:rPr>
                <w:t>250 ft</w:t>
              </w:r>
            </w:ins>
          </w:p>
        </w:tc>
        <w:tc>
          <w:tcPr>
            <w:tcW w:w="880" w:type="dxa"/>
            <w:vAlign w:val="center"/>
          </w:tcPr>
          <w:p w14:paraId="5E00106D" w14:textId="77777777" w:rsidR="00C60D85" w:rsidRDefault="00000000">
            <w:pPr>
              <w:spacing w:after="0"/>
              <w:rPr>
                <w:ins w:id="14022" w:author="Sean de Noronha | DRG" w:date="2026-09-29T16:58:00Z" w16du:dateUtc="2026-09-29T14:58:00Z"/>
                <w:rFonts w:cs="Arial"/>
                <w:sz w:val="13"/>
                <w:szCs w:val="13"/>
              </w:rPr>
            </w:pPr>
            <w:ins w:id="14023" w:author="Sean de Noronha | DRG" w:date="2026-09-29T16:58:00Z" w16du:dateUtc="2026-09-29T14:58:00Z">
              <w:r>
                <w:rPr>
                  <w:rFonts w:cs="Arial"/>
                  <w:sz w:val="13"/>
                  <w:szCs w:val="13"/>
                </w:rPr>
                <w:t>13.8</w:t>
              </w:r>
            </w:ins>
          </w:p>
        </w:tc>
        <w:tc>
          <w:tcPr>
            <w:tcW w:w="820" w:type="dxa"/>
            <w:vAlign w:val="center"/>
          </w:tcPr>
          <w:p w14:paraId="5E00106E" w14:textId="77777777" w:rsidR="00C60D85" w:rsidRDefault="00000000">
            <w:pPr>
              <w:spacing w:after="0"/>
              <w:rPr>
                <w:ins w:id="14024" w:author="Sean de Noronha | DRG" w:date="2026-09-29T16:58:00Z" w16du:dateUtc="2026-09-29T14:58:00Z"/>
                <w:rFonts w:cs="Arial"/>
                <w:sz w:val="13"/>
                <w:szCs w:val="13"/>
              </w:rPr>
            </w:pPr>
            <w:ins w:id="14025" w:author="Sean de Noronha | DRG" w:date="2026-09-29T16:58:00Z" w16du:dateUtc="2026-09-29T14:58:00Z">
              <w:r>
                <w:rPr>
                  <w:rFonts w:cs="Arial"/>
                  <w:sz w:val="13"/>
                  <w:szCs w:val="13"/>
                </w:rPr>
                <w:t>10,300</w:t>
              </w:r>
            </w:ins>
          </w:p>
        </w:tc>
        <w:tc>
          <w:tcPr>
            <w:tcW w:w="1100" w:type="dxa"/>
            <w:vAlign w:val="center"/>
          </w:tcPr>
          <w:p w14:paraId="5E00106F" w14:textId="77777777" w:rsidR="00C60D85" w:rsidRDefault="00000000">
            <w:pPr>
              <w:spacing w:after="0"/>
              <w:rPr>
                <w:ins w:id="14026" w:author="Sean de Noronha | DRG" w:date="2026-09-29T16:58:00Z" w16du:dateUtc="2026-09-29T14:58:00Z"/>
                <w:rFonts w:cs="Arial"/>
                <w:sz w:val="13"/>
                <w:szCs w:val="13"/>
              </w:rPr>
            </w:pPr>
            <w:ins w:id="14027" w:author="Sean de Noronha | DRG" w:date="2026-09-29T16:58:00Z" w16du:dateUtc="2026-09-29T14:58:00Z">
              <w:r>
                <w:rPr>
                  <w:rFonts w:cs="Arial"/>
                  <w:sz w:val="13"/>
                  <w:szCs w:val="13"/>
                </w:rPr>
                <w:t>743 (1,580)</w:t>
              </w:r>
            </w:ins>
          </w:p>
        </w:tc>
        <w:tc>
          <w:tcPr>
            <w:tcW w:w="700" w:type="dxa"/>
            <w:vAlign w:val="center"/>
          </w:tcPr>
          <w:p w14:paraId="5E001070" w14:textId="77777777" w:rsidR="00C60D85" w:rsidRDefault="00000000">
            <w:pPr>
              <w:spacing w:after="0"/>
              <w:rPr>
                <w:ins w:id="14028" w:author="Sean de Noronha | DRG" w:date="2026-09-29T16:58:00Z" w16du:dateUtc="2026-09-29T14:58:00Z"/>
                <w:rFonts w:cs="Arial"/>
                <w:sz w:val="13"/>
                <w:szCs w:val="13"/>
              </w:rPr>
            </w:pPr>
            <w:ins w:id="14029" w:author="Sean de Noronha | DRG" w:date="2026-09-29T16:58:00Z" w16du:dateUtc="2026-09-29T14:58:00Z">
              <w:r>
                <w:rPr>
                  <w:rFonts w:cs="Arial"/>
                  <w:sz w:val="13"/>
                  <w:szCs w:val="13"/>
                </w:rPr>
                <w:t>17.4</w:t>
              </w:r>
            </w:ins>
          </w:p>
        </w:tc>
      </w:tr>
      <w:tr w:rsidR="00C60D85" w14:paraId="0E06A4C6" w14:textId="77777777">
        <w:trPr>
          <w:jc w:val="center"/>
          <w:ins w:id="14030" w:author="Sean de Noronha | DRG" w:date="2026-09-29T16:58:00Z"/>
        </w:trPr>
        <w:tc>
          <w:tcPr>
            <w:tcW w:w="560" w:type="dxa"/>
            <w:vAlign w:val="center"/>
          </w:tcPr>
          <w:p w14:paraId="5E001071" w14:textId="77777777" w:rsidR="00C60D85" w:rsidRDefault="00000000">
            <w:pPr>
              <w:spacing w:after="0"/>
              <w:rPr>
                <w:ins w:id="14031" w:author="Sean de Noronha | DRG" w:date="2026-09-29T16:58:00Z" w16du:dateUtc="2026-09-29T14:58:00Z"/>
                <w:rFonts w:cs="Arial"/>
                <w:sz w:val="13"/>
                <w:szCs w:val="13"/>
              </w:rPr>
            </w:pPr>
            <w:ins w:id="14032" w:author="Sean de Noronha | DRG" w:date="2026-09-29T16:58:00Z" w16du:dateUtc="2026-09-29T14:58:00Z">
              <w:r>
                <w:rPr>
                  <w:rFonts w:cs="Arial"/>
                  <w:sz w:val="13"/>
                  <w:szCs w:val="13"/>
                </w:rPr>
                <w:t>334</w:t>
              </w:r>
            </w:ins>
          </w:p>
        </w:tc>
        <w:tc>
          <w:tcPr>
            <w:tcW w:w="500" w:type="dxa"/>
            <w:vAlign w:val="center"/>
          </w:tcPr>
          <w:p w14:paraId="5E001072" w14:textId="77777777" w:rsidR="00C60D85" w:rsidRDefault="00000000">
            <w:pPr>
              <w:spacing w:after="0"/>
              <w:rPr>
                <w:ins w:id="14033" w:author="Sean de Noronha | DRG" w:date="2026-09-29T16:58:00Z" w16du:dateUtc="2026-09-29T14:58:00Z"/>
                <w:rFonts w:cs="Arial"/>
                <w:sz w:val="13"/>
                <w:szCs w:val="13"/>
              </w:rPr>
            </w:pPr>
            <w:ins w:id="14034" w:author="Sean de Noronha | DRG" w:date="2026-09-29T16:58:00Z" w16du:dateUtc="2026-09-29T14:58:00Z">
              <w:r>
                <w:rPr>
                  <w:rFonts w:cs="Arial"/>
                  <w:sz w:val="13"/>
                  <w:szCs w:val="13"/>
                </w:rPr>
                <w:t>T4</w:t>
              </w:r>
            </w:ins>
          </w:p>
        </w:tc>
        <w:tc>
          <w:tcPr>
            <w:tcW w:w="660" w:type="dxa"/>
            <w:vAlign w:val="center"/>
          </w:tcPr>
          <w:p w14:paraId="5E001073" w14:textId="77777777" w:rsidR="00C60D85" w:rsidRDefault="00000000">
            <w:pPr>
              <w:spacing w:after="0"/>
              <w:rPr>
                <w:ins w:id="14035" w:author="Sean de Noronha | DRG" w:date="2026-09-29T16:58:00Z" w16du:dateUtc="2026-09-29T14:58:00Z"/>
                <w:rFonts w:cs="Arial"/>
                <w:sz w:val="13"/>
                <w:szCs w:val="13"/>
              </w:rPr>
            </w:pPr>
            <w:ins w:id="14036" w:author="Sean de Noronha | DRG" w:date="2026-09-29T16:58:00Z" w16du:dateUtc="2026-09-29T14:58:00Z">
              <w:r>
                <w:rPr>
                  <w:rFonts w:cs="Arial"/>
                  <w:sz w:val="13"/>
                  <w:szCs w:val="13"/>
                </w:rPr>
                <w:t>2</w:t>
              </w:r>
            </w:ins>
          </w:p>
        </w:tc>
        <w:tc>
          <w:tcPr>
            <w:tcW w:w="1920" w:type="dxa"/>
            <w:vAlign w:val="center"/>
          </w:tcPr>
          <w:p w14:paraId="5E001074" w14:textId="77777777" w:rsidR="00C60D85" w:rsidRDefault="00000000">
            <w:pPr>
              <w:spacing w:after="0"/>
              <w:rPr>
                <w:ins w:id="14037" w:author="Sean de Noronha | DRG" w:date="2026-09-29T16:58:00Z" w16du:dateUtc="2026-09-29T14:58:00Z"/>
                <w:rFonts w:cs="Arial"/>
                <w:sz w:val="13"/>
                <w:szCs w:val="13"/>
              </w:rPr>
            </w:pPr>
            <w:ins w:id="14038" w:author="Sean de Noronha | DRG" w:date="2026-09-29T16:58:00Z" w16du:dateUtc="2026-09-29T14:58:00Z">
              <w:r>
                <w:rPr>
                  <w:rFonts w:cs="Arial"/>
                  <w:sz w:val="13"/>
                  <w:szCs w:val="13"/>
                </w:rPr>
                <w:t>CSST with four 90° bends and two end fittings, EHD 31</w:t>
              </w:r>
            </w:ins>
          </w:p>
        </w:tc>
        <w:tc>
          <w:tcPr>
            <w:tcW w:w="520" w:type="dxa"/>
            <w:vAlign w:val="center"/>
          </w:tcPr>
          <w:p w14:paraId="5E001075" w14:textId="77777777" w:rsidR="00C60D85" w:rsidRDefault="00000000">
            <w:pPr>
              <w:spacing w:after="0"/>
              <w:rPr>
                <w:ins w:id="14039" w:author="Sean de Noronha | DRG" w:date="2026-09-29T16:58:00Z" w16du:dateUtc="2026-09-29T14:58:00Z"/>
                <w:rFonts w:cs="Arial"/>
                <w:sz w:val="13"/>
                <w:szCs w:val="13"/>
              </w:rPr>
            </w:pPr>
            <w:ins w:id="14040" w:author="Sean de Noronha | DRG" w:date="2026-09-29T16:58:00Z" w16du:dateUtc="2026-09-29T14:58:00Z">
              <w:r>
                <w:rPr>
                  <w:rFonts w:cs="Arial"/>
                  <w:sz w:val="13"/>
                  <w:szCs w:val="13"/>
                </w:rPr>
                <w:t>He</w:t>
              </w:r>
            </w:ins>
          </w:p>
        </w:tc>
        <w:tc>
          <w:tcPr>
            <w:tcW w:w="900" w:type="dxa"/>
            <w:vAlign w:val="center"/>
          </w:tcPr>
          <w:p w14:paraId="5E001076" w14:textId="77777777" w:rsidR="00C60D85" w:rsidRDefault="00000000">
            <w:pPr>
              <w:spacing w:after="0"/>
              <w:rPr>
                <w:ins w:id="14041" w:author="Sean de Noronha | DRG" w:date="2026-09-29T16:58:00Z" w16du:dateUtc="2026-09-29T14:58:00Z"/>
                <w:rFonts w:cs="Arial"/>
                <w:sz w:val="13"/>
                <w:szCs w:val="13"/>
              </w:rPr>
            </w:pPr>
            <w:ins w:id="14042" w:author="Sean de Noronha | DRG" w:date="2026-09-29T16:58:00Z" w16du:dateUtc="2026-09-29T14:58:00Z">
              <w:r>
                <w:rPr>
                  <w:rFonts w:cs="Arial"/>
                  <w:sz w:val="13"/>
                  <w:szCs w:val="13"/>
                </w:rPr>
                <w:t>23,200</w:t>
              </w:r>
            </w:ins>
          </w:p>
        </w:tc>
        <w:tc>
          <w:tcPr>
            <w:tcW w:w="800" w:type="dxa"/>
            <w:vAlign w:val="center"/>
          </w:tcPr>
          <w:p w14:paraId="5E001077" w14:textId="77777777" w:rsidR="00C60D85" w:rsidRDefault="00000000">
            <w:pPr>
              <w:spacing w:after="0"/>
              <w:rPr>
                <w:ins w:id="14043" w:author="Sean de Noronha | DRG" w:date="2026-09-29T16:58:00Z" w16du:dateUtc="2026-09-29T14:58:00Z"/>
                <w:rFonts w:cs="Arial"/>
                <w:sz w:val="13"/>
                <w:szCs w:val="13"/>
              </w:rPr>
            </w:pPr>
            <w:ins w:id="14044" w:author="Sean de Noronha | DRG" w:date="2026-09-29T16:58:00Z" w16du:dateUtc="2026-09-29T14:58:00Z">
              <w:r>
                <w:rPr>
                  <w:rFonts w:cs="Arial"/>
                  <w:sz w:val="13"/>
                  <w:szCs w:val="13"/>
                </w:rPr>
                <w:t>30 ft</w:t>
              </w:r>
            </w:ins>
          </w:p>
        </w:tc>
        <w:tc>
          <w:tcPr>
            <w:tcW w:w="880" w:type="dxa"/>
            <w:vAlign w:val="center"/>
          </w:tcPr>
          <w:p w14:paraId="5E001078" w14:textId="77777777" w:rsidR="00C60D85" w:rsidRDefault="00000000">
            <w:pPr>
              <w:spacing w:after="0"/>
              <w:rPr>
                <w:ins w:id="14045" w:author="Sean de Noronha | DRG" w:date="2026-09-29T16:58:00Z" w16du:dateUtc="2026-09-29T14:58:00Z"/>
                <w:rFonts w:cs="Arial"/>
                <w:sz w:val="13"/>
                <w:szCs w:val="13"/>
              </w:rPr>
            </w:pPr>
            <w:ins w:id="14046" w:author="Sean de Noronha | DRG" w:date="2026-09-29T16:58:00Z" w16du:dateUtc="2026-09-29T14:58:00Z">
              <w:r>
                <w:rPr>
                  <w:rFonts w:cs="Arial"/>
                  <w:sz w:val="13"/>
                  <w:szCs w:val="13"/>
                </w:rPr>
                <w:t>34.5</w:t>
              </w:r>
            </w:ins>
          </w:p>
        </w:tc>
        <w:tc>
          <w:tcPr>
            <w:tcW w:w="820" w:type="dxa"/>
            <w:vAlign w:val="center"/>
          </w:tcPr>
          <w:p w14:paraId="5E001079" w14:textId="77777777" w:rsidR="00C60D85" w:rsidRDefault="00000000">
            <w:pPr>
              <w:spacing w:after="0"/>
              <w:rPr>
                <w:ins w:id="14047" w:author="Sean de Noronha | DRG" w:date="2026-09-29T16:58:00Z" w16du:dateUtc="2026-09-29T14:58:00Z"/>
                <w:rFonts w:cs="Arial"/>
                <w:sz w:val="13"/>
                <w:szCs w:val="13"/>
              </w:rPr>
            </w:pPr>
            <w:ins w:id="14048" w:author="Sean de Noronha | DRG" w:date="2026-09-29T16:58:00Z" w16du:dateUtc="2026-09-29T14:58:00Z">
              <w:r>
                <w:rPr>
                  <w:rFonts w:cs="Arial"/>
                  <w:sz w:val="13"/>
                  <w:szCs w:val="13"/>
                </w:rPr>
                <w:t>24,100</w:t>
              </w:r>
            </w:ins>
          </w:p>
        </w:tc>
        <w:tc>
          <w:tcPr>
            <w:tcW w:w="1100" w:type="dxa"/>
            <w:vAlign w:val="center"/>
          </w:tcPr>
          <w:p w14:paraId="5E00107A" w14:textId="77777777" w:rsidR="00C60D85" w:rsidRDefault="00000000">
            <w:pPr>
              <w:spacing w:after="0"/>
              <w:rPr>
                <w:ins w:id="14049" w:author="Sean de Noronha | DRG" w:date="2026-09-29T16:58:00Z" w16du:dateUtc="2026-09-29T14:58:00Z"/>
                <w:rFonts w:cs="Arial"/>
                <w:sz w:val="13"/>
                <w:szCs w:val="13"/>
              </w:rPr>
            </w:pPr>
            <w:ins w:id="14050" w:author="Sean de Noronha | DRG" w:date="2026-09-29T16:58:00Z" w16du:dateUtc="2026-09-29T14:58:00Z">
              <w:r>
                <w:rPr>
                  <w:rFonts w:cs="Arial"/>
                  <w:sz w:val="13"/>
                  <w:szCs w:val="13"/>
                </w:rPr>
                <w:t>3,630 (7,690)</w:t>
              </w:r>
            </w:ins>
          </w:p>
        </w:tc>
        <w:tc>
          <w:tcPr>
            <w:tcW w:w="700" w:type="dxa"/>
            <w:vAlign w:val="center"/>
          </w:tcPr>
          <w:p w14:paraId="5E00107B" w14:textId="77777777" w:rsidR="00C60D85" w:rsidRDefault="00000000">
            <w:pPr>
              <w:spacing w:after="0"/>
              <w:rPr>
                <w:ins w:id="14051" w:author="Sean de Noronha | DRG" w:date="2026-09-29T16:58:00Z" w16du:dateUtc="2026-09-29T14:58:00Z"/>
                <w:rFonts w:cs="Arial"/>
                <w:sz w:val="13"/>
                <w:szCs w:val="13"/>
              </w:rPr>
            </w:pPr>
            <w:ins w:id="14052" w:author="Sean de Noronha | DRG" w:date="2026-09-29T16:58:00Z" w16du:dateUtc="2026-09-29T14:58:00Z">
              <w:r>
                <w:rPr>
                  <w:rFonts w:cs="Arial"/>
                  <w:sz w:val="13"/>
                  <w:szCs w:val="13"/>
                </w:rPr>
                <w:t>75.6</w:t>
              </w:r>
            </w:ins>
          </w:p>
        </w:tc>
      </w:tr>
      <w:tr w:rsidR="00C60D85" w14:paraId="2FEBF894" w14:textId="77777777">
        <w:trPr>
          <w:jc w:val="center"/>
          <w:ins w:id="14053" w:author="Sean de Noronha | DRG" w:date="2026-09-29T16:58:00Z"/>
        </w:trPr>
        <w:tc>
          <w:tcPr>
            <w:tcW w:w="560" w:type="dxa"/>
            <w:vAlign w:val="center"/>
          </w:tcPr>
          <w:p w14:paraId="5E00107C" w14:textId="77777777" w:rsidR="00C60D85" w:rsidRDefault="00000000">
            <w:pPr>
              <w:spacing w:after="0"/>
              <w:rPr>
                <w:ins w:id="14054" w:author="Sean de Noronha | DRG" w:date="2026-09-29T16:58:00Z" w16du:dateUtc="2026-09-29T14:58:00Z"/>
                <w:rFonts w:cs="Arial"/>
                <w:sz w:val="13"/>
                <w:szCs w:val="13"/>
              </w:rPr>
            </w:pPr>
            <w:ins w:id="14055" w:author="Sean de Noronha | DRG" w:date="2026-09-29T16:58:00Z" w16du:dateUtc="2026-09-29T14:58:00Z">
              <w:r>
                <w:rPr>
                  <w:rFonts w:cs="Arial"/>
                  <w:sz w:val="13"/>
                  <w:szCs w:val="13"/>
                </w:rPr>
                <w:t>335</w:t>
              </w:r>
            </w:ins>
          </w:p>
        </w:tc>
        <w:tc>
          <w:tcPr>
            <w:tcW w:w="500" w:type="dxa"/>
            <w:vAlign w:val="center"/>
          </w:tcPr>
          <w:p w14:paraId="5E00107D" w14:textId="77777777" w:rsidR="00C60D85" w:rsidRDefault="00000000">
            <w:pPr>
              <w:spacing w:after="0"/>
              <w:rPr>
                <w:ins w:id="14056" w:author="Sean de Noronha | DRG" w:date="2026-09-29T16:58:00Z" w16du:dateUtc="2026-09-29T14:58:00Z"/>
                <w:rFonts w:cs="Arial"/>
                <w:sz w:val="13"/>
                <w:szCs w:val="13"/>
              </w:rPr>
            </w:pPr>
            <w:ins w:id="14057" w:author="Sean de Noronha | DRG" w:date="2026-09-29T16:58:00Z" w16du:dateUtc="2026-09-29T14:58:00Z">
              <w:r>
                <w:rPr>
                  <w:rFonts w:cs="Arial"/>
                  <w:sz w:val="13"/>
                  <w:szCs w:val="13"/>
                </w:rPr>
                <w:t>T4</w:t>
              </w:r>
            </w:ins>
          </w:p>
        </w:tc>
        <w:tc>
          <w:tcPr>
            <w:tcW w:w="660" w:type="dxa"/>
            <w:vAlign w:val="center"/>
          </w:tcPr>
          <w:p w14:paraId="5E00107E" w14:textId="77777777" w:rsidR="00C60D85" w:rsidRDefault="00000000">
            <w:pPr>
              <w:spacing w:after="0"/>
              <w:rPr>
                <w:ins w:id="14058" w:author="Sean de Noronha | DRG" w:date="2026-09-29T16:58:00Z" w16du:dateUtc="2026-09-29T14:58:00Z"/>
                <w:rFonts w:cs="Arial"/>
                <w:sz w:val="13"/>
                <w:szCs w:val="13"/>
              </w:rPr>
            </w:pPr>
            <w:ins w:id="14059" w:author="Sean de Noronha | DRG" w:date="2026-09-29T16:58:00Z" w16du:dateUtc="2026-09-29T14:58:00Z">
              <w:r>
                <w:rPr>
                  <w:rFonts w:cs="Arial"/>
                  <w:sz w:val="13"/>
                  <w:szCs w:val="13"/>
                </w:rPr>
                <w:t>2</w:t>
              </w:r>
            </w:ins>
          </w:p>
        </w:tc>
        <w:tc>
          <w:tcPr>
            <w:tcW w:w="1920" w:type="dxa"/>
            <w:vAlign w:val="center"/>
          </w:tcPr>
          <w:p w14:paraId="5E00107F" w14:textId="77777777" w:rsidR="00C60D85" w:rsidRDefault="00000000">
            <w:pPr>
              <w:spacing w:after="0"/>
              <w:rPr>
                <w:ins w:id="14060" w:author="Sean de Noronha | DRG" w:date="2026-09-29T16:58:00Z" w16du:dateUtc="2026-09-29T14:58:00Z"/>
                <w:rFonts w:cs="Arial"/>
                <w:sz w:val="13"/>
                <w:szCs w:val="13"/>
              </w:rPr>
            </w:pPr>
            <w:ins w:id="14061" w:author="Sean de Noronha | DRG" w:date="2026-09-29T16:58:00Z" w16du:dateUtc="2026-09-29T14:58:00Z">
              <w:r>
                <w:rPr>
                  <w:rFonts w:cs="Arial"/>
                  <w:sz w:val="13"/>
                  <w:szCs w:val="13"/>
                </w:rPr>
                <w:t>CSST with four 90° bends and two end fittings, EHD 31</w:t>
              </w:r>
            </w:ins>
          </w:p>
        </w:tc>
        <w:tc>
          <w:tcPr>
            <w:tcW w:w="520" w:type="dxa"/>
            <w:vAlign w:val="center"/>
          </w:tcPr>
          <w:p w14:paraId="5E001080" w14:textId="77777777" w:rsidR="00C60D85" w:rsidRDefault="00000000">
            <w:pPr>
              <w:spacing w:after="0"/>
              <w:rPr>
                <w:ins w:id="14062" w:author="Sean de Noronha | DRG" w:date="2026-09-29T16:58:00Z" w16du:dateUtc="2026-09-29T14:58:00Z"/>
                <w:rFonts w:cs="Arial"/>
                <w:sz w:val="13"/>
                <w:szCs w:val="13"/>
              </w:rPr>
            </w:pPr>
            <w:ins w:id="14063" w:author="Sean de Noronha | DRG" w:date="2026-09-29T16:58:00Z" w16du:dateUtc="2026-09-29T14:58:00Z">
              <w:r>
                <w:rPr>
                  <w:rFonts w:cs="Arial"/>
                  <w:sz w:val="13"/>
                  <w:szCs w:val="13"/>
                </w:rPr>
                <w:t>He</w:t>
              </w:r>
            </w:ins>
          </w:p>
        </w:tc>
        <w:tc>
          <w:tcPr>
            <w:tcW w:w="900" w:type="dxa"/>
            <w:vAlign w:val="center"/>
          </w:tcPr>
          <w:p w14:paraId="5E001081" w14:textId="77777777" w:rsidR="00C60D85" w:rsidRDefault="00000000">
            <w:pPr>
              <w:spacing w:after="0"/>
              <w:rPr>
                <w:ins w:id="14064" w:author="Sean de Noronha | DRG" w:date="2026-09-29T16:58:00Z" w16du:dateUtc="2026-09-29T14:58:00Z"/>
                <w:rFonts w:cs="Arial"/>
                <w:sz w:val="13"/>
                <w:szCs w:val="13"/>
              </w:rPr>
            </w:pPr>
            <w:ins w:id="14065" w:author="Sean de Noronha | DRG" w:date="2026-09-29T16:58:00Z" w16du:dateUtc="2026-09-29T14:58:00Z">
              <w:r>
                <w:rPr>
                  <w:rFonts w:cs="Arial"/>
                  <w:sz w:val="13"/>
                  <w:szCs w:val="13"/>
                </w:rPr>
                <w:t>17,900</w:t>
              </w:r>
            </w:ins>
          </w:p>
        </w:tc>
        <w:tc>
          <w:tcPr>
            <w:tcW w:w="800" w:type="dxa"/>
            <w:vAlign w:val="center"/>
          </w:tcPr>
          <w:p w14:paraId="5E001082" w14:textId="77777777" w:rsidR="00C60D85" w:rsidRDefault="00000000">
            <w:pPr>
              <w:spacing w:after="0"/>
              <w:rPr>
                <w:ins w:id="14066" w:author="Sean de Noronha | DRG" w:date="2026-09-29T16:58:00Z" w16du:dateUtc="2026-09-29T14:58:00Z"/>
                <w:rFonts w:cs="Arial"/>
                <w:sz w:val="13"/>
                <w:szCs w:val="13"/>
              </w:rPr>
            </w:pPr>
            <w:ins w:id="14067" w:author="Sean de Noronha | DRG" w:date="2026-09-29T16:58:00Z" w16du:dateUtc="2026-09-29T14:58:00Z">
              <w:r>
                <w:rPr>
                  <w:rFonts w:cs="Arial"/>
                  <w:sz w:val="13"/>
                  <w:szCs w:val="13"/>
                </w:rPr>
                <w:t>50 ft</w:t>
              </w:r>
            </w:ins>
          </w:p>
        </w:tc>
        <w:tc>
          <w:tcPr>
            <w:tcW w:w="880" w:type="dxa"/>
            <w:vAlign w:val="center"/>
          </w:tcPr>
          <w:p w14:paraId="5E001083" w14:textId="77777777" w:rsidR="00C60D85" w:rsidRDefault="00000000">
            <w:pPr>
              <w:spacing w:after="0"/>
              <w:rPr>
                <w:ins w:id="14068" w:author="Sean de Noronha | DRG" w:date="2026-09-29T16:58:00Z" w16du:dateUtc="2026-09-29T14:58:00Z"/>
                <w:rFonts w:cs="Arial"/>
                <w:sz w:val="13"/>
                <w:szCs w:val="13"/>
              </w:rPr>
            </w:pPr>
            <w:ins w:id="14069" w:author="Sean de Noronha | DRG" w:date="2026-09-29T16:58:00Z" w16du:dateUtc="2026-09-29T14:58:00Z">
              <w:r>
                <w:rPr>
                  <w:rFonts w:cs="Arial"/>
                  <w:sz w:val="13"/>
                  <w:szCs w:val="13"/>
                </w:rPr>
                <w:t>34.5</w:t>
              </w:r>
            </w:ins>
          </w:p>
        </w:tc>
        <w:tc>
          <w:tcPr>
            <w:tcW w:w="820" w:type="dxa"/>
            <w:vAlign w:val="center"/>
          </w:tcPr>
          <w:p w14:paraId="5E001084" w14:textId="77777777" w:rsidR="00C60D85" w:rsidRDefault="00000000">
            <w:pPr>
              <w:spacing w:after="0"/>
              <w:rPr>
                <w:ins w:id="14070" w:author="Sean de Noronha | DRG" w:date="2026-09-29T16:58:00Z" w16du:dateUtc="2026-09-29T14:58:00Z"/>
                <w:rFonts w:cs="Arial"/>
                <w:sz w:val="13"/>
                <w:szCs w:val="13"/>
              </w:rPr>
            </w:pPr>
            <w:ins w:id="14071" w:author="Sean de Noronha | DRG" w:date="2026-09-29T16:58:00Z" w16du:dateUtc="2026-09-29T14:58:00Z">
              <w:r>
                <w:rPr>
                  <w:rFonts w:cs="Arial"/>
                  <w:sz w:val="13"/>
                  <w:szCs w:val="13"/>
                </w:rPr>
                <w:t>24,100</w:t>
              </w:r>
            </w:ins>
          </w:p>
        </w:tc>
        <w:tc>
          <w:tcPr>
            <w:tcW w:w="1100" w:type="dxa"/>
            <w:vAlign w:val="center"/>
          </w:tcPr>
          <w:p w14:paraId="5E001085" w14:textId="77777777" w:rsidR="00C60D85" w:rsidRDefault="00000000">
            <w:pPr>
              <w:spacing w:after="0"/>
              <w:rPr>
                <w:ins w:id="14072" w:author="Sean de Noronha | DRG" w:date="2026-09-29T16:58:00Z" w16du:dateUtc="2026-09-29T14:58:00Z"/>
                <w:rFonts w:cs="Arial"/>
                <w:sz w:val="13"/>
                <w:szCs w:val="13"/>
              </w:rPr>
            </w:pPr>
            <w:ins w:id="14073" w:author="Sean de Noronha | DRG" w:date="2026-09-29T16:58:00Z" w16du:dateUtc="2026-09-29T14:58:00Z">
              <w:r>
                <w:rPr>
                  <w:rFonts w:cs="Arial"/>
                  <w:sz w:val="13"/>
                  <w:szCs w:val="13"/>
                </w:rPr>
                <w:t>2,790 (5,920)</w:t>
              </w:r>
            </w:ins>
          </w:p>
        </w:tc>
        <w:tc>
          <w:tcPr>
            <w:tcW w:w="700" w:type="dxa"/>
            <w:vAlign w:val="center"/>
          </w:tcPr>
          <w:p w14:paraId="5E001086" w14:textId="77777777" w:rsidR="00C60D85" w:rsidRDefault="00000000">
            <w:pPr>
              <w:spacing w:after="0"/>
              <w:rPr>
                <w:ins w:id="14074" w:author="Sean de Noronha | DRG" w:date="2026-09-29T16:58:00Z" w16du:dateUtc="2026-09-29T14:58:00Z"/>
                <w:rFonts w:cs="Arial"/>
                <w:sz w:val="13"/>
                <w:szCs w:val="13"/>
              </w:rPr>
            </w:pPr>
            <w:ins w:id="14075" w:author="Sean de Noronha | DRG" w:date="2026-09-29T16:58:00Z" w16du:dateUtc="2026-09-29T14:58:00Z">
              <w:r>
                <w:rPr>
                  <w:rFonts w:cs="Arial"/>
                  <w:sz w:val="13"/>
                  <w:szCs w:val="13"/>
                </w:rPr>
                <w:t>58.2</w:t>
              </w:r>
            </w:ins>
          </w:p>
        </w:tc>
      </w:tr>
      <w:tr w:rsidR="00C60D85" w14:paraId="0AAC0588" w14:textId="77777777">
        <w:trPr>
          <w:jc w:val="center"/>
          <w:ins w:id="14076" w:author="Sean de Noronha | DRG" w:date="2026-09-29T16:58:00Z"/>
        </w:trPr>
        <w:tc>
          <w:tcPr>
            <w:tcW w:w="560" w:type="dxa"/>
            <w:vAlign w:val="center"/>
          </w:tcPr>
          <w:p w14:paraId="5E001087" w14:textId="77777777" w:rsidR="00C60D85" w:rsidRDefault="00000000">
            <w:pPr>
              <w:spacing w:after="0"/>
              <w:rPr>
                <w:ins w:id="14077" w:author="Sean de Noronha | DRG" w:date="2026-09-29T16:58:00Z" w16du:dateUtc="2026-09-29T14:58:00Z"/>
                <w:rFonts w:cs="Arial"/>
                <w:sz w:val="13"/>
                <w:szCs w:val="13"/>
              </w:rPr>
            </w:pPr>
            <w:ins w:id="14078" w:author="Sean de Noronha | DRG" w:date="2026-09-29T16:58:00Z" w16du:dateUtc="2026-09-29T14:58:00Z">
              <w:r>
                <w:rPr>
                  <w:rFonts w:cs="Arial"/>
                  <w:sz w:val="13"/>
                  <w:szCs w:val="13"/>
                </w:rPr>
                <w:t>336</w:t>
              </w:r>
            </w:ins>
          </w:p>
        </w:tc>
        <w:tc>
          <w:tcPr>
            <w:tcW w:w="500" w:type="dxa"/>
            <w:vAlign w:val="center"/>
          </w:tcPr>
          <w:p w14:paraId="5E001088" w14:textId="77777777" w:rsidR="00C60D85" w:rsidRDefault="00000000">
            <w:pPr>
              <w:spacing w:after="0"/>
              <w:rPr>
                <w:ins w:id="14079" w:author="Sean de Noronha | DRG" w:date="2026-09-29T16:58:00Z" w16du:dateUtc="2026-09-29T14:58:00Z"/>
                <w:rFonts w:cs="Arial"/>
                <w:sz w:val="13"/>
                <w:szCs w:val="13"/>
              </w:rPr>
            </w:pPr>
            <w:ins w:id="14080" w:author="Sean de Noronha | DRG" w:date="2026-09-29T16:58:00Z" w16du:dateUtc="2026-09-29T14:58:00Z">
              <w:r>
                <w:rPr>
                  <w:rFonts w:cs="Arial"/>
                  <w:sz w:val="13"/>
                  <w:szCs w:val="13"/>
                </w:rPr>
                <w:t>T4</w:t>
              </w:r>
            </w:ins>
          </w:p>
        </w:tc>
        <w:tc>
          <w:tcPr>
            <w:tcW w:w="660" w:type="dxa"/>
            <w:vAlign w:val="center"/>
          </w:tcPr>
          <w:p w14:paraId="5E001089" w14:textId="77777777" w:rsidR="00C60D85" w:rsidRDefault="00000000">
            <w:pPr>
              <w:spacing w:after="0"/>
              <w:rPr>
                <w:ins w:id="14081" w:author="Sean de Noronha | DRG" w:date="2026-09-29T16:58:00Z" w16du:dateUtc="2026-09-29T14:58:00Z"/>
                <w:rFonts w:cs="Arial"/>
                <w:sz w:val="13"/>
                <w:szCs w:val="13"/>
              </w:rPr>
            </w:pPr>
            <w:ins w:id="14082" w:author="Sean de Noronha | DRG" w:date="2026-09-29T16:58:00Z" w16du:dateUtc="2026-09-29T14:58:00Z">
              <w:r>
                <w:rPr>
                  <w:rFonts w:cs="Arial"/>
                  <w:sz w:val="13"/>
                  <w:szCs w:val="13"/>
                </w:rPr>
                <w:t>2</w:t>
              </w:r>
            </w:ins>
          </w:p>
        </w:tc>
        <w:tc>
          <w:tcPr>
            <w:tcW w:w="1920" w:type="dxa"/>
            <w:vAlign w:val="center"/>
          </w:tcPr>
          <w:p w14:paraId="5E00108A" w14:textId="77777777" w:rsidR="00C60D85" w:rsidRDefault="00000000">
            <w:pPr>
              <w:spacing w:after="0"/>
              <w:rPr>
                <w:ins w:id="14083" w:author="Sean de Noronha | DRG" w:date="2026-09-29T16:58:00Z" w16du:dateUtc="2026-09-29T14:58:00Z"/>
                <w:rFonts w:cs="Arial"/>
                <w:sz w:val="13"/>
                <w:szCs w:val="13"/>
              </w:rPr>
            </w:pPr>
            <w:ins w:id="14084" w:author="Sean de Noronha | DRG" w:date="2026-09-29T16:58:00Z" w16du:dateUtc="2026-09-29T14:58:00Z">
              <w:r>
                <w:rPr>
                  <w:rFonts w:cs="Arial"/>
                  <w:sz w:val="13"/>
                  <w:szCs w:val="13"/>
                </w:rPr>
                <w:t>CSST with four 90° bends and two end fittings, EHD 31</w:t>
              </w:r>
            </w:ins>
          </w:p>
        </w:tc>
        <w:tc>
          <w:tcPr>
            <w:tcW w:w="520" w:type="dxa"/>
            <w:vAlign w:val="center"/>
          </w:tcPr>
          <w:p w14:paraId="5E00108B" w14:textId="77777777" w:rsidR="00C60D85" w:rsidRDefault="00000000">
            <w:pPr>
              <w:spacing w:after="0"/>
              <w:rPr>
                <w:ins w:id="14085" w:author="Sean de Noronha | DRG" w:date="2026-09-29T16:58:00Z" w16du:dateUtc="2026-09-29T14:58:00Z"/>
                <w:rFonts w:cs="Arial"/>
                <w:sz w:val="13"/>
                <w:szCs w:val="13"/>
              </w:rPr>
            </w:pPr>
            <w:ins w:id="14086" w:author="Sean de Noronha | DRG" w:date="2026-09-29T16:58:00Z" w16du:dateUtc="2026-09-29T14:58:00Z">
              <w:r>
                <w:rPr>
                  <w:rFonts w:cs="Arial"/>
                  <w:sz w:val="13"/>
                  <w:szCs w:val="13"/>
                </w:rPr>
                <w:t>He</w:t>
              </w:r>
            </w:ins>
          </w:p>
        </w:tc>
        <w:tc>
          <w:tcPr>
            <w:tcW w:w="900" w:type="dxa"/>
            <w:vAlign w:val="center"/>
          </w:tcPr>
          <w:p w14:paraId="5E00108C" w14:textId="77777777" w:rsidR="00C60D85" w:rsidRDefault="00000000">
            <w:pPr>
              <w:spacing w:after="0"/>
              <w:rPr>
                <w:ins w:id="14087" w:author="Sean de Noronha | DRG" w:date="2026-09-29T16:58:00Z" w16du:dateUtc="2026-09-29T14:58:00Z"/>
                <w:rFonts w:cs="Arial"/>
                <w:sz w:val="13"/>
                <w:szCs w:val="13"/>
              </w:rPr>
            </w:pPr>
            <w:ins w:id="14088" w:author="Sean de Noronha | DRG" w:date="2026-09-29T16:58:00Z" w16du:dateUtc="2026-09-29T14:58:00Z">
              <w:r>
                <w:rPr>
                  <w:rFonts w:cs="Arial"/>
                  <w:sz w:val="13"/>
                  <w:szCs w:val="13"/>
                </w:rPr>
                <w:t>14,300</w:t>
              </w:r>
            </w:ins>
          </w:p>
        </w:tc>
        <w:tc>
          <w:tcPr>
            <w:tcW w:w="800" w:type="dxa"/>
            <w:vAlign w:val="center"/>
          </w:tcPr>
          <w:p w14:paraId="5E00108D" w14:textId="77777777" w:rsidR="00C60D85" w:rsidRDefault="00000000">
            <w:pPr>
              <w:spacing w:after="0"/>
              <w:rPr>
                <w:ins w:id="14089" w:author="Sean de Noronha | DRG" w:date="2026-09-29T16:58:00Z" w16du:dateUtc="2026-09-29T14:58:00Z"/>
                <w:rFonts w:cs="Arial"/>
                <w:sz w:val="13"/>
                <w:szCs w:val="13"/>
              </w:rPr>
            </w:pPr>
            <w:ins w:id="14090" w:author="Sean de Noronha | DRG" w:date="2026-09-29T16:58:00Z" w16du:dateUtc="2026-09-29T14:58:00Z">
              <w:r>
                <w:rPr>
                  <w:rFonts w:cs="Arial"/>
                  <w:sz w:val="13"/>
                  <w:szCs w:val="13"/>
                </w:rPr>
                <w:t>80 ft</w:t>
              </w:r>
            </w:ins>
          </w:p>
        </w:tc>
        <w:tc>
          <w:tcPr>
            <w:tcW w:w="880" w:type="dxa"/>
            <w:vAlign w:val="center"/>
          </w:tcPr>
          <w:p w14:paraId="5E00108E" w14:textId="77777777" w:rsidR="00C60D85" w:rsidRDefault="00000000">
            <w:pPr>
              <w:spacing w:after="0"/>
              <w:rPr>
                <w:ins w:id="14091" w:author="Sean de Noronha | DRG" w:date="2026-09-29T16:58:00Z" w16du:dateUtc="2026-09-29T14:58:00Z"/>
                <w:rFonts w:cs="Arial"/>
                <w:sz w:val="13"/>
                <w:szCs w:val="13"/>
              </w:rPr>
            </w:pPr>
            <w:ins w:id="14092" w:author="Sean de Noronha | DRG" w:date="2026-09-29T16:58:00Z" w16du:dateUtc="2026-09-29T14:58:00Z">
              <w:r>
                <w:rPr>
                  <w:rFonts w:cs="Arial"/>
                  <w:sz w:val="13"/>
                  <w:szCs w:val="13"/>
                </w:rPr>
                <w:t>34.5</w:t>
              </w:r>
            </w:ins>
          </w:p>
        </w:tc>
        <w:tc>
          <w:tcPr>
            <w:tcW w:w="820" w:type="dxa"/>
            <w:vAlign w:val="center"/>
          </w:tcPr>
          <w:p w14:paraId="5E00108F" w14:textId="77777777" w:rsidR="00C60D85" w:rsidRDefault="00000000">
            <w:pPr>
              <w:spacing w:after="0"/>
              <w:rPr>
                <w:ins w:id="14093" w:author="Sean de Noronha | DRG" w:date="2026-09-29T16:58:00Z" w16du:dateUtc="2026-09-29T14:58:00Z"/>
                <w:rFonts w:cs="Arial"/>
                <w:sz w:val="13"/>
                <w:szCs w:val="13"/>
              </w:rPr>
            </w:pPr>
            <w:ins w:id="14094" w:author="Sean de Noronha | DRG" w:date="2026-09-29T16:58:00Z" w16du:dateUtc="2026-09-29T14:58:00Z">
              <w:r>
                <w:rPr>
                  <w:rFonts w:cs="Arial"/>
                  <w:sz w:val="13"/>
                  <w:szCs w:val="13"/>
                </w:rPr>
                <w:t>24,100</w:t>
              </w:r>
            </w:ins>
          </w:p>
        </w:tc>
        <w:tc>
          <w:tcPr>
            <w:tcW w:w="1100" w:type="dxa"/>
            <w:vAlign w:val="center"/>
          </w:tcPr>
          <w:p w14:paraId="5E001090" w14:textId="77777777" w:rsidR="00C60D85" w:rsidRDefault="00000000">
            <w:pPr>
              <w:spacing w:after="0"/>
              <w:rPr>
                <w:ins w:id="14095" w:author="Sean de Noronha | DRG" w:date="2026-09-29T16:58:00Z" w16du:dateUtc="2026-09-29T14:58:00Z"/>
                <w:rFonts w:cs="Arial"/>
                <w:sz w:val="13"/>
                <w:szCs w:val="13"/>
              </w:rPr>
            </w:pPr>
            <w:ins w:id="14096" w:author="Sean de Noronha | DRG" w:date="2026-09-29T16:58:00Z" w16du:dateUtc="2026-09-29T14:58:00Z">
              <w:r>
                <w:rPr>
                  <w:rFonts w:cs="Arial"/>
                  <w:sz w:val="13"/>
                  <w:szCs w:val="13"/>
                </w:rPr>
                <w:t>2,240 (4,740)</w:t>
              </w:r>
            </w:ins>
          </w:p>
        </w:tc>
        <w:tc>
          <w:tcPr>
            <w:tcW w:w="700" w:type="dxa"/>
            <w:vAlign w:val="center"/>
          </w:tcPr>
          <w:p w14:paraId="5E001091" w14:textId="77777777" w:rsidR="00C60D85" w:rsidRDefault="00000000">
            <w:pPr>
              <w:spacing w:after="0"/>
              <w:rPr>
                <w:ins w:id="14097" w:author="Sean de Noronha | DRG" w:date="2026-09-29T16:58:00Z" w16du:dateUtc="2026-09-29T14:58:00Z"/>
                <w:rFonts w:cs="Arial"/>
                <w:sz w:val="13"/>
                <w:szCs w:val="13"/>
              </w:rPr>
            </w:pPr>
            <w:ins w:id="14098" w:author="Sean de Noronha | DRG" w:date="2026-09-29T16:58:00Z" w16du:dateUtc="2026-09-29T14:58:00Z">
              <w:r>
                <w:rPr>
                  <w:rFonts w:cs="Arial"/>
                  <w:sz w:val="13"/>
                  <w:szCs w:val="13"/>
                </w:rPr>
                <w:t>46.6</w:t>
              </w:r>
            </w:ins>
          </w:p>
        </w:tc>
      </w:tr>
      <w:tr w:rsidR="00C60D85" w14:paraId="045CFBFD" w14:textId="77777777">
        <w:trPr>
          <w:jc w:val="center"/>
          <w:ins w:id="14099" w:author="Sean de Noronha | DRG" w:date="2026-09-29T16:58:00Z"/>
        </w:trPr>
        <w:tc>
          <w:tcPr>
            <w:tcW w:w="560" w:type="dxa"/>
            <w:vAlign w:val="center"/>
          </w:tcPr>
          <w:p w14:paraId="5E001092" w14:textId="77777777" w:rsidR="00C60D85" w:rsidRDefault="00000000">
            <w:pPr>
              <w:spacing w:after="0"/>
              <w:rPr>
                <w:ins w:id="14100" w:author="Sean de Noronha | DRG" w:date="2026-09-29T16:58:00Z" w16du:dateUtc="2026-09-29T14:58:00Z"/>
                <w:rFonts w:cs="Arial"/>
                <w:sz w:val="13"/>
                <w:szCs w:val="13"/>
              </w:rPr>
            </w:pPr>
            <w:ins w:id="14101" w:author="Sean de Noronha | DRG" w:date="2026-09-29T16:58:00Z" w16du:dateUtc="2026-09-29T14:58:00Z">
              <w:r>
                <w:rPr>
                  <w:rFonts w:cs="Arial"/>
                  <w:sz w:val="13"/>
                  <w:szCs w:val="13"/>
                </w:rPr>
                <w:t>337</w:t>
              </w:r>
            </w:ins>
          </w:p>
        </w:tc>
        <w:tc>
          <w:tcPr>
            <w:tcW w:w="500" w:type="dxa"/>
            <w:vAlign w:val="center"/>
          </w:tcPr>
          <w:p w14:paraId="5E001093" w14:textId="77777777" w:rsidR="00C60D85" w:rsidRDefault="00000000">
            <w:pPr>
              <w:spacing w:after="0"/>
              <w:rPr>
                <w:ins w:id="14102" w:author="Sean de Noronha | DRG" w:date="2026-09-29T16:58:00Z" w16du:dateUtc="2026-09-29T14:58:00Z"/>
                <w:rFonts w:cs="Arial"/>
                <w:sz w:val="13"/>
                <w:szCs w:val="13"/>
              </w:rPr>
            </w:pPr>
            <w:ins w:id="14103" w:author="Sean de Noronha | DRG" w:date="2026-09-29T16:58:00Z" w16du:dateUtc="2026-09-29T14:58:00Z">
              <w:r>
                <w:rPr>
                  <w:rFonts w:cs="Arial"/>
                  <w:sz w:val="13"/>
                  <w:szCs w:val="13"/>
                </w:rPr>
                <w:t>T4</w:t>
              </w:r>
            </w:ins>
          </w:p>
        </w:tc>
        <w:tc>
          <w:tcPr>
            <w:tcW w:w="660" w:type="dxa"/>
            <w:vAlign w:val="center"/>
          </w:tcPr>
          <w:p w14:paraId="5E001094" w14:textId="77777777" w:rsidR="00C60D85" w:rsidRDefault="00000000">
            <w:pPr>
              <w:spacing w:after="0"/>
              <w:rPr>
                <w:ins w:id="14104" w:author="Sean de Noronha | DRG" w:date="2026-09-29T16:58:00Z" w16du:dateUtc="2026-09-29T14:58:00Z"/>
                <w:rFonts w:cs="Arial"/>
                <w:sz w:val="13"/>
                <w:szCs w:val="13"/>
              </w:rPr>
            </w:pPr>
            <w:ins w:id="14105" w:author="Sean de Noronha | DRG" w:date="2026-09-29T16:58:00Z" w16du:dateUtc="2026-09-29T14:58:00Z">
              <w:r>
                <w:rPr>
                  <w:rFonts w:cs="Arial"/>
                  <w:sz w:val="13"/>
                  <w:szCs w:val="13"/>
                </w:rPr>
                <w:t>2</w:t>
              </w:r>
            </w:ins>
          </w:p>
        </w:tc>
        <w:tc>
          <w:tcPr>
            <w:tcW w:w="1920" w:type="dxa"/>
            <w:vAlign w:val="center"/>
          </w:tcPr>
          <w:p w14:paraId="5E001095" w14:textId="77777777" w:rsidR="00C60D85" w:rsidRDefault="00000000">
            <w:pPr>
              <w:spacing w:after="0"/>
              <w:rPr>
                <w:ins w:id="14106" w:author="Sean de Noronha | DRG" w:date="2026-09-29T16:58:00Z" w16du:dateUtc="2026-09-29T14:58:00Z"/>
                <w:rFonts w:cs="Arial"/>
                <w:sz w:val="13"/>
                <w:szCs w:val="13"/>
              </w:rPr>
            </w:pPr>
            <w:ins w:id="14107" w:author="Sean de Noronha | DRG" w:date="2026-09-29T16:58:00Z" w16du:dateUtc="2026-09-29T14:58:00Z">
              <w:r>
                <w:rPr>
                  <w:rFonts w:cs="Arial"/>
                  <w:sz w:val="13"/>
                  <w:szCs w:val="13"/>
                </w:rPr>
                <w:t>CSST with four 90° bends and two end fittings, EHD 31</w:t>
              </w:r>
            </w:ins>
          </w:p>
        </w:tc>
        <w:tc>
          <w:tcPr>
            <w:tcW w:w="520" w:type="dxa"/>
            <w:vAlign w:val="center"/>
          </w:tcPr>
          <w:p w14:paraId="5E001096" w14:textId="77777777" w:rsidR="00C60D85" w:rsidRDefault="00000000">
            <w:pPr>
              <w:spacing w:after="0"/>
              <w:rPr>
                <w:ins w:id="14108" w:author="Sean de Noronha | DRG" w:date="2026-09-29T16:58:00Z" w16du:dateUtc="2026-09-29T14:58:00Z"/>
                <w:rFonts w:cs="Arial"/>
                <w:sz w:val="13"/>
                <w:szCs w:val="13"/>
              </w:rPr>
            </w:pPr>
            <w:ins w:id="14109" w:author="Sean de Noronha | DRG" w:date="2026-09-29T16:58:00Z" w16du:dateUtc="2026-09-29T14:58:00Z">
              <w:r>
                <w:rPr>
                  <w:rFonts w:cs="Arial"/>
                  <w:sz w:val="13"/>
                  <w:szCs w:val="13"/>
                </w:rPr>
                <w:t>He</w:t>
              </w:r>
            </w:ins>
          </w:p>
        </w:tc>
        <w:tc>
          <w:tcPr>
            <w:tcW w:w="900" w:type="dxa"/>
            <w:vAlign w:val="center"/>
          </w:tcPr>
          <w:p w14:paraId="5E001097" w14:textId="77777777" w:rsidR="00C60D85" w:rsidRDefault="00000000">
            <w:pPr>
              <w:spacing w:after="0"/>
              <w:rPr>
                <w:ins w:id="14110" w:author="Sean de Noronha | DRG" w:date="2026-09-29T16:58:00Z" w16du:dateUtc="2026-09-29T14:58:00Z"/>
                <w:rFonts w:cs="Arial"/>
                <w:sz w:val="13"/>
                <w:szCs w:val="13"/>
              </w:rPr>
            </w:pPr>
            <w:ins w:id="14111" w:author="Sean de Noronha | DRG" w:date="2026-09-29T16:58:00Z" w16du:dateUtc="2026-09-29T14:58:00Z">
              <w:r>
                <w:rPr>
                  <w:rFonts w:cs="Arial"/>
                  <w:sz w:val="13"/>
                  <w:szCs w:val="13"/>
                </w:rPr>
                <w:t>12,200</w:t>
              </w:r>
            </w:ins>
          </w:p>
        </w:tc>
        <w:tc>
          <w:tcPr>
            <w:tcW w:w="800" w:type="dxa"/>
            <w:vAlign w:val="center"/>
          </w:tcPr>
          <w:p w14:paraId="5E001098" w14:textId="77777777" w:rsidR="00C60D85" w:rsidRDefault="00000000">
            <w:pPr>
              <w:spacing w:after="0"/>
              <w:rPr>
                <w:ins w:id="14112" w:author="Sean de Noronha | DRG" w:date="2026-09-29T16:58:00Z" w16du:dateUtc="2026-09-29T14:58:00Z"/>
                <w:rFonts w:cs="Arial"/>
                <w:sz w:val="13"/>
                <w:szCs w:val="13"/>
              </w:rPr>
            </w:pPr>
            <w:ins w:id="14113" w:author="Sean de Noronha | DRG" w:date="2026-09-29T16:58:00Z" w16du:dateUtc="2026-09-29T14:58:00Z">
              <w:r>
                <w:rPr>
                  <w:rFonts w:cs="Arial"/>
                  <w:sz w:val="13"/>
                  <w:szCs w:val="13"/>
                </w:rPr>
                <w:t>100 ft</w:t>
              </w:r>
            </w:ins>
          </w:p>
        </w:tc>
        <w:tc>
          <w:tcPr>
            <w:tcW w:w="880" w:type="dxa"/>
            <w:vAlign w:val="center"/>
          </w:tcPr>
          <w:p w14:paraId="5E001099" w14:textId="77777777" w:rsidR="00C60D85" w:rsidRDefault="00000000">
            <w:pPr>
              <w:spacing w:after="0"/>
              <w:rPr>
                <w:ins w:id="14114" w:author="Sean de Noronha | DRG" w:date="2026-09-29T16:58:00Z" w16du:dateUtc="2026-09-29T14:58:00Z"/>
                <w:rFonts w:cs="Arial"/>
                <w:sz w:val="13"/>
                <w:szCs w:val="13"/>
              </w:rPr>
            </w:pPr>
            <w:ins w:id="14115" w:author="Sean de Noronha | DRG" w:date="2026-09-29T16:58:00Z" w16du:dateUtc="2026-09-29T14:58:00Z">
              <w:r>
                <w:rPr>
                  <w:rFonts w:cs="Arial"/>
                  <w:sz w:val="13"/>
                  <w:szCs w:val="13"/>
                </w:rPr>
                <w:t>34.5</w:t>
              </w:r>
            </w:ins>
          </w:p>
        </w:tc>
        <w:tc>
          <w:tcPr>
            <w:tcW w:w="820" w:type="dxa"/>
            <w:vAlign w:val="center"/>
          </w:tcPr>
          <w:p w14:paraId="5E00109A" w14:textId="77777777" w:rsidR="00C60D85" w:rsidRDefault="00000000">
            <w:pPr>
              <w:spacing w:after="0"/>
              <w:rPr>
                <w:ins w:id="14116" w:author="Sean de Noronha | DRG" w:date="2026-09-29T16:58:00Z" w16du:dateUtc="2026-09-29T14:58:00Z"/>
                <w:rFonts w:cs="Arial"/>
                <w:sz w:val="13"/>
                <w:szCs w:val="13"/>
              </w:rPr>
            </w:pPr>
            <w:ins w:id="14117" w:author="Sean de Noronha | DRG" w:date="2026-09-29T16:58:00Z" w16du:dateUtc="2026-09-29T14:58:00Z">
              <w:r>
                <w:rPr>
                  <w:rFonts w:cs="Arial"/>
                  <w:sz w:val="13"/>
                  <w:szCs w:val="13"/>
                </w:rPr>
                <w:t>24,100</w:t>
              </w:r>
            </w:ins>
          </w:p>
        </w:tc>
        <w:tc>
          <w:tcPr>
            <w:tcW w:w="1100" w:type="dxa"/>
            <w:vAlign w:val="center"/>
          </w:tcPr>
          <w:p w14:paraId="5E00109B" w14:textId="77777777" w:rsidR="00C60D85" w:rsidRDefault="00000000">
            <w:pPr>
              <w:spacing w:after="0"/>
              <w:rPr>
                <w:ins w:id="14118" w:author="Sean de Noronha | DRG" w:date="2026-09-29T16:58:00Z" w16du:dateUtc="2026-09-29T14:58:00Z"/>
                <w:rFonts w:cs="Arial"/>
                <w:sz w:val="13"/>
                <w:szCs w:val="13"/>
              </w:rPr>
            </w:pPr>
            <w:ins w:id="14119" w:author="Sean de Noronha | DRG" w:date="2026-09-29T16:58:00Z" w16du:dateUtc="2026-09-29T14:58:00Z">
              <w:r>
                <w:rPr>
                  <w:rFonts w:cs="Arial"/>
                  <w:sz w:val="13"/>
                  <w:szCs w:val="13"/>
                </w:rPr>
                <w:t>1,910 (4,050)</w:t>
              </w:r>
            </w:ins>
          </w:p>
        </w:tc>
        <w:tc>
          <w:tcPr>
            <w:tcW w:w="700" w:type="dxa"/>
            <w:vAlign w:val="center"/>
          </w:tcPr>
          <w:p w14:paraId="5E00109C" w14:textId="77777777" w:rsidR="00C60D85" w:rsidRDefault="00000000">
            <w:pPr>
              <w:spacing w:after="0"/>
              <w:rPr>
                <w:ins w:id="14120" w:author="Sean de Noronha | DRG" w:date="2026-09-29T16:58:00Z" w16du:dateUtc="2026-09-29T14:58:00Z"/>
                <w:rFonts w:cs="Arial"/>
                <w:sz w:val="13"/>
                <w:szCs w:val="13"/>
              </w:rPr>
            </w:pPr>
            <w:ins w:id="14121" w:author="Sean de Noronha | DRG" w:date="2026-09-29T16:58:00Z" w16du:dateUtc="2026-09-29T14:58:00Z">
              <w:r>
                <w:rPr>
                  <w:rFonts w:cs="Arial"/>
                  <w:sz w:val="13"/>
                  <w:szCs w:val="13"/>
                </w:rPr>
                <w:t>39.8</w:t>
              </w:r>
            </w:ins>
          </w:p>
        </w:tc>
      </w:tr>
      <w:tr w:rsidR="00C60D85" w14:paraId="7E3BDA9E" w14:textId="77777777">
        <w:trPr>
          <w:jc w:val="center"/>
          <w:ins w:id="14122" w:author="Sean de Noronha | DRG" w:date="2026-09-29T16:58:00Z"/>
        </w:trPr>
        <w:tc>
          <w:tcPr>
            <w:tcW w:w="560" w:type="dxa"/>
            <w:vAlign w:val="center"/>
          </w:tcPr>
          <w:p w14:paraId="5E00109D" w14:textId="77777777" w:rsidR="00C60D85" w:rsidRDefault="00000000">
            <w:pPr>
              <w:spacing w:after="0"/>
              <w:rPr>
                <w:ins w:id="14123" w:author="Sean de Noronha | DRG" w:date="2026-09-29T16:58:00Z" w16du:dateUtc="2026-09-29T14:58:00Z"/>
                <w:rFonts w:cs="Arial"/>
                <w:sz w:val="13"/>
                <w:szCs w:val="13"/>
              </w:rPr>
            </w:pPr>
            <w:ins w:id="14124" w:author="Sean de Noronha | DRG" w:date="2026-09-29T16:58:00Z" w16du:dateUtc="2026-09-29T14:58:00Z">
              <w:r>
                <w:rPr>
                  <w:rFonts w:cs="Arial"/>
                  <w:sz w:val="13"/>
                  <w:szCs w:val="13"/>
                </w:rPr>
                <w:t>338</w:t>
              </w:r>
            </w:ins>
          </w:p>
        </w:tc>
        <w:tc>
          <w:tcPr>
            <w:tcW w:w="500" w:type="dxa"/>
            <w:vAlign w:val="center"/>
          </w:tcPr>
          <w:p w14:paraId="5E00109E" w14:textId="77777777" w:rsidR="00C60D85" w:rsidRDefault="00000000">
            <w:pPr>
              <w:spacing w:after="0"/>
              <w:rPr>
                <w:ins w:id="14125" w:author="Sean de Noronha | DRG" w:date="2026-09-29T16:58:00Z" w16du:dateUtc="2026-09-29T14:58:00Z"/>
                <w:rFonts w:cs="Arial"/>
                <w:sz w:val="13"/>
                <w:szCs w:val="13"/>
              </w:rPr>
            </w:pPr>
            <w:ins w:id="14126" w:author="Sean de Noronha | DRG" w:date="2026-09-29T16:58:00Z" w16du:dateUtc="2026-09-29T14:58:00Z">
              <w:r>
                <w:rPr>
                  <w:rFonts w:cs="Arial"/>
                  <w:sz w:val="13"/>
                  <w:szCs w:val="13"/>
                </w:rPr>
                <w:t>T4</w:t>
              </w:r>
            </w:ins>
          </w:p>
        </w:tc>
        <w:tc>
          <w:tcPr>
            <w:tcW w:w="660" w:type="dxa"/>
            <w:vAlign w:val="center"/>
          </w:tcPr>
          <w:p w14:paraId="5E00109F" w14:textId="77777777" w:rsidR="00C60D85" w:rsidRDefault="00000000">
            <w:pPr>
              <w:spacing w:after="0"/>
              <w:rPr>
                <w:ins w:id="14127" w:author="Sean de Noronha | DRG" w:date="2026-09-29T16:58:00Z" w16du:dateUtc="2026-09-29T14:58:00Z"/>
                <w:rFonts w:cs="Arial"/>
                <w:sz w:val="13"/>
                <w:szCs w:val="13"/>
              </w:rPr>
            </w:pPr>
            <w:ins w:id="14128" w:author="Sean de Noronha | DRG" w:date="2026-09-29T16:58:00Z" w16du:dateUtc="2026-09-29T14:58:00Z">
              <w:r>
                <w:rPr>
                  <w:rFonts w:cs="Arial"/>
                  <w:sz w:val="13"/>
                  <w:szCs w:val="13"/>
                </w:rPr>
                <w:t>2</w:t>
              </w:r>
            </w:ins>
          </w:p>
        </w:tc>
        <w:tc>
          <w:tcPr>
            <w:tcW w:w="1920" w:type="dxa"/>
            <w:vAlign w:val="center"/>
          </w:tcPr>
          <w:p w14:paraId="5E0010A0" w14:textId="77777777" w:rsidR="00C60D85" w:rsidRDefault="00000000">
            <w:pPr>
              <w:spacing w:after="0"/>
              <w:rPr>
                <w:ins w:id="14129" w:author="Sean de Noronha | DRG" w:date="2026-09-29T16:58:00Z" w16du:dateUtc="2026-09-29T14:58:00Z"/>
                <w:rFonts w:cs="Arial"/>
                <w:sz w:val="13"/>
                <w:szCs w:val="13"/>
              </w:rPr>
            </w:pPr>
            <w:ins w:id="14130" w:author="Sean de Noronha | DRG" w:date="2026-09-29T16:58:00Z" w16du:dateUtc="2026-09-29T14:58:00Z">
              <w:r>
                <w:rPr>
                  <w:rFonts w:cs="Arial"/>
                  <w:sz w:val="13"/>
                  <w:szCs w:val="13"/>
                </w:rPr>
                <w:t>CSST with four 90° bends and two end fittings, EHD 31</w:t>
              </w:r>
            </w:ins>
          </w:p>
        </w:tc>
        <w:tc>
          <w:tcPr>
            <w:tcW w:w="520" w:type="dxa"/>
            <w:vAlign w:val="center"/>
          </w:tcPr>
          <w:p w14:paraId="5E0010A1" w14:textId="77777777" w:rsidR="00C60D85" w:rsidRDefault="00000000">
            <w:pPr>
              <w:spacing w:after="0"/>
              <w:rPr>
                <w:ins w:id="14131" w:author="Sean de Noronha | DRG" w:date="2026-09-29T16:58:00Z" w16du:dateUtc="2026-09-29T14:58:00Z"/>
                <w:rFonts w:cs="Arial"/>
                <w:sz w:val="13"/>
                <w:szCs w:val="13"/>
              </w:rPr>
            </w:pPr>
            <w:ins w:id="14132" w:author="Sean de Noronha | DRG" w:date="2026-09-29T16:58:00Z" w16du:dateUtc="2026-09-29T14:58:00Z">
              <w:r>
                <w:rPr>
                  <w:rFonts w:cs="Arial"/>
                  <w:sz w:val="13"/>
                  <w:szCs w:val="13"/>
                </w:rPr>
                <w:t>He</w:t>
              </w:r>
            </w:ins>
          </w:p>
        </w:tc>
        <w:tc>
          <w:tcPr>
            <w:tcW w:w="900" w:type="dxa"/>
            <w:vAlign w:val="center"/>
          </w:tcPr>
          <w:p w14:paraId="5E0010A2" w14:textId="77777777" w:rsidR="00C60D85" w:rsidRDefault="00000000">
            <w:pPr>
              <w:spacing w:after="0"/>
              <w:rPr>
                <w:ins w:id="14133" w:author="Sean de Noronha | DRG" w:date="2026-09-29T16:58:00Z" w16du:dateUtc="2026-09-29T14:58:00Z"/>
                <w:rFonts w:cs="Arial"/>
                <w:sz w:val="13"/>
                <w:szCs w:val="13"/>
              </w:rPr>
            </w:pPr>
            <w:ins w:id="14134" w:author="Sean de Noronha | DRG" w:date="2026-09-29T16:58:00Z" w16du:dateUtc="2026-09-29T14:58:00Z">
              <w:r>
                <w:rPr>
                  <w:rFonts w:cs="Arial"/>
                  <w:sz w:val="13"/>
                  <w:szCs w:val="13"/>
                </w:rPr>
                <w:t>10,800</w:t>
              </w:r>
            </w:ins>
          </w:p>
        </w:tc>
        <w:tc>
          <w:tcPr>
            <w:tcW w:w="800" w:type="dxa"/>
            <w:vAlign w:val="center"/>
          </w:tcPr>
          <w:p w14:paraId="5E0010A3" w14:textId="77777777" w:rsidR="00C60D85" w:rsidRDefault="00000000">
            <w:pPr>
              <w:spacing w:after="0"/>
              <w:rPr>
                <w:ins w:id="14135" w:author="Sean de Noronha | DRG" w:date="2026-09-29T16:58:00Z" w16du:dateUtc="2026-09-29T14:58:00Z"/>
                <w:rFonts w:cs="Arial"/>
                <w:sz w:val="13"/>
                <w:szCs w:val="13"/>
              </w:rPr>
            </w:pPr>
            <w:ins w:id="14136" w:author="Sean de Noronha | DRG" w:date="2026-09-29T16:58:00Z" w16du:dateUtc="2026-09-29T14:58:00Z">
              <w:r>
                <w:rPr>
                  <w:rFonts w:cs="Arial"/>
                  <w:sz w:val="13"/>
                  <w:szCs w:val="13"/>
                </w:rPr>
                <w:t>150 ft</w:t>
              </w:r>
            </w:ins>
          </w:p>
        </w:tc>
        <w:tc>
          <w:tcPr>
            <w:tcW w:w="880" w:type="dxa"/>
            <w:vAlign w:val="center"/>
          </w:tcPr>
          <w:p w14:paraId="5E0010A4" w14:textId="77777777" w:rsidR="00C60D85" w:rsidRDefault="00000000">
            <w:pPr>
              <w:spacing w:after="0"/>
              <w:rPr>
                <w:ins w:id="14137" w:author="Sean de Noronha | DRG" w:date="2026-09-29T16:58:00Z" w16du:dateUtc="2026-09-29T14:58:00Z"/>
                <w:rFonts w:cs="Arial"/>
                <w:sz w:val="13"/>
                <w:szCs w:val="13"/>
              </w:rPr>
            </w:pPr>
            <w:ins w:id="14138" w:author="Sean de Noronha | DRG" w:date="2026-09-29T16:58:00Z" w16du:dateUtc="2026-09-29T14:58:00Z">
              <w:r>
                <w:rPr>
                  <w:rFonts w:cs="Arial"/>
                  <w:sz w:val="13"/>
                  <w:szCs w:val="13"/>
                </w:rPr>
                <w:t>34.5</w:t>
              </w:r>
            </w:ins>
          </w:p>
        </w:tc>
        <w:tc>
          <w:tcPr>
            <w:tcW w:w="820" w:type="dxa"/>
            <w:vAlign w:val="center"/>
          </w:tcPr>
          <w:p w14:paraId="5E0010A5" w14:textId="77777777" w:rsidR="00C60D85" w:rsidRDefault="00000000">
            <w:pPr>
              <w:spacing w:after="0"/>
              <w:rPr>
                <w:ins w:id="14139" w:author="Sean de Noronha | DRG" w:date="2026-09-29T16:58:00Z" w16du:dateUtc="2026-09-29T14:58:00Z"/>
                <w:rFonts w:cs="Arial"/>
                <w:sz w:val="13"/>
                <w:szCs w:val="13"/>
              </w:rPr>
            </w:pPr>
            <w:ins w:id="14140" w:author="Sean de Noronha | DRG" w:date="2026-09-29T16:58:00Z" w16du:dateUtc="2026-09-29T14:58:00Z">
              <w:r>
                <w:rPr>
                  <w:rFonts w:cs="Arial"/>
                  <w:sz w:val="13"/>
                  <w:szCs w:val="13"/>
                </w:rPr>
                <w:t>24,100</w:t>
              </w:r>
            </w:ins>
          </w:p>
        </w:tc>
        <w:tc>
          <w:tcPr>
            <w:tcW w:w="1100" w:type="dxa"/>
            <w:vAlign w:val="center"/>
          </w:tcPr>
          <w:p w14:paraId="5E0010A6" w14:textId="77777777" w:rsidR="00C60D85" w:rsidRDefault="00000000">
            <w:pPr>
              <w:spacing w:after="0"/>
              <w:rPr>
                <w:ins w:id="14141" w:author="Sean de Noronha | DRG" w:date="2026-09-29T16:58:00Z" w16du:dateUtc="2026-09-29T14:58:00Z"/>
                <w:rFonts w:cs="Arial"/>
                <w:sz w:val="13"/>
                <w:szCs w:val="13"/>
              </w:rPr>
            </w:pPr>
            <w:ins w:id="14142" w:author="Sean de Noronha | DRG" w:date="2026-09-29T16:58:00Z" w16du:dateUtc="2026-09-29T14:58:00Z">
              <w:r>
                <w:rPr>
                  <w:rFonts w:cs="Arial"/>
                  <w:sz w:val="13"/>
                  <w:szCs w:val="13"/>
                </w:rPr>
                <w:t>1,690 (3,570)</w:t>
              </w:r>
            </w:ins>
          </w:p>
        </w:tc>
        <w:tc>
          <w:tcPr>
            <w:tcW w:w="700" w:type="dxa"/>
            <w:vAlign w:val="center"/>
          </w:tcPr>
          <w:p w14:paraId="5E0010A7" w14:textId="77777777" w:rsidR="00C60D85" w:rsidRDefault="00000000">
            <w:pPr>
              <w:spacing w:after="0"/>
              <w:rPr>
                <w:ins w:id="14143" w:author="Sean de Noronha | DRG" w:date="2026-09-29T16:58:00Z" w16du:dateUtc="2026-09-29T14:58:00Z"/>
                <w:rFonts w:cs="Arial"/>
                <w:sz w:val="13"/>
                <w:szCs w:val="13"/>
              </w:rPr>
            </w:pPr>
            <w:ins w:id="14144" w:author="Sean de Noronha | DRG" w:date="2026-09-29T16:58:00Z" w16du:dateUtc="2026-09-29T14:58:00Z">
              <w:r>
                <w:rPr>
                  <w:rFonts w:cs="Arial"/>
                  <w:sz w:val="13"/>
                  <w:szCs w:val="13"/>
                </w:rPr>
                <w:t>35.1</w:t>
              </w:r>
            </w:ins>
          </w:p>
        </w:tc>
      </w:tr>
      <w:tr w:rsidR="00C60D85" w14:paraId="593EEB10" w14:textId="77777777">
        <w:trPr>
          <w:jc w:val="center"/>
          <w:ins w:id="14145" w:author="Sean de Noronha | DRG" w:date="2026-09-29T16:58:00Z"/>
        </w:trPr>
        <w:tc>
          <w:tcPr>
            <w:tcW w:w="560" w:type="dxa"/>
            <w:vAlign w:val="center"/>
          </w:tcPr>
          <w:p w14:paraId="5E0010A8" w14:textId="77777777" w:rsidR="00C60D85" w:rsidRDefault="00000000">
            <w:pPr>
              <w:spacing w:after="0"/>
              <w:rPr>
                <w:ins w:id="14146" w:author="Sean de Noronha | DRG" w:date="2026-09-29T16:58:00Z" w16du:dateUtc="2026-09-29T14:58:00Z"/>
                <w:rFonts w:cs="Arial"/>
                <w:sz w:val="13"/>
                <w:szCs w:val="13"/>
              </w:rPr>
            </w:pPr>
            <w:ins w:id="14147" w:author="Sean de Noronha | DRG" w:date="2026-09-29T16:58:00Z" w16du:dateUtc="2026-09-29T14:58:00Z">
              <w:r>
                <w:rPr>
                  <w:rFonts w:cs="Arial"/>
                  <w:sz w:val="13"/>
                  <w:szCs w:val="13"/>
                </w:rPr>
                <w:t>339</w:t>
              </w:r>
            </w:ins>
          </w:p>
        </w:tc>
        <w:tc>
          <w:tcPr>
            <w:tcW w:w="500" w:type="dxa"/>
            <w:vAlign w:val="center"/>
          </w:tcPr>
          <w:p w14:paraId="5E0010A9" w14:textId="77777777" w:rsidR="00C60D85" w:rsidRDefault="00000000">
            <w:pPr>
              <w:spacing w:after="0"/>
              <w:rPr>
                <w:ins w:id="14148" w:author="Sean de Noronha | DRG" w:date="2026-09-29T16:58:00Z" w16du:dateUtc="2026-09-29T14:58:00Z"/>
                <w:rFonts w:cs="Arial"/>
                <w:sz w:val="13"/>
                <w:szCs w:val="13"/>
              </w:rPr>
            </w:pPr>
            <w:ins w:id="14149" w:author="Sean de Noronha | DRG" w:date="2026-09-29T16:58:00Z" w16du:dateUtc="2026-09-29T14:58:00Z">
              <w:r>
                <w:rPr>
                  <w:rFonts w:cs="Arial"/>
                  <w:sz w:val="13"/>
                  <w:szCs w:val="13"/>
                </w:rPr>
                <w:t>T4</w:t>
              </w:r>
            </w:ins>
          </w:p>
        </w:tc>
        <w:tc>
          <w:tcPr>
            <w:tcW w:w="660" w:type="dxa"/>
            <w:vAlign w:val="center"/>
          </w:tcPr>
          <w:p w14:paraId="5E0010AA" w14:textId="77777777" w:rsidR="00C60D85" w:rsidRDefault="00000000">
            <w:pPr>
              <w:spacing w:after="0"/>
              <w:rPr>
                <w:ins w:id="14150" w:author="Sean de Noronha | DRG" w:date="2026-09-29T16:58:00Z" w16du:dateUtc="2026-09-29T14:58:00Z"/>
                <w:rFonts w:cs="Arial"/>
                <w:sz w:val="13"/>
                <w:szCs w:val="13"/>
              </w:rPr>
            </w:pPr>
            <w:ins w:id="14151" w:author="Sean de Noronha | DRG" w:date="2026-09-29T16:58:00Z" w16du:dateUtc="2026-09-29T14:58:00Z">
              <w:r>
                <w:rPr>
                  <w:rFonts w:cs="Arial"/>
                  <w:sz w:val="13"/>
                  <w:szCs w:val="13"/>
                </w:rPr>
                <w:t>2</w:t>
              </w:r>
            </w:ins>
          </w:p>
        </w:tc>
        <w:tc>
          <w:tcPr>
            <w:tcW w:w="1920" w:type="dxa"/>
            <w:vAlign w:val="center"/>
          </w:tcPr>
          <w:p w14:paraId="5E0010AB" w14:textId="77777777" w:rsidR="00C60D85" w:rsidRDefault="00000000">
            <w:pPr>
              <w:spacing w:after="0"/>
              <w:rPr>
                <w:ins w:id="14152" w:author="Sean de Noronha | DRG" w:date="2026-09-29T16:58:00Z" w16du:dateUtc="2026-09-29T14:58:00Z"/>
                <w:rFonts w:cs="Arial"/>
                <w:sz w:val="13"/>
                <w:szCs w:val="13"/>
              </w:rPr>
            </w:pPr>
            <w:ins w:id="14153" w:author="Sean de Noronha | DRG" w:date="2026-09-29T16:58:00Z" w16du:dateUtc="2026-09-29T14:58:00Z">
              <w:r>
                <w:rPr>
                  <w:rFonts w:cs="Arial"/>
                  <w:sz w:val="13"/>
                  <w:szCs w:val="13"/>
                </w:rPr>
                <w:t>CSST with four 90° bends and two end fittings, EHD 31</w:t>
              </w:r>
            </w:ins>
          </w:p>
        </w:tc>
        <w:tc>
          <w:tcPr>
            <w:tcW w:w="520" w:type="dxa"/>
            <w:vAlign w:val="center"/>
          </w:tcPr>
          <w:p w14:paraId="5E0010AC" w14:textId="77777777" w:rsidR="00C60D85" w:rsidRDefault="00000000">
            <w:pPr>
              <w:spacing w:after="0"/>
              <w:rPr>
                <w:ins w:id="14154" w:author="Sean de Noronha | DRG" w:date="2026-09-29T16:58:00Z" w16du:dateUtc="2026-09-29T14:58:00Z"/>
                <w:rFonts w:cs="Arial"/>
                <w:sz w:val="13"/>
                <w:szCs w:val="13"/>
              </w:rPr>
            </w:pPr>
            <w:ins w:id="14155" w:author="Sean de Noronha | DRG" w:date="2026-09-29T16:58:00Z" w16du:dateUtc="2026-09-29T14:58:00Z">
              <w:r>
                <w:rPr>
                  <w:rFonts w:cs="Arial"/>
                  <w:sz w:val="13"/>
                  <w:szCs w:val="13"/>
                </w:rPr>
                <w:t>He</w:t>
              </w:r>
            </w:ins>
          </w:p>
        </w:tc>
        <w:tc>
          <w:tcPr>
            <w:tcW w:w="900" w:type="dxa"/>
            <w:vAlign w:val="center"/>
          </w:tcPr>
          <w:p w14:paraId="5E0010AD" w14:textId="77777777" w:rsidR="00C60D85" w:rsidRDefault="00000000">
            <w:pPr>
              <w:spacing w:after="0"/>
              <w:rPr>
                <w:ins w:id="14156" w:author="Sean de Noronha | DRG" w:date="2026-09-29T16:58:00Z" w16du:dateUtc="2026-09-29T14:58:00Z"/>
                <w:rFonts w:cs="Arial"/>
                <w:sz w:val="13"/>
                <w:szCs w:val="13"/>
              </w:rPr>
            </w:pPr>
            <w:ins w:id="14157" w:author="Sean de Noronha | DRG" w:date="2026-09-29T16:58:00Z" w16du:dateUtc="2026-09-29T14:58:00Z">
              <w:r>
                <w:rPr>
                  <w:rFonts w:cs="Arial"/>
                  <w:sz w:val="13"/>
                  <w:szCs w:val="13"/>
                </w:rPr>
                <w:t>8,840</w:t>
              </w:r>
            </w:ins>
          </w:p>
        </w:tc>
        <w:tc>
          <w:tcPr>
            <w:tcW w:w="800" w:type="dxa"/>
            <w:vAlign w:val="center"/>
          </w:tcPr>
          <w:p w14:paraId="5E0010AE" w14:textId="77777777" w:rsidR="00C60D85" w:rsidRDefault="00000000">
            <w:pPr>
              <w:spacing w:after="0"/>
              <w:rPr>
                <w:ins w:id="14158" w:author="Sean de Noronha | DRG" w:date="2026-09-29T16:58:00Z" w16du:dateUtc="2026-09-29T14:58:00Z"/>
                <w:rFonts w:cs="Arial"/>
                <w:sz w:val="13"/>
                <w:szCs w:val="13"/>
              </w:rPr>
            </w:pPr>
            <w:ins w:id="14159" w:author="Sean de Noronha | DRG" w:date="2026-09-29T16:58:00Z" w16du:dateUtc="2026-09-29T14:58:00Z">
              <w:r>
                <w:rPr>
                  <w:rFonts w:cs="Arial"/>
                  <w:sz w:val="13"/>
                  <w:szCs w:val="13"/>
                </w:rPr>
                <w:t>200 ft</w:t>
              </w:r>
            </w:ins>
          </w:p>
        </w:tc>
        <w:tc>
          <w:tcPr>
            <w:tcW w:w="880" w:type="dxa"/>
            <w:vAlign w:val="center"/>
          </w:tcPr>
          <w:p w14:paraId="5E0010AF" w14:textId="77777777" w:rsidR="00C60D85" w:rsidRDefault="00000000">
            <w:pPr>
              <w:spacing w:after="0"/>
              <w:rPr>
                <w:ins w:id="14160" w:author="Sean de Noronha | DRG" w:date="2026-09-29T16:58:00Z" w16du:dateUtc="2026-09-29T14:58:00Z"/>
                <w:rFonts w:cs="Arial"/>
                <w:sz w:val="13"/>
                <w:szCs w:val="13"/>
              </w:rPr>
            </w:pPr>
            <w:ins w:id="14161" w:author="Sean de Noronha | DRG" w:date="2026-09-29T16:58:00Z" w16du:dateUtc="2026-09-29T14:58:00Z">
              <w:r>
                <w:rPr>
                  <w:rFonts w:cs="Arial"/>
                  <w:sz w:val="13"/>
                  <w:szCs w:val="13"/>
                </w:rPr>
                <w:t>34.5</w:t>
              </w:r>
            </w:ins>
          </w:p>
        </w:tc>
        <w:tc>
          <w:tcPr>
            <w:tcW w:w="820" w:type="dxa"/>
            <w:vAlign w:val="center"/>
          </w:tcPr>
          <w:p w14:paraId="5E0010B0" w14:textId="77777777" w:rsidR="00C60D85" w:rsidRDefault="00000000">
            <w:pPr>
              <w:spacing w:after="0"/>
              <w:rPr>
                <w:ins w:id="14162" w:author="Sean de Noronha | DRG" w:date="2026-09-29T16:58:00Z" w16du:dateUtc="2026-09-29T14:58:00Z"/>
                <w:rFonts w:cs="Arial"/>
                <w:sz w:val="13"/>
                <w:szCs w:val="13"/>
              </w:rPr>
            </w:pPr>
            <w:ins w:id="14163" w:author="Sean de Noronha | DRG" w:date="2026-09-29T16:58:00Z" w16du:dateUtc="2026-09-29T14:58:00Z">
              <w:r>
                <w:rPr>
                  <w:rFonts w:cs="Arial"/>
                  <w:sz w:val="13"/>
                  <w:szCs w:val="13"/>
                </w:rPr>
                <w:t>24,100</w:t>
              </w:r>
            </w:ins>
          </w:p>
        </w:tc>
        <w:tc>
          <w:tcPr>
            <w:tcW w:w="1100" w:type="dxa"/>
            <w:vAlign w:val="center"/>
          </w:tcPr>
          <w:p w14:paraId="5E0010B1" w14:textId="77777777" w:rsidR="00C60D85" w:rsidRDefault="00000000">
            <w:pPr>
              <w:spacing w:after="0"/>
              <w:rPr>
                <w:ins w:id="14164" w:author="Sean de Noronha | DRG" w:date="2026-09-29T16:58:00Z" w16du:dateUtc="2026-09-29T14:58:00Z"/>
                <w:rFonts w:cs="Arial"/>
                <w:sz w:val="13"/>
                <w:szCs w:val="13"/>
              </w:rPr>
            </w:pPr>
            <w:ins w:id="14165" w:author="Sean de Noronha | DRG" w:date="2026-09-29T16:58:00Z" w16du:dateUtc="2026-09-29T14:58:00Z">
              <w:r>
                <w:rPr>
                  <w:rFonts w:cs="Arial"/>
                  <w:sz w:val="13"/>
                  <w:szCs w:val="13"/>
                </w:rPr>
                <w:t>1,380 (2,930)</w:t>
              </w:r>
            </w:ins>
          </w:p>
        </w:tc>
        <w:tc>
          <w:tcPr>
            <w:tcW w:w="700" w:type="dxa"/>
            <w:vAlign w:val="center"/>
          </w:tcPr>
          <w:p w14:paraId="5E0010B2" w14:textId="77777777" w:rsidR="00C60D85" w:rsidRDefault="00000000">
            <w:pPr>
              <w:spacing w:after="0"/>
              <w:rPr>
                <w:ins w:id="14166" w:author="Sean de Noronha | DRG" w:date="2026-09-29T16:58:00Z" w16du:dateUtc="2026-09-29T14:58:00Z"/>
                <w:rFonts w:cs="Arial"/>
                <w:sz w:val="13"/>
                <w:szCs w:val="13"/>
              </w:rPr>
            </w:pPr>
            <w:ins w:id="14167" w:author="Sean de Noronha | DRG" w:date="2026-09-29T16:58:00Z" w16du:dateUtc="2026-09-29T14:58:00Z">
              <w:r>
                <w:rPr>
                  <w:rFonts w:cs="Arial"/>
                  <w:sz w:val="13"/>
                  <w:szCs w:val="13"/>
                </w:rPr>
                <w:t>28.8</w:t>
              </w:r>
            </w:ins>
          </w:p>
        </w:tc>
      </w:tr>
      <w:tr w:rsidR="00C60D85" w14:paraId="5DCCB4D4" w14:textId="77777777">
        <w:trPr>
          <w:jc w:val="center"/>
          <w:ins w:id="14168" w:author="Sean de Noronha | DRG" w:date="2026-09-29T16:58:00Z"/>
        </w:trPr>
        <w:tc>
          <w:tcPr>
            <w:tcW w:w="560" w:type="dxa"/>
            <w:vAlign w:val="center"/>
          </w:tcPr>
          <w:p w14:paraId="5E0010B3" w14:textId="77777777" w:rsidR="00C60D85" w:rsidRDefault="00000000">
            <w:pPr>
              <w:spacing w:after="0"/>
              <w:rPr>
                <w:ins w:id="14169" w:author="Sean de Noronha | DRG" w:date="2026-09-29T16:58:00Z" w16du:dateUtc="2026-09-29T14:58:00Z"/>
                <w:rFonts w:cs="Arial"/>
                <w:sz w:val="13"/>
                <w:szCs w:val="13"/>
              </w:rPr>
            </w:pPr>
            <w:ins w:id="14170" w:author="Sean de Noronha | DRG" w:date="2026-09-29T16:58:00Z" w16du:dateUtc="2026-09-29T14:58:00Z">
              <w:r>
                <w:rPr>
                  <w:rFonts w:cs="Arial"/>
                  <w:sz w:val="13"/>
                  <w:szCs w:val="13"/>
                </w:rPr>
                <w:t>340</w:t>
              </w:r>
            </w:ins>
          </w:p>
        </w:tc>
        <w:tc>
          <w:tcPr>
            <w:tcW w:w="500" w:type="dxa"/>
            <w:vAlign w:val="center"/>
          </w:tcPr>
          <w:p w14:paraId="5E0010B4" w14:textId="77777777" w:rsidR="00C60D85" w:rsidRDefault="00000000">
            <w:pPr>
              <w:spacing w:after="0"/>
              <w:rPr>
                <w:ins w:id="14171" w:author="Sean de Noronha | DRG" w:date="2026-09-29T16:58:00Z" w16du:dateUtc="2026-09-29T14:58:00Z"/>
                <w:rFonts w:cs="Arial"/>
                <w:sz w:val="13"/>
                <w:szCs w:val="13"/>
              </w:rPr>
            </w:pPr>
            <w:ins w:id="14172" w:author="Sean de Noronha | DRG" w:date="2026-09-29T16:58:00Z" w16du:dateUtc="2026-09-29T14:58:00Z">
              <w:r>
                <w:rPr>
                  <w:rFonts w:cs="Arial"/>
                  <w:sz w:val="13"/>
                  <w:szCs w:val="13"/>
                </w:rPr>
                <w:t>T4</w:t>
              </w:r>
            </w:ins>
          </w:p>
        </w:tc>
        <w:tc>
          <w:tcPr>
            <w:tcW w:w="660" w:type="dxa"/>
            <w:vAlign w:val="center"/>
          </w:tcPr>
          <w:p w14:paraId="5E0010B5" w14:textId="77777777" w:rsidR="00C60D85" w:rsidRDefault="00000000">
            <w:pPr>
              <w:spacing w:after="0"/>
              <w:rPr>
                <w:ins w:id="14173" w:author="Sean de Noronha | DRG" w:date="2026-09-29T16:58:00Z" w16du:dateUtc="2026-09-29T14:58:00Z"/>
                <w:rFonts w:cs="Arial"/>
                <w:sz w:val="13"/>
                <w:szCs w:val="13"/>
              </w:rPr>
            </w:pPr>
            <w:ins w:id="14174" w:author="Sean de Noronha | DRG" w:date="2026-09-29T16:58:00Z" w16du:dateUtc="2026-09-29T14:58:00Z">
              <w:r>
                <w:rPr>
                  <w:rFonts w:cs="Arial"/>
                  <w:sz w:val="13"/>
                  <w:szCs w:val="13"/>
                </w:rPr>
                <w:t>2</w:t>
              </w:r>
            </w:ins>
          </w:p>
        </w:tc>
        <w:tc>
          <w:tcPr>
            <w:tcW w:w="1920" w:type="dxa"/>
            <w:vAlign w:val="center"/>
          </w:tcPr>
          <w:p w14:paraId="5E0010B6" w14:textId="77777777" w:rsidR="00C60D85" w:rsidRDefault="00000000">
            <w:pPr>
              <w:spacing w:after="0"/>
              <w:rPr>
                <w:ins w:id="14175" w:author="Sean de Noronha | DRG" w:date="2026-09-29T16:58:00Z" w16du:dateUtc="2026-09-29T14:58:00Z"/>
                <w:rFonts w:cs="Arial"/>
                <w:sz w:val="13"/>
                <w:szCs w:val="13"/>
              </w:rPr>
            </w:pPr>
            <w:ins w:id="14176" w:author="Sean de Noronha | DRG" w:date="2026-09-29T16:58:00Z" w16du:dateUtc="2026-09-29T14:58:00Z">
              <w:r>
                <w:rPr>
                  <w:rFonts w:cs="Arial"/>
                  <w:sz w:val="13"/>
                  <w:szCs w:val="13"/>
                </w:rPr>
                <w:t>CSST with four 90° bends and two end fittings, EHD 31</w:t>
              </w:r>
            </w:ins>
          </w:p>
        </w:tc>
        <w:tc>
          <w:tcPr>
            <w:tcW w:w="520" w:type="dxa"/>
            <w:vAlign w:val="center"/>
          </w:tcPr>
          <w:p w14:paraId="5E0010B7" w14:textId="77777777" w:rsidR="00C60D85" w:rsidRDefault="00000000">
            <w:pPr>
              <w:spacing w:after="0"/>
              <w:rPr>
                <w:ins w:id="14177" w:author="Sean de Noronha | DRG" w:date="2026-09-29T16:58:00Z" w16du:dateUtc="2026-09-29T14:58:00Z"/>
                <w:rFonts w:cs="Arial"/>
                <w:sz w:val="13"/>
                <w:szCs w:val="13"/>
              </w:rPr>
            </w:pPr>
            <w:ins w:id="14178" w:author="Sean de Noronha | DRG" w:date="2026-09-29T16:58:00Z" w16du:dateUtc="2026-09-29T14:58:00Z">
              <w:r>
                <w:rPr>
                  <w:rFonts w:cs="Arial"/>
                  <w:sz w:val="13"/>
                  <w:szCs w:val="13"/>
                </w:rPr>
                <w:t>He</w:t>
              </w:r>
            </w:ins>
          </w:p>
        </w:tc>
        <w:tc>
          <w:tcPr>
            <w:tcW w:w="900" w:type="dxa"/>
            <w:vAlign w:val="center"/>
          </w:tcPr>
          <w:p w14:paraId="5E0010B8" w14:textId="77777777" w:rsidR="00C60D85" w:rsidRDefault="00000000">
            <w:pPr>
              <w:spacing w:after="0"/>
              <w:rPr>
                <w:ins w:id="14179" w:author="Sean de Noronha | DRG" w:date="2026-09-29T16:58:00Z" w16du:dateUtc="2026-09-29T14:58:00Z"/>
                <w:rFonts w:cs="Arial"/>
                <w:sz w:val="13"/>
                <w:szCs w:val="13"/>
              </w:rPr>
            </w:pPr>
            <w:ins w:id="14180" w:author="Sean de Noronha | DRG" w:date="2026-09-29T16:58:00Z" w16du:dateUtc="2026-09-29T14:58:00Z">
              <w:r>
                <w:rPr>
                  <w:rFonts w:cs="Arial"/>
                  <w:sz w:val="13"/>
                  <w:szCs w:val="13"/>
                </w:rPr>
                <w:t>8,360</w:t>
              </w:r>
            </w:ins>
          </w:p>
        </w:tc>
        <w:tc>
          <w:tcPr>
            <w:tcW w:w="800" w:type="dxa"/>
            <w:vAlign w:val="center"/>
          </w:tcPr>
          <w:p w14:paraId="5E0010B9" w14:textId="77777777" w:rsidR="00C60D85" w:rsidRDefault="00000000">
            <w:pPr>
              <w:spacing w:after="0"/>
              <w:rPr>
                <w:ins w:id="14181" w:author="Sean de Noronha | DRG" w:date="2026-09-29T16:58:00Z" w16du:dateUtc="2026-09-29T14:58:00Z"/>
                <w:rFonts w:cs="Arial"/>
                <w:sz w:val="13"/>
                <w:szCs w:val="13"/>
              </w:rPr>
            </w:pPr>
            <w:ins w:id="14182" w:author="Sean de Noronha | DRG" w:date="2026-09-29T16:58:00Z" w16du:dateUtc="2026-09-29T14:58:00Z">
              <w:r>
                <w:rPr>
                  <w:rFonts w:cs="Arial"/>
                  <w:sz w:val="13"/>
                  <w:szCs w:val="13"/>
                </w:rPr>
                <w:t>250 ft</w:t>
              </w:r>
            </w:ins>
          </w:p>
        </w:tc>
        <w:tc>
          <w:tcPr>
            <w:tcW w:w="880" w:type="dxa"/>
            <w:vAlign w:val="center"/>
          </w:tcPr>
          <w:p w14:paraId="5E0010BA" w14:textId="77777777" w:rsidR="00C60D85" w:rsidRDefault="00000000">
            <w:pPr>
              <w:spacing w:after="0"/>
              <w:rPr>
                <w:ins w:id="14183" w:author="Sean de Noronha | DRG" w:date="2026-09-29T16:58:00Z" w16du:dateUtc="2026-09-29T14:58:00Z"/>
                <w:rFonts w:cs="Arial"/>
                <w:sz w:val="13"/>
                <w:szCs w:val="13"/>
              </w:rPr>
            </w:pPr>
            <w:ins w:id="14184" w:author="Sean de Noronha | DRG" w:date="2026-09-29T16:58:00Z" w16du:dateUtc="2026-09-29T14:58:00Z">
              <w:r>
                <w:rPr>
                  <w:rFonts w:cs="Arial"/>
                  <w:sz w:val="13"/>
                  <w:szCs w:val="13"/>
                </w:rPr>
                <w:t>34.5</w:t>
              </w:r>
            </w:ins>
          </w:p>
        </w:tc>
        <w:tc>
          <w:tcPr>
            <w:tcW w:w="820" w:type="dxa"/>
            <w:vAlign w:val="center"/>
          </w:tcPr>
          <w:p w14:paraId="5E0010BB" w14:textId="77777777" w:rsidR="00C60D85" w:rsidRDefault="00000000">
            <w:pPr>
              <w:spacing w:after="0"/>
              <w:rPr>
                <w:ins w:id="14185" w:author="Sean de Noronha | DRG" w:date="2026-09-29T16:58:00Z" w16du:dateUtc="2026-09-29T14:58:00Z"/>
                <w:rFonts w:cs="Arial"/>
                <w:sz w:val="13"/>
                <w:szCs w:val="13"/>
              </w:rPr>
            </w:pPr>
            <w:ins w:id="14186" w:author="Sean de Noronha | DRG" w:date="2026-09-29T16:58:00Z" w16du:dateUtc="2026-09-29T14:58:00Z">
              <w:r>
                <w:rPr>
                  <w:rFonts w:cs="Arial"/>
                  <w:sz w:val="13"/>
                  <w:szCs w:val="13"/>
                </w:rPr>
                <w:t>24,100</w:t>
              </w:r>
            </w:ins>
          </w:p>
        </w:tc>
        <w:tc>
          <w:tcPr>
            <w:tcW w:w="1100" w:type="dxa"/>
            <w:vAlign w:val="center"/>
          </w:tcPr>
          <w:p w14:paraId="5E0010BC" w14:textId="77777777" w:rsidR="00C60D85" w:rsidRDefault="00000000">
            <w:pPr>
              <w:spacing w:after="0"/>
              <w:rPr>
                <w:ins w:id="14187" w:author="Sean de Noronha | DRG" w:date="2026-09-29T16:58:00Z" w16du:dateUtc="2026-09-29T14:58:00Z"/>
                <w:rFonts w:cs="Arial"/>
                <w:sz w:val="13"/>
                <w:szCs w:val="13"/>
              </w:rPr>
            </w:pPr>
            <w:ins w:id="14188" w:author="Sean de Noronha | DRG" w:date="2026-09-29T16:58:00Z" w16du:dateUtc="2026-09-29T14:58:00Z">
              <w:r>
                <w:rPr>
                  <w:rFonts w:cs="Arial"/>
                  <w:sz w:val="13"/>
                  <w:szCs w:val="13"/>
                </w:rPr>
                <w:t>1,310 (2,770)</w:t>
              </w:r>
            </w:ins>
          </w:p>
        </w:tc>
        <w:tc>
          <w:tcPr>
            <w:tcW w:w="700" w:type="dxa"/>
            <w:vAlign w:val="center"/>
          </w:tcPr>
          <w:p w14:paraId="5E0010BD" w14:textId="77777777" w:rsidR="00C60D85" w:rsidRDefault="00000000">
            <w:pPr>
              <w:spacing w:after="0"/>
              <w:rPr>
                <w:ins w:id="14189" w:author="Sean de Noronha | DRG" w:date="2026-09-29T16:58:00Z" w16du:dateUtc="2026-09-29T14:58:00Z"/>
                <w:rFonts w:cs="Arial"/>
                <w:sz w:val="13"/>
                <w:szCs w:val="13"/>
              </w:rPr>
            </w:pPr>
            <w:ins w:id="14190" w:author="Sean de Noronha | DRG" w:date="2026-09-29T16:58:00Z" w16du:dateUtc="2026-09-29T14:58:00Z">
              <w:r>
                <w:rPr>
                  <w:rFonts w:cs="Arial"/>
                  <w:sz w:val="13"/>
                  <w:szCs w:val="13"/>
                </w:rPr>
                <w:t>27.2</w:t>
              </w:r>
            </w:ins>
          </w:p>
        </w:tc>
      </w:tr>
      <w:tr w:rsidR="00C60D85" w14:paraId="11421810" w14:textId="77777777">
        <w:trPr>
          <w:jc w:val="center"/>
          <w:ins w:id="14191" w:author="Sean de Noronha | DRG" w:date="2026-09-29T16:58:00Z"/>
        </w:trPr>
        <w:tc>
          <w:tcPr>
            <w:tcW w:w="560" w:type="dxa"/>
            <w:vAlign w:val="center"/>
          </w:tcPr>
          <w:p w14:paraId="5E0010BE" w14:textId="77777777" w:rsidR="00C60D85" w:rsidRDefault="00000000">
            <w:pPr>
              <w:spacing w:after="0"/>
              <w:rPr>
                <w:ins w:id="14192" w:author="Sean de Noronha | DRG" w:date="2026-09-29T16:58:00Z" w16du:dateUtc="2026-09-29T14:58:00Z"/>
                <w:rFonts w:cs="Arial"/>
                <w:sz w:val="13"/>
                <w:szCs w:val="13"/>
              </w:rPr>
            </w:pPr>
            <w:ins w:id="14193" w:author="Sean de Noronha | DRG" w:date="2026-09-29T16:58:00Z" w16du:dateUtc="2026-09-29T14:58:00Z">
              <w:r>
                <w:rPr>
                  <w:rFonts w:cs="Arial"/>
                  <w:sz w:val="13"/>
                  <w:szCs w:val="13"/>
                </w:rPr>
                <w:t>341</w:t>
              </w:r>
            </w:ins>
          </w:p>
        </w:tc>
        <w:tc>
          <w:tcPr>
            <w:tcW w:w="500" w:type="dxa"/>
            <w:vAlign w:val="center"/>
          </w:tcPr>
          <w:p w14:paraId="5E0010BF" w14:textId="77777777" w:rsidR="00C60D85" w:rsidRDefault="00000000">
            <w:pPr>
              <w:spacing w:after="0"/>
              <w:rPr>
                <w:ins w:id="14194" w:author="Sean de Noronha | DRG" w:date="2026-09-29T16:58:00Z" w16du:dateUtc="2026-09-29T14:58:00Z"/>
                <w:rFonts w:cs="Arial"/>
                <w:sz w:val="13"/>
                <w:szCs w:val="13"/>
              </w:rPr>
            </w:pPr>
            <w:ins w:id="14195" w:author="Sean de Noronha | DRG" w:date="2026-09-29T16:58:00Z" w16du:dateUtc="2026-09-29T14:58:00Z">
              <w:r>
                <w:rPr>
                  <w:rFonts w:cs="Arial"/>
                  <w:sz w:val="13"/>
                  <w:szCs w:val="13"/>
                </w:rPr>
                <w:t>T5</w:t>
              </w:r>
            </w:ins>
          </w:p>
        </w:tc>
        <w:tc>
          <w:tcPr>
            <w:tcW w:w="660" w:type="dxa"/>
            <w:vAlign w:val="center"/>
          </w:tcPr>
          <w:p w14:paraId="5E0010C0" w14:textId="77777777" w:rsidR="00C60D85" w:rsidRDefault="00000000">
            <w:pPr>
              <w:spacing w:after="0"/>
              <w:rPr>
                <w:ins w:id="14196" w:author="Sean de Noronha | DRG" w:date="2026-09-29T16:58:00Z" w16du:dateUtc="2026-09-29T14:58:00Z"/>
                <w:rFonts w:cs="Arial"/>
                <w:sz w:val="13"/>
                <w:szCs w:val="13"/>
              </w:rPr>
            </w:pPr>
            <w:ins w:id="14197" w:author="Sean de Noronha | DRG" w:date="2026-09-29T16:58:00Z" w16du:dateUtc="2026-09-29T14:58:00Z">
              <w:r>
                <w:rPr>
                  <w:rFonts w:cs="Arial"/>
                  <w:sz w:val="13"/>
                  <w:szCs w:val="13"/>
                </w:rPr>
                <w:t>3</w:t>
              </w:r>
            </w:ins>
          </w:p>
        </w:tc>
        <w:tc>
          <w:tcPr>
            <w:tcW w:w="1920" w:type="dxa"/>
            <w:vAlign w:val="center"/>
          </w:tcPr>
          <w:p w14:paraId="5E0010C1" w14:textId="77777777" w:rsidR="00C60D85" w:rsidRDefault="00000000">
            <w:pPr>
              <w:spacing w:after="0"/>
              <w:rPr>
                <w:ins w:id="14198" w:author="Sean de Noronha | DRG" w:date="2026-09-29T16:58:00Z" w16du:dateUtc="2026-09-29T14:58:00Z"/>
                <w:rFonts w:cs="Arial"/>
                <w:sz w:val="13"/>
                <w:szCs w:val="13"/>
              </w:rPr>
            </w:pPr>
            <w:ins w:id="14199" w:author="Sean de Noronha | DRG" w:date="2026-09-29T16:58:00Z" w16du:dateUtc="2026-09-29T14:58:00Z">
              <w:r>
                <w:rPr>
                  <w:rFonts w:cs="Arial"/>
                  <w:sz w:val="13"/>
                  <w:szCs w:val="13"/>
                </w:rPr>
                <w:t>90° elbow, NPS ½</w:t>
              </w:r>
            </w:ins>
          </w:p>
        </w:tc>
        <w:tc>
          <w:tcPr>
            <w:tcW w:w="520" w:type="dxa"/>
            <w:vAlign w:val="center"/>
          </w:tcPr>
          <w:p w14:paraId="5E0010C2" w14:textId="77777777" w:rsidR="00C60D85" w:rsidRDefault="00000000">
            <w:pPr>
              <w:spacing w:after="0"/>
              <w:rPr>
                <w:ins w:id="14200" w:author="Sean de Noronha | DRG" w:date="2026-09-29T16:58:00Z" w16du:dateUtc="2026-09-29T14:58:00Z"/>
                <w:rFonts w:cs="Arial"/>
                <w:sz w:val="13"/>
                <w:szCs w:val="13"/>
              </w:rPr>
            </w:pPr>
            <w:ins w:id="14201" w:author="Sean de Noronha | DRG" w:date="2026-09-29T16:58:00Z" w16du:dateUtc="2026-09-29T14:58:00Z">
              <w:r>
                <w:rPr>
                  <w:rFonts w:cs="Arial"/>
                  <w:sz w:val="13"/>
                  <w:szCs w:val="13"/>
                </w:rPr>
                <w:t>He</w:t>
              </w:r>
            </w:ins>
          </w:p>
        </w:tc>
        <w:tc>
          <w:tcPr>
            <w:tcW w:w="900" w:type="dxa"/>
            <w:vAlign w:val="center"/>
          </w:tcPr>
          <w:p w14:paraId="5E0010C3" w14:textId="77777777" w:rsidR="00C60D85" w:rsidRDefault="00000000">
            <w:pPr>
              <w:spacing w:after="0"/>
              <w:rPr>
                <w:ins w:id="14202" w:author="Sean de Noronha | DRG" w:date="2026-09-29T16:58:00Z" w16du:dateUtc="2026-09-29T14:58:00Z"/>
                <w:rFonts w:cs="Arial"/>
                <w:sz w:val="13"/>
                <w:szCs w:val="13"/>
              </w:rPr>
            </w:pPr>
            <w:ins w:id="14203" w:author="Sean de Noronha | DRG" w:date="2026-09-29T16:58:00Z" w16du:dateUtc="2026-09-29T14:58:00Z">
              <w:r>
                <w:rPr>
                  <w:rFonts w:cs="Arial"/>
                  <w:sz w:val="13"/>
                  <w:szCs w:val="13"/>
                </w:rPr>
                <w:t>1,000</w:t>
              </w:r>
            </w:ins>
          </w:p>
        </w:tc>
        <w:tc>
          <w:tcPr>
            <w:tcW w:w="800" w:type="dxa"/>
            <w:vAlign w:val="center"/>
          </w:tcPr>
          <w:p w14:paraId="5E0010C4" w14:textId="77777777" w:rsidR="00C60D85" w:rsidRDefault="00000000">
            <w:pPr>
              <w:spacing w:after="0"/>
              <w:rPr>
                <w:ins w:id="14204" w:author="Sean de Noronha | DRG" w:date="2026-09-29T16:58:00Z" w16du:dateUtc="2026-09-29T14:58:00Z"/>
                <w:rFonts w:cs="Arial"/>
                <w:sz w:val="13"/>
                <w:szCs w:val="13"/>
              </w:rPr>
            </w:pPr>
            <w:ins w:id="14205" w:author="Sean de Noronha | DRG" w:date="2026-09-29T16:58:00Z" w16du:dateUtc="2026-09-29T14:58:00Z">
              <w:r>
                <w:rPr>
                  <w:rFonts w:cs="Arial"/>
                  <w:sz w:val="13"/>
                  <w:szCs w:val="13"/>
                </w:rPr>
                <w:t>–</w:t>
              </w:r>
            </w:ins>
          </w:p>
        </w:tc>
        <w:tc>
          <w:tcPr>
            <w:tcW w:w="880" w:type="dxa"/>
            <w:vAlign w:val="center"/>
          </w:tcPr>
          <w:p w14:paraId="5E0010C5" w14:textId="77777777" w:rsidR="00C60D85" w:rsidRDefault="00000000">
            <w:pPr>
              <w:spacing w:after="0"/>
              <w:rPr>
                <w:ins w:id="14206" w:author="Sean de Noronha | DRG" w:date="2026-09-29T16:58:00Z" w16du:dateUtc="2026-09-29T14:58:00Z"/>
                <w:rFonts w:cs="Arial"/>
                <w:sz w:val="13"/>
                <w:szCs w:val="13"/>
              </w:rPr>
            </w:pPr>
            <w:ins w:id="14207" w:author="Sean de Noronha | DRG" w:date="2026-09-29T16:58:00Z" w16du:dateUtc="2026-09-29T14:58:00Z">
              <w:r>
                <w:rPr>
                  <w:rFonts w:cs="Arial"/>
                  <w:sz w:val="13"/>
                  <w:szCs w:val="13"/>
                </w:rPr>
                <w:t>–</w:t>
              </w:r>
            </w:ins>
          </w:p>
        </w:tc>
        <w:tc>
          <w:tcPr>
            <w:tcW w:w="820" w:type="dxa"/>
            <w:vAlign w:val="center"/>
          </w:tcPr>
          <w:p w14:paraId="5E0010C6" w14:textId="77777777" w:rsidR="00C60D85" w:rsidRDefault="00000000">
            <w:pPr>
              <w:spacing w:after="0"/>
              <w:rPr>
                <w:ins w:id="14208" w:author="Sean de Noronha | DRG" w:date="2026-09-29T16:58:00Z" w16du:dateUtc="2026-09-29T14:58:00Z"/>
                <w:rFonts w:cs="Arial"/>
                <w:sz w:val="13"/>
                <w:szCs w:val="13"/>
              </w:rPr>
            </w:pPr>
            <w:ins w:id="14209" w:author="Sean de Noronha | DRG" w:date="2026-09-29T16:58:00Z" w16du:dateUtc="2026-09-29T14:58:00Z">
              <w:r>
                <w:rPr>
                  <w:rFonts w:cs="Arial"/>
                  <w:sz w:val="13"/>
                  <w:szCs w:val="13"/>
                </w:rPr>
                <w:t>–</w:t>
              </w:r>
            </w:ins>
          </w:p>
        </w:tc>
        <w:tc>
          <w:tcPr>
            <w:tcW w:w="1100" w:type="dxa"/>
            <w:vAlign w:val="center"/>
          </w:tcPr>
          <w:p w14:paraId="5E0010C7" w14:textId="77777777" w:rsidR="00C60D85" w:rsidRDefault="00000000">
            <w:pPr>
              <w:spacing w:after="0"/>
              <w:rPr>
                <w:ins w:id="14210" w:author="Sean de Noronha | DRG" w:date="2026-09-29T16:58:00Z" w16du:dateUtc="2026-09-29T14:58:00Z"/>
                <w:rFonts w:cs="Arial"/>
                <w:sz w:val="13"/>
                <w:szCs w:val="13"/>
              </w:rPr>
            </w:pPr>
            <w:ins w:id="14211" w:author="Sean de Noronha | DRG" w:date="2026-09-29T16:58:00Z" w16du:dateUtc="2026-09-29T14:58:00Z">
              <w:r>
                <w:rPr>
                  <w:rFonts w:cs="Arial"/>
                  <w:sz w:val="13"/>
                  <w:szCs w:val="13"/>
                </w:rPr>
                <w:t>85.4 (181)</w:t>
              </w:r>
            </w:ins>
          </w:p>
        </w:tc>
        <w:tc>
          <w:tcPr>
            <w:tcW w:w="700" w:type="dxa"/>
            <w:vAlign w:val="center"/>
          </w:tcPr>
          <w:p w14:paraId="5E0010C8" w14:textId="77777777" w:rsidR="00C60D85" w:rsidRDefault="00000000">
            <w:pPr>
              <w:spacing w:after="0"/>
              <w:rPr>
                <w:ins w:id="14212" w:author="Sean de Noronha | DRG" w:date="2026-09-29T16:58:00Z" w16du:dateUtc="2026-09-29T14:58:00Z"/>
                <w:rFonts w:cs="Arial"/>
                <w:sz w:val="13"/>
                <w:szCs w:val="13"/>
              </w:rPr>
            </w:pPr>
            <w:ins w:id="14213" w:author="Sean de Noronha | DRG" w:date="2026-09-29T16:58:00Z" w16du:dateUtc="2026-09-29T14:58:00Z">
              <w:r>
                <w:rPr>
                  <w:rFonts w:cs="Arial"/>
                  <w:sz w:val="13"/>
                  <w:szCs w:val="13"/>
                </w:rPr>
                <w:t>7.26</w:t>
              </w:r>
            </w:ins>
          </w:p>
        </w:tc>
      </w:tr>
      <w:tr w:rsidR="00C60D85" w14:paraId="2FA1D8A2" w14:textId="77777777">
        <w:trPr>
          <w:jc w:val="center"/>
          <w:ins w:id="14214" w:author="Sean de Noronha | DRG" w:date="2026-09-29T16:58:00Z"/>
        </w:trPr>
        <w:tc>
          <w:tcPr>
            <w:tcW w:w="560" w:type="dxa"/>
            <w:vAlign w:val="center"/>
          </w:tcPr>
          <w:p w14:paraId="5E0010C9" w14:textId="77777777" w:rsidR="00C60D85" w:rsidRDefault="00000000">
            <w:pPr>
              <w:spacing w:after="0"/>
              <w:rPr>
                <w:ins w:id="14215" w:author="Sean de Noronha | DRG" w:date="2026-09-29T16:58:00Z" w16du:dateUtc="2026-09-29T14:58:00Z"/>
                <w:rFonts w:cs="Arial"/>
                <w:sz w:val="13"/>
                <w:szCs w:val="13"/>
              </w:rPr>
            </w:pPr>
            <w:ins w:id="14216" w:author="Sean de Noronha | DRG" w:date="2026-09-29T16:58:00Z" w16du:dateUtc="2026-09-29T14:58:00Z">
              <w:r>
                <w:rPr>
                  <w:rFonts w:cs="Arial"/>
                  <w:sz w:val="13"/>
                  <w:szCs w:val="13"/>
                </w:rPr>
                <w:t>342</w:t>
              </w:r>
            </w:ins>
          </w:p>
        </w:tc>
        <w:tc>
          <w:tcPr>
            <w:tcW w:w="500" w:type="dxa"/>
            <w:vAlign w:val="center"/>
          </w:tcPr>
          <w:p w14:paraId="5E0010CA" w14:textId="77777777" w:rsidR="00C60D85" w:rsidRDefault="00000000">
            <w:pPr>
              <w:spacing w:after="0"/>
              <w:rPr>
                <w:ins w:id="14217" w:author="Sean de Noronha | DRG" w:date="2026-09-29T16:58:00Z" w16du:dateUtc="2026-09-29T14:58:00Z"/>
                <w:rFonts w:cs="Arial"/>
                <w:sz w:val="13"/>
                <w:szCs w:val="13"/>
              </w:rPr>
            </w:pPr>
            <w:ins w:id="14218" w:author="Sean de Noronha | DRG" w:date="2026-09-29T16:58:00Z" w16du:dateUtc="2026-09-29T14:58:00Z">
              <w:r>
                <w:rPr>
                  <w:rFonts w:cs="Arial"/>
                  <w:sz w:val="13"/>
                  <w:szCs w:val="13"/>
                </w:rPr>
                <w:t>T5</w:t>
              </w:r>
            </w:ins>
          </w:p>
        </w:tc>
        <w:tc>
          <w:tcPr>
            <w:tcW w:w="660" w:type="dxa"/>
            <w:vAlign w:val="center"/>
          </w:tcPr>
          <w:p w14:paraId="5E0010CB" w14:textId="77777777" w:rsidR="00C60D85" w:rsidRDefault="00000000">
            <w:pPr>
              <w:spacing w:after="0"/>
              <w:rPr>
                <w:ins w:id="14219" w:author="Sean de Noronha | DRG" w:date="2026-09-29T16:58:00Z" w16du:dateUtc="2026-09-29T14:58:00Z"/>
                <w:rFonts w:cs="Arial"/>
                <w:sz w:val="13"/>
                <w:szCs w:val="13"/>
              </w:rPr>
            </w:pPr>
            <w:ins w:id="14220" w:author="Sean de Noronha | DRG" w:date="2026-09-29T16:58:00Z" w16du:dateUtc="2026-09-29T14:58:00Z">
              <w:r>
                <w:rPr>
                  <w:rFonts w:cs="Arial"/>
                  <w:sz w:val="13"/>
                  <w:szCs w:val="13"/>
                </w:rPr>
                <w:t>3</w:t>
              </w:r>
            </w:ins>
          </w:p>
        </w:tc>
        <w:tc>
          <w:tcPr>
            <w:tcW w:w="1920" w:type="dxa"/>
            <w:vAlign w:val="center"/>
          </w:tcPr>
          <w:p w14:paraId="5E0010CC" w14:textId="77777777" w:rsidR="00C60D85" w:rsidRDefault="00000000">
            <w:pPr>
              <w:spacing w:after="0"/>
              <w:rPr>
                <w:ins w:id="14221" w:author="Sean de Noronha | DRG" w:date="2026-09-29T16:58:00Z" w16du:dateUtc="2026-09-29T14:58:00Z"/>
                <w:rFonts w:cs="Arial"/>
                <w:sz w:val="13"/>
                <w:szCs w:val="13"/>
              </w:rPr>
            </w:pPr>
            <w:ins w:id="14222" w:author="Sean de Noronha | DRG" w:date="2026-09-29T16:58:00Z" w16du:dateUtc="2026-09-29T14:58:00Z">
              <w:r>
                <w:rPr>
                  <w:rFonts w:cs="Arial"/>
                  <w:sz w:val="13"/>
                  <w:szCs w:val="13"/>
                </w:rPr>
                <w:t>90° elbow, NPS ½</w:t>
              </w:r>
            </w:ins>
          </w:p>
        </w:tc>
        <w:tc>
          <w:tcPr>
            <w:tcW w:w="520" w:type="dxa"/>
            <w:vAlign w:val="center"/>
          </w:tcPr>
          <w:p w14:paraId="5E0010CD" w14:textId="77777777" w:rsidR="00C60D85" w:rsidRDefault="00000000">
            <w:pPr>
              <w:spacing w:after="0"/>
              <w:rPr>
                <w:ins w:id="14223" w:author="Sean de Noronha | DRG" w:date="2026-09-29T16:58:00Z" w16du:dateUtc="2026-09-29T14:58:00Z"/>
                <w:rFonts w:cs="Arial"/>
                <w:sz w:val="13"/>
                <w:szCs w:val="13"/>
              </w:rPr>
            </w:pPr>
            <w:ins w:id="14224" w:author="Sean de Noronha | DRG" w:date="2026-09-29T16:58:00Z" w16du:dateUtc="2026-09-29T14:58:00Z">
              <w:r>
                <w:rPr>
                  <w:rFonts w:cs="Arial"/>
                  <w:sz w:val="13"/>
                  <w:szCs w:val="13"/>
                </w:rPr>
                <w:t>He</w:t>
              </w:r>
            </w:ins>
          </w:p>
        </w:tc>
        <w:tc>
          <w:tcPr>
            <w:tcW w:w="900" w:type="dxa"/>
            <w:vAlign w:val="center"/>
          </w:tcPr>
          <w:p w14:paraId="5E0010CE" w14:textId="77777777" w:rsidR="00C60D85" w:rsidRDefault="00000000">
            <w:pPr>
              <w:spacing w:after="0"/>
              <w:rPr>
                <w:ins w:id="14225" w:author="Sean de Noronha | DRG" w:date="2026-09-29T16:58:00Z" w16du:dateUtc="2026-09-29T14:58:00Z"/>
                <w:rFonts w:cs="Arial"/>
                <w:sz w:val="13"/>
                <w:szCs w:val="13"/>
              </w:rPr>
            </w:pPr>
            <w:ins w:id="14226" w:author="Sean de Noronha | DRG" w:date="2026-09-29T16:58:00Z" w16du:dateUtc="2026-09-29T14:58:00Z">
              <w:r>
                <w:rPr>
                  <w:rFonts w:cs="Arial"/>
                  <w:sz w:val="13"/>
                  <w:szCs w:val="13"/>
                </w:rPr>
                <w:t>3,000</w:t>
              </w:r>
            </w:ins>
          </w:p>
        </w:tc>
        <w:tc>
          <w:tcPr>
            <w:tcW w:w="800" w:type="dxa"/>
            <w:vAlign w:val="center"/>
          </w:tcPr>
          <w:p w14:paraId="5E0010CF" w14:textId="77777777" w:rsidR="00C60D85" w:rsidRDefault="00000000">
            <w:pPr>
              <w:spacing w:after="0"/>
              <w:rPr>
                <w:ins w:id="14227" w:author="Sean de Noronha | DRG" w:date="2026-09-29T16:58:00Z" w16du:dateUtc="2026-09-29T14:58:00Z"/>
                <w:rFonts w:cs="Arial"/>
                <w:sz w:val="13"/>
                <w:szCs w:val="13"/>
              </w:rPr>
            </w:pPr>
            <w:ins w:id="14228" w:author="Sean de Noronha | DRG" w:date="2026-09-29T16:58:00Z" w16du:dateUtc="2026-09-29T14:58:00Z">
              <w:r>
                <w:rPr>
                  <w:rFonts w:cs="Arial"/>
                  <w:sz w:val="13"/>
                  <w:szCs w:val="13"/>
                </w:rPr>
                <w:t>–</w:t>
              </w:r>
            </w:ins>
          </w:p>
        </w:tc>
        <w:tc>
          <w:tcPr>
            <w:tcW w:w="880" w:type="dxa"/>
            <w:vAlign w:val="center"/>
          </w:tcPr>
          <w:p w14:paraId="5E0010D0" w14:textId="77777777" w:rsidR="00C60D85" w:rsidRDefault="00000000">
            <w:pPr>
              <w:spacing w:after="0"/>
              <w:rPr>
                <w:ins w:id="14229" w:author="Sean de Noronha | DRG" w:date="2026-09-29T16:58:00Z" w16du:dateUtc="2026-09-29T14:58:00Z"/>
                <w:rFonts w:cs="Arial"/>
                <w:sz w:val="13"/>
                <w:szCs w:val="13"/>
              </w:rPr>
            </w:pPr>
            <w:ins w:id="14230" w:author="Sean de Noronha | DRG" w:date="2026-09-29T16:58:00Z" w16du:dateUtc="2026-09-29T14:58:00Z">
              <w:r>
                <w:rPr>
                  <w:rFonts w:cs="Arial"/>
                  <w:sz w:val="13"/>
                  <w:szCs w:val="13"/>
                </w:rPr>
                <w:t>–</w:t>
              </w:r>
            </w:ins>
          </w:p>
        </w:tc>
        <w:tc>
          <w:tcPr>
            <w:tcW w:w="820" w:type="dxa"/>
            <w:vAlign w:val="center"/>
          </w:tcPr>
          <w:p w14:paraId="5E0010D1" w14:textId="77777777" w:rsidR="00C60D85" w:rsidRDefault="00000000">
            <w:pPr>
              <w:spacing w:after="0"/>
              <w:rPr>
                <w:ins w:id="14231" w:author="Sean de Noronha | DRG" w:date="2026-09-29T16:58:00Z" w16du:dateUtc="2026-09-29T14:58:00Z"/>
                <w:rFonts w:cs="Arial"/>
                <w:sz w:val="13"/>
                <w:szCs w:val="13"/>
              </w:rPr>
            </w:pPr>
            <w:ins w:id="14232" w:author="Sean de Noronha | DRG" w:date="2026-09-29T16:58:00Z" w16du:dateUtc="2026-09-29T14:58:00Z">
              <w:r>
                <w:rPr>
                  <w:rFonts w:cs="Arial"/>
                  <w:sz w:val="13"/>
                  <w:szCs w:val="13"/>
                </w:rPr>
                <w:t>–</w:t>
              </w:r>
            </w:ins>
          </w:p>
        </w:tc>
        <w:tc>
          <w:tcPr>
            <w:tcW w:w="1100" w:type="dxa"/>
            <w:vAlign w:val="center"/>
          </w:tcPr>
          <w:p w14:paraId="5E0010D2" w14:textId="77777777" w:rsidR="00C60D85" w:rsidRDefault="00000000">
            <w:pPr>
              <w:spacing w:after="0"/>
              <w:rPr>
                <w:ins w:id="14233" w:author="Sean de Noronha | DRG" w:date="2026-09-29T16:58:00Z" w16du:dateUtc="2026-09-29T14:58:00Z"/>
                <w:rFonts w:cs="Arial"/>
                <w:sz w:val="13"/>
                <w:szCs w:val="13"/>
              </w:rPr>
            </w:pPr>
            <w:ins w:id="14234" w:author="Sean de Noronha | DRG" w:date="2026-09-29T16:58:00Z" w16du:dateUtc="2026-09-29T14:58:00Z">
              <w:r>
                <w:rPr>
                  <w:rFonts w:cs="Arial"/>
                  <w:sz w:val="13"/>
                  <w:szCs w:val="13"/>
                </w:rPr>
                <w:t>256 (543)</w:t>
              </w:r>
            </w:ins>
          </w:p>
        </w:tc>
        <w:tc>
          <w:tcPr>
            <w:tcW w:w="700" w:type="dxa"/>
            <w:vAlign w:val="center"/>
          </w:tcPr>
          <w:p w14:paraId="5E0010D3" w14:textId="77777777" w:rsidR="00C60D85" w:rsidRDefault="00000000">
            <w:pPr>
              <w:spacing w:after="0"/>
              <w:rPr>
                <w:ins w:id="14235" w:author="Sean de Noronha | DRG" w:date="2026-09-29T16:58:00Z" w16du:dateUtc="2026-09-29T14:58:00Z"/>
                <w:rFonts w:cs="Arial"/>
                <w:sz w:val="13"/>
                <w:szCs w:val="13"/>
              </w:rPr>
            </w:pPr>
            <w:ins w:id="14236" w:author="Sean de Noronha | DRG" w:date="2026-09-29T16:58:00Z" w16du:dateUtc="2026-09-29T14:58:00Z">
              <w:r>
                <w:rPr>
                  <w:rFonts w:cs="Arial"/>
                  <w:sz w:val="13"/>
                  <w:szCs w:val="13"/>
                </w:rPr>
                <w:t>21.8</w:t>
              </w:r>
            </w:ins>
          </w:p>
        </w:tc>
      </w:tr>
      <w:tr w:rsidR="00C60D85" w14:paraId="6F0088E1" w14:textId="77777777">
        <w:trPr>
          <w:jc w:val="center"/>
          <w:ins w:id="14237" w:author="Sean de Noronha | DRG" w:date="2026-09-29T16:58:00Z"/>
        </w:trPr>
        <w:tc>
          <w:tcPr>
            <w:tcW w:w="560" w:type="dxa"/>
            <w:vAlign w:val="center"/>
          </w:tcPr>
          <w:p w14:paraId="5E0010D4" w14:textId="77777777" w:rsidR="00C60D85" w:rsidRDefault="00000000">
            <w:pPr>
              <w:spacing w:after="0"/>
              <w:rPr>
                <w:ins w:id="14238" w:author="Sean de Noronha | DRG" w:date="2026-09-29T16:58:00Z" w16du:dateUtc="2026-09-29T14:58:00Z"/>
                <w:rFonts w:cs="Arial"/>
                <w:sz w:val="13"/>
                <w:szCs w:val="13"/>
              </w:rPr>
            </w:pPr>
            <w:ins w:id="14239" w:author="Sean de Noronha | DRG" w:date="2026-09-29T16:58:00Z" w16du:dateUtc="2026-09-29T14:58:00Z">
              <w:r>
                <w:rPr>
                  <w:rFonts w:cs="Arial"/>
                  <w:sz w:val="13"/>
                  <w:szCs w:val="13"/>
                </w:rPr>
                <w:t>343</w:t>
              </w:r>
            </w:ins>
          </w:p>
        </w:tc>
        <w:tc>
          <w:tcPr>
            <w:tcW w:w="500" w:type="dxa"/>
            <w:vAlign w:val="center"/>
          </w:tcPr>
          <w:p w14:paraId="5E0010D5" w14:textId="77777777" w:rsidR="00C60D85" w:rsidRDefault="00000000">
            <w:pPr>
              <w:spacing w:after="0"/>
              <w:rPr>
                <w:ins w:id="14240" w:author="Sean de Noronha | DRG" w:date="2026-09-29T16:58:00Z" w16du:dateUtc="2026-09-29T14:58:00Z"/>
                <w:rFonts w:cs="Arial"/>
                <w:sz w:val="13"/>
                <w:szCs w:val="13"/>
              </w:rPr>
            </w:pPr>
            <w:ins w:id="14241" w:author="Sean de Noronha | DRG" w:date="2026-09-29T16:58:00Z" w16du:dateUtc="2026-09-29T14:58:00Z">
              <w:r>
                <w:rPr>
                  <w:rFonts w:cs="Arial"/>
                  <w:sz w:val="13"/>
                  <w:szCs w:val="13"/>
                </w:rPr>
                <w:t>T5</w:t>
              </w:r>
            </w:ins>
          </w:p>
        </w:tc>
        <w:tc>
          <w:tcPr>
            <w:tcW w:w="660" w:type="dxa"/>
            <w:vAlign w:val="center"/>
          </w:tcPr>
          <w:p w14:paraId="5E0010D6" w14:textId="77777777" w:rsidR="00C60D85" w:rsidRDefault="00000000">
            <w:pPr>
              <w:spacing w:after="0"/>
              <w:rPr>
                <w:ins w:id="14242" w:author="Sean de Noronha | DRG" w:date="2026-09-29T16:58:00Z" w16du:dateUtc="2026-09-29T14:58:00Z"/>
                <w:rFonts w:cs="Arial"/>
                <w:sz w:val="13"/>
                <w:szCs w:val="13"/>
              </w:rPr>
            </w:pPr>
            <w:ins w:id="14243" w:author="Sean de Noronha | DRG" w:date="2026-09-29T16:58:00Z" w16du:dateUtc="2026-09-29T14:58:00Z">
              <w:r>
                <w:rPr>
                  <w:rFonts w:cs="Arial"/>
                  <w:sz w:val="13"/>
                  <w:szCs w:val="13"/>
                </w:rPr>
                <w:t>3</w:t>
              </w:r>
            </w:ins>
          </w:p>
        </w:tc>
        <w:tc>
          <w:tcPr>
            <w:tcW w:w="1920" w:type="dxa"/>
            <w:vAlign w:val="center"/>
          </w:tcPr>
          <w:p w14:paraId="5E0010D7" w14:textId="77777777" w:rsidR="00C60D85" w:rsidRDefault="00000000">
            <w:pPr>
              <w:spacing w:after="0"/>
              <w:rPr>
                <w:ins w:id="14244" w:author="Sean de Noronha | DRG" w:date="2026-09-29T16:58:00Z" w16du:dateUtc="2026-09-29T14:58:00Z"/>
                <w:rFonts w:cs="Arial"/>
                <w:sz w:val="13"/>
                <w:szCs w:val="13"/>
              </w:rPr>
            </w:pPr>
            <w:ins w:id="14245" w:author="Sean de Noronha | DRG" w:date="2026-09-29T16:58:00Z" w16du:dateUtc="2026-09-29T14:58:00Z">
              <w:r>
                <w:rPr>
                  <w:rFonts w:cs="Arial"/>
                  <w:sz w:val="13"/>
                  <w:szCs w:val="13"/>
                </w:rPr>
                <w:t>90° elbow, NPS ½</w:t>
              </w:r>
            </w:ins>
          </w:p>
        </w:tc>
        <w:tc>
          <w:tcPr>
            <w:tcW w:w="520" w:type="dxa"/>
            <w:vAlign w:val="center"/>
          </w:tcPr>
          <w:p w14:paraId="5E0010D8" w14:textId="77777777" w:rsidR="00C60D85" w:rsidRDefault="00000000">
            <w:pPr>
              <w:spacing w:after="0"/>
              <w:rPr>
                <w:ins w:id="14246" w:author="Sean de Noronha | DRG" w:date="2026-09-29T16:58:00Z" w16du:dateUtc="2026-09-29T14:58:00Z"/>
                <w:rFonts w:cs="Arial"/>
                <w:sz w:val="13"/>
                <w:szCs w:val="13"/>
              </w:rPr>
            </w:pPr>
            <w:ins w:id="14247"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0D9" w14:textId="77777777" w:rsidR="00C60D85" w:rsidRDefault="00000000">
            <w:pPr>
              <w:spacing w:after="0"/>
              <w:rPr>
                <w:ins w:id="14248" w:author="Sean de Noronha | DRG" w:date="2026-09-29T16:58:00Z" w16du:dateUtc="2026-09-29T14:58:00Z"/>
                <w:rFonts w:cs="Arial"/>
                <w:sz w:val="13"/>
                <w:szCs w:val="13"/>
              </w:rPr>
            </w:pPr>
            <w:ins w:id="14249" w:author="Sean de Noronha | DRG" w:date="2026-09-29T16:58:00Z" w16du:dateUtc="2026-09-29T14:58:00Z">
              <w:r>
                <w:rPr>
                  <w:rFonts w:cs="Arial"/>
                  <w:sz w:val="13"/>
                  <w:szCs w:val="13"/>
                </w:rPr>
                <w:t>10,000</w:t>
              </w:r>
            </w:ins>
          </w:p>
        </w:tc>
        <w:tc>
          <w:tcPr>
            <w:tcW w:w="800" w:type="dxa"/>
            <w:vAlign w:val="center"/>
          </w:tcPr>
          <w:p w14:paraId="5E0010DA" w14:textId="77777777" w:rsidR="00C60D85" w:rsidRDefault="00000000">
            <w:pPr>
              <w:spacing w:after="0"/>
              <w:rPr>
                <w:ins w:id="14250" w:author="Sean de Noronha | DRG" w:date="2026-09-29T16:58:00Z" w16du:dateUtc="2026-09-29T14:58:00Z"/>
                <w:rFonts w:cs="Arial"/>
                <w:sz w:val="13"/>
                <w:szCs w:val="13"/>
              </w:rPr>
            </w:pPr>
            <w:ins w:id="14251" w:author="Sean de Noronha | DRG" w:date="2026-09-29T16:58:00Z" w16du:dateUtc="2026-09-29T14:58:00Z">
              <w:r>
                <w:rPr>
                  <w:rFonts w:cs="Arial"/>
                  <w:sz w:val="13"/>
                  <w:szCs w:val="13"/>
                </w:rPr>
                <w:t>–</w:t>
              </w:r>
            </w:ins>
          </w:p>
        </w:tc>
        <w:tc>
          <w:tcPr>
            <w:tcW w:w="880" w:type="dxa"/>
            <w:vAlign w:val="center"/>
          </w:tcPr>
          <w:p w14:paraId="5E0010DB" w14:textId="77777777" w:rsidR="00C60D85" w:rsidRDefault="00000000">
            <w:pPr>
              <w:spacing w:after="0"/>
              <w:rPr>
                <w:ins w:id="14252" w:author="Sean de Noronha | DRG" w:date="2026-09-29T16:58:00Z" w16du:dateUtc="2026-09-29T14:58:00Z"/>
                <w:rFonts w:cs="Arial"/>
                <w:sz w:val="13"/>
                <w:szCs w:val="13"/>
              </w:rPr>
            </w:pPr>
            <w:ins w:id="14253" w:author="Sean de Noronha | DRG" w:date="2026-09-29T16:58:00Z" w16du:dateUtc="2026-09-29T14:58:00Z">
              <w:r>
                <w:rPr>
                  <w:rFonts w:cs="Arial"/>
                  <w:sz w:val="13"/>
                  <w:szCs w:val="13"/>
                </w:rPr>
                <w:t>–</w:t>
              </w:r>
            </w:ins>
          </w:p>
        </w:tc>
        <w:tc>
          <w:tcPr>
            <w:tcW w:w="820" w:type="dxa"/>
            <w:vAlign w:val="center"/>
          </w:tcPr>
          <w:p w14:paraId="5E0010DC" w14:textId="77777777" w:rsidR="00C60D85" w:rsidRDefault="00000000">
            <w:pPr>
              <w:spacing w:after="0"/>
              <w:rPr>
                <w:ins w:id="14254" w:author="Sean de Noronha | DRG" w:date="2026-09-29T16:58:00Z" w16du:dateUtc="2026-09-29T14:58:00Z"/>
                <w:rFonts w:cs="Arial"/>
                <w:sz w:val="13"/>
                <w:szCs w:val="13"/>
              </w:rPr>
            </w:pPr>
            <w:ins w:id="14255" w:author="Sean de Noronha | DRG" w:date="2026-09-29T16:58:00Z" w16du:dateUtc="2026-09-29T14:58:00Z">
              <w:r>
                <w:rPr>
                  <w:rFonts w:cs="Arial"/>
                  <w:sz w:val="13"/>
                  <w:szCs w:val="13"/>
                </w:rPr>
                <w:t>–</w:t>
              </w:r>
            </w:ins>
          </w:p>
        </w:tc>
        <w:tc>
          <w:tcPr>
            <w:tcW w:w="1100" w:type="dxa"/>
            <w:vAlign w:val="center"/>
          </w:tcPr>
          <w:p w14:paraId="5E0010DD" w14:textId="77777777" w:rsidR="00C60D85" w:rsidRDefault="00000000">
            <w:pPr>
              <w:spacing w:after="0"/>
              <w:rPr>
                <w:ins w:id="14256" w:author="Sean de Noronha | DRG" w:date="2026-09-29T16:58:00Z" w16du:dateUtc="2026-09-29T14:58:00Z"/>
                <w:rFonts w:cs="Arial"/>
                <w:sz w:val="13"/>
                <w:szCs w:val="13"/>
              </w:rPr>
            </w:pPr>
            <w:ins w:id="14257" w:author="Sean de Noronha | DRG" w:date="2026-09-29T16:58:00Z" w16du:dateUtc="2026-09-29T14:58:00Z">
              <w:r>
                <w:rPr>
                  <w:rFonts w:cs="Arial"/>
                  <w:sz w:val="13"/>
                  <w:szCs w:val="13"/>
                </w:rPr>
                <w:t>110 (232)</w:t>
              </w:r>
            </w:ins>
          </w:p>
        </w:tc>
        <w:tc>
          <w:tcPr>
            <w:tcW w:w="700" w:type="dxa"/>
            <w:vAlign w:val="center"/>
          </w:tcPr>
          <w:p w14:paraId="5E0010DE" w14:textId="77777777" w:rsidR="00C60D85" w:rsidRDefault="00000000">
            <w:pPr>
              <w:spacing w:after="0"/>
              <w:rPr>
                <w:ins w:id="14258" w:author="Sean de Noronha | DRG" w:date="2026-09-29T16:58:00Z" w16du:dateUtc="2026-09-29T14:58:00Z"/>
                <w:rFonts w:cs="Arial"/>
                <w:sz w:val="13"/>
                <w:szCs w:val="13"/>
              </w:rPr>
            </w:pPr>
            <w:ins w:id="14259" w:author="Sean de Noronha | DRG" w:date="2026-09-29T16:58:00Z" w16du:dateUtc="2026-09-29T14:58:00Z">
              <w:r>
                <w:rPr>
                  <w:rFonts w:cs="Arial"/>
                  <w:sz w:val="13"/>
                  <w:szCs w:val="13"/>
                </w:rPr>
                <w:t>9.31</w:t>
              </w:r>
            </w:ins>
          </w:p>
        </w:tc>
      </w:tr>
      <w:tr w:rsidR="00C60D85" w14:paraId="02900B44" w14:textId="77777777">
        <w:trPr>
          <w:jc w:val="center"/>
          <w:ins w:id="14260" w:author="Sean de Noronha | DRG" w:date="2026-09-29T16:58:00Z"/>
        </w:trPr>
        <w:tc>
          <w:tcPr>
            <w:tcW w:w="560" w:type="dxa"/>
            <w:vAlign w:val="center"/>
          </w:tcPr>
          <w:p w14:paraId="5E0010DF" w14:textId="77777777" w:rsidR="00C60D85" w:rsidRDefault="00000000">
            <w:pPr>
              <w:spacing w:after="0"/>
              <w:rPr>
                <w:ins w:id="14261" w:author="Sean de Noronha | DRG" w:date="2026-09-29T16:58:00Z" w16du:dateUtc="2026-09-29T14:58:00Z"/>
                <w:rFonts w:cs="Arial"/>
                <w:sz w:val="13"/>
                <w:szCs w:val="13"/>
              </w:rPr>
            </w:pPr>
            <w:ins w:id="14262" w:author="Sean de Noronha | DRG" w:date="2026-09-29T16:58:00Z" w16du:dateUtc="2026-09-29T14:58:00Z">
              <w:r>
                <w:rPr>
                  <w:rFonts w:cs="Arial"/>
                  <w:sz w:val="13"/>
                  <w:szCs w:val="13"/>
                </w:rPr>
                <w:t>344</w:t>
              </w:r>
            </w:ins>
          </w:p>
        </w:tc>
        <w:tc>
          <w:tcPr>
            <w:tcW w:w="500" w:type="dxa"/>
            <w:vAlign w:val="center"/>
          </w:tcPr>
          <w:p w14:paraId="5E0010E0" w14:textId="77777777" w:rsidR="00C60D85" w:rsidRDefault="00000000">
            <w:pPr>
              <w:spacing w:after="0"/>
              <w:rPr>
                <w:ins w:id="14263" w:author="Sean de Noronha | DRG" w:date="2026-09-29T16:58:00Z" w16du:dateUtc="2026-09-29T14:58:00Z"/>
                <w:rFonts w:cs="Arial"/>
                <w:sz w:val="13"/>
                <w:szCs w:val="13"/>
              </w:rPr>
            </w:pPr>
            <w:ins w:id="14264" w:author="Sean de Noronha | DRG" w:date="2026-09-29T16:58:00Z" w16du:dateUtc="2026-09-29T14:58:00Z">
              <w:r>
                <w:rPr>
                  <w:rFonts w:cs="Arial"/>
                  <w:sz w:val="13"/>
                  <w:szCs w:val="13"/>
                </w:rPr>
                <w:t>T5</w:t>
              </w:r>
            </w:ins>
          </w:p>
        </w:tc>
        <w:tc>
          <w:tcPr>
            <w:tcW w:w="660" w:type="dxa"/>
            <w:vAlign w:val="center"/>
          </w:tcPr>
          <w:p w14:paraId="5E0010E1" w14:textId="77777777" w:rsidR="00C60D85" w:rsidRDefault="00000000">
            <w:pPr>
              <w:spacing w:after="0"/>
              <w:rPr>
                <w:ins w:id="14265" w:author="Sean de Noronha | DRG" w:date="2026-09-29T16:58:00Z" w16du:dateUtc="2026-09-29T14:58:00Z"/>
                <w:rFonts w:cs="Arial"/>
                <w:sz w:val="13"/>
                <w:szCs w:val="13"/>
              </w:rPr>
            </w:pPr>
            <w:ins w:id="14266" w:author="Sean de Noronha | DRG" w:date="2026-09-29T16:58:00Z" w16du:dateUtc="2026-09-29T14:58:00Z">
              <w:r>
                <w:rPr>
                  <w:rFonts w:cs="Arial"/>
                  <w:sz w:val="13"/>
                  <w:szCs w:val="13"/>
                </w:rPr>
                <w:t>3</w:t>
              </w:r>
            </w:ins>
          </w:p>
        </w:tc>
        <w:tc>
          <w:tcPr>
            <w:tcW w:w="1920" w:type="dxa"/>
            <w:vAlign w:val="center"/>
          </w:tcPr>
          <w:p w14:paraId="5E0010E2" w14:textId="77777777" w:rsidR="00C60D85" w:rsidRDefault="00000000">
            <w:pPr>
              <w:spacing w:after="0"/>
              <w:rPr>
                <w:ins w:id="14267" w:author="Sean de Noronha | DRG" w:date="2026-09-29T16:58:00Z" w16du:dateUtc="2026-09-29T14:58:00Z"/>
                <w:rFonts w:cs="Arial"/>
                <w:sz w:val="13"/>
                <w:szCs w:val="13"/>
              </w:rPr>
            </w:pPr>
            <w:ins w:id="14268" w:author="Sean de Noronha | DRG" w:date="2026-09-29T16:58:00Z" w16du:dateUtc="2026-09-29T14:58:00Z">
              <w:r>
                <w:rPr>
                  <w:rFonts w:cs="Arial"/>
                  <w:sz w:val="13"/>
                  <w:szCs w:val="13"/>
                </w:rPr>
                <w:t>90° elbow, NPS ½</w:t>
              </w:r>
            </w:ins>
          </w:p>
        </w:tc>
        <w:tc>
          <w:tcPr>
            <w:tcW w:w="520" w:type="dxa"/>
            <w:vAlign w:val="center"/>
          </w:tcPr>
          <w:p w14:paraId="5E0010E3" w14:textId="77777777" w:rsidR="00C60D85" w:rsidRDefault="00000000">
            <w:pPr>
              <w:spacing w:after="0"/>
              <w:rPr>
                <w:ins w:id="14269" w:author="Sean de Noronha | DRG" w:date="2026-09-29T16:58:00Z" w16du:dateUtc="2026-09-29T14:58:00Z"/>
                <w:rFonts w:cs="Arial"/>
                <w:sz w:val="13"/>
                <w:szCs w:val="13"/>
              </w:rPr>
            </w:pPr>
            <w:ins w:id="14270"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0E4" w14:textId="77777777" w:rsidR="00C60D85" w:rsidRDefault="00000000">
            <w:pPr>
              <w:spacing w:after="0"/>
              <w:rPr>
                <w:ins w:id="14271" w:author="Sean de Noronha | DRG" w:date="2026-09-29T16:58:00Z" w16du:dateUtc="2026-09-29T14:58:00Z"/>
                <w:rFonts w:cs="Arial"/>
                <w:sz w:val="13"/>
                <w:szCs w:val="13"/>
              </w:rPr>
            </w:pPr>
            <w:ins w:id="14272" w:author="Sean de Noronha | DRG" w:date="2026-09-29T16:58:00Z" w16du:dateUtc="2026-09-29T14:58:00Z">
              <w:r>
                <w:rPr>
                  <w:rFonts w:cs="Arial"/>
                  <w:sz w:val="13"/>
                  <w:szCs w:val="13"/>
                </w:rPr>
                <w:t>20,000</w:t>
              </w:r>
            </w:ins>
          </w:p>
        </w:tc>
        <w:tc>
          <w:tcPr>
            <w:tcW w:w="800" w:type="dxa"/>
            <w:vAlign w:val="center"/>
          </w:tcPr>
          <w:p w14:paraId="5E0010E5" w14:textId="77777777" w:rsidR="00C60D85" w:rsidRDefault="00000000">
            <w:pPr>
              <w:spacing w:after="0"/>
              <w:rPr>
                <w:ins w:id="14273" w:author="Sean de Noronha | DRG" w:date="2026-09-29T16:58:00Z" w16du:dateUtc="2026-09-29T14:58:00Z"/>
                <w:rFonts w:cs="Arial"/>
                <w:sz w:val="13"/>
                <w:szCs w:val="13"/>
              </w:rPr>
            </w:pPr>
            <w:ins w:id="14274" w:author="Sean de Noronha | DRG" w:date="2026-09-29T16:58:00Z" w16du:dateUtc="2026-09-29T14:58:00Z">
              <w:r>
                <w:rPr>
                  <w:rFonts w:cs="Arial"/>
                  <w:sz w:val="13"/>
                  <w:szCs w:val="13"/>
                </w:rPr>
                <w:t>–</w:t>
              </w:r>
            </w:ins>
          </w:p>
        </w:tc>
        <w:tc>
          <w:tcPr>
            <w:tcW w:w="880" w:type="dxa"/>
            <w:vAlign w:val="center"/>
          </w:tcPr>
          <w:p w14:paraId="5E0010E6" w14:textId="77777777" w:rsidR="00C60D85" w:rsidRDefault="00000000">
            <w:pPr>
              <w:spacing w:after="0"/>
              <w:rPr>
                <w:ins w:id="14275" w:author="Sean de Noronha | DRG" w:date="2026-09-29T16:58:00Z" w16du:dateUtc="2026-09-29T14:58:00Z"/>
                <w:rFonts w:cs="Arial"/>
                <w:sz w:val="13"/>
                <w:szCs w:val="13"/>
              </w:rPr>
            </w:pPr>
            <w:ins w:id="14276" w:author="Sean de Noronha | DRG" w:date="2026-09-29T16:58:00Z" w16du:dateUtc="2026-09-29T14:58:00Z">
              <w:r>
                <w:rPr>
                  <w:rFonts w:cs="Arial"/>
                  <w:sz w:val="13"/>
                  <w:szCs w:val="13"/>
                </w:rPr>
                <w:t>–</w:t>
              </w:r>
            </w:ins>
          </w:p>
        </w:tc>
        <w:tc>
          <w:tcPr>
            <w:tcW w:w="820" w:type="dxa"/>
            <w:vAlign w:val="center"/>
          </w:tcPr>
          <w:p w14:paraId="5E0010E7" w14:textId="77777777" w:rsidR="00C60D85" w:rsidRDefault="00000000">
            <w:pPr>
              <w:spacing w:after="0"/>
              <w:rPr>
                <w:ins w:id="14277" w:author="Sean de Noronha | DRG" w:date="2026-09-29T16:58:00Z" w16du:dateUtc="2026-09-29T14:58:00Z"/>
                <w:rFonts w:cs="Arial"/>
                <w:sz w:val="13"/>
                <w:szCs w:val="13"/>
              </w:rPr>
            </w:pPr>
            <w:ins w:id="14278" w:author="Sean de Noronha | DRG" w:date="2026-09-29T16:58:00Z" w16du:dateUtc="2026-09-29T14:58:00Z">
              <w:r>
                <w:rPr>
                  <w:rFonts w:cs="Arial"/>
                  <w:sz w:val="13"/>
                  <w:szCs w:val="13"/>
                </w:rPr>
                <w:t>–</w:t>
              </w:r>
            </w:ins>
          </w:p>
        </w:tc>
        <w:tc>
          <w:tcPr>
            <w:tcW w:w="1100" w:type="dxa"/>
            <w:vAlign w:val="center"/>
          </w:tcPr>
          <w:p w14:paraId="5E0010E8" w14:textId="77777777" w:rsidR="00C60D85" w:rsidRDefault="00000000">
            <w:pPr>
              <w:spacing w:after="0"/>
              <w:rPr>
                <w:ins w:id="14279" w:author="Sean de Noronha | DRG" w:date="2026-09-29T16:58:00Z" w16du:dateUtc="2026-09-29T14:58:00Z"/>
                <w:rFonts w:cs="Arial"/>
                <w:sz w:val="13"/>
                <w:szCs w:val="13"/>
              </w:rPr>
            </w:pPr>
            <w:ins w:id="14280" w:author="Sean de Noronha | DRG" w:date="2026-09-29T16:58:00Z" w16du:dateUtc="2026-09-29T14:58:00Z">
              <w:r>
                <w:rPr>
                  <w:rFonts w:cs="Arial"/>
                  <w:sz w:val="13"/>
                  <w:szCs w:val="13"/>
                </w:rPr>
                <w:t>219 (464)</w:t>
              </w:r>
            </w:ins>
          </w:p>
        </w:tc>
        <w:tc>
          <w:tcPr>
            <w:tcW w:w="700" w:type="dxa"/>
            <w:vAlign w:val="center"/>
          </w:tcPr>
          <w:p w14:paraId="5E0010E9" w14:textId="77777777" w:rsidR="00C60D85" w:rsidRDefault="00000000">
            <w:pPr>
              <w:spacing w:after="0"/>
              <w:rPr>
                <w:ins w:id="14281" w:author="Sean de Noronha | DRG" w:date="2026-09-29T16:58:00Z" w16du:dateUtc="2026-09-29T14:58:00Z"/>
                <w:rFonts w:cs="Arial"/>
                <w:sz w:val="13"/>
                <w:szCs w:val="13"/>
              </w:rPr>
            </w:pPr>
            <w:ins w:id="14282" w:author="Sean de Noronha | DRG" w:date="2026-09-29T16:58:00Z" w16du:dateUtc="2026-09-29T14:58:00Z">
              <w:r>
                <w:rPr>
                  <w:rFonts w:cs="Arial"/>
                  <w:sz w:val="13"/>
                  <w:szCs w:val="13"/>
                </w:rPr>
                <w:t>18.6</w:t>
              </w:r>
            </w:ins>
          </w:p>
        </w:tc>
      </w:tr>
      <w:tr w:rsidR="00C60D85" w14:paraId="6B0CD5FD" w14:textId="77777777">
        <w:trPr>
          <w:jc w:val="center"/>
          <w:ins w:id="14283" w:author="Sean de Noronha | DRG" w:date="2026-09-29T16:58:00Z"/>
        </w:trPr>
        <w:tc>
          <w:tcPr>
            <w:tcW w:w="560" w:type="dxa"/>
            <w:vAlign w:val="center"/>
          </w:tcPr>
          <w:p w14:paraId="5E0010EA" w14:textId="77777777" w:rsidR="00C60D85" w:rsidRDefault="00000000">
            <w:pPr>
              <w:spacing w:after="0"/>
              <w:rPr>
                <w:ins w:id="14284" w:author="Sean de Noronha | DRG" w:date="2026-09-29T16:58:00Z" w16du:dateUtc="2026-09-29T14:58:00Z"/>
                <w:rFonts w:cs="Arial"/>
                <w:sz w:val="13"/>
                <w:szCs w:val="13"/>
              </w:rPr>
            </w:pPr>
            <w:ins w:id="14285" w:author="Sean de Noronha | DRG" w:date="2026-09-29T16:58:00Z" w16du:dateUtc="2026-09-29T14:58:00Z">
              <w:r>
                <w:rPr>
                  <w:rFonts w:cs="Arial"/>
                  <w:sz w:val="13"/>
                  <w:szCs w:val="13"/>
                </w:rPr>
                <w:t>345</w:t>
              </w:r>
            </w:ins>
          </w:p>
        </w:tc>
        <w:tc>
          <w:tcPr>
            <w:tcW w:w="500" w:type="dxa"/>
            <w:vAlign w:val="center"/>
          </w:tcPr>
          <w:p w14:paraId="5E0010EB" w14:textId="77777777" w:rsidR="00C60D85" w:rsidRDefault="00000000">
            <w:pPr>
              <w:spacing w:after="0"/>
              <w:rPr>
                <w:ins w:id="14286" w:author="Sean de Noronha | DRG" w:date="2026-09-29T16:58:00Z" w16du:dateUtc="2026-09-29T14:58:00Z"/>
                <w:rFonts w:cs="Arial"/>
                <w:sz w:val="13"/>
                <w:szCs w:val="13"/>
              </w:rPr>
            </w:pPr>
            <w:ins w:id="14287" w:author="Sean de Noronha | DRG" w:date="2026-09-29T16:58:00Z" w16du:dateUtc="2026-09-29T14:58:00Z">
              <w:r>
                <w:rPr>
                  <w:rFonts w:cs="Arial"/>
                  <w:sz w:val="13"/>
                  <w:szCs w:val="13"/>
                </w:rPr>
                <w:t>T5</w:t>
              </w:r>
            </w:ins>
          </w:p>
        </w:tc>
        <w:tc>
          <w:tcPr>
            <w:tcW w:w="660" w:type="dxa"/>
            <w:vAlign w:val="center"/>
          </w:tcPr>
          <w:p w14:paraId="5E0010EC" w14:textId="77777777" w:rsidR="00C60D85" w:rsidRDefault="00000000">
            <w:pPr>
              <w:spacing w:after="0"/>
              <w:rPr>
                <w:ins w:id="14288" w:author="Sean de Noronha | DRG" w:date="2026-09-29T16:58:00Z" w16du:dateUtc="2026-09-29T14:58:00Z"/>
                <w:rFonts w:cs="Arial"/>
                <w:sz w:val="13"/>
                <w:szCs w:val="13"/>
              </w:rPr>
            </w:pPr>
            <w:ins w:id="14289" w:author="Sean de Noronha | DRG" w:date="2026-09-29T16:58:00Z" w16du:dateUtc="2026-09-29T14:58:00Z">
              <w:r>
                <w:rPr>
                  <w:rFonts w:cs="Arial"/>
                  <w:sz w:val="13"/>
                  <w:szCs w:val="13"/>
                </w:rPr>
                <w:t>3</w:t>
              </w:r>
            </w:ins>
          </w:p>
        </w:tc>
        <w:tc>
          <w:tcPr>
            <w:tcW w:w="1920" w:type="dxa"/>
            <w:vAlign w:val="center"/>
          </w:tcPr>
          <w:p w14:paraId="5E0010ED" w14:textId="77777777" w:rsidR="00C60D85" w:rsidRDefault="00000000">
            <w:pPr>
              <w:spacing w:after="0"/>
              <w:rPr>
                <w:ins w:id="14290" w:author="Sean de Noronha | DRG" w:date="2026-09-29T16:58:00Z" w16du:dateUtc="2026-09-29T14:58:00Z"/>
                <w:rFonts w:cs="Arial"/>
                <w:sz w:val="13"/>
                <w:szCs w:val="13"/>
              </w:rPr>
            </w:pPr>
            <w:ins w:id="14291" w:author="Sean de Noronha | DRG" w:date="2026-09-29T16:58:00Z" w16du:dateUtc="2026-09-29T14:58:00Z">
              <w:r>
                <w:rPr>
                  <w:rFonts w:cs="Arial"/>
                  <w:sz w:val="13"/>
                  <w:szCs w:val="13"/>
                </w:rPr>
                <w:t>Tee, run, NPS ½</w:t>
              </w:r>
            </w:ins>
          </w:p>
        </w:tc>
        <w:tc>
          <w:tcPr>
            <w:tcW w:w="520" w:type="dxa"/>
            <w:vAlign w:val="center"/>
          </w:tcPr>
          <w:p w14:paraId="5E0010EE" w14:textId="77777777" w:rsidR="00C60D85" w:rsidRDefault="00000000">
            <w:pPr>
              <w:spacing w:after="0"/>
              <w:rPr>
                <w:ins w:id="14292" w:author="Sean de Noronha | DRG" w:date="2026-09-29T16:58:00Z" w16du:dateUtc="2026-09-29T14:58:00Z"/>
                <w:rFonts w:cs="Arial"/>
                <w:sz w:val="13"/>
                <w:szCs w:val="13"/>
              </w:rPr>
            </w:pPr>
            <w:ins w:id="14293" w:author="Sean de Noronha | DRG" w:date="2026-09-29T16:58:00Z" w16du:dateUtc="2026-09-29T14:58:00Z">
              <w:r>
                <w:rPr>
                  <w:rFonts w:cs="Arial"/>
                  <w:sz w:val="13"/>
                  <w:szCs w:val="13"/>
                </w:rPr>
                <w:t>He</w:t>
              </w:r>
            </w:ins>
          </w:p>
        </w:tc>
        <w:tc>
          <w:tcPr>
            <w:tcW w:w="900" w:type="dxa"/>
            <w:vAlign w:val="center"/>
          </w:tcPr>
          <w:p w14:paraId="5E0010EF" w14:textId="77777777" w:rsidR="00C60D85" w:rsidRDefault="00000000">
            <w:pPr>
              <w:spacing w:after="0"/>
              <w:rPr>
                <w:ins w:id="14294" w:author="Sean de Noronha | DRG" w:date="2026-09-29T16:58:00Z" w16du:dateUtc="2026-09-29T14:58:00Z"/>
                <w:rFonts w:cs="Arial"/>
                <w:sz w:val="13"/>
                <w:szCs w:val="13"/>
              </w:rPr>
            </w:pPr>
            <w:ins w:id="14295" w:author="Sean de Noronha | DRG" w:date="2026-09-29T16:58:00Z" w16du:dateUtc="2026-09-29T14:58:00Z">
              <w:r>
                <w:rPr>
                  <w:rFonts w:cs="Arial"/>
                  <w:sz w:val="13"/>
                  <w:szCs w:val="13"/>
                </w:rPr>
                <w:t>1,000</w:t>
              </w:r>
            </w:ins>
          </w:p>
        </w:tc>
        <w:tc>
          <w:tcPr>
            <w:tcW w:w="800" w:type="dxa"/>
            <w:vAlign w:val="center"/>
          </w:tcPr>
          <w:p w14:paraId="5E0010F0" w14:textId="77777777" w:rsidR="00C60D85" w:rsidRDefault="00000000">
            <w:pPr>
              <w:spacing w:after="0"/>
              <w:rPr>
                <w:ins w:id="14296" w:author="Sean de Noronha | DRG" w:date="2026-09-29T16:58:00Z" w16du:dateUtc="2026-09-29T14:58:00Z"/>
                <w:rFonts w:cs="Arial"/>
                <w:sz w:val="13"/>
                <w:szCs w:val="13"/>
              </w:rPr>
            </w:pPr>
            <w:ins w:id="14297" w:author="Sean de Noronha | DRG" w:date="2026-09-29T16:58:00Z" w16du:dateUtc="2026-09-29T14:58:00Z">
              <w:r>
                <w:rPr>
                  <w:rFonts w:cs="Arial"/>
                  <w:sz w:val="13"/>
                  <w:szCs w:val="13"/>
                </w:rPr>
                <w:t>–</w:t>
              </w:r>
            </w:ins>
          </w:p>
        </w:tc>
        <w:tc>
          <w:tcPr>
            <w:tcW w:w="880" w:type="dxa"/>
            <w:vAlign w:val="center"/>
          </w:tcPr>
          <w:p w14:paraId="5E0010F1" w14:textId="77777777" w:rsidR="00C60D85" w:rsidRDefault="00000000">
            <w:pPr>
              <w:spacing w:after="0"/>
              <w:rPr>
                <w:ins w:id="14298" w:author="Sean de Noronha | DRG" w:date="2026-09-29T16:58:00Z" w16du:dateUtc="2026-09-29T14:58:00Z"/>
                <w:rFonts w:cs="Arial"/>
                <w:sz w:val="13"/>
                <w:szCs w:val="13"/>
              </w:rPr>
            </w:pPr>
            <w:ins w:id="14299" w:author="Sean de Noronha | DRG" w:date="2026-09-29T16:58:00Z" w16du:dateUtc="2026-09-29T14:58:00Z">
              <w:r>
                <w:rPr>
                  <w:rFonts w:cs="Arial"/>
                  <w:sz w:val="13"/>
                  <w:szCs w:val="13"/>
                </w:rPr>
                <w:t>–</w:t>
              </w:r>
            </w:ins>
          </w:p>
        </w:tc>
        <w:tc>
          <w:tcPr>
            <w:tcW w:w="820" w:type="dxa"/>
            <w:vAlign w:val="center"/>
          </w:tcPr>
          <w:p w14:paraId="5E0010F2" w14:textId="77777777" w:rsidR="00C60D85" w:rsidRDefault="00000000">
            <w:pPr>
              <w:spacing w:after="0"/>
              <w:rPr>
                <w:ins w:id="14300" w:author="Sean de Noronha | DRG" w:date="2026-09-29T16:58:00Z" w16du:dateUtc="2026-09-29T14:58:00Z"/>
                <w:rFonts w:cs="Arial"/>
                <w:sz w:val="13"/>
                <w:szCs w:val="13"/>
              </w:rPr>
            </w:pPr>
            <w:ins w:id="14301" w:author="Sean de Noronha | DRG" w:date="2026-09-29T16:58:00Z" w16du:dateUtc="2026-09-29T14:58:00Z">
              <w:r>
                <w:rPr>
                  <w:rFonts w:cs="Arial"/>
                  <w:sz w:val="13"/>
                  <w:szCs w:val="13"/>
                </w:rPr>
                <w:t>–</w:t>
              </w:r>
            </w:ins>
          </w:p>
        </w:tc>
        <w:tc>
          <w:tcPr>
            <w:tcW w:w="1100" w:type="dxa"/>
            <w:vAlign w:val="center"/>
          </w:tcPr>
          <w:p w14:paraId="5E0010F3" w14:textId="77777777" w:rsidR="00C60D85" w:rsidRDefault="00000000">
            <w:pPr>
              <w:spacing w:after="0"/>
              <w:rPr>
                <w:ins w:id="14302" w:author="Sean de Noronha | DRG" w:date="2026-09-29T16:58:00Z" w16du:dateUtc="2026-09-29T14:58:00Z"/>
                <w:rFonts w:cs="Arial"/>
                <w:sz w:val="13"/>
                <w:szCs w:val="13"/>
              </w:rPr>
            </w:pPr>
            <w:ins w:id="14303" w:author="Sean de Noronha | DRG" w:date="2026-09-29T16:58:00Z" w16du:dateUtc="2026-09-29T14:58:00Z">
              <w:r>
                <w:rPr>
                  <w:rFonts w:cs="Arial"/>
                  <w:sz w:val="13"/>
                  <w:szCs w:val="13"/>
                </w:rPr>
                <w:t>85.4 (181)</w:t>
              </w:r>
            </w:ins>
          </w:p>
        </w:tc>
        <w:tc>
          <w:tcPr>
            <w:tcW w:w="700" w:type="dxa"/>
            <w:vAlign w:val="center"/>
          </w:tcPr>
          <w:p w14:paraId="5E0010F4" w14:textId="77777777" w:rsidR="00C60D85" w:rsidRDefault="00000000">
            <w:pPr>
              <w:spacing w:after="0"/>
              <w:rPr>
                <w:ins w:id="14304" w:author="Sean de Noronha | DRG" w:date="2026-09-29T16:58:00Z" w16du:dateUtc="2026-09-29T14:58:00Z"/>
                <w:rFonts w:cs="Arial"/>
                <w:sz w:val="13"/>
                <w:szCs w:val="13"/>
              </w:rPr>
            </w:pPr>
            <w:ins w:id="14305" w:author="Sean de Noronha | DRG" w:date="2026-09-29T16:58:00Z" w16du:dateUtc="2026-09-29T14:58:00Z">
              <w:r>
                <w:rPr>
                  <w:rFonts w:cs="Arial"/>
                  <w:sz w:val="13"/>
                  <w:szCs w:val="13"/>
                </w:rPr>
                <w:t>7.26</w:t>
              </w:r>
            </w:ins>
          </w:p>
        </w:tc>
      </w:tr>
      <w:tr w:rsidR="00C60D85" w14:paraId="667A4425" w14:textId="77777777">
        <w:trPr>
          <w:jc w:val="center"/>
          <w:ins w:id="14306" w:author="Sean de Noronha | DRG" w:date="2026-09-29T16:58:00Z"/>
        </w:trPr>
        <w:tc>
          <w:tcPr>
            <w:tcW w:w="560" w:type="dxa"/>
            <w:vAlign w:val="center"/>
          </w:tcPr>
          <w:p w14:paraId="5E0010F5" w14:textId="77777777" w:rsidR="00C60D85" w:rsidRDefault="00000000">
            <w:pPr>
              <w:spacing w:after="0"/>
              <w:rPr>
                <w:ins w:id="14307" w:author="Sean de Noronha | DRG" w:date="2026-09-29T16:58:00Z" w16du:dateUtc="2026-09-29T14:58:00Z"/>
                <w:rFonts w:cs="Arial"/>
                <w:sz w:val="13"/>
                <w:szCs w:val="13"/>
              </w:rPr>
            </w:pPr>
            <w:ins w:id="14308" w:author="Sean de Noronha | DRG" w:date="2026-09-29T16:58:00Z" w16du:dateUtc="2026-09-29T14:58:00Z">
              <w:r>
                <w:rPr>
                  <w:rFonts w:cs="Arial"/>
                  <w:sz w:val="13"/>
                  <w:szCs w:val="13"/>
                </w:rPr>
                <w:t>346</w:t>
              </w:r>
            </w:ins>
          </w:p>
        </w:tc>
        <w:tc>
          <w:tcPr>
            <w:tcW w:w="500" w:type="dxa"/>
            <w:vAlign w:val="center"/>
          </w:tcPr>
          <w:p w14:paraId="5E0010F6" w14:textId="77777777" w:rsidR="00C60D85" w:rsidRDefault="00000000">
            <w:pPr>
              <w:spacing w:after="0"/>
              <w:rPr>
                <w:ins w:id="14309" w:author="Sean de Noronha | DRG" w:date="2026-09-29T16:58:00Z" w16du:dateUtc="2026-09-29T14:58:00Z"/>
                <w:rFonts w:cs="Arial"/>
                <w:sz w:val="13"/>
                <w:szCs w:val="13"/>
              </w:rPr>
            </w:pPr>
            <w:ins w:id="14310" w:author="Sean de Noronha | DRG" w:date="2026-09-29T16:58:00Z" w16du:dateUtc="2026-09-29T14:58:00Z">
              <w:r>
                <w:rPr>
                  <w:rFonts w:cs="Arial"/>
                  <w:sz w:val="13"/>
                  <w:szCs w:val="13"/>
                </w:rPr>
                <w:t>T5</w:t>
              </w:r>
            </w:ins>
          </w:p>
        </w:tc>
        <w:tc>
          <w:tcPr>
            <w:tcW w:w="660" w:type="dxa"/>
            <w:vAlign w:val="center"/>
          </w:tcPr>
          <w:p w14:paraId="5E0010F7" w14:textId="77777777" w:rsidR="00C60D85" w:rsidRDefault="00000000">
            <w:pPr>
              <w:spacing w:after="0"/>
              <w:rPr>
                <w:ins w:id="14311" w:author="Sean de Noronha | DRG" w:date="2026-09-29T16:58:00Z" w16du:dateUtc="2026-09-29T14:58:00Z"/>
                <w:rFonts w:cs="Arial"/>
                <w:sz w:val="13"/>
                <w:szCs w:val="13"/>
              </w:rPr>
            </w:pPr>
            <w:ins w:id="14312" w:author="Sean de Noronha | DRG" w:date="2026-09-29T16:58:00Z" w16du:dateUtc="2026-09-29T14:58:00Z">
              <w:r>
                <w:rPr>
                  <w:rFonts w:cs="Arial"/>
                  <w:sz w:val="13"/>
                  <w:szCs w:val="13"/>
                </w:rPr>
                <w:t>3</w:t>
              </w:r>
            </w:ins>
          </w:p>
        </w:tc>
        <w:tc>
          <w:tcPr>
            <w:tcW w:w="1920" w:type="dxa"/>
            <w:vAlign w:val="center"/>
          </w:tcPr>
          <w:p w14:paraId="5E0010F8" w14:textId="77777777" w:rsidR="00C60D85" w:rsidRDefault="00000000">
            <w:pPr>
              <w:spacing w:after="0"/>
              <w:rPr>
                <w:ins w:id="14313" w:author="Sean de Noronha | DRG" w:date="2026-09-29T16:58:00Z" w16du:dateUtc="2026-09-29T14:58:00Z"/>
                <w:rFonts w:cs="Arial"/>
                <w:sz w:val="13"/>
                <w:szCs w:val="13"/>
              </w:rPr>
            </w:pPr>
            <w:ins w:id="14314" w:author="Sean de Noronha | DRG" w:date="2026-09-29T16:58:00Z" w16du:dateUtc="2026-09-29T14:58:00Z">
              <w:r>
                <w:rPr>
                  <w:rFonts w:cs="Arial"/>
                  <w:sz w:val="13"/>
                  <w:szCs w:val="13"/>
                </w:rPr>
                <w:t>Tee, run, NPS ½</w:t>
              </w:r>
            </w:ins>
          </w:p>
        </w:tc>
        <w:tc>
          <w:tcPr>
            <w:tcW w:w="520" w:type="dxa"/>
            <w:vAlign w:val="center"/>
          </w:tcPr>
          <w:p w14:paraId="5E0010F9" w14:textId="77777777" w:rsidR="00C60D85" w:rsidRDefault="00000000">
            <w:pPr>
              <w:spacing w:after="0"/>
              <w:rPr>
                <w:ins w:id="14315" w:author="Sean de Noronha | DRG" w:date="2026-09-29T16:58:00Z" w16du:dateUtc="2026-09-29T14:58:00Z"/>
                <w:rFonts w:cs="Arial"/>
                <w:sz w:val="13"/>
                <w:szCs w:val="13"/>
              </w:rPr>
            </w:pPr>
            <w:ins w:id="14316" w:author="Sean de Noronha | DRG" w:date="2026-09-29T16:58:00Z" w16du:dateUtc="2026-09-29T14:58:00Z">
              <w:r>
                <w:rPr>
                  <w:rFonts w:cs="Arial"/>
                  <w:sz w:val="13"/>
                  <w:szCs w:val="13"/>
                </w:rPr>
                <w:t>He</w:t>
              </w:r>
            </w:ins>
          </w:p>
        </w:tc>
        <w:tc>
          <w:tcPr>
            <w:tcW w:w="900" w:type="dxa"/>
            <w:vAlign w:val="center"/>
          </w:tcPr>
          <w:p w14:paraId="5E0010FA" w14:textId="77777777" w:rsidR="00C60D85" w:rsidRDefault="00000000">
            <w:pPr>
              <w:spacing w:after="0"/>
              <w:rPr>
                <w:ins w:id="14317" w:author="Sean de Noronha | DRG" w:date="2026-09-29T16:58:00Z" w16du:dateUtc="2026-09-29T14:58:00Z"/>
                <w:rFonts w:cs="Arial"/>
                <w:sz w:val="13"/>
                <w:szCs w:val="13"/>
              </w:rPr>
            </w:pPr>
            <w:ins w:id="14318" w:author="Sean de Noronha | DRG" w:date="2026-09-29T16:58:00Z" w16du:dateUtc="2026-09-29T14:58:00Z">
              <w:r>
                <w:rPr>
                  <w:rFonts w:cs="Arial"/>
                  <w:sz w:val="13"/>
                  <w:szCs w:val="13"/>
                </w:rPr>
                <w:t>3,000</w:t>
              </w:r>
            </w:ins>
          </w:p>
        </w:tc>
        <w:tc>
          <w:tcPr>
            <w:tcW w:w="800" w:type="dxa"/>
            <w:vAlign w:val="center"/>
          </w:tcPr>
          <w:p w14:paraId="5E0010FB" w14:textId="77777777" w:rsidR="00C60D85" w:rsidRDefault="00000000">
            <w:pPr>
              <w:spacing w:after="0"/>
              <w:rPr>
                <w:ins w:id="14319" w:author="Sean de Noronha | DRG" w:date="2026-09-29T16:58:00Z" w16du:dateUtc="2026-09-29T14:58:00Z"/>
                <w:rFonts w:cs="Arial"/>
                <w:sz w:val="13"/>
                <w:szCs w:val="13"/>
              </w:rPr>
            </w:pPr>
            <w:ins w:id="14320" w:author="Sean de Noronha | DRG" w:date="2026-09-29T16:58:00Z" w16du:dateUtc="2026-09-29T14:58:00Z">
              <w:r>
                <w:rPr>
                  <w:rFonts w:cs="Arial"/>
                  <w:sz w:val="13"/>
                  <w:szCs w:val="13"/>
                </w:rPr>
                <w:t>–</w:t>
              </w:r>
            </w:ins>
          </w:p>
        </w:tc>
        <w:tc>
          <w:tcPr>
            <w:tcW w:w="880" w:type="dxa"/>
            <w:vAlign w:val="center"/>
          </w:tcPr>
          <w:p w14:paraId="5E0010FC" w14:textId="77777777" w:rsidR="00C60D85" w:rsidRDefault="00000000">
            <w:pPr>
              <w:spacing w:after="0"/>
              <w:rPr>
                <w:ins w:id="14321" w:author="Sean de Noronha | DRG" w:date="2026-09-29T16:58:00Z" w16du:dateUtc="2026-09-29T14:58:00Z"/>
                <w:rFonts w:cs="Arial"/>
                <w:sz w:val="13"/>
                <w:szCs w:val="13"/>
              </w:rPr>
            </w:pPr>
            <w:ins w:id="14322" w:author="Sean de Noronha | DRG" w:date="2026-09-29T16:58:00Z" w16du:dateUtc="2026-09-29T14:58:00Z">
              <w:r>
                <w:rPr>
                  <w:rFonts w:cs="Arial"/>
                  <w:sz w:val="13"/>
                  <w:szCs w:val="13"/>
                </w:rPr>
                <w:t>–</w:t>
              </w:r>
            </w:ins>
          </w:p>
        </w:tc>
        <w:tc>
          <w:tcPr>
            <w:tcW w:w="820" w:type="dxa"/>
            <w:vAlign w:val="center"/>
          </w:tcPr>
          <w:p w14:paraId="5E0010FD" w14:textId="77777777" w:rsidR="00C60D85" w:rsidRDefault="00000000">
            <w:pPr>
              <w:spacing w:after="0"/>
              <w:rPr>
                <w:ins w:id="14323" w:author="Sean de Noronha | DRG" w:date="2026-09-29T16:58:00Z" w16du:dateUtc="2026-09-29T14:58:00Z"/>
                <w:rFonts w:cs="Arial"/>
                <w:sz w:val="13"/>
                <w:szCs w:val="13"/>
              </w:rPr>
            </w:pPr>
            <w:ins w:id="14324" w:author="Sean de Noronha | DRG" w:date="2026-09-29T16:58:00Z" w16du:dateUtc="2026-09-29T14:58:00Z">
              <w:r>
                <w:rPr>
                  <w:rFonts w:cs="Arial"/>
                  <w:sz w:val="13"/>
                  <w:szCs w:val="13"/>
                </w:rPr>
                <w:t>–</w:t>
              </w:r>
            </w:ins>
          </w:p>
        </w:tc>
        <w:tc>
          <w:tcPr>
            <w:tcW w:w="1100" w:type="dxa"/>
            <w:vAlign w:val="center"/>
          </w:tcPr>
          <w:p w14:paraId="5E0010FE" w14:textId="77777777" w:rsidR="00C60D85" w:rsidRDefault="00000000">
            <w:pPr>
              <w:spacing w:after="0"/>
              <w:rPr>
                <w:ins w:id="14325" w:author="Sean de Noronha | DRG" w:date="2026-09-29T16:58:00Z" w16du:dateUtc="2026-09-29T14:58:00Z"/>
                <w:rFonts w:cs="Arial"/>
                <w:sz w:val="13"/>
                <w:szCs w:val="13"/>
              </w:rPr>
            </w:pPr>
            <w:ins w:id="14326" w:author="Sean de Noronha | DRG" w:date="2026-09-29T16:58:00Z" w16du:dateUtc="2026-09-29T14:58:00Z">
              <w:r>
                <w:rPr>
                  <w:rFonts w:cs="Arial"/>
                  <w:sz w:val="13"/>
                  <w:szCs w:val="13"/>
                </w:rPr>
                <w:t>256 (543)</w:t>
              </w:r>
            </w:ins>
          </w:p>
        </w:tc>
        <w:tc>
          <w:tcPr>
            <w:tcW w:w="700" w:type="dxa"/>
            <w:vAlign w:val="center"/>
          </w:tcPr>
          <w:p w14:paraId="5E0010FF" w14:textId="77777777" w:rsidR="00C60D85" w:rsidRDefault="00000000">
            <w:pPr>
              <w:spacing w:after="0"/>
              <w:rPr>
                <w:ins w:id="14327" w:author="Sean de Noronha | DRG" w:date="2026-09-29T16:58:00Z" w16du:dateUtc="2026-09-29T14:58:00Z"/>
                <w:rFonts w:cs="Arial"/>
                <w:sz w:val="13"/>
                <w:szCs w:val="13"/>
              </w:rPr>
            </w:pPr>
            <w:ins w:id="14328" w:author="Sean de Noronha | DRG" w:date="2026-09-29T16:58:00Z" w16du:dateUtc="2026-09-29T14:58:00Z">
              <w:r>
                <w:rPr>
                  <w:rFonts w:cs="Arial"/>
                  <w:sz w:val="13"/>
                  <w:szCs w:val="13"/>
                </w:rPr>
                <w:t>21.8</w:t>
              </w:r>
            </w:ins>
          </w:p>
        </w:tc>
      </w:tr>
      <w:tr w:rsidR="00C60D85" w14:paraId="7B952C4F" w14:textId="77777777">
        <w:trPr>
          <w:jc w:val="center"/>
          <w:ins w:id="14329" w:author="Sean de Noronha | DRG" w:date="2026-09-29T16:58:00Z"/>
        </w:trPr>
        <w:tc>
          <w:tcPr>
            <w:tcW w:w="560" w:type="dxa"/>
            <w:vAlign w:val="center"/>
          </w:tcPr>
          <w:p w14:paraId="5E001100" w14:textId="77777777" w:rsidR="00C60D85" w:rsidRDefault="00000000">
            <w:pPr>
              <w:spacing w:after="0"/>
              <w:rPr>
                <w:ins w:id="14330" w:author="Sean de Noronha | DRG" w:date="2026-09-29T16:58:00Z" w16du:dateUtc="2026-09-29T14:58:00Z"/>
                <w:rFonts w:cs="Arial"/>
                <w:sz w:val="13"/>
                <w:szCs w:val="13"/>
              </w:rPr>
            </w:pPr>
            <w:ins w:id="14331" w:author="Sean de Noronha | DRG" w:date="2026-09-29T16:58:00Z" w16du:dateUtc="2026-09-29T14:58:00Z">
              <w:r>
                <w:rPr>
                  <w:rFonts w:cs="Arial"/>
                  <w:sz w:val="13"/>
                  <w:szCs w:val="13"/>
                </w:rPr>
                <w:t>347</w:t>
              </w:r>
            </w:ins>
          </w:p>
        </w:tc>
        <w:tc>
          <w:tcPr>
            <w:tcW w:w="500" w:type="dxa"/>
            <w:vAlign w:val="center"/>
          </w:tcPr>
          <w:p w14:paraId="5E001101" w14:textId="77777777" w:rsidR="00C60D85" w:rsidRDefault="00000000">
            <w:pPr>
              <w:spacing w:after="0"/>
              <w:rPr>
                <w:ins w:id="14332" w:author="Sean de Noronha | DRG" w:date="2026-09-29T16:58:00Z" w16du:dateUtc="2026-09-29T14:58:00Z"/>
                <w:rFonts w:cs="Arial"/>
                <w:sz w:val="13"/>
                <w:szCs w:val="13"/>
              </w:rPr>
            </w:pPr>
            <w:ins w:id="14333" w:author="Sean de Noronha | DRG" w:date="2026-09-29T16:58:00Z" w16du:dateUtc="2026-09-29T14:58:00Z">
              <w:r>
                <w:rPr>
                  <w:rFonts w:cs="Arial"/>
                  <w:sz w:val="13"/>
                  <w:szCs w:val="13"/>
                </w:rPr>
                <w:t>T5</w:t>
              </w:r>
            </w:ins>
          </w:p>
        </w:tc>
        <w:tc>
          <w:tcPr>
            <w:tcW w:w="660" w:type="dxa"/>
            <w:vAlign w:val="center"/>
          </w:tcPr>
          <w:p w14:paraId="5E001102" w14:textId="77777777" w:rsidR="00C60D85" w:rsidRDefault="00000000">
            <w:pPr>
              <w:spacing w:after="0"/>
              <w:rPr>
                <w:ins w:id="14334" w:author="Sean de Noronha | DRG" w:date="2026-09-29T16:58:00Z" w16du:dateUtc="2026-09-29T14:58:00Z"/>
                <w:rFonts w:cs="Arial"/>
                <w:sz w:val="13"/>
                <w:szCs w:val="13"/>
              </w:rPr>
            </w:pPr>
            <w:ins w:id="14335" w:author="Sean de Noronha | DRG" w:date="2026-09-29T16:58:00Z" w16du:dateUtc="2026-09-29T14:58:00Z">
              <w:r>
                <w:rPr>
                  <w:rFonts w:cs="Arial"/>
                  <w:sz w:val="13"/>
                  <w:szCs w:val="13"/>
                </w:rPr>
                <w:t>3</w:t>
              </w:r>
            </w:ins>
          </w:p>
        </w:tc>
        <w:tc>
          <w:tcPr>
            <w:tcW w:w="1920" w:type="dxa"/>
            <w:vAlign w:val="center"/>
          </w:tcPr>
          <w:p w14:paraId="5E001103" w14:textId="77777777" w:rsidR="00C60D85" w:rsidRDefault="00000000">
            <w:pPr>
              <w:spacing w:after="0"/>
              <w:rPr>
                <w:ins w:id="14336" w:author="Sean de Noronha | DRG" w:date="2026-09-29T16:58:00Z" w16du:dateUtc="2026-09-29T14:58:00Z"/>
                <w:rFonts w:cs="Arial"/>
                <w:sz w:val="13"/>
                <w:szCs w:val="13"/>
              </w:rPr>
            </w:pPr>
            <w:ins w:id="14337" w:author="Sean de Noronha | DRG" w:date="2026-09-29T16:58:00Z" w16du:dateUtc="2026-09-29T14:58:00Z">
              <w:r>
                <w:rPr>
                  <w:rFonts w:cs="Arial"/>
                  <w:sz w:val="13"/>
                  <w:szCs w:val="13"/>
                </w:rPr>
                <w:t>Tee, run, NPS ½</w:t>
              </w:r>
            </w:ins>
          </w:p>
        </w:tc>
        <w:tc>
          <w:tcPr>
            <w:tcW w:w="520" w:type="dxa"/>
            <w:vAlign w:val="center"/>
          </w:tcPr>
          <w:p w14:paraId="5E001104" w14:textId="77777777" w:rsidR="00C60D85" w:rsidRDefault="00000000">
            <w:pPr>
              <w:spacing w:after="0"/>
              <w:rPr>
                <w:ins w:id="14338" w:author="Sean de Noronha | DRG" w:date="2026-09-29T16:58:00Z" w16du:dateUtc="2026-09-29T14:58:00Z"/>
                <w:rFonts w:cs="Arial"/>
                <w:sz w:val="13"/>
                <w:szCs w:val="13"/>
              </w:rPr>
            </w:pPr>
            <w:ins w:id="14339"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05" w14:textId="77777777" w:rsidR="00C60D85" w:rsidRDefault="00000000">
            <w:pPr>
              <w:spacing w:after="0"/>
              <w:rPr>
                <w:ins w:id="14340" w:author="Sean de Noronha | DRG" w:date="2026-09-29T16:58:00Z" w16du:dateUtc="2026-09-29T14:58:00Z"/>
                <w:rFonts w:cs="Arial"/>
                <w:sz w:val="13"/>
                <w:szCs w:val="13"/>
              </w:rPr>
            </w:pPr>
            <w:ins w:id="14341" w:author="Sean de Noronha | DRG" w:date="2026-09-29T16:58:00Z" w16du:dateUtc="2026-09-29T14:58:00Z">
              <w:r>
                <w:rPr>
                  <w:rFonts w:cs="Arial"/>
                  <w:sz w:val="13"/>
                  <w:szCs w:val="13"/>
                </w:rPr>
                <w:t>10,000</w:t>
              </w:r>
            </w:ins>
          </w:p>
        </w:tc>
        <w:tc>
          <w:tcPr>
            <w:tcW w:w="800" w:type="dxa"/>
            <w:vAlign w:val="center"/>
          </w:tcPr>
          <w:p w14:paraId="5E001106" w14:textId="77777777" w:rsidR="00C60D85" w:rsidRDefault="00000000">
            <w:pPr>
              <w:spacing w:after="0"/>
              <w:rPr>
                <w:ins w:id="14342" w:author="Sean de Noronha | DRG" w:date="2026-09-29T16:58:00Z" w16du:dateUtc="2026-09-29T14:58:00Z"/>
                <w:rFonts w:cs="Arial"/>
                <w:sz w:val="13"/>
                <w:szCs w:val="13"/>
              </w:rPr>
            </w:pPr>
            <w:ins w:id="14343" w:author="Sean de Noronha | DRG" w:date="2026-09-29T16:58:00Z" w16du:dateUtc="2026-09-29T14:58:00Z">
              <w:r>
                <w:rPr>
                  <w:rFonts w:cs="Arial"/>
                  <w:sz w:val="13"/>
                  <w:szCs w:val="13"/>
                </w:rPr>
                <w:t>–</w:t>
              </w:r>
            </w:ins>
          </w:p>
        </w:tc>
        <w:tc>
          <w:tcPr>
            <w:tcW w:w="880" w:type="dxa"/>
            <w:vAlign w:val="center"/>
          </w:tcPr>
          <w:p w14:paraId="5E001107" w14:textId="77777777" w:rsidR="00C60D85" w:rsidRDefault="00000000">
            <w:pPr>
              <w:spacing w:after="0"/>
              <w:rPr>
                <w:ins w:id="14344" w:author="Sean de Noronha | DRG" w:date="2026-09-29T16:58:00Z" w16du:dateUtc="2026-09-29T14:58:00Z"/>
                <w:rFonts w:cs="Arial"/>
                <w:sz w:val="13"/>
                <w:szCs w:val="13"/>
              </w:rPr>
            </w:pPr>
            <w:ins w:id="14345" w:author="Sean de Noronha | DRG" w:date="2026-09-29T16:58:00Z" w16du:dateUtc="2026-09-29T14:58:00Z">
              <w:r>
                <w:rPr>
                  <w:rFonts w:cs="Arial"/>
                  <w:sz w:val="13"/>
                  <w:szCs w:val="13"/>
                </w:rPr>
                <w:t>–</w:t>
              </w:r>
            </w:ins>
          </w:p>
        </w:tc>
        <w:tc>
          <w:tcPr>
            <w:tcW w:w="820" w:type="dxa"/>
            <w:vAlign w:val="center"/>
          </w:tcPr>
          <w:p w14:paraId="5E001108" w14:textId="77777777" w:rsidR="00C60D85" w:rsidRDefault="00000000">
            <w:pPr>
              <w:spacing w:after="0"/>
              <w:rPr>
                <w:ins w:id="14346" w:author="Sean de Noronha | DRG" w:date="2026-09-29T16:58:00Z" w16du:dateUtc="2026-09-29T14:58:00Z"/>
                <w:rFonts w:cs="Arial"/>
                <w:sz w:val="13"/>
                <w:szCs w:val="13"/>
              </w:rPr>
            </w:pPr>
            <w:ins w:id="14347" w:author="Sean de Noronha | DRG" w:date="2026-09-29T16:58:00Z" w16du:dateUtc="2026-09-29T14:58:00Z">
              <w:r>
                <w:rPr>
                  <w:rFonts w:cs="Arial"/>
                  <w:sz w:val="13"/>
                  <w:szCs w:val="13"/>
                </w:rPr>
                <w:t>–</w:t>
              </w:r>
            </w:ins>
          </w:p>
        </w:tc>
        <w:tc>
          <w:tcPr>
            <w:tcW w:w="1100" w:type="dxa"/>
            <w:vAlign w:val="center"/>
          </w:tcPr>
          <w:p w14:paraId="5E001109" w14:textId="77777777" w:rsidR="00C60D85" w:rsidRDefault="00000000">
            <w:pPr>
              <w:spacing w:after="0"/>
              <w:rPr>
                <w:ins w:id="14348" w:author="Sean de Noronha | DRG" w:date="2026-09-29T16:58:00Z" w16du:dateUtc="2026-09-29T14:58:00Z"/>
                <w:rFonts w:cs="Arial"/>
                <w:sz w:val="13"/>
                <w:szCs w:val="13"/>
              </w:rPr>
            </w:pPr>
            <w:ins w:id="14349" w:author="Sean de Noronha | DRG" w:date="2026-09-29T16:58:00Z" w16du:dateUtc="2026-09-29T14:58:00Z">
              <w:r>
                <w:rPr>
                  <w:rFonts w:cs="Arial"/>
                  <w:sz w:val="13"/>
                  <w:szCs w:val="13"/>
                </w:rPr>
                <w:t>110 (232)</w:t>
              </w:r>
            </w:ins>
          </w:p>
        </w:tc>
        <w:tc>
          <w:tcPr>
            <w:tcW w:w="700" w:type="dxa"/>
            <w:vAlign w:val="center"/>
          </w:tcPr>
          <w:p w14:paraId="5E00110A" w14:textId="77777777" w:rsidR="00C60D85" w:rsidRDefault="00000000">
            <w:pPr>
              <w:spacing w:after="0"/>
              <w:rPr>
                <w:ins w:id="14350" w:author="Sean de Noronha | DRG" w:date="2026-09-29T16:58:00Z" w16du:dateUtc="2026-09-29T14:58:00Z"/>
                <w:rFonts w:cs="Arial"/>
                <w:sz w:val="13"/>
                <w:szCs w:val="13"/>
              </w:rPr>
            </w:pPr>
            <w:ins w:id="14351" w:author="Sean de Noronha | DRG" w:date="2026-09-29T16:58:00Z" w16du:dateUtc="2026-09-29T14:58:00Z">
              <w:r>
                <w:rPr>
                  <w:rFonts w:cs="Arial"/>
                  <w:sz w:val="13"/>
                  <w:szCs w:val="13"/>
                </w:rPr>
                <w:t>9.31</w:t>
              </w:r>
            </w:ins>
          </w:p>
        </w:tc>
      </w:tr>
      <w:tr w:rsidR="00C60D85" w14:paraId="24D1CFFB" w14:textId="77777777">
        <w:trPr>
          <w:jc w:val="center"/>
          <w:ins w:id="14352" w:author="Sean de Noronha | DRG" w:date="2026-09-29T16:58:00Z"/>
        </w:trPr>
        <w:tc>
          <w:tcPr>
            <w:tcW w:w="560" w:type="dxa"/>
            <w:vAlign w:val="center"/>
          </w:tcPr>
          <w:p w14:paraId="5E00110B" w14:textId="77777777" w:rsidR="00C60D85" w:rsidRDefault="00000000">
            <w:pPr>
              <w:spacing w:after="0"/>
              <w:rPr>
                <w:ins w:id="14353" w:author="Sean de Noronha | DRG" w:date="2026-09-29T16:58:00Z" w16du:dateUtc="2026-09-29T14:58:00Z"/>
                <w:rFonts w:cs="Arial"/>
                <w:sz w:val="13"/>
                <w:szCs w:val="13"/>
              </w:rPr>
            </w:pPr>
            <w:ins w:id="14354" w:author="Sean de Noronha | DRG" w:date="2026-09-29T16:58:00Z" w16du:dateUtc="2026-09-29T14:58:00Z">
              <w:r>
                <w:rPr>
                  <w:rFonts w:cs="Arial"/>
                  <w:sz w:val="13"/>
                  <w:szCs w:val="13"/>
                </w:rPr>
                <w:t>348</w:t>
              </w:r>
            </w:ins>
          </w:p>
        </w:tc>
        <w:tc>
          <w:tcPr>
            <w:tcW w:w="500" w:type="dxa"/>
            <w:vAlign w:val="center"/>
          </w:tcPr>
          <w:p w14:paraId="5E00110C" w14:textId="77777777" w:rsidR="00C60D85" w:rsidRDefault="00000000">
            <w:pPr>
              <w:spacing w:after="0"/>
              <w:rPr>
                <w:ins w:id="14355" w:author="Sean de Noronha | DRG" w:date="2026-09-29T16:58:00Z" w16du:dateUtc="2026-09-29T14:58:00Z"/>
                <w:rFonts w:cs="Arial"/>
                <w:sz w:val="13"/>
                <w:szCs w:val="13"/>
              </w:rPr>
            </w:pPr>
            <w:ins w:id="14356" w:author="Sean de Noronha | DRG" w:date="2026-09-29T16:58:00Z" w16du:dateUtc="2026-09-29T14:58:00Z">
              <w:r>
                <w:rPr>
                  <w:rFonts w:cs="Arial"/>
                  <w:sz w:val="13"/>
                  <w:szCs w:val="13"/>
                </w:rPr>
                <w:t>T5</w:t>
              </w:r>
            </w:ins>
          </w:p>
        </w:tc>
        <w:tc>
          <w:tcPr>
            <w:tcW w:w="660" w:type="dxa"/>
            <w:vAlign w:val="center"/>
          </w:tcPr>
          <w:p w14:paraId="5E00110D" w14:textId="77777777" w:rsidR="00C60D85" w:rsidRDefault="00000000">
            <w:pPr>
              <w:spacing w:after="0"/>
              <w:rPr>
                <w:ins w:id="14357" w:author="Sean de Noronha | DRG" w:date="2026-09-29T16:58:00Z" w16du:dateUtc="2026-09-29T14:58:00Z"/>
                <w:rFonts w:cs="Arial"/>
                <w:sz w:val="13"/>
                <w:szCs w:val="13"/>
              </w:rPr>
            </w:pPr>
            <w:ins w:id="14358" w:author="Sean de Noronha | DRG" w:date="2026-09-29T16:58:00Z" w16du:dateUtc="2026-09-29T14:58:00Z">
              <w:r>
                <w:rPr>
                  <w:rFonts w:cs="Arial"/>
                  <w:sz w:val="13"/>
                  <w:szCs w:val="13"/>
                </w:rPr>
                <w:t>3</w:t>
              </w:r>
            </w:ins>
          </w:p>
        </w:tc>
        <w:tc>
          <w:tcPr>
            <w:tcW w:w="1920" w:type="dxa"/>
            <w:vAlign w:val="center"/>
          </w:tcPr>
          <w:p w14:paraId="5E00110E" w14:textId="77777777" w:rsidR="00C60D85" w:rsidRDefault="00000000">
            <w:pPr>
              <w:spacing w:after="0"/>
              <w:rPr>
                <w:ins w:id="14359" w:author="Sean de Noronha | DRG" w:date="2026-09-29T16:58:00Z" w16du:dateUtc="2026-09-29T14:58:00Z"/>
                <w:rFonts w:cs="Arial"/>
                <w:sz w:val="13"/>
                <w:szCs w:val="13"/>
              </w:rPr>
            </w:pPr>
            <w:ins w:id="14360" w:author="Sean de Noronha | DRG" w:date="2026-09-29T16:58:00Z" w16du:dateUtc="2026-09-29T14:58:00Z">
              <w:r>
                <w:rPr>
                  <w:rFonts w:cs="Arial"/>
                  <w:sz w:val="13"/>
                  <w:szCs w:val="13"/>
                </w:rPr>
                <w:t>Tee, run, NPS ½</w:t>
              </w:r>
            </w:ins>
          </w:p>
        </w:tc>
        <w:tc>
          <w:tcPr>
            <w:tcW w:w="520" w:type="dxa"/>
            <w:vAlign w:val="center"/>
          </w:tcPr>
          <w:p w14:paraId="5E00110F" w14:textId="77777777" w:rsidR="00C60D85" w:rsidRDefault="00000000">
            <w:pPr>
              <w:spacing w:after="0"/>
              <w:rPr>
                <w:ins w:id="14361" w:author="Sean de Noronha | DRG" w:date="2026-09-29T16:58:00Z" w16du:dateUtc="2026-09-29T14:58:00Z"/>
                <w:rFonts w:cs="Arial"/>
                <w:sz w:val="13"/>
                <w:szCs w:val="13"/>
              </w:rPr>
            </w:pPr>
            <w:ins w:id="14362"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10" w14:textId="77777777" w:rsidR="00C60D85" w:rsidRDefault="00000000">
            <w:pPr>
              <w:spacing w:after="0"/>
              <w:rPr>
                <w:ins w:id="14363" w:author="Sean de Noronha | DRG" w:date="2026-09-29T16:58:00Z" w16du:dateUtc="2026-09-29T14:58:00Z"/>
                <w:rFonts w:cs="Arial"/>
                <w:sz w:val="13"/>
                <w:szCs w:val="13"/>
              </w:rPr>
            </w:pPr>
            <w:ins w:id="14364" w:author="Sean de Noronha | DRG" w:date="2026-09-29T16:58:00Z" w16du:dateUtc="2026-09-29T14:58:00Z">
              <w:r>
                <w:rPr>
                  <w:rFonts w:cs="Arial"/>
                  <w:sz w:val="13"/>
                  <w:szCs w:val="13"/>
                </w:rPr>
                <w:t>20,000</w:t>
              </w:r>
            </w:ins>
          </w:p>
        </w:tc>
        <w:tc>
          <w:tcPr>
            <w:tcW w:w="800" w:type="dxa"/>
            <w:vAlign w:val="center"/>
          </w:tcPr>
          <w:p w14:paraId="5E001111" w14:textId="77777777" w:rsidR="00C60D85" w:rsidRDefault="00000000">
            <w:pPr>
              <w:spacing w:after="0"/>
              <w:rPr>
                <w:ins w:id="14365" w:author="Sean de Noronha | DRG" w:date="2026-09-29T16:58:00Z" w16du:dateUtc="2026-09-29T14:58:00Z"/>
                <w:rFonts w:cs="Arial"/>
                <w:sz w:val="13"/>
                <w:szCs w:val="13"/>
              </w:rPr>
            </w:pPr>
            <w:ins w:id="14366" w:author="Sean de Noronha | DRG" w:date="2026-09-29T16:58:00Z" w16du:dateUtc="2026-09-29T14:58:00Z">
              <w:r>
                <w:rPr>
                  <w:rFonts w:cs="Arial"/>
                  <w:sz w:val="13"/>
                  <w:szCs w:val="13"/>
                </w:rPr>
                <w:t>–</w:t>
              </w:r>
            </w:ins>
          </w:p>
        </w:tc>
        <w:tc>
          <w:tcPr>
            <w:tcW w:w="880" w:type="dxa"/>
            <w:vAlign w:val="center"/>
          </w:tcPr>
          <w:p w14:paraId="5E001112" w14:textId="77777777" w:rsidR="00C60D85" w:rsidRDefault="00000000">
            <w:pPr>
              <w:spacing w:after="0"/>
              <w:rPr>
                <w:ins w:id="14367" w:author="Sean de Noronha | DRG" w:date="2026-09-29T16:58:00Z" w16du:dateUtc="2026-09-29T14:58:00Z"/>
                <w:rFonts w:cs="Arial"/>
                <w:sz w:val="13"/>
                <w:szCs w:val="13"/>
              </w:rPr>
            </w:pPr>
            <w:ins w:id="14368" w:author="Sean de Noronha | DRG" w:date="2026-09-29T16:58:00Z" w16du:dateUtc="2026-09-29T14:58:00Z">
              <w:r>
                <w:rPr>
                  <w:rFonts w:cs="Arial"/>
                  <w:sz w:val="13"/>
                  <w:szCs w:val="13"/>
                </w:rPr>
                <w:t>–</w:t>
              </w:r>
            </w:ins>
          </w:p>
        </w:tc>
        <w:tc>
          <w:tcPr>
            <w:tcW w:w="820" w:type="dxa"/>
            <w:vAlign w:val="center"/>
          </w:tcPr>
          <w:p w14:paraId="5E001113" w14:textId="77777777" w:rsidR="00C60D85" w:rsidRDefault="00000000">
            <w:pPr>
              <w:spacing w:after="0"/>
              <w:rPr>
                <w:ins w:id="14369" w:author="Sean de Noronha | DRG" w:date="2026-09-29T16:58:00Z" w16du:dateUtc="2026-09-29T14:58:00Z"/>
                <w:rFonts w:cs="Arial"/>
                <w:sz w:val="13"/>
                <w:szCs w:val="13"/>
              </w:rPr>
            </w:pPr>
            <w:ins w:id="14370" w:author="Sean de Noronha | DRG" w:date="2026-09-29T16:58:00Z" w16du:dateUtc="2026-09-29T14:58:00Z">
              <w:r>
                <w:rPr>
                  <w:rFonts w:cs="Arial"/>
                  <w:sz w:val="13"/>
                  <w:szCs w:val="13"/>
                </w:rPr>
                <w:t>–</w:t>
              </w:r>
            </w:ins>
          </w:p>
        </w:tc>
        <w:tc>
          <w:tcPr>
            <w:tcW w:w="1100" w:type="dxa"/>
            <w:vAlign w:val="center"/>
          </w:tcPr>
          <w:p w14:paraId="5E001114" w14:textId="77777777" w:rsidR="00C60D85" w:rsidRDefault="00000000">
            <w:pPr>
              <w:spacing w:after="0"/>
              <w:rPr>
                <w:ins w:id="14371" w:author="Sean de Noronha | DRG" w:date="2026-09-29T16:58:00Z" w16du:dateUtc="2026-09-29T14:58:00Z"/>
                <w:rFonts w:cs="Arial"/>
                <w:sz w:val="13"/>
                <w:szCs w:val="13"/>
              </w:rPr>
            </w:pPr>
            <w:ins w:id="14372" w:author="Sean de Noronha | DRG" w:date="2026-09-29T16:58:00Z" w16du:dateUtc="2026-09-29T14:58:00Z">
              <w:r>
                <w:rPr>
                  <w:rFonts w:cs="Arial"/>
                  <w:sz w:val="13"/>
                  <w:szCs w:val="13"/>
                </w:rPr>
                <w:t>219 (464)</w:t>
              </w:r>
            </w:ins>
          </w:p>
        </w:tc>
        <w:tc>
          <w:tcPr>
            <w:tcW w:w="700" w:type="dxa"/>
            <w:vAlign w:val="center"/>
          </w:tcPr>
          <w:p w14:paraId="5E001115" w14:textId="77777777" w:rsidR="00C60D85" w:rsidRDefault="00000000">
            <w:pPr>
              <w:spacing w:after="0"/>
              <w:rPr>
                <w:ins w:id="14373" w:author="Sean de Noronha | DRG" w:date="2026-09-29T16:58:00Z" w16du:dateUtc="2026-09-29T14:58:00Z"/>
                <w:rFonts w:cs="Arial"/>
                <w:sz w:val="13"/>
                <w:szCs w:val="13"/>
              </w:rPr>
            </w:pPr>
            <w:ins w:id="14374" w:author="Sean de Noronha | DRG" w:date="2026-09-29T16:58:00Z" w16du:dateUtc="2026-09-29T14:58:00Z">
              <w:r>
                <w:rPr>
                  <w:rFonts w:cs="Arial"/>
                  <w:sz w:val="13"/>
                  <w:szCs w:val="13"/>
                </w:rPr>
                <w:t>18.6</w:t>
              </w:r>
            </w:ins>
          </w:p>
        </w:tc>
      </w:tr>
      <w:tr w:rsidR="00C60D85" w14:paraId="20249EA3" w14:textId="77777777">
        <w:trPr>
          <w:jc w:val="center"/>
          <w:ins w:id="14375" w:author="Sean de Noronha | DRG" w:date="2026-09-29T16:58:00Z"/>
        </w:trPr>
        <w:tc>
          <w:tcPr>
            <w:tcW w:w="560" w:type="dxa"/>
            <w:vAlign w:val="center"/>
          </w:tcPr>
          <w:p w14:paraId="5E001116" w14:textId="77777777" w:rsidR="00C60D85" w:rsidRDefault="00000000">
            <w:pPr>
              <w:spacing w:after="0"/>
              <w:rPr>
                <w:ins w:id="14376" w:author="Sean de Noronha | DRG" w:date="2026-09-29T16:58:00Z" w16du:dateUtc="2026-09-29T14:58:00Z"/>
                <w:rFonts w:cs="Arial"/>
                <w:sz w:val="13"/>
                <w:szCs w:val="13"/>
              </w:rPr>
            </w:pPr>
            <w:ins w:id="14377" w:author="Sean de Noronha | DRG" w:date="2026-09-29T16:58:00Z" w16du:dateUtc="2026-09-29T14:58:00Z">
              <w:r>
                <w:rPr>
                  <w:rFonts w:cs="Arial"/>
                  <w:sz w:val="13"/>
                  <w:szCs w:val="13"/>
                </w:rPr>
                <w:t>349</w:t>
              </w:r>
            </w:ins>
          </w:p>
        </w:tc>
        <w:tc>
          <w:tcPr>
            <w:tcW w:w="500" w:type="dxa"/>
            <w:vAlign w:val="center"/>
          </w:tcPr>
          <w:p w14:paraId="5E001117" w14:textId="77777777" w:rsidR="00C60D85" w:rsidRDefault="00000000">
            <w:pPr>
              <w:spacing w:after="0"/>
              <w:rPr>
                <w:ins w:id="14378" w:author="Sean de Noronha | DRG" w:date="2026-09-29T16:58:00Z" w16du:dateUtc="2026-09-29T14:58:00Z"/>
                <w:rFonts w:cs="Arial"/>
                <w:sz w:val="13"/>
                <w:szCs w:val="13"/>
              </w:rPr>
            </w:pPr>
            <w:ins w:id="14379" w:author="Sean de Noronha | DRG" w:date="2026-09-29T16:58:00Z" w16du:dateUtc="2026-09-29T14:58:00Z">
              <w:r>
                <w:rPr>
                  <w:rFonts w:cs="Arial"/>
                  <w:sz w:val="13"/>
                  <w:szCs w:val="13"/>
                </w:rPr>
                <w:t>T5</w:t>
              </w:r>
            </w:ins>
          </w:p>
        </w:tc>
        <w:tc>
          <w:tcPr>
            <w:tcW w:w="660" w:type="dxa"/>
            <w:vAlign w:val="center"/>
          </w:tcPr>
          <w:p w14:paraId="5E001118" w14:textId="77777777" w:rsidR="00C60D85" w:rsidRDefault="00000000">
            <w:pPr>
              <w:spacing w:after="0"/>
              <w:rPr>
                <w:ins w:id="14380" w:author="Sean de Noronha | DRG" w:date="2026-09-29T16:58:00Z" w16du:dateUtc="2026-09-29T14:58:00Z"/>
                <w:rFonts w:cs="Arial"/>
                <w:sz w:val="13"/>
                <w:szCs w:val="13"/>
              </w:rPr>
            </w:pPr>
            <w:ins w:id="14381" w:author="Sean de Noronha | DRG" w:date="2026-09-29T16:58:00Z" w16du:dateUtc="2026-09-29T14:58:00Z">
              <w:r>
                <w:rPr>
                  <w:rFonts w:cs="Arial"/>
                  <w:sz w:val="13"/>
                  <w:szCs w:val="13"/>
                </w:rPr>
                <w:t>3</w:t>
              </w:r>
            </w:ins>
          </w:p>
        </w:tc>
        <w:tc>
          <w:tcPr>
            <w:tcW w:w="1920" w:type="dxa"/>
            <w:vAlign w:val="center"/>
          </w:tcPr>
          <w:p w14:paraId="5E001119" w14:textId="77777777" w:rsidR="00C60D85" w:rsidRDefault="00000000">
            <w:pPr>
              <w:spacing w:after="0"/>
              <w:rPr>
                <w:ins w:id="14382" w:author="Sean de Noronha | DRG" w:date="2026-09-29T16:58:00Z" w16du:dateUtc="2026-09-29T14:58:00Z"/>
                <w:rFonts w:cs="Arial"/>
                <w:sz w:val="13"/>
                <w:szCs w:val="13"/>
              </w:rPr>
            </w:pPr>
            <w:ins w:id="14383" w:author="Sean de Noronha | DRG" w:date="2026-09-29T16:58:00Z" w16du:dateUtc="2026-09-29T14:58:00Z">
              <w:r>
                <w:rPr>
                  <w:rFonts w:cs="Arial"/>
                  <w:sz w:val="13"/>
                  <w:szCs w:val="13"/>
                </w:rPr>
                <w:t>Tee, branch, NPS ½</w:t>
              </w:r>
            </w:ins>
          </w:p>
        </w:tc>
        <w:tc>
          <w:tcPr>
            <w:tcW w:w="520" w:type="dxa"/>
            <w:vAlign w:val="center"/>
          </w:tcPr>
          <w:p w14:paraId="5E00111A" w14:textId="77777777" w:rsidR="00C60D85" w:rsidRDefault="00000000">
            <w:pPr>
              <w:spacing w:after="0"/>
              <w:rPr>
                <w:ins w:id="14384" w:author="Sean de Noronha | DRG" w:date="2026-09-29T16:58:00Z" w16du:dateUtc="2026-09-29T14:58:00Z"/>
                <w:rFonts w:cs="Arial"/>
                <w:sz w:val="13"/>
                <w:szCs w:val="13"/>
              </w:rPr>
            </w:pPr>
            <w:ins w:id="14385" w:author="Sean de Noronha | DRG" w:date="2026-09-29T16:58:00Z" w16du:dateUtc="2026-09-29T14:58:00Z">
              <w:r>
                <w:rPr>
                  <w:rFonts w:cs="Arial"/>
                  <w:sz w:val="13"/>
                  <w:szCs w:val="13"/>
                </w:rPr>
                <w:t>He</w:t>
              </w:r>
            </w:ins>
          </w:p>
        </w:tc>
        <w:tc>
          <w:tcPr>
            <w:tcW w:w="900" w:type="dxa"/>
            <w:vAlign w:val="center"/>
          </w:tcPr>
          <w:p w14:paraId="5E00111B" w14:textId="77777777" w:rsidR="00C60D85" w:rsidRDefault="00000000">
            <w:pPr>
              <w:spacing w:after="0"/>
              <w:rPr>
                <w:ins w:id="14386" w:author="Sean de Noronha | DRG" w:date="2026-09-29T16:58:00Z" w16du:dateUtc="2026-09-29T14:58:00Z"/>
                <w:rFonts w:cs="Arial"/>
                <w:sz w:val="13"/>
                <w:szCs w:val="13"/>
              </w:rPr>
            </w:pPr>
            <w:ins w:id="14387" w:author="Sean de Noronha | DRG" w:date="2026-09-29T16:58:00Z" w16du:dateUtc="2026-09-29T14:58:00Z">
              <w:r>
                <w:rPr>
                  <w:rFonts w:cs="Arial"/>
                  <w:sz w:val="13"/>
                  <w:szCs w:val="13"/>
                </w:rPr>
                <w:t>1,000</w:t>
              </w:r>
            </w:ins>
          </w:p>
        </w:tc>
        <w:tc>
          <w:tcPr>
            <w:tcW w:w="800" w:type="dxa"/>
            <w:vAlign w:val="center"/>
          </w:tcPr>
          <w:p w14:paraId="5E00111C" w14:textId="77777777" w:rsidR="00C60D85" w:rsidRDefault="00000000">
            <w:pPr>
              <w:spacing w:after="0"/>
              <w:rPr>
                <w:ins w:id="14388" w:author="Sean de Noronha | DRG" w:date="2026-09-29T16:58:00Z" w16du:dateUtc="2026-09-29T14:58:00Z"/>
                <w:rFonts w:cs="Arial"/>
                <w:sz w:val="13"/>
                <w:szCs w:val="13"/>
              </w:rPr>
            </w:pPr>
            <w:ins w:id="14389" w:author="Sean de Noronha | DRG" w:date="2026-09-29T16:58:00Z" w16du:dateUtc="2026-09-29T14:58:00Z">
              <w:r>
                <w:rPr>
                  <w:rFonts w:cs="Arial"/>
                  <w:sz w:val="13"/>
                  <w:szCs w:val="13"/>
                </w:rPr>
                <w:t>–</w:t>
              </w:r>
            </w:ins>
          </w:p>
        </w:tc>
        <w:tc>
          <w:tcPr>
            <w:tcW w:w="880" w:type="dxa"/>
            <w:vAlign w:val="center"/>
          </w:tcPr>
          <w:p w14:paraId="5E00111D" w14:textId="77777777" w:rsidR="00C60D85" w:rsidRDefault="00000000">
            <w:pPr>
              <w:spacing w:after="0"/>
              <w:rPr>
                <w:ins w:id="14390" w:author="Sean de Noronha | DRG" w:date="2026-09-29T16:58:00Z" w16du:dateUtc="2026-09-29T14:58:00Z"/>
                <w:rFonts w:cs="Arial"/>
                <w:sz w:val="13"/>
                <w:szCs w:val="13"/>
              </w:rPr>
            </w:pPr>
            <w:ins w:id="14391" w:author="Sean de Noronha | DRG" w:date="2026-09-29T16:58:00Z" w16du:dateUtc="2026-09-29T14:58:00Z">
              <w:r>
                <w:rPr>
                  <w:rFonts w:cs="Arial"/>
                  <w:sz w:val="13"/>
                  <w:szCs w:val="13"/>
                </w:rPr>
                <w:t>–</w:t>
              </w:r>
            </w:ins>
          </w:p>
        </w:tc>
        <w:tc>
          <w:tcPr>
            <w:tcW w:w="820" w:type="dxa"/>
            <w:vAlign w:val="center"/>
          </w:tcPr>
          <w:p w14:paraId="5E00111E" w14:textId="77777777" w:rsidR="00C60D85" w:rsidRDefault="00000000">
            <w:pPr>
              <w:spacing w:after="0"/>
              <w:rPr>
                <w:ins w:id="14392" w:author="Sean de Noronha | DRG" w:date="2026-09-29T16:58:00Z" w16du:dateUtc="2026-09-29T14:58:00Z"/>
                <w:rFonts w:cs="Arial"/>
                <w:sz w:val="13"/>
                <w:szCs w:val="13"/>
              </w:rPr>
            </w:pPr>
            <w:ins w:id="14393" w:author="Sean de Noronha | DRG" w:date="2026-09-29T16:58:00Z" w16du:dateUtc="2026-09-29T14:58:00Z">
              <w:r>
                <w:rPr>
                  <w:rFonts w:cs="Arial"/>
                  <w:sz w:val="13"/>
                  <w:szCs w:val="13"/>
                </w:rPr>
                <w:t>–</w:t>
              </w:r>
            </w:ins>
          </w:p>
        </w:tc>
        <w:tc>
          <w:tcPr>
            <w:tcW w:w="1100" w:type="dxa"/>
            <w:vAlign w:val="center"/>
          </w:tcPr>
          <w:p w14:paraId="5E00111F" w14:textId="77777777" w:rsidR="00C60D85" w:rsidRDefault="00000000">
            <w:pPr>
              <w:spacing w:after="0"/>
              <w:rPr>
                <w:ins w:id="14394" w:author="Sean de Noronha | DRG" w:date="2026-09-29T16:58:00Z" w16du:dateUtc="2026-09-29T14:58:00Z"/>
                <w:rFonts w:cs="Arial"/>
                <w:sz w:val="13"/>
                <w:szCs w:val="13"/>
              </w:rPr>
            </w:pPr>
            <w:ins w:id="14395" w:author="Sean de Noronha | DRG" w:date="2026-09-29T16:58:00Z" w16du:dateUtc="2026-09-29T14:58:00Z">
              <w:r>
                <w:rPr>
                  <w:rFonts w:cs="Arial"/>
                  <w:sz w:val="13"/>
                  <w:szCs w:val="13"/>
                </w:rPr>
                <w:t>85.4 (181)</w:t>
              </w:r>
            </w:ins>
          </w:p>
        </w:tc>
        <w:tc>
          <w:tcPr>
            <w:tcW w:w="700" w:type="dxa"/>
            <w:vAlign w:val="center"/>
          </w:tcPr>
          <w:p w14:paraId="5E001120" w14:textId="77777777" w:rsidR="00C60D85" w:rsidRDefault="00000000">
            <w:pPr>
              <w:spacing w:after="0"/>
              <w:rPr>
                <w:ins w:id="14396" w:author="Sean de Noronha | DRG" w:date="2026-09-29T16:58:00Z" w16du:dateUtc="2026-09-29T14:58:00Z"/>
                <w:rFonts w:cs="Arial"/>
                <w:sz w:val="13"/>
                <w:szCs w:val="13"/>
              </w:rPr>
            </w:pPr>
            <w:ins w:id="14397" w:author="Sean de Noronha | DRG" w:date="2026-09-29T16:58:00Z" w16du:dateUtc="2026-09-29T14:58:00Z">
              <w:r>
                <w:rPr>
                  <w:rFonts w:cs="Arial"/>
                  <w:sz w:val="13"/>
                  <w:szCs w:val="13"/>
                </w:rPr>
                <w:t>7.26</w:t>
              </w:r>
            </w:ins>
          </w:p>
        </w:tc>
      </w:tr>
      <w:tr w:rsidR="00C60D85" w14:paraId="37E68D83" w14:textId="77777777">
        <w:trPr>
          <w:jc w:val="center"/>
          <w:ins w:id="14398" w:author="Sean de Noronha | DRG" w:date="2026-09-29T16:58:00Z"/>
        </w:trPr>
        <w:tc>
          <w:tcPr>
            <w:tcW w:w="560" w:type="dxa"/>
            <w:vAlign w:val="center"/>
          </w:tcPr>
          <w:p w14:paraId="5E001121" w14:textId="77777777" w:rsidR="00C60D85" w:rsidRDefault="00000000">
            <w:pPr>
              <w:spacing w:after="0"/>
              <w:rPr>
                <w:ins w:id="14399" w:author="Sean de Noronha | DRG" w:date="2026-09-29T16:58:00Z" w16du:dateUtc="2026-09-29T14:58:00Z"/>
                <w:rFonts w:cs="Arial"/>
                <w:sz w:val="13"/>
                <w:szCs w:val="13"/>
              </w:rPr>
            </w:pPr>
            <w:ins w:id="14400" w:author="Sean de Noronha | DRG" w:date="2026-09-29T16:58:00Z" w16du:dateUtc="2026-09-29T14:58:00Z">
              <w:r>
                <w:rPr>
                  <w:rFonts w:cs="Arial"/>
                  <w:sz w:val="13"/>
                  <w:szCs w:val="13"/>
                </w:rPr>
                <w:t>350</w:t>
              </w:r>
            </w:ins>
          </w:p>
        </w:tc>
        <w:tc>
          <w:tcPr>
            <w:tcW w:w="500" w:type="dxa"/>
            <w:vAlign w:val="center"/>
          </w:tcPr>
          <w:p w14:paraId="5E001122" w14:textId="77777777" w:rsidR="00C60D85" w:rsidRDefault="00000000">
            <w:pPr>
              <w:spacing w:after="0"/>
              <w:rPr>
                <w:ins w:id="14401" w:author="Sean de Noronha | DRG" w:date="2026-09-29T16:58:00Z" w16du:dateUtc="2026-09-29T14:58:00Z"/>
                <w:rFonts w:cs="Arial"/>
                <w:sz w:val="13"/>
                <w:szCs w:val="13"/>
              </w:rPr>
            </w:pPr>
            <w:ins w:id="14402" w:author="Sean de Noronha | DRG" w:date="2026-09-29T16:58:00Z" w16du:dateUtc="2026-09-29T14:58:00Z">
              <w:r>
                <w:rPr>
                  <w:rFonts w:cs="Arial"/>
                  <w:sz w:val="13"/>
                  <w:szCs w:val="13"/>
                </w:rPr>
                <w:t>T5</w:t>
              </w:r>
            </w:ins>
          </w:p>
        </w:tc>
        <w:tc>
          <w:tcPr>
            <w:tcW w:w="660" w:type="dxa"/>
            <w:vAlign w:val="center"/>
          </w:tcPr>
          <w:p w14:paraId="5E001123" w14:textId="77777777" w:rsidR="00C60D85" w:rsidRDefault="00000000">
            <w:pPr>
              <w:spacing w:after="0"/>
              <w:rPr>
                <w:ins w:id="14403" w:author="Sean de Noronha | DRG" w:date="2026-09-29T16:58:00Z" w16du:dateUtc="2026-09-29T14:58:00Z"/>
                <w:rFonts w:cs="Arial"/>
                <w:sz w:val="13"/>
                <w:szCs w:val="13"/>
              </w:rPr>
            </w:pPr>
            <w:ins w:id="14404" w:author="Sean de Noronha | DRG" w:date="2026-09-29T16:58:00Z" w16du:dateUtc="2026-09-29T14:58:00Z">
              <w:r>
                <w:rPr>
                  <w:rFonts w:cs="Arial"/>
                  <w:sz w:val="13"/>
                  <w:szCs w:val="13"/>
                </w:rPr>
                <w:t>3</w:t>
              </w:r>
            </w:ins>
          </w:p>
        </w:tc>
        <w:tc>
          <w:tcPr>
            <w:tcW w:w="1920" w:type="dxa"/>
            <w:vAlign w:val="center"/>
          </w:tcPr>
          <w:p w14:paraId="5E001124" w14:textId="77777777" w:rsidR="00C60D85" w:rsidRDefault="00000000">
            <w:pPr>
              <w:spacing w:after="0"/>
              <w:rPr>
                <w:ins w:id="14405" w:author="Sean de Noronha | DRG" w:date="2026-09-29T16:58:00Z" w16du:dateUtc="2026-09-29T14:58:00Z"/>
                <w:rFonts w:cs="Arial"/>
                <w:sz w:val="13"/>
                <w:szCs w:val="13"/>
              </w:rPr>
            </w:pPr>
            <w:ins w:id="14406" w:author="Sean de Noronha | DRG" w:date="2026-09-29T16:58:00Z" w16du:dateUtc="2026-09-29T14:58:00Z">
              <w:r>
                <w:rPr>
                  <w:rFonts w:cs="Arial"/>
                  <w:sz w:val="13"/>
                  <w:szCs w:val="13"/>
                </w:rPr>
                <w:t>Tee, branch, NPS ½</w:t>
              </w:r>
            </w:ins>
          </w:p>
        </w:tc>
        <w:tc>
          <w:tcPr>
            <w:tcW w:w="520" w:type="dxa"/>
            <w:vAlign w:val="center"/>
          </w:tcPr>
          <w:p w14:paraId="5E001125" w14:textId="77777777" w:rsidR="00C60D85" w:rsidRDefault="00000000">
            <w:pPr>
              <w:spacing w:after="0"/>
              <w:rPr>
                <w:ins w:id="14407" w:author="Sean de Noronha | DRG" w:date="2026-09-29T16:58:00Z" w16du:dateUtc="2026-09-29T14:58:00Z"/>
                <w:rFonts w:cs="Arial"/>
                <w:sz w:val="13"/>
                <w:szCs w:val="13"/>
              </w:rPr>
            </w:pPr>
            <w:ins w:id="14408" w:author="Sean de Noronha | DRG" w:date="2026-09-29T16:58:00Z" w16du:dateUtc="2026-09-29T14:58:00Z">
              <w:r>
                <w:rPr>
                  <w:rFonts w:cs="Arial"/>
                  <w:sz w:val="13"/>
                  <w:szCs w:val="13"/>
                </w:rPr>
                <w:t>He</w:t>
              </w:r>
            </w:ins>
          </w:p>
        </w:tc>
        <w:tc>
          <w:tcPr>
            <w:tcW w:w="900" w:type="dxa"/>
            <w:vAlign w:val="center"/>
          </w:tcPr>
          <w:p w14:paraId="5E001126" w14:textId="77777777" w:rsidR="00C60D85" w:rsidRDefault="00000000">
            <w:pPr>
              <w:spacing w:after="0"/>
              <w:rPr>
                <w:ins w:id="14409" w:author="Sean de Noronha | DRG" w:date="2026-09-29T16:58:00Z" w16du:dateUtc="2026-09-29T14:58:00Z"/>
                <w:rFonts w:cs="Arial"/>
                <w:sz w:val="13"/>
                <w:szCs w:val="13"/>
              </w:rPr>
            </w:pPr>
            <w:ins w:id="14410" w:author="Sean de Noronha | DRG" w:date="2026-09-29T16:58:00Z" w16du:dateUtc="2026-09-29T14:58:00Z">
              <w:r>
                <w:rPr>
                  <w:rFonts w:cs="Arial"/>
                  <w:sz w:val="13"/>
                  <w:szCs w:val="13"/>
                </w:rPr>
                <w:t>3,000</w:t>
              </w:r>
            </w:ins>
          </w:p>
        </w:tc>
        <w:tc>
          <w:tcPr>
            <w:tcW w:w="800" w:type="dxa"/>
            <w:vAlign w:val="center"/>
          </w:tcPr>
          <w:p w14:paraId="5E001127" w14:textId="77777777" w:rsidR="00C60D85" w:rsidRDefault="00000000">
            <w:pPr>
              <w:spacing w:after="0"/>
              <w:rPr>
                <w:ins w:id="14411" w:author="Sean de Noronha | DRG" w:date="2026-09-29T16:58:00Z" w16du:dateUtc="2026-09-29T14:58:00Z"/>
                <w:rFonts w:cs="Arial"/>
                <w:sz w:val="13"/>
                <w:szCs w:val="13"/>
              </w:rPr>
            </w:pPr>
            <w:ins w:id="14412" w:author="Sean de Noronha | DRG" w:date="2026-09-29T16:58:00Z" w16du:dateUtc="2026-09-29T14:58:00Z">
              <w:r>
                <w:rPr>
                  <w:rFonts w:cs="Arial"/>
                  <w:sz w:val="13"/>
                  <w:szCs w:val="13"/>
                </w:rPr>
                <w:t>–</w:t>
              </w:r>
            </w:ins>
          </w:p>
        </w:tc>
        <w:tc>
          <w:tcPr>
            <w:tcW w:w="880" w:type="dxa"/>
            <w:vAlign w:val="center"/>
          </w:tcPr>
          <w:p w14:paraId="5E001128" w14:textId="77777777" w:rsidR="00C60D85" w:rsidRDefault="00000000">
            <w:pPr>
              <w:spacing w:after="0"/>
              <w:rPr>
                <w:ins w:id="14413" w:author="Sean de Noronha | DRG" w:date="2026-09-29T16:58:00Z" w16du:dateUtc="2026-09-29T14:58:00Z"/>
                <w:rFonts w:cs="Arial"/>
                <w:sz w:val="13"/>
                <w:szCs w:val="13"/>
              </w:rPr>
            </w:pPr>
            <w:ins w:id="14414" w:author="Sean de Noronha | DRG" w:date="2026-09-29T16:58:00Z" w16du:dateUtc="2026-09-29T14:58:00Z">
              <w:r>
                <w:rPr>
                  <w:rFonts w:cs="Arial"/>
                  <w:sz w:val="13"/>
                  <w:szCs w:val="13"/>
                </w:rPr>
                <w:t>–</w:t>
              </w:r>
            </w:ins>
          </w:p>
        </w:tc>
        <w:tc>
          <w:tcPr>
            <w:tcW w:w="820" w:type="dxa"/>
            <w:vAlign w:val="center"/>
          </w:tcPr>
          <w:p w14:paraId="5E001129" w14:textId="77777777" w:rsidR="00C60D85" w:rsidRDefault="00000000">
            <w:pPr>
              <w:spacing w:after="0"/>
              <w:rPr>
                <w:ins w:id="14415" w:author="Sean de Noronha | DRG" w:date="2026-09-29T16:58:00Z" w16du:dateUtc="2026-09-29T14:58:00Z"/>
                <w:rFonts w:cs="Arial"/>
                <w:sz w:val="13"/>
                <w:szCs w:val="13"/>
              </w:rPr>
            </w:pPr>
            <w:ins w:id="14416" w:author="Sean de Noronha | DRG" w:date="2026-09-29T16:58:00Z" w16du:dateUtc="2026-09-29T14:58:00Z">
              <w:r>
                <w:rPr>
                  <w:rFonts w:cs="Arial"/>
                  <w:sz w:val="13"/>
                  <w:szCs w:val="13"/>
                </w:rPr>
                <w:t>–</w:t>
              </w:r>
            </w:ins>
          </w:p>
        </w:tc>
        <w:tc>
          <w:tcPr>
            <w:tcW w:w="1100" w:type="dxa"/>
            <w:vAlign w:val="center"/>
          </w:tcPr>
          <w:p w14:paraId="5E00112A" w14:textId="77777777" w:rsidR="00C60D85" w:rsidRDefault="00000000">
            <w:pPr>
              <w:spacing w:after="0"/>
              <w:rPr>
                <w:ins w:id="14417" w:author="Sean de Noronha | DRG" w:date="2026-09-29T16:58:00Z" w16du:dateUtc="2026-09-29T14:58:00Z"/>
                <w:rFonts w:cs="Arial"/>
                <w:sz w:val="13"/>
                <w:szCs w:val="13"/>
              </w:rPr>
            </w:pPr>
            <w:ins w:id="14418" w:author="Sean de Noronha | DRG" w:date="2026-09-29T16:58:00Z" w16du:dateUtc="2026-09-29T14:58:00Z">
              <w:r>
                <w:rPr>
                  <w:rFonts w:cs="Arial"/>
                  <w:sz w:val="13"/>
                  <w:szCs w:val="13"/>
                </w:rPr>
                <w:t>256 (543)</w:t>
              </w:r>
            </w:ins>
          </w:p>
        </w:tc>
        <w:tc>
          <w:tcPr>
            <w:tcW w:w="700" w:type="dxa"/>
            <w:vAlign w:val="center"/>
          </w:tcPr>
          <w:p w14:paraId="5E00112B" w14:textId="77777777" w:rsidR="00C60D85" w:rsidRDefault="00000000">
            <w:pPr>
              <w:spacing w:after="0"/>
              <w:rPr>
                <w:ins w:id="14419" w:author="Sean de Noronha | DRG" w:date="2026-09-29T16:58:00Z" w16du:dateUtc="2026-09-29T14:58:00Z"/>
                <w:rFonts w:cs="Arial"/>
                <w:sz w:val="13"/>
                <w:szCs w:val="13"/>
              </w:rPr>
            </w:pPr>
            <w:ins w:id="14420" w:author="Sean de Noronha | DRG" w:date="2026-09-29T16:58:00Z" w16du:dateUtc="2026-09-29T14:58:00Z">
              <w:r>
                <w:rPr>
                  <w:rFonts w:cs="Arial"/>
                  <w:sz w:val="13"/>
                  <w:szCs w:val="13"/>
                </w:rPr>
                <w:t>21.8</w:t>
              </w:r>
            </w:ins>
          </w:p>
        </w:tc>
      </w:tr>
      <w:tr w:rsidR="00C60D85" w14:paraId="22CF9A35" w14:textId="77777777">
        <w:trPr>
          <w:jc w:val="center"/>
          <w:ins w:id="14421" w:author="Sean de Noronha | DRG" w:date="2026-09-29T16:58:00Z"/>
        </w:trPr>
        <w:tc>
          <w:tcPr>
            <w:tcW w:w="560" w:type="dxa"/>
            <w:vAlign w:val="center"/>
          </w:tcPr>
          <w:p w14:paraId="5E00112C" w14:textId="77777777" w:rsidR="00C60D85" w:rsidRDefault="00000000">
            <w:pPr>
              <w:spacing w:after="0"/>
              <w:rPr>
                <w:ins w:id="14422" w:author="Sean de Noronha | DRG" w:date="2026-09-29T16:58:00Z" w16du:dateUtc="2026-09-29T14:58:00Z"/>
                <w:rFonts w:cs="Arial"/>
                <w:sz w:val="13"/>
                <w:szCs w:val="13"/>
              </w:rPr>
            </w:pPr>
            <w:ins w:id="14423" w:author="Sean de Noronha | DRG" w:date="2026-09-29T16:58:00Z" w16du:dateUtc="2026-09-29T14:58:00Z">
              <w:r>
                <w:rPr>
                  <w:rFonts w:cs="Arial"/>
                  <w:sz w:val="13"/>
                  <w:szCs w:val="13"/>
                </w:rPr>
                <w:t>351</w:t>
              </w:r>
            </w:ins>
          </w:p>
        </w:tc>
        <w:tc>
          <w:tcPr>
            <w:tcW w:w="500" w:type="dxa"/>
            <w:vAlign w:val="center"/>
          </w:tcPr>
          <w:p w14:paraId="5E00112D" w14:textId="77777777" w:rsidR="00C60D85" w:rsidRDefault="00000000">
            <w:pPr>
              <w:spacing w:after="0"/>
              <w:rPr>
                <w:ins w:id="14424" w:author="Sean de Noronha | DRG" w:date="2026-09-29T16:58:00Z" w16du:dateUtc="2026-09-29T14:58:00Z"/>
                <w:rFonts w:cs="Arial"/>
                <w:sz w:val="13"/>
                <w:szCs w:val="13"/>
              </w:rPr>
            </w:pPr>
            <w:ins w:id="14425" w:author="Sean de Noronha | DRG" w:date="2026-09-29T16:58:00Z" w16du:dateUtc="2026-09-29T14:58:00Z">
              <w:r>
                <w:rPr>
                  <w:rFonts w:cs="Arial"/>
                  <w:sz w:val="13"/>
                  <w:szCs w:val="13"/>
                </w:rPr>
                <w:t>T5</w:t>
              </w:r>
            </w:ins>
          </w:p>
        </w:tc>
        <w:tc>
          <w:tcPr>
            <w:tcW w:w="660" w:type="dxa"/>
            <w:vAlign w:val="center"/>
          </w:tcPr>
          <w:p w14:paraId="5E00112E" w14:textId="77777777" w:rsidR="00C60D85" w:rsidRDefault="00000000">
            <w:pPr>
              <w:spacing w:after="0"/>
              <w:rPr>
                <w:ins w:id="14426" w:author="Sean de Noronha | DRG" w:date="2026-09-29T16:58:00Z" w16du:dateUtc="2026-09-29T14:58:00Z"/>
                <w:rFonts w:cs="Arial"/>
                <w:sz w:val="13"/>
                <w:szCs w:val="13"/>
              </w:rPr>
            </w:pPr>
            <w:ins w:id="14427" w:author="Sean de Noronha | DRG" w:date="2026-09-29T16:58:00Z" w16du:dateUtc="2026-09-29T14:58:00Z">
              <w:r>
                <w:rPr>
                  <w:rFonts w:cs="Arial"/>
                  <w:sz w:val="13"/>
                  <w:szCs w:val="13"/>
                </w:rPr>
                <w:t>3</w:t>
              </w:r>
            </w:ins>
          </w:p>
        </w:tc>
        <w:tc>
          <w:tcPr>
            <w:tcW w:w="1920" w:type="dxa"/>
            <w:vAlign w:val="center"/>
          </w:tcPr>
          <w:p w14:paraId="5E00112F" w14:textId="77777777" w:rsidR="00C60D85" w:rsidRDefault="00000000">
            <w:pPr>
              <w:spacing w:after="0"/>
              <w:rPr>
                <w:ins w:id="14428" w:author="Sean de Noronha | DRG" w:date="2026-09-29T16:58:00Z" w16du:dateUtc="2026-09-29T14:58:00Z"/>
                <w:rFonts w:cs="Arial"/>
                <w:sz w:val="13"/>
                <w:szCs w:val="13"/>
              </w:rPr>
            </w:pPr>
            <w:ins w:id="14429" w:author="Sean de Noronha | DRG" w:date="2026-09-29T16:58:00Z" w16du:dateUtc="2026-09-29T14:58:00Z">
              <w:r>
                <w:rPr>
                  <w:rFonts w:cs="Arial"/>
                  <w:sz w:val="13"/>
                  <w:szCs w:val="13"/>
                </w:rPr>
                <w:t>Tee, branch, NPS ½</w:t>
              </w:r>
            </w:ins>
          </w:p>
        </w:tc>
        <w:tc>
          <w:tcPr>
            <w:tcW w:w="520" w:type="dxa"/>
            <w:vAlign w:val="center"/>
          </w:tcPr>
          <w:p w14:paraId="5E001130" w14:textId="77777777" w:rsidR="00C60D85" w:rsidRDefault="00000000">
            <w:pPr>
              <w:spacing w:after="0"/>
              <w:rPr>
                <w:ins w:id="14430" w:author="Sean de Noronha | DRG" w:date="2026-09-29T16:58:00Z" w16du:dateUtc="2026-09-29T14:58:00Z"/>
                <w:rFonts w:cs="Arial"/>
                <w:sz w:val="13"/>
                <w:szCs w:val="13"/>
              </w:rPr>
            </w:pPr>
            <w:ins w:id="14431"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31" w14:textId="77777777" w:rsidR="00C60D85" w:rsidRDefault="00000000">
            <w:pPr>
              <w:spacing w:after="0"/>
              <w:rPr>
                <w:ins w:id="14432" w:author="Sean de Noronha | DRG" w:date="2026-09-29T16:58:00Z" w16du:dateUtc="2026-09-29T14:58:00Z"/>
                <w:rFonts w:cs="Arial"/>
                <w:sz w:val="13"/>
                <w:szCs w:val="13"/>
              </w:rPr>
            </w:pPr>
            <w:ins w:id="14433" w:author="Sean de Noronha | DRG" w:date="2026-09-29T16:58:00Z" w16du:dateUtc="2026-09-29T14:58:00Z">
              <w:r>
                <w:rPr>
                  <w:rFonts w:cs="Arial"/>
                  <w:sz w:val="13"/>
                  <w:szCs w:val="13"/>
                </w:rPr>
                <w:t>10,000</w:t>
              </w:r>
            </w:ins>
          </w:p>
        </w:tc>
        <w:tc>
          <w:tcPr>
            <w:tcW w:w="800" w:type="dxa"/>
            <w:vAlign w:val="center"/>
          </w:tcPr>
          <w:p w14:paraId="5E001132" w14:textId="77777777" w:rsidR="00C60D85" w:rsidRDefault="00000000">
            <w:pPr>
              <w:spacing w:after="0"/>
              <w:rPr>
                <w:ins w:id="14434" w:author="Sean de Noronha | DRG" w:date="2026-09-29T16:58:00Z" w16du:dateUtc="2026-09-29T14:58:00Z"/>
                <w:rFonts w:cs="Arial"/>
                <w:sz w:val="13"/>
                <w:szCs w:val="13"/>
              </w:rPr>
            </w:pPr>
            <w:ins w:id="14435" w:author="Sean de Noronha | DRG" w:date="2026-09-29T16:58:00Z" w16du:dateUtc="2026-09-29T14:58:00Z">
              <w:r>
                <w:rPr>
                  <w:rFonts w:cs="Arial"/>
                  <w:sz w:val="13"/>
                  <w:szCs w:val="13"/>
                </w:rPr>
                <w:t>–</w:t>
              </w:r>
            </w:ins>
          </w:p>
        </w:tc>
        <w:tc>
          <w:tcPr>
            <w:tcW w:w="880" w:type="dxa"/>
            <w:vAlign w:val="center"/>
          </w:tcPr>
          <w:p w14:paraId="5E001133" w14:textId="77777777" w:rsidR="00C60D85" w:rsidRDefault="00000000">
            <w:pPr>
              <w:spacing w:after="0"/>
              <w:rPr>
                <w:ins w:id="14436" w:author="Sean de Noronha | DRG" w:date="2026-09-29T16:58:00Z" w16du:dateUtc="2026-09-29T14:58:00Z"/>
                <w:rFonts w:cs="Arial"/>
                <w:sz w:val="13"/>
                <w:szCs w:val="13"/>
              </w:rPr>
            </w:pPr>
            <w:ins w:id="14437" w:author="Sean de Noronha | DRG" w:date="2026-09-29T16:58:00Z" w16du:dateUtc="2026-09-29T14:58:00Z">
              <w:r>
                <w:rPr>
                  <w:rFonts w:cs="Arial"/>
                  <w:sz w:val="13"/>
                  <w:szCs w:val="13"/>
                </w:rPr>
                <w:t>–</w:t>
              </w:r>
            </w:ins>
          </w:p>
        </w:tc>
        <w:tc>
          <w:tcPr>
            <w:tcW w:w="820" w:type="dxa"/>
            <w:vAlign w:val="center"/>
          </w:tcPr>
          <w:p w14:paraId="5E001134" w14:textId="77777777" w:rsidR="00C60D85" w:rsidRDefault="00000000">
            <w:pPr>
              <w:spacing w:after="0"/>
              <w:rPr>
                <w:ins w:id="14438" w:author="Sean de Noronha | DRG" w:date="2026-09-29T16:58:00Z" w16du:dateUtc="2026-09-29T14:58:00Z"/>
                <w:rFonts w:cs="Arial"/>
                <w:sz w:val="13"/>
                <w:szCs w:val="13"/>
              </w:rPr>
            </w:pPr>
            <w:ins w:id="14439" w:author="Sean de Noronha | DRG" w:date="2026-09-29T16:58:00Z" w16du:dateUtc="2026-09-29T14:58:00Z">
              <w:r>
                <w:rPr>
                  <w:rFonts w:cs="Arial"/>
                  <w:sz w:val="13"/>
                  <w:szCs w:val="13"/>
                </w:rPr>
                <w:t>–</w:t>
              </w:r>
            </w:ins>
          </w:p>
        </w:tc>
        <w:tc>
          <w:tcPr>
            <w:tcW w:w="1100" w:type="dxa"/>
            <w:vAlign w:val="center"/>
          </w:tcPr>
          <w:p w14:paraId="5E001135" w14:textId="77777777" w:rsidR="00C60D85" w:rsidRDefault="00000000">
            <w:pPr>
              <w:spacing w:after="0"/>
              <w:rPr>
                <w:ins w:id="14440" w:author="Sean de Noronha | DRG" w:date="2026-09-29T16:58:00Z" w16du:dateUtc="2026-09-29T14:58:00Z"/>
                <w:rFonts w:cs="Arial"/>
                <w:sz w:val="13"/>
                <w:szCs w:val="13"/>
              </w:rPr>
            </w:pPr>
            <w:ins w:id="14441" w:author="Sean de Noronha | DRG" w:date="2026-09-29T16:58:00Z" w16du:dateUtc="2026-09-29T14:58:00Z">
              <w:r>
                <w:rPr>
                  <w:rFonts w:cs="Arial"/>
                  <w:sz w:val="13"/>
                  <w:szCs w:val="13"/>
                </w:rPr>
                <w:t>110 (232)</w:t>
              </w:r>
            </w:ins>
          </w:p>
        </w:tc>
        <w:tc>
          <w:tcPr>
            <w:tcW w:w="700" w:type="dxa"/>
            <w:vAlign w:val="center"/>
          </w:tcPr>
          <w:p w14:paraId="5E001136" w14:textId="77777777" w:rsidR="00C60D85" w:rsidRDefault="00000000">
            <w:pPr>
              <w:spacing w:after="0"/>
              <w:rPr>
                <w:ins w:id="14442" w:author="Sean de Noronha | DRG" w:date="2026-09-29T16:58:00Z" w16du:dateUtc="2026-09-29T14:58:00Z"/>
                <w:rFonts w:cs="Arial"/>
                <w:sz w:val="13"/>
                <w:szCs w:val="13"/>
              </w:rPr>
            </w:pPr>
            <w:ins w:id="14443" w:author="Sean de Noronha | DRG" w:date="2026-09-29T16:58:00Z" w16du:dateUtc="2026-09-29T14:58:00Z">
              <w:r>
                <w:rPr>
                  <w:rFonts w:cs="Arial"/>
                  <w:sz w:val="13"/>
                  <w:szCs w:val="13"/>
                </w:rPr>
                <w:t>9.31</w:t>
              </w:r>
            </w:ins>
          </w:p>
        </w:tc>
      </w:tr>
      <w:tr w:rsidR="00C60D85" w14:paraId="115B9EE6" w14:textId="77777777">
        <w:trPr>
          <w:jc w:val="center"/>
          <w:ins w:id="14444" w:author="Sean de Noronha | DRG" w:date="2026-09-29T16:58:00Z"/>
        </w:trPr>
        <w:tc>
          <w:tcPr>
            <w:tcW w:w="560" w:type="dxa"/>
            <w:vAlign w:val="center"/>
          </w:tcPr>
          <w:p w14:paraId="5E001137" w14:textId="77777777" w:rsidR="00C60D85" w:rsidRDefault="00000000">
            <w:pPr>
              <w:spacing w:after="0"/>
              <w:rPr>
                <w:ins w:id="14445" w:author="Sean de Noronha | DRG" w:date="2026-09-29T16:58:00Z" w16du:dateUtc="2026-09-29T14:58:00Z"/>
                <w:rFonts w:cs="Arial"/>
                <w:sz w:val="13"/>
                <w:szCs w:val="13"/>
              </w:rPr>
            </w:pPr>
            <w:ins w:id="14446" w:author="Sean de Noronha | DRG" w:date="2026-09-29T16:58:00Z" w16du:dateUtc="2026-09-29T14:58:00Z">
              <w:r>
                <w:rPr>
                  <w:rFonts w:cs="Arial"/>
                  <w:sz w:val="13"/>
                  <w:szCs w:val="13"/>
                </w:rPr>
                <w:t>352</w:t>
              </w:r>
            </w:ins>
          </w:p>
        </w:tc>
        <w:tc>
          <w:tcPr>
            <w:tcW w:w="500" w:type="dxa"/>
            <w:vAlign w:val="center"/>
          </w:tcPr>
          <w:p w14:paraId="5E001138" w14:textId="77777777" w:rsidR="00C60D85" w:rsidRDefault="00000000">
            <w:pPr>
              <w:spacing w:after="0"/>
              <w:rPr>
                <w:ins w:id="14447" w:author="Sean de Noronha | DRG" w:date="2026-09-29T16:58:00Z" w16du:dateUtc="2026-09-29T14:58:00Z"/>
                <w:rFonts w:cs="Arial"/>
                <w:sz w:val="13"/>
                <w:szCs w:val="13"/>
              </w:rPr>
            </w:pPr>
            <w:ins w:id="14448" w:author="Sean de Noronha | DRG" w:date="2026-09-29T16:58:00Z" w16du:dateUtc="2026-09-29T14:58:00Z">
              <w:r>
                <w:rPr>
                  <w:rFonts w:cs="Arial"/>
                  <w:sz w:val="13"/>
                  <w:szCs w:val="13"/>
                </w:rPr>
                <w:t>T5</w:t>
              </w:r>
            </w:ins>
          </w:p>
        </w:tc>
        <w:tc>
          <w:tcPr>
            <w:tcW w:w="660" w:type="dxa"/>
            <w:vAlign w:val="center"/>
          </w:tcPr>
          <w:p w14:paraId="5E001139" w14:textId="77777777" w:rsidR="00C60D85" w:rsidRDefault="00000000">
            <w:pPr>
              <w:spacing w:after="0"/>
              <w:rPr>
                <w:ins w:id="14449" w:author="Sean de Noronha | DRG" w:date="2026-09-29T16:58:00Z" w16du:dateUtc="2026-09-29T14:58:00Z"/>
                <w:rFonts w:cs="Arial"/>
                <w:sz w:val="13"/>
                <w:szCs w:val="13"/>
              </w:rPr>
            </w:pPr>
            <w:ins w:id="14450" w:author="Sean de Noronha | DRG" w:date="2026-09-29T16:58:00Z" w16du:dateUtc="2026-09-29T14:58:00Z">
              <w:r>
                <w:rPr>
                  <w:rFonts w:cs="Arial"/>
                  <w:sz w:val="13"/>
                  <w:szCs w:val="13"/>
                </w:rPr>
                <w:t>3</w:t>
              </w:r>
            </w:ins>
          </w:p>
        </w:tc>
        <w:tc>
          <w:tcPr>
            <w:tcW w:w="1920" w:type="dxa"/>
            <w:vAlign w:val="center"/>
          </w:tcPr>
          <w:p w14:paraId="5E00113A" w14:textId="77777777" w:rsidR="00C60D85" w:rsidRDefault="00000000">
            <w:pPr>
              <w:spacing w:after="0"/>
              <w:rPr>
                <w:ins w:id="14451" w:author="Sean de Noronha | DRG" w:date="2026-09-29T16:58:00Z" w16du:dateUtc="2026-09-29T14:58:00Z"/>
                <w:rFonts w:cs="Arial"/>
                <w:sz w:val="13"/>
                <w:szCs w:val="13"/>
              </w:rPr>
            </w:pPr>
            <w:ins w:id="14452" w:author="Sean de Noronha | DRG" w:date="2026-09-29T16:58:00Z" w16du:dateUtc="2026-09-29T14:58:00Z">
              <w:r>
                <w:rPr>
                  <w:rFonts w:cs="Arial"/>
                  <w:sz w:val="13"/>
                  <w:szCs w:val="13"/>
                </w:rPr>
                <w:t>Tee, branch, NPS ½</w:t>
              </w:r>
            </w:ins>
          </w:p>
        </w:tc>
        <w:tc>
          <w:tcPr>
            <w:tcW w:w="520" w:type="dxa"/>
            <w:vAlign w:val="center"/>
          </w:tcPr>
          <w:p w14:paraId="5E00113B" w14:textId="77777777" w:rsidR="00C60D85" w:rsidRDefault="00000000">
            <w:pPr>
              <w:spacing w:after="0"/>
              <w:rPr>
                <w:ins w:id="14453" w:author="Sean de Noronha | DRG" w:date="2026-09-29T16:58:00Z" w16du:dateUtc="2026-09-29T14:58:00Z"/>
                <w:rFonts w:cs="Arial"/>
                <w:sz w:val="13"/>
                <w:szCs w:val="13"/>
              </w:rPr>
            </w:pPr>
            <w:ins w:id="14454"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3C" w14:textId="77777777" w:rsidR="00C60D85" w:rsidRDefault="00000000">
            <w:pPr>
              <w:spacing w:after="0"/>
              <w:rPr>
                <w:ins w:id="14455" w:author="Sean de Noronha | DRG" w:date="2026-09-29T16:58:00Z" w16du:dateUtc="2026-09-29T14:58:00Z"/>
                <w:rFonts w:cs="Arial"/>
                <w:sz w:val="13"/>
                <w:szCs w:val="13"/>
              </w:rPr>
            </w:pPr>
            <w:ins w:id="14456" w:author="Sean de Noronha | DRG" w:date="2026-09-29T16:58:00Z" w16du:dateUtc="2026-09-29T14:58:00Z">
              <w:r>
                <w:rPr>
                  <w:rFonts w:cs="Arial"/>
                  <w:sz w:val="13"/>
                  <w:szCs w:val="13"/>
                </w:rPr>
                <w:t>20,000</w:t>
              </w:r>
            </w:ins>
          </w:p>
        </w:tc>
        <w:tc>
          <w:tcPr>
            <w:tcW w:w="800" w:type="dxa"/>
            <w:vAlign w:val="center"/>
          </w:tcPr>
          <w:p w14:paraId="5E00113D" w14:textId="77777777" w:rsidR="00C60D85" w:rsidRDefault="00000000">
            <w:pPr>
              <w:spacing w:after="0"/>
              <w:rPr>
                <w:ins w:id="14457" w:author="Sean de Noronha | DRG" w:date="2026-09-29T16:58:00Z" w16du:dateUtc="2026-09-29T14:58:00Z"/>
                <w:rFonts w:cs="Arial"/>
                <w:sz w:val="13"/>
                <w:szCs w:val="13"/>
              </w:rPr>
            </w:pPr>
            <w:ins w:id="14458" w:author="Sean de Noronha | DRG" w:date="2026-09-29T16:58:00Z" w16du:dateUtc="2026-09-29T14:58:00Z">
              <w:r>
                <w:rPr>
                  <w:rFonts w:cs="Arial"/>
                  <w:sz w:val="13"/>
                  <w:szCs w:val="13"/>
                </w:rPr>
                <w:t>–</w:t>
              </w:r>
            </w:ins>
          </w:p>
        </w:tc>
        <w:tc>
          <w:tcPr>
            <w:tcW w:w="880" w:type="dxa"/>
            <w:vAlign w:val="center"/>
          </w:tcPr>
          <w:p w14:paraId="5E00113E" w14:textId="77777777" w:rsidR="00C60D85" w:rsidRDefault="00000000">
            <w:pPr>
              <w:spacing w:after="0"/>
              <w:rPr>
                <w:ins w:id="14459" w:author="Sean de Noronha | DRG" w:date="2026-09-29T16:58:00Z" w16du:dateUtc="2026-09-29T14:58:00Z"/>
                <w:rFonts w:cs="Arial"/>
                <w:sz w:val="13"/>
                <w:szCs w:val="13"/>
              </w:rPr>
            </w:pPr>
            <w:ins w:id="14460" w:author="Sean de Noronha | DRG" w:date="2026-09-29T16:58:00Z" w16du:dateUtc="2026-09-29T14:58:00Z">
              <w:r>
                <w:rPr>
                  <w:rFonts w:cs="Arial"/>
                  <w:sz w:val="13"/>
                  <w:szCs w:val="13"/>
                </w:rPr>
                <w:t>–</w:t>
              </w:r>
            </w:ins>
          </w:p>
        </w:tc>
        <w:tc>
          <w:tcPr>
            <w:tcW w:w="820" w:type="dxa"/>
            <w:vAlign w:val="center"/>
          </w:tcPr>
          <w:p w14:paraId="5E00113F" w14:textId="77777777" w:rsidR="00C60D85" w:rsidRDefault="00000000">
            <w:pPr>
              <w:spacing w:after="0"/>
              <w:rPr>
                <w:ins w:id="14461" w:author="Sean de Noronha | DRG" w:date="2026-09-29T16:58:00Z" w16du:dateUtc="2026-09-29T14:58:00Z"/>
                <w:rFonts w:cs="Arial"/>
                <w:sz w:val="13"/>
                <w:szCs w:val="13"/>
              </w:rPr>
            </w:pPr>
            <w:ins w:id="14462" w:author="Sean de Noronha | DRG" w:date="2026-09-29T16:58:00Z" w16du:dateUtc="2026-09-29T14:58:00Z">
              <w:r>
                <w:rPr>
                  <w:rFonts w:cs="Arial"/>
                  <w:sz w:val="13"/>
                  <w:szCs w:val="13"/>
                </w:rPr>
                <w:t>–</w:t>
              </w:r>
            </w:ins>
          </w:p>
        </w:tc>
        <w:tc>
          <w:tcPr>
            <w:tcW w:w="1100" w:type="dxa"/>
            <w:vAlign w:val="center"/>
          </w:tcPr>
          <w:p w14:paraId="5E001140" w14:textId="77777777" w:rsidR="00C60D85" w:rsidRDefault="00000000">
            <w:pPr>
              <w:spacing w:after="0"/>
              <w:rPr>
                <w:ins w:id="14463" w:author="Sean de Noronha | DRG" w:date="2026-09-29T16:58:00Z" w16du:dateUtc="2026-09-29T14:58:00Z"/>
                <w:rFonts w:cs="Arial"/>
                <w:sz w:val="13"/>
                <w:szCs w:val="13"/>
              </w:rPr>
            </w:pPr>
            <w:ins w:id="14464" w:author="Sean de Noronha | DRG" w:date="2026-09-29T16:58:00Z" w16du:dateUtc="2026-09-29T14:58:00Z">
              <w:r>
                <w:rPr>
                  <w:rFonts w:cs="Arial"/>
                  <w:sz w:val="13"/>
                  <w:szCs w:val="13"/>
                </w:rPr>
                <w:t>219 (464)</w:t>
              </w:r>
            </w:ins>
          </w:p>
        </w:tc>
        <w:tc>
          <w:tcPr>
            <w:tcW w:w="700" w:type="dxa"/>
            <w:vAlign w:val="center"/>
          </w:tcPr>
          <w:p w14:paraId="5E001141" w14:textId="77777777" w:rsidR="00C60D85" w:rsidRDefault="00000000">
            <w:pPr>
              <w:spacing w:after="0"/>
              <w:rPr>
                <w:ins w:id="14465" w:author="Sean de Noronha | DRG" w:date="2026-09-29T16:58:00Z" w16du:dateUtc="2026-09-29T14:58:00Z"/>
                <w:rFonts w:cs="Arial"/>
                <w:sz w:val="13"/>
                <w:szCs w:val="13"/>
              </w:rPr>
            </w:pPr>
            <w:ins w:id="14466" w:author="Sean de Noronha | DRG" w:date="2026-09-29T16:58:00Z" w16du:dateUtc="2026-09-29T14:58:00Z">
              <w:r>
                <w:rPr>
                  <w:rFonts w:cs="Arial"/>
                  <w:sz w:val="13"/>
                  <w:szCs w:val="13"/>
                </w:rPr>
                <w:t>18.6</w:t>
              </w:r>
            </w:ins>
          </w:p>
        </w:tc>
      </w:tr>
      <w:tr w:rsidR="00C60D85" w14:paraId="02EBA783" w14:textId="77777777">
        <w:trPr>
          <w:jc w:val="center"/>
          <w:ins w:id="14467" w:author="Sean de Noronha | DRG" w:date="2026-09-29T16:58:00Z"/>
        </w:trPr>
        <w:tc>
          <w:tcPr>
            <w:tcW w:w="560" w:type="dxa"/>
            <w:vAlign w:val="center"/>
          </w:tcPr>
          <w:p w14:paraId="5E001142" w14:textId="77777777" w:rsidR="00C60D85" w:rsidRDefault="00000000">
            <w:pPr>
              <w:spacing w:after="0"/>
              <w:rPr>
                <w:ins w:id="14468" w:author="Sean de Noronha | DRG" w:date="2026-09-29T16:58:00Z" w16du:dateUtc="2026-09-29T14:58:00Z"/>
                <w:rFonts w:cs="Arial"/>
                <w:sz w:val="13"/>
                <w:szCs w:val="13"/>
              </w:rPr>
            </w:pPr>
            <w:ins w:id="14469" w:author="Sean de Noronha | DRG" w:date="2026-09-29T16:58:00Z" w16du:dateUtc="2026-09-29T14:58:00Z">
              <w:r>
                <w:rPr>
                  <w:rFonts w:cs="Arial"/>
                  <w:sz w:val="13"/>
                  <w:szCs w:val="13"/>
                </w:rPr>
                <w:t>353</w:t>
              </w:r>
            </w:ins>
          </w:p>
        </w:tc>
        <w:tc>
          <w:tcPr>
            <w:tcW w:w="500" w:type="dxa"/>
            <w:vAlign w:val="center"/>
          </w:tcPr>
          <w:p w14:paraId="5E001143" w14:textId="77777777" w:rsidR="00C60D85" w:rsidRDefault="00000000">
            <w:pPr>
              <w:spacing w:after="0"/>
              <w:rPr>
                <w:ins w:id="14470" w:author="Sean de Noronha | DRG" w:date="2026-09-29T16:58:00Z" w16du:dateUtc="2026-09-29T14:58:00Z"/>
                <w:rFonts w:cs="Arial"/>
                <w:sz w:val="13"/>
                <w:szCs w:val="13"/>
              </w:rPr>
            </w:pPr>
            <w:ins w:id="14471" w:author="Sean de Noronha | DRG" w:date="2026-09-29T16:58:00Z" w16du:dateUtc="2026-09-29T14:58:00Z">
              <w:r>
                <w:rPr>
                  <w:rFonts w:cs="Arial"/>
                  <w:sz w:val="13"/>
                  <w:szCs w:val="13"/>
                </w:rPr>
                <w:t>T5</w:t>
              </w:r>
            </w:ins>
          </w:p>
        </w:tc>
        <w:tc>
          <w:tcPr>
            <w:tcW w:w="660" w:type="dxa"/>
            <w:vAlign w:val="center"/>
          </w:tcPr>
          <w:p w14:paraId="5E001144" w14:textId="77777777" w:rsidR="00C60D85" w:rsidRDefault="00000000">
            <w:pPr>
              <w:spacing w:after="0"/>
              <w:rPr>
                <w:ins w:id="14472" w:author="Sean de Noronha | DRG" w:date="2026-09-29T16:58:00Z" w16du:dateUtc="2026-09-29T14:58:00Z"/>
                <w:rFonts w:cs="Arial"/>
                <w:sz w:val="13"/>
                <w:szCs w:val="13"/>
              </w:rPr>
            </w:pPr>
            <w:ins w:id="14473" w:author="Sean de Noronha | DRG" w:date="2026-09-29T16:58:00Z" w16du:dateUtc="2026-09-29T14:58:00Z">
              <w:r>
                <w:rPr>
                  <w:rFonts w:cs="Arial"/>
                  <w:sz w:val="13"/>
                  <w:szCs w:val="13"/>
                </w:rPr>
                <w:t>3</w:t>
              </w:r>
            </w:ins>
          </w:p>
        </w:tc>
        <w:tc>
          <w:tcPr>
            <w:tcW w:w="1920" w:type="dxa"/>
            <w:vAlign w:val="center"/>
          </w:tcPr>
          <w:p w14:paraId="5E001145" w14:textId="77777777" w:rsidR="00C60D85" w:rsidRDefault="00000000">
            <w:pPr>
              <w:spacing w:after="0"/>
              <w:rPr>
                <w:ins w:id="14474" w:author="Sean de Noronha | DRG" w:date="2026-09-29T16:58:00Z" w16du:dateUtc="2026-09-29T14:58:00Z"/>
                <w:rFonts w:cs="Arial"/>
                <w:sz w:val="13"/>
                <w:szCs w:val="13"/>
              </w:rPr>
            </w:pPr>
            <w:ins w:id="14475" w:author="Sean de Noronha | DRG" w:date="2026-09-29T16:58:00Z" w16du:dateUtc="2026-09-29T14:58:00Z">
              <w:r>
                <w:rPr>
                  <w:rFonts w:cs="Arial"/>
                  <w:sz w:val="13"/>
                  <w:szCs w:val="13"/>
                </w:rPr>
                <w:t>Ball valve, NPS ½</w:t>
              </w:r>
            </w:ins>
          </w:p>
        </w:tc>
        <w:tc>
          <w:tcPr>
            <w:tcW w:w="520" w:type="dxa"/>
            <w:vAlign w:val="center"/>
          </w:tcPr>
          <w:p w14:paraId="5E001146" w14:textId="77777777" w:rsidR="00C60D85" w:rsidRDefault="00000000">
            <w:pPr>
              <w:spacing w:after="0"/>
              <w:rPr>
                <w:ins w:id="14476" w:author="Sean de Noronha | DRG" w:date="2026-09-29T16:58:00Z" w16du:dateUtc="2026-09-29T14:58:00Z"/>
                <w:rFonts w:cs="Arial"/>
                <w:sz w:val="13"/>
                <w:szCs w:val="13"/>
              </w:rPr>
            </w:pPr>
            <w:ins w:id="14477" w:author="Sean de Noronha | DRG" w:date="2026-09-29T16:58:00Z" w16du:dateUtc="2026-09-29T14:58:00Z">
              <w:r>
                <w:rPr>
                  <w:rFonts w:cs="Arial"/>
                  <w:sz w:val="13"/>
                  <w:szCs w:val="13"/>
                </w:rPr>
                <w:t>He</w:t>
              </w:r>
            </w:ins>
          </w:p>
        </w:tc>
        <w:tc>
          <w:tcPr>
            <w:tcW w:w="900" w:type="dxa"/>
            <w:vAlign w:val="center"/>
          </w:tcPr>
          <w:p w14:paraId="5E001147" w14:textId="77777777" w:rsidR="00C60D85" w:rsidRDefault="00000000">
            <w:pPr>
              <w:spacing w:after="0"/>
              <w:rPr>
                <w:ins w:id="14478" w:author="Sean de Noronha | DRG" w:date="2026-09-29T16:58:00Z" w16du:dateUtc="2026-09-29T14:58:00Z"/>
                <w:rFonts w:cs="Arial"/>
                <w:sz w:val="13"/>
                <w:szCs w:val="13"/>
              </w:rPr>
            </w:pPr>
            <w:ins w:id="14479" w:author="Sean de Noronha | DRG" w:date="2026-09-29T16:58:00Z" w16du:dateUtc="2026-09-29T14:58:00Z">
              <w:r>
                <w:rPr>
                  <w:rFonts w:cs="Arial"/>
                  <w:sz w:val="13"/>
                  <w:szCs w:val="13"/>
                </w:rPr>
                <w:t>1,000</w:t>
              </w:r>
            </w:ins>
          </w:p>
        </w:tc>
        <w:tc>
          <w:tcPr>
            <w:tcW w:w="800" w:type="dxa"/>
            <w:vAlign w:val="center"/>
          </w:tcPr>
          <w:p w14:paraId="5E001148" w14:textId="77777777" w:rsidR="00C60D85" w:rsidRDefault="00000000">
            <w:pPr>
              <w:spacing w:after="0"/>
              <w:rPr>
                <w:ins w:id="14480" w:author="Sean de Noronha | DRG" w:date="2026-09-29T16:58:00Z" w16du:dateUtc="2026-09-29T14:58:00Z"/>
                <w:rFonts w:cs="Arial"/>
                <w:sz w:val="13"/>
                <w:szCs w:val="13"/>
              </w:rPr>
            </w:pPr>
            <w:ins w:id="14481" w:author="Sean de Noronha | DRG" w:date="2026-09-29T16:58:00Z" w16du:dateUtc="2026-09-29T14:58:00Z">
              <w:r>
                <w:rPr>
                  <w:rFonts w:cs="Arial"/>
                  <w:sz w:val="13"/>
                  <w:szCs w:val="13"/>
                </w:rPr>
                <w:t>–</w:t>
              </w:r>
            </w:ins>
          </w:p>
        </w:tc>
        <w:tc>
          <w:tcPr>
            <w:tcW w:w="880" w:type="dxa"/>
            <w:vAlign w:val="center"/>
          </w:tcPr>
          <w:p w14:paraId="5E001149" w14:textId="77777777" w:rsidR="00C60D85" w:rsidRDefault="00000000">
            <w:pPr>
              <w:spacing w:after="0"/>
              <w:rPr>
                <w:ins w:id="14482" w:author="Sean de Noronha | DRG" w:date="2026-09-29T16:58:00Z" w16du:dateUtc="2026-09-29T14:58:00Z"/>
                <w:rFonts w:cs="Arial"/>
                <w:sz w:val="13"/>
                <w:szCs w:val="13"/>
              </w:rPr>
            </w:pPr>
            <w:ins w:id="14483" w:author="Sean de Noronha | DRG" w:date="2026-09-29T16:58:00Z" w16du:dateUtc="2026-09-29T14:58:00Z">
              <w:r>
                <w:rPr>
                  <w:rFonts w:cs="Arial"/>
                  <w:sz w:val="13"/>
                  <w:szCs w:val="13"/>
                </w:rPr>
                <w:t>–</w:t>
              </w:r>
            </w:ins>
          </w:p>
        </w:tc>
        <w:tc>
          <w:tcPr>
            <w:tcW w:w="820" w:type="dxa"/>
            <w:vAlign w:val="center"/>
          </w:tcPr>
          <w:p w14:paraId="5E00114A" w14:textId="77777777" w:rsidR="00C60D85" w:rsidRDefault="00000000">
            <w:pPr>
              <w:spacing w:after="0"/>
              <w:rPr>
                <w:ins w:id="14484" w:author="Sean de Noronha | DRG" w:date="2026-09-29T16:58:00Z" w16du:dateUtc="2026-09-29T14:58:00Z"/>
                <w:rFonts w:cs="Arial"/>
                <w:sz w:val="13"/>
                <w:szCs w:val="13"/>
              </w:rPr>
            </w:pPr>
            <w:ins w:id="14485" w:author="Sean de Noronha | DRG" w:date="2026-09-29T16:58:00Z" w16du:dateUtc="2026-09-29T14:58:00Z">
              <w:r>
                <w:rPr>
                  <w:rFonts w:cs="Arial"/>
                  <w:sz w:val="13"/>
                  <w:szCs w:val="13"/>
                </w:rPr>
                <w:t>–</w:t>
              </w:r>
            </w:ins>
          </w:p>
        </w:tc>
        <w:tc>
          <w:tcPr>
            <w:tcW w:w="1100" w:type="dxa"/>
            <w:vAlign w:val="center"/>
          </w:tcPr>
          <w:p w14:paraId="5E00114B" w14:textId="77777777" w:rsidR="00C60D85" w:rsidRDefault="00000000">
            <w:pPr>
              <w:spacing w:after="0"/>
              <w:rPr>
                <w:ins w:id="14486" w:author="Sean de Noronha | DRG" w:date="2026-09-29T16:58:00Z" w16du:dateUtc="2026-09-29T14:58:00Z"/>
                <w:rFonts w:cs="Arial"/>
                <w:sz w:val="13"/>
                <w:szCs w:val="13"/>
              </w:rPr>
            </w:pPr>
            <w:ins w:id="14487" w:author="Sean de Noronha | DRG" w:date="2026-09-29T16:58:00Z" w16du:dateUtc="2026-09-29T14:58:00Z">
              <w:r>
                <w:rPr>
                  <w:rFonts w:cs="Arial"/>
                  <w:sz w:val="13"/>
                  <w:szCs w:val="13"/>
                </w:rPr>
                <w:t>85.4 (181)</w:t>
              </w:r>
            </w:ins>
          </w:p>
        </w:tc>
        <w:tc>
          <w:tcPr>
            <w:tcW w:w="700" w:type="dxa"/>
            <w:vAlign w:val="center"/>
          </w:tcPr>
          <w:p w14:paraId="5E00114C" w14:textId="77777777" w:rsidR="00C60D85" w:rsidRDefault="00000000">
            <w:pPr>
              <w:spacing w:after="0"/>
              <w:rPr>
                <w:ins w:id="14488" w:author="Sean de Noronha | DRG" w:date="2026-09-29T16:58:00Z" w16du:dateUtc="2026-09-29T14:58:00Z"/>
                <w:rFonts w:cs="Arial"/>
                <w:sz w:val="13"/>
                <w:szCs w:val="13"/>
              </w:rPr>
            </w:pPr>
            <w:ins w:id="14489" w:author="Sean de Noronha | DRG" w:date="2026-09-29T16:58:00Z" w16du:dateUtc="2026-09-29T14:58:00Z">
              <w:r>
                <w:rPr>
                  <w:rFonts w:cs="Arial"/>
                  <w:sz w:val="13"/>
                  <w:szCs w:val="13"/>
                </w:rPr>
                <w:t>7.26</w:t>
              </w:r>
            </w:ins>
          </w:p>
        </w:tc>
      </w:tr>
      <w:tr w:rsidR="00C60D85" w14:paraId="25860AC8" w14:textId="77777777">
        <w:trPr>
          <w:jc w:val="center"/>
          <w:ins w:id="14490" w:author="Sean de Noronha | DRG" w:date="2026-09-29T16:58:00Z"/>
        </w:trPr>
        <w:tc>
          <w:tcPr>
            <w:tcW w:w="560" w:type="dxa"/>
            <w:vAlign w:val="center"/>
          </w:tcPr>
          <w:p w14:paraId="5E00114D" w14:textId="77777777" w:rsidR="00C60D85" w:rsidRDefault="00000000">
            <w:pPr>
              <w:spacing w:after="0"/>
              <w:rPr>
                <w:ins w:id="14491" w:author="Sean de Noronha | DRG" w:date="2026-09-29T16:58:00Z" w16du:dateUtc="2026-09-29T14:58:00Z"/>
                <w:rFonts w:cs="Arial"/>
                <w:sz w:val="13"/>
                <w:szCs w:val="13"/>
              </w:rPr>
            </w:pPr>
            <w:ins w:id="14492" w:author="Sean de Noronha | DRG" w:date="2026-09-29T16:58:00Z" w16du:dateUtc="2026-09-29T14:58:00Z">
              <w:r>
                <w:rPr>
                  <w:rFonts w:cs="Arial"/>
                  <w:sz w:val="13"/>
                  <w:szCs w:val="13"/>
                </w:rPr>
                <w:t>354</w:t>
              </w:r>
            </w:ins>
          </w:p>
        </w:tc>
        <w:tc>
          <w:tcPr>
            <w:tcW w:w="500" w:type="dxa"/>
            <w:vAlign w:val="center"/>
          </w:tcPr>
          <w:p w14:paraId="5E00114E" w14:textId="77777777" w:rsidR="00C60D85" w:rsidRDefault="00000000">
            <w:pPr>
              <w:spacing w:after="0"/>
              <w:rPr>
                <w:ins w:id="14493" w:author="Sean de Noronha | DRG" w:date="2026-09-29T16:58:00Z" w16du:dateUtc="2026-09-29T14:58:00Z"/>
                <w:rFonts w:cs="Arial"/>
                <w:sz w:val="13"/>
                <w:szCs w:val="13"/>
              </w:rPr>
            </w:pPr>
            <w:ins w:id="14494" w:author="Sean de Noronha | DRG" w:date="2026-09-29T16:58:00Z" w16du:dateUtc="2026-09-29T14:58:00Z">
              <w:r>
                <w:rPr>
                  <w:rFonts w:cs="Arial"/>
                  <w:sz w:val="13"/>
                  <w:szCs w:val="13"/>
                </w:rPr>
                <w:t>T5</w:t>
              </w:r>
            </w:ins>
          </w:p>
        </w:tc>
        <w:tc>
          <w:tcPr>
            <w:tcW w:w="660" w:type="dxa"/>
            <w:vAlign w:val="center"/>
          </w:tcPr>
          <w:p w14:paraId="5E00114F" w14:textId="77777777" w:rsidR="00C60D85" w:rsidRDefault="00000000">
            <w:pPr>
              <w:spacing w:after="0"/>
              <w:rPr>
                <w:ins w:id="14495" w:author="Sean de Noronha | DRG" w:date="2026-09-29T16:58:00Z" w16du:dateUtc="2026-09-29T14:58:00Z"/>
                <w:rFonts w:cs="Arial"/>
                <w:sz w:val="13"/>
                <w:szCs w:val="13"/>
              </w:rPr>
            </w:pPr>
            <w:ins w:id="14496" w:author="Sean de Noronha | DRG" w:date="2026-09-29T16:58:00Z" w16du:dateUtc="2026-09-29T14:58:00Z">
              <w:r>
                <w:rPr>
                  <w:rFonts w:cs="Arial"/>
                  <w:sz w:val="13"/>
                  <w:szCs w:val="13"/>
                </w:rPr>
                <w:t>3</w:t>
              </w:r>
            </w:ins>
          </w:p>
        </w:tc>
        <w:tc>
          <w:tcPr>
            <w:tcW w:w="1920" w:type="dxa"/>
            <w:vAlign w:val="center"/>
          </w:tcPr>
          <w:p w14:paraId="5E001150" w14:textId="77777777" w:rsidR="00C60D85" w:rsidRDefault="00000000">
            <w:pPr>
              <w:spacing w:after="0"/>
              <w:rPr>
                <w:ins w:id="14497" w:author="Sean de Noronha | DRG" w:date="2026-09-29T16:58:00Z" w16du:dateUtc="2026-09-29T14:58:00Z"/>
                <w:rFonts w:cs="Arial"/>
                <w:sz w:val="13"/>
                <w:szCs w:val="13"/>
              </w:rPr>
            </w:pPr>
            <w:ins w:id="14498" w:author="Sean de Noronha | DRG" w:date="2026-09-29T16:58:00Z" w16du:dateUtc="2026-09-29T14:58:00Z">
              <w:r>
                <w:rPr>
                  <w:rFonts w:cs="Arial"/>
                  <w:sz w:val="13"/>
                  <w:szCs w:val="13"/>
                </w:rPr>
                <w:t>Ball valve, NPS ½</w:t>
              </w:r>
            </w:ins>
          </w:p>
        </w:tc>
        <w:tc>
          <w:tcPr>
            <w:tcW w:w="520" w:type="dxa"/>
            <w:vAlign w:val="center"/>
          </w:tcPr>
          <w:p w14:paraId="5E001151" w14:textId="77777777" w:rsidR="00C60D85" w:rsidRDefault="00000000">
            <w:pPr>
              <w:spacing w:after="0"/>
              <w:rPr>
                <w:ins w:id="14499" w:author="Sean de Noronha | DRG" w:date="2026-09-29T16:58:00Z" w16du:dateUtc="2026-09-29T14:58:00Z"/>
                <w:rFonts w:cs="Arial"/>
                <w:sz w:val="13"/>
                <w:szCs w:val="13"/>
              </w:rPr>
            </w:pPr>
            <w:ins w:id="14500" w:author="Sean de Noronha | DRG" w:date="2026-09-29T16:58:00Z" w16du:dateUtc="2026-09-29T14:58:00Z">
              <w:r>
                <w:rPr>
                  <w:rFonts w:cs="Arial"/>
                  <w:sz w:val="13"/>
                  <w:szCs w:val="13"/>
                </w:rPr>
                <w:t>He</w:t>
              </w:r>
            </w:ins>
          </w:p>
        </w:tc>
        <w:tc>
          <w:tcPr>
            <w:tcW w:w="900" w:type="dxa"/>
            <w:vAlign w:val="center"/>
          </w:tcPr>
          <w:p w14:paraId="5E001152" w14:textId="77777777" w:rsidR="00C60D85" w:rsidRDefault="00000000">
            <w:pPr>
              <w:spacing w:after="0"/>
              <w:rPr>
                <w:ins w:id="14501" w:author="Sean de Noronha | DRG" w:date="2026-09-29T16:58:00Z" w16du:dateUtc="2026-09-29T14:58:00Z"/>
                <w:rFonts w:cs="Arial"/>
                <w:sz w:val="13"/>
                <w:szCs w:val="13"/>
              </w:rPr>
            </w:pPr>
            <w:ins w:id="14502" w:author="Sean de Noronha | DRG" w:date="2026-09-29T16:58:00Z" w16du:dateUtc="2026-09-29T14:58:00Z">
              <w:r>
                <w:rPr>
                  <w:rFonts w:cs="Arial"/>
                  <w:sz w:val="13"/>
                  <w:szCs w:val="13"/>
                </w:rPr>
                <w:t>3,000</w:t>
              </w:r>
            </w:ins>
          </w:p>
        </w:tc>
        <w:tc>
          <w:tcPr>
            <w:tcW w:w="800" w:type="dxa"/>
            <w:vAlign w:val="center"/>
          </w:tcPr>
          <w:p w14:paraId="5E001153" w14:textId="77777777" w:rsidR="00C60D85" w:rsidRDefault="00000000">
            <w:pPr>
              <w:spacing w:after="0"/>
              <w:rPr>
                <w:ins w:id="14503" w:author="Sean de Noronha | DRG" w:date="2026-09-29T16:58:00Z" w16du:dateUtc="2026-09-29T14:58:00Z"/>
                <w:rFonts w:cs="Arial"/>
                <w:sz w:val="13"/>
                <w:szCs w:val="13"/>
              </w:rPr>
            </w:pPr>
            <w:ins w:id="14504" w:author="Sean de Noronha | DRG" w:date="2026-09-29T16:58:00Z" w16du:dateUtc="2026-09-29T14:58:00Z">
              <w:r>
                <w:rPr>
                  <w:rFonts w:cs="Arial"/>
                  <w:sz w:val="13"/>
                  <w:szCs w:val="13"/>
                </w:rPr>
                <w:t>–</w:t>
              </w:r>
            </w:ins>
          </w:p>
        </w:tc>
        <w:tc>
          <w:tcPr>
            <w:tcW w:w="880" w:type="dxa"/>
            <w:vAlign w:val="center"/>
          </w:tcPr>
          <w:p w14:paraId="5E001154" w14:textId="77777777" w:rsidR="00C60D85" w:rsidRDefault="00000000">
            <w:pPr>
              <w:spacing w:after="0"/>
              <w:rPr>
                <w:ins w:id="14505" w:author="Sean de Noronha | DRG" w:date="2026-09-29T16:58:00Z" w16du:dateUtc="2026-09-29T14:58:00Z"/>
                <w:rFonts w:cs="Arial"/>
                <w:sz w:val="13"/>
                <w:szCs w:val="13"/>
              </w:rPr>
            </w:pPr>
            <w:ins w:id="14506" w:author="Sean de Noronha | DRG" w:date="2026-09-29T16:58:00Z" w16du:dateUtc="2026-09-29T14:58:00Z">
              <w:r>
                <w:rPr>
                  <w:rFonts w:cs="Arial"/>
                  <w:sz w:val="13"/>
                  <w:szCs w:val="13"/>
                </w:rPr>
                <w:t>–</w:t>
              </w:r>
            </w:ins>
          </w:p>
        </w:tc>
        <w:tc>
          <w:tcPr>
            <w:tcW w:w="820" w:type="dxa"/>
            <w:vAlign w:val="center"/>
          </w:tcPr>
          <w:p w14:paraId="5E001155" w14:textId="77777777" w:rsidR="00C60D85" w:rsidRDefault="00000000">
            <w:pPr>
              <w:spacing w:after="0"/>
              <w:rPr>
                <w:ins w:id="14507" w:author="Sean de Noronha | DRG" w:date="2026-09-29T16:58:00Z" w16du:dateUtc="2026-09-29T14:58:00Z"/>
                <w:rFonts w:cs="Arial"/>
                <w:sz w:val="13"/>
                <w:szCs w:val="13"/>
              </w:rPr>
            </w:pPr>
            <w:ins w:id="14508" w:author="Sean de Noronha | DRG" w:date="2026-09-29T16:58:00Z" w16du:dateUtc="2026-09-29T14:58:00Z">
              <w:r>
                <w:rPr>
                  <w:rFonts w:cs="Arial"/>
                  <w:sz w:val="13"/>
                  <w:szCs w:val="13"/>
                </w:rPr>
                <w:t>–</w:t>
              </w:r>
            </w:ins>
          </w:p>
        </w:tc>
        <w:tc>
          <w:tcPr>
            <w:tcW w:w="1100" w:type="dxa"/>
            <w:vAlign w:val="center"/>
          </w:tcPr>
          <w:p w14:paraId="5E001156" w14:textId="77777777" w:rsidR="00C60D85" w:rsidRDefault="00000000">
            <w:pPr>
              <w:spacing w:after="0"/>
              <w:rPr>
                <w:ins w:id="14509" w:author="Sean de Noronha | DRG" w:date="2026-09-29T16:58:00Z" w16du:dateUtc="2026-09-29T14:58:00Z"/>
                <w:rFonts w:cs="Arial"/>
                <w:sz w:val="13"/>
                <w:szCs w:val="13"/>
              </w:rPr>
            </w:pPr>
            <w:ins w:id="14510" w:author="Sean de Noronha | DRG" w:date="2026-09-29T16:58:00Z" w16du:dateUtc="2026-09-29T14:58:00Z">
              <w:r>
                <w:rPr>
                  <w:rFonts w:cs="Arial"/>
                  <w:sz w:val="13"/>
                  <w:szCs w:val="13"/>
                </w:rPr>
                <w:t>256 (543)</w:t>
              </w:r>
            </w:ins>
          </w:p>
        </w:tc>
        <w:tc>
          <w:tcPr>
            <w:tcW w:w="700" w:type="dxa"/>
            <w:vAlign w:val="center"/>
          </w:tcPr>
          <w:p w14:paraId="5E001157" w14:textId="77777777" w:rsidR="00C60D85" w:rsidRDefault="00000000">
            <w:pPr>
              <w:spacing w:after="0"/>
              <w:rPr>
                <w:ins w:id="14511" w:author="Sean de Noronha | DRG" w:date="2026-09-29T16:58:00Z" w16du:dateUtc="2026-09-29T14:58:00Z"/>
                <w:rFonts w:cs="Arial"/>
                <w:sz w:val="13"/>
                <w:szCs w:val="13"/>
              </w:rPr>
            </w:pPr>
            <w:ins w:id="14512" w:author="Sean de Noronha | DRG" w:date="2026-09-29T16:58:00Z" w16du:dateUtc="2026-09-29T14:58:00Z">
              <w:r>
                <w:rPr>
                  <w:rFonts w:cs="Arial"/>
                  <w:sz w:val="13"/>
                  <w:szCs w:val="13"/>
                </w:rPr>
                <w:t>21.8</w:t>
              </w:r>
            </w:ins>
          </w:p>
        </w:tc>
      </w:tr>
      <w:tr w:rsidR="00C60D85" w14:paraId="22586B5C" w14:textId="77777777">
        <w:trPr>
          <w:jc w:val="center"/>
          <w:ins w:id="14513" w:author="Sean de Noronha | DRG" w:date="2026-09-29T16:58:00Z"/>
        </w:trPr>
        <w:tc>
          <w:tcPr>
            <w:tcW w:w="560" w:type="dxa"/>
            <w:vAlign w:val="center"/>
          </w:tcPr>
          <w:p w14:paraId="5E001158" w14:textId="77777777" w:rsidR="00C60D85" w:rsidRDefault="00000000">
            <w:pPr>
              <w:spacing w:after="0"/>
              <w:rPr>
                <w:ins w:id="14514" w:author="Sean de Noronha | DRG" w:date="2026-09-29T16:58:00Z" w16du:dateUtc="2026-09-29T14:58:00Z"/>
                <w:rFonts w:cs="Arial"/>
                <w:sz w:val="13"/>
                <w:szCs w:val="13"/>
              </w:rPr>
            </w:pPr>
            <w:ins w:id="14515" w:author="Sean de Noronha | DRG" w:date="2026-09-29T16:58:00Z" w16du:dateUtc="2026-09-29T14:58:00Z">
              <w:r>
                <w:rPr>
                  <w:rFonts w:cs="Arial"/>
                  <w:sz w:val="13"/>
                  <w:szCs w:val="13"/>
                </w:rPr>
                <w:t>355</w:t>
              </w:r>
            </w:ins>
          </w:p>
        </w:tc>
        <w:tc>
          <w:tcPr>
            <w:tcW w:w="500" w:type="dxa"/>
            <w:vAlign w:val="center"/>
          </w:tcPr>
          <w:p w14:paraId="5E001159" w14:textId="77777777" w:rsidR="00C60D85" w:rsidRDefault="00000000">
            <w:pPr>
              <w:spacing w:after="0"/>
              <w:rPr>
                <w:ins w:id="14516" w:author="Sean de Noronha | DRG" w:date="2026-09-29T16:58:00Z" w16du:dateUtc="2026-09-29T14:58:00Z"/>
                <w:rFonts w:cs="Arial"/>
                <w:sz w:val="13"/>
                <w:szCs w:val="13"/>
              </w:rPr>
            </w:pPr>
            <w:ins w:id="14517" w:author="Sean de Noronha | DRG" w:date="2026-09-29T16:58:00Z" w16du:dateUtc="2026-09-29T14:58:00Z">
              <w:r>
                <w:rPr>
                  <w:rFonts w:cs="Arial"/>
                  <w:sz w:val="13"/>
                  <w:szCs w:val="13"/>
                </w:rPr>
                <w:t>T5</w:t>
              </w:r>
            </w:ins>
          </w:p>
        </w:tc>
        <w:tc>
          <w:tcPr>
            <w:tcW w:w="660" w:type="dxa"/>
            <w:vAlign w:val="center"/>
          </w:tcPr>
          <w:p w14:paraId="5E00115A" w14:textId="77777777" w:rsidR="00C60D85" w:rsidRDefault="00000000">
            <w:pPr>
              <w:spacing w:after="0"/>
              <w:rPr>
                <w:ins w:id="14518" w:author="Sean de Noronha | DRG" w:date="2026-09-29T16:58:00Z" w16du:dateUtc="2026-09-29T14:58:00Z"/>
                <w:rFonts w:cs="Arial"/>
                <w:sz w:val="13"/>
                <w:szCs w:val="13"/>
              </w:rPr>
            </w:pPr>
            <w:ins w:id="14519" w:author="Sean de Noronha | DRG" w:date="2026-09-29T16:58:00Z" w16du:dateUtc="2026-09-29T14:58:00Z">
              <w:r>
                <w:rPr>
                  <w:rFonts w:cs="Arial"/>
                  <w:sz w:val="13"/>
                  <w:szCs w:val="13"/>
                </w:rPr>
                <w:t>3</w:t>
              </w:r>
            </w:ins>
          </w:p>
        </w:tc>
        <w:tc>
          <w:tcPr>
            <w:tcW w:w="1920" w:type="dxa"/>
            <w:vAlign w:val="center"/>
          </w:tcPr>
          <w:p w14:paraId="5E00115B" w14:textId="77777777" w:rsidR="00C60D85" w:rsidRDefault="00000000">
            <w:pPr>
              <w:spacing w:after="0"/>
              <w:rPr>
                <w:ins w:id="14520" w:author="Sean de Noronha | DRG" w:date="2026-09-29T16:58:00Z" w16du:dateUtc="2026-09-29T14:58:00Z"/>
                <w:rFonts w:cs="Arial"/>
                <w:sz w:val="13"/>
                <w:szCs w:val="13"/>
              </w:rPr>
            </w:pPr>
            <w:ins w:id="14521" w:author="Sean de Noronha | DRG" w:date="2026-09-29T16:58:00Z" w16du:dateUtc="2026-09-29T14:58:00Z">
              <w:r>
                <w:rPr>
                  <w:rFonts w:cs="Arial"/>
                  <w:sz w:val="13"/>
                  <w:szCs w:val="13"/>
                </w:rPr>
                <w:t>Ball valve, NPS ½</w:t>
              </w:r>
            </w:ins>
          </w:p>
        </w:tc>
        <w:tc>
          <w:tcPr>
            <w:tcW w:w="520" w:type="dxa"/>
            <w:vAlign w:val="center"/>
          </w:tcPr>
          <w:p w14:paraId="5E00115C" w14:textId="77777777" w:rsidR="00C60D85" w:rsidRDefault="00000000">
            <w:pPr>
              <w:spacing w:after="0"/>
              <w:rPr>
                <w:ins w:id="14522" w:author="Sean de Noronha | DRG" w:date="2026-09-29T16:58:00Z" w16du:dateUtc="2026-09-29T14:58:00Z"/>
                <w:rFonts w:cs="Arial"/>
                <w:sz w:val="13"/>
                <w:szCs w:val="13"/>
              </w:rPr>
            </w:pPr>
            <w:ins w:id="14523"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5D" w14:textId="77777777" w:rsidR="00C60D85" w:rsidRDefault="00000000">
            <w:pPr>
              <w:spacing w:after="0"/>
              <w:rPr>
                <w:ins w:id="14524" w:author="Sean de Noronha | DRG" w:date="2026-09-29T16:58:00Z" w16du:dateUtc="2026-09-29T14:58:00Z"/>
                <w:rFonts w:cs="Arial"/>
                <w:sz w:val="13"/>
                <w:szCs w:val="13"/>
              </w:rPr>
            </w:pPr>
            <w:ins w:id="14525" w:author="Sean de Noronha | DRG" w:date="2026-09-29T16:58:00Z" w16du:dateUtc="2026-09-29T14:58:00Z">
              <w:r>
                <w:rPr>
                  <w:rFonts w:cs="Arial"/>
                  <w:sz w:val="13"/>
                  <w:szCs w:val="13"/>
                </w:rPr>
                <w:t>10,000</w:t>
              </w:r>
            </w:ins>
          </w:p>
        </w:tc>
        <w:tc>
          <w:tcPr>
            <w:tcW w:w="800" w:type="dxa"/>
            <w:vAlign w:val="center"/>
          </w:tcPr>
          <w:p w14:paraId="5E00115E" w14:textId="77777777" w:rsidR="00C60D85" w:rsidRDefault="00000000">
            <w:pPr>
              <w:spacing w:after="0"/>
              <w:rPr>
                <w:ins w:id="14526" w:author="Sean de Noronha | DRG" w:date="2026-09-29T16:58:00Z" w16du:dateUtc="2026-09-29T14:58:00Z"/>
                <w:rFonts w:cs="Arial"/>
                <w:sz w:val="13"/>
                <w:szCs w:val="13"/>
              </w:rPr>
            </w:pPr>
            <w:ins w:id="14527" w:author="Sean de Noronha | DRG" w:date="2026-09-29T16:58:00Z" w16du:dateUtc="2026-09-29T14:58:00Z">
              <w:r>
                <w:rPr>
                  <w:rFonts w:cs="Arial"/>
                  <w:sz w:val="13"/>
                  <w:szCs w:val="13"/>
                </w:rPr>
                <w:t>–</w:t>
              </w:r>
            </w:ins>
          </w:p>
        </w:tc>
        <w:tc>
          <w:tcPr>
            <w:tcW w:w="880" w:type="dxa"/>
            <w:vAlign w:val="center"/>
          </w:tcPr>
          <w:p w14:paraId="5E00115F" w14:textId="77777777" w:rsidR="00C60D85" w:rsidRDefault="00000000">
            <w:pPr>
              <w:spacing w:after="0"/>
              <w:rPr>
                <w:ins w:id="14528" w:author="Sean de Noronha | DRG" w:date="2026-09-29T16:58:00Z" w16du:dateUtc="2026-09-29T14:58:00Z"/>
                <w:rFonts w:cs="Arial"/>
                <w:sz w:val="13"/>
                <w:szCs w:val="13"/>
              </w:rPr>
            </w:pPr>
            <w:ins w:id="14529" w:author="Sean de Noronha | DRG" w:date="2026-09-29T16:58:00Z" w16du:dateUtc="2026-09-29T14:58:00Z">
              <w:r>
                <w:rPr>
                  <w:rFonts w:cs="Arial"/>
                  <w:sz w:val="13"/>
                  <w:szCs w:val="13"/>
                </w:rPr>
                <w:t>–</w:t>
              </w:r>
            </w:ins>
          </w:p>
        </w:tc>
        <w:tc>
          <w:tcPr>
            <w:tcW w:w="820" w:type="dxa"/>
            <w:vAlign w:val="center"/>
          </w:tcPr>
          <w:p w14:paraId="5E001160" w14:textId="77777777" w:rsidR="00C60D85" w:rsidRDefault="00000000">
            <w:pPr>
              <w:spacing w:after="0"/>
              <w:rPr>
                <w:ins w:id="14530" w:author="Sean de Noronha | DRG" w:date="2026-09-29T16:58:00Z" w16du:dateUtc="2026-09-29T14:58:00Z"/>
                <w:rFonts w:cs="Arial"/>
                <w:sz w:val="13"/>
                <w:szCs w:val="13"/>
              </w:rPr>
            </w:pPr>
            <w:ins w:id="14531" w:author="Sean de Noronha | DRG" w:date="2026-09-29T16:58:00Z" w16du:dateUtc="2026-09-29T14:58:00Z">
              <w:r>
                <w:rPr>
                  <w:rFonts w:cs="Arial"/>
                  <w:sz w:val="13"/>
                  <w:szCs w:val="13"/>
                </w:rPr>
                <w:t>–</w:t>
              </w:r>
            </w:ins>
          </w:p>
        </w:tc>
        <w:tc>
          <w:tcPr>
            <w:tcW w:w="1100" w:type="dxa"/>
            <w:vAlign w:val="center"/>
          </w:tcPr>
          <w:p w14:paraId="5E001161" w14:textId="77777777" w:rsidR="00C60D85" w:rsidRDefault="00000000">
            <w:pPr>
              <w:spacing w:after="0"/>
              <w:rPr>
                <w:ins w:id="14532" w:author="Sean de Noronha | DRG" w:date="2026-09-29T16:58:00Z" w16du:dateUtc="2026-09-29T14:58:00Z"/>
                <w:rFonts w:cs="Arial"/>
                <w:sz w:val="13"/>
                <w:szCs w:val="13"/>
              </w:rPr>
            </w:pPr>
            <w:ins w:id="14533" w:author="Sean de Noronha | DRG" w:date="2026-09-29T16:58:00Z" w16du:dateUtc="2026-09-29T14:58:00Z">
              <w:r>
                <w:rPr>
                  <w:rFonts w:cs="Arial"/>
                  <w:sz w:val="13"/>
                  <w:szCs w:val="13"/>
                </w:rPr>
                <w:t>110 (232)</w:t>
              </w:r>
            </w:ins>
          </w:p>
        </w:tc>
        <w:tc>
          <w:tcPr>
            <w:tcW w:w="700" w:type="dxa"/>
            <w:vAlign w:val="center"/>
          </w:tcPr>
          <w:p w14:paraId="5E001162" w14:textId="77777777" w:rsidR="00C60D85" w:rsidRDefault="00000000">
            <w:pPr>
              <w:spacing w:after="0"/>
              <w:rPr>
                <w:ins w:id="14534" w:author="Sean de Noronha | DRG" w:date="2026-09-29T16:58:00Z" w16du:dateUtc="2026-09-29T14:58:00Z"/>
                <w:rFonts w:cs="Arial"/>
                <w:sz w:val="13"/>
                <w:szCs w:val="13"/>
              </w:rPr>
            </w:pPr>
            <w:ins w:id="14535" w:author="Sean de Noronha | DRG" w:date="2026-09-29T16:58:00Z" w16du:dateUtc="2026-09-29T14:58:00Z">
              <w:r>
                <w:rPr>
                  <w:rFonts w:cs="Arial"/>
                  <w:sz w:val="13"/>
                  <w:szCs w:val="13"/>
                </w:rPr>
                <w:t>9.31</w:t>
              </w:r>
            </w:ins>
          </w:p>
        </w:tc>
      </w:tr>
      <w:tr w:rsidR="00C60D85" w14:paraId="351B6497" w14:textId="77777777">
        <w:trPr>
          <w:jc w:val="center"/>
          <w:ins w:id="14536" w:author="Sean de Noronha | DRG" w:date="2026-09-29T16:58:00Z"/>
        </w:trPr>
        <w:tc>
          <w:tcPr>
            <w:tcW w:w="560" w:type="dxa"/>
            <w:vAlign w:val="center"/>
          </w:tcPr>
          <w:p w14:paraId="5E001163" w14:textId="77777777" w:rsidR="00C60D85" w:rsidRDefault="00000000">
            <w:pPr>
              <w:spacing w:after="0"/>
              <w:rPr>
                <w:ins w:id="14537" w:author="Sean de Noronha | DRG" w:date="2026-09-29T16:58:00Z" w16du:dateUtc="2026-09-29T14:58:00Z"/>
                <w:rFonts w:cs="Arial"/>
                <w:sz w:val="13"/>
                <w:szCs w:val="13"/>
              </w:rPr>
            </w:pPr>
            <w:ins w:id="14538" w:author="Sean de Noronha | DRG" w:date="2026-09-29T16:58:00Z" w16du:dateUtc="2026-09-29T14:58:00Z">
              <w:r>
                <w:rPr>
                  <w:rFonts w:cs="Arial"/>
                  <w:sz w:val="13"/>
                  <w:szCs w:val="13"/>
                </w:rPr>
                <w:t>356</w:t>
              </w:r>
            </w:ins>
          </w:p>
        </w:tc>
        <w:tc>
          <w:tcPr>
            <w:tcW w:w="500" w:type="dxa"/>
            <w:vAlign w:val="center"/>
          </w:tcPr>
          <w:p w14:paraId="5E001164" w14:textId="77777777" w:rsidR="00C60D85" w:rsidRDefault="00000000">
            <w:pPr>
              <w:spacing w:after="0"/>
              <w:rPr>
                <w:ins w:id="14539" w:author="Sean de Noronha | DRG" w:date="2026-09-29T16:58:00Z" w16du:dateUtc="2026-09-29T14:58:00Z"/>
                <w:rFonts w:cs="Arial"/>
                <w:sz w:val="13"/>
                <w:szCs w:val="13"/>
              </w:rPr>
            </w:pPr>
            <w:ins w:id="14540" w:author="Sean de Noronha | DRG" w:date="2026-09-29T16:58:00Z" w16du:dateUtc="2026-09-29T14:58:00Z">
              <w:r>
                <w:rPr>
                  <w:rFonts w:cs="Arial"/>
                  <w:sz w:val="13"/>
                  <w:szCs w:val="13"/>
                </w:rPr>
                <w:t>T5</w:t>
              </w:r>
            </w:ins>
          </w:p>
        </w:tc>
        <w:tc>
          <w:tcPr>
            <w:tcW w:w="660" w:type="dxa"/>
            <w:vAlign w:val="center"/>
          </w:tcPr>
          <w:p w14:paraId="5E001165" w14:textId="77777777" w:rsidR="00C60D85" w:rsidRDefault="00000000">
            <w:pPr>
              <w:spacing w:after="0"/>
              <w:rPr>
                <w:ins w:id="14541" w:author="Sean de Noronha | DRG" w:date="2026-09-29T16:58:00Z" w16du:dateUtc="2026-09-29T14:58:00Z"/>
                <w:rFonts w:cs="Arial"/>
                <w:sz w:val="13"/>
                <w:szCs w:val="13"/>
              </w:rPr>
            </w:pPr>
            <w:ins w:id="14542" w:author="Sean de Noronha | DRG" w:date="2026-09-29T16:58:00Z" w16du:dateUtc="2026-09-29T14:58:00Z">
              <w:r>
                <w:rPr>
                  <w:rFonts w:cs="Arial"/>
                  <w:sz w:val="13"/>
                  <w:szCs w:val="13"/>
                </w:rPr>
                <w:t>3</w:t>
              </w:r>
            </w:ins>
          </w:p>
        </w:tc>
        <w:tc>
          <w:tcPr>
            <w:tcW w:w="1920" w:type="dxa"/>
            <w:vAlign w:val="center"/>
          </w:tcPr>
          <w:p w14:paraId="5E001166" w14:textId="77777777" w:rsidR="00C60D85" w:rsidRDefault="00000000">
            <w:pPr>
              <w:spacing w:after="0"/>
              <w:rPr>
                <w:ins w:id="14543" w:author="Sean de Noronha | DRG" w:date="2026-09-29T16:58:00Z" w16du:dateUtc="2026-09-29T14:58:00Z"/>
                <w:rFonts w:cs="Arial"/>
                <w:sz w:val="13"/>
                <w:szCs w:val="13"/>
              </w:rPr>
            </w:pPr>
            <w:ins w:id="14544" w:author="Sean de Noronha | DRG" w:date="2026-09-29T16:58:00Z" w16du:dateUtc="2026-09-29T14:58:00Z">
              <w:r>
                <w:rPr>
                  <w:rFonts w:cs="Arial"/>
                  <w:sz w:val="13"/>
                  <w:szCs w:val="13"/>
                </w:rPr>
                <w:t>Ball valve, NPS ½</w:t>
              </w:r>
            </w:ins>
          </w:p>
        </w:tc>
        <w:tc>
          <w:tcPr>
            <w:tcW w:w="520" w:type="dxa"/>
            <w:vAlign w:val="center"/>
          </w:tcPr>
          <w:p w14:paraId="5E001167" w14:textId="77777777" w:rsidR="00C60D85" w:rsidRDefault="00000000">
            <w:pPr>
              <w:spacing w:after="0"/>
              <w:rPr>
                <w:ins w:id="14545" w:author="Sean de Noronha | DRG" w:date="2026-09-29T16:58:00Z" w16du:dateUtc="2026-09-29T14:58:00Z"/>
                <w:rFonts w:cs="Arial"/>
                <w:sz w:val="13"/>
                <w:szCs w:val="13"/>
              </w:rPr>
            </w:pPr>
            <w:ins w:id="14546"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68" w14:textId="77777777" w:rsidR="00C60D85" w:rsidRDefault="00000000">
            <w:pPr>
              <w:spacing w:after="0"/>
              <w:rPr>
                <w:ins w:id="14547" w:author="Sean de Noronha | DRG" w:date="2026-09-29T16:58:00Z" w16du:dateUtc="2026-09-29T14:58:00Z"/>
                <w:rFonts w:cs="Arial"/>
                <w:sz w:val="13"/>
                <w:szCs w:val="13"/>
              </w:rPr>
            </w:pPr>
            <w:ins w:id="14548" w:author="Sean de Noronha | DRG" w:date="2026-09-29T16:58:00Z" w16du:dateUtc="2026-09-29T14:58:00Z">
              <w:r>
                <w:rPr>
                  <w:rFonts w:cs="Arial"/>
                  <w:sz w:val="13"/>
                  <w:szCs w:val="13"/>
                </w:rPr>
                <w:t>20,000</w:t>
              </w:r>
            </w:ins>
          </w:p>
        </w:tc>
        <w:tc>
          <w:tcPr>
            <w:tcW w:w="800" w:type="dxa"/>
            <w:vAlign w:val="center"/>
          </w:tcPr>
          <w:p w14:paraId="5E001169" w14:textId="77777777" w:rsidR="00C60D85" w:rsidRDefault="00000000">
            <w:pPr>
              <w:spacing w:after="0"/>
              <w:rPr>
                <w:ins w:id="14549" w:author="Sean de Noronha | DRG" w:date="2026-09-29T16:58:00Z" w16du:dateUtc="2026-09-29T14:58:00Z"/>
                <w:rFonts w:cs="Arial"/>
                <w:sz w:val="13"/>
                <w:szCs w:val="13"/>
              </w:rPr>
            </w:pPr>
            <w:ins w:id="14550" w:author="Sean de Noronha | DRG" w:date="2026-09-29T16:58:00Z" w16du:dateUtc="2026-09-29T14:58:00Z">
              <w:r>
                <w:rPr>
                  <w:rFonts w:cs="Arial"/>
                  <w:sz w:val="13"/>
                  <w:szCs w:val="13"/>
                </w:rPr>
                <w:t>–</w:t>
              </w:r>
            </w:ins>
          </w:p>
        </w:tc>
        <w:tc>
          <w:tcPr>
            <w:tcW w:w="880" w:type="dxa"/>
            <w:vAlign w:val="center"/>
          </w:tcPr>
          <w:p w14:paraId="5E00116A" w14:textId="77777777" w:rsidR="00C60D85" w:rsidRDefault="00000000">
            <w:pPr>
              <w:spacing w:after="0"/>
              <w:rPr>
                <w:ins w:id="14551" w:author="Sean de Noronha | DRG" w:date="2026-09-29T16:58:00Z" w16du:dateUtc="2026-09-29T14:58:00Z"/>
                <w:rFonts w:cs="Arial"/>
                <w:sz w:val="13"/>
                <w:szCs w:val="13"/>
              </w:rPr>
            </w:pPr>
            <w:ins w:id="14552" w:author="Sean de Noronha | DRG" w:date="2026-09-29T16:58:00Z" w16du:dateUtc="2026-09-29T14:58:00Z">
              <w:r>
                <w:rPr>
                  <w:rFonts w:cs="Arial"/>
                  <w:sz w:val="13"/>
                  <w:szCs w:val="13"/>
                </w:rPr>
                <w:t>–</w:t>
              </w:r>
            </w:ins>
          </w:p>
        </w:tc>
        <w:tc>
          <w:tcPr>
            <w:tcW w:w="820" w:type="dxa"/>
            <w:vAlign w:val="center"/>
          </w:tcPr>
          <w:p w14:paraId="5E00116B" w14:textId="77777777" w:rsidR="00C60D85" w:rsidRDefault="00000000">
            <w:pPr>
              <w:spacing w:after="0"/>
              <w:rPr>
                <w:ins w:id="14553" w:author="Sean de Noronha | DRG" w:date="2026-09-29T16:58:00Z" w16du:dateUtc="2026-09-29T14:58:00Z"/>
                <w:rFonts w:cs="Arial"/>
                <w:sz w:val="13"/>
                <w:szCs w:val="13"/>
              </w:rPr>
            </w:pPr>
            <w:ins w:id="14554" w:author="Sean de Noronha | DRG" w:date="2026-09-29T16:58:00Z" w16du:dateUtc="2026-09-29T14:58:00Z">
              <w:r>
                <w:rPr>
                  <w:rFonts w:cs="Arial"/>
                  <w:sz w:val="13"/>
                  <w:szCs w:val="13"/>
                </w:rPr>
                <w:t>–</w:t>
              </w:r>
            </w:ins>
          </w:p>
        </w:tc>
        <w:tc>
          <w:tcPr>
            <w:tcW w:w="1100" w:type="dxa"/>
            <w:vAlign w:val="center"/>
          </w:tcPr>
          <w:p w14:paraId="5E00116C" w14:textId="77777777" w:rsidR="00C60D85" w:rsidRDefault="00000000">
            <w:pPr>
              <w:spacing w:after="0"/>
              <w:rPr>
                <w:ins w:id="14555" w:author="Sean de Noronha | DRG" w:date="2026-09-29T16:58:00Z" w16du:dateUtc="2026-09-29T14:58:00Z"/>
                <w:rFonts w:cs="Arial"/>
                <w:sz w:val="13"/>
                <w:szCs w:val="13"/>
              </w:rPr>
            </w:pPr>
            <w:ins w:id="14556" w:author="Sean de Noronha | DRG" w:date="2026-09-29T16:58:00Z" w16du:dateUtc="2026-09-29T14:58:00Z">
              <w:r>
                <w:rPr>
                  <w:rFonts w:cs="Arial"/>
                  <w:sz w:val="13"/>
                  <w:szCs w:val="13"/>
                </w:rPr>
                <w:t>219 (464)</w:t>
              </w:r>
            </w:ins>
          </w:p>
        </w:tc>
        <w:tc>
          <w:tcPr>
            <w:tcW w:w="700" w:type="dxa"/>
            <w:vAlign w:val="center"/>
          </w:tcPr>
          <w:p w14:paraId="5E00116D" w14:textId="77777777" w:rsidR="00C60D85" w:rsidRDefault="00000000">
            <w:pPr>
              <w:spacing w:after="0"/>
              <w:rPr>
                <w:ins w:id="14557" w:author="Sean de Noronha | DRG" w:date="2026-09-29T16:58:00Z" w16du:dateUtc="2026-09-29T14:58:00Z"/>
                <w:rFonts w:cs="Arial"/>
                <w:sz w:val="13"/>
                <w:szCs w:val="13"/>
              </w:rPr>
            </w:pPr>
            <w:ins w:id="14558" w:author="Sean de Noronha | DRG" w:date="2026-09-29T16:58:00Z" w16du:dateUtc="2026-09-29T14:58:00Z">
              <w:r>
                <w:rPr>
                  <w:rFonts w:cs="Arial"/>
                  <w:sz w:val="13"/>
                  <w:szCs w:val="13"/>
                </w:rPr>
                <w:t>18.6</w:t>
              </w:r>
            </w:ins>
          </w:p>
        </w:tc>
      </w:tr>
      <w:tr w:rsidR="00C60D85" w14:paraId="76EEC939" w14:textId="77777777">
        <w:trPr>
          <w:jc w:val="center"/>
          <w:ins w:id="14559" w:author="Sean de Noronha | DRG" w:date="2026-09-29T16:58:00Z"/>
        </w:trPr>
        <w:tc>
          <w:tcPr>
            <w:tcW w:w="560" w:type="dxa"/>
            <w:vAlign w:val="center"/>
          </w:tcPr>
          <w:p w14:paraId="5E00116E" w14:textId="77777777" w:rsidR="00C60D85" w:rsidRDefault="00000000">
            <w:pPr>
              <w:spacing w:after="0"/>
              <w:rPr>
                <w:ins w:id="14560" w:author="Sean de Noronha | DRG" w:date="2026-09-29T16:58:00Z" w16du:dateUtc="2026-09-29T14:58:00Z"/>
                <w:rFonts w:cs="Arial"/>
                <w:sz w:val="13"/>
                <w:szCs w:val="13"/>
              </w:rPr>
            </w:pPr>
            <w:ins w:id="14561" w:author="Sean de Noronha | DRG" w:date="2026-09-29T16:58:00Z" w16du:dateUtc="2026-09-29T14:58:00Z">
              <w:r>
                <w:rPr>
                  <w:rFonts w:cs="Arial"/>
                  <w:sz w:val="13"/>
                  <w:szCs w:val="13"/>
                </w:rPr>
                <w:t>357</w:t>
              </w:r>
            </w:ins>
          </w:p>
        </w:tc>
        <w:tc>
          <w:tcPr>
            <w:tcW w:w="500" w:type="dxa"/>
            <w:vAlign w:val="center"/>
          </w:tcPr>
          <w:p w14:paraId="5E00116F" w14:textId="77777777" w:rsidR="00C60D85" w:rsidRDefault="00000000">
            <w:pPr>
              <w:spacing w:after="0"/>
              <w:rPr>
                <w:ins w:id="14562" w:author="Sean de Noronha | DRG" w:date="2026-09-29T16:58:00Z" w16du:dateUtc="2026-09-29T14:58:00Z"/>
                <w:rFonts w:cs="Arial"/>
                <w:sz w:val="13"/>
                <w:szCs w:val="13"/>
              </w:rPr>
            </w:pPr>
            <w:ins w:id="14563" w:author="Sean de Noronha | DRG" w:date="2026-09-29T16:58:00Z" w16du:dateUtc="2026-09-29T14:58:00Z">
              <w:r>
                <w:rPr>
                  <w:rFonts w:cs="Arial"/>
                  <w:sz w:val="13"/>
                  <w:szCs w:val="13"/>
                </w:rPr>
                <w:t>T5</w:t>
              </w:r>
            </w:ins>
          </w:p>
        </w:tc>
        <w:tc>
          <w:tcPr>
            <w:tcW w:w="660" w:type="dxa"/>
            <w:vAlign w:val="center"/>
          </w:tcPr>
          <w:p w14:paraId="5E001170" w14:textId="77777777" w:rsidR="00C60D85" w:rsidRDefault="00000000">
            <w:pPr>
              <w:spacing w:after="0"/>
              <w:rPr>
                <w:ins w:id="14564" w:author="Sean de Noronha | DRG" w:date="2026-09-29T16:58:00Z" w16du:dateUtc="2026-09-29T14:58:00Z"/>
                <w:rFonts w:cs="Arial"/>
                <w:sz w:val="13"/>
                <w:szCs w:val="13"/>
              </w:rPr>
            </w:pPr>
            <w:ins w:id="14565" w:author="Sean de Noronha | DRG" w:date="2026-09-29T16:58:00Z" w16du:dateUtc="2026-09-29T14:58:00Z">
              <w:r>
                <w:rPr>
                  <w:rFonts w:cs="Arial"/>
                  <w:sz w:val="13"/>
                  <w:szCs w:val="13"/>
                </w:rPr>
                <w:t>3</w:t>
              </w:r>
            </w:ins>
          </w:p>
        </w:tc>
        <w:tc>
          <w:tcPr>
            <w:tcW w:w="1920" w:type="dxa"/>
            <w:vAlign w:val="center"/>
          </w:tcPr>
          <w:p w14:paraId="5E001171" w14:textId="77777777" w:rsidR="00C60D85" w:rsidRDefault="00000000">
            <w:pPr>
              <w:spacing w:after="0"/>
              <w:rPr>
                <w:ins w:id="14566" w:author="Sean de Noronha | DRG" w:date="2026-09-29T16:58:00Z" w16du:dateUtc="2026-09-29T14:58:00Z"/>
                <w:rFonts w:cs="Arial"/>
                <w:sz w:val="13"/>
                <w:szCs w:val="13"/>
              </w:rPr>
            </w:pPr>
            <w:ins w:id="14567" w:author="Sean de Noronha | DRG" w:date="2026-09-29T16:58:00Z" w16du:dateUtc="2026-09-29T14:58:00Z">
              <w:r>
                <w:rPr>
                  <w:rFonts w:cs="Arial"/>
                  <w:sz w:val="13"/>
                  <w:szCs w:val="13"/>
                </w:rPr>
                <w:t>90° elbow, NPS ¾</w:t>
              </w:r>
            </w:ins>
          </w:p>
        </w:tc>
        <w:tc>
          <w:tcPr>
            <w:tcW w:w="520" w:type="dxa"/>
            <w:vAlign w:val="center"/>
          </w:tcPr>
          <w:p w14:paraId="5E001172" w14:textId="77777777" w:rsidR="00C60D85" w:rsidRDefault="00000000">
            <w:pPr>
              <w:spacing w:after="0"/>
              <w:rPr>
                <w:ins w:id="14568" w:author="Sean de Noronha | DRG" w:date="2026-09-29T16:58:00Z" w16du:dateUtc="2026-09-29T14:58:00Z"/>
                <w:rFonts w:cs="Arial"/>
                <w:sz w:val="13"/>
                <w:szCs w:val="13"/>
              </w:rPr>
            </w:pPr>
            <w:ins w:id="14569" w:author="Sean de Noronha | DRG" w:date="2026-09-29T16:58:00Z" w16du:dateUtc="2026-09-29T14:58:00Z">
              <w:r>
                <w:rPr>
                  <w:rFonts w:cs="Arial"/>
                  <w:sz w:val="13"/>
                  <w:szCs w:val="13"/>
                </w:rPr>
                <w:t>He</w:t>
              </w:r>
            </w:ins>
          </w:p>
        </w:tc>
        <w:tc>
          <w:tcPr>
            <w:tcW w:w="900" w:type="dxa"/>
            <w:vAlign w:val="center"/>
          </w:tcPr>
          <w:p w14:paraId="5E001173" w14:textId="77777777" w:rsidR="00C60D85" w:rsidRDefault="00000000">
            <w:pPr>
              <w:spacing w:after="0"/>
              <w:rPr>
                <w:ins w:id="14570" w:author="Sean de Noronha | DRG" w:date="2026-09-29T16:58:00Z" w16du:dateUtc="2026-09-29T14:58:00Z"/>
                <w:rFonts w:cs="Arial"/>
                <w:sz w:val="13"/>
                <w:szCs w:val="13"/>
              </w:rPr>
            </w:pPr>
            <w:ins w:id="14571" w:author="Sean de Noronha | DRG" w:date="2026-09-29T16:58:00Z" w16du:dateUtc="2026-09-29T14:58:00Z">
              <w:r>
                <w:rPr>
                  <w:rFonts w:cs="Arial"/>
                  <w:sz w:val="13"/>
                  <w:szCs w:val="13"/>
                </w:rPr>
                <w:t>1,000</w:t>
              </w:r>
            </w:ins>
          </w:p>
        </w:tc>
        <w:tc>
          <w:tcPr>
            <w:tcW w:w="800" w:type="dxa"/>
            <w:vAlign w:val="center"/>
          </w:tcPr>
          <w:p w14:paraId="5E001174" w14:textId="77777777" w:rsidR="00C60D85" w:rsidRDefault="00000000">
            <w:pPr>
              <w:spacing w:after="0"/>
              <w:rPr>
                <w:ins w:id="14572" w:author="Sean de Noronha | DRG" w:date="2026-09-29T16:58:00Z" w16du:dateUtc="2026-09-29T14:58:00Z"/>
                <w:rFonts w:cs="Arial"/>
                <w:sz w:val="13"/>
                <w:szCs w:val="13"/>
              </w:rPr>
            </w:pPr>
            <w:ins w:id="14573" w:author="Sean de Noronha | DRG" w:date="2026-09-29T16:58:00Z" w16du:dateUtc="2026-09-29T14:58:00Z">
              <w:r>
                <w:rPr>
                  <w:rFonts w:cs="Arial"/>
                  <w:sz w:val="13"/>
                  <w:szCs w:val="13"/>
                </w:rPr>
                <w:t>–</w:t>
              </w:r>
            </w:ins>
          </w:p>
        </w:tc>
        <w:tc>
          <w:tcPr>
            <w:tcW w:w="880" w:type="dxa"/>
            <w:vAlign w:val="center"/>
          </w:tcPr>
          <w:p w14:paraId="5E001175" w14:textId="77777777" w:rsidR="00C60D85" w:rsidRDefault="00000000">
            <w:pPr>
              <w:spacing w:after="0"/>
              <w:rPr>
                <w:ins w:id="14574" w:author="Sean de Noronha | DRG" w:date="2026-09-29T16:58:00Z" w16du:dateUtc="2026-09-29T14:58:00Z"/>
                <w:rFonts w:cs="Arial"/>
                <w:sz w:val="13"/>
                <w:szCs w:val="13"/>
              </w:rPr>
            </w:pPr>
            <w:ins w:id="14575" w:author="Sean de Noronha | DRG" w:date="2026-09-29T16:58:00Z" w16du:dateUtc="2026-09-29T14:58:00Z">
              <w:r>
                <w:rPr>
                  <w:rFonts w:cs="Arial"/>
                  <w:sz w:val="13"/>
                  <w:szCs w:val="13"/>
                </w:rPr>
                <w:t>–</w:t>
              </w:r>
            </w:ins>
          </w:p>
        </w:tc>
        <w:tc>
          <w:tcPr>
            <w:tcW w:w="820" w:type="dxa"/>
            <w:vAlign w:val="center"/>
          </w:tcPr>
          <w:p w14:paraId="5E001176" w14:textId="77777777" w:rsidR="00C60D85" w:rsidRDefault="00000000">
            <w:pPr>
              <w:spacing w:after="0"/>
              <w:rPr>
                <w:ins w:id="14576" w:author="Sean de Noronha | DRG" w:date="2026-09-29T16:58:00Z" w16du:dateUtc="2026-09-29T14:58:00Z"/>
                <w:rFonts w:cs="Arial"/>
                <w:sz w:val="13"/>
                <w:szCs w:val="13"/>
              </w:rPr>
            </w:pPr>
            <w:ins w:id="14577" w:author="Sean de Noronha | DRG" w:date="2026-09-29T16:58:00Z" w16du:dateUtc="2026-09-29T14:58:00Z">
              <w:r>
                <w:rPr>
                  <w:rFonts w:cs="Arial"/>
                  <w:sz w:val="13"/>
                  <w:szCs w:val="13"/>
                </w:rPr>
                <w:t>–</w:t>
              </w:r>
            </w:ins>
          </w:p>
        </w:tc>
        <w:tc>
          <w:tcPr>
            <w:tcW w:w="1100" w:type="dxa"/>
            <w:vAlign w:val="center"/>
          </w:tcPr>
          <w:p w14:paraId="5E001177" w14:textId="77777777" w:rsidR="00C60D85" w:rsidRDefault="00000000">
            <w:pPr>
              <w:spacing w:after="0"/>
              <w:rPr>
                <w:ins w:id="14578" w:author="Sean de Noronha | DRG" w:date="2026-09-29T16:58:00Z" w16du:dateUtc="2026-09-29T14:58:00Z"/>
                <w:rFonts w:cs="Arial"/>
                <w:sz w:val="13"/>
                <w:szCs w:val="13"/>
              </w:rPr>
            </w:pPr>
            <w:ins w:id="14579" w:author="Sean de Noronha | DRG" w:date="2026-09-29T16:58:00Z" w16du:dateUtc="2026-09-29T14:58:00Z">
              <w:r>
                <w:rPr>
                  <w:rFonts w:cs="Arial"/>
                  <w:sz w:val="13"/>
                  <w:szCs w:val="13"/>
                </w:rPr>
                <w:t>113 (240)</w:t>
              </w:r>
            </w:ins>
          </w:p>
        </w:tc>
        <w:tc>
          <w:tcPr>
            <w:tcW w:w="700" w:type="dxa"/>
            <w:vAlign w:val="center"/>
          </w:tcPr>
          <w:p w14:paraId="5E001178" w14:textId="77777777" w:rsidR="00C60D85" w:rsidRDefault="00000000">
            <w:pPr>
              <w:spacing w:after="0"/>
              <w:rPr>
                <w:ins w:id="14580" w:author="Sean de Noronha | DRG" w:date="2026-09-29T16:58:00Z" w16du:dateUtc="2026-09-29T14:58:00Z"/>
                <w:rFonts w:cs="Arial"/>
                <w:sz w:val="13"/>
                <w:szCs w:val="13"/>
              </w:rPr>
            </w:pPr>
            <w:ins w:id="14581" w:author="Sean de Noronha | DRG" w:date="2026-09-29T16:58:00Z" w16du:dateUtc="2026-09-29T14:58:00Z">
              <w:r>
                <w:rPr>
                  <w:rFonts w:cs="Arial"/>
                  <w:sz w:val="13"/>
                  <w:szCs w:val="13"/>
                </w:rPr>
                <w:t>5.48</w:t>
              </w:r>
            </w:ins>
          </w:p>
        </w:tc>
      </w:tr>
      <w:tr w:rsidR="00C60D85" w14:paraId="41AA7DC7" w14:textId="77777777">
        <w:trPr>
          <w:jc w:val="center"/>
          <w:ins w:id="14582" w:author="Sean de Noronha | DRG" w:date="2026-09-29T16:58:00Z"/>
        </w:trPr>
        <w:tc>
          <w:tcPr>
            <w:tcW w:w="560" w:type="dxa"/>
            <w:vAlign w:val="center"/>
          </w:tcPr>
          <w:p w14:paraId="5E001179" w14:textId="77777777" w:rsidR="00C60D85" w:rsidRDefault="00000000">
            <w:pPr>
              <w:spacing w:after="0"/>
              <w:rPr>
                <w:ins w:id="14583" w:author="Sean de Noronha | DRG" w:date="2026-09-29T16:58:00Z" w16du:dateUtc="2026-09-29T14:58:00Z"/>
                <w:rFonts w:cs="Arial"/>
                <w:sz w:val="13"/>
                <w:szCs w:val="13"/>
              </w:rPr>
            </w:pPr>
            <w:ins w:id="14584" w:author="Sean de Noronha | DRG" w:date="2026-09-29T16:58:00Z" w16du:dateUtc="2026-09-29T14:58:00Z">
              <w:r>
                <w:rPr>
                  <w:rFonts w:cs="Arial"/>
                  <w:sz w:val="13"/>
                  <w:szCs w:val="13"/>
                </w:rPr>
                <w:t>358</w:t>
              </w:r>
            </w:ins>
          </w:p>
        </w:tc>
        <w:tc>
          <w:tcPr>
            <w:tcW w:w="500" w:type="dxa"/>
            <w:vAlign w:val="center"/>
          </w:tcPr>
          <w:p w14:paraId="5E00117A" w14:textId="77777777" w:rsidR="00C60D85" w:rsidRDefault="00000000">
            <w:pPr>
              <w:spacing w:after="0"/>
              <w:rPr>
                <w:ins w:id="14585" w:author="Sean de Noronha | DRG" w:date="2026-09-29T16:58:00Z" w16du:dateUtc="2026-09-29T14:58:00Z"/>
                <w:rFonts w:cs="Arial"/>
                <w:sz w:val="13"/>
                <w:szCs w:val="13"/>
              </w:rPr>
            </w:pPr>
            <w:ins w:id="14586" w:author="Sean de Noronha | DRG" w:date="2026-09-29T16:58:00Z" w16du:dateUtc="2026-09-29T14:58:00Z">
              <w:r>
                <w:rPr>
                  <w:rFonts w:cs="Arial"/>
                  <w:sz w:val="13"/>
                  <w:szCs w:val="13"/>
                </w:rPr>
                <w:t>T5</w:t>
              </w:r>
            </w:ins>
          </w:p>
        </w:tc>
        <w:tc>
          <w:tcPr>
            <w:tcW w:w="660" w:type="dxa"/>
            <w:vAlign w:val="center"/>
          </w:tcPr>
          <w:p w14:paraId="5E00117B" w14:textId="77777777" w:rsidR="00C60D85" w:rsidRDefault="00000000">
            <w:pPr>
              <w:spacing w:after="0"/>
              <w:rPr>
                <w:ins w:id="14587" w:author="Sean de Noronha | DRG" w:date="2026-09-29T16:58:00Z" w16du:dateUtc="2026-09-29T14:58:00Z"/>
                <w:rFonts w:cs="Arial"/>
                <w:sz w:val="13"/>
                <w:szCs w:val="13"/>
              </w:rPr>
            </w:pPr>
            <w:ins w:id="14588" w:author="Sean de Noronha | DRG" w:date="2026-09-29T16:58:00Z" w16du:dateUtc="2026-09-29T14:58:00Z">
              <w:r>
                <w:rPr>
                  <w:rFonts w:cs="Arial"/>
                  <w:sz w:val="13"/>
                  <w:szCs w:val="13"/>
                </w:rPr>
                <w:t>3</w:t>
              </w:r>
            </w:ins>
          </w:p>
        </w:tc>
        <w:tc>
          <w:tcPr>
            <w:tcW w:w="1920" w:type="dxa"/>
            <w:vAlign w:val="center"/>
          </w:tcPr>
          <w:p w14:paraId="5E00117C" w14:textId="77777777" w:rsidR="00C60D85" w:rsidRDefault="00000000">
            <w:pPr>
              <w:spacing w:after="0"/>
              <w:rPr>
                <w:ins w:id="14589" w:author="Sean de Noronha | DRG" w:date="2026-09-29T16:58:00Z" w16du:dateUtc="2026-09-29T14:58:00Z"/>
                <w:rFonts w:cs="Arial"/>
                <w:sz w:val="13"/>
                <w:szCs w:val="13"/>
              </w:rPr>
            </w:pPr>
            <w:ins w:id="14590" w:author="Sean de Noronha | DRG" w:date="2026-09-29T16:58:00Z" w16du:dateUtc="2026-09-29T14:58:00Z">
              <w:r>
                <w:rPr>
                  <w:rFonts w:cs="Arial"/>
                  <w:sz w:val="13"/>
                  <w:szCs w:val="13"/>
                </w:rPr>
                <w:t>90° elbow, NPS ¾</w:t>
              </w:r>
            </w:ins>
          </w:p>
        </w:tc>
        <w:tc>
          <w:tcPr>
            <w:tcW w:w="520" w:type="dxa"/>
            <w:vAlign w:val="center"/>
          </w:tcPr>
          <w:p w14:paraId="5E00117D" w14:textId="77777777" w:rsidR="00C60D85" w:rsidRDefault="00000000">
            <w:pPr>
              <w:spacing w:after="0"/>
              <w:rPr>
                <w:ins w:id="14591" w:author="Sean de Noronha | DRG" w:date="2026-09-29T16:58:00Z" w16du:dateUtc="2026-09-29T14:58:00Z"/>
                <w:rFonts w:cs="Arial"/>
                <w:sz w:val="13"/>
                <w:szCs w:val="13"/>
              </w:rPr>
            </w:pPr>
            <w:ins w:id="14592" w:author="Sean de Noronha | DRG" w:date="2026-09-29T16:58:00Z" w16du:dateUtc="2026-09-29T14:58:00Z">
              <w:r>
                <w:rPr>
                  <w:rFonts w:cs="Arial"/>
                  <w:sz w:val="13"/>
                  <w:szCs w:val="13"/>
                </w:rPr>
                <w:t>He</w:t>
              </w:r>
            </w:ins>
          </w:p>
        </w:tc>
        <w:tc>
          <w:tcPr>
            <w:tcW w:w="900" w:type="dxa"/>
            <w:vAlign w:val="center"/>
          </w:tcPr>
          <w:p w14:paraId="5E00117E" w14:textId="77777777" w:rsidR="00C60D85" w:rsidRDefault="00000000">
            <w:pPr>
              <w:spacing w:after="0"/>
              <w:rPr>
                <w:ins w:id="14593" w:author="Sean de Noronha | DRG" w:date="2026-09-29T16:58:00Z" w16du:dateUtc="2026-09-29T14:58:00Z"/>
                <w:rFonts w:cs="Arial"/>
                <w:sz w:val="13"/>
                <w:szCs w:val="13"/>
              </w:rPr>
            </w:pPr>
            <w:ins w:id="14594" w:author="Sean de Noronha | DRG" w:date="2026-09-29T16:58:00Z" w16du:dateUtc="2026-09-29T14:58:00Z">
              <w:r>
                <w:rPr>
                  <w:rFonts w:cs="Arial"/>
                  <w:sz w:val="13"/>
                  <w:szCs w:val="13"/>
                </w:rPr>
                <w:t>3,000</w:t>
              </w:r>
            </w:ins>
          </w:p>
        </w:tc>
        <w:tc>
          <w:tcPr>
            <w:tcW w:w="800" w:type="dxa"/>
            <w:vAlign w:val="center"/>
          </w:tcPr>
          <w:p w14:paraId="5E00117F" w14:textId="77777777" w:rsidR="00C60D85" w:rsidRDefault="00000000">
            <w:pPr>
              <w:spacing w:after="0"/>
              <w:rPr>
                <w:ins w:id="14595" w:author="Sean de Noronha | DRG" w:date="2026-09-29T16:58:00Z" w16du:dateUtc="2026-09-29T14:58:00Z"/>
                <w:rFonts w:cs="Arial"/>
                <w:sz w:val="13"/>
                <w:szCs w:val="13"/>
              </w:rPr>
            </w:pPr>
            <w:ins w:id="14596" w:author="Sean de Noronha | DRG" w:date="2026-09-29T16:58:00Z" w16du:dateUtc="2026-09-29T14:58:00Z">
              <w:r>
                <w:rPr>
                  <w:rFonts w:cs="Arial"/>
                  <w:sz w:val="13"/>
                  <w:szCs w:val="13"/>
                </w:rPr>
                <w:t>–</w:t>
              </w:r>
            </w:ins>
          </w:p>
        </w:tc>
        <w:tc>
          <w:tcPr>
            <w:tcW w:w="880" w:type="dxa"/>
            <w:vAlign w:val="center"/>
          </w:tcPr>
          <w:p w14:paraId="5E001180" w14:textId="77777777" w:rsidR="00C60D85" w:rsidRDefault="00000000">
            <w:pPr>
              <w:spacing w:after="0"/>
              <w:rPr>
                <w:ins w:id="14597" w:author="Sean de Noronha | DRG" w:date="2026-09-29T16:58:00Z" w16du:dateUtc="2026-09-29T14:58:00Z"/>
                <w:rFonts w:cs="Arial"/>
                <w:sz w:val="13"/>
                <w:szCs w:val="13"/>
              </w:rPr>
            </w:pPr>
            <w:ins w:id="14598" w:author="Sean de Noronha | DRG" w:date="2026-09-29T16:58:00Z" w16du:dateUtc="2026-09-29T14:58:00Z">
              <w:r>
                <w:rPr>
                  <w:rFonts w:cs="Arial"/>
                  <w:sz w:val="13"/>
                  <w:szCs w:val="13"/>
                </w:rPr>
                <w:t>–</w:t>
              </w:r>
            </w:ins>
          </w:p>
        </w:tc>
        <w:tc>
          <w:tcPr>
            <w:tcW w:w="820" w:type="dxa"/>
            <w:vAlign w:val="center"/>
          </w:tcPr>
          <w:p w14:paraId="5E001181" w14:textId="77777777" w:rsidR="00C60D85" w:rsidRDefault="00000000">
            <w:pPr>
              <w:spacing w:after="0"/>
              <w:rPr>
                <w:ins w:id="14599" w:author="Sean de Noronha | DRG" w:date="2026-09-29T16:58:00Z" w16du:dateUtc="2026-09-29T14:58:00Z"/>
                <w:rFonts w:cs="Arial"/>
                <w:sz w:val="13"/>
                <w:szCs w:val="13"/>
              </w:rPr>
            </w:pPr>
            <w:ins w:id="14600" w:author="Sean de Noronha | DRG" w:date="2026-09-29T16:58:00Z" w16du:dateUtc="2026-09-29T14:58:00Z">
              <w:r>
                <w:rPr>
                  <w:rFonts w:cs="Arial"/>
                  <w:sz w:val="13"/>
                  <w:szCs w:val="13"/>
                </w:rPr>
                <w:t>–</w:t>
              </w:r>
            </w:ins>
          </w:p>
        </w:tc>
        <w:tc>
          <w:tcPr>
            <w:tcW w:w="1100" w:type="dxa"/>
            <w:vAlign w:val="center"/>
          </w:tcPr>
          <w:p w14:paraId="5E001182" w14:textId="77777777" w:rsidR="00C60D85" w:rsidRDefault="00000000">
            <w:pPr>
              <w:spacing w:after="0"/>
              <w:rPr>
                <w:ins w:id="14601" w:author="Sean de Noronha | DRG" w:date="2026-09-29T16:58:00Z" w16du:dateUtc="2026-09-29T14:58:00Z"/>
                <w:rFonts w:cs="Arial"/>
                <w:sz w:val="13"/>
                <w:szCs w:val="13"/>
              </w:rPr>
            </w:pPr>
            <w:ins w:id="14602" w:author="Sean de Noronha | DRG" w:date="2026-09-29T16:58:00Z" w16du:dateUtc="2026-09-29T14:58:00Z">
              <w:r>
                <w:rPr>
                  <w:rFonts w:cs="Arial"/>
                  <w:sz w:val="13"/>
                  <w:szCs w:val="13"/>
                </w:rPr>
                <w:t>340 (720)</w:t>
              </w:r>
            </w:ins>
          </w:p>
        </w:tc>
        <w:tc>
          <w:tcPr>
            <w:tcW w:w="700" w:type="dxa"/>
            <w:vAlign w:val="center"/>
          </w:tcPr>
          <w:p w14:paraId="5E001183" w14:textId="77777777" w:rsidR="00C60D85" w:rsidRDefault="00000000">
            <w:pPr>
              <w:spacing w:after="0"/>
              <w:rPr>
                <w:ins w:id="14603" w:author="Sean de Noronha | DRG" w:date="2026-09-29T16:58:00Z" w16du:dateUtc="2026-09-29T14:58:00Z"/>
                <w:rFonts w:cs="Arial"/>
                <w:sz w:val="13"/>
                <w:szCs w:val="13"/>
              </w:rPr>
            </w:pPr>
            <w:ins w:id="14604" w:author="Sean de Noronha | DRG" w:date="2026-09-29T16:58:00Z" w16du:dateUtc="2026-09-29T14:58:00Z">
              <w:r>
                <w:rPr>
                  <w:rFonts w:cs="Arial"/>
                  <w:sz w:val="13"/>
                  <w:szCs w:val="13"/>
                </w:rPr>
                <w:t>16.5</w:t>
              </w:r>
            </w:ins>
          </w:p>
        </w:tc>
      </w:tr>
      <w:tr w:rsidR="00C60D85" w14:paraId="44A80EB0" w14:textId="77777777">
        <w:trPr>
          <w:jc w:val="center"/>
          <w:ins w:id="14605" w:author="Sean de Noronha | DRG" w:date="2026-09-29T16:58:00Z"/>
        </w:trPr>
        <w:tc>
          <w:tcPr>
            <w:tcW w:w="560" w:type="dxa"/>
            <w:vAlign w:val="center"/>
          </w:tcPr>
          <w:p w14:paraId="5E001184" w14:textId="77777777" w:rsidR="00C60D85" w:rsidRDefault="00000000">
            <w:pPr>
              <w:spacing w:after="0"/>
              <w:rPr>
                <w:ins w:id="14606" w:author="Sean de Noronha | DRG" w:date="2026-09-29T16:58:00Z" w16du:dateUtc="2026-09-29T14:58:00Z"/>
                <w:rFonts w:cs="Arial"/>
                <w:sz w:val="13"/>
                <w:szCs w:val="13"/>
              </w:rPr>
            </w:pPr>
            <w:ins w:id="14607" w:author="Sean de Noronha | DRG" w:date="2026-09-29T16:58:00Z" w16du:dateUtc="2026-09-29T14:58:00Z">
              <w:r>
                <w:rPr>
                  <w:rFonts w:cs="Arial"/>
                  <w:sz w:val="13"/>
                  <w:szCs w:val="13"/>
                </w:rPr>
                <w:t>359</w:t>
              </w:r>
            </w:ins>
          </w:p>
        </w:tc>
        <w:tc>
          <w:tcPr>
            <w:tcW w:w="500" w:type="dxa"/>
            <w:vAlign w:val="center"/>
          </w:tcPr>
          <w:p w14:paraId="5E001185" w14:textId="77777777" w:rsidR="00C60D85" w:rsidRDefault="00000000">
            <w:pPr>
              <w:spacing w:after="0"/>
              <w:rPr>
                <w:ins w:id="14608" w:author="Sean de Noronha | DRG" w:date="2026-09-29T16:58:00Z" w16du:dateUtc="2026-09-29T14:58:00Z"/>
                <w:rFonts w:cs="Arial"/>
                <w:sz w:val="13"/>
                <w:szCs w:val="13"/>
              </w:rPr>
            </w:pPr>
            <w:ins w:id="14609" w:author="Sean de Noronha | DRG" w:date="2026-09-29T16:58:00Z" w16du:dateUtc="2026-09-29T14:58:00Z">
              <w:r>
                <w:rPr>
                  <w:rFonts w:cs="Arial"/>
                  <w:sz w:val="13"/>
                  <w:szCs w:val="13"/>
                </w:rPr>
                <w:t>T5</w:t>
              </w:r>
            </w:ins>
          </w:p>
        </w:tc>
        <w:tc>
          <w:tcPr>
            <w:tcW w:w="660" w:type="dxa"/>
            <w:vAlign w:val="center"/>
          </w:tcPr>
          <w:p w14:paraId="5E001186" w14:textId="77777777" w:rsidR="00C60D85" w:rsidRDefault="00000000">
            <w:pPr>
              <w:spacing w:after="0"/>
              <w:rPr>
                <w:ins w:id="14610" w:author="Sean de Noronha | DRG" w:date="2026-09-29T16:58:00Z" w16du:dateUtc="2026-09-29T14:58:00Z"/>
                <w:rFonts w:cs="Arial"/>
                <w:sz w:val="13"/>
                <w:szCs w:val="13"/>
              </w:rPr>
            </w:pPr>
            <w:ins w:id="14611" w:author="Sean de Noronha | DRG" w:date="2026-09-29T16:58:00Z" w16du:dateUtc="2026-09-29T14:58:00Z">
              <w:r>
                <w:rPr>
                  <w:rFonts w:cs="Arial"/>
                  <w:sz w:val="13"/>
                  <w:szCs w:val="13"/>
                </w:rPr>
                <w:t>3</w:t>
              </w:r>
            </w:ins>
          </w:p>
        </w:tc>
        <w:tc>
          <w:tcPr>
            <w:tcW w:w="1920" w:type="dxa"/>
            <w:vAlign w:val="center"/>
          </w:tcPr>
          <w:p w14:paraId="5E001187" w14:textId="77777777" w:rsidR="00C60D85" w:rsidRDefault="00000000">
            <w:pPr>
              <w:spacing w:after="0"/>
              <w:rPr>
                <w:ins w:id="14612" w:author="Sean de Noronha | DRG" w:date="2026-09-29T16:58:00Z" w16du:dateUtc="2026-09-29T14:58:00Z"/>
                <w:rFonts w:cs="Arial"/>
                <w:sz w:val="13"/>
                <w:szCs w:val="13"/>
              </w:rPr>
            </w:pPr>
            <w:ins w:id="14613" w:author="Sean de Noronha | DRG" w:date="2026-09-29T16:58:00Z" w16du:dateUtc="2026-09-29T14:58:00Z">
              <w:r>
                <w:rPr>
                  <w:rFonts w:cs="Arial"/>
                  <w:sz w:val="13"/>
                  <w:szCs w:val="13"/>
                </w:rPr>
                <w:t>90° elbow, NPS ¾</w:t>
              </w:r>
            </w:ins>
          </w:p>
        </w:tc>
        <w:tc>
          <w:tcPr>
            <w:tcW w:w="520" w:type="dxa"/>
            <w:vAlign w:val="center"/>
          </w:tcPr>
          <w:p w14:paraId="5E001188" w14:textId="77777777" w:rsidR="00C60D85" w:rsidRDefault="00000000">
            <w:pPr>
              <w:spacing w:after="0"/>
              <w:rPr>
                <w:ins w:id="14614" w:author="Sean de Noronha | DRG" w:date="2026-09-29T16:58:00Z" w16du:dateUtc="2026-09-29T14:58:00Z"/>
                <w:rFonts w:cs="Arial"/>
                <w:sz w:val="13"/>
                <w:szCs w:val="13"/>
              </w:rPr>
            </w:pPr>
            <w:ins w:id="14615"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89" w14:textId="77777777" w:rsidR="00C60D85" w:rsidRDefault="00000000">
            <w:pPr>
              <w:spacing w:after="0"/>
              <w:rPr>
                <w:ins w:id="14616" w:author="Sean de Noronha | DRG" w:date="2026-09-29T16:58:00Z" w16du:dateUtc="2026-09-29T14:58:00Z"/>
                <w:rFonts w:cs="Arial"/>
                <w:sz w:val="13"/>
                <w:szCs w:val="13"/>
              </w:rPr>
            </w:pPr>
            <w:ins w:id="14617" w:author="Sean de Noronha | DRG" w:date="2026-09-29T16:58:00Z" w16du:dateUtc="2026-09-29T14:58:00Z">
              <w:r>
                <w:rPr>
                  <w:rFonts w:cs="Arial"/>
                  <w:sz w:val="13"/>
                  <w:szCs w:val="13"/>
                </w:rPr>
                <w:t>10,000</w:t>
              </w:r>
            </w:ins>
          </w:p>
        </w:tc>
        <w:tc>
          <w:tcPr>
            <w:tcW w:w="800" w:type="dxa"/>
            <w:vAlign w:val="center"/>
          </w:tcPr>
          <w:p w14:paraId="5E00118A" w14:textId="77777777" w:rsidR="00C60D85" w:rsidRDefault="00000000">
            <w:pPr>
              <w:spacing w:after="0"/>
              <w:rPr>
                <w:ins w:id="14618" w:author="Sean de Noronha | DRG" w:date="2026-09-29T16:58:00Z" w16du:dateUtc="2026-09-29T14:58:00Z"/>
                <w:rFonts w:cs="Arial"/>
                <w:sz w:val="13"/>
                <w:szCs w:val="13"/>
              </w:rPr>
            </w:pPr>
            <w:ins w:id="14619" w:author="Sean de Noronha | DRG" w:date="2026-09-29T16:58:00Z" w16du:dateUtc="2026-09-29T14:58:00Z">
              <w:r>
                <w:rPr>
                  <w:rFonts w:cs="Arial"/>
                  <w:sz w:val="13"/>
                  <w:szCs w:val="13"/>
                </w:rPr>
                <w:t>–</w:t>
              </w:r>
            </w:ins>
          </w:p>
        </w:tc>
        <w:tc>
          <w:tcPr>
            <w:tcW w:w="880" w:type="dxa"/>
            <w:vAlign w:val="center"/>
          </w:tcPr>
          <w:p w14:paraId="5E00118B" w14:textId="77777777" w:rsidR="00C60D85" w:rsidRDefault="00000000">
            <w:pPr>
              <w:spacing w:after="0"/>
              <w:rPr>
                <w:ins w:id="14620" w:author="Sean de Noronha | DRG" w:date="2026-09-29T16:58:00Z" w16du:dateUtc="2026-09-29T14:58:00Z"/>
                <w:rFonts w:cs="Arial"/>
                <w:sz w:val="13"/>
                <w:szCs w:val="13"/>
              </w:rPr>
            </w:pPr>
            <w:ins w:id="14621" w:author="Sean de Noronha | DRG" w:date="2026-09-29T16:58:00Z" w16du:dateUtc="2026-09-29T14:58:00Z">
              <w:r>
                <w:rPr>
                  <w:rFonts w:cs="Arial"/>
                  <w:sz w:val="13"/>
                  <w:szCs w:val="13"/>
                </w:rPr>
                <w:t>–</w:t>
              </w:r>
            </w:ins>
          </w:p>
        </w:tc>
        <w:tc>
          <w:tcPr>
            <w:tcW w:w="820" w:type="dxa"/>
            <w:vAlign w:val="center"/>
          </w:tcPr>
          <w:p w14:paraId="5E00118C" w14:textId="77777777" w:rsidR="00C60D85" w:rsidRDefault="00000000">
            <w:pPr>
              <w:spacing w:after="0"/>
              <w:rPr>
                <w:ins w:id="14622" w:author="Sean de Noronha | DRG" w:date="2026-09-29T16:58:00Z" w16du:dateUtc="2026-09-29T14:58:00Z"/>
                <w:rFonts w:cs="Arial"/>
                <w:sz w:val="13"/>
                <w:szCs w:val="13"/>
              </w:rPr>
            </w:pPr>
            <w:ins w:id="14623" w:author="Sean de Noronha | DRG" w:date="2026-09-29T16:58:00Z" w16du:dateUtc="2026-09-29T14:58:00Z">
              <w:r>
                <w:rPr>
                  <w:rFonts w:cs="Arial"/>
                  <w:sz w:val="13"/>
                  <w:szCs w:val="13"/>
                </w:rPr>
                <w:t>–</w:t>
              </w:r>
            </w:ins>
          </w:p>
        </w:tc>
        <w:tc>
          <w:tcPr>
            <w:tcW w:w="1100" w:type="dxa"/>
            <w:vAlign w:val="center"/>
          </w:tcPr>
          <w:p w14:paraId="5E00118D" w14:textId="77777777" w:rsidR="00C60D85" w:rsidRDefault="00000000">
            <w:pPr>
              <w:spacing w:after="0"/>
              <w:rPr>
                <w:ins w:id="14624" w:author="Sean de Noronha | DRG" w:date="2026-09-29T16:58:00Z" w16du:dateUtc="2026-09-29T14:58:00Z"/>
                <w:rFonts w:cs="Arial"/>
                <w:sz w:val="13"/>
                <w:szCs w:val="13"/>
              </w:rPr>
            </w:pPr>
            <w:ins w:id="14625" w:author="Sean de Noronha | DRG" w:date="2026-09-29T16:58:00Z" w16du:dateUtc="2026-09-29T14:58:00Z">
              <w:r>
                <w:rPr>
                  <w:rFonts w:cs="Arial"/>
                  <w:sz w:val="13"/>
                  <w:szCs w:val="13"/>
                </w:rPr>
                <w:t>145 (307)</w:t>
              </w:r>
            </w:ins>
          </w:p>
        </w:tc>
        <w:tc>
          <w:tcPr>
            <w:tcW w:w="700" w:type="dxa"/>
            <w:vAlign w:val="center"/>
          </w:tcPr>
          <w:p w14:paraId="5E00118E" w14:textId="77777777" w:rsidR="00C60D85" w:rsidRDefault="00000000">
            <w:pPr>
              <w:spacing w:after="0"/>
              <w:rPr>
                <w:ins w:id="14626" w:author="Sean de Noronha | DRG" w:date="2026-09-29T16:58:00Z" w16du:dateUtc="2026-09-29T14:58:00Z"/>
                <w:rFonts w:cs="Arial"/>
                <w:sz w:val="13"/>
                <w:szCs w:val="13"/>
              </w:rPr>
            </w:pPr>
            <w:ins w:id="14627" w:author="Sean de Noronha | DRG" w:date="2026-09-29T16:58:00Z" w16du:dateUtc="2026-09-29T14:58:00Z">
              <w:r>
                <w:rPr>
                  <w:rFonts w:cs="Arial"/>
                  <w:sz w:val="13"/>
                  <w:szCs w:val="13"/>
                </w:rPr>
                <w:t>7.03</w:t>
              </w:r>
            </w:ins>
          </w:p>
        </w:tc>
      </w:tr>
      <w:tr w:rsidR="00C60D85" w14:paraId="7E485624" w14:textId="77777777">
        <w:trPr>
          <w:jc w:val="center"/>
          <w:ins w:id="14628" w:author="Sean de Noronha | DRG" w:date="2026-09-29T16:58:00Z"/>
        </w:trPr>
        <w:tc>
          <w:tcPr>
            <w:tcW w:w="560" w:type="dxa"/>
            <w:vAlign w:val="center"/>
          </w:tcPr>
          <w:p w14:paraId="5E00118F" w14:textId="77777777" w:rsidR="00C60D85" w:rsidRDefault="00000000">
            <w:pPr>
              <w:spacing w:after="0"/>
              <w:rPr>
                <w:ins w:id="14629" w:author="Sean de Noronha | DRG" w:date="2026-09-29T16:58:00Z" w16du:dateUtc="2026-09-29T14:58:00Z"/>
                <w:rFonts w:cs="Arial"/>
                <w:sz w:val="13"/>
                <w:szCs w:val="13"/>
              </w:rPr>
            </w:pPr>
            <w:ins w:id="14630" w:author="Sean de Noronha | DRG" w:date="2026-09-29T16:58:00Z" w16du:dateUtc="2026-09-29T14:58:00Z">
              <w:r>
                <w:rPr>
                  <w:rFonts w:cs="Arial"/>
                  <w:sz w:val="13"/>
                  <w:szCs w:val="13"/>
                </w:rPr>
                <w:t>360</w:t>
              </w:r>
            </w:ins>
          </w:p>
        </w:tc>
        <w:tc>
          <w:tcPr>
            <w:tcW w:w="500" w:type="dxa"/>
            <w:vAlign w:val="center"/>
          </w:tcPr>
          <w:p w14:paraId="5E001190" w14:textId="77777777" w:rsidR="00C60D85" w:rsidRDefault="00000000">
            <w:pPr>
              <w:spacing w:after="0"/>
              <w:rPr>
                <w:ins w:id="14631" w:author="Sean de Noronha | DRG" w:date="2026-09-29T16:58:00Z" w16du:dateUtc="2026-09-29T14:58:00Z"/>
                <w:rFonts w:cs="Arial"/>
                <w:sz w:val="13"/>
                <w:szCs w:val="13"/>
              </w:rPr>
            </w:pPr>
            <w:ins w:id="14632" w:author="Sean de Noronha | DRG" w:date="2026-09-29T16:58:00Z" w16du:dateUtc="2026-09-29T14:58:00Z">
              <w:r>
                <w:rPr>
                  <w:rFonts w:cs="Arial"/>
                  <w:sz w:val="13"/>
                  <w:szCs w:val="13"/>
                </w:rPr>
                <w:t>T5</w:t>
              </w:r>
            </w:ins>
          </w:p>
        </w:tc>
        <w:tc>
          <w:tcPr>
            <w:tcW w:w="660" w:type="dxa"/>
            <w:vAlign w:val="center"/>
          </w:tcPr>
          <w:p w14:paraId="5E001191" w14:textId="77777777" w:rsidR="00C60D85" w:rsidRDefault="00000000">
            <w:pPr>
              <w:spacing w:after="0"/>
              <w:rPr>
                <w:ins w:id="14633" w:author="Sean de Noronha | DRG" w:date="2026-09-29T16:58:00Z" w16du:dateUtc="2026-09-29T14:58:00Z"/>
                <w:rFonts w:cs="Arial"/>
                <w:sz w:val="13"/>
                <w:szCs w:val="13"/>
              </w:rPr>
            </w:pPr>
            <w:ins w:id="14634" w:author="Sean de Noronha | DRG" w:date="2026-09-29T16:58:00Z" w16du:dateUtc="2026-09-29T14:58:00Z">
              <w:r>
                <w:rPr>
                  <w:rFonts w:cs="Arial"/>
                  <w:sz w:val="13"/>
                  <w:szCs w:val="13"/>
                </w:rPr>
                <w:t>3</w:t>
              </w:r>
            </w:ins>
          </w:p>
        </w:tc>
        <w:tc>
          <w:tcPr>
            <w:tcW w:w="1920" w:type="dxa"/>
            <w:vAlign w:val="center"/>
          </w:tcPr>
          <w:p w14:paraId="5E001192" w14:textId="77777777" w:rsidR="00C60D85" w:rsidRDefault="00000000">
            <w:pPr>
              <w:spacing w:after="0"/>
              <w:rPr>
                <w:ins w:id="14635" w:author="Sean de Noronha | DRG" w:date="2026-09-29T16:58:00Z" w16du:dateUtc="2026-09-29T14:58:00Z"/>
                <w:rFonts w:cs="Arial"/>
                <w:sz w:val="13"/>
                <w:szCs w:val="13"/>
              </w:rPr>
            </w:pPr>
            <w:ins w:id="14636" w:author="Sean de Noronha | DRG" w:date="2026-09-29T16:58:00Z" w16du:dateUtc="2026-09-29T14:58:00Z">
              <w:r>
                <w:rPr>
                  <w:rFonts w:cs="Arial"/>
                  <w:sz w:val="13"/>
                  <w:szCs w:val="13"/>
                </w:rPr>
                <w:t>90° elbow, NPS ¾</w:t>
              </w:r>
            </w:ins>
          </w:p>
        </w:tc>
        <w:tc>
          <w:tcPr>
            <w:tcW w:w="520" w:type="dxa"/>
            <w:vAlign w:val="center"/>
          </w:tcPr>
          <w:p w14:paraId="5E001193" w14:textId="77777777" w:rsidR="00C60D85" w:rsidRDefault="00000000">
            <w:pPr>
              <w:spacing w:after="0"/>
              <w:rPr>
                <w:ins w:id="14637" w:author="Sean de Noronha | DRG" w:date="2026-09-29T16:58:00Z" w16du:dateUtc="2026-09-29T14:58:00Z"/>
                <w:rFonts w:cs="Arial"/>
                <w:sz w:val="13"/>
                <w:szCs w:val="13"/>
              </w:rPr>
            </w:pPr>
            <w:ins w:id="14638"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94" w14:textId="77777777" w:rsidR="00C60D85" w:rsidRDefault="00000000">
            <w:pPr>
              <w:spacing w:after="0"/>
              <w:rPr>
                <w:ins w:id="14639" w:author="Sean de Noronha | DRG" w:date="2026-09-29T16:58:00Z" w16du:dateUtc="2026-09-29T14:58:00Z"/>
                <w:rFonts w:cs="Arial"/>
                <w:sz w:val="13"/>
                <w:szCs w:val="13"/>
              </w:rPr>
            </w:pPr>
            <w:ins w:id="14640" w:author="Sean de Noronha | DRG" w:date="2026-09-29T16:58:00Z" w16du:dateUtc="2026-09-29T14:58:00Z">
              <w:r>
                <w:rPr>
                  <w:rFonts w:cs="Arial"/>
                  <w:sz w:val="13"/>
                  <w:szCs w:val="13"/>
                </w:rPr>
                <w:t>20,000</w:t>
              </w:r>
            </w:ins>
          </w:p>
        </w:tc>
        <w:tc>
          <w:tcPr>
            <w:tcW w:w="800" w:type="dxa"/>
            <w:vAlign w:val="center"/>
          </w:tcPr>
          <w:p w14:paraId="5E001195" w14:textId="77777777" w:rsidR="00C60D85" w:rsidRDefault="00000000">
            <w:pPr>
              <w:spacing w:after="0"/>
              <w:rPr>
                <w:ins w:id="14641" w:author="Sean de Noronha | DRG" w:date="2026-09-29T16:58:00Z" w16du:dateUtc="2026-09-29T14:58:00Z"/>
                <w:rFonts w:cs="Arial"/>
                <w:sz w:val="13"/>
                <w:szCs w:val="13"/>
              </w:rPr>
            </w:pPr>
            <w:ins w:id="14642" w:author="Sean de Noronha | DRG" w:date="2026-09-29T16:58:00Z" w16du:dateUtc="2026-09-29T14:58:00Z">
              <w:r>
                <w:rPr>
                  <w:rFonts w:cs="Arial"/>
                  <w:sz w:val="13"/>
                  <w:szCs w:val="13"/>
                </w:rPr>
                <w:t>–</w:t>
              </w:r>
            </w:ins>
          </w:p>
        </w:tc>
        <w:tc>
          <w:tcPr>
            <w:tcW w:w="880" w:type="dxa"/>
            <w:vAlign w:val="center"/>
          </w:tcPr>
          <w:p w14:paraId="5E001196" w14:textId="77777777" w:rsidR="00C60D85" w:rsidRDefault="00000000">
            <w:pPr>
              <w:spacing w:after="0"/>
              <w:rPr>
                <w:ins w:id="14643" w:author="Sean de Noronha | DRG" w:date="2026-09-29T16:58:00Z" w16du:dateUtc="2026-09-29T14:58:00Z"/>
                <w:rFonts w:cs="Arial"/>
                <w:sz w:val="13"/>
                <w:szCs w:val="13"/>
              </w:rPr>
            </w:pPr>
            <w:ins w:id="14644" w:author="Sean de Noronha | DRG" w:date="2026-09-29T16:58:00Z" w16du:dateUtc="2026-09-29T14:58:00Z">
              <w:r>
                <w:rPr>
                  <w:rFonts w:cs="Arial"/>
                  <w:sz w:val="13"/>
                  <w:szCs w:val="13"/>
                </w:rPr>
                <w:t>–</w:t>
              </w:r>
            </w:ins>
          </w:p>
        </w:tc>
        <w:tc>
          <w:tcPr>
            <w:tcW w:w="820" w:type="dxa"/>
            <w:vAlign w:val="center"/>
          </w:tcPr>
          <w:p w14:paraId="5E001197" w14:textId="77777777" w:rsidR="00C60D85" w:rsidRDefault="00000000">
            <w:pPr>
              <w:spacing w:after="0"/>
              <w:rPr>
                <w:ins w:id="14645" w:author="Sean de Noronha | DRG" w:date="2026-09-29T16:58:00Z" w16du:dateUtc="2026-09-29T14:58:00Z"/>
                <w:rFonts w:cs="Arial"/>
                <w:sz w:val="13"/>
                <w:szCs w:val="13"/>
              </w:rPr>
            </w:pPr>
            <w:ins w:id="14646" w:author="Sean de Noronha | DRG" w:date="2026-09-29T16:58:00Z" w16du:dateUtc="2026-09-29T14:58:00Z">
              <w:r>
                <w:rPr>
                  <w:rFonts w:cs="Arial"/>
                  <w:sz w:val="13"/>
                  <w:szCs w:val="13"/>
                </w:rPr>
                <w:t>–</w:t>
              </w:r>
            </w:ins>
          </w:p>
        </w:tc>
        <w:tc>
          <w:tcPr>
            <w:tcW w:w="1100" w:type="dxa"/>
            <w:vAlign w:val="center"/>
          </w:tcPr>
          <w:p w14:paraId="5E001198" w14:textId="77777777" w:rsidR="00C60D85" w:rsidRDefault="00000000">
            <w:pPr>
              <w:spacing w:after="0"/>
              <w:rPr>
                <w:ins w:id="14647" w:author="Sean de Noronha | DRG" w:date="2026-09-29T16:58:00Z" w16du:dateUtc="2026-09-29T14:58:00Z"/>
                <w:rFonts w:cs="Arial"/>
                <w:sz w:val="13"/>
                <w:szCs w:val="13"/>
              </w:rPr>
            </w:pPr>
            <w:ins w:id="14648" w:author="Sean de Noronha | DRG" w:date="2026-09-29T16:58:00Z" w16du:dateUtc="2026-09-29T14:58:00Z">
              <w:r>
                <w:rPr>
                  <w:rFonts w:cs="Arial"/>
                  <w:sz w:val="13"/>
                  <w:szCs w:val="13"/>
                </w:rPr>
                <w:t>290 (615)</w:t>
              </w:r>
            </w:ins>
          </w:p>
        </w:tc>
        <w:tc>
          <w:tcPr>
            <w:tcW w:w="700" w:type="dxa"/>
            <w:vAlign w:val="center"/>
          </w:tcPr>
          <w:p w14:paraId="5E001199" w14:textId="77777777" w:rsidR="00C60D85" w:rsidRDefault="00000000">
            <w:pPr>
              <w:spacing w:after="0"/>
              <w:rPr>
                <w:ins w:id="14649" w:author="Sean de Noronha | DRG" w:date="2026-09-29T16:58:00Z" w16du:dateUtc="2026-09-29T14:58:00Z"/>
                <w:rFonts w:cs="Arial"/>
                <w:sz w:val="13"/>
                <w:szCs w:val="13"/>
              </w:rPr>
            </w:pPr>
            <w:ins w:id="14650" w:author="Sean de Noronha | DRG" w:date="2026-09-29T16:58:00Z" w16du:dateUtc="2026-09-29T14:58:00Z">
              <w:r>
                <w:rPr>
                  <w:rFonts w:cs="Arial"/>
                  <w:sz w:val="13"/>
                  <w:szCs w:val="13"/>
                </w:rPr>
                <w:t>14.1</w:t>
              </w:r>
            </w:ins>
          </w:p>
        </w:tc>
      </w:tr>
      <w:tr w:rsidR="00C60D85" w14:paraId="381DABF9" w14:textId="77777777">
        <w:trPr>
          <w:jc w:val="center"/>
          <w:ins w:id="14651" w:author="Sean de Noronha | DRG" w:date="2026-09-29T16:58:00Z"/>
        </w:trPr>
        <w:tc>
          <w:tcPr>
            <w:tcW w:w="560" w:type="dxa"/>
            <w:vAlign w:val="center"/>
          </w:tcPr>
          <w:p w14:paraId="5E00119A" w14:textId="77777777" w:rsidR="00C60D85" w:rsidRDefault="00000000">
            <w:pPr>
              <w:spacing w:after="0"/>
              <w:rPr>
                <w:ins w:id="14652" w:author="Sean de Noronha | DRG" w:date="2026-09-29T16:58:00Z" w16du:dateUtc="2026-09-29T14:58:00Z"/>
                <w:rFonts w:cs="Arial"/>
                <w:sz w:val="13"/>
                <w:szCs w:val="13"/>
              </w:rPr>
            </w:pPr>
            <w:ins w:id="14653" w:author="Sean de Noronha | DRG" w:date="2026-09-29T16:58:00Z" w16du:dateUtc="2026-09-29T14:58:00Z">
              <w:r>
                <w:rPr>
                  <w:rFonts w:cs="Arial"/>
                  <w:sz w:val="13"/>
                  <w:szCs w:val="13"/>
                </w:rPr>
                <w:t>361</w:t>
              </w:r>
            </w:ins>
          </w:p>
        </w:tc>
        <w:tc>
          <w:tcPr>
            <w:tcW w:w="500" w:type="dxa"/>
            <w:vAlign w:val="center"/>
          </w:tcPr>
          <w:p w14:paraId="5E00119B" w14:textId="77777777" w:rsidR="00C60D85" w:rsidRDefault="00000000">
            <w:pPr>
              <w:spacing w:after="0"/>
              <w:rPr>
                <w:ins w:id="14654" w:author="Sean de Noronha | DRG" w:date="2026-09-29T16:58:00Z" w16du:dateUtc="2026-09-29T14:58:00Z"/>
                <w:rFonts w:cs="Arial"/>
                <w:sz w:val="13"/>
                <w:szCs w:val="13"/>
              </w:rPr>
            </w:pPr>
            <w:ins w:id="14655" w:author="Sean de Noronha | DRG" w:date="2026-09-29T16:58:00Z" w16du:dateUtc="2026-09-29T14:58:00Z">
              <w:r>
                <w:rPr>
                  <w:rFonts w:cs="Arial"/>
                  <w:sz w:val="13"/>
                  <w:szCs w:val="13"/>
                </w:rPr>
                <w:t>T5</w:t>
              </w:r>
            </w:ins>
          </w:p>
        </w:tc>
        <w:tc>
          <w:tcPr>
            <w:tcW w:w="660" w:type="dxa"/>
            <w:vAlign w:val="center"/>
          </w:tcPr>
          <w:p w14:paraId="5E00119C" w14:textId="77777777" w:rsidR="00C60D85" w:rsidRDefault="00000000">
            <w:pPr>
              <w:spacing w:after="0"/>
              <w:rPr>
                <w:ins w:id="14656" w:author="Sean de Noronha | DRG" w:date="2026-09-29T16:58:00Z" w16du:dateUtc="2026-09-29T14:58:00Z"/>
                <w:rFonts w:cs="Arial"/>
                <w:sz w:val="13"/>
                <w:szCs w:val="13"/>
              </w:rPr>
            </w:pPr>
            <w:ins w:id="14657" w:author="Sean de Noronha | DRG" w:date="2026-09-29T16:58:00Z" w16du:dateUtc="2026-09-29T14:58:00Z">
              <w:r>
                <w:rPr>
                  <w:rFonts w:cs="Arial"/>
                  <w:sz w:val="13"/>
                  <w:szCs w:val="13"/>
                </w:rPr>
                <w:t>3</w:t>
              </w:r>
            </w:ins>
          </w:p>
        </w:tc>
        <w:tc>
          <w:tcPr>
            <w:tcW w:w="1920" w:type="dxa"/>
            <w:vAlign w:val="center"/>
          </w:tcPr>
          <w:p w14:paraId="5E00119D" w14:textId="77777777" w:rsidR="00C60D85" w:rsidRDefault="00000000">
            <w:pPr>
              <w:spacing w:after="0"/>
              <w:rPr>
                <w:ins w:id="14658" w:author="Sean de Noronha | DRG" w:date="2026-09-29T16:58:00Z" w16du:dateUtc="2026-09-29T14:58:00Z"/>
                <w:rFonts w:cs="Arial"/>
                <w:sz w:val="13"/>
                <w:szCs w:val="13"/>
              </w:rPr>
            </w:pPr>
            <w:ins w:id="14659" w:author="Sean de Noronha | DRG" w:date="2026-09-29T16:58:00Z" w16du:dateUtc="2026-09-29T14:58:00Z">
              <w:r>
                <w:rPr>
                  <w:rFonts w:cs="Arial"/>
                  <w:sz w:val="13"/>
                  <w:szCs w:val="13"/>
                </w:rPr>
                <w:t>Tee, run, NPS ¾</w:t>
              </w:r>
            </w:ins>
          </w:p>
        </w:tc>
        <w:tc>
          <w:tcPr>
            <w:tcW w:w="520" w:type="dxa"/>
            <w:vAlign w:val="center"/>
          </w:tcPr>
          <w:p w14:paraId="5E00119E" w14:textId="77777777" w:rsidR="00C60D85" w:rsidRDefault="00000000">
            <w:pPr>
              <w:spacing w:after="0"/>
              <w:rPr>
                <w:ins w:id="14660" w:author="Sean de Noronha | DRG" w:date="2026-09-29T16:58:00Z" w16du:dateUtc="2026-09-29T14:58:00Z"/>
                <w:rFonts w:cs="Arial"/>
                <w:sz w:val="13"/>
                <w:szCs w:val="13"/>
              </w:rPr>
            </w:pPr>
            <w:ins w:id="14661" w:author="Sean de Noronha | DRG" w:date="2026-09-29T16:58:00Z" w16du:dateUtc="2026-09-29T14:58:00Z">
              <w:r>
                <w:rPr>
                  <w:rFonts w:cs="Arial"/>
                  <w:sz w:val="13"/>
                  <w:szCs w:val="13"/>
                </w:rPr>
                <w:t>He</w:t>
              </w:r>
            </w:ins>
          </w:p>
        </w:tc>
        <w:tc>
          <w:tcPr>
            <w:tcW w:w="900" w:type="dxa"/>
            <w:vAlign w:val="center"/>
          </w:tcPr>
          <w:p w14:paraId="5E00119F" w14:textId="77777777" w:rsidR="00C60D85" w:rsidRDefault="00000000">
            <w:pPr>
              <w:spacing w:after="0"/>
              <w:rPr>
                <w:ins w:id="14662" w:author="Sean de Noronha | DRG" w:date="2026-09-29T16:58:00Z" w16du:dateUtc="2026-09-29T14:58:00Z"/>
                <w:rFonts w:cs="Arial"/>
                <w:sz w:val="13"/>
                <w:szCs w:val="13"/>
              </w:rPr>
            </w:pPr>
            <w:ins w:id="14663" w:author="Sean de Noronha | DRG" w:date="2026-09-29T16:58:00Z" w16du:dateUtc="2026-09-29T14:58:00Z">
              <w:r>
                <w:rPr>
                  <w:rFonts w:cs="Arial"/>
                  <w:sz w:val="13"/>
                  <w:szCs w:val="13"/>
                </w:rPr>
                <w:t>1,000</w:t>
              </w:r>
            </w:ins>
          </w:p>
        </w:tc>
        <w:tc>
          <w:tcPr>
            <w:tcW w:w="800" w:type="dxa"/>
            <w:vAlign w:val="center"/>
          </w:tcPr>
          <w:p w14:paraId="5E0011A0" w14:textId="77777777" w:rsidR="00C60D85" w:rsidRDefault="00000000">
            <w:pPr>
              <w:spacing w:after="0"/>
              <w:rPr>
                <w:ins w:id="14664" w:author="Sean de Noronha | DRG" w:date="2026-09-29T16:58:00Z" w16du:dateUtc="2026-09-29T14:58:00Z"/>
                <w:rFonts w:cs="Arial"/>
                <w:sz w:val="13"/>
                <w:szCs w:val="13"/>
              </w:rPr>
            </w:pPr>
            <w:ins w:id="14665" w:author="Sean de Noronha | DRG" w:date="2026-09-29T16:58:00Z" w16du:dateUtc="2026-09-29T14:58:00Z">
              <w:r>
                <w:rPr>
                  <w:rFonts w:cs="Arial"/>
                  <w:sz w:val="13"/>
                  <w:szCs w:val="13"/>
                </w:rPr>
                <w:t>–</w:t>
              </w:r>
            </w:ins>
          </w:p>
        </w:tc>
        <w:tc>
          <w:tcPr>
            <w:tcW w:w="880" w:type="dxa"/>
            <w:vAlign w:val="center"/>
          </w:tcPr>
          <w:p w14:paraId="5E0011A1" w14:textId="77777777" w:rsidR="00C60D85" w:rsidRDefault="00000000">
            <w:pPr>
              <w:spacing w:after="0"/>
              <w:rPr>
                <w:ins w:id="14666" w:author="Sean de Noronha | DRG" w:date="2026-09-29T16:58:00Z" w16du:dateUtc="2026-09-29T14:58:00Z"/>
                <w:rFonts w:cs="Arial"/>
                <w:sz w:val="13"/>
                <w:szCs w:val="13"/>
              </w:rPr>
            </w:pPr>
            <w:ins w:id="14667" w:author="Sean de Noronha | DRG" w:date="2026-09-29T16:58:00Z" w16du:dateUtc="2026-09-29T14:58:00Z">
              <w:r>
                <w:rPr>
                  <w:rFonts w:cs="Arial"/>
                  <w:sz w:val="13"/>
                  <w:szCs w:val="13"/>
                </w:rPr>
                <w:t>–</w:t>
              </w:r>
            </w:ins>
          </w:p>
        </w:tc>
        <w:tc>
          <w:tcPr>
            <w:tcW w:w="820" w:type="dxa"/>
            <w:vAlign w:val="center"/>
          </w:tcPr>
          <w:p w14:paraId="5E0011A2" w14:textId="77777777" w:rsidR="00C60D85" w:rsidRDefault="00000000">
            <w:pPr>
              <w:spacing w:after="0"/>
              <w:rPr>
                <w:ins w:id="14668" w:author="Sean de Noronha | DRG" w:date="2026-09-29T16:58:00Z" w16du:dateUtc="2026-09-29T14:58:00Z"/>
                <w:rFonts w:cs="Arial"/>
                <w:sz w:val="13"/>
                <w:szCs w:val="13"/>
              </w:rPr>
            </w:pPr>
            <w:ins w:id="14669" w:author="Sean de Noronha | DRG" w:date="2026-09-29T16:58:00Z" w16du:dateUtc="2026-09-29T14:58:00Z">
              <w:r>
                <w:rPr>
                  <w:rFonts w:cs="Arial"/>
                  <w:sz w:val="13"/>
                  <w:szCs w:val="13"/>
                </w:rPr>
                <w:t>–</w:t>
              </w:r>
            </w:ins>
          </w:p>
        </w:tc>
        <w:tc>
          <w:tcPr>
            <w:tcW w:w="1100" w:type="dxa"/>
            <w:vAlign w:val="center"/>
          </w:tcPr>
          <w:p w14:paraId="5E0011A3" w14:textId="77777777" w:rsidR="00C60D85" w:rsidRDefault="00000000">
            <w:pPr>
              <w:spacing w:after="0"/>
              <w:rPr>
                <w:ins w:id="14670" w:author="Sean de Noronha | DRG" w:date="2026-09-29T16:58:00Z" w16du:dateUtc="2026-09-29T14:58:00Z"/>
                <w:rFonts w:cs="Arial"/>
                <w:sz w:val="13"/>
                <w:szCs w:val="13"/>
              </w:rPr>
            </w:pPr>
            <w:ins w:id="14671" w:author="Sean de Noronha | DRG" w:date="2026-09-29T16:58:00Z" w16du:dateUtc="2026-09-29T14:58:00Z">
              <w:r>
                <w:rPr>
                  <w:rFonts w:cs="Arial"/>
                  <w:sz w:val="13"/>
                  <w:szCs w:val="13"/>
                </w:rPr>
                <w:t>113 (240)</w:t>
              </w:r>
            </w:ins>
          </w:p>
        </w:tc>
        <w:tc>
          <w:tcPr>
            <w:tcW w:w="700" w:type="dxa"/>
            <w:vAlign w:val="center"/>
          </w:tcPr>
          <w:p w14:paraId="5E0011A4" w14:textId="77777777" w:rsidR="00C60D85" w:rsidRDefault="00000000">
            <w:pPr>
              <w:spacing w:after="0"/>
              <w:rPr>
                <w:ins w:id="14672" w:author="Sean de Noronha | DRG" w:date="2026-09-29T16:58:00Z" w16du:dateUtc="2026-09-29T14:58:00Z"/>
                <w:rFonts w:cs="Arial"/>
                <w:sz w:val="13"/>
                <w:szCs w:val="13"/>
              </w:rPr>
            </w:pPr>
            <w:ins w:id="14673" w:author="Sean de Noronha | DRG" w:date="2026-09-29T16:58:00Z" w16du:dateUtc="2026-09-29T14:58:00Z">
              <w:r>
                <w:rPr>
                  <w:rFonts w:cs="Arial"/>
                  <w:sz w:val="13"/>
                  <w:szCs w:val="13"/>
                </w:rPr>
                <w:t>5.48</w:t>
              </w:r>
            </w:ins>
          </w:p>
        </w:tc>
      </w:tr>
      <w:tr w:rsidR="00C60D85" w14:paraId="655B43E6" w14:textId="77777777">
        <w:trPr>
          <w:jc w:val="center"/>
          <w:ins w:id="14674" w:author="Sean de Noronha | DRG" w:date="2026-09-29T16:58:00Z"/>
        </w:trPr>
        <w:tc>
          <w:tcPr>
            <w:tcW w:w="560" w:type="dxa"/>
            <w:vAlign w:val="center"/>
          </w:tcPr>
          <w:p w14:paraId="5E0011A5" w14:textId="77777777" w:rsidR="00C60D85" w:rsidRDefault="00000000">
            <w:pPr>
              <w:spacing w:after="0"/>
              <w:rPr>
                <w:ins w:id="14675" w:author="Sean de Noronha | DRG" w:date="2026-09-29T16:58:00Z" w16du:dateUtc="2026-09-29T14:58:00Z"/>
                <w:rFonts w:cs="Arial"/>
                <w:sz w:val="13"/>
                <w:szCs w:val="13"/>
              </w:rPr>
            </w:pPr>
            <w:ins w:id="14676" w:author="Sean de Noronha | DRG" w:date="2026-09-29T16:58:00Z" w16du:dateUtc="2026-09-29T14:58:00Z">
              <w:r>
                <w:rPr>
                  <w:rFonts w:cs="Arial"/>
                  <w:sz w:val="13"/>
                  <w:szCs w:val="13"/>
                </w:rPr>
                <w:t>362</w:t>
              </w:r>
            </w:ins>
          </w:p>
        </w:tc>
        <w:tc>
          <w:tcPr>
            <w:tcW w:w="500" w:type="dxa"/>
            <w:vAlign w:val="center"/>
          </w:tcPr>
          <w:p w14:paraId="5E0011A6" w14:textId="77777777" w:rsidR="00C60D85" w:rsidRDefault="00000000">
            <w:pPr>
              <w:spacing w:after="0"/>
              <w:rPr>
                <w:ins w:id="14677" w:author="Sean de Noronha | DRG" w:date="2026-09-29T16:58:00Z" w16du:dateUtc="2026-09-29T14:58:00Z"/>
                <w:rFonts w:cs="Arial"/>
                <w:sz w:val="13"/>
                <w:szCs w:val="13"/>
              </w:rPr>
            </w:pPr>
            <w:ins w:id="14678" w:author="Sean de Noronha | DRG" w:date="2026-09-29T16:58:00Z" w16du:dateUtc="2026-09-29T14:58:00Z">
              <w:r>
                <w:rPr>
                  <w:rFonts w:cs="Arial"/>
                  <w:sz w:val="13"/>
                  <w:szCs w:val="13"/>
                </w:rPr>
                <w:t>T5</w:t>
              </w:r>
            </w:ins>
          </w:p>
        </w:tc>
        <w:tc>
          <w:tcPr>
            <w:tcW w:w="660" w:type="dxa"/>
            <w:vAlign w:val="center"/>
          </w:tcPr>
          <w:p w14:paraId="5E0011A7" w14:textId="77777777" w:rsidR="00C60D85" w:rsidRDefault="00000000">
            <w:pPr>
              <w:spacing w:after="0"/>
              <w:rPr>
                <w:ins w:id="14679" w:author="Sean de Noronha | DRG" w:date="2026-09-29T16:58:00Z" w16du:dateUtc="2026-09-29T14:58:00Z"/>
                <w:rFonts w:cs="Arial"/>
                <w:sz w:val="13"/>
                <w:szCs w:val="13"/>
              </w:rPr>
            </w:pPr>
            <w:ins w:id="14680" w:author="Sean de Noronha | DRG" w:date="2026-09-29T16:58:00Z" w16du:dateUtc="2026-09-29T14:58:00Z">
              <w:r>
                <w:rPr>
                  <w:rFonts w:cs="Arial"/>
                  <w:sz w:val="13"/>
                  <w:szCs w:val="13"/>
                </w:rPr>
                <w:t>3</w:t>
              </w:r>
            </w:ins>
          </w:p>
        </w:tc>
        <w:tc>
          <w:tcPr>
            <w:tcW w:w="1920" w:type="dxa"/>
            <w:vAlign w:val="center"/>
          </w:tcPr>
          <w:p w14:paraId="5E0011A8" w14:textId="77777777" w:rsidR="00C60D85" w:rsidRDefault="00000000">
            <w:pPr>
              <w:spacing w:after="0"/>
              <w:rPr>
                <w:ins w:id="14681" w:author="Sean de Noronha | DRG" w:date="2026-09-29T16:58:00Z" w16du:dateUtc="2026-09-29T14:58:00Z"/>
                <w:rFonts w:cs="Arial"/>
                <w:sz w:val="13"/>
                <w:szCs w:val="13"/>
              </w:rPr>
            </w:pPr>
            <w:ins w:id="14682" w:author="Sean de Noronha | DRG" w:date="2026-09-29T16:58:00Z" w16du:dateUtc="2026-09-29T14:58:00Z">
              <w:r>
                <w:rPr>
                  <w:rFonts w:cs="Arial"/>
                  <w:sz w:val="13"/>
                  <w:szCs w:val="13"/>
                </w:rPr>
                <w:t>Tee, run, NPS ¾</w:t>
              </w:r>
            </w:ins>
          </w:p>
        </w:tc>
        <w:tc>
          <w:tcPr>
            <w:tcW w:w="520" w:type="dxa"/>
            <w:vAlign w:val="center"/>
          </w:tcPr>
          <w:p w14:paraId="5E0011A9" w14:textId="77777777" w:rsidR="00C60D85" w:rsidRDefault="00000000">
            <w:pPr>
              <w:spacing w:after="0"/>
              <w:rPr>
                <w:ins w:id="14683" w:author="Sean de Noronha | DRG" w:date="2026-09-29T16:58:00Z" w16du:dateUtc="2026-09-29T14:58:00Z"/>
                <w:rFonts w:cs="Arial"/>
                <w:sz w:val="13"/>
                <w:szCs w:val="13"/>
              </w:rPr>
            </w:pPr>
            <w:ins w:id="14684" w:author="Sean de Noronha | DRG" w:date="2026-09-29T16:58:00Z" w16du:dateUtc="2026-09-29T14:58:00Z">
              <w:r>
                <w:rPr>
                  <w:rFonts w:cs="Arial"/>
                  <w:sz w:val="13"/>
                  <w:szCs w:val="13"/>
                </w:rPr>
                <w:t>He</w:t>
              </w:r>
            </w:ins>
          </w:p>
        </w:tc>
        <w:tc>
          <w:tcPr>
            <w:tcW w:w="900" w:type="dxa"/>
            <w:vAlign w:val="center"/>
          </w:tcPr>
          <w:p w14:paraId="5E0011AA" w14:textId="77777777" w:rsidR="00C60D85" w:rsidRDefault="00000000">
            <w:pPr>
              <w:spacing w:after="0"/>
              <w:rPr>
                <w:ins w:id="14685" w:author="Sean de Noronha | DRG" w:date="2026-09-29T16:58:00Z" w16du:dateUtc="2026-09-29T14:58:00Z"/>
                <w:rFonts w:cs="Arial"/>
                <w:sz w:val="13"/>
                <w:szCs w:val="13"/>
              </w:rPr>
            </w:pPr>
            <w:ins w:id="14686" w:author="Sean de Noronha | DRG" w:date="2026-09-29T16:58:00Z" w16du:dateUtc="2026-09-29T14:58:00Z">
              <w:r>
                <w:rPr>
                  <w:rFonts w:cs="Arial"/>
                  <w:sz w:val="13"/>
                  <w:szCs w:val="13"/>
                </w:rPr>
                <w:t>3,000</w:t>
              </w:r>
            </w:ins>
          </w:p>
        </w:tc>
        <w:tc>
          <w:tcPr>
            <w:tcW w:w="800" w:type="dxa"/>
            <w:vAlign w:val="center"/>
          </w:tcPr>
          <w:p w14:paraId="5E0011AB" w14:textId="77777777" w:rsidR="00C60D85" w:rsidRDefault="00000000">
            <w:pPr>
              <w:spacing w:after="0"/>
              <w:rPr>
                <w:ins w:id="14687" w:author="Sean de Noronha | DRG" w:date="2026-09-29T16:58:00Z" w16du:dateUtc="2026-09-29T14:58:00Z"/>
                <w:rFonts w:cs="Arial"/>
                <w:sz w:val="13"/>
                <w:szCs w:val="13"/>
              </w:rPr>
            </w:pPr>
            <w:ins w:id="14688" w:author="Sean de Noronha | DRG" w:date="2026-09-29T16:58:00Z" w16du:dateUtc="2026-09-29T14:58:00Z">
              <w:r>
                <w:rPr>
                  <w:rFonts w:cs="Arial"/>
                  <w:sz w:val="13"/>
                  <w:szCs w:val="13"/>
                </w:rPr>
                <w:t>–</w:t>
              </w:r>
            </w:ins>
          </w:p>
        </w:tc>
        <w:tc>
          <w:tcPr>
            <w:tcW w:w="880" w:type="dxa"/>
            <w:vAlign w:val="center"/>
          </w:tcPr>
          <w:p w14:paraId="5E0011AC" w14:textId="77777777" w:rsidR="00C60D85" w:rsidRDefault="00000000">
            <w:pPr>
              <w:spacing w:after="0"/>
              <w:rPr>
                <w:ins w:id="14689" w:author="Sean de Noronha | DRG" w:date="2026-09-29T16:58:00Z" w16du:dateUtc="2026-09-29T14:58:00Z"/>
                <w:rFonts w:cs="Arial"/>
                <w:sz w:val="13"/>
                <w:szCs w:val="13"/>
              </w:rPr>
            </w:pPr>
            <w:ins w:id="14690" w:author="Sean de Noronha | DRG" w:date="2026-09-29T16:58:00Z" w16du:dateUtc="2026-09-29T14:58:00Z">
              <w:r>
                <w:rPr>
                  <w:rFonts w:cs="Arial"/>
                  <w:sz w:val="13"/>
                  <w:szCs w:val="13"/>
                </w:rPr>
                <w:t>–</w:t>
              </w:r>
            </w:ins>
          </w:p>
        </w:tc>
        <w:tc>
          <w:tcPr>
            <w:tcW w:w="820" w:type="dxa"/>
            <w:vAlign w:val="center"/>
          </w:tcPr>
          <w:p w14:paraId="5E0011AD" w14:textId="77777777" w:rsidR="00C60D85" w:rsidRDefault="00000000">
            <w:pPr>
              <w:spacing w:after="0"/>
              <w:rPr>
                <w:ins w:id="14691" w:author="Sean de Noronha | DRG" w:date="2026-09-29T16:58:00Z" w16du:dateUtc="2026-09-29T14:58:00Z"/>
                <w:rFonts w:cs="Arial"/>
                <w:sz w:val="13"/>
                <w:szCs w:val="13"/>
              </w:rPr>
            </w:pPr>
            <w:ins w:id="14692" w:author="Sean de Noronha | DRG" w:date="2026-09-29T16:58:00Z" w16du:dateUtc="2026-09-29T14:58:00Z">
              <w:r>
                <w:rPr>
                  <w:rFonts w:cs="Arial"/>
                  <w:sz w:val="13"/>
                  <w:szCs w:val="13"/>
                </w:rPr>
                <w:t>–</w:t>
              </w:r>
            </w:ins>
          </w:p>
        </w:tc>
        <w:tc>
          <w:tcPr>
            <w:tcW w:w="1100" w:type="dxa"/>
            <w:vAlign w:val="center"/>
          </w:tcPr>
          <w:p w14:paraId="5E0011AE" w14:textId="77777777" w:rsidR="00C60D85" w:rsidRDefault="00000000">
            <w:pPr>
              <w:spacing w:after="0"/>
              <w:rPr>
                <w:ins w:id="14693" w:author="Sean de Noronha | DRG" w:date="2026-09-29T16:58:00Z" w16du:dateUtc="2026-09-29T14:58:00Z"/>
                <w:rFonts w:cs="Arial"/>
                <w:sz w:val="13"/>
                <w:szCs w:val="13"/>
              </w:rPr>
            </w:pPr>
            <w:ins w:id="14694" w:author="Sean de Noronha | DRG" w:date="2026-09-29T16:58:00Z" w16du:dateUtc="2026-09-29T14:58:00Z">
              <w:r>
                <w:rPr>
                  <w:rFonts w:cs="Arial"/>
                  <w:sz w:val="13"/>
                  <w:szCs w:val="13"/>
                </w:rPr>
                <w:t>340 (720)</w:t>
              </w:r>
            </w:ins>
          </w:p>
        </w:tc>
        <w:tc>
          <w:tcPr>
            <w:tcW w:w="700" w:type="dxa"/>
            <w:vAlign w:val="center"/>
          </w:tcPr>
          <w:p w14:paraId="5E0011AF" w14:textId="77777777" w:rsidR="00C60D85" w:rsidRDefault="00000000">
            <w:pPr>
              <w:spacing w:after="0"/>
              <w:rPr>
                <w:ins w:id="14695" w:author="Sean de Noronha | DRG" w:date="2026-09-29T16:58:00Z" w16du:dateUtc="2026-09-29T14:58:00Z"/>
                <w:rFonts w:cs="Arial"/>
                <w:sz w:val="13"/>
                <w:szCs w:val="13"/>
              </w:rPr>
            </w:pPr>
            <w:ins w:id="14696" w:author="Sean de Noronha | DRG" w:date="2026-09-29T16:58:00Z" w16du:dateUtc="2026-09-29T14:58:00Z">
              <w:r>
                <w:rPr>
                  <w:rFonts w:cs="Arial"/>
                  <w:sz w:val="13"/>
                  <w:szCs w:val="13"/>
                </w:rPr>
                <w:t>16.5</w:t>
              </w:r>
            </w:ins>
          </w:p>
        </w:tc>
      </w:tr>
      <w:tr w:rsidR="00C60D85" w14:paraId="7948C397" w14:textId="77777777">
        <w:trPr>
          <w:jc w:val="center"/>
          <w:ins w:id="14697" w:author="Sean de Noronha | DRG" w:date="2026-09-29T16:58:00Z"/>
        </w:trPr>
        <w:tc>
          <w:tcPr>
            <w:tcW w:w="560" w:type="dxa"/>
            <w:vAlign w:val="center"/>
          </w:tcPr>
          <w:p w14:paraId="5E0011B0" w14:textId="77777777" w:rsidR="00C60D85" w:rsidRDefault="00000000">
            <w:pPr>
              <w:spacing w:after="0"/>
              <w:rPr>
                <w:ins w:id="14698" w:author="Sean de Noronha | DRG" w:date="2026-09-29T16:58:00Z" w16du:dateUtc="2026-09-29T14:58:00Z"/>
                <w:rFonts w:cs="Arial"/>
                <w:sz w:val="13"/>
                <w:szCs w:val="13"/>
              </w:rPr>
            </w:pPr>
            <w:ins w:id="14699" w:author="Sean de Noronha | DRG" w:date="2026-09-29T16:58:00Z" w16du:dateUtc="2026-09-29T14:58:00Z">
              <w:r>
                <w:rPr>
                  <w:rFonts w:cs="Arial"/>
                  <w:sz w:val="13"/>
                  <w:szCs w:val="13"/>
                </w:rPr>
                <w:t>363</w:t>
              </w:r>
            </w:ins>
          </w:p>
        </w:tc>
        <w:tc>
          <w:tcPr>
            <w:tcW w:w="500" w:type="dxa"/>
            <w:vAlign w:val="center"/>
          </w:tcPr>
          <w:p w14:paraId="5E0011B1" w14:textId="77777777" w:rsidR="00C60D85" w:rsidRDefault="00000000">
            <w:pPr>
              <w:spacing w:after="0"/>
              <w:rPr>
                <w:ins w:id="14700" w:author="Sean de Noronha | DRG" w:date="2026-09-29T16:58:00Z" w16du:dateUtc="2026-09-29T14:58:00Z"/>
                <w:rFonts w:cs="Arial"/>
                <w:sz w:val="13"/>
                <w:szCs w:val="13"/>
              </w:rPr>
            </w:pPr>
            <w:ins w:id="14701" w:author="Sean de Noronha | DRG" w:date="2026-09-29T16:58:00Z" w16du:dateUtc="2026-09-29T14:58:00Z">
              <w:r>
                <w:rPr>
                  <w:rFonts w:cs="Arial"/>
                  <w:sz w:val="13"/>
                  <w:szCs w:val="13"/>
                </w:rPr>
                <w:t>T5</w:t>
              </w:r>
            </w:ins>
          </w:p>
        </w:tc>
        <w:tc>
          <w:tcPr>
            <w:tcW w:w="660" w:type="dxa"/>
            <w:vAlign w:val="center"/>
          </w:tcPr>
          <w:p w14:paraId="5E0011B2" w14:textId="77777777" w:rsidR="00C60D85" w:rsidRDefault="00000000">
            <w:pPr>
              <w:spacing w:after="0"/>
              <w:rPr>
                <w:ins w:id="14702" w:author="Sean de Noronha | DRG" w:date="2026-09-29T16:58:00Z" w16du:dateUtc="2026-09-29T14:58:00Z"/>
                <w:rFonts w:cs="Arial"/>
                <w:sz w:val="13"/>
                <w:szCs w:val="13"/>
              </w:rPr>
            </w:pPr>
            <w:ins w:id="14703" w:author="Sean de Noronha | DRG" w:date="2026-09-29T16:58:00Z" w16du:dateUtc="2026-09-29T14:58:00Z">
              <w:r>
                <w:rPr>
                  <w:rFonts w:cs="Arial"/>
                  <w:sz w:val="13"/>
                  <w:szCs w:val="13"/>
                </w:rPr>
                <w:t>3</w:t>
              </w:r>
            </w:ins>
          </w:p>
        </w:tc>
        <w:tc>
          <w:tcPr>
            <w:tcW w:w="1920" w:type="dxa"/>
            <w:vAlign w:val="center"/>
          </w:tcPr>
          <w:p w14:paraId="5E0011B3" w14:textId="77777777" w:rsidR="00C60D85" w:rsidRDefault="00000000">
            <w:pPr>
              <w:spacing w:after="0"/>
              <w:rPr>
                <w:ins w:id="14704" w:author="Sean de Noronha | DRG" w:date="2026-09-29T16:58:00Z" w16du:dateUtc="2026-09-29T14:58:00Z"/>
                <w:rFonts w:cs="Arial"/>
                <w:sz w:val="13"/>
                <w:szCs w:val="13"/>
              </w:rPr>
            </w:pPr>
            <w:ins w:id="14705" w:author="Sean de Noronha | DRG" w:date="2026-09-29T16:58:00Z" w16du:dateUtc="2026-09-29T14:58:00Z">
              <w:r>
                <w:rPr>
                  <w:rFonts w:cs="Arial"/>
                  <w:sz w:val="13"/>
                  <w:szCs w:val="13"/>
                </w:rPr>
                <w:t>Tee, run, NPS ¾</w:t>
              </w:r>
            </w:ins>
          </w:p>
        </w:tc>
        <w:tc>
          <w:tcPr>
            <w:tcW w:w="520" w:type="dxa"/>
            <w:vAlign w:val="center"/>
          </w:tcPr>
          <w:p w14:paraId="5E0011B4" w14:textId="77777777" w:rsidR="00C60D85" w:rsidRDefault="00000000">
            <w:pPr>
              <w:spacing w:after="0"/>
              <w:rPr>
                <w:ins w:id="14706" w:author="Sean de Noronha | DRG" w:date="2026-09-29T16:58:00Z" w16du:dateUtc="2026-09-29T14:58:00Z"/>
                <w:rFonts w:cs="Arial"/>
                <w:sz w:val="13"/>
                <w:szCs w:val="13"/>
              </w:rPr>
            </w:pPr>
            <w:ins w:id="14707"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B5" w14:textId="77777777" w:rsidR="00C60D85" w:rsidRDefault="00000000">
            <w:pPr>
              <w:spacing w:after="0"/>
              <w:rPr>
                <w:ins w:id="14708" w:author="Sean de Noronha | DRG" w:date="2026-09-29T16:58:00Z" w16du:dateUtc="2026-09-29T14:58:00Z"/>
                <w:rFonts w:cs="Arial"/>
                <w:sz w:val="13"/>
                <w:szCs w:val="13"/>
              </w:rPr>
            </w:pPr>
            <w:ins w:id="14709" w:author="Sean de Noronha | DRG" w:date="2026-09-29T16:58:00Z" w16du:dateUtc="2026-09-29T14:58:00Z">
              <w:r>
                <w:rPr>
                  <w:rFonts w:cs="Arial"/>
                  <w:sz w:val="13"/>
                  <w:szCs w:val="13"/>
                </w:rPr>
                <w:t>10,000</w:t>
              </w:r>
            </w:ins>
          </w:p>
        </w:tc>
        <w:tc>
          <w:tcPr>
            <w:tcW w:w="800" w:type="dxa"/>
            <w:vAlign w:val="center"/>
          </w:tcPr>
          <w:p w14:paraId="5E0011B6" w14:textId="77777777" w:rsidR="00C60D85" w:rsidRDefault="00000000">
            <w:pPr>
              <w:spacing w:after="0"/>
              <w:rPr>
                <w:ins w:id="14710" w:author="Sean de Noronha | DRG" w:date="2026-09-29T16:58:00Z" w16du:dateUtc="2026-09-29T14:58:00Z"/>
                <w:rFonts w:cs="Arial"/>
                <w:sz w:val="13"/>
                <w:szCs w:val="13"/>
              </w:rPr>
            </w:pPr>
            <w:ins w:id="14711" w:author="Sean de Noronha | DRG" w:date="2026-09-29T16:58:00Z" w16du:dateUtc="2026-09-29T14:58:00Z">
              <w:r>
                <w:rPr>
                  <w:rFonts w:cs="Arial"/>
                  <w:sz w:val="13"/>
                  <w:szCs w:val="13"/>
                </w:rPr>
                <w:t>–</w:t>
              </w:r>
            </w:ins>
          </w:p>
        </w:tc>
        <w:tc>
          <w:tcPr>
            <w:tcW w:w="880" w:type="dxa"/>
            <w:vAlign w:val="center"/>
          </w:tcPr>
          <w:p w14:paraId="5E0011B7" w14:textId="77777777" w:rsidR="00C60D85" w:rsidRDefault="00000000">
            <w:pPr>
              <w:spacing w:after="0"/>
              <w:rPr>
                <w:ins w:id="14712" w:author="Sean de Noronha | DRG" w:date="2026-09-29T16:58:00Z" w16du:dateUtc="2026-09-29T14:58:00Z"/>
                <w:rFonts w:cs="Arial"/>
                <w:sz w:val="13"/>
                <w:szCs w:val="13"/>
              </w:rPr>
            </w:pPr>
            <w:ins w:id="14713" w:author="Sean de Noronha | DRG" w:date="2026-09-29T16:58:00Z" w16du:dateUtc="2026-09-29T14:58:00Z">
              <w:r>
                <w:rPr>
                  <w:rFonts w:cs="Arial"/>
                  <w:sz w:val="13"/>
                  <w:szCs w:val="13"/>
                </w:rPr>
                <w:t>–</w:t>
              </w:r>
            </w:ins>
          </w:p>
        </w:tc>
        <w:tc>
          <w:tcPr>
            <w:tcW w:w="820" w:type="dxa"/>
            <w:vAlign w:val="center"/>
          </w:tcPr>
          <w:p w14:paraId="5E0011B8" w14:textId="77777777" w:rsidR="00C60D85" w:rsidRDefault="00000000">
            <w:pPr>
              <w:spacing w:after="0"/>
              <w:rPr>
                <w:ins w:id="14714" w:author="Sean de Noronha | DRG" w:date="2026-09-29T16:58:00Z" w16du:dateUtc="2026-09-29T14:58:00Z"/>
                <w:rFonts w:cs="Arial"/>
                <w:sz w:val="13"/>
                <w:szCs w:val="13"/>
              </w:rPr>
            </w:pPr>
            <w:ins w:id="14715" w:author="Sean de Noronha | DRG" w:date="2026-09-29T16:58:00Z" w16du:dateUtc="2026-09-29T14:58:00Z">
              <w:r>
                <w:rPr>
                  <w:rFonts w:cs="Arial"/>
                  <w:sz w:val="13"/>
                  <w:szCs w:val="13"/>
                </w:rPr>
                <w:t>–</w:t>
              </w:r>
            </w:ins>
          </w:p>
        </w:tc>
        <w:tc>
          <w:tcPr>
            <w:tcW w:w="1100" w:type="dxa"/>
            <w:vAlign w:val="center"/>
          </w:tcPr>
          <w:p w14:paraId="5E0011B9" w14:textId="77777777" w:rsidR="00C60D85" w:rsidRDefault="00000000">
            <w:pPr>
              <w:spacing w:after="0"/>
              <w:rPr>
                <w:ins w:id="14716" w:author="Sean de Noronha | DRG" w:date="2026-09-29T16:58:00Z" w16du:dateUtc="2026-09-29T14:58:00Z"/>
                <w:rFonts w:cs="Arial"/>
                <w:sz w:val="13"/>
                <w:szCs w:val="13"/>
              </w:rPr>
            </w:pPr>
            <w:ins w:id="14717" w:author="Sean de Noronha | DRG" w:date="2026-09-29T16:58:00Z" w16du:dateUtc="2026-09-29T14:58:00Z">
              <w:r>
                <w:rPr>
                  <w:rFonts w:cs="Arial"/>
                  <w:sz w:val="13"/>
                  <w:szCs w:val="13"/>
                </w:rPr>
                <w:t>145 (307)</w:t>
              </w:r>
            </w:ins>
          </w:p>
        </w:tc>
        <w:tc>
          <w:tcPr>
            <w:tcW w:w="700" w:type="dxa"/>
            <w:vAlign w:val="center"/>
          </w:tcPr>
          <w:p w14:paraId="5E0011BA" w14:textId="77777777" w:rsidR="00C60D85" w:rsidRDefault="00000000">
            <w:pPr>
              <w:spacing w:after="0"/>
              <w:rPr>
                <w:ins w:id="14718" w:author="Sean de Noronha | DRG" w:date="2026-09-29T16:58:00Z" w16du:dateUtc="2026-09-29T14:58:00Z"/>
                <w:rFonts w:cs="Arial"/>
                <w:sz w:val="13"/>
                <w:szCs w:val="13"/>
              </w:rPr>
            </w:pPr>
            <w:ins w:id="14719" w:author="Sean de Noronha | DRG" w:date="2026-09-29T16:58:00Z" w16du:dateUtc="2026-09-29T14:58:00Z">
              <w:r>
                <w:rPr>
                  <w:rFonts w:cs="Arial"/>
                  <w:sz w:val="13"/>
                  <w:szCs w:val="13"/>
                </w:rPr>
                <w:t>7.03</w:t>
              </w:r>
            </w:ins>
          </w:p>
        </w:tc>
      </w:tr>
      <w:tr w:rsidR="00C60D85" w14:paraId="77846D6A" w14:textId="77777777">
        <w:trPr>
          <w:jc w:val="center"/>
          <w:ins w:id="14720" w:author="Sean de Noronha | DRG" w:date="2026-09-29T16:58:00Z"/>
        </w:trPr>
        <w:tc>
          <w:tcPr>
            <w:tcW w:w="560" w:type="dxa"/>
            <w:vAlign w:val="center"/>
          </w:tcPr>
          <w:p w14:paraId="5E0011BB" w14:textId="77777777" w:rsidR="00C60D85" w:rsidRDefault="00000000">
            <w:pPr>
              <w:spacing w:after="0"/>
              <w:rPr>
                <w:ins w:id="14721" w:author="Sean de Noronha | DRG" w:date="2026-09-29T16:58:00Z" w16du:dateUtc="2026-09-29T14:58:00Z"/>
                <w:rFonts w:cs="Arial"/>
                <w:sz w:val="13"/>
                <w:szCs w:val="13"/>
              </w:rPr>
            </w:pPr>
            <w:ins w:id="14722" w:author="Sean de Noronha | DRG" w:date="2026-09-29T16:58:00Z" w16du:dateUtc="2026-09-29T14:58:00Z">
              <w:r>
                <w:rPr>
                  <w:rFonts w:cs="Arial"/>
                  <w:sz w:val="13"/>
                  <w:szCs w:val="13"/>
                </w:rPr>
                <w:t>364</w:t>
              </w:r>
            </w:ins>
          </w:p>
        </w:tc>
        <w:tc>
          <w:tcPr>
            <w:tcW w:w="500" w:type="dxa"/>
            <w:vAlign w:val="center"/>
          </w:tcPr>
          <w:p w14:paraId="5E0011BC" w14:textId="77777777" w:rsidR="00C60D85" w:rsidRDefault="00000000">
            <w:pPr>
              <w:spacing w:after="0"/>
              <w:rPr>
                <w:ins w:id="14723" w:author="Sean de Noronha | DRG" w:date="2026-09-29T16:58:00Z" w16du:dateUtc="2026-09-29T14:58:00Z"/>
                <w:rFonts w:cs="Arial"/>
                <w:sz w:val="13"/>
                <w:szCs w:val="13"/>
              </w:rPr>
            </w:pPr>
            <w:ins w:id="14724" w:author="Sean de Noronha | DRG" w:date="2026-09-29T16:58:00Z" w16du:dateUtc="2026-09-29T14:58:00Z">
              <w:r>
                <w:rPr>
                  <w:rFonts w:cs="Arial"/>
                  <w:sz w:val="13"/>
                  <w:szCs w:val="13"/>
                </w:rPr>
                <w:t>T5</w:t>
              </w:r>
            </w:ins>
          </w:p>
        </w:tc>
        <w:tc>
          <w:tcPr>
            <w:tcW w:w="660" w:type="dxa"/>
            <w:vAlign w:val="center"/>
          </w:tcPr>
          <w:p w14:paraId="5E0011BD" w14:textId="77777777" w:rsidR="00C60D85" w:rsidRDefault="00000000">
            <w:pPr>
              <w:spacing w:after="0"/>
              <w:rPr>
                <w:ins w:id="14725" w:author="Sean de Noronha | DRG" w:date="2026-09-29T16:58:00Z" w16du:dateUtc="2026-09-29T14:58:00Z"/>
                <w:rFonts w:cs="Arial"/>
                <w:sz w:val="13"/>
                <w:szCs w:val="13"/>
              </w:rPr>
            </w:pPr>
            <w:ins w:id="14726" w:author="Sean de Noronha | DRG" w:date="2026-09-29T16:58:00Z" w16du:dateUtc="2026-09-29T14:58:00Z">
              <w:r>
                <w:rPr>
                  <w:rFonts w:cs="Arial"/>
                  <w:sz w:val="13"/>
                  <w:szCs w:val="13"/>
                </w:rPr>
                <w:t>3</w:t>
              </w:r>
            </w:ins>
          </w:p>
        </w:tc>
        <w:tc>
          <w:tcPr>
            <w:tcW w:w="1920" w:type="dxa"/>
            <w:vAlign w:val="center"/>
          </w:tcPr>
          <w:p w14:paraId="5E0011BE" w14:textId="77777777" w:rsidR="00C60D85" w:rsidRDefault="00000000">
            <w:pPr>
              <w:spacing w:after="0"/>
              <w:rPr>
                <w:ins w:id="14727" w:author="Sean de Noronha | DRG" w:date="2026-09-29T16:58:00Z" w16du:dateUtc="2026-09-29T14:58:00Z"/>
                <w:rFonts w:cs="Arial"/>
                <w:sz w:val="13"/>
                <w:szCs w:val="13"/>
              </w:rPr>
            </w:pPr>
            <w:ins w:id="14728" w:author="Sean de Noronha | DRG" w:date="2026-09-29T16:58:00Z" w16du:dateUtc="2026-09-29T14:58:00Z">
              <w:r>
                <w:rPr>
                  <w:rFonts w:cs="Arial"/>
                  <w:sz w:val="13"/>
                  <w:szCs w:val="13"/>
                </w:rPr>
                <w:t>Tee, run, NPS ¾</w:t>
              </w:r>
            </w:ins>
          </w:p>
        </w:tc>
        <w:tc>
          <w:tcPr>
            <w:tcW w:w="520" w:type="dxa"/>
            <w:vAlign w:val="center"/>
          </w:tcPr>
          <w:p w14:paraId="5E0011BF" w14:textId="77777777" w:rsidR="00C60D85" w:rsidRDefault="00000000">
            <w:pPr>
              <w:spacing w:after="0"/>
              <w:rPr>
                <w:ins w:id="14729" w:author="Sean de Noronha | DRG" w:date="2026-09-29T16:58:00Z" w16du:dateUtc="2026-09-29T14:58:00Z"/>
                <w:rFonts w:cs="Arial"/>
                <w:sz w:val="13"/>
                <w:szCs w:val="13"/>
              </w:rPr>
            </w:pPr>
            <w:ins w:id="14730"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C0" w14:textId="77777777" w:rsidR="00C60D85" w:rsidRDefault="00000000">
            <w:pPr>
              <w:spacing w:after="0"/>
              <w:rPr>
                <w:ins w:id="14731" w:author="Sean de Noronha | DRG" w:date="2026-09-29T16:58:00Z" w16du:dateUtc="2026-09-29T14:58:00Z"/>
                <w:rFonts w:cs="Arial"/>
                <w:sz w:val="13"/>
                <w:szCs w:val="13"/>
              </w:rPr>
            </w:pPr>
            <w:ins w:id="14732" w:author="Sean de Noronha | DRG" w:date="2026-09-29T16:58:00Z" w16du:dateUtc="2026-09-29T14:58:00Z">
              <w:r>
                <w:rPr>
                  <w:rFonts w:cs="Arial"/>
                  <w:sz w:val="13"/>
                  <w:szCs w:val="13"/>
                </w:rPr>
                <w:t>20,000</w:t>
              </w:r>
            </w:ins>
          </w:p>
        </w:tc>
        <w:tc>
          <w:tcPr>
            <w:tcW w:w="800" w:type="dxa"/>
            <w:vAlign w:val="center"/>
          </w:tcPr>
          <w:p w14:paraId="5E0011C1" w14:textId="77777777" w:rsidR="00C60D85" w:rsidRDefault="00000000">
            <w:pPr>
              <w:spacing w:after="0"/>
              <w:rPr>
                <w:ins w:id="14733" w:author="Sean de Noronha | DRG" w:date="2026-09-29T16:58:00Z" w16du:dateUtc="2026-09-29T14:58:00Z"/>
                <w:rFonts w:cs="Arial"/>
                <w:sz w:val="13"/>
                <w:szCs w:val="13"/>
              </w:rPr>
            </w:pPr>
            <w:ins w:id="14734" w:author="Sean de Noronha | DRG" w:date="2026-09-29T16:58:00Z" w16du:dateUtc="2026-09-29T14:58:00Z">
              <w:r>
                <w:rPr>
                  <w:rFonts w:cs="Arial"/>
                  <w:sz w:val="13"/>
                  <w:szCs w:val="13"/>
                </w:rPr>
                <w:t>–</w:t>
              </w:r>
            </w:ins>
          </w:p>
        </w:tc>
        <w:tc>
          <w:tcPr>
            <w:tcW w:w="880" w:type="dxa"/>
            <w:vAlign w:val="center"/>
          </w:tcPr>
          <w:p w14:paraId="5E0011C2" w14:textId="77777777" w:rsidR="00C60D85" w:rsidRDefault="00000000">
            <w:pPr>
              <w:spacing w:after="0"/>
              <w:rPr>
                <w:ins w:id="14735" w:author="Sean de Noronha | DRG" w:date="2026-09-29T16:58:00Z" w16du:dateUtc="2026-09-29T14:58:00Z"/>
                <w:rFonts w:cs="Arial"/>
                <w:sz w:val="13"/>
                <w:szCs w:val="13"/>
              </w:rPr>
            </w:pPr>
            <w:ins w:id="14736" w:author="Sean de Noronha | DRG" w:date="2026-09-29T16:58:00Z" w16du:dateUtc="2026-09-29T14:58:00Z">
              <w:r>
                <w:rPr>
                  <w:rFonts w:cs="Arial"/>
                  <w:sz w:val="13"/>
                  <w:szCs w:val="13"/>
                </w:rPr>
                <w:t>–</w:t>
              </w:r>
            </w:ins>
          </w:p>
        </w:tc>
        <w:tc>
          <w:tcPr>
            <w:tcW w:w="820" w:type="dxa"/>
            <w:vAlign w:val="center"/>
          </w:tcPr>
          <w:p w14:paraId="5E0011C3" w14:textId="77777777" w:rsidR="00C60D85" w:rsidRDefault="00000000">
            <w:pPr>
              <w:spacing w:after="0"/>
              <w:rPr>
                <w:ins w:id="14737" w:author="Sean de Noronha | DRG" w:date="2026-09-29T16:58:00Z" w16du:dateUtc="2026-09-29T14:58:00Z"/>
                <w:rFonts w:cs="Arial"/>
                <w:sz w:val="13"/>
                <w:szCs w:val="13"/>
              </w:rPr>
            </w:pPr>
            <w:ins w:id="14738" w:author="Sean de Noronha | DRG" w:date="2026-09-29T16:58:00Z" w16du:dateUtc="2026-09-29T14:58:00Z">
              <w:r>
                <w:rPr>
                  <w:rFonts w:cs="Arial"/>
                  <w:sz w:val="13"/>
                  <w:szCs w:val="13"/>
                </w:rPr>
                <w:t>–</w:t>
              </w:r>
            </w:ins>
          </w:p>
        </w:tc>
        <w:tc>
          <w:tcPr>
            <w:tcW w:w="1100" w:type="dxa"/>
            <w:vAlign w:val="center"/>
          </w:tcPr>
          <w:p w14:paraId="5E0011C4" w14:textId="77777777" w:rsidR="00C60D85" w:rsidRDefault="00000000">
            <w:pPr>
              <w:spacing w:after="0"/>
              <w:rPr>
                <w:ins w:id="14739" w:author="Sean de Noronha | DRG" w:date="2026-09-29T16:58:00Z" w16du:dateUtc="2026-09-29T14:58:00Z"/>
                <w:rFonts w:cs="Arial"/>
                <w:sz w:val="13"/>
                <w:szCs w:val="13"/>
              </w:rPr>
            </w:pPr>
            <w:ins w:id="14740" w:author="Sean de Noronha | DRG" w:date="2026-09-29T16:58:00Z" w16du:dateUtc="2026-09-29T14:58:00Z">
              <w:r>
                <w:rPr>
                  <w:rFonts w:cs="Arial"/>
                  <w:sz w:val="13"/>
                  <w:szCs w:val="13"/>
                </w:rPr>
                <w:t>290 (615)</w:t>
              </w:r>
            </w:ins>
          </w:p>
        </w:tc>
        <w:tc>
          <w:tcPr>
            <w:tcW w:w="700" w:type="dxa"/>
            <w:vAlign w:val="center"/>
          </w:tcPr>
          <w:p w14:paraId="5E0011C5" w14:textId="77777777" w:rsidR="00C60D85" w:rsidRDefault="00000000">
            <w:pPr>
              <w:spacing w:after="0"/>
              <w:rPr>
                <w:ins w:id="14741" w:author="Sean de Noronha | DRG" w:date="2026-09-29T16:58:00Z" w16du:dateUtc="2026-09-29T14:58:00Z"/>
                <w:rFonts w:cs="Arial"/>
                <w:sz w:val="13"/>
                <w:szCs w:val="13"/>
              </w:rPr>
            </w:pPr>
            <w:ins w:id="14742" w:author="Sean de Noronha | DRG" w:date="2026-09-29T16:58:00Z" w16du:dateUtc="2026-09-29T14:58:00Z">
              <w:r>
                <w:rPr>
                  <w:rFonts w:cs="Arial"/>
                  <w:sz w:val="13"/>
                  <w:szCs w:val="13"/>
                </w:rPr>
                <w:t>14.1</w:t>
              </w:r>
            </w:ins>
          </w:p>
        </w:tc>
      </w:tr>
      <w:tr w:rsidR="00C60D85" w14:paraId="2E667B90" w14:textId="77777777">
        <w:trPr>
          <w:jc w:val="center"/>
          <w:ins w:id="14743" w:author="Sean de Noronha | DRG" w:date="2026-09-29T16:58:00Z"/>
        </w:trPr>
        <w:tc>
          <w:tcPr>
            <w:tcW w:w="560" w:type="dxa"/>
            <w:vAlign w:val="center"/>
          </w:tcPr>
          <w:p w14:paraId="5E0011C6" w14:textId="77777777" w:rsidR="00C60D85" w:rsidRDefault="00000000">
            <w:pPr>
              <w:spacing w:after="0"/>
              <w:rPr>
                <w:ins w:id="14744" w:author="Sean de Noronha | DRG" w:date="2026-09-29T16:58:00Z" w16du:dateUtc="2026-09-29T14:58:00Z"/>
                <w:rFonts w:cs="Arial"/>
                <w:sz w:val="13"/>
                <w:szCs w:val="13"/>
              </w:rPr>
            </w:pPr>
            <w:ins w:id="14745" w:author="Sean de Noronha | DRG" w:date="2026-09-29T16:58:00Z" w16du:dateUtc="2026-09-29T14:58:00Z">
              <w:r>
                <w:rPr>
                  <w:rFonts w:cs="Arial"/>
                  <w:sz w:val="13"/>
                  <w:szCs w:val="13"/>
                </w:rPr>
                <w:t>365</w:t>
              </w:r>
            </w:ins>
          </w:p>
        </w:tc>
        <w:tc>
          <w:tcPr>
            <w:tcW w:w="500" w:type="dxa"/>
            <w:vAlign w:val="center"/>
          </w:tcPr>
          <w:p w14:paraId="5E0011C7" w14:textId="77777777" w:rsidR="00C60D85" w:rsidRDefault="00000000">
            <w:pPr>
              <w:spacing w:after="0"/>
              <w:rPr>
                <w:ins w:id="14746" w:author="Sean de Noronha | DRG" w:date="2026-09-29T16:58:00Z" w16du:dateUtc="2026-09-29T14:58:00Z"/>
                <w:rFonts w:cs="Arial"/>
                <w:sz w:val="13"/>
                <w:szCs w:val="13"/>
              </w:rPr>
            </w:pPr>
            <w:ins w:id="14747" w:author="Sean de Noronha | DRG" w:date="2026-09-29T16:58:00Z" w16du:dateUtc="2026-09-29T14:58:00Z">
              <w:r>
                <w:rPr>
                  <w:rFonts w:cs="Arial"/>
                  <w:sz w:val="13"/>
                  <w:szCs w:val="13"/>
                </w:rPr>
                <w:t>T5</w:t>
              </w:r>
            </w:ins>
          </w:p>
        </w:tc>
        <w:tc>
          <w:tcPr>
            <w:tcW w:w="660" w:type="dxa"/>
            <w:vAlign w:val="center"/>
          </w:tcPr>
          <w:p w14:paraId="5E0011C8" w14:textId="77777777" w:rsidR="00C60D85" w:rsidRDefault="00000000">
            <w:pPr>
              <w:spacing w:after="0"/>
              <w:rPr>
                <w:ins w:id="14748" w:author="Sean de Noronha | DRG" w:date="2026-09-29T16:58:00Z" w16du:dateUtc="2026-09-29T14:58:00Z"/>
                <w:rFonts w:cs="Arial"/>
                <w:sz w:val="13"/>
                <w:szCs w:val="13"/>
              </w:rPr>
            </w:pPr>
            <w:ins w:id="14749" w:author="Sean de Noronha | DRG" w:date="2026-09-29T16:58:00Z" w16du:dateUtc="2026-09-29T14:58:00Z">
              <w:r>
                <w:rPr>
                  <w:rFonts w:cs="Arial"/>
                  <w:sz w:val="13"/>
                  <w:szCs w:val="13"/>
                </w:rPr>
                <w:t>3</w:t>
              </w:r>
            </w:ins>
          </w:p>
        </w:tc>
        <w:tc>
          <w:tcPr>
            <w:tcW w:w="1920" w:type="dxa"/>
            <w:vAlign w:val="center"/>
          </w:tcPr>
          <w:p w14:paraId="5E0011C9" w14:textId="77777777" w:rsidR="00C60D85" w:rsidRDefault="00000000">
            <w:pPr>
              <w:spacing w:after="0"/>
              <w:rPr>
                <w:ins w:id="14750" w:author="Sean de Noronha | DRG" w:date="2026-09-29T16:58:00Z" w16du:dateUtc="2026-09-29T14:58:00Z"/>
                <w:rFonts w:cs="Arial"/>
                <w:sz w:val="13"/>
                <w:szCs w:val="13"/>
              </w:rPr>
            </w:pPr>
            <w:ins w:id="14751" w:author="Sean de Noronha | DRG" w:date="2026-09-29T16:58:00Z" w16du:dateUtc="2026-09-29T14:58:00Z">
              <w:r>
                <w:rPr>
                  <w:rFonts w:cs="Arial"/>
                  <w:sz w:val="13"/>
                  <w:szCs w:val="13"/>
                </w:rPr>
                <w:t>Tee, branch, NPS ¾</w:t>
              </w:r>
            </w:ins>
          </w:p>
        </w:tc>
        <w:tc>
          <w:tcPr>
            <w:tcW w:w="520" w:type="dxa"/>
            <w:vAlign w:val="center"/>
          </w:tcPr>
          <w:p w14:paraId="5E0011CA" w14:textId="77777777" w:rsidR="00C60D85" w:rsidRDefault="00000000">
            <w:pPr>
              <w:spacing w:after="0"/>
              <w:rPr>
                <w:ins w:id="14752" w:author="Sean de Noronha | DRG" w:date="2026-09-29T16:58:00Z" w16du:dateUtc="2026-09-29T14:58:00Z"/>
                <w:rFonts w:cs="Arial"/>
                <w:sz w:val="13"/>
                <w:szCs w:val="13"/>
              </w:rPr>
            </w:pPr>
            <w:ins w:id="14753" w:author="Sean de Noronha | DRG" w:date="2026-09-29T16:58:00Z" w16du:dateUtc="2026-09-29T14:58:00Z">
              <w:r>
                <w:rPr>
                  <w:rFonts w:cs="Arial"/>
                  <w:sz w:val="13"/>
                  <w:szCs w:val="13"/>
                </w:rPr>
                <w:t>He</w:t>
              </w:r>
            </w:ins>
          </w:p>
        </w:tc>
        <w:tc>
          <w:tcPr>
            <w:tcW w:w="900" w:type="dxa"/>
            <w:vAlign w:val="center"/>
          </w:tcPr>
          <w:p w14:paraId="5E0011CB" w14:textId="77777777" w:rsidR="00C60D85" w:rsidRDefault="00000000">
            <w:pPr>
              <w:spacing w:after="0"/>
              <w:rPr>
                <w:ins w:id="14754" w:author="Sean de Noronha | DRG" w:date="2026-09-29T16:58:00Z" w16du:dateUtc="2026-09-29T14:58:00Z"/>
                <w:rFonts w:cs="Arial"/>
                <w:sz w:val="13"/>
                <w:szCs w:val="13"/>
              </w:rPr>
            </w:pPr>
            <w:ins w:id="14755" w:author="Sean de Noronha | DRG" w:date="2026-09-29T16:58:00Z" w16du:dateUtc="2026-09-29T14:58:00Z">
              <w:r>
                <w:rPr>
                  <w:rFonts w:cs="Arial"/>
                  <w:sz w:val="13"/>
                  <w:szCs w:val="13"/>
                </w:rPr>
                <w:t>1,000</w:t>
              </w:r>
            </w:ins>
          </w:p>
        </w:tc>
        <w:tc>
          <w:tcPr>
            <w:tcW w:w="800" w:type="dxa"/>
            <w:vAlign w:val="center"/>
          </w:tcPr>
          <w:p w14:paraId="5E0011CC" w14:textId="77777777" w:rsidR="00C60D85" w:rsidRDefault="00000000">
            <w:pPr>
              <w:spacing w:after="0"/>
              <w:rPr>
                <w:ins w:id="14756" w:author="Sean de Noronha | DRG" w:date="2026-09-29T16:58:00Z" w16du:dateUtc="2026-09-29T14:58:00Z"/>
                <w:rFonts w:cs="Arial"/>
                <w:sz w:val="13"/>
                <w:szCs w:val="13"/>
              </w:rPr>
            </w:pPr>
            <w:ins w:id="14757" w:author="Sean de Noronha | DRG" w:date="2026-09-29T16:58:00Z" w16du:dateUtc="2026-09-29T14:58:00Z">
              <w:r>
                <w:rPr>
                  <w:rFonts w:cs="Arial"/>
                  <w:sz w:val="13"/>
                  <w:szCs w:val="13"/>
                </w:rPr>
                <w:t>–</w:t>
              </w:r>
            </w:ins>
          </w:p>
        </w:tc>
        <w:tc>
          <w:tcPr>
            <w:tcW w:w="880" w:type="dxa"/>
            <w:vAlign w:val="center"/>
          </w:tcPr>
          <w:p w14:paraId="5E0011CD" w14:textId="77777777" w:rsidR="00C60D85" w:rsidRDefault="00000000">
            <w:pPr>
              <w:spacing w:after="0"/>
              <w:rPr>
                <w:ins w:id="14758" w:author="Sean de Noronha | DRG" w:date="2026-09-29T16:58:00Z" w16du:dateUtc="2026-09-29T14:58:00Z"/>
                <w:rFonts w:cs="Arial"/>
                <w:sz w:val="13"/>
                <w:szCs w:val="13"/>
              </w:rPr>
            </w:pPr>
            <w:ins w:id="14759" w:author="Sean de Noronha | DRG" w:date="2026-09-29T16:58:00Z" w16du:dateUtc="2026-09-29T14:58:00Z">
              <w:r>
                <w:rPr>
                  <w:rFonts w:cs="Arial"/>
                  <w:sz w:val="13"/>
                  <w:szCs w:val="13"/>
                </w:rPr>
                <w:t>–</w:t>
              </w:r>
            </w:ins>
          </w:p>
        </w:tc>
        <w:tc>
          <w:tcPr>
            <w:tcW w:w="820" w:type="dxa"/>
            <w:vAlign w:val="center"/>
          </w:tcPr>
          <w:p w14:paraId="5E0011CE" w14:textId="77777777" w:rsidR="00C60D85" w:rsidRDefault="00000000">
            <w:pPr>
              <w:spacing w:after="0"/>
              <w:rPr>
                <w:ins w:id="14760" w:author="Sean de Noronha | DRG" w:date="2026-09-29T16:58:00Z" w16du:dateUtc="2026-09-29T14:58:00Z"/>
                <w:rFonts w:cs="Arial"/>
                <w:sz w:val="13"/>
                <w:szCs w:val="13"/>
              </w:rPr>
            </w:pPr>
            <w:ins w:id="14761" w:author="Sean de Noronha | DRG" w:date="2026-09-29T16:58:00Z" w16du:dateUtc="2026-09-29T14:58:00Z">
              <w:r>
                <w:rPr>
                  <w:rFonts w:cs="Arial"/>
                  <w:sz w:val="13"/>
                  <w:szCs w:val="13"/>
                </w:rPr>
                <w:t>–</w:t>
              </w:r>
            </w:ins>
          </w:p>
        </w:tc>
        <w:tc>
          <w:tcPr>
            <w:tcW w:w="1100" w:type="dxa"/>
            <w:vAlign w:val="center"/>
          </w:tcPr>
          <w:p w14:paraId="5E0011CF" w14:textId="77777777" w:rsidR="00C60D85" w:rsidRDefault="00000000">
            <w:pPr>
              <w:spacing w:after="0"/>
              <w:rPr>
                <w:ins w:id="14762" w:author="Sean de Noronha | DRG" w:date="2026-09-29T16:58:00Z" w16du:dateUtc="2026-09-29T14:58:00Z"/>
                <w:rFonts w:cs="Arial"/>
                <w:sz w:val="13"/>
                <w:szCs w:val="13"/>
              </w:rPr>
            </w:pPr>
            <w:ins w:id="14763" w:author="Sean de Noronha | DRG" w:date="2026-09-29T16:58:00Z" w16du:dateUtc="2026-09-29T14:58:00Z">
              <w:r>
                <w:rPr>
                  <w:rFonts w:cs="Arial"/>
                  <w:sz w:val="13"/>
                  <w:szCs w:val="13"/>
                </w:rPr>
                <w:t>113 (240)</w:t>
              </w:r>
            </w:ins>
          </w:p>
        </w:tc>
        <w:tc>
          <w:tcPr>
            <w:tcW w:w="700" w:type="dxa"/>
            <w:vAlign w:val="center"/>
          </w:tcPr>
          <w:p w14:paraId="5E0011D0" w14:textId="77777777" w:rsidR="00C60D85" w:rsidRDefault="00000000">
            <w:pPr>
              <w:spacing w:after="0"/>
              <w:rPr>
                <w:ins w:id="14764" w:author="Sean de Noronha | DRG" w:date="2026-09-29T16:58:00Z" w16du:dateUtc="2026-09-29T14:58:00Z"/>
                <w:rFonts w:cs="Arial"/>
                <w:sz w:val="13"/>
                <w:szCs w:val="13"/>
              </w:rPr>
            </w:pPr>
            <w:ins w:id="14765" w:author="Sean de Noronha | DRG" w:date="2026-09-29T16:58:00Z" w16du:dateUtc="2026-09-29T14:58:00Z">
              <w:r>
                <w:rPr>
                  <w:rFonts w:cs="Arial"/>
                  <w:sz w:val="13"/>
                  <w:szCs w:val="13"/>
                </w:rPr>
                <w:t>5.48</w:t>
              </w:r>
            </w:ins>
          </w:p>
        </w:tc>
      </w:tr>
      <w:tr w:rsidR="00C60D85" w14:paraId="2C9F0720" w14:textId="77777777">
        <w:trPr>
          <w:jc w:val="center"/>
          <w:ins w:id="14766" w:author="Sean de Noronha | DRG" w:date="2026-09-29T16:58:00Z"/>
        </w:trPr>
        <w:tc>
          <w:tcPr>
            <w:tcW w:w="560" w:type="dxa"/>
            <w:vAlign w:val="center"/>
          </w:tcPr>
          <w:p w14:paraId="5E0011D1" w14:textId="77777777" w:rsidR="00C60D85" w:rsidRDefault="00000000">
            <w:pPr>
              <w:spacing w:after="0"/>
              <w:rPr>
                <w:ins w:id="14767" w:author="Sean de Noronha | DRG" w:date="2026-09-29T16:58:00Z" w16du:dateUtc="2026-09-29T14:58:00Z"/>
                <w:rFonts w:cs="Arial"/>
                <w:sz w:val="13"/>
                <w:szCs w:val="13"/>
              </w:rPr>
            </w:pPr>
            <w:ins w:id="14768" w:author="Sean de Noronha | DRG" w:date="2026-09-29T16:58:00Z" w16du:dateUtc="2026-09-29T14:58:00Z">
              <w:r>
                <w:rPr>
                  <w:rFonts w:cs="Arial"/>
                  <w:sz w:val="13"/>
                  <w:szCs w:val="13"/>
                </w:rPr>
                <w:t>366</w:t>
              </w:r>
            </w:ins>
          </w:p>
        </w:tc>
        <w:tc>
          <w:tcPr>
            <w:tcW w:w="500" w:type="dxa"/>
            <w:vAlign w:val="center"/>
          </w:tcPr>
          <w:p w14:paraId="5E0011D2" w14:textId="77777777" w:rsidR="00C60D85" w:rsidRDefault="00000000">
            <w:pPr>
              <w:spacing w:after="0"/>
              <w:rPr>
                <w:ins w:id="14769" w:author="Sean de Noronha | DRG" w:date="2026-09-29T16:58:00Z" w16du:dateUtc="2026-09-29T14:58:00Z"/>
                <w:rFonts w:cs="Arial"/>
                <w:sz w:val="13"/>
                <w:szCs w:val="13"/>
              </w:rPr>
            </w:pPr>
            <w:ins w:id="14770" w:author="Sean de Noronha | DRG" w:date="2026-09-29T16:58:00Z" w16du:dateUtc="2026-09-29T14:58:00Z">
              <w:r>
                <w:rPr>
                  <w:rFonts w:cs="Arial"/>
                  <w:sz w:val="13"/>
                  <w:szCs w:val="13"/>
                </w:rPr>
                <w:t>T5</w:t>
              </w:r>
            </w:ins>
          </w:p>
        </w:tc>
        <w:tc>
          <w:tcPr>
            <w:tcW w:w="660" w:type="dxa"/>
            <w:vAlign w:val="center"/>
          </w:tcPr>
          <w:p w14:paraId="5E0011D3" w14:textId="77777777" w:rsidR="00C60D85" w:rsidRDefault="00000000">
            <w:pPr>
              <w:spacing w:after="0"/>
              <w:rPr>
                <w:ins w:id="14771" w:author="Sean de Noronha | DRG" w:date="2026-09-29T16:58:00Z" w16du:dateUtc="2026-09-29T14:58:00Z"/>
                <w:rFonts w:cs="Arial"/>
                <w:sz w:val="13"/>
                <w:szCs w:val="13"/>
              </w:rPr>
            </w:pPr>
            <w:ins w:id="14772" w:author="Sean de Noronha | DRG" w:date="2026-09-29T16:58:00Z" w16du:dateUtc="2026-09-29T14:58:00Z">
              <w:r>
                <w:rPr>
                  <w:rFonts w:cs="Arial"/>
                  <w:sz w:val="13"/>
                  <w:szCs w:val="13"/>
                </w:rPr>
                <w:t>3</w:t>
              </w:r>
            </w:ins>
          </w:p>
        </w:tc>
        <w:tc>
          <w:tcPr>
            <w:tcW w:w="1920" w:type="dxa"/>
            <w:vAlign w:val="center"/>
          </w:tcPr>
          <w:p w14:paraId="5E0011D4" w14:textId="77777777" w:rsidR="00C60D85" w:rsidRDefault="00000000">
            <w:pPr>
              <w:spacing w:after="0"/>
              <w:rPr>
                <w:ins w:id="14773" w:author="Sean de Noronha | DRG" w:date="2026-09-29T16:58:00Z" w16du:dateUtc="2026-09-29T14:58:00Z"/>
                <w:rFonts w:cs="Arial"/>
                <w:sz w:val="13"/>
                <w:szCs w:val="13"/>
              </w:rPr>
            </w:pPr>
            <w:ins w:id="14774" w:author="Sean de Noronha | DRG" w:date="2026-09-29T16:58:00Z" w16du:dateUtc="2026-09-29T14:58:00Z">
              <w:r>
                <w:rPr>
                  <w:rFonts w:cs="Arial"/>
                  <w:sz w:val="13"/>
                  <w:szCs w:val="13"/>
                </w:rPr>
                <w:t>Tee, branch, NPS ¾</w:t>
              </w:r>
            </w:ins>
          </w:p>
        </w:tc>
        <w:tc>
          <w:tcPr>
            <w:tcW w:w="520" w:type="dxa"/>
            <w:vAlign w:val="center"/>
          </w:tcPr>
          <w:p w14:paraId="5E0011D5" w14:textId="77777777" w:rsidR="00C60D85" w:rsidRDefault="00000000">
            <w:pPr>
              <w:spacing w:after="0"/>
              <w:rPr>
                <w:ins w:id="14775" w:author="Sean de Noronha | DRG" w:date="2026-09-29T16:58:00Z" w16du:dateUtc="2026-09-29T14:58:00Z"/>
                <w:rFonts w:cs="Arial"/>
                <w:sz w:val="13"/>
                <w:szCs w:val="13"/>
              </w:rPr>
            </w:pPr>
            <w:ins w:id="14776" w:author="Sean de Noronha | DRG" w:date="2026-09-29T16:58:00Z" w16du:dateUtc="2026-09-29T14:58:00Z">
              <w:r>
                <w:rPr>
                  <w:rFonts w:cs="Arial"/>
                  <w:sz w:val="13"/>
                  <w:szCs w:val="13"/>
                </w:rPr>
                <w:t>He</w:t>
              </w:r>
            </w:ins>
          </w:p>
        </w:tc>
        <w:tc>
          <w:tcPr>
            <w:tcW w:w="900" w:type="dxa"/>
            <w:vAlign w:val="center"/>
          </w:tcPr>
          <w:p w14:paraId="5E0011D6" w14:textId="77777777" w:rsidR="00C60D85" w:rsidRDefault="00000000">
            <w:pPr>
              <w:spacing w:after="0"/>
              <w:rPr>
                <w:ins w:id="14777" w:author="Sean de Noronha | DRG" w:date="2026-09-29T16:58:00Z" w16du:dateUtc="2026-09-29T14:58:00Z"/>
                <w:rFonts w:cs="Arial"/>
                <w:sz w:val="13"/>
                <w:szCs w:val="13"/>
              </w:rPr>
            </w:pPr>
            <w:ins w:id="14778" w:author="Sean de Noronha | DRG" w:date="2026-09-29T16:58:00Z" w16du:dateUtc="2026-09-29T14:58:00Z">
              <w:r>
                <w:rPr>
                  <w:rFonts w:cs="Arial"/>
                  <w:sz w:val="13"/>
                  <w:szCs w:val="13"/>
                </w:rPr>
                <w:t>3,000</w:t>
              </w:r>
            </w:ins>
          </w:p>
        </w:tc>
        <w:tc>
          <w:tcPr>
            <w:tcW w:w="800" w:type="dxa"/>
            <w:vAlign w:val="center"/>
          </w:tcPr>
          <w:p w14:paraId="5E0011D7" w14:textId="77777777" w:rsidR="00C60D85" w:rsidRDefault="00000000">
            <w:pPr>
              <w:spacing w:after="0"/>
              <w:rPr>
                <w:ins w:id="14779" w:author="Sean de Noronha | DRG" w:date="2026-09-29T16:58:00Z" w16du:dateUtc="2026-09-29T14:58:00Z"/>
                <w:rFonts w:cs="Arial"/>
                <w:sz w:val="13"/>
                <w:szCs w:val="13"/>
              </w:rPr>
            </w:pPr>
            <w:ins w:id="14780" w:author="Sean de Noronha | DRG" w:date="2026-09-29T16:58:00Z" w16du:dateUtc="2026-09-29T14:58:00Z">
              <w:r>
                <w:rPr>
                  <w:rFonts w:cs="Arial"/>
                  <w:sz w:val="13"/>
                  <w:szCs w:val="13"/>
                </w:rPr>
                <w:t>–</w:t>
              </w:r>
            </w:ins>
          </w:p>
        </w:tc>
        <w:tc>
          <w:tcPr>
            <w:tcW w:w="880" w:type="dxa"/>
            <w:vAlign w:val="center"/>
          </w:tcPr>
          <w:p w14:paraId="5E0011D8" w14:textId="77777777" w:rsidR="00C60D85" w:rsidRDefault="00000000">
            <w:pPr>
              <w:spacing w:after="0"/>
              <w:rPr>
                <w:ins w:id="14781" w:author="Sean de Noronha | DRG" w:date="2026-09-29T16:58:00Z" w16du:dateUtc="2026-09-29T14:58:00Z"/>
                <w:rFonts w:cs="Arial"/>
                <w:sz w:val="13"/>
                <w:szCs w:val="13"/>
              </w:rPr>
            </w:pPr>
            <w:ins w:id="14782" w:author="Sean de Noronha | DRG" w:date="2026-09-29T16:58:00Z" w16du:dateUtc="2026-09-29T14:58:00Z">
              <w:r>
                <w:rPr>
                  <w:rFonts w:cs="Arial"/>
                  <w:sz w:val="13"/>
                  <w:szCs w:val="13"/>
                </w:rPr>
                <w:t>–</w:t>
              </w:r>
            </w:ins>
          </w:p>
        </w:tc>
        <w:tc>
          <w:tcPr>
            <w:tcW w:w="820" w:type="dxa"/>
            <w:vAlign w:val="center"/>
          </w:tcPr>
          <w:p w14:paraId="5E0011D9" w14:textId="77777777" w:rsidR="00C60D85" w:rsidRDefault="00000000">
            <w:pPr>
              <w:spacing w:after="0"/>
              <w:rPr>
                <w:ins w:id="14783" w:author="Sean de Noronha | DRG" w:date="2026-09-29T16:58:00Z" w16du:dateUtc="2026-09-29T14:58:00Z"/>
                <w:rFonts w:cs="Arial"/>
                <w:sz w:val="13"/>
                <w:szCs w:val="13"/>
              </w:rPr>
            </w:pPr>
            <w:ins w:id="14784" w:author="Sean de Noronha | DRG" w:date="2026-09-29T16:58:00Z" w16du:dateUtc="2026-09-29T14:58:00Z">
              <w:r>
                <w:rPr>
                  <w:rFonts w:cs="Arial"/>
                  <w:sz w:val="13"/>
                  <w:szCs w:val="13"/>
                </w:rPr>
                <w:t>–</w:t>
              </w:r>
            </w:ins>
          </w:p>
        </w:tc>
        <w:tc>
          <w:tcPr>
            <w:tcW w:w="1100" w:type="dxa"/>
            <w:vAlign w:val="center"/>
          </w:tcPr>
          <w:p w14:paraId="5E0011DA" w14:textId="77777777" w:rsidR="00C60D85" w:rsidRDefault="00000000">
            <w:pPr>
              <w:spacing w:after="0"/>
              <w:rPr>
                <w:ins w:id="14785" w:author="Sean de Noronha | DRG" w:date="2026-09-29T16:58:00Z" w16du:dateUtc="2026-09-29T14:58:00Z"/>
                <w:rFonts w:cs="Arial"/>
                <w:sz w:val="13"/>
                <w:szCs w:val="13"/>
              </w:rPr>
            </w:pPr>
            <w:ins w:id="14786" w:author="Sean de Noronha | DRG" w:date="2026-09-29T16:58:00Z" w16du:dateUtc="2026-09-29T14:58:00Z">
              <w:r>
                <w:rPr>
                  <w:rFonts w:cs="Arial"/>
                  <w:sz w:val="13"/>
                  <w:szCs w:val="13"/>
                </w:rPr>
                <w:t>340 (720)</w:t>
              </w:r>
            </w:ins>
          </w:p>
        </w:tc>
        <w:tc>
          <w:tcPr>
            <w:tcW w:w="700" w:type="dxa"/>
            <w:vAlign w:val="center"/>
          </w:tcPr>
          <w:p w14:paraId="5E0011DB" w14:textId="77777777" w:rsidR="00C60D85" w:rsidRDefault="00000000">
            <w:pPr>
              <w:spacing w:after="0"/>
              <w:rPr>
                <w:ins w:id="14787" w:author="Sean de Noronha | DRG" w:date="2026-09-29T16:58:00Z" w16du:dateUtc="2026-09-29T14:58:00Z"/>
                <w:rFonts w:cs="Arial"/>
                <w:sz w:val="13"/>
                <w:szCs w:val="13"/>
              </w:rPr>
            </w:pPr>
            <w:ins w:id="14788" w:author="Sean de Noronha | DRG" w:date="2026-09-29T16:58:00Z" w16du:dateUtc="2026-09-29T14:58:00Z">
              <w:r>
                <w:rPr>
                  <w:rFonts w:cs="Arial"/>
                  <w:sz w:val="13"/>
                  <w:szCs w:val="13"/>
                </w:rPr>
                <w:t>16.5</w:t>
              </w:r>
            </w:ins>
          </w:p>
        </w:tc>
      </w:tr>
      <w:tr w:rsidR="00C60D85" w14:paraId="6BE118DC" w14:textId="77777777">
        <w:trPr>
          <w:jc w:val="center"/>
          <w:ins w:id="14789" w:author="Sean de Noronha | DRG" w:date="2026-09-29T16:58:00Z"/>
        </w:trPr>
        <w:tc>
          <w:tcPr>
            <w:tcW w:w="560" w:type="dxa"/>
            <w:vAlign w:val="center"/>
          </w:tcPr>
          <w:p w14:paraId="5E0011DC" w14:textId="77777777" w:rsidR="00C60D85" w:rsidRDefault="00000000">
            <w:pPr>
              <w:spacing w:after="0"/>
              <w:rPr>
                <w:ins w:id="14790" w:author="Sean de Noronha | DRG" w:date="2026-09-29T16:58:00Z" w16du:dateUtc="2026-09-29T14:58:00Z"/>
                <w:rFonts w:cs="Arial"/>
                <w:sz w:val="13"/>
                <w:szCs w:val="13"/>
              </w:rPr>
            </w:pPr>
            <w:ins w:id="14791" w:author="Sean de Noronha | DRG" w:date="2026-09-29T16:58:00Z" w16du:dateUtc="2026-09-29T14:58:00Z">
              <w:r>
                <w:rPr>
                  <w:rFonts w:cs="Arial"/>
                  <w:sz w:val="13"/>
                  <w:szCs w:val="13"/>
                </w:rPr>
                <w:t>367</w:t>
              </w:r>
            </w:ins>
          </w:p>
        </w:tc>
        <w:tc>
          <w:tcPr>
            <w:tcW w:w="500" w:type="dxa"/>
            <w:vAlign w:val="center"/>
          </w:tcPr>
          <w:p w14:paraId="5E0011DD" w14:textId="77777777" w:rsidR="00C60D85" w:rsidRDefault="00000000">
            <w:pPr>
              <w:spacing w:after="0"/>
              <w:rPr>
                <w:ins w:id="14792" w:author="Sean de Noronha | DRG" w:date="2026-09-29T16:58:00Z" w16du:dateUtc="2026-09-29T14:58:00Z"/>
                <w:rFonts w:cs="Arial"/>
                <w:sz w:val="13"/>
                <w:szCs w:val="13"/>
              </w:rPr>
            </w:pPr>
            <w:ins w:id="14793" w:author="Sean de Noronha | DRG" w:date="2026-09-29T16:58:00Z" w16du:dateUtc="2026-09-29T14:58:00Z">
              <w:r>
                <w:rPr>
                  <w:rFonts w:cs="Arial"/>
                  <w:sz w:val="13"/>
                  <w:szCs w:val="13"/>
                </w:rPr>
                <w:t>T5</w:t>
              </w:r>
            </w:ins>
          </w:p>
        </w:tc>
        <w:tc>
          <w:tcPr>
            <w:tcW w:w="660" w:type="dxa"/>
            <w:vAlign w:val="center"/>
          </w:tcPr>
          <w:p w14:paraId="5E0011DE" w14:textId="77777777" w:rsidR="00C60D85" w:rsidRDefault="00000000">
            <w:pPr>
              <w:spacing w:after="0"/>
              <w:rPr>
                <w:ins w:id="14794" w:author="Sean de Noronha | DRG" w:date="2026-09-29T16:58:00Z" w16du:dateUtc="2026-09-29T14:58:00Z"/>
                <w:rFonts w:cs="Arial"/>
                <w:sz w:val="13"/>
                <w:szCs w:val="13"/>
              </w:rPr>
            </w:pPr>
            <w:ins w:id="14795" w:author="Sean de Noronha | DRG" w:date="2026-09-29T16:58:00Z" w16du:dateUtc="2026-09-29T14:58:00Z">
              <w:r>
                <w:rPr>
                  <w:rFonts w:cs="Arial"/>
                  <w:sz w:val="13"/>
                  <w:szCs w:val="13"/>
                </w:rPr>
                <w:t>3</w:t>
              </w:r>
            </w:ins>
          </w:p>
        </w:tc>
        <w:tc>
          <w:tcPr>
            <w:tcW w:w="1920" w:type="dxa"/>
            <w:vAlign w:val="center"/>
          </w:tcPr>
          <w:p w14:paraId="5E0011DF" w14:textId="77777777" w:rsidR="00C60D85" w:rsidRDefault="00000000">
            <w:pPr>
              <w:spacing w:after="0"/>
              <w:rPr>
                <w:ins w:id="14796" w:author="Sean de Noronha | DRG" w:date="2026-09-29T16:58:00Z" w16du:dateUtc="2026-09-29T14:58:00Z"/>
                <w:rFonts w:cs="Arial"/>
                <w:sz w:val="13"/>
                <w:szCs w:val="13"/>
              </w:rPr>
            </w:pPr>
            <w:ins w:id="14797" w:author="Sean de Noronha | DRG" w:date="2026-09-29T16:58:00Z" w16du:dateUtc="2026-09-29T14:58:00Z">
              <w:r>
                <w:rPr>
                  <w:rFonts w:cs="Arial"/>
                  <w:sz w:val="13"/>
                  <w:szCs w:val="13"/>
                </w:rPr>
                <w:t>Tee, branch, NPS ¾</w:t>
              </w:r>
            </w:ins>
          </w:p>
        </w:tc>
        <w:tc>
          <w:tcPr>
            <w:tcW w:w="520" w:type="dxa"/>
            <w:vAlign w:val="center"/>
          </w:tcPr>
          <w:p w14:paraId="5E0011E0" w14:textId="77777777" w:rsidR="00C60D85" w:rsidRDefault="00000000">
            <w:pPr>
              <w:spacing w:after="0"/>
              <w:rPr>
                <w:ins w:id="14798" w:author="Sean de Noronha | DRG" w:date="2026-09-29T16:58:00Z" w16du:dateUtc="2026-09-29T14:58:00Z"/>
                <w:rFonts w:cs="Arial"/>
                <w:sz w:val="13"/>
                <w:szCs w:val="13"/>
              </w:rPr>
            </w:pPr>
            <w:ins w:id="14799"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E1" w14:textId="77777777" w:rsidR="00C60D85" w:rsidRDefault="00000000">
            <w:pPr>
              <w:spacing w:after="0"/>
              <w:rPr>
                <w:ins w:id="14800" w:author="Sean de Noronha | DRG" w:date="2026-09-29T16:58:00Z" w16du:dateUtc="2026-09-29T14:58:00Z"/>
                <w:rFonts w:cs="Arial"/>
                <w:sz w:val="13"/>
                <w:szCs w:val="13"/>
              </w:rPr>
            </w:pPr>
            <w:ins w:id="14801" w:author="Sean de Noronha | DRG" w:date="2026-09-29T16:58:00Z" w16du:dateUtc="2026-09-29T14:58:00Z">
              <w:r>
                <w:rPr>
                  <w:rFonts w:cs="Arial"/>
                  <w:sz w:val="13"/>
                  <w:szCs w:val="13"/>
                </w:rPr>
                <w:t>10,000</w:t>
              </w:r>
            </w:ins>
          </w:p>
        </w:tc>
        <w:tc>
          <w:tcPr>
            <w:tcW w:w="800" w:type="dxa"/>
            <w:vAlign w:val="center"/>
          </w:tcPr>
          <w:p w14:paraId="5E0011E2" w14:textId="77777777" w:rsidR="00C60D85" w:rsidRDefault="00000000">
            <w:pPr>
              <w:spacing w:after="0"/>
              <w:rPr>
                <w:ins w:id="14802" w:author="Sean de Noronha | DRG" w:date="2026-09-29T16:58:00Z" w16du:dateUtc="2026-09-29T14:58:00Z"/>
                <w:rFonts w:cs="Arial"/>
                <w:sz w:val="13"/>
                <w:szCs w:val="13"/>
              </w:rPr>
            </w:pPr>
            <w:ins w:id="14803" w:author="Sean de Noronha | DRG" w:date="2026-09-29T16:58:00Z" w16du:dateUtc="2026-09-29T14:58:00Z">
              <w:r>
                <w:rPr>
                  <w:rFonts w:cs="Arial"/>
                  <w:sz w:val="13"/>
                  <w:szCs w:val="13"/>
                </w:rPr>
                <w:t>–</w:t>
              </w:r>
            </w:ins>
          </w:p>
        </w:tc>
        <w:tc>
          <w:tcPr>
            <w:tcW w:w="880" w:type="dxa"/>
            <w:vAlign w:val="center"/>
          </w:tcPr>
          <w:p w14:paraId="5E0011E3" w14:textId="77777777" w:rsidR="00C60D85" w:rsidRDefault="00000000">
            <w:pPr>
              <w:spacing w:after="0"/>
              <w:rPr>
                <w:ins w:id="14804" w:author="Sean de Noronha | DRG" w:date="2026-09-29T16:58:00Z" w16du:dateUtc="2026-09-29T14:58:00Z"/>
                <w:rFonts w:cs="Arial"/>
                <w:sz w:val="13"/>
                <w:szCs w:val="13"/>
              </w:rPr>
            </w:pPr>
            <w:ins w:id="14805" w:author="Sean de Noronha | DRG" w:date="2026-09-29T16:58:00Z" w16du:dateUtc="2026-09-29T14:58:00Z">
              <w:r>
                <w:rPr>
                  <w:rFonts w:cs="Arial"/>
                  <w:sz w:val="13"/>
                  <w:szCs w:val="13"/>
                </w:rPr>
                <w:t>–</w:t>
              </w:r>
            </w:ins>
          </w:p>
        </w:tc>
        <w:tc>
          <w:tcPr>
            <w:tcW w:w="820" w:type="dxa"/>
            <w:vAlign w:val="center"/>
          </w:tcPr>
          <w:p w14:paraId="5E0011E4" w14:textId="77777777" w:rsidR="00C60D85" w:rsidRDefault="00000000">
            <w:pPr>
              <w:spacing w:after="0"/>
              <w:rPr>
                <w:ins w:id="14806" w:author="Sean de Noronha | DRG" w:date="2026-09-29T16:58:00Z" w16du:dateUtc="2026-09-29T14:58:00Z"/>
                <w:rFonts w:cs="Arial"/>
                <w:sz w:val="13"/>
                <w:szCs w:val="13"/>
              </w:rPr>
            </w:pPr>
            <w:ins w:id="14807" w:author="Sean de Noronha | DRG" w:date="2026-09-29T16:58:00Z" w16du:dateUtc="2026-09-29T14:58:00Z">
              <w:r>
                <w:rPr>
                  <w:rFonts w:cs="Arial"/>
                  <w:sz w:val="13"/>
                  <w:szCs w:val="13"/>
                </w:rPr>
                <w:t>–</w:t>
              </w:r>
            </w:ins>
          </w:p>
        </w:tc>
        <w:tc>
          <w:tcPr>
            <w:tcW w:w="1100" w:type="dxa"/>
            <w:vAlign w:val="center"/>
          </w:tcPr>
          <w:p w14:paraId="5E0011E5" w14:textId="77777777" w:rsidR="00C60D85" w:rsidRDefault="00000000">
            <w:pPr>
              <w:spacing w:after="0"/>
              <w:rPr>
                <w:ins w:id="14808" w:author="Sean de Noronha | DRG" w:date="2026-09-29T16:58:00Z" w16du:dateUtc="2026-09-29T14:58:00Z"/>
                <w:rFonts w:cs="Arial"/>
                <w:sz w:val="13"/>
                <w:szCs w:val="13"/>
              </w:rPr>
            </w:pPr>
            <w:ins w:id="14809" w:author="Sean de Noronha | DRG" w:date="2026-09-29T16:58:00Z" w16du:dateUtc="2026-09-29T14:58:00Z">
              <w:r>
                <w:rPr>
                  <w:rFonts w:cs="Arial"/>
                  <w:sz w:val="13"/>
                  <w:szCs w:val="13"/>
                </w:rPr>
                <w:t>145 (307)</w:t>
              </w:r>
            </w:ins>
          </w:p>
        </w:tc>
        <w:tc>
          <w:tcPr>
            <w:tcW w:w="700" w:type="dxa"/>
            <w:vAlign w:val="center"/>
          </w:tcPr>
          <w:p w14:paraId="5E0011E6" w14:textId="77777777" w:rsidR="00C60D85" w:rsidRDefault="00000000">
            <w:pPr>
              <w:spacing w:after="0"/>
              <w:rPr>
                <w:ins w:id="14810" w:author="Sean de Noronha | DRG" w:date="2026-09-29T16:58:00Z" w16du:dateUtc="2026-09-29T14:58:00Z"/>
                <w:rFonts w:cs="Arial"/>
                <w:sz w:val="13"/>
                <w:szCs w:val="13"/>
              </w:rPr>
            </w:pPr>
            <w:ins w:id="14811" w:author="Sean de Noronha | DRG" w:date="2026-09-29T16:58:00Z" w16du:dateUtc="2026-09-29T14:58:00Z">
              <w:r>
                <w:rPr>
                  <w:rFonts w:cs="Arial"/>
                  <w:sz w:val="13"/>
                  <w:szCs w:val="13"/>
                </w:rPr>
                <w:t>7.03</w:t>
              </w:r>
            </w:ins>
          </w:p>
        </w:tc>
      </w:tr>
      <w:tr w:rsidR="00C60D85" w14:paraId="35839FA4" w14:textId="77777777">
        <w:trPr>
          <w:jc w:val="center"/>
          <w:ins w:id="14812" w:author="Sean de Noronha | DRG" w:date="2026-09-29T16:58:00Z"/>
        </w:trPr>
        <w:tc>
          <w:tcPr>
            <w:tcW w:w="560" w:type="dxa"/>
            <w:vAlign w:val="center"/>
          </w:tcPr>
          <w:p w14:paraId="5E0011E7" w14:textId="77777777" w:rsidR="00C60D85" w:rsidRDefault="00000000">
            <w:pPr>
              <w:spacing w:after="0"/>
              <w:rPr>
                <w:ins w:id="14813" w:author="Sean de Noronha | DRG" w:date="2026-09-29T16:58:00Z" w16du:dateUtc="2026-09-29T14:58:00Z"/>
                <w:rFonts w:cs="Arial"/>
                <w:sz w:val="13"/>
                <w:szCs w:val="13"/>
              </w:rPr>
            </w:pPr>
            <w:ins w:id="14814" w:author="Sean de Noronha | DRG" w:date="2026-09-29T16:58:00Z" w16du:dateUtc="2026-09-29T14:58:00Z">
              <w:r>
                <w:rPr>
                  <w:rFonts w:cs="Arial"/>
                  <w:sz w:val="13"/>
                  <w:szCs w:val="13"/>
                </w:rPr>
                <w:t>368</w:t>
              </w:r>
            </w:ins>
          </w:p>
        </w:tc>
        <w:tc>
          <w:tcPr>
            <w:tcW w:w="500" w:type="dxa"/>
            <w:vAlign w:val="center"/>
          </w:tcPr>
          <w:p w14:paraId="5E0011E8" w14:textId="77777777" w:rsidR="00C60D85" w:rsidRDefault="00000000">
            <w:pPr>
              <w:spacing w:after="0"/>
              <w:rPr>
                <w:ins w:id="14815" w:author="Sean de Noronha | DRG" w:date="2026-09-29T16:58:00Z" w16du:dateUtc="2026-09-29T14:58:00Z"/>
                <w:rFonts w:cs="Arial"/>
                <w:sz w:val="13"/>
                <w:szCs w:val="13"/>
              </w:rPr>
            </w:pPr>
            <w:ins w:id="14816" w:author="Sean de Noronha | DRG" w:date="2026-09-29T16:58:00Z" w16du:dateUtc="2026-09-29T14:58:00Z">
              <w:r>
                <w:rPr>
                  <w:rFonts w:cs="Arial"/>
                  <w:sz w:val="13"/>
                  <w:szCs w:val="13"/>
                </w:rPr>
                <w:t>T5</w:t>
              </w:r>
            </w:ins>
          </w:p>
        </w:tc>
        <w:tc>
          <w:tcPr>
            <w:tcW w:w="660" w:type="dxa"/>
            <w:vAlign w:val="center"/>
          </w:tcPr>
          <w:p w14:paraId="5E0011E9" w14:textId="77777777" w:rsidR="00C60D85" w:rsidRDefault="00000000">
            <w:pPr>
              <w:spacing w:after="0"/>
              <w:rPr>
                <w:ins w:id="14817" w:author="Sean de Noronha | DRG" w:date="2026-09-29T16:58:00Z" w16du:dateUtc="2026-09-29T14:58:00Z"/>
                <w:rFonts w:cs="Arial"/>
                <w:sz w:val="13"/>
                <w:szCs w:val="13"/>
              </w:rPr>
            </w:pPr>
            <w:ins w:id="14818" w:author="Sean de Noronha | DRG" w:date="2026-09-29T16:58:00Z" w16du:dateUtc="2026-09-29T14:58:00Z">
              <w:r>
                <w:rPr>
                  <w:rFonts w:cs="Arial"/>
                  <w:sz w:val="13"/>
                  <w:szCs w:val="13"/>
                </w:rPr>
                <w:t>3</w:t>
              </w:r>
            </w:ins>
          </w:p>
        </w:tc>
        <w:tc>
          <w:tcPr>
            <w:tcW w:w="1920" w:type="dxa"/>
            <w:vAlign w:val="center"/>
          </w:tcPr>
          <w:p w14:paraId="5E0011EA" w14:textId="77777777" w:rsidR="00C60D85" w:rsidRDefault="00000000">
            <w:pPr>
              <w:spacing w:after="0"/>
              <w:rPr>
                <w:ins w:id="14819" w:author="Sean de Noronha | DRG" w:date="2026-09-29T16:58:00Z" w16du:dateUtc="2026-09-29T14:58:00Z"/>
                <w:rFonts w:cs="Arial"/>
                <w:sz w:val="13"/>
                <w:szCs w:val="13"/>
              </w:rPr>
            </w:pPr>
            <w:ins w:id="14820" w:author="Sean de Noronha | DRG" w:date="2026-09-29T16:58:00Z" w16du:dateUtc="2026-09-29T14:58:00Z">
              <w:r>
                <w:rPr>
                  <w:rFonts w:cs="Arial"/>
                  <w:sz w:val="13"/>
                  <w:szCs w:val="13"/>
                </w:rPr>
                <w:t>Tee, branch, NPS ¾</w:t>
              </w:r>
            </w:ins>
          </w:p>
        </w:tc>
        <w:tc>
          <w:tcPr>
            <w:tcW w:w="520" w:type="dxa"/>
            <w:vAlign w:val="center"/>
          </w:tcPr>
          <w:p w14:paraId="5E0011EB" w14:textId="77777777" w:rsidR="00C60D85" w:rsidRDefault="00000000">
            <w:pPr>
              <w:spacing w:after="0"/>
              <w:rPr>
                <w:ins w:id="14821" w:author="Sean de Noronha | DRG" w:date="2026-09-29T16:58:00Z" w16du:dateUtc="2026-09-29T14:58:00Z"/>
                <w:rFonts w:cs="Arial"/>
                <w:sz w:val="13"/>
                <w:szCs w:val="13"/>
              </w:rPr>
            </w:pPr>
            <w:ins w:id="14822"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1EC" w14:textId="77777777" w:rsidR="00C60D85" w:rsidRDefault="00000000">
            <w:pPr>
              <w:spacing w:after="0"/>
              <w:rPr>
                <w:ins w:id="14823" w:author="Sean de Noronha | DRG" w:date="2026-09-29T16:58:00Z" w16du:dateUtc="2026-09-29T14:58:00Z"/>
                <w:rFonts w:cs="Arial"/>
                <w:sz w:val="13"/>
                <w:szCs w:val="13"/>
              </w:rPr>
            </w:pPr>
            <w:ins w:id="14824" w:author="Sean de Noronha | DRG" w:date="2026-09-29T16:58:00Z" w16du:dateUtc="2026-09-29T14:58:00Z">
              <w:r>
                <w:rPr>
                  <w:rFonts w:cs="Arial"/>
                  <w:sz w:val="13"/>
                  <w:szCs w:val="13"/>
                </w:rPr>
                <w:t>20,000</w:t>
              </w:r>
            </w:ins>
          </w:p>
        </w:tc>
        <w:tc>
          <w:tcPr>
            <w:tcW w:w="800" w:type="dxa"/>
            <w:vAlign w:val="center"/>
          </w:tcPr>
          <w:p w14:paraId="5E0011ED" w14:textId="77777777" w:rsidR="00C60D85" w:rsidRDefault="00000000">
            <w:pPr>
              <w:spacing w:after="0"/>
              <w:rPr>
                <w:ins w:id="14825" w:author="Sean de Noronha | DRG" w:date="2026-09-29T16:58:00Z" w16du:dateUtc="2026-09-29T14:58:00Z"/>
                <w:rFonts w:cs="Arial"/>
                <w:sz w:val="13"/>
                <w:szCs w:val="13"/>
              </w:rPr>
            </w:pPr>
            <w:ins w:id="14826" w:author="Sean de Noronha | DRG" w:date="2026-09-29T16:58:00Z" w16du:dateUtc="2026-09-29T14:58:00Z">
              <w:r>
                <w:rPr>
                  <w:rFonts w:cs="Arial"/>
                  <w:sz w:val="13"/>
                  <w:szCs w:val="13"/>
                </w:rPr>
                <w:t>–</w:t>
              </w:r>
            </w:ins>
          </w:p>
        </w:tc>
        <w:tc>
          <w:tcPr>
            <w:tcW w:w="880" w:type="dxa"/>
            <w:vAlign w:val="center"/>
          </w:tcPr>
          <w:p w14:paraId="5E0011EE" w14:textId="77777777" w:rsidR="00C60D85" w:rsidRDefault="00000000">
            <w:pPr>
              <w:spacing w:after="0"/>
              <w:rPr>
                <w:ins w:id="14827" w:author="Sean de Noronha | DRG" w:date="2026-09-29T16:58:00Z" w16du:dateUtc="2026-09-29T14:58:00Z"/>
                <w:rFonts w:cs="Arial"/>
                <w:sz w:val="13"/>
                <w:szCs w:val="13"/>
              </w:rPr>
            </w:pPr>
            <w:ins w:id="14828" w:author="Sean de Noronha | DRG" w:date="2026-09-29T16:58:00Z" w16du:dateUtc="2026-09-29T14:58:00Z">
              <w:r>
                <w:rPr>
                  <w:rFonts w:cs="Arial"/>
                  <w:sz w:val="13"/>
                  <w:szCs w:val="13"/>
                </w:rPr>
                <w:t>–</w:t>
              </w:r>
            </w:ins>
          </w:p>
        </w:tc>
        <w:tc>
          <w:tcPr>
            <w:tcW w:w="820" w:type="dxa"/>
            <w:vAlign w:val="center"/>
          </w:tcPr>
          <w:p w14:paraId="5E0011EF" w14:textId="77777777" w:rsidR="00C60D85" w:rsidRDefault="00000000">
            <w:pPr>
              <w:spacing w:after="0"/>
              <w:rPr>
                <w:ins w:id="14829" w:author="Sean de Noronha | DRG" w:date="2026-09-29T16:58:00Z" w16du:dateUtc="2026-09-29T14:58:00Z"/>
                <w:rFonts w:cs="Arial"/>
                <w:sz w:val="13"/>
                <w:szCs w:val="13"/>
              </w:rPr>
            </w:pPr>
            <w:ins w:id="14830" w:author="Sean de Noronha | DRG" w:date="2026-09-29T16:58:00Z" w16du:dateUtc="2026-09-29T14:58:00Z">
              <w:r>
                <w:rPr>
                  <w:rFonts w:cs="Arial"/>
                  <w:sz w:val="13"/>
                  <w:szCs w:val="13"/>
                </w:rPr>
                <w:t>–</w:t>
              </w:r>
            </w:ins>
          </w:p>
        </w:tc>
        <w:tc>
          <w:tcPr>
            <w:tcW w:w="1100" w:type="dxa"/>
            <w:vAlign w:val="center"/>
          </w:tcPr>
          <w:p w14:paraId="5E0011F0" w14:textId="77777777" w:rsidR="00C60D85" w:rsidRDefault="00000000">
            <w:pPr>
              <w:spacing w:after="0"/>
              <w:rPr>
                <w:ins w:id="14831" w:author="Sean de Noronha | DRG" w:date="2026-09-29T16:58:00Z" w16du:dateUtc="2026-09-29T14:58:00Z"/>
                <w:rFonts w:cs="Arial"/>
                <w:sz w:val="13"/>
                <w:szCs w:val="13"/>
              </w:rPr>
            </w:pPr>
            <w:ins w:id="14832" w:author="Sean de Noronha | DRG" w:date="2026-09-29T16:58:00Z" w16du:dateUtc="2026-09-29T14:58:00Z">
              <w:r>
                <w:rPr>
                  <w:rFonts w:cs="Arial"/>
                  <w:sz w:val="13"/>
                  <w:szCs w:val="13"/>
                </w:rPr>
                <w:t>290 (615)</w:t>
              </w:r>
            </w:ins>
          </w:p>
        </w:tc>
        <w:tc>
          <w:tcPr>
            <w:tcW w:w="700" w:type="dxa"/>
            <w:vAlign w:val="center"/>
          </w:tcPr>
          <w:p w14:paraId="5E0011F1" w14:textId="77777777" w:rsidR="00C60D85" w:rsidRDefault="00000000">
            <w:pPr>
              <w:spacing w:after="0"/>
              <w:rPr>
                <w:ins w:id="14833" w:author="Sean de Noronha | DRG" w:date="2026-09-29T16:58:00Z" w16du:dateUtc="2026-09-29T14:58:00Z"/>
                <w:rFonts w:cs="Arial"/>
                <w:sz w:val="13"/>
                <w:szCs w:val="13"/>
              </w:rPr>
            </w:pPr>
            <w:ins w:id="14834" w:author="Sean de Noronha | DRG" w:date="2026-09-29T16:58:00Z" w16du:dateUtc="2026-09-29T14:58:00Z">
              <w:r>
                <w:rPr>
                  <w:rFonts w:cs="Arial"/>
                  <w:sz w:val="13"/>
                  <w:szCs w:val="13"/>
                </w:rPr>
                <w:t>14.1</w:t>
              </w:r>
            </w:ins>
          </w:p>
        </w:tc>
      </w:tr>
      <w:tr w:rsidR="00C60D85" w14:paraId="159029D4" w14:textId="77777777">
        <w:trPr>
          <w:jc w:val="center"/>
          <w:ins w:id="14835" w:author="Sean de Noronha | DRG" w:date="2026-09-29T16:58:00Z"/>
        </w:trPr>
        <w:tc>
          <w:tcPr>
            <w:tcW w:w="560" w:type="dxa"/>
            <w:vAlign w:val="center"/>
          </w:tcPr>
          <w:p w14:paraId="5E0011F2" w14:textId="77777777" w:rsidR="00C60D85" w:rsidRDefault="00000000">
            <w:pPr>
              <w:spacing w:after="0"/>
              <w:rPr>
                <w:ins w:id="14836" w:author="Sean de Noronha | DRG" w:date="2026-09-29T16:58:00Z" w16du:dateUtc="2026-09-29T14:58:00Z"/>
                <w:rFonts w:cs="Arial"/>
                <w:sz w:val="13"/>
                <w:szCs w:val="13"/>
              </w:rPr>
            </w:pPr>
            <w:ins w:id="14837" w:author="Sean de Noronha | DRG" w:date="2026-09-29T16:58:00Z" w16du:dateUtc="2026-09-29T14:58:00Z">
              <w:r>
                <w:rPr>
                  <w:rFonts w:cs="Arial"/>
                  <w:sz w:val="13"/>
                  <w:szCs w:val="13"/>
                </w:rPr>
                <w:t>369</w:t>
              </w:r>
            </w:ins>
          </w:p>
        </w:tc>
        <w:tc>
          <w:tcPr>
            <w:tcW w:w="500" w:type="dxa"/>
            <w:vAlign w:val="center"/>
          </w:tcPr>
          <w:p w14:paraId="5E0011F3" w14:textId="77777777" w:rsidR="00C60D85" w:rsidRDefault="00000000">
            <w:pPr>
              <w:spacing w:after="0"/>
              <w:rPr>
                <w:ins w:id="14838" w:author="Sean de Noronha | DRG" w:date="2026-09-29T16:58:00Z" w16du:dateUtc="2026-09-29T14:58:00Z"/>
                <w:rFonts w:cs="Arial"/>
                <w:sz w:val="13"/>
                <w:szCs w:val="13"/>
              </w:rPr>
            </w:pPr>
            <w:ins w:id="14839" w:author="Sean de Noronha | DRG" w:date="2026-09-29T16:58:00Z" w16du:dateUtc="2026-09-29T14:58:00Z">
              <w:r>
                <w:rPr>
                  <w:rFonts w:cs="Arial"/>
                  <w:sz w:val="13"/>
                  <w:szCs w:val="13"/>
                </w:rPr>
                <w:t>T5</w:t>
              </w:r>
            </w:ins>
          </w:p>
        </w:tc>
        <w:tc>
          <w:tcPr>
            <w:tcW w:w="660" w:type="dxa"/>
            <w:vAlign w:val="center"/>
          </w:tcPr>
          <w:p w14:paraId="5E0011F4" w14:textId="77777777" w:rsidR="00C60D85" w:rsidRDefault="00000000">
            <w:pPr>
              <w:spacing w:after="0"/>
              <w:rPr>
                <w:ins w:id="14840" w:author="Sean de Noronha | DRG" w:date="2026-09-29T16:58:00Z" w16du:dateUtc="2026-09-29T14:58:00Z"/>
                <w:rFonts w:cs="Arial"/>
                <w:sz w:val="13"/>
                <w:szCs w:val="13"/>
              </w:rPr>
            </w:pPr>
            <w:ins w:id="14841" w:author="Sean de Noronha | DRG" w:date="2026-09-29T16:58:00Z" w16du:dateUtc="2026-09-29T14:58:00Z">
              <w:r>
                <w:rPr>
                  <w:rFonts w:cs="Arial"/>
                  <w:sz w:val="13"/>
                  <w:szCs w:val="13"/>
                </w:rPr>
                <w:t>3</w:t>
              </w:r>
            </w:ins>
          </w:p>
        </w:tc>
        <w:tc>
          <w:tcPr>
            <w:tcW w:w="1920" w:type="dxa"/>
            <w:vAlign w:val="center"/>
          </w:tcPr>
          <w:p w14:paraId="5E0011F5" w14:textId="77777777" w:rsidR="00C60D85" w:rsidRDefault="00000000">
            <w:pPr>
              <w:spacing w:after="0"/>
              <w:rPr>
                <w:ins w:id="14842" w:author="Sean de Noronha | DRG" w:date="2026-09-29T16:58:00Z" w16du:dateUtc="2026-09-29T14:58:00Z"/>
                <w:rFonts w:cs="Arial"/>
                <w:sz w:val="13"/>
                <w:szCs w:val="13"/>
              </w:rPr>
            </w:pPr>
            <w:ins w:id="14843" w:author="Sean de Noronha | DRG" w:date="2026-09-29T16:58:00Z" w16du:dateUtc="2026-09-29T14:58:00Z">
              <w:r>
                <w:rPr>
                  <w:rFonts w:cs="Arial"/>
                  <w:sz w:val="13"/>
                  <w:szCs w:val="13"/>
                </w:rPr>
                <w:t>Ball valve, NPS ¾</w:t>
              </w:r>
            </w:ins>
          </w:p>
        </w:tc>
        <w:tc>
          <w:tcPr>
            <w:tcW w:w="520" w:type="dxa"/>
            <w:vAlign w:val="center"/>
          </w:tcPr>
          <w:p w14:paraId="5E0011F6" w14:textId="77777777" w:rsidR="00C60D85" w:rsidRDefault="00000000">
            <w:pPr>
              <w:spacing w:after="0"/>
              <w:rPr>
                <w:ins w:id="14844" w:author="Sean de Noronha | DRG" w:date="2026-09-29T16:58:00Z" w16du:dateUtc="2026-09-29T14:58:00Z"/>
                <w:rFonts w:cs="Arial"/>
                <w:sz w:val="13"/>
                <w:szCs w:val="13"/>
              </w:rPr>
            </w:pPr>
            <w:ins w:id="14845" w:author="Sean de Noronha | DRG" w:date="2026-09-29T16:58:00Z" w16du:dateUtc="2026-09-29T14:58:00Z">
              <w:r>
                <w:rPr>
                  <w:rFonts w:cs="Arial"/>
                  <w:sz w:val="13"/>
                  <w:szCs w:val="13"/>
                </w:rPr>
                <w:t>He</w:t>
              </w:r>
            </w:ins>
          </w:p>
        </w:tc>
        <w:tc>
          <w:tcPr>
            <w:tcW w:w="900" w:type="dxa"/>
            <w:vAlign w:val="center"/>
          </w:tcPr>
          <w:p w14:paraId="5E0011F7" w14:textId="77777777" w:rsidR="00C60D85" w:rsidRDefault="00000000">
            <w:pPr>
              <w:spacing w:after="0"/>
              <w:rPr>
                <w:ins w:id="14846" w:author="Sean de Noronha | DRG" w:date="2026-09-29T16:58:00Z" w16du:dateUtc="2026-09-29T14:58:00Z"/>
                <w:rFonts w:cs="Arial"/>
                <w:sz w:val="13"/>
                <w:szCs w:val="13"/>
              </w:rPr>
            </w:pPr>
            <w:ins w:id="14847" w:author="Sean de Noronha | DRG" w:date="2026-09-29T16:58:00Z" w16du:dateUtc="2026-09-29T14:58:00Z">
              <w:r>
                <w:rPr>
                  <w:rFonts w:cs="Arial"/>
                  <w:sz w:val="13"/>
                  <w:szCs w:val="13"/>
                </w:rPr>
                <w:t>1,000</w:t>
              </w:r>
            </w:ins>
          </w:p>
        </w:tc>
        <w:tc>
          <w:tcPr>
            <w:tcW w:w="800" w:type="dxa"/>
            <w:vAlign w:val="center"/>
          </w:tcPr>
          <w:p w14:paraId="5E0011F8" w14:textId="77777777" w:rsidR="00C60D85" w:rsidRDefault="00000000">
            <w:pPr>
              <w:spacing w:after="0"/>
              <w:rPr>
                <w:ins w:id="14848" w:author="Sean de Noronha | DRG" w:date="2026-09-29T16:58:00Z" w16du:dateUtc="2026-09-29T14:58:00Z"/>
                <w:rFonts w:cs="Arial"/>
                <w:sz w:val="13"/>
                <w:szCs w:val="13"/>
              </w:rPr>
            </w:pPr>
            <w:ins w:id="14849" w:author="Sean de Noronha | DRG" w:date="2026-09-29T16:58:00Z" w16du:dateUtc="2026-09-29T14:58:00Z">
              <w:r>
                <w:rPr>
                  <w:rFonts w:cs="Arial"/>
                  <w:sz w:val="13"/>
                  <w:szCs w:val="13"/>
                </w:rPr>
                <w:t>–</w:t>
              </w:r>
            </w:ins>
          </w:p>
        </w:tc>
        <w:tc>
          <w:tcPr>
            <w:tcW w:w="880" w:type="dxa"/>
            <w:vAlign w:val="center"/>
          </w:tcPr>
          <w:p w14:paraId="5E0011F9" w14:textId="77777777" w:rsidR="00C60D85" w:rsidRDefault="00000000">
            <w:pPr>
              <w:spacing w:after="0"/>
              <w:rPr>
                <w:ins w:id="14850" w:author="Sean de Noronha | DRG" w:date="2026-09-29T16:58:00Z" w16du:dateUtc="2026-09-29T14:58:00Z"/>
                <w:rFonts w:cs="Arial"/>
                <w:sz w:val="13"/>
                <w:szCs w:val="13"/>
              </w:rPr>
            </w:pPr>
            <w:ins w:id="14851" w:author="Sean de Noronha | DRG" w:date="2026-09-29T16:58:00Z" w16du:dateUtc="2026-09-29T14:58:00Z">
              <w:r>
                <w:rPr>
                  <w:rFonts w:cs="Arial"/>
                  <w:sz w:val="13"/>
                  <w:szCs w:val="13"/>
                </w:rPr>
                <w:t>–</w:t>
              </w:r>
            </w:ins>
          </w:p>
        </w:tc>
        <w:tc>
          <w:tcPr>
            <w:tcW w:w="820" w:type="dxa"/>
            <w:vAlign w:val="center"/>
          </w:tcPr>
          <w:p w14:paraId="5E0011FA" w14:textId="77777777" w:rsidR="00C60D85" w:rsidRDefault="00000000">
            <w:pPr>
              <w:spacing w:after="0"/>
              <w:rPr>
                <w:ins w:id="14852" w:author="Sean de Noronha | DRG" w:date="2026-09-29T16:58:00Z" w16du:dateUtc="2026-09-29T14:58:00Z"/>
                <w:rFonts w:cs="Arial"/>
                <w:sz w:val="13"/>
                <w:szCs w:val="13"/>
              </w:rPr>
            </w:pPr>
            <w:ins w:id="14853" w:author="Sean de Noronha | DRG" w:date="2026-09-29T16:58:00Z" w16du:dateUtc="2026-09-29T14:58:00Z">
              <w:r>
                <w:rPr>
                  <w:rFonts w:cs="Arial"/>
                  <w:sz w:val="13"/>
                  <w:szCs w:val="13"/>
                </w:rPr>
                <w:t>–</w:t>
              </w:r>
            </w:ins>
          </w:p>
        </w:tc>
        <w:tc>
          <w:tcPr>
            <w:tcW w:w="1100" w:type="dxa"/>
            <w:vAlign w:val="center"/>
          </w:tcPr>
          <w:p w14:paraId="5E0011FB" w14:textId="77777777" w:rsidR="00C60D85" w:rsidRDefault="00000000">
            <w:pPr>
              <w:spacing w:after="0"/>
              <w:rPr>
                <w:ins w:id="14854" w:author="Sean de Noronha | DRG" w:date="2026-09-29T16:58:00Z" w16du:dateUtc="2026-09-29T14:58:00Z"/>
                <w:rFonts w:cs="Arial"/>
                <w:sz w:val="13"/>
                <w:szCs w:val="13"/>
              </w:rPr>
            </w:pPr>
            <w:ins w:id="14855" w:author="Sean de Noronha | DRG" w:date="2026-09-29T16:58:00Z" w16du:dateUtc="2026-09-29T14:58:00Z">
              <w:r>
                <w:rPr>
                  <w:rFonts w:cs="Arial"/>
                  <w:sz w:val="13"/>
                  <w:szCs w:val="13"/>
                </w:rPr>
                <w:t>113 (240)</w:t>
              </w:r>
            </w:ins>
          </w:p>
        </w:tc>
        <w:tc>
          <w:tcPr>
            <w:tcW w:w="700" w:type="dxa"/>
            <w:vAlign w:val="center"/>
          </w:tcPr>
          <w:p w14:paraId="5E0011FC" w14:textId="77777777" w:rsidR="00C60D85" w:rsidRDefault="00000000">
            <w:pPr>
              <w:spacing w:after="0"/>
              <w:rPr>
                <w:ins w:id="14856" w:author="Sean de Noronha | DRG" w:date="2026-09-29T16:58:00Z" w16du:dateUtc="2026-09-29T14:58:00Z"/>
                <w:rFonts w:cs="Arial"/>
                <w:sz w:val="13"/>
                <w:szCs w:val="13"/>
              </w:rPr>
            </w:pPr>
            <w:ins w:id="14857" w:author="Sean de Noronha | DRG" w:date="2026-09-29T16:58:00Z" w16du:dateUtc="2026-09-29T14:58:00Z">
              <w:r>
                <w:rPr>
                  <w:rFonts w:cs="Arial"/>
                  <w:sz w:val="13"/>
                  <w:szCs w:val="13"/>
                </w:rPr>
                <w:t>5.48</w:t>
              </w:r>
            </w:ins>
          </w:p>
        </w:tc>
      </w:tr>
      <w:tr w:rsidR="00C60D85" w14:paraId="56A155EC" w14:textId="77777777">
        <w:trPr>
          <w:jc w:val="center"/>
          <w:ins w:id="14858" w:author="Sean de Noronha | DRG" w:date="2026-09-29T16:58:00Z"/>
        </w:trPr>
        <w:tc>
          <w:tcPr>
            <w:tcW w:w="560" w:type="dxa"/>
            <w:vAlign w:val="center"/>
          </w:tcPr>
          <w:p w14:paraId="5E0011FD" w14:textId="77777777" w:rsidR="00C60D85" w:rsidRDefault="00000000">
            <w:pPr>
              <w:spacing w:after="0"/>
              <w:rPr>
                <w:ins w:id="14859" w:author="Sean de Noronha | DRG" w:date="2026-09-29T16:58:00Z" w16du:dateUtc="2026-09-29T14:58:00Z"/>
                <w:rFonts w:cs="Arial"/>
                <w:sz w:val="13"/>
                <w:szCs w:val="13"/>
              </w:rPr>
            </w:pPr>
            <w:ins w:id="14860" w:author="Sean de Noronha | DRG" w:date="2026-09-29T16:58:00Z" w16du:dateUtc="2026-09-29T14:58:00Z">
              <w:r>
                <w:rPr>
                  <w:rFonts w:cs="Arial"/>
                  <w:sz w:val="13"/>
                  <w:szCs w:val="13"/>
                </w:rPr>
                <w:t>370</w:t>
              </w:r>
            </w:ins>
          </w:p>
        </w:tc>
        <w:tc>
          <w:tcPr>
            <w:tcW w:w="500" w:type="dxa"/>
            <w:vAlign w:val="center"/>
          </w:tcPr>
          <w:p w14:paraId="5E0011FE" w14:textId="77777777" w:rsidR="00C60D85" w:rsidRDefault="00000000">
            <w:pPr>
              <w:spacing w:after="0"/>
              <w:rPr>
                <w:ins w:id="14861" w:author="Sean de Noronha | DRG" w:date="2026-09-29T16:58:00Z" w16du:dateUtc="2026-09-29T14:58:00Z"/>
                <w:rFonts w:cs="Arial"/>
                <w:sz w:val="13"/>
                <w:szCs w:val="13"/>
              </w:rPr>
            </w:pPr>
            <w:ins w:id="14862" w:author="Sean de Noronha | DRG" w:date="2026-09-29T16:58:00Z" w16du:dateUtc="2026-09-29T14:58:00Z">
              <w:r>
                <w:rPr>
                  <w:rFonts w:cs="Arial"/>
                  <w:sz w:val="13"/>
                  <w:szCs w:val="13"/>
                </w:rPr>
                <w:t>T5</w:t>
              </w:r>
            </w:ins>
          </w:p>
        </w:tc>
        <w:tc>
          <w:tcPr>
            <w:tcW w:w="660" w:type="dxa"/>
            <w:vAlign w:val="center"/>
          </w:tcPr>
          <w:p w14:paraId="5E0011FF" w14:textId="77777777" w:rsidR="00C60D85" w:rsidRDefault="00000000">
            <w:pPr>
              <w:spacing w:after="0"/>
              <w:rPr>
                <w:ins w:id="14863" w:author="Sean de Noronha | DRG" w:date="2026-09-29T16:58:00Z" w16du:dateUtc="2026-09-29T14:58:00Z"/>
                <w:rFonts w:cs="Arial"/>
                <w:sz w:val="13"/>
                <w:szCs w:val="13"/>
              </w:rPr>
            </w:pPr>
            <w:ins w:id="14864" w:author="Sean de Noronha | DRG" w:date="2026-09-29T16:58:00Z" w16du:dateUtc="2026-09-29T14:58:00Z">
              <w:r>
                <w:rPr>
                  <w:rFonts w:cs="Arial"/>
                  <w:sz w:val="13"/>
                  <w:szCs w:val="13"/>
                </w:rPr>
                <w:t>3</w:t>
              </w:r>
            </w:ins>
          </w:p>
        </w:tc>
        <w:tc>
          <w:tcPr>
            <w:tcW w:w="1920" w:type="dxa"/>
            <w:vAlign w:val="center"/>
          </w:tcPr>
          <w:p w14:paraId="5E001200" w14:textId="77777777" w:rsidR="00C60D85" w:rsidRDefault="00000000">
            <w:pPr>
              <w:spacing w:after="0"/>
              <w:rPr>
                <w:ins w:id="14865" w:author="Sean de Noronha | DRG" w:date="2026-09-29T16:58:00Z" w16du:dateUtc="2026-09-29T14:58:00Z"/>
                <w:rFonts w:cs="Arial"/>
                <w:sz w:val="13"/>
                <w:szCs w:val="13"/>
              </w:rPr>
            </w:pPr>
            <w:ins w:id="14866" w:author="Sean de Noronha | DRG" w:date="2026-09-29T16:58:00Z" w16du:dateUtc="2026-09-29T14:58:00Z">
              <w:r>
                <w:rPr>
                  <w:rFonts w:cs="Arial"/>
                  <w:sz w:val="13"/>
                  <w:szCs w:val="13"/>
                </w:rPr>
                <w:t>Ball valve, NPS ¾</w:t>
              </w:r>
            </w:ins>
          </w:p>
        </w:tc>
        <w:tc>
          <w:tcPr>
            <w:tcW w:w="520" w:type="dxa"/>
            <w:vAlign w:val="center"/>
          </w:tcPr>
          <w:p w14:paraId="5E001201" w14:textId="77777777" w:rsidR="00C60D85" w:rsidRDefault="00000000">
            <w:pPr>
              <w:spacing w:after="0"/>
              <w:rPr>
                <w:ins w:id="14867" w:author="Sean de Noronha | DRG" w:date="2026-09-29T16:58:00Z" w16du:dateUtc="2026-09-29T14:58:00Z"/>
                <w:rFonts w:cs="Arial"/>
                <w:sz w:val="13"/>
                <w:szCs w:val="13"/>
              </w:rPr>
            </w:pPr>
            <w:ins w:id="14868" w:author="Sean de Noronha | DRG" w:date="2026-09-29T16:58:00Z" w16du:dateUtc="2026-09-29T14:58:00Z">
              <w:r>
                <w:rPr>
                  <w:rFonts w:cs="Arial"/>
                  <w:sz w:val="13"/>
                  <w:szCs w:val="13"/>
                </w:rPr>
                <w:t>He</w:t>
              </w:r>
            </w:ins>
          </w:p>
        </w:tc>
        <w:tc>
          <w:tcPr>
            <w:tcW w:w="900" w:type="dxa"/>
            <w:vAlign w:val="center"/>
          </w:tcPr>
          <w:p w14:paraId="5E001202" w14:textId="77777777" w:rsidR="00C60D85" w:rsidRDefault="00000000">
            <w:pPr>
              <w:spacing w:after="0"/>
              <w:rPr>
                <w:ins w:id="14869" w:author="Sean de Noronha | DRG" w:date="2026-09-29T16:58:00Z" w16du:dateUtc="2026-09-29T14:58:00Z"/>
                <w:rFonts w:cs="Arial"/>
                <w:sz w:val="13"/>
                <w:szCs w:val="13"/>
              </w:rPr>
            </w:pPr>
            <w:ins w:id="14870" w:author="Sean de Noronha | DRG" w:date="2026-09-29T16:58:00Z" w16du:dateUtc="2026-09-29T14:58:00Z">
              <w:r>
                <w:rPr>
                  <w:rFonts w:cs="Arial"/>
                  <w:sz w:val="13"/>
                  <w:szCs w:val="13"/>
                </w:rPr>
                <w:t>3,000</w:t>
              </w:r>
            </w:ins>
          </w:p>
        </w:tc>
        <w:tc>
          <w:tcPr>
            <w:tcW w:w="800" w:type="dxa"/>
            <w:vAlign w:val="center"/>
          </w:tcPr>
          <w:p w14:paraId="5E001203" w14:textId="77777777" w:rsidR="00C60D85" w:rsidRDefault="00000000">
            <w:pPr>
              <w:spacing w:after="0"/>
              <w:rPr>
                <w:ins w:id="14871" w:author="Sean de Noronha | DRG" w:date="2026-09-29T16:58:00Z" w16du:dateUtc="2026-09-29T14:58:00Z"/>
                <w:rFonts w:cs="Arial"/>
                <w:sz w:val="13"/>
                <w:szCs w:val="13"/>
              </w:rPr>
            </w:pPr>
            <w:ins w:id="14872" w:author="Sean de Noronha | DRG" w:date="2026-09-29T16:58:00Z" w16du:dateUtc="2026-09-29T14:58:00Z">
              <w:r>
                <w:rPr>
                  <w:rFonts w:cs="Arial"/>
                  <w:sz w:val="13"/>
                  <w:szCs w:val="13"/>
                </w:rPr>
                <w:t>–</w:t>
              </w:r>
            </w:ins>
          </w:p>
        </w:tc>
        <w:tc>
          <w:tcPr>
            <w:tcW w:w="880" w:type="dxa"/>
            <w:vAlign w:val="center"/>
          </w:tcPr>
          <w:p w14:paraId="5E001204" w14:textId="77777777" w:rsidR="00C60D85" w:rsidRDefault="00000000">
            <w:pPr>
              <w:spacing w:after="0"/>
              <w:rPr>
                <w:ins w:id="14873" w:author="Sean de Noronha | DRG" w:date="2026-09-29T16:58:00Z" w16du:dateUtc="2026-09-29T14:58:00Z"/>
                <w:rFonts w:cs="Arial"/>
                <w:sz w:val="13"/>
                <w:szCs w:val="13"/>
              </w:rPr>
            </w:pPr>
            <w:ins w:id="14874" w:author="Sean de Noronha | DRG" w:date="2026-09-29T16:58:00Z" w16du:dateUtc="2026-09-29T14:58:00Z">
              <w:r>
                <w:rPr>
                  <w:rFonts w:cs="Arial"/>
                  <w:sz w:val="13"/>
                  <w:szCs w:val="13"/>
                </w:rPr>
                <w:t>–</w:t>
              </w:r>
            </w:ins>
          </w:p>
        </w:tc>
        <w:tc>
          <w:tcPr>
            <w:tcW w:w="820" w:type="dxa"/>
            <w:vAlign w:val="center"/>
          </w:tcPr>
          <w:p w14:paraId="5E001205" w14:textId="77777777" w:rsidR="00C60D85" w:rsidRDefault="00000000">
            <w:pPr>
              <w:spacing w:after="0"/>
              <w:rPr>
                <w:ins w:id="14875" w:author="Sean de Noronha | DRG" w:date="2026-09-29T16:58:00Z" w16du:dateUtc="2026-09-29T14:58:00Z"/>
                <w:rFonts w:cs="Arial"/>
                <w:sz w:val="13"/>
                <w:szCs w:val="13"/>
              </w:rPr>
            </w:pPr>
            <w:ins w:id="14876" w:author="Sean de Noronha | DRG" w:date="2026-09-29T16:58:00Z" w16du:dateUtc="2026-09-29T14:58:00Z">
              <w:r>
                <w:rPr>
                  <w:rFonts w:cs="Arial"/>
                  <w:sz w:val="13"/>
                  <w:szCs w:val="13"/>
                </w:rPr>
                <w:t>–</w:t>
              </w:r>
            </w:ins>
          </w:p>
        </w:tc>
        <w:tc>
          <w:tcPr>
            <w:tcW w:w="1100" w:type="dxa"/>
            <w:vAlign w:val="center"/>
          </w:tcPr>
          <w:p w14:paraId="5E001206" w14:textId="77777777" w:rsidR="00C60D85" w:rsidRDefault="00000000">
            <w:pPr>
              <w:spacing w:after="0"/>
              <w:rPr>
                <w:ins w:id="14877" w:author="Sean de Noronha | DRG" w:date="2026-09-29T16:58:00Z" w16du:dateUtc="2026-09-29T14:58:00Z"/>
                <w:rFonts w:cs="Arial"/>
                <w:sz w:val="13"/>
                <w:szCs w:val="13"/>
              </w:rPr>
            </w:pPr>
            <w:ins w:id="14878" w:author="Sean de Noronha | DRG" w:date="2026-09-29T16:58:00Z" w16du:dateUtc="2026-09-29T14:58:00Z">
              <w:r>
                <w:rPr>
                  <w:rFonts w:cs="Arial"/>
                  <w:sz w:val="13"/>
                  <w:szCs w:val="13"/>
                </w:rPr>
                <w:t>340 (720)</w:t>
              </w:r>
            </w:ins>
          </w:p>
        </w:tc>
        <w:tc>
          <w:tcPr>
            <w:tcW w:w="700" w:type="dxa"/>
            <w:vAlign w:val="center"/>
          </w:tcPr>
          <w:p w14:paraId="5E001207" w14:textId="77777777" w:rsidR="00C60D85" w:rsidRDefault="00000000">
            <w:pPr>
              <w:spacing w:after="0"/>
              <w:rPr>
                <w:ins w:id="14879" w:author="Sean de Noronha | DRG" w:date="2026-09-29T16:58:00Z" w16du:dateUtc="2026-09-29T14:58:00Z"/>
                <w:rFonts w:cs="Arial"/>
                <w:sz w:val="13"/>
                <w:szCs w:val="13"/>
              </w:rPr>
            </w:pPr>
            <w:ins w:id="14880" w:author="Sean de Noronha | DRG" w:date="2026-09-29T16:58:00Z" w16du:dateUtc="2026-09-29T14:58:00Z">
              <w:r>
                <w:rPr>
                  <w:rFonts w:cs="Arial"/>
                  <w:sz w:val="13"/>
                  <w:szCs w:val="13"/>
                </w:rPr>
                <w:t>16.5</w:t>
              </w:r>
            </w:ins>
          </w:p>
        </w:tc>
      </w:tr>
      <w:tr w:rsidR="00C60D85" w14:paraId="066A2983" w14:textId="77777777">
        <w:trPr>
          <w:jc w:val="center"/>
          <w:ins w:id="14881" w:author="Sean de Noronha | DRG" w:date="2026-09-29T16:58:00Z"/>
        </w:trPr>
        <w:tc>
          <w:tcPr>
            <w:tcW w:w="560" w:type="dxa"/>
            <w:vAlign w:val="center"/>
          </w:tcPr>
          <w:p w14:paraId="5E001208" w14:textId="77777777" w:rsidR="00C60D85" w:rsidRDefault="00000000">
            <w:pPr>
              <w:spacing w:after="0"/>
              <w:rPr>
                <w:ins w:id="14882" w:author="Sean de Noronha | DRG" w:date="2026-09-29T16:58:00Z" w16du:dateUtc="2026-09-29T14:58:00Z"/>
                <w:rFonts w:cs="Arial"/>
                <w:sz w:val="13"/>
                <w:szCs w:val="13"/>
              </w:rPr>
            </w:pPr>
            <w:ins w:id="14883" w:author="Sean de Noronha | DRG" w:date="2026-09-29T16:58:00Z" w16du:dateUtc="2026-09-29T14:58:00Z">
              <w:r>
                <w:rPr>
                  <w:rFonts w:cs="Arial"/>
                  <w:sz w:val="13"/>
                  <w:szCs w:val="13"/>
                </w:rPr>
                <w:t>371</w:t>
              </w:r>
            </w:ins>
          </w:p>
        </w:tc>
        <w:tc>
          <w:tcPr>
            <w:tcW w:w="500" w:type="dxa"/>
            <w:vAlign w:val="center"/>
          </w:tcPr>
          <w:p w14:paraId="5E001209" w14:textId="77777777" w:rsidR="00C60D85" w:rsidRDefault="00000000">
            <w:pPr>
              <w:spacing w:after="0"/>
              <w:rPr>
                <w:ins w:id="14884" w:author="Sean de Noronha | DRG" w:date="2026-09-29T16:58:00Z" w16du:dateUtc="2026-09-29T14:58:00Z"/>
                <w:rFonts w:cs="Arial"/>
                <w:sz w:val="13"/>
                <w:szCs w:val="13"/>
              </w:rPr>
            </w:pPr>
            <w:ins w:id="14885" w:author="Sean de Noronha | DRG" w:date="2026-09-29T16:58:00Z" w16du:dateUtc="2026-09-29T14:58:00Z">
              <w:r>
                <w:rPr>
                  <w:rFonts w:cs="Arial"/>
                  <w:sz w:val="13"/>
                  <w:szCs w:val="13"/>
                </w:rPr>
                <w:t>T5</w:t>
              </w:r>
            </w:ins>
          </w:p>
        </w:tc>
        <w:tc>
          <w:tcPr>
            <w:tcW w:w="660" w:type="dxa"/>
            <w:vAlign w:val="center"/>
          </w:tcPr>
          <w:p w14:paraId="5E00120A" w14:textId="77777777" w:rsidR="00C60D85" w:rsidRDefault="00000000">
            <w:pPr>
              <w:spacing w:after="0"/>
              <w:rPr>
                <w:ins w:id="14886" w:author="Sean de Noronha | DRG" w:date="2026-09-29T16:58:00Z" w16du:dateUtc="2026-09-29T14:58:00Z"/>
                <w:rFonts w:cs="Arial"/>
                <w:sz w:val="13"/>
                <w:szCs w:val="13"/>
              </w:rPr>
            </w:pPr>
            <w:ins w:id="14887" w:author="Sean de Noronha | DRG" w:date="2026-09-29T16:58:00Z" w16du:dateUtc="2026-09-29T14:58:00Z">
              <w:r>
                <w:rPr>
                  <w:rFonts w:cs="Arial"/>
                  <w:sz w:val="13"/>
                  <w:szCs w:val="13"/>
                </w:rPr>
                <w:t>3</w:t>
              </w:r>
            </w:ins>
          </w:p>
        </w:tc>
        <w:tc>
          <w:tcPr>
            <w:tcW w:w="1920" w:type="dxa"/>
            <w:vAlign w:val="center"/>
          </w:tcPr>
          <w:p w14:paraId="5E00120B" w14:textId="77777777" w:rsidR="00C60D85" w:rsidRDefault="00000000">
            <w:pPr>
              <w:spacing w:after="0"/>
              <w:rPr>
                <w:ins w:id="14888" w:author="Sean de Noronha | DRG" w:date="2026-09-29T16:58:00Z" w16du:dateUtc="2026-09-29T14:58:00Z"/>
                <w:rFonts w:cs="Arial"/>
                <w:sz w:val="13"/>
                <w:szCs w:val="13"/>
              </w:rPr>
            </w:pPr>
            <w:ins w:id="14889" w:author="Sean de Noronha | DRG" w:date="2026-09-29T16:58:00Z" w16du:dateUtc="2026-09-29T14:58:00Z">
              <w:r>
                <w:rPr>
                  <w:rFonts w:cs="Arial"/>
                  <w:sz w:val="13"/>
                  <w:szCs w:val="13"/>
                </w:rPr>
                <w:t>Ball valve, NPS ¾</w:t>
              </w:r>
            </w:ins>
          </w:p>
        </w:tc>
        <w:tc>
          <w:tcPr>
            <w:tcW w:w="520" w:type="dxa"/>
            <w:vAlign w:val="center"/>
          </w:tcPr>
          <w:p w14:paraId="5E00120C" w14:textId="77777777" w:rsidR="00C60D85" w:rsidRDefault="00000000">
            <w:pPr>
              <w:spacing w:after="0"/>
              <w:rPr>
                <w:ins w:id="14890" w:author="Sean de Noronha | DRG" w:date="2026-09-29T16:58:00Z" w16du:dateUtc="2026-09-29T14:58:00Z"/>
                <w:rFonts w:cs="Arial"/>
                <w:sz w:val="13"/>
                <w:szCs w:val="13"/>
              </w:rPr>
            </w:pPr>
            <w:ins w:id="14891"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0D" w14:textId="77777777" w:rsidR="00C60D85" w:rsidRDefault="00000000">
            <w:pPr>
              <w:spacing w:after="0"/>
              <w:rPr>
                <w:ins w:id="14892" w:author="Sean de Noronha | DRG" w:date="2026-09-29T16:58:00Z" w16du:dateUtc="2026-09-29T14:58:00Z"/>
                <w:rFonts w:cs="Arial"/>
                <w:sz w:val="13"/>
                <w:szCs w:val="13"/>
              </w:rPr>
            </w:pPr>
            <w:ins w:id="14893" w:author="Sean de Noronha | DRG" w:date="2026-09-29T16:58:00Z" w16du:dateUtc="2026-09-29T14:58:00Z">
              <w:r>
                <w:rPr>
                  <w:rFonts w:cs="Arial"/>
                  <w:sz w:val="13"/>
                  <w:szCs w:val="13"/>
                </w:rPr>
                <w:t>10,000</w:t>
              </w:r>
            </w:ins>
          </w:p>
        </w:tc>
        <w:tc>
          <w:tcPr>
            <w:tcW w:w="800" w:type="dxa"/>
            <w:vAlign w:val="center"/>
          </w:tcPr>
          <w:p w14:paraId="5E00120E" w14:textId="77777777" w:rsidR="00C60D85" w:rsidRDefault="00000000">
            <w:pPr>
              <w:spacing w:after="0"/>
              <w:rPr>
                <w:ins w:id="14894" w:author="Sean de Noronha | DRG" w:date="2026-09-29T16:58:00Z" w16du:dateUtc="2026-09-29T14:58:00Z"/>
                <w:rFonts w:cs="Arial"/>
                <w:sz w:val="13"/>
                <w:szCs w:val="13"/>
              </w:rPr>
            </w:pPr>
            <w:ins w:id="14895" w:author="Sean de Noronha | DRG" w:date="2026-09-29T16:58:00Z" w16du:dateUtc="2026-09-29T14:58:00Z">
              <w:r>
                <w:rPr>
                  <w:rFonts w:cs="Arial"/>
                  <w:sz w:val="13"/>
                  <w:szCs w:val="13"/>
                </w:rPr>
                <w:t>–</w:t>
              </w:r>
            </w:ins>
          </w:p>
        </w:tc>
        <w:tc>
          <w:tcPr>
            <w:tcW w:w="880" w:type="dxa"/>
            <w:vAlign w:val="center"/>
          </w:tcPr>
          <w:p w14:paraId="5E00120F" w14:textId="77777777" w:rsidR="00C60D85" w:rsidRDefault="00000000">
            <w:pPr>
              <w:spacing w:after="0"/>
              <w:rPr>
                <w:ins w:id="14896" w:author="Sean de Noronha | DRG" w:date="2026-09-29T16:58:00Z" w16du:dateUtc="2026-09-29T14:58:00Z"/>
                <w:rFonts w:cs="Arial"/>
                <w:sz w:val="13"/>
                <w:szCs w:val="13"/>
              </w:rPr>
            </w:pPr>
            <w:ins w:id="14897" w:author="Sean de Noronha | DRG" w:date="2026-09-29T16:58:00Z" w16du:dateUtc="2026-09-29T14:58:00Z">
              <w:r>
                <w:rPr>
                  <w:rFonts w:cs="Arial"/>
                  <w:sz w:val="13"/>
                  <w:szCs w:val="13"/>
                </w:rPr>
                <w:t>–</w:t>
              </w:r>
            </w:ins>
          </w:p>
        </w:tc>
        <w:tc>
          <w:tcPr>
            <w:tcW w:w="820" w:type="dxa"/>
            <w:vAlign w:val="center"/>
          </w:tcPr>
          <w:p w14:paraId="5E001210" w14:textId="77777777" w:rsidR="00C60D85" w:rsidRDefault="00000000">
            <w:pPr>
              <w:spacing w:after="0"/>
              <w:rPr>
                <w:ins w:id="14898" w:author="Sean de Noronha | DRG" w:date="2026-09-29T16:58:00Z" w16du:dateUtc="2026-09-29T14:58:00Z"/>
                <w:rFonts w:cs="Arial"/>
                <w:sz w:val="13"/>
                <w:szCs w:val="13"/>
              </w:rPr>
            </w:pPr>
            <w:ins w:id="14899" w:author="Sean de Noronha | DRG" w:date="2026-09-29T16:58:00Z" w16du:dateUtc="2026-09-29T14:58:00Z">
              <w:r>
                <w:rPr>
                  <w:rFonts w:cs="Arial"/>
                  <w:sz w:val="13"/>
                  <w:szCs w:val="13"/>
                </w:rPr>
                <w:t>–</w:t>
              </w:r>
            </w:ins>
          </w:p>
        </w:tc>
        <w:tc>
          <w:tcPr>
            <w:tcW w:w="1100" w:type="dxa"/>
            <w:vAlign w:val="center"/>
          </w:tcPr>
          <w:p w14:paraId="5E001211" w14:textId="77777777" w:rsidR="00C60D85" w:rsidRDefault="00000000">
            <w:pPr>
              <w:spacing w:after="0"/>
              <w:rPr>
                <w:ins w:id="14900" w:author="Sean de Noronha | DRG" w:date="2026-09-29T16:58:00Z" w16du:dateUtc="2026-09-29T14:58:00Z"/>
                <w:rFonts w:cs="Arial"/>
                <w:sz w:val="13"/>
                <w:szCs w:val="13"/>
              </w:rPr>
            </w:pPr>
            <w:ins w:id="14901" w:author="Sean de Noronha | DRG" w:date="2026-09-29T16:58:00Z" w16du:dateUtc="2026-09-29T14:58:00Z">
              <w:r>
                <w:rPr>
                  <w:rFonts w:cs="Arial"/>
                  <w:sz w:val="13"/>
                  <w:szCs w:val="13"/>
                </w:rPr>
                <w:t>145 (307)</w:t>
              </w:r>
            </w:ins>
          </w:p>
        </w:tc>
        <w:tc>
          <w:tcPr>
            <w:tcW w:w="700" w:type="dxa"/>
            <w:vAlign w:val="center"/>
          </w:tcPr>
          <w:p w14:paraId="5E001212" w14:textId="77777777" w:rsidR="00C60D85" w:rsidRDefault="00000000">
            <w:pPr>
              <w:spacing w:after="0"/>
              <w:rPr>
                <w:ins w:id="14902" w:author="Sean de Noronha | DRG" w:date="2026-09-29T16:58:00Z" w16du:dateUtc="2026-09-29T14:58:00Z"/>
                <w:rFonts w:cs="Arial"/>
                <w:sz w:val="13"/>
                <w:szCs w:val="13"/>
              </w:rPr>
            </w:pPr>
            <w:ins w:id="14903" w:author="Sean de Noronha | DRG" w:date="2026-09-29T16:58:00Z" w16du:dateUtc="2026-09-29T14:58:00Z">
              <w:r>
                <w:rPr>
                  <w:rFonts w:cs="Arial"/>
                  <w:sz w:val="13"/>
                  <w:szCs w:val="13"/>
                </w:rPr>
                <w:t>7.03</w:t>
              </w:r>
            </w:ins>
          </w:p>
        </w:tc>
      </w:tr>
      <w:tr w:rsidR="00C60D85" w14:paraId="31C733D9" w14:textId="77777777">
        <w:trPr>
          <w:jc w:val="center"/>
          <w:ins w:id="14904" w:author="Sean de Noronha | DRG" w:date="2026-09-29T16:58:00Z"/>
        </w:trPr>
        <w:tc>
          <w:tcPr>
            <w:tcW w:w="560" w:type="dxa"/>
            <w:vAlign w:val="center"/>
          </w:tcPr>
          <w:p w14:paraId="5E001213" w14:textId="77777777" w:rsidR="00C60D85" w:rsidRDefault="00000000">
            <w:pPr>
              <w:spacing w:after="0"/>
              <w:rPr>
                <w:ins w:id="14905" w:author="Sean de Noronha | DRG" w:date="2026-09-29T16:58:00Z" w16du:dateUtc="2026-09-29T14:58:00Z"/>
                <w:rFonts w:cs="Arial"/>
                <w:sz w:val="13"/>
                <w:szCs w:val="13"/>
              </w:rPr>
            </w:pPr>
            <w:ins w:id="14906" w:author="Sean de Noronha | DRG" w:date="2026-09-29T16:58:00Z" w16du:dateUtc="2026-09-29T14:58:00Z">
              <w:r>
                <w:rPr>
                  <w:rFonts w:cs="Arial"/>
                  <w:sz w:val="13"/>
                  <w:szCs w:val="13"/>
                </w:rPr>
                <w:t>372</w:t>
              </w:r>
            </w:ins>
          </w:p>
        </w:tc>
        <w:tc>
          <w:tcPr>
            <w:tcW w:w="500" w:type="dxa"/>
            <w:vAlign w:val="center"/>
          </w:tcPr>
          <w:p w14:paraId="5E001214" w14:textId="77777777" w:rsidR="00C60D85" w:rsidRDefault="00000000">
            <w:pPr>
              <w:spacing w:after="0"/>
              <w:rPr>
                <w:ins w:id="14907" w:author="Sean de Noronha | DRG" w:date="2026-09-29T16:58:00Z" w16du:dateUtc="2026-09-29T14:58:00Z"/>
                <w:rFonts w:cs="Arial"/>
                <w:sz w:val="13"/>
                <w:szCs w:val="13"/>
              </w:rPr>
            </w:pPr>
            <w:ins w:id="14908" w:author="Sean de Noronha | DRG" w:date="2026-09-29T16:58:00Z" w16du:dateUtc="2026-09-29T14:58:00Z">
              <w:r>
                <w:rPr>
                  <w:rFonts w:cs="Arial"/>
                  <w:sz w:val="13"/>
                  <w:szCs w:val="13"/>
                </w:rPr>
                <w:t>T5</w:t>
              </w:r>
            </w:ins>
          </w:p>
        </w:tc>
        <w:tc>
          <w:tcPr>
            <w:tcW w:w="660" w:type="dxa"/>
            <w:vAlign w:val="center"/>
          </w:tcPr>
          <w:p w14:paraId="5E001215" w14:textId="77777777" w:rsidR="00C60D85" w:rsidRDefault="00000000">
            <w:pPr>
              <w:spacing w:after="0"/>
              <w:rPr>
                <w:ins w:id="14909" w:author="Sean de Noronha | DRG" w:date="2026-09-29T16:58:00Z" w16du:dateUtc="2026-09-29T14:58:00Z"/>
                <w:rFonts w:cs="Arial"/>
                <w:sz w:val="13"/>
                <w:szCs w:val="13"/>
              </w:rPr>
            </w:pPr>
            <w:ins w:id="14910" w:author="Sean de Noronha | DRG" w:date="2026-09-29T16:58:00Z" w16du:dateUtc="2026-09-29T14:58:00Z">
              <w:r>
                <w:rPr>
                  <w:rFonts w:cs="Arial"/>
                  <w:sz w:val="13"/>
                  <w:szCs w:val="13"/>
                </w:rPr>
                <w:t>3</w:t>
              </w:r>
            </w:ins>
          </w:p>
        </w:tc>
        <w:tc>
          <w:tcPr>
            <w:tcW w:w="1920" w:type="dxa"/>
            <w:vAlign w:val="center"/>
          </w:tcPr>
          <w:p w14:paraId="5E001216" w14:textId="77777777" w:rsidR="00C60D85" w:rsidRDefault="00000000">
            <w:pPr>
              <w:spacing w:after="0"/>
              <w:rPr>
                <w:ins w:id="14911" w:author="Sean de Noronha | DRG" w:date="2026-09-29T16:58:00Z" w16du:dateUtc="2026-09-29T14:58:00Z"/>
                <w:rFonts w:cs="Arial"/>
                <w:sz w:val="13"/>
                <w:szCs w:val="13"/>
              </w:rPr>
            </w:pPr>
            <w:ins w:id="14912" w:author="Sean de Noronha | DRG" w:date="2026-09-29T16:58:00Z" w16du:dateUtc="2026-09-29T14:58:00Z">
              <w:r>
                <w:rPr>
                  <w:rFonts w:cs="Arial"/>
                  <w:sz w:val="13"/>
                  <w:szCs w:val="13"/>
                </w:rPr>
                <w:t>Ball valve, NPS ¾</w:t>
              </w:r>
            </w:ins>
          </w:p>
        </w:tc>
        <w:tc>
          <w:tcPr>
            <w:tcW w:w="520" w:type="dxa"/>
            <w:vAlign w:val="center"/>
          </w:tcPr>
          <w:p w14:paraId="5E001217" w14:textId="77777777" w:rsidR="00C60D85" w:rsidRDefault="00000000">
            <w:pPr>
              <w:spacing w:after="0"/>
              <w:rPr>
                <w:ins w:id="14913" w:author="Sean de Noronha | DRG" w:date="2026-09-29T16:58:00Z" w16du:dateUtc="2026-09-29T14:58:00Z"/>
                <w:rFonts w:cs="Arial"/>
                <w:sz w:val="13"/>
                <w:szCs w:val="13"/>
              </w:rPr>
            </w:pPr>
            <w:ins w:id="14914"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18" w14:textId="77777777" w:rsidR="00C60D85" w:rsidRDefault="00000000">
            <w:pPr>
              <w:spacing w:after="0"/>
              <w:rPr>
                <w:ins w:id="14915" w:author="Sean de Noronha | DRG" w:date="2026-09-29T16:58:00Z" w16du:dateUtc="2026-09-29T14:58:00Z"/>
                <w:rFonts w:cs="Arial"/>
                <w:sz w:val="13"/>
                <w:szCs w:val="13"/>
              </w:rPr>
            </w:pPr>
            <w:ins w:id="14916" w:author="Sean de Noronha | DRG" w:date="2026-09-29T16:58:00Z" w16du:dateUtc="2026-09-29T14:58:00Z">
              <w:r>
                <w:rPr>
                  <w:rFonts w:cs="Arial"/>
                  <w:sz w:val="13"/>
                  <w:szCs w:val="13"/>
                </w:rPr>
                <w:t>20,000</w:t>
              </w:r>
            </w:ins>
          </w:p>
        </w:tc>
        <w:tc>
          <w:tcPr>
            <w:tcW w:w="800" w:type="dxa"/>
            <w:vAlign w:val="center"/>
          </w:tcPr>
          <w:p w14:paraId="5E001219" w14:textId="77777777" w:rsidR="00C60D85" w:rsidRDefault="00000000">
            <w:pPr>
              <w:spacing w:after="0"/>
              <w:rPr>
                <w:ins w:id="14917" w:author="Sean de Noronha | DRG" w:date="2026-09-29T16:58:00Z" w16du:dateUtc="2026-09-29T14:58:00Z"/>
                <w:rFonts w:cs="Arial"/>
                <w:sz w:val="13"/>
                <w:szCs w:val="13"/>
              </w:rPr>
            </w:pPr>
            <w:ins w:id="14918" w:author="Sean de Noronha | DRG" w:date="2026-09-29T16:58:00Z" w16du:dateUtc="2026-09-29T14:58:00Z">
              <w:r>
                <w:rPr>
                  <w:rFonts w:cs="Arial"/>
                  <w:sz w:val="13"/>
                  <w:szCs w:val="13"/>
                </w:rPr>
                <w:t>–</w:t>
              </w:r>
            </w:ins>
          </w:p>
        </w:tc>
        <w:tc>
          <w:tcPr>
            <w:tcW w:w="880" w:type="dxa"/>
            <w:vAlign w:val="center"/>
          </w:tcPr>
          <w:p w14:paraId="5E00121A" w14:textId="77777777" w:rsidR="00C60D85" w:rsidRDefault="00000000">
            <w:pPr>
              <w:spacing w:after="0"/>
              <w:rPr>
                <w:ins w:id="14919" w:author="Sean de Noronha | DRG" w:date="2026-09-29T16:58:00Z" w16du:dateUtc="2026-09-29T14:58:00Z"/>
                <w:rFonts w:cs="Arial"/>
                <w:sz w:val="13"/>
                <w:szCs w:val="13"/>
              </w:rPr>
            </w:pPr>
            <w:ins w:id="14920" w:author="Sean de Noronha | DRG" w:date="2026-09-29T16:58:00Z" w16du:dateUtc="2026-09-29T14:58:00Z">
              <w:r>
                <w:rPr>
                  <w:rFonts w:cs="Arial"/>
                  <w:sz w:val="13"/>
                  <w:szCs w:val="13"/>
                </w:rPr>
                <w:t>–</w:t>
              </w:r>
            </w:ins>
          </w:p>
        </w:tc>
        <w:tc>
          <w:tcPr>
            <w:tcW w:w="820" w:type="dxa"/>
            <w:vAlign w:val="center"/>
          </w:tcPr>
          <w:p w14:paraId="5E00121B" w14:textId="77777777" w:rsidR="00C60D85" w:rsidRDefault="00000000">
            <w:pPr>
              <w:spacing w:after="0"/>
              <w:rPr>
                <w:ins w:id="14921" w:author="Sean de Noronha | DRG" w:date="2026-09-29T16:58:00Z" w16du:dateUtc="2026-09-29T14:58:00Z"/>
                <w:rFonts w:cs="Arial"/>
                <w:sz w:val="13"/>
                <w:szCs w:val="13"/>
              </w:rPr>
            </w:pPr>
            <w:ins w:id="14922" w:author="Sean de Noronha | DRG" w:date="2026-09-29T16:58:00Z" w16du:dateUtc="2026-09-29T14:58:00Z">
              <w:r>
                <w:rPr>
                  <w:rFonts w:cs="Arial"/>
                  <w:sz w:val="13"/>
                  <w:szCs w:val="13"/>
                </w:rPr>
                <w:t>–</w:t>
              </w:r>
            </w:ins>
          </w:p>
        </w:tc>
        <w:tc>
          <w:tcPr>
            <w:tcW w:w="1100" w:type="dxa"/>
            <w:vAlign w:val="center"/>
          </w:tcPr>
          <w:p w14:paraId="5E00121C" w14:textId="77777777" w:rsidR="00C60D85" w:rsidRDefault="00000000">
            <w:pPr>
              <w:spacing w:after="0"/>
              <w:rPr>
                <w:ins w:id="14923" w:author="Sean de Noronha | DRG" w:date="2026-09-29T16:58:00Z" w16du:dateUtc="2026-09-29T14:58:00Z"/>
                <w:rFonts w:cs="Arial"/>
                <w:sz w:val="13"/>
                <w:szCs w:val="13"/>
              </w:rPr>
            </w:pPr>
            <w:ins w:id="14924" w:author="Sean de Noronha | DRG" w:date="2026-09-29T16:58:00Z" w16du:dateUtc="2026-09-29T14:58:00Z">
              <w:r>
                <w:rPr>
                  <w:rFonts w:cs="Arial"/>
                  <w:sz w:val="13"/>
                  <w:szCs w:val="13"/>
                </w:rPr>
                <w:t>290 (615)</w:t>
              </w:r>
            </w:ins>
          </w:p>
        </w:tc>
        <w:tc>
          <w:tcPr>
            <w:tcW w:w="700" w:type="dxa"/>
            <w:vAlign w:val="center"/>
          </w:tcPr>
          <w:p w14:paraId="5E00121D" w14:textId="77777777" w:rsidR="00C60D85" w:rsidRDefault="00000000">
            <w:pPr>
              <w:spacing w:after="0"/>
              <w:rPr>
                <w:ins w:id="14925" w:author="Sean de Noronha | DRG" w:date="2026-09-29T16:58:00Z" w16du:dateUtc="2026-09-29T14:58:00Z"/>
                <w:rFonts w:cs="Arial"/>
                <w:sz w:val="13"/>
                <w:szCs w:val="13"/>
              </w:rPr>
            </w:pPr>
            <w:ins w:id="14926" w:author="Sean de Noronha | DRG" w:date="2026-09-29T16:58:00Z" w16du:dateUtc="2026-09-29T14:58:00Z">
              <w:r>
                <w:rPr>
                  <w:rFonts w:cs="Arial"/>
                  <w:sz w:val="13"/>
                  <w:szCs w:val="13"/>
                </w:rPr>
                <w:t>14.1</w:t>
              </w:r>
            </w:ins>
          </w:p>
        </w:tc>
      </w:tr>
      <w:tr w:rsidR="00C60D85" w14:paraId="421CDA95" w14:textId="77777777">
        <w:trPr>
          <w:jc w:val="center"/>
          <w:ins w:id="14927" w:author="Sean de Noronha | DRG" w:date="2026-09-29T16:58:00Z"/>
        </w:trPr>
        <w:tc>
          <w:tcPr>
            <w:tcW w:w="560" w:type="dxa"/>
            <w:vAlign w:val="center"/>
          </w:tcPr>
          <w:p w14:paraId="5E00121E" w14:textId="77777777" w:rsidR="00C60D85" w:rsidRDefault="00000000">
            <w:pPr>
              <w:spacing w:after="0"/>
              <w:rPr>
                <w:ins w:id="14928" w:author="Sean de Noronha | DRG" w:date="2026-09-29T16:58:00Z" w16du:dateUtc="2026-09-29T14:58:00Z"/>
                <w:rFonts w:cs="Arial"/>
                <w:sz w:val="13"/>
                <w:szCs w:val="13"/>
              </w:rPr>
            </w:pPr>
            <w:ins w:id="14929" w:author="Sean de Noronha | DRG" w:date="2026-09-29T16:58:00Z" w16du:dateUtc="2026-09-29T14:58:00Z">
              <w:r>
                <w:rPr>
                  <w:rFonts w:cs="Arial"/>
                  <w:sz w:val="13"/>
                  <w:szCs w:val="13"/>
                </w:rPr>
                <w:t>373</w:t>
              </w:r>
            </w:ins>
          </w:p>
        </w:tc>
        <w:tc>
          <w:tcPr>
            <w:tcW w:w="500" w:type="dxa"/>
            <w:vAlign w:val="center"/>
          </w:tcPr>
          <w:p w14:paraId="5E00121F" w14:textId="77777777" w:rsidR="00C60D85" w:rsidRDefault="00000000">
            <w:pPr>
              <w:spacing w:after="0"/>
              <w:rPr>
                <w:ins w:id="14930" w:author="Sean de Noronha | DRG" w:date="2026-09-29T16:58:00Z" w16du:dateUtc="2026-09-29T14:58:00Z"/>
                <w:rFonts w:cs="Arial"/>
                <w:sz w:val="13"/>
                <w:szCs w:val="13"/>
              </w:rPr>
            </w:pPr>
            <w:ins w:id="14931" w:author="Sean de Noronha | DRG" w:date="2026-09-29T16:58:00Z" w16du:dateUtc="2026-09-29T14:58:00Z">
              <w:r>
                <w:rPr>
                  <w:rFonts w:cs="Arial"/>
                  <w:sz w:val="13"/>
                  <w:szCs w:val="13"/>
                </w:rPr>
                <w:t>T5</w:t>
              </w:r>
            </w:ins>
          </w:p>
        </w:tc>
        <w:tc>
          <w:tcPr>
            <w:tcW w:w="660" w:type="dxa"/>
            <w:vAlign w:val="center"/>
          </w:tcPr>
          <w:p w14:paraId="5E001220" w14:textId="77777777" w:rsidR="00C60D85" w:rsidRDefault="00000000">
            <w:pPr>
              <w:spacing w:after="0"/>
              <w:rPr>
                <w:ins w:id="14932" w:author="Sean de Noronha | DRG" w:date="2026-09-29T16:58:00Z" w16du:dateUtc="2026-09-29T14:58:00Z"/>
                <w:rFonts w:cs="Arial"/>
                <w:sz w:val="13"/>
                <w:szCs w:val="13"/>
              </w:rPr>
            </w:pPr>
            <w:ins w:id="14933" w:author="Sean de Noronha | DRG" w:date="2026-09-29T16:58:00Z" w16du:dateUtc="2026-09-29T14:58:00Z">
              <w:r>
                <w:rPr>
                  <w:rFonts w:cs="Arial"/>
                  <w:sz w:val="13"/>
                  <w:szCs w:val="13"/>
                </w:rPr>
                <w:t>3</w:t>
              </w:r>
            </w:ins>
          </w:p>
        </w:tc>
        <w:tc>
          <w:tcPr>
            <w:tcW w:w="1920" w:type="dxa"/>
            <w:vAlign w:val="center"/>
          </w:tcPr>
          <w:p w14:paraId="5E001221" w14:textId="77777777" w:rsidR="00C60D85" w:rsidRDefault="00000000">
            <w:pPr>
              <w:spacing w:after="0"/>
              <w:rPr>
                <w:ins w:id="14934" w:author="Sean de Noronha | DRG" w:date="2026-09-29T16:58:00Z" w16du:dateUtc="2026-09-29T14:58:00Z"/>
                <w:rFonts w:cs="Arial"/>
                <w:sz w:val="13"/>
                <w:szCs w:val="13"/>
              </w:rPr>
            </w:pPr>
            <w:ins w:id="14935" w:author="Sean de Noronha | DRG" w:date="2026-09-29T16:58:00Z" w16du:dateUtc="2026-09-29T14:58:00Z">
              <w:r>
                <w:rPr>
                  <w:rFonts w:cs="Arial"/>
                  <w:sz w:val="13"/>
                  <w:szCs w:val="13"/>
                </w:rPr>
                <w:t>90° elbow, NPS 1</w:t>
              </w:r>
            </w:ins>
          </w:p>
        </w:tc>
        <w:tc>
          <w:tcPr>
            <w:tcW w:w="520" w:type="dxa"/>
            <w:vAlign w:val="center"/>
          </w:tcPr>
          <w:p w14:paraId="5E001222" w14:textId="77777777" w:rsidR="00C60D85" w:rsidRDefault="00000000">
            <w:pPr>
              <w:spacing w:after="0"/>
              <w:rPr>
                <w:ins w:id="14936" w:author="Sean de Noronha | DRG" w:date="2026-09-29T16:58:00Z" w16du:dateUtc="2026-09-29T14:58:00Z"/>
                <w:rFonts w:cs="Arial"/>
                <w:sz w:val="13"/>
                <w:szCs w:val="13"/>
              </w:rPr>
            </w:pPr>
            <w:ins w:id="14937" w:author="Sean de Noronha | DRG" w:date="2026-09-29T16:58:00Z" w16du:dateUtc="2026-09-29T14:58:00Z">
              <w:r>
                <w:rPr>
                  <w:rFonts w:cs="Arial"/>
                  <w:sz w:val="13"/>
                  <w:szCs w:val="13"/>
                </w:rPr>
                <w:t>He</w:t>
              </w:r>
            </w:ins>
          </w:p>
        </w:tc>
        <w:tc>
          <w:tcPr>
            <w:tcW w:w="900" w:type="dxa"/>
            <w:vAlign w:val="center"/>
          </w:tcPr>
          <w:p w14:paraId="5E001223" w14:textId="77777777" w:rsidR="00C60D85" w:rsidRDefault="00000000">
            <w:pPr>
              <w:spacing w:after="0"/>
              <w:rPr>
                <w:ins w:id="14938" w:author="Sean de Noronha | DRG" w:date="2026-09-29T16:58:00Z" w16du:dateUtc="2026-09-29T14:58:00Z"/>
                <w:rFonts w:cs="Arial"/>
                <w:sz w:val="13"/>
                <w:szCs w:val="13"/>
              </w:rPr>
            </w:pPr>
            <w:ins w:id="14939" w:author="Sean de Noronha | DRG" w:date="2026-09-29T16:58:00Z" w16du:dateUtc="2026-09-29T14:58:00Z">
              <w:r>
                <w:rPr>
                  <w:rFonts w:cs="Arial"/>
                  <w:sz w:val="13"/>
                  <w:szCs w:val="13"/>
                </w:rPr>
                <w:t>1,000</w:t>
              </w:r>
            </w:ins>
          </w:p>
        </w:tc>
        <w:tc>
          <w:tcPr>
            <w:tcW w:w="800" w:type="dxa"/>
            <w:vAlign w:val="center"/>
          </w:tcPr>
          <w:p w14:paraId="5E001224" w14:textId="77777777" w:rsidR="00C60D85" w:rsidRDefault="00000000">
            <w:pPr>
              <w:spacing w:after="0"/>
              <w:rPr>
                <w:ins w:id="14940" w:author="Sean de Noronha | DRG" w:date="2026-09-29T16:58:00Z" w16du:dateUtc="2026-09-29T14:58:00Z"/>
                <w:rFonts w:cs="Arial"/>
                <w:sz w:val="13"/>
                <w:szCs w:val="13"/>
              </w:rPr>
            </w:pPr>
            <w:ins w:id="14941" w:author="Sean de Noronha | DRG" w:date="2026-09-29T16:58:00Z" w16du:dateUtc="2026-09-29T14:58:00Z">
              <w:r>
                <w:rPr>
                  <w:rFonts w:cs="Arial"/>
                  <w:sz w:val="13"/>
                  <w:szCs w:val="13"/>
                </w:rPr>
                <w:t>–</w:t>
              </w:r>
            </w:ins>
          </w:p>
        </w:tc>
        <w:tc>
          <w:tcPr>
            <w:tcW w:w="880" w:type="dxa"/>
            <w:vAlign w:val="center"/>
          </w:tcPr>
          <w:p w14:paraId="5E001225" w14:textId="77777777" w:rsidR="00C60D85" w:rsidRDefault="00000000">
            <w:pPr>
              <w:spacing w:after="0"/>
              <w:rPr>
                <w:ins w:id="14942" w:author="Sean de Noronha | DRG" w:date="2026-09-29T16:58:00Z" w16du:dateUtc="2026-09-29T14:58:00Z"/>
                <w:rFonts w:cs="Arial"/>
                <w:sz w:val="13"/>
                <w:szCs w:val="13"/>
              </w:rPr>
            </w:pPr>
            <w:ins w:id="14943" w:author="Sean de Noronha | DRG" w:date="2026-09-29T16:58:00Z" w16du:dateUtc="2026-09-29T14:58:00Z">
              <w:r>
                <w:rPr>
                  <w:rFonts w:cs="Arial"/>
                  <w:sz w:val="13"/>
                  <w:szCs w:val="13"/>
                </w:rPr>
                <w:t>–</w:t>
              </w:r>
            </w:ins>
          </w:p>
        </w:tc>
        <w:tc>
          <w:tcPr>
            <w:tcW w:w="820" w:type="dxa"/>
            <w:vAlign w:val="center"/>
          </w:tcPr>
          <w:p w14:paraId="5E001226" w14:textId="77777777" w:rsidR="00C60D85" w:rsidRDefault="00000000">
            <w:pPr>
              <w:spacing w:after="0"/>
              <w:rPr>
                <w:ins w:id="14944" w:author="Sean de Noronha | DRG" w:date="2026-09-29T16:58:00Z" w16du:dateUtc="2026-09-29T14:58:00Z"/>
                <w:rFonts w:cs="Arial"/>
                <w:sz w:val="13"/>
                <w:szCs w:val="13"/>
              </w:rPr>
            </w:pPr>
            <w:ins w:id="14945" w:author="Sean de Noronha | DRG" w:date="2026-09-29T16:58:00Z" w16du:dateUtc="2026-09-29T14:58:00Z">
              <w:r>
                <w:rPr>
                  <w:rFonts w:cs="Arial"/>
                  <w:sz w:val="13"/>
                  <w:szCs w:val="13"/>
                </w:rPr>
                <w:t>–</w:t>
              </w:r>
            </w:ins>
          </w:p>
        </w:tc>
        <w:tc>
          <w:tcPr>
            <w:tcW w:w="1100" w:type="dxa"/>
            <w:vAlign w:val="center"/>
          </w:tcPr>
          <w:p w14:paraId="5E001227" w14:textId="77777777" w:rsidR="00C60D85" w:rsidRDefault="00000000">
            <w:pPr>
              <w:spacing w:after="0"/>
              <w:rPr>
                <w:ins w:id="14946" w:author="Sean de Noronha | DRG" w:date="2026-09-29T16:58:00Z" w16du:dateUtc="2026-09-29T14:58:00Z"/>
                <w:rFonts w:cs="Arial"/>
                <w:sz w:val="13"/>
                <w:szCs w:val="13"/>
              </w:rPr>
            </w:pPr>
            <w:ins w:id="14947" w:author="Sean de Noronha | DRG" w:date="2026-09-29T16:58:00Z" w16du:dateUtc="2026-09-29T14:58:00Z">
              <w:r>
                <w:rPr>
                  <w:rFonts w:cs="Arial"/>
                  <w:sz w:val="13"/>
                  <w:szCs w:val="13"/>
                </w:rPr>
                <w:t>144 (305)</w:t>
              </w:r>
            </w:ins>
          </w:p>
        </w:tc>
        <w:tc>
          <w:tcPr>
            <w:tcW w:w="700" w:type="dxa"/>
            <w:vAlign w:val="center"/>
          </w:tcPr>
          <w:p w14:paraId="5E001228" w14:textId="77777777" w:rsidR="00C60D85" w:rsidRDefault="00000000">
            <w:pPr>
              <w:spacing w:after="0"/>
              <w:rPr>
                <w:ins w:id="14948" w:author="Sean de Noronha | DRG" w:date="2026-09-29T16:58:00Z" w16du:dateUtc="2026-09-29T14:58:00Z"/>
                <w:rFonts w:cs="Arial"/>
                <w:sz w:val="13"/>
                <w:szCs w:val="13"/>
              </w:rPr>
            </w:pPr>
            <w:ins w:id="14949" w:author="Sean de Noronha | DRG" w:date="2026-09-29T16:58:00Z" w16du:dateUtc="2026-09-29T14:58:00Z">
              <w:r>
                <w:rPr>
                  <w:rFonts w:cs="Arial"/>
                  <w:sz w:val="13"/>
                  <w:szCs w:val="13"/>
                </w:rPr>
                <w:t>4.31</w:t>
              </w:r>
            </w:ins>
          </w:p>
        </w:tc>
      </w:tr>
      <w:tr w:rsidR="00C60D85" w14:paraId="67FA5C4B" w14:textId="77777777">
        <w:trPr>
          <w:jc w:val="center"/>
          <w:ins w:id="14950" w:author="Sean de Noronha | DRG" w:date="2026-09-29T16:58:00Z"/>
        </w:trPr>
        <w:tc>
          <w:tcPr>
            <w:tcW w:w="560" w:type="dxa"/>
            <w:vAlign w:val="center"/>
          </w:tcPr>
          <w:p w14:paraId="5E001229" w14:textId="77777777" w:rsidR="00C60D85" w:rsidRDefault="00000000">
            <w:pPr>
              <w:spacing w:after="0"/>
              <w:rPr>
                <w:ins w:id="14951" w:author="Sean de Noronha | DRG" w:date="2026-09-29T16:58:00Z" w16du:dateUtc="2026-09-29T14:58:00Z"/>
                <w:rFonts w:cs="Arial"/>
                <w:sz w:val="13"/>
                <w:szCs w:val="13"/>
              </w:rPr>
            </w:pPr>
            <w:ins w:id="14952" w:author="Sean de Noronha | DRG" w:date="2026-09-29T16:58:00Z" w16du:dateUtc="2026-09-29T14:58:00Z">
              <w:r>
                <w:rPr>
                  <w:rFonts w:cs="Arial"/>
                  <w:sz w:val="13"/>
                  <w:szCs w:val="13"/>
                </w:rPr>
                <w:t>374</w:t>
              </w:r>
            </w:ins>
          </w:p>
        </w:tc>
        <w:tc>
          <w:tcPr>
            <w:tcW w:w="500" w:type="dxa"/>
            <w:vAlign w:val="center"/>
          </w:tcPr>
          <w:p w14:paraId="5E00122A" w14:textId="77777777" w:rsidR="00C60D85" w:rsidRDefault="00000000">
            <w:pPr>
              <w:spacing w:after="0"/>
              <w:rPr>
                <w:ins w:id="14953" w:author="Sean de Noronha | DRG" w:date="2026-09-29T16:58:00Z" w16du:dateUtc="2026-09-29T14:58:00Z"/>
                <w:rFonts w:cs="Arial"/>
                <w:sz w:val="13"/>
                <w:szCs w:val="13"/>
              </w:rPr>
            </w:pPr>
            <w:ins w:id="14954" w:author="Sean de Noronha | DRG" w:date="2026-09-29T16:58:00Z" w16du:dateUtc="2026-09-29T14:58:00Z">
              <w:r>
                <w:rPr>
                  <w:rFonts w:cs="Arial"/>
                  <w:sz w:val="13"/>
                  <w:szCs w:val="13"/>
                </w:rPr>
                <w:t>T5</w:t>
              </w:r>
            </w:ins>
          </w:p>
        </w:tc>
        <w:tc>
          <w:tcPr>
            <w:tcW w:w="660" w:type="dxa"/>
            <w:vAlign w:val="center"/>
          </w:tcPr>
          <w:p w14:paraId="5E00122B" w14:textId="77777777" w:rsidR="00C60D85" w:rsidRDefault="00000000">
            <w:pPr>
              <w:spacing w:after="0"/>
              <w:rPr>
                <w:ins w:id="14955" w:author="Sean de Noronha | DRG" w:date="2026-09-29T16:58:00Z" w16du:dateUtc="2026-09-29T14:58:00Z"/>
                <w:rFonts w:cs="Arial"/>
                <w:sz w:val="13"/>
                <w:szCs w:val="13"/>
              </w:rPr>
            </w:pPr>
            <w:ins w:id="14956" w:author="Sean de Noronha | DRG" w:date="2026-09-29T16:58:00Z" w16du:dateUtc="2026-09-29T14:58:00Z">
              <w:r>
                <w:rPr>
                  <w:rFonts w:cs="Arial"/>
                  <w:sz w:val="13"/>
                  <w:szCs w:val="13"/>
                </w:rPr>
                <w:t>3</w:t>
              </w:r>
            </w:ins>
          </w:p>
        </w:tc>
        <w:tc>
          <w:tcPr>
            <w:tcW w:w="1920" w:type="dxa"/>
            <w:vAlign w:val="center"/>
          </w:tcPr>
          <w:p w14:paraId="5E00122C" w14:textId="77777777" w:rsidR="00C60D85" w:rsidRDefault="00000000">
            <w:pPr>
              <w:spacing w:after="0"/>
              <w:rPr>
                <w:ins w:id="14957" w:author="Sean de Noronha | DRG" w:date="2026-09-29T16:58:00Z" w16du:dateUtc="2026-09-29T14:58:00Z"/>
                <w:rFonts w:cs="Arial"/>
                <w:sz w:val="13"/>
                <w:szCs w:val="13"/>
              </w:rPr>
            </w:pPr>
            <w:ins w:id="14958" w:author="Sean de Noronha | DRG" w:date="2026-09-29T16:58:00Z" w16du:dateUtc="2026-09-29T14:58:00Z">
              <w:r>
                <w:rPr>
                  <w:rFonts w:cs="Arial"/>
                  <w:sz w:val="13"/>
                  <w:szCs w:val="13"/>
                </w:rPr>
                <w:t>90° elbow, NPS 1</w:t>
              </w:r>
            </w:ins>
          </w:p>
        </w:tc>
        <w:tc>
          <w:tcPr>
            <w:tcW w:w="520" w:type="dxa"/>
            <w:vAlign w:val="center"/>
          </w:tcPr>
          <w:p w14:paraId="5E00122D" w14:textId="77777777" w:rsidR="00C60D85" w:rsidRDefault="00000000">
            <w:pPr>
              <w:spacing w:after="0"/>
              <w:rPr>
                <w:ins w:id="14959" w:author="Sean de Noronha | DRG" w:date="2026-09-29T16:58:00Z" w16du:dateUtc="2026-09-29T14:58:00Z"/>
                <w:rFonts w:cs="Arial"/>
                <w:sz w:val="13"/>
                <w:szCs w:val="13"/>
              </w:rPr>
            </w:pPr>
            <w:ins w:id="14960" w:author="Sean de Noronha | DRG" w:date="2026-09-29T16:58:00Z" w16du:dateUtc="2026-09-29T14:58:00Z">
              <w:r>
                <w:rPr>
                  <w:rFonts w:cs="Arial"/>
                  <w:sz w:val="13"/>
                  <w:szCs w:val="13"/>
                </w:rPr>
                <w:t>He</w:t>
              </w:r>
            </w:ins>
          </w:p>
        </w:tc>
        <w:tc>
          <w:tcPr>
            <w:tcW w:w="900" w:type="dxa"/>
            <w:vAlign w:val="center"/>
          </w:tcPr>
          <w:p w14:paraId="5E00122E" w14:textId="77777777" w:rsidR="00C60D85" w:rsidRDefault="00000000">
            <w:pPr>
              <w:spacing w:after="0"/>
              <w:rPr>
                <w:ins w:id="14961" w:author="Sean de Noronha | DRG" w:date="2026-09-29T16:58:00Z" w16du:dateUtc="2026-09-29T14:58:00Z"/>
                <w:rFonts w:cs="Arial"/>
                <w:sz w:val="13"/>
                <w:szCs w:val="13"/>
              </w:rPr>
            </w:pPr>
            <w:ins w:id="14962" w:author="Sean de Noronha | DRG" w:date="2026-09-29T16:58:00Z" w16du:dateUtc="2026-09-29T14:58:00Z">
              <w:r>
                <w:rPr>
                  <w:rFonts w:cs="Arial"/>
                  <w:sz w:val="13"/>
                  <w:szCs w:val="13"/>
                </w:rPr>
                <w:t>3,000</w:t>
              </w:r>
            </w:ins>
          </w:p>
        </w:tc>
        <w:tc>
          <w:tcPr>
            <w:tcW w:w="800" w:type="dxa"/>
            <w:vAlign w:val="center"/>
          </w:tcPr>
          <w:p w14:paraId="5E00122F" w14:textId="77777777" w:rsidR="00C60D85" w:rsidRDefault="00000000">
            <w:pPr>
              <w:spacing w:after="0"/>
              <w:rPr>
                <w:ins w:id="14963" w:author="Sean de Noronha | DRG" w:date="2026-09-29T16:58:00Z" w16du:dateUtc="2026-09-29T14:58:00Z"/>
                <w:rFonts w:cs="Arial"/>
                <w:sz w:val="13"/>
                <w:szCs w:val="13"/>
              </w:rPr>
            </w:pPr>
            <w:ins w:id="14964" w:author="Sean de Noronha | DRG" w:date="2026-09-29T16:58:00Z" w16du:dateUtc="2026-09-29T14:58:00Z">
              <w:r>
                <w:rPr>
                  <w:rFonts w:cs="Arial"/>
                  <w:sz w:val="13"/>
                  <w:szCs w:val="13"/>
                </w:rPr>
                <w:t>–</w:t>
              </w:r>
            </w:ins>
          </w:p>
        </w:tc>
        <w:tc>
          <w:tcPr>
            <w:tcW w:w="880" w:type="dxa"/>
            <w:vAlign w:val="center"/>
          </w:tcPr>
          <w:p w14:paraId="5E001230" w14:textId="77777777" w:rsidR="00C60D85" w:rsidRDefault="00000000">
            <w:pPr>
              <w:spacing w:after="0"/>
              <w:rPr>
                <w:ins w:id="14965" w:author="Sean de Noronha | DRG" w:date="2026-09-29T16:58:00Z" w16du:dateUtc="2026-09-29T14:58:00Z"/>
                <w:rFonts w:cs="Arial"/>
                <w:sz w:val="13"/>
                <w:szCs w:val="13"/>
              </w:rPr>
            </w:pPr>
            <w:ins w:id="14966" w:author="Sean de Noronha | DRG" w:date="2026-09-29T16:58:00Z" w16du:dateUtc="2026-09-29T14:58:00Z">
              <w:r>
                <w:rPr>
                  <w:rFonts w:cs="Arial"/>
                  <w:sz w:val="13"/>
                  <w:szCs w:val="13"/>
                </w:rPr>
                <w:t>–</w:t>
              </w:r>
            </w:ins>
          </w:p>
        </w:tc>
        <w:tc>
          <w:tcPr>
            <w:tcW w:w="820" w:type="dxa"/>
            <w:vAlign w:val="center"/>
          </w:tcPr>
          <w:p w14:paraId="5E001231" w14:textId="77777777" w:rsidR="00C60D85" w:rsidRDefault="00000000">
            <w:pPr>
              <w:spacing w:after="0"/>
              <w:rPr>
                <w:ins w:id="14967" w:author="Sean de Noronha | DRG" w:date="2026-09-29T16:58:00Z" w16du:dateUtc="2026-09-29T14:58:00Z"/>
                <w:rFonts w:cs="Arial"/>
                <w:sz w:val="13"/>
                <w:szCs w:val="13"/>
              </w:rPr>
            </w:pPr>
            <w:ins w:id="14968" w:author="Sean de Noronha | DRG" w:date="2026-09-29T16:58:00Z" w16du:dateUtc="2026-09-29T14:58:00Z">
              <w:r>
                <w:rPr>
                  <w:rFonts w:cs="Arial"/>
                  <w:sz w:val="13"/>
                  <w:szCs w:val="13"/>
                </w:rPr>
                <w:t>–</w:t>
              </w:r>
            </w:ins>
          </w:p>
        </w:tc>
        <w:tc>
          <w:tcPr>
            <w:tcW w:w="1100" w:type="dxa"/>
            <w:vAlign w:val="center"/>
          </w:tcPr>
          <w:p w14:paraId="5E001232" w14:textId="77777777" w:rsidR="00C60D85" w:rsidRDefault="00000000">
            <w:pPr>
              <w:spacing w:after="0"/>
              <w:rPr>
                <w:ins w:id="14969" w:author="Sean de Noronha | DRG" w:date="2026-09-29T16:58:00Z" w16du:dateUtc="2026-09-29T14:58:00Z"/>
                <w:rFonts w:cs="Arial"/>
                <w:sz w:val="13"/>
                <w:szCs w:val="13"/>
              </w:rPr>
            </w:pPr>
            <w:ins w:id="14970" w:author="Sean de Noronha | DRG" w:date="2026-09-29T16:58:00Z" w16du:dateUtc="2026-09-29T14:58:00Z">
              <w:r>
                <w:rPr>
                  <w:rFonts w:cs="Arial"/>
                  <w:sz w:val="13"/>
                  <w:szCs w:val="13"/>
                </w:rPr>
                <w:t>432 (916)</w:t>
              </w:r>
            </w:ins>
          </w:p>
        </w:tc>
        <w:tc>
          <w:tcPr>
            <w:tcW w:w="700" w:type="dxa"/>
            <w:vAlign w:val="center"/>
          </w:tcPr>
          <w:p w14:paraId="5E001233" w14:textId="77777777" w:rsidR="00C60D85" w:rsidRDefault="00000000">
            <w:pPr>
              <w:spacing w:after="0"/>
              <w:rPr>
                <w:ins w:id="14971" w:author="Sean de Noronha | DRG" w:date="2026-09-29T16:58:00Z" w16du:dateUtc="2026-09-29T14:58:00Z"/>
                <w:rFonts w:cs="Arial"/>
                <w:sz w:val="13"/>
                <w:szCs w:val="13"/>
              </w:rPr>
            </w:pPr>
            <w:ins w:id="14972" w:author="Sean de Noronha | DRG" w:date="2026-09-29T16:58:00Z" w16du:dateUtc="2026-09-29T14:58:00Z">
              <w:r>
                <w:rPr>
                  <w:rFonts w:cs="Arial"/>
                  <w:sz w:val="13"/>
                  <w:szCs w:val="13"/>
                </w:rPr>
                <w:t>12.9</w:t>
              </w:r>
            </w:ins>
          </w:p>
        </w:tc>
      </w:tr>
      <w:tr w:rsidR="00C60D85" w14:paraId="0AB3A51B" w14:textId="77777777">
        <w:trPr>
          <w:jc w:val="center"/>
          <w:ins w:id="14973" w:author="Sean de Noronha | DRG" w:date="2026-09-29T16:58:00Z"/>
        </w:trPr>
        <w:tc>
          <w:tcPr>
            <w:tcW w:w="560" w:type="dxa"/>
            <w:vAlign w:val="center"/>
          </w:tcPr>
          <w:p w14:paraId="5E001234" w14:textId="77777777" w:rsidR="00C60D85" w:rsidRDefault="00000000">
            <w:pPr>
              <w:spacing w:after="0"/>
              <w:rPr>
                <w:ins w:id="14974" w:author="Sean de Noronha | DRG" w:date="2026-09-29T16:58:00Z" w16du:dateUtc="2026-09-29T14:58:00Z"/>
                <w:rFonts w:cs="Arial"/>
                <w:sz w:val="13"/>
                <w:szCs w:val="13"/>
              </w:rPr>
            </w:pPr>
            <w:ins w:id="14975" w:author="Sean de Noronha | DRG" w:date="2026-09-29T16:58:00Z" w16du:dateUtc="2026-09-29T14:58:00Z">
              <w:r>
                <w:rPr>
                  <w:rFonts w:cs="Arial"/>
                  <w:sz w:val="13"/>
                  <w:szCs w:val="13"/>
                </w:rPr>
                <w:t>375</w:t>
              </w:r>
            </w:ins>
          </w:p>
        </w:tc>
        <w:tc>
          <w:tcPr>
            <w:tcW w:w="500" w:type="dxa"/>
            <w:vAlign w:val="center"/>
          </w:tcPr>
          <w:p w14:paraId="5E001235" w14:textId="77777777" w:rsidR="00C60D85" w:rsidRDefault="00000000">
            <w:pPr>
              <w:spacing w:after="0"/>
              <w:rPr>
                <w:ins w:id="14976" w:author="Sean de Noronha | DRG" w:date="2026-09-29T16:58:00Z" w16du:dateUtc="2026-09-29T14:58:00Z"/>
                <w:rFonts w:cs="Arial"/>
                <w:sz w:val="13"/>
                <w:szCs w:val="13"/>
              </w:rPr>
            </w:pPr>
            <w:ins w:id="14977" w:author="Sean de Noronha | DRG" w:date="2026-09-29T16:58:00Z" w16du:dateUtc="2026-09-29T14:58:00Z">
              <w:r>
                <w:rPr>
                  <w:rFonts w:cs="Arial"/>
                  <w:sz w:val="13"/>
                  <w:szCs w:val="13"/>
                </w:rPr>
                <w:t>T5</w:t>
              </w:r>
            </w:ins>
          </w:p>
        </w:tc>
        <w:tc>
          <w:tcPr>
            <w:tcW w:w="660" w:type="dxa"/>
            <w:vAlign w:val="center"/>
          </w:tcPr>
          <w:p w14:paraId="5E001236" w14:textId="77777777" w:rsidR="00C60D85" w:rsidRDefault="00000000">
            <w:pPr>
              <w:spacing w:after="0"/>
              <w:rPr>
                <w:ins w:id="14978" w:author="Sean de Noronha | DRG" w:date="2026-09-29T16:58:00Z" w16du:dateUtc="2026-09-29T14:58:00Z"/>
                <w:rFonts w:cs="Arial"/>
                <w:sz w:val="13"/>
                <w:szCs w:val="13"/>
              </w:rPr>
            </w:pPr>
            <w:ins w:id="14979" w:author="Sean de Noronha | DRG" w:date="2026-09-29T16:58:00Z" w16du:dateUtc="2026-09-29T14:58:00Z">
              <w:r>
                <w:rPr>
                  <w:rFonts w:cs="Arial"/>
                  <w:sz w:val="13"/>
                  <w:szCs w:val="13"/>
                </w:rPr>
                <w:t>3</w:t>
              </w:r>
            </w:ins>
          </w:p>
        </w:tc>
        <w:tc>
          <w:tcPr>
            <w:tcW w:w="1920" w:type="dxa"/>
            <w:vAlign w:val="center"/>
          </w:tcPr>
          <w:p w14:paraId="5E001237" w14:textId="77777777" w:rsidR="00C60D85" w:rsidRDefault="00000000">
            <w:pPr>
              <w:spacing w:after="0"/>
              <w:rPr>
                <w:ins w:id="14980" w:author="Sean de Noronha | DRG" w:date="2026-09-29T16:58:00Z" w16du:dateUtc="2026-09-29T14:58:00Z"/>
                <w:rFonts w:cs="Arial"/>
                <w:sz w:val="13"/>
                <w:szCs w:val="13"/>
              </w:rPr>
            </w:pPr>
            <w:ins w:id="14981" w:author="Sean de Noronha | DRG" w:date="2026-09-29T16:58:00Z" w16du:dateUtc="2026-09-29T14:58:00Z">
              <w:r>
                <w:rPr>
                  <w:rFonts w:cs="Arial"/>
                  <w:sz w:val="13"/>
                  <w:szCs w:val="13"/>
                </w:rPr>
                <w:t>90° elbow, NPS 1</w:t>
              </w:r>
            </w:ins>
          </w:p>
        </w:tc>
        <w:tc>
          <w:tcPr>
            <w:tcW w:w="520" w:type="dxa"/>
            <w:vAlign w:val="center"/>
          </w:tcPr>
          <w:p w14:paraId="5E001238" w14:textId="77777777" w:rsidR="00C60D85" w:rsidRDefault="00000000">
            <w:pPr>
              <w:spacing w:after="0"/>
              <w:rPr>
                <w:ins w:id="14982" w:author="Sean de Noronha | DRG" w:date="2026-09-29T16:58:00Z" w16du:dateUtc="2026-09-29T14:58:00Z"/>
                <w:rFonts w:cs="Arial"/>
                <w:sz w:val="13"/>
                <w:szCs w:val="13"/>
              </w:rPr>
            </w:pPr>
            <w:ins w:id="14983"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39" w14:textId="77777777" w:rsidR="00C60D85" w:rsidRDefault="00000000">
            <w:pPr>
              <w:spacing w:after="0"/>
              <w:rPr>
                <w:ins w:id="14984" w:author="Sean de Noronha | DRG" w:date="2026-09-29T16:58:00Z" w16du:dateUtc="2026-09-29T14:58:00Z"/>
                <w:rFonts w:cs="Arial"/>
                <w:sz w:val="13"/>
                <w:szCs w:val="13"/>
              </w:rPr>
            </w:pPr>
            <w:ins w:id="14985" w:author="Sean de Noronha | DRG" w:date="2026-09-29T16:58:00Z" w16du:dateUtc="2026-09-29T14:58:00Z">
              <w:r>
                <w:rPr>
                  <w:rFonts w:cs="Arial"/>
                  <w:sz w:val="13"/>
                  <w:szCs w:val="13"/>
                </w:rPr>
                <w:t>10,000</w:t>
              </w:r>
            </w:ins>
          </w:p>
        </w:tc>
        <w:tc>
          <w:tcPr>
            <w:tcW w:w="800" w:type="dxa"/>
            <w:vAlign w:val="center"/>
          </w:tcPr>
          <w:p w14:paraId="5E00123A" w14:textId="77777777" w:rsidR="00C60D85" w:rsidRDefault="00000000">
            <w:pPr>
              <w:spacing w:after="0"/>
              <w:rPr>
                <w:ins w:id="14986" w:author="Sean de Noronha | DRG" w:date="2026-09-29T16:58:00Z" w16du:dateUtc="2026-09-29T14:58:00Z"/>
                <w:rFonts w:cs="Arial"/>
                <w:sz w:val="13"/>
                <w:szCs w:val="13"/>
              </w:rPr>
            </w:pPr>
            <w:ins w:id="14987" w:author="Sean de Noronha | DRG" w:date="2026-09-29T16:58:00Z" w16du:dateUtc="2026-09-29T14:58:00Z">
              <w:r>
                <w:rPr>
                  <w:rFonts w:cs="Arial"/>
                  <w:sz w:val="13"/>
                  <w:szCs w:val="13"/>
                </w:rPr>
                <w:t>–</w:t>
              </w:r>
            </w:ins>
          </w:p>
        </w:tc>
        <w:tc>
          <w:tcPr>
            <w:tcW w:w="880" w:type="dxa"/>
            <w:vAlign w:val="center"/>
          </w:tcPr>
          <w:p w14:paraId="5E00123B" w14:textId="77777777" w:rsidR="00C60D85" w:rsidRDefault="00000000">
            <w:pPr>
              <w:spacing w:after="0"/>
              <w:rPr>
                <w:ins w:id="14988" w:author="Sean de Noronha | DRG" w:date="2026-09-29T16:58:00Z" w16du:dateUtc="2026-09-29T14:58:00Z"/>
                <w:rFonts w:cs="Arial"/>
                <w:sz w:val="13"/>
                <w:szCs w:val="13"/>
              </w:rPr>
            </w:pPr>
            <w:ins w:id="14989" w:author="Sean de Noronha | DRG" w:date="2026-09-29T16:58:00Z" w16du:dateUtc="2026-09-29T14:58:00Z">
              <w:r>
                <w:rPr>
                  <w:rFonts w:cs="Arial"/>
                  <w:sz w:val="13"/>
                  <w:szCs w:val="13"/>
                </w:rPr>
                <w:t>–</w:t>
              </w:r>
            </w:ins>
          </w:p>
        </w:tc>
        <w:tc>
          <w:tcPr>
            <w:tcW w:w="820" w:type="dxa"/>
            <w:vAlign w:val="center"/>
          </w:tcPr>
          <w:p w14:paraId="5E00123C" w14:textId="77777777" w:rsidR="00C60D85" w:rsidRDefault="00000000">
            <w:pPr>
              <w:spacing w:after="0"/>
              <w:rPr>
                <w:ins w:id="14990" w:author="Sean de Noronha | DRG" w:date="2026-09-29T16:58:00Z" w16du:dateUtc="2026-09-29T14:58:00Z"/>
                <w:rFonts w:cs="Arial"/>
                <w:sz w:val="13"/>
                <w:szCs w:val="13"/>
              </w:rPr>
            </w:pPr>
            <w:ins w:id="14991" w:author="Sean de Noronha | DRG" w:date="2026-09-29T16:58:00Z" w16du:dateUtc="2026-09-29T14:58:00Z">
              <w:r>
                <w:rPr>
                  <w:rFonts w:cs="Arial"/>
                  <w:sz w:val="13"/>
                  <w:szCs w:val="13"/>
                </w:rPr>
                <w:t>–</w:t>
              </w:r>
            </w:ins>
          </w:p>
        </w:tc>
        <w:tc>
          <w:tcPr>
            <w:tcW w:w="1100" w:type="dxa"/>
            <w:vAlign w:val="center"/>
          </w:tcPr>
          <w:p w14:paraId="5E00123D" w14:textId="77777777" w:rsidR="00C60D85" w:rsidRDefault="00000000">
            <w:pPr>
              <w:spacing w:after="0"/>
              <w:rPr>
                <w:ins w:id="14992" w:author="Sean de Noronha | DRG" w:date="2026-09-29T16:58:00Z" w16du:dateUtc="2026-09-29T14:58:00Z"/>
                <w:rFonts w:cs="Arial"/>
                <w:sz w:val="13"/>
                <w:szCs w:val="13"/>
              </w:rPr>
            </w:pPr>
            <w:ins w:id="14993" w:author="Sean de Noronha | DRG" w:date="2026-09-29T16:58:00Z" w16du:dateUtc="2026-09-29T14:58:00Z">
              <w:r>
                <w:rPr>
                  <w:rFonts w:cs="Arial"/>
                  <w:sz w:val="13"/>
                  <w:szCs w:val="13"/>
                </w:rPr>
                <w:t>185 (391)</w:t>
              </w:r>
            </w:ins>
          </w:p>
        </w:tc>
        <w:tc>
          <w:tcPr>
            <w:tcW w:w="700" w:type="dxa"/>
            <w:vAlign w:val="center"/>
          </w:tcPr>
          <w:p w14:paraId="5E00123E" w14:textId="77777777" w:rsidR="00C60D85" w:rsidRDefault="00000000">
            <w:pPr>
              <w:spacing w:after="0"/>
              <w:rPr>
                <w:ins w:id="14994" w:author="Sean de Noronha | DRG" w:date="2026-09-29T16:58:00Z" w16du:dateUtc="2026-09-29T14:58:00Z"/>
                <w:rFonts w:cs="Arial"/>
                <w:sz w:val="13"/>
                <w:szCs w:val="13"/>
              </w:rPr>
            </w:pPr>
            <w:ins w:id="14995" w:author="Sean de Noronha | DRG" w:date="2026-09-29T16:58:00Z" w16du:dateUtc="2026-09-29T14:58:00Z">
              <w:r>
                <w:rPr>
                  <w:rFonts w:cs="Arial"/>
                  <w:sz w:val="13"/>
                  <w:szCs w:val="13"/>
                </w:rPr>
                <w:t>5.52</w:t>
              </w:r>
            </w:ins>
          </w:p>
        </w:tc>
      </w:tr>
      <w:tr w:rsidR="00C60D85" w14:paraId="28D1B9F4" w14:textId="77777777">
        <w:trPr>
          <w:jc w:val="center"/>
          <w:ins w:id="14996" w:author="Sean de Noronha | DRG" w:date="2026-09-29T16:58:00Z"/>
        </w:trPr>
        <w:tc>
          <w:tcPr>
            <w:tcW w:w="560" w:type="dxa"/>
            <w:vAlign w:val="center"/>
          </w:tcPr>
          <w:p w14:paraId="5E00123F" w14:textId="77777777" w:rsidR="00C60D85" w:rsidRDefault="00000000">
            <w:pPr>
              <w:spacing w:after="0"/>
              <w:rPr>
                <w:ins w:id="14997" w:author="Sean de Noronha | DRG" w:date="2026-09-29T16:58:00Z" w16du:dateUtc="2026-09-29T14:58:00Z"/>
                <w:rFonts w:cs="Arial"/>
                <w:sz w:val="13"/>
                <w:szCs w:val="13"/>
              </w:rPr>
            </w:pPr>
            <w:ins w:id="14998" w:author="Sean de Noronha | DRG" w:date="2026-09-29T16:58:00Z" w16du:dateUtc="2026-09-29T14:58:00Z">
              <w:r>
                <w:rPr>
                  <w:rFonts w:cs="Arial"/>
                  <w:sz w:val="13"/>
                  <w:szCs w:val="13"/>
                </w:rPr>
                <w:t>376</w:t>
              </w:r>
            </w:ins>
          </w:p>
        </w:tc>
        <w:tc>
          <w:tcPr>
            <w:tcW w:w="500" w:type="dxa"/>
            <w:vAlign w:val="center"/>
          </w:tcPr>
          <w:p w14:paraId="5E001240" w14:textId="77777777" w:rsidR="00C60D85" w:rsidRDefault="00000000">
            <w:pPr>
              <w:spacing w:after="0"/>
              <w:rPr>
                <w:ins w:id="14999" w:author="Sean de Noronha | DRG" w:date="2026-09-29T16:58:00Z" w16du:dateUtc="2026-09-29T14:58:00Z"/>
                <w:rFonts w:cs="Arial"/>
                <w:sz w:val="13"/>
                <w:szCs w:val="13"/>
              </w:rPr>
            </w:pPr>
            <w:ins w:id="15000" w:author="Sean de Noronha | DRG" w:date="2026-09-29T16:58:00Z" w16du:dateUtc="2026-09-29T14:58:00Z">
              <w:r>
                <w:rPr>
                  <w:rFonts w:cs="Arial"/>
                  <w:sz w:val="13"/>
                  <w:szCs w:val="13"/>
                </w:rPr>
                <w:t>T5</w:t>
              </w:r>
            </w:ins>
          </w:p>
        </w:tc>
        <w:tc>
          <w:tcPr>
            <w:tcW w:w="660" w:type="dxa"/>
            <w:vAlign w:val="center"/>
          </w:tcPr>
          <w:p w14:paraId="5E001241" w14:textId="77777777" w:rsidR="00C60D85" w:rsidRDefault="00000000">
            <w:pPr>
              <w:spacing w:after="0"/>
              <w:rPr>
                <w:ins w:id="15001" w:author="Sean de Noronha | DRG" w:date="2026-09-29T16:58:00Z" w16du:dateUtc="2026-09-29T14:58:00Z"/>
                <w:rFonts w:cs="Arial"/>
                <w:sz w:val="13"/>
                <w:szCs w:val="13"/>
              </w:rPr>
            </w:pPr>
            <w:ins w:id="15002" w:author="Sean de Noronha | DRG" w:date="2026-09-29T16:58:00Z" w16du:dateUtc="2026-09-29T14:58:00Z">
              <w:r>
                <w:rPr>
                  <w:rFonts w:cs="Arial"/>
                  <w:sz w:val="13"/>
                  <w:szCs w:val="13"/>
                </w:rPr>
                <w:t>3</w:t>
              </w:r>
            </w:ins>
          </w:p>
        </w:tc>
        <w:tc>
          <w:tcPr>
            <w:tcW w:w="1920" w:type="dxa"/>
            <w:vAlign w:val="center"/>
          </w:tcPr>
          <w:p w14:paraId="5E001242" w14:textId="77777777" w:rsidR="00C60D85" w:rsidRDefault="00000000">
            <w:pPr>
              <w:spacing w:after="0"/>
              <w:rPr>
                <w:ins w:id="15003" w:author="Sean de Noronha | DRG" w:date="2026-09-29T16:58:00Z" w16du:dateUtc="2026-09-29T14:58:00Z"/>
                <w:rFonts w:cs="Arial"/>
                <w:sz w:val="13"/>
                <w:szCs w:val="13"/>
              </w:rPr>
            </w:pPr>
            <w:ins w:id="15004" w:author="Sean de Noronha | DRG" w:date="2026-09-29T16:58:00Z" w16du:dateUtc="2026-09-29T14:58:00Z">
              <w:r>
                <w:rPr>
                  <w:rFonts w:cs="Arial"/>
                  <w:sz w:val="13"/>
                  <w:szCs w:val="13"/>
                </w:rPr>
                <w:t>90° elbow, NPS 1</w:t>
              </w:r>
            </w:ins>
          </w:p>
        </w:tc>
        <w:tc>
          <w:tcPr>
            <w:tcW w:w="520" w:type="dxa"/>
            <w:vAlign w:val="center"/>
          </w:tcPr>
          <w:p w14:paraId="5E001243" w14:textId="77777777" w:rsidR="00C60D85" w:rsidRDefault="00000000">
            <w:pPr>
              <w:spacing w:after="0"/>
              <w:rPr>
                <w:ins w:id="15005" w:author="Sean de Noronha | DRG" w:date="2026-09-29T16:58:00Z" w16du:dateUtc="2026-09-29T14:58:00Z"/>
                <w:rFonts w:cs="Arial"/>
                <w:sz w:val="13"/>
                <w:szCs w:val="13"/>
              </w:rPr>
            </w:pPr>
            <w:ins w:id="15006"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44" w14:textId="77777777" w:rsidR="00C60D85" w:rsidRDefault="00000000">
            <w:pPr>
              <w:spacing w:after="0"/>
              <w:rPr>
                <w:ins w:id="15007" w:author="Sean de Noronha | DRG" w:date="2026-09-29T16:58:00Z" w16du:dateUtc="2026-09-29T14:58:00Z"/>
                <w:rFonts w:cs="Arial"/>
                <w:sz w:val="13"/>
                <w:szCs w:val="13"/>
              </w:rPr>
            </w:pPr>
            <w:ins w:id="15008" w:author="Sean de Noronha | DRG" w:date="2026-09-29T16:58:00Z" w16du:dateUtc="2026-09-29T14:58:00Z">
              <w:r>
                <w:rPr>
                  <w:rFonts w:cs="Arial"/>
                  <w:sz w:val="13"/>
                  <w:szCs w:val="13"/>
                </w:rPr>
                <w:t>20,000</w:t>
              </w:r>
            </w:ins>
          </w:p>
        </w:tc>
        <w:tc>
          <w:tcPr>
            <w:tcW w:w="800" w:type="dxa"/>
            <w:vAlign w:val="center"/>
          </w:tcPr>
          <w:p w14:paraId="5E001245" w14:textId="77777777" w:rsidR="00C60D85" w:rsidRDefault="00000000">
            <w:pPr>
              <w:spacing w:after="0"/>
              <w:rPr>
                <w:ins w:id="15009" w:author="Sean de Noronha | DRG" w:date="2026-09-29T16:58:00Z" w16du:dateUtc="2026-09-29T14:58:00Z"/>
                <w:rFonts w:cs="Arial"/>
                <w:sz w:val="13"/>
                <w:szCs w:val="13"/>
              </w:rPr>
            </w:pPr>
            <w:ins w:id="15010" w:author="Sean de Noronha | DRG" w:date="2026-09-29T16:58:00Z" w16du:dateUtc="2026-09-29T14:58:00Z">
              <w:r>
                <w:rPr>
                  <w:rFonts w:cs="Arial"/>
                  <w:sz w:val="13"/>
                  <w:szCs w:val="13"/>
                </w:rPr>
                <w:t>–</w:t>
              </w:r>
            </w:ins>
          </w:p>
        </w:tc>
        <w:tc>
          <w:tcPr>
            <w:tcW w:w="880" w:type="dxa"/>
            <w:vAlign w:val="center"/>
          </w:tcPr>
          <w:p w14:paraId="5E001246" w14:textId="77777777" w:rsidR="00C60D85" w:rsidRDefault="00000000">
            <w:pPr>
              <w:spacing w:after="0"/>
              <w:rPr>
                <w:ins w:id="15011" w:author="Sean de Noronha | DRG" w:date="2026-09-29T16:58:00Z" w16du:dateUtc="2026-09-29T14:58:00Z"/>
                <w:rFonts w:cs="Arial"/>
                <w:sz w:val="13"/>
                <w:szCs w:val="13"/>
              </w:rPr>
            </w:pPr>
            <w:ins w:id="15012" w:author="Sean de Noronha | DRG" w:date="2026-09-29T16:58:00Z" w16du:dateUtc="2026-09-29T14:58:00Z">
              <w:r>
                <w:rPr>
                  <w:rFonts w:cs="Arial"/>
                  <w:sz w:val="13"/>
                  <w:szCs w:val="13"/>
                </w:rPr>
                <w:t>–</w:t>
              </w:r>
            </w:ins>
          </w:p>
        </w:tc>
        <w:tc>
          <w:tcPr>
            <w:tcW w:w="820" w:type="dxa"/>
            <w:vAlign w:val="center"/>
          </w:tcPr>
          <w:p w14:paraId="5E001247" w14:textId="77777777" w:rsidR="00C60D85" w:rsidRDefault="00000000">
            <w:pPr>
              <w:spacing w:after="0"/>
              <w:rPr>
                <w:ins w:id="15013" w:author="Sean de Noronha | DRG" w:date="2026-09-29T16:58:00Z" w16du:dateUtc="2026-09-29T14:58:00Z"/>
                <w:rFonts w:cs="Arial"/>
                <w:sz w:val="13"/>
                <w:szCs w:val="13"/>
              </w:rPr>
            </w:pPr>
            <w:ins w:id="15014" w:author="Sean de Noronha | DRG" w:date="2026-09-29T16:58:00Z" w16du:dateUtc="2026-09-29T14:58:00Z">
              <w:r>
                <w:rPr>
                  <w:rFonts w:cs="Arial"/>
                  <w:sz w:val="13"/>
                  <w:szCs w:val="13"/>
                </w:rPr>
                <w:t>–</w:t>
              </w:r>
            </w:ins>
          </w:p>
        </w:tc>
        <w:tc>
          <w:tcPr>
            <w:tcW w:w="1100" w:type="dxa"/>
            <w:vAlign w:val="center"/>
          </w:tcPr>
          <w:p w14:paraId="5E001248" w14:textId="77777777" w:rsidR="00C60D85" w:rsidRDefault="00000000">
            <w:pPr>
              <w:spacing w:after="0"/>
              <w:rPr>
                <w:ins w:id="15015" w:author="Sean de Noronha | DRG" w:date="2026-09-29T16:58:00Z" w16du:dateUtc="2026-09-29T14:58:00Z"/>
                <w:rFonts w:cs="Arial"/>
                <w:sz w:val="13"/>
                <w:szCs w:val="13"/>
              </w:rPr>
            </w:pPr>
            <w:ins w:id="15016" w:author="Sean de Noronha | DRG" w:date="2026-09-29T16:58:00Z" w16du:dateUtc="2026-09-29T14:58:00Z">
              <w:r>
                <w:rPr>
                  <w:rFonts w:cs="Arial"/>
                  <w:sz w:val="13"/>
                  <w:szCs w:val="13"/>
                </w:rPr>
                <w:t>369 (783)</w:t>
              </w:r>
            </w:ins>
          </w:p>
        </w:tc>
        <w:tc>
          <w:tcPr>
            <w:tcW w:w="700" w:type="dxa"/>
            <w:vAlign w:val="center"/>
          </w:tcPr>
          <w:p w14:paraId="5E001249" w14:textId="77777777" w:rsidR="00C60D85" w:rsidRDefault="00000000">
            <w:pPr>
              <w:spacing w:after="0"/>
              <w:rPr>
                <w:ins w:id="15017" w:author="Sean de Noronha | DRG" w:date="2026-09-29T16:58:00Z" w16du:dateUtc="2026-09-29T14:58:00Z"/>
                <w:rFonts w:cs="Arial"/>
                <w:sz w:val="13"/>
                <w:szCs w:val="13"/>
              </w:rPr>
            </w:pPr>
            <w:ins w:id="15018" w:author="Sean de Noronha | DRG" w:date="2026-09-29T16:58:00Z" w16du:dateUtc="2026-09-29T14:58:00Z">
              <w:r>
                <w:rPr>
                  <w:rFonts w:cs="Arial"/>
                  <w:sz w:val="13"/>
                  <w:szCs w:val="13"/>
                </w:rPr>
                <w:t>11.0</w:t>
              </w:r>
            </w:ins>
          </w:p>
        </w:tc>
      </w:tr>
      <w:tr w:rsidR="00C60D85" w14:paraId="10D78183" w14:textId="77777777">
        <w:trPr>
          <w:jc w:val="center"/>
          <w:ins w:id="15019" w:author="Sean de Noronha | DRG" w:date="2026-09-29T16:58:00Z"/>
        </w:trPr>
        <w:tc>
          <w:tcPr>
            <w:tcW w:w="560" w:type="dxa"/>
            <w:vAlign w:val="center"/>
          </w:tcPr>
          <w:p w14:paraId="5E00124A" w14:textId="77777777" w:rsidR="00C60D85" w:rsidRDefault="00000000">
            <w:pPr>
              <w:spacing w:after="0"/>
              <w:rPr>
                <w:ins w:id="15020" w:author="Sean de Noronha | DRG" w:date="2026-09-29T16:58:00Z" w16du:dateUtc="2026-09-29T14:58:00Z"/>
                <w:rFonts w:cs="Arial"/>
                <w:sz w:val="13"/>
                <w:szCs w:val="13"/>
              </w:rPr>
            </w:pPr>
            <w:ins w:id="15021" w:author="Sean de Noronha | DRG" w:date="2026-09-29T16:58:00Z" w16du:dateUtc="2026-09-29T14:58:00Z">
              <w:r>
                <w:rPr>
                  <w:rFonts w:cs="Arial"/>
                  <w:sz w:val="13"/>
                  <w:szCs w:val="13"/>
                </w:rPr>
                <w:t>377</w:t>
              </w:r>
            </w:ins>
          </w:p>
        </w:tc>
        <w:tc>
          <w:tcPr>
            <w:tcW w:w="500" w:type="dxa"/>
            <w:vAlign w:val="center"/>
          </w:tcPr>
          <w:p w14:paraId="5E00124B" w14:textId="77777777" w:rsidR="00C60D85" w:rsidRDefault="00000000">
            <w:pPr>
              <w:spacing w:after="0"/>
              <w:rPr>
                <w:ins w:id="15022" w:author="Sean de Noronha | DRG" w:date="2026-09-29T16:58:00Z" w16du:dateUtc="2026-09-29T14:58:00Z"/>
                <w:rFonts w:cs="Arial"/>
                <w:sz w:val="13"/>
                <w:szCs w:val="13"/>
              </w:rPr>
            </w:pPr>
            <w:ins w:id="15023" w:author="Sean de Noronha | DRG" w:date="2026-09-29T16:58:00Z" w16du:dateUtc="2026-09-29T14:58:00Z">
              <w:r>
                <w:rPr>
                  <w:rFonts w:cs="Arial"/>
                  <w:sz w:val="13"/>
                  <w:szCs w:val="13"/>
                </w:rPr>
                <w:t>T5</w:t>
              </w:r>
            </w:ins>
          </w:p>
        </w:tc>
        <w:tc>
          <w:tcPr>
            <w:tcW w:w="660" w:type="dxa"/>
            <w:vAlign w:val="center"/>
          </w:tcPr>
          <w:p w14:paraId="5E00124C" w14:textId="77777777" w:rsidR="00C60D85" w:rsidRDefault="00000000">
            <w:pPr>
              <w:spacing w:after="0"/>
              <w:rPr>
                <w:ins w:id="15024" w:author="Sean de Noronha | DRG" w:date="2026-09-29T16:58:00Z" w16du:dateUtc="2026-09-29T14:58:00Z"/>
                <w:rFonts w:cs="Arial"/>
                <w:sz w:val="13"/>
                <w:szCs w:val="13"/>
              </w:rPr>
            </w:pPr>
            <w:ins w:id="15025" w:author="Sean de Noronha | DRG" w:date="2026-09-29T16:58:00Z" w16du:dateUtc="2026-09-29T14:58:00Z">
              <w:r>
                <w:rPr>
                  <w:rFonts w:cs="Arial"/>
                  <w:sz w:val="13"/>
                  <w:szCs w:val="13"/>
                </w:rPr>
                <w:t>3</w:t>
              </w:r>
            </w:ins>
          </w:p>
        </w:tc>
        <w:tc>
          <w:tcPr>
            <w:tcW w:w="1920" w:type="dxa"/>
            <w:vAlign w:val="center"/>
          </w:tcPr>
          <w:p w14:paraId="5E00124D" w14:textId="77777777" w:rsidR="00C60D85" w:rsidRDefault="00000000">
            <w:pPr>
              <w:spacing w:after="0"/>
              <w:rPr>
                <w:ins w:id="15026" w:author="Sean de Noronha | DRG" w:date="2026-09-29T16:58:00Z" w16du:dateUtc="2026-09-29T14:58:00Z"/>
                <w:rFonts w:cs="Arial"/>
                <w:sz w:val="13"/>
                <w:szCs w:val="13"/>
              </w:rPr>
            </w:pPr>
            <w:ins w:id="15027" w:author="Sean de Noronha | DRG" w:date="2026-09-29T16:58:00Z" w16du:dateUtc="2026-09-29T14:58:00Z">
              <w:r>
                <w:rPr>
                  <w:rFonts w:cs="Arial"/>
                  <w:sz w:val="13"/>
                  <w:szCs w:val="13"/>
                </w:rPr>
                <w:t>Tee, run, NPS 1</w:t>
              </w:r>
            </w:ins>
          </w:p>
        </w:tc>
        <w:tc>
          <w:tcPr>
            <w:tcW w:w="520" w:type="dxa"/>
            <w:vAlign w:val="center"/>
          </w:tcPr>
          <w:p w14:paraId="5E00124E" w14:textId="77777777" w:rsidR="00C60D85" w:rsidRDefault="00000000">
            <w:pPr>
              <w:spacing w:after="0"/>
              <w:rPr>
                <w:ins w:id="15028" w:author="Sean de Noronha | DRG" w:date="2026-09-29T16:58:00Z" w16du:dateUtc="2026-09-29T14:58:00Z"/>
                <w:rFonts w:cs="Arial"/>
                <w:sz w:val="13"/>
                <w:szCs w:val="13"/>
              </w:rPr>
            </w:pPr>
            <w:ins w:id="15029" w:author="Sean de Noronha | DRG" w:date="2026-09-29T16:58:00Z" w16du:dateUtc="2026-09-29T14:58:00Z">
              <w:r>
                <w:rPr>
                  <w:rFonts w:cs="Arial"/>
                  <w:sz w:val="13"/>
                  <w:szCs w:val="13"/>
                </w:rPr>
                <w:t>He</w:t>
              </w:r>
            </w:ins>
          </w:p>
        </w:tc>
        <w:tc>
          <w:tcPr>
            <w:tcW w:w="900" w:type="dxa"/>
            <w:vAlign w:val="center"/>
          </w:tcPr>
          <w:p w14:paraId="5E00124F" w14:textId="77777777" w:rsidR="00C60D85" w:rsidRDefault="00000000">
            <w:pPr>
              <w:spacing w:after="0"/>
              <w:rPr>
                <w:ins w:id="15030" w:author="Sean de Noronha | DRG" w:date="2026-09-29T16:58:00Z" w16du:dateUtc="2026-09-29T14:58:00Z"/>
                <w:rFonts w:cs="Arial"/>
                <w:sz w:val="13"/>
                <w:szCs w:val="13"/>
              </w:rPr>
            </w:pPr>
            <w:ins w:id="15031" w:author="Sean de Noronha | DRG" w:date="2026-09-29T16:58:00Z" w16du:dateUtc="2026-09-29T14:58:00Z">
              <w:r>
                <w:rPr>
                  <w:rFonts w:cs="Arial"/>
                  <w:sz w:val="13"/>
                  <w:szCs w:val="13"/>
                </w:rPr>
                <w:t>1,000</w:t>
              </w:r>
            </w:ins>
          </w:p>
        </w:tc>
        <w:tc>
          <w:tcPr>
            <w:tcW w:w="800" w:type="dxa"/>
            <w:vAlign w:val="center"/>
          </w:tcPr>
          <w:p w14:paraId="5E001250" w14:textId="77777777" w:rsidR="00C60D85" w:rsidRDefault="00000000">
            <w:pPr>
              <w:spacing w:after="0"/>
              <w:rPr>
                <w:ins w:id="15032" w:author="Sean de Noronha | DRG" w:date="2026-09-29T16:58:00Z" w16du:dateUtc="2026-09-29T14:58:00Z"/>
                <w:rFonts w:cs="Arial"/>
                <w:sz w:val="13"/>
                <w:szCs w:val="13"/>
              </w:rPr>
            </w:pPr>
            <w:ins w:id="15033" w:author="Sean de Noronha | DRG" w:date="2026-09-29T16:58:00Z" w16du:dateUtc="2026-09-29T14:58:00Z">
              <w:r>
                <w:rPr>
                  <w:rFonts w:cs="Arial"/>
                  <w:sz w:val="13"/>
                  <w:szCs w:val="13"/>
                </w:rPr>
                <w:t>–</w:t>
              </w:r>
            </w:ins>
          </w:p>
        </w:tc>
        <w:tc>
          <w:tcPr>
            <w:tcW w:w="880" w:type="dxa"/>
            <w:vAlign w:val="center"/>
          </w:tcPr>
          <w:p w14:paraId="5E001251" w14:textId="77777777" w:rsidR="00C60D85" w:rsidRDefault="00000000">
            <w:pPr>
              <w:spacing w:after="0"/>
              <w:rPr>
                <w:ins w:id="15034" w:author="Sean de Noronha | DRG" w:date="2026-09-29T16:58:00Z" w16du:dateUtc="2026-09-29T14:58:00Z"/>
                <w:rFonts w:cs="Arial"/>
                <w:sz w:val="13"/>
                <w:szCs w:val="13"/>
              </w:rPr>
            </w:pPr>
            <w:ins w:id="15035" w:author="Sean de Noronha | DRG" w:date="2026-09-29T16:58:00Z" w16du:dateUtc="2026-09-29T14:58:00Z">
              <w:r>
                <w:rPr>
                  <w:rFonts w:cs="Arial"/>
                  <w:sz w:val="13"/>
                  <w:szCs w:val="13"/>
                </w:rPr>
                <w:t>–</w:t>
              </w:r>
            </w:ins>
          </w:p>
        </w:tc>
        <w:tc>
          <w:tcPr>
            <w:tcW w:w="820" w:type="dxa"/>
            <w:vAlign w:val="center"/>
          </w:tcPr>
          <w:p w14:paraId="5E001252" w14:textId="77777777" w:rsidR="00C60D85" w:rsidRDefault="00000000">
            <w:pPr>
              <w:spacing w:after="0"/>
              <w:rPr>
                <w:ins w:id="15036" w:author="Sean de Noronha | DRG" w:date="2026-09-29T16:58:00Z" w16du:dateUtc="2026-09-29T14:58:00Z"/>
                <w:rFonts w:cs="Arial"/>
                <w:sz w:val="13"/>
                <w:szCs w:val="13"/>
              </w:rPr>
            </w:pPr>
            <w:ins w:id="15037" w:author="Sean de Noronha | DRG" w:date="2026-09-29T16:58:00Z" w16du:dateUtc="2026-09-29T14:58:00Z">
              <w:r>
                <w:rPr>
                  <w:rFonts w:cs="Arial"/>
                  <w:sz w:val="13"/>
                  <w:szCs w:val="13"/>
                </w:rPr>
                <w:t>–</w:t>
              </w:r>
            </w:ins>
          </w:p>
        </w:tc>
        <w:tc>
          <w:tcPr>
            <w:tcW w:w="1100" w:type="dxa"/>
            <w:vAlign w:val="center"/>
          </w:tcPr>
          <w:p w14:paraId="5E001253" w14:textId="77777777" w:rsidR="00C60D85" w:rsidRDefault="00000000">
            <w:pPr>
              <w:spacing w:after="0"/>
              <w:rPr>
                <w:ins w:id="15038" w:author="Sean de Noronha | DRG" w:date="2026-09-29T16:58:00Z" w16du:dateUtc="2026-09-29T14:58:00Z"/>
                <w:rFonts w:cs="Arial"/>
                <w:sz w:val="13"/>
                <w:szCs w:val="13"/>
              </w:rPr>
            </w:pPr>
            <w:ins w:id="15039" w:author="Sean de Noronha | DRG" w:date="2026-09-29T16:58:00Z" w16du:dateUtc="2026-09-29T14:58:00Z">
              <w:r>
                <w:rPr>
                  <w:rFonts w:cs="Arial"/>
                  <w:sz w:val="13"/>
                  <w:szCs w:val="13"/>
                </w:rPr>
                <w:t>144 (305)</w:t>
              </w:r>
            </w:ins>
          </w:p>
        </w:tc>
        <w:tc>
          <w:tcPr>
            <w:tcW w:w="700" w:type="dxa"/>
            <w:vAlign w:val="center"/>
          </w:tcPr>
          <w:p w14:paraId="5E001254" w14:textId="77777777" w:rsidR="00C60D85" w:rsidRDefault="00000000">
            <w:pPr>
              <w:spacing w:after="0"/>
              <w:rPr>
                <w:ins w:id="15040" w:author="Sean de Noronha | DRG" w:date="2026-09-29T16:58:00Z" w16du:dateUtc="2026-09-29T14:58:00Z"/>
                <w:rFonts w:cs="Arial"/>
                <w:sz w:val="13"/>
                <w:szCs w:val="13"/>
              </w:rPr>
            </w:pPr>
            <w:ins w:id="15041" w:author="Sean de Noronha | DRG" w:date="2026-09-29T16:58:00Z" w16du:dateUtc="2026-09-29T14:58:00Z">
              <w:r>
                <w:rPr>
                  <w:rFonts w:cs="Arial"/>
                  <w:sz w:val="13"/>
                  <w:szCs w:val="13"/>
                </w:rPr>
                <w:t>4.31</w:t>
              </w:r>
            </w:ins>
          </w:p>
        </w:tc>
      </w:tr>
      <w:tr w:rsidR="00C60D85" w14:paraId="36903716" w14:textId="77777777">
        <w:trPr>
          <w:jc w:val="center"/>
          <w:ins w:id="15042" w:author="Sean de Noronha | DRG" w:date="2026-09-29T16:58:00Z"/>
        </w:trPr>
        <w:tc>
          <w:tcPr>
            <w:tcW w:w="560" w:type="dxa"/>
            <w:vAlign w:val="center"/>
          </w:tcPr>
          <w:p w14:paraId="5E001255" w14:textId="77777777" w:rsidR="00C60D85" w:rsidRDefault="00000000">
            <w:pPr>
              <w:spacing w:after="0"/>
              <w:rPr>
                <w:ins w:id="15043" w:author="Sean de Noronha | DRG" w:date="2026-09-29T16:58:00Z" w16du:dateUtc="2026-09-29T14:58:00Z"/>
                <w:rFonts w:cs="Arial"/>
                <w:sz w:val="13"/>
                <w:szCs w:val="13"/>
              </w:rPr>
            </w:pPr>
            <w:ins w:id="15044" w:author="Sean de Noronha | DRG" w:date="2026-09-29T16:58:00Z" w16du:dateUtc="2026-09-29T14:58:00Z">
              <w:r>
                <w:rPr>
                  <w:rFonts w:cs="Arial"/>
                  <w:sz w:val="13"/>
                  <w:szCs w:val="13"/>
                </w:rPr>
                <w:t>378</w:t>
              </w:r>
            </w:ins>
          </w:p>
        </w:tc>
        <w:tc>
          <w:tcPr>
            <w:tcW w:w="500" w:type="dxa"/>
            <w:vAlign w:val="center"/>
          </w:tcPr>
          <w:p w14:paraId="5E001256" w14:textId="77777777" w:rsidR="00C60D85" w:rsidRDefault="00000000">
            <w:pPr>
              <w:spacing w:after="0"/>
              <w:rPr>
                <w:ins w:id="15045" w:author="Sean de Noronha | DRG" w:date="2026-09-29T16:58:00Z" w16du:dateUtc="2026-09-29T14:58:00Z"/>
                <w:rFonts w:cs="Arial"/>
                <w:sz w:val="13"/>
                <w:szCs w:val="13"/>
              </w:rPr>
            </w:pPr>
            <w:ins w:id="15046" w:author="Sean de Noronha | DRG" w:date="2026-09-29T16:58:00Z" w16du:dateUtc="2026-09-29T14:58:00Z">
              <w:r>
                <w:rPr>
                  <w:rFonts w:cs="Arial"/>
                  <w:sz w:val="13"/>
                  <w:szCs w:val="13"/>
                </w:rPr>
                <w:t>T5</w:t>
              </w:r>
            </w:ins>
          </w:p>
        </w:tc>
        <w:tc>
          <w:tcPr>
            <w:tcW w:w="660" w:type="dxa"/>
            <w:vAlign w:val="center"/>
          </w:tcPr>
          <w:p w14:paraId="5E001257" w14:textId="77777777" w:rsidR="00C60D85" w:rsidRDefault="00000000">
            <w:pPr>
              <w:spacing w:after="0"/>
              <w:rPr>
                <w:ins w:id="15047" w:author="Sean de Noronha | DRG" w:date="2026-09-29T16:58:00Z" w16du:dateUtc="2026-09-29T14:58:00Z"/>
                <w:rFonts w:cs="Arial"/>
                <w:sz w:val="13"/>
                <w:szCs w:val="13"/>
              </w:rPr>
            </w:pPr>
            <w:ins w:id="15048" w:author="Sean de Noronha | DRG" w:date="2026-09-29T16:58:00Z" w16du:dateUtc="2026-09-29T14:58:00Z">
              <w:r>
                <w:rPr>
                  <w:rFonts w:cs="Arial"/>
                  <w:sz w:val="13"/>
                  <w:szCs w:val="13"/>
                </w:rPr>
                <w:t>3</w:t>
              </w:r>
            </w:ins>
          </w:p>
        </w:tc>
        <w:tc>
          <w:tcPr>
            <w:tcW w:w="1920" w:type="dxa"/>
            <w:vAlign w:val="center"/>
          </w:tcPr>
          <w:p w14:paraId="5E001258" w14:textId="77777777" w:rsidR="00C60D85" w:rsidRDefault="00000000">
            <w:pPr>
              <w:spacing w:after="0"/>
              <w:rPr>
                <w:ins w:id="15049" w:author="Sean de Noronha | DRG" w:date="2026-09-29T16:58:00Z" w16du:dateUtc="2026-09-29T14:58:00Z"/>
                <w:rFonts w:cs="Arial"/>
                <w:sz w:val="13"/>
                <w:szCs w:val="13"/>
              </w:rPr>
            </w:pPr>
            <w:ins w:id="15050" w:author="Sean de Noronha | DRG" w:date="2026-09-29T16:58:00Z" w16du:dateUtc="2026-09-29T14:58:00Z">
              <w:r>
                <w:rPr>
                  <w:rFonts w:cs="Arial"/>
                  <w:sz w:val="13"/>
                  <w:szCs w:val="13"/>
                </w:rPr>
                <w:t>Tee, run, NPS 1</w:t>
              </w:r>
            </w:ins>
          </w:p>
        </w:tc>
        <w:tc>
          <w:tcPr>
            <w:tcW w:w="520" w:type="dxa"/>
            <w:vAlign w:val="center"/>
          </w:tcPr>
          <w:p w14:paraId="5E001259" w14:textId="77777777" w:rsidR="00C60D85" w:rsidRDefault="00000000">
            <w:pPr>
              <w:spacing w:after="0"/>
              <w:rPr>
                <w:ins w:id="15051" w:author="Sean de Noronha | DRG" w:date="2026-09-29T16:58:00Z" w16du:dateUtc="2026-09-29T14:58:00Z"/>
                <w:rFonts w:cs="Arial"/>
                <w:sz w:val="13"/>
                <w:szCs w:val="13"/>
              </w:rPr>
            </w:pPr>
            <w:ins w:id="15052" w:author="Sean de Noronha | DRG" w:date="2026-09-29T16:58:00Z" w16du:dateUtc="2026-09-29T14:58:00Z">
              <w:r>
                <w:rPr>
                  <w:rFonts w:cs="Arial"/>
                  <w:sz w:val="13"/>
                  <w:szCs w:val="13"/>
                </w:rPr>
                <w:t>He</w:t>
              </w:r>
            </w:ins>
          </w:p>
        </w:tc>
        <w:tc>
          <w:tcPr>
            <w:tcW w:w="900" w:type="dxa"/>
            <w:vAlign w:val="center"/>
          </w:tcPr>
          <w:p w14:paraId="5E00125A" w14:textId="77777777" w:rsidR="00C60D85" w:rsidRDefault="00000000">
            <w:pPr>
              <w:spacing w:after="0"/>
              <w:rPr>
                <w:ins w:id="15053" w:author="Sean de Noronha | DRG" w:date="2026-09-29T16:58:00Z" w16du:dateUtc="2026-09-29T14:58:00Z"/>
                <w:rFonts w:cs="Arial"/>
                <w:sz w:val="13"/>
                <w:szCs w:val="13"/>
              </w:rPr>
            </w:pPr>
            <w:ins w:id="15054" w:author="Sean de Noronha | DRG" w:date="2026-09-29T16:58:00Z" w16du:dateUtc="2026-09-29T14:58:00Z">
              <w:r>
                <w:rPr>
                  <w:rFonts w:cs="Arial"/>
                  <w:sz w:val="13"/>
                  <w:szCs w:val="13"/>
                </w:rPr>
                <w:t>3,000</w:t>
              </w:r>
            </w:ins>
          </w:p>
        </w:tc>
        <w:tc>
          <w:tcPr>
            <w:tcW w:w="800" w:type="dxa"/>
            <w:vAlign w:val="center"/>
          </w:tcPr>
          <w:p w14:paraId="5E00125B" w14:textId="77777777" w:rsidR="00C60D85" w:rsidRDefault="00000000">
            <w:pPr>
              <w:spacing w:after="0"/>
              <w:rPr>
                <w:ins w:id="15055" w:author="Sean de Noronha | DRG" w:date="2026-09-29T16:58:00Z" w16du:dateUtc="2026-09-29T14:58:00Z"/>
                <w:rFonts w:cs="Arial"/>
                <w:sz w:val="13"/>
                <w:szCs w:val="13"/>
              </w:rPr>
            </w:pPr>
            <w:ins w:id="15056" w:author="Sean de Noronha | DRG" w:date="2026-09-29T16:58:00Z" w16du:dateUtc="2026-09-29T14:58:00Z">
              <w:r>
                <w:rPr>
                  <w:rFonts w:cs="Arial"/>
                  <w:sz w:val="13"/>
                  <w:szCs w:val="13"/>
                </w:rPr>
                <w:t>–</w:t>
              </w:r>
            </w:ins>
          </w:p>
        </w:tc>
        <w:tc>
          <w:tcPr>
            <w:tcW w:w="880" w:type="dxa"/>
            <w:vAlign w:val="center"/>
          </w:tcPr>
          <w:p w14:paraId="5E00125C" w14:textId="77777777" w:rsidR="00C60D85" w:rsidRDefault="00000000">
            <w:pPr>
              <w:spacing w:after="0"/>
              <w:rPr>
                <w:ins w:id="15057" w:author="Sean de Noronha | DRG" w:date="2026-09-29T16:58:00Z" w16du:dateUtc="2026-09-29T14:58:00Z"/>
                <w:rFonts w:cs="Arial"/>
                <w:sz w:val="13"/>
                <w:szCs w:val="13"/>
              </w:rPr>
            </w:pPr>
            <w:ins w:id="15058" w:author="Sean de Noronha | DRG" w:date="2026-09-29T16:58:00Z" w16du:dateUtc="2026-09-29T14:58:00Z">
              <w:r>
                <w:rPr>
                  <w:rFonts w:cs="Arial"/>
                  <w:sz w:val="13"/>
                  <w:szCs w:val="13"/>
                </w:rPr>
                <w:t>–</w:t>
              </w:r>
            </w:ins>
          </w:p>
        </w:tc>
        <w:tc>
          <w:tcPr>
            <w:tcW w:w="820" w:type="dxa"/>
            <w:vAlign w:val="center"/>
          </w:tcPr>
          <w:p w14:paraId="5E00125D" w14:textId="77777777" w:rsidR="00C60D85" w:rsidRDefault="00000000">
            <w:pPr>
              <w:spacing w:after="0"/>
              <w:rPr>
                <w:ins w:id="15059" w:author="Sean de Noronha | DRG" w:date="2026-09-29T16:58:00Z" w16du:dateUtc="2026-09-29T14:58:00Z"/>
                <w:rFonts w:cs="Arial"/>
                <w:sz w:val="13"/>
                <w:szCs w:val="13"/>
              </w:rPr>
            </w:pPr>
            <w:ins w:id="15060" w:author="Sean de Noronha | DRG" w:date="2026-09-29T16:58:00Z" w16du:dateUtc="2026-09-29T14:58:00Z">
              <w:r>
                <w:rPr>
                  <w:rFonts w:cs="Arial"/>
                  <w:sz w:val="13"/>
                  <w:szCs w:val="13"/>
                </w:rPr>
                <w:t>–</w:t>
              </w:r>
            </w:ins>
          </w:p>
        </w:tc>
        <w:tc>
          <w:tcPr>
            <w:tcW w:w="1100" w:type="dxa"/>
            <w:vAlign w:val="center"/>
          </w:tcPr>
          <w:p w14:paraId="5E00125E" w14:textId="77777777" w:rsidR="00C60D85" w:rsidRDefault="00000000">
            <w:pPr>
              <w:spacing w:after="0"/>
              <w:rPr>
                <w:ins w:id="15061" w:author="Sean de Noronha | DRG" w:date="2026-09-29T16:58:00Z" w16du:dateUtc="2026-09-29T14:58:00Z"/>
                <w:rFonts w:cs="Arial"/>
                <w:sz w:val="13"/>
                <w:szCs w:val="13"/>
              </w:rPr>
            </w:pPr>
            <w:ins w:id="15062" w:author="Sean de Noronha | DRG" w:date="2026-09-29T16:58:00Z" w16du:dateUtc="2026-09-29T14:58:00Z">
              <w:r>
                <w:rPr>
                  <w:rFonts w:cs="Arial"/>
                  <w:sz w:val="13"/>
                  <w:szCs w:val="13"/>
                </w:rPr>
                <w:t>432 (916)</w:t>
              </w:r>
            </w:ins>
          </w:p>
        </w:tc>
        <w:tc>
          <w:tcPr>
            <w:tcW w:w="700" w:type="dxa"/>
            <w:vAlign w:val="center"/>
          </w:tcPr>
          <w:p w14:paraId="5E00125F" w14:textId="77777777" w:rsidR="00C60D85" w:rsidRDefault="00000000">
            <w:pPr>
              <w:spacing w:after="0"/>
              <w:rPr>
                <w:ins w:id="15063" w:author="Sean de Noronha | DRG" w:date="2026-09-29T16:58:00Z" w16du:dateUtc="2026-09-29T14:58:00Z"/>
                <w:rFonts w:cs="Arial"/>
                <w:sz w:val="13"/>
                <w:szCs w:val="13"/>
              </w:rPr>
            </w:pPr>
            <w:ins w:id="15064" w:author="Sean de Noronha | DRG" w:date="2026-09-29T16:58:00Z" w16du:dateUtc="2026-09-29T14:58:00Z">
              <w:r>
                <w:rPr>
                  <w:rFonts w:cs="Arial"/>
                  <w:sz w:val="13"/>
                  <w:szCs w:val="13"/>
                </w:rPr>
                <w:t>12.9</w:t>
              </w:r>
            </w:ins>
          </w:p>
        </w:tc>
      </w:tr>
      <w:tr w:rsidR="00C60D85" w14:paraId="559E1F2F" w14:textId="77777777">
        <w:trPr>
          <w:jc w:val="center"/>
          <w:ins w:id="15065" w:author="Sean de Noronha | DRG" w:date="2026-09-29T16:58:00Z"/>
        </w:trPr>
        <w:tc>
          <w:tcPr>
            <w:tcW w:w="560" w:type="dxa"/>
            <w:vAlign w:val="center"/>
          </w:tcPr>
          <w:p w14:paraId="5E001260" w14:textId="77777777" w:rsidR="00C60D85" w:rsidRDefault="00000000">
            <w:pPr>
              <w:spacing w:after="0"/>
              <w:rPr>
                <w:ins w:id="15066" w:author="Sean de Noronha | DRG" w:date="2026-09-29T16:58:00Z" w16du:dateUtc="2026-09-29T14:58:00Z"/>
                <w:rFonts w:cs="Arial"/>
                <w:sz w:val="13"/>
                <w:szCs w:val="13"/>
              </w:rPr>
            </w:pPr>
            <w:ins w:id="15067" w:author="Sean de Noronha | DRG" w:date="2026-09-29T16:58:00Z" w16du:dateUtc="2026-09-29T14:58:00Z">
              <w:r>
                <w:rPr>
                  <w:rFonts w:cs="Arial"/>
                  <w:sz w:val="13"/>
                  <w:szCs w:val="13"/>
                </w:rPr>
                <w:t>379</w:t>
              </w:r>
            </w:ins>
          </w:p>
        </w:tc>
        <w:tc>
          <w:tcPr>
            <w:tcW w:w="500" w:type="dxa"/>
            <w:vAlign w:val="center"/>
          </w:tcPr>
          <w:p w14:paraId="5E001261" w14:textId="77777777" w:rsidR="00C60D85" w:rsidRDefault="00000000">
            <w:pPr>
              <w:spacing w:after="0"/>
              <w:rPr>
                <w:ins w:id="15068" w:author="Sean de Noronha | DRG" w:date="2026-09-29T16:58:00Z" w16du:dateUtc="2026-09-29T14:58:00Z"/>
                <w:rFonts w:cs="Arial"/>
                <w:sz w:val="13"/>
                <w:szCs w:val="13"/>
              </w:rPr>
            </w:pPr>
            <w:ins w:id="15069" w:author="Sean de Noronha | DRG" w:date="2026-09-29T16:58:00Z" w16du:dateUtc="2026-09-29T14:58:00Z">
              <w:r>
                <w:rPr>
                  <w:rFonts w:cs="Arial"/>
                  <w:sz w:val="13"/>
                  <w:szCs w:val="13"/>
                </w:rPr>
                <w:t>T5</w:t>
              </w:r>
            </w:ins>
          </w:p>
        </w:tc>
        <w:tc>
          <w:tcPr>
            <w:tcW w:w="660" w:type="dxa"/>
            <w:vAlign w:val="center"/>
          </w:tcPr>
          <w:p w14:paraId="5E001262" w14:textId="77777777" w:rsidR="00C60D85" w:rsidRDefault="00000000">
            <w:pPr>
              <w:spacing w:after="0"/>
              <w:rPr>
                <w:ins w:id="15070" w:author="Sean de Noronha | DRG" w:date="2026-09-29T16:58:00Z" w16du:dateUtc="2026-09-29T14:58:00Z"/>
                <w:rFonts w:cs="Arial"/>
                <w:sz w:val="13"/>
                <w:szCs w:val="13"/>
              </w:rPr>
            </w:pPr>
            <w:ins w:id="15071" w:author="Sean de Noronha | DRG" w:date="2026-09-29T16:58:00Z" w16du:dateUtc="2026-09-29T14:58:00Z">
              <w:r>
                <w:rPr>
                  <w:rFonts w:cs="Arial"/>
                  <w:sz w:val="13"/>
                  <w:szCs w:val="13"/>
                </w:rPr>
                <w:t>3</w:t>
              </w:r>
            </w:ins>
          </w:p>
        </w:tc>
        <w:tc>
          <w:tcPr>
            <w:tcW w:w="1920" w:type="dxa"/>
            <w:vAlign w:val="center"/>
          </w:tcPr>
          <w:p w14:paraId="5E001263" w14:textId="77777777" w:rsidR="00C60D85" w:rsidRDefault="00000000">
            <w:pPr>
              <w:spacing w:after="0"/>
              <w:rPr>
                <w:ins w:id="15072" w:author="Sean de Noronha | DRG" w:date="2026-09-29T16:58:00Z" w16du:dateUtc="2026-09-29T14:58:00Z"/>
                <w:rFonts w:cs="Arial"/>
                <w:sz w:val="13"/>
                <w:szCs w:val="13"/>
              </w:rPr>
            </w:pPr>
            <w:ins w:id="15073" w:author="Sean de Noronha | DRG" w:date="2026-09-29T16:58:00Z" w16du:dateUtc="2026-09-29T14:58:00Z">
              <w:r>
                <w:rPr>
                  <w:rFonts w:cs="Arial"/>
                  <w:sz w:val="13"/>
                  <w:szCs w:val="13"/>
                </w:rPr>
                <w:t>Tee, run, NPS 1</w:t>
              </w:r>
            </w:ins>
          </w:p>
        </w:tc>
        <w:tc>
          <w:tcPr>
            <w:tcW w:w="520" w:type="dxa"/>
            <w:vAlign w:val="center"/>
          </w:tcPr>
          <w:p w14:paraId="5E001264" w14:textId="77777777" w:rsidR="00C60D85" w:rsidRDefault="00000000">
            <w:pPr>
              <w:spacing w:after="0"/>
              <w:rPr>
                <w:ins w:id="15074" w:author="Sean de Noronha | DRG" w:date="2026-09-29T16:58:00Z" w16du:dateUtc="2026-09-29T14:58:00Z"/>
                <w:rFonts w:cs="Arial"/>
                <w:sz w:val="13"/>
                <w:szCs w:val="13"/>
              </w:rPr>
            </w:pPr>
            <w:ins w:id="15075"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65" w14:textId="77777777" w:rsidR="00C60D85" w:rsidRDefault="00000000">
            <w:pPr>
              <w:spacing w:after="0"/>
              <w:rPr>
                <w:ins w:id="15076" w:author="Sean de Noronha | DRG" w:date="2026-09-29T16:58:00Z" w16du:dateUtc="2026-09-29T14:58:00Z"/>
                <w:rFonts w:cs="Arial"/>
                <w:sz w:val="13"/>
                <w:szCs w:val="13"/>
              </w:rPr>
            </w:pPr>
            <w:ins w:id="15077" w:author="Sean de Noronha | DRG" w:date="2026-09-29T16:58:00Z" w16du:dateUtc="2026-09-29T14:58:00Z">
              <w:r>
                <w:rPr>
                  <w:rFonts w:cs="Arial"/>
                  <w:sz w:val="13"/>
                  <w:szCs w:val="13"/>
                </w:rPr>
                <w:t>10,000</w:t>
              </w:r>
            </w:ins>
          </w:p>
        </w:tc>
        <w:tc>
          <w:tcPr>
            <w:tcW w:w="800" w:type="dxa"/>
            <w:vAlign w:val="center"/>
          </w:tcPr>
          <w:p w14:paraId="5E001266" w14:textId="77777777" w:rsidR="00C60D85" w:rsidRDefault="00000000">
            <w:pPr>
              <w:spacing w:after="0"/>
              <w:rPr>
                <w:ins w:id="15078" w:author="Sean de Noronha | DRG" w:date="2026-09-29T16:58:00Z" w16du:dateUtc="2026-09-29T14:58:00Z"/>
                <w:rFonts w:cs="Arial"/>
                <w:sz w:val="13"/>
                <w:szCs w:val="13"/>
              </w:rPr>
            </w:pPr>
            <w:ins w:id="15079" w:author="Sean de Noronha | DRG" w:date="2026-09-29T16:58:00Z" w16du:dateUtc="2026-09-29T14:58:00Z">
              <w:r>
                <w:rPr>
                  <w:rFonts w:cs="Arial"/>
                  <w:sz w:val="13"/>
                  <w:szCs w:val="13"/>
                </w:rPr>
                <w:t>–</w:t>
              </w:r>
            </w:ins>
          </w:p>
        </w:tc>
        <w:tc>
          <w:tcPr>
            <w:tcW w:w="880" w:type="dxa"/>
            <w:vAlign w:val="center"/>
          </w:tcPr>
          <w:p w14:paraId="5E001267" w14:textId="77777777" w:rsidR="00C60D85" w:rsidRDefault="00000000">
            <w:pPr>
              <w:spacing w:after="0"/>
              <w:rPr>
                <w:ins w:id="15080" w:author="Sean de Noronha | DRG" w:date="2026-09-29T16:58:00Z" w16du:dateUtc="2026-09-29T14:58:00Z"/>
                <w:rFonts w:cs="Arial"/>
                <w:sz w:val="13"/>
                <w:szCs w:val="13"/>
              </w:rPr>
            </w:pPr>
            <w:ins w:id="15081" w:author="Sean de Noronha | DRG" w:date="2026-09-29T16:58:00Z" w16du:dateUtc="2026-09-29T14:58:00Z">
              <w:r>
                <w:rPr>
                  <w:rFonts w:cs="Arial"/>
                  <w:sz w:val="13"/>
                  <w:szCs w:val="13"/>
                </w:rPr>
                <w:t>–</w:t>
              </w:r>
            </w:ins>
          </w:p>
        </w:tc>
        <w:tc>
          <w:tcPr>
            <w:tcW w:w="820" w:type="dxa"/>
            <w:vAlign w:val="center"/>
          </w:tcPr>
          <w:p w14:paraId="5E001268" w14:textId="77777777" w:rsidR="00C60D85" w:rsidRDefault="00000000">
            <w:pPr>
              <w:spacing w:after="0"/>
              <w:rPr>
                <w:ins w:id="15082" w:author="Sean de Noronha | DRG" w:date="2026-09-29T16:58:00Z" w16du:dateUtc="2026-09-29T14:58:00Z"/>
                <w:rFonts w:cs="Arial"/>
                <w:sz w:val="13"/>
                <w:szCs w:val="13"/>
              </w:rPr>
            </w:pPr>
            <w:ins w:id="15083" w:author="Sean de Noronha | DRG" w:date="2026-09-29T16:58:00Z" w16du:dateUtc="2026-09-29T14:58:00Z">
              <w:r>
                <w:rPr>
                  <w:rFonts w:cs="Arial"/>
                  <w:sz w:val="13"/>
                  <w:szCs w:val="13"/>
                </w:rPr>
                <w:t>–</w:t>
              </w:r>
            </w:ins>
          </w:p>
        </w:tc>
        <w:tc>
          <w:tcPr>
            <w:tcW w:w="1100" w:type="dxa"/>
            <w:vAlign w:val="center"/>
          </w:tcPr>
          <w:p w14:paraId="5E001269" w14:textId="77777777" w:rsidR="00C60D85" w:rsidRDefault="00000000">
            <w:pPr>
              <w:spacing w:after="0"/>
              <w:rPr>
                <w:ins w:id="15084" w:author="Sean de Noronha | DRG" w:date="2026-09-29T16:58:00Z" w16du:dateUtc="2026-09-29T14:58:00Z"/>
                <w:rFonts w:cs="Arial"/>
                <w:sz w:val="13"/>
                <w:szCs w:val="13"/>
              </w:rPr>
            </w:pPr>
            <w:ins w:id="15085" w:author="Sean de Noronha | DRG" w:date="2026-09-29T16:58:00Z" w16du:dateUtc="2026-09-29T14:58:00Z">
              <w:r>
                <w:rPr>
                  <w:rFonts w:cs="Arial"/>
                  <w:sz w:val="13"/>
                  <w:szCs w:val="13"/>
                </w:rPr>
                <w:t>185 (391)</w:t>
              </w:r>
            </w:ins>
          </w:p>
        </w:tc>
        <w:tc>
          <w:tcPr>
            <w:tcW w:w="700" w:type="dxa"/>
            <w:vAlign w:val="center"/>
          </w:tcPr>
          <w:p w14:paraId="5E00126A" w14:textId="77777777" w:rsidR="00C60D85" w:rsidRDefault="00000000">
            <w:pPr>
              <w:spacing w:after="0"/>
              <w:rPr>
                <w:ins w:id="15086" w:author="Sean de Noronha | DRG" w:date="2026-09-29T16:58:00Z" w16du:dateUtc="2026-09-29T14:58:00Z"/>
                <w:rFonts w:cs="Arial"/>
                <w:sz w:val="13"/>
                <w:szCs w:val="13"/>
              </w:rPr>
            </w:pPr>
            <w:ins w:id="15087" w:author="Sean de Noronha | DRG" w:date="2026-09-29T16:58:00Z" w16du:dateUtc="2026-09-29T14:58:00Z">
              <w:r>
                <w:rPr>
                  <w:rFonts w:cs="Arial"/>
                  <w:sz w:val="13"/>
                  <w:szCs w:val="13"/>
                </w:rPr>
                <w:t>5.52</w:t>
              </w:r>
            </w:ins>
          </w:p>
        </w:tc>
      </w:tr>
      <w:tr w:rsidR="00C60D85" w14:paraId="2E1F1FE6" w14:textId="77777777">
        <w:trPr>
          <w:jc w:val="center"/>
          <w:ins w:id="15088" w:author="Sean de Noronha | DRG" w:date="2026-09-29T16:58:00Z"/>
        </w:trPr>
        <w:tc>
          <w:tcPr>
            <w:tcW w:w="560" w:type="dxa"/>
            <w:vAlign w:val="center"/>
          </w:tcPr>
          <w:p w14:paraId="5E00126B" w14:textId="77777777" w:rsidR="00C60D85" w:rsidRDefault="00000000">
            <w:pPr>
              <w:spacing w:after="0"/>
              <w:rPr>
                <w:ins w:id="15089" w:author="Sean de Noronha | DRG" w:date="2026-09-29T16:58:00Z" w16du:dateUtc="2026-09-29T14:58:00Z"/>
                <w:rFonts w:cs="Arial"/>
                <w:sz w:val="13"/>
                <w:szCs w:val="13"/>
              </w:rPr>
            </w:pPr>
            <w:ins w:id="15090" w:author="Sean de Noronha | DRG" w:date="2026-09-29T16:58:00Z" w16du:dateUtc="2026-09-29T14:58:00Z">
              <w:r>
                <w:rPr>
                  <w:rFonts w:cs="Arial"/>
                  <w:sz w:val="13"/>
                  <w:szCs w:val="13"/>
                </w:rPr>
                <w:t>380</w:t>
              </w:r>
            </w:ins>
          </w:p>
        </w:tc>
        <w:tc>
          <w:tcPr>
            <w:tcW w:w="500" w:type="dxa"/>
            <w:vAlign w:val="center"/>
          </w:tcPr>
          <w:p w14:paraId="5E00126C" w14:textId="77777777" w:rsidR="00C60D85" w:rsidRDefault="00000000">
            <w:pPr>
              <w:spacing w:after="0"/>
              <w:rPr>
                <w:ins w:id="15091" w:author="Sean de Noronha | DRG" w:date="2026-09-29T16:58:00Z" w16du:dateUtc="2026-09-29T14:58:00Z"/>
                <w:rFonts w:cs="Arial"/>
                <w:sz w:val="13"/>
                <w:szCs w:val="13"/>
              </w:rPr>
            </w:pPr>
            <w:ins w:id="15092" w:author="Sean de Noronha | DRG" w:date="2026-09-29T16:58:00Z" w16du:dateUtc="2026-09-29T14:58:00Z">
              <w:r>
                <w:rPr>
                  <w:rFonts w:cs="Arial"/>
                  <w:sz w:val="13"/>
                  <w:szCs w:val="13"/>
                </w:rPr>
                <w:t>T5</w:t>
              </w:r>
            </w:ins>
          </w:p>
        </w:tc>
        <w:tc>
          <w:tcPr>
            <w:tcW w:w="660" w:type="dxa"/>
            <w:vAlign w:val="center"/>
          </w:tcPr>
          <w:p w14:paraId="5E00126D" w14:textId="77777777" w:rsidR="00C60D85" w:rsidRDefault="00000000">
            <w:pPr>
              <w:spacing w:after="0"/>
              <w:rPr>
                <w:ins w:id="15093" w:author="Sean de Noronha | DRG" w:date="2026-09-29T16:58:00Z" w16du:dateUtc="2026-09-29T14:58:00Z"/>
                <w:rFonts w:cs="Arial"/>
                <w:sz w:val="13"/>
                <w:szCs w:val="13"/>
              </w:rPr>
            </w:pPr>
            <w:ins w:id="15094" w:author="Sean de Noronha | DRG" w:date="2026-09-29T16:58:00Z" w16du:dateUtc="2026-09-29T14:58:00Z">
              <w:r>
                <w:rPr>
                  <w:rFonts w:cs="Arial"/>
                  <w:sz w:val="13"/>
                  <w:szCs w:val="13"/>
                </w:rPr>
                <w:t>3</w:t>
              </w:r>
            </w:ins>
          </w:p>
        </w:tc>
        <w:tc>
          <w:tcPr>
            <w:tcW w:w="1920" w:type="dxa"/>
            <w:vAlign w:val="center"/>
          </w:tcPr>
          <w:p w14:paraId="5E00126E" w14:textId="77777777" w:rsidR="00C60D85" w:rsidRDefault="00000000">
            <w:pPr>
              <w:spacing w:after="0"/>
              <w:rPr>
                <w:ins w:id="15095" w:author="Sean de Noronha | DRG" w:date="2026-09-29T16:58:00Z" w16du:dateUtc="2026-09-29T14:58:00Z"/>
                <w:rFonts w:cs="Arial"/>
                <w:sz w:val="13"/>
                <w:szCs w:val="13"/>
              </w:rPr>
            </w:pPr>
            <w:ins w:id="15096" w:author="Sean de Noronha | DRG" w:date="2026-09-29T16:58:00Z" w16du:dateUtc="2026-09-29T14:58:00Z">
              <w:r>
                <w:rPr>
                  <w:rFonts w:cs="Arial"/>
                  <w:sz w:val="13"/>
                  <w:szCs w:val="13"/>
                </w:rPr>
                <w:t>Tee, run, NPS 1</w:t>
              </w:r>
            </w:ins>
          </w:p>
        </w:tc>
        <w:tc>
          <w:tcPr>
            <w:tcW w:w="520" w:type="dxa"/>
            <w:vAlign w:val="center"/>
          </w:tcPr>
          <w:p w14:paraId="5E00126F" w14:textId="77777777" w:rsidR="00C60D85" w:rsidRDefault="00000000">
            <w:pPr>
              <w:spacing w:after="0"/>
              <w:rPr>
                <w:ins w:id="15097" w:author="Sean de Noronha | DRG" w:date="2026-09-29T16:58:00Z" w16du:dateUtc="2026-09-29T14:58:00Z"/>
                <w:rFonts w:cs="Arial"/>
                <w:sz w:val="13"/>
                <w:szCs w:val="13"/>
              </w:rPr>
            </w:pPr>
            <w:ins w:id="15098"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70" w14:textId="77777777" w:rsidR="00C60D85" w:rsidRDefault="00000000">
            <w:pPr>
              <w:spacing w:after="0"/>
              <w:rPr>
                <w:ins w:id="15099" w:author="Sean de Noronha | DRG" w:date="2026-09-29T16:58:00Z" w16du:dateUtc="2026-09-29T14:58:00Z"/>
                <w:rFonts w:cs="Arial"/>
                <w:sz w:val="13"/>
                <w:szCs w:val="13"/>
              </w:rPr>
            </w:pPr>
            <w:ins w:id="15100" w:author="Sean de Noronha | DRG" w:date="2026-09-29T16:58:00Z" w16du:dateUtc="2026-09-29T14:58:00Z">
              <w:r>
                <w:rPr>
                  <w:rFonts w:cs="Arial"/>
                  <w:sz w:val="13"/>
                  <w:szCs w:val="13"/>
                </w:rPr>
                <w:t>20,000</w:t>
              </w:r>
            </w:ins>
          </w:p>
        </w:tc>
        <w:tc>
          <w:tcPr>
            <w:tcW w:w="800" w:type="dxa"/>
            <w:vAlign w:val="center"/>
          </w:tcPr>
          <w:p w14:paraId="5E001271" w14:textId="77777777" w:rsidR="00C60D85" w:rsidRDefault="00000000">
            <w:pPr>
              <w:spacing w:after="0"/>
              <w:rPr>
                <w:ins w:id="15101" w:author="Sean de Noronha | DRG" w:date="2026-09-29T16:58:00Z" w16du:dateUtc="2026-09-29T14:58:00Z"/>
                <w:rFonts w:cs="Arial"/>
                <w:sz w:val="13"/>
                <w:szCs w:val="13"/>
              </w:rPr>
            </w:pPr>
            <w:ins w:id="15102" w:author="Sean de Noronha | DRG" w:date="2026-09-29T16:58:00Z" w16du:dateUtc="2026-09-29T14:58:00Z">
              <w:r>
                <w:rPr>
                  <w:rFonts w:cs="Arial"/>
                  <w:sz w:val="13"/>
                  <w:szCs w:val="13"/>
                </w:rPr>
                <w:t>–</w:t>
              </w:r>
            </w:ins>
          </w:p>
        </w:tc>
        <w:tc>
          <w:tcPr>
            <w:tcW w:w="880" w:type="dxa"/>
            <w:vAlign w:val="center"/>
          </w:tcPr>
          <w:p w14:paraId="5E001272" w14:textId="77777777" w:rsidR="00C60D85" w:rsidRDefault="00000000">
            <w:pPr>
              <w:spacing w:after="0"/>
              <w:rPr>
                <w:ins w:id="15103" w:author="Sean de Noronha | DRG" w:date="2026-09-29T16:58:00Z" w16du:dateUtc="2026-09-29T14:58:00Z"/>
                <w:rFonts w:cs="Arial"/>
                <w:sz w:val="13"/>
                <w:szCs w:val="13"/>
              </w:rPr>
            </w:pPr>
            <w:ins w:id="15104" w:author="Sean de Noronha | DRG" w:date="2026-09-29T16:58:00Z" w16du:dateUtc="2026-09-29T14:58:00Z">
              <w:r>
                <w:rPr>
                  <w:rFonts w:cs="Arial"/>
                  <w:sz w:val="13"/>
                  <w:szCs w:val="13"/>
                </w:rPr>
                <w:t>–</w:t>
              </w:r>
            </w:ins>
          </w:p>
        </w:tc>
        <w:tc>
          <w:tcPr>
            <w:tcW w:w="820" w:type="dxa"/>
            <w:vAlign w:val="center"/>
          </w:tcPr>
          <w:p w14:paraId="5E001273" w14:textId="77777777" w:rsidR="00C60D85" w:rsidRDefault="00000000">
            <w:pPr>
              <w:spacing w:after="0"/>
              <w:rPr>
                <w:ins w:id="15105" w:author="Sean de Noronha | DRG" w:date="2026-09-29T16:58:00Z" w16du:dateUtc="2026-09-29T14:58:00Z"/>
                <w:rFonts w:cs="Arial"/>
                <w:sz w:val="13"/>
                <w:szCs w:val="13"/>
              </w:rPr>
            </w:pPr>
            <w:ins w:id="15106" w:author="Sean de Noronha | DRG" w:date="2026-09-29T16:58:00Z" w16du:dateUtc="2026-09-29T14:58:00Z">
              <w:r>
                <w:rPr>
                  <w:rFonts w:cs="Arial"/>
                  <w:sz w:val="13"/>
                  <w:szCs w:val="13"/>
                </w:rPr>
                <w:t>–</w:t>
              </w:r>
            </w:ins>
          </w:p>
        </w:tc>
        <w:tc>
          <w:tcPr>
            <w:tcW w:w="1100" w:type="dxa"/>
            <w:vAlign w:val="center"/>
          </w:tcPr>
          <w:p w14:paraId="5E001274" w14:textId="77777777" w:rsidR="00C60D85" w:rsidRDefault="00000000">
            <w:pPr>
              <w:spacing w:after="0"/>
              <w:rPr>
                <w:ins w:id="15107" w:author="Sean de Noronha | DRG" w:date="2026-09-29T16:58:00Z" w16du:dateUtc="2026-09-29T14:58:00Z"/>
                <w:rFonts w:cs="Arial"/>
                <w:sz w:val="13"/>
                <w:szCs w:val="13"/>
              </w:rPr>
            </w:pPr>
            <w:ins w:id="15108" w:author="Sean de Noronha | DRG" w:date="2026-09-29T16:58:00Z" w16du:dateUtc="2026-09-29T14:58:00Z">
              <w:r>
                <w:rPr>
                  <w:rFonts w:cs="Arial"/>
                  <w:sz w:val="13"/>
                  <w:szCs w:val="13"/>
                </w:rPr>
                <w:t>369 (783)</w:t>
              </w:r>
            </w:ins>
          </w:p>
        </w:tc>
        <w:tc>
          <w:tcPr>
            <w:tcW w:w="700" w:type="dxa"/>
            <w:vAlign w:val="center"/>
          </w:tcPr>
          <w:p w14:paraId="5E001275" w14:textId="77777777" w:rsidR="00C60D85" w:rsidRDefault="00000000">
            <w:pPr>
              <w:spacing w:after="0"/>
              <w:rPr>
                <w:ins w:id="15109" w:author="Sean de Noronha | DRG" w:date="2026-09-29T16:58:00Z" w16du:dateUtc="2026-09-29T14:58:00Z"/>
                <w:rFonts w:cs="Arial"/>
                <w:sz w:val="13"/>
                <w:szCs w:val="13"/>
              </w:rPr>
            </w:pPr>
            <w:ins w:id="15110" w:author="Sean de Noronha | DRG" w:date="2026-09-29T16:58:00Z" w16du:dateUtc="2026-09-29T14:58:00Z">
              <w:r>
                <w:rPr>
                  <w:rFonts w:cs="Arial"/>
                  <w:sz w:val="13"/>
                  <w:szCs w:val="13"/>
                </w:rPr>
                <w:t>11.0</w:t>
              </w:r>
            </w:ins>
          </w:p>
        </w:tc>
      </w:tr>
      <w:tr w:rsidR="00C60D85" w14:paraId="7B177B84" w14:textId="77777777">
        <w:trPr>
          <w:jc w:val="center"/>
          <w:ins w:id="15111" w:author="Sean de Noronha | DRG" w:date="2026-09-29T16:58:00Z"/>
        </w:trPr>
        <w:tc>
          <w:tcPr>
            <w:tcW w:w="560" w:type="dxa"/>
            <w:vAlign w:val="center"/>
          </w:tcPr>
          <w:p w14:paraId="5E001276" w14:textId="77777777" w:rsidR="00C60D85" w:rsidRDefault="00000000">
            <w:pPr>
              <w:spacing w:after="0"/>
              <w:rPr>
                <w:ins w:id="15112" w:author="Sean de Noronha | DRG" w:date="2026-09-29T16:58:00Z" w16du:dateUtc="2026-09-29T14:58:00Z"/>
                <w:rFonts w:cs="Arial"/>
                <w:sz w:val="13"/>
                <w:szCs w:val="13"/>
              </w:rPr>
            </w:pPr>
            <w:ins w:id="15113" w:author="Sean de Noronha | DRG" w:date="2026-09-29T16:58:00Z" w16du:dateUtc="2026-09-29T14:58:00Z">
              <w:r>
                <w:rPr>
                  <w:rFonts w:cs="Arial"/>
                  <w:sz w:val="13"/>
                  <w:szCs w:val="13"/>
                </w:rPr>
                <w:t>381</w:t>
              </w:r>
            </w:ins>
          </w:p>
        </w:tc>
        <w:tc>
          <w:tcPr>
            <w:tcW w:w="500" w:type="dxa"/>
            <w:vAlign w:val="center"/>
          </w:tcPr>
          <w:p w14:paraId="5E001277" w14:textId="77777777" w:rsidR="00C60D85" w:rsidRDefault="00000000">
            <w:pPr>
              <w:spacing w:after="0"/>
              <w:rPr>
                <w:ins w:id="15114" w:author="Sean de Noronha | DRG" w:date="2026-09-29T16:58:00Z" w16du:dateUtc="2026-09-29T14:58:00Z"/>
                <w:rFonts w:cs="Arial"/>
                <w:sz w:val="13"/>
                <w:szCs w:val="13"/>
              </w:rPr>
            </w:pPr>
            <w:ins w:id="15115" w:author="Sean de Noronha | DRG" w:date="2026-09-29T16:58:00Z" w16du:dateUtc="2026-09-29T14:58:00Z">
              <w:r>
                <w:rPr>
                  <w:rFonts w:cs="Arial"/>
                  <w:sz w:val="13"/>
                  <w:szCs w:val="13"/>
                </w:rPr>
                <w:t>T5</w:t>
              </w:r>
            </w:ins>
          </w:p>
        </w:tc>
        <w:tc>
          <w:tcPr>
            <w:tcW w:w="660" w:type="dxa"/>
            <w:vAlign w:val="center"/>
          </w:tcPr>
          <w:p w14:paraId="5E001278" w14:textId="77777777" w:rsidR="00C60D85" w:rsidRDefault="00000000">
            <w:pPr>
              <w:spacing w:after="0"/>
              <w:rPr>
                <w:ins w:id="15116" w:author="Sean de Noronha | DRG" w:date="2026-09-29T16:58:00Z" w16du:dateUtc="2026-09-29T14:58:00Z"/>
                <w:rFonts w:cs="Arial"/>
                <w:sz w:val="13"/>
                <w:szCs w:val="13"/>
              </w:rPr>
            </w:pPr>
            <w:ins w:id="15117" w:author="Sean de Noronha | DRG" w:date="2026-09-29T16:58:00Z" w16du:dateUtc="2026-09-29T14:58:00Z">
              <w:r>
                <w:rPr>
                  <w:rFonts w:cs="Arial"/>
                  <w:sz w:val="13"/>
                  <w:szCs w:val="13"/>
                </w:rPr>
                <w:t>3</w:t>
              </w:r>
            </w:ins>
          </w:p>
        </w:tc>
        <w:tc>
          <w:tcPr>
            <w:tcW w:w="1920" w:type="dxa"/>
            <w:vAlign w:val="center"/>
          </w:tcPr>
          <w:p w14:paraId="5E001279" w14:textId="77777777" w:rsidR="00C60D85" w:rsidRDefault="00000000">
            <w:pPr>
              <w:spacing w:after="0"/>
              <w:rPr>
                <w:ins w:id="15118" w:author="Sean de Noronha | DRG" w:date="2026-09-29T16:58:00Z" w16du:dateUtc="2026-09-29T14:58:00Z"/>
                <w:rFonts w:cs="Arial"/>
                <w:sz w:val="13"/>
                <w:szCs w:val="13"/>
              </w:rPr>
            </w:pPr>
            <w:ins w:id="15119" w:author="Sean de Noronha | DRG" w:date="2026-09-29T16:58:00Z" w16du:dateUtc="2026-09-29T14:58:00Z">
              <w:r>
                <w:rPr>
                  <w:rFonts w:cs="Arial"/>
                  <w:sz w:val="13"/>
                  <w:szCs w:val="13"/>
                </w:rPr>
                <w:t>Tee, branch, NPS 1</w:t>
              </w:r>
            </w:ins>
          </w:p>
        </w:tc>
        <w:tc>
          <w:tcPr>
            <w:tcW w:w="520" w:type="dxa"/>
            <w:vAlign w:val="center"/>
          </w:tcPr>
          <w:p w14:paraId="5E00127A" w14:textId="77777777" w:rsidR="00C60D85" w:rsidRDefault="00000000">
            <w:pPr>
              <w:spacing w:after="0"/>
              <w:rPr>
                <w:ins w:id="15120" w:author="Sean de Noronha | DRG" w:date="2026-09-29T16:58:00Z" w16du:dateUtc="2026-09-29T14:58:00Z"/>
                <w:rFonts w:cs="Arial"/>
                <w:sz w:val="13"/>
                <w:szCs w:val="13"/>
              </w:rPr>
            </w:pPr>
            <w:ins w:id="15121" w:author="Sean de Noronha | DRG" w:date="2026-09-29T16:58:00Z" w16du:dateUtc="2026-09-29T14:58:00Z">
              <w:r>
                <w:rPr>
                  <w:rFonts w:cs="Arial"/>
                  <w:sz w:val="13"/>
                  <w:szCs w:val="13"/>
                </w:rPr>
                <w:t>He</w:t>
              </w:r>
            </w:ins>
          </w:p>
        </w:tc>
        <w:tc>
          <w:tcPr>
            <w:tcW w:w="900" w:type="dxa"/>
            <w:vAlign w:val="center"/>
          </w:tcPr>
          <w:p w14:paraId="5E00127B" w14:textId="77777777" w:rsidR="00C60D85" w:rsidRDefault="00000000">
            <w:pPr>
              <w:spacing w:after="0"/>
              <w:rPr>
                <w:ins w:id="15122" w:author="Sean de Noronha | DRG" w:date="2026-09-29T16:58:00Z" w16du:dateUtc="2026-09-29T14:58:00Z"/>
                <w:rFonts w:cs="Arial"/>
                <w:sz w:val="13"/>
                <w:szCs w:val="13"/>
              </w:rPr>
            </w:pPr>
            <w:ins w:id="15123" w:author="Sean de Noronha | DRG" w:date="2026-09-29T16:58:00Z" w16du:dateUtc="2026-09-29T14:58:00Z">
              <w:r>
                <w:rPr>
                  <w:rFonts w:cs="Arial"/>
                  <w:sz w:val="13"/>
                  <w:szCs w:val="13"/>
                </w:rPr>
                <w:t>1,000</w:t>
              </w:r>
            </w:ins>
          </w:p>
        </w:tc>
        <w:tc>
          <w:tcPr>
            <w:tcW w:w="800" w:type="dxa"/>
            <w:vAlign w:val="center"/>
          </w:tcPr>
          <w:p w14:paraId="5E00127C" w14:textId="77777777" w:rsidR="00C60D85" w:rsidRDefault="00000000">
            <w:pPr>
              <w:spacing w:after="0"/>
              <w:rPr>
                <w:ins w:id="15124" w:author="Sean de Noronha | DRG" w:date="2026-09-29T16:58:00Z" w16du:dateUtc="2026-09-29T14:58:00Z"/>
                <w:rFonts w:cs="Arial"/>
                <w:sz w:val="13"/>
                <w:szCs w:val="13"/>
              </w:rPr>
            </w:pPr>
            <w:ins w:id="15125" w:author="Sean de Noronha | DRG" w:date="2026-09-29T16:58:00Z" w16du:dateUtc="2026-09-29T14:58:00Z">
              <w:r>
                <w:rPr>
                  <w:rFonts w:cs="Arial"/>
                  <w:sz w:val="13"/>
                  <w:szCs w:val="13"/>
                </w:rPr>
                <w:t>–</w:t>
              </w:r>
            </w:ins>
          </w:p>
        </w:tc>
        <w:tc>
          <w:tcPr>
            <w:tcW w:w="880" w:type="dxa"/>
            <w:vAlign w:val="center"/>
          </w:tcPr>
          <w:p w14:paraId="5E00127D" w14:textId="77777777" w:rsidR="00C60D85" w:rsidRDefault="00000000">
            <w:pPr>
              <w:spacing w:after="0"/>
              <w:rPr>
                <w:ins w:id="15126" w:author="Sean de Noronha | DRG" w:date="2026-09-29T16:58:00Z" w16du:dateUtc="2026-09-29T14:58:00Z"/>
                <w:rFonts w:cs="Arial"/>
                <w:sz w:val="13"/>
                <w:szCs w:val="13"/>
              </w:rPr>
            </w:pPr>
            <w:ins w:id="15127" w:author="Sean de Noronha | DRG" w:date="2026-09-29T16:58:00Z" w16du:dateUtc="2026-09-29T14:58:00Z">
              <w:r>
                <w:rPr>
                  <w:rFonts w:cs="Arial"/>
                  <w:sz w:val="13"/>
                  <w:szCs w:val="13"/>
                </w:rPr>
                <w:t>–</w:t>
              </w:r>
            </w:ins>
          </w:p>
        </w:tc>
        <w:tc>
          <w:tcPr>
            <w:tcW w:w="820" w:type="dxa"/>
            <w:vAlign w:val="center"/>
          </w:tcPr>
          <w:p w14:paraId="5E00127E" w14:textId="77777777" w:rsidR="00C60D85" w:rsidRDefault="00000000">
            <w:pPr>
              <w:spacing w:after="0"/>
              <w:rPr>
                <w:ins w:id="15128" w:author="Sean de Noronha | DRG" w:date="2026-09-29T16:58:00Z" w16du:dateUtc="2026-09-29T14:58:00Z"/>
                <w:rFonts w:cs="Arial"/>
                <w:sz w:val="13"/>
                <w:szCs w:val="13"/>
              </w:rPr>
            </w:pPr>
            <w:ins w:id="15129" w:author="Sean de Noronha | DRG" w:date="2026-09-29T16:58:00Z" w16du:dateUtc="2026-09-29T14:58:00Z">
              <w:r>
                <w:rPr>
                  <w:rFonts w:cs="Arial"/>
                  <w:sz w:val="13"/>
                  <w:szCs w:val="13"/>
                </w:rPr>
                <w:t>–</w:t>
              </w:r>
            </w:ins>
          </w:p>
        </w:tc>
        <w:tc>
          <w:tcPr>
            <w:tcW w:w="1100" w:type="dxa"/>
            <w:vAlign w:val="center"/>
          </w:tcPr>
          <w:p w14:paraId="5E00127F" w14:textId="77777777" w:rsidR="00C60D85" w:rsidRDefault="00000000">
            <w:pPr>
              <w:spacing w:after="0"/>
              <w:rPr>
                <w:ins w:id="15130" w:author="Sean de Noronha | DRG" w:date="2026-09-29T16:58:00Z" w16du:dateUtc="2026-09-29T14:58:00Z"/>
                <w:rFonts w:cs="Arial"/>
                <w:sz w:val="13"/>
                <w:szCs w:val="13"/>
              </w:rPr>
            </w:pPr>
            <w:ins w:id="15131" w:author="Sean de Noronha | DRG" w:date="2026-09-29T16:58:00Z" w16du:dateUtc="2026-09-29T14:58:00Z">
              <w:r>
                <w:rPr>
                  <w:rFonts w:cs="Arial"/>
                  <w:sz w:val="13"/>
                  <w:szCs w:val="13"/>
                </w:rPr>
                <w:t>144 (305)</w:t>
              </w:r>
            </w:ins>
          </w:p>
        </w:tc>
        <w:tc>
          <w:tcPr>
            <w:tcW w:w="700" w:type="dxa"/>
            <w:vAlign w:val="center"/>
          </w:tcPr>
          <w:p w14:paraId="5E001280" w14:textId="77777777" w:rsidR="00C60D85" w:rsidRDefault="00000000">
            <w:pPr>
              <w:spacing w:after="0"/>
              <w:rPr>
                <w:ins w:id="15132" w:author="Sean de Noronha | DRG" w:date="2026-09-29T16:58:00Z" w16du:dateUtc="2026-09-29T14:58:00Z"/>
                <w:rFonts w:cs="Arial"/>
                <w:sz w:val="13"/>
                <w:szCs w:val="13"/>
              </w:rPr>
            </w:pPr>
            <w:ins w:id="15133" w:author="Sean de Noronha | DRG" w:date="2026-09-29T16:58:00Z" w16du:dateUtc="2026-09-29T14:58:00Z">
              <w:r>
                <w:rPr>
                  <w:rFonts w:cs="Arial"/>
                  <w:sz w:val="13"/>
                  <w:szCs w:val="13"/>
                </w:rPr>
                <w:t>4.31</w:t>
              </w:r>
            </w:ins>
          </w:p>
        </w:tc>
      </w:tr>
      <w:tr w:rsidR="00C60D85" w14:paraId="4EEA634D" w14:textId="77777777">
        <w:trPr>
          <w:jc w:val="center"/>
          <w:ins w:id="15134" w:author="Sean de Noronha | DRG" w:date="2026-09-29T16:58:00Z"/>
        </w:trPr>
        <w:tc>
          <w:tcPr>
            <w:tcW w:w="560" w:type="dxa"/>
            <w:vAlign w:val="center"/>
          </w:tcPr>
          <w:p w14:paraId="5E001281" w14:textId="77777777" w:rsidR="00C60D85" w:rsidRDefault="00000000">
            <w:pPr>
              <w:spacing w:after="0"/>
              <w:rPr>
                <w:ins w:id="15135" w:author="Sean de Noronha | DRG" w:date="2026-09-29T16:58:00Z" w16du:dateUtc="2026-09-29T14:58:00Z"/>
                <w:rFonts w:cs="Arial"/>
                <w:sz w:val="13"/>
                <w:szCs w:val="13"/>
              </w:rPr>
            </w:pPr>
            <w:ins w:id="15136" w:author="Sean de Noronha | DRG" w:date="2026-09-29T16:58:00Z" w16du:dateUtc="2026-09-29T14:58:00Z">
              <w:r>
                <w:rPr>
                  <w:rFonts w:cs="Arial"/>
                  <w:sz w:val="13"/>
                  <w:szCs w:val="13"/>
                </w:rPr>
                <w:t>382</w:t>
              </w:r>
            </w:ins>
          </w:p>
        </w:tc>
        <w:tc>
          <w:tcPr>
            <w:tcW w:w="500" w:type="dxa"/>
            <w:vAlign w:val="center"/>
          </w:tcPr>
          <w:p w14:paraId="5E001282" w14:textId="77777777" w:rsidR="00C60D85" w:rsidRDefault="00000000">
            <w:pPr>
              <w:spacing w:after="0"/>
              <w:rPr>
                <w:ins w:id="15137" w:author="Sean de Noronha | DRG" w:date="2026-09-29T16:58:00Z" w16du:dateUtc="2026-09-29T14:58:00Z"/>
                <w:rFonts w:cs="Arial"/>
                <w:sz w:val="13"/>
                <w:szCs w:val="13"/>
              </w:rPr>
            </w:pPr>
            <w:ins w:id="15138" w:author="Sean de Noronha | DRG" w:date="2026-09-29T16:58:00Z" w16du:dateUtc="2026-09-29T14:58:00Z">
              <w:r>
                <w:rPr>
                  <w:rFonts w:cs="Arial"/>
                  <w:sz w:val="13"/>
                  <w:szCs w:val="13"/>
                </w:rPr>
                <w:t>T5</w:t>
              </w:r>
            </w:ins>
          </w:p>
        </w:tc>
        <w:tc>
          <w:tcPr>
            <w:tcW w:w="660" w:type="dxa"/>
            <w:vAlign w:val="center"/>
          </w:tcPr>
          <w:p w14:paraId="5E001283" w14:textId="77777777" w:rsidR="00C60D85" w:rsidRDefault="00000000">
            <w:pPr>
              <w:spacing w:after="0"/>
              <w:rPr>
                <w:ins w:id="15139" w:author="Sean de Noronha | DRG" w:date="2026-09-29T16:58:00Z" w16du:dateUtc="2026-09-29T14:58:00Z"/>
                <w:rFonts w:cs="Arial"/>
                <w:sz w:val="13"/>
                <w:szCs w:val="13"/>
              </w:rPr>
            </w:pPr>
            <w:ins w:id="15140" w:author="Sean de Noronha | DRG" w:date="2026-09-29T16:58:00Z" w16du:dateUtc="2026-09-29T14:58:00Z">
              <w:r>
                <w:rPr>
                  <w:rFonts w:cs="Arial"/>
                  <w:sz w:val="13"/>
                  <w:szCs w:val="13"/>
                </w:rPr>
                <w:t>3</w:t>
              </w:r>
            </w:ins>
          </w:p>
        </w:tc>
        <w:tc>
          <w:tcPr>
            <w:tcW w:w="1920" w:type="dxa"/>
            <w:vAlign w:val="center"/>
          </w:tcPr>
          <w:p w14:paraId="5E001284" w14:textId="77777777" w:rsidR="00C60D85" w:rsidRDefault="00000000">
            <w:pPr>
              <w:spacing w:after="0"/>
              <w:rPr>
                <w:ins w:id="15141" w:author="Sean de Noronha | DRG" w:date="2026-09-29T16:58:00Z" w16du:dateUtc="2026-09-29T14:58:00Z"/>
                <w:rFonts w:cs="Arial"/>
                <w:sz w:val="13"/>
                <w:szCs w:val="13"/>
              </w:rPr>
            </w:pPr>
            <w:ins w:id="15142" w:author="Sean de Noronha | DRG" w:date="2026-09-29T16:58:00Z" w16du:dateUtc="2026-09-29T14:58:00Z">
              <w:r>
                <w:rPr>
                  <w:rFonts w:cs="Arial"/>
                  <w:sz w:val="13"/>
                  <w:szCs w:val="13"/>
                </w:rPr>
                <w:t>Tee, branch, NPS 1</w:t>
              </w:r>
            </w:ins>
          </w:p>
        </w:tc>
        <w:tc>
          <w:tcPr>
            <w:tcW w:w="520" w:type="dxa"/>
            <w:vAlign w:val="center"/>
          </w:tcPr>
          <w:p w14:paraId="5E001285" w14:textId="77777777" w:rsidR="00C60D85" w:rsidRDefault="00000000">
            <w:pPr>
              <w:spacing w:after="0"/>
              <w:rPr>
                <w:ins w:id="15143" w:author="Sean de Noronha | DRG" w:date="2026-09-29T16:58:00Z" w16du:dateUtc="2026-09-29T14:58:00Z"/>
                <w:rFonts w:cs="Arial"/>
                <w:sz w:val="13"/>
                <w:szCs w:val="13"/>
              </w:rPr>
            </w:pPr>
            <w:ins w:id="15144" w:author="Sean de Noronha | DRG" w:date="2026-09-29T16:58:00Z" w16du:dateUtc="2026-09-29T14:58:00Z">
              <w:r>
                <w:rPr>
                  <w:rFonts w:cs="Arial"/>
                  <w:sz w:val="13"/>
                  <w:szCs w:val="13"/>
                </w:rPr>
                <w:t>He</w:t>
              </w:r>
            </w:ins>
          </w:p>
        </w:tc>
        <w:tc>
          <w:tcPr>
            <w:tcW w:w="900" w:type="dxa"/>
            <w:vAlign w:val="center"/>
          </w:tcPr>
          <w:p w14:paraId="5E001286" w14:textId="77777777" w:rsidR="00C60D85" w:rsidRDefault="00000000">
            <w:pPr>
              <w:spacing w:after="0"/>
              <w:rPr>
                <w:ins w:id="15145" w:author="Sean de Noronha | DRG" w:date="2026-09-29T16:58:00Z" w16du:dateUtc="2026-09-29T14:58:00Z"/>
                <w:rFonts w:cs="Arial"/>
                <w:sz w:val="13"/>
                <w:szCs w:val="13"/>
              </w:rPr>
            </w:pPr>
            <w:ins w:id="15146" w:author="Sean de Noronha | DRG" w:date="2026-09-29T16:58:00Z" w16du:dateUtc="2026-09-29T14:58:00Z">
              <w:r>
                <w:rPr>
                  <w:rFonts w:cs="Arial"/>
                  <w:sz w:val="13"/>
                  <w:szCs w:val="13"/>
                </w:rPr>
                <w:t>3,000</w:t>
              </w:r>
            </w:ins>
          </w:p>
        </w:tc>
        <w:tc>
          <w:tcPr>
            <w:tcW w:w="800" w:type="dxa"/>
            <w:vAlign w:val="center"/>
          </w:tcPr>
          <w:p w14:paraId="5E001287" w14:textId="77777777" w:rsidR="00C60D85" w:rsidRDefault="00000000">
            <w:pPr>
              <w:spacing w:after="0"/>
              <w:rPr>
                <w:ins w:id="15147" w:author="Sean de Noronha | DRG" w:date="2026-09-29T16:58:00Z" w16du:dateUtc="2026-09-29T14:58:00Z"/>
                <w:rFonts w:cs="Arial"/>
                <w:sz w:val="13"/>
                <w:szCs w:val="13"/>
              </w:rPr>
            </w:pPr>
            <w:ins w:id="15148" w:author="Sean de Noronha | DRG" w:date="2026-09-29T16:58:00Z" w16du:dateUtc="2026-09-29T14:58:00Z">
              <w:r>
                <w:rPr>
                  <w:rFonts w:cs="Arial"/>
                  <w:sz w:val="13"/>
                  <w:szCs w:val="13"/>
                </w:rPr>
                <w:t>–</w:t>
              </w:r>
            </w:ins>
          </w:p>
        </w:tc>
        <w:tc>
          <w:tcPr>
            <w:tcW w:w="880" w:type="dxa"/>
            <w:vAlign w:val="center"/>
          </w:tcPr>
          <w:p w14:paraId="5E001288" w14:textId="77777777" w:rsidR="00C60D85" w:rsidRDefault="00000000">
            <w:pPr>
              <w:spacing w:after="0"/>
              <w:rPr>
                <w:ins w:id="15149" w:author="Sean de Noronha | DRG" w:date="2026-09-29T16:58:00Z" w16du:dateUtc="2026-09-29T14:58:00Z"/>
                <w:rFonts w:cs="Arial"/>
                <w:sz w:val="13"/>
                <w:szCs w:val="13"/>
              </w:rPr>
            </w:pPr>
            <w:ins w:id="15150" w:author="Sean de Noronha | DRG" w:date="2026-09-29T16:58:00Z" w16du:dateUtc="2026-09-29T14:58:00Z">
              <w:r>
                <w:rPr>
                  <w:rFonts w:cs="Arial"/>
                  <w:sz w:val="13"/>
                  <w:szCs w:val="13"/>
                </w:rPr>
                <w:t>–</w:t>
              </w:r>
            </w:ins>
          </w:p>
        </w:tc>
        <w:tc>
          <w:tcPr>
            <w:tcW w:w="820" w:type="dxa"/>
            <w:vAlign w:val="center"/>
          </w:tcPr>
          <w:p w14:paraId="5E001289" w14:textId="77777777" w:rsidR="00C60D85" w:rsidRDefault="00000000">
            <w:pPr>
              <w:spacing w:after="0"/>
              <w:rPr>
                <w:ins w:id="15151" w:author="Sean de Noronha | DRG" w:date="2026-09-29T16:58:00Z" w16du:dateUtc="2026-09-29T14:58:00Z"/>
                <w:rFonts w:cs="Arial"/>
                <w:sz w:val="13"/>
                <w:szCs w:val="13"/>
              </w:rPr>
            </w:pPr>
            <w:ins w:id="15152" w:author="Sean de Noronha | DRG" w:date="2026-09-29T16:58:00Z" w16du:dateUtc="2026-09-29T14:58:00Z">
              <w:r>
                <w:rPr>
                  <w:rFonts w:cs="Arial"/>
                  <w:sz w:val="13"/>
                  <w:szCs w:val="13"/>
                </w:rPr>
                <w:t>–</w:t>
              </w:r>
            </w:ins>
          </w:p>
        </w:tc>
        <w:tc>
          <w:tcPr>
            <w:tcW w:w="1100" w:type="dxa"/>
            <w:vAlign w:val="center"/>
          </w:tcPr>
          <w:p w14:paraId="5E00128A" w14:textId="77777777" w:rsidR="00C60D85" w:rsidRDefault="00000000">
            <w:pPr>
              <w:spacing w:after="0"/>
              <w:rPr>
                <w:ins w:id="15153" w:author="Sean de Noronha | DRG" w:date="2026-09-29T16:58:00Z" w16du:dateUtc="2026-09-29T14:58:00Z"/>
                <w:rFonts w:cs="Arial"/>
                <w:sz w:val="13"/>
                <w:szCs w:val="13"/>
              </w:rPr>
            </w:pPr>
            <w:ins w:id="15154" w:author="Sean de Noronha | DRG" w:date="2026-09-29T16:58:00Z" w16du:dateUtc="2026-09-29T14:58:00Z">
              <w:r>
                <w:rPr>
                  <w:rFonts w:cs="Arial"/>
                  <w:sz w:val="13"/>
                  <w:szCs w:val="13"/>
                </w:rPr>
                <w:t>432 (916)</w:t>
              </w:r>
            </w:ins>
          </w:p>
        </w:tc>
        <w:tc>
          <w:tcPr>
            <w:tcW w:w="700" w:type="dxa"/>
            <w:vAlign w:val="center"/>
          </w:tcPr>
          <w:p w14:paraId="5E00128B" w14:textId="77777777" w:rsidR="00C60D85" w:rsidRDefault="00000000">
            <w:pPr>
              <w:spacing w:after="0"/>
              <w:rPr>
                <w:ins w:id="15155" w:author="Sean de Noronha | DRG" w:date="2026-09-29T16:58:00Z" w16du:dateUtc="2026-09-29T14:58:00Z"/>
                <w:rFonts w:cs="Arial"/>
                <w:sz w:val="13"/>
                <w:szCs w:val="13"/>
              </w:rPr>
            </w:pPr>
            <w:ins w:id="15156" w:author="Sean de Noronha | DRG" w:date="2026-09-29T16:58:00Z" w16du:dateUtc="2026-09-29T14:58:00Z">
              <w:r>
                <w:rPr>
                  <w:rFonts w:cs="Arial"/>
                  <w:sz w:val="13"/>
                  <w:szCs w:val="13"/>
                </w:rPr>
                <w:t>12.9</w:t>
              </w:r>
            </w:ins>
          </w:p>
        </w:tc>
      </w:tr>
      <w:tr w:rsidR="00C60D85" w14:paraId="10F04DA1" w14:textId="77777777">
        <w:trPr>
          <w:jc w:val="center"/>
          <w:ins w:id="15157" w:author="Sean de Noronha | DRG" w:date="2026-09-29T16:58:00Z"/>
        </w:trPr>
        <w:tc>
          <w:tcPr>
            <w:tcW w:w="560" w:type="dxa"/>
            <w:vAlign w:val="center"/>
          </w:tcPr>
          <w:p w14:paraId="5E00128C" w14:textId="77777777" w:rsidR="00C60D85" w:rsidRDefault="00000000">
            <w:pPr>
              <w:spacing w:after="0"/>
              <w:rPr>
                <w:ins w:id="15158" w:author="Sean de Noronha | DRG" w:date="2026-09-29T16:58:00Z" w16du:dateUtc="2026-09-29T14:58:00Z"/>
                <w:rFonts w:cs="Arial"/>
                <w:sz w:val="13"/>
                <w:szCs w:val="13"/>
              </w:rPr>
            </w:pPr>
            <w:ins w:id="15159" w:author="Sean de Noronha | DRG" w:date="2026-09-29T16:58:00Z" w16du:dateUtc="2026-09-29T14:58:00Z">
              <w:r>
                <w:rPr>
                  <w:rFonts w:cs="Arial"/>
                  <w:sz w:val="13"/>
                  <w:szCs w:val="13"/>
                </w:rPr>
                <w:t>383</w:t>
              </w:r>
            </w:ins>
          </w:p>
        </w:tc>
        <w:tc>
          <w:tcPr>
            <w:tcW w:w="500" w:type="dxa"/>
            <w:vAlign w:val="center"/>
          </w:tcPr>
          <w:p w14:paraId="5E00128D" w14:textId="77777777" w:rsidR="00C60D85" w:rsidRDefault="00000000">
            <w:pPr>
              <w:spacing w:after="0"/>
              <w:rPr>
                <w:ins w:id="15160" w:author="Sean de Noronha | DRG" w:date="2026-09-29T16:58:00Z" w16du:dateUtc="2026-09-29T14:58:00Z"/>
                <w:rFonts w:cs="Arial"/>
                <w:sz w:val="13"/>
                <w:szCs w:val="13"/>
              </w:rPr>
            </w:pPr>
            <w:ins w:id="15161" w:author="Sean de Noronha | DRG" w:date="2026-09-29T16:58:00Z" w16du:dateUtc="2026-09-29T14:58:00Z">
              <w:r>
                <w:rPr>
                  <w:rFonts w:cs="Arial"/>
                  <w:sz w:val="13"/>
                  <w:szCs w:val="13"/>
                </w:rPr>
                <w:t>T5</w:t>
              </w:r>
            </w:ins>
          </w:p>
        </w:tc>
        <w:tc>
          <w:tcPr>
            <w:tcW w:w="660" w:type="dxa"/>
            <w:vAlign w:val="center"/>
          </w:tcPr>
          <w:p w14:paraId="5E00128E" w14:textId="77777777" w:rsidR="00C60D85" w:rsidRDefault="00000000">
            <w:pPr>
              <w:spacing w:after="0"/>
              <w:rPr>
                <w:ins w:id="15162" w:author="Sean de Noronha | DRG" w:date="2026-09-29T16:58:00Z" w16du:dateUtc="2026-09-29T14:58:00Z"/>
                <w:rFonts w:cs="Arial"/>
                <w:sz w:val="13"/>
                <w:szCs w:val="13"/>
              </w:rPr>
            </w:pPr>
            <w:ins w:id="15163" w:author="Sean de Noronha | DRG" w:date="2026-09-29T16:58:00Z" w16du:dateUtc="2026-09-29T14:58:00Z">
              <w:r>
                <w:rPr>
                  <w:rFonts w:cs="Arial"/>
                  <w:sz w:val="13"/>
                  <w:szCs w:val="13"/>
                </w:rPr>
                <w:t>3</w:t>
              </w:r>
            </w:ins>
          </w:p>
        </w:tc>
        <w:tc>
          <w:tcPr>
            <w:tcW w:w="1920" w:type="dxa"/>
            <w:vAlign w:val="center"/>
          </w:tcPr>
          <w:p w14:paraId="5E00128F" w14:textId="77777777" w:rsidR="00C60D85" w:rsidRDefault="00000000">
            <w:pPr>
              <w:spacing w:after="0"/>
              <w:rPr>
                <w:ins w:id="15164" w:author="Sean de Noronha | DRG" w:date="2026-09-29T16:58:00Z" w16du:dateUtc="2026-09-29T14:58:00Z"/>
                <w:rFonts w:cs="Arial"/>
                <w:sz w:val="13"/>
                <w:szCs w:val="13"/>
              </w:rPr>
            </w:pPr>
            <w:ins w:id="15165" w:author="Sean de Noronha | DRG" w:date="2026-09-29T16:58:00Z" w16du:dateUtc="2026-09-29T14:58:00Z">
              <w:r>
                <w:rPr>
                  <w:rFonts w:cs="Arial"/>
                  <w:sz w:val="13"/>
                  <w:szCs w:val="13"/>
                </w:rPr>
                <w:t>Tee, branch, NPS 1</w:t>
              </w:r>
            </w:ins>
          </w:p>
        </w:tc>
        <w:tc>
          <w:tcPr>
            <w:tcW w:w="520" w:type="dxa"/>
            <w:vAlign w:val="center"/>
          </w:tcPr>
          <w:p w14:paraId="5E001290" w14:textId="77777777" w:rsidR="00C60D85" w:rsidRDefault="00000000">
            <w:pPr>
              <w:spacing w:after="0"/>
              <w:rPr>
                <w:ins w:id="15166" w:author="Sean de Noronha | DRG" w:date="2026-09-29T16:58:00Z" w16du:dateUtc="2026-09-29T14:58:00Z"/>
                <w:rFonts w:cs="Arial"/>
                <w:sz w:val="13"/>
                <w:szCs w:val="13"/>
              </w:rPr>
            </w:pPr>
            <w:ins w:id="15167"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91" w14:textId="77777777" w:rsidR="00C60D85" w:rsidRDefault="00000000">
            <w:pPr>
              <w:spacing w:after="0"/>
              <w:rPr>
                <w:ins w:id="15168" w:author="Sean de Noronha | DRG" w:date="2026-09-29T16:58:00Z" w16du:dateUtc="2026-09-29T14:58:00Z"/>
                <w:rFonts w:cs="Arial"/>
                <w:sz w:val="13"/>
                <w:szCs w:val="13"/>
              </w:rPr>
            </w:pPr>
            <w:ins w:id="15169" w:author="Sean de Noronha | DRG" w:date="2026-09-29T16:58:00Z" w16du:dateUtc="2026-09-29T14:58:00Z">
              <w:r>
                <w:rPr>
                  <w:rFonts w:cs="Arial"/>
                  <w:sz w:val="13"/>
                  <w:szCs w:val="13"/>
                </w:rPr>
                <w:t>10,000</w:t>
              </w:r>
            </w:ins>
          </w:p>
        </w:tc>
        <w:tc>
          <w:tcPr>
            <w:tcW w:w="800" w:type="dxa"/>
            <w:vAlign w:val="center"/>
          </w:tcPr>
          <w:p w14:paraId="5E001292" w14:textId="77777777" w:rsidR="00C60D85" w:rsidRDefault="00000000">
            <w:pPr>
              <w:spacing w:after="0"/>
              <w:rPr>
                <w:ins w:id="15170" w:author="Sean de Noronha | DRG" w:date="2026-09-29T16:58:00Z" w16du:dateUtc="2026-09-29T14:58:00Z"/>
                <w:rFonts w:cs="Arial"/>
                <w:sz w:val="13"/>
                <w:szCs w:val="13"/>
              </w:rPr>
            </w:pPr>
            <w:ins w:id="15171" w:author="Sean de Noronha | DRG" w:date="2026-09-29T16:58:00Z" w16du:dateUtc="2026-09-29T14:58:00Z">
              <w:r>
                <w:rPr>
                  <w:rFonts w:cs="Arial"/>
                  <w:sz w:val="13"/>
                  <w:szCs w:val="13"/>
                </w:rPr>
                <w:t>–</w:t>
              </w:r>
            </w:ins>
          </w:p>
        </w:tc>
        <w:tc>
          <w:tcPr>
            <w:tcW w:w="880" w:type="dxa"/>
            <w:vAlign w:val="center"/>
          </w:tcPr>
          <w:p w14:paraId="5E001293" w14:textId="77777777" w:rsidR="00C60D85" w:rsidRDefault="00000000">
            <w:pPr>
              <w:spacing w:after="0"/>
              <w:rPr>
                <w:ins w:id="15172" w:author="Sean de Noronha | DRG" w:date="2026-09-29T16:58:00Z" w16du:dateUtc="2026-09-29T14:58:00Z"/>
                <w:rFonts w:cs="Arial"/>
                <w:sz w:val="13"/>
                <w:szCs w:val="13"/>
              </w:rPr>
            </w:pPr>
            <w:ins w:id="15173" w:author="Sean de Noronha | DRG" w:date="2026-09-29T16:58:00Z" w16du:dateUtc="2026-09-29T14:58:00Z">
              <w:r>
                <w:rPr>
                  <w:rFonts w:cs="Arial"/>
                  <w:sz w:val="13"/>
                  <w:szCs w:val="13"/>
                </w:rPr>
                <w:t>–</w:t>
              </w:r>
            </w:ins>
          </w:p>
        </w:tc>
        <w:tc>
          <w:tcPr>
            <w:tcW w:w="820" w:type="dxa"/>
            <w:vAlign w:val="center"/>
          </w:tcPr>
          <w:p w14:paraId="5E001294" w14:textId="77777777" w:rsidR="00C60D85" w:rsidRDefault="00000000">
            <w:pPr>
              <w:spacing w:after="0"/>
              <w:rPr>
                <w:ins w:id="15174" w:author="Sean de Noronha | DRG" w:date="2026-09-29T16:58:00Z" w16du:dateUtc="2026-09-29T14:58:00Z"/>
                <w:rFonts w:cs="Arial"/>
                <w:sz w:val="13"/>
                <w:szCs w:val="13"/>
              </w:rPr>
            </w:pPr>
            <w:ins w:id="15175" w:author="Sean de Noronha | DRG" w:date="2026-09-29T16:58:00Z" w16du:dateUtc="2026-09-29T14:58:00Z">
              <w:r>
                <w:rPr>
                  <w:rFonts w:cs="Arial"/>
                  <w:sz w:val="13"/>
                  <w:szCs w:val="13"/>
                </w:rPr>
                <w:t>–</w:t>
              </w:r>
            </w:ins>
          </w:p>
        </w:tc>
        <w:tc>
          <w:tcPr>
            <w:tcW w:w="1100" w:type="dxa"/>
            <w:vAlign w:val="center"/>
          </w:tcPr>
          <w:p w14:paraId="5E001295" w14:textId="77777777" w:rsidR="00C60D85" w:rsidRDefault="00000000">
            <w:pPr>
              <w:spacing w:after="0"/>
              <w:rPr>
                <w:ins w:id="15176" w:author="Sean de Noronha | DRG" w:date="2026-09-29T16:58:00Z" w16du:dateUtc="2026-09-29T14:58:00Z"/>
                <w:rFonts w:cs="Arial"/>
                <w:sz w:val="13"/>
                <w:szCs w:val="13"/>
              </w:rPr>
            </w:pPr>
            <w:ins w:id="15177" w:author="Sean de Noronha | DRG" w:date="2026-09-29T16:58:00Z" w16du:dateUtc="2026-09-29T14:58:00Z">
              <w:r>
                <w:rPr>
                  <w:rFonts w:cs="Arial"/>
                  <w:sz w:val="13"/>
                  <w:szCs w:val="13"/>
                </w:rPr>
                <w:t>185 (391)</w:t>
              </w:r>
            </w:ins>
          </w:p>
        </w:tc>
        <w:tc>
          <w:tcPr>
            <w:tcW w:w="700" w:type="dxa"/>
            <w:vAlign w:val="center"/>
          </w:tcPr>
          <w:p w14:paraId="5E001296" w14:textId="77777777" w:rsidR="00C60D85" w:rsidRDefault="00000000">
            <w:pPr>
              <w:spacing w:after="0"/>
              <w:rPr>
                <w:ins w:id="15178" w:author="Sean de Noronha | DRG" w:date="2026-09-29T16:58:00Z" w16du:dateUtc="2026-09-29T14:58:00Z"/>
                <w:rFonts w:cs="Arial"/>
                <w:sz w:val="13"/>
                <w:szCs w:val="13"/>
              </w:rPr>
            </w:pPr>
            <w:ins w:id="15179" w:author="Sean de Noronha | DRG" w:date="2026-09-29T16:58:00Z" w16du:dateUtc="2026-09-29T14:58:00Z">
              <w:r>
                <w:rPr>
                  <w:rFonts w:cs="Arial"/>
                  <w:sz w:val="13"/>
                  <w:szCs w:val="13"/>
                </w:rPr>
                <w:t>5.52</w:t>
              </w:r>
            </w:ins>
          </w:p>
        </w:tc>
      </w:tr>
      <w:tr w:rsidR="00C60D85" w14:paraId="6DDEC5FE" w14:textId="77777777">
        <w:trPr>
          <w:jc w:val="center"/>
          <w:ins w:id="15180" w:author="Sean de Noronha | DRG" w:date="2026-09-29T16:58:00Z"/>
        </w:trPr>
        <w:tc>
          <w:tcPr>
            <w:tcW w:w="560" w:type="dxa"/>
            <w:vAlign w:val="center"/>
          </w:tcPr>
          <w:p w14:paraId="5E001297" w14:textId="77777777" w:rsidR="00C60D85" w:rsidRDefault="00000000">
            <w:pPr>
              <w:spacing w:after="0"/>
              <w:rPr>
                <w:ins w:id="15181" w:author="Sean de Noronha | DRG" w:date="2026-09-29T16:58:00Z" w16du:dateUtc="2026-09-29T14:58:00Z"/>
                <w:rFonts w:cs="Arial"/>
                <w:sz w:val="13"/>
                <w:szCs w:val="13"/>
              </w:rPr>
            </w:pPr>
            <w:ins w:id="15182" w:author="Sean de Noronha | DRG" w:date="2026-09-29T16:58:00Z" w16du:dateUtc="2026-09-29T14:58:00Z">
              <w:r>
                <w:rPr>
                  <w:rFonts w:cs="Arial"/>
                  <w:sz w:val="13"/>
                  <w:szCs w:val="13"/>
                </w:rPr>
                <w:t>384</w:t>
              </w:r>
            </w:ins>
          </w:p>
        </w:tc>
        <w:tc>
          <w:tcPr>
            <w:tcW w:w="500" w:type="dxa"/>
            <w:vAlign w:val="center"/>
          </w:tcPr>
          <w:p w14:paraId="5E001298" w14:textId="77777777" w:rsidR="00C60D85" w:rsidRDefault="00000000">
            <w:pPr>
              <w:spacing w:after="0"/>
              <w:rPr>
                <w:ins w:id="15183" w:author="Sean de Noronha | DRG" w:date="2026-09-29T16:58:00Z" w16du:dateUtc="2026-09-29T14:58:00Z"/>
                <w:rFonts w:cs="Arial"/>
                <w:sz w:val="13"/>
                <w:szCs w:val="13"/>
              </w:rPr>
            </w:pPr>
            <w:ins w:id="15184" w:author="Sean de Noronha | DRG" w:date="2026-09-29T16:58:00Z" w16du:dateUtc="2026-09-29T14:58:00Z">
              <w:r>
                <w:rPr>
                  <w:rFonts w:cs="Arial"/>
                  <w:sz w:val="13"/>
                  <w:szCs w:val="13"/>
                </w:rPr>
                <w:t>T5</w:t>
              </w:r>
            </w:ins>
          </w:p>
        </w:tc>
        <w:tc>
          <w:tcPr>
            <w:tcW w:w="660" w:type="dxa"/>
            <w:vAlign w:val="center"/>
          </w:tcPr>
          <w:p w14:paraId="5E001299" w14:textId="77777777" w:rsidR="00C60D85" w:rsidRDefault="00000000">
            <w:pPr>
              <w:spacing w:after="0"/>
              <w:rPr>
                <w:ins w:id="15185" w:author="Sean de Noronha | DRG" w:date="2026-09-29T16:58:00Z" w16du:dateUtc="2026-09-29T14:58:00Z"/>
                <w:rFonts w:cs="Arial"/>
                <w:sz w:val="13"/>
                <w:szCs w:val="13"/>
              </w:rPr>
            </w:pPr>
            <w:ins w:id="15186" w:author="Sean de Noronha | DRG" w:date="2026-09-29T16:58:00Z" w16du:dateUtc="2026-09-29T14:58:00Z">
              <w:r>
                <w:rPr>
                  <w:rFonts w:cs="Arial"/>
                  <w:sz w:val="13"/>
                  <w:szCs w:val="13"/>
                </w:rPr>
                <w:t>3</w:t>
              </w:r>
            </w:ins>
          </w:p>
        </w:tc>
        <w:tc>
          <w:tcPr>
            <w:tcW w:w="1920" w:type="dxa"/>
            <w:vAlign w:val="center"/>
          </w:tcPr>
          <w:p w14:paraId="5E00129A" w14:textId="77777777" w:rsidR="00C60D85" w:rsidRDefault="00000000">
            <w:pPr>
              <w:spacing w:after="0"/>
              <w:rPr>
                <w:ins w:id="15187" w:author="Sean de Noronha | DRG" w:date="2026-09-29T16:58:00Z" w16du:dateUtc="2026-09-29T14:58:00Z"/>
                <w:rFonts w:cs="Arial"/>
                <w:sz w:val="13"/>
                <w:szCs w:val="13"/>
              </w:rPr>
            </w:pPr>
            <w:ins w:id="15188" w:author="Sean de Noronha | DRG" w:date="2026-09-29T16:58:00Z" w16du:dateUtc="2026-09-29T14:58:00Z">
              <w:r>
                <w:rPr>
                  <w:rFonts w:cs="Arial"/>
                  <w:sz w:val="13"/>
                  <w:szCs w:val="13"/>
                </w:rPr>
                <w:t>Tee, branch, NPS 1</w:t>
              </w:r>
            </w:ins>
          </w:p>
        </w:tc>
        <w:tc>
          <w:tcPr>
            <w:tcW w:w="520" w:type="dxa"/>
            <w:vAlign w:val="center"/>
          </w:tcPr>
          <w:p w14:paraId="5E00129B" w14:textId="77777777" w:rsidR="00C60D85" w:rsidRDefault="00000000">
            <w:pPr>
              <w:spacing w:after="0"/>
              <w:rPr>
                <w:ins w:id="15189" w:author="Sean de Noronha | DRG" w:date="2026-09-29T16:58:00Z" w16du:dateUtc="2026-09-29T14:58:00Z"/>
                <w:rFonts w:cs="Arial"/>
                <w:sz w:val="13"/>
                <w:szCs w:val="13"/>
              </w:rPr>
            </w:pPr>
            <w:ins w:id="15190"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9C" w14:textId="77777777" w:rsidR="00C60D85" w:rsidRDefault="00000000">
            <w:pPr>
              <w:spacing w:after="0"/>
              <w:rPr>
                <w:ins w:id="15191" w:author="Sean de Noronha | DRG" w:date="2026-09-29T16:58:00Z" w16du:dateUtc="2026-09-29T14:58:00Z"/>
                <w:rFonts w:cs="Arial"/>
                <w:sz w:val="13"/>
                <w:szCs w:val="13"/>
              </w:rPr>
            </w:pPr>
            <w:ins w:id="15192" w:author="Sean de Noronha | DRG" w:date="2026-09-29T16:58:00Z" w16du:dateUtc="2026-09-29T14:58:00Z">
              <w:r>
                <w:rPr>
                  <w:rFonts w:cs="Arial"/>
                  <w:sz w:val="13"/>
                  <w:szCs w:val="13"/>
                </w:rPr>
                <w:t>20,000</w:t>
              </w:r>
            </w:ins>
          </w:p>
        </w:tc>
        <w:tc>
          <w:tcPr>
            <w:tcW w:w="800" w:type="dxa"/>
            <w:vAlign w:val="center"/>
          </w:tcPr>
          <w:p w14:paraId="5E00129D" w14:textId="77777777" w:rsidR="00C60D85" w:rsidRDefault="00000000">
            <w:pPr>
              <w:spacing w:after="0"/>
              <w:rPr>
                <w:ins w:id="15193" w:author="Sean de Noronha | DRG" w:date="2026-09-29T16:58:00Z" w16du:dateUtc="2026-09-29T14:58:00Z"/>
                <w:rFonts w:cs="Arial"/>
                <w:sz w:val="13"/>
                <w:szCs w:val="13"/>
              </w:rPr>
            </w:pPr>
            <w:ins w:id="15194" w:author="Sean de Noronha | DRG" w:date="2026-09-29T16:58:00Z" w16du:dateUtc="2026-09-29T14:58:00Z">
              <w:r>
                <w:rPr>
                  <w:rFonts w:cs="Arial"/>
                  <w:sz w:val="13"/>
                  <w:szCs w:val="13"/>
                </w:rPr>
                <w:t>–</w:t>
              </w:r>
            </w:ins>
          </w:p>
        </w:tc>
        <w:tc>
          <w:tcPr>
            <w:tcW w:w="880" w:type="dxa"/>
            <w:vAlign w:val="center"/>
          </w:tcPr>
          <w:p w14:paraId="5E00129E" w14:textId="77777777" w:rsidR="00C60D85" w:rsidRDefault="00000000">
            <w:pPr>
              <w:spacing w:after="0"/>
              <w:rPr>
                <w:ins w:id="15195" w:author="Sean de Noronha | DRG" w:date="2026-09-29T16:58:00Z" w16du:dateUtc="2026-09-29T14:58:00Z"/>
                <w:rFonts w:cs="Arial"/>
                <w:sz w:val="13"/>
                <w:szCs w:val="13"/>
              </w:rPr>
            </w:pPr>
            <w:ins w:id="15196" w:author="Sean de Noronha | DRG" w:date="2026-09-29T16:58:00Z" w16du:dateUtc="2026-09-29T14:58:00Z">
              <w:r>
                <w:rPr>
                  <w:rFonts w:cs="Arial"/>
                  <w:sz w:val="13"/>
                  <w:szCs w:val="13"/>
                </w:rPr>
                <w:t>–</w:t>
              </w:r>
            </w:ins>
          </w:p>
        </w:tc>
        <w:tc>
          <w:tcPr>
            <w:tcW w:w="820" w:type="dxa"/>
            <w:vAlign w:val="center"/>
          </w:tcPr>
          <w:p w14:paraId="5E00129F" w14:textId="77777777" w:rsidR="00C60D85" w:rsidRDefault="00000000">
            <w:pPr>
              <w:spacing w:after="0"/>
              <w:rPr>
                <w:ins w:id="15197" w:author="Sean de Noronha | DRG" w:date="2026-09-29T16:58:00Z" w16du:dateUtc="2026-09-29T14:58:00Z"/>
                <w:rFonts w:cs="Arial"/>
                <w:sz w:val="13"/>
                <w:szCs w:val="13"/>
              </w:rPr>
            </w:pPr>
            <w:ins w:id="15198" w:author="Sean de Noronha | DRG" w:date="2026-09-29T16:58:00Z" w16du:dateUtc="2026-09-29T14:58:00Z">
              <w:r>
                <w:rPr>
                  <w:rFonts w:cs="Arial"/>
                  <w:sz w:val="13"/>
                  <w:szCs w:val="13"/>
                </w:rPr>
                <w:t>–</w:t>
              </w:r>
            </w:ins>
          </w:p>
        </w:tc>
        <w:tc>
          <w:tcPr>
            <w:tcW w:w="1100" w:type="dxa"/>
            <w:vAlign w:val="center"/>
          </w:tcPr>
          <w:p w14:paraId="5E0012A0" w14:textId="77777777" w:rsidR="00C60D85" w:rsidRDefault="00000000">
            <w:pPr>
              <w:spacing w:after="0"/>
              <w:rPr>
                <w:ins w:id="15199" w:author="Sean de Noronha | DRG" w:date="2026-09-29T16:58:00Z" w16du:dateUtc="2026-09-29T14:58:00Z"/>
                <w:rFonts w:cs="Arial"/>
                <w:sz w:val="13"/>
                <w:szCs w:val="13"/>
              </w:rPr>
            </w:pPr>
            <w:ins w:id="15200" w:author="Sean de Noronha | DRG" w:date="2026-09-29T16:58:00Z" w16du:dateUtc="2026-09-29T14:58:00Z">
              <w:r>
                <w:rPr>
                  <w:rFonts w:cs="Arial"/>
                  <w:sz w:val="13"/>
                  <w:szCs w:val="13"/>
                </w:rPr>
                <w:t>369 (783)</w:t>
              </w:r>
            </w:ins>
          </w:p>
        </w:tc>
        <w:tc>
          <w:tcPr>
            <w:tcW w:w="700" w:type="dxa"/>
            <w:vAlign w:val="center"/>
          </w:tcPr>
          <w:p w14:paraId="5E0012A1" w14:textId="77777777" w:rsidR="00C60D85" w:rsidRDefault="00000000">
            <w:pPr>
              <w:spacing w:after="0"/>
              <w:rPr>
                <w:ins w:id="15201" w:author="Sean de Noronha | DRG" w:date="2026-09-29T16:58:00Z" w16du:dateUtc="2026-09-29T14:58:00Z"/>
                <w:rFonts w:cs="Arial"/>
                <w:sz w:val="13"/>
                <w:szCs w:val="13"/>
              </w:rPr>
            </w:pPr>
            <w:ins w:id="15202" w:author="Sean de Noronha | DRG" w:date="2026-09-29T16:58:00Z" w16du:dateUtc="2026-09-29T14:58:00Z">
              <w:r>
                <w:rPr>
                  <w:rFonts w:cs="Arial"/>
                  <w:sz w:val="13"/>
                  <w:szCs w:val="13"/>
                </w:rPr>
                <w:t>11.0</w:t>
              </w:r>
            </w:ins>
          </w:p>
        </w:tc>
      </w:tr>
      <w:tr w:rsidR="00C60D85" w14:paraId="165E9D6F" w14:textId="77777777">
        <w:trPr>
          <w:jc w:val="center"/>
          <w:ins w:id="15203" w:author="Sean de Noronha | DRG" w:date="2026-09-29T16:58:00Z"/>
        </w:trPr>
        <w:tc>
          <w:tcPr>
            <w:tcW w:w="560" w:type="dxa"/>
            <w:vAlign w:val="center"/>
          </w:tcPr>
          <w:p w14:paraId="5E0012A2" w14:textId="77777777" w:rsidR="00C60D85" w:rsidRDefault="00000000">
            <w:pPr>
              <w:spacing w:after="0"/>
              <w:rPr>
                <w:ins w:id="15204" w:author="Sean de Noronha | DRG" w:date="2026-09-29T16:58:00Z" w16du:dateUtc="2026-09-29T14:58:00Z"/>
                <w:rFonts w:cs="Arial"/>
                <w:sz w:val="13"/>
                <w:szCs w:val="13"/>
              </w:rPr>
            </w:pPr>
            <w:ins w:id="15205" w:author="Sean de Noronha | DRG" w:date="2026-09-29T16:58:00Z" w16du:dateUtc="2026-09-29T14:58:00Z">
              <w:r>
                <w:rPr>
                  <w:rFonts w:cs="Arial"/>
                  <w:sz w:val="13"/>
                  <w:szCs w:val="13"/>
                </w:rPr>
                <w:t>385</w:t>
              </w:r>
            </w:ins>
          </w:p>
        </w:tc>
        <w:tc>
          <w:tcPr>
            <w:tcW w:w="500" w:type="dxa"/>
            <w:vAlign w:val="center"/>
          </w:tcPr>
          <w:p w14:paraId="5E0012A3" w14:textId="77777777" w:rsidR="00C60D85" w:rsidRDefault="00000000">
            <w:pPr>
              <w:spacing w:after="0"/>
              <w:rPr>
                <w:ins w:id="15206" w:author="Sean de Noronha | DRG" w:date="2026-09-29T16:58:00Z" w16du:dateUtc="2026-09-29T14:58:00Z"/>
                <w:rFonts w:cs="Arial"/>
                <w:sz w:val="13"/>
                <w:szCs w:val="13"/>
              </w:rPr>
            </w:pPr>
            <w:ins w:id="15207" w:author="Sean de Noronha | DRG" w:date="2026-09-29T16:58:00Z" w16du:dateUtc="2026-09-29T14:58:00Z">
              <w:r>
                <w:rPr>
                  <w:rFonts w:cs="Arial"/>
                  <w:sz w:val="13"/>
                  <w:szCs w:val="13"/>
                </w:rPr>
                <w:t>T5</w:t>
              </w:r>
            </w:ins>
          </w:p>
        </w:tc>
        <w:tc>
          <w:tcPr>
            <w:tcW w:w="660" w:type="dxa"/>
            <w:vAlign w:val="center"/>
          </w:tcPr>
          <w:p w14:paraId="5E0012A4" w14:textId="77777777" w:rsidR="00C60D85" w:rsidRDefault="00000000">
            <w:pPr>
              <w:spacing w:after="0"/>
              <w:rPr>
                <w:ins w:id="15208" w:author="Sean de Noronha | DRG" w:date="2026-09-29T16:58:00Z" w16du:dateUtc="2026-09-29T14:58:00Z"/>
                <w:rFonts w:cs="Arial"/>
                <w:sz w:val="13"/>
                <w:szCs w:val="13"/>
              </w:rPr>
            </w:pPr>
            <w:ins w:id="15209" w:author="Sean de Noronha | DRG" w:date="2026-09-29T16:58:00Z" w16du:dateUtc="2026-09-29T14:58:00Z">
              <w:r>
                <w:rPr>
                  <w:rFonts w:cs="Arial"/>
                  <w:sz w:val="13"/>
                  <w:szCs w:val="13"/>
                </w:rPr>
                <w:t>3</w:t>
              </w:r>
            </w:ins>
          </w:p>
        </w:tc>
        <w:tc>
          <w:tcPr>
            <w:tcW w:w="1920" w:type="dxa"/>
            <w:vAlign w:val="center"/>
          </w:tcPr>
          <w:p w14:paraId="5E0012A5" w14:textId="77777777" w:rsidR="00C60D85" w:rsidRDefault="00000000">
            <w:pPr>
              <w:spacing w:after="0"/>
              <w:rPr>
                <w:ins w:id="15210" w:author="Sean de Noronha | DRG" w:date="2026-09-29T16:58:00Z" w16du:dateUtc="2026-09-29T14:58:00Z"/>
                <w:rFonts w:cs="Arial"/>
                <w:sz w:val="13"/>
                <w:szCs w:val="13"/>
              </w:rPr>
            </w:pPr>
            <w:ins w:id="15211" w:author="Sean de Noronha | DRG" w:date="2026-09-29T16:58:00Z" w16du:dateUtc="2026-09-29T14:58:00Z">
              <w:r>
                <w:rPr>
                  <w:rFonts w:cs="Arial"/>
                  <w:sz w:val="13"/>
                  <w:szCs w:val="13"/>
                </w:rPr>
                <w:t>Ball valve, NPS 1</w:t>
              </w:r>
            </w:ins>
          </w:p>
        </w:tc>
        <w:tc>
          <w:tcPr>
            <w:tcW w:w="520" w:type="dxa"/>
            <w:vAlign w:val="center"/>
          </w:tcPr>
          <w:p w14:paraId="5E0012A6" w14:textId="77777777" w:rsidR="00C60D85" w:rsidRDefault="00000000">
            <w:pPr>
              <w:spacing w:after="0"/>
              <w:rPr>
                <w:ins w:id="15212" w:author="Sean de Noronha | DRG" w:date="2026-09-29T16:58:00Z" w16du:dateUtc="2026-09-29T14:58:00Z"/>
                <w:rFonts w:cs="Arial"/>
                <w:sz w:val="13"/>
                <w:szCs w:val="13"/>
              </w:rPr>
            </w:pPr>
            <w:ins w:id="15213" w:author="Sean de Noronha | DRG" w:date="2026-09-29T16:58:00Z" w16du:dateUtc="2026-09-29T14:58:00Z">
              <w:r>
                <w:rPr>
                  <w:rFonts w:cs="Arial"/>
                  <w:sz w:val="13"/>
                  <w:szCs w:val="13"/>
                </w:rPr>
                <w:t>He</w:t>
              </w:r>
            </w:ins>
          </w:p>
        </w:tc>
        <w:tc>
          <w:tcPr>
            <w:tcW w:w="900" w:type="dxa"/>
            <w:vAlign w:val="center"/>
          </w:tcPr>
          <w:p w14:paraId="5E0012A7" w14:textId="77777777" w:rsidR="00C60D85" w:rsidRDefault="00000000">
            <w:pPr>
              <w:spacing w:after="0"/>
              <w:rPr>
                <w:ins w:id="15214" w:author="Sean de Noronha | DRG" w:date="2026-09-29T16:58:00Z" w16du:dateUtc="2026-09-29T14:58:00Z"/>
                <w:rFonts w:cs="Arial"/>
                <w:sz w:val="13"/>
                <w:szCs w:val="13"/>
              </w:rPr>
            </w:pPr>
            <w:ins w:id="15215" w:author="Sean de Noronha | DRG" w:date="2026-09-29T16:58:00Z" w16du:dateUtc="2026-09-29T14:58:00Z">
              <w:r>
                <w:rPr>
                  <w:rFonts w:cs="Arial"/>
                  <w:sz w:val="13"/>
                  <w:szCs w:val="13"/>
                </w:rPr>
                <w:t>1,000</w:t>
              </w:r>
            </w:ins>
          </w:p>
        </w:tc>
        <w:tc>
          <w:tcPr>
            <w:tcW w:w="800" w:type="dxa"/>
            <w:vAlign w:val="center"/>
          </w:tcPr>
          <w:p w14:paraId="5E0012A8" w14:textId="77777777" w:rsidR="00C60D85" w:rsidRDefault="00000000">
            <w:pPr>
              <w:spacing w:after="0"/>
              <w:rPr>
                <w:ins w:id="15216" w:author="Sean de Noronha | DRG" w:date="2026-09-29T16:58:00Z" w16du:dateUtc="2026-09-29T14:58:00Z"/>
                <w:rFonts w:cs="Arial"/>
                <w:sz w:val="13"/>
                <w:szCs w:val="13"/>
              </w:rPr>
            </w:pPr>
            <w:ins w:id="15217" w:author="Sean de Noronha | DRG" w:date="2026-09-29T16:58:00Z" w16du:dateUtc="2026-09-29T14:58:00Z">
              <w:r>
                <w:rPr>
                  <w:rFonts w:cs="Arial"/>
                  <w:sz w:val="13"/>
                  <w:szCs w:val="13"/>
                </w:rPr>
                <w:t>–</w:t>
              </w:r>
            </w:ins>
          </w:p>
        </w:tc>
        <w:tc>
          <w:tcPr>
            <w:tcW w:w="880" w:type="dxa"/>
            <w:vAlign w:val="center"/>
          </w:tcPr>
          <w:p w14:paraId="5E0012A9" w14:textId="77777777" w:rsidR="00C60D85" w:rsidRDefault="00000000">
            <w:pPr>
              <w:spacing w:after="0"/>
              <w:rPr>
                <w:ins w:id="15218" w:author="Sean de Noronha | DRG" w:date="2026-09-29T16:58:00Z" w16du:dateUtc="2026-09-29T14:58:00Z"/>
                <w:rFonts w:cs="Arial"/>
                <w:sz w:val="13"/>
                <w:szCs w:val="13"/>
              </w:rPr>
            </w:pPr>
            <w:ins w:id="15219" w:author="Sean de Noronha | DRG" w:date="2026-09-29T16:58:00Z" w16du:dateUtc="2026-09-29T14:58:00Z">
              <w:r>
                <w:rPr>
                  <w:rFonts w:cs="Arial"/>
                  <w:sz w:val="13"/>
                  <w:szCs w:val="13"/>
                </w:rPr>
                <w:t>–</w:t>
              </w:r>
            </w:ins>
          </w:p>
        </w:tc>
        <w:tc>
          <w:tcPr>
            <w:tcW w:w="820" w:type="dxa"/>
            <w:vAlign w:val="center"/>
          </w:tcPr>
          <w:p w14:paraId="5E0012AA" w14:textId="77777777" w:rsidR="00C60D85" w:rsidRDefault="00000000">
            <w:pPr>
              <w:spacing w:after="0"/>
              <w:rPr>
                <w:ins w:id="15220" w:author="Sean de Noronha | DRG" w:date="2026-09-29T16:58:00Z" w16du:dateUtc="2026-09-29T14:58:00Z"/>
                <w:rFonts w:cs="Arial"/>
                <w:sz w:val="13"/>
                <w:szCs w:val="13"/>
              </w:rPr>
            </w:pPr>
            <w:ins w:id="15221" w:author="Sean de Noronha | DRG" w:date="2026-09-29T16:58:00Z" w16du:dateUtc="2026-09-29T14:58:00Z">
              <w:r>
                <w:rPr>
                  <w:rFonts w:cs="Arial"/>
                  <w:sz w:val="13"/>
                  <w:szCs w:val="13"/>
                </w:rPr>
                <w:t>–</w:t>
              </w:r>
            </w:ins>
          </w:p>
        </w:tc>
        <w:tc>
          <w:tcPr>
            <w:tcW w:w="1100" w:type="dxa"/>
            <w:vAlign w:val="center"/>
          </w:tcPr>
          <w:p w14:paraId="5E0012AB" w14:textId="77777777" w:rsidR="00C60D85" w:rsidRDefault="00000000">
            <w:pPr>
              <w:spacing w:after="0"/>
              <w:rPr>
                <w:ins w:id="15222" w:author="Sean de Noronha | DRG" w:date="2026-09-29T16:58:00Z" w16du:dateUtc="2026-09-29T14:58:00Z"/>
                <w:rFonts w:cs="Arial"/>
                <w:sz w:val="13"/>
                <w:szCs w:val="13"/>
              </w:rPr>
            </w:pPr>
            <w:ins w:id="15223" w:author="Sean de Noronha | DRG" w:date="2026-09-29T16:58:00Z" w16du:dateUtc="2026-09-29T14:58:00Z">
              <w:r>
                <w:rPr>
                  <w:rFonts w:cs="Arial"/>
                  <w:sz w:val="13"/>
                  <w:szCs w:val="13"/>
                </w:rPr>
                <w:t>144 (305)</w:t>
              </w:r>
            </w:ins>
          </w:p>
        </w:tc>
        <w:tc>
          <w:tcPr>
            <w:tcW w:w="700" w:type="dxa"/>
            <w:vAlign w:val="center"/>
          </w:tcPr>
          <w:p w14:paraId="5E0012AC" w14:textId="77777777" w:rsidR="00C60D85" w:rsidRDefault="00000000">
            <w:pPr>
              <w:spacing w:after="0"/>
              <w:rPr>
                <w:ins w:id="15224" w:author="Sean de Noronha | DRG" w:date="2026-09-29T16:58:00Z" w16du:dateUtc="2026-09-29T14:58:00Z"/>
                <w:rFonts w:cs="Arial"/>
                <w:sz w:val="13"/>
                <w:szCs w:val="13"/>
              </w:rPr>
            </w:pPr>
            <w:ins w:id="15225" w:author="Sean de Noronha | DRG" w:date="2026-09-29T16:58:00Z" w16du:dateUtc="2026-09-29T14:58:00Z">
              <w:r>
                <w:rPr>
                  <w:rFonts w:cs="Arial"/>
                  <w:sz w:val="13"/>
                  <w:szCs w:val="13"/>
                </w:rPr>
                <w:t>4.31</w:t>
              </w:r>
            </w:ins>
          </w:p>
        </w:tc>
      </w:tr>
      <w:tr w:rsidR="00C60D85" w14:paraId="46CA5E0D" w14:textId="77777777">
        <w:trPr>
          <w:jc w:val="center"/>
          <w:ins w:id="15226" w:author="Sean de Noronha | DRG" w:date="2026-09-29T16:58:00Z"/>
        </w:trPr>
        <w:tc>
          <w:tcPr>
            <w:tcW w:w="560" w:type="dxa"/>
            <w:vAlign w:val="center"/>
          </w:tcPr>
          <w:p w14:paraId="5E0012AD" w14:textId="77777777" w:rsidR="00C60D85" w:rsidRDefault="00000000">
            <w:pPr>
              <w:spacing w:after="0"/>
              <w:rPr>
                <w:ins w:id="15227" w:author="Sean de Noronha | DRG" w:date="2026-09-29T16:58:00Z" w16du:dateUtc="2026-09-29T14:58:00Z"/>
                <w:rFonts w:cs="Arial"/>
                <w:sz w:val="13"/>
                <w:szCs w:val="13"/>
              </w:rPr>
            </w:pPr>
            <w:ins w:id="15228" w:author="Sean de Noronha | DRG" w:date="2026-09-29T16:58:00Z" w16du:dateUtc="2026-09-29T14:58:00Z">
              <w:r>
                <w:rPr>
                  <w:rFonts w:cs="Arial"/>
                  <w:sz w:val="13"/>
                  <w:szCs w:val="13"/>
                </w:rPr>
                <w:t>386</w:t>
              </w:r>
            </w:ins>
          </w:p>
        </w:tc>
        <w:tc>
          <w:tcPr>
            <w:tcW w:w="500" w:type="dxa"/>
            <w:vAlign w:val="center"/>
          </w:tcPr>
          <w:p w14:paraId="5E0012AE" w14:textId="77777777" w:rsidR="00C60D85" w:rsidRDefault="00000000">
            <w:pPr>
              <w:spacing w:after="0"/>
              <w:rPr>
                <w:ins w:id="15229" w:author="Sean de Noronha | DRG" w:date="2026-09-29T16:58:00Z" w16du:dateUtc="2026-09-29T14:58:00Z"/>
                <w:rFonts w:cs="Arial"/>
                <w:sz w:val="13"/>
                <w:szCs w:val="13"/>
              </w:rPr>
            </w:pPr>
            <w:ins w:id="15230" w:author="Sean de Noronha | DRG" w:date="2026-09-29T16:58:00Z" w16du:dateUtc="2026-09-29T14:58:00Z">
              <w:r>
                <w:rPr>
                  <w:rFonts w:cs="Arial"/>
                  <w:sz w:val="13"/>
                  <w:szCs w:val="13"/>
                </w:rPr>
                <w:t>T5</w:t>
              </w:r>
            </w:ins>
          </w:p>
        </w:tc>
        <w:tc>
          <w:tcPr>
            <w:tcW w:w="660" w:type="dxa"/>
            <w:vAlign w:val="center"/>
          </w:tcPr>
          <w:p w14:paraId="5E0012AF" w14:textId="77777777" w:rsidR="00C60D85" w:rsidRDefault="00000000">
            <w:pPr>
              <w:spacing w:after="0"/>
              <w:rPr>
                <w:ins w:id="15231" w:author="Sean de Noronha | DRG" w:date="2026-09-29T16:58:00Z" w16du:dateUtc="2026-09-29T14:58:00Z"/>
                <w:rFonts w:cs="Arial"/>
                <w:sz w:val="13"/>
                <w:szCs w:val="13"/>
              </w:rPr>
            </w:pPr>
            <w:ins w:id="15232" w:author="Sean de Noronha | DRG" w:date="2026-09-29T16:58:00Z" w16du:dateUtc="2026-09-29T14:58:00Z">
              <w:r>
                <w:rPr>
                  <w:rFonts w:cs="Arial"/>
                  <w:sz w:val="13"/>
                  <w:szCs w:val="13"/>
                </w:rPr>
                <w:t>3</w:t>
              </w:r>
            </w:ins>
          </w:p>
        </w:tc>
        <w:tc>
          <w:tcPr>
            <w:tcW w:w="1920" w:type="dxa"/>
            <w:vAlign w:val="center"/>
          </w:tcPr>
          <w:p w14:paraId="5E0012B0" w14:textId="77777777" w:rsidR="00C60D85" w:rsidRDefault="00000000">
            <w:pPr>
              <w:spacing w:after="0"/>
              <w:rPr>
                <w:ins w:id="15233" w:author="Sean de Noronha | DRG" w:date="2026-09-29T16:58:00Z" w16du:dateUtc="2026-09-29T14:58:00Z"/>
                <w:rFonts w:cs="Arial"/>
                <w:sz w:val="13"/>
                <w:szCs w:val="13"/>
              </w:rPr>
            </w:pPr>
            <w:ins w:id="15234" w:author="Sean de Noronha | DRG" w:date="2026-09-29T16:58:00Z" w16du:dateUtc="2026-09-29T14:58:00Z">
              <w:r>
                <w:rPr>
                  <w:rFonts w:cs="Arial"/>
                  <w:sz w:val="13"/>
                  <w:szCs w:val="13"/>
                </w:rPr>
                <w:t>Ball valve, NPS 1</w:t>
              </w:r>
            </w:ins>
          </w:p>
        </w:tc>
        <w:tc>
          <w:tcPr>
            <w:tcW w:w="520" w:type="dxa"/>
            <w:vAlign w:val="center"/>
          </w:tcPr>
          <w:p w14:paraId="5E0012B1" w14:textId="77777777" w:rsidR="00C60D85" w:rsidRDefault="00000000">
            <w:pPr>
              <w:spacing w:after="0"/>
              <w:rPr>
                <w:ins w:id="15235" w:author="Sean de Noronha | DRG" w:date="2026-09-29T16:58:00Z" w16du:dateUtc="2026-09-29T14:58:00Z"/>
                <w:rFonts w:cs="Arial"/>
                <w:sz w:val="13"/>
                <w:szCs w:val="13"/>
              </w:rPr>
            </w:pPr>
            <w:ins w:id="15236" w:author="Sean de Noronha | DRG" w:date="2026-09-29T16:58:00Z" w16du:dateUtc="2026-09-29T14:58:00Z">
              <w:r>
                <w:rPr>
                  <w:rFonts w:cs="Arial"/>
                  <w:sz w:val="13"/>
                  <w:szCs w:val="13"/>
                </w:rPr>
                <w:t>He</w:t>
              </w:r>
            </w:ins>
          </w:p>
        </w:tc>
        <w:tc>
          <w:tcPr>
            <w:tcW w:w="900" w:type="dxa"/>
            <w:vAlign w:val="center"/>
          </w:tcPr>
          <w:p w14:paraId="5E0012B2" w14:textId="77777777" w:rsidR="00C60D85" w:rsidRDefault="00000000">
            <w:pPr>
              <w:spacing w:after="0"/>
              <w:rPr>
                <w:ins w:id="15237" w:author="Sean de Noronha | DRG" w:date="2026-09-29T16:58:00Z" w16du:dateUtc="2026-09-29T14:58:00Z"/>
                <w:rFonts w:cs="Arial"/>
                <w:sz w:val="13"/>
                <w:szCs w:val="13"/>
              </w:rPr>
            </w:pPr>
            <w:ins w:id="15238" w:author="Sean de Noronha | DRG" w:date="2026-09-29T16:58:00Z" w16du:dateUtc="2026-09-29T14:58:00Z">
              <w:r>
                <w:rPr>
                  <w:rFonts w:cs="Arial"/>
                  <w:sz w:val="13"/>
                  <w:szCs w:val="13"/>
                </w:rPr>
                <w:t>3,000</w:t>
              </w:r>
            </w:ins>
          </w:p>
        </w:tc>
        <w:tc>
          <w:tcPr>
            <w:tcW w:w="800" w:type="dxa"/>
            <w:vAlign w:val="center"/>
          </w:tcPr>
          <w:p w14:paraId="5E0012B3" w14:textId="77777777" w:rsidR="00C60D85" w:rsidRDefault="00000000">
            <w:pPr>
              <w:spacing w:after="0"/>
              <w:rPr>
                <w:ins w:id="15239" w:author="Sean de Noronha | DRG" w:date="2026-09-29T16:58:00Z" w16du:dateUtc="2026-09-29T14:58:00Z"/>
                <w:rFonts w:cs="Arial"/>
                <w:sz w:val="13"/>
                <w:szCs w:val="13"/>
              </w:rPr>
            </w:pPr>
            <w:ins w:id="15240" w:author="Sean de Noronha | DRG" w:date="2026-09-29T16:58:00Z" w16du:dateUtc="2026-09-29T14:58:00Z">
              <w:r>
                <w:rPr>
                  <w:rFonts w:cs="Arial"/>
                  <w:sz w:val="13"/>
                  <w:szCs w:val="13"/>
                </w:rPr>
                <w:t>–</w:t>
              </w:r>
            </w:ins>
          </w:p>
        </w:tc>
        <w:tc>
          <w:tcPr>
            <w:tcW w:w="880" w:type="dxa"/>
            <w:vAlign w:val="center"/>
          </w:tcPr>
          <w:p w14:paraId="5E0012B4" w14:textId="77777777" w:rsidR="00C60D85" w:rsidRDefault="00000000">
            <w:pPr>
              <w:spacing w:after="0"/>
              <w:rPr>
                <w:ins w:id="15241" w:author="Sean de Noronha | DRG" w:date="2026-09-29T16:58:00Z" w16du:dateUtc="2026-09-29T14:58:00Z"/>
                <w:rFonts w:cs="Arial"/>
                <w:sz w:val="13"/>
                <w:szCs w:val="13"/>
              </w:rPr>
            </w:pPr>
            <w:ins w:id="15242" w:author="Sean de Noronha | DRG" w:date="2026-09-29T16:58:00Z" w16du:dateUtc="2026-09-29T14:58:00Z">
              <w:r>
                <w:rPr>
                  <w:rFonts w:cs="Arial"/>
                  <w:sz w:val="13"/>
                  <w:szCs w:val="13"/>
                </w:rPr>
                <w:t>–</w:t>
              </w:r>
            </w:ins>
          </w:p>
        </w:tc>
        <w:tc>
          <w:tcPr>
            <w:tcW w:w="820" w:type="dxa"/>
            <w:vAlign w:val="center"/>
          </w:tcPr>
          <w:p w14:paraId="5E0012B5" w14:textId="77777777" w:rsidR="00C60D85" w:rsidRDefault="00000000">
            <w:pPr>
              <w:spacing w:after="0"/>
              <w:rPr>
                <w:ins w:id="15243" w:author="Sean de Noronha | DRG" w:date="2026-09-29T16:58:00Z" w16du:dateUtc="2026-09-29T14:58:00Z"/>
                <w:rFonts w:cs="Arial"/>
                <w:sz w:val="13"/>
                <w:szCs w:val="13"/>
              </w:rPr>
            </w:pPr>
            <w:ins w:id="15244" w:author="Sean de Noronha | DRG" w:date="2026-09-29T16:58:00Z" w16du:dateUtc="2026-09-29T14:58:00Z">
              <w:r>
                <w:rPr>
                  <w:rFonts w:cs="Arial"/>
                  <w:sz w:val="13"/>
                  <w:szCs w:val="13"/>
                </w:rPr>
                <w:t>–</w:t>
              </w:r>
            </w:ins>
          </w:p>
        </w:tc>
        <w:tc>
          <w:tcPr>
            <w:tcW w:w="1100" w:type="dxa"/>
            <w:vAlign w:val="center"/>
          </w:tcPr>
          <w:p w14:paraId="5E0012B6" w14:textId="77777777" w:rsidR="00C60D85" w:rsidRDefault="00000000">
            <w:pPr>
              <w:spacing w:after="0"/>
              <w:rPr>
                <w:ins w:id="15245" w:author="Sean de Noronha | DRG" w:date="2026-09-29T16:58:00Z" w16du:dateUtc="2026-09-29T14:58:00Z"/>
                <w:rFonts w:cs="Arial"/>
                <w:sz w:val="13"/>
                <w:szCs w:val="13"/>
              </w:rPr>
            </w:pPr>
            <w:ins w:id="15246" w:author="Sean de Noronha | DRG" w:date="2026-09-29T16:58:00Z" w16du:dateUtc="2026-09-29T14:58:00Z">
              <w:r>
                <w:rPr>
                  <w:rFonts w:cs="Arial"/>
                  <w:sz w:val="13"/>
                  <w:szCs w:val="13"/>
                </w:rPr>
                <w:t>432 (916)</w:t>
              </w:r>
            </w:ins>
          </w:p>
        </w:tc>
        <w:tc>
          <w:tcPr>
            <w:tcW w:w="700" w:type="dxa"/>
            <w:vAlign w:val="center"/>
          </w:tcPr>
          <w:p w14:paraId="5E0012B7" w14:textId="77777777" w:rsidR="00C60D85" w:rsidRDefault="00000000">
            <w:pPr>
              <w:spacing w:after="0"/>
              <w:rPr>
                <w:ins w:id="15247" w:author="Sean de Noronha | DRG" w:date="2026-09-29T16:58:00Z" w16du:dateUtc="2026-09-29T14:58:00Z"/>
                <w:rFonts w:cs="Arial"/>
                <w:sz w:val="13"/>
                <w:szCs w:val="13"/>
              </w:rPr>
            </w:pPr>
            <w:ins w:id="15248" w:author="Sean de Noronha | DRG" w:date="2026-09-29T16:58:00Z" w16du:dateUtc="2026-09-29T14:58:00Z">
              <w:r>
                <w:rPr>
                  <w:rFonts w:cs="Arial"/>
                  <w:sz w:val="13"/>
                  <w:szCs w:val="13"/>
                </w:rPr>
                <w:t>12.9</w:t>
              </w:r>
            </w:ins>
          </w:p>
        </w:tc>
      </w:tr>
      <w:tr w:rsidR="00C60D85" w14:paraId="5C86F170" w14:textId="77777777">
        <w:trPr>
          <w:jc w:val="center"/>
          <w:ins w:id="15249" w:author="Sean de Noronha | DRG" w:date="2026-09-29T16:58:00Z"/>
        </w:trPr>
        <w:tc>
          <w:tcPr>
            <w:tcW w:w="560" w:type="dxa"/>
            <w:vAlign w:val="center"/>
          </w:tcPr>
          <w:p w14:paraId="5E0012B8" w14:textId="77777777" w:rsidR="00C60D85" w:rsidRDefault="00000000">
            <w:pPr>
              <w:spacing w:after="0"/>
              <w:rPr>
                <w:ins w:id="15250" w:author="Sean de Noronha | DRG" w:date="2026-09-29T16:58:00Z" w16du:dateUtc="2026-09-29T14:58:00Z"/>
                <w:rFonts w:cs="Arial"/>
                <w:sz w:val="13"/>
                <w:szCs w:val="13"/>
              </w:rPr>
            </w:pPr>
            <w:ins w:id="15251" w:author="Sean de Noronha | DRG" w:date="2026-09-29T16:58:00Z" w16du:dateUtc="2026-09-29T14:58:00Z">
              <w:r>
                <w:rPr>
                  <w:rFonts w:cs="Arial"/>
                  <w:sz w:val="13"/>
                  <w:szCs w:val="13"/>
                </w:rPr>
                <w:t>387</w:t>
              </w:r>
            </w:ins>
          </w:p>
        </w:tc>
        <w:tc>
          <w:tcPr>
            <w:tcW w:w="500" w:type="dxa"/>
            <w:vAlign w:val="center"/>
          </w:tcPr>
          <w:p w14:paraId="5E0012B9" w14:textId="77777777" w:rsidR="00C60D85" w:rsidRDefault="00000000">
            <w:pPr>
              <w:spacing w:after="0"/>
              <w:rPr>
                <w:ins w:id="15252" w:author="Sean de Noronha | DRG" w:date="2026-09-29T16:58:00Z" w16du:dateUtc="2026-09-29T14:58:00Z"/>
                <w:rFonts w:cs="Arial"/>
                <w:sz w:val="13"/>
                <w:szCs w:val="13"/>
              </w:rPr>
            </w:pPr>
            <w:ins w:id="15253" w:author="Sean de Noronha | DRG" w:date="2026-09-29T16:58:00Z" w16du:dateUtc="2026-09-29T14:58:00Z">
              <w:r>
                <w:rPr>
                  <w:rFonts w:cs="Arial"/>
                  <w:sz w:val="13"/>
                  <w:szCs w:val="13"/>
                </w:rPr>
                <w:t>T5</w:t>
              </w:r>
            </w:ins>
          </w:p>
        </w:tc>
        <w:tc>
          <w:tcPr>
            <w:tcW w:w="660" w:type="dxa"/>
            <w:vAlign w:val="center"/>
          </w:tcPr>
          <w:p w14:paraId="5E0012BA" w14:textId="77777777" w:rsidR="00C60D85" w:rsidRDefault="00000000">
            <w:pPr>
              <w:spacing w:after="0"/>
              <w:rPr>
                <w:ins w:id="15254" w:author="Sean de Noronha | DRG" w:date="2026-09-29T16:58:00Z" w16du:dateUtc="2026-09-29T14:58:00Z"/>
                <w:rFonts w:cs="Arial"/>
                <w:sz w:val="13"/>
                <w:szCs w:val="13"/>
              </w:rPr>
            </w:pPr>
            <w:ins w:id="15255" w:author="Sean de Noronha | DRG" w:date="2026-09-29T16:58:00Z" w16du:dateUtc="2026-09-29T14:58:00Z">
              <w:r>
                <w:rPr>
                  <w:rFonts w:cs="Arial"/>
                  <w:sz w:val="13"/>
                  <w:szCs w:val="13"/>
                </w:rPr>
                <w:t>3</w:t>
              </w:r>
            </w:ins>
          </w:p>
        </w:tc>
        <w:tc>
          <w:tcPr>
            <w:tcW w:w="1920" w:type="dxa"/>
            <w:vAlign w:val="center"/>
          </w:tcPr>
          <w:p w14:paraId="5E0012BB" w14:textId="77777777" w:rsidR="00C60D85" w:rsidRDefault="00000000">
            <w:pPr>
              <w:spacing w:after="0"/>
              <w:rPr>
                <w:ins w:id="15256" w:author="Sean de Noronha | DRG" w:date="2026-09-29T16:58:00Z" w16du:dateUtc="2026-09-29T14:58:00Z"/>
                <w:rFonts w:cs="Arial"/>
                <w:sz w:val="13"/>
                <w:szCs w:val="13"/>
              </w:rPr>
            </w:pPr>
            <w:ins w:id="15257" w:author="Sean de Noronha | DRG" w:date="2026-09-29T16:58:00Z" w16du:dateUtc="2026-09-29T14:58:00Z">
              <w:r>
                <w:rPr>
                  <w:rFonts w:cs="Arial"/>
                  <w:sz w:val="13"/>
                  <w:szCs w:val="13"/>
                </w:rPr>
                <w:t>Ball valve, NPS 1</w:t>
              </w:r>
            </w:ins>
          </w:p>
        </w:tc>
        <w:tc>
          <w:tcPr>
            <w:tcW w:w="520" w:type="dxa"/>
            <w:vAlign w:val="center"/>
          </w:tcPr>
          <w:p w14:paraId="5E0012BC" w14:textId="77777777" w:rsidR="00C60D85" w:rsidRDefault="00000000">
            <w:pPr>
              <w:spacing w:after="0"/>
              <w:rPr>
                <w:ins w:id="15258" w:author="Sean de Noronha | DRG" w:date="2026-09-29T16:58:00Z" w16du:dateUtc="2026-09-29T14:58:00Z"/>
                <w:rFonts w:cs="Arial"/>
                <w:sz w:val="13"/>
                <w:szCs w:val="13"/>
              </w:rPr>
            </w:pPr>
            <w:ins w:id="15259"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BD" w14:textId="77777777" w:rsidR="00C60D85" w:rsidRDefault="00000000">
            <w:pPr>
              <w:spacing w:after="0"/>
              <w:rPr>
                <w:ins w:id="15260" w:author="Sean de Noronha | DRG" w:date="2026-09-29T16:58:00Z" w16du:dateUtc="2026-09-29T14:58:00Z"/>
                <w:rFonts w:cs="Arial"/>
                <w:sz w:val="13"/>
                <w:szCs w:val="13"/>
              </w:rPr>
            </w:pPr>
            <w:ins w:id="15261" w:author="Sean de Noronha | DRG" w:date="2026-09-29T16:58:00Z" w16du:dateUtc="2026-09-29T14:58:00Z">
              <w:r>
                <w:rPr>
                  <w:rFonts w:cs="Arial"/>
                  <w:sz w:val="13"/>
                  <w:szCs w:val="13"/>
                </w:rPr>
                <w:t>10,000</w:t>
              </w:r>
            </w:ins>
          </w:p>
        </w:tc>
        <w:tc>
          <w:tcPr>
            <w:tcW w:w="800" w:type="dxa"/>
            <w:vAlign w:val="center"/>
          </w:tcPr>
          <w:p w14:paraId="5E0012BE" w14:textId="77777777" w:rsidR="00C60D85" w:rsidRDefault="00000000">
            <w:pPr>
              <w:spacing w:after="0"/>
              <w:rPr>
                <w:ins w:id="15262" w:author="Sean de Noronha | DRG" w:date="2026-09-29T16:58:00Z" w16du:dateUtc="2026-09-29T14:58:00Z"/>
                <w:rFonts w:cs="Arial"/>
                <w:sz w:val="13"/>
                <w:szCs w:val="13"/>
              </w:rPr>
            </w:pPr>
            <w:ins w:id="15263" w:author="Sean de Noronha | DRG" w:date="2026-09-29T16:58:00Z" w16du:dateUtc="2026-09-29T14:58:00Z">
              <w:r>
                <w:rPr>
                  <w:rFonts w:cs="Arial"/>
                  <w:sz w:val="13"/>
                  <w:szCs w:val="13"/>
                </w:rPr>
                <w:t>–</w:t>
              </w:r>
            </w:ins>
          </w:p>
        </w:tc>
        <w:tc>
          <w:tcPr>
            <w:tcW w:w="880" w:type="dxa"/>
            <w:vAlign w:val="center"/>
          </w:tcPr>
          <w:p w14:paraId="5E0012BF" w14:textId="77777777" w:rsidR="00C60D85" w:rsidRDefault="00000000">
            <w:pPr>
              <w:spacing w:after="0"/>
              <w:rPr>
                <w:ins w:id="15264" w:author="Sean de Noronha | DRG" w:date="2026-09-29T16:58:00Z" w16du:dateUtc="2026-09-29T14:58:00Z"/>
                <w:rFonts w:cs="Arial"/>
                <w:sz w:val="13"/>
                <w:szCs w:val="13"/>
              </w:rPr>
            </w:pPr>
            <w:ins w:id="15265" w:author="Sean de Noronha | DRG" w:date="2026-09-29T16:58:00Z" w16du:dateUtc="2026-09-29T14:58:00Z">
              <w:r>
                <w:rPr>
                  <w:rFonts w:cs="Arial"/>
                  <w:sz w:val="13"/>
                  <w:szCs w:val="13"/>
                </w:rPr>
                <w:t>–</w:t>
              </w:r>
            </w:ins>
          </w:p>
        </w:tc>
        <w:tc>
          <w:tcPr>
            <w:tcW w:w="820" w:type="dxa"/>
            <w:vAlign w:val="center"/>
          </w:tcPr>
          <w:p w14:paraId="5E0012C0" w14:textId="77777777" w:rsidR="00C60D85" w:rsidRDefault="00000000">
            <w:pPr>
              <w:spacing w:after="0"/>
              <w:rPr>
                <w:ins w:id="15266" w:author="Sean de Noronha | DRG" w:date="2026-09-29T16:58:00Z" w16du:dateUtc="2026-09-29T14:58:00Z"/>
                <w:rFonts w:cs="Arial"/>
                <w:sz w:val="13"/>
                <w:szCs w:val="13"/>
              </w:rPr>
            </w:pPr>
            <w:ins w:id="15267" w:author="Sean de Noronha | DRG" w:date="2026-09-29T16:58:00Z" w16du:dateUtc="2026-09-29T14:58:00Z">
              <w:r>
                <w:rPr>
                  <w:rFonts w:cs="Arial"/>
                  <w:sz w:val="13"/>
                  <w:szCs w:val="13"/>
                </w:rPr>
                <w:t>–</w:t>
              </w:r>
            </w:ins>
          </w:p>
        </w:tc>
        <w:tc>
          <w:tcPr>
            <w:tcW w:w="1100" w:type="dxa"/>
            <w:vAlign w:val="center"/>
          </w:tcPr>
          <w:p w14:paraId="5E0012C1" w14:textId="77777777" w:rsidR="00C60D85" w:rsidRDefault="00000000">
            <w:pPr>
              <w:spacing w:after="0"/>
              <w:rPr>
                <w:ins w:id="15268" w:author="Sean de Noronha | DRG" w:date="2026-09-29T16:58:00Z" w16du:dateUtc="2026-09-29T14:58:00Z"/>
                <w:rFonts w:cs="Arial"/>
                <w:sz w:val="13"/>
                <w:szCs w:val="13"/>
              </w:rPr>
            </w:pPr>
            <w:ins w:id="15269" w:author="Sean de Noronha | DRG" w:date="2026-09-29T16:58:00Z" w16du:dateUtc="2026-09-29T14:58:00Z">
              <w:r>
                <w:rPr>
                  <w:rFonts w:cs="Arial"/>
                  <w:sz w:val="13"/>
                  <w:szCs w:val="13"/>
                </w:rPr>
                <w:t>185 (391)</w:t>
              </w:r>
            </w:ins>
          </w:p>
        </w:tc>
        <w:tc>
          <w:tcPr>
            <w:tcW w:w="700" w:type="dxa"/>
            <w:vAlign w:val="center"/>
          </w:tcPr>
          <w:p w14:paraId="5E0012C2" w14:textId="77777777" w:rsidR="00C60D85" w:rsidRDefault="00000000">
            <w:pPr>
              <w:spacing w:after="0"/>
              <w:rPr>
                <w:ins w:id="15270" w:author="Sean de Noronha | DRG" w:date="2026-09-29T16:58:00Z" w16du:dateUtc="2026-09-29T14:58:00Z"/>
                <w:rFonts w:cs="Arial"/>
                <w:sz w:val="13"/>
                <w:szCs w:val="13"/>
              </w:rPr>
            </w:pPr>
            <w:ins w:id="15271" w:author="Sean de Noronha | DRG" w:date="2026-09-29T16:58:00Z" w16du:dateUtc="2026-09-29T14:58:00Z">
              <w:r>
                <w:rPr>
                  <w:rFonts w:cs="Arial"/>
                  <w:sz w:val="13"/>
                  <w:szCs w:val="13"/>
                </w:rPr>
                <w:t>5.52</w:t>
              </w:r>
            </w:ins>
          </w:p>
        </w:tc>
      </w:tr>
      <w:tr w:rsidR="00C60D85" w14:paraId="3FE931ED" w14:textId="77777777">
        <w:trPr>
          <w:jc w:val="center"/>
          <w:ins w:id="15272" w:author="Sean de Noronha | DRG" w:date="2026-09-29T16:58:00Z"/>
        </w:trPr>
        <w:tc>
          <w:tcPr>
            <w:tcW w:w="560" w:type="dxa"/>
            <w:vAlign w:val="center"/>
          </w:tcPr>
          <w:p w14:paraId="5E0012C3" w14:textId="77777777" w:rsidR="00C60D85" w:rsidRDefault="00000000">
            <w:pPr>
              <w:spacing w:after="0"/>
              <w:rPr>
                <w:ins w:id="15273" w:author="Sean de Noronha | DRG" w:date="2026-09-29T16:58:00Z" w16du:dateUtc="2026-09-29T14:58:00Z"/>
                <w:rFonts w:cs="Arial"/>
                <w:sz w:val="13"/>
                <w:szCs w:val="13"/>
              </w:rPr>
            </w:pPr>
            <w:ins w:id="15274" w:author="Sean de Noronha | DRG" w:date="2026-09-29T16:58:00Z" w16du:dateUtc="2026-09-29T14:58:00Z">
              <w:r>
                <w:rPr>
                  <w:rFonts w:cs="Arial"/>
                  <w:sz w:val="13"/>
                  <w:szCs w:val="13"/>
                </w:rPr>
                <w:t>388</w:t>
              </w:r>
            </w:ins>
          </w:p>
        </w:tc>
        <w:tc>
          <w:tcPr>
            <w:tcW w:w="500" w:type="dxa"/>
            <w:vAlign w:val="center"/>
          </w:tcPr>
          <w:p w14:paraId="5E0012C4" w14:textId="77777777" w:rsidR="00C60D85" w:rsidRDefault="00000000">
            <w:pPr>
              <w:spacing w:after="0"/>
              <w:rPr>
                <w:ins w:id="15275" w:author="Sean de Noronha | DRG" w:date="2026-09-29T16:58:00Z" w16du:dateUtc="2026-09-29T14:58:00Z"/>
                <w:rFonts w:cs="Arial"/>
                <w:sz w:val="13"/>
                <w:szCs w:val="13"/>
              </w:rPr>
            </w:pPr>
            <w:ins w:id="15276" w:author="Sean de Noronha | DRG" w:date="2026-09-29T16:58:00Z" w16du:dateUtc="2026-09-29T14:58:00Z">
              <w:r>
                <w:rPr>
                  <w:rFonts w:cs="Arial"/>
                  <w:sz w:val="13"/>
                  <w:szCs w:val="13"/>
                </w:rPr>
                <w:t>T5</w:t>
              </w:r>
            </w:ins>
          </w:p>
        </w:tc>
        <w:tc>
          <w:tcPr>
            <w:tcW w:w="660" w:type="dxa"/>
            <w:vAlign w:val="center"/>
          </w:tcPr>
          <w:p w14:paraId="5E0012C5" w14:textId="77777777" w:rsidR="00C60D85" w:rsidRDefault="00000000">
            <w:pPr>
              <w:spacing w:after="0"/>
              <w:rPr>
                <w:ins w:id="15277" w:author="Sean de Noronha | DRG" w:date="2026-09-29T16:58:00Z" w16du:dateUtc="2026-09-29T14:58:00Z"/>
                <w:rFonts w:cs="Arial"/>
                <w:sz w:val="13"/>
                <w:szCs w:val="13"/>
              </w:rPr>
            </w:pPr>
            <w:ins w:id="15278" w:author="Sean de Noronha | DRG" w:date="2026-09-29T16:58:00Z" w16du:dateUtc="2026-09-29T14:58:00Z">
              <w:r>
                <w:rPr>
                  <w:rFonts w:cs="Arial"/>
                  <w:sz w:val="13"/>
                  <w:szCs w:val="13"/>
                </w:rPr>
                <w:t>3</w:t>
              </w:r>
            </w:ins>
          </w:p>
        </w:tc>
        <w:tc>
          <w:tcPr>
            <w:tcW w:w="1920" w:type="dxa"/>
            <w:vAlign w:val="center"/>
          </w:tcPr>
          <w:p w14:paraId="5E0012C6" w14:textId="77777777" w:rsidR="00C60D85" w:rsidRDefault="00000000">
            <w:pPr>
              <w:spacing w:after="0"/>
              <w:rPr>
                <w:ins w:id="15279" w:author="Sean de Noronha | DRG" w:date="2026-09-29T16:58:00Z" w16du:dateUtc="2026-09-29T14:58:00Z"/>
                <w:rFonts w:cs="Arial"/>
                <w:sz w:val="13"/>
                <w:szCs w:val="13"/>
              </w:rPr>
            </w:pPr>
            <w:ins w:id="15280" w:author="Sean de Noronha | DRG" w:date="2026-09-29T16:58:00Z" w16du:dateUtc="2026-09-29T14:58:00Z">
              <w:r>
                <w:rPr>
                  <w:rFonts w:cs="Arial"/>
                  <w:sz w:val="13"/>
                  <w:szCs w:val="13"/>
                </w:rPr>
                <w:t>Ball valve, NPS 1</w:t>
              </w:r>
            </w:ins>
          </w:p>
        </w:tc>
        <w:tc>
          <w:tcPr>
            <w:tcW w:w="520" w:type="dxa"/>
            <w:vAlign w:val="center"/>
          </w:tcPr>
          <w:p w14:paraId="5E0012C7" w14:textId="77777777" w:rsidR="00C60D85" w:rsidRDefault="00000000">
            <w:pPr>
              <w:spacing w:after="0"/>
              <w:rPr>
                <w:ins w:id="15281" w:author="Sean de Noronha | DRG" w:date="2026-09-29T16:58:00Z" w16du:dateUtc="2026-09-29T14:58:00Z"/>
                <w:rFonts w:cs="Arial"/>
                <w:sz w:val="13"/>
                <w:szCs w:val="13"/>
              </w:rPr>
            </w:pPr>
            <w:ins w:id="15282"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C8" w14:textId="77777777" w:rsidR="00C60D85" w:rsidRDefault="00000000">
            <w:pPr>
              <w:spacing w:after="0"/>
              <w:rPr>
                <w:ins w:id="15283" w:author="Sean de Noronha | DRG" w:date="2026-09-29T16:58:00Z" w16du:dateUtc="2026-09-29T14:58:00Z"/>
                <w:rFonts w:cs="Arial"/>
                <w:sz w:val="13"/>
                <w:szCs w:val="13"/>
              </w:rPr>
            </w:pPr>
            <w:ins w:id="15284" w:author="Sean de Noronha | DRG" w:date="2026-09-29T16:58:00Z" w16du:dateUtc="2026-09-29T14:58:00Z">
              <w:r>
                <w:rPr>
                  <w:rFonts w:cs="Arial"/>
                  <w:sz w:val="13"/>
                  <w:szCs w:val="13"/>
                </w:rPr>
                <w:t>20,000</w:t>
              </w:r>
            </w:ins>
          </w:p>
        </w:tc>
        <w:tc>
          <w:tcPr>
            <w:tcW w:w="800" w:type="dxa"/>
            <w:vAlign w:val="center"/>
          </w:tcPr>
          <w:p w14:paraId="5E0012C9" w14:textId="77777777" w:rsidR="00C60D85" w:rsidRDefault="00000000">
            <w:pPr>
              <w:spacing w:after="0"/>
              <w:rPr>
                <w:ins w:id="15285" w:author="Sean de Noronha | DRG" w:date="2026-09-29T16:58:00Z" w16du:dateUtc="2026-09-29T14:58:00Z"/>
                <w:rFonts w:cs="Arial"/>
                <w:sz w:val="13"/>
                <w:szCs w:val="13"/>
              </w:rPr>
            </w:pPr>
            <w:ins w:id="15286" w:author="Sean de Noronha | DRG" w:date="2026-09-29T16:58:00Z" w16du:dateUtc="2026-09-29T14:58:00Z">
              <w:r>
                <w:rPr>
                  <w:rFonts w:cs="Arial"/>
                  <w:sz w:val="13"/>
                  <w:szCs w:val="13"/>
                </w:rPr>
                <w:t>–</w:t>
              </w:r>
            </w:ins>
          </w:p>
        </w:tc>
        <w:tc>
          <w:tcPr>
            <w:tcW w:w="880" w:type="dxa"/>
            <w:vAlign w:val="center"/>
          </w:tcPr>
          <w:p w14:paraId="5E0012CA" w14:textId="77777777" w:rsidR="00C60D85" w:rsidRDefault="00000000">
            <w:pPr>
              <w:spacing w:after="0"/>
              <w:rPr>
                <w:ins w:id="15287" w:author="Sean de Noronha | DRG" w:date="2026-09-29T16:58:00Z" w16du:dateUtc="2026-09-29T14:58:00Z"/>
                <w:rFonts w:cs="Arial"/>
                <w:sz w:val="13"/>
                <w:szCs w:val="13"/>
              </w:rPr>
            </w:pPr>
            <w:ins w:id="15288" w:author="Sean de Noronha | DRG" w:date="2026-09-29T16:58:00Z" w16du:dateUtc="2026-09-29T14:58:00Z">
              <w:r>
                <w:rPr>
                  <w:rFonts w:cs="Arial"/>
                  <w:sz w:val="13"/>
                  <w:szCs w:val="13"/>
                </w:rPr>
                <w:t>–</w:t>
              </w:r>
            </w:ins>
          </w:p>
        </w:tc>
        <w:tc>
          <w:tcPr>
            <w:tcW w:w="820" w:type="dxa"/>
            <w:vAlign w:val="center"/>
          </w:tcPr>
          <w:p w14:paraId="5E0012CB" w14:textId="77777777" w:rsidR="00C60D85" w:rsidRDefault="00000000">
            <w:pPr>
              <w:spacing w:after="0"/>
              <w:rPr>
                <w:ins w:id="15289" w:author="Sean de Noronha | DRG" w:date="2026-09-29T16:58:00Z" w16du:dateUtc="2026-09-29T14:58:00Z"/>
                <w:rFonts w:cs="Arial"/>
                <w:sz w:val="13"/>
                <w:szCs w:val="13"/>
              </w:rPr>
            </w:pPr>
            <w:ins w:id="15290" w:author="Sean de Noronha | DRG" w:date="2026-09-29T16:58:00Z" w16du:dateUtc="2026-09-29T14:58:00Z">
              <w:r>
                <w:rPr>
                  <w:rFonts w:cs="Arial"/>
                  <w:sz w:val="13"/>
                  <w:szCs w:val="13"/>
                </w:rPr>
                <w:t>–</w:t>
              </w:r>
            </w:ins>
          </w:p>
        </w:tc>
        <w:tc>
          <w:tcPr>
            <w:tcW w:w="1100" w:type="dxa"/>
            <w:vAlign w:val="center"/>
          </w:tcPr>
          <w:p w14:paraId="5E0012CC" w14:textId="77777777" w:rsidR="00C60D85" w:rsidRDefault="00000000">
            <w:pPr>
              <w:spacing w:after="0"/>
              <w:rPr>
                <w:ins w:id="15291" w:author="Sean de Noronha | DRG" w:date="2026-09-29T16:58:00Z" w16du:dateUtc="2026-09-29T14:58:00Z"/>
                <w:rFonts w:cs="Arial"/>
                <w:sz w:val="13"/>
                <w:szCs w:val="13"/>
              </w:rPr>
            </w:pPr>
            <w:ins w:id="15292" w:author="Sean de Noronha | DRG" w:date="2026-09-29T16:58:00Z" w16du:dateUtc="2026-09-29T14:58:00Z">
              <w:r>
                <w:rPr>
                  <w:rFonts w:cs="Arial"/>
                  <w:sz w:val="13"/>
                  <w:szCs w:val="13"/>
                </w:rPr>
                <w:t>369 (783)</w:t>
              </w:r>
            </w:ins>
          </w:p>
        </w:tc>
        <w:tc>
          <w:tcPr>
            <w:tcW w:w="700" w:type="dxa"/>
            <w:vAlign w:val="center"/>
          </w:tcPr>
          <w:p w14:paraId="5E0012CD" w14:textId="77777777" w:rsidR="00C60D85" w:rsidRDefault="00000000">
            <w:pPr>
              <w:spacing w:after="0"/>
              <w:rPr>
                <w:ins w:id="15293" w:author="Sean de Noronha | DRG" w:date="2026-09-29T16:58:00Z" w16du:dateUtc="2026-09-29T14:58:00Z"/>
                <w:rFonts w:cs="Arial"/>
                <w:sz w:val="13"/>
                <w:szCs w:val="13"/>
              </w:rPr>
            </w:pPr>
            <w:ins w:id="15294" w:author="Sean de Noronha | DRG" w:date="2026-09-29T16:58:00Z" w16du:dateUtc="2026-09-29T14:58:00Z">
              <w:r>
                <w:rPr>
                  <w:rFonts w:cs="Arial"/>
                  <w:sz w:val="13"/>
                  <w:szCs w:val="13"/>
                </w:rPr>
                <w:t>11.0</w:t>
              </w:r>
            </w:ins>
          </w:p>
        </w:tc>
      </w:tr>
      <w:tr w:rsidR="00C60D85" w14:paraId="702D1B93" w14:textId="77777777">
        <w:trPr>
          <w:jc w:val="center"/>
          <w:ins w:id="15295" w:author="Sean de Noronha | DRG" w:date="2026-09-29T16:58:00Z"/>
        </w:trPr>
        <w:tc>
          <w:tcPr>
            <w:tcW w:w="560" w:type="dxa"/>
            <w:vAlign w:val="center"/>
          </w:tcPr>
          <w:p w14:paraId="5E0012CE" w14:textId="77777777" w:rsidR="00C60D85" w:rsidRDefault="00000000">
            <w:pPr>
              <w:spacing w:after="0"/>
              <w:rPr>
                <w:ins w:id="15296" w:author="Sean de Noronha | DRG" w:date="2026-09-29T16:58:00Z" w16du:dateUtc="2026-09-29T14:58:00Z"/>
                <w:rFonts w:cs="Arial"/>
                <w:sz w:val="13"/>
                <w:szCs w:val="13"/>
              </w:rPr>
            </w:pPr>
            <w:ins w:id="15297" w:author="Sean de Noronha | DRG" w:date="2026-09-29T16:58:00Z" w16du:dateUtc="2026-09-29T14:58:00Z">
              <w:r>
                <w:rPr>
                  <w:rFonts w:cs="Arial"/>
                  <w:sz w:val="13"/>
                  <w:szCs w:val="13"/>
                </w:rPr>
                <w:t>389</w:t>
              </w:r>
            </w:ins>
          </w:p>
        </w:tc>
        <w:tc>
          <w:tcPr>
            <w:tcW w:w="500" w:type="dxa"/>
            <w:vAlign w:val="center"/>
          </w:tcPr>
          <w:p w14:paraId="5E0012CF" w14:textId="77777777" w:rsidR="00C60D85" w:rsidRDefault="00000000">
            <w:pPr>
              <w:spacing w:after="0"/>
              <w:rPr>
                <w:ins w:id="15298" w:author="Sean de Noronha | DRG" w:date="2026-09-29T16:58:00Z" w16du:dateUtc="2026-09-29T14:58:00Z"/>
                <w:rFonts w:cs="Arial"/>
                <w:sz w:val="13"/>
                <w:szCs w:val="13"/>
              </w:rPr>
            </w:pPr>
            <w:ins w:id="15299" w:author="Sean de Noronha | DRG" w:date="2026-09-29T16:58:00Z" w16du:dateUtc="2026-09-29T14:58:00Z">
              <w:r>
                <w:rPr>
                  <w:rFonts w:cs="Arial"/>
                  <w:sz w:val="13"/>
                  <w:szCs w:val="13"/>
                </w:rPr>
                <w:t>T5</w:t>
              </w:r>
            </w:ins>
          </w:p>
        </w:tc>
        <w:tc>
          <w:tcPr>
            <w:tcW w:w="660" w:type="dxa"/>
            <w:vAlign w:val="center"/>
          </w:tcPr>
          <w:p w14:paraId="5E0012D0" w14:textId="77777777" w:rsidR="00C60D85" w:rsidRDefault="00000000">
            <w:pPr>
              <w:spacing w:after="0"/>
              <w:rPr>
                <w:ins w:id="15300" w:author="Sean de Noronha | DRG" w:date="2026-09-29T16:58:00Z" w16du:dateUtc="2026-09-29T14:58:00Z"/>
                <w:rFonts w:cs="Arial"/>
                <w:sz w:val="13"/>
                <w:szCs w:val="13"/>
              </w:rPr>
            </w:pPr>
            <w:ins w:id="15301" w:author="Sean de Noronha | DRG" w:date="2026-09-29T16:58:00Z" w16du:dateUtc="2026-09-29T14:58:00Z">
              <w:r>
                <w:rPr>
                  <w:rFonts w:cs="Arial"/>
                  <w:sz w:val="13"/>
                  <w:szCs w:val="13"/>
                </w:rPr>
                <w:t>3</w:t>
              </w:r>
            </w:ins>
          </w:p>
        </w:tc>
        <w:tc>
          <w:tcPr>
            <w:tcW w:w="1920" w:type="dxa"/>
            <w:vAlign w:val="center"/>
          </w:tcPr>
          <w:p w14:paraId="5E0012D1" w14:textId="77777777" w:rsidR="00C60D85" w:rsidRDefault="00000000">
            <w:pPr>
              <w:spacing w:after="0"/>
              <w:rPr>
                <w:ins w:id="15302" w:author="Sean de Noronha | DRG" w:date="2026-09-29T16:58:00Z" w16du:dateUtc="2026-09-29T14:58:00Z"/>
                <w:rFonts w:cs="Arial"/>
                <w:sz w:val="13"/>
                <w:szCs w:val="13"/>
              </w:rPr>
            </w:pPr>
            <w:ins w:id="15303" w:author="Sean de Noronha | DRG" w:date="2026-09-29T16:58:00Z" w16du:dateUtc="2026-09-29T14:58:00Z">
              <w:r>
                <w:rPr>
                  <w:rFonts w:cs="Arial"/>
                  <w:sz w:val="13"/>
                  <w:szCs w:val="13"/>
                </w:rPr>
                <w:t>End fittings, EHD 13</w:t>
              </w:r>
            </w:ins>
          </w:p>
        </w:tc>
        <w:tc>
          <w:tcPr>
            <w:tcW w:w="520" w:type="dxa"/>
            <w:vAlign w:val="center"/>
          </w:tcPr>
          <w:p w14:paraId="5E0012D2" w14:textId="77777777" w:rsidR="00C60D85" w:rsidRDefault="00000000">
            <w:pPr>
              <w:spacing w:after="0"/>
              <w:rPr>
                <w:ins w:id="15304" w:author="Sean de Noronha | DRG" w:date="2026-09-29T16:58:00Z" w16du:dateUtc="2026-09-29T14:58:00Z"/>
                <w:rFonts w:cs="Arial"/>
                <w:sz w:val="13"/>
                <w:szCs w:val="13"/>
              </w:rPr>
            </w:pPr>
            <w:ins w:id="15305" w:author="Sean de Noronha | DRG" w:date="2026-09-29T16:58:00Z" w16du:dateUtc="2026-09-29T14:58:00Z">
              <w:r>
                <w:rPr>
                  <w:rFonts w:cs="Arial"/>
                  <w:sz w:val="13"/>
                  <w:szCs w:val="13"/>
                </w:rPr>
                <w:t>He</w:t>
              </w:r>
            </w:ins>
          </w:p>
        </w:tc>
        <w:tc>
          <w:tcPr>
            <w:tcW w:w="900" w:type="dxa"/>
            <w:vAlign w:val="center"/>
          </w:tcPr>
          <w:p w14:paraId="5E0012D3" w14:textId="77777777" w:rsidR="00C60D85" w:rsidRDefault="00000000">
            <w:pPr>
              <w:spacing w:after="0"/>
              <w:rPr>
                <w:ins w:id="15306" w:author="Sean de Noronha | DRG" w:date="2026-09-29T16:58:00Z" w16du:dateUtc="2026-09-29T14:58:00Z"/>
                <w:rFonts w:cs="Arial"/>
                <w:sz w:val="13"/>
                <w:szCs w:val="13"/>
              </w:rPr>
            </w:pPr>
            <w:ins w:id="15307" w:author="Sean de Noronha | DRG" w:date="2026-09-29T16:58:00Z" w16du:dateUtc="2026-09-29T14:58:00Z">
              <w:r>
                <w:rPr>
                  <w:rFonts w:cs="Arial"/>
                  <w:sz w:val="13"/>
                  <w:szCs w:val="13"/>
                </w:rPr>
                <w:t>1,000</w:t>
              </w:r>
            </w:ins>
          </w:p>
        </w:tc>
        <w:tc>
          <w:tcPr>
            <w:tcW w:w="800" w:type="dxa"/>
            <w:vAlign w:val="center"/>
          </w:tcPr>
          <w:p w14:paraId="5E0012D4" w14:textId="77777777" w:rsidR="00C60D85" w:rsidRDefault="00000000">
            <w:pPr>
              <w:spacing w:after="0"/>
              <w:rPr>
                <w:ins w:id="15308" w:author="Sean de Noronha | DRG" w:date="2026-09-29T16:58:00Z" w16du:dateUtc="2026-09-29T14:58:00Z"/>
                <w:rFonts w:cs="Arial"/>
                <w:sz w:val="13"/>
                <w:szCs w:val="13"/>
              </w:rPr>
            </w:pPr>
            <w:ins w:id="15309" w:author="Sean de Noronha | DRG" w:date="2026-09-29T16:58:00Z" w16du:dateUtc="2026-09-29T14:58:00Z">
              <w:r>
                <w:rPr>
                  <w:rFonts w:cs="Arial"/>
                  <w:sz w:val="13"/>
                  <w:szCs w:val="13"/>
                </w:rPr>
                <w:t>–</w:t>
              </w:r>
            </w:ins>
          </w:p>
        </w:tc>
        <w:tc>
          <w:tcPr>
            <w:tcW w:w="880" w:type="dxa"/>
            <w:vAlign w:val="center"/>
          </w:tcPr>
          <w:p w14:paraId="5E0012D5" w14:textId="77777777" w:rsidR="00C60D85" w:rsidRDefault="00000000">
            <w:pPr>
              <w:spacing w:after="0"/>
              <w:rPr>
                <w:ins w:id="15310" w:author="Sean de Noronha | DRG" w:date="2026-09-29T16:58:00Z" w16du:dateUtc="2026-09-29T14:58:00Z"/>
                <w:rFonts w:cs="Arial"/>
                <w:sz w:val="13"/>
                <w:szCs w:val="13"/>
              </w:rPr>
            </w:pPr>
            <w:ins w:id="15311" w:author="Sean de Noronha | DRG" w:date="2026-09-29T16:58:00Z" w16du:dateUtc="2026-09-29T14:58:00Z">
              <w:r>
                <w:rPr>
                  <w:rFonts w:cs="Arial"/>
                  <w:sz w:val="13"/>
                  <w:szCs w:val="13"/>
                </w:rPr>
                <w:t>–</w:t>
              </w:r>
            </w:ins>
          </w:p>
        </w:tc>
        <w:tc>
          <w:tcPr>
            <w:tcW w:w="820" w:type="dxa"/>
            <w:vAlign w:val="center"/>
          </w:tcPr>
          <w:p w14:paraId="5E0012D6" w14:textId="77777777" w:rsidR="00C60D85" w:rsidRDefault="00000000">
            <w:pPr>
              <w:spacing w:after="0"/>
              <w:rPr>
                <w:ins w:id="15312" w:author="Sean de Noronha | DRG" w:date="2026-09-29T16:58:00Z" w16du:dateUtc="2026-09-29T14:58:00Z"/>
                <w:rFonts w:cs="Arial"/>
                <w:sz w:val="13"/>
                <w:szCs w:val="13"/>
              </w:rPr>
            </w:pPr>
            <w:ins w:id="15313" w:author="Sean de Noronha | DRG" w:date="2026-09-29T16:58:00Z" w16du:dateUtc="2026-09-29T14:58:00Z">
              <w:r>
                <w:rPr>
                  <w:rFonts w:cs="Arial"/>
                  <w:sz w:val="13"/>
                  <w:szCs w:val="13"/>
                </w:rPr>
                <w:t>–</w:t>
              </w:r>
            </w:ins>
          </w:p>
        </w:tc>
        <w:tc>
          <w:tcPr>
            <w:tcW w:w="1100" w:type="dxa"/>
            <w:vAlign w:val="center"/>
          </w:tcPr>
          <w:p w14:paraId="5E0012D7" w14:textId="77777777" w:rsidR="00C60D85" w:rsidRDefault="00000000">
            <w:pPr>
              <w:spacing w:after="0"/>
              <w:rPr>
                <w:ins w:id="15314" w:author="Sean de Noronha | DRG" w:date="2026-09-29T16:58:00Z" w16du:dateUtc="2026-09-29T14:58:00Z"/>
                <w:rFonts w:cs="Arial"/>
                <w:sz w:val="13"/>
                <w:szCs w:val="13"/>
              </w:rPr>
            </w:pPr>
            <w:ins w:id="15315" w:author="Sean de Noronha | DRG" w:date="2026-09-29T16:58:00Z" w16du:dateUtc="2026-09-29T14:58:00Z">
              <w:r>
                <w:rPr>
                  <w:rFonts w:cs="Arial"/>
                  <w:sz w:val="13"/>
                  <w:szCs w:val="13"/>
                </w:rPr>
                <w:t>62.2 (132)</w:t>
              </w:r>
            </w:ins>
          </w:p>
        </w:tc>
        <w:tc>
          <w:tcPr>
            <w:tcW w:w="700" w:type="dxa"/>
            <w:vAlign w:val="center"/>
          </w:tcPr>
          <w:p w14:paraId="5E0012D8" w14:textId="77777777" w:rsidR="00C60D85" w:rsidRDefault="00000000">
            <w:pPr>
              <w:spacing w:after="0"/>
              <w:rPr>
                <w:ins w:id="15316" w:author="Sean de Noronha | DRG" w:date="2026-09-29T16:58:00Z" w16du:dateUtc="2026-09-29T14:58:00Z"/>
                <w:rFonts w:cs="Arial"/>
                <w:sz w:val="13"/>
                <w:szCs w:val="13"/>
              </w:rPr>
            </w:pPr>
            <w:ins w:id="15317" w:author="Sean de Noronha | DRG" w:date="2026-09-29T16:58:00Z" w16du:dateUtc="2026-09-29T14:58:00Z">
              <w:r>
                <w:rPr>
                  <w:rFonts w:cs="Arial"/>
                  <w:sz w:val="13"/>
                  <w:szCs w:val="13"/>
                </w:rPr>
                <w:t>9.99</w:t>
              </w:r>
            </w:ins>
          </w:p>
        </w:tc>
      </w:tr>
      <w:tr w:rsidR="00C60D85" w14:paraId="0D87C560" w14:textId="77777777">
        <w:trPr>
          <w:jc w:val="center"/>
          <w:ins w:id="15318" w:author="Sean de Noronha | DRG" w:date="2026-09-29T16:58:00Z"/>
        </w:trPr>
        <w:tc>
          <w:tcPr>
            <w:tcW w:w="560" w:type="dxa"/>
            <w:vAlign w:val="center"/>
          </w:tcPr>
          <w:p w14:paraId="5E0012D9" w14:textId="77777777" w:rsidR="00C60D85" w:rsidRDefault="00000000">
            <w:pPr>
              <w:spacing w:after="0"/>
              <w:rPr>
                <w:ins w:id="15319" w:author="Sean de Noronha | DRG" w:date="2026-09-29T16:58:00Z" w16du:dateUtc="2026-09-29T14:58:00Z"/>
                <w:rFonts w:cs="Arial"/>
                <w:sz w:val="13"/>
                <w:szCs w:val="13"/>
              </w:rPr>
            </w:pPr>
            <w:ins w:id="15320" w:author="Sean de Noronha | DRG" w:date="2026-09-29T16:58:00Z" w16du:dateUtc="2026-09-29T14:58:00Z">
              <w:r>
                <w:rPr>
                  <w:rFonts w:cs="Arial"/>
                  <w:sz w:val="13"/>
                  <w:szCs w:val="13"/>
                </w:rPr>
                <w:t>390</w:t>
              </w:r>
            </w:ins>
          </w:p>
        </w:tc>
        <w:tc>
          <w:tcPr>
            <w:tcW w:w="500" w:type="dxa"/>
            <w:vAlign w:val="center"/>
          </w:tcPr>
          <w:p w14:paraId="5E0012DA" w14:textId="77777777" w:rsidR="00C60D85" w:rsidRDefault="00000000">
            <w:pPr>
              <w:spacing w:after="0"/>
              <w:rPr>
                <w:ins w:id="15321" w:author="Sean de Noronha | DRG" w:date="2026-09-29T16:58:00Z" w16du:dateUtc="2026-09-29T14:58:00Z"/>
                <w:rFonts w:cs="Arial"/>
                <w:sz w:val="13"/>
                <w:szCs w:val="13"/>
              </w:rPr>
            </w:pPr>
            <w:ins w:id="15322" w:author="Sean de Noronha | DRG" w:date="2026-09-29T16:58:00Z" w16du:dateUtc="2026-09-29T14:58:00Z">
              <w:r>
                <w:rPr>
                  <w:rFonts w:cs="Arial"/>
                  <w:sz w:val="13"/>
                  <w:szCs w:val="13"/>
                </w:rPr>
                <w:t>T5</w:t>
              </w:r>
            </w:ins>
          </w:p>
        </w:tc>
        <w:tc>
          <w:tcPr>
            <w:tcW w:w="660" w:type="dxa"/>
            <w:vAlign w:val="center"/>
          </w:tcPr>
          <w:p w14:paraId="5E0012DB" w14:textId="77777777" w:rsidR="00C60D85" w:rsidRDefault="00000000">
            <w:pPr>
              <w:spacing w:after="0"/>
              <w:rPr>
                <w:ins w:id="15323" w:author="Sean de Noronha | DRG" w:date="2026-09-29T16:58:00Z" w16du:dateUtc="2026-09-29T14:58:00Z"/>
                <w:rFonts w:cs="Arial"/>
                <w:sz w:val="13"/>
                <w:szCs w:val="13"/>
              </w:rPr>
            </w:pPr>
            <w:ins w:id="15324" w:author="Sean de Noronha | DRG" w:date="2026-09-29T16:58:00Z" w16du:dateUtc="2026-09-29T14:58:00Z">
              <w:r>
                <w:rPr>
                  <w:rFonts w:cs="Arial"/>
                  <w:sz w:val="13"/>
                  <w:szCs w:val="13"/>
                </w:rPr>
                <w:t>3</w:t>
              </w:r>
            </w:ins>
          </w:p>
        </w:tc>
        <w:tc>
          <w:tcPr>
            <w:tcW w:w="1920" w:type="dxa"/>
            <w:vAlign w:val="center"/>
          </w:tcPr>
          <w:p w14:paraId="5E0012DC" w14:textId="77777777" w:rsidR="00C60D85" w:rsidRDefault="00000000">
            <w:pPr>
              <w:spacing w:after="0"/>
              <w:rPr>
                <w:ins w:id="15325" w:author="Sean de Noronha | DRG" w:date="2026-09-29T16:58:00Z" w16du:dateUtc="2026-09-29T14:58:00Z"/>
                <w:rFonts w:cs="Arial"/>
                <w:sz w:val="13"/>
                <w:szCs w:val="13"/>
              </w:rPr>
            </w:pPr>
            <w:ins w:id="15326" w:author="Sean de Noronha | DRG" w:date="2026-09-29T16:58:00Z" w16du:dateUtc="2026-09-29T14:58:00Z">
              <w:r>
                <w:rPr>
                  <w:rFonts w:cs="Arial"/>
                  <w:sz w:val="13"/>
                  <w:szCs w:val="13"/>
                </w:rPr>
                <w:t>End fittings, EHD 13</w:t>
              </w:r>
            </w:ins>
          </w:p>
        </w:tc>
        <w:tc>
          <w:tcPr>
            <w:tcW w:w="520" w:type="dxa"/>
            <w:vAlign w:val="center"/>
          </w:tcPr>
          <w:p w14:paraId="5E0012DD" w14:textId="77777777" w:rsidR="00C60D85" w:rsidRDefault="00000000">
            <w:pPr>
              <w:spacing w:after="0"/>
              <w:rPr>
                <w:ins w:id="15327" w:author="Sean de Noronha | DRG" w:date="2026-09-29T16:58:00Z" w16du:dateUtc="2026-09-29T14:58:00Z"/>
                <w:rFonts w:cs="Arial"/>
                <w:sz w:val="13"/>
                <w:szCs w:val="13"/>
              </w:rPr>
            </w:pPr>
            <w:ins w:id="15328" w:author="Sean de Noronha | DRG" w:date="2026-09-29T16:58:00Z" w16du:dateUtc="2026-09-29T14:58:00Z">
              <w:r>
                <w:rPr>
                  <w:rFonts w:cs="Arial"/>
                  <w:sz w:val="13"/>
                  <w:szCs w:val="13"/>
                </w:rPr>
                <w:t>He</w:t>
              </w:r>
            </w:ins>
          </w:p>
        </w:tc>
        <w:tc>
          <w:tcPr>
            <w:tcW w:w="900" w:type="dxa"/>
            <w:vAlign w:val="center"/>
          </w:tcPr>
          <w:p w14:paraId="5E0012DE" w14:textId="77777777" w:rsidR="00C60D85" w:rsidRDefault="00000000">
            <w:pPr>
              <w:spacing w:after="0"/>
              <w:rPr>
                <w:ins w:id="15329" w:author="Sean de Noronha | DRG" w:date="2026-09-29T16:58:00Z" w16du:dateUtc="2026-09-29T14:58:00Z"/>
                <w:rFonts w:cs="Arial"/>
                <w:sz w:val="13"/>
                <w:szCs w:val="13"/>
              </w:rPr>
            </w:pPr>
            <w:ins w:id="15330" w:author="Sean de Noronha | DRG" w:date="2026-09-29T16:58:00Z" w16du:dateUtc="2026-09-29T14:58:00Z">
              <w:r>
                <w:rPr>
                  <w:rFonts w:cs="Arial"/>
                  <w:sz w:val="13"/>
                  <w:szCs w:val="13"/>
                </w:rPr>
                <w:t>3,000</w:t>
              </w:r>
            </w:ins>
          </w:p>
        </w:tc>
        <w:tc>
          <w:tcPr>
            <w:tcW w:w="800" w:type="dxa"/>
            <w:vAlign w:val="center"/>
          </w:tcPr>
          <w:p w14:paraId="5E0012DF" w14:textId="77777777" w:rsidR="00C60D85" w:rsidRDefault="00000000">
            <w:pPr>
              <w:spacing w:after="0"/>
              <w:rPr>
                <w:ins w:id="15331" w:author="Sean de Noronha | DRG" w:date="2026-09-29T16:58:00Z" w16du:dateUtc="2026-09-29T14:58:00Z"/>
                <w:rFonts w:cs="Arial"/>
                <w:sz w:val="13"/>
                <w:szCs w:val="13"/>
              </w:rPr>
            </w:pPr>
            <w:ins w:id="15332" w:author="Sean de Noronha | DRG" w:date="2026-09-29T16:58:00Z" w16du:dateUtc="2026-09-29T14:58:00Z">
              <w:r>
                <w:rPr>
                  <w:rFonts w:cs="Arial"/>
                  <w:sz w:val="13"/>
                  <w:szCs w:val="13"/>
                </w:rPr>
                <w:t>–</w:t>
              </w:r>
            </w:ins>
          </w:p>
        </w:tc>
        <w:tc>
          <w:tcPr>
            <w:tcW w:w="880" w:type="dxa"/>
            <w:vAlign w:val="center"/>
          </w:tcPr>
          <w:p w14:paraId="5E0012E0" w14:textId="77777777" w:rsidR="00C60D85" w:rsidRDefault="00000000">
            <w:pPr>
              <w:spacing w:after="0"/>
              <w:rPr>
                <w:ins w:id="15333" w:author="Sean de Noronha | DRG" w:date="2026-09-29T16:58:00Z" w16du:dateUtc="2026-09-29T14:58:00Z"/>
                <w:rFonts w:cs="Arial"/>
                <w:sz w:val="13"/>
                <w:szCs w:val="13"/>
              </w:rPr>
            </w:pPr>
            <w:ins w:id="15334" w:author="Sean de Noronha | DRG" w:date="2026-09-29T16:58:00Z" w16du:dateUtc="2026-09-29T14:58:00Z">
              <w:r>
                <w:rPr>
                  <w:rFonts w:cs="Arial"/>
                  <w:sz w:val="13"/>
                  <w:szCs w:val="13"/>
                </w:rPr>
                <w:t>–</w:t>
              </w:r>
            </w:ins>
          </w:p>
        </w:tc>
        <w:tc>
          <w:tcPr>
            <w:tcW w:w="820" w:type="dxa"/>
            <w:vAlign w:val="center"/>
          </w:tcPr>
          <w:p w14:paraId="5E0012E1" w14:textId="77777777" w:rsidR="00C60D85" w:rsidRDefault="00000000">
            <w:pPr>
              <w:spacing w:after="0"/>
              <w:rPr>
                <w:ins w:id="15335" w:author="Sean de Noronha | DRG" w:date="2026-09-29T16:58:00Z" w16du:dateUtc="2026-09-29T14:58:00Z"/>
                <w:rFonts w:cs="Arial"/>
                <w:sz w:val="13"/>
                <w:szCs w:val="13"/>
              </w:rPr>
            </w:pPr>
            <w:ins w:id="15336" w:author="Sean de Noronha | DRG" w:date="2026-09-29T16:58:00Z" w16du:dateUtc="2026-09-29T14:58:00Z">
              <w:r>
                <w:rPr>
                  <w:rFonts w:cs="Arial"/>
                  <w:sz w:val="13"/>
                  <w:szCs w:val="13"/>
                </w:rPr>
                <w:t>–</w:t>
              </w:r>
            </w:ins>
          </w:p>
        </w:tc>
        <w:tc>
          <w:tcPr>
            <w:tcW w:w="1100" w:type="dxa"/>
            <w:vAlign w:val="center"/>
          </w:tcPr>
          <w:p w14:paraId="5E0012E2" w14:textId="77777777" w:rsidR="00C60D85" w:rsidRDefault="00000000">
            <w:pPr>
              <w:spacing w:after="0"/>
              <w:rPr>
                <w:ins w:id="15337" w:author="Sean de Noronha | DRG" w:date="2026-09-29T16:58:00Z" w16du:dateUtc="2026-09-29T14:58:00Z"/>
                <w:rFonts w:cs="Arial"/>
                <w:sz w:val="13"/>
                <w:szCs w:val="13"/>
              </w:rPr>
            </w:pPr>
            <w:ins w:id="15338" w:author="Sean de Noronha | DRG" w:date="2026-09-29T16:58:00Z" w16du:dateUtc="2026-09-29T14:58:00Z">
              <w:r>
                <w:rPr>
                  <w:rFonts w:cs="Arial"/>
                  <w:sz w:val="13"/>
                  <w:szCs w:val="13"/>
                </w:rPr>
                <w:t>186 (395)</w:t>
              </w:r>
            </w:ins>
          </w:p>
        </w:tc>
        <w:tc>
          <w:tcPr>
            <w:tcW w:w="700" w:type="dxa"/>
            <w:vAlign w:val="center"/>
          </w:tcPr>
          <w:p w14:paraId="5E0012E3" w14:textId="77777777" w:rsidR="00C60D85" w:rsidRDefault="00000000">
            <w:pPr>
              <w:spacing w:after="0"/>
              <w:rPr>
                <w:ins w:id="15339" w:author="Sean de Noronha | DRG" w:date="2026-09-29T16:58:00Z" w16du:dateUtc="2026-09-29T14:58:00Z"/>
                <w:rFonts w:cs="Arial"/>
                <w:sz w:val="13"/>
                <w:szCs w:val="13"/>
              </w:rPr>
            </w:pPr>
            <w:ins w:id="15340" w:author="Sean de Noronha | DRG" w:date="2026-09-29T16:58:00Z" w16du:dateUtc="2026-09-29T14:58:00Z">
              <w:r>
                <w:rPr>
                  <w:rFonts w:cs="Arial"/>
                  <w:sz w:val="13"/>
                  <w:szCs w:val="13"/>
                </w:rPr>
                <w:t>30.0</w:t>
              </w:r>
            </w:ins>
          </w:p>
        </w:tc>
      </w:tr>
      <w:tr w:rsidR="00C60D85" w14:paraId="2CABA7CD" w14:textId="77777777">
        <w:trPr>
          <w:jc w:val="center"/>
          <w:ins w:id="15341" w:author="Sean de Noronha | DRG" w:date="2026-09-29T16:58:00Z"/>
        </w:trPr>
        <w:tc>
          <w:tcPr>
            <w:tcW w:w="560" w:type="dxa"/>
            <w:vAlign w:val="center"/>
          </w:tcPr>
          <w:p w14:paraId="5E0012E4" w14:textId="77777777" w:rsidR="00C60D85" w:rsidRDefault="00000000">
            <w:pPr>
              <w:spacing w:after="0"/>
              <w:rPr>
                <w:ins w:id="15342" w:author="Sean de Noronha | DRG" w:date="2026-09-29T16:58:00Z" w16du:dateUtc="2026-09-29T14:58:00Z"/>
                <w:rFonts w:cs="Arial"/>
                <w:sz w:val="13"/>
                <w:szCs w:val="13"/>
              </w:rPr>
            </w:pPr>
            <w:ins w:id="15343" w:author="Sean de Noronha | DRG" w:date="2026-09-29T16:58:00Z" w16du:dateUtc="2026-09-29T14:58:00Z">
              <w:r>
                <w:rPr>
                  <w:rFonts w:cs="Arial"/>
                  <w:sz w:val="13"/>
                  <w:szCs w:val="13"/>
                </w:rPr>
                <w:t>391</w:t>
              </w:r>
            </w:ins>
          </w:p>
        </w:tc>
        <w:tc>
          <w:tcPr>
            <w:tcW w:w="500" w:type="dxa"/>
            <w:vAlign w:val="center"/>
          </w:tcPr>
          <w:p w14:paraId="5E0012E5" w14:textId="77777777" w:rsidR="00C60D85" w:rsidRDefault="00000000">
            <w:pPr>
              <w:spacing w:after="0"/>
              <w:rPr>
                <w:ins w:id="15344" w:author="Sean de Noronha | DRG" w:date="2026-09-29T16:58:00Z" w16du:dateUtc="2026-09-29T14:58:00Z"/>
                <w:rFonts w:cs="Arial"/>
                <w:sz w:val="13"/>
                <w:szCs w:val="13"/>
              </w:rPr>
            </w:pPr>
            <w:ins w:id="15345" w:author="Sean de Noronha | DRG" w:date="2026-09-29T16:58:00Z" w16du:dateUtc="2026-09-29T14:58:00Z">
              <w:r>
                <w:rPr>
                  <w:rFonts w:cs="Arial"/>
                  <w:sz w:val="13"/>
                  <w:szCs w:val="13"/>
                </w:rPr>
                <w:t>T5</w:t>
              </w:r>
            </w:ins>
          </w:p>
        </w:tc>
        <w:tc>
          <w:tcPr>
            <w:tcW w:w="660" w:type="dxa"/>
            <w:vAlign w:val="center"/>
          </w:tcPr>
          <w:p w14:paraId="5E0012E6" w14:textId="77777777" w:rsidR="00C60D85" w:rsidRDefault="00000000">
            <w:pPr>
              <w:spacing w:after="0"/>
              <w:rPr>
                <w:ins w:id="15346" w:author="Sean de Noronha | DRG" w:date="2026-09-29T16:58:00Z" w16du:dateUtc="2026-09-29T14:58:00Z"/>
                <w:rFonts w:cs="Arial"/>
                <w:sz w:val="13"/>
                <w:szCs w:val="13"/>
              </w:rPr>
            </w:pPr>
            <w:ins w:id="15347" w:author="Sean de Noronha | DRG" w:date="2026-09-29T16:58:00Z" w16du:dateUtc="2026-09-29T14:58:00Z">
              <w:r>
                <w:rPr>
                  <w:rFonts w:cs="Arial"/>
                  <w:sz w:val="13"/>
                  <w:szCs w:val="13"/>
                </w:rPr>
                <w:t>3</w:t>
              </w:r>
            </w:ins>
          </w:p>
        </w:tc>
        <w:tc>
          <w:tcPr>
            <w:tcW w:w="1920" w:type="dxa"/>
            <w:vAlign w:val="center"/>
          </w:tcPr>
          <w:p w14:paraId="5E0012E7" w14:textId="77777777" w:rsidR="00C60D85" w:rsidRDefault="00000000">
            <w:pPr>
              <w:spacing w:after="0"/>
              <w:rPr>
                <w:ins w:id="15348" w:author="Sean de Noronha | DRG" w:date="2026-09-29T16:58:00Z" w16du:dateUtc="2026-09-29T14:58:00Z"/>
                <w:rFonts w:cs="Arial"/>
                <w:sz w:val="13"/>
                <w:szCs w:val="13"/>
              </w:rPr>
            </w:pPr>
            <w:ins w:id="15349" w:author="Sean de Noronha | DRG" w:date="2026-09-29T16:58:00Z" w16du:dateUtc="2026-09-29T14:58:00Z">
              <w:r>
                <w:rPr>
                  <w:rFonts w:cs="Arial"/>
                  <w:sz w:val="13"/>
                  <w:szCs w:val="13"/>
                </w:rPr>
                <w:t>End fittings, EHD 13</w:t>
              </w:r>
            </w:ins>
          </w:p>
        </w:tc>
        <w:tc>
          <w:tcPr>
            <w:tcW w:w="520" w:type="dxa"/>
            <w:vAlign w:val="center"/>
          </w:tcPr>
          <w:p w14:paraId="5E0012E8" w14:textId="77777777" w:rsidR="00C60D85" w:rsidRDefault="00000000">
            <w:pPr>
              <w:spacing w:after="0"/>
              <w:rPr>
                <w:ins w:id="15350" w:author="Sean de Noronha | DRG" w:date="2026-09-29T16:58:00Z" w16du:dateUtc="2026-09-29T14:58:00Z"/>
                <w:rFonts w:cs="Arial"/>
                <w:sz w:val="13"/>
                <w:szCs w:val="13"/>
              </w:rPr>
            </w:pPr>
            <w:ins w:id="15351"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E9" w14:textId="77777777" w:rsidR="00C60D85" w:rsidRDefault="00000000">
            <w:pPr>
              <w:spacing w:after="0"/>
              <w:rPr>
                <w:ins w:id="15352" w:author="Sean de Noronha | DRG" w:date="2026-09-29T16:58:00Z" w16du:dateUtc="2026-09-29T14:58:00Z"/>
                <w:rFonts w:cs="Arial"/>
                <w:sz w:val="13"/>
                <w:szCs w:val="13"/>
              </w:rPr>
            </w:pPr>
            <w:ins w:id="15353" w:author="Sean de Noronha | DRG" w:date="2026-09-29T16:58:00Z" w16du:dateUtc="2026-09-29T14:58:00Z">
              <w:r>
                <w:rPr>
                  <w:rFonts w:cs="Arial"/>
                  <w:sz w:val="13"/>
                  <w:szCs w:val="13"/>
                </w:rPr>
                <w:t>10,000</w:t>
              </w:r>
            </w:ins>
          </w:p>
        </w:tc>
        <w:tc>
          <w:tcPr>
            <w:tcW w:w="800" w:type="dxa"/>
            <w:vAlign w:val="center"/>
          </w:tcPr>
          <w:p w14:paraId="5E0012EA" w14:textId="77777777" w:rsidR="00C60D85" w:rsidRDefault="00000000">
            <w:pPr>
              <w:spacing w:after="0"/>
              <w:rPr>
                <w:ins w:id="15354" w:author="Sean de Noronha | DRG" w:date="2026-09-29T16:58:00Z" w16du:dateUtc="2026-09-29T14:58:00Z"/>
                <w:rFonts w:cs="Arial"/>
                <w:sz w:val="13"/>
                <w:szCs w:val="13"/>
              </w:rPr>
            </w:pPr>
            <w:ins w:id="15355" w:author="Sean de Noronha | DRG" w:date="2026-09-29T16:58:00Z" w16du:dateUtc="2026-09-29T14:58:00Z">
              <w:r>
                <w:rPr>
                  <w:rFonts w:cs="Arial"/>
                  <w:sz w:val="13"/>
                  <w:szCs w:val="13"/>
                </w:rPr>
                <w:t>–</w:t>
              </w:r>
            </w:ins>
          </w:p>
        </w:tc>
        <w:tc>
          <w:tcPr>
            <w:tcW w:w="880" w:type="dxa"/>
            <w:vAlign w:val="center"/>
          </w:tcPr>
          <w:p w14:paraId="5E0012EB" w14:textId="77777777" w:rsidR="00C60D85" w:rsidRDefault="00000000">
            <w:pPr>
              <w:spacing w:after="0"/>
              <w:rPr>
                <w:ins w:id="15356" w:author="Sean de Noronha | DRG" w:date="2026-09-29T16:58:00Z" w16du:dateUtc="2026-09-29T14:58:00Z"/>
                <w:rFonts w:cs="Arial"/>
                <w:sz w:val="13"/>
                <w:szCs w:val="13"/>
              </w:rPr>
            </w:pPr>
            <w:ins w:id="15357" w:author="Sean de Noronha | DRG" w:date="2026-09-29T16:58:00Z" w16du:dateUtc="2026-09-29T14:58:00Z">
              <w:r>
                <w:rPr>
                  <w:rFonts w:cs="Arial"/>
                  <w:sz w:val="13"/>
                  <w:szCs w:val="13"/>
                </w:rPr>
                <w:t>–</w:t>
              </w:r>
            </w:ins>
          </w:p>
        </w:tc>
        <w:tc>
          <w:tcPr>
            <w:tcW w:w="820" w:type="dxa"/>
            <w:vAlign w:val="center"/>
          </w:tcPr>
          <w:p w14:paraId="5E0012EC" w14:textId="77777777" w:rsidR="00C60D85" w:rsidRDefault="00000000">
            <w:pPr>
              <w:spacing w:after="0"/>
              <w:rPr>
                <w:ins w:id="15358" w:author="Sean de Noronha | DRG" w:date="2026-09-29T16:58:00Z" w16du:dateUtc="2026-09-29T14:58:00Z"/>
                <w:rFonts w:cs="Arial"/>
                <w:sz w:val="13"/>
                <w:szCs w:val="13"/>
              </w:rPr>
            </w:pPr>
            <w:ins w:id="15359" w:author="Sean de Noronha | DRG" w:date="2026-09-29T16:58:00Z" w16du:dateUtc="2026-09-29T14:58:00Z">
              <w:r>
                <w:rPr>
                  <w:rFonts w:cs="Arial"/>
                  <w:sz w:val="13"/>
                  <w:szCs w:val="13"/>
                </w:rPr>
                <w:t>–</w:t>
              </w:r>
            </w:ins>
          </w:p>
        </w:tc>
        <w:tc>
          <w:tcPr>
            <w:tcW w:w="1100" w:type="dxa"/>
            <w:vAlign w:val="center"/>
          </w:tcPr>
          <w:p w14:paraId="5E0012ED" w14:textId="77777777" w:rsidR="00C60D85" w:rsidRDefault="00000000">
            <w:pPr>
              <w:spacing w:after="0"/>
              <w:rPr>
                <w:ins w:id="15360" w:author="Sean de Noronha | DRG" w:date="2026-09-29T16:58:00Z" w16du:dateUtc="2026-09-29T14:58:00Z"/>
                <w:rFonts w:cs="Arial"/>
                <w:sz w:val="13"/>
                <w:szCs w:val="13"/>
              </w:rPr>
            </w:pPr>
            <w:ins w:id="15361" w:author="Sean de Noronha | DRG" w:date="2026-09-29T16:58:00Z" w16du:dateUtc="2026-09-29T14:58:00Z">
              <w:r>
                <w:rPr>
                  <w:rFonts w:cs="Arial"/>
                  <w:sz w:val="13"/>
                  <w:szCs w:val="13"/>
                </w:rPr>
                <w:t>79.7 (169)</w:t>
              </w:r>
            </w:ins>
          </w:p>
        </w:tc>
        <w:tc>
          <w:tcPr>
            <w:tcW w:w="700" w:type="dxa"/>
            <w:vAlign w:val="center"/>
          </w:tcPr>
          <w:p w14:paraId="5E0012EE" w14:textId="77777777" w:rsidR="00C60D85" w:rsidRDefault="00000000">
            <w:pPr>
              <w:spacing w:after="0"/>
              <w:rPr>
                <w:ins w:id="15362" w:author="Sean de Noronha | DRG" w:date="2026-09-29T16:58:00Z" w16du:dateUtc="2026-09-29T14:58:00Z"/>
                <w:rFonts w:cs="Arial"/>
                <w:sz w:val="13"/>
                <w:szCs w:val="13"/>
              </w:rPr>
            </w:pPr>
            <w:ins w:id="15363" w:author="Sean de Noronha | DRG" w:date="2026-09-29T16:58:00Z" w16du:dateUtc="2026-09-29T14:58:00Z">
              <w:r>
                <w:rPr>
                  <w:rFonts w:cs="Arial"/>
                  <w:sz w:val="13"/>
                  <w:szCs w:val="13"/>
                </w:rPr>
                <w:t>12.8</w:t>
              </w:r>
            </w:ins>
          </w:p>
        </w:tc>
      </w:tr>
      <w:tr w:rsidR="00C60D85" w14:paraId="50513897" w14:textId="77777777">
        <w:trPr>
          <w:jc w:val="center"/>
          <w:ins w:id="15364" w:author="Sean de Noronha | DRG" w:date="2026-09-29T16:58:00Z"/>
        </w:trPr>
        <w:tc>
          <w:tcPr>
            <w:tcW w:w="560" w:type="dxa"/>
            <w:vAlign w:val="center"/>
          </w:tcPr>
          <w:p w14:paraId="5E0012EF" w14:textId="77777777" w:rsidR="00C60D85" w:rsidRDefault="00000000">
            <w:pPr>
              <w:spacing w:after="0"/>
              <w:rPr>
                <w:ins w:id="15365" w:author="Sean de Noronha | DRG" w:date="2026-09-29T16:58:00Z" w16du:dateUtc="2026-09-29T14:58:00Z"/>
                <w:rFonts w:cs="Arial"/>
                <w:sz w:val="13"/>
                <w:szCs w:val="13"/>
              </w:rPr>
            </w:pPr>
            <w:ins w:id="15366" w:author="Sean de Noronha | DRG" w:date="2026-09-29T16:58:00Z" w16du:dateUtc="2026-09-29T14:58:00Z">
              <w:r>
                <w:rPr>
                  <w:rFonts w:cs="Arial"/>
                  <w:sz w:val="13"/>
                  <w:szCs w:val="13"/>
                </w:rPr>
                <w:t>392</w:t>
              </w:r>
            </w:ins>
          </w:p>
        </w:tc>
        <w:tc>
          <w:tcPr>
            <w:tcW w:w="500" w:type="dxa"/>
            <w:vAlign w:val="center"/>
          </w:tcPr>
          <w:p w14:paraId="5E0012F0" w14:textId="77777777" w:rsidR="00C60D85" w:rsidRDefault="00000000">
            <w:pPr>
              <w:spacing w:after="0"/>
              <w:rPr>
                <w:ins w:id="15367" w:author="Sean de Noronha | DRG" w:date="2026-09-29T16:58:00Z" w16du:dateUtc="2026-09-29T14:58:00Z"/>
                <w:rFonts w:cs="Arial"/>
                <w:sz w:val="13"/>
                <w:szCs w:val="13"/>
              </w:rPr>
            </w:pPr>
            <w:ins w:id="15368" w:author="Sean de Noronha | DRG" w:date="2026-09-29T16:58:00Z" w16du:dateUtc="2026-09-29T14:58:00Z">
              <w:r>
                <w:rPr>
                  <w:rFonts w:cs="Arial"/>
                  <w:sz w:val="13"/>
                  <w:szCs w:val="13"/>
                </w:rPr>
                <w:t>T5</w:t>
              </w:r>
            </w:ins>
          </w:p>
        </w:tc>
        <w:tc>
          <w:tcPr>
            <w:tcW w:w="660" w:type="dxa"/>
            <w:vAlign w:val="center"/>
          </w:tcPr>
          <w:p w14:paraId="5E0012F1" w14:textId="77777777" w:rsidR="00C60D85" w:rsidRDefault="00000000">
            <w:pPr>
              <w:spacing w:after="0"/>
              <w:rPr>
                <w:ins w:id="15369" w:author="Sean de Noronha | DRG" w:date="2026-09-29T16:58:00Z" w16du:dateUtc="2026-09-29T14:58:00Z"/>
                <w:rFonts w:cs="Arial"/>
                <w:sz w:val="13"/>
                <w:szCs w:val="13"/>
              </w:rPr>
            </w:pPr>
            <w:ins w:id="15370" w:author="Sean de Noronha | DRG" w:date="2026-09-29T16:58:00Z" w16du:dateUtc="2026-09-29T14:58:00Z">
              <w:r>
                <w:rPr>
                  <w:rFonts w:cs="Arial"/>
                  <w:sz w:val="13"/>
                  <w:szCs w:val="13"/>
                </w:rPr>
                <w:t>3</w:t>
              </w:r>
            </w:ins>
          </w:p>
        </w:tc>
        <w:tc>
          <w:tcPr>
            <w:tcW w:w="1920" w:type="dxa"/>
            <w:vAlign w:val="center"/>
          </w:tcPr>
          <w:p w14:paraId="5E0012F2" w14:textId="77777777" w:rsidR="00C60D85" w:rsidRDefault="00000000">
            <w:pPr>
              <w:spacing w:after="0"/>
              <w:rPr>
                <w:ins w:id="15371" w:author="Sean de Noronha | DRG" w:date="2026-09-29T16:58:00Z" w16du:dateUtc="2026-09-29T14:58:00Z"/>
                <w:rFonts w:cs="Arial"/>
                <w:sz w:val="13"/>
                <w:szCs w:val="13"/>
              </w:rPr>
            </w:pPr>
            <w:ins w:id="15372" w:author="Sean de Noronha | DRG" w:date="2026-09-29T16:58:00Z" w16du:dateUtc="2026-09-29T14:58:00Z">
              <w:r>
                <w:rPr>
                  <w:rFonts w:cs="Arial"/>
                  <w:sz w:val="13"/>
                  <w:szCs w:val="13"/>
                </w:rPr>
                <w:t>End fittings, EHD 13</w:t>
              </w:r>
            </w:ins>
          </w:p>
        </w:tc>
        <w:tc>
          <w:tcPr>
            <w:tcW w:w="520" w:type="dxa"/>
            <w:vAlign w:val="center"/>
          </w:tcPr>
          <w:p w14:paraId="5E0012F3" w14:textId="77777777" w:rsidR="00C60D85" w:rsidRDefault="00000000">
            <w:pPr>
              <w:spacing w:after="0"/>
              <w:rPr>
                <w:ins w:id="15373" w:author="Sean de Noronha | DRG" w:date="2026-09-29T16:58:00Z" w16du:dateUtc="2026-09-29T14:58:00Z"/>
                <w:rFonts w:cs="Arial"/>
                <w:sz w:val="13"/>
                <w:szCs w:val="13"/>
              </w:rPr>
            </w:pPr>
            <w:ins w:id="15374"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2F4" w14:textId="77777777" w:rsidR="00C60D85" w:rsidRDefault="00000000">
            <w:pPr>
              <w:spacing w:after="0"/>
              <w:rPr>
                <w:ins w:id="15375" w:author="Sean de Noronha | DRG" w:date="2026-09-29T16:58:00Z" w16du:dateUtc="2026-09-29T14:58:00Z"/>
                <w:rFonts w:cs="Arial"/>
                <w:sz w:val="13"/>
                <w:szCs w:val="13"/>
              </w:rPr>
            </w:pPr>
            <w:ins w:id="15376" w:author="Sean de Noronha | DRG" w:date="2026-09-29T16:58:00Z" w16du:dateUtc="2026-09-29T14:58:00Z">
              <w:r>
                <w:rPr>
                  <w:rFonts w:cs="Arial"/>
                  <w:sz w:val="13"/>
                  <w:szCs w:val="13"/>
                </w:rPr>
                <w:t>20,000</w:t>
              </w:r>
            </w:ins>
          </w:p>
        </w:tc>
        <w:tc>
          <w:tcPr>
            <w:tcW w:w="800" w:type="dxa"/>
            <w:vAlign w:val="center"/>
          </w:tcPr>
          <w:p w14:paraId="5E0012F5" w14:textId="77777777" w:rsidR="00C60D85" w:rsidRDefault="00000000">
            <w:pPr>
              <w:spacing w:after="0"/>
              <w:rPr>
                <w:ins w:id="15377" w:author="Sean de Noronha | DRG" w:date="2026-09-29T16:58:00Z" w16du:dateUtc="2026-09-29T14:58:00Z"/>
                <w:rFonts w:cs="Arial"/>
                <w:sz w:val="13"/>
                <w:szCs w:val="13"/>
              </w:rPr>
            </w:pPr>
            <w:ins w:id="15378" w:author="Sean de Noronha | DRG" w:date="2026-09-29T16:58:00Z" w16du:dateUtc="2026-09-29T14:58:00Z">
              <w:r>
                <w:rPr>
                  <w:rFonts w:cs="Arial"/>
                  <w:sz w:val="13"/>
                  <w:szCs w:val="13"/>
                </w:rPr>
                <w:t>–</w:t>
              </w:r>
            </w:ins>
          </w:p>
        </w:tc>
        <w:tc>
          <w:tcPr>
            <w:tcW w:w="880" w:type="dxa"/>
            <w:vAlign w:val="center"/>
          </w:tcPr>
          <w:p w14:paraId="5E0012F6" w14:textId="77777777" w:rsidR="00C60D85" w:rsidRDefault="00000000">
            <w:pPr>
              <w:spacing w:after="0"/>
              <w:rPr>
                <w:ins w:id="15379" w:author="Sean de Noronha | DRG" w:date="2026-09-29T16:58:00Z" w16du:dateUtc="2026-09-29T14:58:00Z"/>
                <w:rFonts w:cs="Arial"/>
                <w:sz w:val="13"/>
                <w:szCs w:val="13"/>
              </w:rPr>
            </w:pPr>
            <w:ins w:id="15380" w:author="Sean de Noronha | DRG" w:date="2026-09-29T16:58:00Z" w16du:dateUtc="2026-09-29T14:58:00Z">
              <w:r>
                <w:rPr>
                  <w:rFonts w:cs="Arial"/>
                  <w:sz w:val="13"/>
                  <w:szCs w:val="13"/>
                </w:rPr>
                <w:t>–</w:t>
              </w:r>
            </w:ins>
          </w:p>
        </w:tc>
        <w:tc>
          <w:tcPr>
            <w:tcW w:w="820" w:type="dxa"/>
            <w:vAlign w:val="center"/>
          </w:tcPr>
          <w:p w14:paraId="5E0012F7" w14:textId="77777777" w:rsidR="00C60D85" w:rsidRDefault="00000000">
            <w:pPr>
              <w:spacing w:after="0"/>
              <w:rPr>
                <w:ins w:id="15381" w:author="Sean de Noronha | DRG" w:date="2026-09-29T16:58:00Z" w16du:dateUtc="2026-09-29T14:58:00Z"/>
                <w:rFonts w:cs="Arial"/>
                <w:sz w:val="13"/>
                <w:szCs w:val="13"/>
              </w:rPr>
            </w:pPr>
            <w:ins w:id="15382" w:author="Sean de Noronha | DRG" w:date="2026-09-29T16:58:00Z" w16du:dateUtc="2026-09-29T14:58:00Z">
              <w:r>
                <w:rPr>
                  <w:rFonts w:cs="Arial"/>
                  <w:sz w:val="13"/>
                  <w:szCs w:val="13"/>
                </w:rPr>
                <w:t>–</w:t>
              </w:r>
            </w:ins>
          </w:p>
        </w:tc>
        <w:tc>
          <w:tcPr>
            <w:tcW w:w="1100" w:type="dxa"/>
            <w:vAlign w:val="center"/>
          </w:tcPr>
          <w:p w14:paraId="5E0012F8" w14:textId="77777777" w:rsidR="00C60D85" w:rsidRDefault="00000000">
            <w:pPr>
              <w:spacing w:after="0"/>
              <w:rPr>
                <w:ins w:id="15383" w:author="Sean de Noronha | DRG" w:date="2026-09-29T16:58:00Z" w16du:dateUtc="2026-09-29T14:58:00Z"/>
                <w:rFonts w:cs="Arial"/>
                <w:sz w:val="13"/>
                <w:szCs w:val="13"/>
              </w:rPr>
            </w:pPr>
            <w:ins w:id="15384" w:author="Sean de Noronha | DRG" w:date="2026-09-29T16:58:00Z" w16du:dateUtc="2026-09-29T14:58:00Z">
              <w:r>
                <w:rPr>
                  <w:rFonts w:cs="Arial"/>
                  <w:sz w:val="13"/>
                  <w:szCs w:val="13"/>
                </w:rPr>
                <w:t>159 (338)</w:t>
              </w:r>
            </w:ins>
          </w:p>
        </w:tc>
        <w:tc>
          <w:tcPr>
            <w:tcW w:w="700" w:type="dxa"/>
            <w:vAlign w:val="center"/>
          </w:tcPr>
          <w:p w14:paraId="5E0012F9" w14:textId="77777777" w:rsidR="00C60D85" w:rsidRDefault="00000000">
            <w:pPr>
              <w:spacing w:after="0"/>
              <w:rPr>
                <w:ins w:id="15385" w:author="Sean de Noronha | DRG" w:date="2026-09-29T16:58:00Z" w16du:dateUtc="2026-09-29T14:58:00Z"/>
                <w:rFonts w:cs="Arial"/>
                <w:sz w:val="13"/>
                <w:szCs w:val="13"/>
              </w:rPr>
            </w:pPr>
            <w:ins w:id="15386" w:author="Sean de Noronha | DRG" w:date="2026-09-29T16:58:00Z" w16du:dateUtc="2026-09-29T14:58:00Z">
              <w:r>
                <w:rPr>
                  <w:rFonts w:cs="Arial"/>
                  <w:sz w:val="13"/>
                  <w:szCs w:val="13"/>
                </w:rPr>
                <w:t>25.6</w:t>
              </w:r>
            </w:ins>
          </w:p>
        </w:tc>
      </w:tr>
      <w:tr w:rsidR="00C60D85" w14:paraId="56F4DFE1" w14:textId="77777777">
        <w:trPr>
          <w:jc w:val="center"/>
          <w:ins w:id="15387" w:author="Sean de Noronha | DRG" w:date="2026-09-29T16:58:00Z"/>
        </w:trPr>
        <w:tc>
          <w:tcPr>
            <w:tcW w:w="560" w:type="dxa"/>
            <w:vAlign w:val="center"/>
          </w:tcPr>
          <w:p w14:paraId="5E0012FA" w14:textId="77777777" w:rsidR="00C60D85" w:rsidRDefault="00000000">
            <w:pPr>
              <w:spacing w:after="0"/>
              <w:rPr>
                <w:ins w:id="15388" w:author="Sean de Noronha | DRG" w:date="2026-09-29T16:58:00Z" w16du:dateUtc="2026-09-29T14:58:00Z"/>
                <w:rFonts w:cs="Arial"/>
                <w:sz w:val="13"/>
                <w:szCs w:val="13"/>
              </w:rPr>
            </w:pPr>
            <w:ins w:id="15389" w:author="Sean de Noronha | DRG" w:date="2026-09-29T16:58:00Z" w16du:dateUtc="2026-09-29T14:58:00Z">
              <w:r>
                <w:rPr>
                  <w:rFonts w:cs="Arial"/>
                  <w:sz w:val="13"/>
                  <w:szCs w:val="13"/>
                </w:rPr>
                <w:t>393</w:t>
              </w:r>
            </w:ins>
          </w:p>
        </w:tc>
        <w:tc>
          <w:tcPr>
            <w:tcW w:w="500" w:type="dxa"/>
            <w:vAlign w:val="center"/>
          </w:tcPr>
          <w:p w14:paraId="5E0012FB" w14:textId="77777777" w:rsidR="00C60D85" w:rsidRDefault="00000000">
            <w:pPr>
              <w:spacing w:after="0"/>
              <w:rPr>
                <w:ins w:id="15390" w:author="Sean de Noronha | DRG" w:date="2026-09-29T16:58:00Z" w16du:dateUtc="2026-09-29T14:58:00Z"/>
                <w:rFonts w:cs="Arial"/>
                <w:sz w:val="13"/>
                <w:szCs w:val="13"/>
              </w:rPr>
            </w:pPr>
            <w:ins w:id="15391" w:author="Sean de Noronha | DRG" w:date="2026-09-29T16:58:00Z" w16du:dateUtc="2026-09-29T14:58:00Z">
              <w:r>
                <w:rPr>
                  <w:rFonts w:cs="Arial"/>
                  <w:sz w:val="13"/>
                  <w:szCs w:val="13"/>
                </w:rPr>
                <w:t>T5</w:t>
              </w:r>
            </w:ins>
          </w:p>
        </w:tc>
        <w:tc>
          <w:tcPr>
            <w:tcW w:w="660" w:type="dxa"/>
            <w:vAlign w:val="center"/>
          </w:tcPr>
          <w:p w14:paraId="5E0012FC" w14:textId="77777777" w:rsidR="00C60D85" w:rsidRDefault="00000000">
            <w:pPr>
              <w:spacing w:after="0"/>
              <w:rPr>
                <w:ins w:id="15392" w:author="Sean de Noronha | DRG" w:date="2026-09-29T16:58:00Z" w16du:dateUtc="2026-09-29T14:58:00Z"/>
                <w:rFonts w:cs="Arial"/>
                <w:sz w:val="13"/>
                <w:szCs w:val="13"/>
              </w:rPr>
            </w:pPr>
            <w:ins w:id="15393" w:author="Sean de Noronha | DRG" w:date="2026-09-29T16:58:00Z" w16du:dateUtc="2026-09-29T14:58:00Z">
              <w:r>
                <w:rPr>
                  <w:rFonts w:cs="Arial"/>
                  <w:sz w:val="13"/>
                  <w:szCs w:val="13"/>
                </w:rPr>
                <w:t>3</w:t>
              </w:r>
            </w:ins>
          </w:p>
        </w:tc>
        <w:tc>
          <w:tcPr>
            <w:tcW w:w="1920" w:type="dxa"/>
            <w:vAlign w:val="center"/>
          </w:tcPr>
          <w:p w14:paraId="5E0012FD" w14:textId="77777777" w:rsidR="00C60D85" w:rsidRDefault="00000000">
            <w:pPr>
              <w:spacing w:after="0"/>
              <w:rPr>
                <w:ins w:id="15394" w:author="Sean de Noronha | DRG" w:date="2026-09-29T16:58:00Z" w16du:dateUtc="2026-09-29T14:58:00Z"/>
                <w:rFonts w:cs="Arial"/>
                <w:sz w:val="13"/>
                <w:szCs w:val="13"/>
              </w:rPr>
            </w:pPr>
            <w:ins w:id="15395" w:author="Sean de Noronha | DRG" w:date="2026-09-29T16:58:00Z" w16du:dateUtc="2026-09-29T14:58:00Z">
              <w:r>
                <w:rPr>
                  <w:rFonts w:cs="Arial"/>
                  <w:sz w:val="13"/>
                  <w:szCs w:val="13"/>
                </w:rPr>
                <w:t>End fittings, EHD 18</w:t>
              </w:r>
            </w:ins>
          </w:p>
        </w:tc>
        <w:tc>
          <w:tcPr>
            <w:tcW w:w="520" w:type="dxa"/>
            <w:vAlign w:val="center"/>
          </w:tcPr>
          <w:p w14:paraId="5E0012FE" w14:textId="77777777" w:rsidR="00C60D85" w:rsidRDefault="00000000">
            <w:pPr>
              <w:spacing w:after="0"/>
              <w:rPr>
                <w:ins w:id="15396" w:author="Sean de Noronha | DRG" w:date="2026-09-29T16:58:00Z" w16du:dateUtc="2026-09-29T14:58:00Z"/>
                <w:rFonts w:cs="Arial"/>
                <w:sz w:val="13"/>
                <w:szCs w:val="13"/>
              </w:rPr>
            </w:pPr>
            <w:ins w:id="15397" w:author="Sean de Noronha | DRG" w:date="2026-09-29T16:58:00Z" w16du:dateUtc="2026-09-29T14:58:00Z">
              <w:r>
                <w:rPr>
                  <w:rFonts w:cs="Arial"/>
                  <w:sz w:val="13"/>
                  <w:szCs w:val="13"/>
                </w:rPr>
                <w:t>He</w:t>
              </w:r>
            </w:ins>
          </w:p>
        </w:tc>
        <w:tc>
          <w:tcPr>
            <w:tcW w:w="900" w:type="dxa"/>
            <w:vAlign w:val="center"/>
          </w:tcPr>
          <w:p w14:paraId="5E0012FF" w14:textId="77777777" w:rsidR="00C60D85" w:rsidRDefault="00000000">
            <w:pPr>
              <w:spacing w:after="0"/>
              <w:rPr>
                <w:ins w:id="15398" w:author="Sean de Noronha | DRG" w:date="2026-09-29T16:58:00Z" w16du:dateUtc="2026-09-29T14:58:00Z"/>
                <w:rFonts w:cs="Arial"/>
                <w:sz w:val="13"/>
                <w:szCs w:val="13"/>
              </w:rPr>
            </w:pPr>
            <w:ins w:id="15399" w:author="Sean de Noronha | DRG" w:date="2026-09-29T16:58:00Z" w16du:dateUtc="2026-09-29T14:58:00Z">
              <w:r>
                <w:rPr>
                  <w:rFonts w:cs="Arial"/>
                  <w:sz w:val="13"/>
                  <w:szCs w:val="13"/>
                </w:rPr>
                <w:t>1,000</w:t>
              </w:r>
            </w:ins>
          </w:p>
        </w:tc>
        <w:tc>
          <w:tcPr>
            <w:tcW w:w="800" w:type="dxa"/>
            <w:vAlign w:val="center"/>
          </w:tcPr>
          <w:p w14:paraId="5E001300" w14:textId="77777777" w:rsidR="00C60D85" w:rsidRDefault="00000000">
            <w:pPr>
              <w:spacing w:after="0"/>
              <w:rPr>
                <w:ins w:id="15400" w:author="Sean de Noronha | DRG" w:date="2026-09-29T16:58:00Z" w16du:dateUtc="2026-09-29T14:58:00Z"/>
                <w:rFonts w:cs="Arial"/>
                <w:sz w:val="13"/>
                <w:szCs w:val="13"/>
              </w:rPr>
            </w:pPr>
            <w:ins w:id="15401" w:author="Sean de Noronha | DRG" w:date="2026-09-29T16:58:00Z" w16du:dateUtc="2026-09-29T14:58:00Z">
              <w:r>
                <w:rPr>
                  <w:rFonts w:cs="Arial"/>
                  <w:sz w:val="13"/>
                  <w:szCs w:val="13"/>
                </w:rPr>
                <w:t>–</w:t>
              </w:r>
            </w:ins>
          </w:p>
        </w:tc>
        <w:tc>
          <w:tcPr>
            <w:tcW w:w="880" w:type="dxa"/>
            <w:vAlign w:val="center"/>
          </w:tcPr>
          <w:p w14:paraId="5E001301" w14:textId="77777777" w:rsidR="00C60D85" w:rsidRDefault="00000000">
            <w:pPr>
              <w:spacing w:after="0"/>
              <w:rPr>
                <w:ins w:id="15402" w:author="Sean de Noronha | DRG" w:date="2026-09-29T16:58:00Z" w16du:dateUtc="2026-09-29T14:58:00Z"/>
                <w:rFonts w:cs="Arial"/>
                <w:sz w:val="13"/>
                <w:szCs w:val="13"/>
              </w:rPr>
            </w:pPr>
            <w:ins w:id="15403" w:author="Sean de Noronha | DRG" w:date="2026-09-29T16:58:00Z" w16du:dateUtc="2026-09-29T14:58:00Z">
              <w:r>
                <w:rPr>
                  <w:rFonts w:cs="Arial"/>
                  <w:sz w:val="13"/>
                  <w:szCs w:val="13"/>
                </w:rPr>
                <w:t>–</w:t>
              </w:r>
            </w:ins>
          </w:p>
        </w:tc>
        <w:tc>
          <w:tcPr>
            <w:tcW w:w="820" w:type="dxa"/>
            <w:vAlign w:val="center"/>
          </w:tcPr>
          <w:p w14:paraId="5E001302" w14:textId="77777777" w:rsidR="00C60D85" w:rsidRDefault="00000000">
            <w:pPr>
              <w:spacing w:after="0"/>
              <w:rPr>
                <w:ins w:id="15404" w:author="Sean de Noronha | DRG" w:date="2026-09-29T16:58:00Z" w16du:dateUtc="2026-09-29T14:58:00Z"/>
                <w:rFonts w:cs="Arial"/>
                <w:sz w:val="13"/>
                <w:szCs w:val="13"/>
              </w:rPr>
            </w:pPr>
            <w:ins w:id="15405" w:author="Sean de Noronha | DRG" w:date="2026-09-29T16:58:00Z" w16du:dateUtc="2026-09-29T14:58:00Z">
              <w:r>
                <w:rPr>
                  <w:rFonts w:cs="Arial"/>
                  <w:sz w:val="13"/>
                  <w:szCs w:val="13"/>
                </w:rPr>
                <w:t>–</w:t>
              </w:r>
            </w:ins>
          </w:p>
        </w:tc>
        <w:tc>
          <w:tcPr>
            <w:tcW w:w="1100" w:type="dxa"/>
            <w:vAlign w:val="center"/>
          </w:tcPr>
          <w:p w14:paraId="5E001303" w14:textId="77777777" w:rsidR="00C60D85" w:rsidRDefault="00000000">
            <w:pPr>
              <w:spacing w:after="0"/>
              <w:rPr>
                <w:ins w:id="15406" w:author="Sean de Noronha | DRG" w:date="2026-09-29T16:58:00Z" w16du:dateUtc="2026-09-29T14:58:00Z"/>
                <w:rFonts w:cs="Arial"/>
                <w:sz w:val="13"/>
                <w:szCs w:val="13"/>
              </w:rPr>
            </w:pPr>
            <w:ins w:id="15407" w:author="Sean de Noronha | DRG" w:date="2026-09-29T16:58:00Z" w16du:dateUtc="2026-09-29T14:58:00Z">
              <w:r>
                <w:rPr>
                  <w:rFonts w:cs="Arial"/>
                  <w:sz w:val="13"/>
                  <w:szCs w:val="13"/>
                </w:rPr>
                <w:t>87.5 (185)</w:t>
              </w:r>
            </w:ins>
          </w:p>
        </w:tc>
        <w:tc>
          <w:tcPr>
            <w:tcW w:w="700" w:type="dxa"/>
            <w:vAlign w:val="center"/>
          </w:tcPr>
          <w:p w14:paraId="5E001304" w14:textId="77777777" w:rsidR="00C60D85" w:rsidRDefault="00000000">
            <w:pPr>
              <w:spacing w:after="0"/>
              <w:rPr>
                <w:ins w:id="15408" w:author="Sean de Noronha | DRG" w:date="2026-09-29T16:58:00Z" w16du:dateUtc="2026-09-29T14:58:00Z"/>
                <w:rFonts w:cs="Arial"/>
                <w:sz w:val="13"/>
                <w:szCs w:val="13"/>
              </w:rPr>
            </w:pPr>
            <w:ins w:id="15409" w:author="Sean de Noronha | DRG" w:date="2026-09-29T16:58:00Z" w16du:dateUtc="2026-09-29T14:58:00Z">
              <w:r>
                <w:rPr>
                  <w:rFonts w:cs="Arial"/>
                  <w:sz w:val="13"/>
                  <w:szCs w:val="13"/>
                </w:rPr>
                <w:t>7.10</w:t>
              </w:r>
            </w:ins>
          </w:p>
        </w:tc>
      </w:tr>
      <w:tr w:rsidR="00C60D85" w14:paraId="0B3DB194" w14:textId="77777777">
        <w:trPr>
          <w:jc w:val="center"/>
          <w:ins w:id="15410" w:author="Sean de Noronha | DRG" w:date="2026-09-29T16:58:00Z"/>
        </w:trPr>
        <w:tc>
          <w:tcPr>
            <w:tcW w:w="560" w:type="dxa"/>
            <w:vAlign w:val="center"/>
          </w:tcPr>
          <w:p w14:paraId="5E001305" w14:textId="77777777" w:rsidR="00C60D85" w:rsidRDefault="00000000">
            <w:pPr>
              <w:spacing w:after="0"/>
              <w:rPr>
                <w:ins w:id="15411" w:author="Sean de Noronha | DRG" w:date="2026-09-29T16:58:00Z" w16du:dateUtc="2026-09-29T14:58:00Z"/>
                <w:rFonts w:cs="Arial"/>
                <w:sz w:val="13"/>
                <w:szCs w:val="13"/>
              </w:rPr>
            </w:pPr>
            <w:ins w:id="15412" w:author="Sean de Noronha | DRG" w:date="2026-09-29T16:58:00Z" w16du:dateUtc="2026-09-29T14:58:00Z">
              <w:r>
                <w:rPr>
                  <w:rFonts w:cs="Arial"/>
                  <w:sz w:val="13"/>
                  <w:szCs w:val="13"/>
                </w:rPr>
                <w:t>394</w:t>
              </w:r>
            </w:ins>
          </w:p>
        </w:tc>
        <w:tc>
          <w:tcPr>
            <w:tcW w:w="500" w:type="dxa"/>
            <w:vAlign w:val="center"/>
          </w:tcPr>
          <w:p w14:paraId="5E001306" w14:textId="77777777" w:rsidR="00C60D85" w:rsidRDefault="00000000">
            <w:pPr>
              <w:spacing w:after="0"/>
              <w:rPr>
                <w:ins w:id="15413" w:author="Sean de Noronha | DRG" w:date="2026-09-29T16:58:00Z" w16du:dateUtc="2026-09-29T14:58:00Z"/>
                <w:rFonts w:cs="Arial"/>
                <w:sz w:val="13"/>
                <w:szCs w:val="13"/>
              </w:rPr>
            </w:pPr>
            <w:ins w:id="15414" w:author="Sean de Noronha | DRG" w:date="2026-09-29T16:58:00Z" w16du:dateUtc="2026-09-29T14:58:00Z">
              <w:r>
                <w:rPr>
                  <w:rFonts w:cs="Arial"/>
                  <w:sz w:val="13"/>
                  <w:szCs w:val="13"/>
                </w:rPr>
                <w:t>T5</w:t>
              </w:r>
            </w:ins>
          </w:p>
        </w:tc>
        <w:tc>
          <w:tcPr>
            <w:tcW w:w="660" w:type="dxa"/>
            <w:vAlign w:val="center"/>
          </w:tcPr>
          <w:p w14:paraId="5E001307" w14:textId="77777777" w:rsidR="00C60D85" w:rsidRDefault="00000000">
            <w:pPr>
              <w:spacing w:after="0"/>
              <w:rPr>
                <w:ins w:id="15415" w:author="Sean de Noronha | DRG" w:date="2026-09-29T16:58:00Z" w16du:dateUtc="2026-09-29T14:58:00Z"/>
                <w:rFonts w:cs="Arial"/>
                <w:sz w:val="13"/>
                <w:szCs w:val="13"/>
              </w:rPr>
            </w:pPr>
            <w:ins w:id="15416" w:author="Sean de Noronha | DRG" w:date="2026-09-29T16:58:00Z" w16du:dateUtc="2026-09-29T14:58:00Z">
              <w:r>
                <w:rPr>
                  <w:rFonts w:cs="Arial"/>
                  <w:sz w:val="13"/>
                  <w:szCs w:val="13"/>
                </w:rPr>
                <w:t>3</w:t>
              </w:r>
            </w:ins>
          </w:p>
        </w:tc>
        <w:tc>
          <w:tcPr>
            <w:tcW w:w="1920" w:type="dxa"/>
            <w:vAlign w:val="center"/>
          </w:tcPr>
          <w:p w14:paraId="5E001308" w14:textId="77777777" w:rsidR="00C60D85" w:rsidRDefault="00000000">
            <w:pPr>
              <w:spacing w:after="0"/>
              <w:rPr>
                <w:ins w:id="15417" w:author="Sean de Noronha | DRG" w:date="2026-09-29T16:58:00Z" w16du:dateUtc="2026-09-29T14:58:00Z"/>
                <w:rFonts w:cs="Arial"/>
                <w:sz w:val="13"/>
                <w:szCs w:val="13"/>
              </w:rPr>
            </w:pPr>
            <w:ins w:id="15418" w:author="Sean de Noronha | DRG" w:date="2026-09-29T16:58:00Z" w16du:dateUtc="2026-09-29T14:58:00Z">
              <w:r>
                <w:rPr>
                  <w:rFonts w:cs="Arial"/>
                  <w:sz w:val="13"/>
                  <w:szCs w:val="13"/>
                </w:rPr>
                <w:t>End fittings, EHD 18</w:t>
              </w:r>
            </w:ins>
          </w:p>
        </w:tc>
        <w:tc>
          <w:tcPr>
            <w:tcW w:w="520" w:type="dxa"/>
            <w:vAlign w:val="center"/>
          </w:tcPr>
          <w:p w14:paraId="5E001309" w14:textId="77777777" w:rsidR="00C60D85" w:rsidRDefault="00000000">
            <w:pPr>
              <w:spacing w:after="0"/>
              <w:rPr>
                <w:ins w:id="15419" w:author="Sean de Noronha | DRG" w:date="2026-09-29T16:58:00Z" w16du:dateUtc="2026-09-29T14:58:00Z"/>
                <w:rFonts w:cs="Arial"/>
                <w:sz w:val="13"/>
                <w:szCs w:val="13"/>
              </w:rPr>
            </w:pPr>
            <w:ins w:id="15420" w:author="Sean de Noronha | DRG" w:date="2026-09-29T16:58:00Z" w16du:dateUtc="2026-09-29T14:58:00Z">
              <w:r>
                <w:rPr>
                  <w:rFonts w:cs="Arial"/>
                  <w:sz w:val="13"/>
                  <w:szCs w:val="13"/>
                </w:rPr>
                <w:t>He</w:t>
              </w:r>
            </w:ins>
          </w:p>
        </w:tc>
        <w:tc>
          <w:tcPr>
            <w:tcW w:w="900" w:type="dxa"/>
            <w:vAlign w:val="center"/>
          </w:tcPr>
          <w:p w14:paraId="5E00130A" w14:textId="77777777" w:rsidR="00C60D85" w:rsidRDefault="00000000">
            <w:pPr>
              <w:spacing w:after="0"/>
              <w:rPr>
                <w:ins w:id="15421" w:author="Sean de Noronha | DRG" w:date="2026-09-29T16:58:00Z" w16du:dateUtc="2026-09-29T14:58:00Z"/>
                <w:rFonts w:cs="Arial"/>
                <w:sz w:val="13"/>
                <w:szCs w:val="13"/>
              </w:rPr>
            </w:pPr>
            <w:ins w:id="15422" w:author="Sean de Noronha | DRG" w:date="2026-09-29T16:58:00Z" w16du:dateUtc="2026-09-29T14:58:00Z">
              <w:r>
                <w:rPr>
                  <w:rFonts w:cs="Arial"/>
                  <w:sz w:val="13"/>
                  <w:szCs w:val="13"/>
                </w:rPr>
                <w:t>3,000</w:t>
              </w:r>
            </w:ins>
          </w:p>
        </w:tc>
        <w:tc>
          <w:tcPr>
            <w:tcW w:w="800" w:type="dxa"/>
            <w:vAlign w:val="center"/>
          </w:tcPr>
          <w:p w14:paraId="5E00130B" w14:textId="77777777" w:rsidR="00C60D85" w:rsidRDefault="00000000">
            <w:pPr>
              <w:spacing w:after="0"/>
              <w:rPr>
                <w:ins w:id="15423" w:author="Sean de Noronha | DRG" w:date="2026-09-29T16:58:00Z" w16du:dateUtc="2026-09-29T14:58:00Z"/>
                <w:rFonts w:cs="Arial"/>
                <w:sz w:val="13"/>
                <w:szCs w:val="13"/>
              </w:rPr>
            </w:pPr>
            <w:ins w:id="15424" w:author="Sean de Noronha | DRG" w:date="2026-09-29T16:58:00Z" w16du:dateUtc="2026-09-29T14:58:00Z">
              <w:r>
                <w:rPr>
                  <w:rFonts w:cs="Arial"/>
                  <w:sz w:val="13"/>
                  <w:szCs w:val="13"/>
                </w:rPr>
                <w:t>–</w:t>
              </w:r>
            </w:ins>
          </w:p>
        </w:tc>
        <w:tc>
          <w:tcPr>
            <w:tcW w:w="880" w:type="dxa"/>
            <w:vAlign w:val="center"/>
          </w:tcPr>
          <w:p w14:paraId="5E00130C" w14:textId="77777777" w:rsidR="00C60D85" w:rsidRDefault="00000000">
            <w:pPr>
              <w:spacing w:after="0"/>
              <w:rPr>
                <w:ins w:id="15425" w:author="Sean de Noronha | DRG" w:date="2026-09-29T16:58:00Z" w16du:dateUtc="2026-09-29T14:58:00Z"/>
                <w:rFonts w:cs="Arial"/>
                <w:sz w:val="13"/>
                <w:szCs w:val="13"/>
              </w:rPr>
            </w:pPr>
            <w:ins w:id="15426" w:author="Sean de Noronha | DRG" w:date="2026-09-29T16:58:00Z" w16du:dateUtc="2026-09-29T14:58:00Z">
              <w:r>
                <w:rPr>
                  <w:rFonts w:cs="Arial"/>
                  <w:sz w:val="13"/>
                  <w:szCs w:val="13"/>
                </w:rPr>
                <w:t>–</w:t>
              </w:r>
            </w:ins>
          </w:p>
        </w:tc>
        <w:tc>
          <w:tcPr>
            <w:tcW w:w="820" w:type="dxa"/>
            <w:vAlign w:val="center"/>
          </w:tcPr>
          <w:p w14:paraId="5E00130D" w14:textId="77777777" w:rsidR="00C60D85" w:rsidRDefault="00000000">
            <w:pPr>
              <w:spacing w:after="0"/>
              <w:rPr>
                <w:ins w:id="15427" w:author="Sean de Noronha | DRG" w:date="2026-09-29T16:58:00Z" w16du:dateUtc="2026-09-29T14:58:00Z"/>
                <w:rFonts w:cs="Arial"/>
                <w:sz w:val="13"/>
                <w:szCs w:val="13"/>
              </w:rPr>
            </w:pPr>
            <w:ins w:id="15428" w:author="Sean de Noronha | DRG" w:date="2026-09-29T16:58:00Z" w16du:dateUtc="2026-09-29T14:58:00Z">
              <w:r>
                <w:rPr>
                  <w:rFonts w:cs="Arial"/>
                  <w:sz w:val="13"/>
                  <w:szCs w:val="13"/>
                </w:rPr>
                <w:t>–</w:t>
              </w:r>
            </w:ins>
          </w:p>
        </w:tc>
        <w:tc>
          <w:tcPr>
            <w:tcW w:w="1100" w:type="dxa"/>
            <w:vAlign w:val="center"/>
          </w:tcPr>
          <w:p w14:paraId="5E00130E" w14:textId="77777777" w:rsidR="00C60D85" w:rsidRDefault="00000000">
            <w:pPr>
              <w:spacing w:after="0"/>
              <w:rPr>
                <w:ins w:id="15429" w:author="Sean de Noronha | DRG" w:date="2026-09-29T16:58:00Z" w16du:dateUtc="2026-09-29T14:58:00Z"/>
                <w:rFonts w:cs="Arial"/>
                <w:sz w:val="13"/>
                <w:szCs w:val="13"/>
              </w:rPr>
            </w:pPr>
            <w:ins w:id="15430" w:author="Sean de Noronha | DRG" w:date="2026-09-29T16:58:00Z" w16du:dateUtc="2026-09-29T14:58:00Z">
              <w:r>
                <w:rPr>
                  <w:rFonts w:cs="Arial"/>
                  <w:sz w:val="13"/>
                  <w:szCs w:val="13"/>
                </w:rPr>
                <w:t>262 (556)</w:t>
              </w:r>
            </w:ins>
          </w:p>
        </w:tc>
        <w:tc>
          <w:tcPr>
            <w:tcW w:w="700" w:type="dxa"/>
            <w:vAlign w:val="center"/>
          </w:tcPr>
          <w:p w14:paraId="5E00130F" w14:textId="77777777" w:rsidR="00C60D85" w:rsidRDefault="00000000">
            <w:pPr>
              <w:spacing w:after="0"/>
              <w:rPr>
                <w:ins w:id="15431" w:author="Sean de Noronha | DRG" w:date="2026-09-29T16:58:00Z" w16du:dateUtc="2026-09-29T14:58:00Z"/>
                <w:rFonts w:cs="Arial"/>
                <w:sz w:val="13"/>
                <w:szCs w:val="13"/>
              </w:rPr>
            </w:pPr>
            <w:ins w:id="15432" w:author="Sean de Noronha | DRG" w:date="2026-09-29T16:58:00Z" w16du:dateUtc="2026-09-29T14:58:00Z">
              <w:r>
                <w:rPr>
                  <w:rFonts w:cs="Arial"/>
                  <w:sz w:val="13"/>
                  <w:szCs w:val="13"/>
                </w:rPr>
                <w:t>21.3</w:t>
              </w:r>
            </w:ins>
          </w:p>
        </w:tc>
      </w:tr>
      <w:tr w:rsidR="00C60D85" w14:paraId="58D23163" w14:textId="77777777">
        <w:trPr>
          <w:jc w:val="center"/>
          <w:ins w:id="15433" w:author="Sean de Noronha | DRG" w:date="2026-09-29T16:58:00Z"/>
        </w:trPr>
        <w:tc>
          <w:tcPr>
            <w:tcW w:w="560" w:type="dxa"/>
            <w:vAlign w:val="center"/>
          </w:tcPr>
          <w:p w14:paraId="5E001310" w14:textId="77777777" w:rsidR="00C60D85" w:rsidRDefault="00000000">
            <w:pPr>
              <w:spacing w:after="0"/>
              <w:rPr>
                <w:ins w:id="15434" w:author="Sean de Noronha | DRG" w:date="2026-09-29T16:58:00Z" w16du:dateUtc="2026-09-29T14:58:00Z"/>
                <w:rFonts w:cs="Arial"/>
                <w:sz w:val="13"/>
                <w:szCs w:val="13"/>
              </w:rPr>
            </w:pPr>
            <w:ins w:id="15435" w:author="Sean de Noronha | DRG" w:date="2026-09-29T16:58:00Z" w16du:dateUtc="2026-09-29T14:58:00Z">
              <w:r>
                <w:rPr>
                  <w:rFonts w:cs="Arial"/>
                  <w:sz w:val="13"/>
                  <w:szCs w:val="13"/>
                </w:rPr>
                <w:t>395</w:t>
              </w:r>
            </w:ins>
          </w:p>
        </w:tc>
        <w:tc>
          <w:tcPr>
            <w:tcW w:w="500" w:type="dxa"/>
            <w:vAlign w:val="center"/>
          </w:tcPr>
          <w:p w14:paraId="5E001311" w14:textId="77777777" w:rsidR="00C60D85" w:rsidRDefault="00000000">
            <w:pPr>
              <w:spacing w:after="0"/>
              <w:rPr>
                <w:ins w:id="15436" w:author="Sean de Noronha | DRG" w:date="2026-09-29T16:58:00Z" w16du:dateUtc="2026-09-29T14:58:00Z"/>
                <w:rFonts w:cs="Arial"/>
                <w:sz w:val="13"/>
                <w:szCs w:val="13"/>
              </w:rPr>
            </w:pPr>
            <w:ins w:id="15437" w:author="Sean de Noronha | DRG" w:date="2026-09-29T16:58:00Z" w16du:dateUtc="2026-09-29T14:58:00Z">
              <w:r>
                <w:rPr>
                  <w:rFonts w:cs="Arial"/>
                  <w:sz w:val="13"/>
                  <w:szCs w:val="13"/>
                </w:rPr>
                <w:t>T5</w:t>
              </w:r>
            </w:ins>
          </w:p>
        </w:tc>
        <w:tc>
          <w:tcPr>
            <w:tcW w:w="660" w:type="dxa"/>
            <w:vAlign w:val="center"/>
          </w:tcPr>
          <w:p w14:paraId="5E001312" w14:textId="77777777" w:rsidR="00C60D85" w:rsidRDefault="00000000">
            <w:pPr>
              <w:spacing w:after="0"/>
              <w:rPr>
                <w:ins w:id="15438" w:author="Sean de Noronha | DRG" w:date="2026-09-29T16:58:00Z" w16du:dateUtc="2026-09-29T14:58:00Z"/>
                <w:rFonts w:cs="Arial"/>
                <w:sz w:val="13"/>
                <w:szCs w:val="13"/>
              </w:rPr>
            </w:pPr>
            <w:ins w:id="15439" w:author="Sean de Noronha | DRG" w:date="2026-09-29T16:58:00Z" w16du:dateUtc="2026-09-29T14:58:00Z">
              <w:r>
                <w:rPr>
                  <w:rFonts w:cs="Arial"/>
                  <w:sz w:val="13"/>
                  <w:szCs w:val="13"/>
                </w:rPr>
                <w:t>3</w:t>
              </w:r>
            </w:ins>
          </w:p>
        </w:tc>
        <w:tc>
          <w:tcPr>
            <w:tcW w:w="1920" w:type="dxa"/>
            <w:vAlign w:val="center"/>
          </w:tcPr>
          <w:p w14:paraId="5E001313" w14:textId="77777777" w:rsidR="00C60D85" w:rsidRDefault="00000000">
            <w:pPr>
              <w:spacing w:after="0"/>
              <w:rPr>
                <w:ins w:id="15440" w:author="Sean de Noronha | DRG" w:date="2026-09-29T16:58:00Z" w16du:dateUtc="2026-09-29T14:58:00Z"/>
                <w:rFonts w:cs="Arial"/>
                <w:sz w:val="13"/>
                <w:szCs w:val="13"/>
              </w:rPr>
            </w:pPr>
            <w:ins w:id="15441" w:author="Sean de Noronha | DRG" w:date="2026-09-29T16:58:00Z" w16du:dateUtc="2026-09-29T14:58:00Z">
              <w:r>
                <w:rPr>
                  <w:rFonts w:cs="Arial"/>
                  <w:sz w:val="13"/>
                  <w:szCs w:val="13"/>
                </w:rPr>
                <w:t>End fittings, EHD 18</w:t>
              </w:r>
            </w:ins>
          </w:p>
        </w:tc>
        <w:tc>
          <w:tcPr>
            <w:tcW w:w="520" w:type="dxa"/>
            <w:vAlign w:val="center"/>
          </w:tcPr>
          <w:p w14:paraId="5E001314" w14:textId="77777777" w:rsidR="00C60D85" w:rsidRDefault="00000000">
            <w:pPr>
              <w:spacing w:after="0"/>
              <w:rPr>
                <w:ins w:id="15442" w:author="Sean de Noronha | DRG" w:date="2026-09-29T16:58:00Z" w16du:dateUtc="2026-09-29T14:58:00Z"/>
                <w:rFonts w:cs="Arial"/>
                <w:sz w:val="13"/>
                <w:szCs w:val="13"/>
              </w:rPr>
            </w:pPr>
            <w:ins w:id="15443"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315" w14:textId="77777777" w:rsidR="00C60D85" w:rsidRDefault="00000000">
            <w:pPr>
              <w:spacing w:after="0"/>
              <w:rPr>
                <w:ins w:id="15444" w:author="Sean de Noronha | DRG" w:date="2026-09-29T16:58:00Z" w16du:dateUtc="2026-09-29T14:58:00Z"/>
                <w:rFonts w:cs="Arial"/>
                <w:sz w:val="13"/>
                <w:szCs w:val="13"/>
              </w:rPr>
            </w:pPr>
            <w:ins w:id="15445" w:author="Sean de Noronha | DRG" w:date="2026-09-29T16:58:00Z" w16du:dateUtc="2026-09-29T14:58:00Z">
              <w:r>
                <w:rPr>
                  <w:rFonts w:cs="Arial"/>
                  <w:sz w:val="13"/>
                  <w:szCs w:val="13"/>
                </w:rPr>
                <w:t>10,000</w:t>
              </w:r>
            </w:ins>
          </w:p>
        </w:tc>
        <w:tc>
          <w:tcPr>
            <w:tcW w:w="800" w:type="dxa"/>
            <w:vAlign w:val="center"/>
          </w:tcPr>
          <w:p w14:paraId="5E001316" w14:textId="77777777" w:rsidR="00C60D85" w:rsidRDefault="00000000">
            <w:pPr>
              <w:spacing w:after="0"/>
              <w:rPr>
                <w:ins w:id="15446" w:author="Sean de Noronha | DRG" w:date="2026-09-29T16:58:00Z" w16du:dateUtc="2026-09-29T14:58:00Z"/>
                <w:rFonts w:cs="Arial"/>
                <w:sz w:val="13"/>
                <w:szCs w:val="13"/>
              </w:rPr>
            </w:pPr>
            <w:ins w:id="15447" w:author="Sean de Noronha | DRG" w:date="2026-09-29T16:58:00Z" w16du:dateUtc="2026-09-29T14:58:00Z">
              <w:r>
                <w:rPr>
                  <w:rFonts w:cs="Arial"/>
                  <w:sz w:val="13"/>
                  <w:szCs w:val="13"/>
                </w:rPr>
                <w:t>–</w:t>
              </w:r>
            </w:ins>
          </w:p>
        </w:tc>
        <w:tc>
          <w:tcPr>
            <w:tcW w:w="880" w:type="dxa"/>
            <w:vAlign w:val="center"/>
          </w:tcPr>
          <w:p w14:paraId="5E001317" w14:textId="77777777" w:rsidR="00C60D85" w:rsidRDefault="00000000">
            <w:pPr>
              <w:spacing w:after="0"/>
              <w:rPr>
                <w:ins w:id="15448" w:author="Sean de Noronha | DRG" w:date="2026-09-29T16:58:00Z" w16du:dateUtc="2026-09-29T14:58:00Z"/>
                <w:rFonts w:cs="Arial"/>
                <w:sz w:val="13"/>
                <w:szCs w:val="13"/>
              </w:rPr>
            </w:pPr>
            <w:ins w:id="15449" w:author="Sean de Noronha | DRG" w:date="2026-09-29T16:58:00Z" w16du:dateUtc="2026-09-29T14:58:00Z">
              <w:r>
                <w:rPr>
                  <w:rFonts w:cs="Arial"/>
                  <w:sz w:val="13"/>
                  <w:szCs w:val="13"/>
                </w:rPr>
                <w:t>–</w:t>
              </w:r>
            </w:ins>
          </w:p>
        </w:tc>
        <w:tc>
          <w:tcPr>
            <w:tcW w:w="820" w:type="dxa"/>
            <w:vAlign w:val="center"/>
          </w:tcPr>
          <w:p w14:paraId="5E001318" w14:textId="77777777" w:rsidR="00C60D85" w:rsidRDefault="00000000">
            <w:pPr>
              <w:spacing w:after="0"/>
              <w:rPr>
                <w:ins w:id="15450" w:author="Sean de Noronha | DRG" w:date="2026-09-29T16:58:00Z" w16du:dateUtc="2026-09-29T14:58:00Z"/>
                <w:rFonts w:cs="Arial"/>
                <w:sz w:val="13"/>
                <w:szCs w:val="13"/>
              </w:rPr>
            </w:pPr>
            <w:ins w:id="15451" w:author="Sean de Noronha | DRG" w:date="2026-09-29T16:58:00Z" w16du:dateUtc="2026-09-29T14:58:00Z">
              <w:r>
                <w:rPr>
                  <w:rFonts w:cs="Arial"/>
                  <w:sz w:val="13"/>
                  <w:szCs w:val="13"/>
                </w:rPr>
                <w:t>–</w:t>
              </w:r>
            </w:ins>
          </w:p>
        </w:tc>
        <w:tc>
          <w:tcPr>
            <w:tcW w:w="1100" w:type="dxa"/>
            <w:vAlign w:val="center"/>
          </w:tcPr>
          <w:p w14:paraId="5E001319" w14:textId="77777777" w:rsidR="00C60D85" w:rsidRDefault="00000000">
            <w:pPr>
              <w:spacing w:after="0"/>
              <w:rPr>
                <w:ins w:id="15452" w:author="Sean de Noronha | DRG" w:date="2026-09-29T16:58:00Z" w16du:dateUtc="2026-09-29T14:58:00Z"/>
                <w:rFonts w:cs="Arial"/>
                <w:sz w:val="13"/>
                <w:szCs w:val="13"/>
              </w:rPr>
            </w:pPr>
            <w:ins w:id="15453" w:author="Sean de Noronha | DRG" w:date="2026-09-29T16:58:00Z" w16du:dateUtc="2026-09-29T14:58:00Z">
              <w:r>
                <w:rPr>
                  <w:rFonts w:cs="Arial"/>
                  <w:sz w:val="13"/>
                  <w:szCs w:val="13"/>
                </w:rPr>
                <w:t>112 (238)</w:t>
              </w:r>
            </w:ins>
          </w:p>
        </w:tc>
        <w:tc>
          <w:tcPr>
            <w:tcW w:w="700" w:type="dxa"/>
            <w:vAlign w:val="center"/>
          </w:tcPr>
          <w:p w14:paraId="5E00131A" w14:textId="77777777" w:rsidR="00C60D85" w:rsidRDefault="00000000">
            <w:pPr>
              <w:spacing w:after="0"/>
              <w:rPr>
                <w:ins w:id="15454" w:author="Sean de Noronha | DRG" w:date="2026-09-29T16:58:00Z" w16du:dateUtc="2026-09-29T14:58:00Z"/>
                <w:rFonts w:cs="Arial"/>
                <w:sz w:val="13"/>
                <w:szCs w:val="13"/>
              </w:rPr>
            </w:pPr>
            <w:ins w:id="15455" w:author="Sean de Noronha | DRG" w:date="2026-09-29T16:58:00Z" w16du:dateUtc="2026-09-29T14:58:00Z">
              <w:r>
                <w:rPr>
                  <w:rFonts w:cs="Arial"/>
                  <w:sz w:val="13"/>
                  <w:szCs w:val="13"/>
                </w:rPr>
                <w:t>9.10</w:t>
              </w:r>
            </w:ins>
          </w:p>
        </w:tc>
      </w:tr>
      <w:tr w:rsidR="00C60D85" w14:paraId="12BD8CC4" w14:textId="77777777">
        <w:trPr>
          <w:jc w:val="center"/>
          <w:ins w:id="15456" w:author="Sean de Noronha | DRG" w:date="2026-09-29T16:58:00Z"/>
        </w:trPr>
        <w:tc>
          <w:tcPr>
            <w:tcW w:w="560" w:type="dxa"/>
            <w:vAlign w:val="center"/>
          </w:tcPr>
          <w:p w14:paraId="5E00131B" w14:textId="77777777" w:rsidR="00C60D85" w:rsidRDefault="00000000">
            <w:pPr>
              <w:spacing w:after="0"/>
              <w:rPr>
                <w:ins w:id="15457" w:author="Sean de Noronha | DRG" w:date="2026-09-29T16:58:00Z" w16du:dateUtc="2026-09-29T14:58:00Z"/>
                <w:rFonts w:cs="Arial"/>
                <w:sz w:val="13"/>
                <w:szCs w:val="13"/>
              </w:rPr>
            </w:pPr>
            <w:ins w:id="15458" w:author="Sean de Noronha | DRG" w:date="2026-09-29T16:58:00Z" w16du:dateUtc="2026-09-29T14:58:00Z">
              <w:r>
                <w:rPr>
                  <w:rFonts w:cs="Arial"/>
                  <w:sz w:val="13"/>
                  <w:szCs w:val="13"/>
                </w:rPr>
                <w:t>396</w:t>
              </w:r>
            </w:ins>
          </w:p>
        </w:tc>
        <w:tc>
          <w:tcPr>
            <w:tcW w:w="500" w:type="dxa"/>
            <w:vAlign w:val="center"/>
          </w:tcPr>
          <w:p w14:paraId="5E00131C" w14:textId="77777777" w:rsidR="00C60D85" w:rsidRDefault="00000000">
            <w:pPr>
              <w:spacing w:after="0"/>
              <w:rPr>
                <w:ins w:id="15459" w:author="Sean de Noronha | DRG" w:date="2026-09-29T16:58:00Z" w16du:dateUtc="2026-09-29T14:58:00Z"/>
                <w:rFonts w:cs="Arial"/>
                <w:sz w:val="13"/>
                <w:szCs w:val="13"/>
              </w:rPr>
            </w:pPr>
            <w:ins w:id="15460" w:author="Sean de Noronha | DRG" w:date="2026-09-29T16:58:00Z" w16du:dateUtc="2026-09-29T14:58:00Z">
              <w:r>
                <w:rPr>
                  <w:rFonts w:cs="Arial"/>
                  <w:sz w:val="13"/>
                  <w:szCs w:val="13"/>
                </w:rPr>
                <w:t>T5</w:t>
              </w:r>
            </w:ins>
          </w:p>
        </w:tc>
        <w:tc>
          <w:tcPr>
            <w:tcW w:w="660" w:type="dxa"/>
            <w:vAlign w:val="center"/>
          </w:tcPr>
          <w:p w14:paraId="5E00131D" w14:textId="77777777" w:rsidR="00C60D85" w:rsidRDefault="00000000">
            <w:pPr>
              <w:spacing w:after="0"/>
              <w:rPr>
                <w:ins w:id="15461" w:author="Sean de Noronha | DRG" w:date="2026-09-29T16:58:00Z" w16du:dateUtc="2026-09-29T14:58:00Z"/>
                <w:rFonts w:cs="Arial"/>
                <w:sz w:val="13"/>
                <w:szCs w:val="13"/>
              </w:rPr>
            </w:pPr>
            <w:ins w:id="15462" w:author="Sean de Noronha | DRG" w:date="2026-09-29T16:58:00Z" w16du:dateUtc="2026-09-29T14:58:00Z">
              <w:r>
                <w:rPr>
                  <w:rFonts w:cs="Arial"/>
                  <w:sz w:val="13"/>
                  <w:szCs w:val="13"/>
                </w:rPr>
                <w:t>3</w:t>
              </w:r>
            </w:ins>
          </w:p>
        </w:tc>
        <w:tc>
          <w:tcPr>
            <w:tcW w:w="1920" w:type="dxa"/>
            <w:vAlign w:val="center"/>
          </w:tcPr>
          <w:p w14:paraId="5E00131E" w14:textId="77777777" w:rsidR="00C60D85" w:rsidRDefault="00000000">
            <w:pPr>
              <w:spacing w:after="0"/>
              <w:rPr>
                <w:ins w:id="15463" w:author="Sean de Noronha | DRG" w:date="2026-09-29T16:58:00Z" w16du:dateUtc="2026-09-29T14:58:00Z"/>
                <w:rFonts w:cs="Arial"/>
                <w:sz w:val="13"/>
                <w:szCs w:val="13"/>
              </w:rPr>
            </w:pPr>
            <w:ins w:id="15464" w:author="Sean de Noronha | DRG" w:date="2026-09-29T16:58:00Z" w16du:dateUtc="2026-09-29T14:58:00Z">
              <w:r>
                <w:rPr>
                  <w:rFonts w:cs="Arial"/>
                  <w:sz w:val="13"/>
                  <w:szCs w:val="13"/>
                </w:rPr>
                <w:t>End fittings, EHD 18</w:t>
              </w:r>
            </w:ins>
          </w:p>
        </w:tc>
        <w:tc>
          <w:tcPr>
            <w:tcW w:w="520" w:type="dxa"/>
            <w:vAlign w:val="center"/>
          </w:tcPr>
          <w:p w14:paraId="5E00131F" w14:textId="77777777" w:rsidR="00C60D85" w:rsidRDefault="00000000">
            <w:pPr>
              <w:spacing w:after="0"/>
              <w:rPr>
                <w:ins w:id="15465" w:author="Sean de Noronha | DRG" w:date="2026-09-29T16:58:00Z" w16du:dateUtc="2026-09-29T14:58:00Z"/>
                <w:rFonts w:cs="Arial"/>
                <w:sz w:val="13"/>
                <w:szCs w:val="13"/>
              </w:rPr>
            </w:pPr>
            <w:ins w:id="15466"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320" w14:textId="77777777" w:rsidR="00C60D85" w:rsidRDefault="00000000">
            <w:pPr>
              <w:spacing w:after="0"/>
              <w:rPr>
                <w:ins w:id="15467" w:author="Sean de Noronha | DRG" w:date="2026-09-29T16:58:00Z" w16du:dateUtc="2026-09-29T14:58:00Z"/>
                <w:rFonts w:cs="Arial"/>
                <w:sz w:val="13"/>
                <w:szCs w:val="13"/>
              </w:rPr>
            </w:pPr>
            <w:ins w:id="15468" w:author="Sean de Noronha | DRG" w:date="2026-09-29T16:58:00Z" w16du:dateUtc="2026-09-29T14:58:00Z">
              <w:r>
                <w:rPr>
                  <w:rFonts w:cs="Arial"/>
                  <w:sz w:val="13"/>
                  <w:szCs w:val="13"/>
                </w:rPr>
                <w:t>20,000</w:t>
              </w:r>
            </w:ins>
          </w:p>
        </w:tc>
        <w:tc>
          <w:tcPr>
            <w:tcW w:w="800" w:type="dxa"/>
            <w:vAlign w:val="center"/>
          </w:tcPr>
          <w:p w14:paraId="5E001321" w14:textId="77777777" w:rsidR="00C60D85" w:rsidRDefault="00000000">
            <w:pPr>
              <w:spacing w:after="0"/>
              <w:rPr>
                <w:ins w:id="15469" w:author="Sean de Noronha | DRG" w:date="2026-09-29T16:58:00Z" w16du:dateUtc="2026-09-29T14:58:00Z"/>
                <w:rFonts w:cs="Arial"/>
                <w:sz w:val="13"/>
                <w:szCs w:val="13"/>
              </w:rPr>
            </w:pPr>
            <w:ins w:id="15470" w:author="Sean de Noronha | DRG" w:date="2026-09-29T16:58:00Z" w16du:dateUtc="2026-09-29T14:58:00Z">
              <w:r>
                <w:rPr>
                  <w:rFonts w:cs="Arial"/>
                  <w:sz w:val="13"/>
                  <w:szCs w:val="13"/>
                </w:rPr>
                <w:t>–</w:t>
              </w:r>
            </w:ins>
          </w:p>
        </w:tc>
        <w:tc>
          <w:tcPr>
            <w:tcW w:w="880" w:type="dxa"/>
            <w:vAlign w:val="center"/>
          </w:tcPr>
          <w:p w14:paraId="5E001322" w14:textId="77777777" w:rsidR="00C60D85" w:rsidRDefault="00000000">
            <w:pPr>
              <w:spacing w:after="0"/>
              <w:rPr>
                <w:ins w:id="15471" w:author="Sean de Noronha | DRG" w:date="2026-09-29T16:58:00Z" w16du:dateUtc="2026-09-29T14:58:00Z"/>
                <w:rFonts w:cs="Arial"/>
                <w:sz w:val="13"/>
                <w:szCs w:val="13"/>
              </w:rPr>
            </w:pPr>
            <w:ins w:id="15472" w:author="Sean de Noronha | DRG" w:date="2026-09-29T16:58:00Z" w16du:dateUtc="2026-09-29T14:58:00Z">
              <w:r>
                <w:rPr>
                  <w:rFonts w:cs="Arial"/>
                  <w:sz w:val="13"/>
                  <w:szCs w:val="13"/>
                </w:rPr>
                <w:t>–</w:t>
              </w:r>
            </w:ins>
          </w:p>
        </w:tc>
        <w:tc>
          <w:tcPr>
            <w:tcW w:w="820" w:type="dxa"/>
            <w:vAlign w:val="center"/>
          </w:tcPr>
          <w:p w14:paraId="5E001323" w14:textId="77777777" w:rsidR="00C60D85" w:rsidRDefault="00000000">
            <w:pPr>
              <w:spacing w:after="0"/>
              <w:rPr>
                <w:ins w:id="15473" w:author="Sean de Noronha | DRG" w:date="2026-09-29T16:58:00Z" w16du:dateUtc="2026-09-29T14:58:00Z"/>
                <w:rFonts w:cs="Arial"/>
                <w:sz w:val="13"/>
                <w:szCs w:val="13"/>
              </w:rPr>
            </w:pPr>
            <w:ins w:id="15474" w:author="Sean de Noronha | DRG" w:date="2026-09-29T16:58:00Z" w16du:dateUtc="2026-09-29T14:58:00Z">
              <w:r>
                <w:rPr>
                  <w:rFonts w:cs="Arial"/>
                  <w:sz w:val="13"/>
                  <w:szCs w:val="13"/>
                </w:rPr>
                <w:t>–</w:t>
              </w:r>
            </w:ins>
          </w:p>
        </w:tc>
        <w:tc>
          <w:tcPr>
            <w:tcW w:w="1100" w:type="dxa"/>
            <w:vAlign w:val="center"/>
          </w:tcPr>
          <w:p w14:paraId="5E001324" w14:textId="77777777" w:rsidR="00C60D85" w:rsidRDefault="00000000">
            <w:pPr>
              <w:spacing w:after="0"/>
              <w:rPr>
                <w:ins w:id="15475" w:author="Sean de Noronha | DRG" w:date="2026-09-29T16:58:00Z" w16du:dateUtc="2026-09-29T14:58:00Z"/>
                <w:rFonts w:cs="Arial"/>
                <w:sz w:val="13"/>
                <w:szCs w:val="13"/>
              </w:rPr>
            </w:pPr>
            <w:ins w:id="15476" w:author="Sean de Noronha | DRG" w:date="2026-09-29T16:58:00Z" w16du:dateUtc="2026-09-29T14:58:00Z">
              <w:r>
                <w:rPr>
                  <w:rFonts w:cs="Arial"/>
                  <w:sz w:val="13"/>
                  <w:szCs w:val="13"/>
                </w:rPr>
                <w:t>224 (475)</w:t>
              </w:r>
            </w:ins>
          </w:p>
        </w:tc>
        <w:tc>
          <w:tcPr>
            <w:tcW w:w="700" w:type="dxa"/>
            <w:vAlign w:val="center"/>
          </w:tcPr>
          <w:p w14:paraId="5E001325" w14:textId="77777777" w:rsidR="00C60D85" w:rsidRDefault="00000000">
            <w:pPr>
              <w:spacing w:after="0"/>
              <w:rPr>
                <w:ins w:id="15477" w:author="Sean de Noronha | DRG" w:date="2026-09-29T16:58:00Z" w16du:dateUtc="2026-09-29T14:58:00Z"/>
                <w:rFonts w:cs="Arial"/>
                <w:sz w:val="13"/>
                <w:szCs w:val="13"/>
              </w:rPr>
            </w:pPr>
            <w:ins w:id="15478" w:author="Sean de Noronha | DRG" w:date="2026-09-29T16:58:00Z" w16du:dateUtc="2026-09-29T14:58:00Z">
              <w:r>
                <w:rPr>
                  <w:rFonts w:cs="Arial"/>
                  <w:sz w:val="13"/>
                  <w:szCs w:val="13"/>
                </w:rPr>
                <w:t>18.2</w:t>
              </w:r>
            </w:ins>
          </w:p>
        </w:tc>
      </w:tr>
      <w:tr w:rsidR="00C60D85" w14:paraId="0CCE00F7" w14:textId="77777777">
        <w:trPr>
          <w:jc w:val="center"/>
          <w:ins w:id="15479" w:author="Sean de Noronha | DRG" w:date="2026-09-29T16:58:00Z"/>
        </w:trPr>
        <w:tc>
          <w:tcPr>
            <w:tcW w:w="560" w:type="dxa"/>
            <w:vAlign w:val="center"/>
          </w:tcPr>
          <w:p w14:paraId="5E001326" w14:textId="77777777" w:rsidR="00C60D85" w:rsidRDefault="00000000">
            <w:pPr>
              <w:spacing w:after="0"/>
              <w:rPr>
                <w:ins w:id="15480" w:author="Sean de Noronha | DRG" w:date="2026-09-29T16:58:00Z" w16du:dateUtc="2026-09-29T14:58:00Z"/>
                <w:rFonts w:cs="Arial"/>
                <w:sz w:val="13"/>
                <w:szCs w:val="13"/>
              </w:rPr>
            </w:pPr>
            <w:ins w:id="15481" w:author="Sean de Noronha | DRG" w:date="2026-09-29T16:58:00Z" w16du:dateUtc="2026-09-29T14:58:00Z">
              <w:r>
                <w:rPr>
                  <w:rFonts w:cs="Arial"/>
                  <w:sz w:val="13"/>
                  <w:szCs w:val="13"/>
                </w:rPr>
                <w:t>397</w:t>
              </w:r>
            </w:ins>
          </w:p>
        </w:tc>
        <w:tc>
          <w:tcPr>
            <w:tcW w:w="500" w:type="dxa"/>
            <w:vAlign w:val="center"/>
          </w:tcPr>
          <w:p w14:paraId="5E001327" w14:textId="77777777" w:rsidR="00C60D85" w:rsidRDefault="00000000">
            <w:pPr>
              <w:spacing w:after="0"/>
              <w:rPr>
                <w:ins w:id="15482" w:author="Sean de Noronha | DRG" w:date="2026-09-29T16:58:00Z" w16du:dateUtc="2026-09-29T14:58:00Z"/>
                <w:rFonts w:cs="Arial"/>
                <w:sz w:val="13"/>
                <w:szCs w:val="13"/>
              </w:rPr>
            </w:pPr>
            <w:ins w:id="15483" w:author="Sean de Noronha | DRG" w:date="2026-09-29T16:58:00Z" w16du:dateUtc="2026-09-29T14:58:00Z">
              <w:r>
                <w:rPr>
                  <w:rFonts w:cs="Arial"/>
                  <w:sz w:val="13"/>
                  <w:szCs w:val="13"/>
                </w:rPr>
                <w:t>T5</w:t>
              </w:r>
            </w:ins>
          </w:p>
        </w:tc>
        <w:tc>
          <w:tcPr>
            <w:tcW w:w="660" w:type="dxa"/>
            <w:vAlign w:val="center"/>
          </w:tcPr>
          <w:p w14:paraId="5E001328" w14:textId="77777777" w:rsidR="00C60D85" w:rsidRDefault="00000000">
            <w:pPr>
              <w:spacing w:after="0"/>
              <w:rPr>
                <w:ins w:id="15484" w:author="Sean de Noronha | DRG" w:date="2026-09-29T16:58:00Z" w16du:dateUtc="2026-09-29T14:58:00Z"/>
                <w:rFonts w:cs="Arial"/>
                <w:sz w:val="13"/>
                <w:szCs w:val="13"/>
              </w:rPr>
            </w:pPr>
            <w:ins w:id="15485" w:author="Sean de Noronha | DRG" w:date="2026-09-29T16:58:00Z" w16du:dateUtc="2026-09-29T14:58:00Z">
              <w:r>
                <w:rPr>
                  <w:rFonts w:cs="Arial"/>
                  <w:sz w:val="13"/>
                  <w:szCs w:val="13"/>
                </w:rPr>
                <w:t>3</w:t>
              </w:r>
            </w:ins>
          </w:p>
        </w:tc>
        <w:tc>
          <w:tcPr>
            <w:tcW w:w="1920" w:type="dxa"/>
            <w:vAlign w:val="center"/>
          </w:tcPr>
          <w:p w14:paraId="5E001329" w14:textId="77777777" w:rsidR="00C60D85" w:rsidRDefault="00000000">
            <w:pPr>
              <w:spacing w:after="0"/>
              <w:rPr>
                <w:ins w:id="15486" w:author="Sean de Noronha | DRG" w:date="2026-09-29T16:58:00Z" w16du:dateUtc="2026-09-29T14:58:00Z"/>
                <w:rFonts w:cs="Arial"/>
                <w:sz w:val="13"/>
                <w:szCs w:val="13"/>
              </w:rPr>
            </w:pPr>
            <w:ins w:id="15487" w:author="Sean de Noronha | DRG" w:date="2026-09-29T16:58:00Z" w16du:dateUtc="2026-09-29T14:58:00Z">
              <w:r>
                <w:rPr>
                  <w:rFonts w:cs="Arial"/>
                  <w:sz w:val="13"/>
                  <w:szCs w:val="13"/>
                </w:rPr>
                <w:t>End fittings, EHD 23</w:t>
              </w:r>
            </w:ins>
          </w:p>
        </w:tc>
        <w:tc>
          <w:tcPr>
            <w:tcW w:w="520" w:type="dxa"/>
            <w:vAlign w:val="center"/>
          </w:tcPr>
          <w:p w14:paraId="5E00132A" w14:textId="77777777" w:rsidR="00C60D85" w:rsidRDefault="00000000">
            <w:pPr>
              <w:spacing w:after="0"/>
              <w:rPr>
                <w:ins w:id="15488" w:author="Sean de Noronha | DRG" w:date="2026-09-29T16:58:00Z" w16du:dateUtc="2026-09-29T14:58:00Z"/>
                <w:rFonts w:cs="Arial"/>
                <w:sz w:val="13"/>
                <w:szCs w:val="13"/>
              </w:rPr>
            </w:pPr>
            <w:ins w:id="15489" w:author="Sean de Noronha | DRG" w:date="2026-09-29T16:58:00Z" w16du:dateUtc="2026-09-29T14:58:00Z">
              <w:r>
                <w:rPr>
                  <w:rFonts w:cs="Arial"/>
                  <w:sz w:val="13"/>
                  <w:szCs w:val="13"/>
                </w:rPr>
                <w:t>He</w:t>
              </w:r>
            </w:ins>
          </w:p>
        </w:tc>
        <w:tc>
          <w:tcPr>
            <w:tcW w:w="900" w:type="dxa"/>
            <w:vAlign w:val="center"/>
          </w:tcPr>
          <w:p w14:paraId="5E00132B" w14:textId="77777777" w:rsidR="00C60D85" w:rsidRDefault="00000000">
            <w:pPr>
              <w:spacing w:after="0"/>
              <w:rPr>
                <w:ins w:id="15490" w:author="Sean de Noronha | DRG" w:date="2026-09-29T16:58:00Z" w16du:dateUtc="2026-09-29T14:58:00Z"/>
                <w:rFonts w:cs="Arial"/>
                <w:sz w:val="13"/>
                <w:szCs w:val="13"/>
              </w:rPr>
            </w:pPr>
            <w:ins w:id="15491" w:author="Sean de Noronha | DRG" w:date="2026-09-29T16:58:00Z" w16du:dateUtc="2026-09-29T14:58:00Z">
              <w:r>
                <w:rPr>
                  <w:rFonts w:cs="Arial"/>
                  <w:sz w:val="13"/>
                  <w:szCs w:val="13"/>
                </w:rPr>
                <w:t>1,000</w:t>
              </w:r>
            </w:ins>
          </w:p>
        </w:tc>
        <w:tc>
          <w:tcPr>
            <w:tcW w:w="800" w:type="dxa"/>
            <w:vAlign w:val="center"/>
          </w:tcPr>
          <w:p w14:paraId="5E00132C" w14:textId="77777777" w:rsidR="00C60D85" w:rsidRDefault="00000000">
            <w:pPr>
              <w:spacing w:after="0"/>
              <w:rPr>
                <w:ins w:id="15492" w:author="Sean de Noronha | DRG" w:date="2026-09-29T16:58:00Z" w16du:dateUtc="2026-09-29T14:58:00Z"/>
                <w:rFonts w:cs="Arial"/>
                <w:sz w:val="13"/>
                <w:szCs w:val="13"/>
              </w:rPr>
            </w:pPr>
            <w:ins w:id="15493" w:author="Sean de Noronha | DRG" w:date="2026-09-29T16:58:00Z" w16du:dateUtc="2026-09-29T14:58:00Z">
              <w:r>
                <w:rPr>
                  <w:rFonts w:cs="Arial"/>
                  <w:sz w:val="13"/>
                  <w:szCs w:val="13"/>
                </w:rPr>
                <w:t>–</w:t>
              </w:r>
            </w:ins>
          </w:p>
        </w:tc>
        <w:tc>
          <w:tcPr>
            <w:tcW w:w="880" w:type="dxa"/>
            <w:vAlign w:val="center"/>
          </w:tcPr>
          <w:p w14:paraId="5E00132D" w14:textId="77777777" w:rsidR="00C60D85" w:rsidRDefault="00000000">
            <w:pPr>
              <w:spacing w:after="0"/>
              <w:rPr>
                <w:ins w:id="15494" w:author="Sean de Noronha | DRG" w:date="2026-09-29T16:58:00Z" w16du:dateUtc="2026-09-29T14:58:00Z"/>
                <w:rFonts w:cs="Arial"/>
                <w:sz w:val="13"/>
                <w:szCs w:val="13"/>
              </w:rPr>
            </w:pPr>
            <w:ins w:id="15495" w:author="Sean de Noronha | DRG" w:date="2026-09-29T16:58:00Z" w16du:dateUtc="2026-09-29T14:58:00Z">
              <w:r>
                <w:rPr>
                  <w:rFonts w:cs="Arial"/>
                  <w:sz w:val="13"/>
                  <w:szCs w:val="13"/>
                </w:rPr>
                <w:t>–</w:t>
              </w:r>
            </w:ins>
          </w:p>
        </w:tc>
        <w:tc>
          <w:tcPr>
            <w:tcW w:w="820" w:type="dxa"/>
            <w:vAlign w:val="center"/>
          </w:tcPr>
          <w:p w14:paraId="5E00132E" w14:textId="77777777" w:rsidR="00C60D85" w:rsidRDefault="00000000">
            <w:pPr>
              <w:spacing w:after="0"/>
              <w:rPr>
                <w:ins w:id="15496" w:author="Sean de Noronha | DRG" w:date="2026-09-29T16:58:00Z" w16du:dateUtc="2026-09-29T14:58:00Z"/>
                <w:rFonts w:cs="Arial"/>
                <w:sz w:val="13"/>
                <w:szCs w:val="13"/>
              </w:rPr>
            </w:pPr>
            <w:ins w:id="15497" w:author="Sean de Noronha | DRG" w:date="2026-09-29T16:58:00Z" w16du:dateUtc="2026-09-29T14:58:00Z">
              <w:r>
                <w:rPr>
                  <w:rFonts w:cs="Arial"/>
                  <w:sz w:val="13"/>
                  <w:szCs w:val="13"/>
                </w:rPr>
                <w:t>–</w:t>
              </w:r>
            </w:ins>
          </w:p>
        </w:tc>
        <w:tc>
          <w:tcPr>
            <w:tcW w:w="1100" w:type="dxa"/>
            <w:vAlign w:val="center"/>
          </w:tcPr>
          <w:p w14:paraId="5E00132F" w14:textId="77777777" w:rsidR="00C60D85" w:rsidRDefault="00000000">
            <w:pPr>
              <w:spacing w:after="0"/>
              <w:rPr>
                <w:ins w:id="15498" w:author="Sean de Noronha | DRG" w:date="2026-09-29T16:58:00Z" w16du:dateUtc="2026-09-29T14:58:00Z"/>
                <w:rFonts w:cs="Arial"/>
                <w:sz w:val="13"/>
                <w:szCs w:val="13"/>
              </w:rPr>
            </w:pPr>
            <w:ins w:id="15499" w:author="Sean de Noronha | DRG" w:date="2026-09-29T16:58:00Z" w16du:dateUtc="2026-09-29T14:58:00Z">
              <w:r>
                <w:rPr>
                  <w:rFonts w:cs="Arial"/>
                  <w:sz w:val="13"/>
                  <w:szCs w:val="13"/>
                </w:rPr>
                <w:t>116 (245)</w:t>
              </w:r>
            </w:ins>
          </w:p>
        </w:tc>
        <w:tc>
          <w:tcPr>
            <w:tcW w:w="700" w:type="dxa"/>
            <w:vAlign w:val="center"/>
          </w:tcPr>
          <w:p w14:paraId="5E001330" w14:textId="77777777" w:rsidR="00C60D85" w:rsidRDefault="00000000">
            <w:pPr>
              <w:spacing w:after="0"/>
              <w:rPr>
                <w:ins w:id="15500" w:author="Sean de Noronha | DRG" w:date="2026-09-29T16:58:00Z" w16du:dateUtc="2026-09-29T14:58:00Z"/>
                <w:rFonts w:cs="Arial"/>
                <w:sz w:val="13"/>
                <w:szCs w:val="13"/>
              </w:rPr>
            </w:pPr>
            <w:ins w:id="15501" w:author="Sean de Noronha | DRG" w:date="2026-09-29T16:58:00Z" w16du:dateUtc="2026-09-29T14:58:00Z">
              <w:r>
                <w:rPr>
                  <w:rFonts w:cs="Arial"/>
                  <w:sz w:val="13"/>
                  <w:szCs w:val="13"/>
                </w:rPr>
                <w:t>5.36</w:t>
              </w:r>
            </w:ins>
          </w:p>
        </w:tc>
      </w:tr>
      <w:tr w:rsidR="00C60D85" w14:paraId="5607BB54" w14:textId="77777777">
        <w:trPr>
          <w:jc w:val="center"/>
          <w:ins w:id="15502" w:author="Sean de Noronha | DRG" w:date="2026-09-29T16:58:00Z"/>
        </w:trPr>
        <w:tc>
          <w:tcPr>
            <w:tcW w:w="560" w:type="dxa"/>
            <w:vAlign w:val="center"/>
          </w:tcPr>
          <w:p w14:paraId="5E001331" w14:textId="77777777" w:rsidR="00C60D85" w:rsidRDefault="00000000">
            <w:pPr>
              <w:spacing w:after="0"/>
              <w:rPr>
                <w:ins w:id="15503" w:author="Sean de Noronha | DRG" w:date="2026-09-29T16:58:00Z" w16du:dateUtc="2026-09-29T14:58:00Z"/>
                <w:rFonts w:cs="Arial"/>
                <w:sz w:val="13"/>
                <w:szCs w:val="13"/>
              </w:rPr>
            </w:pPr>
            <w:ins w:id="15504" w:author="Sean de Noronha | DRG" w:date="2026-09-29T16:58:00Z" w16du:dateUtc="2026-09-29T14:58:00Z">
              <w:r>
                <w:rPr>
                  <w:rFonts w:cs="Arial"/>
                  <w:sz w:val="13"/>
                  <w:szCs w:val="13"/>
                </w:rPr>
                <w:t>398</w:t>
              </w:r>
            </w:ins>
          </w:p>
        </w:tc>
        <w:tc>
          <w:tcPr>
            <w:tcW w:w="500" w:type="dxa"/>
            <w:vAlign w:val="center"/>
          </w:tcPr>
          <w:p w14:paraId="5E001332" w14:textId="77777777" w:rsidR="00C60D85" w:rsidRDefault="00000000">
            <w:pPr>
              <w:spacing w:after="0"/>
              <w:rPr>
                <w:ins w:id="15505" w:author="Sean de Noronha | DRG" w:date="2026-09-29T16:58:00Z" w16du:dateUtc="2026-09-29T14:58:00Z"/>
                <w:rFonts w:cs="Arial"/>
                <w:sz w:val="13"/>
                <w:szCs w:val="13"/>
              </w:rPr>
            </w:pPr>
            <w:ins w:id="15506" w:author="Sean de Noronha | DRG" w:date="2026-09-29T16:58:00Z" w16du:dateUtc="2026-09-29T14:58:00Z">
              <w:r>
                <w:rPr>
                  <w:rFonts w:cs="Arial"/>
                  <w:sz w:val="13"/>
                  <w:szCs w:val="13"/>
                </w:rPr>
                <w:t>T5</w:t>
              </w:r>
            </w:ins>
          </w:p>
        </w:tc>
        <w:tc>
          <w:tcPr>
            <w:tcW w:w="660" w:type="dxa"/>
            <w:vAlign w:val="center"/>
          </w:tcPr>
          <w:p w14:paraId="5E001333" w14:textId="77777777" w:rsidR="00C60D85" w:rsidRDefault="00000000">
            <w:pPr>
              <w:spacing w:after="0"/>
              <w:rPr>
                <w:ins w:id="15507" w:author="Sean de Noronha | DRG" w:date="2026-09-29T16:58:00Z" w16du:dateUtc="2026-09-29T14:58:00Z"/>
                <w:rFonts w:cs="Arial"/>
                <w:sz w:val="13"/>
                <w:szCs w:val="13"/>
              </w:rPr>
            </w:pPr>
            <w:ins w:id="15508" w:author="Sean de Noronha | DRG" w:date="2026-09-29T16:58:00Z" w16du:dateUtc="2026-09-29T14:58:00Z">
              <w:r>
                <w:rPr>
                  <w:rFonts w:cs="Arial"/>
                  <w:sz w:val="13"/>
                  <w:szCs w:val="13"/>
                </w:rPr>
                <w:t>3</w:t>
              </w:r>
            </w:ins>
          </w:p>
        </w:tc>
        <w:tc>
          <w:tcPr>
            <w:tcW w:w="1920" w:type="dxa"/>
            <w:vAlign w:val="center"/>
          </w:tcPr>
          <w:p w14:paraId="5E001334" w14:textId="77777777" w:rsidR="00C60D85" w:rsidRDefault="00000000">
            <w:pPr>
              <w:spacing w:after="0"/>
              <w:rPr>
                <w:ins w:id="15509" w:author="Sean de Noronha | DRG" w:date="2026-09-29T16:58:00Z" w16du:dateUtc="2026-09-29T14:58:00Z"/>
                <w:rFonts w:cs="Arial"/>
                <w:sz w:val="13"/>
                <w:szCs w:val="13"/>
              </w:rPr>
            </w:pPr>
            <w:ins w:id="15510" w:author="Sean de Noronha | DRG" w:date="2026-09-29T16:58:00Z" w16du:dateUtc="2026-09-29T14:58:00Z">
              <w:r>
                <w:rPr>
                  <w:rFonts w:cs="Arial"/>
                  <w:sz w:val="13"/>
                  <w:szCs w:val="13"/>
                </w:rPr>
                <w:t>End fittings, EHD 23</w:t>
              </w:r>
            </w:ins>
          </w:p>
        </w:tc>
        <w:tc>
          <w:tcPr>
            <w:tcW w:w="520" w:type="dxa"/>
            <w:vAlign w:val="center"/>
          </w:tcPr>
          <w:p w14:paraId="5E001335" w14:textId="77777777" w:rsidR="00C60D85" w:rsidRDefault="00000000">
            <w:pPr>
              <w:spacing w:after="0"/>
              <w:rPr>
                <w:ins w:id="15511" w:author="Sean de Noronha | DRG" w:date="2026-09-29T16:58:00Z" w16du:dateUtc="2026-09-29T14:58:00Z"/>
                <w:rFonts w:cs="Arial"/>
                <w:sz w:val="13"/>
                <w:szCs w:val="13"/>
              </w:rPr>
            </w:pPr>
            <w:ins w:id="15512" w:author="Sean de Noronha | DRG" w:date="2026-09-29T16:58:00Z" w16du:dateUtc="2026-09-29T14:58:00Z">
              <w:r>
                <w:rPr>
                  <w:rFonts w:cs="Arial"/>
                  <w:sz w:val="13"/>
                  <w:szCs w:val="13"/>
                </w:rPr>
                <w:t>He</w:t>
              </w:r>
            </w:ins>
          </w:p>
        </w:tc>
        <w:tc>
          <w:tcPr>
            <w:tcW w:w="900" w:type="dxa"/>
            <w:vAlign w:val="center"/>
          </w:tcPr>
          <w:p w14:paraId="5E001336" w14:textId="77777777" w:rsidR="00C60D85" w:rsidRDefault="00000000">
            <w:pPr>
              <w:spacing w:after="0"/>
              <w:rPr>
                <w:ins w:id="15513" w:author="Sean de Noronha | DRG" w:date="2026-09-29T16:58:00Z" w16du:dateUtc="2026-09-29T14:58:00Z"/>
                <w:rFonts w:cs="Arial"/>
                <w:sz w:val="13"/>
                <w:szCs w:val="13"/>
              </w:rPr>
            </w:pPr>
            <w:ins w:id="15514" w:author="Sean de Noronha | DRG" w:date="2026-09-29T16:58:00Z" w16du:dateUtc="2026-09-29T14:58:00Z">
              <w:r>
                <w:rPr>
                  <w:rFonts w:cs="Arial"/>
                  <w:sz w:val="13"/>
                  <w:szCs w:val="13"/>
                </w:rPr>
                <w:t>3,000</w:t>
              </w:r>
            </w:ins>
          </w:p>
        </w:tc>
        <w:tc>
          <w:tcPr>
            <w:tcW w:w="800" w:type="dxa"/>
            <w:vAlign w:val="center"/>
          </w:tcPr>
          <w:p w14:paraId="5E001337" w14:textId="77777777" w:rsidR="00C60D85" w:rsidRDefault="00000000">
            <w:pPr>
              <w:spacing w:after="0"/>
              <w:rPr>
                <w:ins w:id="15515" w:author="Sean de Noronha | DRG" w:date="2026-09-29T16:58:00Z" w16du:dateUtc="2026-09-29T14:58:00Z"/>
                <w:rFonts w:cs="Arial"/>
                <w:sz w:val="13"/>
                <w:szCs w:val="13"/>
              </w:rPr>
            </w:pPr>
            <w:ins w:id="15516" w:author="Sean de Noronha | DRG" w:date="2026-09-29T16:58:00Z" w16du:dateUtc="2026-09-29T14:58:00Z">
              <w:r>
                <w:rPr>
                  <w:rFonts w:cs="Arial"/>
                  <w:sz w:val="13"/>
                  <w:szCs w:val="13"/>
                </w:rPr>
                <w:t>–</w:t>
              </w:r>
            </w:ins>
          </w:p>
        </w:tc>
        <w:tc>
          <w:tcPr>
            <w:tcW w:w="880" w:type="dxa"/>
            <w:vAlign w:val="center"/>
          </w:tcPr>
          <w:p w14:paraId="5E001338" w14:textId="77777777" w:rsidR="00C60D85" w:rsidRDefault="00000000">
            <w:pPr>
              <w:spacing w:after="0"/>
              <w:rPr>
                <w:ins w:id="15517" w:author="Sean de Noronha | DRG" w:date="2026-09-29T16:58:00Z" w16du:dateUtc="2026-09-29T14:58:00Z"/>
                <w:rFonts w:cs="Arial"/>
                <w:sz w:val="13"/>
                <w:szCs w:val="13"/>
              </w:rPr>
            </w:pPr>
            <w:ins w:id="15518" w:author="Sean de Noronha | DRG" w:date="2026-09-29T16:58:00Z" w16du:dateUtc="2026-09-29T14:58:00Z">
              <w:r>
                <w:rPr>
                  <w:rFonts w:cs="Arial"/>
                  <w:sz w:val="13"/>
                  <w:szCs w:val="13"/>
                </w:rPr>
                <w:t>–</w:t>
              </w:r>
            </w:ins>
          </w:p>
        </w:tc>
        <w:tc>
          <w:tcPr>
            <w:tcW w:w="820" w:type="dxa"/>
            <w:vAlign w:val="center"/>
          </w:tcPr>
          <w:p w14:paraId="5E001339" w14:textId="77777777" w:rsidR="00C60D85" w:rsidRDefault="00000000">
            <w:pPr>
              <w:spacing w:after="0"/>
              <w:rPr>
                <w:ins w:id="15519" w:author="Sean de Noronha | DRG" w:date="2026-09-29T16:58:00Z" w16du:dateUtc="2026-09-29T14:58:00Z"/>
                <w:rFonts w:cs="Arial"/>
                <w:sz w:val="13"/>
                <w:szCs w:val="13"/>
              </w:rPr>
            </w:pPr>
            <w:ins w:id="15520" w:author="Sean de Noronha | DRG" w:date="2026-09-29T16:58:00Z" w16du:dateUtc="2026-09-29T14:58:00Z">
              <w:r>
                <w:rPr>
                  <w:rFonts w:cs="Arial"/>
                  <w:sz w:val="13"/>
                  <w:szCs w:val="13"/>
                </w:rPr>
                <w:t>–</w:t>
              </w:r>
            </w:ins>
          </w:p>
        </w:tc>
        <w:tc>
          <w:tcPr>
            <w:tcW w:w="1100" w:type="dxa"/>
            <w:vAlign w:val="center"/>
          </w:tcPr>
          <w:p w14:paraId="5E00133A" w14:textId="77777777" w:rsidR="00C60D85" w:rsidRDefault="00000000">
            <w:pPr>
              <w:spacing w:after="0"/>
              <w:rPr>
                <w:ins w:id="15521" w:author="Sean de Noronha | DRG" w:date="2026-09-29T16:58:00Z" w16du:dateUtc="2026-09-29T14:58:00Z"/>
                <w:rFonts w:cs="Arial"/>
                <w:sz w:val="13"/>
                <w:szCs w:val="13"/>
              </w:rPr>
            </w:pPr>
            <w:ins w:id="15522" w:author="Sean de Noronha | DRG" w:date="2026-09-29T16:58:00Z" w16du:dateUtc="2026-09-29T14:58:00Z">
              <w:r>
                <w:rPr>
                  <w:rFonts w:cs="Arial"/>
                  <w:sz w:val="13"/>
                  <w:szCs w:val="13"/>
                </w:rPr>
                <w:t>347 (736)</w:t>
              </w:r>
            </w:ins>
          </w:p>
        </w:tc>
        <w:tc>
          <w:tcPr>
            <w:tcW w:w="700" w:type="dxa"/>
            <w:vAlign w:val="center"/>
          </w:tcPr>
          <w:p w14:paraId="5E00133B" w14:textId="77777777" w:rsidR="00C60D85" w:rsidRDefault="00000000">
            <w:pPr>
              <w:spacing w:after="0"/>
              <w:rPr>
                <w:ins w:id="15523" w:author="Sean de Noronha | DRG" w:date="2026-09-29T16:58:00Z" w16du:dateUtc="2026-09-29T14:58:00Z"/>
                <w:rFonts w:cs="Arial"/>
                <w:sz w:val="13"/>
                <w:szCs w:val="13"/>
              </w:rPr>
            </w:pPr>
            <w:ins w:id="15524" w:author="Sean de Noronha | DRG" w:date="2026-09-29T16:58:00Z" w16du:dateUtc="2026-09-29T14:58:00Z">
              <w:r>
                <w:rPr>
                  <w:rFonts w:cs="Arial"/>
                  <w:sz w:val="13"/>
                  <w:szCs w:val="13"/>
                </w:rPr>
                <w:t>16.1</w:t>
              </w:r>
            </w:ins>
          </w:p>
        </w:tc>
      </w:tr>
      <w:tr w:rsidR="00C60D85" w14:paraId="01AA56D1" w14:textId="77777777">
        <w:trPr>
          <w:jc w:val="center"/>
          <w:ins w:id="15525" w:author="Sean de Noronha | DRG" w:date="2026-09-29T16:58:00Z"/>
        </w:trPr>
        <w:tc>
          <w:tcPr>
            <w:tcW w:w="560" w:type="dxa"/>
            <w:vAlign w:val="center"/>
          </w:tcPr>
          <w:p w14:paraId="5E00133C" w14:textId="77777777" w:rsidR="00C60D85" w:rsidRDefault="00000000">
            <w:pPr>
              <w:spacing w:after="0"/>
              <w:rPr>
                <w:ins w:id="15526" w:author="Sean de Noronha | DRG" w:date="2026-09-29T16:58:00Z" w16du:dateUtc="2026-09-29T14:58:00Z"/>
                <w:rFonts w:cs="Arial"/>
                <w:sz w:val="13"/>
                <w:szCs w:val="13"/>
              </w:rPr>
            </w:pPr>
            <w:ins w:id="15527" w:author="Sean de Noronha | DRG" w:date="2026-09-29T16:58:00Z" w16du:dateUtc="2026-09-29T14:58:00Z">
              <w:r>
                <w:rPr>
                  <w:rFonts w:cs="Arial"/>
                  <w:sz w:val="13"/>
                  <w:szCs w:val="13"/>
                </w:rPr>
                <w:t>399</w:t>
              </w:r>
            </w:ins>
          </w:p>
        </w:tc>
        <w:tc>
          <w:tcPr>
            <w:tcW w:w="500" w:type="dxa"/>
            <w:vAlign w:val="center"/>
          </w:tcPr>
          <w:p w14:paraId="5E00133D" w14:textId="77777777" w:rsidR="00C60D85" w:rsidRDefault="00000000">
            <w:pPr>
              <w:spacing w:after="0"/>
              <w:rPr>
                <w:ins w:id="15528" w:author="Sean de Noronha | DRG" w:date="2026-09-29T16:58:00Z" w16du:dateUtc="2026-09-29T14:58:00Z"/>
                <w:rFonts w:cs="Arial"/>
                <w:sz w:val="13"/>
                <w:szCs w:val="13"/>
              </w:rPr>
            </w:pPr>
            <w:ins w:id="15529" w:author="Sean de Noronha | DRG" w:date="2026-09-29T16:58:00Z" w16du:dateUtc="2026-09-29T14:58:00Z">
              <w:r>
                <w:rPr>
                  <w:rFonts w:cs="Arial"/>
                  <w:sz w:val="13"/>
                  <w:szCs w:val="13"/>
                </w:rPr>
                <w:t>T5</w:t>
              </w:r>
            </w:ins>
          </w:p>
        </w:tc>
        <w:tc>
          <w:tcPr>
            <w:tcW w:w="660" w:type="dxa"/>
            <w:vAlign w:val="center"/>
          </w:tcPr>
          <w:p w14:paraId="5E00133E" w14:textId="77777777" w:rsidR="00C60D85" w:rsidRDefault="00000000">
            <w:pPr>
              <w:spacing w:after="0"/>
              <w:rPr>
                <w:ins w:id="15530" w:author="Sean de Noronha | DRG" w:date="2026-09-29T16:58:00Z" w16du:dateUtc="2026-09-29T14:58:00Z"/>
                <w:rFonts w:cs="Arial"/>
                <w:sz w:val="13"/>
                <w:szCs w:val="13"/>
              </w:rPr>
            </w:pPr>
            <w:ins w:id="15531" w:author="Sean de Noronha | DRG" w:date="2026-09-29T16:58:00Z" w16du:dateUtc="2026-09-29T14:58:00Z">
              <w:r>
                <w:rPr>
                  <w:rFonts w:cs="Arial"/>
                  <w:sz w:val="13"/>
                  <w:szCs w:val="13"/>
                </w:rPr>
                <w:t>3</w:t>
              </w:r>
            </w:ins>
          </w:p>
        </w:tc>
        <w:tc>
          <w:tcPr>
            <w:tcW w:w="1920" w:type="dxa"/>
            <w:vAlign w:val="center"/>
          </w:tcPr>
          <w:p w14:paraId="5E00133F" w14:textId="77777777" w:rsidR="00C60D85" w:rsidRDefault="00000000">
            <w:pPr>
              <w:spacing w:after="0"/>
              <w:rPr>
                <w:ins w:id="15532" w:author="Sean de Noronha | DRG" w:date="2026-09-29T16:58:00Z" w16du:dateUtc="2026-09-29T14:58:00Z"/>
                <w:rFonts w:cs="Arial"/>
                <w:sz w:val="13"/>
                <w:szCs w:val="13"/>
              </w:rPr>
            </w:pPr>
            <w:ins w:id="15533" w:author="Sean de Noronha | DRG" w:date="2026-09-29T16:58:00Z" w16du:dateUtc="2026-09-29T14:58:00Z">
              <w:r>
                <w:rPr>
                  <w:rFonts w:cs="Arial"/>
                  <w:sz w:val="13"/>
                  <w:szCs w:val="13"/>
                </w:rPr>
                <w:t>End fittings, EHD 23</w:t>
              </w:r>
            </w:ins>
          </w:p>
        </w:tc>
        <w:tc>
          <w:tcPr>
            <w:tcW w:w="520" w:type="dxa"/>
            <w:vAlign w:val="center"/>
          </w:tcPr>
          <w:p w14:paraId="5E001340" w14:textId="77777777" w:rsidR="00C60D85" w:rsidRDefault="00000000">
            <w:pPr>
              <w:spacing w:after="0"/>
              <w:rPr>
                <w:ins w:id="15534" w:author="Sean de Noronha | DRG" w:date="2026-09-29T16:58:00Z" w16du:dateUtc="2026-09-29T14:58:00Z"/>
                <w:rFonts w:cs="Arial"/>
                <w:sz w:val="13"/>
                <w:szCs w:val="13"/>
              </w:rPr>
            </w:pPr>
            <w:ins w:id="15535"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341" w14:textId="77777777" w:rsidR="00C60D85" w:rsidRDefault="00000000">
            <w:pPr>
              <w:spacing w:after="0"/>
              <w:rPr>
                <w:ins w:id="15536" w:author="Sean de Noronha | DRG" w:date="2026-09-29T16:58:00Z" w16du:dateUtc="2026-09-29T14:58:00Z"/>
                <w:rFonts w:cs="Arial"/>
                <w:sz w:val="13"/>
                <w:szCs w:val="13"/>
              </w:rPr>
            </w:pPr>
            <w:ins w:id="15537" w:author="Sean de Noronha | DRG" w:date="2026-09-29T16:58:00Z" w16du:dateUtc="2026-09-29T14:58:00Z">
              <w:r>
                <w:rPr>
                  <w:rFonts w:cs="Arial"/>
                  <w:sz w:val="13"/>
                  <w:szCs w:val="13"/>
                </w:rPr>
                <w:t>10,000</w:t>
              </w:r>
            </w:ins>
          </w:p>
        </w:tc>
        <w:tc>
          <w:tcPr>
            <w:tcW w:w="800" w:type="dxa"/>
            <w:vAlign w:val="center"/>
          </w:tcPr>
          <w:p w14:paraId="5E001342" w14:textId="77777777" w:rsidR="00C60D85" w:rsidRDefault="00000000">
            <w:pPr>
              <w:spacing w:after="0"/>
              <w:rPr>
                <w:ins w:id="15538" w:author="Sean de Noronha | DRG" w:date="2026-09-29T16:58:00Z" w16du:dateUtc="2026-09-29T14:58:00Z"/>
                <w:rFonts w:cs="Arial"/>
                <w:sz w:val="13"/>
                <w:szCs w:val="13"/>
              </w:rPr>
            </w:pPr>
            <w:ins w:id="15539" w:author="Sean de Noronha | DRG" w:date="2026-09-29T16:58:00Z" w16du:dateUtc="2026-09-29T14:58:00Z">
              <w:r>
                <w:rPr>
                  <w:rFonts w:cs="Arial"/>
                  <w:sz w:val="13"/>
                  <w:szCs w:val="13"/>
                </w:rPr>
                <w:t>–</w:t>
              </w:r>
            </w:ins>
          </w:p>
        </w:tc>
        <w:tc>
          <w:tcPr>
            <w:tcW w:w="880" w:type="dxa"/>
            <w:vAlign w:val="center"/>
          </w:tcPr>
          <w:p w14:paraId="5E001343" w14:textId="77777777" w:rsidR="00C60D85" w:rsidRDefault="00000000">
            <w:pPr>
              <w:spacing w:after="0"/>
              <w:rPr>
                <w:ins w:id="15540" w:author="Sean de Noronha | DRG" w:date="2026-09-29T16:58:00Z" w16du:dateUtc="2026-09-29T14:58:00Z"/>
                <w:rFonts w:cs="Arial"/>
                <w:sz w:val="13"/>
                <w:szCs w:val="13"/>
              </w:rPr>
            </w:pPr>
            <w:ins w:id="15541" w:author="Sean de Noronha | DRG" w:date="2026-09-29T16:58:00Z" w16du:dateUtc="2026-09-29T14:58:00Z">
              <w:r>
                <w:rPr>
                  <w:rFonts w:cs="Arial"/>
                  <w:sz w:val="13"/>
                  <w:szCs w:val="13"/>
                </w:rPr>
                <w:t>–</w:t>
              </w:r>
            </w:ins>
          </w:p>
        </w:tc>
        <w:tc>
          <w:tcPr>
            <w:tcW w:w="820" w:type="dxa"/>
            <w:vAlign w:val="center"/>
          </w:tcPr>
          <w:p w14:paraId="5E001344" w14:textId="77777777" w:rsidR="00C60D85" w:rsidRDefault="00000000">
            <w:pPr>
              <w:spacing w:after="0"/>
              <w:rPr>
                <w:ins w:id="15542" w:author="Sean de Noronha | DRG" w:date="2026-09-29T16:58:00Z" w16du:dateUtc="2026-09-29T14:58:00Z"/>
                <w:rFonts w:cs="Arial"/>
                <w:sz w:val="13"/>
                <w:szCs w:val="13"/>
              </w:rPr>
            </w:pPr>
            <w:ins w:id="15543" w:author="Sean de Noronha | DRG" w:date="2026-09-29T16:58:00Z" w16du:dateUtc="2026-09-29T14:58:00Z">
              <w:r>
                <w:rPr>
                  <w:rFonts w:cs="Arial"/>
                  <w:sz w:val="13"/>
                  <w:szCs w:val="13"/>
                </w:rPr>
                <w:t>–</w:t>
              </w:r>
            </w:ins>
          </w:p>
        </w:tc>
        <w:tc>
          <w:tcPr>
            <w:tcW w:w="1100" w:type="dxa"/>
            <w:vAlign w:val="center"/>
          </w:tcPr>
          <w:p w14:paraId="5E001345" w14:textId="77777777" w:rsidR="00C60D85" w:rsidRDefault="00000000">
            <w:pPr>
              <w:spacing w:after="0"/>
              <w:rPr>
                <w:ins w:id="15544" w:author="Sean de Noronha | DRG" w:date="2026-09-29T16:58:00Z" w16du:dateUtc="2026-09-29T14:58:00Z"/>
                <w:rFonts w:cs="Arial"/>
                <w:sz w:val="13"/>
                <w:szCs w:val="13"/>
              </w:rPr>
            </w:pPr>
            <w:ins w:id="15545" w:author="Sean de Noronha | DRG" w:date="2026-09-29T16:58:00Z" w16du:dateUtc="2026-09-29T14:58:00Z">
              <w:r>
                <w:rPr>
                  <w:rFonts w:cs="Arial"/>
                  <w:sz w:val="13"/>
                  <w:szCs w:val="13"/>
                </w:rPr>
                <w:t>148 (314)</w:t>
              </w:r>
            </w:ins>
          </w:p>
        </w:tc>
        <w:tc>
          <w:tcPr>
            <w:tcW w:w="700" w:type="dxa"/>
            <w:vAlign w:val="center"/>
          </w:tcPr>
          <w:p w14:paraId="5E001346" w14:textId="77777777" w:rsidR="00C60D85" w:rsidRDefault="00000000">
            <w:pPr>
              <w:spacing w:after="0"/>
              <w:rPr>
                <w:ins w:id="15546" w:author="Sean de Noronha | DRG" w:date="2026-09-29T16:58:00Z" w16du:dateUtc="2026-09-29T14:58:00Z"/>
                <w:rFonts w:cs="Arial"/>
                <w:sz w:val="13"/>
                <w:szCs w:val="13"/>
              </w:rPr>
            </w:pPr>
            <w:ins w:id="15547" w:author="Sean de Noronha | DRG" w:date="2026-09-29T16:58:00Z" w16du:dateUtc="2026-09-29T14:58:00Z">
              <w:r>
                <w:rPr>
                  <w:rFonts w:cs="Arial"/>
                  <w:sz w:val="13"/>
                  <w:szCs w:val="13"/>
                </w:rPr>
                <w:t>6.88</w:t>
              </w:r>
            </w:ins>
          </w:p>
        </w:tc>
      </w:tr>
      <w:tr w:rsidR="00C60D85" w14:paraId="7ED14678" w14:textId="77777777">
        <w:trPr>
          <w:jc w:val="center"/>
          <w:ins w:id="15548" w:author="Sean de Noronha | DRG" w:date="2026-09-29T16:58:00Z"/>
        </w:trPr>
        <w:tc>
          <w:tcPr>
            <w:tcW w:w="560" w:type="dxa"/>
            <w:vAlign w:val="center"/>
          </w:tcPr>
          <w:p w14:paraId="5E001347" w14:textId="77777777" w:rsidR="00C60D85" w:rsidRDefault="00000000">
            <w:pPr>
              <w:spacing w:after="0"/>
              <w:rPr>
                <w:ins w:id="15549" w:author="Sean de Noronha | DRG" w:date="2026-09-29T16:58:00Z" w16du:dateUtc="2026-09-29T14:58:00Z"/>
                <w:rFonts w:cs="Arial"/>
                <w:sz w:val="13"/>
                <w:szCs w:val="13"/>
              </w:rPr>
            </w:pPr>
            <w:ins w:id="15550" w:author="Sean de Noronha | DRG" w:date="2026-09-29T16:58:00Z" w16du:dateUtc="2026-09-29T14:58:00Z">
              <w:r>
                <w:rPr>
                  <w:rFonts w:cs="Arial"/>
                  <w:sz w:val="13"/>
                  <w:szCs w:val="13"/>
                </w:rPr>
                <w:lastRenderedPageBreak/>
                <w:t>400</w:t>
              </w:r>
            </w:ins>
          </w:p>
        </w:tc>
        <w:tc>
          <w:tcPr>
            <w:tcW w:w="500" w:type="dxa"/>
            <w:vAlign w:val="center"/>
          </w:tcPr>
          <w:p w14:paraId="5E001348" w14:textId="77777777" w:rsidR="00C60D85" w:rsidRDefault="00000000">
            <w:pPr>
              <w:spacing w:after="0"/>
              <w:rPr>
                <w:ins w:id="15551" w:author="Sean de Noronha | DRG" w:date="2026-09-29T16:58:00Z" w16du:dateUtc="2026-09-29T14:58:00Z"/>
                <w:rFonts w:cs="Arial"/>
                <w:sz w:val="13"/>
                <w:szCs w:val="13"/>
              </w:rPr>
            </w:pPr>
            <w:ins w:id="15552" w:author="Sean de Noronha | DRG" w:date="2026-09-29T16:58:00Z" w16du:dateUtc="2026-09-29T14:58:00Z">
              <w:r>
                <w:rPr>
                  <w:rFonts w:cs="Arial"/>
                  <w:sz w:val="13"/>
                  <w:szCs w:val="13"/>
                </w:rPr>
                <w:t>T5</w:t>
              </w:r>
            </w:ins>
          </w:p>
        </w:tc>
        <w:tc>
          <w:tcPr>
            <w:tcW w:w="660" w:type="dxa"/>
            <w:vAlign w:val="center"/>
          </w:tcPr>
          <w:p w14:paraId="5E001349" w14:textId="77777777" w:rsidR="00C60D85" w:rsidRDefault="00000000">
            <w:pPr>
              <w:spacing w:after="0"/>
              <w:rPr>
                <w:ins w:id="15553" w:author="Sean de Noronha | DRG" w:date="2026-09-29T16:58:00Z" w16du:dateUtc="2026-09-29T14:58:00Z"/>
                <w:rFonts w:cs="Arial"/>
                <w:sz w:val="13"/>
                <w:szCs w:val="13"/>
              </w:rPr>
            </w:pPr>
            <w:ins w:id="15554" w:author="Sean de Noronha | DRG" w:date="2026-09-29T16:58:00Z" w16du:dateUtc="2026-09-29T14:58:00Z">
              <w:r>
                <w:rPr>
                  <w:rFonts w:cs="Arial"/>
                  <w:sz w:val="13"/>
                  <w:szCs w:val="13"/>
                </w:rPr>
                <w:t>3</w:t>
              </w:r>
            </w:ins>
          </w:p>
        </w:tc>
        <w:tc>
          <w:tcPr>
            <w:tcW w:w="1920" w:type="dxa"/>
            <w:vAlign w:val="center"/>
          </w:tcPr>
          <w:p w14:paraId="5E00134A" w14:textId="77777777" w:rsidR="00C60D85" w:rsidRDefault="00000000">
            <w:pPr>
              <w:spacing w:after="0"/>
              <w:rPr>
                <w:ins w:id="15555" w:author="Sean de Noronha | DRG" w:date="2026-09-29T16:58:00Z" w16du:dateUtc="2026-09-29T14:58:00Z"/>
                <w:rFonts w:cs="Arial"/>
                <w:sz w:val="13"/>
                <w:szCs w:val="13"/>
              </w:rPr>
            </w:pPr>
            <w:ins w:id="15556" w:author="Sean de Noronha | DRG" w:date="2026-09-29T16:58:00Z" w16du:dateUtc="2026-09-29T14:58:00Z">
              <w:r>
                <w:rPr>
                  <w:rFonts w:cs="Arial"/>
                  <w:sz w:val="13"/>
                  <w:szCs w:val="13"/>
                </w:rPr>
                <w:t>End fittings, EHD 23</w:t>
              </w:r>
            </w:ins>
          </w:p>
        </w:tc>
        <w:tc>
          <w:tcPr>
            <w:tcW w:w="520" w:type="dxa"/>
            <w:vAlign w:val="center"/>
          </w:tcPr>
          <w:p w14:paraId="5E00134B" w14:textId="77777777" w:rsidR="00C60D85" w:rsidRDefault="00000000">
            <w:pPr>
              <w:spacing w:after="0"/>
              <w:rPr>
                <w:ins w:id="15557" w:author="Sean de Noronha | DRG" w:date="2026-09-29T16:58:00Z" w16du:dateUtc="2026-09-29T14:58:00Z"/>
                <w:rFonts w:cs="Arial"/>
                <w:sz w:val="13"/>
                <w:szCs w:val="13"/>
              </w:rPr>
            </w:pPr>
            <w:ins w:id="15558"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34C" w14:textId="77777777" w:rsidR="00C60D85" w:rsidRDefault="00000000">
            <w:pPr>
              <w:spacing w:after="0"/>
              <w:rPr>
                <w:ins w:id="15559" w:author="Sean de Noronha | DRG" w:date="2026-09-29T16:58:00Z" w16du:dateUtc="2026-09-29T14:58:00Z"/>
                <w:rFonts w:cs="Arial"/>
                <w:sz w:val="13"/>
                <w:szCs w:val="13"/>
              </w:rPr>
            </w:pPr>
            <w:ins w:id="15560" w:author="Sean de Noronha | DRG" w:date="2026-09-29T16:58:00Z" w16du:dateUtc="2026-09-29T14:58:00Z">
              <w:r>
                <w:rPr>
                  <w:rFonts w:cs="Arial"/>
                  <w:sz w:val="13"/>
                  <w:szCs w:val="13"/>
                </w:rPr>
                <w:t>20,000</w:t>
              </w:r>
            </w:ins>
          </w:p>
        </w:tc>
        <w:tc>
          <w:tcPr>
            <w:tcW w:w="800" w:type="dxa"/>
            <w:vAlign w:val="center"/>
          </w:tcPr>
          <w:p w14:paraId="5E00134D" w14:textId="77777777" w:rsidR="00C60D85" w:rsidRDefault="00000000">
            <w:pPr>
              <w:spacing w:after="0"/>
              <w:rPr>
                <w:ins w:id="15561" w:author="Sean de Noronha | DRG" w:date="2026-09-29T16:58:00Z" w16du:dateUtc="2026-09-29T14:58:00Z"/>
                <w:rFonts w:cs="Arial"/>
                <w:sz w:val="13"/>
                <w:szCs w:val="13"/>
              </w:rPr>
            </w:pPr>
            <w:ins w:id="15562" w:author="Sean de Noronha | DRG" w:date="2026-09-29T16:58:00Z" w16du:dateUtc="2026-09-29T14:58:00Z">
              <w:r>
                <w:rPr>
                  <w:rFonts w:cs="Arial"/>
                  <w:sz w:val="13"/>
                  <w:szCs w:val="13"/>
                </w:rPr>
                <w:t>–</w:t>
              </w:r>
            </w:ins>
          </w:p>
        </w:tc>
        <w:tc>
          <w:tcPr>
            <w:tcW w:w="880" w:type="dxa"/>
            <w:vAlign w:val="center"/>
          </w:tcPr>
          <w:p w14:paraId="5E00134E" w14:textId="77777777" w:rsidR="00C60D85" w:rsidRDefault="00000000">
            <w:pPr>
              <w:spacing w:after="0"/>
              <w:rPr>
                <w:ins w:id="15563" w:author="Sean de Noronha | DRG" w:date="2026-09-29T16:58:00Z" w16du:dateUtc="2026-09-29T14:58:00Z"/>
                <w:rFonts w:cs="Arial"/>
                <w:sz w:val="13"/>
                <w:szCs w:val="13"/>
              </w:rPr>
            </w:pPr>
            <w:ins w:id="15564" w:author="Sean de Noronha | DRG" w:date="2026-09-29T16:58:00Z" w16du:dateUtc="2026-09-29T14:58:00Z">
              <w:r>
                <w:rPr>
                  <w:rFonts w:cs="Arial"/>
                  <w:sz w:val="13"/>
                  <w:szCs w:val="13"/>
                </w:rPr>
                <w:t>–</w:t>
              </w:r>
            </w:ins>
          </w:p>
        </w:tc>
        <w:tc>
          <w:tcPr>
            <w:tcW w:w="820" w:type="dxa"/>
            <w:vAlign w:val="center"/>
          </w:tcPr>
          <w:p w14:paraId="5E00134F" w14:textId="77777777" w:rsidR="00C60D85" w:rsidRDefault="00000000">
            <w:pPr>
              <w:spacing w:after="0"/>
              <w:rPr>
                <w:ins w:id="15565" w:author="Sean de Noronha | DRG" w:date="2026-09-29T16:58:00Z" w16du:dateUtc="2026-09-29T14:58:00Z"/>
                <w:rFonts w:cs="Arial"/>
                <w:sz w:val="13"/>
                <w:szCs w:val="13"/>
              </w:rPr>
            </w:pPr>
            <w:ins w:id="15566" w:author="Sean de Noronha | DRG" w:date="2026-09-29T16:58:00Z" w16du:dateUtc="2026-09-29T14:58:00Z">
              <w:r>
                <w:rPr>
                  <w:rFonts w:cs="Arial"/>
                  <w:sz w:val="13"/>
                  <w:szCs w:val="13"/>
                </w:rPr>
                <w:t>–</w:t>
              </w:r>
            </w:ins>
          </w:p>
        </w:tc>
        <w:tc>
          <w:tcPr>
            <w:tcW w:w="1100" w:type="dxa"/>
            <w:vAlign w:val="center"/>
          </w:tcPr>
          <w:p w14:paraId="5E001350" w14:textId="77777777" w:rsidR="00C60D85" w:rsidRDefault="00000000">
            <w:pPr>
              <w:spacing w:after="0"/>
              <w:rPr>
                <w:ins w:id="15567" w:author="Sean de Noronha | DRG" w:date="2026-09-29T16:58:00Z" w16du:dateUtc="2026-09-29T14:58:00Z"/>
                <w:rFonts w:cs="Arial"/>
                <w:sz w:val="13"/>
                <w:szCs w:val="13"/>
              </w:rPr>
            </w:pPr>
            <w:ins w:id="15568" w:author="Sean de Noronha | DRG" w:date="2026-09-29T16:58:00Z" w16du:dateUtc="2026-09-29T14:58:00Z">
              <w:r>
                <w:rPr>
                  <w:rFonts w:cs="Arial"/>
                  <w:sz w:val="13"/>
                  <w:szCs w:val="13"/>
                </w:rPr>
                <w:t>297 (629)</w:t>
              </w:r>
            </w:ins>
          </w:p>
        </w:tc>
        <w:tc>
          <w:tcPr>
            <w:tcW w:w="700" w:type="dxa"/>
            <w:vAlign w:val="center"/>
          </w:tcPr>
          <w:p w14:paraId="5E001351" w14:textId="77777777" w:rsidR="00C60D85" w:rsidRDefault="00000000">
            <w:pPr>
              <w:spacing w:after="0"/>
              <w:rPr>
                <w:ins w:id="15569" w:author="Sean de Noronha | DRG" w:date="2026-09-29T16:58:00Z" w16du:dateUtc="2026-09-29T14:58:00Z"/>
                <w:rFonts w:cs="Arial"/>
                <w:sz w:val="13"/>
                <w:szCs w:val="13"/>
              </w:rPr>
            </w:pPr>
            <w:ins w:id="15570" w:author="Sean de Noronha | DRG" w:date="2026-09-29T16:58:00Z" w16du:dateUtc="2026-09-29T14:58:00Z">
              <w:r>
                <w:rPr>
                  <w:rFonts w:cs="Arial"/>
                  <w:sz w:val="13"/>
                  <w:szCs w:val="13"/>
                </w:rPr>
                <w:t>13.8</w:t>
              </w:r>
            </w:ins>
          </w:p>
        </w:tc>
      </w:tr>
      <w:tr w:rsidR="00C60D85" w14:paraId="3D8972CA" w14:textId="77777777">
        <w:trPr>
          <w:jc w:val="center"/>
          <w:ins w:id="15571" w:author="Sean de Noronha | DRG" w:date="2026-09-29T16:58:00Z"/>
        </w:trPr>
        <w:tc>
          <w:tcPr>
            <w:tcW w:w="560" w:type="dxa"/>
            <w:vAlign w:val="center"/>
          </w:tcPr>
          <w:p w14:paraId="5E001352" w14:textId="77777777" w:rsidR="00C60D85" w:rsidRDefault="00000000">
            <w:pPr>
              <w:spacing w:after="0"/>
              <w:rPr>
                <w:ins w:id="15572" w:author="Sean de Noronha | DRG" w:date="2026-09-29T16:58:00Z" w16du:dateUtc="2026-09-29T14:58:00Z"/>
                <w:rFonts w:cs="Arial"/>
                <w:sz w:val="13"/>
                <w:szCs w:val="13"/>
              </w:rPr>
            </w:pPr>
            <w:ins w:id="15573" w:author="Sean de Noronha | DRG" w:date="2026-09-29T16:58:00Z" w16du:dateUtc="2026-09-29T14:58:00Z">
              <w:r>
                <w:rPr>
                  <w:rFonts w:cs="Arial"/>
                  <w:sz w:val="13"/>
                  <w:szCs w:val="13"/>
                </w:rPr>
                <w:t>401</w:t>
              </w:r>
            </w:ins>
          </w:p>
        </w:tc>
        <w:tc>
          <w:tcPr>
            <w:tcW w:w="500" w:type="dxa"/>
            <w:vAlign w:val="center"/>
          </w:tcPr>
          <w:p w14:paraId="5E001353" w14:textId="77777777" w:rsidR="00C60D85" w:rsidRDefault="00000000">
            <w:pPr>
              <w:spacing w:after="0"/>
              <w:rPr>
                <w:ins w:id="15574" w:author="Sean de Noronha | DRG" w:date="2026-09-29T16:58:00Z" w16du:dateUtc="2026-09-29T14:58:00Z"/>
                <w:rFonts w:cs="Arial"/>
                <w:sz w:val="13"/>
                <w:szCs w:val="13"/>
              </w:rPr>
            </w:pPr>
            <w:ins w:id="15575" w:author="Sean de Noronha | DRG" w:date="2026-09-29T16:58:00Z" w16du:dateUtc="2026-09-29T14:58:00Z">
              <w:r>
                <w:rPr>
                  <w:rFonts w:cs="Arial"/>
                  <w:sz w:val="13"/>
                  <w:szCs w:val="13"/>
                </w:rPr>
                <w:t>T5</w:t>
              </w:r>
            </w:ins>
          </w:p>
        </w:tc>
        <w:tc>
          <w:tcPr>
            <w:tcW w:w="660" w:type="dxa"/>
            <w:vAlign w:val="center"/>
          </w:tcPr>
          <w:p w14:paraId="5E001354" w14:textId="77777777" w:rsidR="00C60D85" w:rsidRDefault="00000000">
            <w:pPr>
              <w:spacing w:after="0"/>
              <w:rPr>
                <w:ins w:id="15576" w:author="Sean de Noronha | DRG" w:date="2026-09-29T16:58:00Z" w16du:dateUtc="2026-09-29T14:58:00Z"/>
                <w:rFonts w:cs="Arial"/>
                <w:sz w:val="13"/>
                <w:szCs w:val="13"/>
              </w:rPr>
            </w:pPr>
            <w:ins w:id="15577" w:author="Sean de Noronha | DRG" w:date="2026-09-29T16:58:00Z" w16du:dateUtc="2026-09-29T14:58:00Z">
              <w:r>
                <w:rPr>
                  <w:rFonts w:cs="Arial"/>
                  <w:sz w:val="13"/>
                  <w:szCs w:val="13"/>
                </w:rPr>
                <w:t>3</w:t>
              </w:r>
            </w:ins>
          </w:p>
        </w:tc>
        <w:tc>
          <w:tcPr>
            <w:tcW w:w="1920" w:type="dxa"/>
            <w:vAlign w:val="center"/>
          </w:tcPr>
          <w:p w14:paraId="5E001355" w14:textId="77777777" w:rsidR="00C60D85" w:rsidRDefault="00000000">
            <w:pPr>
              <w:spacing w:after="0"/>
              <w:rPr>
                <w:ins w:id="15578" w:author="Sean de Noronha | DRG" w:date="2026-09-29T16:58:00Z" w16du:dateUtc="2026-09-29T14:58:00Z"/>
                <w:rFonts w:cs="Arial"/>
                <w:sz w:val="13"/>
                <w:szCs w:val="13"/>
              </w:rPr>
            </w:pPr>
            <w:ins w:id="15579" w:author="Sean de Noronha | DRG" w:date="2026-09-29T16:58:00Z" w16du:dateUtc="2026-09-29T14:58:00Z">
              <w:r>
                <w:rPr>
                  <w:rFonts w:cs="Arial"/>
                  <w:sz w:val="13"/>
                  <w:szCs w:val="13"/>
                </w:rPr>
                <w:t>End fittings, EHD 31</w:t>
              </w:r>
            </w:ins>
          </w:p>
        </w:tc>
        <w:tc>
          <w:tcPr>
            <w:tcW w:w="520" w:type="dxa"/>
            <w:vAlign w:val="center"/>
          </w:tcPr>
          <w:p w14:paraId="5E001356" w14:textId="77777777" w:rsidR="00C60D85" w:rsidRDefault="00000000">
            <w:pPr>
              <w:spacing w:after="0"/>
              <w:rPr>
                <w:ins w:id="15580" w:author="Sean de Noronha | DRG" w:date="2026-09-29T16:58:00Z" w16du:dateUtc="2026-09-29T14:58:00Z"/>
                <w:rFonts w:cs="Arial"/>
                <w:sz w:val="13"/>
                <w:szCs w:val="13"/>
              </w:rPr>
            </w:pPr>
            <w:ins w:id="15581" w:author="Sean de Noronha | DRG" w:date="2026-09-29T16:58:00Z" w16du:dateUtc="2026-09-29T14:58:00Z">
              <w:r>
                <w:rPr>
                  <w:rFonts w:cs="Arial"/>
                  <w:sz w:val="13"/>
                  <w:szCs w:val="13"/>
                </w:rPr>
                <w:t>He</w:t>
              </w:r>
            </w:ins>
          </w:p>
        </w:tc>
        <w:tc>
          <w:tcPr>
            <w:tcW w:w="900" w:type="dxa"/>
            <w:vAlign w:val="center"/>
          </w:tcPr>
          <w:p w14:paraId="5E001357" w14:textId="77777777" w:rsidR="00C60D85" w:rsidRDefault="00000000">
            <w:pPr>
              <w:spacing w:after="0"/>
              <w:rPr>
                <w:ins w:id="15582" w:author="Sean de Noronha | DRG" w:date="2026-09-29T16:58:00Z" w16du:dateUtc="2026-09-29T14:58:00Z"/>
                <w:rFonts w:cs="Arial"/>
                <w:sz w:val="13"/>
                <w:szCs w:val="13"/>
              </w:rPr>
            </w:pPr>
            <w:ins w:id="15583" w:author="Sean de Noronha | DRG" w:date="2026-09-29T16:58:00Z" w16du:dateUtc="2026-09-29T14:58:00Z">
              <w:r>
                <w:rPr>
                  <w:rFonts w:cs="Arial"/>
                  <w:sz w:val="13"/>
                  <w:szCs w:val="13"/>
                </w:rPr>
                <w:t>1,000</w:t>
              </w:r>
            </w:ins>
          </w:p>
        </w:tc>
        <w:tc>
          <w:tcPr>
            <w:tcW w:w="800" w:type="dxa"/>
            <w:vAlign w:val="center"/>
          </w:tcPr>
          <w:p w14:paraId="5E001358" w14:textId="77777777" w:rsidR="00C60D85" w:rsidRDefault="00000000">
            <w:pPr>
              <w:spacing w:after="0"/>
              <w:rPr>
                <w:ins w:id="15584" w:author="Sean de Noronha | DRG" w:date="2026-09-29T16:58:00Z" w16du:dateUtc="2026-09-29T14:58:00Z"/>
                <w:rFonts w:cs="Arial"/>
                <w:sz w:val="13"/>
                <w:szCs w:val="13"/>
              </w:rPr>
            </w:pPr>
            <w:ins w:id="15585" w:author="Sean de Noronha | DRG" w:date="2026-09-29T16:58:00Z" w16du:dateUtc="2026-09-29T14:58:00Z">
              <w:r>
                <w:rPr>
                  <w:rFonts w:cs="Arial"/>
                  <w:sz w:val="13"/>
                  <w:szCs w:val="13"/>
                </w:rPr>
                <w:t>–</w:t>
              </w:r>
            </w:ins>
          </w:p>
        </w:tc>
        <w:tc>
          <w:tcPr>
            <w:tcW w:w="880" w:type="dxa"/>
            <w:vAlign w:val="center"/>
          </w:tcPr>
          <w:p w14:paraId="5E001359" w14:textId="77777777" w:rsidR="00C60D85" w:rsidRDefault="00000000">
            <w:pPr>
              <w:spacing w:after="0"/>
              <w:rPr>
                <w:ins w:id="15586" w:author="Sean de Noronha | DRG" w:date="2026-09-29T16:58:00Z" w16du:dateUtc="2026-09-29T14:58:00Z"/>
                <w:rFonts w:cs="Arial"/>
                <w:sz w:val="13"/>
                <w:szCs w:val="13"/>
              </w:rPr>
            </w:pPr>
            <w:ins w:id="15587" w:author="Sean de Noronha | DRG" w:date="2026-09-29T16:58:00Z" w16du:dateUtc="2026-09-29T14:58:00Z">
              <w:r>
                <w:rPr>
                  <w:rFonts w:cs="Arial"/>
                  <w:sz w:val="13"/>
                  <w:szCs w:val="13"/>
                </w:rPr>
                <w:t>–</w:t>
              </w:r>
            </w:ins>
          </w:p>
        </w:tc>
        <w:tc>
          <w:tcPr>
            <w:tcW w:w="820" w:type="dxa"/>
            <w:vAlign w:val="center"/>
          </w:tcPr>
          <w:p w14:paraId="5E00135A" w14:textId="77777777" w:rsidR="00C60D85" w:rsidRDefault="00000000">
            <w:pPr>
              <w:spacing w:after="0"/>
              <w:rPr>
                <w:ins w:id="15588" w:author="Sean de Noronha | DRG" w:date="2026-09-29T16:58:00Z" w16du:dateUtc="2026-09-29T14:58:00Z"/>
                <w:rFonts w:cs="Arial"/>
                <w:sz w:val="13"/>
                <w:szCs w:val="13"/>
              </w:rPr>
            </w:pPr>
            <w:ins w:id="15589" w:author="Sean de Noronha | DRG" w:date="2026-09-29T16:58:00Z" w16du:dateUtc="2026-09-29T14:58:00Z">
              <w:r>
                <w:rPr>
                  <w:rFonts w:cs="Arial"/>
                  <w:sz w:val="13"/>
                  <w:szCs w:val="13"/>
                </w:rPr>
                <w:t>–</w:t>
              </w:r>
            </w:ins>
          </w:p>
        </w:tc>
        <w:tc>
          <w:tcPr>
            <w:tcW w:w="1100" w:type="dxa"/>
            <w:vAlign w:val="center"/>
          </w:tcPr>
          <w:p w14:paraId="5E00135B" w14:textId="77777777" w:rsidR="00C60D85" w:rsidRDefault="00000000">
            <w:pPr>
              <w:spacing w:after="0"/>
              <w:rPr>
                <w:ins w:id="15590" w:author="Sean de Noronha | DRG" w:date="2026-09-29T16:58:00Z" w16du:dateUtc="2026-09-29T14:58:00Z"/>
                <w:rFonts w:cs="Arial"/>
                <w:sz w:val="13"/>
                <w:szCs w:val="13"/>
              </w:rPr>
            </w:pPr>
            <w:ins w:id="15591" w:author="Sean de Noronha | DRG" w:date="2026-09-29T16:58:00Z" w16du:dateUtc="2026-09-29T14:58:00Z">
              <w:r>
                <w:rPr>
                  <w:rFonts w:cs="Arial"/>
                  <w:sz w:val="13"/>
                  <w:szCs w:val="13"/>
                </w:rPr>
                <w:t>156 (331)</w:t>
              </w:r>
            </w:ins>
          </w:p>
        </w:tc>
        <w:tc>
          <w:tcPr>
            <w:tcW w:w="700" w:type="dxa"/>
            <w:vAlign w:val="center"/>
          </w:tcPr>
          <w:p w14:paraId="5E00135C" w14:textId="77777777" w:rsidR="00C60D85" w:rsidRDefault="00000000">
            <w:pPr>
              <w:spacing w:after="0"/>
              <w:rPr>
                <w:ins w:id="15592" w:author="Sean de Noronha | DRG" w:date="2026-09-29T16:58:00Z" w16du:dateUtc="2026-09-29T14:58:00Z"/>
                <w:rFonts w:cs="Arial"/>
                <w:sz w:val="13"/>
                <w:szCs w:val="13"/>
              </w:rPr>
            </w:pPr>
            <w:ins w:id="15593" w:author="Sean de Noronha | DRG" w:date="2026-09-29T16:58:00Z" w16du:dateUtc="2026-09-29T14:58:00Z">
              <w:r>
                <w:rPr>
                  <w:rFonts w:cs="Arial"/>
                  <w:sz w:val="13"/>
                  <w:szCs w:val="13"/>
                </w:rPr>
                <w:t>3.97</w:t>
              </w:r>
            </w:ins>
          </w:p>
        </w:tc>
      </w:tr>
      <w:tr w:rsidR="00C60D85" w14:paraId="5D0584E0" w14:textId="77777777">
        <w:trPr>
          <w:jc w:val="center"/>
          <w:ins w:id="15594" w:author="Sean de Noronha | DRG" w:date="2026-09-29T16:58:00Z"/>
        </w:trPr>
        <w:tc>
          <w:tcPr>
            <w:tcW w:w="560" w:type="dxa"/>
            <w:vAlign w:val="center"/>
          </w:tcPr>
          <w:p w14:paraId="5E00135D" w14:textId="77777777" w:rsidR="00C60D85" w:rsidRDefault="00000000">
            <w:pPr>
              <w:spacing w:after="0"/>
              <w:rPr>
                <w:ins w:id="15595" w:author="Sean de Noronha | DRG" w:date="2026-09-29T16:58:00Z" w16du:dateUtc="2026-09-29T14:58:00Z"/>
                <w:rFonts w:cs="Arial"/>
                <w:sz w:val="13"/>
                <w:szCs w:val="13"/>
              </w:rPr>
            </w:pPr>
            <w:ins w:id="15596" w:author="Sean de Noronha | DRG" w:date="2026-09-29T16:58:00Z" w16du:dateUtc="2026-09-29T14:58:00Z">
              <w:r>
                <w:rPr>
                  <w:rFonts w:cs="Arial"/>
                  <w:sz w:val="13"/>
                  <w:szCs w:val="13"/>
                </w:rPr>
                <w:t>402</w:t>
              </w:r>
            </w:ins>
          </w:p>
        </w:tc>
        <w:tc>
          <w:tcPr>
            <w:tcW w:w="500" w:type="dxa"/>
            <w:vAlign w:val="center"/>
          </w:tcPr>
          <w:p w14:paraId="5E00135E" w14:textId="77777777" w:rsidR="00C60D85" w:rsidRDefault="00000000">
            <w:pPr>
              <w:spacing w:after="0"/>
              <w:rPr>
                <w:ins w:id="15597" w:author="Sean de Noronha | DRG" w:date="2026-09-29T16:58:00Z" w16du:dateUtc="2026-09-29T14:58:00Z"/>
                <w:rFonts w:cs="Arial"/>
                <w:sz w:val="13"/>
                <w:szCs w:val="13"/>
              </w:rPr>
            </w:pPr>
            <w:ins w:id="15598" w:author="Sean de Noronha | DRG" w:date="2026-09-29T16:58:00Z" w16du:dateUtc="2026-09-29T14:58:00Z">
              <w:r>
                <w:rPr>
                  <w:rFonts w:cs="Arial"/>
                  <w:sz w:val="13"/>
                  <w:szCs w:val="13"/>
                </w:rPr>
                <w:t>T5</w:t>
              </w:r>
            </w:ins>
          </w:p>
        </w:tc>
        <w:tc>
          <w:tcPr>
            <w:tcW w:w="660" w:type="dxa"/>
            <w:vAlign w:val="center"/>
          </w:tcPr>
          <w:p w14:paraId="5E00135F" w14:textId="77777777" w:rsidR="00C60D85" w:rsidRDefault="00000000">
            <w:pPr>
              <w:spacing w:after="0"/>
              <w:rPr>
                <w:ins w:id="15599" w:author="Sean de Noronha | DRG" w:date="2026-09-29T16:58:00Z" w16du:dateUtc="2026-09-29T14:58:00Z"/>
                <w:rFonts w:cs="Arial"/>
                <w:sz w:val="13"/>
                <w:szCs w:val="13"/>
              </w:rPr>
            </w:pPr>
            <w:ins w:id="15600" w:author="Sean de Noronha | DRG" w:date="2026-09-29T16:58:00Z" w16du:dateUtc="2026-09-29T14:58:00Z">
              <w:r>
                <w:rPr>
                  <w:rFonts w:cs="Arial"/>
                  <w:sz w:val="13"/>
                  <w:szCs w:val="13"/>
                </w:rPr>
                <w:t>3</w:t>
              </w:r>
            </w:ins>
          </w:p>
        </w:tc>
        <w:tc>
          <w:tcPr>
            <w:tcW w:w="1920" w:type="dxa"/>
            <w:vAlign w:val="center"/>
          </w:tcPr>
          <w:p w14:paraId="5E001360" w14:textId="77777777" w:rsidR="00C60D85" w:rsidRDefault="00000000">
            <w:pPr>
              <w:spacing w:after="0"/>
              <w:rPr>
                <w:ins w:id="15601" w:author="Sean de Noronha | DRG" w:date="2026-09-29T16:58:00Z" w16du:dateUtc="2026-09-29T14:58:00Z"/>
                <w:rFonts w:cs="Arial"/>
                <w:sz w:val="13"/>
                <w:szCs w:val="13"/>
              </w:rPr>
            </w:pPr>
            <w:ins w:id="15602" w:author="Sean de Noronha | DRG" w:date="2026-09-29T16:58:00Z" w16du:dateUtc="2026-09-29T14:58:00Z">
              <w:r>
                <w:rPr>
                  <w:rFonts w:cs="Arial"/>
                  <w:sz w:val="13"/>
                  <w:szCs w:val="13"/>
                </w:rPr>
                <w:t>End fittings, EHD 31</w:t>
              </w:r>
            </w:ins>
          </w:p>
        </w:tc>
        <w:tc>
          <w:tcPr>
            <w:tcW w:w="520" w:type="dxa"/>
            <w:vAlign w:val="center"/>
          </w:tcPr>
          <w:p w14:paraId="5E001361" w14:textId="77777777" w:rsidR="00C60D85" w:rsidRDefault="00000000">
            <w:pPr>
              <w:spacing w:after="0"/>
              <w:rPr>
                <w:ins w:id="15603" w:author="Sean de Noronha | DRG" w:date="2026-09-29T16:58:00Z" w16du:dateUtc="2026-09-29T14:58:00Z"/>
                <w:rFonts w:cs="Arial"/>
                <w:sz w:val="13"/>
                <w:szCs w:val="13"/>
              </w:rPr>
            </w:pPr>
            <w:ins w:id="15604" w:author="Sean de Noronha | DRG" w:date="2026-09-29T16:58:00Z" w16du:dateUtc="2026-09-29T14:58:00Z">
              <w:r>
                <w:rPr>
                  <w:rFonts w:cs="Arial"/>
                  <w:sz w:val="13"/>
                  <w:szCs w:val="13"/>
                </w:rPr>
                <w:t>He</w:t>
              </w:r>
            </w:ins>
          </w:p>
        </w:tc>
        <w:tc>
          <w:tcPr>
            <w:tcW w:w="900" w:type="dxa"/>
            <w:vAlign w:val="center"/>
          </w:tcPr>
          <w:p w14:paraId="5E001362" w14:textId="77777777" w:rsidR="00C60D85" w:rsidRDefault="00000000">
            <w:pPr>
              <w:spacing w:after="0"/>
              <w:rPr>
                <w:ins w:id="15605" w:author="Sean de Noronha | DRG" w:date="2026-09-29T16:58:00Z" w16du:dateUtc="2026-09-29T14:58:00Z"/>
                <w:rFonts w:cs="Arial"/>
                <w:sz w:val="13"/>
                <w:szCs w:val="13"/>
              </w:rPr>
            </w:pPr>
            <w:ins w:id="15606" w:author="Sean de Noronha | DRG" w:date="2026-09-29T16:58:00Z" w16du:dateUtc="2026-09-29T14:58:00Z">
              <w:r>
                <w:rPr>
                  <w:rFonts w:cs="Arial"/>
                  <w:sz w:val="13"/>
                  <w:szCs w:val="13"/>
                </w:rPr>
                <w:t>3,000</w:t>
              </w:r>
            </w:ins>
          </w:p>
        </w:tc>
        <w:tc>
          <w:tcPr>
            <w:tcW w:w="800" w:type="dxa"/>
            <w:vAlign w:val="center"/>
          </w:tcPr>
          <w:p w14:paraId="5E001363" w14:textId="77777777" w:rsidR="00C60D85" w:rsidRDefault="00000000">
            <w:pPr>
              <w:spacing w:after="0"/>
              <w:rPr>
                <w:ins w:id="15607" w:author="Sean de Noronha | DRG" w:date="2026-09-29T16:58:00Z" w16du:dateUtc="2026-09-29T14:58:00Z"/>
                <w:rFonts w:cs="Arial"/>
                <w:sz w:val="13"/>
                <w:szCs w:val="13"/>
              </w:rPr>
            </w:pPr>
            <w:ins w:id="15608" w:author="Sean de Noronha | DRG" w:date="2026-09-29T16:58:00Z" w16du:dateUtc="2026-09-29T14:58:00Z">
              <w:r>
                <w:rPr>
                  <w:rFonts w:cs="Arial"/>
                  <w:sz w:val="13"/>
                  <w:szCs w:val="13"/>
                </w:rPr>
                <w:t>–</w:t>
              </w:r>
            </w:ins>
          </w:p>
        </w:tc>
        <w:tc>
          <w:tcPr>
            <w:tcW w:w="880" w:type="dxa"/>
            <w:vAlign w:val="center"/>
          </w:tcPr>
          <w:p w14:paraId="5E001364" w14:textId="77777777" w:rsidR="00C60D85" w:rsidRDefault="00000000">
            <w:pPr>
              <w:spacing w:after="0"/>
              <w:rPr>
                <w:ins w:id="15609" w:author="Sean de Noronha | DRG" w:date="2026-09-29T16:58:00Z" w16du:dateUtc="2026-09-29T14:58:00Z"/>
                <w:rFonts w:cs="Arial"/>
                <w:sz w:val="13"/>
                <w:szCs w:val="13"/>
              </w:rPr>
            </w:pPr>
            <w:ins w:id="15610" w:author="Sean de Noronha | DRG" w:date="2026-09-29T16:58:00Z" w16du:dateUtc="2026-09-29T14:58:00Z">
              <w:r>
                <w:rPr>
                  <w:rFonts w:cs="Arial"/>
                  <w:sz w:val="13"/>
                  <w:szCs w:val="13"/>
                </w:rPr>
                <w:t>–</w:t>
              </w:r>
            </w:ins>
          </w:p>
        </w:tc>
        <w:tc>
          <w:tcPr>
            <w:tcW w:w="820" w:type="dxa"/>
            <w:vAlign w:val="center"/>
          </w:tcPr>
          <w:p w14:paraId="5E001365" w14:textId="77777777" w:rsidR="00C60D85" w:rsidRDefault="00000000">
            <w:pPr>
              <w:spacing w:after="0"/>
              <w:rPr>
                <w:ins w:id="15611" w:author="Sean de Noronha | DRG" w:date="2026-09-29T16:58:00Z" w16du:dateUtc="2026-09-29T14:58:00Z"/>
                <w:rFonts w:cs="Arial"/>
                <w:sz w:val="13"/>
                <w:szCs w:val="13"/>
              </w:rPr>
            </w:pPr>
            <w:ins w:id="15612" w:author="Sean de Noronha | DRG" w:date="2026-09-29T16:58:00Z" w16du:dateUtc="2026-09-29T14:58:00Z">
              <w:r>
                <w:rPr>
                  <w:rFonts w:cs="Arial"/>
                  <w:sz w:val="13"/>
                  <w:szCs w:val="13"/>
                </w:rPr>
                <w:t>–</w:t>
              </w:r>
            </w:ins>
          </w:p>
        </w:tc>
        <w:tc>
          <w:tcPr>
            <w:tcW w:w="1100" w:type="dxa"/>
            <w:vAlign w:val="center"/>
          </w:tcPr>
          <w:p w14:paraId="5E001366" w14:textId="77777777" w:rsidR="00C60D85" w:rsidRDefault="00000000">
            <w:pPr>
              <w:spacing w:after="0"/>
              <w:rPr>
                <w:ins w:id="15613" w:author="Sean de Noronha | DRG" w:date="2026-09-29T16:58:00Z" w16du:dateUtc="2026-09-29T14:58:00Z"/>
                <w:rFonts w:cs="Arial"/>
                <w:sz w:val="13"/>
                <w:szCs w:val="13"/>
              </w:rPr>
            </w:pPr>
            <w:ins w:id="15614" w:author="Sean de Noronha | DRG" w:date="2026-09-29T16:58:00Z" w16du:dateUtc="2026-09-29T14:58:00Z">
              <w:r>
                <w:rPr>
                  <w:rFonts w:cs="Arial"/>
                  <w:sz w:val="13"/>
                  <w:szCs w:val="13"/>
                </w:rPr>
                <w:t>469 (993)</w:t>
              </w:r>
            </w:ins>
          </w:p>
        </w:tc>
        <w:tc>
          <w:tcPr>
            <w:tcW w:w="700" w:type="dxa"/>
            <w:vAlign w:val="center"/>
          </w:tcPr>
          <w:p w14:paraId="5E001367" w14:textId="77777777" w:rsidR="00C60D85" w:rsidRDefault="00000000">
            <w:pPr>
              <w:spacing w:after="0"/>
              <w:rPr>
                <w:ins w:id="15615" w:author="Sean de Noronha | DRG" w:date="2026-09-29T16:58:00Z" w16du:dateUtc="2026-09-29T14:58:00Z"/>
                <w:rFonts w:cs="Arial"/>
                <w:sz w:val="13"/>
                <w:szCs w:val="13"/>
              </w:rPr>
            </w:pPr>
            <w:ins w:id="15616" w:author="Sean de Noronha | DRG" w:date="2026-09-29T16:58:00Z" w16du:dateUtc="2026-09-29T14:58:00Z">
              <w:r>
                <w:rPr>
                  <w:rFonts w:cs="Arial"/>
                  <w:sz w:val="13"/>
                  <w:szCs w:val="13"/>
                </w:rPr>
                <w:t>11.9</w:t>
              </w:r>
            </w:ins>
          </w:p>
        </w:tc>
      </w:tr>
      <w:tr w:rsidR="00C60D85" w14:paraId="37C768E1" w14:textId="77777777">
        <w:trPr>
          <w:jc w:val="center"/>
          <w:ins w:id="15617" w:author="Sean de Noronha | DRG" w:date="2026-09-29T16:58:00Z"/>
        </w:trPr>
        <w:tc>
          <w:tcPr>
            <w:tcW w:w="560" w:type="dxa"/>
            <w:vAlign w:val="center"/>
          </w:tcPr>
          <w:p w14:paraId="5E001368" w14:textId="77777777" w:rsidR="00C60D85" w:rsidRDefault="00000000">
            <w:pPr>
              <w:spacing w:after="0"/>
              <w:rPr>
                <w:ins w:id="15618" w:author="Sean de Noronha | DRG" w:date="2026-09-29T16:58:00Z" w16du:dateUtc="2026-09-29T14:58:00Z"/>
                <w:rFonts w:cs="Arial"/>
                <w:sz w:val="13"/>
                <w:szCs w:val="13"/>
              </w:rPr>
            </w:pPr>
            <w:ins w:id="15619" w:author="Sean de Noronha | DRG" w:date="2026-09-29T16:58:00Z" w16du:dateUtc="2026-09-29T14:58:00Z">
              <w:r>
                <w:rPr>
                  <w:rFonts w:cs="Arial"/>
                  <w:sz w:val="13"/>
                  <w:szCs w:val="13"/>
                </w:rPr>
                <w:t>403</w:t>
              </w:r>
            </w:ins>
          </w:p>
        </w:tc>
        <w:tc>
          <w:tcPr>
            <w:tcW w:w="500" w:type="dxa"/>
            <w:vAlign w:val="center"/>
          </w:tcPr>
          <w:p w14:paraId="5E001369" w14:textId="77777777" w:rsidR="00C60D85" w:rsidRDefault="00000000">
            <w:pPr>
              <w:spacing w:after="0"/>
              <w:rPr>
                <w:ins w:id="15620" w:author="Sean de Noronha | DRG" w:date="2026-09-29T16:58:00Z" w16du:dateUtc="2026-09-29T14:58:00Z"/>
                <w:rFonts w:cs="Arial"/>
                <w:sz w:val="13"/>
                <w:szCs w:val="13"/>
              </w:rPr>
            </w:pPr>
            <w:ins w:id="15621" w:author="Sean de Noronha | DRG" w:date="2026-09-29T16:58:00Z" w16du:dateUtc="2026-09-29T14:58:00Z">
              <w:r>
                <w:rPr>
                  <w:rFonts w:cs="Arial"/>
                  <w:sz w:val="13"/>
                  <w:szCs w:val="13"/>
                </w:rPr>
                <w:t>T5</w:t>
              </w:r>
            </w:ins>
          </w:p>
        </w:tc>
        <w:tc>
          <w:tcPr>
            <w:tcW w:w="660" w:type="dxa"/>
            <w:vAlign w:val="center"/>
          </w:tcPr>
          <w:p w14:paraId="5E00136A" w14:textId="77777777" w:rsidR="00C60D85" w:rsidRDefault="00000000">
            <w:pPr>
              <w:spacing w:after="0"/>
              <w:rPr>
                <w:ins w:id="15622" w:author="Sean de Noronha | DRG" w:date="2026-09-29T16:58:00Z" w16du:dateUtc="2026-09-29T14:58:00Z"/>
                <w:rFonts w:cs="Arial"/>
                <w:sz w:val="13"/>
                <w:szCs w:val="13"/>
              </w:rPr>
            </w:pPr>
            <w:ins w:id="15623" w:author="Sean de Noronha | DRG" w:date="2026-09-29T16:58:00Z" w16du:dateUtc="2026-09-29T14:58:00Z">
              <w:r>
                <w:rPr>
                  <w:rFonts w:cs="Arial"/>
                  <w:sz w:val="13"/>
                  <w:szCs w:val="13"/>
                </w:rPr>
                <w:t>3</w:t>
              </w:r>
            </w:ins>
          </w:p>
        </w:tc>
        <w:tc>
          <w:tcPr>
            <w:tcW w:w="1920" w:type="dxa"/>
            <w:vAlign w:val="center"/>
          </w:tcPr>
          <w:p w14:paraId="5E00136B" w14:textId="77777777" w:rsidR="00C60D85" w:rsidRDefault="00000000">
            <w:pPr>
              <w:spacing w:after="0"/>
              <w:rPr>
                <w:ins w:id="15624" w:author="Sean de Noronha | DRG" w:date="2026-09-29T16:58:00Z" w16du:dateUtc="2026-09-29T14:58:00Z"/>
                <w:rFonts w:cs="Arial"/>
                <w:sz w:val="13"/>
                <w:szCs w:val="13"/>
              </w:rPr>
            </w:pPr>
            <w:ins w:id="15625" w:author="Sean de Noronha | DRG" w:date="2026-09-29T16:58:00Z" w16du:dateUtc="2026-09-29T14:58:00Z">
              <w:r>
                <w:rPr>
                  <w:rFonts w:cs="Arial"/>
                  <w:sz w:val="13"/>
                  <w:szCs w:val="13"/>
                </w:rPr>
                <w:t>End fittings, EHD 31</w:t>
              </w:r>
            </w:ins>
          </w:p>
        </w:tc>
        <w:tc>
          <w:tcPr>
            <w:tcW w:w="520" w:type="dxa"/>
            <w:vAlign w:val="center"/>
          </w:tcPr>
          <w:p w14:paraId="5E00136C" w14:textId="77777777" w:rsidR="00C60D85" w:rsidRDefault="00000000">
            <w:pPr>
              <w:spacing w:after="0"/>
              <w:rPr>
                <w:ins w:id="15626" w:author="Sean de Noronha | DRG" w:date="2026-09-29T16:58:00Z" w16du:dateUtc="2026-09-29T14:58:00Z"/>
                <w:rFonts w:cs="Arial"/>
                <w:sz w:val="13"/>
                <w:szCs w:val="13"/>
              </w:rPr>
            </w:pPr>
            <w:ins w:id="15627"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36D" w14:textId="77777777" w:rsidR="00C60D85" w:rsidRDefault="00000000">
            <w:pPr>
              <w:spacing w:after="0"/>
              <w:rPr>
                <w:ins w:id="15628" w:author="Sean de Noronha | DRG" w:date="2026-09-29T16:58:00Z" w16du:dateUtc="2026-09-29T14:58:00Z"/>
                <w:rFonts w:cs="Arial"/>
                <w:sz w:val="13"/>
                <w:szCs w:val="13"/>
              </w:rPr>
            </w:pPr>
            <w:ins w:id="15629" w:author="Sean de Noronha | DRG" w:date="2026-09-29T16:58:00Z" w16du:dateUtc="2026-09-29T14:58:00Z">
              <w:r>
                <w:rPr>
                  <w:rFonts w:cs="Arial"/>
                  <w:sz w:val="13"/>
                  <w:szCs w:val="13"/>
                </w:rPr>
                <w:t>10,000</w:t>
              </w:r>
            </w:ins>
          </w:p>
        </w:tc>
        <w:tc>
          <w:tcPr>
            <w:tcW w:w="800" w:type="dxa"/>
            <w:vAlign w:val="center"/>
          </w:tcPr>
          <w:p w14:paraId="5E00136E" w14:textId="77777777" w:rsidR="00C60D85" w:rsidRDefault="00000000">
            <w:pPr>
              <w:spacing w:after="0"/>
              <w:rPr>
                <w:ins w:id="15630" w:author="Sean de Noronha | DRG" w:date="2026-09-29T16:58:00Z" w16du:dateUtc="2026-09-29T14:58:00Z"/>
                <w:rFonts w:cs="Arial"/>
                <w:sz w:val="13"/>
                <w:szCs w:val="13"/>
              </w:rPr>
            </w:pPr>
            <w:ins w:id="15631" w:author="Sean de Noronha | DRG" w:date="2026-09-29T16:58:00Z" w16du:dateUtc="2026-09-29T14:58:00Z">
              <w:r>
                <w:rPr>
                  <w:rFonts w:cs="Arial"/>
                  <w:sz w:val="13"/>
                  <w:szCs w:val="13"/>
                </w:rPr>
                <w:t>–</w:t>
              </w:r>
            </w:ins>
          </w:p>
        </w:tc>
        <w:tc>
          <w:tcPr>
            <w:tcW w:w="880" w:type="dxa"/>
            <w:vAlign w:val="center"/>
          </w:tcPr>
          <w:p w14:paraId="5E00136F" w14:textId="77777777" w:rsidR="00C60D85" w:rsidRDefault="00000000">
            <w:pPr>
              <w:spacing w:after="0"/>
              <w:rPr>
                <w:ins w:id="15632" w:author="Sean de Noronha | DRG" w:date="2026-09-29T16:58:00Z" w16du:dateUtc="2026-09-29T14:58:00Z"/>
                <w:rFonts w:cs="Arial"/>
                <w:sz w:val="13"/>
                <w:szCs w:val="13"/>
              </w:rPr>
            </w:pPr>
            <w:ins w:id="15633" w:author="Sean de Noronha | DRG" w:date="2026-09-29T16:58:00Z" w16du:dateUtc="2026-09-29T14:58:00Z">
              <w:r>
                <w:rPr>
                  <w:rFonts w:cs="Arial"/>
                  <w:sz w:val="13"/>
                  <w:szCs w:val="13"/>
                </w:rPr>
                <w:t>–</w:t>
              </w:r>
            </w:ins>
          </w:p>
        </w:tc>
        <w:tc>
          <w:tcPr>
            <w:tcW w:w="820" w:type="dxa"/>
            <w:vAlign w:val="center"/>
          </w:tcPr>
          <w:p w14:paraId="5E001370" w14:textId="77777777" w:rsidR="00C60D85" w:rsidRDefault="00000000">
            <w:pPr>
              <w:spacing w:after="0"/>
              <w:rPr>
                <w:ins w:id="15634" w:author="Sean de Noronha | DRG" w:date="2026-09-29T16:58:00Z" w16du:dateUtc="2026-09-29T14:58:00Z"/>
                <w:rFonts w:cs="Arial"/>
                <w:sz w:val="13"/>
                <w:szCs w:val="13"/>
              </w:rPr>
            </w:pPr>
            <w:ins w:id="15635" w:author="Sean de Noronha | DRG" w:date="2026-09-29T16:58:00Z" w16du:dateUtc="2026-09-29T14:58:00Z">
              <w:r>
                <w:rPr>
                  <w:rFonts w:cs="Arial"/>
                  <w:sz w:val="13"/>
                  <w:szCs w:val="13"/>
                </w:rPr>
                <w:t>–</w:t>
              </w:r>
            </w:ins>
          </w:p>
        </w:tc>
        <w:tc>
          <w:tcPr>
            <w:tcW w:w="1100" w:type="dxa"/>
            <w:vAlign w:val="center"/>
          </w:tcPr>
          <w:p w14:paraId="5E001371" w14:textId="77777777" w:rsidR="00C60D85" w:rsidRDefault="00000000">
            <w:pPr>
              <w:spacing w:after="0"/>
              <w:rPr>
                <w:ins w:id="15636" w:author="Sean de Noronha | DRG" w:date="2026-09-29T16:58:00Z" w16du:dateUtc="2026-09-29T14:58:00Z"/>
                <w:rFonts w:cs="Arial"/>
                <w:sz w:val="13"/>
                <w:szCs w:val="13"/>
              </w:rPr>
            </w:pPr>
            <w:ins w:id="15637" w:author="Sean de Noronha | DRG" w:date="2026-09-29T16:58:00Z" w16du:dateUtc="2026-09-29T14:58:00Z">
              <w:r>
                <w:rPr>
                  <w:rFonts w:cs="Arial"/>
                  <w:sz w:val="13"/>
                  <w:szCs w:val="13"/>
                </w:rPr>
                <w:t>200 (424)</w:t>
              </w:r>
            </w:ins>
          </w:p>
        </w:tc>
        <w:tc>
          <w:tcPr>
            <w:tcW w:w="700" w:type="dxa"/>
            <w:vAlign w:val="center"/>
          </w:tcPr>
          <w:p w14:paraId="5E001372" w14:textId="77777777" w:rsidR="00C60D85" w:rsidRDefault="00000000">
            <w:pPr>
              <w:spacing w:after="0"/>
              <w:rPr>
                <w:ins w:id="15638" w:author="Sean de Noronha | DRG" w:date="2026-09-29T16:58:00Z" w16du:dateUtc="2026-09-29T14:58:00Z"/>
                <w:rFonts w:cs="Arial"/>
                <w:sz w:val="13"/>
                <w:szCs w:val="13"/>
              </w:rPr>
            </w:pPr>
            <w:ins w:id="15639" w:author="Sean de Noronha | DRG" w:date="2026-09-29T16:58:00Z" w16du:dateUtc="2026-09-29T14:58:00Z">
              <w:r>
                <w:rPr>
                  <w:rFonts w:cs="Arial"/>
                  <w:sz w:val="13"/>
                  <w:szCs w:val="13"/>
                </w:rPr>
                <w:t>5.09</w:t>
              </w:r>
            </w:ins>
          </w:p>
        </w:tc>
      </w:tr>
      <w:tr w:rsidR="00C60D85" w14:paraId="780F61F7" w14:textId="77777777">
        <w:trPr>
          <w:jc w:val="center"/>
          <w:ins w:id="15640" w:author="Sean de Noronha | DRG" w:date="2026-09-29T16:58:00Z"/>
        </w:trPr>
        <w:tc>
          <w:tcPr>
            <w:tcW w:w="560" w:type="dxa"/>
            <w:vAlign w:val="center"/>
          </w:tcPr>
          <w:p w14:paraId="5E001373" w14:textId="77777777" w:rsidR="00C60D85" w:rsidRDefault="00000000">
            <w:pPr>
              <w:spacing w:after="0"/>
              <w:rPr>
                <w:ins w:id="15641" w:author="Sean de Noronha | DRG" w:date="2026-09-29T16:58:00Z" w16du:dateUtc="2026-09-29T14:58:00Z"/>
                <w:rFonts w:cs="Arial"/>
                <w:sz w:val="13"/>
                <w:szCs w:val="13"/>
              </w:rPr>
            </w:pPr>
            <w:ins w:id="15642" w:author="Sean de Noronha | DRG" w:date="2026-09-29T16:58:00Z" w16du:dateUtc="2026-09-29T14:58:00Z">
              <w:r>
                <w:rPr>
                  <w:rFonts w:cs="Arial"/>
                  <w:sz w:val="13"/>
                  <w:szCs w:val="13"/>
                </w:rPr>
                <w:t>404</w:t>
              </w:r>
            </w:ins>
          </w:p>
        </w:tc>
        <w:tc>
          <w:tcPr>
            <w:tcW w:w="500" w:type="dxa"/>
            <w:vAlign w:val="center"/>
          </w:tcPr>
          <w:p w14:paraId="5E001374" w14:textId="77777777" w:rsidR="00C60D85" w:rsidRDefault="00000000">
            <w:pPr>
              <w:spacing w:after="0"/>
              <w:rPr>
                <w:ins w:id="15643" w:author="Sean de Noronha | DRG" w:date="2026-09-29T16:58:00Z" w16du:dateUtc="2026-09-29T14:58:00Z"/>
                <w:rFonts w:cs="Arial"/>
                <w:sz w:val="13"/>
                <w:szCs w:val="13"/>
              </w:rPr>
            </w:pPr>
            <w:ins w:id="15644" w:author="Sean de Noronha | DRG" w:date="2026-09-29T16:58:00Z" w16du:dateUtc="2026-09-29T14:58:00Z">
              <w:r>
                <w:rPr>
                  <w:rFonts w:cs="Arial"/>
                  <w:sz w:val="13"/>
                  <w:szCs w:val="13"/>
                </w:rPr>
                <w:t>T5</w:t>
              </w:r>
            </w:ins>
          </w:p>
        </w:tc>
        <w:tc>
          <w:tcPr>
            <w:tcW w:w="660" w:type="dxa"/>
            <w:vAlign w:val="center"/>
          </w:tcPr>
          <w:p w14:paraId="5E001375" w14:textId="77777777" w:rsidR="00C60D85" w:rsidRDefault="00000000">
            <w:pPr>
              <w:spacing w:after="0"/>
              <w:rPr>
                <w:ins w:id="15645" w:author="Sean de Noronha | DRG" w:date="2026-09-29T16:58:00Z" w16du:dateUtc="2026-09-29T14:58:00Z"/>
                <w:rFonts w:cs="Arial"/>
                <w:sz w:val="13"/>
                <w:szCs w:val="13"/>
              </w:rPr>
            </w:pPr>
            <w:ins w:id="15646" w:author="Sean de Noronha | DRG" w:date="2026-09-29T16:58:00Z" w16du:dateUtc="2026-09-29T14:58:00Z">
              <w:r>
                <w:rPr>
                  <w:rFonts w:cs="Arial"/>
                  <w:sz w:val="13"/>
                  <w:szCs w:val="13"/>
                </w:rPr>
                <w:t>3</w:t>
              </w:r>
            </w:ins>
          </w:p>
        </w:tc>
        <w:tc>
          <w:tcPr>
            <w:tcW w:w="1920" w:type="dxa"/>
            <w:vAlign w:val="center"/>
          </w:tcPr>
          <w:p w14:paraId="5E001376" w14:textId="77777777" w:rsidR="00C60D85" w:rsidRDefault="00000000">
            <w:pPr>
              <w:spacing w:after="0"/>
              <w:rPr>
                <w:ins w:id="15647" w:author="Sean de Noronha | DRG" w:date="2026-09-29T16:58:00Z" w16du:dateUtc="2026-09-29T14:58:00Z"/>
                <w:rFonts w:cs="Arial"/>
                <w:sz w:val="13"/>
                <w:szCs w:val="13"/>
              </w:rPr>
            </w:pPr>
            <w:ins w:id="15648" w:author="Sean de Noronha | DRG" w:date="2026-09-29T16:58:00Z" w16du:dateUtc="2026-09-29T14:58:00Z">
              <w:r>
                <w:rPr>
                  <w:rFonts w:cs="Arial"/>
                  <w:sz w:val="13"/>
                  <w:szCs w:val="13"/>
                </w:rPr>
                <w:t>End fittings, EHD 31</w:t>
              </w:r>
            </w:ins>
          </w:p>
        </w:tc>
        <w:tc>
          <w:tcPr>
            <w:tcW w:w="520" w:type="dxa"/>
            <w:vAlign w:val="center"/>
          </w:tcPr>
          <w:p w14:paraId="5E001377" w14:textId="77777777" w:rsidR="00C60D85" w:rsidRDefault="00000000">
            <w:pPr>
              <w:spacing w:after="0"/>
              <w:rPr>
                <w:ins w:id="15649" w:author="Sean de Noronha | DRG" w:date="2026-09-29T16:58:00Z" w16du:dateUtc="2026-09-29T14:58:00Z"/>
                <w:rFonts w:cs="Arial"/>
                <w:sz w:val="13"/>
                <w:szCs w:val="13"/>
              </w:rPr>
            </w:pPr>
            <w:ins w:id="15650" w:author="Sean de Noronha | DRG" w:date="2026-09-29T16:58:00Z" w16du:dateUtc="2026-09-29T14:58:00Z">
              <w:r>
                <w:rPr>
                  <w:rFonts w:cs="Arial"/>
                  <w:sz w:val="13"/>
                  <w:szCs w:val="13"/>
                </w:rPr>
                <w:t>N</w:t>
              </w:r>
              <w:r>
                <w:rPr>
                  <w:rFonts w:cs="Arial"/>
                  <w:sz w:val="13"/>
                  <w:szCs w:val="13"/>
                  <w:vertAlign w:val="subscript"/>
                </w:rPr>
                <w:t>2</w:t>
              </w:r>
            </w:ins>
          </w:p>
        </w:tc>
        <w:tc>
          <w:tcPr>
            <w:tcW w:w="900" w:type="dxa"/>
            <w:vAlign w:val="center"/>
          </w:tcPr>
          <w:p w14:paraId="5E001378" w14:textId="77777777" w:rsidR="00C60D85" w:rsidRDefault="00000000">
            <w:pPr>
              <w:spacing w:after="0"/>
              <w:rPr>
                <w:ins w:id="15651" w:author="Sean de Noronha | DRG" w:date="2026-09-29T16:58:00Z" w16du:dateUtc="2026-09-29T14:58:00Z"/>
                <w:rFonts w:cs="Arial"/>
                <w:sz w:val="13"/>
                <w:szCs w:val="13"/>
              </w:rPr>
            </w:pPr>
            <w:ins w:id="15652" w:author="Sean de Noronha | DRG" w:date="2026-09-29T16:58:00Z" w16du:dateUtc="2026-09-29T14:58:00Z">
              <w:r>
                <w:rPr>
                  <w:rFonts w:cs="Arial"/>
                  <w:sz w:val="13"/>
                  <w:szCs w:val="13"/>
                </w:rPr>
                <w:t>20,000</w:t>
              </w:r>
            </w:ins>
          </w:p>
        </w:tc>
        <w:tc>
          <w:tcPr>
            <w:tcW w:w="800" w:type="dxa"/>
            <w:vAlign w:val="center"/>
          </w:tcPr>
          <w:p w14:paraId="5E001379" w14:textId="77777777" w:rsidR="00C60D85" w:rsidRDefault="00000000">
            <w:pPr>
              <w:spacing w:after="0"/>
              <w:rPr>
                <w:ins w:id="15653" w:author="Sean de Noronha | DRG" w:date="2026-09-29T16:58:00Z" w16du:dateUtc="2026-09-29T14:58:00Z"/>
                <w:rFonts w:cs="Arial"/>
                <w:sz w:val="13"/>
                <w:szCs w:val="13"/>
              </w:rPr>
            </w:pPr>
            <w:ins w:id="15654" w:author="Sean de Noronha | DRG" w:date="2026-09-29T16:58:00Z" w16du:dateUtc="2026-09-29T14:58:00Z">
              <w:r>
                <w:rPr>
                  <w:rFonts w:cs="Arial"/>
                  <w:sz w:val="13"/>
                  <w:szCs w:val="13"/>
                </w:rPr>
                <w:t>–</w:t>
              </w:r>
            </w:ins>
          </w:p>
        </w:tc>
        <w:tc>
          <w:tcPr>
            <w:tcW w:w="880" w:type="dxa"/>
            <w:vAlign w:val="center"/>
          </w:tcPr>
          <w:p w14:paraId="5E00137A" w14:textId="77777777" w:rsidR="00C60D85" w:rsidRDefault="00000000">
            <w:pPr>
              <w:spacing w:after="0"/>
              <w:rPr>
                <w:ins w:id="15655" w:author="Sean de Noronha | DRG" w:date="2026-09-29T16:58:00Z" w16du:dateUtc="2026-09-29T14:58:00Z"/>
                <w:rFonts w:cs="Arial"/>
                <w:sz w:val="13"/>
                <w:szCs w:val="13"/>
              </w:rPr>
            </w:pPr>
            <w:ins w:id="15656" w:author="Sean de Noronha | DRG" w:date="2026-09-29T16:58:00Z" w16du:dateUtc="2026-09-29T14:58:00Z">
              <w:r>
                <w:rPr>
                  <w:rFonts w:cs="Arial"/>
                  <w:sz w:val="13"/>
                  <w:szCs w:val="13"/>
                </w:rPr>
                <w:t>–</w:t>
              </w:r>
            </w:ins>
          </w:p>
        </w:tc>
        <w:tc>
          <w:tcPr>
            <w:tcW w:w="820" w:type="dxa"/>
            <w:vAlign w:val="center"/>
          </w:tcPr>
          <w:p w14:paraId="5E00137B" w14:textId="77777777" w:rsidR="00C60D85" w:rsidRDefault="00000000">
            <w:pPr>
              <w:spacing w:after="0"/>
              <w:rPr>
                <w:ins w:id="15657" w:author="Sean de Noronha | DRG" w:date="2026-09-29T16:58:00Z" w16du:dateUtc="2026-09-29T14:58:00Z"/>
                <w:rFonts w:cs="Arial"/>
                <w:sz w:val="13"/>
                <w:szCs w:val="13"/>
              </w:rPr>
            </w:pPr>
            <w:ins w:id="15658" w:author="Sean de Noronha | DRG" w:date="2026-09-29T16:58:00Z" w16du:dateUtc="2026-09-29T14:58:00Z">
              <w:r>
                <w:rPr>
                  <w:rFonts w:cs="Arial"/>
                  <w:sz w:val="13"/>
                  <w:szCs w:val="13"/>
                </w:rPr>
                <w:t>–</w:t>
              </w:r>
            </w:ins>
          </w:p>
        </w:tc>
        <w:tc>
          <w:tcPr>
            <w:tcW w:w="1100" w:type="dxa"/>
            <w:vAlign w:val="center"/>
          </w:tcPr>
          <w:p w14:paraId="5E00137C" w14:textId="77777777" w:rsidR="00C60D85" w:rsidRDefault="00000000">
            <w:pPr>
              <w:spacing w:after="0"/>
              <w:rPr>
                <w:ins w:id="15659" w:author="Sean de Noronha | DRG" w:date="2026-09-29T16:58:00Z" w16du:dateUtc="2026-09-29T14:58:00Z"/>
                <w:rFonts w:cs="Arial"/>
                <w:sz w:val="13"/>
                <w:szCs w:val="13"/>
              </w:rPr>
            </w:pPr>
            <w:ins w:id="15660" w:author="Sean de Noronha | DRG" w:date="2026-09-29T16:58:00Z" w16du:dateUtc="2026-09-29T14:58:00Z">
              <w:r>
                <w:rPr>
                  <w:rFonts w:cs="Arial"/>
                  <w:sz w:val="13"/>
                  <w:szCs w:val="13"/>
                </w:rPr>
                <w:t>400 (848)</w:t>
              </w:r>
            </w:ins>
          </w:p>
        </w:tc>
        <w:tc>
          <w:tcPr>
            <w:tcW w:w="700" w:type="dxa"/>
            <w:vAlign w:val="center"/>
          </w:tcPr>
          <w:p w14:paraId="5E00137D" w14:textId="77777777" w:rsidR="00C60D85" w:rsidRDefault="00000000">
            <w:pPr>
              <w:spacing w:after="0"/>
              <w:rPr>
                <w:ins w:id="15661" w:author="Sean de Noronha | DRG" w:date="2026-09-29T16:58:00Z" w16du:dateUtc="2026-09-29T14:58:00Z"/>
                <w:rFonts w:cs="Arial"/>
                <w:sz w:val="13"/>
                <w:szCs w:val="13"/>
              </w:rPr>
            </w:pPr>
            <w:ins w:id="15662" w:author="Sean de Noronha | DRG" w:date="2026-09-29T16:58:00Z" w16du:dateUtc="2026-09-29T14:58:00Z">
              <w:r>
                <w:rPr>
                  <w:rFonts w:cs="Arial"/>
                  <w:sz w:val="13"/>
                  <w:szCs w:val="13"/>
                </w:rPr>
                <w:t>10.2</w:t>
              </w:r>
            </w:ins>
          </w:p>
        </w:tc>
      </w:tr>
      <w:tr w:rsidR="00C60D85" w14:paraId="012E45F5" w14:textId="77777777">
        <w:trPr>
          <w:jc w:val="center"/>
          <w:ins w:id="15663" w:author="Sean de Noronha | DRG" w:date="2026-09-29T16:58:00Z"/>
        </w:trPr>
        <w:tc>
          <w:tcPr>
            <w:tcW w:w="560" w:type="dxa"/>
            <w:vAlign w:val="center"/>
          </w:tcPr>
          <w:p w14:paraId="5E00137E" w14:textId="77777777" w:rsidR="00C60D85" w:rsidRDefault="00000000">
            <w:pPr>
              <w:spacing w:after="0"/>
              <w:rPr>
                <w:ins w:id="15664" w:author="Sean de Noronha | DRG" w:date="2026-09-29T16:58:00Z" w16du:dateUtc="2026-09-29T14:58:00Z"/>
                <w:rFonts w:cs="Arial"/>
                <w:sz w:val="13"/>
                <w:szCs w:val="13"/>
              </w:rPr>
            </w:pPr>
            <w:ins w:id="15665" w:author="Sean de Noronha | DRG" w:date="2026-09-29T16:58:00Z" w16du:dateUtc="2026-09-29T14:58:00Z">
              <w:r>
                <w:rPr>
                  <w:rFonts w:cs="Arial"/>
                  <w:sz w:val="13"/>
                  <w:szCs w:val="13"/>
                </w:rPr>
                <w:t>405</w:t>
              </w:r>
            </w:ins>
          </w:p>
        </w:tc>
        <w:tc>
          <w:tcPr>
            <w:tcW w:w="500" w:type="dxa"/>
            <w:vAlign w:val="center"/>
          </w:tcPr>
          <w:p w14:paraId="5E00137F" w14:textId="77777777" w:rsidR="00C60D85" w:rsidRDefault="00000000">
            <w:pPr>
              <w:spacing w:after="0"/>
              <w:rPr>
                <w:ins w:id="15666" w:author="Sean de Noronha | DRG" w:date="2026-09-29T16:58:00Z" w16du:dateUtc="2026-09-29T14:58:00Z"/>
                <w:rFonts w:cs="Arial"/>
                <w:sz w:val="13"/>
                <w:szCs w:val="13"/>
              </w:rPr>
            </w:pPr>
            <w:ins w:id="15667" w:author="Sean de Noronha | DRG" w:date="2026-09-29T16:58:00Z" w16du:dateUtc="2026-09-29T14:58:00Z">
              <w:r>
                <w:rPr>
                  <w:rFonts w:cs="Arial"/>
                  <w:sz w:val="13"/>
                  <w:szCs w:val="13"/>
                </w:rPr>
                <w:t>T6</w:t>
              </w:r>
            </w:ins>
          </w:p>
        </w:tc>
        <w:tc>
          <w:tcPr>
            <w:tcW w:w="660" w:type="dxa"/>
            <w:vAlign w:val="center"/>
          </w:tcPr>
          <w:p w14:paraId="5E001380" w14:textId="77777777" w:rsidR="00C60D85" w:rsidRDefault="00000000">
            <w:pPr>
              <w:spacing w:after="0"/>
              <w:rPr>
                <w:ins w:id="15668" w:author="Sean de Noronha | DRG" w:date="2026-09-29T16:58:00Z" w16du:dateUtc="2026-09-29T14:58:00Z"/>
                <w:rFonts w:cs="Arial"/>
                <w:sz w:val="13"/>
                <w:szCs w:val="13"/>
              </w:rPr>
            </w:pPr>
            <w:ins w:id="15669" w:author="Sean de Noronha | DRG" w:date="2026-09-29T16:58:00Z" w16du:dateUtc="2026-09-29T14:58:00Z">
              <w:r>
                <w:rPr>
                  <w:rFonts w:cs="Arial"/>
                  <w:sz w:val="13"/>
                  <w:szCs w:val="13"/>
                </w:rPr>
                <w:t>3</w:t>
              </w:r>
            </w:ins>
          </w:p>
        </w:tc>
        <w:tc>
          <w:tcPr>
            <w:tcW w:w="1920" w:type="dxa"/>
            <w:vAlign w:val="center"/>
          </w:tcPr>
          <w:p w14:paraId="5E001381" w14:textId="77777777" w:rsidR="00C60D85" w:rsidRDefault="00000000">
            <w:pPr>
              <w:spacing w:after="0"/>
              <w:rPr>
                <w:ins w:id="15670" w:author="Sean de Noronha | DRG" w:date="2026-09-29T16:58:00Z" w16du:dateUtc="2026-09-29T14:58:00Z"/>
                <w:rFonts w:cs="Arial"/>
                <w:sz w:val="13"/>
                <w:szCs w:val="13"/>
              </w:rPr>
            </w:pPr>
            <w:ins w:id="15671" w:author="Sean de Noronha | DRG" w:date="2026-09-29T16:58:00Z" w16du:dateUtc="2026-09-29T14:58:00Z">
              <w:r>
                <w:rPr>
                  <w:rFonts w:cs="Arial"/>
                  <w:sz w:val="13"/>
                  <w:szCs w:val="13"/>
                </w:rPr>
                <w:t>CSST run with fittings, EHD 13</w:t>
              </w:r>
            </w:ins>
          </w:p>
        </w:tc>
        <w:tc>
          <w:tcPr>
            <w:tcW w:w="520" w:type="dxa"/>
            <w:vAlign w:val="center"/>
          </w:tcPr>
          <w:p w14:paraId="5E001382" w14:textId="77777777" w:rsidR="00C60D85" w:rsidRDefault="00000000">
            <w:pPr>
              <w:spacing w:after="0"/>
              <w:rPr>
                <w:ins w:id="15672" w:author="Sean de Noronha | DRG" w:date="2026-09-29T16:58:00Z" w16du:dateUtc="2026-09-29T14:58:00Z"/>
                <w:rFonts w:cs="Arial"/>
                <w:sz w:val="13"/>
                <w:szCs w:val="13"/>
              </w:rPr>
            </w:pPr>
            <w:ins w:id="15673" w:author="Sean de Noronha | DRG" w:date="2026-09-29T16:58:00Z" w16du:dateUtc="2026-09-29T14:58:00Z">
              <w:r>
                <w:rPr>
                  <w:rFonts w:cs="Arial"/>
                  <w:sz w:val="13"/>
                  <w:szCs w:val="13"/>
                </w:rPr>
                <w:t>He</w:t>
              </w:r>
            </w:ins>
          </w:p>
        </w:tc>
        <w:tc>
          <w:tcPr>
            <w:tcW w:w="900" w:type="dxa"/>
            <w:vAlign w:val="center"/>
          </w:tcPr>
          <w:p w14:paraId="5E001383" w14:textId="77777777" w:rsidR="00C60D85" w:rsidRDefault="00000000">
            <w:pPr>
              <w:spacing w:after="0"/>
              <w:rPr>
                <w:ins w:id="15674" w:author="Sean de Noronha | DRG" w:date="2026-09-29T16:58:00Z" w16du:dateUtc="2026-09-29T14:58:00Z"/>
                <w:rFonts w:cs="Arial"/>
                <w:sz w:val="13"/>
                <w:szCs w:val="13"/>
              </w:rPr>
            </w:pPr>
            <w:ins w:id="15675" w:author="Sean de Noronha | DRG" w:date="2026-09-29T16:58:00Z" w16du:dateUtc="2026-09-29T14:58:00Z">
              <w:r>
                <w:rPr>
                  <w:rFonts w:cs="Arial"/>
                  <w:sz w:val="13"/>
                  <w:szCs w:val="13"/>
                </w:rPr>
                <w:t>2,000</w:t>
              </w:r>
            </w:ins>
          </w:p>
        </w:tc>
        <w:tc>
          <w:tcPr>
            <w:tcW w:w="800" w:type="dxa"/>
            <w:vAlign w:val="center"/>
          </w:tcPr>
          <w:p w14:paraId="5E001384" w14:textId="77777777" w:rsidR="00C60D85" w:rsidRDefault="00000000">
            <w:pPr>
              <w:spacing w:after="0"/>
              <w:rPr>
                <w:ins w:id="15676" w:author="Sean de Noronha | DRG" w:date="2026-09-29T16:58:00Z" w16du:dateUtc="2026-09-29T14:58:00Z"/>
                <w:rFonts w:cs="Arial"/>
                <w:sz w:val="13"/>
                <w:szCs w:val="13"/>
              </w:rPr>
            </w:pPr>
            <w:ins w:id="15677" w:author="Sean de Noronha | DRG" w:date="2026-09-29T16:58:00Z" w16du:dateUtc="2026-09-29T14:58:00Z">
              <w:r>
                <w:rPr>
                  <w:rFonts w:cs="Arial"/>
                  <w:sz w:val="13"/>
                  <w:szCs w:val="13"/>
                </w:rPr>
                <w:t>–</w:t>
              </w:r>
            </w:ins>
          </w:p>
        </w:tc>
        <w:tc>
          <w:tcPr>
            <w:tcW w:w="880" w:type="dxa"/>
            <w:vAlign w:val="center"/>
          </w:tcPr>
          <w:p w14:paraId="5E001385" w14:textId="77777777" w:rsidR="00C60D85" w:rsidRDefault="00000000">
            <w:pPr>
              <w:spacing w:after="0"/>
              <w:rPr>
                <w:ins w:id="15678" w:author="Sean de Noronha | DRG" w:date="2026-09-29T16:58:00Z" w16du:dateUtc="2026-09-29T14:58:00Z"/>
                <w:rFonts w:cs="Arial"/>
                <w:sz w:val="13"/>
                <w:szCs w:val="13"/>
              </w:rPr>
            </w:pPr>
            <w:ins w:id="15679" w:author="Sean de Noronha | DRG" w:date="2026-09-29T16:58:00Z" w16du:dateUtc="2026-09-29T14:58:00Z">
              <w:r>
                <w:rPr>
                  <w:rFonts w:cs="Arial"/>
                  <w:sz w:val="13"/>
                  <w:szCs w:val="13"/>
                </w:rPr>
                <w:t>–</w:t>
              </w:r>
            </w:ins>
          </w:p>
        </w:tc>
        <w:tc>
          <w:tcPr>
            <w:tcW w:w="820" w:type="dxa"/>
            <w:vAlign w:val="center"/>
          </w:tcPr>
          <w:p w14:paraId="5E001386" w14:textId="77777777" w:rsidR="00C60D85" w:rsidRDefault="00000000">
            <w:pPr>
              <w:spacing w:after="0"/>
              <w:rPr>
                <w:ins w:id="15680" w:author="Sean de Noronha | DRG" w:date="2026-09-29T16:58:00Z" w16du:dateUtc="2026-09-29T14:58:00Z"/>
                <w:rFonts w:cs="Arial"/>
                <w:sz w:val="13"/>
                <w:szCs w:val="13"/>
              </w:rPr>
            </w:pPr>
            <w:ins w:id="15681" w:author="Sean de Noronha | DRG" w:date="2026-09-29T16:58:00Z" w16du:dateUtc="2026-09-29T14:58:00Z">
              <w:r>
                <w:rPr>
                  <w:rFonts w:cs="Arial"/>
                  <w:sz w:val="13"/>
                  <w:szCs w:val="13"/>
                </w:rPr>
                <w:t>–</w:t>
              </w:r>
            </w:ins>
          </w:p>
        </w:tc>
        <w:tc>
          <w:tcPr>
            <w:tcW w:w="1100" w:type="dxa"/>
            <w:vAlign w:val="center"/>
          </w:tcPr>
          <w:p w14:paraId="5E001387" w14:textId="77777777" w:rsidR="00C60D85" w:rsidRDefault="00000000">
            <w:pPr>
              <w:spacing w:after="0"/>
              <w:rPr>
                <w:ins w:id="15682" w:author="Sean de Noronha | DRG" w:date="2026-09-29T16:58:00Z" w16du:dateUtc="2026-09-29T14:58:00Z"/>
                <w:rFonts w:cs="Arial"/>
                <w:sz w:val="13"/>
                <w:szCs w:val="13"/>
              </w:rPr>
            </w:pPr>
            <w:ins w:id="15683" w:author="Sean de Noronha | DRG" w:date="2026-09-29T16:58:00Z" w16du:dateUtc="2026-09-29T14:58:00Z">
              <w:r>
                <w:rPr>
                  <w:rFonts w:cs="Arial"/>
                  <w:sz w:val="13"/>
                  <w:szCs w:val="13"/>
                </w:rPr>
                <w:t>124 (264)</w:t>
              </w:r>
            </w:ins>
          </w:p>
        </w:tc>
        <w:tc>
          <w:tcPr>
            <w:tcW w:w="700" w:type="dxa"/>
            <w:vAlign w:val="center"/>
          </w:tcPr>
          <w:p w14:paraId="5E001388" w14:textId="77777777" w:rsidR="00C60D85" w:rsidRDefault="00000000">
            <w:pPr>
              <w:spacing w:after="0"/>
              <w:rPr>
                <w:ins w:id="15684" w:author="Sean de Noronha | DRG" w:date="2026-09-29T16:58:00Z" w16du:dateUtc="2026-09-29T14:58:00Z"/>
                <w:rFonts w:cs="Arial"/>
                <w:sz w:val="13"/>
                <w:szCs w:val="13"/>
              </w:rPr>
            </w:pPr>
            <w:ins w:id="15685" w:author="Sean de Noronha | DRG" w:date="2026-09-29T16:58:00Z" w16du:dateUtc="2026-09-29T14:58:00Z">
              <w:r>
                <w:rPr>
                  <w:rFonts w:cs="Arial"/>
                  <w:sz w:val="13"/>
                  <w:szCs w:val="13"/>
                </w:rPr>
                <w:t>20.0</w:t>
              </w:r>
            </w:ins>
          </w:p>
        </w:tc>
      </w:tr>
      <w:tr w:rsidR="00C60D85" w14:paraId="673E79FB" w14:textId="77777777">
        <w:trPr>
          <w:jc w:val="center"/>
          <w:ins w:id="15686" w:author="Sean de Noronha | DRG" w:date="2026-09-29T16:58:00Z"/>
        </w:trPr>
        <w:tc>
          <w:tcPr>
            <w:tcW w:w="560" w:type="dxa"/>
            <w:vAlign w:val="center"/>
          </w:tcPr>
          <w:p w14:paraId="5E001389" w14:textId="77777777" w:rsidR="00C60D85" w:rsidRDefault="00000000">
            <w:pPr>
              <w:spacing w:after="0"/>
              <w:rPr>
                <w:ins w:id="15687" w:author="Sean de Noronha | DRG" w:date="2026-09-29T16:58:00Z" w16du:dateUtc="2026-09-29T14:58:00Z"/>
                <w:rFonts w:cs="Arial"/>
                <w:sz w:val="13"/>
                <w:szCs w:val="13"/>
              </w:rPr>
            </w:pPr>
            <w:ins w:id="15688" w:author="Sean de Noronha | DRG" w:date="2026-09-29T16:58:00Z" w16du:dateUtc="2026-09-29T14:58:00Z">
              <w:r>
                <w:rPr>
                  <w:rFonts w:cs="Arial"/>
                  <w:sz w:val="13"/>
                  <w:szCs w:val="13"/>
                </w:rPr>
                <w:t>406</w:t>
              </w:r>
            </w:ins>
          </w:p>
        </w:tc>
        <w:tc>
          <w:tcPr>
            <w:tcW w:w="500" w:type="dxa"/>
            <w:vAlign w:val="center"/>
          </w:tcPr>
          <w:p w14:paraId="5E00138A" w14:textId="77777777" w:rsidR="00C60D85" w:rsidRDefault="00000000">
            <w:pPr>
              <w:spacing w:after="0"/>
              <w:rPr>
                <w:ins w:id="15689" w:author="Sean de Noronha | DRG" w:date="2026-09-29T16:58:00Z" w16du:dateUtc="2026-09-29T14:58:00Z"/>
                <w:rFonts w:cs="Arial"/>
                <w:sz w:val="13"/>
                <w:szCs w:val="13"/>
              </w:rPr>
            </w:pPr>
            <w:ins w:id="15690" w:author="Sean de Noronha | DRG" w:date="2026-09-29T16:58:00Z" w16du:dateUtc="2026-09-29T14:58:00Z">
              <w:r>
                <w:rPr>
                  <w:rFonts w:cs="Arial"/>
                  <w:sz w:val="13"/>
                  <w:szCs w:val="13"/>
                </w:rPr>
                <w:t>T6</w:t>
              </w:r>
            </w:ins>
          </w:p>
        </w:tc>
        <w:tc>
          <w:tcPr>
            <w:tcW w:w="660" w:type="dxa"/>
            <w:vAlign w:val="center"/>
          </w:tcPr>
          <w:p w14:paraId="5E00138B" w14:textId="77777777" w:rsidR="00C60D85" w:rsidRDefault="00000000">
            <w:pPr>
              <w:spacing w:after="0"/>
              <w:rPr>
                <w:ins w:id="15691" w:author="Sean de Noronha | DRG" w:date="2026-09-29T16:58:00Z" w16du:dateUtc="2026-09-29T14:58:00Z"/>
                <w:rFonts w:cs="Arial"/>
                <w:sz w:val="13"/>
                <w:szCs w:val="13"/>
              </w:rPr>
            </w:pPr>
            <w:ins w:id="15692" w:author="Sean de Noronha | DRG" w:date="2026-09-29T16:58:00Z" w16du:dateUtc="2026-09-29T14:58:00Z">
              <w:r>
                <w:rPr>
                  <w:rFonts w:cs="Arial"/>
                  <w:sz w:val="13"/>
                  <w:szCs w:val="13"/>
                </w:rPr>
                <w:t>3</w:t>
              </w:r>
            </w:ins>
          </w:p>
        </w:tc>
        <w:tc>
          <w:tcPr>
            <w:tcW w:w="1920" w:type="dxa"/>
            <w:vAlign w:val="center"/>
          </w:tcPr>
          <w:p w14:paraId="5E00138C" w14:textId="77777777" w:rsidR="00C60D85" w:rsidRDefault="00000000">
            <w:pPr>
              <w:spacing w:after="0"/>
              <w:rPr>
                <w:ins w:id="15693" w:author="Sean de Noronha | DRG" w:date="2026-09-29T16:58:00Z" w16du:dateUtc="2026-09-29T14:58:00Z"/>
                <w:rFonts w:cs="Arial"/>
                <w:sz w:val="13"/>
                <w:szCs w:val="13"/>
              </w:rPr>
            </w:pPr>
            <w:ins w:id="15694" w:author="Sean de Noronha | DRG" w:date="2026-09-29T16:58:00Z" w16du:dateUtc="2026-09-29T14:58:00Z">
              <w:r>
                <w:rPr>
                  <w:rFonts w:cs="Arial"/>
                  <w:sz w:val="13"/>
                  <w:szCs w:val="13"/>
                </w:rPr>
                <w:t>CSST run with fittings, EHD 13</w:t>
              </w:r>
            </w:ins>
          </w:p>
        </w:tc>
        <w:tc>
          <w:tcPr>
            <w:tcW w:w="520" w:type="dxa"/>
            <w:vAlign w:val="center"/>
          </w:tcPr>
          <w:p w14:paraId="5E00138D" w14:textId="77777777" w:rsidR="00C60D85" w:rsidRDefault="00000000">
            <w:pPr>
              <w:spacing w:after="0"/>
              <w:rPr>
                <w:ins w:id="15695" w:author="Sean de Noronha | DRG" w:date="2026-09-29T16:58:00Z" w16du:dateUtc="2026-09-29T14:58:00Z"/>
                <w:rFonts w:cs="Arial"/>
                <w:sz w:val="13"/>
                <w:szCs w:val="13"/>
              </w:rPr>
            </w:pPr>
            <w:ins w:id="15696" w:author="Sean de Noronha | DRG" w:date="2026-09-29T16:58:00Z" w16du:dateUtc="2026-09-29T14:58:00Z">
              <w:r>
                <w:rPr>
                  <w:rFonts w:cs="Arial"/>
                  <w:sz w:val="13"/>
                  <w:szCs w:val="13"/>
                </w:rPr>
                <w:t>He</w:t>
              </w:r>
            </w:ins>
          </w:p>
        </w:tc>
        <w:tc>
          <w:tcPr>
            <w:tcW w:w="900" w:type="dxa"/>
            <w:vAlign w:val="center"/>
          </w:tcPr>
          <w:p w14:paraId="5E00138E" w14:textId="77777777" w:rsidR="00C60D85" w:rsidRDefault="00000000">
            <w:pPr>
              <w:spacing w:after="0"/>
              <w:rPr>
                <w:ins w:id="15697" w:author="Sean de Noronha | DRG" w:date="2026-09-29T16:58:00Z" w16du:dateUtc="2026-09-29T14:58:00Z"/>
                <w:rFonts w:cs="Arial"/>
                <w:sz w:val="13"/>
                <w:szCs w:val="13"/>
              </w:rPr>
            </w:pPr>
            <w:ins w:id="15698" w:author="Sean de Noronha | DRG" w:date="2026-09-29T16:58:00Z" w16du:dateUtc="2026-09-29T14:58:00Z">
              <w:r>
                <w:rPr>
                  <w:rFonts w:cs="Arial"/>
                  <w:sz w:val="13"/>
                  <w:szCs w:val="13"/>
                </w:rPr>
                <w:t>4,010</w:t>
              </w:r>
            </w:ins>
          </w:p>
        </w:tc>
        <w:tc>
          <w:tcPr>
            <w:tcW w:w="800" w:type="dxa"/>
            <w:vAlign w:val="center"/>
          </w:tcPr>
          <w:p w14:paraId="5E00138F" w14:textId="77777777" w:rsidR="00C60D85" w:rsidRDefault="00000000">
            <w:pPr>
              <w:spacing w:after="0"/>
              <w:rPr>
                <w:ins w:id="15699" w:author="Sean de Noronha | DRG" w:date="2026-09-29T16:58:00Z" w16du:dateUtc="2026-09-29T14:58:00Z"/>
                <w:rFonts w:cs="Arial"/>
                <w:sz w:val="13"/>
                <w:szCs w:val="13"/>
              </w:rPr>
            </w:pPr>
            <w:ins w:id="15700" w:author="Sean de Noronha | DRG" w:date="2026-09-29T16:58:00Z" w16du:dateUtc="2026-09-29T14:58:00Z">
              <w:r>
                <w:rPr>
                  <w:rFonts w:cs="Arial"/>
                  <w:sz w:val="13"/>
                  <w:szCs w:val="13"/>
                </w:rPr>
                <w:t>–</w:t>
              </w:r>
            </w:ins>
          </w:p>
        </w:tc>
        <w:tc>
          <w:tcPr>
            <w:tcW w:w="880" w:type="dxa"/>
            <w:vAlign w:val="center"/>
          </w:tcPr>
          <w:p w14:paraId="5E001390" w14:textId="77777777" w:rsidR="00C60D85" w:rsidRDefault="00000000">
            <w:pPr>
              <w:spacing w:after="0"/>
              <w:rPr>
                <w:ins w:id="15701" w:author="Sean de Noronha | DRG" w:date="2026-09-29T16:58:00Z" w16du:dateUtc="2026-09-29T14:58:00Z"/>
                <w:rFonts w:cs="Arial"/>
                <w:sz w:val="13"/>
                <w:szCs w:val="13"/>
              </w:rPr>
            </w:pPr>
            <w:ins w:id="15702" w:author="Sean de Noronha | DRG" w:date="2026-09-29T16:58:00Z" w16du:dateUtc="2026-09-29T14:58:00Z">
              <w:r>
                <w:rPr>
                  <w:rFonts w:cs="Arial"/>
                  <w:sz w:val="13"/>
                  <w:szCs w:val="13"/>
                </w:rPr>
                <w:t>–</w:t>
              </w:r>
            </w:ins>
          </w:p>
        </w:tc>
        <w:tc>
          <w:tcPr>
            <w:tcW w:w="820" w:type="dxa"/>
            <w:vAlign w:val="center"/>
          </w:tcPr>
          <w:p w14:paraId="5E001391" w14:textId="77777777" w:rsidR="00C60D85" w:rsidRDefault="00000000">
            <w:pPr>
              <w:spacing w:after="0"/>
              <w:rPr>
                <w:ins w:id="15703" w:author="Sean de Noronha | DRG" w:date="2026-09-29T16:58:00Z" w16du:dateUtc="2026-09-29T14:58:00Z"/>
                <w:rFonts w:cs="Arial"/>
                <w:sz w:val="13"/>
                <w:szCs w:val="13"/>
              </w:rPr>
            </w:pPr>
            <w:ins w:id="15704" w:author="Sean de Noronha | DRG" w:date="2026-09-29T16:58:00Z" w16du:dateUtc="2026-09-29T14:58:00Z">
              <w:r>
                <w:rPr>
                  <w:rFonts w:cs="Arial"/>
                  <w:sz w:val="13"/>
                  <w:szCs w:val="13"/>
                </w:rPr>
                <w:t>–</w:t>
              </w:r>
            </w:ins>
          </w:p>
        </w:tc>
        <w:tc>
          <w:tcPr>
            <w:tcW w:w="1100" w:type="dxa"/>
            <w:vAlign w:val="center"/>
          </w:tcPr>
          <w:p w14:paraId="5E001392" w14:textId="77777777" w:rsidR="00C60D85" w:rsidRDefault="00000000">
            <w:pPr>
              <w:spacing w:after="0"/>
              <w:rPr>
                <w:ins w:id="15705" w:author="Sean de Noronha | DRG" w:date="2026-09-29T16:58:00Z" w16du:dateUtc="2026-09-29T14:58:00Z"/>
                <w:rFonts w:cs="Arial"/>
                <w:sz w:val="13"/>
                <w:szCs w:val="13"/>
              </w:rPr>
            </w:pPr>
            <w:ins w:id="15706" w:author="Sean de Noronha | DRG" w:date="2026-09-29T16:58:00Z" w16du:dateUtc="2026-09-29T14:58:00Z">
              <w:r>
                <w:rPr>
                  <w:rFonts w:cs="Arial"/>
                  <w:sz w:val="13"/>
                  <w:szCs w:val="13"/>
                </w:rPr>
                <w:t>249 (527)</w:t>
              </w:r>
            </w:ins>
          </w:p>
        </w:tc>
        <w:tc>
          <w:tcPr>
            <w:tcW w:w="700" w:type="dxa"/>
            <w:vAlign w:val="center"/>
          </w:tcPr>
          <w:p w14:paraId="5E001393" w14:textId="77777777" w:rsidR="00C60D85" w:rsidRDefault="00000000">
            <w:pPr>
              <w:spacing w:after="0"/>
              <w:rPr>
                <w:ins w:id="15707" w:author="Sean de Noronha | DRG" w:date="2026-09-29T16:58:00Z" w16du:dateUtc="2026-09-29T14:58:00Z"/>
                <w:rFonts w:cs="Arial"/>
                <w:sz w:val="13"/>
                <w:szCs w:val="13"/>
              </w:rPr>
            </w:pPr>
            <w:ins w:id="15708" w:author="Sean de Noronha | DRG" w:date="2026-09-29T16:58:00Z" w16du:dateUtc="2026-09-29T14:58:00Z">
              <w:r>
                <w:rPr>
                  <w:rFonts w:cs="Arial"/>
                  <w:sz w:val="13"/>
                  <w:szCs w:val="13"/>
                </w:rPr>
                <w:t>40.0</w:t>
              </w:r>
            </w:ins>
          </w:p>
        </w:tc>
      </w:tr>
      <w:tr w:rsidR="00C60D85" w14:paraId="62DA71F1" w14:textId="77777777">
        <w:trPr>
          <w:jc w:val="center"/>
          <w:ins w:id="15709" w:author="Sean de Noronha | DRG" w:date="2026-09-29T16:58:00Z"/>
        </w:trPr>
        <w:tc>
          <w:tcPr>
            <w:tcW w:w="560" w:type="dxa"/>
            <w:vAlign w:val="center"/>
          </w:tcPr>
          <w:p w14:paraId="5E001394" w14:textId="77777777" w:rsidR="00C60D85" w:rsidRDefault="00000000">
            <w:pPr>
              <w:spacing w:after="0"/>
              <w:rPr>
                <w:ins w:id="15710" w:author="Sean de Noronha | DRG" w:date="2026-09-29T16:58:00Z" w16du:dateUtc="2026-09-29T14:58:00Z"/>
                <w:rFonts w:cs="Arial"/>
                <w:sz w:val="13"/>
                <w:szCs w:val="13"/>
              </w:rPr>
            </w:pPr>
            <w:ins w:id="15711" w:author="Sean de Noronha | DRG" w:date="2026-09-29T16:58:00Z" w16du:dateUtc="2026-09-29T14:58:00Z">
              <w:r>
                <w:rPr>
                  <w:rFonts w:cs="Arial"/>
                  <w:sz w:val="13"/>
                  <w:szCs w:val="13"/>
                </w:rPr>
                <w:t>407</w:t>
              </w:r>
            </w:ins>
          </w:p>
        </w:tc>
        <w:tc>
          <w:tcPr>
            <w:tcW w:w="500" w:type="dxa"/>
            <w:vAlign w:val="center"/>
          </w:tcPr>
          <w:p w14:paraId="5E001395" w14:textId="77777777" w:rsidR="00C60D85" w:rsidRDefault="00000000">
            <w:pPr>
              <w:spacing w:after="0"/>
              <w:rPr>
                <w:ins w:id="15712" w:author="Sean de Noronha | DRG" w:date="2026-09-29T16:58:00Z" w16du:dateUtc="2026-09-29T14:58:00Z"/>
                <w:rFonts w:cs="Arial"/>
                <w:sz w:val="13"/>
                <w:szCs w:val="13"/>
              </w:rPr>
            </w:pPr>
            <w:ins w:id="15713" w:author="Sean de Noronha | DRG" w:date="2026-09-29T16:58:00Z" w16du:dateUtc="2026-09-29T14:58:00Z">
              <w:r>
                <w:rPr>
                  <w:rFonts w:cs="Arial"/>
                  <w:sz w:val="13"/>
                  <w:szCs w:val="13"/>
                </w:rPr>
                <w:t>T6</w:t>
              </w:r>
            </w:ins>
          </w:p>
        </w:tc>
        <w:tc>
          <w:tcPr>
            <w:tcW w:w="660" w:type="dxa"/>
            <w:vAlign w:val="center"/>
          </w:tcPr>
          <w:p w14:paraId="5E001396" w14:textId="77777777" w:rsidR="00C60D85" w:rsidRDefault="00000000">
            <w:pPr>
              <w:spacing w:after="0"/>
              <w:rPr>
                <w:ins w:id="15714" w:author="Sean de Noronha | DRG" w:date="2026-09-29T16:58:00Z" w16du:dateUtc="2026-09-29T14:58:00Z"/>
                <w:rFonts w:cs="Arial"/>
                <w:sz w:val="13"/>
                <w:szCs w:val="13"/>
              </w:rPr>
            </w:pPr>
            <w:ins w:id="15715" w:author="Sean de Noronha | DRG" w:date="2026-09-29T16:58:00Z" w16du:dateUtc="2026-09-29T14:58:00Z">
              <w:r>
                <w:rPr>
                  <w:rFonts w:cs="Arial"/>
                  <w:sz w:val="13"/>
                  <w:szCs w:val="13"/>
                </w:rPr>
                <w:t>3</w:t>
              </w:r>
            </w:ins>
          </w:p>
        </w:tc>
        <w:tc>
          <w:tcPr>
            <w:tcW w:w="1920" w:type="dxa"/>
            <w:vAlign w:val="center"/>
          </w:tcPr>
          <w:p w14:paraId="5E001397" w14:textId="77777777" w:rsidR="00C60D85" w:rsidRDefault="00000000">
            <w:pPr>
              <w:spacing w:after="0"/>
              <w:rPr>
                <w:ins w:id="15716" w:author="Sean de Noronha | DRG" w:date="2026-09-29T16:58:00Z" w16du:dateUtc="2026-09-29T14:58:00Z"/>
                <w:rFonts w:cs="Arial"/>
                <w:sz w:val="13"/>
                <w:szCs w:val="13"/>
              </w:rPr>
            </w:pPr>
            <w:ins w:id="15717" w:author="Sean de Noronha | DRG" w:date="2026-09-29T16:58:00Z" w16du:dateUtc="2026-09-29T14:58:00Z">
              <w:r>
                <w:rPr>
                  <w:rFonts w:cs="Arial"/>
                  <w:sz w:val="13"/>
                  <w:szCs w:val="13"/>
                </w:rPr>
                <w:t>CSST run with fittings, EHD 13</w:t>
              </w:r>
            </w:ins>
          </w:p>
        </w:tc>
        <w:tc>
          <w:tcPr>
            <w:tcW w:w="520" w:type="dxa"/>
            <w:vAlign w:val="center"/>
          </w:tcPr>
          <w:p w14:paraId="5E001398" w14:textId="77777777" w:rsidR="00C60D85" w:rsidRDefault="00000000">
            <w:pPr>
              <w:spacing w:after="0"/>
              <w:rPr>
                <w:ins w:id="15718" w:author="Sean de Noronha | DRG" w:date="2026-09-29T16:58:00Z" w16du:dateUtc="2026-09-29T14:58:00Z"/>
                <w:rFonts w:cs="Arial"/>
                <w:sz w:val="13"/>
                <w:szCs w:val="13"/>
              </w:rPr>
            </w:pPr>
            <w:ins w:id="15719" w:author="Sean de Noronha | DRG" w:date="2026-09-29T16:58:00Z" w16du:dateUtc="2026-09-29T14:58:00Z">
              <w:r>
                <w:rPr>
                  <w:rFonts w:cs="Arial"/>
                  <w:sz w:val="13"/>
                  <w:szCs w:val="13"/>
                </w:rPr>
                <w:t>He</w:t>
              </w:r>
            </w:ins>
          </w:p>
        </w:tc>
        <w:tc>
          <w:tcPr>
            <w:tcW w:w="900" w:type="dxa"/>
            <w:vAlign w:val="center"/>
          </w:tcPr>
          <w:p w14:paraId="5E001399" w14:textId="77777777" w:rsidR="00C60D85" w:rsidRDefault="00000000">
            <w:pPr>
              <w:spacing w:after="0"/>
              <w:rPr>
                <w:ins w:id="15720" w:author="Sean de Noronha | DRG" w:date="2026-09-29T16:58:00Z" w16du:dateUtc="2026-09-29T14:58:00Z"/>
                <w:rFonts w:cs="Arial"/>
                <w:sz w:val="13"/>
                <w:szCs w:val="13"/>
              </w:rPr>
            </w:pPr>
            <w:ins w:id="15721" w:author="Sean de Noronha | DRG" w:date="2026-09-29T16:58:00Z" w16du:dateUtc="2026-09-29T14:58:00Z">
              <w:r>
                <w:rPr>
                  <w:rFonts w:cs="Arial"/>
                  <w:sz w:val="13"/>
                  <w:szCs w:val="13"/>
                </w:rPr>
                <w:t>6,010</w:t>
              </w:r>
            </w:ins>
          </w:p>
        </w:tc>
        <w:tc>
          <w:tcPr>
            <w:tcW w:w="800" w:type="dxa"/>
            <w:vAlign w:val="center"/>
          </w:tcPr>
          <w:p w14:paraId="5E00139A" w14:textId="77777777" w:rsidR="00C60D85" w:rsidRDefault="00000000">
            <w:pPr>
              <w:spacing w:after="0"/>
              <w:rPr>
                <w:ins w:id="15722" w:author="Sean de Noronha | DRG" w:date="2026-09-29T16:58:00Z" w16du:dateUtc="2026-09-29T14:58:00Z"/>
                <w:rFonts w:cs="Arial"/>
                <w:sz w:val="13"/>
                <w:szCs w:val="13"/>
              </w:rPr>
            </w:pPr>
            <w:ins w:id="15723" w:author="Sean de Noronha | DRG" w:date="2026-09-29T16:58:00Z" w16du:dateUtc="2026-09-29T14:58:00Z">
              <w:r>
                <w:rPr>
                  <w:rFonts w:cs="Arial"/>
                  <w:sz w:val="13"/>
                  <w:szCs w:val="13"/>
                </w:rPr>
                <w:t>–</w:t>
              </w:r>
            </w:ins>
          </w:p>
        </w:tc>
        <w:tc>
          <w:tcPr>
            <w:tcW w:w="880" w:type="dxa"/>
            <w:vAlign w:val="center"/>
          </w:tcPr>
          <w:p w14:paraId="5E00139B" w14:textId="77777777" w:rsidR="00C60D85" w:rsidRDefault="00000000">
            <w:pPr>
              <w:spacing w:after="0"/>
              <w:rPr>
                <w:ins w:id="15724" w:author="Sean de Noronha | DRG" w:date="2026-09-29T16:58:00Z" w16du:dateUtc="2026-09-29T14:58:00Z"/>
                <w:rFonts w:cs="Arial"/>
                <w:sz w:val="13"/>
                <w:szCs w:val="13"/>
              </w:rPr>
            </w:pPr>
            <w:ins w:id="15725" w:author="Sean de Noronha | DRG" w:date="2026-09-29T16:58:00Z" w16du:dateUtc="2026-09-29T14:58:00Z">
              <w:r>
                <w:rPr>
                  <w:rFonts w:cs="Arial"/>
                  <w:sz w:val="13"/>
                  <w:szCs w:val="13"/>
                </w:rPr>
                <w:t>–</w:t>
              </w:r>
            </w:ins>
          </w:p>
        </w:tc>
        <w:tc>
          <w:tcPr>
            <w:tcW w:w="820" w:type="dxa"/>
            <w:vAlign w:val="center"/>
          </w:tcPr>
          <w:p w14:paraId="5E00139C" w14:textId="77777777" w:rsidR="00C60D85" w:rsidRDefault="00000000">
            <w:pPr>
              <w:spacing w:after="0"/>
              <w:rPr>
                <w:ins w:id="15726" w:author="Sean de Noronha | DRG" w:date="2026-09-29T16:58:00Z" w16du:dateUtc="2026-09-29T14:58:00Z"/>
                <w:rFonts w:cs="Arial"/>
                <w:sz w:val="13"/>
                <w:szCs w:val="13"/>
              </w:rPr>
            </w:pPr>
            <w:ins w:id="15727" w:author="Sean de Noronha | DRG" w:date="2026-09-29T16:58:00Z" w16du:dateUtc="2026-09-29T14:58:00Z">
              <w:r>
                <w:rPr>
                  <w:rFonts w:cs="Arial"/>
                  <w:sz w:val="13"/>
                  <w:szCs w:val="13"/>
                </w:rPr>
                <w:t>–</w:t>
              </w:r>
            </w:ins>
          </w:p>
        </w:tc>
        <w:tc>
          <w:tcPr>
            <w:tcW w:w="1100" w:type="dxa"/>
            <w:vAlign w:val="center"/>
          </w:tcPr>
          <w:p w14:paraId="5E00139D" w14:textId="77777777" w:rsidR="00C60D85" w:rsidRDefault="00000000">
            <w:pPr>
              <w:spacing w:after="0"/>
              <w:rPr>
                <w:ins w:id="15728" w:author="Sean de Noronha | DRG" w:date="2026-09-29T16:58:00Z" w16du:dateUtc="2026-09-29T14:58:00Z"/>
                <w:rFonts w:cs="Arial"/>
                <w:sz w:val="13"/>
                <w:szCs w:val="13"/>
              </w:rPr>
            </w:pPr>
            <w:ins w:id="15729" w:author="Sean de Noronha | DRG" w:date="2026-09-29T16:58:00Z" w16du:dateUtc="2026-09-29T14:58:00Z">
              <w:r>
                <w:rPr>
                  <w:rFonts w:cs="Arial"/>
                  <w:sz w:val="13"/>
                  <w:szCs w:val="13"/>
                </w:rPr>
                <w:t>373 (791)</w:t>
              </w:r>
            </w:ins>
          </w:p>
        </w:tc>
        <w:tc>
          <w:tcPr>
            <w:tcW w:w="700" w:type="dxa"/>
            <w:vAlign w:val="center"/>
          </w:tcPr>
          <w:p w14:paraId="5E00139E" w14:textId="77777777" w:rsidR="00C60D85" w:rsidRDefault="00000000">
            <w:pPr>
              <w:spacing w:after="0"/>
              <w:rPr>
                <w:ins w:id="15730" w:author="Sean de Noronha | DRG" w:date="2026-09-29T16:58:00Z" w16du:dateUtc="2026-09-29T14:58:00Z"/>
                <w:rFonts w:cs="Arial"/>
                <w:sz w:val="13"/>
                <w:szCs w:val="13"/>
              </w:rPr>
            </w:pPr>
            <w:ins w:id="15731" w:author="Sean de Noronha | DRG" w:date="2026-09-29T16:58:00Z" w16du:dateUtc="2026-09-29T14:58:00Z">
              <w:r>
                <w:rPr>
                  <w:rFonts w:cs="Arial"/>
                  <w:sz w:val="13"/>
                  <w:szCs w:val="13"/>
                </w:rPr>
                <w:t>60.0</w:t>
              </w:r>
            </w:ins>
          </w:p>
        </w:tc>
      </w:tr>
      <w:tr w:rsidR="00C60D85" w14:paraId="71521519" w14:textId="77777777">
        <w:trPr>
          <w:jc w:val="center"/>
          <w:ins w:id="15732" w:author="Sean de Noronha | DRG" w:date="2026-09-29T16:58:00Z"/>
        </w:trPr>
        <w:tc>
          <w:tcPr>
            <w:tcW w:w="560" w:type="dxa"/>
            <w:vAlign w:val="center"/>
          </w:tcPr>
          <w:p w14:paraId="5E00139F" w14:textId="77777777" w:rsidR="00C60D85" w:rsidRDefault="00000000">
            <w:pPr>
              <w:spacing w:after="0"/>
              <w:rPr>
                <w:ins w:id="15733" w:author="Sean de Noronha | DRG" w:date="2026-09-29T16:58:00Z" w16du:dateUtc="2026-09-29T14:58:00Z"/>
                <w:rFonts w:cs="Arial"/>
                <w:sz w:val="13"/>
                <w:szCs w:val="13"/>
              </w:rPr>
            </w:pPr>
            <w:ins w:id="15734" w:author="Sean de Noronha | DRG" w:date="2026-09-29T16:58:00Z" w16du:dateUtc="2026-09-29T14:58:00Z">
              <w:r>
                <w:rPr>
                  <w:rFonts w:cs="Arial"/>
                  <w:sz w:val="13"/>
                  <w:szCs w:val="13"/>
                </w:rPr>
                <w:t>408</w:t>
              </w:r>
            </w:ins>
          </w:p>
        </w:tc>
        <w:tc>
          <w:tcPr>
            <w:tcW w:w="500" w:type="dxa"/>
            <w:vAlign w:val="center"/>
          </w:tcPr>
          <w:p w14:paraId="5E0013A0" w14:textId="77777777" w:rsidR="00C60D85" w:rsidRDefault="00000000">
            <w:pPr>
              <w:spacing w:after="0"/>
              <w:rPr>
                <w:ins w:id="15735" w:author="Sean de Noronha | DRG" w:date="2026-09-29T16:58:00Z" w16du:dateUtc="2026-09-29T14:58:00Z"/>
                <w:rFonts w:cs="Arial"/>
                <w:sz w:val="13"/>
                <w:szCs w:val="13"/>
              </w:rPr>
            </w:pPr>
            <w:ins w:id="15736" w:author="Sean de Noronha | DRG" w:date="2026-09-29T16:58:00Z" w16du:dateUtc="2026-09-29T14:58:00Z">
              <w:r>
                <w:rPr>
                  <w:rFonts w:cs="Arial"/>
                  <w:sz w:val="13"/>
                  <w:szCs w:val="13"/>
                </w:rPr>
                <w:t>T6</w:t>
              </w:r>
            </w:ins>
          </w:p>
        </w:tc>
        <w:tc>
          <w:tcPr>
            <w:tcW w:w="660" w:type="dxa"/>
            <w:vAlign w:val="center"/>
          </w:tcPr>
          <w:p w14:paraId="5E0013A1" w14:textId="77777777" w:rsidR="00C60D85" w:rsidRDefault="00000000">
            <w:pPr>
              <w:spacing w:after="0"/>
              <w:rPr>
                <w:ins w:id="15737" w:author="Sean de Noronha | DRG" w:date="2026-09-29T16:58:00Z" w16du:dateUtc="2026-09-29T14:58:00Z"/>
                <w:rFonts w:cs="Arial"/>
                <w:sz w:val="13"/>
                <w:szCs w:val="13"/>
              </w:rPr>
            </w:pPr>
            <w:ins w:id="15738" w:author="Sean de Noronha | DRG" w:date="2026-09-29T16:58:00Z" w16du:dateUtc="2026-09-29T14:58:00Z">
              <w:r>
                <w:rPr>
                  <w:rFonts w:cs="Arial"/>
                  <w:sz w:val="13"/>
                  <w:szCs w:val="13"/>
                </w:rPr>
                <w:t>3</w:t>
              </w:r>
            </w:ins>
          </w:p>
        </w:tc>
        <w:tc>
          <w:tcPr>
            <w:tcW w:w="1920" w:type="dxa"/>
            <w:vAlign w:val="center"/>
          </w:tcPr>
          <w:p w14:paraId="5E0013A2" w14:textId="77777777" w:rsidR="00C60D85" w:rsidRDefault="00000000">
            <w:pPr>
              <w:spacing w:after="0"/>
              <w:rPr>
                <w:ins w:id="15739" w:author="Sean de Noronha | DRG" w:date="2026-09-29T16:58:00Z" w16du:dateUtc="2026-09-29T14:58:00Z"/>
                <w:rFonts w:cs="Arial"/>
                <w:sz w:val="13"/>
                <w:szCs w:val="13"/>
              </w:rPr>
            </w:pPr>
            <w:ins w:id="15740" w:author="Sean de Noronha | DRG" w:date="2026-09-29T16:58:00Z" w16du:dateUtc="2026-09-29T14:58:00Z">
              <w:r>
                <w:rPr>
                  <w:rFonts w:cs="Arial"/>
                  <w:sz w:val="13"/>
                  <w:szCs w:val="13"/>
                </w:rPr>
                <w:t>CSST run with fittings, EHD 13</w:t>
              </w:r>
            </w:ins>
          </w:p>
        </w:tc>
        <w:tc>
          <w:tcPr>
            <w:tcW w:w="520" w:type="dxa"/>
            <w:vAlign w:val="center"/>
          </w:tcPr>
          <w:p w14:paraId="5E0013A3" w14:textId="77777777" w:rsidR="00C60D85" w:rsidRDefault="00000000">
            <w:pPr>
              <w:spacing w:after="0"/>
              <w:rPr>
                <w:ins w:id="15741" w:author="Sean de Noronha | DRG" w:date="2026-09-29T16:58:00Z" w16du:dateUtc="2026-09-29T14:58:00Z"/>
                <w:rFonts w:cs="Arial"/>
                <w:sz w:val="13"/>
                <w:szCs w:val="13"/>
              </w:rPr>
            </w:pPr>
            <w:ins w:id="15742" w:author="Sean de Noronha | DRG" w:date="2026-09-29T16:58:00Z" w16du:dateUtc="2026-09-29T14:58:00Z">
              <w:r>
                <w:rPr>
                  <w:rFonts w:cs="Arial"/>
                  <w:sz w:val="13"/>
                  <w:szCs w:val="13"/>
                </w:rPr>
                <w:t>He</w:t>
              </w:r>
            </w:ins>
          </w:p>
        </w:tc>
        <w:tc>
          <w:tcPr>
            <w:tcW w:w="900" w:type="dxa"/>
            <w:vAlign w:val="center"/>
          </w:tcPr>
          <w:p w14:paraId="5E0013A4" w14:textId="77777777" w:rsidR="00C60D85" w:rsidRDefault="00000000">
            <w:pPr>
              <w:spacing w:after="0"/>
              <w:rPr>
                <w:ins w:id="15743" w:author="Sean de Noronha | DRG" w:date="2026-09-29T16:58:00Z" w16du:dateUtc="2026-09-29T14:58:00Z"/>
                <w:rFonts w:cs="Arial"/>
                <w:sz w:val="13"/>
                <w:szCs w:val="13"/>
              </w:rPr>
            </w:pPr>
            <w:ins w:id="15744" w:author="Sean de Noronha | DRG" w:date="2026-09-29T16:58:00Z" w16du:dateUtc="2026-09-29T14:58:00Z">
              <w:r>
                <w:rPr>
                  <w:rFonts w:cs="Arial"/>
                  <w:sz w:val="13"/>
                  <w:szCs w:val="13"/>
                </w:rPr>
                <w:t>8,010</w:t>
              </w:r>
            </w:ins>
          </w:p>
        </w:tc>
        <w:tc>
          <w:tcPr>
            <w:tcW w:w="800" w:type="dxa"/>
            <w:vAlign w:val="center"/>
          </w:tcPr>
          <w:p w14:paraId="5E0013A5" w14:textId="77777777" w:rsidR="00C60D85" w:rsidRDefault="00000000">
            <w:pPr>
              <w:spacing w:after="0"/>
              <w:rPr>
                <w:ins w:id="15745" w:author="Sean de Noronha | DRG" w:date="2026-09-29T16:58:00Z" w16du:dateUtc="2026-09-29T14:58:00Z"/>
                <w:rFonts w:cs="Arial"/>
                <w:sz w:val="13"/>
                <w:szCs w:val="13"/>
              </w:rPr>
            </w:pPr>
            <w:ins w:id="15746" w:author="Sean de Noronha | DRG" w:date="2026-09-29T16:58:00Z" w16du:dateUtc="2026-09-29T14:58:00Z">
              <w:r>
                <w:rPr>
                  <w:rFonts w:cs="Arial"/>
                  <w:sz w:val="13"/>
                  <w:szCs w:val="13"/>
                </w:rPr>
                <w:t>–</w:t>
              </w:r>
            </w:ins>
          </w:p>
        </w:tc>
        <w:tc>
          <w:tcPr>
            <w:tcW w:w="880" w:type="dxa"/>
            <w:vAlign w:val="center"/>
          </w:tcPr>
          <w:p w14:paraId="5E0013A6" w14:textId="77777777" w:rsidR="00C60D85" w:rsidRDefault="00000000">
            <w:pPr>
              <w:spacing w:after="0"/>
              <w:rPr>
                <w:ins w:id="15747" w:author="Sean de Noronha | DRG" w:date="2026-09-29T16:58:00Z" w16du:dateUtc="2026-09-29T14:58:00Z"/>
                <w:rFonts w:cs="Arial"/>
                <w:sz w:val="13"/>
                <w:szCs w:val="13"/>
              </w:rPr>
            </w:pPr>
            <w:ins w:id="15748" w:author="Sean de Noronha | DRG" w:date="2026-09-29T16:58:00Z" w16du:dateUtc="2026-09-29T14:58:00Z">
              <w:r>
                <w:rPr>
                  <w:rFonts w:cs="Arial"/>
                  <w:sz w:val="13"/>
                  <w:szCs w:val="13"/>
                </w:rPr>
                <w:t>–</w:t>
              </w:r>
            </w:ins>
          </w:p>
        </w:tc>
        <w:tc>
          <w:tcPr>
            <w:tcW w:w="820" w:type="dxa"/>
            <w:vAlign w:val="center"/>
          </w:tcPr>
          <w:p w14:paraId="5E0013A7" w14:textId="77777777" w:rsidR="00C60D85" w:rsidRDefault="00000000">
            <w:pPr>
              <w:spacing w:after="0"/>
              <w:rPr>
                <w:ins w:id="15749" w:author="Sean de Noronha | DRG" w:date="2026-09-29T16:58:00Z" w16du:dateUtc="2026-09-29T14:58:00Z"/>
                <w:rFonts w:cs="Arial"/>
                <w:sz w:val="13"/>
                <w:szCs w:val="13"/>
              </w:rPr>
            </w:pPr>
            <w:ins w:id="15750" w:author="Sean de Noronha | DRG" w:date="2026-09-29T16:58:00Z" w16du:dateUtc="2026-09-29T14:58:00Z">
              <w:r>
                <w:rPr>
                  <w:rFonts w:cs="Arial"/>
                  <w:sz w:val="13"/>
                  <w:szCs w:val="13"/>
                </w:rPr>
                <w:t>–</w:t>
              </w:r>
            </w:ins>
          </w:p>
        </w:tc>
        <w:tc>
          <w:tcPr>
            <w:tcW w:w="1100" w:type="dxa"/>
            <w:vAlign w:val="center"/>
          </w:tcPr>
          <w:p w14:paraId="5E0013A8" w14:textId="77777777" w:rsidR="00C60D85" w:rsidRDefault="00000000">
            <w:pPr>
              <w:spacing w:after="0"/>
              <w:rPr>
                <w:ins w:id="15751" w:author="Sean de Noronha | DRG" w:date="2026-09-29T16:58:00Z" w16du:dateUtc="2026-09-29T14:58:00Z"/>
                <w:rFonts w:cs="Arial"/>
                <w:sz w:val="13"/>
                <w:szCs w:val="13"/>
              </w:rPr>
            </w:pPr>
            <w:ins w:id="15752" w:author="Sean de Noronha | DRG" w:date="2026-09-29T16:58:00Z" w16du:dateUtc="2026-09-29T14:58:00Z">
              <w:r>
                <w:rPr>
                  <w:rFonts w:cs="Arial"/>
                  <w:sz w:val="13"/>
                  <w:szCs w:val="13"/>
                </w:rPr>
                <w:t>498 (1,050)</w:t>
              </w:r>
            </w:ins>
          </w:p>
        </w:tc>
        <w:tc>
          <w:tcPr>
            <w:tcW w:w="700" w:type="dxa"/>
            <w:vAlign w:val="center"/>
          </w:tcPr>
          <w:p w14:paraId="5E0013A9" w14:textId="77777777" w:rsidR="00C60D85" w:rsidRDefault="00000000">
            <w:pPr>
              <w:spacing w:after="0"/>
              <w:rPr>
                <w:ins w:id="15753" w:author="Sean de Noronha | DRG" w:date="2026-09-29T16:58:00Z" w16du:dateUtc="2026-09-29T14:58:00Z"/>
                <w:rFonts w:cs="Arial"/>
                <w:sz w:val="13"/>
                <w:szCs w:val="13"/>
              </w:rPr>
            </w:pPr>
            <w:ins w:id="15754" w:author="Sean de Noronha | DRG" w:date="2026-09-29T16:58:00Z" w16du:dateUtc="2026-09-29T14:58:00Z">
              <w:r>
                <w:rPr>
                  <w:rFonts w:cs="Arial"/>
                  <w:sz w:val="13"/>
                  <w:szCs w:val="13"/>
                </w:rPr>
                <w:t>80.0</w:t>
              </w:r>
            </w:ins>
          </w:p>
        </w:tc>
      </w:tr>
      <w:tr w:rsidR="00C60D85" w14:paraId="75004528" w14:textId="77777777">
        <w:trPr>
          <w:jc w:val="center"/>
          <w:ins w:id="15755" w:author="Sean de Noronha | DRG" w:date="2026-09-29T16:58:00Z"/>
        </w:trPr>
        <w:tc>
          <w:tcPr>
            <w:tcW w:w="560" w:type="dxa"/>
            <w:vAlign w:val="center"/>
          </w:tcPr>
          <w:p w14:paraId="5E0013AA" w14:textId="77777777" w:rsidR="00C60D85" w:rsidRDefault="00000000">
            <w:pPr>
              <w:spacing w:after="0"/>
              <w:rPr>
                <w:ins w:id="15756" w:author="Sean de Noronha | DRG" w:date="2026-09-29T16:58:00Z" w16du:dateUtc="2026-09-29T14:58:00Z"/>
                <w:rFonts w:cs="Arial"/>
                <w:sz w:val="13"/>
                <w:szCs w:val="13"/>
              </w:rPr>
            </w:pPr>
            <w:ins w:id="15757" w:author="Sean de Noronha | DRG" w:date="2026-09-29T16:58:00Z" w16du:dateUtc="2026-09-29T14:58:00Z">
              <w:r>
                <w:rPr>
                  <w:rFonts w:cs="Arial"/>
                  <w:sz w:val="13"/>
                  <w:szCs w:val="13"/>
                </w:rPr>
                <w:t>409</w:t>
              </w:r>
            </w:ins>
          </w:p>
        </w:tc>
        <w:tc>
          <w:tcPr>
            <w:tcW w:w="500" w:type="dxa"/>
            <w:vAlign w:val="center"/>
          </w:tcPr>
          <w:p w14:paraId="5E0013AB" w14:textId="77777777" w:rsidR="00C60D85" w:rsidRDefault="00000000">
            <w:pPr>
              <w:spacing w:after="0"/>
              <w:rPr>
                <w:ins w:id="15758" w:author="Sean de Noronha | DRG" w:date="2026-09-29T16:58:00Z" w16du:dateUtc="2026-09-29T14:58:00Z"/>
                <w:rFonts w:cs="Arial"/>
                <w:sz w:val="13"/>
                <w:szCs w:val="13"/>
              </w:rPr>
            </w:pPr>
            <w:ins w:id="15759" w:author="Sean de Noronha | DRG" w:date="2026-09-29T16:58:00Z" w16du:dateUtc="2026-09-29T14:58:00Z">
              <w:r>
                <w:rPr>
                  <w:rFonts w:cs="Arial"/>
                  <w:sz w:val="13"/>
                  <w:szCs w:val="13"/>
                </w:rPr>
                <w:t>T6</w:t>
              </w:r>
            </w:ins>
          </w:p>
        </w:tc>
        <w:tc>
          <w:tcPr>
            <w:tcW w:w="660" w:type="dxa"/>
            <w:vAlign w:val="center"/>
          </w:tcPr>
          <w:p w14:paraId="5E0013AC" w14:textId="77777777" w:rsidR="00C60D85" w:rsidRDefault="00000000">
            <w:pPr>
              <w:spacing w:after="0"/>
              <w:rPr>
                <w:ins w:id="15760" w:author="Sean de Noronha | DRG" w:date="2026-09-29T16:58:00Z" w16du:dateUtc="2026-09-29T14:58:00Z"/>
                <w:rFonts w:cs="Arial"/>
                <w:sz w:val="13"/>
                <w:szCs w:val="13"/>
              </w:rPr>
            </w:pPr>
            <w:ins w:id="15761" w:author="Sean de Noronha | DRG" w:date="2026-09-29T16:58:00Z" w16du:dateUtc="2026-09-29T14:58:00Z">
              <w:r>
                <w:rPr>
                  <w:rFonts w:cs="Arial"/>
                  <w:sz w:val="13"/>
                  <w:szCs w:val="13"/>
                </w:rPr>
                <w:t>3</w:t>
              </w:r>
            </w:ins>
          </w:p>
        </w:tc>
        <w:tc>
          <w:tcPr>
            <w:tcW w:w="1920" w:type="dxa"/>
            <w:vAlign w:val="center"/>
          </w:tcPr>
          <w:p w14:paraId="5E0013AD" w14:textId="77777777" w:rsidR="00C60D85" w:rsidRDefault="00000000">
            <w:pPr>
              <w:spacing w:after="0"/>
              <w:rPr>
                <w:ins w:id="15762" w:author="Sean de Noronha | DRG" w:date="2026-09-29T16:58:00Z" w16du:dateUtc="2026-09-29T14:58:00Z"/>
                <w:rFonts w:cs="Arial"/>
                <w:sz w:val="13"/>
                <w:szCs w:val="13"/>
              </w:rPr>
            </w:pPr>
            <w:ins w:id="15763" w:author="Sean de Noronha | DRG" w:date="2026-09-29T16:58:00Z" w16du:dateUtc="2026-09-29T14:58:00Z">
              <w:r>
                <w:rPr>
                  <w:rFonts w:cs="Arial"/>
                  <w:sz w:val="13"/>
                  <w:szCs w:val="13"/>
                </w:rPr>
                <w:t>CSST run with fittings, EHD 13</w:t>
              </w:r>
            </w:ins>
          </w:p>
        </w:tc>
        <w:tc>
          <w:tcPr>
            <w:tcW w:w="520" w:type="dxa"/>
            <w:vAlign w:val="center"/>
          </w:tcPr>
          <w:p w14:paraId="5E0013AE" w14:textId="77777777" w:rsidR="00C60D85" w:rsidRDefault="00000000">
            <w:pPr>
              <w:spacing w:after="0"/>
              <w:rPr>
                <w:ins w:id="15764" w:author="Sean de Noronha | DRG" w:date="2026-09-29T16:58:00Z" w16du:dateUtc="2026-09-29T14:58:00Z"/>
                <w:rFonts w:cs="Arial"/>
                <w:sz w:val="13"/>
                <w:szCs w:val="13"/>
              </w:rPr>
            </w:pPr>
            <w:ins w:id="15765" w:author="Sean de Noronha | DRG" w:date="2026-09-29T16:58:00Z" w16du:dateUtc="2026-09-29T14:58:00Z">
              <w:r>
                <w:rPr>
                  <w:rFonts w:cs="Arial"/>
                  <w:sz w:val="13"/>
                  <w:szCs w:val="13"/>
                </w:rPr>
                <w:t>He</w:t>
              </w:r>
            </w:ins>
          </w:p>
        </w:tc>
        <w:tc>
          <w:tcPr>
            <w:tcW w:w="900" w:type="dxa"/>
            <w:vAlign w:val="center"/>
          </w:tcPr>
          <w:p w14:paraId="5E0013AF" w14:textId="77777777" w:rsidR="00C60D85" w:rsidRDefault="00000000">
            <w:pPr>
              <w:spacing w:after="0"/>
              <w:rPr>
                <w:ins w:id="15766" w:author="Sean de Noronha | DRG" w:date="2026-09-29T16:58:00Z" w16du:dateUtc="2026-09-29T14:58:00Z"/>
                <w:rFonts w:cs="Arial"/>
                <w:sz w:val="13"/>
                <w:szCs w:val="13"/>
              </w:rPr>
            </w:pPr>
            <w:ins w:id="15767" w:author="Sean de Noronha | DRG" w:date="2026-09-29T16:58:00Z" w16du:dateUtc="2026-09-29T14:58:00Z">
              <w:r>
                <w:rPr>
                  <w:rFonts w:cs="Arial"/>
                  <w:sz w:val="13"/>
                  <w:szCs w:val="13"/>
                </w:rPr>
                <w:t>10,000</w:t>
              </w:r>
            </w:ins>
          </w:p>
        </w:tc>
        <w:tc>
          <w:tcPr>
            <w:tcW w:w="800" w:type="dxa"/>
            <w:vAlign w:val="center"/>
          </w:tcPr>
          <w:p w14:paraId="5E0013B0" w14:textId="77777777" w:rsidR="00C60D85" w:rsidRDefault="00000000">
            <w:pPr>
              <w:spacing w:after="0"/>
              <w:rPr>
                <w:ins w:id="15768" w:author="Sean de Noronha | DRG" w:date="2026-09-29T16:58:00Z" w16du:dateUtc="2026-09-29T14:58:00Z"/>
                <w:rFonts w:cs="Arial"/>
                <w:sz w:val="13"/>
                <w:szCs w:val="13"/>
              </w:rPr>
            </w:pPr>
            <w:ins w:id="15769" w:author="Sean de Noronha | DRG" w:date="2026-09-29T16:58:00Z" w16du:dateUtc="2026-09-29T14:58:00Z">
              <w:r>
                <w:rPr>
                  <w:rFonts w:cs="Arial"/>
                  <w:sz w:val="13"/>
                  <w:szCs w:val="13"/>
                </w:rPr>
                <w:t>–</w:t>
              </w:r>
            </w:ins>
          </w:p>
        </w:tc>
        <w:tc>
          <w:tcPr>
            <w:tcW w:w="880" w:type="dxa"/>
            <w:vAlign w:val="center"/>
          </w:tcPr>
          <w:p w14:paraId="5E0013B1" w14:textId="77777777" w:rsidR="00C60D85" w:rsidRDefault="00000000">
            <w:pPr>
              <w:spacing w:after="0"/>
              <w:rPr>
                <w:ins w:id="15770" w:author="Sean de Noronha | DRG" w:date="2026-09-29T16:58:00Z" w16du:dateUtc="2026-09-29T14:58:00Z"/>
                <w:rFonts w:cs="Arial"/>
                <w:sz w:val="13"/>
                <w:szCs w:val="13"/>
              </w:rPr>
            </w:pPr>
            <w:ins w:id="15771" w:author="Sean de Noronha | DRG" w:date="2026-09-29T16:58:00Z" w16du:dateUtc="2026-09-29T14:58:00Z">
              <w:r>
                <w:rPr>
                  <w:rFonts w:cs="Arial"/>
                  <w:sz w:val="13"/>
                  <w:szCs w:val="13"/>
                </w:rPr>
                <w:t>–</w:t>
              </w:r>
            </w:ins>
          </w:p>
        </w:tc>
        <w:tc>
          <w:tcPr>
            <w:tcW w:w="820" w:type="dxa"/>
            <w:vAlign w:val="center"/>
          </w:tcPr>
          <w:p w14:paraId="5E0013B2" w14:textId="77777777" w:rsidR="00C60D85" w:rsidRDefault="00000000">
            <w:pPr>
              <w:spacing w:after="0"/>
              <w:rPr>
                <w:ins w:id="15772" w:author="Sean de Noronha | DRG" w:date="2026-09-29T16:58:00Z" w16du:dateUtc="2026-09-29T14:58:00Z"/>
                <w:rFonts w:cs="Arial"/>
                <w:sz w:val="13"/>
                <w:szCs w:val="13"/>
              </w:rPr>
            </w:pPr>
            <w:ins w:id="15773" w:author="Sean de Noronha | DRG" w:date="2026-09-29T16:58:00Z" w16du:dateUtc="2026-09-29T14:58:00Z">
              <w:r>
                <w:rPr>
                  <w:rFonts w:cs="Arial"/>
                  <w:sz w:val="13"/>
                  <w:szCs w:val="13"/>
                </w:rPr>
                <w:t>–</w:t>
              </w:r>
            </w:ins>
          </w:p>
        </w:tc>
        <w:tc>
          <w:tcPr>
            <w:tcW w:w="1100" w:type="dxa"/>
            <w:vAlign w:val="center"/>
          </w:tcPr>
          <w:p w14:paraId="5E0013B3" w14:textId="77777777" w:rsidR="00C60D85" w:rsidRDefault="00000000">
            <w:pPr>
              <w:spacing w:after="0"/>
              <w:rPr>
                <w:ins w:id="15774" w:author="Sean de Noronha | DRG" w:date="2026-09-29T16:58:00Z" w16du:dateUtc="2026-09-29T14:58:00Z"/>
                <w:rFonts w:cs="Arial"/>
                <w:sz w:val="13"/>
                <w:szCs w:val="13"/>
              </w:rPr>
            </w:pPr>
            <w:ins w:id="15775" w:author="Sean de Noronha | DRG" w:date="2026-09-29T16:58:00Z" w16du:dateUtc="2026-09-29T14:58:00Z">
              <w:r>
                <w:rPr>
                  <w:rFonts w:cs="Arial"/>
                  <w:sz w:val="13"/>
                  <w:szCs w:val="13"/>
                </w:rPr>
                <w:t>622 (1,320)</w:t>
              </w:r>
            </w:ins>
          </w:p>
        </w:tc>
        <w:tc>
          <w:tcPr>
            <w:tcW w:w="700" w:type="dxa"/>
            <w:vAlign w:val="center"/>
          </w:tcPr>
          <w:p w14:paraId="5E0013B4" w14:textId="77777777" w:rsidR="00C60D85" w:rsidRDefault="00000000">
            <w:pPr>
              <w:spacing w:after="0"/>
              <w:rPr>
                <w:ins w:id="15776" w:author="Sean de Noronha | DRG" w:date="2026-09-29T16:58:00Z" w16du:dateUtc="2026-09-29T14:58:00Z"/>
                <w:rFonts w:cs="Arial"/>
                <w:sz w:val="13"/>
                <w:szCs w:val="13"/>
              </w:rPr>
            </w:pPr>
            <w:ins w:id="15777" w:author="Sean de Noronha | DRG" w:date="2026-09-29T16:58:00Z" w16du:dateUtc="2026-09-29T14:58:00Z">
              <w:r>
                <w:rPr>
                  <w:rFonts w:cs="Arial"/>
                  <w:sz w:val="13"/>
                  <w:szCs w:val="13"/>
                </w:rPr>
                <w:t>100</w:t>
              </w:r>
            </w:ins>
          </w:p>
        </w:tc>
      </w:tr>
      <w:tr w:rsidR="00C60D85" w14:paraId="266A1116" w14:textId="77777777">
        <w:trPr>
          <w:jc w:val="center"/>
          <w:ins w:id="15778" w:author="Sean de Noronha | DRG" w:date="2026-09-29T16:58:00Z"/>
        </w:trPr>
        <w:tc>
          <w:tcPr>
            <w:tcW w:w="560" w:type="dxa"/>
            <w:vAlign w:val="center"/>
          </w:tcPr>
          <w:p w14:paraId="5E0013B5" w14:textId="77777777" w:rsidR="00C60D85" w:rsidRDefault="00000000">
            <w:pPr>
              <w:spacing w:after="0"/>
              <w:rPr>
                <w:ins w:id="15779" w:author="Sean de Noronha | DRG" w:date="2026-09-29T16:58:00Z" w16du:dateUtc="2026-09-29T14:58:00Z"/>
                <w:rFonts w:cs="Arial"/>
                <w:sz w:val="13"/>
                <w:szCs w:val="13"/>
              </w:rPr>
            </w:pPr>
            <w:ins w:id="15780" w:author="Sean de Noronha | DRG" w:date="2026-09-29T16:58:00Z" w16du:dateUtc="2026-09-29T14:58:00Z">
              <w:r>
                <w:rPr>
                  <w:rFonts w:cs="Arial"/>
                  <w:sz w:val="13"/>
                  <w:szCs w:val="13"/>
                </w:rPr>
                <w:t>410</w:t>
              </w:r>
            </w:ins>
          </w:p>
        </w:tc>
        <w:tc>
          <w:tcPr>
            <w:tcW w:w="500" w:type="dxa"/>
            <w:vAlign w:val="center"/>
          </w:tcPr>
          <w:p w14:paraId="5E0013B6" w14:textId="77777777" w:rsidR="00C60D85" w:rsidRDefault="00000000">
            <w:pPr>
              <w:spacing w:after="0"/>
              <w:rPr>
                <w:ins w:id="15781" w:author="Sean de Noronha | DRG" w:date="2026-09-29T16:58:00Z" w16du:dateUtc="2026-09-29T14:58:00Z"/>
                <w:rFonts w:cs="Arial"/>
                <w:sz w:val="13"/>
                <w:szCs w:val="13"/>
              </w:rPr>
            </w:pPr>
            <w:ins w:id="15782" w:author="Sean de Noronha | DRG" w:date="2026-09-29T16:58:00Z" w16du:dateUtc="2026-09-29T14:58:00Z">
              <w:r>
                <w:rPr>
                  <w:rFonts w:cs="Arial"/>
                  <w:sz w:val="13"/>
                  <w:szCs w:val="13"/>
                </w:rPr>
                <w:t>T6</w:t>
              </w:r>
            </w:ins>
          </w:p>
        </w:tc>
        <w:tc>
          <w:tcPr>
            <w:tcW w:w="660" w:type="dxa"/>
            <w:vAlign w:val="center"/>
          </w:tcPr>
          <w:p w14:paraId="5E0013B7" w14:textId="77777777" w:rsidR="00C60D85" w:rsidRDefault="00000000">
            <w:pPr>
              <w:spacing w:after="0"/>
              <w:rPr>
                <w:ins w:id="15783" w:author="Sean de Noronha | DRG" w:date="2026-09-29T16:58:00Z" w16du:dateUtc="2026-09-29T14:58:00Z"/>
                <w:rFonts w:cs="Arial"/>
                <w:sz w:val="13"/>
                <w:szCs w:val="13"/>
              </w:rPr>
            </w:pPr>
            <w:ins w:id="15784" w:author="Sean de Noronha | DRG" w:date="2026-09-29T16:58:00Z" w16du:dateUtc="2026-09-29T14:58:00Z">
              <w:r>
                <w:rPr>
                  <w:rFonts w:cs="Arial"/>
                  <w:sz w:val="13"/>
                  <w:szCs w:val="13"/>
                </w:rPr>
                <w:t>3</w:t>
              </w:r>
            </w:ins>
          </w:p>
        </w:tc>
        <w:tc>
          <w:tcPr>
            <w:tcW w:w="1920" w:type="dxa"/>
            <w:vAlign w:val="center"/>
          </w:tcPr>
          <w:p w14:paraId="5E0013B8" w14:textId="77777777" w:rsidR="00C60D85" w:rsidRDefault="00000000">
            <w:pPr>
              <w:spacing w:after="0"/>
              <w:rPr>
                <w:ins w:id="15785" w:author="Sean de Noronha | DRG" w:date="2026-09-29T16:58:00Z" w16du:dateUtc="2026-09-29T14:58:00Z"/>
                <w:rFonts w:cs="Arial"/>
                <w:sz w:val="13"/>
                <w:szCs w:val="13"/>
              </w:rPr>
            </w:pPr>
            <w:ins w:id="15786" w:author="Sean de Noronha | DRG" w:date="2026-09-29T16:58:00Z" w16du:dateUtc="2026-09-29T14:58:00Z">
              <w:r>
                <w:rPr>
                  <w:rFonts w:cs="Arial"/>
                  <w:sz w:val="13"/>
                  <w:szCs w:val="13"/>
                </w:rPr>
                <w:t>CSST run with fittings, EHD 18</w:t>
              </w:r>
            </w:ins>
          </w:p>
        </w:tc>
        <w:tc>
          <w:tcPr>
            <w:tcW w:w="520" w:type="dxa"/>
            <w:vAlign w:val="center"/>
          </w:tcPr>
          <w:p w14:paraId="5E0013B9" w14:textId="77777777" w:rsidR="00C60D85" w:rsidRDefault="00000000">
            <w:pPr>
              <w:spacing w:after="0"/>
              <w:rPr>
                <w:ins w:id="15787" w:author="Sean de Noronha | DRG" w:date="2026-09-29T16:58:00Z" w16du:dateUtc="2026-09-29T14:58:00Z"/>
                <w:rFonts w:cs="Arial"/>
                <w:sz w:val="13"/>
                <w:szCs w:val="13"/>
              </w:rPr>
            </w:pPr>
            <w:ins w:id="15788" w:author="Sean de Noronha | DRG" w:date="2026-09-29T16:58:00Z" w16du:dateUtc="2026-09-29T14:58:00Z">
              <w:r>
                <w:rPr>
                  <w:rFonts w:cs="Arial"/>
                  <w:sz w:val="13"/>
                  <w:szCs w:val="13"/>
                </w:rPr>
                <w:t>He</w:t>
              </w:r>
            </w:ins>
          </w:p>
        </w:tc>
        <w:tc>
          <w:tcPr>
            <w:tcW w:w="900" w:type="dxa"/>
            <w:vAlign w:val="center"/>
          </w:tcPr>
          <w:p w14:paraId="5E0013BA" w14:textId="77777777" w:rsidR="00C60D85" w:rsidRDefault="00000000">
            <w:pPr>
              <w:spacing w:after="0"/>
              <w:rPr>
                <w:ins w:id="15789" w:author="Sean de Noronha | DRG" w:date="2026-09-29T16:58:00Z" w16du:dateUtc="2026-09-29T14:58:00Z"/>
                <w:rFonts w:cs="Arial"/>
                <w:sz w:val="13"/>
                <w:szCs w:val="13"/>
              </w:rPr>
            </w:pPr>
            <w:ins w:id="15790" w:author="Sean de Noronha | DRG" w:date="2026-09-29T16:58:00Z" w16du:dateUtc="2026-09-29T14:58:00Z">
              <w:r>
                <w:rPr>
                  <w:rFonts w:cs="Arial"/>
                  <w:sz w:val="13"/>
                  <w:szCs w:val="13"/>
                </w:rPr>
                <w:t>2,820</w:t>
              </w:r>
            </w:ins>
          </w:p>
        </w:tc>
        <w:tc>
          <w:tcPr>
            <w:tcW w:w="800" w:type="dxa"/>
            <w:vAlign w:val="center"/>
          </w:tcPr>
          <w:p w14:paraId="5E0013BB" w14:textId="77777777" w:rsidR="00C60D85" w:rsidRDefault="00000000">
            <w:pPr>
              <w:spacing w:after="0"/>
              <w:rPr>
                <w:ins w:id="15791" w:author="Sean de Noronha | DRG" w:date="2026-09-29T16:58:00Z" w16du:dateUtc="2026-09-29T14:58:00Z"/>
                <w:rFonts w:cs="Arial"/>
                <w:sz w:val="13"/>
                <w:szCs w:val="13"/>
              </w:rPr>
            </w:pPr>
            <w:ins w:id="15792" w:author="Sean de Noronha | DRG" w:date="2026-09-29T16:58:00Z" w16du:dateUtc="2026-09-29T14:58:00Z">
              <w:r>
                <w:rPr>
                  <w:rFonts w:cs="Arial"/>
                  <w:sz w:val="13"/>
                  <w:szCs w:val="13"/>
                </w:rPr>
                <w:t>–</w:t>
              </w:r>
            </w:ins>
          </w:p>
        </w:tc>
        <w:tc>
          <w:tcPr>
            <w:tcW w:w="880" w:type="dxa"/>
            <w:vAlign w:val="center"/>
          </w:tcPr>
          <w:p w14:paraId="5E0013BC" w14:textId="77777777" w:rsidR="00C60D85" w:rsidRDefault="00000000">
            <w:pPr>
              <w:spacing w:after="0"/>
              <w:rPr>
                <w:ins w:id="15793" w:author="Sean de Noronha | DRG" w:date="2026-09-29T16:58:00Z" w16du:dateUtc="2026-09-29T14:58:00Z"/>
                <w:rFonts w:cs="Arial"/>
                <w:sz w:val="13"/>
                <w:szCs w:val="13"/>
              </w:rPr>
            </w:pPr>
            <w:ins w:id="15794" w:author="Sean de Noronha | DRG" w:date="2026-09-29T16:58:00Z" w16du:dateUtc="2026-09-29T14:58:00Z">
              <w:r>
                <w:rPr>
                  <w:rFonts w:cs="Arial"/>
                  <w:sz w:val="13"/>
                  <w:szCs w:val="13"/>
                </w:rPr>
                <w:t>–</w:t>
              </w:r>
            </w:ins>
          </w:p>
        </w:tc>
        <w:tc>
          <w:tcPr>
            <w:tcW w:w="820" w:type="dxa"/>
            <w:vAlign w:val="center"/>
          </w:tcPr>
          <w:p w14:paraId="5E0013BD" w14:textId="77777777" w:rsidR="00C60D85" w:rsidRDefault="00000000">
            <w:pPr>
              <w:spacing w:after="0"/>
              <w:rPr>
                <w:ins w:id="15795" w:author="Sean de Noronha | DRG" w:date="2026-09-29T16:58:00Z" w16du:dateUtc="2026-09-29T14:58:00Z"/>
                <w:rFonts w:cs="Arial"/>
                <w:sz w:val="13"/>
                <w:szCs w:val="13"/>
              </w:rPr>
            </w:pPr>
            <w:ins w:id="15796" w:author="Sean de Noronha | DRG" w:date="2026-09-29T16:58:00Z" w16du:dateUtc="2026-09-29T14:58:00Z">
              <w:r>
                <w:rPr>
                  <w:rFonts w:cs="Arial"/>
                  <w:sz w:val="13"/>
                  <w:szCs w:val="13"/>
                </w:rPr>
                <w:t>–</w:t>
              </w:r>
            </w:ins>
          </w:p>
        </w:tc>
        <w:tc>
          <w:tcPr>
            <w:tcW w:w="1100" w:type="dxa"/>
            <w:vAlign w:val="center"/>
          </w:tcPr>
          <w:p w14:paraId="5E0013BE" w14:textId="77777777" w:rsidR="00C60D85" w:rsidRDefault="00000000">
            <w:pPr>
              <w:spacing w:after="0"/>
              <w:rPr>
                <w:ins w:id="15797" w:author="Sean de Noronha | DRG" w:date="2026-09-29T16:58:00Z" w16du:dateUtc="2026-09-29T14:58:00Z"/>
                <w:rFonts w:cs="Arial"/>
                <w:sz w:val="13"/>
                <w:szCs w:val="13"/>
              </w:rPr>
            </w:pPr>
            <w:ins w:id="15798" w:author="Sean de Noronha | DRG" w:date="2026-09-29T16:58:00Z" w16du:dateUtc="2026-09-29T14:58:00Z">
              <w:r>
                <w:rPr>
                  <w:rFonts w:cs="Arial"/>
                  <w:sz w:val="13"/>
                  <w:szCs w:val="13"/>
                </w:rPr>
                <w:t>246 (522)</w:t>
              </w:r>
            </w:ins>
          </w:p>
        </w:tc>
        <w:tc>
          <w:tcPr>
            <w:tcW w:w="700" w:type="dxa"/>
            <w:vAlign w:val="center"/>
          </w:tcPr>
          <w:p w14:paraId="5E0013BF" w14:textId="77777777" w:rsidR="00C60D85" w:rsidRDefault="00000000">
            <w:pPr>
              <w:spacing w:after="0"/>
              <w:rPr>
                <w:ins w:id="15799" w:author="Sean de Noronha | DRG" w:date="2026-09-29T16:58:00Z" w16du:dateUtc="2026-09-29T14:58:00Z"/>
                <w:rFonts w:cs="Arial"/>
                <w:sz w:val="13"/>
                <w:szCs w:val="13"/>
              </w:rPr>
            </w:pPr>
            <w:ins w:id="15800" w:author="Sean de Noronha | DRG" w:date="2026-09-29T16:58:00Z" w16du:dateUtc="2026-09-29T14:58:00Z">
              <w:r>
                <w:rPr>
                  <w:rFonts w:cs="Arial"/>
                  <w:sz w:val="13"/>
                  <w:szCs w:val="13"/>
                </w:rPr>
                <w:t>20.0</w:t>
              </w:r>
            </w:ins>
          </w:p>
        </w:tc>
      </w:tr>
      <w:tr w:rsidR="00C60D85" w14:paraId="4E1E2EB7" w14:textId="77777777">
        <w:trPr>
          <w:jc w:val="center"/>
          <w:ins w:id="15801" w:author="Sean de Noronha | DRG" w:date="2026-09-29T16:58:00Z"/>
        </w:trPr>
        <w:tc>
          <w:tcPr>
            <w:tcW w:w="560" w:type="dxa"/>
            <w:vAlign w:val="center"/>
          </w:tcPr>
          <w:p w14:paraId="5E0013C0" w14:textId="77777777" w:rsidR="00C60D85" w:rsidRDefault="00000000">
            <w:pPr>
              <w:spacing w:after="0"/>
              <w:rPr>
                <w:ins w:id="15802" w:author="Sean de Noronha | DRG" w:date="2026-09-29T16:58:00Z" w16du:dateUtc="2026-09-29T14:58:00Z"/>
                <w:rFonts w:cs="Arial"/>
                <w:sz w:val="13"/>
                <w:szCs w:val="13"/>
              </w:rPr>
            </w:pPr>
            <w:ins w:id="15803" w:author="Sean de Noronha | DRG" w:date="2026-09-29T16:58:00Z" w16du:dateUtc="2026-09-29T14:58:00Z">
              <w:r>
                <w:rPr>
                  <w:rFonts w:cs="Arial"/>
                  <w:sz w:val="13"/>
                  <w:szCs w:val="13"/>
                </w:rPr>
                <w:t>411</w:t>
              </w:r>
            </w:ins>
          </w:p>
        </w:tc>
        <w:tc>
          <w:tcPr>
            <w:tcW w:w="500" w:type="dxa"/>
            <w:vAlign w:val="center"/>
          </w:tcPr>
          <w:p w14:paraId="5E0013C1" w14:textId="77777777" w:rsidR="00C60D85" w:rsidRDefault="00000000">
            <w:pPr>
              <w:spacing w:after="0"/>
              <w:rPr>
                <w:ins w:id="15804" w:author="Sean de Noronha | DRG" w:date="2026-09-29T16:58:00Z" w16du:dateUtc="2026-09-29T14:58:00Z"/>
                <w:rFonts w:cs="Arial"/>
                <w:sz w:val="13"/>
                <w:szCs w:val="13"/>
              </w:rPr>
            </w:pPr>
            <w:ins w:id="15805" w:author="Sean de Noronha | DRG" w:date="2026-09-29T16:58:00Z" w16du:dateUtc="2026-09-29T14:58:00Z">
              <w:r>
                <w:rPr>
                  <w:rFonts w:cs="Arial"/>
                  <w:sz w:val="13"/>
                  <w:szCs w:val="13"/>
                </w:rPr>
                <w:t>T6</w:t>
              </w:r>
            </w:ins>
          </w:p>
        </w:tc>
        <w:tc>
          <w:tcPr>
            <w:tcW w:w="660" w:type="dxa"/>
            <w:vAlign w:val="center"/>
          </w:tcPr>
          <w:p w14:paraId="5E0013C2" w14:textId="77777777" w:rsidR="00C60D85" w:rsidRDefault="00000000">
            <w:pPr>
              <w:spacing w:after="0"/>
              <w:rPr>
                <w:ins w:id="15806" w:author="Sean de Noronha | DRG" w:date="2026-09-29T16:58:00Z" w16du:dateUtc="2026-09-29T14:58:00Z"/>
                <w:rFonts w:cs="Arial"/>
                <w:sz w:val="13"/>
                <w:szCs w:val="13"/>
              </w:rPr>
            </w:pPr>
            <w:ins w:id="15807" w:author="Sean de Noronha | DRG" w:date="2026-09-29T16:58:00Z" w16du:dateUtc="2026-09-29T14:58:00Z">
              <w:r>
                <w:rPr>
                  <w:rFonts w:cs="Arial"/>
                  <w:sz w:val="13"/>
                  <w:szCs w:val="13"/>
                </w:rPr>
                <w:t>3</w:t>
              </w:r>
            </w:ins>
          </w:p>
        </w:tc>
        <w:tc>
          <w:tcPr>
            <w:tcW w:w="1920" w:type="dxa"/>
            <w:vAlign w:val="center"/>
          </w:tcPr>
          <w:p w14:paraId="5E0013C3" w14:textId="77777777" w:rsidR="00C60D85" w:rsidRDefault="00000000">
            <w:pPr>
              <w:spacing w:after="0"/>
              <w:rPr>
                <w:ins w:id="15808" w:author="Sean de Noronha | DRG" w:date="2026-09-29T16:58:00Z" w16du:dateUtc="2026-09-29T14:58:00Z"/>
                <w:rFonts w:cs="Arial"/>
                <w:sz w:val="13"/>
                <w:szCs w:val="13"/>
              </w:rPr>
            </w:pPr>
            <w:ins w:id="15809" w:author="Sean de Noronha | DRG" w:date="2026-09-29T16:58:00Z" w16du:dateUtc="2026-09-29T14:58:00Z">
              <w:r>
                <w:rPr>
                  <w:rFonts w:cs="Arial"/>
                  <w:sz w:val="13"/>
                  <w:szCs w:val="13"/>
                </w:rPr>
                <w:t>CSST run with fittings, EHD 18</w:t>
              </w:r>
            </w:ins>
          </w:p>
        </w:tc>
        <w:tc>
          <w:tcPr>
            <w:tcW w:w="520" w:type="dxa"/>
            <w:vAlign w:val="center"/>
          </w:tcPr>
          <w:p w14:paraId="5E0013C4" w14:textId="77777777" w:rsidR="00C60D85" w:rsidRDefault="00000000">
            <w:pPr>
              <w:spacing w:after="0"/>
              <w:rPr>
                <w:ins w:id="15810" w:author="Sean de Noronha | DRG" w:date="2026-09-29T16:58:00Z" w16du:dateUtc="2026-09-29T14:58:00Z"/>
                <w:rFonts w:cs="Arial"/>
                <w:sz w:val="13"/>
                <w:szCs w:val="13"/>
              </w:rPr>
            </w:pPr>
            <w:ins w:id="15811" w:author="Sean de Noronha | DRG" w:date="2026-09-29T16:58:00Z" w16du:dateUtc="2026-09-29T14:58:00Z">
              <w:r>
                <w:rPr>
                  <w:rFonts w:cs="Arial"/>
                  <w:sz w:val="13"/>
                  <w:szCs w:val="13"/>
                </w:rPr>
                <w:t>He</w:t>
              </w:r>
            </w:ins>
          </w:p>
        </w:tc>
        <w:tc>
          <w:tcPr>
            <w:tcW w:w="900" w:type="dxa"/>
            <w:vAlign w:val="center"/>
          </w:tcPr>
          <w:p w14:paraId="5E0013C5" w14:textId="77777777" w:rsidR="00C60D85" w:rsidRDefault="00000000">
            <w:pPr>
              <w:spacing w:after="0"/>
              <w:rPr>
                <w:ins w:id="15812" w:author="Sean de Noronha | DRG" w:date="2026-09-29T16:58:00Z" w16du:dateUtc="2026-09-29T14:58:00Z"/>
                <w:rFonts w:cs="Arial"/>
                <w:sz w:val="13"/>
                <w:szCs w:val="13"/>
              </w:rPr>
            </w:pPr>
            <w:ins w:id="15813" w:author="Sean de Noronha | DRG" w:date="2026-09-29T16:58:00Z" w16du:dateUtc="2026-09-29T14:58:00Z">
              <w:r>
                <w:rPr>
                  <w:rFonts w:cs="Arial"/>
                  <w:sz w:val="13"/>
                  <w:szCs w:val="13"/>
                </w:rPr>
                <w:t>5,640</w:t>
              </w:r>
            </w:ins>
          </w:p>
        </w:tc>
        <w:tc>
          <w:tcPr>
            <w:tcW w:w="800" w:type="dxa"/>
            <w:vAlign w:val="center"/>
          </w:tcPr>
          <w:p w14:paraId="5E0013C6" w14:textId="77777777" w:rsidR="00C60D85" w:rsidRDefault="00000000">
            <w:pPr>
              <w:spacing w:after="0"/>
              <w:rPr>
                <w:ins w:id="15814" w:author="Sean de Noronha | DRG" w:date="2026-09-29T16:58:00Z" w16du:dateUtc="2026-09-29T14:58:00Z"/>
                <w:rFonts w:cs="Arial"/>
                <w:sz w:val="13"/>
                <w:szCs w:val="13"/>
              </w:rPr>
            </w:pPr>
            <w:ins w:id="15815" w:author="Sean de Noronha | DRG" w:date="2026-09-29T16:58:00Z" w16du:dateUtc="2026-09-29T14:58:00Z">
              <w:r>
                <w:rPr>
                  <w:rFonts w:cs="Arial"/>
                  <w:sz w:val="13"/>
                  <w:szCs w:val="13"/>
                </w:rPr>
                <w:t>–</w:t>
              </w:r>
            </w:ins>
          </w:p>
        </w:tc>
        <w:tc>
          <w:tcPr>
            <w:tcW w:w="880" w:type="dxa"/>
            <w:vAlign w:val="center"/>
          </w:tcPr>
          <w:p w14:paraId="5E0013C7" w14:textId="77777777" w:rsidR="00C60D85" w:rsidRDefault="00000000">
            <w:pPr>
              <w:spacing w:after="0"/>
              <w:rPr>
                <w:ins w:id="15816" w:author="Sean de Noronha | DRG" w:date="2026-09-29T16:58:00Z" w16du:dateUtc="2026-09-29T14:58:00Z"/>
                <w:rFonts w:cs="Arial"/>
                <w:sz w:val="13"/>
                <w:szCs w:val="13"/>
              </w:rPr>
            </w:pPr>
            <w:ins w:id="15817" w:author="Sean de Noronha | DRG" w:date="2026-09-29T16:58:00Z" w16du:dateUtc="2026-09-29T14:58:00Z">
              <w:r>
                <w:rPr>
                  <w:rFonts w:cs="Arial"/>
                  <w:sz w:val="13"/>
                  <w:szCs w:val="13"/>
                </w:rPr>
                <w:t>–</w:t>
              </w:r>
            </w:ins>
          </w:p>
        </w:tc>
        <w:tc>
          <w:tcPr>
            <w:tcW w:w="820" w:type="dxa"/>
            <w:vAlign w:val="center"/>
          </w:tcPr>
          <w:p w14:paraId="5E0013C8" w14:textId="77777777" w:rsidR="00C60D85" w:rsidRDefault="00000000">
            <w:pPr>
              <w:spacing w:after="0"/>
              <w:rPr>
                <w:ins w:id="15818" w:author="Sean de Noronha | DRG" w:date="2026-09-29T16:58:00Z" w16du:dateUtc="2026-09-29T14:58:00Z"/>
                <w:rFonts w:cs="Arial"/>
                <w:sz w:val="13"/>
                <w:szCs w:val="13"/>
              </w:rPr>
            </w:pPr>
            <w:ins w:id="15819" w:author="Sean de Noronha | DRG" w:date="2026-09-29T16:58:00Z" w16du:dateUtc="2026-09-29T14:58:00Z">
              <w:r>
                <w:rPr>
                  <w:rFonts w:cs="Arial"/>
                  <w:sz w:val="13"/>
                  <w:szCs w:val="13"/>
                </w:rPr>
                <w:t>–</w:t>
              </w:r>
            </w:ins>
          </w:p>
        </w:tc>
        <w:tc>
          <w:tcPr>
            <w:tcW w:w="1100" w:type="dxa"/>
            <w:vAlign w:val="center"/>
          </w:tcPr>
          <w:p w14:paraId="5E0013C9" w14:textId="77777777" w:rsidR="00C60D85" w:rsidRDefault="00000000">
            <w:pPr>
              <w:spacing w:after="0"/>
              <w:rPr>
                <w:ins w:id="15820" w:author="Sean de Noronha | DRG" w:date="2026-09-29T16:58:00Z" w16du:dateUtc="2026-09-29T14:58:00Z"/>
                <w:rFonts w:cs="Arial"/>
                <w:sz w:val="13"/>
                <w:szCs w:val="13"/>
              </w:rPr>
            </w:pPr>
            <w:ins w:id="15821" w:author="Sean de Noronha | DRG" w:date="2026-09-29T16:58:00Z" w16du:dateUtc="2026-09-29T14:58:00Z">
              <w:r>
                <w:rPr>
                  <w:rFonts w:cs="Arial"/>
                  <w:sz w:val="13"/>
                  <w:szCs w:val="13"/>
                </w:rPr>
                <w:t>493 (1,040)</w:t>
              </w:r>
            </w:ins>
          </w:p>
        </w:tc>
        <w:tc>
          <w:tcPr>
            <w:tcW w:w="700" w:type="dxa"/>
            <w:vAlign w:val="center"/>
          </w:tcPr>
          <w:p w14:paraId="5E0013CA" w14:textId="77777777" w:rsidR="00C60D85" w:rsidRDefault="00000000">
            <w:pPr>
              <w:spacing w:after="0"/>
              <w:rPr>
                <w:ins w:id="15822" w:author="Sean de Noronha | DRG" w:date="2026-09-29T16:58:00Z" w16du:dateUtc="2026-09-29T14:58:00Z"/>
                <w:rFonts w:cs="Arial"/>
                <w:sz w:val="13"/>
                <w:szCs w:val="13"/>
              </w:rPr>
            </w:pPr>
            <w:ins w:id="15823" w:author="Sean de Noronha | DRG" w:date="2026-09-29T16:58:00Z" w16du:dateUtc="2026-09-29T14:58:00Z">
              <w:r>
                <w:rPr>
                  <w:rFonts w:cs="Arial"/>
                  <w:sz w:val="13"/>
                  <w:szCs w:val="13"/>
                </w:rPr>
                <w:t>40.0</w:t>
              </w:r>
            </w:ins>
          </w:p>
        </w:tc>
      </w:tr>
      <w:tr w:rsidR="00C60D85" w14:paraId="76F30562" w14:textId="77777777">
        <w:trPr>
          <w:jc w:val="center"/>
          <w:ins w:id="15824" w:author="Sean de Noronha | DRG" w:date="2026-09-29T16:58:00Z"/>
        </w:trPr>
        <w:tc>
          <w:tcPr>
            <w:tcW w:w="560" w:type="dxa"/>
            <w:vAlign w:val="center"/>
          </w:tcPr>
          <w:p w14:paraId="5E0013CB" w14:textId="77777777" w:rsidR="00C60D85" w:rsidRDefault="00000000">
            <w:pPr>
              <w:spacing w:after="0"/>
              <w:rPr>
                <w:ins w:id="15825" w:author="Sean de Noronha | DRG" w:date="2026-09-29T16:58:00Z" w16du:dateUtc="2026-09-29T14:58:00Z"/>
                <w:rFonts w:cs="Arial"/>
                <w:sz w:val="13"/>
                <w:szCs w:val="13"/>
              </w:rPr>
            </w:pPr>
            <w:ins w:id="15826" w:author="Sean de Noronha | DRG" w:date="2026-09-29T16:58:00Z" w16du:dateUtc="2026-09-29T14:58:00Z">
              <w:r>
                <w:rPr>
                  <w:rFonts w:cs="Arial"/>
                  <w:sz w:val="13"/>
                  <w:szCs w:val="13"/>
                </w:rPr>
                <w:t>412</w:t>
              </w:r>
            </w:ins>
          </w:p>
        </w:tc>
        <w:tc>
          <w:tcPr>
            <w:tcW w:w="500" w:type="dxa"/>
            <w:vAlign w:val="center"/>
          </w:tcPr>
          <w:p w14:paraId="5E0013CC" w14:textId="77777777" w:rsidR="00C60D85" w:rsidRDefault="00000000">
            <w:pPr>
              <w:spacing w:after="0"/>
              <w:rPr>
                <w:ins w:id="15827" w:author="Sean de Noronha | DRG" w:date="2026-09-29T16:58:00Z" w16du:dateUtc="2026-09-29T14:58:00Z"/>
                <w:rFonts w:cs="Arial"/>
                <w:sz w:val="13"/>
                <w:szCs w:val="13"/>
              </w:rPr>
            </w:pPr>
            <w:ins w:id="15828" w:author="Sean de Noronha | DRG" w:date="2026-09-29T16:58:00Z" w16du:dateUtc="2026-09-29T14:58:00Z">
              <w:r>
                <w:rPr>
                  <w:rFonts w:cs="Arial"/>
                  <w:sz w:val="13"/>
                  <w:szCs w:val="13"/>
                </w:rPr>
                <w:t>T6</w:t>
              </w:r>
            </w:ins>
          </w:p>
        </w:tc>
        <w:tc>
          <w:tcPr>
            <w:tcW w:w="660" w:type="dxa"/>
            <w:vAlign w:val="center"/>
          </w:tcPr>
          <w:p w14:paraId="5E0013CD" w14:textId="77777777" w:rsidR="00C60D85" w:rsidRDefault="00000000">
            <w:pPr>
              <w:spacing w:after="0"/>
              <w:rPr>
                <w:ins w:id="15829" w:author="Sean de Noronha | DRG" w:date="2026-09-29T16:58:00Z" w16du:dateUtc="2026-09-29T14:58:00Z"/>
                <w:rFonts w:cs="Arial"/>
                <w:sz w:val="13"/>
                <w:szCs w:val="13"/>
              </w:rPr>
            </w:pPr>
            <w:ins w:id="15830" w:author="Sean de Noronha | DRG" w:date="2026-09-29T16:58:00Z" w16du:dateUtc="2026-09-29T14:58:00Z">
              <w:r>
                <w:rPr>
                  <w:rFonts w:cs="Arial"/>
                  <w:sz w:val="13"/>
                  <w:szCs w:val="13"/>
                </w:rPr>
                <w:t>3</w:t>
              </w:r>
            </w:ins>
          </w:p>
        </w:tc>
        <w:tc>
          <w:tcPr>
            <w:tcW w:w="1920" w:type="dxa"/>
            <w:vAlign w:val="center"/>
          </w:tcPr>
          <w:p w14:paraId="5E0013CE" w14:textId="77777777" w:rsidR="00C60D85" w:rsidRDefault="00000000">
            <w:pPr>
              <w:spacing w:after="0"/>
              <w:rPr>
                <w:ins w:id="15831" w:author="Sean de Noronha | DRG" w:date="2026-09-29T16:58:00Z" w16du:dateUtc="2026-09-29T14:58:00Z"/>
                <w:rFonts w:cs="Arial"/>
                <w:sz w:val="13"/>
                <w:szCs w:val="13"/>
              </w:rPr>
            </w:pPr>
            <w:ins w:id="15832" w:author="Sean de Noronha | DRG" w:date="2026-09-29T16:58:00Z" w16du:dateUtc="2026-09-29T14:58:00Z">
              <w:r>
                <w:rPr>
                  <w:rFonts w:cs="Arial"/>
                  <w:sz w:val="13"/>
                  <w:szCs w:val="13"/>
                </w:rPr>
                <w:t>CSST run with fittings, EHD 18</w:t>
              </w:r>
            </w:ins>
          </w:p>
        </w:tc>
        <w:tc>
          <w:tcPr>
            <w:tcW w:w="520" w:type="dxa"/>
            <w:vAlign w:val="center"/>
          </w:tcPr>
          <w:p w14:paraId="5E0013CF" w14:textId="77777777" w:rsidR="00C60D85" w:rsidRDefault="00000000">
            <w:pPr>
              <w:spacing w:after="0"/>
              <w:rPr>
                <w:ins w:id="15833" w:author="Sean de Noronha | DRG" w:date="2026-09-29T16:58:00Z" w16du:dateUtc="2026-09-29T14:58:00Z"/>
                <w:rFonts w:cs="Arial"/>
                <w:sz w:val="13"/>
                <w:szCs w:val="13"/>
              </w:rPr>
            </w:pPr>
            <w:ins w:id="15834" w:author="Sean de Noronha | DRG" w:date="2026-09-29T16:58:00Z" w16du:dateUtc="2026-09-29T14:58:00Z">
              <w:r>
                <w:rPr>
                  <w:rFonts w:cs="Arial"/>
                  <w:sz w:val="13"/>
                  <w:szCs w:val="13"/>
                </w:rPr>
                <w:t>He</w:t>
              </w:r>
            </w:ins>
          </w:p>
        </w:tc>
        <w:tc>
          <w:tcPr>
            <w:tcW w:w="900" w:type="dxa"/>
            <w:vAlign w:val="center"/>
          </w:tcPr>
          <w:p w14:paraId="5E0013D0" w14:textId="77777777" w:rsidR="00C60D85" w:rsidRDefault="00000000">
            <w:pPr>
              <w:spacing w:after="0"/>
              <w:rPr>
                <w:ins w:id="15835" w:author="Sean de Noronha | DRG" w:date="2026-09-29T16:58:00Z" w16du:dateUtc="2026-09-29T14:58:00Z"/>
                <w:rFonts w:cs="Arial"/>
                <w:sz w:val="13"/>
                <w:szCs w:val="13"/>
              </w:rPr>
            </w:pPr>
            <w:ins w:id="15836" w:author="Sean de Noronha | DRG" w:date="2026-09-29T16:58:00Z" w16du:dateUtc="2026-09-29T14:58:00Z">
              <w:r>
                <w:rPr>
                  <w:rFonts w:cs="Arial"/>
                  <w:sz w:val="13"/>
                  <w:szCs w:val="13"/>
                </w:rPr>
                <w:t>8,450</w:t>
              </w:r>
            </w:ins>
          </w:p>
        </w:tc>
        <w:tc>
          <w:tcPr>
            <w:tcW w:w="800" w:type="dxa"/>
            <w:vAlign w:val="center"/>
          </w:tcPr>
          <w:p w14:paraId="5E0013D1" w14:textId="77777777" w:rsidR="00C60D85" w:rsidRDefault="00000000">
            <w:pPr>
              <w:spacing w:after="0"/>
              <w:rPr>
                <w:ins w:id="15837" w:author="Sean de Noronha | DRG" w:date="2026-09-29T16:58:00Z" w16du:dateUtc="2026-09-29T14:58:00Z"/>
                <w:rFonts w:cs="Arial"/>
                <w:sz w:val="13"/>
                <w:szCs w:val="13"/>
              </w:rPr>
            </w:pPr>
            <w:ins w:id="15838" w:author="Sean de Noronha | DRG" w:date="2026-09-29T16:58:00Z" w16du:dateUtc="2026-09-29T14:58:00Z">
              <w:r>
                <w:rPr>
                  <w:rFonts w:cs="Arial"/>
                  <w:sz w:val="13"/>
                  <w:szCs w:val="13"/>
                </w:rPr>
                <w:t>–</w:t>
              </w:r>
            </w:ins>
          </w:p>
        </w:tc>
        <w:tc>
          <w:tcPr>
            <w:tcW w:w="880" w:type="dxa"/>
            <w:vAlign w:val="center"/>
          </w:tcPr>
          <w:p w14:paraId="5E0013D2" w14:textId="77777777" w:rsidR="00C60D85" w:rsidRDefault="00000000">
            <w:pPr>
              <w:spacing w:after="0"/>
              <w:rPr>
                <w:ins w:id="15839" w:author="Sean de Noronha | DRG" w:date="2026-09-29T16:58:00Z" w16du:dateUtc="2026-09-29T14:58:00Z"/>
                <w:rFonts w:cs="Arial"/>
                <w:sz w:val="13"/>
                <w:szCs w:val="13"/>
              </w:rPr>
            </w:pPr>
            <w:ins w:id="15840" w:author="Sean de Noronha | DRG" w:date="2026-09-29T16:58:00Z" w16du:dateUtc="2026-09-29T14:58:00Z">
              <w:r>
                <w:rPr>
                  <w:rFonts w:cs="Arial"/>
                  <w:sz w:val="13"/>
                  <w:szCs w:val="13"/>
                </w:rPr>
                <w:t>–</w:t>
              </w:r>
            </w:ins>
          </w:p>
        </w:tc>
        <w:tc>
          <w:tcPr>
            <w:tcW w:w="820" w:type="dxa"/>
            <w:vAlign w:val="center"/>
          </w:tcPr>
          <w:p w14:paraId="5E0013D3" w14:textId="77777777" w:rsidR="00C60D85" w:rsidRDefault="00000000">
            <w:pPr>
              <w:spacing w:after="0"/>
              <w:rPr>
                <w:ins w:id="15841" w:author="Sean de Noronha | DRG" w:date="2026-09-29T16:58:00Z" w16du:dateUtc="2026-09-29T14:58:00Z"/>
                <w:rFonts w:cs="Arial"/>
                <w:sz w:val="13"/>
                <w:szCs w:val="13"/>
              </w:rPr>
            </w:pPr>
            <w:ins w:id="15842" w:author="Sean de Noronha | DRG" w:date="2026-09-29T16:58:00Z" w16du:dateUtc="2026-09-29T14:58:00Z">
              <w:r>
                <w:rPr>
                  <w:rFonts w:cs="Arial"/>
                  <w:sz w:val="13"/>
                  <w:szCs w:val="13"/>
                </w:rPr>
                <w:t>–</w:t>
              </w:r>
            </w:ins>
          </w:p>
        </w:tc>
        <w:tc>
          <w:tcPr>
            <w:tcW w:w="1100" w:type="dxa"/>
            <w:vAlign w:val="center"/>
          </w:tcPr>
          <w:p w14:paraId="5E0013D4" w14:textId="77777777" w:rsidR="00C60D85" w:rsidRDefault="00000000">
            <w:pPr>
              <w:spacing w:after="0"/>
              <w:rPr>
                <w:ins w:id="15843" w:author="Sean de Noronha | DRG" w:date="2026-09-29T16:58:00Z" w16du:dateUtc="2026-09-29T14:58:00Z"/>
                <w:rFonts w:cs="Arial"/>
                <w:sz w:val="13"/>
                <w:szCs w:val="13"/>
              </w:rPr>
            </w:pPr>
            <w:ins w:id="15844" w:author="Sean de Noronha | DRG" w:date="2026-09-29T16:58:00Z" w16du:dateUtc="2026-09-29T14:58:00Z">
              <w:r>
                <w:rPr>
                  <w:rFonts w:cs="Arial"/>
                  <w:sz w:val="13"/>
                  <w:szCs w:val="13"/>
                </w:rPr>
                <w:t>739 (1,570)</w:t>
              </w:r>
            </w:ins>
          </w:p>
        </w:tc>
        <w:tc>
          <w:tcPr>
            <w:tcW w:w="700" w:type="dxa"/>
            <w:vAlign w:val="center"/>
          </w:tcPr>
          <w:p w14:paraId="5E0013D5" w14:textId="77777777" w:rsidR="00C60D85" w:rsidRDefault="00000000">
            <w:pPr>
              <w:spacing w:after="0"/>
              <w:rPr>
                <w:ins w:id="15845" w:author="Sean de Noronha | DRG" w:date="2026-09-29T16:58:00Z" w16du:dateUtc="2026-09-29T14:58:00Z"/>
                <w:rFonts w:cs="Arial"/>
                <w:sz w:val="13"/>
                <w:szCs w:val="13"/>
              </w:rPr>
            </w:pPr>
            <w:ins w:id="15846" w:author="Sean de Noronha | DRG" w:date="2026-09-29T16:58:00Z" w16du:dateUtc="2026-09-29T14:58:00Z">
              <w:r>
                <w:rPr>
                  <w:rFonts w:cs="Arial"/>
                  <w:sz w:val="13"/>
                  <w:szCs w:val="13"/>
                </w:rPr>
                <w:t>60.0</w:t>
              </w:r>
            </w:ins>
          </w:p>
        </w:tc>
      </w:tr>
      <w:tr w:rsidR="00C60D85" w14:paraId="642277D0" w14:textId="77777777">
        <w:trPr>
          <w:jc w:val="center"/>
          <w:ins w:id="15847" w:author="Sean de Noronha | DRG" w:date="2026-09-29T16:58:00Z"/>
        </w:trPr>
        <w:tc>
          <w:tcPr>
            <w:tcW w:w="560" w:type="dxa"/>
            <w:vAlign w:val="center"/>
          </w:tcPr>
          <w:p w14:paraId="5E0013D6" w14:textId="77777777" w:rsidR="00C60D85" w:rsidRDefault="00000000">
            <w:pPr>
              <w:spacing w:after="0"/>
              <w:rPr>
                <w:ins w:id="15848" w:author="Sean de Noronha | DRG" w:date="2026-09-29T16:58:00Z" w16du:dateUtc="2026-09-29T14:58:00Z"/>
                <w:rFonts w:cs="Arial"/>
                <w:sz w:val="13"/>
                <w:szCs w:val="13"/>
              </w:rPr>
            </w:pPr>
            <w:ins w:id="15849" w:author="Sean de Noronha | DRG" w:date="2026-09-29T16:58:00Z" w16du:dateUtc="2026-09-29T14:58:00Z">
              <w:r>
                <w:rPr>
                  <w:rFonts w:cs="Arial"/>
                  <w:sz w:val="13"/>
                  <w:szCs w:val="13"/>
                </w:rPr>
                <w:t>413</w:t>
              </w:r>
            </w:ins>
          </w:p>
        </w:tc>
        <w:tc>
          <w:tcPr>
            <w:tcW w:w="500" w:type="dxa"/>
            <w:vAlign w:val="center"/>
          </w:tcPr>
          <w:p w14:paraId="5E0013D7" w14:textId="77777777" w:rsidR="00C60D85" w:rsidRDefault="00000000">
            <w:pPr>
              <w:spacing w:after="0"/>
              <w:rPr>
                <w:ins w:id="15850" w:author="Sean de Noronha | DRG" w:date="2026-09-29T16:58:00Z" w16du:dateUtc="2026-09-29T14:58:00Z"/>
                <w:rFonts w:cs="Arial"/>
                <w:sz w:val="13"/>
                <w:szCs w:val="13"/>
              </w:rPr>
            </w:pPr>
            <w:ins w:id="15851" w:author="Sean de Noronha | DRG" w:date="2026-09-29T16:58:00Z" w16du:dateUtc="2026-09-29T14:58:00Z">
              <w:r>
                <w:rPr>
                  <w:rFonts w:cs="Arial"/>
                  <w:sz w:val="13"/>
                  <w:szCs w:val="13"/>
                </w:rPr>
                <w:t>T6</w:t>
              </w:r>
            </w:ins>
          </w:p>
        </w:tc>
        <w:tc>
          <w:tcPr>
            <w:tcW w:w="660" w:type="dxa"/>
            <w:vAlign w:val="center"/>
          </w:tcPr>
          <w:p w14:paraId="5E0013D8" w14:textId="77777777" w:rsidR="00C60D85" w:rsidRDefault="00000000">
            <w:pPr>
              <w:spacing w:after="0"/>
              <w:rPr>
                <w:ins w:id="15852" w:author="Sean de Noronha | DRG" w:date="2026-09-29T16:58:00Z" w16du:dateUtc="2026-09-29T14:58:00Z"/>
                <w:rFonts w:cs="Arial"/>
                <w:sz w:val="13"/>
                <w:szCs w:val="13"/>
              </w:rPr>
            </w:pPr>
            <w:ins w:id="15853" w:author="Sean de Noronha | DRG" w:date="2026-09-29T16:58:00Z" w16du:dateUtc="2026-09-29T14:58:00Z">
              <w:r>
                <w:rPr>
                  <w:rFonts w:cs="Arial"/>
                  <w:sz w:val="13"/>
                  <w:szCs w:val="13"/>
                </w:rPr>
                <w:t>3</w:t>
              </w:r>
            </w:ins>
          </w:p>
        </w:tc>
        <w:tc>
          <w:tcPr>
            <w:tcW w:w="1920" w:type="dxa"/>
            <w:vAlign w:val="center"/>
          </w:tcPr>
          <w:p w14:paraId="5E0013D9" w14:textId="77777777" w:rsidR="00C60D85" w:rsidRDefault="00000000">
            <w:pPr>
              <w:spacing w:after="0"/>
              <w:rPr>
                <w:ins w:id="15854" w:author="Sean de Noronha | DRG" w:date="2026-09-29T16:58:00Z" w16du:dateUtc="2026-09-29T14:58:00Z"/>
                <w:rFonts w:cs="Arial"/>
                <w:sz w:val="13"/>
                <w:szCs w:val="13"/>
              </w:rPr>
            </w:pPr>
            <w:ins w:id="15855" w:author="Sean de Noronha | DRG" w:date="2026-09-29T16:58:00Z" w16du:dateUtc="2026-09-29T14:58:00Z">
              <w:r>
                <w:rPr>
                  <w:rFonts w:cs="Arial"/>
                  <w:sz w:val="13"/>
                  <w:szCs w:val="13"/>
                </w:rPr>
                <w:t>CSST run with fittings, EHD 18</w:t>
              </w:r>
            </w:ins>
          </w:p>
        </w:tc>
        <w:tc>
          <w:tcPr>
            <w:tcW w:w="520" w:type="dxa"/>
            <w:vAlign w:val="center"/>
          </w:tcPr>
          <w:p w14:paraId="5E0013DA" w14:textId="77777777" w:rsidR="00C60D85" w:rsidRDefault="00000000">
            <w:pPr>
              <w:spacing w:after="0"/>
              <w:rPr>
                <w:ins w:id="15856" w:author="Sean de Noronha | DRG" w:date="2026-09-29T16:58:00Z" w16du:dateUtc="2026-09-29T14:58:00Z"/>
                <w:rFonts w:cs="Arial"/>
                <w:sz w:val="13"/>
                <w:szCs w:val="13"/>
              </w:rPr>
            </w:pPr>
            <w:ins w:id="15857" w:author="Sean de Noronha | DRG" w:date="2026-09-29T16:58:00Z" w16du:dateUtc="2026-09-29T14:58:00Z">
              <w:r>
                <w:rPr>
                  <w:rFonts w:cs="Arial"/>
                  <w:sz w:val="13"/>
                  <w:szCs w:val="13"/>
                </w:rPr>
                <w:t>He</w:t>
              </w:r>
            </w:ins>
          </w:p>
        </w:tc>
        <w:tc>
          <w:tcPr>
            <w:tcW w:w="900" w:type="dxa"/>
            <w:vAlign w:val="center"/>
          </w:tcPr>
          <w:p w14:paraId="5E0013DB" w14:textId="77777777" w:rsidR="00C60D85" w:rsidRDefault="00000000">
            <w:pPr>
              <w:spacing w:after="0"/>
              <w:rPr>
                <w:ins w:id="15858" w:author="Sean de Noronha | DRG" w:date="2026-09-29T16:58:00Z" w16du:dateUtc="2026-09-29T14:58:00Z"/>
                <w:rFonts w:cs="Arial"/>
                <w:sz w:val="13"/>
                <w:szCs w:val="13"/>
              </w:rPr>
            </w:pPr>
            <w:ins w:id="15859" w:author="Sean de Noronha | DRG" w:date="2026-09-29T16:58:00Z" w16du:dateUtc="2026-09-29T14:58:00Z">
              <w:r>
                <w:rPr>
                  <w:rFonts w:cs="Arial"/>
                  <w:sz w:val="13"/>
                  <w:szCs w:val="13"/>
                </w:rPr>
                <w:t>11,300</w:t>
              </w:r>
            </w:ins>
          </w:p>
        </w:tc>
        <w:tc>
          <w:tcPr>
            <w:tcW w:w="800" w:type="dxa"/>
            <w:vAlign w:val="center"/>
          </w:tcPr>
          <w:p w14:paraId="5E0013DC" w14:textId="77777777" w:rsidR="00C60D85" w:rsidRDefault="00000000">
            <w:pPr>
              <w:spacing w:after="0"/>
              <w:rPr>
                <w:ins w:id="15860" w:author="Sean de Noronha | DRG" w:date="2026-09-29T16:58:00Z" w16du:dateUtc="2026-09-29T14:58:00Z"/>
                <w:rFonts w:cs="Arial"/>
                <w:sz w:val="13"/>
                <w:szCs w:val="13"/>
              </w:rPr>
            </w:pPr>
            <w:ins w:id="15861" w:author="Sean de Noronha | DRG" w:date="2026-09-29T16:58:00Z" w16du:dateUtc="2026-09-29T14:58:00Z">
              <w:r>
                <w:rPr>
                  <w:rFonts w:cs="Arial"/>
                  <w:sz w:val="13"/>
                  <w:szCs w:val="13"/>
                </w:rPr>
                <w:t>–</w:t>
              </w:r>
            </w:ins>
          </w:p>
        </w:tc>
        <w:tc>
          <w:tcPr>
            <w:tcW w:w="880" w:type="dxa"/>
            <w:vAlign w:val="center"/>
          </w:tcPr>
          <w:p w14:paraId="5E0013DD" w14:textId="77777777" w:rsidR="00C60D85" w:rsidRDefault="00000000">
            <w:pPr>
              <w:spacing w:after="0"/>
              <w:rPr>
                <w:ins w:id="15862" w:author="Sean de Noronha | DRG" w:date="2026-09-29T16:58:00Z" w16du:dateUtc="2026-09-29T14:58:00Z"/>
                <w:rFonts w:cs="Arial"/>
                <w:sz w:val="13"/>
                <w:szCs w:val="13"/>
              </w:rPr>
            </w:pPr>
            <w:ins w:id="15863" w:author="Sean de Noronha | DRG" w:date="2026-09-29T16:58:00Z" w16du:dateUtc="2026-09-29T14:58:00Z">
              <w:r>
                <w:rPr>
                  <w:rFonts w:cs="Arial"/>
                  <w:sz w:val="13"/>
                  <w:szCs w:val="13"/>
                </w:rPr>
                <w:t>–</w:t>
              </w:r>
            </w:ins>
          </w:p>
        </w:tc>
        <w:tc>
          <w:tcPr>
            <w:tcW w:w="820" w:type="dxa"/>
            <w:vAlign w:val="center"/>
          </w:tcPr>
          <w:p w14:paraId="5E0013DE" w14:textId="77777777" w:rsidR="00C60D85" w:rsidRDefault="00000000">
            <w:pPr>
              <w:spacing w:after="0"/>
              <w:rPr>
                <w:ins w:id="15864" w:author="Sean de Noronha | DRG" w:date="2026-09-29T16:58:00Z" w16du:dateUtc="2026-09-29T14:58:00Z"/>
                <w:rFonts w:cs="Arial"/>
                <w:sz w:val="13"/>
                <w:szCs w:val="13"/>
              </w:rPr>
            </w:pPr>
            <w:ins w:id="15865" w:author="Sean de Noronha | DRG" w:date="2026-09-29T16:58:00Z" w16du:dateUtc="2026-09-29T14:58:00Z">
              <w:r>
                <w:rPr>
                  <w:rFonts w:cs="Arial"/>
                  <w:sz w:val="13"/>
                  <w:szCs w:val="13"/>
                </w:rPr>
                <w:t>–</w:t>
              </w:r>
            </w:ins>
          </w:p>
        </w:tc>
        <w:tc>
          <w:tcPr>
            <w:tcW w:w="1100" w:type="dxa"/>
            <w:vAlign w:val="center"/>
          </w:tcPr>
          <w:p w14:paraId="5E0013DF" w14:textId="77777777" w:rsidR="00C60D85" w:rsidRDefault="00000000">
            <w:pPr>
              <w:spacing w:after="0"/>
              <w:rPr>
                <w:ins w:id="15866" w:author="Sean de Noronha | DRG" w:date="2026-09-29T16:58:00Z" w16du:dateUtc="2026-09-29T14:58:00Z"/>
                <w:rFonts w:cs="Arial"/>
                <w:sz w:val="13"/>
                <w:szCs w:val="13"/>
              </w:rPr>
            </w:pPr>
            <w:ins w:id="15867" w:author="Sean de Noronha | DRG" w:date="2026-09-29T16:58:00Z" w16du:dateUtc="2026-09-29T14:58:00Z">
              <w:r>
                <w:rPr>
                  <w:rFonts w:cs="Arial"/>
                  <w:sz w:val="13"/>
                  <w:szCs w:val="13"/>
                </w:rPr>
                <w:t>986 (2,090)</w:t>
              </w:r>
            </w:ins>
          </w:p>
        </w:tc>
        <w:tc>
          <w:tcPr>
            <w:tcW w:w="700" w:type="dxa"/>
            <w:vAlign w:val="center"/>
          </w:tcPr>
          <w:p w14:paraId="5E0013E0" w14:textId="77777777" w:rsidR="00C60D85" w:rsidRDefault="00000000">
            <w:pPr>
              <w:spacing w:after="0"/>
              <w:rPr>
                <w:ins w:id="15868" w:author="Sean de Noronha | DRG" w:date="2026-09-29T16:58:00Z" w16du:dateUtc="2026-09-29T14:58:00Z"/>
                <w:rFonts w:cs="Arial"/>
                <w:sz w:val="13"/>
                <w:szCs w:val="13"/>
              </w:rPr>
            </w:pPr>
            <w:ins w:id="15869" w:author="Sean de Noronha | DRG" w:date="2026-09-29T16:58:00Z" w16du:dateUtc="2026-09-29T14:58:00Z">
              <w:r>
                <w:rPr>
                  <w:rFonts w:cs="Arial"/>
                  <w:sz w:val="13"/>
                  <w:szCs w:val="13"/>
                </w:rPr>
                <w:t>80.0</w:t>
              </w:r>
            </w:ins>
          </w:p>
        </w:tc>
      </w:tr>
      <w:tr w:rsidR="00C60D85" w14:paraId="195B401B" w14:textId="77777777">
        <w:trPr>
          <w:jc w:val="center"/>
          <w:ins w:id="15870" w:author="Sean de Noronha | DRG" w:date="2026-09-29T16:58:00Z"/>
        </w:trPr>
        <w:tc>
          <w:tcPr>
            <w:tcW w:w="560" w:type="dxa"/>
            <w:vAlign w:val="center"/>
          </w:tcPr>
          <w:p w14:paraId="5E0013E1" w14:textId="77777777" w:rsidR="00C60D85" w:rsidRDefault="00000000">
            <w:pPr>
              <w:spacing w:after="0"/>
              <w:rPr>
                <w:ins w:id="15871" w:author="Sean de Noronha | DRG" w:date="2026-09-29T16:58:00Z" w16du:dateUtc="2026-09-29T14:58:00Z"/>
                <w:rFonts w:cs="Arial"/>
                <w:sz w:val="13"/>
                <w:szCs w:val="13"/>
              </w:rPr>
            </w:pPr>
            <w:ins w:id="15872" w:author="Sean de Noronha | DRG" w:date="2026-09-29T16:58:00Z" w16du:dateUtc="2026-09-29T14:58:00Z">
              <w:r>
                <w:rPr>
                  <w:rFonts w:cs="Arial"/>
                  <w:sz w:val="13"/>
                  <w:szCs w:val="13"/>
                </w:rPr>
                <w:t>414</w:t>
              </w:r>
            </w:ins>
          </w:p>
        </w:tc>
        <w:tc>
          <w:tcPr>
            <w:tcW w:w="500" w:type="dxa"/>
            <w:vAlign w:val="center"/>
          </w:tcPr>
          <w:p w14:paraId="5E0013E2" w14:textId="77777777" w:rsidR="00C60D85" w:rsidRDefault="00000000">
            <w:pPr>
              <w:spacing w:after="0"/>
              <w:rPr>
                <w:ins w:id="15873" w:author="Sean de Noronha | DRG" w:date="2026-09-29T16:58:00Z" w16du:dateUtc="2026-09-29T14:58:00Z"/>
                <w:rFonts w:cs="Arial"/>
                <w:sz w:val="13"/>
                <w:szCs w:val="13"/>
              </w:rPr>
            </w:pPr>
            <w:ins w:id="15874" w:author="Sean de Noronha | DRG" w:date="2026-09-29T16:58:00Z" w16du:dateUtc="2026-09-29T14:58:00Z">
              <w:r>
                <w:rPr>
                  <w:rFonts w:cs="Arial"/>
                  <w:sz w:val="13"/>
                  <w:szCs w:val="13"/>
                </w:rPr>
                <w:t>T6</w:t>
              </w:r>
            </w:ins>
          </w:p>
        </w:tc>
        <w:tc>
          <w:tcPr>
            <w:tcW w:w="660" w:type="dxa"/>
            <w:vAlign w:val="center"/>
          </w:tcPr>
          <w:p w14:paraId="5E0013E3" w14:textId="77777777" w:rsidR="00C60D85" w:rsidRDefault="00000000">
            <w:pPr>
              <w:spacing w:after="0"/>
              <w:rPr>
                <w:ins w:id="15875" w:author="Sean de Noronha | DRG" w:date="2026-09-29T16:58:00Z" w16du:dateUtc="2026-09-29T14:58:00Z"/>
                <w:rFonts w:cs="Arial"/>
                <w:sz w:val="13"/>
                <w:szCs w:val="13"/>
              </w:rPr>
            </w:pPr>
            <w:ins w:id="15876" w:author="Sean de Noronha | DRG" w:date="2026-09-29T16:58:00Z" w16du:dateUtc="2026-09-29T14:58:00Z">
              <w:r>
                <w:rPr>
                  <w:rFonts w:cs="Arial"/>
                  <w:sz w:val="13"/>
                  <w:szCs w:val="13"/>
                </w:rPr>
                <w:t>3</w:t>
              </w:r>
            </w:ins>
          </w:p>
        </w:tc>
        <w:tc>
          <w:tcPr>
            <w:tcW w:w="1920" w:type="dxa"/>
            <w:vAlign w:val="center"/>
          </w:tcPr>
          <w:p w14:paraId="5E0013E4" w14:textId="77777777" w:rsidR="00C60D85" w:rsidRDefault="00000000">
            <w:pPr>
              <w:spacing w:after="0"/>
              <w:rPr>
                <w:ins w:id="15877" w:author="Sean de Noronha | DRG" w:date="2026-09-29T16:58:00Z" w16du:dateUtc="2026-09-29T14:58:00Z"/>
                <w:rFonts w:cs="Arial"/>
                <w:sz w:val="13"/>
                <w:szCs w:val="13"/>
              </w:rPr>
            </w:pPr>
            <w:ins w:id="15878" w:author="Sean de Noronha | DRG" w:date="2026-09-29T16:58:00Z" w16du:dateUtc="2026-09-29T14:58:00Z">
              <w:r>
                <w:rPr>
                  <w:rFonts w:cs="Arial"/>
                  <w:sz w:val="13"/>
                  <w:szCs w:val="13"/>
                </w:rPr>
                <w:t>CSST run with fittings, EHD 18</w:t>
              </w:r>
            </w:ins>
          </w:p>
        </w:tc>
        <w:tc>
          <w:tcPr>
            <w:tcW w:w="520" w:type="dxa"/>
            <w:vAlign w:val="center"/>
          </w:tcPr>
          <w:p w14:paraId="5E0013E5" w14:textId="77777777" w:rsidR="00C60D85" w:rsidRDefault="00000000">
            <w:pPr>
              <w:spacing w:after="0"/>
              <w:rPr>
                <w:ins w:id="15879" w:author="Sean de Noronha | DRG" w:date="2026-09-29T16:58:00Z" w16du:dateUtc="2026-09-29T14:58:00Z"/>
                <w:rFonts w:cs="Arial"/>
                <w:sz w:val="13"/>
                <w:szCs w:val="13"/>
              </w:rPr>
            </w:pPr>
            <w:ins w:id="15880" w:author="Sean de Noronha | DRG" w:date="2026-09-29T16:58:00Z" w16du:dateUtc="2026-09-29T14:58:00Z">
              <w:r>
                <w:rPr>
                  <w:rFonts w:cs="Arial"/>
                  <w:sz w:val="13"/>
                  <w:szCs w:val="13"/>
                </w:rPr>
                <w:t>He</w:t>
              </w:r>
            </w:ins>
          </w:p>
        </w:tc>
        <w:tc>
          <w:tcPr>
            <w:tcW w:w="900" w:type="dxa"/>
            <w:vAlign w:val="center"/>
          </w:tcPr>
          <w:p w14:paraId="5E0013E6" w14:textId="77777777" w:rsidR="00C60D85" w:rsidRDefault="00000000">
            <w:pPr>
              <w:spacing w:after="0"/>
              <w:rPr>
                <w:ins w:id="15881" w:author="Sean de Noronha | DRG" w:date="2026-09-29T16:58:00Z" w16du:dateUtc="2026-09-29T14:58:00Z"/>
                <w:rFonts w:cs="Arial"/>
                <w:sz w:val="13"/>
                <w:szCs w:val="13"/>
              </w:rPr>
            </w:pPr>
            <w:ins w:id="15882" w:author="Sean de Noronha | DRG" w:date="2026-09-29T16:58:00Z" w16du:dateUtc="2026-09-29T14:58:00Z">
              <w:r>
                <w:rPr>
                  <w:rFonts w:cs="Arial"/>
                  <w:sz w:val="13"/>
                  <w:szCs w:val="13"/>
                </w:rPr>
                <w:t>14,100</w:t>
              </w:r>
            </w:ins>
          </w:p>
        </w:tc>
        <w:tc>
          <w:tcPr>
            <w:tcW w:w="800" w:type="dxa"/>
            <w:vAlign w:val="center"/>
          </w:tcPr>
          <w:p w14:paraId="5E0013E7" w14:textId="77777777" w:rsidR="00C60D85" w:rsidRDefault="00000000">
            <w:pPr>
              <w:spacing w:after="0"/>
              <w:rPr>
                <w:ins w:id="15883" w:author="Sean de Noronha | DRG" w:date="2026-09-29T16:58:00Z" w16du:dateUtc="2026-09-29T14:58:00Z"/>
                <w:rFonts w:cs="Arial"/>
                <w:sz w:val="13"/>
                <w:szCs w:val="13"/>
              </w:rPr>
            </w:pPr>
            <w:ins w:id="15884" w:author="Sean de Noronha | DRG" w:date="2026-09-29T16:58:00Z" w16du:dateUtc="2026-09-29T14:58:00Z">
              <w:r>
                <w:rPr>
                  <w:rFonts w:cs="Arial"/>
                  <w:sz w:val="13"/>
                  <w:szCs w:val="13"/>
                </w:rPr>
                <w:t>–</w:t>
              </w:r>
            </w:ins>
          </w:p>
        </w:tc>
        <w:tc>
          <w:tcPr>
            <w:tcW w:w="880" w:type="dxa"/>
            <w:vAlign w:val="center"/>
          </w:tcPr>
          <w:p w14:paraId="5E0013E8" w14:textId="77777777" w:rsidR="00C60D85" w:rsidRDefault="00000000">
            <w:pPr>
              <w:spacing w:after="0"/>
              <w:rPr>
                <w:ins w:id="15885" w:author="Sean de Noronha | DRG" w:date="2026-09-29T16:58:00Z" w16du:dateUtc="2026-09-29T14:58:00Z"/>
                <w:rFonts w:cs="Arial"/>
                <w:sz w:val="13"/>
                <w:szCs w:val="13"/>
              </w:rPr>
            </w:pPr>
            <w:ins w:id="15886" w:author="Sean de Noronha | DRG" w:date="2026-09-29T16:58:00Z" w16du:dateUtc="2026-09-29T14:58:00Z">
              <w:r>
                <w:rPr>
                  <w:rFonts w:cs="Arial"/>
                  <w:sz w:val="13"/>
                  <w:szCs w:val="13"/>
                </w:rPr>
                <w:t>–</w:t>
              </w:r>
            </w:ins>
          </w:p>
        </w:tc>
        <w:tc>
          <w:tcPr>
            <w:tcW w:w="820" w:type="dxa"/>
            <w:vAlign w:val="center"/>
          </w:tcPr>
          <w:p w14:paraId="5E0013E9" w14:textId="77777777" w:rsidR="00C60D85" w:rsidRDefault="00000000">
            <w:pPr>
              <w:spacing w:after="0"/>
              <w:rPr>
                <w:ins w:id="15887" w:author="Sean de Noronha | DRG" w:date="2026-09-29T16:58:00Z" w16du:dateUtc="2026-09-29T14:58:00Z"/>
                <w:rFonts w:cs="Arial"/>
                <w:sz w:val="13"/>
                <w:szCs w:val="13"/>
              </w:rPr>
            </w:pPr>
            <w:ins w:id="15888" w:author="Sean de Noronha | DRG" w:date="2026-09-29T16:58:00Z" w16du:dateUtc="2026-09-29T14:58:00Z">
              <w:r>
                <w:rPr>
                  <w:rFonts w:cs="Arial"/>
                  <w:sz w:val="13"/>
                  <w:szCs w:val="13"/>
                </w:rPr>
                <w:t>–</w:t>
              </w:r>
            </w:ins>
          </w:p>
        </w:tc>
        <w:tc>
          <w:tcPr>
            <w:tcW w:w="1100" w:type="dxa"/>
            <w:vAlign w:val="center"/>
          </w:tcPr>
          <w:p w14:paraId="5E0013EA" w14:textId="77777777" w:rsidR="00C60D85" w:rsidRDefault="00000000">
            <w:pPr>
              <w:spacing w:after="0"/>
              <w:rPr>
                <w:ins w:id="15889" w:author="Sean de Noronha | DRG" w:date="2026-09-29T16:58:00Z" w16du:dateUtc="2026-09-29T14:58:00Z"/>
                <w:rFonts w:cs="Arial"/>
                <w:sz w:val="13"/>
                <w:szCs w:val="13"/>
              </w:rPr>
            </w:pPr>
            <w:ins w:id="15890" w:author="Sean de Noronha | DRG" w:date="2026-09-29T16:58:00Z" w16du:dateUtc="2026-09-29T14:58:00Z">
              <w:r>
                <w:rPr>
                  <w:rFonts w:cs="Arial"/>
                  <w:sz w:val="13"/>
                  <w:szCs w:val="13"/>
                </w:rPr>
                <w:t>1,230 (2,610)</w:t>
              </w:r>
            </w:ins>
          </w:p>
        </w:tc>
        <w:tc>
          <w:tcPr>
            <w:tcW w:w="700" w:type="dxa"/>
            <w:vAlign w:val="center"/>
          </w:tcPr>
          <w:p w14:paraId="5E0013EB" w14:textId="77777777" w:rsidR="00C60D85" w:rsidRDefault="00000000">
            <w:pPr>
              <w:spacing w:after="0"/>
              <w:rPr>
                <w:ins w:id="15891" w:author="Sean de Noronha | DRG" w:date="2026-09-29T16:58:00Z" w16du:dateUtc="2026-09-29T14:58:00Z"/>
                <w:rFonts w:cs="Arial"/>
                <w:sz w:val="13"/>
                <w:szCs w:val="13"/>
              </w:rPr>
            </w:pPr>
            <w:ins w:id="15892" w:author="Sean de Noronha | DRG" w:date="2026-09-29T16:58:00Z" w16du:dateUtc="2026-09-29T14:58:00Z">
              <w:r>
                <w:rPr>
                  <w:rFonts w:cs="Arial"/>
                  <w:sz w:val="13"/>
                  <w:szCs w:val="13"/>
                </w:rPr>
                <w:t>100</w:t>
              </w:r>
            </w:ins>
          </w:p>
        </w:tc>
      </w:tr>
      <w:tr w:rsidR="00C60D85" w14:paraId="5CB7019B" w14:textId="77777777">
        <w:trPr>
          <w:jc w:val="center"/>
          <w:ins w:id="15893" w:author="Sean de Noronha | DRG" w:date="2026-09-29T16:58:00Z"/>
        </w:trPr>
        <w:tc>
          <w:tcPr>
            <w:tcW w:w="560" w:type="dxa"/>
            <w:vAlign w:val="center"/>
          </w:tcPr>
          <w:p w14:paraId="5E0013EC" w14:textId="77777777" w:rsidR="00C60D85" w:rsidRDefault="00000000">
            <w:pPr>
              <w:spacing w:after="0"/>
              <w:rPr>
                <w:ins w:id="15894" w:author="Sean de Noronha | DRG" w:date="2026-09-29T16:58:00Z" w16du:dateUtc="2026-09-29T14:58:00Z"/>
                <w:rFonts w:cs="Arial"/>
                <w:sz w:val="13"/>
                <w:szCs w:val="13"/>
              </w:rPr>
            </w:pPr>
            <w:ins w:id="15895" w:author="Sean de Noronha | DRG" w:date="2026-09-29T16:58:00Z" w16du:dateUtc="2026-09-29T14:58:00Z">
              <w:r>
                <w:rPr>
                  <w:rFonts w:cs="Arial"/>
                  <w:sz w:val="13"/>
                  <w:szCs w:val="13"/>
                </w:rPr>
                <w:t>415</w:t>
              </w:r>
            </w:ins>
          </w:p>
        </w:tc>
        <w:tc>
          <w:tcPr>
            <w:tcW w:w="500" w:type="dxa"/>
            <w:vAlign w:val="center"/>
          </w:tcPr>
          <w:p w14:paraId="5E0013ED" w14:textId="77777777" w:rsidR="00C60D85" w:rsidRDefault="00000000">
            <w:pPr>
              <w:spacing w:after="0"/>
              <w:rPr>
                <w:ins w:id="15896" w:author="Sean de Noronha | DRG" w:date="2026-09-29T16:58:00Z" w16du:dateUtc="2026-09-29T14:58:00Z"/>
                <w:rFonts w:cs="Arial"/>
                <w:sz w:val="13"/>
                <w:szCs w:val="13"/>
              </w:rPr>
            </w:pPr>
            <w:ins w:id="15897" w:author="Sean de Noronha | DRG" w:date="2026-09-29T16:58:00Z" w16du:dateUtc="2026-09-29T14:58:00Z">
              <w:r>
                <w:rPr>
                  <w:rFonts w:cs="Arial"/>
                  <w:sz w:val="13"/>
                  <w:szCs w:val="13"/>
                </w:rPr>
                <w:t>T6</w:t>
              </w:r>
            </w:ins>
          </w:p>
        </w:tc>
        <w:tc>
          <w:tcPr>
            <w:tcW w:w="660" w:type="dxa"/>
            <w:vAlign w:val="center"/>
          </w:tcPr>
          <w:p w14:paraId="5E0013EE" w14:textId="77777777" w:rsidR="00C60D85" w:rsidRDefault="00000000">
            <w:pPr>
              <w:spacing w:after="0"/>
              <w:rPr>
                <w:ins w:id="15898" w:author="Sean de Noronha | DRG" w:date="2026-09-29T16:58:00Z" w16du:dateUtc="2026-09-29T14:58:00Z"/>
                <w:rFonts w:cs="Arial"/>
                <w:sz w:val="13"/>
                <w:szCs w:val="13"/>
              </w:rPr>
            </w:pPr>
            <w:ins w:id="15899" w:author="Sean de Noronha | DRG" w:date="2026-09-29T16:58:00Z" w16du:dateUtc="2026-09-29T14:58:00Z">
              <w:r>
                <w:rPr>
                  <w:rFonts w:cs="Arial"/>
                  <w:sz w:val="13"/>
                  <w:szCs w:val="13"/>
                </w:rPr>
                <w:t>3</w:t>
              </w:r>
            </w:ins>
          </w:p>
        </w:tc>
        <w:tc>
          <w:tcPr>
            <w:tcW w:w="1920" w:type="dxa"/>
            <w:vAlign w:val="center"/>
          </w:tcPr>
          <w:p w14:paraId="5E0013EF" w14:textId="77777777" w:rsidR="00C60D85" w:rsidRDefault="00000000">
            <w:pPr>
              <w:spacing w:after="0"/>
              <w:rPr>
                <w:ins w:id="15900" w:author="Sean de Noronha | DRG" w:date="2026-09-29T16:58:00Z" w16du:dateUtc="2026-09-29T14:58:00Z"/>
                <w:rFonts w:cs="Arial"/>
                <w:sz w:val="13"/>
                <w:szCs w:val="13"/>
              </w:rPr>
            </w:pPr>
            <w:ins w:id="15901" w:author="Sean de Noronha | DRG" w:date="2026-09-29T16:58:00Z" w16du:dateUtc="2026-09-29T14:58:00Z">
              <w:r>
                <w:rPr>
                  <w:rFonts w:cs="Arial"/>
                  <w:sz w:val="13"/>
                  <w:szCs w:val="13"/>
                </w:rPr>
                <w:t>CSST run with fittings, EHD 23</w:t>
              </w:r>
            </w:ins>
          </w:p>
        </w:tc>
        <w:tc>
          <w:tcPr>
            <w:tcW w:w="520" w:type="dxa"/>
            <w:vAlign w:val="center"/>
          </w:tcPr>
          <w:p w14:paraId="5E0013F0" w14:textId="77777777" w:rsidR="00C60D85" w:rsidRDefault="00000000">
            <w:pPr>
              <w:spacing w:after="0"/>
              <w:rPr>
                <w:ins w:id="15902" w:author="Sean de Noronha | DRG" w:date="2026-09-29T16:58:00Z" w16du:dateUtc="2026-09-29T14:58:00Z"/>
                <w:rFonts w:cs="Arial"/>
                <w:sz w:val="13"/>
                <w:szCs w:val="13"/>
              </w:rPr>
            </w:pPr>
            <w:ins w:id="15903" w:author="Sean de Noronha | DRG" w:date="2026-09-29T16:58:00Z" w16du:dateUtc="2026-09-29T14:58:00Z">
              <w:r>
                <w:rPr>
                  <w:rFonts w:cs="Arial"/>
                  <w:sz w:val="13"/>
                  <w:szCs w:val="13"/>
                </w:rPr>
                <w:t>He</w:t>
              </w:r>
            </w:ins>
          </w:p>
        </w:tc>
        <w:tc>
          <w:tcPr>
            <w:tcW w:w="900" w:type="dxa"/>
            <w:vAlign w:val="center"/>
          </w:tcPr>
          <w:p w14:paraId="5E0013F1" w14:textId="77777777" w:rsidR="00C60D85" w:rsidRDefault="00000000">
            <w:pPr>
              <w:spacing w:after="0"/>
              <w:rPr>
                <w:ins w:id="15904" w:author="Sean de Noronha | DRG" w:date="2026-09-29T16:58:00Z" w16du:dateUtc="2026-09-29T14:58:00Z"/>
                <w:rFonts w:cs="Arial"/>
                <w:sz w:val="13"/>
                <w:szCs w:val="13"/>
              </w:rPr>
            </w:pPr>
            <w:ins w:id="15905" w:author="Sean de Noronha | DRG" w:date="2026-09-29T16:58:00Z" w16du:dateUtc="2026-09-29T14:58:00Z">
              <w:r>
                <w:rPr>
                  <w:rFonts w:cs="Arial"/>
                  <w:sz w:val="13"/>
                  <w:szCs w:val="13"/>
                </w:rPr>
                <w:t>3,730</w:t>
              </w:r>
            </w:ins>
          </w:p>
        </w:tc>
        <w:tc>
          <w:tcPr>
            <w:tcW w:w="800" w:type="dxa"/>
            <w:vAlign w:val="center"/>
          </w:tcPr>
          <w:p w14:paraId="5E0013F2" w14:textId="77777777" w:rsidR="00C60D85" w:rsidRDefault="00000000">
            <w:pPr>
              <w:spacing w:after="0"/>
              <w:rPr>
                <w:ins w:id="15906" w:author="Sean de Noronha | DRG" w:date="2026-09-29T16:58:00Z" w16du:dateUtc="2026-09-29T14:58:00Z"/>
                <w:rFonts w:cs="Arial"/>
                <w:sz w:val="13"/>
                <w:szCs w:val="13"/>
              </w:rPr>
            </w:pPr>
            <w:ins w:id="15907" w:author="Sean de Noronha | DRG" w:date="2026-09-29T16:58:00Z" w16du:dateUtc="2026-09-29T14:58:00Z">
              <w:r>
                <w:rPr>
                  <w:rFonts w:cs="Arial"/>
                  <w:sz w:val="13"/>
                  <w:szCs w:val="13"/>
                </w:rPr>
                <w:t>–</w:t>
              </w:r>
            </w:ins>
          </w:p>
        </w:tc>
        <w:tc>
          <w:tcPr>
            <w:tcW w:w="880" w:type="dxa"/>
            <w:vAlign w:val="center"/>
          </w:tcPr>
          <w:p w14:paraId="5E0013F3" w14:textId="77777777" w:rsidR="00C60D85" w:rsidRDefault="00000000">
            <w:pPr>
              <w:spacing w:after="0"/>
              <w:rPr>
                <w:ins w:id="15908" w:author="Sean de Noronha | DRG" w:date="2026-09-29T16:58:00Z" w16du:dateUtc="2026-09-29T14:58:00Z"/>
                <w:rFonts w:cs="Arial"/>
                <w:sz w:val="13"/>
                <w:szCs w:val="13"/>
              </w:rPr>
            </w:pPr>
            <w:ins w:id="15909" w:author="Sean de Noronha | DRG" w:date="2026-09-29T16:58:00Z" w16du:dateUtc="2026-09-29T14:58:00Z">
              <w:r>
                <w:rPr>
                  <w:rFonts w:cs="Arial"/>
                  <w:sz w:val="13"/>
                  <w:szCs w:val="13"/>
                </w:rPr>
                <w:t>–</w:t>
              </w:r>
            </w:ins>
          </w:p>
        </w:tc>
        <w:tc>
          <w:tcPr>
            <w:tcW w:w="820" w:type="dxa"/>
            <w:vAlign w:val="center"/>
          </w:tcPr>
          <w:p w14:paraId="5E0013F4" w14:textId="77777777" w:rsidR="00C60D85" w:rsidRDefault="00000000">
            <w:pPr>
              <w:spacing w:after="0"/>
              <w:rPr>
                <w:ins w:id="15910" w:author="Sean de Noronha | DRG" w:date="2026-09-29T16:58:00Z" w16du:dateUtc="2026-09-29T14:58:00Z"/>
                <w:rFonts w:cs="Arial"/>
                <w:sz w:val="13"/>
                <w:szCs w:val="13"/>
              </w:rPr>
            </w:pPr>
            <w:ins w:id="15911" w:author="Sean de Noronha | DRG" w:date="2026-09-29T16:58:00Z" w16du:dateUtc="2026-09-29T14:58:00Z">
              <w:r>
                <w:rPr>
                  <w:rFonts w:cs="Arial"/>
                  <w:sz w:val="13"/>
                  <w:szCs w:val="13"/>
                </w:rPr>
                <w:t>–</w:t>
              </w:r>
            </w:ins>
          </w:p>
        </w:tc>
        <w:tc>
          <w:tcPr>
            <w:tcW w:w="1100" w:type="dxa"/>
            <w:vAlign w:val="center"/>
          </w:tcPr>
          <w:p w14:paraId="5E0013F5" w14:textId="77777777" w:rsidR="00C60D85" w:rsidRDefault="00000000">
            <w:pPr>
              <w:spacing w:after="0"/>
              <w:rPr>
                <w:ins w:id="15912" w:author="Sean de Noronha | DRG" w:date="2026-09-29T16:58:00Z" w16du:dateUtc="2026-09-29T14:58:00Z"/>
                <w:rFonts w:cs="Arial"/>
                <w:sz w:val="13"/>
                <w:szCs w:val="13"/>
              </w:rPr>
            </w:pPr>
            <w:ins w:id="15913" w:author="Sean de Noronha | DRG" w:date="2026-09-29T16:58:00Z" w16du:dateUtc="2026-09-29T14:58:00Z">
              <w:r>
                <w:rPr>
                  <w:rFonts w:cs="Arial"/>
                  <w:sz w:val="13"/>
                  <w:szCs w:val="13"/>
                </w:rPr>
                <w:t>432 (914)</w:t>
              </w:r>
            </w:ins>
          </w:p>
        </w:tc>
        <w:tc>
          <w:tcPr>
            <w:tcW w:w="700" w:type="dxa"/>
            <w:vAlign w:val="center"/>
          </w:tcPr>
          <w:p w14:paraId="5E0013F6" w14:textId="77777777" w:rsidR="00C60D85" w:rsidRDefault="00000000">
            <w:pPr>
              <w:spacing w:after="0"/>
              <w:rPr>
                <w:ins w:id="15914" w:author="Sean de Noronha | DRG" w:date="2026-09-29T16:58:00Z" w16du:dateUtc="2026-09-29T14:58:00Z"/>
                <w:rFonts w:cs="Arial"/>
                <w:sz w:val="13"/>
                <w:szCs w:val="13"/>
              </w:rPr>
            </w:pPr>
            <w:ins w:id="15915" w:author="Sean de Noronha | DRG" w:date="2026-09-29T16:58:00Z" w16du:dateUtc="2026-09-29T14:58:00Z">
              <w:r>
                <w:rPr>
                  <w:rFonts w:cs="Arial"/>
                  <w:sz w:val="13"/>
                  <w:szCs w:val="13"/>
                </w:rPr>
                <w:t>20.0</w:t>
              </w:r>
            </w:ins>
          </w:p>
        </w:tc>
      </w:tr>
      <w:tr w:rsidR="00C60D85" w14:paraId="73C5812E" w14:textId="77777777">
        <w:trPr>
          <w:jc w:val="center"/>
          <w:ins w:id="15916" w:author="Sean de Noronha | DRG" w:date="2026-09-29T16:58:00Z"/>
        </w:trPr>
        <w:tc>
          <w:tcPr>
            <w:tcW w:w="560" w:type="dxa"/>
            <w:vAlign w:val="center"/>
          </w:tcPr>
          <w:p w14:paraId="5E0013F7" w14:textId="77777777" w:rsidR="00C60D85" w:rsidRDefault="00000000">
            <w:pPr>
              <w:spacing w:after="0"/>
              <w:rPr>
                <w:ins w:id="15917" w:author="Sean de Noronha | DRG" w:date="2026-09-29T16:58:00Z" w16du:dateUtc="2026-09-29T14:58:00Z"/>
                <w:rFonts w:cs="Arial"/>
                <w:sz w:val="13"/>
                <w:szCs w:val="13"/>
              </w:rPr>
            </w:pPr>
            <w:ins w:id="15918" w:author="Sean de Noronha | DRG" w:date="2026-09-29T16:58:00Z" w16du:dateUtc="2026-09-29T14:58:00Z">
              <w:r>
                <w:rPr>
                  <w:rFonts w:cs="Arial"/>
                  <w:sz w:val="13"/>
                  <w:szCs w:val="13"/>
                </w:rPr>
                <w:t>416</w:t>
              </w:r>
            </w:ins>
          </w:p>
        </w:tc>
        <w:tc>
          <w:tcPr>
            <w:tcW w:w="500" w:type="dxa"/>
            <w:vAlign w:val="center"/>
          </w:tcPr>
          <w:p w14:paraId="5E0013F8" w14:textId="77777777" w:rsidR="00C60D85" w:rsidRDefault="00000000">
            <w:pPr>
              <w:spacing w:after="0"/>
              <w:rPr>
                <w:ins w:id="15919" w:author="Sean de Noronha | DRG" w:date="2026-09-29T16:58:00Z" w16du:dateUtc="2026-09-29T14:58:00Z"/>
                <w:rFonts w:cs="Arial"/>
                <w:sz w:val="13"/>
                <w:szCs w:val="13"/>
              </w:rPr>
            </w:pPr>
            <w:ins w:id="15920" w:author="Sean de Noronha | DRG" w:date="2026-09-29T16:58:00Z" w16du:dateUtc="2026-09-29T14:58:00Z">
              <w:r>
                <w:rPr>
                  <w:rFonts w:cs="Arial"/>
                  <w:sz w:val="13"/>
                  <w:szCs w:val="13"/>
                </w:rPr>
                <w:t>T6</w:t>
              </w:r>
            </w:ins>
          </w:p>
        </w:tc>
        <w:tc>
          <w:tcPr>
            <w:tcW w:w="660" w:type="dxa"/>
            <w:vAlign w:val="center"/>
          </w:tcPr>
          <w:p w14:paraId="5E0013F9" w14:textId="77777777" w:rsidR="00C60D85" w:rsidRDefault="00000000">
            <w:pPr>
              <w:spacing w:after="0"/>
              <w:rPr>
                <w:ins w:id="15921" w:author="Sean de Noronha | DRG" w:date="2026-09-29T16:58:00Z" w16du:dateUtc="2026-09-29T14:58:00Z"/>
                <w:rFonts w:cs="Arial"/>
                <w:sz w:val="13"/>
                <w:szCs w:val="13"/>
              </w:rPr>
            </w:pPr>
            <w:ins w:id="15922" w:author="Sean de Noronha | DRG" w:date="2026-09-29T16:58:00Z" w16du:dateUtc="2026-09-29T14:58:00Z">
              <w:r>
                <w:rPr>
                  <w:rFonts w:cs="Arial"/>
                  <w:sz w:val="13"/>
                  <w:szCs w:val="13"/>
                </w:rPr>
                <w:t>3</w:t>
              </w:r>
            </w:ins>
          </w:p>
        </w:tc>
        <w:tc>
          <w:tcPr>
            <w:tcW w:w="1920" w:type="dxa"/>
            <w:vAlign w:val="center"/>
          </w:tcPr>
          <w:p w14:paraId="5E0013FA" w14:textId="77777777" w:rsidR="00C60D85" w:rsidRDefault="00000000">
            <w:pPr>
              <w:spacing w:after="0"/>
              <w:rPr>
                <w:ins w:id="15923" w:author="Sean de Noronha | DRG" w:date="2026-09-29T16:58:00Z" w16du:dateUtc="2026-09-29T14:58:00Z"/>
                <w:rFonts w:cs="Arial"/>
                <w:sz w:val="13"/>
                <w:szCs w:val="13"/>
              </w:rPr>
            </w:pPr>
            <w:ins w:id="15924" w:author="Sean de Noronha | DRG" w:date="2026-09-29T16:58:00Z" w16du:dateUtc="2026-09-29T14:58:00Z">
              <w:r>
                <w:rPr>
                  <w:rFonts w:cs="Arial"/>
                  <w:sz w:val="13"/>
                  <w:szCs w:val="13"/>
                </w:rPr>
                <w:t>CSST run with fittings, EHD 23</w:t>
              </w:r>
            </w:ins>
          </w:p>
        </w:tc>
        <w:tc>
          <w:tcPr>
            <w:tcW w:w="520" w:type="dxa"/>
            <w:vAlign w:val="center"/>
          </w:tcPr>
          <w:p w14:paraId="5E0013FB" w14:textId="77777777" w:rsidR="00C60D85" w:rsidRDefault="00000000">
            <w:pPr>
              <w:spacing w:after="0"/>
              <w:rPr>
                <w:ins w:id="15925" w:author="Sean de Noronha | DRG" w:date="2026-09-29T16:58:00Z" w16du:dateUtc="2026-09-29T14:58:00Z"/>
                <w:rFonts w:cs="Arial"/>
                <w:sz w:val="13"/>
                <w:szCs w:val="13"/>
              </w:rPr>
            </w:pPr>
            <w:ins w:id="15926" w:author="Sean de Noronha | DRG" w:date="2026-09-29T16:58:00Z" w16du:dateUtc="2026-09-29T14:58:00Z">
              <w:r>
                <w:rPr>
                  <w:rFonts w:cs="Arial"/>
                  <w:sz w:val="13"/>
                  <w:szCs w:val="13"/>
                </w:rPr>
                <w:t>He</w:t>
              </w:r>
            </w:ins>
          </w:p>
        </w:tc>
        <w:tc>
          <w:tcPr>
            <w:tcW w:w="900" w:type="dxa"/>
            <w:vAlign w:val="center"/>
          </w:tcPr>
          <w:p w14:paraId="5E0013FC" w14:textId="77777777" w:rsidR="00C60D85" w:rsidRDefault="00000000">
            <w:pPr>
              <w:spacing w:after="0"/>
              <w:rPr>
                <w:ins w:id="15927" w:author="Sean de Noronha | DRG" w:date="2026-09-29T16:58:00Z" w16du:dateUtc="2026-09-29T14:58:00Z"/>
                <w:rFonts w:cs="Arial"/>
                <w:sz w:val="13"/>
                <w:szCs w:val="13"/>
              </w:rPr>
            </w:pPr>
            <w:ins w:id="15928" w:author="Sean de Noronha | DRG" w:date="2026-09-29T16:58:00Z" w16du:dateUtc="2026-09-29T14:58:00Z">
              <w:r>
                <w:rPr>
                  <w:rFonts w:cs="Arial"/>
                  <w:sz w:val="13"/>
                  <w:szCs w:val="13"/>
                </w:rPr>
                <w:t>7,460</w:t>
              </w:r>
            </w:ins>
          </w:p>
        </w:tc>
        <w:tc>
          <w:tcPr>
            <w:tcW w:w="800" w:type="dxa"/>
            <w:vAlign w:val="center"/>
          </w:tcPr>
          <w:p w14:paraId="5E0013FD" w14:textId="77777777" w:rsidR="00C60D85" w:rsidRDefault="00000000">
            <w:pPr>
              <w:spacing w:after="0"/>
              <w:rPr>
                <w:ins w:id="15929" w:author="Sean de Noronha | DRG" w:date="2026-09-29T16:58:00Z" w16du:dateUtc="2026-09-29T14:58:00Z"/>
                <w:rFonts w:cs="Arial"/>
                <w:sz w:val="13"/>
                <w:szCs w:val="13"/>
              </w:rPr>
            </w:pPr>
            <w:ins w:id="15930" w:author="Sean de Noronha | DRG" w:date="2026-09-29T16:58:00Z" w16du:dateUtc="2026-09-29T14:58:00Z">
              <w:r>
                <w:rPr>
                  <w:rFonts w:cs="Arial"/>
                  <w:sz w:val="13"/>
                  <w:szCs w:val="13"/>
                </w:rPr>
                <w:t>–</w:t>
              </w:r>
            </w:ins>
          </w:p>
        </w:tc>
        <w:tc>
          <w:tcPr>
            <w:tcW w:w="880" w:type="dxa"/>
            <w:vAlign w:val="center"/>
          </w:tcPr>
          <w:p w14:paraId="5E0013FE" w14:textId="77777777" w:rsidR="00C60D85" w:rsidRDefault="00000000">
            <w:pPr>
              <w:spacing w:after="0"/>
              <w:rPr>
                <w:ins w:id="15931" w:author="Sean de Noronha | DRG" w:date="2026-09-29T16:58:00Z" w16du:dateUtc="2026-09-29T14:58:00Z"/>
                <w:rFonts w:cs="Arial"/>
                <w:sz w:val="13"/>
                <w:szCs w:val="13"/>
              </w:rPr>
            </w:pPr>
            <w:ins w:id="15932" w:author="Sean de Noronha | DRG" w:date="2026-09-29T16:58:00Z" w16du:dateUtc="2026-09-29T14:58:00Z">
              <w:r>
                <w:rPr>
                  <w:rFonts w:cs="Arial"/>
                  <w:sz w:val="13"/>
                  <w:szCs w:val="13"/>
                </w:rPr>
                <w:t>–</w:t>
              </w:r>
            </w:ins>
          </w:p>
        </w:tc>
        <w:tc>
          <w:tcPr>
            <w:tcW w:w="820" w:type="dxa"/>
            <w:vAlign w:val="center"/>
          </w:tcPr>
          <w:p w14:paraId="5E0013FF" w14:textId="77777777" w:rsidR="00C60D85" w:rsidRDefault="00000000">
            <w:pPr>
              <w:spacing w:after="0"/>
              <w:rPr>
                <w:ins w:id="15933" w:author="Sean de Noronha | DRG" w:date="2026-09-29T16:58:00Z" w16du:dateUtc="2026-09-29T14:58:00Z"/>
                <w:rFonts w:cs="Arial"/>
                <w:sz w:val="13"/>
                <w:szCs w:val="13"/>
              </w:rPr>
            </w:pPr>
            <w:ins w:id="15934" w:author="Sean de Noronha | DRG" w:date="2026-09-29T16:58:00Z" w16du:dateUtc="2026-09-29T14:58:00Z">
              <w:r>
                <w:rPr>
                  <w:rFonts w:cs="Arial"/>
                  <w:sz w:val="13"/>
                  <w:szCs w:val="13"/>
                </w:rPr>
                <w:t>–</w:t>
              </w:r>
            </w:ins>
          </w:p>
        </w:tc>
        <w:tc>
          <w:tcPr>
            <w:tcW w:w="1100" w:type="dxa"/>
            <w:vAlign w:val="center"/>
          </w:tcPr>
          <w:p w14:paraId="5E001400" w14:textId="77777777" w:rsidR="00C60D85" w:rsidRDefault="00000000">
            <w:pPr>
              <w:spacing w:after="0"/>
              <w:rPr>
                <w:ins w:id="15935" w:author="Sean de Noronha | DRG" w:date="2026-09-29T16:58:00Z" w16du:dateUtc="2026-09-29T14:58:00Z"/>
                <w:rFonts w:cs="Arial"/>
                <w:sz w:val="13"/>
                <w:szCs w:val="13"/>
              </w:rPr>
            </w:pPr>
            <w:ins w:id="15936" w:author="Sean de Noronha | DRG" w:date="2026-09-29T16:58:00Z" w16du:dateUtc="2026-09-29T14:58:00Z">
              <w:r>
                <w:rPr>
                  <w:rFonts w:cs="Arial"/>
                  <w:sz w:val="13"/>
                  <w:szCs w:val="13"/>
                </w:rPr>
                <w:t>863 (1,830)</w:t>
              </w:r>
            </w:ins>
          </w:p>
        </w:tc>
        <w:tc>
          <w:tcPr>
            <w:tcW w:w="700" w:type="dxa"/>
            <w:vAlign w:val="center"/>
          </w:tcPr>
          <w:p w14:paraId="5E001401" w14:textId="77777777" w:rsidR="00C60D85" w:rsidRDefault="00000000">
            <w:pPr>
              <w:spacing w:after="0"/>
              <w:rPr>
                <w:ins w:id="15937" w:author="Sean de Noronha | DRG" w:date="2026-09-29T16:58:00Z" w16du:dateUtc="2026-09-29T14:58:00Z"/>
                <w:rFonts w:cs="Arial"/>
                <w:sz w:val="13"/>
                <w:szCs w:val="13"/>
              </w:rPr>
            </w:pPr>
            <w:ins w:id="15938" w:author="Sean de Noronha | DRG" w:date="2026-09-29T16:58:00Z" w16du:dateUtc="2026-09-29T14:58:00Z">
              <w:r>
                <w:rPr>
                  <w:rFonts w:cs="Arial"/>
                  <w:sz w:val="13"/>
                  <w:szCs w:val="13"/>
                </w:rPr>
                <w:t>40.0</w:t>
              </w:r>
            </w:ins>
          </w:p>
        </w:tc>
      </w:tr>
      <w:tr w:rsidR="00C60D85" w14:paraId="7AF9B4CC" w14:textId="77777777">
        <w:trPr>
          <w:jc w:val="center"/>
          <w:ins w:id="15939" w:author="Sean de Noronha | DRG" w:date="2026-09-29T16:58:00Z"/>
        </w:trPr>
        <w:tc>
          <w:tcPr>
            <w:tcW w:w="560" w:type="dxa"/>
            <w:vAlign w:val="center"/>
          </w:tcPr>
          <w:p w14:paraId="5E001402" w14:textId="77777777" w:rsidR="00C60D85" w:rsidRDefault="00000000">
            <w:pPr>
              <w:spacing w:after="0"/>
              <w:rPr>
                <w:ins w:id="15940" w:author="Sean de Noronha | DRG" w:date="2026-09-29T16:58:00Z" w16du:dateUtc="2026-09-29T14:58:00Z"/>
                <w:rFonts w:cs="Arial"/>
                <w:sz w:val="13"/>
                <w:szCs w:val="13"/>
              </w:rPr>
            </w:pPr>
            <w:ins w:id="15941" w:author="Sean de Noronha | DRG" w:date="2026-09-29T16:58:00Z" w16du:dateUtc="2026-09-29T14:58:00Z">
              <w:r>
                <w:rPr>
                  <w:rFonts w:cs="Arial"/>
                  <w:sz w:val="13"/>
                  <w:szCs w:val="13"/>
                </w:rPr>
                <w:t>417</w:t>
              </w:r>
            </w:ins>
          </w:p>
        </w:tc>
        <w:tc>
          <w:tcPr>
            <w:tcW w:w="500" w:type="dxa"/>
            <w:vAlign w:val="center"/>
          </w:tcPr>
          <w:p w14:paraId="5E001403" w14:textId="77777777" w:rsidR="00C60D85" w:rsidRDefault="00000000">
            <w:pPr>
              <w:spacing w:after="0"/>
              <w:rPr>
                <w:ins w:id="15942" w:author="Sean de Noronha | DRG" w:date="2026-09-29T16:58:00Z" w16du:dateUtc="2026-09-29T14:58:00Z"/>
                <w:rFonts w:cs="Arial"/>
                <w:sz w:val="13"/>
                <w:szCs w:val="13"/>
              </w:rPr>
            </w:pPr>
            <w:ins w:id="15943" w:author="Sean de Noronha | DRG" w:date="2026-09-29T16:58:00Z" w16du:dateUtc="2026-09-29T14:58:00Z">
              <w:r>
                <w:rPr>
                  <w:rFonts w:cs="Arial"/>
                  <w:sz w:val="13"/>
                  <w:szCs w:val="13"/>
                </w:rPr>
                <w:t>T6</w:t>
              </w:r>
            </w:ins>
          </w:p>
        </w:tc>
        <w:tc>
          <w:tcPr>
            <w:tcW w:w="660" w:type="dxa"/>
            <w:vAlign w:val="center"/>
          </w:tcPr>
          <w:p w14:paraId="5E001404" w14:textId="77777777" w:rsidR="00C60D85" w:rsidRDefault="00000000">
            <w:pPr>
              <w:spacing w:after="0"/>
              <w:rPr>
                <w:ins w:id="15944" w:author="Sean de Noronha | DRG" w:date="2026-09-29T16:58:00Z" w16du:dateUtc="2026-09-29T14:58:00Z"/>
                <w:rFonts w:cs="Arial"/>
                <w:sz w:val="13"/>
                <w:szCs w:val="13"/>
              </w:rPr>
            </w:pPr>
            <w:ins w:id="15945" w:author="Sean de Noronha | DRG" w:date="2026-09-29T16:58:00Z" w16du:dateUtc="2026-09-29T14:58:00Z">
              <w:r>
                <w:rPr>
                  <w:rFonts w:cs="Arial"/>
                  <w:sz w:val="13"/>
                  <w:szCs w:val="13"/>
                </w:rPr>
                <w:t>3</w:t>
              </w:r>
            </w:ins>
          </w:p>
        </w:tc>
        <w:tc>
          <w:tcPr>
            <w:tcW w:w="1920" w:type="dxa"/>
            <w:vAlign w:val="center"/>
          </w:tcPr>
          <w:p w14:paraId="5E001405" w14:textId="77777777" w:rsidR="00C60D85" w:rsidRDefault="00000000">
            <w:pPr>
              <w:spacing w:after="0"/>
              <w:rPr>
                <w:ins w:id="15946" w:author="Sean de Noronha | DRG" w:date="2026-09-29T16:58:00Z" w16du:dateUtc="2026-09-29T14:58:00Z"/>
                <w:rFonts w:cs="Arial"/>
                <w:sz w:val="13"/>
                <w:szCs w:val="13"/>
              </w:rPr>
            </w:pPr>
            <w:ins w:id="15947" w:author="Sean de Noronha | DRG" w:date="2026-09-29T16:58:00Z" w16du:dateUtc="2026-09-29T14:58:00Z">
              <w:r>
                <w:rPr>
                  <w:rFonts w:cs="Arial"/>
                  <w:sz w:val="13"/>
                  <w:szCs w:val="13"/>
                </w:rPr>
                <w:t>CSST run with fittings, EHD 23</w:t>
              </w:r>
            </w:ins>
          </w:p>
        </w:tc>
        <w:tc>
          <w:tcPr>
            <w:tcW w:w="520" w:type="dxa"/>
            <w:vAlign w:val="center"/>
          </w:tcPr>
          <w:p w14:paraId="5E001406" w14:textId="77777777" w:rsidR="00C60D85" w:rsidRDefault="00000000">
            <w:pPr>
              <w:spacing w:after="0"/>
              <w:rPr>
                <w:ins w:id="15948" w:author="Sean de Noronha | DRG" w:date="2026-09-29T16:58:00Z" w16du:dateUtc="2026-09-29T14:58:00Z"/>
                <w:rFonts w:cs="Arial"/>
                <w:sz w:val="13"/>
                <w:szCs w:val="13"/>
              </w:rPr>
            </w:pPr>
            <w:ins w:id="15949" w:author="Sean de Noronha | DRG" w:date="2026-09-29T16:58:00Z" w16du:dateUtc="2026-09-29T14:58:00Z">
              <w:r>
                <w:rPr>
                  <w:rFonts w:cs="Arial"/>
                  <w:sz w:val="13"/>
                  <w:szCs w:val="13"/>
                </w:rPr>
                <w:t>He</w:t>
              </w:r>
            </w:ins>
          </w:p>
        </w:tc>
        <w:tc>
          <w:tcPr>
            <w:tcW w:w="900" w:type="dxa"/>
            <w:vAlign w:val="center"/>
          </w:tcPr>
          <w:p w14:paraId="5E001407" w14:textId="77777777" w:rsidR="00C60D85" w:rsidRDefault="00000000">
            <w:pPr>
              <w:spacing w:after="0"/>
              <w:rPr>
                <w:ins w:id="15950" w:author="Sean de Noronha | DRG" w:date="2026-09-29T16:58:00Z" w16du:dateUtc="2026-09-29T14:58:00Z"/>
                <w:rFonts w:cs="Arial"/>
                <w:sz w:val="13"/>
                <w:szCs w:val="13"/>
              </w:rPr>
            </w:pPr>
            <w:ins w:id="15951" w:author="Sean de Noronha | DRG" w:date="2026-09-29T16:58:00Z" w16du:dateUtc="2026-09-29T14:58:00Z">
              <w:r>
                <w:rPr>
                  <w:rFonts w:cs="Arial"/>
                  <w:sz w:val="13"/>
                  <w:szCs w:val="13"/>
                </w:rPr>
                <w:t>11,200</w:t>
              </w:r>
            </w:ins>
          </w:p>
        </w:tc>
        <w:tc>
          <w:tcPr>
            <w:tcW w:w="800" w:type="dxa"/>
            <w:vAlign w:val="center"/>
          </w:tcPr>
          <w:p w14:paraId="5E001408" w14:textId="77777777" w:rsidR="00C60D85" w:rsidRDefault="00000000">
            <w:pPr>
              <w:spacing w:after="0"/>
              <w:rPr>
                <w:ins w:id="15952" w:author="Sean de Noronha | DRG" w:date="2026-09-29T16:58:00Z" w16du:dateUtc="2026-09-29T14:58:00Z"/>
                <w:rFonts w:cs="Arial"/>
                <w:sz w:val="13"/>
                <w:szCs w:val="13"/>
              </w:rPr>
            </w:pPr>
            <w:ins w:id="15953" w:author="Sean de Noronha | DRG" w:date="2026-09-29T16:58:00Z" w16du:dateUtc="2026-09-29T14:58:00Z">
              <w:r>
                <w:rPr>
                  <w:rFonts w:cs="Arial"/>
                  <w:sz w:val="13"/>
                  <w:szCs w:val="13"/>
                </w:rPr>
                <w:t>–</w:t>
              </w:r>
            </w:ins>
          </w:p>
        </w:tc>
        <w:tc>
          <w:tcPr>
            <w:tcW w:w="880" w:type="dxa"/>
            <w:vAlign w:val="center"/>
          </w:tcPr>
          <w:p w14:paraId="5E001409" w14:textId="77777777" w:rsidR="00C60D85" w:rsidRDefault="00000000">
            <w:pPr>
              <w:spacing w:after="0"/>
              <w:rPr>
                <w:ins w:id="15954" w:author="Sean de Noronha | DRG" w:date="2026-09-29T16:58:00Z" w16du:dateUtc="2026-09-29T14:58:00Z"/>
                <w:rFonts w:cs="Arial"/>
                <w:sz w:val="13"/>
                <w:szCs w:val="13"/>
              </w:rPr>
            </w:pPr>
            <w:ins w:id="15955" w:author="Sean de Noronha | DRG" w:date="2026-09-29T16:58:00Z" w16du:dateUtc="2026-09-29T14:58:00Z">
              <w:r>
                <w:rPr>
                  <w:rFonts w:cs="Arial"/>
                  <w:sz w:val="13"/>
                  <w:szCs w:val="13"/>
                </w:rPr>
                <w:t>–</w:t>
              </w:r>
            </w:ins>
          </w:p>
        </w:tc>
        <w:tc>
          <w:tcPr>
            <w:tcW w:w="820" w:type="dxa"/>
            <w:vAlign w:val="center"/>
          </w:tcPr>
          <w:p w14:paraId="5E00140A" w14:textId="77777777" w:rsidR="00C60D85" w:rsidRDefault="00000000">
            <w:pPr>
              <w:spacing w:after="0"/>
              <w:rPr>
                <w:ins w:id="15956" w:author="Sean de Noronha | DRG" w:date="2026-09-29T16:58:00Z" w16du:dateUtc="2026-09-29T14:58:00Z"/>
                <w:rFonts w:cs="Arial"/>
                <w:sz w:val="13"/>
                <w:szCs w:val="13"/>
              </w:rPr>
            </w:pPr>
            <w:ins w:id="15957" w:author="Sean de Noronha | DRG" w:date="2026-09-29T16:58:00Z" w16du:dateUtc="2026-09-29T14:58:00Z">
              <w:r>
                <w:rPr>
                  <w:rFonts w:cs="Arial"/>
                  <w:sz w:val="13"/>
                  <w:szCs w:val="13"/>
                </w:rPr>
                <w:t>–</w:t>
              </w:r>
            </w:ins>
          </w:p>
        </w:tc>
        <w:tc>
          <w:tcPr>
            <w:tcW w:w="1100" w:type="dxa"/>
            <w:vAlign w:val="center"/>
          </w:tcPr>
          <w:p w14:paraId="5E00140B" w14:textId="77777777" w:rsidR="00C60D85" w:rsidRDefault="00000000">
            <w:pPr>
              <w:spacing w:after="0"/>
              <w:rPr>
                <w:ins w:id="15958" w:author="Sean de Noronha | DRG" w:date="2026-09-29T16:58:00Z" w16du:dateUtc="2026-09-29T14:58:00Z"/>
                <w:rFonts w:cs="Arial"/>
                <w:sz w:val="13"/>
                <w:szCs w:val="13"/>
              </w:rPr>
            </w:pPr>
            <w:ins w:id="15959" w:author="Sean de Noronha | DRG" w:date="2026-09-29T16:58:00Z" w16du:dateUtc="2026-09-29T14:58:00Z">
              <w:r>
                <w:rPr>
                  <w:rFonts w:cs="Arial"/>
                  <w:sz w:val="13"/>
                  <w:szCs w:val="13"/>
                </w:rPr>
                <w:t>1,290 (2,740)</w:t>
              </w:r>
            </w:ins>
          </w:p>
        </w:tc>
        <w:tc>
          <w:tcPr>
            <w:tcW w:w="700" w:type="dxa"/>
            <w:vAlign w:val="center"/>
          </w:tcPr>
          <w:p w14:paraId="5E00140C" w14:textId="77777777" w:rsidR="00C60D85" w:rsidRDefault="00000000">
            <w:pPr>
              <w:spacing w:after="0"/>
              <w:rPr>
                <w:ins w:id="15960" w:author="Sean de Noronha | DRG" w:date="2026-09-29T16:58:00Z" w16du:dateUtc="2026-09-29T14:58:00Z"/>
                <w:rFonts w:cs="Arial"/>
                <w:sz w:val="13"/>
                <w:szCs w:val="13"/>
              </w:rPr>
            </w:pPr>
            <w:ins w:id="15961" w:author="Sean de Noronha | DRG" w:date="2026-09-29T16:58:00Z" w16du:dateUtc="2026-09-29T14:58:00Z">
              <w:r>
                <w:rPr>
                  <w:rFonts w:cs="Arial"/>
                  <w:sz w:val="13"/>
                  <w:szCs w:val="13"/>
                </w:rPr>
                <w:t>60.0</w:t>
              </w:r>
            </w:ins>
          </w:p>
        </w:tc>
      </w:tr>
      <w:tr w:rsidR="00C60D85" w14:paraId="5899F64F" w14:textId="77777777">
        <w:trPr>
          <w:jc w:val="center"/>
          <w:ins w:id="15962" w:author="Sean de Noronha | DRG" w:date="2026-09-29T16:58:00Z"/>
        </w:trPr>
        <w:tc>
          <w:tcPr>
            <w:tcW w:w="560" w:type="dxa"/>
            <w:vAlign w:val="center"/>
          </w:tcPr>
          <w:p w14:paraId="5E00140D" w14:textId="77777777" w:rsidR="00C60D85" w:rsidRDefault="00000000">
            <w:pPr>
              <w:spacing w:after="0"/>
              <w:rPr>
                <w:ins w:id="15963" w:author="Sean de Noronha | DRG" w:date="2026-09-29T16:58:00Z" w16du:dateUtc="2026-09-29T14:58:00Z"/>
                <w:rFonts w:cs="Arial"/>
                <w:sz w:val="13"/>
                <w:szCs w:val="13"/>
              </w:rPr>
            </w:pPr>
            <w:ins w:id="15964" w:author="Sean de Noronha | DRG" w:date="2026-09-29T16:58:00Z" w16du:dateUtc="2026-09-29T14:58:00Z">
              <w:r>
                <w:rPr>
                  <w:rFonts w:cs="Arial"/>
                  <w:sz w:val="13"/>
                  <w:szCs w:val="13"/>
                </w:rPr>
                <w:t>418</w:t>
              </w:r>
            </w:ins>
          </w:p>
        </w:tc>
        <w:tc>
          <w:tcPr>
            <w:tcW w:w="500" w:type="dxa"/>
            <w:vAlign w:val="center"/>
          </w:tcPr>
          <w:p w14:paraId="5E00140E" w14:textId="77777777" w:rsidR="00C60D85" w:rsidRDefault="00000000">
            <w:pPr>
              <w:spacing w:after="0"/>
              <w:rPr>
                <w:ins w:id="15965" w:author="Sean de Noronha | DRG" w:date="2026-09-29T16:58:00Z" w16du:dateUtc="2026-09-29T14:58:00Z"/>
                <w:rFonts w:cs="Arial"/>
                <w:sz w:val="13"/>
                <w:szCs w:val="13"/>
              </w:rPr>
            </w:pPr>
            <w:ins w:id="15966" w:author="Sean de Noronha | DRG" w:date="2026-09-29T16:58:00Z" w16du:dateUtc="2026-09-29T14:58:00Z">
              <w:r>
                <w:rPr>
                  <w:rFonts w:cs="Arial"/>
                  <w:sz w:val="13"/>
                  <w:szCs w:val="13"/>
                </w:rPr>
                <w:t>T6</w:t>
              </w:r>
            </w:ins>
          </w:p>
        </w:tc>
        <w:tc>
          <w:tcPr>
            <w:tcW w:w="660" w:type="dxa"/>
            <w:vAlign w:val="center"/>
          </w:tcPr>
          <w:p w14:paraId="5E00140F" w14:textId="77777777" w:rsidR="00C60D85" w:rsidRDefault="00000000">
            <w:pPr>
              <w:spacing w:after="0"/>
              <w:rPr>
                <w:ins w:id="15967" w:author="Sean de Noronha | DRG" w:date="2026-09-29T16:58:00Z" w16du:dateUtc="2026-09-29T14:58:00Z"/>
                <w:rFonts w:cs="Arial"/>
                <w:sz w:val="13"/>
                <w:szCs w:val="13"/>
              </w:rPr>
            </w:pPr>
            <w:ins w:id="15968" w:author="Sean de Noronha | DRG" w:date="2026-09-29T16:58:00Z" w16du:dateUtc="2026-09-29T14:58:00Z">
              <w:r>
                <w:rPr>
                  <w:rFonts w:cs="Arial"/>
                  <w:sz w:val="13"/>
                  <w:szCs w:val="13"/>
                </w:rPr>
                <w:t>3</w:t>
              </w:r>
            </w:ins>
          </w:p>
        </w:tc>
        <w:tc>
          <w:tcPr>
            <w:tcW w:w="1920" w:type="dxa"/>
            <w:vAlign w:val="center"/>
          </w:tcPr>
          <w:p w14:paraId="5E001410" w14:textId="77777777" w:rsidR="00C60D85" w:rsidRDefault="00000000">
            <w:pPr>
              <w:spacing w:after="0"/>
              <w:rPr>
                <w:ins w:id="15969" w:author="Sean de Noronha | DRG" w:date="2026-09-29T16:58:00Z" w16du:dateUtc="2026-09-29T14:58:00Z"/>
                <w:rFonts w:cs="Arial"/>
                <w:sz w:val="13"/>
                <w:szCs w:val="13"/>
              </w:rPr>
            </w:pPr>
            <w:ins w:id="15970" w:author="Sean de Noronha | DRG" w:date="2026-09-29T16:58:00Z" w16du:dateUtc="2026-09-29T14:58:00Z">
              <w:r>
                <w:rPr>
                  <w:rFonts w:cs="Arial"/>
                  <w:sz w:val="13"/>
                  <w:szCs w:val="13"/>
                </w:rPr>
                <w:t>CSST run with fittings, EHD 23</w:t>
              </w:r>
            </w:ins>
          </w:p>
        </w:tc>
        <w:tc>
          <w:tcPr>
            <w:tcW w:w="520" w:type="dxa"/>
            <w:vAlign w:val="center"/>
          </w:tcPr>
          <w:p w14:paraId="5E001411" w14:textId="77777777" w:rsidR="00C60D85" w:rsidRDefault="00000000">
            <w:pPr>
              <w:spacing w:after="0"/>
              <w:rPr>
                <w:ins w:id="15971" w:author="Sean de Noronha | DRG" w:date="2026-09-29T16:58:00Z" w16du:dateUtc="2026-09-29T14:58:00Z"/>
                <w:rFonts w:cs="Arial"/>
                <w:sz w:val="13"/>
                <w:szCs w:val="13"/>
              </w:rPr>
            </w:pPr>
            <w:ins w:id="15972" w:author="Sean de Noronha | DRG" w:date="2026-09-29T16:58:00Z" w16du:dateUtc="2026-09-29T14:58:00Z">
              <w:r>
                <w:rPr>
                  <w:rFonts w:cs="Arial"/>
                  <w:sz w:val="13"/>
                  <w:szCs w:val="13"/>
                </w:rPr>
                <w:t>He</w:t>
              </w:r>
            </w:ins>
          </w:p>
        </w:tc>
        <w:tc>
          <w:tcPr>
            <w:tcW w:w="900" w:type="dxa"/>
            <w:vAlign w:val="center"/>
          </w:tcPr>
          <w:p w14:paraId="5E001412" w14:textId="77777777" w:rsidR="00C60D85" w:rsidRDefault="00000000">
            <w:pPr>
              <w:spacing w:after="0"/>
              <w:rPr>
                <w:ins w:id="15973" w:author="Sean de Noronha | DRG" w:date="2026-09-29T16:58:00Z" w16du:dateUtc="2026-09-29T14:58:00Z"/>
                <w:rFonts w:cs="Arial"/>
                <w:sz w:val="13"/>
                <w:szCs w:val="13"/>
              </w:rPr>
            </w:pPr>
            <w:ins w:id="15974" w:author="Sean de Noronha | DRG" w:date="2026-09-29T16:58:00Z" w16du:dateUtc="2026-09-29T14:58:00Z">
              <w:r>
                <w:rPr>
                  <w:rFonts w:cs="Arial"/>
                  <w:sz w:val="13"/>
                  <w:szCs w:val="13"/>
                </w:rPr>
                <w:t>14,900</w:t>
              </w:r>
            </w:ins>
          </w:p>
        </w:tc>
        <w:tc>
          <w:tcPr>
            <w:tcW w:w="800" w:type="dxa"/>
            <w:vAlign w:val="center"/>
          </w:tcPr>
          <w:p w14:paraId="5E001413" w14:textId="77777777" w:rsidR="00C60D85" w:rsidRDefault="00000000">
            <w:pPr>
              <w:spacing w:after="0"/>
              <w:rPr>
                <w:ins w:id="15975" w:author="Sean de Noronha | DRG" w:date="2026-09-29T16:58:00Z" w16du:dateUtc="2026-09-29T14:58:00Z"/>
                <w:rFonts w:cs="Arial"/>
                <w:sz w:val="13"/>
                <w:szCs w:val="13"/>
              </w:rPr>
            </w:pPr>
            <w:ins w:id="15976" w:author="Sean de Noronha | DRG" w:date="2026-09-29T16:58:00Z" w16du:dateUtc="2026-09-29T14:58:00Z">
              <w:r>
                <w:rPr>
                  <w:rFonts w:cs="Arial"/>
                  <w:sz w:val="13"/>
                  <w:szCs w:val="13"/>
                </w:rPr>
                <w:t>–</w:t>
              </w:r>
            </w:ins>
          </w:p>
        </w:tc>
        <w:tc>
          <w:tcPr>
            <w:tcW w:w="880" w:type="dxa"/>
            <w:vAlign w:val="center"/>
          </w:tcPr>
          <w:p w14:paraId="5E001414" w14:textId="77777777" w:rsidR="00C60D85" w:rsidRDefault="00000000">
            <w:pPr>
              <w:spacing w:after="0"/>
              <w:rPr>
                <w:ins w:id="15977" w:author="Sean de Noronha | DRG" w:date="2026-09-29T16:58:00Z" w16du:dateUtc="2026-09-29T14:58:00Z"/>
                <w:rFonts w:cs="Arial"/>
                <w:sz w:val="13"/>
                <w:szCs w:val="13"/>
              </w:rPr>
            </w:pPr>
            <w:ins w:id="15978" w:author="Sean de Noronha | DRG" w:date="2026-09-29T16:58:00Z" w16du:dateUtc="2026-09-29T14:58:00Z">
              <w:r>
                <w:rPr>
                  <w:rFonts w:cs="Arial"/>
                  <w:sz w:val="13"/>
                  <w:szCs w:val="13"/>
                </w:rPr>
                <w:t>–</w:t>
              </w:r>
            </w:ins>
          </w:p>
        </w:tc>
        <w:tc>
          <w:tcPr>
            <w:tcW w:w="820" w:type="dxa"/>
            <w:vAlign w:val="center"/>
          </w:tcPr>
          <w:p w14:paraId="5E001415" w14:textId="77777777" w:rsidR="00C60D85" w:rsidRDefault="00000000">
            <w:pPr>
              <w:spacing w:after="0"/>
              <w:rPr>
                <w:ins w:id="15979" w:author="Sean de Noronha | DRG" w:date="2026-09-29T16:58:00Z" w16du:dateUtc="2026-09-29T14:58:00Z"/>
                <w:rFonts w:cs="Arial"/>
                <w:sz w:val="13"/>
                <w:szCs w:val="13"/>
              </w:rPr>
            </w:pPr>
            <w:ins w:id="15980" w:author="Sean de Noronha | DRG" w:date="2026-09-29T16:58:00Z" w16du:dateUtc="2026-09-29T14:58:00Z">
              <w:r>
                <w:rPr>
                  <w:rFonts w:cs="Arial"/>
                  <w:sz w:val="13"/>
                  <w:szCs w:val="13"/>
                </w:rPr>
                <w:t>–</w:t>
              </w:r>
            </w:ins>
          </w:p>
        </w:tc>
        <w:tc>
          <w:tcPr>
            <w:tcW w:w="1100" w:type="dxa"/>
            <w:vAlign w:val="center"/>
          </w:tcPr>
          <w:p w14:paraId="5E001416" w14:textId="77777777" w:rsidR="00C60D85" w:rsidRDefault="00000000">
            <w:pPr>
              <w:spacing w:after="0"/>
              <w:rPr>
                <w:ins w:id="15981" w:author="Sean de Noronha | DRG" w:date="2026-09-29T16:58:00Z" w16du:dateUtc="2026-09-29T14:58:00Z"/>
                <w:rFonts w:cs="Arial"/>
                <w:sz w:val="13"/>
                <w:szCs w:val="13"/>
              </w:rPr>
            </w:pPr>
            <w:ins w:id="15982" w:author="Sean de Noronha | DRG" w:date="2026-09-29T16:58:00Z" w16du:dateUtc="2026-09-29T14:58:00Z">
              <w:r>
                <w:rPr>
                  <w:rFonts w:cs="Arial"/>
                  <w:sz w:val="13"/>
                  <w:szCs w:val="13"/>
                </w:rPr>
                <w:t>1,730 (3,660)</w:t>
              </w:r>
            </w:ins>
          </w:p>
        </w:tc>
        <w:tc>
          <w:tcPr>
            <w:tcW w:w="700" w:type="dxa"/>
            <w:vAlign w:val="center"/>
          </w:tcPr>
          <w:p w14:paraId="5E001417" w14:textId="77777777" w:rsidR="00C60D85" w:rsidRDefault="00000000">
            <w:pPr>
              <w:spacing w:after="0"/>
              <w:rPr>
                <w:ins w:id="15983" w:author="Sean de Noronha | DRG" w:date="2026-09-29T16:58:00Z" w16du:dateUtc="2026-09-29T14:58:00Z"/>
                <w:rFonts w:cs="Arial"/>
                <w:sz w:val="13"/>
                <w:szCs w:val="13"/>
              </w:rPr>
            </w:pPr>
            <w:ins w:id="15984" w:author="Sean de Noronha | DRG" w:date="2026-09-29T16:58:00Z" w16du:dateUtc="2026-09-29T14:58:00Z">
              <w:r>
                <w:rPr>
                  <w:rFonts w:cs="Arial"/>
                  <w:sz w:val="13"/>
                  <w:szCs w:val="13"/>
                </w:rPr>
                <w:t>80.0</w:t>
              </w:r>
            </w:ins>
          </w:p>
        </w:tc>
      </w:tr>
      <w:tr w:rsidR="00C60D85" w14:paraId="258B2CD0" w14:textId="77777777">
        <w:trPr>
          <w:jc w:val="center"/>
          <w:ins w:id="15985" w:author="Sean de Noronha | DRG" w:date="2026-09-29T16:58:00Z"/>
        </w:trPr>
        <w:tc>
          <w:tcPr>
            <w:tcW w:w="560" w:type="dxa"/>
            <w:vAlign w:val="center"/>
          </w:tcPr>
          <w:p w14:paraId="5E001418" w14:textId="77777777" w:rsidR="00C60D85" w:rsidRDefault="00000000">
            <w:pPr>
              <w:spacing w:after="0"/>
              <w:rPr>
                <w:ins w:id="15986" w:author="Sean de Noronha | DRG" w:date="2026-09-29T16:58:00Z" w16du:dateUtc="2026-09-29T14:58:00Z"/>
                <w:rFonts w:cs="Arial"/>
                <w:sz w:val="13"/>
                <w:szCs w:val="13"/>
              </w:rPr>
            </w:pPr>
            <w:ins w:id="15987" w:author="Sean de Noronha | DRG" w:date="2026-09-29T16:58:00Z" w16du:dateUtc="2026-09-29T14:58:00Z">
              <w:r>
                <w:rPr>
                  <w:rFonts w:cs="Arial"/>
                  <w:sz w:val="13"/>
                  <w:szCs w:val="13"/>
                </w:rPr>
                <w:t>419</w:t>
              </w:r>
            </w:ins>
          </w:p>
        </w:tc>
        <w:tc>
          <w:tcPr>
            <w:tcW w:w="500" w:type="dxa"/>
            <w:vAlign w:val="center"/>
          </w:tcPr>
          <w:p w14:paraId="5E001419" w14:textId="77777777" w:rsidR="00C60D85" w:rsidRDefault="00000000">
            <w:pPr>
              <w:spacing w:after="0"/>
              <w:rPr>
                <w:ins w:id="15988" w:author="Sean de Noronha | DRG" w:date="2026-09-29T16:58:00Z" w16du:dateUtc="2026-09-29T14:58:00Z"/>
                <w:rFonts w:cs="Arial"/>
                <w:sz w:val="13"/>
                <w:szCs w:val="13"/>
              </w:rPr>
            </w:pPr>
            <w:ins w:id="15989" w:author="Sean de Noronha | DRG" w:date="2026-09-29T16:58:00Z" w16du:dateUtc="2026-09-29T14:58:00Z">
              <w:r>
                <w:rPr>
                  <w:rFonts w:cs="Arial"/>
                  <w:sz w:val="13"/>
                  <w:szCs w:val="13"/>
                </w:rPr>
                <w:t>T6</w:t>
              </w:r>
            </w:ins>
          </w:p>
        </w:tc>
        <w:tc>
          <w:tcPr>
            <w:tcW w:w="660" w:type="dxa"/>
            <w:vAlign w:val="center"/>
          </w:tcPr>
          <w:p w14:paraId="5E00141A" w14:textId="77777777" w:rsidR="00C60D85" w:rsidRDefault="00000000">
            <w:pPr>
              <w:spacing w:after="0"/>
              <w:rPr>
                <w:ins w:id="15990" w:author="Sean de Noronha | DRG" w:date="2026-09-29T16:58:00Z" w16du:dateUtc="2026-09-29T14:58:00Z"/>
                <w:rFonts w:cs="Arial"/>
                <w:sz w:val="13"/>
                <w:szCs w:val="13"/>
              </w:rPr>
            </w:pPr>
            <w:ins w:id="15991" w:author="Sean de Noronha | DRG" w:date="2026-09-29T16:58:00Z" w16du:dateUtc="2026-09-29T14:58:00Z">
              <w:r>
                <w:rPr>
                  <w:rFonts w:cs="Arial"/>
                  <w:sz w:val="13"/>
                  <w:szCs w:val="13"/>
                </w:rPr>
                <w:t>3</w:t>
              </w:r>
            </w:ins>
          </w:p>
        </w:tc>
        <w:tc>
          <w:tcPr>
            <w:tcW w:w="1920" w:type="dxa"/>
            <w:vAlign w:val="center"/>
          </w:tcPr>
          <w:p w14:paraId="5E00141B" w14:textId="77777777" w:rsidR="00C60D85" w:rsidRDefault="00000000">
            <w:pPr>
              <w:spacing w:after="0"/>
              <w:rPr>
                <w:ins w:id="15992" w:author="Sean de Noronha | DRG" w:date="2026-09-29T16:58:00Z" w16du:dateUtc="2026-09-29T14:58:00Z"/>
                <w:rFonts w:cs="Arial"/>
                <w:sz w:val="13"/>
                <w:szCs w:val="13"/>
              </w:rPr>
            </w:pPr>
            <w:ins w:id="15993" w:author="Sean de Noronha | DRG" w:date="2026-09-29T16:58:00Z" w16du:dateUtc="2026-09-29T14:58:00Z">
              <w:r>
                <w:rPr>
                  <w:rFonts w:cs="Arial"/>
                  <w:sz w:val="13"/>
                  <w:szCs w:val="13"/>
                </w:rPr>
                <w:t>CSST run with fittings, EHD 23</w:t>
              </w:r>
            </w:ins>
          </w:p>
        </w:tc>
        <w:tc>
          <w:tcPr>
            <w:tcW w:w="520" w:type="dxa"/>
            <w:vAlign w:val="center"/>
          </w:tcPr>
          <w:p w14:paraId="5E00141C" w14:textId="77777777" w:rsidR="00C60D85" w:rsidRDefault="00000000">
            <w:pPr>
              <w:spacing w:after="0"/>
              <w:rPr>
                <w:ins w:id="15994" w:author="Sean de Noronha | DRG" w:date="2026-09-29T16:58:00Z" w16du:dateUtc="2026-09-29T14:58:00Z"/>
                <w:rFonts w:cs="Arial"/>
                <w:sz w:val="13"/>
                <w:szCs w:val="13"/>
              </w:rPr>
            </w:pPr>
            <w:ins w:id="15995" w:author="Sean de Noronha | DRG" w:date="2026-09-29T16:58:00Z" w16du:dateUtc="2026-09-29T14:58:00Z">
              <w:r>
                <w:rPr>
                  <w:rFonts w:cs="Arial"/>
                  <w:sz w:val="13"/>
                  <w:szCs w:val="13"/>
                </w:rPr>
                <w:t>He</w:t>
              </w:r>
            </w:ins>
          </w:p>
        </w:tc>
        <w:tc>
          <w:tcPr>
            <w:tcW w:w="900" w:type="dxa"/>
            <w:vAlign w:val="center"/>
          </w:tcPr>
          <w:p w14:paraId="5E00141D" w14:textId="77777777" w:rsidR="00C60D85" w:rsidRDefault="00000000">
            <w:pPr>
              <w:spacing w:after="0"/>
              <w:rPr>
                <w:ins w:id="15996" w:author="Sean de Noronha | DRG" w:date="2026-09-29T16:58:00Z" w16du:dateUtc="2026-09-29T14:58:00Z"/>
                <w:rFonts w:cs="Arial"/>
                <w:sz w:val="13"/>
                <w:szCs w:val="13"/>
              </w:rPr>
            </w:pPr>
            <w:ins w:id="15997" w:author="Sean de Noronha | DRG" w:date="2026-09-29T16:58:00Z" w16du:dateUtc="2026-09-29T14:58:00Z">
              <w:r>
                <w:rPr>
                  <w:rFonts w:cs="Arial"/>
                  <w:sz w:val="13"/>
                  <w:szCs w:val="13"/>
                </w:rPr>
                <w:t>18,600</w:t>
              </w:r>
            </w:ins>
          </w:p>
        </w:tc>
        <w:tc>
          <w:tcPr>
            <w:tcW w:w="800" w:type="dxa"/>
            <w:vAlign w:val="center"/>
          </w:tcPr>
          <w:p w14:paraId="5E00141E" w14:textId="77777777" w:rsidR="00C60D85" w:rsidRDefault="00000000">
            <w:pPr>
              <w:spacing w:after="0"/>
              <w:rPr>
                <w:ins w:id="15998" w:author="Sean de Noronha | DRG" w:date="2026-09-29T16:58:00Z" w16du:dateUtc="2026-09-29T14:58:00Z"/>
                <w:rFonts w:cs="Arial"/>
                <w:sz w:val="13"/>
                <w:szCs w:val="13"/>
              </w:rPr>
            </w:pPr>
            <w:ins w:id="15999" w:author="Sean de Noronha | DRG" w:date="2026-09-29T16:58:00Z" w16du:dateUtc="2026-09-29T14:58:00Z">
              <w:r>
                <w:rPr>
                  <w:rFonts w:cs="Arial"/>
                  <w:sz w:val="13"/>
                  <w:szCs w:val="13"/>
                </w:rPr>
                <w:t>–</w:t>
              </w:r>
            </w:ins>
          </w:p>
        </w:tc>
        <w:tc>
          <w:tcPr>
            <w:tcW w:w="880" w:type="dxa"/>
            <w:vAlign w:val="center"/>
          </w:tcPr>
          <w:p w14:paraId="5E00141F" w14:textId="77777777" w:rsidR="00C60D85" w:rsidRDefault="00000000">
            <w:pPr>
              <w:spacing w:after="0"/>
              <w:rPr>
                <w:ins w:id="16000" w:author="Sean de Noronha | DRG" w:date="2026-09-29T16:58:00Z" w16du:dateUtc="2026-09-29T14:58:00Z"/>
                <w:rFonts w:cs="Arial"/>
                <w:sz w:val="13"/>
                <w:szCs w:val="13"/>
              </w:rPr>
            </w:pPr>
            <w:ins w:id="16001" w:author="Sean de Noronha | DRG" w:date="2026-09-29T16:58:00Z" w16du:dateUtc="2026-09-29T14:58:00Z">
              <w:r>
                <w:rPr>
                  <w:rFonts w:cs="Arial"/>
                  <w:sz w:val="13"/>
                  <w:szCs w:val="13"/>
                </w:rPr>
                <w:t>–</w:t>
              </w:r>
            </w:ins>
          </w:p>
        </w:tc>
        <w:tc>
          <w:tcPr>
            <w:tcW w:w="820" w:type="dxa"/>
            <w:vAlign w:val="center"/>
          </w:tcPr>
          <w:p w14:paraId="5E001420" w14:textId="77777777" w:rsidR="00C60D85" w:rsidRDefault="00000000">
            <w:pPr>
              <w:spacing w:after="0"/>
              <w:rPr>
                <w:ins w:id="16002" w:author="Sean de Noronha | DRG" w:date="2026-09-29T16:58:00Z" w16du:dateUtc="2026-09-29T14:58:00Z"/>
                <w:rFonts w:cs="Arial"/>
                <w:sz w:val="13"/>
                <w:szCs w:val="13"/>
              </w:rPr>
            </w:pPr>
            <w:ins w:id="16003" w:author="Sean de Noronha | DRG" w:date="2026-09-29T16:58:00Z" w16du:dateUtc="2026-09-29T14:58:00Z">
              <w:r>
                <w:rPr>
                  <w:rFonts w:cs="Arial"/>
                  <w:sz w:val="13"/>
                  <w:szCs w:val="13"/>
                </w:rPr>
                <w:t>–</w:t>
              </w:r>
            </w:ins>
          </w:p>
        </w:tc>
        <w:tc>
          <w:tcPr>
            <w:tcW w:w="1100" w:type="dxa"/>
            <w:vAlign w:val="center"/>
          </w:tcPr>
          <w:p w14:paraId="5E001421" w14:textId="77777777" w:rsidR="00C60D85" w:rsidRDefault="00000000">
            <w:pPr>
              <w:spacing w:after="0"/>
              <w:rPr>
                <w:ins w:id="16004" w:author="Sean de Noronha | DRG" w:date="2026-09-29T16:58:00Z" w16du:dateUtc="2026-09-29T14:58:00Z"/>
                <w:rFonts w:cs="Arial"/>
                <w:sz w:val="13"/>
                <w:szCs w:val="13"/>
              </w:rPr>
            </w:pPr>
            <w:ins w:id="16005" w:author="Sean de Noronha | DRG" w:date="2026-09-29T16:58:00Z" w16du:dateUtc="2026-09-29T14:58:00Z">
              <w:r>
                <w:rPr>
                  <w:rFonts w:cs="Arial"/>
                  <w:sz w:val="13"/>
                  <w:szCs w:val="13"/>
                </w:rPr>
                <w:t>2,160 (4,570)</w:t>
              </w:r>
            </w:ins>
          </w:p>
        </w:tc>
        <w:tc>
          <w:tcPr>
            <w:tcW w:w="700" w:type="dxa"/>
            <w:vAlign w:val="center"/>
          </w:tcPr>
          <w:p w14:paraId="5E001422" w14:textId="77777777" w:rsidR="00C60D85" w:rsidRDefault="00000000">
            <w:pPr>
              <w:spacing w:after="0"/>
              <w:rPr>
                <w:ins w:id="16006" w:author="Sean de Noronha | DRG" w:date="2026-09-29T16:58:00Z" w16du:dateUtc="2026-09-29T14:58:00Z"/>
                <w:rFonts w:cs="Arial"/>
                <w:sz w:val="13"/>
                <w:szCs w:val="13"/>
              </w:rPr>
            </w:pPr>
            <w:ins w:id="16007" w:author="Sean de Noronha | DRG" w:date="2026-09-29T16:58:00Z" w16du:dateUtc="2026-09-29T14:58:00Z">
              <w:r>
                <w:rPr>
                  <w:rFonts w:cs="Arial"/>
                  <w:sz w:val="13"/>
                  <w:szCs w:val="13"/>
                </w:rPr>
                <w:t>100</w:t>
              </w:r>
            </w:ins>
          </w:p>
        </w:tc>
      </w:tr>
      <w:tr w:rsidR="00C60D85" w14:paraId="6742E18E" w14:textId="77777777">
        <w:trPr>
          <w:jc w:val="center"/>
          <w:ins w:id="16008" w:author="Sean de Noronha | DRG" w:date="2026-09-29T16:58:00Z"/>
        </w:trPr>
        <w:tc>
          <w:tcPr>
            <w:tcW w:w="560" w:type="dxa"/>
            <w:vAlign w:val="center"/>
          </w:tcPr>
          <w:p w14:paraId="5E001423" w14:textId="77777777" w:rsidR="00C60D85" w:rsidRDefault="00000000">
            <w:pPr>
              <w:spacing w:after="0"/>
              <w:rPr>
                <w:ins w:id="16009" w:author="Sean de Noronha | DRG" w:date="2026-09-29T16:58:00Z" w16du:dateUtc="2026-09-29T14:58:00Z"/>
                <w:rFonts w:cs="Arial"/>
                <w:sz w:val="13"/>
                <w:szCs w:val="13"/>
              </w:rPr>
            </w:pPr>
            <w:ins w:id="16010" w:author="Sean de Noronha | DRG" w:date="2026-09-29T16:58:00Z" w16du:dateUtc="2026-09-29T14:58:00Z">
              <w:r>
                <w:rPr>
                  <w:rFonts w:cs="Arial"/>
                  <w:sz w:val="13"/>
                  <w:szCs w:val="13"/>
                </w:rPr>
                <w:t>420</w:t>
              </w:r>
            </w:ins>
          </w:p>
        </w:tc>
        <w:tc>
          <w:tcPr>
            <w:tcW w:w="500" w:type="dxa"/>
            <w:vAlign w:val="center"/>
          </w:tcPr>
          <w:p w14:paraId="5E001424" w14:textId="77777777" w:rsidR="00C60D85" w:rsidRDefault="00000000">
            <w:pPr>
              <w:spacing w:after="0"/>
              <w:rPr>
                <w:ins w:id="16011" w:author="Sean de Noronha | DRG" w:date="2026-09-29T16:58:00Z" w16du:dateUtc="2026-09-29T14:58:00Z"/>
                <w:rFonts w:cs="Arial"/>
                <w:sz w:val="13"/>
                <w:szCs w:val="13"/>
              </w:rPr>
            </w:pPr>
            <w:ins w:id="16012" w:author="Sean de Noronha | DRG" w:date="2026-09-29T16:58:00Z" w16du:dateUtc="2026-09-29T14:58:00Z">
              <w:r>
                <w:rPr>
                  <w:rFonts w:cs="Arial"/>
                  <w:sz w:val="13"/>
                  <w:szCs w:val="13"/>
                </w:rPr>
                <w:t>T6</w:t>
              </w:r>
            </w:ins>
          </w:p>
        </w:tc>
        <w:tc>
          <w:tcPr>
            <w:tcW w:w="660" w:type="dxa"/>
            <w:vAlign w:val="center"/>
          </w:tcPr>
          <w:p w14:paraId="5E001425" w14:textId="77777777" w:rsidR="00C60D85" w:rsidRDefault="00000000">
            <w:pPr>
              <w:spacing w:after="0"/>
              <w:rPr>
                <w:ins w:id="16013" w:author="Sean de Noronha | DRG" w:date="2026-09-29T16:58:00Z" w16du:dateUtc="2026-09-29T14:58:00Z"/>
                <w:rFonts w:cs="Arial"/>
                <w:sz w:val="13"/>
                <w:szCs w:val="13"/>
              </w:rPr>
            </w:pPr>
            <w:ins w:id="16014" w:author="Sean de Noronha | DRG" w:date="2026-09-29T16:58:00Z" w16du:dateUtc="2026-09-29T14:58:00Z">
              <w:r>
                <w:rPr>
                  <w:rFonts w:cs="Arial"/>
                  <w:sz w:val="13"/>
                  <w:szCs w:val="13"/>
                </w:rPr>
                <w:t>3</w:t>
              </w:r>
            </w:ins>
          </w:p>
        </w:tc>
        <w:tc>
          <w:tcPr>
            <w:tcW w:w="1920" w:type="dxa"/>
            <w:vAlign w:val="center"/>
          </w:tcPr>
          <w:p w14:paraId="5E001426" w14:textId="77777777" w:rsidR="00C60D85" w:rsidRDefault="00000000">
            <w:pPr>
              <w:spacing w:after="0"/>
              <w:rPr>
                <w:ins w:id="16015" w:author="Sean de Noronha | DRG" w:date="2026-09-29T16:58:00Z" w16du:dateUtc="2026-09-29T14:58:00Z"/>
                <w:rFonts w:cs="Arial"/>
                <w:sz w:val="13"/>
                <w:szCs w:val="13"/>
              </w:rPr>
            </w:pPr>
            <w:ins w:id="16016" w:author="Sean de Noronha | DRG" w:date="2026-09-29T16:58:00Z" w16du:dateUtc="2026-09-29T14:58:00Z">
              <w:r>
                <w:rPr>
                  <w:rFonts w:cs="Arial"/>
                  <w:sz w:val="13"/>
                  <w:szCs w:val="13"/>
                </w:rPr>
                <w:t>CSST run with fittings, EHD 31</w:t>
              </w:r>
            </w:ins>
          </w:p>
        </w:tc>
        <w:tc>
          <w:tcPr>
            <w:tcW w:w="520" w:type="dxa"/>
            <w:vAlign w:val="center"/>
          </w:tcPr>
          <w:p w14:paraId="5E001427" w14:textId="77777777" w:rsidR="00C60D85" w:rsidRDefault="00000000">
            <w:pPr>
              <w:spacing w:after="0"/>
              <w:rPr>
                <w:ins w:id="16017" w:author="Sean de Noronha | DRG" w:date="2026-09-29T16:58:00Z" w16du:dateUtc="2026-09-29T14:58:00Z"/>
                <w:rFonts w:cs="Arial"/>
                <w:sz w:val="13"/>
                <w:szCs w:val="13"/>
              </w:rPr>
            </w:pPr>
            <w:ins w:id="16018" w:author="Sean de Noronha | DRG" w:date="2026-09-29T16:58:00Z" w16du:dateUtc="2026-09-29T14:58:00Z">
              <w:r>
                <w:rPr>
                  <w:rFonts w:cs="Arial"/>
                  <w:sz w:val="13"/>
                  <w:szCs w:val="13"/>
                </w:rPr>
                <w:t>He</w:t>
              </w:r>
            </w:ins>
          </w:p>
        </w:tc>
        <w:tc>
          <w:tcPr>
            <w:tcW w:w="900" w:type="dxa"/>
            <w:vAlign w:val="center"/>
          </w:tcPr>
          <w:p w14:paraId="5E001428" w14:textId="77777777" w:rsidR="00C60D85" w:rsidRDefault="00000000">
            <w:pPr>
              <w:spacing w:after="0"/>
              <w:rPr>
                <w:ins w:id="16019" w:author="Sean de Noronha | DRG" w:date="2026-09-29T16:58:00Z" w16du:dateUtc="2026-09-29T14:58:00Z"/>
                <w:rFonts w:cs="Arial"/>
                <w:sz w:val="13"/>
                <w:szCs w:val="13"/>
              </w:rPr>
            </w:pPr>
            <w:ins w:id="16020" w:author="Sean de Noronha | DRG" w:date="2026-09-29T16:58:00Z" w16du:dateUtc="2026-09-29T14:58:00Z">
              <w:r>
                <w:rPr>
                  <w:rFonts w:cs="Arial"/>
                  <w:sz w:val="13"/>
                  <w:szCs w:val="13"/>
                </w:rPr>
                <w:t>5,030</w:t>
              </w:r>
            </w:ins>
          </w:p>
        </w:tc>
        <w:tc>
          <w:tcPr>
            <w:tcW w:w="800" w:type="dxa"/>
            <w:vAlign w:val="center"/>
          </w:tcPr>
          <w:p w14:paraId="5E001429" w14:textId="77777777" w:rsidR="00C60D85" w:rsidRDefault="00000000">
            <w:pPr>
              <w:spacing w:after="0"/>
              <w:rPr>
                <w:ins w:id="16021" w:author="Sean de Noronha | DRG" w:date="2026-09-29T16:58:00Z" w16du:dateUtc="2026-09-29T14:58:00Z"/>
                <w:rFonts w:cs="Arial"/>
                <w:sz w:val="13"/>
                <w:szCs w:val="13"/>
              </w:rPr>
            </w:pPr>
            <w:ins w:id="16022" w:author="Sean de Noronha | DRG" w:date="2026-09-29T16:58:00Z" w16du:dateUtc="2026-09-29T14:58:00Z">
              <w:r>
                <w:rPr>
                  <w:rFonts w:cs="Arial"/>
                  <w:sz w:val="13"/>
                  <w:szCs w:val="13"/>
                </w:rPr>
                <w:t>–</w:t>
              </w:r>
            </w:ins>
          </w:p>
        </w:tc>
        <w:tc>
          <w:tcPr>
            <w:tcW w:w="880" w:type="dxa"/>
            <w:vAlign w:val="center"/>
          </w:tcPr>
          <w:p w14:paraId="5E00142A" w14:textId="77777777" w:rsidR="00C60D85" w:rsidRDefault="00000000">
            <w:pPr>
              <w:spacing w:after="0"/>
              <w:rPr>
                <w:ins w:id="16023" w:author="Sean de Noronha | DRG" w:date="2026-09-29T16:58:00Z" w16du:dateUtc="2026-09-29T14:58:00Z"/>
                <w:rFonts w:cs="Arial"/>
                <w:sz w:val="13"/>
                <w:szCs w:val="13"/>
              </w:rPr>
            </w:pPr>
            <w:ins w:id="16024" w:author="Sean de Noronha | DRG" w:date="2026-09-29T16:58:00Z" w16du:dateUtc="2026-09-29T14:58:00Z">
              <w:r>
                <w:rPr>
                  <w:rFonts w:cs="Arial"/>
                  <w:sz w:val="13"/>
                  <w:szCs w:val="13"/>
                </w:rPr>
                <w:t>–</w:t>
              </w:r>
            </w:ins>
          </w:p>
        </w:tc>
        <w:tc>
          <w:tcPr>
            <w:tcW w:w="820" w:type="dxa"/>
            <w:vAlign w:val="center"/>
          </w:tcPr>
          <w:p w14:paraId="5E00142B" w14:textId="77777777" w:rsidR="00C60D85" w:rsidRDefault="00000000">
            <w:pPr>
              <w:spacing w:after="0"/>
              <w:rPr>
                <w:ins w:id="16025" w:author="Sean de Noronha | DRG" w:date="2026-09-29T16:58:00Z" w16du:dateUtc="2026-09-29T14:58:00Z"/>
                <w:rFonts w:cs="Arial"/>
                <w:sz w:val="13"/>
                <w:szCs w:val="13"/>
              </w:rPr>
            </w:pPr>
            <w:ins w:id="16026" w:author="Sean de Noronha | DRG" w:date="2026-09-29T16:58:00Z" w16du:dateUtc="2026-09-29T14:58:00Z">
              <w:r>
                <w:rPr>
                  <w:rFonts w:cs="Arial"/>
                  <w:sz w:val="13"/>
                  <w:szCs w:val="13"/>
                </w:rPr>
                <w:t>–</w:t>
              </w:r>
            </w:ins>
          </w:p>
        </w:tc>
        <w:tc>
          <w:tcPr>
            <w:tcW w:w="1100" w:type="dxa"/>
            <w:vAlign w:val="center"/>
          </w:tcPr>
          <w:p w14:paraId="5E00142C" w14:textId="77777777" w:rsidR="00C60D85" w:rsidRDefault="00000000">
            <w:pPr>
              <w:spacing w:after="0"/>
              <w:rPr>
                <w:ins w:id="16027" w:author="Sean de Noronha | DRG" w:date="2026-09-29T16:58:00Z" w16du:dateUtc="2026-09-29T14:58:00Z"/>
                <w:rFonts w:cs="Arial"/>
                <w:sz w:val="13"/>
                <w:szCs w:val="13"/>
              </w:rPr>
            </w:pPr>
            <w:ins w:id="16028" w:author="Sean de Noronha | DRG" w:date="2026-09-29T16:58:00Z" w16du:dateUtc="2026-09-29T14:58:00Z">
              <w:r>
                <w:rPr>
                  <w:rFonts w:cs="Arial"/>
                  <w:sz w:val="13"/>
                  <w:szCs w:val="13"/>
                </w:rPr>
                <w:t>786 (1,670)</w:t>
              </w:r>
            </w:ins>
          </w:p>
        </w:tc>
        <w:tc>
          <w:tcPr>
            <w:tcW w:w="700" w:type="dxa"/>
            <w:vAlign w:val="center"/>
          </w:tcPr>
          <w:p w14:paraId="5E00142D" w14:textId="77777777" w:rsidR="00C60D85" w:rsidRDefault="00000000">
            <w:pPr>
              <w:spacing w:after="0"/>
              <w:rPr>
                <w:ins w:id="16029" w:author="Sean de Noronha | DRG" w:date="2026-09-29T16:58:00Z" w16du:dateUtc="2026-09-29T14:58:00Z"/>
                <w:rFonts w:cs="Arial"/>
                <w:sz w:val="13"/>
                <w:szCs w:val="13"/>
              </w:rPr>
            </w:pPr>
            <w:ins w:id="16030" w:author="Sean de Noronha | DRG" w:date="2026-09-29T16:58:00Z" w16du:dateUtc="2026-09-29T14:58:00Z">
              <w:r>
                <w:rPr>
                  <w:rFonts w:cs="Arial"/>
                  <w:sz w:val="13"/>
                  <w:szCs w:val="13"/>
                </w:rPr>
                <w:t>20.0</w:t>
              </w:r>
            </w:ins>
          </w:p>
        </w:tc>
      </w:tr>
      <w:tr w:rsidR="00C60D85" w14:paraId="0BD3F50F" w14:textId="77777777">
        <w:trPr>
          <w:jc w:val="center"/>
          <w:ins w:id="16031" w:author="Sean de Noronha | DRG" w:date="2026-09-29T16:58:00Z"/>
        </w:trPr>
        <w:tc>
          <w:tcPr>
            <w:tcW w:w="560" w:type="dxa"/>
            <w:vAlign w:val="center"/>
          </w:tcPr>
          <w:p w14:paraId="5E00142E" w14:textId="77777777" w:rsidR="00C60D85" w:rsidRDefault="00000000">
            <w:pPr>
              <w:spacing w:after="0"/>
              <w:rPr>
                <w:ins w:id="16032" w:author="Sean de Noronha | DRG" w:date="2026-09-29T16:58:00Z" w16du:dateUtc="2026-09-29T14:58:00Z"/>
                <w:rFonts w:cs="Arial"/>
                <w:sz w:val="13"/>
                <w:szCs w:val="13"/>
              </w:rPr>
            </w:pPr>
            <w:ins w:id="16033" w:author="Sean de Noronha | DRG" w:date="2026-09-29T16:58:00Z" w16du:dateUtc="2026-09-29T14:58:00Z">
              <w:r>
                <w:rPr>
                  <w:rFonts w:cs="Arial"/>
                  <w:sz w:val="13"/>
                  <w:szCs w:val="13"/>
                </w:rPr>
                <w:t>421</w:t>
              </w:r>
            </w:ins>
          </w:p>
        </w:tc>
        <w:tc>
          <w:tcPr>
            <w:tcW w:w="500" w:type="dxa"/>
            <w:vAlign w:val="center"/>
          </w:tcPr>
          <w:p w14:paraId="5E00142F" w14:textId="77777777" w:rsidR="00C60D85" w:rsidRDefault="00000000">
            <w:pPr>
              <w:spacing w:after="0"/>
              <w:rPr>
                <w:ins w:id="16034" w:author="Sean de Noronha | DRG" w:date="2026-09-29T16:58:00Z" w16du:dateUtc="2026-09-29T14:58:00Z"/>
                <w:rFonts w:cs="Arial"/>
                <w:sz w:val="13"/>
                <w:szCs w:val="13"/>
              </w:rPr>
            </w:pPr>
            <w:ins w:id="16035" w:author="Sean de Noronha | DRG" w:date="2026-09-29T16:58:00Z" w16du:dateUtc="2026-09-29T14:58:00Z">
              <w:r>
                <w:rPr>
                  <w:rFonts w:cs="Arial"/>
                  <w:sz w:val="13"/>
                  <w:szCs w:val="13"/>
                </w:rPr>
                <w:t>T6</w:t>
              </w:r>
            </w:ins>
          </w:p>
        </w:tc>
        <w:tc>
          <w:tcPr>
            <w:tcW w:w="660" w:type="dxa"/>
            <w:vAlign w:val="center"/>
          </w:tcPr>
          <w:p w14:paraId="5E001430" w14:textId="77777777" w:rsidR="00C60D85" w:rsidRDefault="00000000">
            <w:pPr>
              <w:spacing w:after="0"/>
              <w:rPr>
                <w:ins w:id="16036" w:author="Sean de Noronha | DRG" w:date="2026-09-29T16:58:00Z" w16du:dateUtc="2026-09-29T14:58:00Z"/>
                <w:rFonts w:cs="Arial"/>
                <w:sz w:val="13"/>
                <w:szCs w:val="13"/>
              </w:rPr>
            </w:pPr>
            <w:ins w:id="16037" w:author="Sean de Noronha | DRG" w:date="2026-09-29T16:58:00Z" w16du:dateUtc="2026-09-29T14:58:00Z">
              <w:r>
                <w:rPr>
                  <w:rFonts w:cs="Arial"/>
                  <w:sz w:val="13"/>
                  <w:szCs w:val="13"/>
                </w:rPr>
                <w:t>3</w:t>
              </w:r>
            </w:ins>
          </w:p>
        </w:tc>
        <w:tc>
          <w:tcPr>
            <w:tcW w:w="1920" w:type="dxa"/>
            <w:vAlign w:val="center"/>
          </w:tcPr>
          <w:p w14:paraId="5E001431" w14:textId="77777777" w:rsidR="00C60D85" w:rsidRDefault="00000000">
            <w:pPr>
              <w:spacing w:after="0"/>
              <w:rPr>
                <w:ins w:id="16038" w:author="Sean de Noronha | DRG" w:date="2026-09-29T16:58:00Z" w16du:dateUtc="2026-09-29T14:58:00Z"/>
                <w:rFonts w:cs="Arial"/>
                <w:sz w:val="13"/>
                <w:szCs w:val="13"/>
              </w:rPr>
            </w:pPr>
            <w:ins w:id="16039" w:author="Sean de Noronha | DRG" w:date="2026-09-29T16:58:00Z" w16du:dateUtc="2026-09-29T14:58:00Z">
              <w:r>
                <w:rPr>
                  <w:rFonts w:cs="Arial"/>
                  <w:sz w:val="13"/>
                  <w:szCs w:val="13"/>
                </w:rPr>
                <w:t>CSST run with fittings, EHD 31</w:t>
              </w:r>
            </w:ins>
          </w:p>
        </w:tc>
        <w:tc>
          <w:tcPr>
            <w:tcW w:w="520" w:type="dxa"/>
            <w:vAlign w:val="center"/>
          </w:tcPr>
          <w:p w14:paraId="5E001432" w14:textId="77777777" w:rsidR="00C60D85" w:rsidRDefault="00000000">
            <w:pPr>
              <w:spacing w:after="0"/>
              <w:rPr>
                <w:ins w:id="16040" w:author="Sean de Noronha | DRG" w:date="2026-09-29T16:58:00Z" w16du:dateUtc="2026-09-29T14:58:00Z"/>
                <w:rFonts w:cs="Arial"/>
                <w:sz w:val="13"/>
                <w:szCs w:val="13"/>
              </w:rPr>
            </w:pPr>
            <w:ins w:id="16041" w:author="Sean de Noronha | DRG" w:date="2026-09-29T16:58:00Z" w16du:dateUtc="2026-09-29T14:58:00Z">
              <w:r>
                <w:rPr>
                  <w:rFonts w:cs="Arial"/>
                  <w:sz w:val="13"/>
                  <w:szCs w:val="13"/>
                </w:rPr>
                <w:t>He</w:t>
              </w:r>
            </w:ins>
          </w:p>
        </w:tc>
        <w:tc>
          <w:tcPr>
            <w:tcW w:w="900" w:type="dxa"/>
            <w:vAlign w:val="center"/>
          </w:tcPr>
          <w:p w14:paraId="5E001433" w14:textId="77777777" w:rsidR="00C60D85" w:rsidRDefault="00000000">
            <w:pPr>
              <w:spacing w:after="0"/>
              <w:rPr>
                <w:ins w:id="16042" w:author="Sean de Noronha | DRG" w:date="2026-09-29T16:58:00Z" w16du:dateUtc="2026-09-29T14:58:00Z"/>
                <w:rFonts w:cs="Arial"/>
                <w:sz w:val="13"/>
                <w:szCs w:val="13"/>
              </w:rPr>
            </w:pPr>
            <w:ins w:id="16043" w:author="Sean de Noronha | DRG" w:date="2026-09-29T16:58:00Z" w16du:dateUtc="2026-09-29T14:58:00Z">
              <w:r>
                <w:rPr>
                  <w:rFonts w:cs="Arial"/>
                  <w:sz w:val="13"/>
                  <w:szCs w:val="13"/>
                </w:rPr>
                <w:t>10,100</w:t>
              </w:r>
            </w:ins>
          </w:p>
        </w:tc>
        <w:tc>
          <w:tcPr>
            <w:tcW w:w="800" w:type="dxa"/>
            <w:vAlign w:val="center"/>
          </w:tcPr>
          <w:p w14:paraId="5E001434" w14:textId="77777777" w:rsidR="00C60D85" w:rsidRDefault="00000000">
            <w:pPr>
              <w:spacing w:after="0"/>
              <w:rPr>
                <w:ins w:id="16044" w:author="Sean de Noronha | DRG" w:date="2026-09-29T16:58:00Z" w16du:dateUtc="2026-09-29T14:58:00Z"/>
                <w:rFonts w:cs="Arial"/>
                <w:sz w:val="13"/>
                <w:szCs w:val="13"/>
              </w:rPr>
            </w:pPr>
            <w:ins w:id="16045" w:author="Sean de Noronha | DRG" w:date="2026-09-29T16:58:00Z" w16du:dateUtc="2026-09-29T14:58:00Z">
              <w:r>
                <w:rPr>
                  <w:rFonts w:cs="Arial"/>
                  <w:sz w:val="13"/>
                  <w:szCs w:val="13"/>
                </w:rPr>
                <w:t>–</w:t>
              </w:r>
            </w:ins>
          </w:p>
        </w:tc>
        <w:tc>
          <w:tcPr>
            <w:tcW w:w="880" w:type="dxa"/>
            <w:vAlign w:val="center"/>
          </w:tcPr>
          <w:p w14:paraId="5E001435" w14:textId="77777777" w:rsidR="00C60D85" w:rsidRDefault="00000000">
            <w:pPr>
              <w:spacing w:after="0"/>
              <w:rPr>
                <w:ins w:id="16046" w:author="Sean de Noronha | DRG" w:date="2026-09-29T16:58:00Z" w16du:dateUtc="2026-09-29T14:58:00Z"/>
                <w:rFonts w:cs="Arial"/>
                <w:sz w:val="13"/>
                <w:szCs w:val="13"/>
              </w:rPr>
            </w:pPr>
            <w:ins w:id="16047" w:author="Sean de Noronha | DRG" w:date="2026-09-29T16:58:00Z" w16du:dateUtc="2026-09-29T14:58:00Z">
              <w:r>
                <w:rPr>
                  <w:rFonts w:cs="Arial"/>
                  <w:sz w:val="13"/>
                  <w:szCs w:val="13"/>
                </w:rPr>
                <w:t>–</w:t>
              </w:r>
            </w:ins>
          </w:p>
        </w:tc>
        <w:tc>
          <w:tcPr>
            <w:tcW w:w="820" w:type="dxa"/>
            <w:vAlign w:val="center"/>
          </w:tcPr>
          <w:p w14:paraId="5E001436" w14:textId="77777777" w:rsidR="00C60D85" w:rsidRDefault="00000000">
            <w:pPr>
              <w:spacing w:after="0"/>
              <w:rPr>
                <w:ins w:id="16048" w:author="Sean de Noronha | DRG" w:date="2026-09-29T16:58:00Z" w16du:dateUtc="2026-09-29T14:58:00Z"/>
                <w:rFonts w:cs="Arial"/>
                <w:sz w:val="13"/>
                <w:szCs w:val="13"/>
              </w:rPr>
            </w:pPr>
            <w:ins w:id="16049" w:author="Sean de Noronha | DRG" w:date="2026-09-29T16:58:00Z" w16du:dateUtc="2026-09-29T14:58:00Z">
              <w:r>
                <w:rPr>
                  <w:rFonts w:cs="Arial"/>
                  <w:sz w:val="13"/>
                  <w:szCs w:val="13"/>
                </w:rPr>
                <w:t>–</w:t>
              </w:r>
            </w:ins>
          </w:p>
        </w:tc>
        <w:tc>
          <w:tcPr>
            <w:tcW w:w="1100" w:type="dxa"/>
            <w:vAlign w:val="center"/>
          </w:tcPr>
          <w:p w14:paraId="5E001437" w14:textId="77777777" w:rsidR="00C60D85" w:rsidRDefault="00000000">
            <w:pPr>
              <w:spacing w:after="0"/>
              <w:rPr>
                <w:ins w:id="16050" w:author="Sean de Noronha | DRG" w:date="2026-09-29T16:58:00Z" w16du:dateUtc="2026-09-29T14:58:00Z"/>
                <w:rFonts w:cs="Arial"/>
                <w:sz w:val="13"/>
                <w:szCs w:val="13"/>
              </w:rPr>
            </w:pPr>
            <w:ins w:id="16051" w:author="Sean de Noronha | DRG" w:date="2026-09-29T16:58:00Z" w16du:dateUtc="2026-09-29T14:58:00Z">
              <w:r>
                <w:rPr>
                  <w:rFonts w:cs="Arial"/>
                  <w:sz w:val="13"/>
                  <w:szCs w:val="13"/>
                </w:rPr>
                <w:t>1,570 (3,330)</w:t>
              </w:r>
            </w:ins>
          </w:p>
        </w:tc>
        <w:tc>
          <w:tcPr>
            <w:tcW w:w="700" w:type="dxa"/>
            <w:vAlign w:val="center"/>
          </w:tcPr>
          <w:p w14:paraId="5E001438" w14:textId="77777777" w:rsidR="00C60D85" w:rsidRDefault="00000000">
            <w:pPr>
              <w:spacing w:after="0"/>
              <w:rPr>
                <w:ins w:id="16052" w:author="Sean de Noronha | DRG" w:date="2026-09-29T16:58:00Z" w16du:dateUtc="2026-09-29T14:58:00Z"/>
                <w:rFonts w:cs="Arial"/>
                <w:sz w:val="13"/>
                <w:szCs w:val="13"/>
              </w:rPr>
            </w:pPr>
            <w:ins w:id="16053" w:author="Sean de Noronha | DRG" w:date="2026-09-29T16:58:00Z" w16du:dateUtc="2026-09-29T14:58:00Z">
              <w:r>
                <w:rPr>
                  <w:rFonts w:cs="Arial"/>
                  <w:sz w:val="13"/>
                  <w:szCs w:val="13"/>
                </w:rPr>
                <w:t>40.0</w:t>
              </w:r>
            </w:ins>
          </w:p>
        </w:tc>
      </w:tr>
      <w:tr w:rsidR="00C60D85" w14:paraId="5D6CE636" w14:textId="77777777">
        <w:trPr>
          <w:jc w:val="center"/>
          <w:ins w:id="16054" w:author="Sean de Noronha | DRG" w:date="2026-09-29T16:58:00Z"/>
        </w:trPr>
        <w:tc>
          <w:tcPr>
            <w:tcW w:w="560" w:type="dxa"/>
            <w:vAlign w:val="center"/>
          </w:tcPr>
          <w:p w14:paraId="5E001439" w14:textId="77777777" w:rsidR="00C60D85" w:rsidRDefault="00000000">
            <w:pPr>
              <w:spacing w:after="0"/>
              <w:rPr>
                <w:ins w:id="16055" w:author="Sean de Noronha | DRG" w:date="2026-09-29T16:58:00Z" w16du:dateUtc="2026-09-29T14:58:00Z"/>
                <w:rFonts w:cs="Arial"/>
                <w:sz w:val="13"/>
                <w:szCs w:val="13"/>
              </w:rPr>
            </w:pPr>
            <w:ins w:id="16056" w:author="Sean de Noronha | DRG" w:date="2026-09-29T16:58:00Z" w16du:dateUtc="2026-09-29T14:58:00Z">
              <w:r>
                <w:rPr>
                  <w:rFonts w:cs="Arial"/>
                  <w:sz w:val="13"/>
                  <w:szCs w:val="13"/>
                </w:rPr>
                <w:t>422</w:t>
              </w:r>
            </w:ins>
          </w:p>
        </w:tc>
        <w:tc>
          <w:tcPr>
            <w:tcW w:w="500" w:type="dxa"/>
            <w:vAlign w:val="center"/>
          </w:tcPr>
          <w:p w14:paraId="5E00143A" w14:textId="77777777" w:rsidR="00C60D85" w:rsidRDefault="00000000">
            <w:pPr>
              <w:spacing w:after="0"/>
              <w:rPr>
                <w:ins w:id="16057" w:author="Sean de Noronha | DRG" w:date="2026-09-29T16:58:00Z" w16du:dateUtc="2026-09-29T14:58:00Z"/>
                <w:rFonts w:cs="Arial"/>
                <w:sz w:val="13"/>
                <w:szCs w:val="13"/>
              </w:rPr>
            </w:pPr>
            <w:ins w:id="16058" w:author="Sean de Noronha | DRG" w:date="2026-09-29T16:58:00Z" w16du:dateUtc="2026-09-29T14:58:00Z">
              <w:r>
                <w:rPr>
                  <w:rFonts w:cs="Arial"/>
                  <w:sz w:val="13"/>
                  <w:szCs w:val="13"/>
                </w:rPr>
                <w:t>T6</w:t>
              </w:r>
            </w:ins>
          </w:p>
        </w:tc>
        <w:tc>
          <w:tcPr>
            <w:tcW w:w="660" w:type="dxa"/>
            <w:vAlign w:val="center"/>
          </w:tcPr>
          <w:p w14:paraId="5E00143B" w14:textId="77777777" w:rsidR="00C60D85" w:rsidRDefault="00000000">
            <w:pPr>
              <w:spacing w:after="0"/>
              <w:rPr>
                <w:ins w:id="16059" w:author="Sean de Noronha | DRG" w:date="2026-09-29T16:58:00Z" w16du:dateUtc="2026-09-29T14:58:00Z"/>
                <w:rFonts w:cs="Arial"/>
                <w:sz w:val="13"/>
                <w:szCs w:val="13"/>
              </w:rPr>
            </w:pPr>
            <w:ins w:id="16060" w:author="Sean de Noronha | DRG" w:date="2026-09-29T16:58:00Z" w16du:dateUtc="2026-09-29T14:58:00Z">
              <w:r>
                <w:rPr>
                  <w:rFonts w:cs="Arial"/>
                  <w:sz w:val="13"/>
                  <w:szCs w:val="13"/>
                </w:rPr>
                <w:t>3</w:t>
              </w:r>
            </w:ins>
          </w:p>
        </w:tc>
        <w:tc>
          <w:tcPr>
            <w:tcW w:w="1920" w:type="dxa"/>
            <w:vAlign w:val="center"/>
          </w:tcPr>
          <w:p w14:paraId="5E00143C" w14:textId="77777777" w:rsidR="00C60D85" w:rsidRDefault="00000000">
            <w:pPr>
              <w:spacing w:after="0"/>
              <w:rPr>
                <w:ins w:id="16061" w:author="Sean de Noronha | DRG" w:date="2026-09-29T16:58:00Z" w16du:dateUtc="2026-09-29T14:58:00Z"/>
                <w:rFonts w:cs="Arial"/>
                <w:sz w:val="13"/>
                <w:szCs w:val="13"/>
              </w:rPr>
            </w:pPr>
            <w:ins w:id="16062" w:author="Sean de Noronha | DRG" w:date="2026-09-29T16:58:00Z" w16du:dateUtc="2026-09-29T14:58:00Z">
              <w:r>
                <w:rPr>
                  <w:rFonts w:cs="Arial"/>
                  <w:sz w:val="13"/>
                  <w:szCs w:val="13"/>
                </w:rPr>
                <w:t>CSST run with fittings, EHD 31</w:t>
              </w:r>
            </w:ins>
          </w:p>
        </w:tc>
        <w:tc>
          <w:tcPr>
            <w:tcW w:w="520" w:type="dxa"/>
            <w:vAlign w:val="center"/>
          </w:tcPr>
          <w:p w14:paraId="5E00143D" w14:textId="77777777" w:rsidR="00C60D85" w:rsidRDefault="00000000">
            <w:pPr>
              <w:spacing w:after="0"/>
              <w:rPr>
                <w:ins w:id="16063" w:author="Sean de Noronha | DRG" w:date="2026-09-29T16:58:00Z" w16du:dateUtc="2026-09-29T14:58:00Z"/>
                <w:rFonts w:cs="Arial"/>
                <w:sz w:val="13"/>
                <w:szCs w:val="13"/>
              </w:rPr>
            </w:pPr>
            <w:ins w:id="16064" w:author="Sean de Noronha | DRG" w:date="2026-09-29T16:58:00Z" w16du:dateUtc="2026-09-29T14:58:00Z">
              <w:r>
                <w:rPr>
                  <w:rFonts w:cs="Arial"/>
                  <w:sz w:val="13"/>
                  <w:szCs w:val="13"/>
                </w:rPr>
                <w:t>He</w:t>
              </w:r>
            </w:ins>
          </w:p>
        </w:tc>
        <w:tc>
          <w:tcPr>
            <w:tcW w:w="900" w:type="dxa"/>
            <w:vAlign w:val="center"/>
          </w:tcPr>
          <w:p w14:paraId="5E00143E" w14:textId="77777777" w:rsidR="00C60D85" w:rsidRDefault="00000000">
            <w:pPr>
              <w:spacing w:after="0"/>
              <w:rPr>
                <w:ins w:id="16065" w:author="Sean de Noronha | DRG" w:date="2026-09-29T16:58:00Z" w16du:dateUtc="2026-09-29T14:58:00Z"/>
                <w:rFonts w:cs="Arial"/>
                <w:sz w:val="13"/>
                <w:szCs w:val="13"/>
              </w:rPr>
            </w:pPr>
            <w:ins w:id="16066" w:author="Sean de Noronha | DRG" w:date="2026-09-29T16:58:00Z" w16du:dateUtc="2026-09-29T14:58:00Z">
              <w:r>
                <w:rPr>
                  <w:rFonts w:cs="Arial"/>
                  <w:sz w:val="13"/>
                  <w:szCs w:val="13"/>
                </w:rPr>
                <w:t>15,100</w:t>
              </w:r>
            </w:ins>
          </w:p>
        </w:tc>
        <w:tc>
          <w:tcPr>
            <w:tcW w:w="800" w:type="dxa"/>
            <w:vAlign w:val="center"/>
          </w:tcPr>
          <w:p w14:paraId="5E00143F" w14:textId="77777777" w:rsidR="00C60D85" w:rsidRDefault="00000000">
            <w:pPr>
              <w:spacing w:after="0"/>
              <w:rPr>
                <w:ins w:id="16067" w:author="Sean de Noronha | DRG" w:date="2026-09-29T16:58:00Z" w16du:dateUtc="2026-09-29T14:58:00Z"/>
                <w:rFonts w:cs="Arial"/>
                <w:sz w:val="13"/>
                <w:szCs w:val="13"/>
              </w:rPr>
            </w:pPr>
            <w:ins w:id="16068" w:author="Sean de Noronha | DRG" w:date="2026-09-29T16:58:00Z" w16du:dateUtc="2026-09-29T14:58:00Z">
              <w:r>
                <w:rPr>
                  <w:rFonts w:cs="Arial"/>
                  <w:sz w:val="13"/>
                  <w:szCs w:val="13"/>
                </w:rPr>
                <w:t>–</w:t>
              </w:r>
            </w:ins>
          </w:p>
        </w:tc>
        <w:tc>
          <w:tcPr>
            <w:tcW w:w="880" w:type="dxa"/>
            <w:vAlign w:val="center"/>
          </w:tcPr>
          <w:p w14:paraId="5E001440" w14:textId="77777777" w:rsidR="00C60D85" w:rsidRDefault="00000000">
            <w:pPr>
              <w:spacing w:after="0"/>
              <w:rPr>
                <w:ins w:id="16069" w:author="Sean de Noronha | DRG" w:date="2026-09-29T16:58:00Z" w16du:dateUtc="2026-09-29T14:58:00Z"/>
                <w:rFonts w:cs="Arial"/>
                <w:sz w:val="13"/>
                <w:szCs w:val="13"/>
              </w:rPr>
            </w:pPr>
            <w:ins w:id="16070" w:author="Sean de Noronha | DRG" w:date="2026-09-29T16:58:00Z" w16du:dateUtc="2026-09-29T14:58:00Z">
              <w:r>
                <w:rPr>
                  <w:rFonts w:cs="Arial"/>
                  <w:sz w:val="13"/>
                  <w:szCs w:val="13"/>
                </w:rPr>
                <w:t>–</w:t>
              </w:r>
            </w:ins>
          </w:p>
        </w:tc>
        <w:tc>
          <w:tcPr>
            <w:tcW w:w="820" w:type="dxa"/>
            <w:vAlign w:val="center"/>
          </w:tcPr>
          <w:p w14:paraId="5E001441" w14:textId="77777777" w:rsidR="00C60D85" w:rsidRDefault="00000000">
            <w:pPr>
              <w:spacing w:after="0"/>
              <w:rPr>
                <w:ins w:id="16071" w:author="Sean de Noronha | DRG" w:date="2026-09-29T16:58:00Z" w16du:dateUtc="2026-09-29T14:58:00Z"/>
                <w:rFonts w:cs="Arial"/>
                <w:sz w:val="13"/>
                <w:szCs w:val="13"/>
              </w:rPr>
            </w:pPr>
            <w:ins w:id="16072" w:author="Sean de Noronha | DRG" w:date="2026-09-29T16:58:00Z" w16du:dateUtc="2026-09-29T14:58:00Z">
              <w:r>
                <w:rPr>
                  <w:rFonts w:cs="Arial"/>
                  <w:sz w:val="13"/>
                  <w:szCs w:val="13"/>
                </w:rPr>
                <w:t>–</w:t>
              </w:r>
            </w:ins>
          </w:p>
        </w:tc>
        <w:tc>
          <w:tcPr>
            <w:tcW w:w="1100" w:type="dxa"/>
            <w:vAlign w:val="center"/>
          </w:tcPr>
          <w:p w14:paraId="5E001442" w14:textId="77777777" w:rsidR="00C60D85" w:rsidRDefault="00000000">
            <w:pPr>
              <w:spacing w:after="0"/>
              <w:rPr>
                <w:ins w:id="16073" w:author="Sean de Noronha | DRG" w:date="2026-09-29T16:58:00Z" w16du:dateUtc="2026-09-29T14:58:00Z"/>
                <w:rFonts w:cs="Arial"/>
                <w:sz w:val="13"/>
                <w:szCs w:val="13"/>
              </w:rPr>
            </w:pPr>
            <w:ins w:id="16074" w:author="Sean de Noronha | DRG" w:date="2026-09-29T16:58:00Z" w16du:dateUtc="2026-09-29T14:58:00Z">
              <w:r>
                <w:rPr>
                  <w:rFonts w:cs="Arial"/>
                  <w:sz w:val="13"/>
                  <w:szCs w:val="13"/>
                </w:rPr>
                <w:t>2,360 (5,000)</w:t>
              </w:r>
            </w:ins>
          </w:p>
        </w:tc>
        <w:tc>
          <w:tcPr>
            <w:tcW w:w="700" w:type="dxa"/>
            <w:vAlign w:val="center"/>
          </w:tcPr>
          <w:p w14:paraId="5E001443" w14:textId="77777777" w:rsidR="00C60D85" w:rsidRDefault="00000000">
            <w:pPr>
              <w:spacing w:after="0"/>
              <w:rPr>
                <w:ins w:id="16075" w:author="Sean de Noronha | DRG" w:date="2026-09-29T16:58:00Z" w16du:dateUtc="2026-09-29T14:58:00Z"/>
                <w:rFonts w:cs="Arial"/>
                <w:sz w:val="13"/>
                <w:szCs w:val="13"/>
              </w:rPr>
            </w:pPr>
            <w:ins w:id="16076" w:author="Sean de Noronha | DRG" w:date="2026-09-29T16:58:00Z" w16du:dateUtc="2026-09-29T14:58:00Z">
              <w:r>
                <w:rPr>
                  <w:rFonts w:cs="Arial"/>
                  <w:sz w:val="13"/>
                  <w:szCs w:val="13"/>
                </w:rPr>
                <w:t>60.0</w:t>
              </w:r>
            </w:ins>
          </w:p>
        </w:tc>
      </w:tr>
      <w:tr w:rsidR="00C60D85" w14:paraId="35C89470" w14:textId="77777777">
        <w:trPr>
          <w:jc w:val="center"/>
          <w:ins w:id="16077" w:author="Sean de Noronha | DRG" w:date="2026-09-29T16:58:00Z"/>
        </w:trPr>
        <w:tc>
          <w:tcPr>
            <w:tcW w:w="560" w:type="dxa"/>
            <w:vAlign w:val="center"/>
          </w:tcPr>
          <w:p w14:paraId="5E001444" w14:textId="77777777" w:rsidR="00C60D85" w:rsidRDefault="00000000">
            <w:pPr>
              <w:spacing w:after="0"/>
              <w:rPr>
                <w:ins w:id="16078" w:author="Sean de Noronha | DRG" w:date="2026-09-29T16:58:00Z" w16du:dateUtc="2026-09-29T14:58:00Z"/>
                <w:rFonts w:cs="Arial"/>
                <w:sz w:val="13"/>
                <w:szCs w:val="13"/>
              </w:rPr>
            </w:pPr>
            <w:ins w:id="16079" w:author="Sean de Noronha | DRG" w:date="2026-09-29T16:58:00Z" w16du:dateUtc="2026-09-29T14:58:00Z">
              <w:r>
                <w:rPr>
                  <w:rFonts w:cs="Arial"/>
                  <w:sz w:val="13"/>
                  <w:szCs w:val="13"/>
                </w:rPr>
                <w:t>423</w:t>
              </w:r>
            </w:ins>
          </w:p>
        </w:tc>
        <w:tc>
          <w:tcPr>
            <w:tcW w:w="500" w:type="dxa"/>
            <w:vAlign w:val="center"/>
          </w:tcPr>
          <w:p w14:paraId="5E001445" w14:textId="77777777" w:rsidR="00C60D85" w:rsidRDefault="00000000">
            <w:pPr>
              <w:spacing w:after="0"/>
              <w:rPr>
                <w:ins w:id="16080" w:author="Sean de Noronha | DRG" w:date="2026-09-29T16:58:00Z" w16du:dateUtc="2026-09-29T14:58:00Z"/>
                <w:rFonts w:cs="Arial"/>
                <w:sz w:val="13"/>
                <w:szCs w:val="13"/>
              </w:rPr>
            </w:pPr>
            <w:ins w:id="16081" w:author="Sean de Noronha | DRG" w:date="2026-09-29T16:58:00Z" w16du:dateUtc="2026-09-29T14:58:00Z">
              <w:r>
                <w:rPr>
                  <w:rFonts w:cs="Arial"/>
                  <w:sz w:val="13"/>
                  <w:szCs w:val="13"/>
                </w:rPr>
                <w:t>T6</w:t>
              </w:r>
            </w:ins>
          </w:p>
        </w:tc>
        <w:tc>
          <w:tcPr>
            <w:tcW w:w="660" w:type="dxa"/>
            <w:vAlign w:val="center"/>
          </w:tcPr>
          <w:p w14:paraId="5E001446" w14:textId="77777777" w:rsidR="00C60D85" w:rsidRDefault="00000000">
            <w:pPr>
              <w:spacing w:after="0"/>
              <w:rPr>
                <w:ins w:id="16082" w:author="Sean de Noronha | DRG" w:date="2026-09-29T16:58:00Z" w16du:dateUtc="2026-09-29T14:58:00Z"/>
                <w:rFonts w:cs="Arial"/>
                <w:sz w:val="13"/>
                <w:szCs w:val="13"/>
              </w:rPr>
            </w:pPr>
            <w:ins w:id="16083" w:author="Sean de Noronha | DRG" w:date="2026-09-29T16:58:00Z" w16du:dateUtc="2026-09-29T14:58:00Z">
              <w:r>
                <w:rPr>
                  <w:rFonts w:cs="Arial"/>
                  <w:sz w:val="13"/>
                  <w:szCs w:val="13"/>
                </w:rPr>
                <w:t>3</w:t>
              </w:r>
            </w:ins>
          </w:p>
        </w:tc>
        <w:tc>
          <w:tcPr>
            <w:tcW w:w="1920" w:type="dxa"/>
            <w:vAlign w:val="center"/>
          </w:tcPr>
          <w:p w14:paraId="5E001447" w14:textId="77777777" w:rsidR="00C60D85" w:rsidRDefault="00000000">
            <w:pPr>
              <w:spacing w:after="0"/>
              <w:rPr>
                <w:ins w:id="16084" w:author="Sean de Noronha | DRG" w:date="2026-09-29T16:58:00Z" w16du:dateUtc="2026-09-29T14:58:00Z"/>
                <w:rFonts w:cs="Arial"/>
                <w:sz w:val="13"/>
                <w:szCs w:val="13"/>
              </w:rPr>
            </w:pPr>
            <w:ins w:id="16085" w:author="Sean de Noronha | DRG" w:date="2026-09-29T16:58:00Z" w16du:dateUtc="2026-09-29T14:58:00Z">
              <w:r>
                <w:rPr>
                  <w:rFonts w:cs="Arial"/>
                  <w:sz w:val="13"/>
                  <w:szCs w:val="13"/>
                </w:rPr>
                <w:t>CSST run with fittings, EHD 31</w:t>
              </w:r>
            </w:ins>
          </w:p>
        </w:tc>
        <w:tc>
          <w:tcPr>
            <w:tcW w:w="520" w:type="dxa"/>
            <w:vAlign w:val="center"/>
          </w:tcPr>
          <w:p w14:paraId="5E001448" w14:textId="77777777" w:rsidR="00C60D85" w:rsidRDefault="00000000">
            <w:pPr>
              <w:spacing w:after="0"/>
              <w:rPr>
                <w:ins w:id="16086" w:author="Sean de Noronha | DRG" w:date="2026-09-29T16:58:00Z" w16du:dateUtc="2026-09-29T14:58:00Z"/>
                <w:rFonts w:cs="Arial"/>
                <w:sz w:val="13"/>
                <w:szCs w:val="13"/>
              </w:rPr>
            </w:pPr>
            <w:ins w:id="16087" w:author="Sean de Noronha | DRG" w:date="2026-09-29T16:58:00Z" w16du:dateUtc="2026-09-29T14:58:00Z">
              <w:r>
                <w:rPr>
                  <w:rFonts w:cs="Arial"/>
                  <w:sz w:val="13"/>
                  <w:szCs w:val="13"/>
                </w:rPr>
                <w:t>He</w:t>
              </w:r>
            </w:ins>
          </w:p>
        </w:tc>
        <w:tc>
          <w:tcPr>
            <w:tcW w:w="900" w:type="dxa"/>
            <w:vAlign w:val="center"/>
          </w:tcPr>
          <w:p w14:paraId="5E001449" w14:textId="77777777" w:rsidR="00C60D85" w:rsidRDefault="00000000">
            <w:pPr>
              <w:spacing w:after="0"/>
              <w:rPr>
                <w:ins w:id="16088" w:author="Sean de Noronha | DRG" w:date="2026-09-29T16:58:00Z" w16du:dateUtc="2026-09-29T14:58:00Z"/>
                <w:rFonts w:cs="Arial"/>
                <w:sz w:val="13"/>
                <w:szCs w:val="13"/>
              </w:rPr>
            </w:pPr>
            <w:ins w:id="16089" w:author="Sean de Noronha | DRG" w:date="2026-09-29T16:58:00Z" w16du:dateUtc="2026-09-29T14:58:00Z">
              <w:r>
                <w:rPr>
                  <w:rFonts w:cs="Arial"/>
                  <w:sz w:val="13"/>
                  <w:szCs w:val="13"/>
                </w:rPr>
                <w:t>20,100</w:t>
              </w:r>
            </w:ins>
          </w:p>
        </w:tc>
        <w:tc>
          <w:tcPr>
            <w:tcW w:w="800" w:type="dxa"/>
            <w:vAlign w:val="center"/>
          </w:tcPr>
          <w:p w14:paraId="5E00144A" w14:textId="77777777" w:rsidR="00C60D85" w:rsidRDefault="00000000">
            <w:pPr>
              <w:spacing w:after="0"/>
              <w:rPr>
                <w:ins w:id="16090" w:author="Sean de Noronha | DRG" w:date="2026-09-29T16:58:00Z" w16du:dateUtc="2026-09-29T14:58:00Z"/>
                <w:rFonts w:cs="Arial"/>
                <w:sz w:val="13"/>
                <w:szCs w:val="13"/>
              </w:rPr>
            </w:pPr>
            <w:ins w:id="16091" w:author="Sean de Noronha | DRG" w:date="2026-09-29T16:58:00Z" w16du:dateUtc="2026-09-29T14:58:00Z">
              <w:r>
                <w:rPr>
                  <w:rFonts w:cs="Arial"/>
                  <w:sz w:val="13"/>
                  <w:szCs w:val="13"/>
                </w:rPr>
                <w:t>–</w:t>
              </w:r>
            </w:ins>
          </w:p>
        </w:tc>
        <w:tc>
          <w:tcPr>
            <w:tcW w:w="880" w:type="dxa"/>
            <w:vAlign w:val="center"/>
          </w:tcPr>
          <w:p w14:paraId="5E00144B" w14:textId="77777777" w:rsidR="00C60D85" w:rsidRDefault="00000000">
            <w:pPr>
              <w:spacing w:after="0"/>
              <w:rPr>
                <w:ins w:id="16092" w:author="Sean de Noronha | DRG" w:date="2026-09-29T16:58:00Z" w16du:dateUtc="2026-09-29T14:58:00Z"/>
                <w:rFonts w:cs="Arial"/>
                <w:sz w:val="13"/>
                <w:szCs w:val="13"/>
              </w:rPr>
            </w:pPr>
            <w:ins w:id="16093" w:author="Sean de Noronha | DRG" w:date="2026-09-29T16:58:00Z" w16du:dateUtc="2026-09-29T14:58:00Z">
              <w:r>
                <w:rPr>
                  <w:rFonts w:cs="Arial"/>
                  <w:sz w:val="13"/>
                  <w:szCs w:val="13"/>
                </w:rPr>
                <w:t>–</w:t>
              </w:r>
            </w:ins>
          </w:p>
        </w:tc>
        <w:tc>
          <w:tcPr>
            <w:tcW w:w="820" w:type="dxa"/>
            <w:vAlign w:val="center"/>
          </w:tcPr>
          <w:p w14:paraId="5E00144C" w14:textId="77777777" w:rsidR="00C60D85" w:rsidRDefault="00000000">
            <w:pPr>
              <w:spacing w:after="0"/>
              <w:rPr>
                <w:ins w:id="16094" w:author="Sean de Noronha | DRG" w:date="2026-09-29T16:58:00Z" w16du:dateUtc="2026-09-29T14:58:00Z"/>
                <w:rFonts w:cs="Arial"/>
                <w:sz w:val="13"/>
                <w:szCs w:val="13"/>
              </w:rPr>
            </w:pPr>
            <w:ins w:id="16095" w:author="Sean de Noronha | DRG" w:date="2026-09-29T16:58:00Z" w16du:dateUtc="2026-09-29T14:58:00Z">
              <w:r>
                <w:rPr>
                  <w:rFonts w:cs="Arial"/>
                  <w:sz w:val="13"/>
                  <w:szCs w:val="13"/>
                </w:rPr>
                <w:t>–</w:t>
              </w:r>
            </w:ins>
          </w:p>
        </w:tc>
        <w:tc>
          <w:tcPr>
            <w:tcW w:w="1100" w:type="dxa"/>
            <w:vAlign w:val="center"/>
          </w:tcPr>
          <w:p w14:paraId="5E00144D" w14:textId="77777777" w:rsidR="00C60D85" w:rsidRDefault="00000000">
            <w:pPr>
              <w:spacing w:after="0"/>
              <w:rPr>
                <w:ins w:id="16096" w:author="Sean de Noronha | DRG" w:date="2026-09-29T16:58:00Z" w16du:dateUtc="2026-09-29T14:58:00Z"/>
                <w:rFonts w:cs="Arial"/>
                <w:sz w:val="13"/>
                <w:szCs w:val="13"/>
              </w:rPr>
            </w:pPr>
            <w:ins w:id="16097" w:author="Sean de Noronha | DRG" w:date="2026-09-29T16:58:00Z" w16du:dateUtc="2026-09-29T14:58:00Z">
              <w:r>
                <w:rPr>
                  <w:rFonts w:cs="Arial"/>
                  <w:sz w:val="13"/>
                  <w:szCs w:val="13"/>
                </w:rPr>
                <w:t>3,140 (6,660)</w:t>
              </w:r>
            </w:ins>
          </w:p>
        </w:tc>
        <w:tc>
          <w:tcPr>
            <w:tcW w:w="700" w:type="dxa"/>
            <w:vAlign w:val="center"/>
          </w:tcPr>
          <w:p w14:paraId="5E00144E" w14:textId="77777777" w:rsidR="00C60D85" w:rsidRDefault="00000000">
            <w:pPr>
              <w:spacing w:after="0"/>
              <w:rPr>
                <w:ins w:id="16098" w:author="Sean de Noronha | DRG" w:date="2026-09-29T16:58:00Z" w16du:dateUtc="2026-09-29T14:58:00Z"/>
                <w:rFonts w:cs="Arial"/>
                <w:sz w:val="13"/>
                <w:szCs w:val="13"/>
              </w:rPr>
            </w:pPr>
            <w:ins w:id="16099" w:author="Sean de Noronha | DRG" w:date="2026-09-29T16:58:00Z" w16du:dateUtc="2026-09-29T14:58:00Z">
              <w:r>
                <w:rPr>
                  <w:rFonts w:cs="Arial"/>
                  <w:sz w:val="13"/>
                  <w:szCs w:val="13"/>
                </w:rPr>
                <w:t>80.0</w:t>
              </w:r>
            </w:ins>
          </w:p>
        </w:tc>
      </w:tr>
      <w:tr w:rsidR="00C60D85" w14:paraId="6AF358F6" w14:textId="77777777">
        <w:trPr>
          <w:jc w:val="center"/>
          <w:ins w:id="16100" w:author="Sean de Noronha | DRG" w:date="2026-09-29T16:58:00Z"/>
        </w:trPr>
        <w:tc>
          <w:tcPr>
            <w:tcW w:w="560" w:type="dxa"/>
            <w:vAlign w:val="center"/>
          </w:tcPr>
          <w:p w14:paraId="5E00144F" w14:textId="77777777" w:rsidR="00C60D85" w:rsidRDefault="00000000">
            <w:pPr>
              <w:spacing w:after="0"/>
              <w:rPr>
                <w:ins w:id="16101" w:author="Sean de Noronha | DRG" w:date="2026-09-29T16:58:00Z" w16du:dateUtc="2026-09-29T14:58:00Z"/>
                <w:rFonts w:cs="Arial"/>
                <w:sz w:val="13"/>
                <w:szCs w:val="13"/>
              </w:rPr>
            </w:pPr>
            <w:ins w:id="16102" w:author="Sean de Noronha | DRG" w:date="2026-09-29T16:58:00Z" w16du:dateUtc="2026-09-29T14:58:00Z">
              <w:r>
                <w:rPr>
                  <w:rFonts w:cs="Arial"/>
                  <w:sz w:val="13"/>
                  <w:szCs w:val="13"/>
                </w:rPr>
                <w:t>424</w:t>
              </w:r>
            </w:ins>
          </w:p>
        </w:tc>
        <w:tc>
          <w:tcPr>
            <w:tcW w:w="500" w:type="dxa"/>
            <w:vAlign w:val="center"/>
          </w:tcPr>
          <w:p w14:paraId="5E001450" w14:textId="77777777" w:rsidR="00C60D85" w:rsidRDefault="00000000">
            <w:pPr>
              <w:spacing w:after="0"/>
              <w:rPr>
                <w:ins w:id="16103" w:author="Sean de Noronha | DRG" w:date="2026-09-29T16:58:00Z" w16du:dateUtc="2026-09-29T14:58:00Z"/>
                <w:rFonts w:cs="Arial"/>
                <w:sz w:val="13"/>
                <w:szCs w:val="13"/>
              </w:rPr>
            </w:pPr>
            <w:ins w:id="16104" w:author="Sean de Noronha | DRG" w:date="2026-09-29T16:58:00Z" w16du:dateUtc="2026-09-29T14:58:00Z">
              <w:r>
                <w:rPr>
                  <w:rFonts w:cs="Arial"/>
                  <w:sz w:val="13"/>
                  <w:szCs w:val="13"/>
                </w:rPr>
                <w:t>T6</w:t>
              </w:r>
            </w:ins>
          </w:p>
        </w:tc>
        <w:tc>
          <w:tcPr>
            <w:tcW w:w="660" w:type="dxa"/>
            <w:vAlign w:val="center"/>
          </w:tcPr>
          <w:p w14:paraId="5E001451" w14:textId="77777777" w:rsidR="00C60D85" w:rsidRDefault="00000000">
            <w:pPr>
              <w:spacing w:after="0"/>
              <w:rPr>
                <w:ins w:id="16105" w:author="Sean de Noronha | DRG" w:date="2026-09-29T16:58:00Z" w16du:dateUtc="2026-09-29T14:58:00Z"/>
                <w:rFonts w:cs="Arial"/>
                <w:sz w:val="13"/>
                <w:szCs w:val="13"/>
              </w:rPr>
            </w:pPr>
            <w:ins w:id="16106" w:author="Sean de Noronha | DRG" w:date="2026-09-29T16:58:00Z" w16du:dateUtc="2026-09-29T14:58:00Z">
              <w:r>
                <w:rPr>
                  <w:rFonts w:cs="Arial"/>
                  <w:sz w:val="13"/>
                  <w:szCs w:val="13"/>
                </w:rPr>
                <w:t>3</w:t>
              </w:r>
            </w:ins>
          </w:p>
        </w:tc>
        <w:tc>
          <w:tcPr>
            <w:tcW w:w="1920" w:type="dxa"/>
            <w:vAlign w:val="center"/>
          </w:tcPr>
          <w:p w14:paraId="5E001452" w14:textId="77777777" w:rsidR="00C60D85" w:rsidRDefault="00000000">
            <w:pPr>
              <w:spacing w:after="0"/>
              <w:rPr>
                <w:ins w:id="16107" w:author="Sean de Noronha | DRG" w:date="2026-09-29T16:58:00Z" w16du:dateUtc="2026-09-29T14:58:00Z"/>
                <w:rFonts w:cs="Arial"/>
                <w:sz w:val="13"/>
                <w:szCs w:val="13"/>
              </w:rPr>
            </w:pPr>
            <w:ins w:id="16108" w:author="Sean de Noronha | DRG" w:date="2026-09-29T16:58:00Z" w16du:dateUtc="2026-09-29T14:58:00Z">
              <w:r>
                <w:rPr>
                  <w:rFonts w:cs="Arial"/>
                  <w:sz w:val="13"/>
                  <w:szCs w:val="13"/>
                </w:rPr>
                <w:t>CSST run with fittings, EHD 31</w:t>
              </w:r>
            </w:ins>
          </w:p>
        </w:tc>
        <w:tc>
          <w:tcPr>
            <w:tcW w:w="520" w:type="dxa"/>
            <w:vAlign w:val="center"/>
          </w:tcPr>
          <w:p w14:paraId="5E001453" w14:textId="77777777" w:rsidR="00C60D85" w:rsidRDefault="00000000">
            <w:pPr>
              <w:spacing w:after="0"/>
              <w:rPr>
                <w:ins w:id="16109" w:author="Sean de Noronha | DRG" w:date="2026-09-29T16:58:00Z" w16du:dateUtc="2026-09-29T14:58:00Z"/>
                <w:rFonts w:cs="Arial"/>
                <w:sz w:val="13"/>
                <w:szCs w:val="13"/>
              </w:rPr>
            </w:pPr>
            <w:ins w:id="16110" w:author="Sean de Noronha | DRG" w:date="2026-09-29T16:58:00Z" w16du:dateUtc="2026-09-29T14:58:00Z">
              <w:r>
                <w:rPr>
                  <w:rFonts w:cs="Arial"/>
                  <w:sz w:val="13"/>
                  <w:szCs w:val="13"/>
                </w:rPr>
                <w:t>He</w:t>
              </w:r>
            </w:ins>
          </w:p>
        </w:tc>
        <w:tc>
          <w:tcPr>
            <w:tcW w:w="900" w:type="dxa"/>
            <w:vAlign w:val="center"/>
          </w:tcPr>
          <w:p w14:paraId="5E001454" w14:textId="77777777" w:rsidR="00C60D85" w:rsidRDefault="00000000">
            <w:pPr>
              <w:spacing w:after="0"/>
              <w:rPr>
                <w:ins w:id="16111" w:author="Sean de Noronha | DRG" w:date="2026-09-29T16:58:00Z" w16du:dateUtc="2026-09-29T14:58:00Z"/>
                <w:rFonts w:cs="Arial"/>
                <w:sz w:val="13"/>
                <w:szCs w:val="13"/>
              </w:rPr>
            </w:pPr>
            <w:ins w:id="16112" w:author="Sean de Noronha | DRG" w:date="2026-09-29T16:58:00Z" w16du:dateUtc="2026-09-29T14:58:00Z">
              <w:r>
                <w:rPr>
                  <w:rFonts w:cs="Arial"/>
                  <w:sz w:val="13"/>
                  <w:szCs w:val="13"/>
                </w:rPr>
                <w:t>25,200</w:t>
              </w:r>
            </w:ins>
          </w:p>
        </w:tc>
        <w:tc>
          <w:tcPr>
            <w:tcW w:w="800" w:type="dxa"/>
            <w:vAlign w:val="center"/>
          </w:tcPr>
          <w:p w14:paraId="5E001455" w14:textId="77777777" w:rsidR="00C60D85" w:rsidRDefault="00000000">
            <w:pPr>
              <w:spacing w:after="0"/>
              <w:rPr>
                <w:ins w:id="16113" w:author="Sean de Noronha | DRG" w:date="2026-09-29T16:58:00Z" w16du:dateUtc="2026-09-29T14:58:00Z"/>
                <w:rFonts w:cs="Arial"/>
                <w:sz w:val="13"/>
                <w:szCs w:val="13"/>
              </w:rPr>
            </w:pPr>
            <w:ins w:id="16114" w:author="Sean de Noronha | DRG" w:date="2026-09-29T16:58:00Z" w16du:dateUtc="2026-09-29T14:58:00Z">
              <w:r>
                <w:rPr>
                  <w:rFonts w:cs="Arial"/>
                  <w:sz w:val="13"/>
                  <w:szCs w:val="13"/>
                </w:rPr>
                <w:t>–</w:t>
              </w:r>
            </w:ins>
          </w:p>
        </w:tc>
        <w:tc>
          <w:tcPr>
            <w:tcW w:w="880" w:type="dxa"/>
            <w:vAlign w:val="center"/>
          </w:tcPr>
          <w:p w14:paraId="5E001456" w14:textId="77777777" w:rsidR="00C60D85" w:rsidRDefault="00000000">
            <w:pPr>
              <w:spacing w:after="0"/>
              <w:rPr>
                <w:ins w:id="16115" w:author="Sean de Noronha | DRG" w:date="2026-09-29T16:58:00Z" w16du:dateUtc="2026-09-29T14:58:00Z"/>
                <w:rFonts w:cs="Arial"/>
                <w:sz w:val="13"/>
                <w:szCs w:val="13"/>
              </w:rPr>
            </w:pPr>
            <w:ins w:id="16116" w:author="Sean de Noronha | DRG" w:date="2026-09-29T16:58:00Z" w16du:dateUtc="2026-09-29T14:58:00Z">
              <w:r>
                <w:rPr>
                  <w:rFonts w:cs="Arial"/>
                  <w:sz w:val="13"/>
                  <w:szCs w:val="13"/>
                </w:rPr>
                <w:t>–</w:t>
              </w:r>
            </w:ins>
          </w:p>
        </w:tc>
        <w:tc>
          <w:tcPr>
            <w:tcW w:w="820" w:type="dxa"/>
            <w:vAlign w:val="center"/>
          </w:tcPr>
          <w:p w14:paraId="5E001457" w14:textId="77777777" w:rsidR="00C60D85" w:rsidRDefault="00000000">
            <w:pPr>
              <w:spacing w:after="0"/>
              <w:rPr>
                <w:ins w:id="16117" w:author="Sean de Noronha | DRG" w:date="2026-09-29T16:58:00Z" w16du:dateUtc="2026-09-29T14:58:00Z"/>
                <w:rFonts w:cs="Arial"/>
                <w:sz w:val="13"/>
                <w:szCs w:val="13"/>
              </w:rPr>
            </w:pPr>
            <w:ins w:id="16118" w:author="Sean de Noronha | DRG" w:date="2026-09-29T16:58:00Z" w16du:dateUtc="2026-09-29T14:58:00Z">
              <w:r>
                <w:rPr>
                  <w:rFonts w:cs="Arial"/>
                  <w:sz w:val="13"/>
                  <w:szCs w:val="13"/>
                </w:rPr>
                <w:t>–</w:t>
              </w:r>
            </w:ins>
          </w:p>
        </w:tc>
        <w:tc>
          <w:tcPr>
            <w:tcW w:w="1100" w:type="dxa"/>
            <w:vAlign w:val="center"/>
          </w:tcPr>
          <w:p w14:paraId="5E001458" w14:textId="77777777" w:rsidR="00C60D85" w:rsidRDefault="00000000">
            <w:pPr>
              <w:spacing w:after="0"/>
              <w:rPr>
                <w:ins w:id="16119" w:author="Sean de Noronha | DRG" w:date="2026-09-29T16:58:00Z" w16du:dateUtc="2026-09-29T14:58:00Z"/>
                <w:rFonts w:cs="Arial"/>
                <w:sz w:val="13"/>
                <w:szCs w:val="13"/>
              </w:rPr>
            </w:pPr>
            <w:ins w:id="16120" w:author="Sean de Noronha | DRG" w:date="2026-09-29T16:58:00Z" w16du:dateUtc="2026-09-29T14:58:00Z">
              <w:r>
                <w:rPr>
                  <w:rFonts w:cs="Arial"/>
                  <w:sz w:val="13"/>
                  <w:szCs w:val="13"/>
                </w:rPr>
                <w:t>3,930 (8,330)</w:t>
              </w:r>
            </w:ins>
          </w:p>
        </w:tc>
        <w:tc>
          <w:tcPr>
            <w:tcW w:w="700" w:type="dxa"/>
            <w:vAlign w:val="center"/>
          </w:tcPr>
          <w:p w14:paraId="5E001459" w14:textId="77777777" w:rsidR="00C60D85" w:rsidRDefault="00000000">
            <w:pPr>
              <w:spacing w:after="0"/>
              <w:rPr>
                <w:ins w:id="16121" w:author="Sean de Noronha | DRG" w:date="2026-09-29T16:58:00Z" w16du:dateUtc="2026-09-29T14:58:00Z"/>
                <w:rFonts w:cs="Arial"/>
                <w:sz w:val="13"/>
                <w:szCs w:val="13"/>
              </w:rPr>
            </w:pPr>
            <w:ins w:id="16122" w:author="Sean de Noronha | DRG" w:date="2026-09-29T16:58:00Z" w16du:dateUtc="2026-09-29T14:58:00Z">
              <w:r>
                <w:rPr>
                  <w:rFonts w:cs="Arial"/>
                  <w:sz w:val="13"/>
                  <w:szCs w:val="13"/>
                </w:rPr>
                <w:t>100</w:t>
              </w:r>
            </w:ins>
          </w:p>
        </w:tc>
      </w:tr>
      <w:tr w:rsidR="00C60D85" w14:paraId="14A8D220" w14:textId="77777777">
        <w:trPr>
          <w:jc w:val="center"/>
          <w:ins w:id="16123" w:author="Sean de Noronha | DRG" w:date="2026-09-29T16:58:00Z"/>
        </w:trPr>
        <w:tc>
          <w:tcPr>
            <w:tcW w:w="560" w:type="dxa"/>
            <w:vAlign w:val="center"/>
          </w:tcPr>
          <w:p w14:paraId="5E00145A" w14:textId="77777777" w:rsidR="00C60D85" w:rsidRDefault="00000000">
            <w:pPr>
              <w:spacing w:after="0"/>
              <w:rPr>
                <w:ins w:id="16124" w:author="Sean de Noronha | DRG" w:date="2026-09-29T16:58:00Z" w16du:dateUtc="2026-09-29T14:58:00Z"/>
                <w:rFonts w:cs="Arial"/>
                <w:sz w:val="13"/>
                <w:szCs w:val="13"/>
              </w:rPr>
            </w:pPr>
            <w:ins w:id="16125" w:author="Sean de Noronha | DRG" w:date="2026-09-29T16:58:00Z" w16du:dateUtc="2026-09-29T14:58:00Z">
              <w:r>
                <w:rPr>
                  <w:rFonts w:cs="Arial"/>
                  <w:sz w:val="13"/>
                  <w:szCs w:val="13"/>
                </w:rPr>
                <w:t>425</w:t>
              </w:r>
            </w:ins>
          </w:p>
        </w:tc>
        <w:tc>
          <w:tcPr>
            <w:tcW w:w="500" w:type="dxa"/>
            <w:vAlign w:val="center"/>
          </w:tcPr>
          <w:p w14:paraId="5E00145B" w14:textId="77777777" w:rsidR="00C60D85" w:rsidRDefault="00000000">
            <w:pPr>
              <w:spacing w:after="0"/>
              <w:rPr>
                <w:ins w:id="16126" w:author="Sean de Noronha | DRG" w:date="2026-09-29T16:58:00Z" w16du:dateUtc="2026-09-29T14:58:00Z"/>
                <w:rFonts w:cs="Arial"/>
                <w:sz w:val="13"/>
                <w:szCs w:val="13"/>
              </w:rPr>
            </w:pPr>
            <w:ins w:id="16127" w:author="Sean de Noronha | DRG" w:date="2026-09-29T16:58:00Z" w16du:dateUtc="2026-09-29T14:58:00Z">
              <w:r>
                <w:rPr>
                  <w:rFonts w:cs="Arial"/>
                  <w:sz w:val="13"/>
                  <w:szCs w:val="13"/>
                </w:rPr>
                <w:t>T6</w:t>
              </w:r>
            </w:ins>
          </w:p>
        </w:tc>
        <w:tc>
          <w:tcPr>
            <w:tcW w:w="660" w:type="dxa"/>
            <w:vAlign w:val="center"/>
          </w:tcPr>
          <w:p w14:paraId="5E00145C" w14:textId="77777777" w:rsidR="00C60D85" w:rsidRDefault="00000000">
            <w:pPr>
              <w:spacing w:after="0"/>
              <w:rPr>
                <w:ins w:id="16128" w:author="Sean de Noronha | DRG" w:date="2026-09-29T16:58:00Z" w16du:dateUtc="2026-09-29T14:58:00Z"/>
                <w:rFonts w:cs="Arial"/>
                <w:sz w:val="13"/>
                <w:szCs w:val="13"/>
              </w:rPr>
            </w:pPr>
            <w:ins w:id="16129" w:author="Sean de Noronha | DRG" w:date="2026-09-29T16:58:00Z" w16du:dateUtc="2026-09-29T14:58:00Z">
              <w:r>
                <w:rPr>
                  <w:rFonts w:cs="Arial"/>
                  <w:sz w:val="13"/>
                  <w:szCs w:val="13"/>
                </w:rPr>
                <w:t>3</w:t>
              </w:r>
            </w:ins>
          </w:p>
        </w:tc>
        <w:tc>
          <w:tcPr>
            <w:tcW w:w="1920" w:type="dxa"/>
            <w:vAlign w:val="center"/>
          </w:tcPr>
          <w:p w14:paraId="5E00145D" w14:textId="77777777" w:rsidR="00C60D85" w:rsidRDefault="00000000">
            <w:pPr>
              <w:spacing w:after="0"/>
              <w:rPr>
                <w:ins w:id="16130" w:author="Sean de Noronha | DRG" w:date="2026-09-29T16:58:00Z" w16du:dateUtc="2026-09-29T14:58:00Z"/>
                <w:rFonts w:cs="Arial"/>
                <w:sz w:val="13"/>
                <w:szCs w:val="13"/>
              </w:rPr>
            </w:pPr>
            <w:ins w:id="16131" w:author="Sean de Noronha | DRG" w:date="2026-09-29T16:58:00Z" w16du:dateUtc="2026-09-29T14:58:00Z">
              <w:r>
                <w:rPr>
                  <w:rFonts w:cs="Arial"/>
                  <w:sz w:val="13"/>
                  <w:szCs w:val="13"/>
                </w:rPr>
                <w:t>Steel run with fittings, NPS ½</w:t>
              </w:r>
            </w:ins>
          </w:p>
        </w:tc>
        <w:tc>
          <w:tcPr>
            <w:tcW w:w="520" w:type="dxa"/>
            <w:vAlign w:val="center"/>
          </w:tcPr>
          <w:p w14:paraId="5E00145E" w14:textId="77777777" w:rsidR="00C60D85" w:rsidRDefault="00000000">
            <w:pPr>
              <w:spacing w:after="0"/>
              <w:rPr>
                <w:ins w:id="16132" w:author="Sean de Noronha | DRG" w:date="2026-09-29T16:58:00Z" w16du:dateUtc="2026-09-29T14:58:00Z"/>
                <w:rFonts w:cs="Arial"/>
                <w:sz w:val="13"/>
                <w:szCs w:val="13"/>
              </w:rPr>
            </w:pPr>
            <w:ins w:id="16133" w:author="Sean de Noronha | DRG" w:date="2026-09-29T16:58:00Z" w16du:dateUtc="2026-09-29T14:58:00Z">
              <w:r>
                <w:rPr>
                  <w:rFonts w:cs="Arial"/>
                  <w:sz w:val="13"/>
                  <w:szCs w:val="13"/>
                </w:rPr>
                <w:t>He</w:t>
              </w:r>
            </w:ins>
          </w:p>
        </w:tc>
        <w:tc>
          <w:tcPr>
            <w:tcW w:w="900" w:type="dxa"/>
            <w:vAlign w:val="center"/>
          </w:tcPr>
          <w:p w14:paraId="5E00145F" w14:textId="77777777" w:rsidR="00C60D85" w:rsidRDefault="00000000">
            <w:pPr>
              <w:spacing w:after="0"/>
              <w:rPr>
                <w:ins w:id="16134" w:author="Sean de Noronha | DRG" w:date="2026-09-29T16:58:00Z" w16du:dateUtc="2026-09-29T14:58:00Z"/>
                <w:rFonts w:cs="Arial"/>
                <w:sz w:val="13"/>
                <w:szCs w:val="13"/>
              </w:rPr>
            </w:pPr>
            <w:ins w:id="16135" w:author="Sean de Noronha | DRG" w:date="2026-09-29T16:58:00Z" w16du:dateUtc="2026-09-29T14:58:00Z">
              <w:r>
                <w:rPr>
                  <w:rFonts w:cs="Arial"/>
                  <w:sz w:val="13"/>
                  <w:szCs w:val="13"/>
                </w:rPr>
                <w:t>2,750</w:t>
              </w:r>
            </w:ins>
          </w:p>
        </w:tc>
        <w:tc>
          <w:tcPr>
            <w:tcW w:w="800" w:type="dxa"/>
            <w:vAlign w:val="center"/>
          </w:tcPr>
          <w:p w14:paraId="5E001460" w14:textId="77777777" w:rsidR="00C60D85" w:rsidRDefault="00000000">
            <w:pPr>
              <w:spacing w:after="0"/>
              <w:rPr>
                <w:ins w:id="16136" w:author="Sean de Noronha | DRG" w:date="2026-09-29T16:58:00Z" w16du:dateUtc="2026-09-29T14:58:00Z"/>
                <w:rFonts w:cs="Arial"/>
                <w:sz w:val="13"/>
                <w:szCs w:val="13"/>
              </w:rPr>
            </w:pPr>
            <w:ins w:id="16137" w:author="Sean de Noronha | DRG" w:date="2026-09-29T16:58:00Z" w16du:dateUtc="2026-09-29T14:58:00Z">
              <w:r>
                <w:rPr>
                  <w:rFonts w:cs="Arial"/>
                  <w:sz w:val="13"/>
                  <w:szCs w:val="13"/>
                </w:rPr>
                <w:t>–</w:t>
              </w:r>
            </w:ins>
          </w:p>
        </w:tc>
        <w:tc>
          <w:tcPr>
            <w:tcW w:w="880" w:type="dxa"/>
            <w:vAlign w:val="center"/>
          </w:tcPr>
          <w:p w14:paraId="5E001461" w14:textId="77777777" w:rsidR="00C60D85" w:rsidRDefault="00000000">
            <w:pPr>
              <w:spacing w:after="0"/>
              <w:rPr>
                <w:ins w:id="16138" w:author="Sean de Noronha | DRG" w:date="2026-09-29T16:58:00Z" w16du:dateUtc="2026-09-29T14:58:00Z"/>
                <w:rFonts w:cs="Arial"/>
                <w:sz w:val="13"/>
                <w:szCs w:val="13"/>
              </w:rPr>
            </w:pPr>
            <w:ins w:id="16139" w:author="Sean de Noronha | DRG" w:date="2026-09-29T16:58:00Z" w16du:dateUtc="2026-09-29T14:58:00Z">
              <w:r>
                <w:rPr>
                  <w:rFonts w:cs="Arial"/>
                  <w:sz w:val="13"/>
                  <w:szCs w:val="13"/>
                </w:rPr>
                <w:t>–</w:t>
              </w:r>
            </w:ins>
          </w:p>
        </w:tc>
        <w:tc>
          <w:tcPr>
            <w:tcW w:w="820" w:type="dxa"/>
            <w:vAlign w:val="center"/>
          </w:tcPr>
          <w:p w14:paraId="5E001462" w14:textId="77777777" w:rsidR="00C60D85" w:rsidRDefault="00000000">
            <w:pPr>
              <w:spacing w:after="0"/>
              <w:rPr>
                <w:ins w:id="16140" w:author="Sean de Noronha | DRG" w:date="2026-09-29T16:58:00Z" w16du:dateUtc="2026-09-29T14:58:00Z"/>
                <w:rFonts w:cs="Arial"/>
                <w:sz w:val="13"/>
                <w:szCs w:val="13"/>
              </w:rPr>
            </w:pPr>
            <w:ins w:id="16141" w:author="Sean de Noronha | DRG" w:date="2026-09-29T16:58:00Z" w16du:dateUtc="2026-09-29T14:58:00Z">
              <w:r>
                <w:rPr>
                  <w:rFonts w:cs="Arial"/>
                  <w:sz w:val="13"/>
                  <w:szCs w:val="13"/>
                </w:rPr>
                <w:t>–</w:t>
              </w:r>
            </w:ins>
          </w:p>
        </w:tc>
        <w:tc>
          <w:tcPr>
            <w:tcW w:w="1100" w:type="dxa"/>
            <w:vAlign w:val="center"/>
          </w:tcPr>
          <w:p w14:paraId="5E001463" w14:textId="77777777" w:rsidR="00C60D85" w:rsidRDefault="00000000">
            <w:pPr>
              <w:spacing w:after="0"/>
              <w:rPr>
                <w:ins w:id="16142" w:author="Sean de Noronha | DRG" w:date="2026-09-29T16:58:00Z" w16du:dateUtc="2026-09-29T14:58:00Z"/>
                <w:rFonts w:cs="Arial"/>
                <w:sz w:val="13"/>
                <w:szCs w:val="13"/>
              </w:rPr>
            </w:pPr>
            <w:ins w:id="16143" w:author="Sean de Noronha | DRG" w:date="2026-09-29T16:58:00Z" w16du:dateUtc="2026-09-29T14:58:00Z">
              <w:r>
                <w:rPr>
                  <w:rFonts w:cs="Arial"/>
                  <w:sz w:val="13"/>
                  <w:szCs w:val="13"/>
                </w:rPr>
                <w:t>235 (498)</w:t>
              </w:r>
            </w:ins>
          </w:p>
        </w:tc>
        <w:tc>
          <w:tcPr>
            <w:tcW w:w="700" w:type="dxa"/>
            <w:vAlign w:val="center"/>
          </w:tcPr>
          <w:p w14:paraId="5E001464" w14:textId="77777777" w:rsidR="00C60D85" w:rsidRDefault="00000000">
            <w:pPr>
              <w:spacing w:after="0"/>
              <w:rPr>
                <w:ins w:id="16144" w:author="Sean de Noronha | DRG" w:date="2026-09-29T16:58:00Z" w16du:dateUtc="2026-09-29T14:58:00Z"/>
                <w:rFonts w:cs="Arial"/>
                <w:sz w:val="13"/>
                <w:szCs w:val="13"/>
              </w:rPr>
            </w:pPr>
            <w:ins w:id="16145" w:author="Sean de Noronha | DRG" w:date="2026-09-29T16:58:00Z" w16du:dateUtc="2026-09-29T14:58:00Z">
              <w:r>
                <w:rPr>
                  <w:rFonts w:cs="Arial"/>
                  <w:sz w:val="13"/>
                  <w:szCs w:val="13"/>
                </w:rPr>
                <w:t>20.0</w:t>
              </w:r>
            </w:ins>
          </w:p>
        </w:tc>
      </w:tr>
      <w:tr w:rsidR="00C60D85" w14:paraId="2B91D9BD" w14:textId="77777777">
        <w:trPr>
          <w:jc w:val="center"/>
          <w:ins w:id="16146" w:author="Sean de Noronha | DRG" w:date="2026-09-29T16:58:00Z"/>
        </w:trPr>
        <w:tc>
          <w:tcPr>
            <w:tcW w:w="560" w:type="dxa"/>
            <w:vAlign w:val="center"/>
          </w:tcPr>
          <w:p w14:paraId="5E001465" w14:textId="77777777" w:rsidR="00C60D85" w:rsidRDefault="00000000">
            <w:pPr>
              <w:spacing w:after="0"/>
              <w:rPr>
                <w:ins w:id="16147" w:author="Sean de Noronha | DRG" w:date="2026-09-29T16:58:00Z" w16du:dateUtc="2026-09-29T14:58:00Z"/>
                <w:rFonts w:cs="Arial"/>
                <w:sz w:val="13"/>
                <w:szCs w:val="13"/>
              </w:rPr>
            </w:pPr>
            <w:ins w:id="16148" w:author="Sean de Noronha | DRG" w:date="2026-09-29T16:58:00Z" w16du:dateUtc="2026-09-29T14:58:00Z">
              <w:r>
                <w:rPr>
                  <w:rFonts w:cs="Arial"/>
                  <w:sz w:val="13"/>
                  <w:szCs w:val="13"/>
                </w:rPr>
                <w:t>426</w:t>
              </w:r>
            </w:ins>
          </w:p>
        </w:tc>
        <w:tc>
          <w:tcPr>
            <w:tcW w:w="500" w:type="dxa"/>
            <w:vAlign w:val="center"/>
          </w:tcPr>
          <w:p w14:paraId="5E001466" w14:textId="77777777" w:rsidR="00C60D85" w:rsidRDefault="00000000">
            <w:pPr>
              <w:spacing w:after="0"/>
              <w:rPr>
                <w:ins w:id="16149" w:author="Sean de Noronha | DRG" w:date="2026-09-29T16:58:00Z" w16du:dateUtc="2026-09-29T14:58:00Z"/>
                <w:rFonts w:cs="Arial"/>
                <w:sz w:val="13"/>
                <w:szCs w:val="13"/>
              </w:rPr>
            </w:pPr>
            <w:ins w:id="16150" w:author="Sean de Noronha | DRG" w:date="2026-09-29T16:58:00Z" w16du:dateUtc="2026-09-29T14:58:00Z">
              <w:r>
                <w:rPr>
                  <w:rFonts w:cs="Arial"/>
                  <w:sz w:val="13"/>
                  <w:szCs w:val="13"/>
                </w:rPr>
                <w:t>T6</w:t>
              </w:r>
            </w:ins>
          </w:p>
        </w:tc>
        <w:tc>
          <w:tcPr>
            <w:tcW w:w="660" w:type="dxa"/>
            <w:vAlign w:val="center"/>
          </w:tcPr>
          <w:p w14:paraId="5E001467" w14:textId="77777777" w:rsidR="00C60D85" w:rsidRDefault="00000000">
            <w:pPr>
              <w:spacing w:after="0"/>
              <w:rPr>
                <w:ins w:id="16151" w:author="Sean de Noronha | DRG" w:date="2026-09-29T16:58:00Z" w16du:dateUtc="2026-09-29T14:58:00Z"/>
                <w:rFonts w:cs="Arial"/>
                <w:sz w:val="13"/>
                <w:szCs w:val="13"/>
              </w:rPr>
            </w:pPr>
            <w:ins w:id="16152" w:author="Sean de Noronha | DRG" w:date="2026-09-29T16:58:00Z" w16du:dateUtc="2026-09-29T14:58:00Z">
              <w:r>
                <w:rPr>
                  <w:rFonts w:cs="Arial"/>
                  <w:sz w:val="13"/>
                  <w:szCs w:val="13"/>
                </w:rPr>
                <w:t>3</w:t>
              </w:r>
            </w:ins>
          </w:p>
        </w:tc>
        <w:tc>
          <w:tcPr>
            <w:tcW w:w="1920" w:type="dxa"/>
            <w:vAlign w:val="center"/>
          </w:tcPr>
          <w:p w14:paraId="5E001468" w14:textId="77777777" w:rsidR="00C60D85" w:rsidRDefault="00000000">
            <w:pPr>
              <w:spacing w:after="0"/>
              <w:rPr>
                <w:ins w:id="16153" w:author="Sean de Noronha | DRG" w:date="2026-09-29T16:58:00Z" w16du:dateUtc="2026-09-29T14:58:00Z"/>
                <w:rFonts w:cs="Arial"/>
                <w:sz w:val="13"/>
                <w:szCs w:val="13"/>
              </w:rPr>
            </w:pPr>
            <w:ins w:id="16154" w:author="Sean de Noronha | DRG" w:date="2026-09-29T16:58:00Z" w16du:dateUtc="2026-09-29T14:58:00Z">
              <w:r>
                <w:rPr>
                  <w:rFonts w:cs="Arial"/>
                  <w:sz w:val="13"/>
                  <w:szCs w:val="13"/>
                </w:rPr>
                <w:t>Steel run with fittings, NPS ½</w:t>
              </w:r>
            </w:ins>
          </w:p>
        </w:tc>
        <w:tc>
          <w:tcPr>
            <w:tcW w:w="520" w:type="dxa"/>
            <w:vAlign w:val="center"/>
          </w:tcPr>
          <w:p w14:paraId="5E001469" w14:textId="77777777" w:rsidR="00C60D85" w:rsidRDefault="00000000">
            <w:pPr>
              <w:spacing w:after="0"/>
              <w:rPr>
                <w:ins w:id="16155" w:author="Sean de Noronha | DRG" w:date="2026-09-29T16:58:00Z" w16du:dateUtc="2026-09-29T14:58:00Z"/>
                <w:rFonts w:cs="Arial"/>
                <w:sz w:val="13"/>
                <w:szCs w:val="13"/>
              </w:rPr>
            </w:pPr>
            <w:ins w:id="16156" w:author="Sean de Noronha | DRG" w:date="2026-09-29T16:58:00Z" w16du:dateUtc="2026-09-29T14:58:00Z">
              <w:r>
                <w:rPr>
                  <w:rFonts w:cs="Arial"/>
                  <w:sz w:val="13"/>
                  <w:szCs w:val="13"/>
                </w:rPr>
                <w:t>He</w:t>
              </w:r>
            </w:ins>
          </w:p>
        </w:tc>
        <w:tc>
          <w:tcPr>
            <w:tcW w:w="900" w:type="dxa"/>
            <w:vAlign w:val="center"/>
          </w:tcPr>
          <w:p w14:paraId="5E00146A" w14:textId="77777777" w:rsidR="00C60D85" w:rsidRDefault="00000000">
            <w:pPr>
              <w:spacing w:after="0"/>
              <w:rPr>
                <w:ins w:id="16157" w:author="Sean de Noronha | DRG" w:date="2026-09-29T16:58:00Z" w16du:dateUtc="2026-09-29T14:58:00Z"/>
                <w:rFonts w:cs="Arial"/>
                <w:sz w:val="13"/>
                <w:szCs w:val="13"/>
              </w:rPr>
            </w:pPr>
            <w:ins w:id="16158" w:author="Sean de Noronha | DRG" w:date="2026-09-29T16:58:00Z" w16du:dateUtc="2026-09-29T14:58:00Z">
              <w:r>
                <w:rPr>
                  <w:rFonts w:cs="Arial"/>
                  <w:sz w:val="13"/>
                  <w:szCs w:val="13"/>
                </w:rPr>
                <w:t>5,510</w:t>
              </w:r>
            </w:ins>
          </w:p>
        </w:tc>
        <w:tc>
          <w:tcPr>
            <w:tcW w:w="800" w:type="dxa"/>
            <w:vAlign w:val="center"/>
          </w:tcPr>
          <w:p w14:paraId="5E00146B" w14:textId="77777777" w:rsidR="00C60D85" w:rsidRDefault="00000000">
            <w:pPr>
              <w:spacing w:after="0"/>
              <w:rPr>
                <w:ins w:id="16159" w:author="Sean de Noronha | DRG" w:date="2026-09-29T16:58:00Z" w16du:dateUtc="2026-09-29T14:58:00Z"/>
                <w:rFonts w:cs="Arial"/>
                <w:sz w:val="13"/>
                <w:szCs w:val="13"/>
              </w:rPr>
            </w:pPr>
            <w:ins w:id="16160" w:author="Sean de Noronha | DRG" w:date="2026-09-29T16:58:00Z" w16du:dateUtc="2026-09-29T14:58:00Z">
              <w:r>
                <w:rPr>
                  <w:rFonts w:cs="Arial"/>
                  <w:sz w:val="13"/>
                  <w:szCs w:val="13"/>
                </w:rPr>
                <w:t>–</w:t>
              </w:r>
            </w:ins>
          </w:p>
        </w:tc>
        <w:tc>
          <w:tcPr>
            <w:tcW w:w="880" w:type="dxa"/>
            <w:vAlign w:val="center"/>
          </w:tcPr>
          <w:p w14:paraId="5E00146C" w14:textId="77777777" w:rsidR="00C60D85" w:rsidRDefault="00000000">
            <w:pPr>
              <w:spacing w:after="0"/>
              <w:rPr>
                <w:ins w:id="16161" w:author="Sean de Noronha | DRG" w:date="2026-09-29T16:58:00Z" w16du:dateUtc="2026-09-29T14:58:00Z"/>
                <w:rFonts w:cs="Arial"/>
                <w:sz w:val="13"/>
                <w:szCs w:val="13"/>
              </w:rPr>
            </w:pPr>
            <w:ins w:id="16162" w:author="Sean de Noronha | DRG" w:date="2026-09-29T16:58:00Z" w16du:dateUtc="2026-09-29T14:58:00Z">
              <w:r>
                <w:rPr>
                  <w:rFonts w:cs="Arial"/>
                  <w:sz w:val="13"/>
                  <w:szCs w:val="13"/>
                </w:rPr>
                <w:t>–</w:t>
              </w:r>
            </w:ins>
          </w:p>
        </w:tc>
        <w:tc>
          <w:tcPr>
            <w:tcW w:w="820" w:type="dxa"/>
            <w:vAlign w:val="center"/>
          </w:tcPr>
          <w:p w14:paraId="5E00146D" w14:textId="77777777" w:rsidR="00C60D85" w:rsidRDefault="00000000">
            <w:pPr>
              <w:spacing w:after="0"/>
              <w:rPr>
                <w:ins w:id="16163" w:author="Sean de Noronha | DRG" w:date="2026-09-29T16:58:00Z" w16du:dateUtc="2026-09-29T14:58:00Z"/>
                <w:rFonts w:cs="Arial"/>
                <w:sz w:val="13"/>
                <w:szCs w:val="13"/>
              </w:rPr>
            </w:pPr>
            <w:ins w:id="16164" w:author="Sean de Noronha | DRG" w:date="2026-09-29T16:58:00Z" w16du:dateUtc="2026-09-29T14:58:00Z">
              <w:r>
                <w:rPr>
                  <w:rFonts w:cs="Arial"/>
                  <w:sz w:val="13"/>
                  <w:szCs w:val="13"/>
                </w:rPr>
                <w:t>–</w:t>
              </w:r>
            </w:ins>
          </w:p>
        </w:tc>
        <w:tc>
          <w:tcPr>
            <w:tcW w:w="1100" w:type="dxa"/>
            <w:vAlign w:val="center"/>
          </w:tcPr>
          <w:p w14:paraId="5E00146E" w14:textId="77777777" w:rsidR="00C60D85" w:rsidRDefault="00000000">
            <w:pPr>
              <w:spacing w:after="0"/>
              <w:rPr>
                <w:ins w:id="16165" w:author="Sean de Noronha | DRG" w:date="2026-09-29T16:58:00Z" w16du:dateUtc="2026-09-29T14:58:00Z"/>
                <w:rFonts w:cs="Arial"/>
                <w:sz w:val="13"/>
                <w:szCs w:val="13"/>
              </w:rPr>
            </w:pPr>
            <w:ins w:id="16166" w:author="Sean de Noronha | DRG" w:date="2026-09-29T16:58:00Z" w16du:dateUtc="2026-09-29T14:58:00Z">
              <w:r>
                <w:rPr>
                  <w:rFonts w:cs="Arial"/>
                  <w:sz w:val="13"/>
                  <w:szCs w:val="13"/>
                </w:rPr>
                <w:t>470 (997)</w:t>
              </w:r>
            </w:ins>
          </w:p>
        </w:tc>
        <w:tc>
          <w:tcPr>
            <w:tcW w:w="700" w:type="dxa"/>
            <w:vAlign w:val="center"/>
          </w:tcPr>
          <w:p w14:paraId="5E00146F" w14:textId="77777777" w:rsidR="00C60D85" w:rsidRDefault="00000000">
            <w:pPr>
              <w:spacing w:after="0"/>
              <w:rPr>
                <w:ins w:id="16167" w:author="Sean de Noronha | DRG" w:date="2026-09-29T16:58:00Z" w16du:dateUtc="2026-09-29T14:58:00Z"/>
                <w:rFonts w:cs="Arial"/>
                <w:sz w:val="13"/>
                <w:szCs w:val="13"/>
              </w:rPr>
            </w:pPr>
            <w:ins w:id="16168" w:author="Sean de Noronha | DRG" w:date="2026-09-29T16:58:00Z" w16du:dateUtc="2026-09-29T14:58:00Z">
              <w:r>
                <w:rPr>
                  <w:rFonts w:cs="Arial"/>
                  <w:sz w:val="13"/>
                  <w:szCs w:val="13"/>
                </w:rPr>
                <w:t>40.0</w:t>
              </w:r>
            </w:ins>
          </w:p>
        </w:tc>
      </w:tr>
      <w:tr w:rsidR="00C60D85" w14:paraId="155ADF69" w14:textId="77777777">
        <w:trPr>
          <w:jc w:val="center"/>
          <w:ins w:id="16169" w:author="Sean de Noronha | DRG" w:date="2026-09-29T16:58:00Z"/>
        </w:trPr>
        <w:tc>
          <w:tcPr>
            <w:tcW w:w="560" w:type="dxa"/>
            <w:vAlign w:val="center"/>
          </w:tcPr>
          <w:p w14:paraId="5E001470" w14:textId="77777777" w:rsidR="00C60D85" w:rsidRDefault="00000000">
            <w:pPr>
              <w:spacing w:after="0"/>
              <w:rPr>
                <w:ins w:id="16170" w:author="Sean de Noronha | DRG" w:date="2026-09-29T16:58:00Z" w16du:dateUtc="2026-09-29T14:58:00Z"/>
                <w:rFonts w:cs="Arial"/>
                <w:sz w:val="13"/>
                <w:szCs w:val="13"/>
              </w:rPr>
            </w:pPr>
            <w:ins w:id="16171" w:author="Sean de Noronha | DRG" w:date="2026-09-29T16:58:00Z" w16du:dateUtc="2026-09-29T14:58:00Z">
              <w:r>
                <w:rPr>
                  <w:rFonts w:cs="Arial"/>
                  <w:sz w:val="13"/>
                  <w:szCs w:val="13"/>
                </w:rPr>
                <w:t>427</w:t>
              </w:r>
            </w:ins>
          </w:p>
        </w:tc>
        <w:tc>
          <w:tcPr>
            <w:tcW w:w="500" w:type="dxa"/>
            <w:vAlign w:val="center"/>
          </w:tcPr>
          <w:p w14:paraId="5E001471" w14:textId="77777777" w:rsidR="00C60D85" w:rsidRDefault="00000000">
            <w:pPr>
              <w:spacing w:after="0"/>
              <w:rPr>
                <w:ins w:id="16172" w:author="Sean de Noronha | DRG" w:date="2026-09-29T16:58:00Z" w16du:dateUtc="2026-09-29T14:58:00Z"/>
                <w:rFonts w:cs="Arial"/>
                <w:sz w:val="13"/>
                <w:szCs w:val="13"/>
              </w:rPr>
            </w:pPr>
            <w:ins w:id="16173" w:author="Sean de Noronha | DRG" w:date="2026-09-29T16:58:00Z" w16du:dateUtc="2026-09-29T14:58:00Z">
              <w:r>
                <w:rPr>
                  <w:rFonts w:cs="Arial"/>
                  <w:sz w:val="13"/>
                  <w:szCs w:val="13"/>
                </w:rPr>
                <w:t>T6</w:t>
              </w:r>
            </w:ins>
          </w:p>
        </w:tc>
        <w:tc>
          <w:tcPr>
            <w:tcW w:w="660" w:type="dxa"/>
            <w:vAlign w:val="center"/>
          </w:tcPr>
          <w:p w14:paraId="5E001472" w14:textId="77777777" w:rsidR="00C60D85" w:rsidRDefault="00000000">
            <w:pPr>
              <w:spacing w:after="0"/>
              <w:rPr>
                <w:ins w:id="16174" w:author="Sean de Noronha | DRG" w:date="2026-09-29T16:58:00Z" w16du:dateUtc="2026-09-29T14:58:00Z"/>
                <w:rFonts w:cs="Arial"/>
                <w:sz w:val="13"/>
                <w:szCs w:val="13"/>
              </w:rPr>
            </w:pPr>
            <w:ins w:id="16175" w:author="Sean de Noronha | DRG" w:date="2026-09-29T16:58:00Z" w16du:dateUtc="2026-09-29T14:58:00Z">
              <w:r>
                <w:rPr>
                  <w:rFonts w:cs="Arial"/>
                  <w:sz w:val="13"/>
                  <w:szCs w:val="13"/>
                </w:rPr>
                <w:t>3</w:t>
              </w:r>
            </w:ins>
          </w:p>
        </w:tc>
        <w:tc>
          <w:tcPr>
            <w:tcW w:w="1920" w:type="dxa"/>
            <w:vAlign w:val="center"/>
          </w:tcPr>
          <w:p w14:paraId="5E001473" w14:textId="77777777" w:rsidR="00C60D85" w:rsidRDefault="00000000">
            <w:pPr>
              <w:spacing w:after="0"/>
              <w:rPr>
                <w:ins w:id="16176" w:author="Sean de Noronha | DRG" w:date="2026-09-29T16:58:00Z" w16du:dateUtc="2026-09-29T14:58:00Z"/>
                <w:rFonts w:cs="Arial"/>
                <w:sz w:val="13"/>
                <w:szCs w:val="13"/>
              </w:rPr>
            </w:pPr>
            <w:ins w:id="16177" w:author="Sean de Noronha | DRG" w:date="2026-09-29T16:58:00Z" w16du:dateUtc="2026-09-29T14:58:00Z">
              <w:r>
                <w:rPr>
                  <w:rFonts w:cs="Arial"/>
                  <w:sz w:val="13"/>
                  <w:szCs w:val="13"/>
                </w:rPr>
                <w:t>Steel run with fittings, NPS ½</w:t>
              </w:r>
            </w:ins>
          </w:p>
        </w:tc>
        <w:tc>
          <w:tcPr>
            <w:tcW w:w="520" w:type="dxa"/>
            <w:vAlign w:val="center"/>
          </w:tcPr>
          <w:p w14:paraId="5E001474" w14:textId="77777777" w:rsidR="00C60D85" w:rsidRDefault="00000000">
            <w:pPr>
              <w:spacing w:after="0"/>
              <w:rPr>
                <w:ins w:id="16178" w:author="Sean de Noronha | DRG" w:date="2026-09-29T16:58:00Z" w16du:dateUtc="2026-09-29T14:58:00Z"/>
                <w:rFonts w:cs="Arial"/>
                <w:sz w:val="13"/>
                <w:szCs w:val="13"/>
              </w:rPr>
            </w:pPr>
            <w:ins w:id="16179" w:author="Sean de Noronha | DRG" w:date="2026-09-29T16:58:00Z" w16du:dateUtc="2026-09-29T14:58:00Z">
              <w:r>
                <w:rPr>
                  <w:rFonts w:cs="Arial"/>
                  <w:sz w:val="13"/>
                  <w:szCs w:val="13"/>
                </w:rPr>
                <w:t>He</w:t>
              </w:r>
            </w:ins>
          </w:p>
        </w:tc>
        <w:tc>
          <w:tcPr>
            <w:tcW w:w="900" w:type="dxa"/>
            <w:vAlign w:val="center"/>
          </w:tcPr>
          <w:p w14:paraId="5E001475" w14:textId="77777777" w:rsidR="00C60D85" w:rsidRDefault="00000000">
            <w:pPr>
              <w:spacing w:after="0"/>
              <w:rPr>
                <w:ins w:id="16180" w:author="Sean de Noronha | DRG" w:date="2026-09-29T16:58:00Z" w16du:dateUtc="2026-09-29T14:58:00Z"/>
                <w:rFonts w:cs="Arial"/>
                <w:sz w:val="13"/>
                <w:szCs w:val="13"/>
              </w:rPr>
            </w:pPr>
            <w:ins w:id="16181" w:author="Sean de Noronha | DRG" w:date="2026-09-29T16:58:00Z" w16du:dateUtc="2026-09-29T14:58:00Z">
              <w:r>
                <w:rPr>
                  <w:rFonts w:cs="Arial"/>
                  <w:sz w:val="13"/>
                  <w:szCs w:val="13"/>
                </w:rPr>
                <w:t>8,260</w:t>
              </w:r>
            </w:ins>
          </w:p>
        </w:tc>
        <w:tc>
          <w:tcPr>
            <w:tcW w:w="800" w:type="dxa"/>
            <w:vAlign w:val="center"/>
          </w:tcPr>
          <w:p w14:paraId="5E001476" w14:textId="77777777" w:rsidR="00C60D85" w:rsidRDefault="00000000">
            <w:pPr>
              <w:spacing w:after="0"/>
              <w:rPr>
                <w:ins w:id="16182" w:author="Sean de Noronha | DRG" w:date="2026-09-29T16:58:00Z" w16du:dateUtc="2026-09-29T14:58:00Z"/>
                <w:rFonts w:cs="Arial"/>
                <w:sz w:val="13"/>
                <w:szCs w:val="13"/>
              </w:rPr>
            </w:pPr>
            <w:ins w:id="16183" w:author="Sean de Noronha | DRG" w:date="2026-09-29T16:58:00Z" w16du:dateUtc="2026-09-29T14:58:00Z">
              <w:r>
                <w:rPr>
                  <w:rFonts w:cs="Arial"/>
                  <w:sz w:val="13"/>
                  <w:szCs w:val="13"/>
                </w:rPr>
                <w:t>–</w:t>
              </w:r>
            </w:ins>
          </w:p>
        </w:tc>
        <w:tc>
          <w:tcPr>
            <w:tcW w:w="880" w:type="dxa"/>
            <w:vAlign w:val="center"/>
          </w:tcPr>
          <w:p w14:paraId="5E001477" w14:textId="77777777" w:rsidR="00C60D85" w:rsidRDefault="00000000">
            <w:pPr>
              <w:spacing w:after="0"/>
              <w:rPr>
                <w:ins w:id="16184" w:author="Sean de Noronha | DRG" w:date="2026-09-29T16:58:00Z" w16du:dateUtc="2026-09-29T14:58:00Z"/>
                <w:rFonts w:cs="Arial"/>
                <w:sz w:val="13"/>
                <w:szCs w:val="13"/>
              </w:rPr>
            </w:pPr>
            <w:ins w:id="16185" w:author="Sean de Noronha | DRG" w:date="2026-09-29T16:58:00Z" w16du:dateUtc="2026-09-29T14:58:00Z">
              <w:r>
                <w:rPr>
                  <w:rFonts w:cs="Arial"/>
                  <w:sz w:val="13"/>
                  <w:szCs w:val="13"/>
                </w:rPr>
                <w:t>–</w:t>
              </w:r>
            </w:ins>
          </w:p>
        </w:tc>
        <w:tc>
          <w:tcPr>
            <w:tcW w:w="820" w:type="dxa"/>
            <w:vAlign w:val="center"/>
          </w:tcPr>
          <w:p w14:paraId="5E001478" w14:textId="77777777" w:rsidR="00C60D85" w:rsidRDefault="00000000">
            <w:pPr>
              <w:spacing w:after="0"/>
              <w:rPr>
                <w:ins w:id="16186" w:author="Sean de Noronha | DRG" w:date="2026-09-29T16:58:00Z" w16du:dateUtc="2026-09-29T14:58:00Z"/>
                <w:rFonts w:cs="Arial"/>
                <w:sz w:val="13"/>
                <w:szCs w:val="13"/>
              </w:rPr>
            </w:pPr>
            <w:ins w:id="16187" w:author="Sean de Noronha | DRG" w:date="2026-09-29T16:58:00Z" w16du:dateUtc="2026-09-29T14:58:00Z">
              <w:r>
                <w:rPr>
                  <w:rFonts w:cs="Arial"/>
                  <w:sz w:val="13"/>
                  <w:szCs w:val="13"/>
                </w:rPr>
                <w:t>–</w:t>
              </w:r>
            </w:ins>
          </w:p>
        </w:tc>
        <w:tc>
          <w:tcPr>
            <w:tcW w:w="1100" w:type="dxa"/>
            <w:vAlign w:val="center"/>
          </w:tcPr>
          <w:p w14:paraId="5E001479" w14:textId="77777777" w:rsidR="00C60D85" w:rsidRDefault="00000000">
            <w:pPr>
              <w:spacing w:after="0"/>
              <w:rPr>
                <w:ins w:id="16188" w:author="Sean de Noronha | DRG" w:date="2026-09-29T16:58:00Z" w16du:dateUtc="2026-09-29T14:58:00Z"/>
                <w:rFonts w:cs="Arial"/>
                <w:sz w:val="13"/>
                <w:szCs w:val="13"/>
              </w:rPr>
            </w:pPr>
            <w:ins w:id="16189" w:author="Sean de Noronha | DRG" w:date="2026-09-29T16:58:00Z" w16du:dateUtc="2026-09-29T14:58:00Z">
              <w:r>
                <w:rPr>
                  <w:rFonts w:cs="Arial"/>
                  <w:sz w:val="13"/>
                  <w:szCs w:val="13"/>
                </w:rPr>
                <w:t>706 (1,500)</w:t>
              </w:r>
            </w:ins>
          </w:p>
        </w:tc>
        <w:tc>
          <w:tcPr>
            <w:tcW w:w="700" w:type="dxa"/>
            <w:vAlign w:val="center"/>
          </w:tcPr>
          <w:p w14:paraId="5E00147A" w14:textId="77777777" w:rsidR="00C60D85" w:rsidRDefault="00000000">
            <w:pPr>
              <w:spacing w:after="0"/>
              <w:rPr>
                <w:ins w:id="16190" w:author="Sean de Noronha | DRG" w:date="2026-09-29T16:58:00Z" w16du:dateUtc="2026-09-29T14:58:00Z"/>
                <w:rFonts w:cs="Arial"/>
                <w:sz w:val="13"/>
                <w:szCs w:val="13"/>
              </w:rPr>
            </w:pPr>
            <w:ins w:id="16191" w:author="Sean de Noronha | DRG" w:date="2026-09-29T16:58:00Z" w16du:dateUtc="2026-09-29T14:58:00Z">
              <w:r>
                <w:rPr>
                  <w:rFonts w:cs="Arial"/>
                  <w:sz w:val="13"/>
                  <w:szCs w:val="13"/>
                </w:rPr>
                <w:t>60.0</w:t>
              </w:r>
            </w:ins>
          </w:p>
        </w:tc>
      </w:tr>
      <w:tr w:rsidR="00C60D85" w14:paraId="5A397804" w14:textId="77777777">
        <w:trPr>
          <w:jc w:val="center"/>
          <w:ins w:id="16192" w:author="Sean de Noronha | DRG" w:date="2026-09-29T16:58:00Z"/>
        </w:trPr>
        <w:tc>
          <w:tcPr>
            <w:tcW w:w="560" w:type="dxa"/>
            <w:vAlign w:val="center"/>
          </w:tcPr>
          <w:p w14:paraId="5E00147B" w14:textId="77777777" w:rsidR="00C60D85" w:rsidRDefault="00000000">
            <w:pPr>
              <w:spacing w:after="0"/>
              <w:rPr>
                <w:ins w:id="16193" w:author="Sean de Noronha | DRG" w:date="2026-09-29T16:58:00Z" w16du:dateUtc="2026-09-29T14:58:00Z"/>
                <w:rFonts w:cs="Arial"/>
                <w:sz w:val="13"/>
                <w:szCs w:val="13"/>
              </w:rPr>
            </w:pPr>
            <w:ins w:id="16194" w:author="Sean de Noronha | DRG" w:date="2026-09-29T16:58:00Z" w16du:dateUtc="2026-09-29T14:58:00Z">
              <w:r>
                <w:rPr>
                  <w:rFonts w:cs="Arial"/>
                  <w:sz w:val="13"/>
                  <w:szCs w:val="13"/>
                </w:rPr>
                <w:t>428</w:t>
              </w:r>
            </w:ins>
          </w:p>
        </w:tc>
        <w:tc>
          <w:tcPr>
            <w:tcW w:w="500" w:type="dxa"/>
            <w:vAlign w:val="center"/>
          </w:tcPr>
          <w:p w14:paraId="5E00147C" w14:textId="77777777" w:rsidR="00C60D85" w:rsidRDefault="00000000">
            <w:pPr>
              <w:spacing w:after="0"/>
              <w:rPr>
                <w:ins w:id="16195" w:author="Sean de Noronha | DRG" w:date="2026-09-29T16:58:00Z" w16du:dateUtc="2026-09-29T14:58:00Z"/>
                <w:rFonts w:cs="Arial"/>
                <w:sz w:val="13"/>
                <w:szCs w:val="13"/>
              </w:rPr>
            </w:pPr>
            <w:ins w:id="16196" w:author="Sean de Noronha | DRG" w:date="2026-09-29T16:58:00Z" w16du:dateUtc="2026-09-29T14:58:00Z">
              <w:r>
                <w:rPr>
                  <w:rFonts w:cs="Arial"/>
                  <w:sz w:val="13"/>
                  <w:szCs w:val="13"/>
                </w:rPr>
                <w:t>T6</w:t>
              </w:r>
            </w:ins>
          </w:p>
        </w:tc>
        <w:tc>
          <w:tcPr>
            <w:tcW w:w="660" w:type="dxa"/>
            <w:vAlign w:val="center"/>
          </w:tcPr>
          <w:p w14:paraId="5E00147D" w14:textId="77777777" w:rsidR="00C60D85" w:rsidRDefault="00000000">
            <w:pPr>
              <w:spacing w:after="0"/>
              <w:rPr>
                <w:ins w:id="16197" w:author="Sean de Noronha | DRG" w:date="2026-09-29T16:58:00Z" w16du:dateUtc="2026-09-29T14:58:00Z"/>
                <w:rFonts w:cs="Arial"/>
                <w:sz w:val="13"/>
                <w:szCs w:val="13"/>
              </w:rPr>
            </w:pPr>
            <w:ins w:id="16198" w:author="Sean de Noronha | DRG" w:date="2026-09-29T16:58:00Z" w16du:dateUtc="2026-09-29T14:58:00Z">
              <w:r>
                <w:rPr>
                  <w:rFonts w:cs="Arial"/>
                  <w:sz w:val="13"/>
                  <w:szCs w:val="13"/>
                </w:rPr>
                <w:t>3</w:t>
              </w:r>
            </w:ins>
          </w:p>
        </w:tc>
        <w:tc>
          <w:tcPr>
            <w:tcW w:w="1920" w:type="dxa"/>
            <w:vAlign w:val="center"/>
          </w:tcPr>
          <w:p w14:paraId="5E00147E" w14:textId="77777777" w:rsidR="00C60D85" w:rsidRDefault="00000000">
            <w:pPr>
              <w:spacing w:after="0"/>
              <w:rPr>
                <w:ins w:id="16199" w:author="Sean de Noronha | DRG" w:date="2026-09-29T16:58:00Z" w16du:dateUtc="2026-09-29T14:58:00Z"/>
                <w:rFonts w:cs="Arial"/>
                <w:sz w:val="13"/>
                <w:szCs w:val="13"/>
              </w:rPr>
            </w:pPr>
            <w:ins w:id="16200" w:author="Sean de Noronha | DRG" w:date="2026-09-29T16:58:00Z" w16du:dateUtc="2026-09-29T14:58:00Z">
              <w:r>
                <w:rPr>
                  <w:rFonts w:cs="Arial"/>
                  <w:sz w:val="13"/>
                  <w:szCs w:val="13"/>
                </w:rPr>
                <w:t>Steel run with fittings, NPS ½</w:t>
              </w:r>
            </w:ins>
          </w:p>
        </w:tc>
        <w:tc>
          <w:tcPr>
            <w:tcW w:w="520" w:type="dxa"/>
            <w:vAlign w:val="center"/>
          </w:tcPr>
          <w:p w14:paraId="5E00147F" w14:textId="77777777" w:rsidR="00C60D85" w:rsidRDefault="00000000">
            <w:pPr>
              <w:spacing w:after="0"/>
              <w:rPr>
                <w:ins w:id="16201" w:author="Sean de Noronha | DRG" w:date="2026-09-29T16:58:00Z" w16du:dateUtc="2026-09-29T14:58:00Z"/>
                <w:rFonts w:cs="Arial"/>
                <w:sz w:val="13"/>
                <w:szCs w:val="13"/>
              </w:rPr>
            </w:pPr>
            <w:ins w:id="16202" w:author="Sean de Noronha | DRG" w:date="2026-09-29T16:58:00Z" w16du:dateUtc="2026-09-29T14:58:00Z">
              <w:r>
                <w:rPr>
                  <w:rFonts w:cs="Arial"/>
                  <w:sz w:val="13"/>
                  <w:szCs w:val="13"/>
                </w:rPr>
                <w:t>He</w:t>
              </w:r>
            </w:ins>
          </w:p>
        </w:tc>
        <w:tc>
          <w:tcPr>
            <w:tcW w:w="900" w:type="dxa"/>
            <w:vAlign w:val="center"/>
          </w:tcPr>
          <w:p w14:paraId="5E001480" w14:textId="77777777" w:rsidR="00C60D85" w:rsidRDefault="00000000">
            <w:pPr>
              <w:spacing w:after="0"/>
              <w:rPr>
                <w:ins w:id="16203" w:author="Sean de Noronha | DRG" w:date="2026-09-29T16:58:00Z" w16du:dateUtc="2026-09-29T14:58:00Z"/>
                <w:rFonts w:cs="Arial"/>
                <w:sz w:val="13"/>
                <w:szCs w:val="13"/>
              </w:rPr>
            </w:pPr>
            <w:ins w:id="16204" w:author="Sean de Noronha | DRG" w:date="2026-09-29T16:58:00Z" w16du:dateUtc="2026-09-29T14:58:00Z">
              <w:r>
                <w:rPr>
                  <w:rFonts w:cs="Arial"/>
                  <w:sz w:val="13"/>
                  <w:szCs w:val="13"/>
                </w:rPr>
                <w:t>11,000</w:t>
              </w:r>
            </w:ins>
          </w:p>
        </w:tc>
        <w:tc>
          <w:tcPr>
            <w:tcW w:w="800" w:type="dxa"/>
            <w:vAlign w:val="center"/>
          </w:tcPr>
          <w:p w14:paraId="5E001481" w14:textId="77777777" w:rsidR="00C60D85" w:rsidRDefault="00000000">
            <w:pPr>
              <w:spacing w:after="0"/>
              <w:rPr>
                <w:ins w:id="16205" w:author="Sean de Noronha | DRG" w:date="2026-09-29T16:58:00Z" w16du:dateUtc="2026-09-29T14:58:00Z"/>
                <w:rFonts w:cs="Arial"/>
                <w:sz w:val="13"/>
                <w:szCs w:val="13"/>
              </w:rPr>
            </w:pPr>
            <w:ins w:id="16206" w:author="Sean de Noronha | DRG" w:date="2026-09-29T16:58:00Z" w16du:dateUtc="2026-09-29T14:58:00Z">
              <w:r>
                <w:rPr>
                  <w:rFonts w:cs="Arial"/>
                  <w:sz w:val="13"/>
                  <w:szCs w:val="13"/>
                </w:rPr>
                <w:t>–</w:t>
              </w:r>
            </w:ins>
          </w:p>
        </w:tc>
        <w:tc>
          <w:tcPr>
            <w:tcW w:w="880" w:type="dxa"/>
            <w:vAlign w:val="center"/>
          </w:tcPr>
          <w:p w14:paraId="5E001482" w14:textId="77777777" w:rsidR="00C60D85" w:rsidRDefault="00000000">
            <w:pPr>
              <w:spacing w:after="0"/>
              <w:rPr>
                <w:ins w:id="16207" w:author="Sean de Noronha | DRG" w:date="2026-09-29T16:58:00Z" w16du:dateUtc="2026-09-29T14:58:00Z"/>
                <w:rFonts w:cs="Arial"/>
                <w:sz w:val="13"/>
                <w:szCs w:val="13"/>
              </w:rPr>
            </w:pPr>
            <w:ins w:id="16208" w:author="Sean de Noronha | DRG" w:date="2026-09-29T16:58:00Z" w16du:dateUtc="2026-09-29T14:58:00Z">
              <w:r>
                <w:rPr>
                  <w:rFonts w:cs="Arial"/>
                  <w:sz w:val="13"/>
                  <w:szCs w:val="13"/>
                </w:rPr>
                <w:t>–</w:t>
              </w:r>
            </w:ins>
          </w:p>
        </w:tc>
        <w:tc>
          <w:tcPr>
            <w:tcW w:w="820" w:type="dxa"/>
            <w:vAlign w:val="center"/>
          </w:tcPr>
          <w:p w14:paraId="5E001483" w14:textId="77777777" w:rsidR="00C60D85" w:rsidRDefault="00000000">
            <w:pPr>
              <w:spacing w:after="0"/>
              <w:rPr>
                <w:ins w:id="16209" w:author="Sean de Noronha | DRG" w:date="2026-09-29T16:58:00Z" w16du:dateUtc="2026-09-29T14:58:00Z"/>
                <w:rFonts w:cs="Arial"/>
                <w:sz w:val="13"/>
                <w:szCs w:val="13"/>
              </w:rPr>
            </w:pPr>
            <w:ins w:id="16210" w:author="Sean de Noronha | DRG" w:date="2026-09-29T16:58:00Z" w16du:dateUtc="2026-09-29T14:58:00Z">
              <w:r>
                <w:rPr>
                  <w:rFonts w:cs="Arial"/>
                  <w:sz w:val="13"/>
                  <w:szCs w:val="13"/>
                </w:rPr>
                <w:t>–</w:t>
              </w:r>
            </w:ins>
          </w:p>
        </w:tc>
        <w:tc>
          <w:tcPr>
            <w:tcW w:w="1100" w:type="dxa"/>
            <w:vAlign w:val="center"/>
          </w:tcPr>
          <w:p w14:paraId="5E001484" w14:textId="77777777" w:rsidR="00C60D85" w:rsidRDefault="00000000">
            <w:pPr>
              <w:spacing w:after="0"/>
              <w:rPr>
                <w:ins w:id="16211" w:author="Sean de Noronha | DRG" w:date="2026-09-29T16:58:00Z" w16du:dateUtc="2026-09-29T14:58:00Z"/>
                <w:rFonts w:cs="Arial"/>
                <w:sz w:val="13"/>
                <w:szCs w:val="13"/>
              </w:rPr>
            </w:pPr>
            <w:ins w:id="16212" w:author="Sean de Noronha | DRG" w:date="2026-09-29T16:58:00Z" w16du:dateUtc="2026-09-29T14:58:00Z">
              <w:r>
                <w:rPr>
                  <w:rFonts w:cs="Arial"/>
                  <w:sz w:val="13"/>
                  <w:szCs w:val="13"/>
                </w:rPr>
                <w:t>941 (1,990)</w:t>
              </w:r>
            </w:ins>
          </w:p>
        </w:tc>
        <w:tc>
          <w:tcPr>
            <w:tcW w:w="700" w:type="dxa"/>
            <w:vAlign w:val="center"/>
          </w:tcPr>
          <w:p w14:paraId="5E001485" w14:textId="77777777" w:rsidR="00C60D85" w:rsidRDefault="00000000">
            <w:pPr>
              <w:spacing w:after="0"/>
              <w:rPr>
                <w:ins w:id="16213" w:author="Sean de Noronha | DRG" w:date="2026-09-29T16:58:00Z" w16du:dateUtc="2026-09-29T14:58:00Z"/>
                <w:rFonts w:cs="Arial"/>
                <w:sz w:val="13"/>
                <w:szCs w:val="13"/>
              </w:rPr>
            </w:pPr>
            <w:ins w:id="16214" w:author="Sean de Noronha | DRG" w:date="2026-09-29T16:58:00Z" w16du:dateUtc="2026-09-29T14:58:00Z">
              <w:r>
                <w:rPr>
                  <w:rFonts w:cs="Arial"/>
                  <w:sz w:val="13"/>
                  <w:szCs w:val="13"/>
                </w:rPr>
                <w:t>80.0</w:t>
              </w:r>
            </w:ins>
          </w:p>
        </w:tc>
      </w:tr>
      <w:tr w:rsidR="00C60D85" w14:paraId="69BE061F" w14:textId="77777777">
        <w:trPr>
          <w:jc w:val="center"/>
          <w:ins w:id="16215" w:author="Sean de Noronha | DRG" w:date="2026-09-29T16:58:00Z"/>
        </w:trPr>
        <w:tc>
          <w:tcPr>
            <w:tcW w:w="560" w:type="dxa"/>
            <w:vAlign w:val="center"/>
          </w:tcPr>
          <w:p w14:paraId="5E001486" w14:textId="77777777" w:rsidR="00C60D85" w:rsidRDefault="00000000">
            <w:pPr>
              <w:spacing w:after="0"/>
              <w:rPr>
                <w:ins w:id="16216" w:author="Sean de Noronha | DRG" w:date="2026-09-29T16:58:00Z" w16du:dateUtc="2026-09-29T14:58:00Z"/>
                <w:rFonts w:cs="Arial"/>
                <w:sz w:val="13"/>
                <w:szCs w:val="13"/>
              </w:rPr>
            </w:pPr>
            <w:ins w:id="16217" w:author="Sean de Noronha | DRG" w:date="2026-09-29T16:58:00Z" w16du:dateUtc="2026-09-29T14:58:00Z">
              <w:r>
                <w:rPr>
                  <w:rFonts w:cs="Arial"/>
                  <w:sz w:val="13"/>
                  <w:szCs w:val="13"/>
                </w:rPr>
                <w:t>429</w:t>
              </w:r>
            </w:ins>
          </w:p>
        </w:tc>
        <w:tc>
          <w:tcPr>
            <w:tcW w:w="500" w:type="dxa"/>
            <w:vAlign w:val="center"/>
          </w:tcPr>
          <w:p w14:paraId="5E001487" w14:textId="77777777" w:rsidR="00C60D85" w:rsidRDefault="00000000">
            <w:pPr>
              <w:spacing w:after="0"/>
              <w:rPr>
                <w:ins w:id="16218" w:author="Sean de Noronha | DRG" w:date="2026-09-29T16:58:00Z" w16du:dateUtc="2026-09-29T14:58:00Z"/>
                <w:rFonts w:cs="Arial"/>
                <w:sz w:val="13"/>
                <w:szCs w:val="13"/>
              </w:rPr>
            </w:pPr>
            <w:ins w:id="16219" w:author="Sean de Noronha | DRG" w:date="2026-09-29T16:58:00Z" w16du:dateUtc="2026-09-29T14:58:00Z">
              <w:r>
                <w:rPr>
                  <w:rFonts w:cs="Arial"/>
                  <w:sz w:val="13"/>
                  <w:szCs w:val="13"/>
                </w:rPr>
                <w:t>T6</w:t>
              </w:r>
            </w:ins>
          </w:p>
        </w:tc>
        <w:tc>
          <w:tcPr>
            <w:tcW w:w="660" w:type="dxa"/>
            <w:vAlign w:val="center"/>
          </w:tcPr>
          <w:p w14:paraId="5E001488" w14:textId="77777777" w:rsidR="00C60D85" w:rsidRDefault="00000000">
            <w:pPr>
              <w:spacing w:after="0"/>
              <w:rPr>
                <w:ins w:id="16220" w:author="Sean de Noronha | DRG" w:date="2026-09-29T16:58:00Z" w16du:dateUtc="2026-09-29T14:58:00Z"/>
                <w:rFonts w:cs="Arial"/>
                <w:sz w:val="13"/>
                <w:szCs w:val="13"/>
              </w:rPr>
            </w:pPr>
            <w:ins w:id="16221" w:author="Sean de Noronha | DRG" w:date="2026-09-29T16:58:00Z" w16du:dateUtc="2026-09-29T14:58:00Z">
              <w:r>
                <w:rPr>
                  <w:rFonts w:cs="Arial"/>
                  <w:sz w:val="13"/>
                  <w:szCs w:val="13"/>
                </w:rPr>
                <w:t>3</w:t>
              </w:r>
            </w:ins>
          </w:p>
        </w:tc>
        <w:tc>
          <w:tcPr>
            <w:tcW w:w="1920" w:type="dxa"/>
            <w:vAlign w:val="center"/>
          </w:tcPr>
          <w:p w14:paraId="5E001489" w14:textId="77777777" w:rsidR="00C60D85" w:rsidRDefault="00000000">
            <w:pPr>
              <w:spacing w:after="0"/>
              <w:rPr>
                <w:ins w:id="16222" w:author="Sean de Noronha | DRG" w:date="2026-09-29T16:58:00Z" w16du:dateUtc="2026-09-29T14:58:00Z"/>
                <w:rFonts w:cs="Arial"/>
                <w:sz w:val="13"/>
                <w:szCs w:val="13"/>
              </w:rPr>
            </w:pPr>
            <w:ins w:id="16223" w:author="Sean de Noronha | DRG" w:date="2026-09-29T16:58:00Z" w16du:dateUtc="2026-09-29T14:58:00Z">
              <w:r>
                <w:rPr>
                  <w:rFonts w:cs="Arial"/>
                  <w:sz w:val="13"/>
                  <w:szCs w:val="13"/>
                </w:rPr>
                <w:t>Steel run with fittings, NPS ½</w:t>
              </w:r>
            </w:ins>
          </w:p>
        </w:tc>
        <w:tc>
          <w:tcPr>
            <w:tcW w:w="520" w:type="dxa"/>
            <w:vAlign w:val="center"/>
          </w:tcPr>
          <w:p w14:paraId="5E00148A" w14:textId="77777777" w:rsidR="00C60D85" w:rsidRDefault="00000000">
            <w:pPr>
              <w:spacing w:after="0"/>
              <w:rPr>
                <w:ins w:id="16224" w:author="Sean de Noronha | DRG" w:date="2026-09-29T16:58:00Z" w16du:dateUtc="2026-09-29T14:58:00Z"/>
                <w:rFonts w:cs="Arial"/>
                <w:sz w:val="13"/>
                <w:szCs w:val="13"/>
              </w:rPr>
            </w:pPr>
            <w:ins w:id="16225" w:author="Sean de Noronha | DRG" w:date="2026-09-29T16:58:00Z" w16du:dateUtc="2026-09-29T14:58:00Z">
              <w:r>
                <w:rPr>
                  <w:rFonts w:cs="Arial"/>
                  <w:sz w:val="13"/>
                  <w:szCs w:val="13"/>
                </w:rPr>
                <w:t>He</w:t>
              </w:r>
            </w:ins>
          </w:p>
        </w:tc>
        <w:tc>
          <w:tcPr>
            <w:tcW w:w="900" w:type="dxa"/>
            <w:vAlign w:val="center"/>
          </w:tcPr>
          <w:p w14:paraId="5E00148B" w14:textId="77777777" w:rsidR="00C60D85" w:rsidRDefault="00000000">
            <w:pPr>
              <w:spacing w:after="0"/>
              <w:rPr>
                <w:ins w:id="16226" w:author="Sean de Noronha | DRG" w:date="2026-09-29T16:58:00Z" w16du:dateUtc="2026-09-29T14:58:00Z"/>
                <w:rFonts w:cs="Arial"/>
                <w:sz w:val="13"/>
                <w:szCs w:val="13"/>
              </w:rPr>
            </w:pPr>
            <w:ins w:id="16227" w:author="Sean de Noronha | DRG" w:date="2026-09-29T16:58:00Z" w16du:dateUtc="2026-09-29T14:58:00Z">
              <w:r>
                <w:rPr>
                  <w:rFonts w:cs="Arial"/>
                  <w:sz w:val="13"/>
                  <w:szCs w:val="13"/>
                </w:rPr>
                <w:t>13,800</w:t>
              </w:r>
            </w:ins>
          </w:p>
        </w:tc>
        <w:tc>
          <w:tcPr>
            <w:tcW w:w="800" w:type="dxa"/>
            <w:vAlign w:val="center"/>
          </w:tcPr>
          <w:p w14:paraId="5E00148C" w14:textId="77777777" w:rsidR="00C60D85" w:rsidRDefault="00000000">
            <w:pPr>
              <w:spacing w:after="0"/>
              <w:rPr>
                <w:ins w:id="16228" w:author="Sean de Noronha | DRG" w:date="2026-09-29T16:58:00Z" w16du:dateUtc="2026-09-29T14:58:00Z"/>
                <w:rFonts w:cs="Arial"/>
                <w:sz w:val="13"/>
                <w:szCs w:val="13"/>
              </w:rPr>
            </w:pPr>
            <w:ins w:id="16229" w:author="Sean de Noronha | DRG" w:date="2026-09-29T16:58:00Z" w16du:dateUtc="2026-09-29T14:58:00Z">
              <w:r>
                <w:rPr>
                  <w:rFonts w:cs="Arial"/>
                  <w:sz w:val="13"/>
                  <w:szCs w:val="13"/>
                </w:rPr>
                <w:t>–</w:t>
              </w:r>
            </w:ins>
          </w:p>
        </w:tc>
        <w:tc>
          <w:tcPr>
            <w:tcW w:w="880" w:type="dxa"/>
            <w:vAlign w:val="center"/>
          </w:tcPr>
          <w:p w14:paraId="5E00148D" w14:textId="77777777" w:rsidR="00C60D85" w:rsidRDefault="00000000">
            <w:pPr>
              <w:spacing w:after="0"/>
              <w:rPr>
                <w:ins w:id="16230" w:author="Sean de Noronha | DRG" w:date="2026-09-29T16:58:00Z" w16du:dateUtc="2026-09-29T14:58:00Z"/>
                <w:rFonts w:cs="Arial"/>
                <w:sz w:val="13"/>
                <w:szCs w:val="13"/>
              </w:rPr>
            </w:pPr>
            <w:ins w:id="16231" w:author="Sean de Noronha | DRG" w:date="2026-09-29T16:58:00Z" w16du:dateUtc="2026-09-29T14:58:00Z">
              <w:r>
                <w:rPr>
                  <w:rFonts w:cs="Arial"/>
                  <w:sz w:val="13"/>
                  <w:szCs w:val="13"/>
                </w:rPr>
                <w:t>–</w:t>
              </w:r>
            </w:ins>
          </w:p>
        </w:tc>
        <w:tc>
          <w:tcPr>
            <w:tcW w:w="820" w:type="dxa"/>
            <w:vAlign w:val="center"/>
          </w:tcPr>
          <w:p w14:paraId="5E00148E" w14:textId="77777777" w:rsidR="00C60D85" w:rsidRDefault="00000000">
            <w:pPr>
              <w:spacing w:after="0"/>
              <w:rPr>
                <w:ins w:id="16232" w:author="Sean de Noronha | DRG" w:date="2026-09-29T16:58:00Z" w16du:dateUtc="2026-09-29T14:58:00Z"/>
                <w:rFonts w:cs="Arial"/>
                <w:sz w:val="13"/>
                <w:szCs w:val="13"/>
              </w:rPr>
            </w:pPr>
            <w:ins w:id="16233" w:author="Sean de Noronha | DRG" w:date="2026-09-29T16:58:00Z" w16du:dateUtc="2026-09-29T14:58:00Z">
              <w:r>
                <w:rPr>
                  <w:rFonts w:cs="Arial"/>
                  <w:sz w:val="13"/>
                  <w:szCs w:val="13"/>
                </w:rPr>
                <w:t>–</w:t>
              </w:r>
            </w:ins>
          </w:p>
        </w:tc>
        <w:tc>
          <w:tcPr>
            <w:tcW w:w="1100" w:type="dxa"/>
            <w:vAlign w:val="center"/>
          </w:tcPr>
          <w:p w14:paraId="5E00148F" w14:textId="77777777" w:rsidR="00C60D85" w:rsidRDefault="00000000">
            <w:pPr>
              <w:spacing w:after="0"/>
              <w:rPr>
                <w:ins w:id="16234" w:author="Sean de Noronha | DRG" w:date="2026-09-29T16:58:00Z" w16du:dateUtc="2026-09-29T14:58:00Z"/>
                <w:rFonts w:cs="Arial"/>
                <w:sz w:val="13"/>
                <w:szCs w:val="13"/>
              </w:rPr>
            </w:pPr>
            <w:ins w:id="16235" w:author="Sean de Noronha | DRG" w:date="2026-09-29T16:58:00Z" w16du:dateUtc="2026-09-29T14:58:00Z">
              <w:r>
                <w:rPr>
                  <w:rFonts w:cs="Arial"/>
                  <w:sz w:val="13"/>
                  <w:szCs w:val="13"/>
                </w:rPr>
                <w:t>1,180 (2,490)</w:t>
              </w:r>
            </w:ins>
          </w:p>
        </w:tc>
        <w:tc>
          <w:tcPr>
            <w:tcW w:w="700" w:type="dxa"/>
            <w:vAlign w:val="center"/>
          </w:tcPr>
          <w:p w14:paraId="5E001490" w14:textId="77777777" w:rsidR="00C60D85" w:rsidRDefault="00000000">
            <w:pPr>
              <w:spacing w:after="0"/>
              <w:rPr>
                <w:ins w:id="16236" w:author="Sean de Noronha | DRG" w:date="2026-09-29T16:58:00Z" w16du:dateUtc="2026-09-29T14:58:00Z"/>
                <w:rFonts w:cs="Arial"/>
                <w:sz w:val="13"/>
                <w:szCs w:val="13"/>
              </w:rPr>
            </w:pPr>
            <w:ins w:id="16237" w:author="Sean de Noronha | DRG" w:date="2026-09-29T16:58:00Z" w16du:dateUtc="2026-09-29T14:58:00Z">
              <w:r>
                <w:rPr>
                  <w:rFonts w:cs="Arial"/>
                  <w:sz w:val="13"/>
                  <w:szCs w:val="13"/>
                </w:rPr>
                <w:t>100</w:t>
              </w:r>
            </w:ins>
          </w:p>
        </w:tc>
      </w:tr>
      <w:tr w:rsidR="00C60D85" w14:paraId="39FDB6D8" w14:textId="77777777">
        <w:trPr>
          <w:jc w:val="center"/>
          <w:ins w:id="16238" w:author="Sean de Noronha | DRG" w:date="2026-09-29T16:58:00Z"/>
        </w:trPr>
        <w:tc>
          <w:tcPr>
            <w:tcW w:w="560" w:type="dxa"/>
            <w:vAlign w:val="center"/>
          </w:tcPr>
          <w:p w14:paraId="5E001491" w14:textId="77777777" w:rsidR="00C60D85" w:rsidRDefault="00000000">
            <w:pPr>
              <w:spacing w:after="0"/>
              <w:rPr>
                <w:ins w:id="16239" w:author="Sean de Noronha | DRG" w:date="2026-09-29T16:58:00Z" w16du:dateUtc="2026-09-29T14:58:00Z"/>
                <w:rFonts w:cs="Arial"/>
                <w:sz w:val="13"/>
                <w:szCs w:val="13"/>
              </w:rPr>
            </w:pPr>
            <w:ins w:id="16240" w:author="Sean de Noronha | DRG" w:date="2026-09-29T16:58:00Z" w16du:dateUtc="2026-09-29T14:58:00Z">
              <w:r>
                <w:rPr>
                  <w:rFonts w:cs="Arial"/>
                  <w:sz w:val="13"/>
                  <w:szCs w:val="13"/>
                </w:rPr>
                <w:t>430</w:t>
              </w:r>
            </w:ins>
          </w:p>
        </w:tc>
        <w:tc>
          <w:tcPr>
            <w:tcW w:w="500" w:type="dxa"/>
            <w:vAlign w:val="center"/>
          </w:tcPr>
          <w:p w14:paraId="5E001492" w14:textId="77777777" w:rsidR="00C60D85" w:rsidRDefault="00000000">
            <w:pPr>
              <w:spacing w:after="0"/>
              <w:rPr>
                <w:ins w:id="16241" w:author="Sean de Noronha | DRG" w:date="2026-09-29T16:58:00Z" w16du:dateUtc="2026-09-29T14:58:00Z"/>
                <w:rFonts w:cs="Arial"/>
                <w:sz w:val="13"/>
                <w:szCs w:val="13"/>
              </w:rPr>
            </w:pPr>
            <w:ins w:id="16242" w:author="Sean de Noronha | DRG" w:date="2026-09-29T16:58:00Z" w16du:dateUtc="2026-09-29T14:58:00Z">
              <w:r>
                <w:rPr>
                  <w:rFonts w:cs="Arial"/>
                  <w:sz w:val="13"/>
                  <w:szCs w:val="13"/>
                </w:rPr>
                <w:t>T6</w:t>
              </w:r>
            </w:ins>
          </w:p>
        </w:tc>
        <w:tc>
          <w:tcPr>
            <w:tcW w:w="660" w:type="dxa"/>
            <w:vAlign w:val="center"/>
          </w:tcPr>
          <w:p w14:paraId="5E001493" w14:textId="77777777" w:rsidR="00C60D85" w:rsidRDefault="00000000">
            <w:pPr>
              <w:spacing w:after="0"/>
              <w:rPr>
                <w:ins w:id="16243" w:author="Sean de Noronha | DRG" w:date="2026-09-29T16:58:00Z" w16du:dateUtc="2026-09-29T14:58:00Z"/>
                <w:rFonts w:cs="Arial"/>
                <w:sz w:val="13"/>
                <w:szCs w:val="13"/>
              </w:rPr>
            </w:pPr>
            <w:ins w:id="16244" w:author="Sean de Noronha | DRG" w:date="2026-09-29T16:58:00Z" w16du:dateUtc="2026-09-29T14:58:00Z">
              <w:r>
                <w:rPr>
                  <w:rFonts w:cs="Arial"/>
                  <w:sz w:val="13"/>
                  <w:szCs w:val="13"/>
                </w:rPr>
                <w:t>3</w:t>
              </w:r>
            </w:ins>
          </w:p>
        </w:tc>
        <w:tc>
          <w:tcPr>
            <w:tcW w:w="1920" w:type="dxa"/>
            <w:vAlign w:val="center"/>
          </w:tcPr>
          <w:p w14:paraId="5E001494" w14:textId="77777777" w:rsidR="00C60D85" w:rsidRDefault="00000000">
            <w:pPr>
              <w:spacing w:after="0"/>
              <w:rPr>
                <w:ins w:id="16245" w:author="Sean de Noronha | DRG" w:date="2026-09-29T16:58:00Z" w16du:dateUtc="2026-09-29T14:58:00Z"/>
                <w:rFonts w:cs="Arial"/>
                <w:sz w:val="13"/>
                <w:szCs w:val="13"/>
              </w:rPr>
            </w:pPr>
            <w:ins w:id="16246" w:author="Sean de Noronha | DRG" w:date="2026-09-29T16:58:00Z" w16du:dateUtc="2026-09-29T14:58:00Z">
              <w:r>
                <w:rPr>
                  <w:rFonts w:cs="Arial"/>
                  <w:sz w:val="13"/>
                  <w:szCs w:val="13"/>
                </w:rPr>
                <w:t>Steel run with fittings, NPS ½</w:t>
              </w:r>
            </w:ins>
          </w:p>
        </w:tc>
        <w:tc>
          <w:tcPr>
            <w:tcW w:w="520" w:type="dxa"/>
            <w:vAlign w:val="center"/>
          </w:tcPr>
          <w:p w14:paraId="5E001495" w14:textId="77777777" w:rsidR="00C60D85" w:rsidRDefault="00000000">
            <w:pPr>
              <w:spacing w:after="0"/>
              <w:rPr>
                <w:ins w:id="16247" w:author="Sean de Noronha | DRG" w:date="2026-09-29T16:58:00Z" w16du:dateUtc="2026-09-29T14:58:00Z"/>
                <w:rFonts w:cs="Arial"/>
                <w:sz w:val="13"/>
                <w:szCs w:val="13"/>
              </w:rPr>
            </w:pPr>
            <w:ins w:id="16248" w:author="Sean de Noronha | DRG" w:date="2026-09-29T16:58:00Z" w16du:dateUtc="2026-09-29T14:58:00Z">
              <w:r>
                <w:rPr>
                  <w:rFonts w:cs="Arial"/>
                  <w:sz w:val="13"/>
                  <w:szCs w:val="13"/>
                </w:rPr>
                <w:t>He</w:t>
              </w:r>
            </w:ins>
          </w:p>
        </w:tc>
        <w:tc>
          <w:tcPr>
            <w:tcW w:w="900" w:type="dxa"/>
            <w:vAlign w:val="center"/>
          </w:tcPr>
          <w:p w14:paraId="5E001496" w14:textId="77777777" w:rsidR="00C60D85" w:rsidRDefault="00000000">
            <w:pPr>
              <w:spacing w:after="0"/>
              <w:rPr>
                <w:ins w:id="16249" w:author="Sean de Noronha | DRG" w:date="2026-09-29T16:58:00Z" w16du:dateUtc="2026-09-29T14:58:00Z"/>
                <w:rFonts w:cs="Arial"/>
                <w:sz w:val="13"/>
                <w:szCs w:val="13"/>
              </w:rPr>
            </w:pPr>
            <w:ins w:id="16250" w:author="Sean de Noronha | DRG" w:date="2026-09-29T16:58:00Z" w16du:dateUtc="2026-09-29T14:58:00Z">
              <w:r>
                <w:rPr>
                  <w:rFonts w:cs="Arial"/>
                  <w:sz w:val="13"/>
                  <w:szCs w:val="13"/>
                </w:rPr>
                <w:t>20,600</w:t>
              </w:r>
            </w:ins>
          </w:p>
        </w:tc>
        <w:tc>
          <w:tcPr>
            <w:tcW w:w="800" w:type="dxa"/>
            <w:vAlign w:val="center"/>
          </w:tcPr>
          <w:p w14:paraId="5E001497" w14:textId="77777777" w:rsidR="00C60D85" w:rsidRDefault="00000000">
            <w:pPr>
              <w:spacing w:after="0"/>
              <w:rPr>
                <w:ins w:id="16251" w:author="Sean de Noronha | DRG" w:date="2026-09-29T16:58:00Z" w16du:dateUtc="2026-09-29T14:58:00Z"/>
                <w:rFonts w:cs="Arial"/>
                <w:sz w:val="13"/>
                <w:szCs w:val="13"/>
              </w:rPr>
            </w:pPr>
            <w:ins w:id="16252" w:author="Sean de Noronha | DRG" w:date="2026-09-29T16:58:00Z" w16du:dateUtc="2026-09-29T14:58:00Z">
              <w:r>
                <w:rPr>
                  <w:rFonts w:cs="Arial"/>
                  <w:sz w:val="13"/>
                  <w:szCs w:val="13"/>
                </w:rPr>
                <w:t>–</w:t>
              </w:r>
            </w:ins>
          </w:p>
        </w:tc>
        <w:tc>
          <w:tcPr>
            <w:tcW w:w="880" w:type="dxa"/>
            <w:vAlign w:val="center"/>
          </w:tcPr>
          <w:p w14:paraId="5E001498" w14:textId="77777777" w:rsidR="00C60D85" w:rsidRDefault="00000000">
            <w:pPr>
              <w:spacing w:after="0"/>
              <w:rPr>
                <w:ins w:id="16253" w:author="Sean de Noronha | DRG" w:date="2026-09-29T16:58:00Z" w16du:dateUtc="2026-09-29T14:58:00Z"/>
                <w:rFonts w:cs="Arial"/>
                <w:sz w:val="13"/>
                <w:szCs w:val="13"/>
              </w:rPr>
            </w:pPr>
            <w:ins w:id="16254" w:author="Sean de Noronha | DRG" w:date="2026-09-29T16:58:00Z" w16du:dateUtc="2026-09-29T14:58:00Z">
              <w:r>
                <w:rPr>
                  <w:rFonts w:cs="Arial"/>
                  <w:sz w:val="13"/>
                  <w:szCs w:val="13"/>
                </w:rPr>
                <w:t>–</w:t>
              </w:r>
            </w:ins>
          </w:p>
        </w:tc>
        <w:tc>
          <w:tcPr>
            <w:tcW w:w="820" w:type="dxa"/>
            <w:vAlign w:val="center"/>
          </w:tcPr>
          <w:p w14:paraId="5E001499" w14:textId="77777777" w:rsidR="00C60D85" w:rsidRDefault="00000000">
            <w:pPr>
              <w:spacing w:after="0"/>
              <w:rPr>
                <w:ins w:id="16255" w:author="Sean de Noronha | DRG" w:date="2026-09-29T16:58:00Z" w16du:dateUtc="2026-09-29T14:58:00Z"/>
                <w:rFonts w:cs="Arial"/>
                <w:sz w:val="13"/>
                <w:szCs w:val="13"/>
              </w:rPr>
            </w:pPr>
            <w:ins w:id="16256" w:author="Sean de Noronha | DRG" w:date="2026-09-29T16:58:00Z" w16du:dateUtc="2026-09-29T14:58:00Z">
              <w:r>
                <w:rPr>
                  <w:rFonts w:cs="Arial"/>
                  <w:sz w:val="13"/>
                  <w:szCs w:val="13"/>
                </w:rPr>
                <w:t>–</w:t>
              </w:r>
            </w:ins>
          </w:p>
        </w:tc>
        <w:tc>
          <w:tcPr>
            <w:tcW w:w="1100" w:type="dxa"/>
            <w:vAlign w:val="center"/>
          </w:tcPr>
          <w:p w14:paraId="5E00149A" w14:textId="77777777" w:rsidR="00C60D85" w:rsidRDefault="00000000">
            <w:pPr>
              <w:spacing w:after="0"/>
              <w:rPr>
                <w:ins w:id="16257" w:author="Sean de Noronha | DRG" w:date="2026-09-29T16:58:00Z" w16du:dateUtc="2026-09-29T14:58:00Z"/>
                <w:rFonts w:cs="Arial"/>
                <w:sz w:val="13"/>
                <w:szCs w:val="13"/>
              </w:rPr>
            </w:pPr>
            <w:ins w:id="16258" w:author="Sean de Noronha | DRG" w:date="2026-09-29T16:58:00Z" w16du:dateUtc="2026-09-29T14:58:00Z">
              <w:r>
                <w:rPr>
                  <w:rFonts w:cs="Arial"/>
                  <w:sz w:val="13"/>
                  <w:szCs w:val="13"/>
                </w:rPr>
                <w:t>1,760 (3,740)</w:t>
              </w:r>
            </w:ins>
          </w:p>
        </w:tc>
        <w:tc>
          <w:tcPr>
            <w:tcW w:w="700" w:type="dxa"/>
            <w:vAlign w:val="center"/>
          </w:tcPr>
          <w:p w14:paraId="5E00149B" w14:textId="77777777" w:rsidR="00C60D85" w:rsidRDefault="00000000">
            <w:pPr>
              <w:spacing w:after="0"/>
              <w:rPr>
                <w:ins w:id="16259" w:author="Sean de Noronha | DRG" w:date="2026-09-29T16:58:00Z" w16du:dateUtc="2026-09-29T14:58:00Z"/>
                <w:rFonts w:cs="Arial"/>
                <w:sz w:val="13"/>
                <w:szCs w:val="13"/>
              </w:rPr>
            </w:pPr>
            <w:ins w:id="16260" w:author="Sean de Noronha | DRG" w:date="2026-09-29T16:58:00Z" w16du:dateUtc="2026-09-29T14:58:00Z">
              <w:r>
                <w:rPr>
                  <w:rFonts w:cs="Arial"/>
                  <w:sz w:val="13"/>
                  <w:szCs w:val="13"/>
                </w:rPr>
                <w:t>150</w:t>
              </w:r>
            </w:ins>
          </w:p>
        </w:tc>
      </w:tr>
      <w:tr w:rsidR="00C60D85" w14:paraId="555C3F4E" w14:textId="77777777">
        <w:trPr>
          <w:jc w:val="center"/>
          <w:ins w:id="16261" w:author="Sean de Noronha | DRG" w:date="2026-09-29T16:58:00Z"/>
        </w:trPr>
        <w:tc>
          <w:tcPr>
            <w:tcW w:w="560" w:type="dxa"/>
            <w:vAlign w:val="center"/>
          </w:tcPr>
          <w:p w14:paraId="5E00149C" w14:textId="77777777" w:rsidR="00C60D85" w:rsidRDefault="00000000">
            <w:pPr>
              <w:spacing w:after="0"/>
              <w:rPr>
                <w:ins w:id="16262" w:author="Sean de Noronha | DRG" w:date="2026-09-29T16:58:00Z" w16du:dateUtc="2026-09-29T14:58:00Z"/>
                <w:rFonts w:cs="Arial"/>
                <w:sz w:val="13"/>
                <w:szCs w:val="13"/>
              </w:rPr>
            </w:pPr>
            <w:ins w:id="16263" w:author="Sean de Noronha | DRG" w:date="2026-09-29T16:58:00Z" w16du:dateUtc="2026-09-29T14:58:00Z">
              <w:r>
                <w:rPr>
                  <w:rFonts w:cs="Arial"/>
                  <w:sz w:val="13"/>
                  <w:szCs w:val="13"/>
                </w:rPr>
                <w:t>431</w:t>
              </w:r>
            </w:ins>
          </w:p>
        </w:tc>
        <w:tc>
          <w:tcPr>
            <w:tcW w:w="500" w:type="dxa"/>
            <w:vAlign w:val="center"/>
          </w:tcPr>
          <w:p w14:paraId="5E00149D" w14:textId="77777777" w:rsidR="00C60D85" w:rsidRDefault="00000000">
            <w:pPr>
              <w:spacing w:after="0"/>
              <w:rPr>
                <w:ins w:id="16264" w:author="Sean de Noronha | DRG" w:date="2026-09-29T16:58:00Z" w16du:dateUtc="2026-09-29T14:58:00Z"/>
                <w:rFonts w:cs="Arial"/>
                <w:sz w:val="13"/>
                <w:szCs w:val="13"/>
              </w:rPr>
            </w:pPr>
            <w:ins w:id="16265" w:author="Sean de Noronha | DRG" w:date="2026-09-29T16:58:00Z" w16du:dateUtc="2026-09-29T14:58:00Z">
              <w:r>
                <w:rPr>
                  <w:rFonts w:cs="Arial"/>
                  <w:sz w:val="13"/>
                  <w:szCs w:val="13"/>
                </w:rPr>
                <w:t>T6</w:t>
              </w:r>
            </w:ins>
          </w:p>
        </w:tc>
        <w:tc>
          <w:tcPr>
            <w:tcW w:w="660" w:type="dxa"/>
            <w:vAlign w:val="center"/>
          </w:tcPr>
          <w:p w14:paraId="5E00149E" w14:textId="77777777" w:rsidR="00C60D85" w:rsidRDefault="00000000">
            <w:pPr>
              <w:spacing w:after="0"/>
              <w:rPr>
                <w:ins w:id="16266" w:author="Sean de Noronha | DRG" w:date="2026-09-29T16:58:00Z" w16du:dateUtc="2026-09-29T14:58:00Z"/>
                <w:rFonts w:cs="Arial"/>
                <w:sz w:val="13"/>
                <w:szCs w:val="13"/>
              </w:rPr>
            </w:pPr>
            <w:ins w:id="16267" w:author="Sean de Noronha | DRG" w:date="2026-09-29T16:58:00Z" w16du:dateUtc="2026-09-29T14:58:00Z">
              <w:r>
                <w:rPr>
                  <w:rFonts w:cs="Arial"/>
                  <w:sz w:val="13"/>
                  <w:szCs w:val="13"/>
                </w:rPr>
                <w:t>3</w:t>
              </w:r>
            </w:ins>
          </w:p>
        </w:tc>
        <w:tc>
          <w:tcPr>
            <w:tcW w:w="1920" w:type="dxa"/>
            <w:vAlign w:val="center"/>
          </w:tcPr>
          <w:p w14:paraId="5E00149F" w14:textId="77777777" w:rsidR="00C60D85" w:rsidRDefault="00000000">
            <w:pPr>
              <w:spacing w:after="0"/>
              <w:rPr>
                <w:ins w:id="16268" w:author="Sean de Noronha | DRG" w:date="2026-09-29T16:58:00Z" w16du:dateUtc="2026-09-29T14:58:00Z"/>
                <w:rFonts w:cs="Arial"/>
                <w:sz w:val="13"/>
                <w:szCs w:val="13"/>
              </w:rPr>
            </w:pPr>
            <w:ins w:id="16269" w:author="Sean de Noronha | DRG" w:date="2026-09-29T16:58:00Z" w16du:dateUtc="2026-09-29T14:58:00Z">
              <w:r>
                <w:rPr>
                  <w:rFonts w:cs="Arial"/>
                  <w:sz w:val="13"/>
                  <w:szCs w:val="13"/>
                </w:rPr>
                <w:t>Steel run with fittings, NPS ¾</w:t>
              </w:r>
            </w:ins>
          </w:p>
        </w:tc>
        <w:tc>
          <w:tcPr>
            <w:tcW w:w="520" w:type="dxa"/>
            <w:vAlign w:val="center"/>
          </w:tcPr>
          <w:p w14:paraId="5E0014A0" w14:textId="77777777" w:rsidR="00C60D85" w:rsidRDefault="00000000">
            <w:pPr>
              <w:spacing w:after="0"/>
              <w:rPr>
                <w:ins w:id="16270" w:author="Sean de Noronha | DRG" w:date="2026-09-29T16:58:00Z" w16du:dateUtc="2026-09-29T14:58:00Z"/>
                <w:rFonts w:cs="Arial"/>
                <w:sz w:val="13"/>
                <w:szCs w:val="13"/>
              </w:rPr>
            </w:pPr>
            <w:ins w:id="16271" w:author="Sean de Noronha | DRG" w:date="2026-09-29T16:58:00Z" w16du:dateUtc="2026-09-29T14:58:00Z">
              <w:r>
                <w:rPr>
                  <w:rFonts w:cs="Arial"/>
                  <w:sz w:val="13"/>
                  <w:szCs w:val="13"/>
                </w:rPr>
                <w:t>He</w:t>
              </w:r>
            </w:ins>
          </w:p>
        </w:tc>
        <w:tc>
          <w:tcPr>
            <w:tcW w:w="900" w:type="dxa"/>
            <w:vAlign w:val="center"/>
          </w:tcPr>
          <w:p w14:paraId="5E0014A1" w14:textId="77777777" w:rsidR="00C60D85" w:rsidRDefault="00000000">
            <w:pPr>
              <w:spacing w:after="0"/>
              <w:rPr>
                <w:ins w:id="16272" w:author="Sean de Noronha | DRG" w:date="2026-09-29T16:58:00Z" w16du:dateUtc="2026-09-29T14:58:00Z"/>
                <w:rFonts w:cs="Arial"/>
                <w:sz w:val="13"/>
                <w:szCs w:val="13"/>
              </w:rPr>
            </w:pPr>
            <w:ins w:id="16273" w:author="Sean de Noronha | DRG" w:date="2026-09-29T16:58:00Z" w16du:dateUtc="2026-09-29T14:58:00Z">
              <w:r>
                <w:rPr>
                  <w:rFonts w:cs="Arial"/>
                  <w:sz w:val="13"/>
                  <w:szCs w:val="13"/>
                </w:rPr>
                <w:t>3,650</w:t>
              </w:r>
            </w:ins>
          </w:p>
        </w:tc>
        <w:tc>
          <w:tcPr>
            <w:tcW w:w="800" w:type="dxa"/>
            <w:vAlign w:val="center"/>
          </w:tcPr>
          <w:p w14:paraId="5E0014A2" w14:textId="77777777" w:rsidR="00C60D85" w:rsidRDefault="00000000">
            <w:pPr>
              <w:spacing w:after="0"/>
              <w:rPr>
                <w:ins w:id="16274" w:author="Sean de Noronha | DRG" w:date="2026-09-29T16:58:00Z" w16du:dateUtc="2026-09-29T14:58:00Z"/>
                <w:rFonts w:cs="Arial"/>
                <w:sz w:val="13"/>
                <w:szCs w:val="13"/>
              </w:rPr>
            </w:pPr>
            <w:ins w:id="16275" w:author="Sean de Noronha | DRG" w:date="2026-09-29T16:58:00Z" w16du:dateUtc="2026-09-29T14:58:00Z">
              <w:r>
                <w:rPr>
                  <w:rFonts w:cs="Arial"/>
                  <w:sz w:val="13"/>
                  <w:szCs w:val="13"/>
                </w:rPr>
                <w:t>–</w:t>
              </w:r>
            </w:ins>
          </w:p>
        </w:tc>
        <w:tc>
          <w:tcPr>
            <w:tcW w:w="880" w:type="dxa"/>
            <w:vAlign w:val="center"/>
          </w:tcPr>
          <w:p w14:paraId="5E0014A3" w14:textId="77777777" w:rsidR="00C60D85" w:rsidRDefault="00000000">
            <w:pPr>
              <w:spacing w:after="0"/>
              <w:rPr>
                <w:ins w:id="16276" w:author="Sean de Noronha | DRG" w:date="2026-09-29T16:58:00Z" w16du:dateUtc="2026-09-29T14:58:00Z"/>
                <w:rFonts w:cs="Arial"/>
                <w:sz w:val="13"/>
                <w:szCs w:val="13"/>
              </w:rPr>
            </w:pPr>
            <w:ins w:id="16277" w:author="Sean de Noronha | DRG" w:date="2026-09-29T16:58:00Z" w16du:dateUtc="2026-09-29T14:58:00Z">
              <w:r>
                <w:rPr>
                  <w:rFonts w:cs="Arial"/>
                  <w:sz w:val="13"/>
                  <w:szCs w:val="13"/>
                </w:rPr>
                <w:t>–</w:t>
              </w:r>
            </w:ins>
          </w:p>
        </w:tc>
        <w:tc>
          <w:tcPr>
            <w:tcW w:w="820" w:type="dxa"/>
            <w:vAlign w:val="center"/>
          </w:tcPr>
          <w:p w14:paraId="5E0014A4" w14:textId="77777777" w:rsidR="00C60D85" w:rsidRDefault="00000000">
            <w:pPr>
              <w:spacing w:after="0"/>
              <w:rPr>
                <w:ins w:id="16278" w:author="Sean de Noronha | DRG" w:date="2026-09-29T16:58:00Z" w16du:dateUtc="2026-09-29T14:58:00Z"/>
                <w:rFonts w:cs="Arial"/>
                <w:sz w:val="13"/>
                <w:szCs w:val="13"/>
              </w:rPr>
            </w:pPr>
            <w:ins w:id="16279" w:author="Sean de Noronha | DRG" w:date="2026-09-29T16:58:00Z" w16du:dateUtc="2026-09-29T14:58:00Z">
              <w:r>
                <w:rPr>
                  <w:rFonts w:cs="Arial"/>
                  <w:sz w:val="13"/>
                  <w:szCs w:val="13"/>
                </w:rPr>
                <w:t>–</w:t>
              </w:r>
            </w:ins>
          </w:p>
        </w:tc>
        <w:tc>
          <w:tcPr>
            <w:tcW w:w="1100" w:type="dxa"/>
            <w:vAlign w:val="center"/>
          </w:tcPr>
          <w:p w14:paraId="5E0014A5" w14:textId="77777777" w:rsidR="00C60D85" w:rsidRDefault="00000000">
            <w:pPr>
              <w:spacing w:after="0"/>
              <w:rPr>
                <w:ins w:id="16280" w:author="Sean de Noronha | DRG" w:date="2026-09-29T16:58:00Z" w16du:dateUtc="2026-09-29T14:58:00Z"/>
                <w:rFonts w:cs="Arial"/>
                <w:sz w:val="13"/>
                <w:szCs w:val="13"/>
              </w:rPr>
            </w:pPr>
            <w:ins w:id="16281" w:author="Sean de Noronha | DRG" w:date="2026-09-29T16:58:00Z" w16du:dateUtc="2026-09-29T14:58:00Z">
              <w:r>
                <w:rPr>
                  <w:rFonts w:cs="Arial"/>
                  <w:sz w:val="13"/>
                  <w:szCs w:val="13"/>
                </w:rPr>
                <w:t>413 (875)</w:t>
              </w:r>
            </w:ins>
          </w:p>
        </w:tc>
        <w:tc>
          <w:tcPr>
            <w:tcW w:w="700" w:type="dxa"/>
            <w:vAlign w:val="center"/>
          </w:tcPr>
          <w:p w14:paraId="5E0014A6" w14:textId="77777777" w:rsidR="00C60D85" w:rsidRDefault="00000000">
            <w:pPr>
              <w:spacing w:after="0"/>
              <w:rPr>
                <w:ins w:id="16282" w:author="Sean de Noronha | DRG" w:date="2026-09-29T16:58:00Z" w16du:dateUtc="2026-09-29T14:58:00Z"/>
                <w:rFonts w:cs="Arial"/>
                <w:sz w:val="13"/>
                <w:szCs w:val="13"/>
              </w:rPr>
            </w:pPr>
            <w:ins w:id="16283" w:author="Sean de Noronha | DRG" w:date="2026-09-29T16:58:00Z" w16du:dateUtc="2026-09-29T14:58:00Z">
              <w:r>
                <w:rPr>
                  <w:rFonts w:cs="Arial"/>
                  <w:sz w:val="13"/>
                  <w:szCs w:val="13"/>
                </w:rPr>
                <w:t>20.0</w:t>
              </w:r>
            </w:ins>
          </w:p>
        </w:tc>
      </w:tr>
      <w:tr w:rsidR="00C60D85" w14:paraId="4EF56E13" w14:textId="77777777">
        <w:trPr>
          <w:jc w:val="center"/>
          <w:ins w:id="16284" w:author="Sean de Noronha | DRG" w:date="2026-09-29T16:58:00Z"/>
        </w:trPr>
        <w:tc>
          <w:tcPr>
            <w:tcW w:w="560" w:type="dxa"/>
            <w:vAlign w:val="center"/>
          </w:tcPr>
          <w:p w14:paraId="5E0014A7" w14:textId="77777777" w:rsidR="00C60D85" w:rsidRDefault="00000000">
            <w:pPr>
              <w:spacing w:after="0"/>
              <w:rPr>
                <w:ins w:id="16285" w:author="Sean de Noronha | DRG" w:date="2026-09-29T16:58:00Z" w16du:dateUtc="2026-09-29T14:58:00Z"/>
                <w:rFonts w:cs="Arial"/>
                <w:sz w:val="13"/>
                <w:szCs w:val="13"/>
              </w:rPr>
            </w:pPr>
            <w:ins w:id="16286" w:author="Sean de Noronha | DRG" w:date="2026-09-29T16:58:00Z" w16du:dateUtc="2026-09-29T14:58:00Z">
              <w:r>
                <w:rPr>
                  <w:rFonts w:cs="Arial"/>
                  <w:sz w:val="13"/>
                  <w:szCs w:val="13"/>
                </w:rPr>
                <w:t>432</w:t>
              </w:r>
            </w:ins>
          </w:p>
        </w:tc>
        <w:tc>
          <w:tcPr>
            <w:tcW w:w="500" w:type="dxa"/>
            <w:vAlign w:val="center"/>
          </w:tcPr>
          <w:p w14:paraId="5E0014A8" w14:textId="77777777" w:rsidR="00C60D85" w:rsidRDefault="00000000">
            <w:pPr>
              <w:spacing w:after="0"/>
              <w:rPr>
                <w:ins w:id="16287" w:author="Sean de Noronha | DRG" w:date="2026-09-29T16:58:00Z" w16du:dateUtc="2026-09-29T14:58:00Z"/>
                <w:rFonts w:cs="Arial"/>
                <w:sz w:val="13"/>
                <w:szCs w:val="13"/>
              </w:rPr>
            </w:pPr>
            <w:ins w:id="16288" w:author="Sean de Noronha | DRG" w:date="2026-09-29T16:58:00Z" w16du:dateUtc="2026-09-29T14:58:00Z">
              <w:r>
                <w:rPr>
                  <w:rFonts w:cs="Arial"/>
                  <w:sz w:val="13"/>
                  <w:szCs w:val="13"/>
                </w:rPr>
                <w:t>T6</w:t>
              </w:r>
            </w:ins>
          </w:p>
        </w:tc>
        <w:tc>
          <w:tcPr>
            <w:tcW w:w="660" w:type="dxa"/>
            <w:vAlign w:val="center"/>
          </w:tcPr>
          <w:p w14:paraId="5E0014A9" w14:textId="77777777" w:rsidR="00C60D85" w:rsidRDefault="00000000">
            <w:pPr>
              <w:spacing w:after="0"/>
              <w:rPr>
                <w:ins w:id="16289" w:author="Sean de Noronha | DRG" w:date="2026-09-29T16:58:00Z" w16du:dateUtc="2026-09-29T14:58:00Z"/>
                <w:rFonts w:cs="Arial"/>
                <w:sz w:val="13"/>
                <w:szCs w:val="13"/>
              </w:rPr>
            </w:pPr>
            <w:ins w:id="16290" w:author="Sean de Noronha | DRG" w:date="2026-09-29T16:58:00Z" w16du:dateUtc="2026-09-29T14:58:00Z">
              <w:r>
                <w:rPr>
                  <w:rFonts w:cs="Arial"/>
                  <w:sz w:val="13"/>
                  <w:szCs w:val="13"/>
                </w:rPr>
                <w:t>3</w:t>
              </w:r>
            </w:ins>
          </w:p>
        </w:tc>
        <w:tc>
          <w:tcPr>
            <w:tcW w:w="1920" w:type="dxa"/>
            <w:vAlign w:val="center"/>
          </w:tcPr>
          <w:p w14:paraId="5E0014AA" w14:textId="77777777" w:rsidR="00C60D85" w:rsidRDefault="00000000">
            <w:pPr>
              <w:spacing w:after="0"/>
              <w:rPr>
                <w:ins w:id="16291" w:author="Sean de Noronha | DRG" w:date="2026-09-29T16:58:00Z" w16du:dateUtc="2026-09-29T14:58:00Z"/>
                <w:rFonts w:cs="Arial"/>
                <w:sz w:val="13"/>
                <w:szCs w:val="13"/>
              </w:rPr>
            </w:pPr>
            <w:ins w:id="16292" w:author="Sean de Noronha | DRG" w:date="2026-09-29T16:58:00Z" w16du:dateUtc="2026-09-29T14:58:00Z">
              <w:r>
                <w:rPr>
                  <w:rFonts w:cs="Arial"/>
                  <w:sz w:val="13"/>
                  <w:szCs w:val="13"/>
                </w:rPr>
                <w:t>Steel run with fittings, NPS ¾</w:t>
              </w:r>
            </w:ins>
          </w:p>
        </w:tc>
        <w:tc>
          <w:tcPr>
            <w:tcW w:w="520" w:type="dxa"/>
            <w:vAlign w:val="center"/>
          </w:tcPr>
          <w:p w14:paraId="5E0014AB" w14:textId="77777777" w:rsidR="00C60D85" w:rsidRDefault="00000000">
            <w:pPr>
              <w:spacing w:after="0"/>
              <w:rPr>
                <w:ins w:id="16293" w:author="Sean de Noronha | DRG" w:date="2026-09-29T16:58:00Z" w16du:dateUtc="2026-09-29T14:58:00Z"/>
                <w:rFonts w:cs="Arial"/>
                <w:sz w:val="13"/>
                <w:szCs w:val="13"/>
              </w:rPr>
            </w:pPr>
            <w:ins w:id="16294" w:author="Sean de Noronha | DRG" w:date="2026-09-29T16:58:00Z" w16du:dateUtc="2026-09-29T14:58:00Z">
              <w:r>
                <w:rPr>
                  <w:rFonts w:cs="Arial"/>
                  <w:sz w:val="13"/>
                  <w:szCs w:val="13"/>
                </w:rPr>
                <w:t>He</w:t>
              </w:r>
            </w:ins>
          </w:p>
        </w:tc>
        <w:tc>
          <w:tcPr>
            <w:tcW w:w="900" w:type="dxa"/>
            <w:vAlign w:val="center"/>
          </w:tcPr>
          <w:p w14:paraId="5E0014AC" w14:textId="77777777" w:rsidR="00C60D85" w:rsidRDefault="00000000">
            <w:pPr>
              <w:spacing w:after="0"/>
              <w:rPr>
                <w:ins w:id="16295" w:author="Sean de Noronha | DRG" w:date="2026-09-29T16:58:00Z" w16du:dateUtc="2026-09-29T14:58:00Z"/>
                <w:rFonts w:cs="Arial"/>
                <w:sz w:val="13"/>
                <w:szCs w:val="13"/>
              </w:rPr>
            </w:pPr>
            <w:ins w:id="16296" w:author="Sean de Noronha | DRG" w:date="2026-09-29T16:58:00Z" w16du:dateUtc="2026-09-29T14:58:00Z">
              <w:r>
                <w:rPr>
                  <w:rFonts w:cs="Arial"/>
                  <w:sz w:val="13"/>
                  <w:szCs w:val="13"/>
                </w:rPr>
                <w:t>7,290</w:t>
              </w:r>
            </w:ins>
          </w:p>
        </w:tc>
        <w:tc>
          <w:tcPr>
            <w:tcW w:w="800" w:type="dxa"/>
            <w:vAlign w:val="center"/>
          </w:tcPr>
          <w:p w14:paraId="5E0014AD" w14:textId="77777777" w:rsidR="00C60D85" w:rsidRDefault="00000000">
            <w:pPr>
              <w:spacing w:after="0"/>
              <w:rPr>
                <w:ins w:id="16297" w:author="Sean de Noronha | DRG" w:date="2026-09-29T16:58:00Z" w16du:dateUtc="2026-09-29T14:58:00Z"/>
                <w:rFonts w:cs="Arial"/>
                <w:sz w:val="13"/>
                <w:szCs w:val="13"/>
              </w:rPr>
            </w:pPr>
            <w:ins w:id="16298" w:author="Sean de Noronha | DRG" w:date="2026-09-29T16:58:00Z" w16du:dateUtc="2026-09-29T14:58:00Z">
              <w:r>
                <w:rPr>
                  <w:rFonts w:cs="Arial"/>
                  <w:sz w:val="13"/>
                  <w:szCs w:val="13"/>
                </w:rPr>
                <w:t>–</w:t>
              </w:r>
            </w:ins>
          </w:p>
        </w:tc>
        <w:tc>
          <w:tcPr>
            <w:tcW w:w="880" w:type="dxa"/>
            <w:vAlign w:val="center"/>
          </w:tcPr>
          <w:p w14:paraId="5E0014AE" w14:textId="77777777" w:rsidR="00C60D85" w:rsidRDefault="00000000">
            <w:pPr>
              <w:spacing w:after="0"/>
              <w:rPr>
                <w:ins w:id="16299" w:author="Sean de Noronha | DRG" w:date="2026-09-29T16:58:00Z" w16du:dateUtc="2026-09-29T14:58:00Z"/>
                <w:rFonts w:cs="Arial"/>
                <w:sz w:val="13"/>
                <w:szCs w:val="13"/>
              </w:rPr>
            </w:pPr>
            <w:ins w:id="16300" w:author="Sean de Noronha | DRG" w:date="2026-09-29T16:58:00Z" w16du:dateUtc="2026-09-29T14:58:00Z">
              <w:r>
                <w:rPr>
                  <w:rFonts w:cs="Arial"/>
                  <w:sz w:val="13"/>
                  <w:szCs w:val="13"/>
                </w:rPr>
                <w:t>–</w:t>
              </w:r>
            </w:ins>
          </w:p>
        </w:tc>
        <w:tc>
          <w:tcPr>
            <w:tcW w:w="820" w:type="dxa"/>
            <w:vAlign w:val="center"/>
          </w:tcPr>
          <w:p w14:paraId="5E0014AF" w14:textId="77777777" w:rsidR="00C60D85" w:rsidRDefault="00000000">
            <w:pPr>
              <w:spacing w:after="0"/>
              <w:rPr>
                <w:ins w:id="16301" w:author="Sean de Noronha | DRG" w:date="2026-09-29T16:58:00Z" w16du:dateUtc="2026-09-29T14:58:00Z"/>
                <w:rFonts w:cs="Arial"/>
                <w:sz w:val="13"/>
                <w:szCs w:val="13"/>
              </w:rPr>
            </w:pPr>
            <w:ins w:id="16302" w:author="Sean de Noronha | DRG" w:date="2026-09-29T16:58:00Z" w16du:dateUtc="2026-09-29T14:58:00Z">
              <w:r>
                <w:rPr>
                  <w:rFonts w:cs="Arial"/>
                  <w:sz w:val="13"/>
                  <w:szCs w:val="13"/>
                </w:rPr>
                <w:t>–</w:t>
              </w:r>
            </w:ins>
          </w:p>
        </w:tc>
        <w:tc>
          <w:tcPr>
            <w:tcW w:w="1100" w:type="dxa"/>
            <w:vAlign w:val="center"/>
          </w:tcPr>
          <w:p w14:paraId="5E0014B0" w14:textId="77777777" w:rsidR="00C60D85" w:rsidRDefault="00000000">
            <w:pPr>
              <w:spacing w:after="0"/>
              <w:rPr>
                <w:ins w:id="16303" w:author="Sean de Noronha | DRG" w:date="2026-09-29T16:58:00Z" w16du:dateUtc="2026-09-29T14:58:00Z"/>
                <w:rFonts w:cs="Arial"/>
                <w:sz w:val="13"/>
                <w:szCs w:val="13"/>
              </w:rPr>
            </w:pPr>
            <w:ins w:id="16304" w:author="Sean de Noronha | DRG" w:date="2026-09-29T16:58:00Z" w16du:dateUtc="2026-09-29T14:58:00Z">
              <w:r>
                <w:rPr>
                  <w:rFonts w:cs="Arial"/>
                  <w:sz w:val="13"/>
                  <w:szCs w:val="13"/>
                </w:rPr>
                <w:t>826 (1,750)</w:t>
              </w:r>
            </w:ins>
          </w:p>
        </w:tc>
        <w:tc>
          <w:tcPr>
            <w:tcW w:w="700" w:type="dxa"/>
            <w:vAlign w:val="center"/>
          </w:tcPr>
          <w:p w14:paraId="5E0014B1" w14:textId="77777777" w:rsidR="00C60D85" w:rsidRDefault="00000000">
            <w:pPr>
              <w:spacing w:after="0"/>
              <w:rPr>
                <w:ins w:id="16305" w:author="Sean de Noronha | DRG" w:date="2026-09-29T16:58:00Z" w16du:dateUtc="2026-09-29T14:58:00Z"/>
                <w:rFonts w:cs="Arial"/>
                <w:sz w:val="13"/>
                <w:szCs w:val="13"/>
              </w:rPr>
            </w:pPr>
            <w:ins w:id="16306" w:author="Sean de Noronha | DRG" w:date="2026-09-29T16:58:00Z" w16du:dateUtc="2026-09-29T14:58:00Z">
              <w:r>
                <w:rPr>
                  <w:rFonts w:cs="Arial"/>
                  <w:sz w:val="13"/>
                  <w:szCs w:val="13"/>
                </w:rPr>
                <w:t>40.0</w:t>
              </w:r>
            </w:ins>
          </w:p>
        </w:tc>
      </w:tr>
      <w:tr w:rsidR="00C60D85" w14:paraId="388CA778" w14:textId="77777777">
        <w:trPr>
          <w:jc w:val="center"/>
          <w:ins w:id="16307" w:author="Sean de Noronha | DRG" w:date="2026-09-29T16:58:00Z"/>
        </w:trPr>
        <w:tc>
          <w:tcPr>
            <w:tcW w:w="560" w:type="dxa"/>
            <w:vAlign w:val="center"/>
          </w:tcPr>
          <w:p w14:paraId="5E0014B2" w14:textId="77777777" w:rsidR="00C60D85" w:rsidRDefault="00000000">
            <w:pPr>
              <w:spacing w:after="0"/>
              <w:rPr>
                <w:ins w:id="16308" w:author="Sean de Noronha | DRG" w:date="2026-09-29T16:58:00Z" w16du:dateUtc="2026-09-29T14:58:00Z"/>
                <w:rFonts w:cs="Arial"/>
                <w:sz w:val="13"/>
                <w:szCs w:val="13"/>
              </w:rPr>
            </w:pPr>
            <w:ins w:id="16309" w:author="Sean de Noronha | DRG" w:date="2026-09-29T16:58:00Z" w16du:dateUtc="2026-09-29T14:58:00Z">
              <w:r>
                <w:rPr>
                  <w:rFonts w:cs="Arial"/>
                  <w:sz w:val="13"/>
                  <w:szCs w:val="13"/>
                </w:rPr>
                <w:t>433</w:t>
              </w:r>
            </w:ins>
          </w:p>
        </w:tc>
        <w:tc>
          <w:tcPr>
            <w:tcW w:w="500" w:type="dxa"/>
            <w:vAlign w:val="center"/>
          </w:tcPr>
          <w:p w14:paraId="5E0014B3" w14:textId="77777777" w:rsidR="00C60D85" w:rsidRDefault="00000000">
            <w:pPr>
              <w:spacing w:after="0"/>
              <w:rPr>
                <w:ins w:id="16310" w:author="Sean de Noronha | DRG" w:date="2026-09-29T16:58:00Z" w16du:dateUtc="2026-09-29T14:58:00Z"/>
                <w:rFonts w:cs="Arial"/>
                <w:sz w:val="13"/>
                <w:szCs w:val="13"/>
              </w:rPr>
            </w:pPr>
            <w:ins w:id="16311" w:author="Sean de Noronha | DRG" w:date="2026-09-29T16:58:00Z" w16du:dateUtc="2026-09-29T14:58:00Z">
              <w:r>
                <w:rPr>
                  <w:rFonts w:cs="Arial"/>
                  <w:sz w:val="13"/>
                  <w:szCs w:val="13"/>
                </w:rPr>
                <w:t>T6</w:t>
              </w:r>
            </w:ins>
          </w:p>
        </w:tc>
        <w:tc>
          <w:tcPr>
            <w:tcW w:w="660" w:type="dxa"/>
            <w:vAlign w:val="center"/>
          </w:tcPr>
          <w:p w14:paraId="5E0014B4" w14:textId="77777777" w:rsidR="00C60D85" w:rsidRDefault="00000000">
            <w:pPr>
              <w:spacing w:after="0"/>
              <w:rPr>
                <w:ins w:id="16312" w:author="Sean de Noronha | DRG" w:date="2026-09-29T16:58:00Z" w16du:dateUtc="2026-09-29T14:58:00Z"/>
                <w:rFonts w:cs="Arial"/>
                <w:sz w:val="13"/>
                <w:szCs w:val="13"/>
              </w:rPr>
            </w:pPr>
            <w:ins w:id="16313" w:author="Sean de Noronha | DRG" w:date="2026-09-29T16:58:00Z" w16du:dateUtc="2026-09-29T14:58:00Z">
              <w:r>
                <w:rPr>
                  <w:rFonts w:cs="Arial"/>
                  <w:sz w:val="13"/>
                  <w:szCs w:val="13"/>
                </w:rPr>
                <w:t>3</w:t>
              </w:r>
            </w:ins>
          </w:p>
        </w:tc>
        <w:tc>
          <w:tcPr>
            <w:tcW w:w="1920" w:type="dxa"/>
            <w:vAlign w:val="center"/>
          </w:tcPr>
          <w:p w14:paraId="5E0014B5" w14:textId="77777777" w:rsidR="00C60D85" w:rsidRDefault="00000000">
            <w:pPr>
              <w:spacing w:after="0"/>
              <w:rPr>
                <w:ins w:id="16314" w:author="Sean de Noronha | DRG" w:date="2026-09-29T16:58:00Z" w16du:dateUtc="2026-09-29T14:58:00Z"/>
                <w:rFonts w:cs="Arial"/>
                <w:sz w:val="13"/>
                <w:szCs w:val="13"/>
              </w:rPr>
            </w:pPr>
            <w:ins w:id="16315" w:author="Sean de Noronha | DRG" w:date="2026-09-29T16:58:00Z" w16du:dateUtc="2026-09-29T14:58:00Z">
              <w:r>
                <w:rPr>
                  <w:rFonts w:cs="Arial"/>
                  <w:sz w:val="13"/>
                  <w:szCs w:val="13"/>
                </w:rPr>
                <w:t>Steel run with fittings, NPS ¾</w:t>
              </w:r>
            </w:ins>
          </w:p>
        </w:tc>
        <w:tc>
          <w:tcPr>
            <w:tcW w:w="520" w:type="dxa"/>
            <w:vAlign w:val="center"/>
          </w:tcPr>
          <w:p w14:paraId="5E0014B6" w14:textId="77777777" w:rsidR="00C60D85" w:rsidRDefault="00000000">
            <w:pPr>
              <w:spacing w:after="0"/>
              <w:rPr>
                <w:ins w:id="16316" w:author="Sean de Noronha | DRG" w:date="2026-09-29T16:58:00Z" w16du:dateUtc="2026-09-29T14:58:00Z"/>
                <w:rFonts w:cs="Arial"/>
                <w:sz w:val="13"/>
                <w:szCs w:val="13"/>
              </w:rPr>
            </w:pPr>
            <w:ins w:id="16317" w:author="Sean de Noronha | DRG" w:date="2026-09-29T16:58:00Z" w16du:dateUtc="2026-09-29T14:58:00Z">
              <w:r>
                <w:rPr>
                  <w:rFonts w:cs="Arial"/>
                  <w:sz w:val="13"/>
                  <w:szCs w:val="13"/>
                </w:rPr>
                <w:t>He</w:t>
              </w:r>
            </w:ins>
          </w:p>
        </w:tc>
        <w:tc>
          <w:tcPr>
            <w:tcW w:w="900" w:type="dxa"/>
            <w:vAlign w:val="center"/>
          </w:tcPr>
          <w:p w14:paraId="5E0014B7" w14:textId="77777777" w:rsidR="00C60D85" w:rsidRDefault="00000000">
            <w:pPr>
              <w:spacing w:after="0"/>
              <w:rPr>
                <w:ins w:id="16318" w:author="Sean de Noronha | DRG" w:date="2026-09-29T16:58:00Z" w16du:dateUtc="2026-09-29T14:58:00Z"/>
                <w:rFonts w:cs="Arial"/>
                <w:sz w:val="13"/>
                <w:szCs w:val="13"/>
              </w:rPr>
            </w:pPr>
            <w:ins w:id="16319" w:author="Sean de Noronha | DRG" w:date="2026-09-29T16:58:00Z" w16du:dateUtc="2026-09-29T14:58:00Z">
              <w:r>
                <w:rPr>
                  <w:rFonts w:cs="Arial"/>
                  <w:sz w:val="13"/>
                  <w:szCs w:val="13"/>
                </w:rPr>
                <w:t>10,900</w:t>
              </w:r>
            </w:ins>
          </w:p>
        </w:tc>
        <w:tc>
          <w:tcPr>
            <w:tcW w:w="800" w:type="dxa"/>
            <w:vAlign w:val="center"/>
          </w:tcPr>
          <w:p w14:paraId="5E0014B8" w14:textId="77777777" w:rsidR="00C60D85" w:rsidRDefault="00000000">
            <w:pPr>
              <w:spacing w:after="0"/>
              <w:rPr>
                <w:ins w:id="16320" w:author="Sean de Noronha | DRG" w:date="2026-09-29T16:58:00Z" w16du:dateUtc="2026-09-29T14:58:00Z"/>
                <w:rFonts w:cs="Arial"/>
                <w:sz w:val="13"/>
                <w:szCs w:val="13"/>
              </w:rPr>
            </w:pPr>
            <w:ins w:id="16321" w:author="Sean de Noronha | DRG" w:date="2026-09-29T16:58:00Z" w16du:dateUtc="2026-09-29T14:58:00Z">
              <w:r>
                <w:rPr>
                  <w:rFonts w:cs="Arial"/>
                  <w:sz w:val="13"/>
                  <w:szCs w:val="13"/>
                </w:rPr>
                <w:t>–</w:t>
              </w:r>
            </w:ins>
          </w:p>
        </w:tc>
        <w:tc>
          <w:tcPr>
            <w:tcW w:w="880" w:type="dxa"/>
            <w:vAlign w:val="center"/>
          </w:tcPr>
          <w:p w14:paraId="5E0014B9" w14:textId="77777777" w:rsidR="00C60D85" w:rsidRDefault="00000000">
            <w:pPr>
              <w:spacing w:after="0"/>
              <w:rPr>
                <w:ins w:id="16322" w:author="Sean de Noronha | DRG" w:date="2026-09-29T16:58:00Z" w16du:dateUtc="2026-09-29T14:58:00Z"/>
                <w:rFonts w:cs="Arial"/>
                <w:sz w:val="13"/>
                <w:szCs w:val="13"/>
              </w:rPr>
            </w:pPr>
            <w:ins w:id="16323" w:author="Sean de Noronha | DRG" w:date="2026-09-29T16:58:00Z" w16du:dateUtc="2026-09-29T14:58:00Z">
              <w:r>
                <w:rPr>
                  <w:rFonts w:cs="Arial"/>
                  <w:sz w:val="13"/>
                  <w:szCs w:val="13"/>
                </w:rPr>
                <w:t>–</w:t>
              </w:r>
            </w:ins>
          </w:p>
        </w:tc>
        <w:tc>
          <w:tcPr>
            <w:tcW w:w="820" w:type="dxa"/>
            <w:vAlign w:val="center"/>
          </w:tcPr>
          <w:p w14:paraId="5E0014BA" w14:textId="77777777" w:rsidR="00C60D85" w:rsidRDefault="00000000">
            <w:pPr>
              <w:spacing w:after="0"/>
              <w:rPr>
                <w:ins w:id="16324" w:author="Sean de Noronha | DRG" w:date="2026-09-29T16:58:00Z" w16du:dateUtc="2026-09-29T14:58:00Z"/>
                <w:rFonts w:cs="Arial"/>
                <w:sz w:val="13"/>
                <w:szCs w:val="13"/>
              </w:rPr>
            </w:pPr>
            <w:ins w:id="16325" w:author="Sean de Noronha | DRG" w:date="2026-09-29T16:58:00Z" w16du:dateUtc="2026-09-29T14:58:00Z">
              <w:r>
                <w:rPr>
                  <w:rFonts w:cs="Arial"/>
                  <w:sz w:val="13"/>
                  <w:szCs w:val="13"/>
                </w:rPr>
                <w:t>–</w:t>
              </w:r>
            </w:ins>
          </w:p>
        </w:tc>
        <w:tc>
          <w:tcPr>
            <w:tcW w:w="1100" w:type="dxa"/>
            <w:vAlign w:val="center"/>
          </w:tcPr>
          <w:p w14:paraId="5E0014BB" w14:textId="77777777" w:rsidR="00C60D85" w:rsidRDefault="00000000">
            <w:pPr>
              <w:spacing w:after="0"/>
              <w:rPr>
                <w:ins w:id="16326" w:author="Sean de Noronha | DRG" w:date="2026-09-29T16:58:00Z" w16du:dateUtc="2026-09-29T14:58:00Z"/>
                <w:rFonts w:cs="Arial"/>
                <w:sz w:val="13"/>
                <w:szCs w:val="13"/>
              </w:rPr>
            </w:pPr>
            <w:ins w:id="16327" w:author="Sean de Noronha | DRG" w:date="2026-09-29T16:58:00Z" w16du:dateUtc="2026-09-29T14:58:00Z">
              <w:r>
                <w:rPr>
                  <w:rFonts w:cs="Arial"/>
                  <w:sz w:val="13"/>
                  <w:szCs w:val="13"/>
                </w:rPr>
                <w:t>1,240 (2,620)</w:t>
              </w:r>
            </w:ins>
          </w:p>
        </w:tc>
        <w:tc>
          <w:tcPr>
            <w:tcW w:w="700" w:type="dxa"/>
            <w:vAlign w:val="center"/>
          </w:tcPr>
          <w:p w14:paraId="5E0014BC" w14:textId="77777777" w:rsidR="00C60D85" w:rsidRDefault="00000000">
            <w:pPr>
              <w:spacing w:after="0"/>
              <w:rPr>
                <w:ins w:id="16328" w:author="Sean de Noronha | DRG" w:date="2026-09-29T16:58:00Z" w16du:dateUtc="2026-09-29T14:58:00Z"/>
                <w:rFonts w:cs="Arial"/>
                <w:sz w:val="13"/>
                <w:szCs w:val="13"/>
              </w:rPr>
            </w:pPr>
            <w:ins w:id="16329" w:author="Sean de Noronha | DRG" w:date="2026-09-29T16:58:00Z" w16du:dateUtc="2026-09-29T14:58:00Z">
              <w:r>
                <w:rPr>
                  <w:rFonts w:cs="Arial"/>
                  <w:sz w:val="13"/>
                  <w:szCs w:val="13"/>
                </w:rPr>
                <w:t>60.0</w:t>
              </w:r>
            </w:ins>
          </w:p>
        </w:tc>
      </w:tr>
      <w:tr w:rsidR="00C60D85" w14:paraId="070174E6" w14:textId="77777777">
        <w:trPr>
          <w:jc w:val="center"/>
          <w:ins w:id="16330" w:author="Sean de Noronha | DRG" w:date="2026-09-29T16:58:00Z"/>
        </w:trPr>
        <w:tc>
          <w:tcPr>
            <w:tcW w:w="560" w:type="dxa"/>
            <w:vAlign w:val="center"/>
          </w:tcPr>
          <w:p w14:paraId="5E0014BD" w14:textId="77777777" w:rsidR="00C60D85" w:rsidRDefault="00000000">
            <w:pPr>
              <w:spacing w:after="0"/>
              <w:rPr>
                <w:ins w:id="16331" w:author="Sean de Noronha | DRG" w:date="2026-09-29T16:58:00Z" w16du:dateUtc="2026-09-29T14:58:00Z"/>
                <w:rFonts w:cs="Arial"/>
                <w:sz w:val="13"/>
                <w:szCs w:val="13"/>
              </w:rPr>
            </w:pPr>
            <w:ins w:id="16332" w:author="Sean de Noronha | DRG" w:date="2026-09-29T16:58:00Z" w16du:dateUtc="2026-09-29T14:58:00Z">
              <w:r>
                <w:rPr>
                  <w:rFonts w:cs="Arial"/>
                  <w:sz w:val="13"/>
                  <w:szCs w:val="13"/>
                </w:rPr>
                <w:t>434</w:t>
              </w:r>
            </w:ins>
          </w:p>
        </w:tc>
        <w:tc>
          <w:tcPr>
            <w:tcW w:w="500" w:type="dxa"/>
            <w:vAlign w:val="center"/>
          </w:tcPr>
          <w:p w14:paraId="5E0014BE" w14:textId="77777777" w:rsidR="00C60D85" w:rsidRDefault="00000000">
            <w:pPr>
              <w:spacing w:after="0"/>
              <w:rPr>
                <w:ins w:id="16333" w:author="Sean de Noronha | DRG" w:date="2026-09-29T16:58:00Z" w16du:dateUtc="2026-09-29T14:58:00Z"/>
                <w:rFonts w:cs="Arial"/>
                <w:sz w:val="13"/>
                <w:szCs w:val="13"/>
              </w:rPr>
            </w:pPr>
            <w:ins w:id="16334" w:author="Sean de Noronha | DRG" w:date="2026-09-29T16:58:00Z" w16du:dateUtc="2026-09-29T14:58:00Z">
              <w:r>
                <w:rPr>
                  <w:rFonts w:cs="Arial"/>
                  <w:sz w:val="13"/>
                  <w:szCs w:val="13"/>
                </w:rPr>
                <w:t>T6</w:t>
              </w:r>
            </w:ins>
          </w:p>
        </w:tc>
        <w:tc>
          <w:tcPr>
            <w:tcW w:w="660" w:type="dxa"/>
            <w:vAlign w:val="center"/>
          </w:tcPr>
          <w:p w14:paraId="5E0014BF" w14:textId="77777777" w:rsidR="00C60D85" w:rsidRDefault="00000000">
            <w:pPr>
              <w:spacing w:after="0"/>
              <w:rPr>
                <w:ins w:id="16335" w:author="Sean de Noronha | DRG" w:date="2026-09-29T16:58:00Z" w16du:dateUtc="2026-09-29T14:58:00Z"/>
                <w:rFonts w:cs="Arial"/>
                <w:sz w:val="13"/>
                <w:szCs w:val="13"/>
              </w:rPr>
            </w:pPr>
            <w:ins w:id="16336" w:author="Sean de Noronha | DRG" w:date="2026-09-29T16:58:00Z" w16du:dateUtc="2026-09-29T14:58:00Z">
              <w:r>
                <w:rPr>
                  <w:rFonts w:cs="Arial"/>
                  <w:sz w:val="13"/>
                  <w:szCs w:val="13"/>
                </w:rPr>
                <w:t>3</w:t>
              </w:r>
            </w:ins>
          </w:p>
        </w:tc>
        <w:tc>
          <w:tcPr>
            <w:tcW w:w="1920" w:type="dxa"/>
            <w:vAlign w:val="center"/>
          </w:tcPr>
          <w:p w14:paraId="5E0014C0" w14:textId="77777777" w:rsidR="00C60D85" w:rsidRDefault="00000000">
            <w:pPr>
              <w:spacing w:after="0"/>
              <w:rPr>
                <w:ins w:id="16337" w:author="Sean de Noronha | DRG" w:date="2026-09-29T16:58:00Z" w16du:dateUtc="2026-09-29T14:58:00Z"/>
                <w:rFonts w:cs="Arial"/>
                <w:sz w:val="13"/>
                <w:szCs w:val="13"/>
              </w:rPr>
            </w:pPr>
            <w:ins w:id="16338" w:author="Sean de Noronha | DRG" w:date="2026-09-29T16:58:00Z" w16du:dateUtc="2026-09-29T14:58:00Z">
              <w:r>
                <w:rPr>
                  <w:rFonts w:cs="Arial"/>
                  <w:sz w:val="13"/>
                  <w:szCs w:val="13"/>
                </w:rPr>
                <w:t>Steel run with fittings, NPS ¾</w:t>
              </w:r>
            </w:ins>
          </w:p>
        </w:tc>
        <w:tc>
          <w:tcPr>
            <w:tcW w:w="520" w:type="dxa"/>
            <w:vAlign w:val="center"/>
          </w:tcPr>
          <w:p w14:paraId="5E0014C1" w14:textId="77777777" w:rsidR="00C60D85" w:rsidRDefault="00000000">
            <w:pPr>
              <w:spacing w:after="0"/>
              <w:rPr>
                <w:ins w:id="16339" w:author="Sean de Noronha | DRG" w:date="2026-09-29T16:58:00Z" w16du:dateUtc="2026-09-29T14:58:00Z"/>
                <w:rFonts w:cs="Arial"/>
                <w:sz w:val="13"/>
                <w:szCs w:val="13"/>
              </w:rPr>
            </w:pPr>
            <w:ins w:id="16340" w:author="Sean de Noronha | DRG" w:date="2026-09-29T16:58:00Z" w16du:dateUtc="2026-09-29T14:58:00Z">
              <w:r>
                <w:rPr>
                  <w:rFonts w:cs="Arial"/>
                  <w:sz w:val="13"/>
                  <w:szCs w:val="13"/>
                </w:rPr>
                <w:t>He</w:t>
              </w:r>
            </w:ins>
          </w:p>
        </w:tc>
        <w:tc>
          <w:tcPr>
            <w:tcW w:w="900" w:type="dxa"/>
            <w:vAlign w:val="center"/>
          </w:tcPr>
          <w:p w14:paraId="5E0014C2" w14:textId="77777777" w:rsidR="00C60D85" w:rsidRDefault="00000000">
            <w:pPr>
              <w:spacing w:after="0"/>
              <w:rPr>
                <w:ins w:id="16341" w:author="Sean de Noronha | DRG" w:date="2026-09-29T16:58:00Z" w16du:dateUtc="2026-09-29T14:58:00Z"/>
                <w:rFonts w:cs="Arial"/>
                <w:sz w:val="13"/>
                <w:szCs w:val="13"/>
              </w:rPr>
            </w:pPr>
            <w:ins w:id="16342" w:author="Sean de Noronha | DRG" w:date="2026-09-29T16:58:00Z" w16du:dateUtc="2026-09-29T14:58:00Z">
              <w:r>
                <w:rPr>
                  <w:rFonts w:cs="Arial"/>
                  <w:sz w:val="13"/>
                  <w:szCs w:val="13"/>
                </w:rPr>
                <w:t>14,600</w:t>
              </w:r>
            </w:ins>
          </w:p>
        </w:tc>
        <w:tc>
          <w:tcPr>
            <w:tcW w:w="800" w:type="dxa"/>
            <w:vAlign w:val="center"/>
          </w:tcPr>
          <w:p w14:paraId="5E0014C3" w14:textId="77777777" w:rsidR="00C60D85" w:rsidRDefault="00000000">
            <w:pPr>
              <w:spacing w:after="0"/>
              <w:rPr>
                <w:ins w:id="16343" w:author="Sean de Noronha | DRG" w:date="2026-09-29T16:58:00Z" w16du:dateUtc="2026-09-29T14:58:00Z"/>
                <w:rFonts w:cs="Arial"/>
                <w:sz w:val="13"/>
                <w:szCs w:val="13"/>
              </w:rPr>
            </w:pPr>
            <w:ins w:id="16344" w:author="Sean de Noronha | DRG" w:date="2026-09-29T16:58:00Z" w16du:dateUtc="2026-09-29T14:58:00Z">
              <w:r>
                <w:rPr>
                  <w:rFonts w:cs="Arial"/>
                  <w:sz w:val="13"/>
                  <w:szCs w:val="13"/>
                </w:rPr>
                <w:t>–</w:t>
              </w:r>
            </w:ins>
          </w:p>
        </w:tc>
        <w:tc>
          <w:tcPr>
            <w:tcW w:w="880" w:type="dxa"/>
            <w:vAlign w:val="center"/>
          </w:tcPr>
          <w:p w14:paraId="5E0014C4" w14:textId="77777777" w:rsidR="00C60D85" w:rsidRDefault="00000000">
            <w:pPr>
              <w:spacing w:after="0"/>
              <w:rPr>
                <w:ins w:id="16345" w:author="Sean de Noronha | DRG" w:date="2026-09-29T16:58:00Z" w16du:dateUtc="2026-09-29T14:58:00Z"/>
                <w:rFonts w:cs="Arial"/>
                <w:sz w:val="13"/>
                <w:szCs w:val="13"/>
              </w:rPr>
            </w:pPr>
            <w:ins w:id="16346" w:author="Sean de Noronha | DRG" w:date="2026-09-29T16:58:00Z" w16du:dateUtc="2026-09-29T14:58:00Z">
              <w:r>
                <w:rPr>
                  <w:rFonts w:cs="Arial"/>
                  <w:sz w:val="13"/>
                  <w:szCs w:val="13"/>
                </w:rPr>
                <w:t>–</w:t>
              </w:r>
            </w:ins>
          </w:p>
        </w:tc>
        <w:tc>
          <w:tcPr>
            <w:tcW w:w="820" w:type="dxa"/>
            <w:vAlign w:val="center"/>
          </w:tcPr>
          <w:p w14:paraId="5E0014C5" w14:textId="77777777" w:rsidR="00C60D85" w:rsidRDefault="00000000">
            <w:pPr>
              <w:spacing w:after="0"/>
              <w:rPr>
                <w:ins w:id="16347" w:author="Sean de Noronha | DRG" w:date="2026-09-29T16:58:00Z" w16du:dateUtc="2026-09-29T14:58:00Z"/>
                <w:rFonts w:cs="Arial"/>
                <w:sz w:val="13"/>
                <w:szCs w:val="13"/>
              </w:rPr>
            </w:pPr>
            <w:ins w:id="16348" w:author="Sean de Noronha | DRG" w:date="2026-09-29T16:58:00Z" w16du:dateUtc="2026-09-29T14:58:00Z">
              <w:r>
                <w:rPr>
                  <w:rFonts w:cs="Arial"/>
                  <w:sz w:val="13"/>
                  <w:szCs w:val="13"/>
                </w:rPr>
                <w:t>–</w:t>
              </w:r>
            </w:ins>
          </w:p>
        </w:tc>
        <w:tc>
          <w:tcPr>
            <w:tcW w:w="1100" w:type="dxa"/>
            <w:vAlign w:val="center"/>
          </w:tcPr>
          <w:p w14:paraId="5E0014C6" w14:textId="77777777" w:rsidR="00C60D85" w:rsidRDefault="00000000">
            <w:pPr>
              <w:spacing w:after="0"/>
              <w:rPr>
                <w:ins w:id="16349" w:author="Sean de Noronha | DRG" w:date="2026-09-29T16:58:00Z" w16du:dateUtc="2026-09-29T14:58:00Z"/>
                <w:rFonts w:cs="Arial"/>
                <w:sz w:val="13"/>
                <w:szCs w:val="13"/>
              </w:rPr>
            </w:pPr>
            <w:ins w:id="16350" w:author="Sean de Noronha | DRG" w:date="2026-09-29T16:58:00Z" w16du:dateUtc="2026-09-29T14:58:00Z">
              <w:r>
                <w:rPr>
                  <w:rFonts w:cs="Arial"/>
                  <w:sz w:val="13"/>
                  <w:szCs w:val="13"/>
                </w:rPr>
                <w:t>1,650 (3,500)</w:t>
              </w:r>
            </w:ins>
          </w:p>
        </w:tc>
        <w:tc>
          <w:tcPr>
            <w:tcW w:w="700" w:type="dxa"/>
            <w:vAlign w:val="center"/>
          </w:tcPr>
          <w:p w14:paraId="5E0014C7" w14:textId="77777777" w:rsidR="00C60D85" w:rsidRDefault="00000000">
            <w:pPr>
              <w:spacing w:after="0"/>
              <w:rPr>
                <w:ins w:id="16351" w:author="Sean de Noronha | DRG" w:date="2026-09-29T16:58:00Z" w16du:dateUtc="2026-09-29T14:58:00Z"/>
                <w:rFonts w:cs="Arial"/>
                <w:sz w:val="13"/>
                <w:szCs w:val="13"/>
              </w:rPr>
            </w:pPr>
            <w:ins w:id="16352" w:author="Sean de Noronha | DRG" w:date="2026-09-29T16:58:00Z" w16du:dateUtc="2026-09-29T14:58:00Z">
              <w:r>
                <w:rPr>
                  <w:rFonts w:cs="Arial"/>
                  <w:sz w:val="13"/>
                  <w:szCs w:val="13"/>
                </w:rPr>
                <w:t>80.0</w:t>
              </w:r>
            </w:ins>
          </w:p>
        </w:tc>
      </w:tr>
      <w:tr w:rsidR="00C60D85" w14:paraId="5DEE47E9" w14:textId="77777777">
        <w:trPr>
          <w:jc w:val="center"/>
          <w:ins w:id="16353" w:author="Sean de Noronha | DRG" w:date="2026-09-29T16:58:00Z"/>
        </w:trPr>
        <w:tc>
          <w:tcPr>
            <w:tcW w:w="560" w:type="dxa"/>
            <w:vAlign w:val="center"/>
          </w:tcPr>
          <w:p w14:paraId="5E0014C8" w14:textId="77777777" w:rsidR="00C60D85" w:rsidRDefault="00000000">
            <w:pPr>
              <w:spacing w:after="0"/>
              <w:rPr>
                <w:ins w:id="16354" w:author="Sean de Noronha | DRG" w:date="2026-09-29T16:58:00Z" w16du:dateUtc="2026-09-29T14:58:00Z"/>
                <w:rFonts w:cs="Arial"/>
                <w:sz w:val="13"/>
                <w:szCs w:val="13"/>
              </w:rPr>
            </w:pPr>
            <w:ins w:id="16355" w:author="Sean de Noronha | DRG" w:date="2026-09-29T16:58:00Z" w16du:dateUtc="2026-09-29T14:58:00Z">
              <w:r>
                <w:rPr>
                  <w:rFonts w:cs="Arial"/>
                  <w:sz w:val="13"/>
                  <w:szCs w:val="13"/>
                </w:rPr>
                <w:t>435</w:t>
              </w:r>
            </w:ins>
          </w:p>
        </w:tc>
        <w:tc>
          <w:tcPr>
            <w:tcW w:w="500" w:type="dxa"/>
            <w:vAlign w:val="center"/>
          </w:tcPr>
          <w:p w14:paraId="5E0014C9" w14:textId="77777777" w:rsidR="00C60D85" w:rsidRDefault="00000000">
            <w:pPr>
              <w:spacing w:after="0"/>
              <w:rPr>
                <w:ins w:id="16356" w:author="Sean de Noronha | DRG" w:date="2026-09-29T16:58:00Z" w16du:dateUtc="2026-09-29T14:58:00Z"/>
                <w:rFonts w:cs="Arial"/>
                <w:sz w:val="13"/>
                <w:szCs w:val="13"/>
              </w:rPr>
            </w:pPr>
            <w:ins w:id="16357" w:author="Sean de Noronha | DRG" w:date="2026-09-29T16:58:00Z" w16du:dateUtc="2026-09-29T14:58:00Z">
              <w:r>
                <w:rPr>
                  <w:rFonts w:cs="Arial"/>
                  <w:sz w:val="13"/>
                  <w:szCs w:val="13"/>
                </w:rPr>
                <w:t>T6</w:t>
              </w:r>
            </w:ins>
          </w:p>
        </w:tc>
        <w:tc>
          <w:tcPr>
            <w:tcW w:w="660" w:type="dxa"/>
            <w:vAlign w:val="center"/>
          </w:tcPr>
          <w:p w14:paraId="5E0014CA" w14:textId="77777777" w:rsidR="00C60D85" w:rsidRDefault="00000000">
            <w:pPr>
              <w:spacing w:after="0"/>
              <w:rPr>
                <w:ins w:id="16358" w:author="Sean de Noronha | DRG" w:date="2026-09-29T16:58:00Z" w16du:dateUtc="2026-09-29T14:58:00Z"/>
                <w:rFonts w:cs="Arial"/>
                <w:sz w:val="13"/>
                <w:szCs w:val="13"/>
              </w:rPr>
            </w:pPr>
            <w:ins w:id="16359" w:author="Sean de Noronha | DRG" w:date="2026-09-29T16:58:00Z" w16du:dateUtc="2026-09-29T14:58:00Z">
              <w:r>
                <w:rPr>
                  <w:rFonts w:cs="Arial"/>
                  <w:sz w:val="13"/>
                  <w:szCs w:val="13"/>
                </w:rPr>
                <w:t>3</w:t>
              </w:r>
            </w:ins>
          </w:p>
        </w:tc>
        <w:tc>
          <w:tcPr>
            <w:tcW w:w="1920" w:type="dxa"/>
            <w:vAlign w:val="center"/>
          </w:tcPr>
          <w:p w14:paraId="5E0014CB" w14:textId="77777777" w:rsidR="00C60D85" w:rsidRDefault="00000000">
            <w:pPr>
              <w:spacing w:after="0"/>
              <w:rPr>
                <w:ins w:id="16360" w:author="Sean de Noronha | DRG" w:date="2026-09-29T16:58:00Z" w16du:dateUtc="2026-09-29T14:58:00Z"/>
                <w:rFonts w:cs="Arial"/>
                <w:sz w:val="13"/>
                <w:szCs w:val="13"/>
              </w:rPr>
            </w:pPr>
            <w:ins w:id="16361" w:author="Sean de Noronha | DRG" w:date="2026-09-29T16:58:00Z" w16du:dateUtc="2026-09-29T14:58:00Z">
              <w:r>
                <w:rPr>
                  <w:rFonts w:cs="Arial"/>
                  <w:sz w:val="13"/>
                  <w:szCs w:val="13"/>
                </w:rPr>
                <w:t>Steel run with fittings, NPS ¾</w:t>
              </w:r>
            </w:ins>
          </w:p>
        </w:tc>
        <w:tc>
          <w:tcPr>
            <w:tcW w:w="520" w:type="dxa"/>
            <w:vAlign w:val="center"/>
          </w:tcPr>
          <w:p w14:paraId="5E0014CC" w14:textId="77777777" w:rsidR="00C60D85" w:rsidRDefault="00000000">
            <w:pPr>
              <w:spacing w:after="0"/>
              <w:rPr>
                <w:ins w:id="16362" w:author="Sean de Noronha | DRG" w:date="2026-09-29T16:58:00Z" w16du:dateUtc="2026-09-29T14:58:00Z"/>
                <w:rFonts w:cs="Arial"/>
                <w:sz w:val="13"/>
                <w:szCs w:val="13"/>
              </w:rPr>
            </w:pPr>
            <w:ins w:id="16363" w:author="Sean de Noronha | DRG" w:date="2026-09-29T16:58:00Z" w16du:dateUtc="2026-09-29T14:58:00Z">
              <w:r>
                <w:rPr>
                  <w:rFonts w:cs="Arial"/>
                  <w:sz w:val="13"/>
                  <w:szCs w:val="13"/>
                </w:rPr>
                <w:t>He</w:t>
              </w:r>
            </w:ins>
          </w:p>
        </w:tc>
        <w:tc>
          <w:tcPr>
            <w:tcW w:w="900" w:type="dxa"/>
            <w:vAlign w:val="center"/>
          </w:tcPr>
          <w:p w14:paraId="5E0014CD" w14:textId="77777777" w:rsidR="00C60D85" w:rsidRDefault="00000000">
            <w:pPr>
              <w:spacing w:after="0"/>
              <w:rPr>
                <w:ins w:id="16364" w:author="Sean de Noronha | DRG" w:date="2026-09-29T16:58:00Z" w16du:dateUtc="2026-09-29T14:58:00Z"/>
                <w:rFonts w:cs="Arial"/>
                <w:sz w:val="13"/>
                <w:szCs w:val="13"/>
              </w:rPr>
            </w:pPr>
            <w:ins w:id="16365" w:author="Sean de Noronha | DRG" w:date="2026-09-29T16:58:00Z" w16du:dateUtc="2026-09-29T14:58:00Z">
              <w:r>
                <w:rPr>
                  <w:rFonts w:cs="Arial"/>
                  <w:sz w:val="13"/>
                  <w:szCs w:val="13"/>
                </w:rPr>
                <w:t>18,200</w:t>
              </w:r>
            </w:ins>
          </w:p>
        </w:tc>
        <w:tc>
          <w:tcPr>
            <w:tcW w:w="800" w:type="dxa"/>
            <w:vAlign w:val="center"/>
          </w:tcPr>
          <w:p w14:paraId="5E0014CE" w14:textId="77777777" w:rsidR="00C60D85" w:rsidRDefault="00000000">
            <w:pPr>
              <w:spacing w:after="0"/>
              <w:rPr>
                <w:ins w:id="16366" w:author="Sean de Noronha | DRG" w:date="2026-09-29T16:58:00Z" w16du:dateUtc="2026-09-29T14:58:00Z"/>
                <w:rFonts w:cs="Arial"/>
                <w:sz w:val="13"/>
                <w:szCs w:val="13"/>
              </w:rPr>
            </w:pPr>
            <w:ins w:id="16367" w:author="Sean de Noronha | DRG" w:date="2026-09-29T16:58:00Z" w16du:dateUtc="2026-09-29T14:58:00Z">
              <w:r>
                <w:rPr>
                  <w:rFonts w:cs="Arial"/>
                  <w:sz w:val="13"/>
                  <w:szCs w:val="13"/>
                </w:rPr>
                <w:t>–</w:t>
              </w:r>
            </w:ins>
          </w:p>
        </w:tc>
        <w:tc>
          <w:tcPr>
            <w:tcW w:w="880" w:type="dxa"/>
            <w:vAlign w:val="center"/>
          </w:tcPr>
          <w:p w14:paraId="5E0014CF" w14:textId="77777777" w:rsidR="00C60D85" w:rsidRDefault="00000000">
            <w:pPr>
              <w:spacing w:after="0"/>
              <w:rPr>
                <w:ins w:id="16368" w:author="Sean de Noronha | DRG" w:date="2026-09-29T16:58:00Z" w16du:dateUtc="2026-09-29T14:58:00Z"/>
                <w:rFonts w:cs="Arial"/>
                <w:sz w:val="13"/>
                <w:szCs w:val="13"/>
              </w:rPr>
            </w:pPr>
            <w:ins w:id="16369" w:author="Sean de Noronha | DRG" w:date="2026-09-29T16:58:00Z" w16du:dateUtc="2026-09-29T14:58:00Z">
              <w:r>
                <w:rPr>
                  <w:rFonts w:cs="Arial"/>
                  <w:sz w:val="13"/>
                  <w:szCs w:val="13"/>
                </w:rPr>
                <w:t>–</w:t>
              </w:r>
            </w:ins>
          </w:p>
        </w:tc>
        <w:tc>
          <w:tcPr>
            <w:tcW w:w="820" w:type="dxa"/>
            <w:vAlign w:val="center"/>
          </w:tcPr>
          <w:p w14:paraId="5E0014D0" w14:textId="77777777" w:rsidR="00C60D85" w:rsidRDefault="00000000">
            <w:pPr>
              <w:spacing w:after="0"/>
              <w:rPr>
                <w:ins w:id="16370" w:author="Sean de Noronha | DRG" w:date="2026-09-29T16:58:00Z" w16du:dateUtc="2026-09-29T14:58:00Z"/>
                <w:rFonts w:cs="Arial"/>
                <w:sz w:val="13"/>
                <w:szCs w:val="13"/>
              </w:rPr>
            </w:pPr>
            <w:ins w:id="16371" w:author="Sean de Noronha | DRG" w:date="2026-09-29T16:58:00Z" w16du:dateUtc="2026-09-29T14:58:00Z">
              <w:r>
                <w:rPr>
                  <w:rFonts w:cs="Arial"/>
                  <w:sz w:val="13"/>
                  <w:szCs w:val="13"/>
                </w:rPr>
                <w:t>–</w:t>
              </w:r>
            </w:ins>
          </w:p>
        </w:tc>
        <w:tc>
          <w:tcPr>
            <w:tcW w:w="1100" w:type="dxa"/>
            <w:vAlign w:val="center"/>
          </w:tcPr>
          <w:p w14:paraId="5E0014D1" w14:textId="77777777" w:rsidR="00C60D85" w:rsidRDefault="00000000">
            <w:pPr>
              <w:spacing w:after="0"/>
              <w:rPr>
                <w:ins w:id="16372" w:author="Sean de Noronha | DRG" w:date="2026-09-29T16:58:00Z" w16du:dateUtc="2026-09-29T14:58:00Z"/>
                <w:rFonts w:cs="Arial"/>
                <w:sz w:val="13"/>
                <w:szCs w:val="13"/>
              </w:rPr>
            </w:pPr>
            <w:ins w:id="16373" w:author="Sean de Noronha | DRG" w:date="2026-09-29T16:58:00Z" w16du:dateUtc="2026-09-29T14:58:00Z">
              <w:r>
                <w:rPr>
                  <w:rFonts w:cs="Arial"/>
                  <w:sz w:val="13"/>
                  <w:szCs w:val="13"/>
                </w:rPr>
                <w:t>2,060 (4,370)</w:t>
              </w:r>
            </w:ins>
          </w:p>
        </w:tc>
        <w:tc>
          <w:tcPr>
            <w:tcW w:w="700" w:type="dxa"/>
            <w:vAlign w:val="center"/>
          </w:tcPr>
          <w:p w14:paraId="5E0014D2" w14:textId="77777777" w:rsidR="00C60D85" w:rsidRDefault="00000000">
            <w:pPr>
              <w:spacing w:after="0"/>
              <w:rPr>
                <w:ins w:id="16374" w:author="Sean de Noronha | DRG" w:date="2026-09-29T16:58:00Z" w16du:dateUtc="2026-09-29T14:58:00Z"/>
                <w:rFonts w:cs="Arial"/>
                <w:sz w:val="13"/>
                <w:szCs w:val="13"/>
              </w:rPr>
            </w:pPr>
            <w:ins w:id="16375" w:author="Sean de Noronha | DRG" w:date="2026-09-29T16:58:00Z" w16du:dateUtc="2026-09-29T14:58:00Z">
              <w:r>
                <w:rPr>
                  <w:rFonts w:cs="Arial"/>
                  <w:sz w:val="13"/>
                  <w:szCs w:val="13"/>
                </w:rPr>
                <w:t>100</w:t>
              </w:r>
            </w:ins>
          </w:p>
        </w:tc>
      </w:tr>
      <w:tr w:rsidR="00C60D85" w14:paraId="1949A3DE" w14:textId="77777777">
        <w:trPr>
          <w:jc w:val="center"/>
          <w:ins w:id="16376" w:author="Sean de Noronha | DRG" w:date="2026-09-29T16:58:00Z"/>
        </w:trPr>
        <w:tc>
          <w:tcPr>
            <w:tcW w:w="560" w:type="dxa"/>
            <w:vAlign w:val="center"/>
          </w:tcPr>
          <w:p w14:paraId="5E0014D3" w14:textId="77777777" w:rsidR="00C60D85" w:rsidRDefault="00000000">
            <w:pPr>
              <w:spacing w:after="0"/>
              <w:rPr>
                <w:ins w:id="16377" w:author="Sean de Noronha | DRG" w:date="2026-09-29T16:58:00Z" w16du:dateUtc="2026-09-29T14:58:00Z"/>
                <w:rFonts w:cs="Arial"/>
                <w:sz w:val="13"/>
                <w:szCs w:val="13"/>
              </w:rPr>
            </w:pPr>
            <w:ins w:id="16378" w:author="Sean de Noronha | DRG" w:date="2026-09-29T16:58:00Z" w16du:dateUtc="2026-09-29T14:58:00Z">
              <w:r>
                <w:rPr>
                  <w:rFonts w:cs="Arial"/>
                  <w:sz w:val="13"/>
                  <w:szCs w:val="13"/>
                </w:rPr>
                <w:t>436</w:t>
              </w:r>
            </w:ins>
          </w:p>
        </w:tc>
        <w:tc>
          <w:tcPr>
            <w:tcW w:w="500" w:type="dxa"/>
            <w:vAlign w:val="center"/>
          </w:tcPr>
          <w:p w14:paraId="5E0014D4" w14:textId="77777777" w:rsidR="00C60D85" w:rsidRDefault="00000000">
            <w:pPr>
              <w:spacing w:after="0"/>
              <w:rPr>
                <w:ins w:id="16379" w:author="Sean de Noronha | DRG" w:date="2026-09-29T16:58:00Z" w16du:dateUtc="2026-09-29T14:58:00Z"/>
                <w:rFonts w:cs="Arial"/>
                <w:sz w:val="13"/>
                <w:szCs w:val="13"/>
              </w:rPr>
            </w:pPr>
            <w:ins w:id="16380" w:author="Sean de Noronha | DRG" w:date="2026-09-29T16:58:00Z" w16du:dateUtc="2026-09-29T14:58:00Z">
              <w:r>
                <w:rPr>
                  <w:rFonts w:cs="Arial"/>
                  <w:sz w:val="13"/>
                  <w:szCs w:val="13"/>
                </w:rPr>
                <w:t>T6</w:t>
              </w:r>
            </w:ins>
          </w:p>
        </w:tc>
        <w:tc>
          <w:tcPr>
            <w:tcW w:w="660" w:type="dxa"/>
            <w:vAlign w:val="center"/>
          </w:tcPr>
          <w:p w14:paraId="5E0014D5" w14:textId="77777777" w:rsidR="00C60D85" w:rsidRDefault="00000000">
            <w:pPr>
              <w:spacing w:after="0"/>
              <w:rPr>
                <w:ins w:id="16381" w:author="Sean de Noronha | DRG" w:date="2026-09-29T16:58:00Z" w16du:dateUtc="2026-09-29T14:58:00Z"/>
                <w:rFonts w:cs="Arial"/>
                <w:sz w:val="13"/>
                <w:szCs w:val="13"/>
              </w:rPr>
            </w:pPr>
            <w:ins w:id="16382" w:author="Sean de Noronha | DRG" w:date="2026-09-29T16:58:00Z" w16du:dateUtc="2026-09-29T14:58:00Z">
              <w:r>
                <w:rPr>
                  <w:rFonts w:cs="Arial"/>
                  <w:sz w:val="13"/>
                  <w:szCs w:val="13"/>
                </w:rPr>
                <w:t>3</w:t>
              </w:r>
            </w:ins>
          </w:p>
        </w:tc>
        <w:tc>
          <w:tcPr>
            <w:tcW w:w="1920" w:type="dxa"/>
            <w:vAlign w:val="center"/>
          </w:tcPr>
          <w:p w14:paraId="5E0014D6" w14:textId="77777777" w:rsidR="00C60D85" w:rsidRDefault="00000000">
            <w:pPr>
              <w:spacing w:after="0"/>
              <w:rPr>
                <w:ins w:id="16383" w:author="Sean de Noronha | DRG" w:date="2026-09-29T16:58:00Z" w16du:dateUtc="2026-09-29T14:58:00Z"/>
                <w:rFonts w:cs="Arial"/>
                <w:sz w:val="13"/>
                <w:szCs w:val="13"/>
              </w:rPr>
            </w:pPr>
            <w:ins w:id="16384" w:author="Sean de Noronha | DRG" w:date="2026-09-29T16:58:00Z" w16du:dateUtc="2026-09-29T14:58:00Z">
              <w:r>
                <w:rPr>
                  <w:rFonts w:cs="Arial"/>
                  <w:sz w:val="13"/>
                  <w:szCs w:val="13"/>
                </w:rPr>
                <w:t>Steel run with fittings, NPS ¾</w:t>
              </w:r>
            </w:ins>
          </w:p>
        </w:tc>
        <w:tc>
          <w:tcPr>
            <w:tcW w:w="520" w:type="dxa"/>
            <w:vAlign w:val="center"/>
          </w:tcPr>
          <w:p w14:paraId="5E0014D7" w14:textId="77777777" w:rsidR="00C60D85" w:rsidRDefault="00000000">
            <w:pPr>
              <w:spacing w:after="0"/>
              <w:rPr>
                <w:ins w:id="16385" w:author="Sean de Noronha | DRG" w:date="2026-09-29T16:58:00Z" w16du:dateUtc="2026-09-29T14:58:00Z"/>
                <w:rFonts w:cs="Arial"/>
                <w:sz w:val="13"/>
                <w:szCs w:val="13"/>
              </w:rPr>
            </w:pPr>
            <w:ins w:id="16386" w:author="Sean de Noronha | DRG" w:date="2026-09-29T16:58:00Z" w16du:dateUtc="2026-09-29T14:58:00Z">
              <w:r>
                <w:rPr>
                  <w:rFonts w:cs="Arial"/>
                  <w:sz w:val="13"/>
                  <w:szCs w:val="13"/>
                </w:rPr>
                <w:t>He</w:t>
              </w:r>
            </w:ins>
          </w:p>
        </w:tc>
        <w:tc>
          <w:tcPr>
            <w:tcW w:w="900" w:type="dxa"/>
            <w:vAlign w:val="center"/>
          </w:tcPr>
          <w:p w14:paraId="5E0014D8" w14:textId="77777777" w:rsidR="00C60D85" w:rsidRDefault="00000000">
            <w:pPr>
              <w:spacing w:after="0"/>
              <w:rPr>
                <w:ins w:id="16387" w:author="Sean de Noronha | DRG" w:date="2026-09-29T16:58:00Z" w16du:dateUtc="2026-09-29T14:58:00Z"/>
                <w:rFonts w:cs="Arial"/>
                <w:sz w:val="13"/>
                <w:szCs w:val="13"/>
              </w:rPr>
            </w:pPr>
            <w:ins w:id="16388" w:author="Sean de Noronha | DRG" w:date="2026-09-29T16:58:00Z" w16du:dateUtc="2026-09-29T14:58:00Z">
              <w:r>
                <w:rPr>
                  <w:rFonts w:cs="Arial"/>
                  <w:sz w:val="13"/>
                  <w:szCs w:val="13"/>
                </w:rPr>
                <w:t>27,400</w:t>
              </w:r>
            </w:ins>
          </w:p>
        </w:tc>
        <w:tc>
          <w:tcPr>
            <w:tcW w:w="800" w:type="dxa"/>
            <w:vAlign w:val="center"/>
          </w:tcPr>
          <w:p w14:paraId="5E0014D9" w14:textId="77777777" w:rsidR="00C60D85" w:rsidRDefault="00000000">
            <w:pPr>
              <w:spacing w:after="0"/>
              <w:rPr>
                <w:ins w:id="16389" w:author="Sean de Noronha | DRG" w:date="2026-09-29T16:58:00Z" w16du:dateUtc="2026-09-29T14:58:00Z"/>
                <w:rFonts w:cs="Arial"/>
                <w:sz w:val="13"/>
                <w:szCs w:val="13"/>
              </w:rPr>
            </w:pPr>
            <w:ins w:id="16390" w:author="Sean de Noronha | DRG" w:date="2026-09-29T16:58:00Z" w16du:dateUtc="2026-09-29T14:58:00Z">
              <w:r>
                <w:rPr>
                  <w:rFonts w:cs="Arial"/>
                  <w:sz w:val="13"/>
                  <w:szCs w:val="13"/>
                </w:rPr>
                <w:t>–</w:t>
              </w:r>
            </w:ins>
          </w:p>
        </w:tc>
        <w:tc>
          <w:tcPr>
            <w:tcW w:w="880" w:type="dxa"/>
            <w:vAlign w:val="center"/>
          </w:tcPr>
          <w:p w14:paraId="5E0014DA" w14:textId="77777777" w:rsidR="00C60D85" w:rsidRDefault="00000000">
            <w:pPr>
              <w:spacing w:after="0"/>
              <w:rPr>
                <w:ins w:id="16391" w:author="Sean de Noronha | DRG" w:date="2026-09-29T16:58:00Z" w16du:dateUtc="2026-09-29T14:58:00Z"/>
                <w:rFonts w:cs="Arial"/>
                <w:sz w:val="13"/>
                <w:szCs w:val="13"/>
              </w:rPr>
            </w:pPr>
            <w:ins w:id="16392" w:author="Sean de Noronha | DRG" w:date="2026-09-29T16:58:00Z" w16du:dateUtc="2026-09-29T14:58:00Z">
              <w:r>
                <w:rPr>
                  <w:rFonts w:cs="Arial"/>
                  <w:sz w:val="13"/>
                  <w:szCs w:val="13"/>
                </w:rPr>
                <w:t>–</w:t>
              </w:r>
            </w:ins>
          </w:p>
        </w:tc>
        <w:tc>
          <w:tcPr>
            <w:tcW w:w="820" w:type="dxa"/>
            <w:vAlign w:val="center"/>
          </w:tcPr>
          <w:p w14:paraId="5E0014DB" w14:textId="77777777" w:rsidR="00C60D85" w:rsidRDefault="00000000">
            <w:pPr>
              <w:spacing w:after="0"/>
              <w:rPr>
                <w:ins w:id="16393" w:author="Sean de Noronha | DRG" w:date="2026-09-29T16:58:00Z" w16du:dateUtc="2026-09-29T14:58:00Z"/>
                <w:rFonts w:cs="Arial"/>
                <w:sz w:val="13"/>
                <w:szCs w:val="13"/>
              </w:rPr>
            </w:pPr>
            <w:ins w:id="16394" w:author="Sean de Noronha | DRG" w:date="2026-09-29T16:58:00Z" w16du:dateUtc="2026-09-29T14:58:00Z">
              <w:r>
                <w:rPr>
                  <w:rFonts w:cs="Arial"/>
                  <w:sz w:val="13"/>
                  <w:szCs w:val="13"/>
                </w:rPr>
                <w:t>–</w:t>
              </w:r>
            </w:ins>
          </w:p>
        </w:tc>
        <w:tc>
          <w:tcPr>
            <w:tcW w:w="1100" w:type="dxa"/>
            <w:vAlign w:val="center"/>
          </w:tcPr>
          <w:p w14:paraId="5E0014DC" w14:textId="77777777" w:rsidR="00C60D85" w:rsidRDefault="00000000">
            <w:pPr>
              <w:spacing w:after="0"/>
              <w:rPr>
                <w:ins w:id="16395" w:author="Sean de Noronha | DRG" w:date="2026-09-29T16:58:00Z" w16du:dateUtc="2026-09-29T14:58:00Z"/>
                <w:rFonts w:cs="Arial"/>
                <w:sz w:val="13"/>
                <w:szCs w:val="13"/>
              </w:rPr>
            </w:pPr>
            <w:ins w:id="16396" w:author="Sean de Noronha | DRG" w:date="2026-09-29T16:58:00Z" w16du:dateUtc="2026-09-29T14:58:00Z">
              <w:r>
                <w:rPr>
                  <w:rFonts w:cs="Arial"/>
                  <w:sz w:val="13"/>
                  <w:szCs w:val="13"/>
                </w:rPr>
                <w:t>3,100 (6,560)</w:t>
              </w:r>
            </w:ins>
          </w:p>
        </w:tc>
        <w:tc>
          <w:tcPr>
            <w:tcW w:w="700" w:type="dxa"/>
            <w:vAlign w:val="center"/>
          </w:tcPr>
          <w:p w14:paraId="5E0014DD" w14:textId="77777777" w:rsidR="00C60D85" w:rsidRDefault="00000000">
            <w:pPr>
              <w:spacing w:after="0"/>
              <w:rPr>
                <w:ins w:id="16397" w:author="Sean de Noronha | DRG" w:date="2026-09-29T16:58:00Z" w16du:dateUtc="2026-09-29T14:58:00Z"/>
                <w:rFonts w:cs="Arial"/>
                <w:sz w:val="13"/>
                <w:szCs w:val="13"/>
              </w:rPr>
            </w:pPr>
            <w:ins w:id="16398" w:author="Sean de Noronha | DRG" w:date="2026-09-29T16:58:00Z" w16du:dateUtc="2026-09-29T14:58:00Z">
              <w:r>
                <w:rPr>
                  <w:rFonts w:cs="Arial"/>
                  <w:sz w:val="13"/>
                  <w:szCs w:val="13"/>
                </w:rPr>
                <w:t>150</w:t>
              </w:r>
            </w:ins>
          </w:p>
        </w:tc>
      </w:tr>
      <w:tr w:rsidR="00C60D85" w14:paraId="3920368B" w14:textId="77777777">
        <w:trPr>
          <w:jc w:val="center"/>
          <w:ins w:id="16399" w:author="Sean de Noronha | DRG" w:date="2026-09-29T16:58:00Z"/>
        </w:trPr>
        <w:tc>
          <w:tcPr>
            <w:tcW w:w="560" w:type="dxa"/>
            <w:vAlign w:val="center"/>
          </w:tcPr>
          <w:p w14:paraId="5E0014DE" w14:textId="77777777" w:rsidR="00C60D85" w:rsidRDefault="00000000">
            <w:pPr>
              <w:spacing w:after="0"/>
              <w:rPr>
                <w:ins w:id="16400" w:author="Sean de Noronha | DRG" w:date="2026-09-29T16:58:00Z" w16du:dateUtc="2026-09-29T14:58:00Z"/>
                <w:rFonts w:cs="Arial"/>
                <w:sz w:val="13"/>
                <w:szCs w:val="13"/>
              </w:rPr>
            </w:pPr>
            <w:ins w:id="16401" w:author="Sean de Noronha | DRG" w:date="2026-09-29T16:58:00Z" w16du:dateUtc="2026-09-29T14:58:00Z">
              <w:r>
                <w:rPr>
                  <w:rFonts w:cs="Arial"/>
                  <w:sz w:val="13"/>
                  <w:szCs w:val="13"/>
                </w:rPr>
                <w:t>437</w:t>
              </w:r>
            </w:ins>
          </w:p>
        </w:tc>
        <w:tc>
          <w:tcPr>
            <w:tcW w:w="500" w:type="dxa"/>
            <w:vAlign w:val="center"/>
          </w:tcPr>
          <w:p w14:paraId="5E0014DF" w14:textId="77777777" w:rsidR="00C60D85" w:rsidRDefault="00000000">
            <w:pPr>
              <w:spacing w:after="0"/>
              <w:rPr>
                <w:ins w:id="16402" w:author="Sean de Noronha | DRG" w:date="2026-09-29T16:58:00Z" w16du:dateUtc="2026-09-29T14:58:00Z"/>
                <w:rFonts w:cs="Arial"/>
                <w:sz w:val="13"/>
                <w:szCs w:val="13"/>
              </w:rPr>
            </w:pPr>
            <w:ins w:id="16403" w:author="Sean de Noronha | DRG" w:date="2026-09-29T16:58:00Z" w16du:dateUtc="2026-09-29T14:58:00Z">
              <w:r>
                <w:rPr>
                  <w:rFonts w:cs="Arial"/>
                  <w:sz w:val="13"/>
                  <w:szCs w:val="13"/>
                </w:rPr>
                <w:t>T6</w:t>
              </w:r>
            </w:ins>
          </w:p>
        </w:tc>
        <w:tc>
          <w:tcPr>
            <w:tcW w:w="660" w:type="dxa"/>
            <w:vAlign w:val="center"/>
          </w:tcPr>
          <w:p w14:paraId="5E0014E0" w14:textId="77777777" w:rsidR="00C60D85" w:rsidRDefault="00000000">
            <w:pPr>
              <w:spacing w:after="0"/>
              <w:rPr>
                <w:ins w:id="16404" w:author="Sean de Noronha | DRG" w:date="2026-09-29T16:58:00Z" w16du:dateUtc="2026-09-29T14:58:00Z"/>
                <w:rFonts w:cs="Arial"/>
                <w:sz w:val="13"/>
                <w:szCs w:val="13"/>
              </w:rPr>
            </w:pPr>
            <w:ins w:id="16405" w:author="Sean de Noronha | DRG" w:date="2026-09-29T16:58:00Z" w16du:dateUtc="2026-09-29T14:58:00Z">
              <w:r>
                <w:rPr>
                  <w:rFonts w:cs="Arial"/>
                  <w:sz w:val="13"/>
                  <w:szCs w:val="13"/>
                </w:rPr>
                <w:t>3</w:t>
              </w:r>
            </w:ins>
          </w:p>
        </w:tc>
        <w:tc>
          <w:tcPr>
            <w:tcW w:w="1920" w:type="dxa"/>
            <w:vAlign w:val="center"/>
          </w:tcPr>
          <w:p w14:paraId="5E0014E1" w14:textId="77777777" w:rsidR="00C60D85" w:rsidRDefault="00000000">
            <w:pPr>
              <w:spacing w:after="0"/>
              <w:rPr>
                <w:ins w:id="16406" w:author="Sean de Noronha | DRG" w:date="2026-09-29T16:58:00Z" w16du:dateUtc="2026-09-29T14:58:00Z"/>
                <w:rFonts w:cs="Arial"/>
                <w:sz w:val="13"/>
                <w:szCs w:val="13"/>
              </w:rPr>
            </w:pPr>
            <w:ins w:id="16407" w:author="Sean de Noronha | DRG" w:date="2026-09-29T16:58:00Z" w16du:dateUtc="2026-09-29T14:58:00Z">
              <w:r>
                <w:rPr>
                  <w:rFonts w:cs="Arial"/>
                  <w:sz w:val="13"/>
                  <w:szCs w:val="13"/>
                </w:rPr>
                <w:t>Steel run with fittings, NPS 1</w:t>
              </w:r>
            </w:ins>
          </w:p>
        </w:tc>
        <w:tc>
          <w:tcPr>
            <w:tcW w:w="520" w:type="dxa"/>
            <w:vAlign w:val="center"/>
          </w:tcPr>
          <w:p w14:paraId="5E0014E2" w14:textId="77777777" w:rsidR="00C60D85" w:rsidRDefault="00000000">
            <w:pPr>
              <w:spacing w:after="0"/>
              <w:rPr>
                <w:ins w:id="16408" w:author="Sean de Noronha | DRG" w:date="2026-09-29T16:58:00Z" w16du:dateUtc="2026-09-29T14:58:00Z"/>
                <w:rFonts w:cs="Arial"/>
                <w:sz w:val="13"/>
                <w:szCs w:val="13"/>
              </w:rPr>
            </w:pPr>
            <w:ins w:id="16409" w:author="Sean de Noronha | DRG" w:date="2026-09-29T16:58:00Z" w16du:dateUtc="2026-09-29T14:58:00Z">
              <w:r>
                <w:rPr>
                  <w:rFonts w:cs="Arial"/>
                  <w:sz w:val="13"/>
                  <w:szCs w:val="13"/>
                </w:rPr>
                <w:t>He</w:t>
              </w:r>
            </w:ins>
          </w:p>
        </w:tc>
        <w:tc>
          <w:tcPr>
            <w:tcW w:w="900" w:type="dxa"/>
            <w:vAlign w:val="center"/>
          </w:tcPr>
          <w:p w14:paraId="5E0014E3" w14:textId="77777777" w:rsidR="00C60D85" w:rsidRDefault="00000000">
            <w:pPr>
              <w:spacing w:after="0"/>
              <w:rPr>
                <w:ins w:id="16410" w:author="Sean de Noronha | DRG" w:date="2026-09-29T16:58:00Z" w16du:dateUtc="2026-09-29T14:58:00Z"/>
                <w:rFonts w:cs="Arial"/>
                <w:sz w:val="13"/>
                <w:szCs w:val="13"/>
              </w:rPr>
            </w:pPr>
            <w:ins w:id="16411" w:author="Sean de Noronha | DRG" w:date="2026-09-29T16:58:00Z" w16du:dateUtc="2026-09-29T14:58:00Z">
              <w:r>
                <w:rPr>
                  <w:rFonts w:cs="Arial"/>
                  <w:sz w:val="13"/>
                  <w:szCs w:val="13"/>
                </w:rPr>
                <w:t>4,640</w:t>
              </w:r>
            </w:ins>
          </w:p>
        </w:tc>
        <w:tc>
          <w:tcPr>
            <w:tcW w:w="800" w:type="dxa"/>
            <w:vAlign w:val="center"/>
          </w:tcPr>
          <w:p w14:paraId="5E0014E4" w14:textId="77777777" w:rsidR="00C60D85" w:rsidRDefault="00000000">
            <w:pPr>
              <w:spacing w:after="0"/>
              <w:rPr>
                <w:ins w:id="16412" w:author="Sean de Noronha | DRG" w:date="2026-09-29T16:58:00Z" w16du:dateUtc="2026-09-29T14:58:00Z"/>
                <w:rFonts w:cs="Arial"/>
                <w:sz w:val="13"/>
                <w:szCs w:val="13"/>
              </w:rPr>
            </w:pPr>
            <w:ins w:id="16413" w:author="Sean de Noronha | DRG" w:date="2026-09-29T16:58:00Z" w16du:dateUtc="2026-09-29T14:58:00Z">
              <w:r>
                <w:rPr>
                  <w:rFonts w:cs="Arial"/>
                  <w:sz w:val="13"/>
                  <w:szCs w:val="13"/>
                </w:rPr>
                <w:t>–</w:t>
              </w:r>
            </w:ins>
          </w:p>
        </w:tc>
        <w:tc>
          <w:tcPr>
            <w:tcW w:w="880" w:type="dxa"/>
            <w:vAlign w:val="center"/>
          </w:tcPr>
          <w:p w14:paraId="5E0014E5" w14:textId="77777777" w:rsidR="00C60D85" w:rsidRDefault="00000000">
            <w:pPr>
              <w:spacing w:after="0"/>
              <w:rPr>
                <w:ins w:id="16414" w:author="Sean de Noronha | DRG" w:date="2026-09-29T16:58:00Z" w16du:dateUtc="2026-09-29T14:58:00Z"/>
                <w:rFonts w:cs="Arial"/>
                <w:sz w:val="13"/>
                <w:szCs w:val="13"/>
              </w:rPr>
            </w:pPr>
            <w:ins w:id="16415" w:author="Sean de Noronha | DRG" w:date="2026-09-29T16:58:00Z" w16du:dateUtc="2026-09-29T14:58:00Z">
              <w:r>
                <w:rPr>
                  <w:rFonts w:cs="Arial"/>
                  <w:sz w:val="13"/>
                  <w:szCs w:val="13"/>
                </w:rPr>
                <w:t>–</w:t>
              </w:r>
            </w:ins>
          </w:p>
        </w:tc>
        <w:tc>
          <w:tcPr>
            <w:tcW w:w="820" w:type="dxa"/>
            <w:vAlign w:val="center"/>
          </w:tcPr>
          <w:p w14:paraId="5E0014E6" w14:textId="77777777" w:rsidR="00C60D85" w:rsidRDefault="00000000">
            <w:pPr>
              <w:spacing w:after="0"/>
              <w:rPr>
                <w:ins w:id="16416" w:author="Sean de Noronha | DRG" w:date="2026-09-29T16:58:00Z" w16du:dateUtc="2026-09-29T14:58:00Z"/>
                <w:rFonts w:cs="Arial"/>
                <w:sz w:val="13"/>
                <w:szCs w:val="13"/>
              </w:rPr>
            </w:pPr>
            <w:ins w:id="16417" w:author="Sean de Noronha | DRG" w:date="2026-09-29T16:58:00Z" w16du:dateUtc="2026-09-29T14:58:00Z">
              <w:r>
                <w:rPr>
                  <w:rFonts w:cs="Arial"/>
                  <w:sz w:val="13"/>
                  <w:szCs w:val="13"/>
                </w:rPr>
                <w:t>–</w:t>
              </w:r>
            </w:ins>
          </w:p>
        </w:tc>
        <w:tc>
          <w:tcPr>
            <w:tcW w:w="1100" w:type="dxa"/>
            <w:vAlign w:val="center"/>
          </w:tcPr>
          <w:p w14:paraId="5E0014E7" w14:textId="77777777" w:rsidR="00C60D85" w:rsidRDefault="00000000">
            <w:pPr>
              <w:spacing w:after="0"/>
              <w:rPr>
                <w:ins w:id="16418" w:author="Sean de Noronha | DRG" w:date="2026-09-29T16:58:00Z" w16du:dateUtc="2026-09-29T14:58:00Z"/>
                <w:rFonts w:cs="Arial"/>
                <w:sz w:val="13"/>
                <w:szCs w:val="13"/>
              </w:rPr>
            </w:pPr>
            <w:ins w:id="16419" w:author="Sean de Noronha | DRG" w:date="2026-09-29T16:58:00Z" w16du:dateUtc="2026-09-29T14:58:00Z">
              <w:r>
                <w:rPr>
                  <w:rFonts w:cs="Arial"/>
                  <w:sz w:val="13"/>
                  <w:szCs w:val="13"/>
                </w:rPr>
                <w:t>669 (1,420)</w:t>
              </w:r>
            </w:ins>
          </w:p>
        </w:tc>
        <w:tc>
          <w:tcPr>
            <w:tcW w:w="700" w:type="dxa"/>
            <w:vAlign w:val="center"/>
          </w:tcPr>
          <w:p w14:paraId="5E0014E8" w14:textId="77777777" w:rsidR="00C60D85" w:rsidRDefault="00000000">
            <w:pPr>
              <w:spacing w:after="0"/>
              <w:rPr>
                <w:ins w:id="16420" w:author="Sean de Noronha | DRG" w:date="2026-09-29T16:58:00Z" w16du:dateUtc="2026-09-29T14:58:00Z"/>
                <w:rFonts w:cs="Arial"/>
                <w:sz w:val="13"/>
                <w:szCs w:val="13"/>
              </w:rPr>
            </w:pPr>
            <w:ins w:id="16421" w:author="Sean de Noronha | DRG" w:date="2026-09-29T16:58:00Z" w16du:dateUtc="2026-09-29T14:58:00Z">
              <w:r>
                <w:rPr>
                  <w:rFonts w:cs="Arial"/>
                  <w:sz w:val="13"/>
                  <w:szCs w:val="13"/>
                </w:rPr>
                <w:t>20.0</w:t>
              </w:r>
            </w:ins>
          </w:p>
        </w:tc>
      </w:tr>
      <w:tr w:rsidR="00C60D85" w14:paraId="23D9437F" w14:textId="77777777">
        <w:trPr>
          <w:jc w:val="center"/>
          <w:ins w:id="16422" w:author="Sean de Noronha | DRG" w:date="2026-09-29T16:58:00Z"/>
        </w:trPr>
        <w:tc>
          <w:tcPr>
            <w:tcW w:w="560" w:type="dxa"/>
            <w:vAlign w:val="center"/>
          </w:tcPr>
          <w:p w14:paraId="5E0014E9" w14:textId="77777777" w:rsidR="00C60D85" w:rsidRDefault="00000000">
            <w:pPr>
              <w:spacing w:after="0"/>
              <w:rPr>
                <w:ins w:id="16423" w:author="Sean de Noronha | DRG" w:date="2026-09-29T16:58:00Z" w16du:dateUtc="2026-09-29T14:58:00Z"/>
                <w:rFonts w:cs="Arial"/>
                <w:sz w:val="13"/>
                <w:szCs w:val="13"/>
              </w:rPr>
            </w:pPr>
            <w:ins w:id="16424" w:author="Sean de Noronha | DRG" w:date="2026-09-29T16:58:00Z" w16du:dateUtc="2026-09-29T14:58:00Z">
              <w:r>
                <w:rPr>
                  <w:rFonts w:cs="Arial"/>
                  <w:sz w:val="13"/>
                  <w:szCs w:val="13"/>
                </w:rPr>
                <w:t>438</w:t>
              </w:r>
            </w:ins>
          </w:p>
        </w:tc>
        <w:tc>
          <w:tcPr>
            <w:tcW w:w="500" w:type="dxa"/>
            <w:vAlign w:val="center"/>
          </w:tcPr>
          <w:p w14:paraId="5E0014EA" w14:textId="77777777" w:rsidR="00C60D85" w:rsidRDefault="00000000">
            <w:pPr>
              <w:spacing w:after="0"/>
              <w:rPr>
                <w:ins w:id="16425" w:author="Sean de Noronha | DRG" w:date="2026-09-29T16:58:00Z" w16du:dateUtc="2026-09-29T14:58:00Z"/>
                <w:rFonts w:cs="Arial"/>
                <w:sz w:val="13"/>
                <w:szCs w:val="13"/>
              </w:rPr>
            </w:pPr>
            <w:ins w:id="16426" w:author="Sean de Noronha | DRG" w:date="2026-09-29T16:58:00Z" w16du:dateUtc="2026-09-29T14:58:00Z">
              <w:r>
                <w:rPr>
                  <w:rFonts w:cs="Arial"/>
                  <w:sz w:val="13"/>
                  <w:szCs w:val="13"/>
                </w:rPr>
                <w:t>T6</w:t>
              </w:r>
            </w:ins>
          </w:p>
        </w:tc>
        <w:tc>
          <w:tcPr>
            <w:tcW w:w="660" w:type="dxa"/>
            <w:vAlign w:val="center"/>
          </w:tcPr>
          <w:p w14:paraId="5E0014EB" w14:textId="77777777" w:rsidR="00C60D85" w:rsidRDefault="00000000">
            <w:pPr>
              <w:spacing w:after="0"/>
              <w:rPr>
                <w:ins w:id="16427" w:author="Sean de Noronha | DRG" w:date="2026-09-29T16:58:00Z" w16du:dateUtc="2026-09-29T14:58:00Z"/>
                <w:rFonts w:cs="Arial"/>
                <w:sz w:val="13"/>
                <w:szCs w:val="13"/>
              </w:rPr>
            </w:pPr>
            <w:ins w:id="16428" w:author="Sean de Noronha | DRG" w:date="2026-09-29T16:58:00Z" w16du:dateUtc="2026-09-29T14:58:00Z">
              <w:r>
                <w:rPr>
                  <w:rFonts w:cs="Arial"/>
                  <w:sz w:val="13"/>
                  <w:szCs w:val="13"/>
                </w:rPr>
                <w:t>3</w:t>
              </w:r>
            </w:ins>
          </w:p>
        </w:tc>
        <w:tc>
          <w:tcPr>
            <w:tcW w:w="1920" w:type="dxa"/>
            <w:vAlign w:val="center"/>
          </w:tcPr>
          <w:p w14:paraId="5E0014EC" w14:textId="77777777" w:rsidR="00C60D85" w:rsidRDefault="00000000">
            <w:pPr>
              <w:spacing w:after="0"/>
              <w:rPr>
                <w:ins w:id="16429" w:author="Sean de Noronha | DRG" w:date="2026-09-29T16:58:00Z" w16du:dateUtc="2026-09-29T14:58:00Z"/>
                <w:rFonts w:cs="Arial"/>
                <w:sz w:val="13"/>
                <w:szCs w:val="13"/>
              </w:rPr>
            </w:pPr>
            <w:ins w:id="16430" w:author="Sean de Noronha | DRG" w:date="2026-09-29T16:58:00Z" w16du:dateUtc="2026-09-29T14:58:00Z">
              <w:r>
                <w:rPr>
                  <w:rFonts w:cs="Arial"/>
                  <w:sz w:val="13"/>
                  <w:szCs w:val="13"/>
                </w:rPr>
                <w:t>Steel run with fittings, NPS 1</w:t>
              </w:r>
            </w:ins>
          </w:p>
        </w:tc>
        <w:tc>
          <w:tcPr>
            <w:tcW w:w="520" w:type="dxa"/>
            <w:vAlign w:val="center"/>
          </w:tcPr>
          <w:p w14:paraId="5E0014ED" w14:textId="77777777" w:rsidR="00C60D85" w:rsidRDefault="00000000">
            <w:pPr>
              <w:spacing w:after="0"/>
              <w:rPr>
                <w:ins w:id="16431" w:author="Sean de Noronha | DRG" w:date="2026-09-29T16:58:00Z" w16du:dateUtc="2026-09-29T14:58:00Z"/>
                <w:rFonts w:cs="Arial"/>
                <w:sz w:val="13"/>
                <w:szCs w:val="13"/>
              </w:rPr>
            </w:pPr>
            <w:ins w:id="16432" w:author="Sean de Noronha | DRG" w:date="2026-09-29T16:58:00Z" w16du:dateUtc="2026-09-29T14:58:00Z">
              <w:r>
                <w:rPr>
                  <w:rFonts w:cs="Arial"/>
                  <w:sz w:val="13"/>
                  <w:szCs w:val="13"/>
                </w:rPr>
                <w:t>He</w:t>
              </w:r>
            </w:ins>
          </w:p>
        </w:tc>
        <w:tc>
          <w:tcPr>
            <w:tcW w:w="900" w:type="dxa"/>
            <w:vAlign w:val="center"/>
          </w:tcPr>
          <w:p w14:paraId="5E0014EE" w14:textId="77777777" w:rsidR="00C60D85" w:rsidRDefault="00000000">
            <w:pPr>
              <w:spacing w:after="0"/>
              <w:rPr>
                <w:ins w:id="16433" w:author="Sean de Noronha | DRG" w:date="2026-09-29T16:58:00Z" w16du:dateUtc="2026-09-29T14:58:00Z"/>
                <w:rFonts w:cs="Arial"/>
                <w:sz w:val="13"/>
                <w:szCs w:val="13"/>
              </w:rPr>
            </w:pPr>
            <w:ins w:id="16434" w:author="Sean de Noronha | DRG" w:date="2026-09-29T16:58:00Z" w16du:dateUtc="2026-09-29T14:58:00Z">
              <w:r>
                <w:rPr>
                  <w:rFonts w:cs="Arial"/>
                  <w:sz w:val="13"/>
                  <w:szCs w:val="13"/>
                </w:rPr>
                <w:t>9,290</w:t>
              </w:r>
            </w:ins>
          </w:p>
        </w:tc>
        <w:tc>
          <w:tcPr>
            <w:tcW w:w="800" w:type="dxa"/>
            <w:vAlign w:val="center"/>
          </w:tcPr>
          <w:p w14:paraId="5E0014EF" w14:textId="77777777" w:rsidR="00C60D85" w:rsidRDefault="00000000">
            <w:pPr>
              <w:spacing w:after="0"/>
              <w:rPr>
                <w:ins w:id="16435" w:author="Sean de Noronha | DRG" w:date="2026-09-29T16:58:00Z" w16du:dateUtc="2026-09-29T14:58:00Z"/>
                <w:rFonts w:cs="Arial"/>
                <w:sz w:val="13"/>
                <w:szCs w:val="13"/>
              </w:rPr>
            </w:pPr>
            <w:ins w:id="16436" w:author="Sean de Noronha | DRG" w:date="2026-09-29T16:58:00Z" w16du:dateUtc="2026-09-29T14:58:00Z">
              <w:r>
                <w:rPr>
                  <w:rFonts w:cs="Arial"/>
                  <w:sz w:val="13"/>
                  <w:szCs w:val="13"/>
                </w:rPr>
                <w:t>–</w:t>
              </w:r>
            </w:ins>
          </w:p>
        </w:tc>
        <w:tc>
          <w:tcPr>
            <w:tcW w:w="880" w:type="dxa"/>
            <w:vAlign w:val="center"/>
          </w:tcPr>
          <w:p w14:paraId="5E0014F0" w14:textId="77777777" w:rsidR="00C60D85" w:rsidRDefault="00000000">
            <w:pPr>
              <w:spacing w:after="0"/>
              <w:rPr>
                <w:ins w:id="16437" w:author="Sean de Noronha | DRG" w:date="2026-09-29T16:58:00Z" w16du:dateUtc="2026-09-29T14:58:00Z"/>
                <w:rFonts w:cs="Arial"/>
                <w:sz w:val="13"/>
                <w:szCs w:val="13"/>
              </w:rPr>
            </w:pPr>
            <w:ins w:id="16438" w:author="Sean de Noronha | DRG" w:date="2026-09-29T16:58:00Z" w16du:dateUtc="2026-09-29T14:58:00Z">
              <w:r>
                <w:rPr>
                  <w:rFonts w:cs="Arial"/>
                  <w:sz w:val="13"/>
                  <w:szCs w:val="13"/>
                </w:rPr>
                <w:t>–</w:t>
              </w:r>
            </w:ins>
          </w:p>
        </w:tc>
        <w:tc>
          <w:tcPr>
            <w:tcW w:w="820" w:type="dxa"/>
            <w:vAlign w:val="center"/>
          </w:tcPr>
          <w:p w14:paraId="5E0014F1" w14:textId="77777777" w:rsidR="00C60D85" w:rsidRDefault="00000000">
            <w:pPr>
              <w:spacing w:after="0"/>
              <w:rPr>
                <w:ins w:id="16439" w:author="Sean de Noronha | DRG" w:date="2026-09-29T16:58:00Z" w16du:dateUtc="2026-09-29T14:58:00Z"/>
                <w:rFonts w:cs="Arial"/>
                <w:sz w:val="13"/>
                <w:szCs w:val="13"/>
              </w:rPr>
            </w:pPr>
            <w:ins w:id="16440" w:author="Sean de Noronha | DRG" w:date="2026-09-29T16:58:00Z" w16du:dateUtc="2026-09-29T14:58:00Z">
              <w:r>
                <w:rPr>
                  <w:rFonts w:cs="Arial"/>
                  <w:sz w:val="13"/>
                  <w:szCs w:val="13"/>
                </w:rPr>
                <w:t>–</w:t>
              </w:r>
            </w:ins>
          </w:p>
        </w:tc>
        <w:tc>
          <w:tcPr>
            <w:tcW w:w="1100" w:type="dxa"/>
            <w:vAlign w:val="center"/>
          </w:tcPr>
          <w:p w14:paraId="5E0014F2" w14:textId="77777777" w:rsidR="00C60D85" w:rsidRDefault="00000000">
            <w:pPr>
              <w:spacing w:after="0"/>
              <w:rPr>
                <w:ins w:id="16441" w:author="Sean de Noronha | DRG" w:date="2026-09-29T16:58:00Z" w16du:dateUtc="2026-09-29T14:58:00Z"/>
                <w:rFonts w:cs="Arial"/>
                <w:sz w:val="13"/>
                <w:szCs w:val="13"/>
              </w:rPr>
            </w:pPr>
            <w:ins w:id="16442" w:author="Sean de Noronha | DRG" w:date="2026-09-29T16:58:00Z" w16du:dateUtc="2026-09-29T14:58:00Z">
              <w:r>
                <w:rPr>
                  <w:rFonts w:cs="Arial"/>
                  <w:sz w:val="13"/>
                  <w:szCs w:val="13"/>
                </w:rPr>
                <w:t>1,340 (2,840)</w:t>
              </w:r>
            </w:ins>
          </w:p>
        </w:tc>
        <w:tc>
          <w:tcPr>
            <w:tcW w:w="700" w:type="dxa"/>
            <w:vAlign w:val="center"/>
          </w:tcPr>
          <w:p w14:paraId="5E0014F3" w14:textId="77777777" w:rsidR="00C60D85" w:rsidRDefault="00000000">
            <w:pPr>
              <w:spacing w:after="0"/>
              <w:rPr>
                <w:ins w:id="16443" w:author="Sean de Noronha | DRG" w:date="2026-09-29T16:58:00Z" w16du:dateUtc="2026-09-29T14:58:00Z"/>
                <w:rFonts w:cs="Arial"/>
                <w:sz w:val="13"/>
                <w:szCs w:val="13"/>
              </w:rPr>
            </w:pPr>
            <w:ins w:id="16444" w:author="Sean de Noronha | DRG" w:date="2026-09-29T16:58:00Z" w16du:dateUtc="2026-09-29T14:58:00Z">
              <w:r>
                <w:rPr>
                  <w:rFonts w:cs="Arial"/>
                  <w:sz w:val="13"/>
                  <w:szCs w:val="13"/>
                </w:rPr>
                <w:t>40.0</w:t>
              </w:r>
            </w:ins>
          </w:p>
        </w:tc>
      </w:tr>
      <w:tr w:rsidR="00C60D85" w14:paraId="60FF202C" w14:textId="77777777">
        <w:trPr>
          <w:jc w:val="center"/>
          <w:ins w:id="16445" w:author="Sean de Noronha | DRG" w:date="2026-09-29T16:58:00Z"/>
        </w:trPr>
        <w:tc>
          <w:tcPr>
            <w:tcW w:w="560" w:type="dxa"/>
            <w:vAlign w:val="center"/>
          </w:tcPr>
          <w:p w14:paraId="5E0014F4" w14:textId="77777777" w:rsidR="00C60D85" w:rsidRDefault="00000000">
            <w:pPr>
              <w:spacing w:after="0"/>
              <w:rPr>
                <w:ins w:id="16446" w:author="Sean de Noronha | DRG" w:date="2026-09-29T16:58:00Z" w16du:dateUtc="2026-09-29T14:58:00Z"/>
                <w:rFonts w:cs="Arial"/>
                <w:sz w:val="13"/>
                <w:szCs w:val="13"/>
              </w:rPr>
            </w:pPr>
            <w:ins w:id="16447" w:author="Sean de Noronha | DRG" w:date="2026-09-29T16:58:00Z" w16du:dateUtc="2026-09-29T14:58:00Z">
              <w:r>
                <w:rPr>
                  <w:rFonts w:cs="Arial"/>
                  <w:sz w:val="13"/>
                  <w:szCs w:val="13"/>
                </w:rPr>
                <w:t>439</w:t>
              </w:r>
            </w:ins>
          </w:p>
        </w:tc>
        <w:tc>
          <w:tcPr>
            <w:tcW w:w="500" w:type="dxa"/>
            <w:vAlign w:val="center"/>
          </w:tcPr>
          <w:p w14:paraId="5E0014F5" w14:textId="77777777" w:rsidR="00C60D85" w:rsidRDefault="00000000">
            <w:pPr>
              <w:spacing w:after="0"/>
              <w:rPr>
                <w:ins w:id="16448" w:author="Sean de Noronha | DRG" w:date="2026-09-29T16:58:00Z" w16du:dateUtc="2026-09-29T14:58:00Z"/>
                <w:rFonts w:cs="Arial"/>
                <w:sz w:val="13"/>
                <w:szCs w:val="13"/>
              </w:rPr>
            </w:pPr>
            <w:ins w:id="16449" w:author="Sean de Noronha | DRG" w:date="2026-09-29T16:58:00Z" w16du:dateUtc="2026-09-29T14:58:00Z">
              <w:r>
                <w:rPr>
                  <w:rFonts w:cs="Arial"/>
                  <w:sz w:val="13"/>
                  <w:szCs w:val="13"/>
                </w:rPr>
                <w:t>T6</w:t>
              </w:r>
            </w:ins>
          </w:p>
        </w:tc>
        <w:tc>
          <w:tcPr>
            <w:tcW w:w="660" w:type="dxa"/>
            <w:vAlign w:val="center"/>
          </w:tcPr>
          <w:p w14:paraId="5E0014F6" w14:textId="77777777" w:rsidR="00C60D85" w:rsidRDefault="00000000">
            <w:pPr>
              <w:spacing w:after="0"/>
              <w:rPr>
                <w:ins w:id="16450" w:author="Sean de Noronha | DRG" w:date="2026-09-29T16:58:00Z" w16du:dateUtc="2026-09-29T14:58:00Z"/>
                <w:rFonts w:cs="Arial"/>
                <w:sz w:val="13"/>
                <w:szCs w:val="13"/>
              </w:rPr>
            </w:pPr>
            <w:ins w:id="16451" w:author="Sean de Noronha | DRG" w:date="2026-09-29T16:58:00Z" w16du:dateUtc="2026-09-29T14:58:00Z">
              <w:r>
                <w:rPr>
                  <w:rFonts w:cs="Arial"/>
                  <w:sz w:val="13"/>
                  <w:szCs w:val="13"/>
                </w:rPr>
                <w:t>3</w:t>
              </w:r>
            </w:ins>
          </w:p>
        </w:tc>
        <w:tc>
          <w:tcPr>
            <w:tcW w:w="1920" w:type="dxa"/>
            <w:vAlign w:val="center"/>
          </w:tcPr>
          <w:p w14:paraId="5E0014F7" w14:textId="77777777" w:rsidR="00C60D85" w:rsidRDefault="00000000">
            <w:pPr>
              <w:spacing w:after="0"/>
              <w:rPr>
                <w:ins w:id="16452" w:author="Sean de Noronha | DRG" w:date="2026-09-29T16:58:00Z" w16du:dateUtc="2026-09-29T14:58:00Z"/>
                <w:rFonts w:cs="Arial"/>
                <w:sz w:val="13"/>
                <w:szCs w:val="13"/>
              </w:rPr>
            </w:pPr>
            <w:ins w:id="16453" w:author="Sean de Noronha | DRG" w:date="2026-09-29T16:58:00Z" w16du:dateUtc="2026-09-29T14:58:00Z">
              <w:r>
                <w:rPr>
                  <w:rFonts w:cs="Arial"/>
                  <w:sz w:val="13"/>
                  <w:szCs w:val="13"/>
                </w:rPr>
                <w:t>Steel run with fittings, NPS 1</w:t>
              </w:r>
            </w:ins>
          </w:p>
        </w:tc>
        <w:tc>
          <w:tcPr>
            <w:tcW w:w="520" w:type="dxa"/>
            <w:vAlign w:val="center"/>
          </w:tcPr>
          <w:p w14:paraId="5E0014F8" w14:textId="77777777" w:rsidR="00C60D85" w:rsidRDefault="00000000">
            <w:pPr>
              <w:spacing w:after="0"/>
              <w:rPr>
                <w:ins w:id="16454" w:author="Sean de Noronha | DRG" w:date="2026-09-29T16:58:00Z" w16du:dateUtc="2026-09-29T14:58:00Z"/>
                <w:rFonts w:cs="Arial"/>
                <w:sz w:val="13"/>
                <w:szCs w:val="13"/>
              </w:rPr>
            </w:pPr>
            <w:ins w:id="16455" w:author="Sean de Noronha | DRG" w:date="2026-09-29T16:58:00Z" w16du:dateUtc="2026-09-29T14:58:00Z">
              <w:r>
                <w:rPr>
                  <w:rFonts w:cs="Arial"/>
                  <w:sz w:val="13"/>
                  <w:szCs w:val="13"/>
                </w:rPr>
                <w:t>He</w:t>
              </w:r>
            </w:ins>
          </w:p>
        </w:tc>
        <w:tc>
          <w:tcPr>
            <w:tcW w:w="900" w:type="dxa"/>
            <w:vAlign w:val="center"/>
          </w:tcPr>
          <w:p w14:paraId="5E0014F9" w14:textId="77777777" w:rsidR="00C60D85" w:rsidRDefault="00000000">
            <w:pPr>
              <w:spacing w:after="0"/>
              <w:rPr>
                <w:ins w:id="16456" w:author="Sean de Noronha | DRG" w:date="2026-09-29T16:58:00Z" w16du:dateUtc="2026-09-29T14:58:00Z"/>
                <w:rFonts w:cs="Arial"/>
                <w:sz w:val="13"/>
                <w:szCs w:val="13"/>
              </w:rPr>
            </w:pPr>
            <w:ins w:id="16457" w:author="Sean de Noronha | DRG" w:date="2026-09-29T16:58:00Z" w16du:dateUtc="2026-09-29T14:58:00Z">
              <w:r>
                <w:rPr>
                  <w:rFonts w:cs="Arial"/>
                  <w:sz w:val="13"/>
                  <w:szCs w:val="13"/>
                </w:rPr>
                <w:t>13,900</w:t>
              </w:r>
            </w:ins>
          </w:p>
        </w:tc>
        <w:tc>
          <w:tcPr>
            <w:tcW w:w="800" w:type="dxa"/>
            <w:vAlign w:val="center"/>
          </w:tcPr>
          <w:p w14:paraId="5E0014FA" w14:textId="77777777" w:rsidR="00C60D85" w:rsidRDefault="00000000">
            <w:pPr>
              <w:spacing w:after="0"/>
              <w:rPr>
                <w:ins w:id="16458" w:author="Sean de Noronha | DRG" w:date="2026-09-29T16:58:00Z" w16du:dateUtc="2026-09-29T14:58:00Z"/>
                <w:rFonts w:cs="Arial"/>
                <w:sz w:val="13"/>
                <w:szCs w:val="13"/>
              </w:rPr>
            </w:pPr>
            <w:ins w:id="16459" w:author="Sean de Noronha | DRG" w:date="2026-09-29T16:58:00Z" w16du:dateUtc="2026-09-29T14:58:00Z">
              <w:r>
                <w:rPr>
                  <w:rFonts w:cs="Arial"/>
                  <w:sz w:val="13"/>
                  <w:szCs w:val="13"/>
                </w:rPr>
                <w:t>–</w:t>
              </w:r>
            </w:ins>
          </w:p>
        </w:tc>
        <w:tc>
          <w:tcPr>
            <w:tcW w:w="880" w:type="dxa"/>
            <w:vAlign w:val="center"/>
          </w:tcPr>
          <w:p w14:paraId="5E0014FB" w14:textId="77777777" w:rsidR="00C60D85" w:rsidRDefault="00000000">
            <w:pPr>
              <w:spacing w:after="0"/>
              <w:rPr>
                <w:ins w:id="16460" w:author="Sean de Noronha | DRG" w:date="2026-09-29T16:58:00Z" w16du:dateUtc="2026-09-29T14:58:00Z"/>
                <w:rFonts w:cs="Arial"/>
                <w:sz w:val="13"/>
                <w:szCs w:val="13"/>
              </w:rPr>
            </w:pPr>
            <w:ins w:id="16461" w:author="Sean de Noronha | DRG" w:date="2026-09-29T16:58:00Z" w16du:dateUtc="2026-09-29T14:58:00Z">
              <w:r>
                <w:rPr>
                  <w:rFonts w:cs="Arial"/>
                  <w:sz w:val="13"/>
                  <w:szCs w:val="13"/>
                </w:rPr>
                <w:t>–</w:t>
              </w:r>
            </w:ins>
          </w:p>
        </w:tc>
        <w:tc>
          <w:tcPr>
            <w:tcW w:w="820" w:type="dxa"/>
            <w:vAlign w:val="center"/>
          </w:tcPr>
          <w:p w14:paraId="5E0014FC" w14:textId="77777777" w:rsidR="00C60D85" w:rsidRDefault="00000000">
            <w:pPr>
              <w:spacing w:after="0"/>
              <w:rPr>
                <w:ins w:id="16462" w:author="Sean de Noronha | DRG" w:date="2026-09-29T16:58:00Z" w16du:dateUtc="2026-09-29T14:58:00Z"/>
                <w:rFonts w:cs="Arial"/>
                <w:sz w:val="13"/>
                <w:szCs w:val="13"/>
              </w:rPr>
            </w:pPr>
            <w:ins w:id="16463" w:author="Sean de Noronha | DRG" w:date="2026-09-29T16:58:00Z" w16du:dateUtc="2026-09-29T14:58:00Z">
              <w:r>
                <w:rPr>
                  <w:rFonts w:cs="Arial"/>
                  <w:sz w:val="13"/>
                  <w:szCs w:val="13"/>
                </w:rPr>
                <w:t>–</w:t>
              </w:r>
            </w:ins>
          </w:p>
        </w:tc>
        <w:tc>
          <w:tcPr>
            <w:tcW w:w="1100" w:type="dxa"/>
            <w:vAlign w:val="center"/>
          </w:tcPr>
          <w:p w14:paraId="5E0014FD" w14:textId="77777777" w:rsidR="00C60D85" w:rsidRDefault="00000000">
            <w:pPr>
              <w:spacing w:after="0"/>
              <w:rPr>
                <w:ins w:id="16464" w:author="Sean de Noronha | DRG" w:date="2026-09-29T16:58:00Z" w16du:dateUtc="2026-09-29T14:58:00Z"/>
                <w:rFonts w:cs="Arial"/>
                <w:sz w:val="13"/>
                <w:szCs w:val="13"/>
              </w:rPr>
            </w:pPr>
            <w:ins w:id="16465" w:author="Sean de Noronha | DRG" w:date="2026-09-29T16:58:00Z" w16du:dateUtc="2026-09-29T14:58:00Z">
              <w:r>
                <w:rPr>
                  <w:rFonts w:cs="Arial"/>
                  <w:sz w:val="13"/>
                  <w:szCs w:val="13"/>
                </w:rPr>
                <w:t>2,010 (4,250)</w:t>
              </w:r>
            </w:ins>
          </w:p>
        </w:tc>
        <w:tc>
          <w:tcPr>
            <w:tcW w:w="700" w:type="dxa"/>
            <w:vAlign w:val="center"/>
          </w:tcPr>
          <w:p w14:paraId="5E0014FE" w14:textId="77777777" w:rsidR="00C60D85" w:rsidRDefault="00000000">
            <w:pPr>
              <w:spacing w:after="0"/>
              <w:rPr>
                <w:ins w:id="16466" w:author="Sean de Noronha | DRG" w:date="2026-09-29T16:58:00Z" w16du:dateUtc="2026-09-29T14:58:00Z"/>
                <w:rFonts w:cs="Arial"/>
                <w:sz w:val="13"/>
                <w:szCs w:val="13"/>
              </w:rPr>
            </w:pPr>
            <w:ins w:id="16467" w:author="Sean de Noronha | DRG" w:date="2026-09-29T16:58:00Z" w16du:dateUtc="2026-09-29T14:58:00Z">
              <w:r>
                <w:rPr>
                  <w:rFonts w:cs="Arial"/>
                  <w:sz w:val="13"/>
                  <w:szCs w:val="13"/>
                </w:rPr>
                <w:t>60.0</w:t>
              </w:r>
            </w:ins>
          </w:p>
        </w:tc>
      </w:tr>
      <w:tr w:rsidR="00C60D85" w14:paraId="36822B4D" w14:textId="77777777">
        <w:trPr>
          <w:jc w:val="center"/>
          <w:ins w:id="16468" w:author="Sean de Noronha | DRG" w:date="2026-09-29T16:58:00Z"/>
        </w:trPr>
        <w:tc>
          <w:tcPr>
            <w:tcW w:w="560" w:type="dxa"/>
            <w:vAlign w:val="center"/>
          </w:tcPr>
          <w:p w14:paraId="5E0014FF" w14:textId="77777777" w:rsidR="00C60D85" w:rsidRDefault="00000000">
            <w:pPr>
              <w:spacing w:after="0"/>
              <w:rPr>
                <w:ins w:id="16469" w:author="Sean de Noronha | DRG" w:date="2026-09-29T16:58:00Z" w16du:dateUtc="2026-09-29T14:58:00Z"/>
                <w:rFonts w:cs="Arial"/>
                <w:sz w:val="13"/>
                <w:szCs w:val="13"/>
              </w:rPr>
            </w:pPr>
            <w:ins w:id="16470" w:author="Sean de Noronha | DRG" w:date="2026-09-29T16:58:00Z" w16du:dateUtc="2026-09-29T14:58:00Z">
              <w:r>
                <w:rPr>
                  <w:rFonts w:cs="Arial"/>
                  <w:sz w:val="13"/>
                  <w:szCs w:val="13"/>
                </w:rPr>
                <w:t>440</w:t>
              </w:r>
            </w:ins>
          </w:p>
        </w:tc>
        <w:tc>
          <w:tcPr>
            <w:tcW w:w="500" w:type="dxa"/>
            <w:vAlign w:val="center"/>
          </w:tcPr>
          <w:p w14:paraId="5E001500" w14:textId="77777777" w:rsidR="00C60D85" w:rsidRDefault="00000000">
            <w:pPr>
              <w:spacing w:after="0"/>
              <w:rPr>
                <w:ins w:id="16471" w:author="Sean de Noronha | DRG" w:date="2026-09-29T16:58:00Z" w16du:dateUtc="2026-09-29T14:58:00Z"/>
                <w:rFonts w:cs="Arial"/>
                <w:sz w:val="13"/>
                <w:szCs w:val="13"/>
              </w:rPr>
            </w:pPr>
            <w:ins w:id="16472" w:author="Sean de Noronha | DRG" w:date="2026-09-29T16:58:00Z" w16du:dateUtc="2026-09-29T14:58:00Z">
              <w:r>
                <w:rPr>
                  <w:rFonts w:cs="Arial"/>
                  <w:sz w:val="13"/>
                  <w:szCs w:val="13"/>
                </w:rPr>
                <w:t>T6</w:t>
              </w:r>
            </w:ins>
          </w:p>
        </w:tc>
        <w:tc>
          <w:tcPr>
            <w:tcW w:w="660" w:type="dxa"/>
            <w:vAlign w:val="center"/>
          </w:tcPr>
          <w:p w14:paraId="5E001501" w14:textId="77777777" w:rsidR="00C60D85" w:rsidRDefault="00000000">
            <w:pPr>
              <w:spacing w:after="0"/>
              <w:rPr>
                <w:ins w:id="16473" w:author="Sean de Noronha | DRG" w:date="2026-09-29T16:58:00Z" w16du:dateUtc="2026-09-29T14:58:00Z"/>
                <w:rFonts w:cs="Arial"/>
                <w:sz w:val="13"/>
                <w:szCs w:val="13"/>
              </w:rPr>
            </w:pPr>
            <w:ins w:id="16474" w:author="Sean de Noronha | DRG" w:date="2026-09-29T16:58:00Z" w16du:dateUtc="2026-09-29T14:58:00Z">
              <w:r>
                <w:rPr>
                  <w:rFonts w:cs="Arial"/>
                  <w:sz w:val="13"/>
                  <w:szCs w:val="13"/>
                </w:rPr>
                <w:t>3</w:t>
              </w:r>
            </w:ins>
          </w:p>
        </w:tc>
        <w:tc>
          <w:tcPr>
            <w:tcW w:w="1920" w:type="dxa"/>
            <w:vAlign w:val="center"/>
          </w:tcPr>
          <w:p w14:paraId="5E001502" w14:textId="77777777" w:rsidR="00C60D85" w:rsidRDefault="00000000">
            <w:pPr>
              <w:spacing w:after="0"/>
              <w:rPr>
                <w:ins w:id="16475" w:author="Sean de Noronha | DRG" w:date="2026-09-29T16:58:00Z" w16du:dateUtc="2026-09-29T14:58:00Z"/>
                <w:rFonts w:cs="Arial"/>
                <w:sz w:val="13"/>
                <w:szCs w:val="13"/>
              </w:rPr>
            </w:pPr>
            <w:ins w:id="16476" w:author="Sean de Noronha | DRG" w:date="2026-09-29T16:58:00Z" w16du:dateUtc="2026-09-29T14:58:00Z">
              <w:r>
                <w:rPr>
                  <w:rFonts w:cs="Arial"/>
                  <w:sz w:val="13"/>
                  <w:szCs w:val="13"/>
                </w:rPr>
                <w:t>Steel run with fittings, NPS 1</w:t>
              </w:r>
            </w:ins>
          </w:p>
        </w:tc>
        <w:tc>
          <w:tcPr>
            <w:tcW w:w="520" w:type="dxa"/>
            <w:vAlign w:val="center"/>
          </w:tcPr>
          <w:p w14:paraId="5E001503" w14:textId="77777777" w:rsidR="00C60D85" w:rsidRDefault="00000000">
            <w:pPr>
              <w:spacing w:after="0"/>
              <w:rPr>
                <w:ins w:id="16477" w:author="Sean de Noronha | DRG" w:date="2026-09-29T16:58:00Z" w16du:dateUtc="2026-09-29T14:58:00Z"/>
                <w:rFonts w:cs="Arial"/>
                <w:sz w:val="13"/>
                <w:szCs w:val="13"/>
              </w:rPr>
            </w:pPr>
            <w:ins w:id="16478" w:author="Sean de Noronha | DRG" w:date="2026-09-29T16:58:00Z" w16du:dateUtc="2026-09-29T14:58:00Z">
              <w:r>
                <w:rPr>
                  <w:rFonts w:cs="Arial"/>
                  <w:sz w:val="13"/>
                  <w:szCs w:val="13"/>
                </w:rPr>
                <w:t>He</w:t>
              </w:r>
            </w:ins>
          </w:p>
        </w:tc>
        <w:tc>
          <w:tcPr>
            <w:tcW w:w="900" w:type="dxa"/>
            <w:vAlign w:val="center"/>
          </w:tcPr>
          <w:p w14:paraId="5E001504" w14:textId="77777777" w:rsidR="00C60D85" w:rsidRDefault="00000000">
            <w:pPr>
              <w:spacing w:after="0"/>
              <w:rPr>
                <w:ins w:id="16479" w:author="Sean de Noronha | DRG" w:date="2026-09-29T16:58:00Z" w16du:dateUtc="2026-09-29T14:58:00Z"/>
                <w:rFonts w:cs="Arial"/>
                <w:sz w:val="13"/>
                <w:szCs w:val="13"/>
              </w:rPr>
            </w:pPr>
            <w:ins w:id="16480" w:author="Sean de Noronha | DRG" w:date="2026-09-29T16:58:00Z" w16du:dateUtc="2026-09-29T14:58:00Z">
              <w:r>
                <w:rPr>
                  <w:rFonts w:cs="Arial"/>
                  <w:sz w:val="13"/>
                  <w:szCs w:val="13"/>
                </w:rPr>
                <w:t>18,600</w:t>
              </w:r>
            </w:ins>
          </w:p>
        </w:tc>
        <w:tc>
          <w:tcPr>
            <w:tcW w:w="800" w:type="dxa"/>
            <w:vAlign w:val="center"/>
          </w:tcPr>
          <w:p w14:paraId="5E001505" w14:textId="77777777" w:rsidR="00C60D85" w:rsidRDefault="00000000">
            <w:pPr>
              <w:spacing w:after="0"/>
              <w:rPr>
                <w:ins w:id="16481" w:author="Sean de Noronha | DRG" w:date="2026-09-29T16:58:00Z" w16du:dateUtc="2026-09-29T14:58:00Z"/>
                <w:rFonts w:cs="Arial"/>
                <w:sz w:val="13"/>
                <w:szCs w:val="13"/>
              </w:rPr>
            </w:pPr>
            <w:ins w:id="16482" w:author="Sean de Noronha | DRG" w:date="2026-09-29T16:58:00Z" w16du:dateUtc="2026-09-29T14:58:00Z">
              <w:r>
                <w:rPr>
                  <w:rFonts w:cs="Arial"/>
                  <w:sz w:val="13"/>
                  <w:szCs w:val="13"/>
                </w:rPr>
                <w:t>–</w:t>
              </w:r>
            </w:ins>
          </w:p>
        </w:tc>
        <w:tc>
          <w:tcPr>
            <w:tcW w:w="880" w:type="dxa"/>
            <w:vAlign w:val="center"/>
          </w:tcPr>
          <w:p w14:paraId="5E001506" w14:textId="77777777" w:rsidR="00C60D85" w:rsidRDefault="00000000">
            <w:pPr>
              <w:spacing w:after="0"/>
              <w:rPr>
                <w:ins w:id="16483" w:author="Sean de Noronha | DRG" w:date="2026-09-29T16:58:00Z" w16du:dateUtc="2026-09-29T14:58:00Z"/>
                <w:rFonts w:cs="Arial"/>
                <w:sz w:val="13"/>
                <w:szCs w:val="13"/>
              </w:rPr>
            </w:pPr>
            <w:ins w:id="16484" w:author="Sean de Noronha | DRG" w:date="2026-09-29T16:58:00Z" w16du:dateUtc="2026-09-29T14:58:00Z">
              <w:r>
                <w:rPr>
                  <w:rFonts w:cs="Arial"/>
                  <w:sz w:val="13"/>
                  <w:szCs w:val="13"/>
                </w:rPr>
                <w:t>–</w:t>
              </w:r>
            </w:ins>
          </w:p>
        </w:tc>
        <w:tc>
          <w:tcPr>
            <w:tcW w:w="820" w:type="dxa"/>
            <w:vAlign w:val="center"/>
          </w:tcPr>
          <w:p w14:paraId="5E001507" w14:textId="77777777" w:rsidR="00C60D85" w:rsidRDefault="00000000">
            <w:pPr>
              <w:spacing w:after="0"/>
              <w:rPr>
                <w:ins w:id="16485" w:author="Sean de Noronha | DRG" w:date="2026-09-29T16:58:00Z" w16du:dateUtc="2026-09-29T14:58:00Z"/>
                <w:rFonts w:cs="Arial"/>
                <w:sz w:val="13"/>
                <w:szCs w:val="13"/>
              </w:rPr>
            </w:pPr>
            <w:ins w:id="16486" w:author="Sean de Noronha | DRG" w:date="2026-09-29T16:58:00Z" w16du:dateUtc="2026-09-29T14:58:00Z">
              <w:r>
                <w:rPr>
                  <w:rFonts w:cs="Arial"/>
                  <w:sz w:val="13"/>
                  <w:szCs w:val="13"/>
                </w:rPr>
                <w:t>–</w:t>
              </w:r>
            </w:ins>
          </w:p>
        </w:tc>
        <w:tc>
          <w:tcPr>
            <w:tcW w:w="1100" w:type="dxa"/>
            <w:vAlign w:val="center"/>
          </w:tcPr>
          <w:p w14:paraId="5E001508" w14:textId="77777777" w:rsidR="00C60D85" w:rsidRDefault="00000000">
            <w:pPr>
              <w:spacing w:after="0"/>
              <w:rPr>
                <w:ins w:id="16487" w:author="Sean de Noronha | DRG" w:date="2026-09-29T16:58:00Z" w16du:dateUtc="2026-09-29T14:58:00Z"/>
                <w:rFonts w:cs="Arial"/>
                <w:sz w:val="13"/>
                <w:szCs w:val="13"/>
              </w:rPr>
            </w:pPr>
            <w:ins w:id="16488" w:author="Sean de Noronha | DRG" w:date="2026-09-29T16:58:00Z" w16du:dateUtc="2026-09-29T14:58:00Z">
              <w:r>
                <w:rPr>
                  <w:rFonts w:cs="Arial"/>
                  <w:sz w:val="13"/>
                  <w:szCs w:val="13"/>
                </w:rPr>
                <w:t>2,680 (5,670)</w:t>
              </w:r>
            </w:ins>
          </w:p>
        </w:tc>
        <w:tc>
          <w:tcPr>
            <w:tcW w:w="700" w:type="dxa"/>
            <w:vAlign w:val="center"/>
          </w:tcPr>
          <w:p w14:paraId="5E001509" w14:textId="77777777" w:rsidR="00C60D85" w:rsidRDefault="00000000">
            <w:pPr>
              <w:spacing w:after="0"/>
              <w:rPr>
                <w:ins w:id="16489" w:author="Sean de Noronha | DRG" w:date="2026-09-29T16:58:00Z" w16du:dateUtc="2026-09-29T14:58:00Z"/>
                <w:rFonts w:cs="Arial"/>
                <w:sz w:val="13"/>
                <w:szCs w:val="13"/>
              </w:rPr>
            </w:pPr>
            <w:ins w:id="16490" w:author="Sean de Noronha | DRG" w:date="2026-09-29T16:58:00Z" w16du:dateUtc="2026-09-29T14:58:00Z">
              <w:r>
                <w:rPr>
                  <w:rFonts w:cs="Arial"/>
                  <w:sz w:val="13"/>
                  <w:szCs w:val="13"/>
                </w:rPr>
                <w:t>80.0</w:t>
              </w:r>
            </w:ins>
          </w:p>
        </w:tc>
      </w:tr>
      <w:tr w:rsidR="00C60D85" w14:paraId="3AC3F15B" w14:textId="77777777">
        <w:trPr>
          <w:jc w:val="center"/>
          <w:ins w:id="16491" w:author="Sean de Noronha | DRG" w:date="2026-09-29T16:58:00Z"/>
        </w:trPr>
        <w:tc>
          <w:tcPr>
            <w:tcW w:w="560" w:type="dxa"/>
            <w:vAlign w:val="center"/>
          </w:tcPr>
          <w:p w14:paraId="5E00150A" w14:textId="77777777" w:rsidR="00C60D85" w:rsidRDefault="00000000">
            <w:pPr>
              <w:spacing w:after="0"/>
              <w:rPr>
                <w:ins w:id="16492" w:author="Sean de Noronha | DRG" w:date="2026-09-29T16:58:00Z" w16du:dateUtc="2026-09-29T14:58:00Z"/>
                <w:rFonts w:cs="Arial"/>
                <w:sz w:val="13"/>
                <w:szCs w:val="13"/>
              </w:rPr>
            </w:pPr>
            <w:ins w:id="16493" w:author="Sean de Noronha | DRG" w:date="2026-09-29T16:58:00Z" w16du:dateUtc="2026-09-29T14:58:00Z">
              <w:r>
                <w:rPr>
                  <w:rFonts w:cs="Arial"/>
                  <w:sz w:val="13"/>
                  <w:szCs w:val="13"/>
                </w:rPr>
                <w:t>441</w:t>
              </w:r>
            </w:ins>
          </w:p>
        </w:tc>
        <w:tc>
          <w:tcPr>
            <w:tcW w:w="500" w:type="dxa"/>
            <w:vAlign w:val="center"/>
          </w:tcPr>
          <w:p w14:paraId="5E00150B" w14:textId="77777777" w:rsidR="00C60D85" w:rsidRDefault="00000000">
            <w:pPr>
              <w:spacing w:after="0"/>
              <w:rPr>
                <w:ins w:id="16494" w:author="Sean de Noronha | DRG" w:date="2026-09-29T16:58:00Z" w16du:dateUtc="2026-09-29T14:58:00Z"/>
                <w:rFonts w:cs="Arial"/>
                <w:sz w:val="13"/>
                <w:szCs w:val="13"/>
              </w:rPr>
            </w:pPr>
            <w:ins w:id="16495" w:author="Sean de Noronha | DRG" w:date="2026-09-29T16:58:00Z" w16du:dateUtc="2026-09-29T14:58:00Z">
              <w:r>
                <w:rPr>
                  <w:rFonts w:cs="Arial"/>
                  <w:sz w:val="13"/>
                  <w:szCs w:val="13"/>
                </w:rPr>
                <w:t>T6</w:t>
              </w:r>
            </w:ins>
          </w:p>
        </w:tc>
        <w:tc>
          <w:tcPr>
            <w:tcW w:w="660" w:type="dxa"/>
            <w:vAlign w:val="center"/>
          </w:tcPr>
          <w:p w14:paraId="5E00150C" w14:textId="77777777" w:rsidR="00C60D85" w:rsidRDefault="00000000">
            <w:pPr>
              <w:spacing w:after="0"/>
              <w:rPr>
                <w:ins w:id="16496" w:author="Sean de Noronha | DRG" w:date="2026-09-29T16:58:00Z" w16du:dateUtc="2026-09-29T14:58:00Z"/>
                <w:rFonts w:cs="Arial"/>
                <w:sz w:val="13"/>
                <w:szCs w:val="13"/>
              </w:rPr>
            </w:pPr>
            <w:ins w:id="16497" w:author="Sean de Noronha | DRG" w:date="2026-09-29T16:58:00Z" w16du:dateUtc="2026-09-29T14:58:00Z">
              <w:r>
                <w:rPr>
                  <w:rFonts w:cs="Arial"/>
                  <w:sz w:val="13"/>
                  <w:szCs w:val="13"/>
                </w:rPr>
                <w:t>3</w:t>
              </w:r>
            </w:ins>
          </w:p>
        </w:tc>
        <w:tc>
          <w:tcPr>
            <w:tcW w:w="1920" w:type="dxa"/>
            <w:vAlign w:val="center"/>
          </w:tcPr>
          <w:p w14:paraId="5E00150D" w14:textId="77777777" w:rsidR="00C60D85" w:rsidRDefault="00000000">
            <w:pPr>
              <w:spacing w:after="0"/>
              <w:rPr>
                <w:ins w:id="16498" w:author="Sean de Noronha | DRG" w:date="2026-09-29T16:58:00Z" w16du:dateUtc="2026-09-29T14:58:00Z"/>
                <w:rFonts w:cs="Arial"/>
                <w:sz w:val="13"/>
                <w:szCs w:val="13"/>
              </w:rPr>
            </w:pPr>
            <w:ins w:id="16499" w:author="Sean de Noronha | DRG" w:date="2026-09-29T16:58:00Z" w16du:dateUtc="2026-09-29T14:58:00Z">
              <w:r>
                <w:rPr>
                  <w:rFonts w:cs="Arial"/>
                  <w:sz w:val="13"/>
                  <w:szCs w:val="13"/>
                </w:rPr>
                <w:t>Steel run with fittings, NPS 1</w:t>
              </w:r>
            </w:ins>
          </w:p>
        </w:tc>
        <w:tc>
          <w:tcPr>
            <w:tcW w:w="520" w:type="dxa"/>
            <w:vAlign w:val="center"/>
          </w:tcPr>
          <w:p w14:paraId="5E00150E" w14:textId="77777777" w:rsidR="00C60D85" w:rsidRDefault="00000000">
            <w:pPr>
              <w:spacing w:after="0"/>
              <w:rPr>
                <w:ins w:id="16500" w:author="Sean de Noronha | DRG" w:date="2026-09-29T16:58:00Z" w16du:dateUtc="2026-09-29T14:58:00Z"/>
                <w:rFonts w:cs="Arial"/>
                <w:sz w:val="13"/>
                <w:szCs w:val="13"/>
              </w:rPr>
            </w:pPr>
            <w:ins w:id="16501" w:author="Sean de Noronha | DRG" w:date="2026-09-29T16:58:00Z" w16du:dateUtc="2026-09-29T14:58:00Z">
              <w:r>
                <w:rPr>
                  <w:rFonts w:cs="Arial"/>
                  <w:sz w:val="13"/>
                  <w:szCs w:val="13"/>
                </w:rPr>
                <w:t>He</w:t>
              </w:r>
            </w:ins>
          </w:p>
        </w:tc>
        <w:tc>
          <w:tcPr>
            <w:tcW w:w="900" w:type="dxa"/>
            <w:vAlign w:val="center"/>
          </w:tcPr>
          <w:p w14:paraId="5E00150F" w14:textId="77777777" w:rsidR="00C60D85" w:rsidRDefault="00000000">
            <w:pPr>
              <w:spacing w:after="0"/>
              <w:rPr>
                <w:ins w:id="16502" w:author="Sean de Noronha | DRG" w:date="2026-09-29T16:58:00Z" w16du:dateUtc="2026-09-29T14:58:00Z"/>
                <w:rFonts w:cs="Arial"/>
                <w:sz w:val="13"/>
                <w:szCs w:val="13"/>
              </w:rPr>
            </w:pPr>
            <w:ins w:id="16503" w:author="Sean de Noronha | DRG" w:date="2026-09-29T16:58:00Z" w16du:dateUtc="2026-09-29T14:58:00Z">
              <w:r>
                <w:rPr>
                  <w:rFonts w:cs="Arial"/>
                  <w:sz w:val="13"/>
                  <w:szCs w:val="13"/>
                </w:rPr>
                <w:t>23,200</w:t>
              </w:r>
            </w:ins>
          </w:p>
        </w:tc>
        <w:tc>
          <w:tcPr>
            <w:tcW w:w="800" w:type="dxa"/>
            <w:vAlign w:val="center"/>
          </w:tcPr>
          <w:p w14:paraId="5E001510" w14:textId="77777777" w:rsidR="00C60D85" w:rsidRDefault="00000000">
            <w:pPr>
              <w:spacing w:after="0"/>
              <w:rPr>
                <w:ins w:id="16504" w:author="Sean de Noronha | DRG" w:date="2026-09-29T16:58:00Z" w16du:dateUtc="2026-09-29T14:58:00Z"/>
                <w:rFonts w:cs="Arial"/>
                <w:sz w:val="13"/>
                <w:szCs w:val="13"/>
              </w:rPr>
            </w:pPr>
            <w:ins w:id="16505" w:author="Sean de Noronha | DRG" w:date="2026-09-29T16:58:00Z" w16du:dateUtc="2026-09-29T14:58:00Z">
              <w:r>
                <w:rPr>
                  <w:rFonts w:cs="Arial"/>
                  <w:sz w:val="13"/>
                  <w:szCs w:val="13"/>
                </w:rPr>
                <w:t>–</w:t>
              </w:r>
            </w:ins>
          </w:p>
        </w:tc>
        <w:tc>
          <w:tcPr>
            <w:tcW w:w="880" w:type="dxa"/>
            <w:vAlign w:val="center"/>
          </w:tcPr>
          <w:p w14:paraId="5E001511" w14:textId="77777777" w:rsidR="00C60D85" w:rsidRDefault="00000000">
            <w:pPr>
              <w:spacing w:after="0"/>
              <w:rPr>
                <w:ins w:id="16506" w:author="Sean de Noronha | DRG" w:date="2026-09-29T16:58:00Z" w16du:dateUtc="2026-09-29T14:58:00Z"/>
                <w:rFonts w:cs="Arial"/>
                <w:sz w:val="13"/>
                <w:szCs w:val="13"/>
              </w:rPr>
            </w:pPr>
            <w:ins w:id="16507" w:author="Sean de Noronha | DRG" w:date="2026-09-29T16:58:00Z" w16du:dateUtc="2026-09-29T14:58:00Z">
              <w:r>
                <w:rPr>
                  <w:rFonts w:cs="Arial"/>
                  <w:sz w:val="13"/>
                  <w:szCs w:val="13"/>
                </w:rPr>
                <w:t>–</w:t>
              </w:r>
            </w:ins>
          </w:p>
        </w:tc>
        <w:tc>
          <w:tcPr>
            <w:tcW w:w="820" w:type="dxa"/>
            <w:vAlign w:val="center"/>
          </w:tcPr>
          <w:p w14:paraId="5E001512" w14:textId="77777777" w:rsidR="00C60D85" w:rsidRDefault="00000000">
            <w:pPr>
              <w:spacing w:after="0"/>
              <w:rPr>
                <w:ins w:id="16508" w:author="Sean de Noronha | DRG" w:date="2026-09-29T16:58:00Z" w16du:dateUtc="2026-09-29T14:58:00Z"/>
                <w:rFonts w:cs="Arial"/>
                <w:sz w:val="13"/>
                <w:szCs w:val="13"/>
              </w:rPr>
            </w:pPr>
            <w:ins w:id="16509" w:author="Sean de Noronha | DRG" w:date="2026-09-29T16:58:00Z" w16du:dateUtc="2026-09-29T14:58:00Z">
              <w:r>
                <w:rPr>
                  <w:rFonts w:cs="Arial"/>
                  <w:sz w:val="13"/>
                  <w:szCs w:val="13"/>
                </w:rPr>
                <w:t>–</w:t>
              </w:r>
            </w:ins>
          </w:p>
        </w:tc>
        <w:tc>
          <w:tcPr>
            <w:tcW w:w="1100" w:type="dxa"/>
            <w:vAlign w:val="center"/>
          </w:tcPr>
          <w:p w14:paraId="5E001513" w14:textId="77777777" w:rsidR="00C60D85" w:rsidRDefault="00000000">
            <w:pPr>
              <w:spacing w:after="0"/>
              <w:rPr>
                <w:ins w:id="16510" w:author="Sean de Noronha | DRG" w:date="2026-09-29T16:58:00Z" w16du:dateUtc="2026-09-29T14:58:00Z"/>
                <w:rFonts w:cs="Arial"/>
                <w:sz w:val="13"/>
                <w:szCs w:val="13"/>
              </w:rPr>
            </w:pPr>
            <w:ins w:id="16511" w:author="Sean de Noronha | DRG" w:date="2026-09-29T16:58:00Z" w16du:dateUtc="2026-09-29T14:58:00Z">
              <w:r>
                <w:rPr>
                  <w:rFonts w:cs="Arial"/>
                  <w:sz w:val="13"/>
                  <w:szCs w:val="13"/>
                </w:rPr>
                <w:t>3,350 (7,090)</w:t>
              </w:r>
            </w:ins>
          </w:p>
        </w:tc>
        <w:tc>
          <w:tcPr>
            <w:tcW w:w="700" w:type="dxa"/>
            <w:vAlign w:val="center"/>
          </w:tcPr>
          <w:p w14:paraId="5E001514" w14:textId="77777777" w:rsidR="00C60D85" w:rsidRDefault="00000000">
            <w:pPr>
              <w:spacing w:after="0"/>
              <w:rPr>
                <w:ins w:id="16512" w:author="Sean de Noronha | DRG" w:date="2026-09-29T16:58:00Z" w16du:dateUtc="2026-09-29T14:58:00Z"/>
                <w:rFonts w:cs="Arial"/>
                <w:sz w:val="13"/>
                <w:szCs w:val="13"/>
              </w:rPr>
            </w:pPr>
            <w:ins w:id="16513" w:author="Sean de Noronha | DRG" w:date="2026-09-29T16:58:00Z" w16du:dateUtc="2026-09-29T14:58:00Z">
              <w:r>
                <w:rPr>
                  <w:rFonts w:cs="Arial"/>
                  <w:sz w:val="13"/>
                  <w:szCs w:val="13"/>
                </w:rPr>
                <w:t>100</w:t>
              </w:r>
            </w:ins>
          </w:p>
        </w:tc>
      </w:tr>
      <w:tr w:rsidR="00C60D85" w14:paraId="0A0EF55F" w14:textId="77777777">
        <w:trPr>
          <w:jc w:val="center"/>
          <w:ins w:id="16514" w:author="Sean de Noronha | DRG" w:date="2026-09-29T16:58:00Z"/>
        </w:trPr>
        <w:tc>
          <w:tcPr>
            <w:tcW w:w="560" w:type="dxa"/>
            <w:vAlign w:val="center"/>
          </w:tcPr>
          <w:p w14:paraId="5E001515" w14:textId="77777777" w:rsidR="00C60D85" w:rsidRDefault="00000000">
            <w:pPr>
              <w:spacing w:after="0"/>
              <w:rPr>
                <w:ins w:id="16515" w:author="Sean de Noronha | DRG" w:date="2026-09-29T16:58:00Z" w16du:dateUtc="2026-09-29T14:58:00Z"/>
                <w:rFonts w:cs="Arial"/>
                <w:sz w:val="13"/>
                <w:szCs w:val="13"/>
              </w:rPr>
            </w:pPr>
            <w:ins w:id="16516" w:author="Sean de Noronha | DRG" w:date="2026-09-29T16:58:00Z" w16du:dateUtc="2026-09-29T14:58:00Z">
              <w:r>
                <w:rPr>
                  <w:rFonts w:cs="Arial"/>
                  <w:sz w:val="13"/>
                  <w:szCs w:val="13"/>
                </w:rPr>
                <w:t>442</w:t>
              </w:r>
            </w:ins>
          </w:p>
        </w:tc>
        <w:tc>
          <w:tcPr>
            <w:tcW w:w="500" w:type="dxa"/>
            <w:vAlign w:val="center"/>
          </w:tcPr>
          <w:p w14:paraId="5E001516" w14:textId="77777777" w:rsidR="00C60D85" w:rsidRDefault="00000000">
            <w:pPr>
              <w:spacing w:after="0"/>
              <w:rPr>
                <w:ins w:id="16517" w:author="Sean de Noronha | DRG" w:date="2026-09-29T16:58:00Z" w16du:dateUtc="2026-09-29T14:58:00Z"/>
                <w:rFonts w:cs="Arial"/>
                <w:sz w:val="13"/>
                <w:szCs w:val="13"/>
              </w:rPr>
            </w:pPr>
            <w:ins w:id="16518" w:author="Sean de Noronha | DRG" w:date="2026-09-29T16:58:00Z" w16du:dateUtc="2026-09-29T14:58:00Z">
              <w:r>
                <w:rPr>
                  <w:rFonts w:cs="Arial"/>
                  <w:sz w:val="13"/>
                  <w:szCs w:val="13"/>
                </w:rPr>
                <w:t>T6</w:t>
              </w:r>
            </w:ins>
          </w:p>
        </w:tc>
        <w:tc>
          <w:tcPr>
            <w:tcW w:w="660" w:type="dxa"/>
            <w:vAlign w:val="center"/>
          </w:tcPr>
          <w:p w14:paraId="5E001517" w14:textId="77777777" w:rsidR="00C60D85" w:rsidRDefault="00000000">
            <w:pPr>
              <w:spacing w:after="0"/>
              <w:rPr>
                <w:ins w:id="16519" w:author="Sean de Noronha | DRG" w:date="2026-09-29T16:58:00Z" w16du:dateUtc="2026-09-29T14:58:00Z"/>
                <w:rFonts w:cs="Arial"/>
                <w:sz w:val="13"/>
                <w:szCs w:val="13"/>
              </w:rPr>
            </w:pPr>
            <w:ins w:id="16520" w:author="Sean de Noronha | DRG" w:date="2026-09-29T16:58:00Z" w16du:dateUtc="2026-09-29T14:58:00Z">
              <w:r>
                <w:rPr>
                  <w:rFonts w:cs="Arial"/>
                  <w:sz w:val="13"/>
                  <w:szCs w:val="13"/>
                </w:rPr>
                <w:t>3</w:t>
              </w:r>
            </w:ins>
          </w:p>
        </w:tc>
        <w:tc>
          <w:tcPr>
            <w:tcW w:w="1920" w:type="dxa"/>
            <w:vAlign w:val="center"/>
          </w:tcPr>
          <w:p w14:paraId="5E001518" w14:textId="77777777" w:rsidR="00C60D85" w:rsidRDefault="00000000">
            <w:pPr>
              <w:spacing w:after="0"/>
              <w:rPr>
                <w:ins w:id="16521" w:author="Sean de Noronha | DRG" w:date="2026-09-29T16:58:00Z" w16du:dateUtc="2026-09-29T14:58:00Z"/>
                <w:rFonts w:cs="Arial"/>
                <w:sz w:val="13"/>
                <w:szCs w:val="13"/>
              </w:rPr>
            </w:pPr>
            <w:ins w:id="16522" w:author="Sean de Noronha | DRG" w:date="2026-09-29T16:58:00Z" w16du:dateUtc="2026-09-29T14:58:00Z">
              <w:r>
                <w:rPr>
                  <w:rFonts w:cs="Arial"/>
                  <w:sz w:val="13"/>
                  <w:szCs w:val="13"/>
                </w:rPr>
                <w:t>Steel run with fittings, NPS 1</w:t>
              </w:r>
            </w:ins>
          </w:p>
        </w:tc>
        <w:tc>
          <w:tcPr>
            <w:tcW w:w="520" w:type="dxa"/>
            <w:vAlign w:val="center"/>
          </w:tcPr>
          <w:p w14:paraId="5E001519" w14:textId="77777777" w:rsidR="00C60D85" w:rsidRDefault="00000000">
            <w:pPr>
              <w:spacing w:after="0"/>
              <w:rPr>
                <w:ins w:id="16523" w:author="Sean de Noronha | DRG" w:date="2026-09-29T16:58:00Z" w16du:dateUtc="2026-09-29T14:58:00Z"/>
                <w:rFonts w:cs="Arial"/>
                <w:sz w:val="13"/>
                <w:szCs w:val="13"/>
              </w:rPr>
            </w:pPr>
            <w:ins w:id="16524" w:author="Sean de Noronha | DRG" w:date="2026-09-29T16:58:00Z" w16du:dateUtc="2026-09-29T14:58:00Z">
              <w:r>
                <w:rPr>
                  <w:rFonts w:cs="Arial"/>
                  <w:sz w:val="13"/>
                  <w:szCs w:val="13"/>
                </w:rPr>
                <w:t>He</w:t>
              </w:r>
            </w:ins>
          </w:p>
        </w:tc>
        <w:tc>
          <w:tcPr>
            <w:tcW w:w="900" w:type="dxa"/>
            <w:vAlign w:val="center"/>
          </w:tcPr>
          <w:p w14:paraId="5E00151A" w14:textId="77777777" w:rsidR="00C60D85" w:rsidRDefault="00000000">
            <w:pPr>
              <w:spacing w:after="0"/>
              <w:rPr>
                <w:ins w:id="16525" w:author="Sean de Noronha | DRG" w:date="2026-09-29T16:58:00Z" w16du:dateUtc="2026-09-29T14:58:00Z"/>
                <w:rFonts w:cs="Arial"/>
                <w:sz w:val="13"/>
                <w:szCs w:val="13"/>
              </w:rPr>
            </w:pPr>
            <w:ins w:id="16526" w:author="Sean de Noronha | DRG" w:date="2026-09-29T16:58:00Z" w16du:dateUtc="2026-09-29T14:58:00Z">
              <w:r>
                <w:rPr>
                  <w:rFonts w:cs="Arial"/>
                  <w:sz w:val="13"/>
                  <w:szCs w:val="13"/>
                </w:rPr>
                <w:t>34,800</w:t>
              </w:r>
            </w:ins>
          </w:p>
        </w:tc>
        <w:tc>
          <w:tcPr>
            <w:tcW w:w="800" w:type="dxa"/>
            <w:vAlign w:val="center"/>
          </w:tcPr>
          <w:p w14:paraId="5E00151B" w14:textId="77777777" w:rsidR="00C60D85" w:rsidRDefault="00000000">
            <w:pPr>
              <w:spacing w:after="0"/>
              <w:rPr>
                <w:ins w:id="16527" w:author="Sean de Noronha | DRG" w:date="2026-09-29T16:58:00Z" w16du:dateUtc="2026-09-29T14:58:00Z"/>
                <w:rFonts w:cs="Arial"/>
                <w:sz w:val="13"/>
                <w:szCs w:val="13"/>
              </w:rPr>
            </w:pPr>
            <w:commentRangeStart w:id="16528"/>
            <w:ins w:id="16529" w:author="Sean de Noronha | DRG" w:date="2026-09-29T16:58:00Z" w16du:dateUtc="2026-09-29T14:58:00Z">
              <w:r>
                <w:rPr>
                  <w:rFonts w:cs="Arial"/>
                  <w:sz w:val="13"/>
                  <w:szCs w:val="13"/>
                </w:rPr>
                <w:t>–</w:t>
              </w:r>
            </w:ins>
          </w:p>
        </w:tc>
        <w:tc>
          <w:tcPr>
            <w:tcW w:w="880" w:type="dxa"/>
            <w:vAlign w:val="center"/>
          </w:tcPr>
          <w:p w14:paraId="5E00151C" w14:textId="77777777" w:rsidR="00C60D85" w:rsidRDefault="00000000">
            <w:pPr>
              <w:spacing w:after="0"/>
              <w:rPr>
                <w:ins w:id="16530" w:author="Sean de Noronha | DRG" w:date="2026-09-29T16:58:00Z" w16du:dateUtc="2026-09-29T14:58:00Z"/>
                <w:rFonts w:cs="Arial"/>
                <w:sz w:val="13"/>
                <w:szCs w:val="13"/>
              </w:rPr>
            </w:pPr>
            <w:ins w:id="16531" w:author="Sean de Noronha | DRG" w:date="2026-09-29T16:58:00Z" w16du:dateUtc="2026-09-29T14:58:00Z">
              <w:r>
                <w:rPr>
                  <w:rFonts w:cs="Arial"/>
                  <w:sz w:val="13"/>
                  <w:szCs w:val="13"/>
                </w:rPr>
                <w:t>–</w:t>
              </w:r>
            </w:ins>
          </w:p>
        </w:tc>
        <w:tc>
          <w:tcPr>
            <w:tcW w:w="820" w:type="dxa"/>
            <w:vAlign w:val="center"/>
          </w:tcPr>
          <w:p w14:paraId="5E00151D" w14:textId="77777777" w:rsidR="00C60D85" w:rsidRDefault="00000000">
            <w:pPr>
              <w:spacing w:after="0"/>
              <w:rPr>
                <w:ins w:id="16532" w:author="Sean de Noronha | DRG" w:date="2026-09-29T16:58:00Z" w16du:dateUtc="2026-09-29T14:58:00Z"/>
                <w:rFonts w:cs="Arial"/>
                <w:sz w:val="13"/>
                <w:szCs w:val="13"/>
              </w:rPr>
            </w:pPr>
            <w:ins w:id="16533" w:author="Sean de Noronha | DRG" w:date="2026-09-29T16:58:00Z" w16du:dateUtc="2026-09-29T14:58:00Z">
              <w:r>
                <w:rPr>
                  <w:rFonts w:cs="Arial"/>
                  <w:sz w:val="13"/>
                  <w:szCs w:val="13"/>
                </w:rPr>
                <w:t>–</w:t>
              </w:r>
            </w:ins>
            <w:commentRangeEnd w:id="16528"/>
            <w:ins w:id="16534" w:author="Sean de Noronha | DRG" w:date="2026-09-30T11:56:00Z" w16du:dateUtc="2026-09-30T09:56:00Z">
              <w:r w:rsidR="00AF76A9">
                <w:rPr>
                  <w:rStyle w:val="CommentReference"/>
                </w:rPr>
                <w:commentReference w:id="16528"/>
              </w:r>
            </w:ins>
          </w:p>
        </w:tc>
        <w:tc>
          <w:tcPr>
            <w:tcW w:w="1100" w:type="dxa"/>
            <w:vAlign w:val="center"/>
          </w:tcPr>
          <w:p w14:paraId="5E00151E" w14:textId="77777777" w:rsidR="00C60D85" w:rsidRDefault="00000000">
            <w:pPr>
              <w:spacing w:after="0"/>
              <w:rPr>
                <w:ins w:id="16535" w:author="Sean de Noronha | DRG" w:date="2026-09-29T16:58:00Z" w16du:dateUtc="2026-09-29T14:58:00Z"/>
                <w:rFonts w:cs="Arial"/>
                <w:sz w:val="13"/>
                <w:szCs w:val="13"/>
              </w:rPr>
            </w:pPr>
            <w:ins w:id="16536" w:author="Sean de Noronha | DRG" w:date="2026-09-29T16:58:00Z" w16du:dateUtc="2026-09-29T14:58:00Z">
              <w:r>
                <w:rPr>
                  <w:rFonts w:cs="Arial"/>
                  <w:sz w:val="13"/>
                  <w:szCs w:val="13"/>
                </w:rPr>
                <w:t>5,020 (10,600)</w:t>
              </w:r>
            </w:ins>
          </w:p>
        </w:tc>
        <w:tc>
          <w:tcPr>
            <w:tcW w:w="700" w:type="dxa"/>
            <w:vAlign w:val="center"/>
          </w:tcPr>
          <w:p w14:paraId="5E00151F" w14:textId="77777777" w:rsidR="00C60D85" w:rsidRDefault="00000000">
            <w:pPr>
              <w:spacing w:after="0"/>
              <w:rPr>
                <w:ins w:id="16537" w:author="Sean de Noronha | DRG" w:date="2026-09-29T16:58:00Z" w16du:dateUtc="2026-09-29T14:58:00Z"/>
                <w:rFonts w:cs="Arial"/>
                <w:sz w:val="13"/>
                <w:szCs w:val="13"/>
              </w:rPr>
            </w:pPr>
            <w:ins w:id="16538" w:author="Sean de Noronha | DRG" w:date="2026-09-29T16:58:00Z" w16du:dateUtc="2026-09-29T14:58:00Z">
              <w:r>
                <w:rPr>
                  <w:rFonts w:cs="Arial"/>
                  <w:sz w:val="13"/>
                  <w:szCs w:val="13"/>
                </w:rPr>
                <w:t>150</w:t>
              </w:r>
            </w:ins>
          </w:p>
        </w:tc>
      </w:tr>
    </w:tbl>
    <w:p w14:paraId="5E001520" w14:textId="77777777" w:rsidR="00C60D85" w:rsidRDefault="00000000">
      <w:pPr>
        <w:rPr>
          <w:ins w:id="16539" w:author="Sean de Noronha | DRG" w:date="2026-09-29T16:58:00Z" w16du:dateUtc="2026-09-29T14:58:00Z"/>
          <w:i/>
        </w:rPr>
      </w:pPr>
      <w:ins w:id="16540" w:author="Sean de Noronha | DRG" w:date="2026-09-29T16:58:00Z" w16du:dateUtc="2026-09-29T14:58:00Z">
        <w:r>
          <w:rPr>
            <w:i/>
          </w:rPr>
          <w:t>Table D.3 – Test matrix. Priority 1 points come first within each test. Run: run length in ft (T2, T4) or tap spacing in m (T1, T3). ΔP: pressure drop over the run or tap spacing.</w:t>
        </w:r>
      </w:ins>
    </w:p>
    <w:p w14:paraId="5E001521" w14:textId="77777777" w:rsidR="00C60D85" w:rsidRDefault="00000000">
      <w:pPr>
        <w:pStyle w:val="CSAAppendix2"/>
        <w:rPr>
          <w:ins w:id="16541" w:author="Sean de Noronha | DRG" w:date="2026-09-29T16:58:00Z" w16du:dateUtc="2026-09-29T14:58:00Z"/>
        </w:rPr>
      </w:pPr>
      <w:ins w:id="16542" w:author="Sean de Noronha | DRG" w:date="2026-09-29T16:58:00Z" w16du:dateUtc="2026-09-29T14:58:00Z">
        <w:r>
          <w:t>Gas handling</w:t>
        </w:r>
      </w:ins>
    </w:p>
    <w:p w14:paraId="5E001522" w14:textId="77777777" w:rsidR="00C60D85" w:rsidRDefault="00000000">
      <w:pPr>
        <w:rPr>
          <w:ins w:id="16543" w:author="Sean de Noronha | DRG" w:date="2026-09-29T16:58:00Z" w16du:dateUtc="2026-09-29T14:58:00Z"/>
        </w:rPr>
      </w:pPr>
      <w:ins w:id="16544" w:author="Sean de Noronha | DRG" w:date="2026-09-29T16:58:00Z" w16du:dateUtc="2026-09-29T14:58:00Z">
        <w:r>
          <w:t>No test uses hydrogen. Helium and nitrogen displace air, so the test area is ventilated and fitted with an oxygen-depletion monitor. Test T2 uses natural gas, as the 1996 test did, and needs ventilation to outdoors and combustible-gas detection. Each specimen is leak-checked before testing.</w:t>
        </w:r>
      </w:ins>
    </w:p>
    <w:sectPr w:rsidR="00C60D85" w:rsidSect="00FA326C">
      <w:footerReference w:type="first" r:id="rId47"/>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Olga Arevalo Quintero" w:date="2026-09-09T13:33:00Z" w:initials="OA">
    <w:p w14:paraId="114F7C22" w14:textId="77777777" w:rsidR="002A4D00" w:rsidRDefault="003F7FFE" w:rsidP="002A4D00">
      <w:pPr>
        <w:pStyle w:val="CommentText"/>
      </w:pPr>
      <w:r>
        <w:rPr>
          <w:rStyle w:val="CommentReference"/>
        </w:rPr>
        <w:annotationRef/>
      </w:r>
      <w:r w:rsidR="002A4D00">
        <w:t>This section will be reviewed in detail once it is finalized. It appears to still be a work in progress. Some inline edits have been included.</w:t>
      </w:r>
    </w:p>
  </w:comment>
  <w:comment w:id="28" w:author="Olga Arevalo Quintero" w:date="2026-09-01T14:07:00Z" w:initials="OA">
    <w:p w14:paraId="41013476" w14:textId="77777777" w:rsidR="00F02980" w:rsidRDefault="001C6847" w:rsidP="00F02980">
      <w:pPr>
        <w:pStyle w:val="CommentText"/>
      </w:pPr>
      <w:r>
        <w:rPr>
          <w:rStyle w:val="CommentReference"/>
        </w:rPr>
        <w:annotationRef/>
      </w:r>
      <w:r w:rsidR="00F02980">
        <w:t>Which ratio is being referred to here? The preceding text discusses three key properties that influence the need for sizing changes, but it is not clear which specific ratio is being referenced in this statement. Please mention the ratio explicitly.</w:t>
      </w:r>
    </w:p>
  </w:comment>
  <w:comment w:id="29" w:author="Sean de Noronha | DRG" w:date="2026-09-22T10:34:00Z" w:initials="Sd">
    <w:p w14:paraId="2A77C5D3" w14:textId="2059182F" w:rsidR="00EF3B86" w:rsidRDefault="00EF3B86">
      <w:pPr>
        <w:pStyle w:val="CommentText"/>
      </w:pPr>
      <w:r>
        <w:rPr>
          <w:rStyle w:val="CommentReference"/>
        </w:rPr>
        <w:annotationRef/>
      </w:r>
      <w:r>
        <w:t xml:space="preserve">It is the Reynolds number ratio. </w:t>
      </w:r>
    </w:p>
  </w:comment>
  <w:comment w:id="31" w:author="Olga Arevalo Quintero" w:date="2026-09-09T13:35:00Z" w:initials="OA">
    <w:p w14:paraId="0BAEECE5" w14:textId="77777777" w:rsidR="00F02980" w:rsidRDefault="003F7FFE" w:rsidP="00F02980">
      <w:pPr>
        <w:pStyle w:val="CommentText"/>
      </w:pPr>
      <w:r>
        <w:rPr>
          <w:rStyle w:val="CommentReference"/>
        </w:rPr>
        <w:annotationRef/>
      </w:r>
      <w:r w:rsidR="00F02980">
        <w:t>This sentence is too long and therefore difficult to follow. Please revise for clarity.</w:t>
      </w:r>
    </w:p>
  </w:comment>
  <w:comment w:id="32" w:author="Sean de Noronha | DRG" w:date="2026-09-22T11:02:00Z" w:initials="Sd">
    <w:p w14:paraId="2EE7DA63" w14:textId="346B9E0B" w:rsidR="00555B15" w:rsidRDefault="00555B15">
      <w:pPr>
        <w:pStyle w:val="CommentText"/>
      </w:pPr>
      <w:r>
        <w:t xml:space="preserve">Agreed. </w:t>
      </w:r>
      <w:r>
        <w:rPr>
          <w:rStyle w:val="CommentReference"/>
        </w:rPr>
        <w:annotationRef/>
      </w:r>
      <w:r>
        <w:t>I’ve split it up into multiple sentences now.</w:t>
      </w:r>
    </w:p>
  </w:comment>
  <w:comment w:id="64" w:author="Olga Arevalo Quintero" w:date="2026-09-09T13:44:00Z" w:initials="OA">
    <w:p w14:paraId="4A65C508" w14:textId="2288D12E" w:rsidR="00EE533B" w:rsidRDefault="00EE533B" w:rsidP="00EE533B">
      <w:pPr>
        <w:pStyle w:val="CommentText"/>
      </w:pPr>
      <w:r>
        <w:rPr>
          <w:rStyle w:val="CommentReference"/>
        </w:rPr>
        <w:annotationRef/>
      </w:r>
      <w:r>
        <w:t xml:space="preserve">Is this what the sentence means? - </w:t>
      </w:r>
    </w:p>
    <w:p w14:paraId="3D44A6F6" w14:textId="77777777" w:rsidR="00EE533B" w:rsidRDefault="00EE533B" w:rsidP="00EE533B">
      <w:pPr>
        <w:pStyle w:val="CommentText"/>
      </w:pPr>
    </w:p>
    <w:p w14:paraId="73DB90F0" w14:textId="77777777" w:rsidR="00EE533B" w:rsidRDefault="00EE533B" w:rsidP="00EE533B">
      <w:pPr>
        <w:pStyle w:val="CommentText"/>
      </w:pPr>
      <w:r>
        <w:t xml:space="preserve">The three gas installation codes all use the same pipe-sizing formula (called </w:t>
      </w:r>
      <w:r>
        <w:rPr>
          <w:b/>
          <w:bCs/>
        </w:rPr>
        <w:t>Polyflo</w:t>
      </w:r>
      <w:r>
        <w:t>) to calculate pressure drop and pipe capacity. However, the codes publish the formula without explaining where it comes from. This study shows the mathematical derivation of the formula and demonstrates that all of its coefficients originate from a single assumption about how friction varies with flow.</w:t>
      </w:r>
    </w:p>
  </w:comment>
  <w:comment w:id="65" w:author="Sean de Noronha | DRG" w:date="2026-09-22T10:39:00Z" w:initials="Sd">
    <w:p w14:paraId="642B675F" w14:textId="194F9E9E" w:rsidR="00092B67" w:rsidRDefault="00092B67">
      <w:pPr>
        <w:pStyle w:val="CommentText"/>
      </w:pPr>
      <w:r>
        <w:rPr>
          <w:rStyle w:val="CommentReference"/>
        </w:rPr>
        <w:annotationRef/>
      </w:r>
      <w:r w:rsidR="00555B15">
        <w:rPr>
          <w:rStyle w:val="CommentReference"/>
        </w:rPr>
        <w:t>The first part is not</w:t>
      </w:r>
      <w:r w:rsidR="00F05F84">
        <w:rPr>
          <w:rStyle w:val="CommentReference"/>
        </w:rPr>
        <w:t xml:space="preserve"> </w:t>
      </w:r>
      <w:r w:rsidR="00555B15">
        <w:rPr>
          <w:rStyle w:val="CommentReference"/>
        </w:rPr>
        <w:t>entirely</w:t>
      </w:r>
      <w:r w:rsidR="00F05F84">
        <w:rPr>
          <w:rStyle w:val="CommentReference"/>
        </w:rPr>
        <w:t xml:space="preserve"> correct. The pressure drop is an </w:t>
      </w:r>
      <w:r w:rsidR="00F05F84" w:rsidRPr="00555B15">
        <w:rPr>
          <w:rStyle w:val="CommentReference"/>
          <w:b/>
          <w:bCs/>
        </w:rPr>
        <w:t>input</w:t>
      </w:r>
      <w:r w:rsidR="00F05F84">
        <w:rPr>
          <w:rStyle w:val="CommentReference"/>
        </w:rPr>
        <w:t xml:space="preserve"> of the equation, and the pipe capacity is the </w:t>
      </w:r>
      <w:r w:rsidR="00F05F84" w:rsidRPr="00555B15">
        <w:rPr>
          <w:rStyle w:val="CommentReference"/>
          <w:b/>
          <w:bCs/>
        </w:rPr>
        <w:t>output</w:t>
      </w:r>
      <w:r w:rsidR="00F05F84">
        <w:rPr>
          <w:rStyle w:val="CommentReference"/>
        </w:rPr>
        <w:t xml:space="preserve">. </w:t>
      </w:r>
      <w:r w:rsidR="00555B15">
        <w:rPr>
          <w:rStyle w:val="CommentReference"/>
        </w:rPr>
        <w:t xml:space="preserve">I have </w:t>
      </w:r>
      <w:r w:rsidR="00F05F84">
        <w:rPr>
          <w:rStyle w:val="CommentReference"/>
        </w:rPr>
        <w:t xml:space="preserve">modified </w:t>
      </w:r>
      <w:r w:rsidR="00555B15">
        <w:rPr>
          <w:rStyle w:val="CommentReference"/>
        </w:rPr>
        <w:t>the remainder of the paragraph with your proposed edit.</w:t>
      </w:r>
    </w:p>
  </w:comment>
  <w:comment w:id="127" w:author="Olga Arevalo Quintero" w:date="2026-09-09T14:03:00Z" w:initials="OA">
    <w:p w14:paraId="1395CA85" w14:textId="77777777" w:rsidR="00412A75" w:rsidRDefault="00412A75" w:rsidP="00412A75">
      <w:pPr>
        <w:pStyle w:val="CommentText"/>
      </w:pPr>
      <w:r>
        <w:rPr>
          <w:rStyle w:val="CommentReference"/>
        </w:rPr>
        <w:annotationRef/>
      </w:r>
      <w:r>
        <w:t>Cells or regime?</w:t>
      </w:r>
    </w:p>
  </w:comment>
  <w:comment w:id="128" w:author="Sean de Noronha | DRG" w:date="2026-09-22T11:00:00Z" w:initials="Sd">
    <w:p w14:paraId="3A742D32" w14:textId="75577352" w:rsidR="00555B15" w:rsidRDefault="00555B15">
      <w:pPr>
        <w:pStyle w:val="CommentText"/>
      </w:pPr>
      <w:r>
        <w:rPr>
          <w:rStyle w:val="CommentReference"/>
        </w:rPr>
        <w:annotationRef/>
      </w:r>
      <w:r>
        <w:t>Cells, as this refers to individual table entries that fall within the laminar flow regime.</w:t>
      </w:r>
    </w:p>
  </w:comment>
  <w:comment w:id="149" w:author="Olga Arevalo Quintero" w:date="2026-09-09T14:04:00Z" w:initials="OA">
    <w:p w14:paraId="280C8FB2" w14:textId="77777777" w:rsidR="00796577" w:rsidRDefault="00412A75" w:rsidP="00796577">
      <w:pPr>
        <w:pStyle w:val="CommentText"/>
      </w:pPr>
      <w:r>
        <w:rPr>
          <w:rStyle w:val="CommentReference"/>
        </w:rPr>
        <w:annotationRef/>
      </w:r>
      <w:r w:rsidR="00796577">
        <w:t xml:space="preserve">Extend to? And why is this important? Is this related to hydrogen, if </w:t>
      </w:r>
      <w:proofErr w:type="gramStart"/>
      <w:r w:rsidR="00796577">
        <w:t>so</w:t>
      </w:r>
      <w:proofErr w:type="gramEnd"/>
      <w:r w:rsidR="00796577">
        <w:t xml:space="preserve"> please make this clear in the sentence.</w:t>
      </w:r>
    </w:p>
  </w:comment>
  <w:comment w:id="150" w:author="Sean de Noronha | DRG" w:date="2026-09-22T11:14:00Z" w:initials="Sd">
    <w:p w14:paraId="6EF6BCE1" w14:textId="17312C28" w:rsidR="00B81B27" w:rsidRDefault="00B81B27">
      <w:pPr>
        <w:pStyle w:val="CommentText"/>
      </w:pPr>
      <w:r>
        <w:rPr>
          <w:rStyle w:val="CommentReference"/>
        </w:rPr>
        <w:annotationRef/>
      </w:r>
      <w:r>
        <w:t xml:space="preserve">I have modified the paragraph to make the connection to hydrogen clearer. </w:t>
      </w:r>
    </w:p>
  </w:comment>
  <w:comment w:id="159" w:author="Olga Arevalo Quintero" w:date="2026-09-09T14:14:00Z" w:initials="OA">
    <w:p w14:paraId="6C063DEE" w14:textId="77777777" w:rsidR="004E2592" w:rsidRDefault="004E2592" w:rsidP="004E2592">
      <w:pPr>
        <w:pStyle w:val="CommentText"/>
      </w:pPr>
      <w:r>
        <w:rPr>
          <w:rStyle w:val="CommentReference"/>
        </w:rPr>
        <w:annotationRef/>
      </w:r>
      <w:r>
        <w:t xml:space="preserve">Is the text below accurate?  if </w:t>
      </w:r>
      <w:proofErr w:type="gramStart"/>
      <w:r>
        <w:t>so</w:t>
      </w:r>
      <w:proofErr w:type="gramEnd"/>
      <w:r>
        <w:t xml:space="preserve"> please replace the text, otherwise, please reword.</w:t>
      </w:r>
    </w:p>
    <w:p w14:paraId="4682C474" w14:textId="77777777" w:rsidR="004E2592" w:rsidRDefault="004E2592" w:rsidP="004E2592">
      <w:pPr>
        <w:pStyle w:val="CommentText"/>
      </w:pPr>
    </w:p>
    <w:p w14:paraId="141BA8F6" w14:textId="77777777" w:rsidR="004E2592" w:rsidRDefault="004E2592" w:rsidP="004E2592">
      <w:pPr>
        <w:pStyle w:val="CommentText"/>
      </w:pPr>
      <w:r>
        <w:t>For smooth pipe, this limitation can be addressed by sizing on the basis of Moody friction, including the laminar-flow regime.</w:t>
      </w:r>
    </w:p>
  </w:comment>
  <w:comment w:id="160" w:author="Sean de Noronha | DRG" w:date="2026-09-22T11:16:00Z" w:initials="Sd">
    <w:p w14:paraId="2086A0E7" w14:textId="0CE0E743" w:rsidR="00B81B27" w:rsidRDefault="00B81B27">
      <w:pPr>
        <w:pStyle w:val="CommentText"/>
      </w:pPr>
      <w:r>
        <w:rPr>
          <w:rStyle w:val="CommentReference"/>
        </w:rPr>
        <w:annotationRef/>
      </w:r>
      <w:r>
        <w:t>Yes. I’ve implemented your proposed edit.</w:t>
      </w:r>
    </w:p>
  </w:comment>
  <w:comment w:id="176" w:author="Olga Arevalo Quintero" w:date="2026-09-09T13:30:00Z" w:initials="OA">
    <w:p w14:paraId="48A134E8" w14:textId="77777777" w:rsidR="00F02980" w:rsidRDefault="003F7FFE" w:rsidP="00F02980">
      <w:pPr>
        <w:pStyle w:val="CommentText"/>
      </w:pPr>
      <w:r>
        <w:rPr>
          <w:rStyle w:val="CommentReference"/>
        </w:rPr>
        <w:annotationRef/>
      </w:r>
      <w:r w:rsidR="00F02980">
        <w:t>Since this section still appears to be a work in progress, no detailed review was conducted as part of this revision.</w:t>
      </w:r>
    </w:p>
  </w:comment>
  <w:comment w:id="180" w:author="Olga Arevalo Quintero" w:date="2026-09-09T14:55:00Z" w:initials="OA">
    <w:p w14:paraId="2B583D3F" w14:textId="4AE95A98" w:rsidR="00C877FD" w:rsidRDefault="00C877FD" w:rsidP="00C877FD">
      <w:pPr>
        <w:pStyle w:val="CommentText"/>
      </w:pPr>
      <w:r>
        <w:rPr>
          <w:rStyle w:val="CommentReference"/>
        </w:rPr>
        <w:annotationRef/>
      </w:r>
      <w:r>
        <w:t>Would the text below be a correct rewording of the sentence here?</w:t>
      </w:r>
    </w:p>
    <w:p w14:paraId="7332682F" w14:textId="77777777" w:rsidR="00C877FD" w:rsidRDefault="00C877FD" w:rsidP="00C877FD">
      <w:pPr>
        <w:pStyle w:val="CommentText"/>
      </w:pPr>
    </w:p>
    <w:p w14:paraId="1C81C9D7" w14:textId="77777777" w:rsidR="00C877FD" w:rsidRDefault="00C877FD" w:rsidP="00C877FD">
      <w:pPr>
        <w:pStyle w:val="CommentText"/>
      </w:pPr>
      <w:r>
        <w:t>The sizing tables in CSA B149.1, IFGC, and NFPA 54 were developed for natural gas. Although the codes provide correction methods for gases with lower relative densities, these methods do not extend to hydrogen, whose relative density (0.0696) lies well outside the tabulated range. Consequently, the use of these corrections for hydrogen requires extrapolation beyond their intended domain of application.</w:t>
      </w:r>
    </w:p>
  </w:comment>
  <w:comment w:id="181" w:author="Sean de Noronha | DRG" w:date="2026-09-22T11:29:00Z" w:initials="Sd">
    <w:p w14:paraId="146BBD45" w14:textId="296D1F1D" w:rsidR="00147BCC" w:rsidRDefault="00147BCC">
      <w:pPr>
        <w:pStyle w:val="CommentText"/>
      </w:pPr>
      <w:r>
        <w:rPr>
          <w:rStyle w:val="CommentReference"/>
        </w:rPr>
        <w:annotationRef/>
      </w:r>
      <w:r>
        <w:t>Yes, I’ve implemented your proposed edit, along with a few more.</w:t>
      </w:r>
    </w:p>
  </w:comment>
  <w:comment w:id="222" w:author="Olga Arevalo Quintero" w:date="2026-09-09T15:32:00Z" w:initials="OA">
    <w:p w14:paraId="13F47DBF" w14:textId="77777777" w:rsidR="00451F5F" w:rsidRDefault="00451F5F" w:rsidP="00451F5F">
      <w:pPr>
        <w:pStyle w:val="CommentText"/>
      </w:pPr>
      <w:r>
        <w:rPr>
          <w:rStyle w:val="CommentReference"/>
        </w:rPr>
        <w:annotationRef/>
      </w:r>
      <w:r>
        <w:t>All the sources mentioned are missing references.</w:t>
      </w:r>
    </w:p>
  </w:comment>
  <w:comment w:id="223" w:author="Sean de Noronha | DRG" w:date="2026-09-29T17:20:00Z" w:initials="Sd">
    <w:p w14:paraId="08B838B6" w14:textId="5963577E" w:rsidR="00783110" w:rsidRDefault="00783110">
      <w:pPr>
        <w:pStyle w:val="CommentText"/>
      </w:pPr>
      <w:r>
        <w:rPr>
          <w:rStyle w:val="CommentReference"/>
        </w:rPr>
        <w:annotationRef/>
      </w:r>
      <w:r>
        <w:t>I have added the references for each source named in this paragraph.</w:t>
      </w:r>
    </w:p>
  </w:comment>
  <w:comment w:id="246" w:author="Olga Arevalo Quintero" w:date="2026-09-09T15:50:00Z" w:initials="OA">
    <w:p w14:paraId="77B030CF" w14:textId="77777777" w:rsidR="00F02980" w:rsidRDefault="007B4667" w:rsidP="00F02980">
      <w:pPr>
        <w:pStyle w:val="CommentText"/>
      </w:pPr>
      <w:r>
        <w:rPr>
          <w:rStyle w:val="CommentReference"/>
        </w:rPr>
        <w:annotationRef/>
      </w:r>
      <w:r w:rsidR="00F02980">
        <w:t>Please revise this statement for accuracy.</w:t>
      </w:r>
    </w:p>
  </w:comment>
  <w:comment w:id="247" w:author="Sean de Noronha | DRG" w:date="2026-09-22T11:39:00Z" w:initials="Sd">
    <w:p w14:paraId="58A7A164" w14:textId="2F831ED4" w:rsidR="00286289" w:rsidRDefault="00286289">
      <w:pPr>
        <w:pStyle w:val="CommentText"/>
      </w:pPr>
      <w:r>
        <w:rPr>
          <w:rStyle w:val="CommentReference"/>
        </w:rPr>
        <w:annotationRef/>
      </w:r>
      <w:r>
        <w:t>I have clarified what is meant by the term “closure” here.</w:t>
      </w:r>
    </w:p>
  </w:comment>
  <w:comment w:id="313" w:author="Olga Arevalo Quintero" w:date="2026-09-09T16:43:00Z" w:initials="OA">
    <w:p w14:paraId="6D5DDD33" w14:textId="43542AE5" w:rsidR="0064133E" w:rsidRDefault="0064133E" w:rsidP="0064133E">
      <w:pPr>
        <w:pStyle w:val="CommentText"/>
      </w:pPr>
      <w:r>
        <w:rPr>
          <w:rStyle w:val="CommentReference"/>
        </w:rPr>
        <w:annotationRef/>
      </w:r>
      <w:r>
        <w:t xml:space="preserve">There was a previous correction to this cell that is not reflected here. </w:t>
      </w:r>
    </w:p>
    <w:p w14:paraId="44FBCDAA" w14:textId="77777777" w:rsidR="0064133E" w:rsidRDefault="0064133E" w:rsidP="0064133E">
      <w:pPr>
        <w:pStyle w:val="CommentText"/>
      </w:pPr>
    </w:p>
    <w:p w14:paraId="7AC8F914" w14:textId="4B23BDAF" w:rsidR="0064133E" w:rsidRDefault="0064133E" w:rsidP="0064133E">
      <w:pPr>
        <w:pStyle w:val="CommentText"/>
      </w:pPr>
      <w:r>
        <w:rPr>
          <w:noProof/>
        </w:rPr>
        <w:drawing>
          <wp:inline distT="0" distB="0" distL="0" distR="0" wp14:anchorId="3530C99A" wp14:editId="69C0D82E">
            <wp:extent cx="5943600" cy="1268095"/>
            <wp:effectExtent l="0" t="0" r="0" b="8255"/>
            <wp:docPr id="1710437888"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32233" name="Picture 842732233"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1268095"/>
                    </a:xfrm>
                    <a:prstGeom prst="rect">
                      <a:avLst/>
                    </a:prstGeom>
                  </pic:spPr>
                </pic:pic>
              </a:graphicData>
            </a:graphic>
          </wp:inline>
        </w:drawing>
      </w:r>
    </w:p>
  </w:comment>
  <w:comment w:id="314" w:author="Sean de Noronha | DRG" w:date="2026-09-22T11:47:00Z" w:initials="Sd">
    <w:p w14:paraId="74527FBA" w14:textId="35D5515B" w:rsidR="00286289" w:rsidRDefault="00286289">
      <w:pPr>
        <w:pStyle w:val="CommentText"/>
      </w:pPr>
      <w:r>
        <w:rPr>
          <w:rStyle w:val="CommentReference"/>
        </w:rPr>
        <w:annotationRef/>
      </w:r>
      <w:r>
        <w:t>The dynamic viscosity used in calculation</w:t>
      </w:r>
      <w:r w:rsidR="00474223">
        <w:t xml:space="preserve"> scripts to obtain the findings in the report is</w:t>
      </w:r>
      <w:r>
        <w:t xml:space="preserve"> 8.76</w:t>
      </w:r>
      <w:r w:rsidR="00474223">
        <w:t xml:space="preserve">e-6 Pa s. This gives a ratio of 0.73 relative to natural gas, so the table is currently accurate to the calculations. </w:t>
      </w:r>
    </w:p>
  </w:comment>
  <w:comment w:id="350" w:author="Olga Arevalo Quintero" w:date="2026-09-09T17:15:00Z" w:initials="OA">
    <w:p w14:paraId="08DE534B" w14:textId="25197324" w:rsidR="007C30B7" w:rsidRDefault="00BE4F77" w:rsidP="007C30B7">
      <w:pPr>
        <w:pStyle w:val="CommentText"/>
      </w:pPr>
      <w:r>
        <w:rPr>
          <w:rStyle w:val="CommentReference"/>
        </w:rPr>
        <w:annotationRef/>
      </w:r>
      <w:r w:rsidR="007C30B7">
        <w:t>Should this discussion also address how the friction factor changes within the transitional flow regime? Since the transitional region lies between laminar and turbulent flow, it may be helpful to explain how the friction factor is expected to vary and how this influences the sizing results.</w:t>
      </w:r>
    </w:p>
  </w:comment>
  <w:comment w:id="351" w:author="Sean de Noronha | DRG" w:date="2026-09-22T11:54:00Z" w:initials="Sd">
    <w:p w14:paraId="3E4A4F73" w14:textId="25B040DC" w:rsidR="00D15DC5" w:rsidRDefault="00D15DC5">
      <w:pPr>
        <w:pStyle w:val="CommentText"/>
      </w:pPr>
      <w:r>
        <w:rPr>
          <w:rStyle w:val="CommentReference"/>
        </w:rPr>
        <w:annotationRef/>
      </w:r>
      <w:r w:rsidR="00B7716C">
        <w:t>I have added a sentence about the transitional regime here.</w:t>
      </w:r>
    </w:p>
  </w:comment>
  <w:comment w:id="356" w:author="Olga Arevalo Quintero" w:date="2026-09-09T17:07:00Z" w:initials="OA">
    <w:p w14:paraId="479E3213" w14:textId="77777777" w:rsidR="007C30B7" w:rsidRDefault="00077C2B" w:rsidP="007C30B7">
      <w:pPr>
        <w:pStyle w:val="CommentText"/>
      </w:pPr>
      <w:r>
        <w:rPr>
          <w:rStyle w:val="CommentReference"/>
        </w:rPr>
        <w:annotationRef/>
      </w:r>
      <w:r w:rsidR="007C30B7">
        <w:t>Are these figures original to this report? If not, copyright permission will be required to reproduce them in the report.</w:t>
      </w:r>
    </w:p>
  </w:comment>
  <w:comment w:id="357" w:author="Sean de Noronha | DRG" w:date="2026-09-22T11:51:00Z" w:initials="Sd">
    <w:p w14:paraId="44833EF4" w14:textId="1941C5F8" w:rsidR="00474223" w:rsidRDefault="00474223">
      <w:pPr>
        <w:pStyle w:val="CommentText"/>
      </w:pPr>
      <w:r>
        <w:rPr>
          <w:rStyle w:val="CommentReference"/>
        </w:rPr>
        <w:annotationRef/>
      </w:r>
      <w:r>
        <w:rPr>
          <w:rStyle w:val="CommentReference"/>
        </w:rPr>
        <w:t>All figures used are original to the report.</w:t>
      </w:r>
    </w:p>
  </w:comment>
  <w:comment w:id="358" w:author="Olga Arevalo Quintero" w:date="2026-09-09T17:09:00Z" w:initials="OA">
    <w:p w14:paraId="71B7EC4A" w14:textId="3972DE90" w:rsidR="00077C2B" w:rsidRDefault="00077C2B" w:rsidP="00077C2B">
      <w:pPr>
        <w:pStyle w:val="CommentText"/>
      </w:pPr>
      <w:r>
        <w:rPr>
          <w:rStyle w:val="CommentReference"/>
        </w:rPr>
        <w:annotationRef/>
      </w:r>
      <w:r>
        <w:t xml:space="preserve">The inside legend in (b) is missing one descriptor. </w:t>
      </w:r>
    </w:p>
  </w:comment>
  <w:comment w:id="359" w:author="Sean de Noronha | DRG" w:date="2026-09-22T12:07:00Z" w:initials="Sd">
    <w:p w14:paraId="15A058C5" w14:textId="4F639364" w:rsidR="001A343C" w:rsidRDefault="001A343C">
      <w:pPr>
        <w:pStyle w:val="CommentText"/>
      </w:pPr>
      <w:r>
        <w:rPr>
          <w:rStyle w:val="CommentReference"/>
        </w:rPr>
        <w:annotationRef/>
      </w:r>
      <w:r>
        <w:t>I remove</w:t>
      </w:r>
      <w:r w:rsidR="00B7716C">
        <w:t>d</w:t>
      </w:r>
      <w:r>
        <w:t xml:space="preserve"> the </w:t>
      </w:r>
      <w:r w:rsidR="00B7716C">
        <w:t>curve approximating the transitional regime, as that is dependent on the closure used to approximate it. There is no agreed upon standard closure for the transitional regime, hence the band is a better representation.</w:t>
      </w:r>
    </w:p>
  </w:comment>
  <w:comment w:id="360" w:author="Olga Arevalo Quintero" w:date="2026-09-09T17:26:00Z" w:initials="OA">
    <w:p w14:paraId="1D7DFD13" w14:textId="77777777" w:rsidR="00D47885" w:rsidRDefault="00D47885" w:rsidP="00D47885">
      <w:pPr>
        <w:pStyle w:val="CommentText"/>
      </w:pPr>
      <w:r>
        <w:rPr>
          <w:rStyle w:val="CommentReference"/>
        </w:rPr>
        <w:annotationRef/>
      </w:r>
      <w:r>
        <w:t>This was 74% in the previous draft, is this value correct?</w:t>
      </w:r>
    </w:p>
  </w:comment>
  <w:comment w:id="361" w:author="Sean de Noronha | DRG" w:date="2026-09-22T12:10:00Z" w:initials="Sd">
    <w:p w14:paraId="0CA7EC2C" w14:textId="2E2533F4" w:rsidR="00B7716C" w:rsidRDefault="00B7716C">
      <w:pPr>
        <w:pStyle w:val="CommentText"/>
      </w:pPr>
      <w:r>
        <w:rPr>
          <w:rStyle w:val="CommentReference"/>
        </w:rPr>
        <w:annotationRef/>
      </w:r>
      <w:r>
        <w:t>Yes, this value is in line with the calculations in subsequent sections of the report.</w:t>
      </w:r>
      <w:r w:rsidR="00214F1B">
        <w:t xml:space="preserve"> The density ratio to viscosity ratio of 0.157 becomes 0.159 with this change.</w:t>
      </w:r>
    </w:p>
  </w:comment>
  <w:comment w:id="365" w:author="Olga Arevalo Quintero" w:date="2026-09-09T17:29:00Z" w:initials="OA">
    <w:p w14:paraId="2A45B6D8" w14:textId="77777777" w:rsidR="007C30B7" w:rsidRDefault="00E6241B" w:rsidP="007C30B7">
      <w:pPr>
        <w:pStyle w:val="CommentText"/>
      </w:pPr>
      <w:r>
        <w:rPr>
          <w:rStyle w:val="CommentReference"/>
        </w:rPr>
        <w:annotationRef/>
      </w:r>
      <w:r w:rsidR="007C30B7">
        <w:t>Is this typically done in practice? I am trying to understand the rationale behind this comment.</w:t>
      </w:r>
    </w:p>
  </w:comment>
  <w:comment w:id="366" w:author="Sean de Noronha | DRG" w:date="2026-09-22T13:28:00Z" w:initials="Sd">
    <w:p w14:paraId="12B35DF3" w14:textId="1521F142" w:rsidR="005C378E" w:rsidRDefault="005C378E">
      <w:pPr>
        <w:pStyle w:val="CommentText"/>
      </w:pPr>
      <w:r>
        <w:rPr>
          <w:rStyle w:val="CommentReference"/>
        </w:rPr>
        <w:annotationRef/>
      </w:r>
      <w:r w:rsidR="002B4D84" w:rsidRPr="002B4D84">
        <w:t xml:space="preserve">Removed this </w:t>
      </w:r>
      <w:r w:rsidR="002B4D84">
        <w:t xml:space="preserve">part of the </w:t>
      </w:r>
      <w:r w:rsidR="002B4D84" w:rsidRPr="002B4D84">
        <w:t>sentence. No, it isn't standard practice under the current codes</w:t>
      </w:r>
      <w:r w:rsidR="002B4D84">
        <w:t>. The codes</w:t>
      </w:r>
      <w:r w:rsidR="002B4D84" w:rsidRPr="002B4D84">
        <w:t xml:space="preserve"> apply a single friction formula without checking regime. This report does check it, cell by cell: Tables 12-14 in §3.5.3 do it for natural gas, and Table 17 in §3.6.2 does it for hydrogen</w:t>
      </w:r>
      <w:r w:rsidR="00524EC2">
        <w:t>, as hydrogen is known to operate at lower Reynolds numbers at matched energy delivery / pipe capacity</w:t>
      </w:r>
      <w:r w:rsidR="002B4D84">
        <w:t>.</w:t>
      </w:r>
    </w:p>
  </w:comment>
  <w:comment w:id="367" w:author="Olga Arevalo Quintero" w:date="2026-09-09T17:31:00Z" w:initials="OA">
    <w:p w14:paraId="783945F3" w14:textId="77777777" w:rsidR="007C30B7" w:rsidRDefault="00CE0F61" w:rsidP="007C30B7">
      <w:pPr>
        <w:pStyle w:val="CommentText"/>
      </w:pPr>
      <w:r>
        <w:rPr>
          <w:rStyle w:val="CommentReference"/>
        </w:rPr>
        <w:annotationRef/>
      </w:r>
      <w:r w:rsidR="007C30B7">
        <w:t>Please use a consistent number of significant figures throughout.</w:t>
      </w:r>
    </w:p>
  </w:comment>
  <w:comment w:id="368" w:author="Sean de Noronha | DRG" w:date="2026-09-22T13:07:00Z" w:initials="Sd">
    <w:p w14:paraId="7FBA884C" w14:textId="28E94958" w:rsidR="00214F1B" w:rsidRDefault="00214F1B">
      <w:pPr>
        <w:pStyle w:val="CommentText"/>
      </w:pPr>
      <w:r>
        <w:rPr>
          <w:rStyle w:val="CommentReference"/>
        </w:rPr>
        <w:annotationRef/>
      </w:r>
      <w:r>
        <w:t>Fixed, every number is written to 3 significant figures.</w:t>
      </w:r>
    </w:p>
  </w:comment>
  <w:comment w:id="369" w:author="Olga Arevalo Quintero" w:date="2026-09-09T17:34:00Z" w:initials="OA">
    <w:p w14:paraId="5DCC65F8" w14:textId="77777777" w:rsidR="00E041EF" w:rsidRDefault="00ED3B3A" w:rsidP="00E041EF">
      <w:pPr>
        <w:pStyle w:val="CommentText"/>
      </w:pPr>
      <w:r>
        <w:rPr>
          <w:rStyle w:val="CommentReference"/>
        </w:rPr>
        <w:annotationRef/>
      </w:r>
      <w:r w:rsidR="00E041EF">
        <w:t>Please describe the heating value per unit volume ratio using the same format and level of detail as the descriptions provided for the other two ratios, for consistency and clarity.</w:t>
      </w:r>
    </w:p>
  </w:comment>
  <w:comment w:id="370" w:author="Sean de Noronha | DRG" w:date="2026-09-22T14:11:00Z" w:initials="Sd">
    <w:p w14:paraId="2289B604" w14:textId="1EF4ECC5" w:rsidR="00524EC2" w:rsidRDefault="00524EC2">
      <w:pPr>
        <w:pStyle w:val="CommentText"/>
      </w:pPr>
      <w:r>
        <w:rPr>
          <w:rStyle w:val="CommentReference"/>
        </w:rPr>
        <w:annotationRef/>
      </w:r>
      <w:r>
        <w:t xml:space="preserve">Updated the figure with a more detailed explanation of the implications on the HHV and LHV. </w:t>
      </w:r>
    </w:p>
  </w:comment>
  <w:comment w:id="371" w:author="Olga Arevalo Quintero" w:date="2026-09-09T17:43:00Z" w:initials="OA">
    <w:p w14:paraId="44EDDBB7" w14:textId="77777777" w:rsidR="00E041EF" w:rsidRDefault="0033233E" w:rsidP="00E041EF">
      <w:pPr>
        <w:pStyle w:val="CommentText"/>
      </w:pPr>
      <w:r>
        <w:rPr>
          <w:rStyle w:val="CommentReference"/>
        </w:rPr>
        <w:annotationRef/>
      </w:r>
      <w:r w:rsidR="00E041EF">
        <w:t>In the combined property group, it would be helpful to more clearly illustrate the significance of the result. For example, explicitly stating that the ratio is only about 0.157 times the natural gas value would help readers understand its impact.</w:t>
      </w:r>
    </w:p>
    <w:p w14:paraId="7412C26F" w14:textId="77777777" w:rsidR="00E041EF" w:rsidRDefault="00E041EF" w:rsidP="00E041EF">
      <w:pPr>
        <w:pStyle w:val="CommentText"/>
      </w:pPr>
    </w:p>
    <w:p w14:paraId="2B0F3998" w14:textId="77777777" w:rsidR="00E041EF" w:rsidRDefault="00E041EF" w:rsidP="00E041EF">
      <w:pPr>
        <w:pStyle w:val="CommentText"/>
      </w:pPr>
      <w:r>
        <w:t xml:space="preserve">A similar comment applies to the volumetric flow rate and Reynolds number boxes. </w:t>
      </w:r>
    </w:p>
  </w:comment>
  <w:comment w:id="372" w:author="Sean de Noronha | DRG" w:date="2026-09-22T14:12:00Z" w:initials="Sd">
    <w:p w14:paraId="76991693" w14:textId="6323CBB3" w:rsidR="00524EC2" w:rsidRDefault="00524EC2">
      <w:pPr>
        <w:pStyle w:val="CommentText"/>
      </w:pPr>
      <w:r>
        <w:rPr>
          <w:rStyle w:val="CommentReference"/>
        </w:rPr>
        <w:annotationRef/>
      </w:r>
      <w:r>
        <w:t xml:space="preserve">Updated the figure with a sentence in each box describing the impact and significance of the results. </w:t>
      </w:r>
    </w:p>
  </w:comment>
  <w:comment w:id="375" w:author="Olga Arevalo Quintero" w:date="2026-09-15T11:16:00Z" w:initials="OA">
    <w:p w14:paraId="3F55EF76" w14:textId="14F957F6" w:rsidR="00C4587D" w:rsidRDefault="00C4587D" w:rsidP="00C4587D">
      <w:pPr>
        <w:pStyle w:val="CommentText"/>
      </w:pPr>
      <w:r>
        <w:rPr>
          <w:rStyle w:val="CommentReference"/>
        </w:rPr>
        <w:annotationRef/>
      </w:r>
      <w:r>
        <w:t>The discussion indicates that the maximum Mach number is approximately 0.03. Could you clarify the acceptance criterion being applied and provide the technical basis or reference for this threshold? For example, is the intent to demonstrate that compressibility effects are negligible (e.g., Mach &lt; 0.3)? If so, it would be helpful to explicitly state the criterion and the associated margin.</w:t>
      </w:r>
    </w:p>
  </w:comment>
  <w:comment w:id="376" w:author="Sean de Noronha | DRG" w:date="2026-09-22T14:25:00Z" w:initials="Sd">
    <w:p w14:paraId="61245418" w14:textId="2FE7583F" w:rsidR="00A22517" w:rsidRDefault="00A22517">
      <w:pPr>
        <w:pStyle w:val="CommentText"/>
      </w:pPr>
      <w:r>
        <w:rPr>
          <w:rStyle w:val="CommentReference"/>
        </w:rPr>
        <w:annotationRef/>
      </w:r>
      <w:r w:rsidRPr="00A22517">
        <w:t>Yes, M &lt; 0.3 is the criterion for negligible compressibility. I've added it.</w:t>
      </w:r>
    </w:p>
  </w:comment>
  <w:comment w:id="452" w:author="Olga Arevalo Quintero" w:date="2026-09-15T11:49:00Z" w:initials="OA">
    <w:p w14:paraId="51226DE2" w14:textId="77777777" w:rsidR="003934C7" w:rsidRDefault="003934C7" w:rsidP="003934C7">
      <w:pPr>
        <w:pStyle w:val="CommentText"/>
      </w:pPr>
      <w:r>
        <w:rPr>
          <w:rStyle w:val="CommentReference"/>
        </w:rPr>
        <w:annotationRef/>
      </w:r>
      <w:r>
        <w:t>Please add references.</w:t>
      </w:r>
    </w:p>
  </w:comment>
  <w:comment w:id="453" w:author="Sean de Noronha | DRG" w:date="2026-09-29T17:20:00Z" w:initials="Sd">
    <w:p w14:paraId="10B96B8B" w14:textId="3A842EAC" w:rsidR="00783110" w:rsidRDefault="00783110">
      <w:pPr>
        <w:pStyle w:val="CommentText"/>
      </w:pPr>
      <w:r>
        <w:rPr>
          <w:rStyle w:val="CommentReference"/>
        </w:rPr>
        <w:annotationRef/>
      </w:r>
      <w:r>
        <w:t>I have added the references for the four core documents.</w:t>
      </w:r>
    </w:p>
  </w:comment>
  <w:comment w:id="459" w:author="Olga Arevalo Quintero" w:date="2026-09-15T11:52:00Z" w:initials="OA">
    <w:p w14:paraId="5B4D9878" w14:textId="77777777" w:rsidR="00504534" w:rsidRDefault="00504534" w:rsidP="00504534">
      <w:pPr>
        <w:pStyle w:val="CommentText"/>
      </w:pPr>
      <w:r>
        <w:rPr>
          <w:rStyle w:val="CommentReference"/>
        </w:rPr>
        <w:annotationRef/>
      </w:r>
      <w:r>
        <w:t>Should this say - The standards relevant to domestic piping ….</w:t>
      </w:r>
    </w:p>
  </w:comment>
  <w:comment w:id="460" w:author="Sean de Noronha | DRG" w:date="2026-09-22T14:31:00Z" w:initials="Sd">
    <w:p w14:paraId="285BEE0C" w14:textId="55DFC0DA" w:rsidR="00A22517" w:rsidRDefault="00A22517">
      <w:pPr>
        <w:pStyle w:val="CommentText"/>
      </w:pPr>
      <w:r>
        <w:rPr>
          <w:rStyle w:val="CommentReference"/>
        </w:rPr>
        <w:annotationRef/>
      </w:r>
      <w:r>
        <w:t>Yes, indeed. Fixed.</w:t>
      </w:r>
    </w:p>
  </w:comment>
  <w:comment w:id="472" w:author="Olga Arevalo Quintero" w:date="2026-09-15T11:55:00Z" w:initials="OA">
    <w:p w14:paraId="65EFC2DB" w14:textId="77777777" w:rsidR="00AC71B8" w:rsidRDefault="00AC71B8" w:rsidP="00AC71B8">
      <w:pPr>
        <w:pStyle w:val="CommentText"/>
      </w:pPr>
      <w:r>
        <w:rPr>
          <w:rStyle w:val="CommentReference"/>
        </w:rPr>
        <w:annotationRef/>
      </w:r>
      <w:r>
        <w:t>The 2025 version...</w:t>
      </w:r>
    </w:p>
  </w:comment>
  <w:comment w:id="473" w:author="Sean de Noronha | DRG" w:date="2026-09-22T14:31:00Z" w:initials="Sd">
    <w:p w14:paraId="09B35845" w14:textId="7F13B311" w:rsidR="00A22517" w:rsidRDefault="00A22517">
      <w:pPr>
        <w:pStyle w:val="CommentText"/>
      </w:pPr>
      <w:r>
        <w:rPr>
          <w:rStyle w:val="CommentReference"/>
        </w:rPr>
        <w:annotationRef/>
      </w:r>
      <w:r>
        <w:t>Fixed.</w:t>
      </w:r>
    </w:p>
  </w:comment>
  <w:comment w:id="499" w:author="Olga Arevalo Quintero" w:date="2026-09-15T11:58:00Z" w:initials="OA">
    <w:p w14:paraId="491E9592" w14:textId="77777777" w:rsidR="00AC71B8" w:rsidRDefault="00AC71B8" w:rsidP="00AC71B8">
      <w:pPr>
        <w:pStyle w:val="CommentText"/>
      </w:pPr>
      <w:r>
        <w:rPr>
          <w:rStyle w:val="CommentReference"/>
        </w:rPr>
        <w:annotationRef/>
      </w:r>
      <w:r>
        <w:t>International?</w:t>
      </w:r>
    </w:p>
  </w:comment>
  <w:comment w:id="500" w:author="Sean de Noronha | DRG" w:date="2026-09-22T14:31:00Z" w:initials="Sd">
    <w:p w14:paraId="6A902825" w14:textId="3438492F" w:rsidR="00A22517" w:rsidRDefault="00A22517">
      <w:pPr>
        <w:pStyle w:val="CommentText"/>
      </w:pPr>
      <w:r>
        <w:rPr>
          <w:rStyle w:val="CommentReference"/>
        </w:rPr>
        <w:annotationRef/>
      </w:r>
      <w:r>
        <w:t>Fixed.</w:t>
      </w:r>
    </w:p>
  </w:comment>
  <w:comment w:id="466" w:author="Olga Arevalo Quintero" w:date="2026-09-15T12:00:00Z" w:initials="OA">
    <w:p w14:paraId="03F9A38E" w14:textId="77777777" w:rsidR="00E041EF" w:rsidRDefault="00AC71B8" w:rsidP="00E041EF">
      <w:pPr>
        <w:pStyle w:val="CommentText"/>
      </w:pPr>
      <w:r>
        <w:rPr>
          <w:rStyle w:val="CommentReference"/>
        </w:rPr>
        <w:annotationRef/>
      </w:r>
      <w:r w:rsidR="00E041EF">
        <w:t xml:space="preserve">Please add references as required. </w:t>
      </w:r>
    </w:p>
  </w:comment>
  <w:comment w:id="467" w:author="Sean de Noronha | DRG" w:date="2026-09-29T17:20:00Z" w:initials="Sd">
    <w:p w14:paraId="491DF202" w14:textId="14279C89" w:rsidR="00783110" w:rsidRDefault="00783110">
      <w:pPr>
        <w:pStyle w:val="CommentText"/>
      </w:pPr>
      <w:r>
        <w:rPr>
          <w:rStyle w:val="CommentReference"/>
        </w:rPr>
        <w:annotationRef/>
      </w:r>
      <w:r>
        <w:t>I have added the references to the first column of the table. While checking them I also corrected the editions of DVGW G 655 (2025) and EN 15266 (2024), removed DVGW G 5614, which is a test basis for press fittings rather than a hydrogen document, and corrected the scope of NPR 3378-3, which dimensions gas pipework for natural gas, propane and hydrogen.</w:t>
      </w:r>
    </w:p>
  </w:comment>
  <w:comment w:id="539" w:author="Olga Arevalo Quintero" w:date="2026-09-15T12:01:00Z" w:initials="OA">
    <w:p w14:paraId="00B48F82" w14:textId="77777777" w:rsidR="00E041EF" w:rsidRDefault="001C5465" w:rsidP="00E041EF">
      <w:pPr>
        <w:pStyle w:val="CommentText"/>
      </w:pPr>
      <w:r>
        <w:rPr>
          <w:rStyle w:val="CommentReference"/>
        </w:rPr>
        <w:annotationRef/>
      </w:r>
      <w:r w:rsidR="00E041EF">
        <w:t>There are no bolded standards in the preceding section. Please revise.</w:t>
      </w:r>
    </w:p>
  </w:comment>
  <w:comment w:id="540" w:author="Sean de Noronha | DRG" w:date="2026-09-22T14:44:00Z" w:initials="Sd">
    <w:p w14:paraId="65DE859D" w14:textId="32FC34E5" w:rsidR="00B51452" w:rsidRDefault="00B51452">
      <w:pPr>
        <w:pStyle w:val="CommentText"/>
      </w:pPr>
      <w:r>
        <w:rPr>
          <w:rStyle w:val="CommentReference"/>
        </w:rPr>
        <w:annotationRef/>
      </w:r>
      <w:r>
        <w:t>I have emboldened the relevant standards.</w:t>
      </w:r>
    </w:p>
  </w:comment>
  <w:comment w:id="546" w:author="Olga Arevalo Quintero" w:date="2026-09-15T12:08:00Z" w:initials="OA">
    <w:p w14:paraId="017D7420" w14:textId="77777777" w:rsidR="00D81ABE" w:rsidRDefault="00F26D6A" w:rsidP="00D81ABE">
      <w:pPr>
        <w:pStyle w:val="CommentText"/>
      </w:pPr>
      <w:r>
        <w:rPr>
          <w:rStyle w:val="CommentReference"/>
        </w:rPr>
        <w:annotationRef/>
      </w:r>
      <w:r w:rsidR="00D81ABE">
        <w:t>What is this referring to? The reference is not clear. Please clarify.</w:t>
      </w:r>
    </w:p>
  </w:comment>
  <w:comment w:id="547" w:author="Sean de Noronha | DRG" w:date="2026-09-22T15:43:00Z" w:initials="Sd">
    <w:p w14:paraId="4468658F" w14:textId="7F38CD9B" w:rsidR="00596153" w:rsidRDefault="00596153">
      <w:pPr>
        <w:pStyle w:val="CommentText"/>
      </w:pPr>
      <w:r>
        <w:rPr>
          <w:rStyle w:val="CommentReference"/>
        </w:rPr>
        <w:annotationRef/>
      </w:r>
      <w:r>
        <w:t>Fixed for improved clarity.</w:t>
      </w:r>
    </w:p>
  </w:comment>
  <w:comment w:id="555" w:author="Olga Arevalo Quintero" w:date="2026-09-15T12:06:00Z" w:initials="OA">
    <w:p w14:paraId="4844ABA0" w14:textId="77777777" w:rsidR="00D81ABE" w:rsidRDefault="00BF63D7" w:rsidP="00D81ABE">
      <w:pPr>
        <w:pStyle w:val="CommentText"/>
      </w:pPr>
      <w:r>
        <w:rPr>
          <w:rStyle w:val="CommentReference"/>
        </w:rPr>
        <w:annotationRef/>
      </w:r>
      <w:r w:rsidR="00D81ABE">
        <w:t>What is this referring to? The reference is not clear. Please clarify.</w:t>
      </w:r>
    </w:p>
  </w:comment>
  <w:comment w:id="556" w:author="Sean de Noronha | DRG" w:date="2026-09-22T15:43:00Z" w:initials="Sd">
    <w:p w14:paraId="391DB5A7" w14:textId="4C683448" w:rsidR="00596153" w:rsidRDefault="00596153">
      <w:pPr>
        <w:pStyle w:val="CommentText"/>
      </w:pPr>
      <w:r>
        <w:rPr>
          <w:rStyle w:val="CommentReference"/>
        </w:rPr>
        <w:annotationRef/>
      </w:r>
      <w:r>
        <w:t>Fixed for improved clarity.</w:t>
      </w:r>
    </w:p>
  </w:comment>
  <w:comment w:id="560" w:author="Olga Arevalo Quintero" w:date="2026-09-15T12:07:00Z" w:initials="OA">
    <w:p w14:paraId="23942965" w14:textId="2EA52AB0" w:rsidR="006A77D4" w:rsidRDefault="00B276CA" w:rsidP="006A77D4">
      <w:pPr>
        <w:pStyle w:val="CommentText"/>
      </w:pPr>
      <w:r>
        <w:rPr>
          <w:rStyle w:val="CommentReference"/>
        </w:rPr>
        <w:annotationRef/>
      </w:r>
      <w:r w:rsidR="006A77D4">
        <w:t xml:space="preserve">higher to… compared </w:t>
      </w:r>
      <w:proofErr w:type="gramStart"/>
      <w:r w:rsidR="006A77D4">
        <w:t>to ?</w:t>
      </w:r>
      <w:proofErr w:type="gramEnd"/>
    </w:p>
  </w:comment>
  <w:comment w:id="561" w:author="Sean de Noronha | DRG" w:date="2026-09-22T15:32:00Z" w:initials="Sd">
    <w:p w14:paraId="64FBB4AB" w14:textId="6EB2F168" w:rsidR="00D859B0" w:rsidRDefault="00D859B0">
      <w:pPr>
        <w:pStyle w:val="CommentText"/>
      </w:pPr>
      <w:r>
        <w:rPr>
          <w:rStyle w:val="CommentReference"/>
        </w:rPr>
        <w:annotationRef/>
      </w:r>
      <w:r>
        <w:t xml:space="preserve">Fixed. This is referring to the </w:t>
      </w:r>
      <w:proofErr w:type="gramStart"/>
      <w:r>
        <w:t xml:space="preserve">5 </w:t>
      </w:r>
      <w:proofErr w:type="spellStart"/>
      <w:r>
        <w:t>psig</w:t>
      </w:r>
      <w:proofErr w:type="spellEnd"/>
      <w:proofErr w:type="gramEnd"/>
      <w:r>
        <w:t xml:space="preserve"> maximum of the U.S. codes</w:t>
      </w:r>
      <w:r w:rsidR="00596153">
        <w:t>, i.e. the IFGC and NFPA 54</w:t>
      </w:r>
      <w:r>
        <w:t xml:space="preserve">. </w:t>
      </w:r>
    </w:p>
  </w:comment>
  <w:comment w:id="567" w:author="Olga Arevalo Quintero" w:date="2026-09-15T12:13:00Z" w:initials="OA">
    <w:p w14:paraId="77FA5E95" w14:textId="77777777" w:rsidR="005242F9" w:rsidRDefault="00F26D6A" w:rsidP="005242F9">
      <w:pPr>
        <w:pStyle w:val="CommentText"/>
      </w:pPr>
      <w:r>
        <w:rPr>
          <w:rStyle w:val="CommentReference"/>
        </w:rPr>
        <w:annotationRef/>
      </w:r>
      <w:r w:rsidR="005242F9">
        <w:t>Please reword this sentence. The meaning is not clear.</w:t>
      </w:r>
    </w:p>
    <w:p w14:paraId="5B0B7FF3" w14:textId="77777777" w:rsidR="005242F9" w:rsidRDefault="005242F9" w:rsidP="005242F9">
      <w:pPr>
        <w:pStyle w:val="CommentText"/>
      </w:pPr>
      <w:r>
        <w:t xml:space="preserve">Is this what this </w:t>
      </w:r>
      <w:proofErr w:type="spellStart"/>
      <w:r>
        <w:t>parragraph</w:t>
      </w:r>
      <w:proofErr w:type="spellEnd"/>
      <w:r>
        <w:t xml:space="preserve"> is trying to </w:t>
      </w:r>
      <w:proofErr w:type="spellStart"/>
      <w:proofErr w:type="gramStart"/>
      <w:r>
        <w:t>communicate?CSA</w:t>
      </w:r>
      <w:proofErr w:type="spellEnd"/>
      <w:proofErr w:type="gramEnd"/>
      <w:r>
        <w:t xml:space="preserve"> B149.1's gas-correction table stops at gases much heavier than hydrogen. When the code's "use the next higher value" rule is applied, hydrogen gets assigned a correction factor of 1.31. But if you extend the mathematical relationship on which the table is based, hydrogen should have a correction factor of about 2.94. Therefore, the code's standard correction procedure does not properly account for hydrogen and should not be relied on for hydrogen pipe sizing.</w:t>
      </w:r>
    </w:p>
    <w:p w14:paraId="63387700" w14:textId="77777777" w:rsidR="005242F9" w:rsidRDefault="005242F9" w:rsidP="005242F9">
      <w:pPr>
        <w:pStyle w:val="CommentText"/>
      </w:pPr>
    </w:p>
    <w:p w14:paraId="54A038F2" w14:textId="77777777" w:rsidR="005242F9" w:rsidRDefault="005242F9" w:rsidP="005242F9">
      <w:pPr>
        <w:pStyle w:val="CommentText"/>
      </w:pPr>
      <w:r>
        <w:t>If that is the case, could this be reworded for clarity?</w:t>
      </w:r>
    </w:p>
  </w:comment>
  <w:comment w:id="568" w:author="Sean de Noronha | DRG" w:date="2026-09-22T16:43:00Z" w:initials="Sd">
    <w:p w14:paraId="4ED5D823" w14:textId="3DFCE30E" w:rsidR="005C45C9" w:rsidRDefault="005C45C9">
      <w:pPr>
        <w:pStyle w:val="CommentText"/>
      </w:pPr>
      <w:r>
        <w:rPr>
          <w:rStyle w:val="CommentReference"/>
        </w:rPr>
        <w:annotationRef/>
      </w:r>
      <w:r w:rsidR="00F87B09" w:rsidRPr="00F87B09">
        <w:t>What you said is completely correct. However, this paragraph was about corrugated tubing. It has been moved to later in the section and your suggested edit has been implemented in the discussion on codes for non-corrugated tubing.</w:t>
      </w:r>
    </w:p>
  </w:comment>
  <w:comment w:id="602" w:author="Olga Arevalo Quintero" w:date="2026-09-16T08:31:00Z" w:initials="OA">
    <w:p w14:paraId="40492EF5" w14:textId="38F05A40" w:rsidR="005242F9" w:rsidRDefault="005242F9" w:rsidP="005242F9">
      <w:pPr>
        <w:pStyle w:val="CommentText"/>
      </w:pPr>
      <w:r>
        <w:rPr>
          <w:rStyle w:val="CommentReference"/>
        </w:rPr>
        <w:annotationRef/>
      </w:r>
      <w:r>
        <w:t>The correction factor √(0.60/</w:t>
      </w:r>
      <w:proofErr w:type="gramStart"/>
      <w:r>
        <w:t>S)…..?</w:t>
      </w:r>
      <w:proofErr w:type="gramEnd"/>
    </w:p>
  </w:comment>
  <w:comment w:id="603" w:author="Sean de Noronha | DRG" w:date="2026-09-22T17:00:00Z" w:initials="Sd">
    <w:p w14:paraId="3F71E0BF" w14:textId="3F8C5909" w:rsidR="00F87B09" w:rsidRPr="00F87B09" w:rsidRDefault="00F87B09">
      <w:pPr>
        <w:pStyle w:val="CommentText"/>
      </w:pPr>
      <w:r>
        <w:rPr>
          <w:rStyle w:val="CommentReference"/>
        </w:rPr>
        <w:annotationRef/>
      </w:r>
      <w:r w:rsidRPr="00F87B09">
        <w:t xml:space="preserve">It's the physical relationship that underpins </w:t>
      </w:r>
      <w:r w:rsidR="00933B92">
        <w:t xml:space="preserve">CSA B149.1:25 </w:t>
      </w:r>
      <w:r w:rsidRPr="00F87B09">
        <w:t>Table A.15, which tabulates the multipliers for various gases of relative density S other than 0.60.</w:t>
      </w:r>
    </w:p>
  </w:comment>
  <w:comment w:id="762" w:author="Olga Arevalo Quintero" w:date="2026-09-18T13:38:00Z" w:initials="OA">
    <w:p w14:paraId="226D893F" w14:textId="77777777" w:rsidR="00461703" w:rsidRDefault="00135684" w:rsidP="00461703">
      <w:pPr>
        <w:pStyle w:val="CommentText"/>
      </w:pPr>
      <w:r>
        <w:rPr>
          <w:rStyle w:val="CommentReference"/>
        </w:rPr>
        <w:annotationRef/>
      </w:r>
      <w:r w:rsidR="00461703">
        <w:t>This statement is vague. Please provide more specific details to clarify the intended meaning.</w:t>
      </w:r>
    </w:p>
  </w:comment>
  <w:comment w:id="763" w:author="Sean de Noronha | DRG" w:date="2026-09-22T17:30:00Z" w:initials="Sd">
    <w:p w14:paraId="3A0A93B4" w14:textId="033BA0E2" w:rsidR="0053195F" w:rsidRDefault="0053195F">
      <w:pPr>
        <w:pStyle w:val="CommentText"/>
      </w:pPr>
      <w:r>
        <w:rPr>
          <w:rStyle w:val="CommentReference"/>
        </w:rPr>
        <w:annotationRef/>
      </w:r>
      <w:r w:rsidRPr="0053195F">
        <w:t xml:space="preserve">Fixed, reworded and made specific. It's saying these parameters determine hydrogen compatibility, whether the installation stays within code and good-practice limits, and which code requirements each fix triggers, for example raising supply pressure above 5 </w:t>
      </w:r>
      <w:proofErr w:type="spellStart"/>
      <w:r w:rsidRPr="0053195F">
        <w:t>psig</w:t>
      </w:r>
      <w:proofErr w:type="spellEnd"/>
      <w:r w:rsidRPr="0053195F">
        <w:t xml:space="preserve"> requiring welded joints versus a pipe upsize not requiring that.</w:t>
      </w:r>
    </w:p>
  </w:comment>
  <w:comment w:id="769" w:author="Olga Arevalo Quintero" w:date="2026-09-18T13:40:00Z" w:initials="OA">
    <w:p w14:paraId="0A19A21E" w14:textId="27001F95" w:rsidR="00135684" w:rsidRDefault="00135684" w:rsidP="00135684">
      <w:pPr>
        <w:pStyle w:val="CommentText"/>
      </w:pPr>
      <w:r>
        <w:rPr>
          <w:rStyle w:val="CommentReference"/>
        </w:rPr>
        <w:annotationRef/>
      </w:r>
      <w:r>
        <w:t>What does it entail?</w:t>
      </w:r>
    </w:p>
  </w:comment>
  <w:comment w:id="770" w:author="Sean de Noronha | DRG" w:date="2026-09-22T17:29:00Z" w:initials="Sd">
    <w:p w14:paraId="1849899F" w14:textId="31E7AEEF" w:rsidR="0053195F" w:rsidRDefault="0053195F">
      <w:pPr>
        <w:pStyle w:val="CommentText"/>
      </w:pPr>
      <w:r>
        <w:rPr>
          <w:rStyle w:val="CommentReference"/>
        </w:rPr>
        <w:annotationRef/>
      </w:r>
      <w:r w:rsidRPr="0053195F">
        <w:t>Fixed, named the two mitigations directly (pipe upsize, raised supply pressure).</w:t>
      </w:r>
    </w:p>
  </w:comment>
  <w:comment w:id="776" w:author="Olga Arevalo Quintero" w:date="2026-09-17T12:51:00Z" w:initials="OA">
    <w:p w14:paraId="1E976D4D" w14:textId="77777777" w:rsidR="00461703" w:rsidRDefault="00F9774F" w:rsidP="00461703">
      <w:pPr>
        <w:pStyle w:val="CommentText"/>
      </w:pPr>
      <w:r>
        <w:rPr>
          <w:rStyle w:val="CommentReference"/>
        </w:rPr>
        <w:annotationRef/>
      </w:r>
      <w:r w:rsidR="00461703">
        <w:t>Please increase the font size to improve readability.</w:t>
      </w:r>
    </w:p>
  </w:comment>
  <w:comment w:id="777" w:author="Sean de Noronha | DRG" w:date="2026-09-29T17:20:00Z" w:initials="Sd">
    <w:p w14:paraId="076244F5" w14:textId="2D1AB73C" w:rsidR="00783110" w:rsidRDefault="00783110">
      <w:pPr>
        <w:pStyle w:val="CommentText"/>
      </w:pPr>
      <w:r>
        <w:rPr>
          <w:rStyle w:val="CommentReference"/>
        </w:rPr>
        <w:annotationRef/>
      </w:r>
      <w:r>
        <w:rPr>
          <w:rStyle w:val="CommentReference"/>
        </w:rPr>
        <w:annotationRef/>
      </w:r>
      <w:r>
        <w:t>I have increased the font size throughout the figure.</w:t>
      </w:r>
    </w:p>
  </w:comment>
  <w:comment w:id="778" w:author="Olga Arevalo Quintero" w:date="2026-09-17T16:01:00Z" w:initials="OA">
    <w:p w14:paraId="310582C4" w14:textId="77777777" w:rsidR="000A4445" w:rsidRDefault="00150A75" w:rsidP="000A4445">
      <w:pPr>
        <w:pStyle w:val="CommentText"/>
      </w:pPr>
      <w:r>
        <w:rPr>
          <w:rStyle w:val="CommentReference"/>
        </w:rPr>
        <w:annotationRef/>
      </w:r>
      <w:r w:rsidR="000A4445">
        <w:t>Fixed condition throughout section 3.4 - how should this be interpreted? Please be specific when using this type of statements.</w:t>
      </w:r>
    </w:p>
  </w:comment>
  <w:comment w:id="779" w:author="Sean de Noronha | DRG" w:date="2026-09-29T17:20:00Z" w:initials="Sd">
    <w:p w14:paraId="089E39D8" w14:textId="44256748" w:rsidR="00783110" w:rsidRDefault="00783110">
      <w:pPr>
        <w:pStyle w:val="CommentText"/>
      </w:pPr>
      <w:r>
        <w:rPr>
          <w:rStyle w:val="CommentReference"/>
        </w:rPr>
        <w:annotationRef/>
      </w:r>
      <w:r>
        <w:rPr>
          <w:rStyle w:val="CommentReference"/>
        </w:rPr>
        <w:annotationRef/>
      </w:r>
      <w:r>
        <w:rPr>
          <w:rStyle w:val="CommentReference"/>
        </w:rPr>
        <w:annotationRef/>
      </w:r>
      <w:r>
        <w:t>It means the conditions held the same for both gases throughout §3.4: the same appliance heat input rate, the same pipe size and length, and the same supply pressure of 7 in. w.c. Only the gas changes. The figure now lists these explicitly in its first box.</w:t>
      </w:r>
    </w:p>
  </w:comment>
  <w:comment w:id="780" w:author="Olga Arevalo Quintero" w:date="2026-09-17T16:04:00Z" w:initials="OA">
    <w:p w14:paraId="459B7064" w14:textId="320FE567" w:rsidR="00BC37DE" w:rsidRDefault="00150A75" w:rsidP="00BC37DE">
      <w:pPr>
        <w:pStyle w:val="CommentText"/>
      </w:pPr>
      <w:r>
        <w:rPr>
          <w:rStyle w:val="CommentReference"/>
        </w:rPr>
        <w:annotationRef/>
      </w:r>
      <w:r w:rsidR="00BC37DE">
        <w:t>Please clarify the intended meaning of the information shown inside the boxes? For example, in the volumetric flow rate and pipe velocity box, two numbers are presented, but it is not clear what they are representing. It would be helpful to clearly identify what each number refers to so that readers can interpret the information correctly.</w:t>
      </w:r>
    </w:p>
  </w:comment>
  <w:comment w:id="781" w:author="Sean de Noronha | DRG" w:date="2026-09-29T17:20:00Z" w:initials="Sd">
    <w:p w14:paraId="29168ED0" w14:textId="2FF381B3" w:rsidR="00783110" w:rsidRDefault="00783110">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The two numbers are the result on the higher heating value (HHV) basis and on the lower heating value (LHV) basis. Each number is now labeled with its basis, and the two bases are shown in different colors throughout the figure.</w:t>
      </w:r>
    </w:p>
  </w:comment>
  <w:comment w:id="782" w:author="Olga Arevalo Quintero" w:date="2026-09-18T11:44:00Z" w:initials="OA">
    <w:p w14:paraId="2B1F2430" w14:textId="77777777" w:rsidR="00BC37DE" w:rsidRDefault="00032151" w:rsidP="00BC37DE">
      <w:pPr>
        <w:pStyle w:val="CommentText"/>
      </w:pPr>
      <w:r>
        <w:rPr>
          <w:rStyle w:val="CommentReference"/>
        </w:rPr>
        <w:annotationRef/>
      </w:r>
      <w:r w:rsidR="00BC37DE">
        <w:t>Please ensure that the figure clearly conveys the key information being highlighted. The main message should be easy for readers to identify and understand at a glance. Where needed, consider adding additional labels or explanations to improve clarity and interpretation. Happy to discuss this further if helpful.</w:t>
      </w:r>
    </w:p>
  </w:comment>
  <w:comment w:id="783" w:author="Sean de Noronha | DRG" w:date="2026-09-29T17:20:00Z" w:initials="Sd">
    <w:p w14:paraId="351797B5" w14:textId="6F636AF4" w:rsidR="00783110" w:rsidRDefault="00783110">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I have added a two-line statement of the main message at the top of the figure, labeled every value, and cut the text in the boxes to the essentials.</w:t>
      </w:r>
    </w:p>
  </w:comment>
  <w:comment w:id="790" w:author="Olga Arevalo Quintero" w:date="2026-09-18T14:01:00Z" w:initials="OA">
    <w:p w14:paraId="02AA1B25" w14:textId="77777777" w:rsidR="00B6624C" w:rsidRDefault="00B6624C" w:rsidP="00B6624C">
      <w:pPr>
        <w:pStyle w:val="CommentText"/>
      </w:pPr>
      <w:r>
        <w:rPr>
          <w:rStyle w:val="CommentReference"/>
        </w:rPr>
        <w:annotationRef/>
      </w:r>
      <w:r>
        <w:t>Please confirm if the proposed rewording is accurate.</w:t>
      </w:r>
    </w:p>
  </w:comment>
  <w:comment w:id="791" w:author="Sean de Noronha | DRG" w:date="2026-09-23T10:37:00Z" w:initials="Sd">
    <w:p w14:paraId="49FD0001" w14:textId="7C71BD1B" w:rsidR="00461908" w:rsidRDefault="00461908">
      <w:pPr>
        <w:pStyle w:val="CommentText"/>
      </w:pPr>
      <w:r>
        <w:rPr>
          <w:rStyle w:val="CommentReference"/>
        </w:rPr>
        <w:annotationRef/>
      </w:r>
      <w:r>
        <w:t>Yes, the proposed rewording is accurate.</w:t>
      </w:r>
    </w:p>
  </w:comment>
  <w:comment w:id="849" w:author="Olga Arevalo Quintero" w:date="2026-09-18T14:32:00Z" w:initials="OA">
    <w:p w14:paraId="523D3119" w14:textId="77777777" w:rsidR="006700F8" w:rsidRDefault="00C72410" w:rsidP="006700F8">
      <w:pPr>
        <w:pStyle w:val="CommentText"/>
      </w:pPr>
      <w:r>
        <w:rPr>
          <w:rStyle w:val="CommentReference"/>
        </w:rPr>
        <w:annotationRef/>
      </w:r>
      <w:r w:rsidR="006700F8">
        <w:t xml:space="preserve">What does this </w:t>
      </w:r>
      <w:proofErr w:type="gramStart"/>
      <w:r w:rsidR="006700F8">
        <w:t>means</w:t>
      </w:r>
      <w:proofErr w:type="gramEnd"/>
      <w:r w:rsidR="006700F8">
        <w:t xml:space="preserve"> on explicit terms? Is this assuming that the friction factor is the same for H2 and natural gas? I f that is the case, it is very important to clearly state that in the sentence:</w:t>
      </w:r>
    </w:p>
    <w:p w14:paraId="10917DFA" w14:textId="77777777" w:rsidR="006700F8" w:rsidRDefault="006700F8" w:rsidP="006700F8">
      <w:pPr>
        <w:pStyle w:val="CommentText"/>
      </w:pPr>
    </w:p>
    <w:p w14:paraId="42566AC5" w14:textId="77777777" w:rsidR="006700F8" w:rsidRDefault="006700F8" w:rsidP="006700F8">
      <w:pPr>
        <w:pStyle w:val="CommentText"/>
      </w:pPr>
      <w:r>
        <w:t>Assuming the friction factor remains unchanged, the Darcy-Weisbach relationship predicts a hydrogen pressure drop approximately 11% higher than that of natural gas on an HHV basis and approximately 26% higher on an LHV basis.</w:t>
      </w:r>
    </w:p>
  </w:comment>
  <w:comment w:id="850" w:author="Sean de Noronha | DRG" w:date="2026-09-23T11:25:00Z" w:initials="Sd">
    <w:p w14:paraId="0C8D4881" w14:textId="72F5307F" w:rsidR="008C42C9" w:rsidRDefault="008C42C9">
      <w:pPr>
        <w:pStyle w:val="CommentText"/>
      </w:pPr>
      <w:r>
        <w:rPr>
          <w:rStyle w:val="CommentReference"/>
        </w:rPr>
        <w:annotationRef/>
      </w:r>
      <w:r w:rsidRPr="008C42C9">
        <w:t>Yes, that's exactly the assumption</w:t>
      </w:r>
      <w:r>
        <w:t>. The proposed rewording has been implemented</w:t>
      </w:r>
      <w:r w:rsidRPr="008C42C9">
        <w:t>.</w:t>
      </w:r>
    </w:p>
  </w:comment>
  <w:comment w:id="873" w:author="Olga Arevalo Quintero" w:date="2026-09-18T15:00:00Z" w:initials="OA">
    <w:p w14:paraId="3E9642B3" w14:textId="77777777" w:rsidR="000A4445" w:rsidRDefault="006D786A" w:rsidP="000A4445">
      <w:pPr>
        <w:pStyle w:val="CommentText"/>
      </w:pPr>
      <w:r>
        <w:rPr>
          <w:rStyle w:val="CommentReference"/>
        </w:rPr>
        <w:annotationRef/>
      </w:r>
      <w:r w:rsidR="000A4445">
        <w:t>Where is this information coming from? Please provide a citation or reference to support this statement.</w:t>
      </w:r>
    </w:p>
  </w:comment>
  <w:comment w:id="874" w:author="Sean de Noronha | DRG" w:date="2026-09-29T17:20:00Z" w:initials="Sd">
    <w:p w14:paraId="7B0D1A73" w14:textId="006E444F" w:rsidR="00783110" w:rsidRDefault="00783110">
      <w:pPr>
        <w:pStyle w:val="CommentText"/>
      </w:pPr>
      <w:r>
        <w:rPr>
          <w:rStyle w:val="CommentReference"/>
        </w:rPr>
        <w:annotationRef/>
      </w:r>
      <w:r>
        <w:t>The 20 and 40 m/s values come from the U.K. natural-gas distribution standard IGEM/TD/3, which limits velocity in mains to 20 m/s where dust may be present and allows up to 40 m/s in filtered systems. I have cited it, together with the SGN/DNV project set up to establish a hydrogen value and the industrial hydrogen pipeline guidance of EIGA, and reworded the sentence accordingly.</w:t>
      </w:r>
    </w:p>
  </w:comment>
  <w:comment w:id="878" w:author="Sean de Noronha | DRG" w:date="2026-09-29T16:50:00Z" w:initials="Sd">
    <w:p w14:paraId="329FC4AA" w14:textId="3828F08A" w:rsidR="004F1509" w:rsidRDefault="004F1509">
      <w:pPr>
        <w:pStyle w:val="CommentText"/>
      </w:pPr>
      <w:r>
        <w:rPr>
          <w:rStyle w:val="CommentReference"/>
        </w:rPr>
        <w:annotationRef/>
      </w:r>
      <w:r>
        <w:t>The sources check out but I don’t understand this sentence really.</w:t>
      </w:r>
    </w:p>
  </w:comment>
  <w:comment w:id="886" w:author="Olga Arevalo Quintero" w:date="2026-09-18T15:03:00Z" w:initials="OA">
    <w:p w14:paraId="4C4672B5" w14:textId="5E66252B" w:rsidR="0042305B" w:rsidRDefault="006F675C" w:rsidP="0042305B">
      <w:pPr>
        <w:pStyle w:val="CommentText"/>
      </w:pPr>
      <w:r>
        <w:rPr>
          <w:rStyle w:val="CommentReference"/>
        </w:rPr>
        <w:annotationRef/>
      </w:r>
      <w:r w:rsidR="0042305B">
        <w:t>Was this discussed in 3.4.2? Why is it repeated here?</w:t>
      </w:r>
      <w:r w:rsidR="0042305B">
        <w:rPr>
          <w:noProof/>
        </w:rPr>
        <w:drawing>
          <wp:inline distT="0" distB="0" distL="0" distR="0" wp14:anchorId="0B3AEED3" wp14:editId="57543352">
            <wp:extent cx="1352620" cy="317516"/>
            <wp:effectExtent l="0" t="0" r="0" b="6350"/>
            <wp:docPr id="1982247157"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73330" name="Picture 1661073330" descr="Image"/>
                    <pic:cNvPicPr/>
                  </pic:nvPicPr>
                  <pic:blipFill>
                    <a:blip r:embed="rId2">
                      <a:extLst>
                        <a:ext uri="{28A0092B-C50C-407E-A947-70E740481C1C}">
                          <a14:useLocalDpi xmlns:a14="http://schemas.microsoft.com/office/drawing/2010/main" val="0"/>
                        </a:ext>
                      </a:extLst>
                    </a:blip>
                    <a:stretch>
                      <a:fillRect/>
                    </a:stretch>
                  </pic:blipFill>
                  <pic:spPr>
                    <a:xfrm>
                      <a:off x="0" y="0"/>
                      <a:ext cx="1352620" cy="317516"/>
                    </a:xfrm>
                    <a:prstGeom prst="rect">
                      <a:avLst/>
                    </a:prstGeom>
                  </pic:spPr>
                </pic:pic>
              </a:graphicData>
            </a:graphic>
          </wp:inline>
        </w:drawing>
      </w:r>
      <w:r w:rsidR="0042305B">
        <w:br/>
      </w:r>
      <w:r w:rsidR="0042305B">
        <w:tab/>
      </w:r>
      <w:r w:rsidR="0042305B">
        <w:rPr>
          <w:noProof/>
        </w:rPr>
        <w:drawing>
          <wp:inline distT="0" distB="0" distL="0" distR="0" wp14:anchorId="39A5C9FE" wp14:editId="29522EED">
            <wp:extent cx="4019757" cy="152408"/>
            <wp:effectExtent l="0" t="0" r="0" b="0"/>
            <wp:docPr id="2070211701"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0543" name="Picture 364470543" descr="Image"/>
                    <pic:cNvPicPr/>
                  </pic:nvPicPr>
                  <pic:blipFill>
                    <a:blip r:embed="rId3">
                      <a:extLst>
                        <a:ext uri="{28A0092B-C50C-407E-A947-70E740481C1C}">
                          <a14:useLocalDpi xmlns:a14="http://schemas.microsoft.com/office/drawing/2010/main" val="0"/>
                        </a:ext>
                      </a:extLst>
                    </a:blip>
                    <a:stretch>
                      <a:fillRect/>
                    </a:stretch>
                  </pic:blipFill>
                  <pic:spPr>
                    <a:xfrm>
                      <a:off x="0" y="0"/>
                      <a:ext cx="4019757" cy="152408"/>
                    </a:xfrm>
                    <a:prstGeom prst="rect">
                      <a:avLst/>
                    </a:prstGeom>
                  </pic:spPr>
                </pic:pic>
              </a:graphicData>
            </a:graphic>
          </wp:inline>
        </w:drawing>
      </w:r>
    </w:p>
  </w:comment>
  <w:comment w:id="887" w:author="Sean de Noronha | DRG" w:date="2026-09-23T11:31:00Z" w:initials="Sd">
    <w:p w14:paraId="33568A04" w14:textId="22CCCAAB" w:rsidR="008C42C9" w:rsidRDefault="008C42C9">
      <w:pPr>
        <w:pStyle w:val="CommentText"/>
      </w:pPr>
      <w:r>
        <w:rPr>
          <w:rStyle w:val="CommentReference"/>
        </w:rPr>
        <w:annotationRef/>
      </w:r>
      <w:r w:rsidRPr="008C42C9">
        <w:t>Yes, correct, it's the same ratio as §3.4.2 under the equal-friction-factor assumption. Reworded to cross-reference rather than rederive it.</w:t>
      </w:r>
    </w:p>
  </w:comment>
  <w:comment w:id="921" w:author="Olga Arevalo Quintero" w:date="2026-09-18T15:17:00Z" w:initials="OA">
    <w:p w14:paraId="06E33999" w14:textId="77777777" w:rsidR="003A12FA" w:rsidRDefault="004B0396" w:rsidP="003A12FA">
      <w:pPr>
        <w:pStyle w:val="CommentText"/>
      </w:pPr>
      <w:r>
        <w:rPr>
          <w:rStyle w:val="CommentReference"/>
        </w:rPr>
        <w:annotationRef/>
      </w:r>
      <w:r w:rsidR="003A12FA">
        <w:t>Is this referring to a preliminary proposed solution that could be used to assess if the issue can be mitigated? If so, it would be helpful to clearly state what this mean in the context of this report.</w:t>
      </w:r>
    </w:p>
  </w:comment>
  <w:comment w:id="922" w:author="Sean de Noronha | DRG" w:date="2026-09-23T12:04:00Z" w:initials="Sd">
    <w:p w14:paraId="409546E8" w14:textId="5777EE3B" w:rsidR="00A321DA" w:rsidRDefault="00A321DA">
      <w:pPr>
        <w:pStyle w:val="CommentText"/>
      </w:pPr>
      <w:r>
        <w:rPr>
          <w:rStyle w:val="CommentReference"/>
        </w:rPr>
        <w:annotationRef/>
      </w:r>
      <w:r>
        <w:t>Yes, I have modified the text to make it clearer.</w:t>
      </w:r>
    </w:p>
  </w:comment>
  <w:comment w:id="927" w:author="Olga Arevalo Quintero" w:date="2026-09-18T15:37:00Z" w:initials="OA">
    <w:p w14:paraId="5F67C761" w14:textId="7F4E40EF" w:rsidR="00924DCD" w:rsidRDefault="00924DCD" w:rsidP="00924DCD">
      <w:pPr>
        <w:pStyle w:val="CommentText"/>
      </w:pPr>
      <w:r>
        <w:rPr>
          <w:rStyle w:val="CommentReference"/>
        </w:rPr>
        <w:annotationRef/>
      </w:r>
      <w:r>
        <w:t>Please explain the figure here.</w:t>
      </w:r>
    </w:p>
  </w:comment>
  <w:comment w:id="928" w:author="Sean de Noronha | DRG" w:date="2026-09-23T12:05:00Z" w:initials="Sd">
    <w:p w14:paraId="3B0A81AA" w14:textId="57CE0F27" w:rsidR="00A321DA" w:rsidRDefault="00A321DA">
      <w:pPr>
        <w:pStyle w:val="CommentText"/>
      </w:pPr>
      <w:r>
        <w:rPr>
          <w:rStyle w:val="CommentReference"/>
        </w:rPr>
        <w:annotationRef/>
      </w:r>
      <w:r w:rsidR="007E4085">
        <w:t>I have added an explanation of the figure here.</w:t>
      </w:r>
    </w:p>
  </w:comment>
  <w:comment w:id="939" w:author="Olga Arevalo Quintero" w:date="2026-09-18T15:34:00Z" w:initials="OA">
    <w:p w14:paraId="0AD53DFF" w14:textId="77777777" w:rsidR="000A4445" w:rsidRDefault="00692C2A" w:rsidP="000A4445">
      <w:pPr>
        <w:pStyle w:val="CommentText"/>
      </w:pPr>
      <w:r>
        <w:rPr>
          <w:rStyle w:val="CommentReference"/>
        </w:rPr>
        <w:annotationRef/>
      </w:r>
      <w:r w:rsidR="000A4445">
        <w:t>What specific operational point is the horizontal natural gas line crossing at 0 dB representing? Is it correct representing it as a single straight line extending over X axis? What are the assumptions made here?</w:t>
      </w:r>
    </w:p>
  </w:comment>
  <w:comment w:id="940" w:author="Sean de Noronha | DRG" w:date="2026-09-23T13:36:00Z" w:initials="Sd">
    <w:p w14:paraId="25AEF2F9" w14:textId="6EE041D1" w:rsidR="007E4085" w:rsidRDefault="007E4085">
      <w:pPr>
        <w:pStyle w:val="CommentText"/>
      </w:pPr>
      <w:r>
        <w:rPr>
          <w:rStyle w:val="CommentReference"/>
        </w:rPr>
        <w:annotationRef/>
      </w:r>
      <w:r w:rsidRPr="007E4085">
        <w:t xml:space="preserve">The 0 dB line marks the fixed natural-gas reference point, the noise level at natural gas's own delivery pressure of 7 in. w.c. (≈0.25 </w:t>
      </w:r>
      <w:proofErr w:type="spellStart"/>
      <w:r w:rsidRPr="007E4085">
        <w:t>psig</w:t>
      </w:r>
      <w:proofErr w:type="spellEnd"/>
      <w:r w:rsidRPr="007E4085">
        <w:t>). It's drawn as a flat horizontal line because natural gas isn't varying in this figure, only hydrogen's supply pressure is swept across the x-axis, so the line is just a constant reference to show where hydrogen's curve needs to fall to match it, not natural-gas noise plotted as a function of pressure. Clarified this in the caption.</w:t>
      </w:r>
    </w:p>
  </w:comment>
  <w:comment w:id="978" w:author="Olga Arevalo Quintero" w:date="2026-09-18T15:49:00Z" w:initials="OA">
    <w:p w14:paraId="76CA87C0" w14:textId="77777777" w:rsidR="00E52DB1" w:rsidRDefault="00E52DB1" w:rsidP="00E52DB1">
      <w:pPr>
        <w:pStyle w:val="CommentText"/>
      </w:pPr>
      <w:r>
        <w:rPr>
          <w:rStyle w:val="CommentReference"/>
        </w:rPr>
        <w:annotationRef/>
      </w:r>
      <w:r>
        <w:t>Please provide a brief explanation of the values in the table.</w:t>
      </w:r>
    </w:p>
  </w:comment>
  <w:comment w:id="979" w:author="Sean de Noronha | DRG" w:date="2026-09-23T13:53:00Z" w:initials="Sd">
    <w:p w14:paraId="78E6192D" w14:textId="57300852" w:rsidR="00D62EA6" w:rsidRDefault="00D62EA6">
      <w:pPr>
        <w:pStyle w:val="CommentText"/>
      </w:pPr>
      <w:r>
        <w:rPr>
          <w:rStyle w:val="CommentReference"/>
        </w:rPr>
        <w:annotationRef/>
      </w:r>
      <w:r>
        <w:t>A brief explanation of the values in the table has been added to the preceding paragraph.</w:t>
      </w:r>
    </w:p>
  </w:comment>
  <w:comment w:id="1004" w:author="Olga Arevalo Quintero" w:date="2026-09-18T16:03:00Z" w:initials="OA">
    <w:p w14:paraId="5C84DFCC" w14:textId="77777777" w:rsidR="000A4445" w:rsidRDefault="00A03408" w:rsidP="000A4445">
      <w:pPr>
        <w:pStyle w:val="CommentText"/>
      </w:pPr>
      <w:r>
        <w:rPr>
          <w:rStyle w:val="CommentReference"/>
        </w:rPr>
        <w:annotationRef/>
      </w:r>
      <w:r w:rsidR="000A4445">
        <w:t>What is considered a "small pressure" for the purpose of applying this equation? Please define the applicable pressure range or provide criteria for determining when the equation can be used.</w:t>
      </w:r>
    </w:p>
  </w:comment>
  <w:comment w:id="1005" w:author="Sean de Noronha | DRG" w:date="2026-09-23T13:55:00Z" w:initials="Sd">
    <w:p w14:paraId="11DE61E8" w14:textId="74EBE941" w:rsidR="00D62EA6" w:rsidRDefault="00DC43FF">
      <w:pPr>
        <w:pStyle w:val="CommentText"/>
      </w:pPr>
      <w:r w:rsidRPr="00DC43FF">
        <w:t xml:space="preserve">The threshold is 1.5 </w:t>
      </w:r>
      <w:proofErr w:type="spellStart"/>
      <w:r w:rsidRPr="00DC43FF">
        <w:t>psig</w:t>
      </w:r>
      <w:proofErr w:type="spellEnd"/>
      <w:r w:rsidRPr="00DC43FF">
        <w:t xml:space="preserve"> (10.3 kPa), it's the operating pressure boundary </w:t>
      </w:r>
      <w:r w:rsidR="00933B92">
        <w:t xml:space="preserve">CSA B149.1:25 </w:t>
      </w:r>
      <w:r w:rsidRPr="00DC43FF">
        <w:t xml:space="preserve">Annex A.3.5 itself uses to separate the low-pressure and high-pressure forms of the equation. </w:t>
      </w:r>
      <w:r>
        <w:t xml:space="preserve">It is now </w:t>
      </w:r>
      <w:r w:rsidRPr="00DC43FF">
        <w:t xml:space="preserve">stated </w:t>
      </w:r>
      <w:r>
        <w:t xml:space="preserve">more clearly in </w:t>
      </w:r>
      <w:r w:rsidRPr="00DC43FF">
        <w:t>the</w:t>
      </w:r>
      <w:r>
        <w:t xml:space="preserve"> text</w:t>
      </w:r>
      <w:r w:rsidRPr="00DC43FF">
        <w:t>.</w:t>
      </w:r>
    </w:p>
  </w:comment>
  <w:comment w:id="1013" w:author="Olga Arevalo Quintero" w:date="2026-09-18T16:17:00Z" w:initials="OA">
    <w:p w14:paraId="4A9ECAC3" w14:textId="1704E115" w:rsidR="00833185" w:rsidRDefault="00833185" w:rsidP="00833185">
      <w:pPr>
        <w:pStyle w:val="CommentText"/>
      </w:pPr>
      <w:r>
        <w:rPr>
          <w:rStyle w:val="CommentReference"/>
        </w:rPr>
        <w:annotationRef/>
      </w:r>
      <w:r>
        <w:t xml:space="preserve">Same as the </w:t>
      </w:r>
      <w:proofErr w:type="spellStart"/>
      <w:r>
        <w:t>Polyflow</w:t>
      </w:r>
      <w:proofErr w:type="spellEnd"/>
      <w:r>
        <w:t xml:space="preserve"> equation?</w:t>
      </w:r>
    </w:p>
  </w:comment>
  <w:comment w:id="1014" w:author="Sean de Noronha | DRG" w:date="2026-09-23T14:23:00Z" w:initials="Sd">
    <w:p w14:paraId="77556A57" w14:textId="18EAB725" w:rsidR="002D5A47" w:rsidRDefault="002D5A47">
      <w:pPr>
        <w:pStyle w:val="CommentText"/>
      </w:pPr>
      <w:r>
        <w:rPr>
          <w:rStyle w:val="CommentReference"/>
        </w:rPr>
        <w:annotationRef/>
      </w:r>
      <w:r>
        <w:t>No, it is a different equation, but it forms the basis of the Polyflo equation. I have separated the discussion that introduces the GFE from the discussion that introduces the Polyflo equation</w:t>
      </w:r>
    </w:p>
  </w:comment>
  <w:comment w:id="1017" w:author="Olga Arevalo Quintero" w:date="2026-09-19T08:30:00Z" w:initials="OA">
    <w:p w14:paraId="6F7ED507" w14:textId="238D867D" w:rsidR="0070045B" w:rsidRDefault="0070045B" w:rsidP="0070045B">
      <w:pPr>
        <w:pStyle w:val="CommentText"/>
      </w:pPr>
      <w:r>
        <w:rPr>
          <w:rStyle w:val="CommentReference"/>
        </w:rPr>
        <w:annotationRef/>
      </w:r>
      <w:r>
        <w:t>This is then assuming that the exponents are not derived based on the physical properties of the gas, is that correct?</w:t>
      </w:r>
    </w:p>
  </w:comment>
  <w:comment w:id="1018" w:author="Sean de Noronha | DRG" w:date="2026-09-23T14:33:00Z" w:initials="Sd">
    <w:p w14:paraId="51085CC6" w14:textId="1DE65134" w:rsidR="00461135" w:rsidRDefault="00461135">
      <w:pPr>
        <w:pStyle w:val="CommentText"/>
      </w:pPr>
      <w:r>
        <w:rPr>
          <w:rStyle w:val="CommentReference"/>
        </w:rPr>
        <w:annotationRef/>
      </w:r>
      <w:r w:rsidRPr="00461135">
        <w:t>Yes, that's correct. n, and the 2.623 and 0.541 it's solved from, are fixed constants</w:t>
      </w:r>
      <w:r>
        <w:t xml:space="preserve"> that are</w:t>
      </w:r>
      <w:r w:rsidRPr="00461135">
        <w:t xml:space="preserve"> not based on any specific gas's physical properties.</w:t>
      </w:r>
    </w:p>
  </w:comment>
  <w:comment w:id="1023" w:author="Olga Arevalo Quintero" w:date="2026-09-18T16:44:00Z" w:initials="OA">
    <w:p w14:paraId="490BB8A1" w14:textId="77777777" w:rsidR="00751790" w:rsidRDefault="00751790" w:rsidP="00751790">
      <w:pPr>
        <w:pStyle w:val="CommentText"/>
      </w:pPr>
      <w:r>
        <w:rPr>
          <w:rStyle w:val="CommentReference"/>
        </w:rPr>
        <w:annotationRef/>
      </w:r>
      <w:r>
        <w:t>For future work and in case someone would like to know how this equation was derived, please provide the derivation as supplementary information.</w:t>
      </w:r>
    </w:p>
  </w:comment>
  <w:comment w:id="1024" w:author="Sean de Noronha | DRG" w:date="2026-09-23T14:35:00Z" w:initials="Sd">
    <w:p w14:paraId="417D3A27" w14:textId="4CFF9C11" w:rsidR="00461135" w:rsidRDefault="00461135">
      <w:pPr>
        <w:pStyle w:val="CommentText"/>
      </w:pPr>
      <w:r>
        <w:rPr>
          <w:rStyle w:val="CommentReference"/>
        </w:rPr>
        <w:annotationRef/>
      </w:r>
      <w:r w:rsidR="001D1CE4">
        <w:t>The paragraph following the equation already mentioned Appendix B contains the full derivation. I have moved the sentence to be near the start of the paragraph so that this is clearer to the reader.</w:t>
      </w:r>
    </w:p>
  </w:comment>
  <w:comment w:id="1025" w:author="Olga Arevalo Quintero" w:date="2026-09-18T16:45:00Z" w:initials="OA">
    <w:p w14:paraId="5A1AA9AB" w14:textId="77777777" w:rsidR="00751790" w:rsidRDefault="00751790" w:rsidP="00751790">
      <w:pPr>
        <w:pStyle w:val="CommentText"/>
      </w:pPr>
      <w:r>
        <w:rPr>
          <w:rStyle w:val="CommentReference"/>
        </w:rPr>
        <w:annotationRef/>
      </w:r>
      <w:r>
        <w:t>Where does this term come from?</w:t>
      </w:r>
    </w:p>
  </w:comment>
  <w:comment w:id="1026" w:author="Sean de Noronha | DRG" w:date="2026-09-23T14:37:00Z" w:initials="Sd">
    <w:p w14:paraId="5AEE4675" w14:textId="2BD799EB" w:rsidR="001D1CE4" w:rsidRDefault="001D1CE4">
      <w:pPr>
        <w:pStyle w:val="CommentText"/>
      </w:pPr>
      <w:r>
        <w:rPr>
          <w:rStyle w:val="CommentReference"/>
        </w:rPr>
        <w:annotationRef/>
      </w:r>
      <w:r>
        <w:t>This can be found in the full derivation written out in Appendix B.</w:t>
      </w:r>
    </w:p>
  </w:comment>
  <w:comment w:id="1081" w:author="Olga Arevalo Quintero" w:date="2026-09-18T17:07:00Z" w:initials="OA">
    <w:p w14:paraId="5CD092AA" w14:textId="77777777" w:rsidR="000A4445" w:rsidRDefault="0076112B" w:rsidP="000A4445">
      <w:pPr>
        <w:pStyle w:val="CommentText"/>
      </w:pPr>
      <w:r>
        <w:rPr>
          <w:rStyle w:val="CommentReference"/>
        </w:rPr>
        <w:annotationRef/>
      </w:r>
      <w:r w:rsidR="000A4445">
        <w:t>Is this statement referring to the current equation and the corresponding S and U values derived in this section? Please clarify.</w:t>
      </w:r>
    </w:p>
  </w:comment>
  <w:comment w:id="1082" w:author="Sean de Noronha | DRG" w:date="2026-09-23T15:24:00Z" w:initials="Sd">
    <w:p w14:paraId="5DE8025A" w14:textId="454C989F" w:rsidR="008F6492" w:rsidRDefault="008F6492">
      <w:pPr>
        <w:pStyle w:val="CommentText"/>
      </w:pPr>
      <w:r>
        <w:rPr>
          <w:rStyle w:val="CommentReference"/>
        </w:rPr>
        <w:annotationRef/>
      </w:r>
      <w:r w:rsidRPr="008F6492">
        <w:t xml:space="preserve">No, this isn't referring to the equation derived earlier in this section, it's about Polyflo itself. Polyflo already corrects for the gas through Cr, which carries both relative density and viscosity, and Equation (8) just makes that explicit by taking S and μ as direct inputs. The multiplier route (Table A.15) corrects only for </w:t>
      </w:r>
      <w:proofErr w:type="gramStart"/>
      <w:r w:rsidRPr="008F6492">
        <w:t>density,</w:t>
      </w:r>
      <w:proofErr w:type="gramEnd"/>
      <w:r w:rsidRPr="008F6492">
        <w:t xml:space="preserve"> it has no viscosity term at all.</w:t>
      </w:r>
    </w:p>
  </w:comment>
  <w:comment w:id="1084" w:author="Olga Arevalo Quintero" w:date="2026-09-19T10:01:00Z" w:initials="OA">
    <w:p w14:paraId="4A5C2991" w14:textId="74FDA939" w:rsidR="00AC5C6F" w:rsidRDefault="00AC5C6F" w:rsidP="00AC5C6F">
      <w:pPr>
        <w:pStyle w:val="CommentText"/>
      </w:pPr>
      <w:r>
        <w:rPr>
          <w:rStyle w:val="CommentReference"/>
        </w:rPr>
        <w:annotationRef/>
      </w:r>
      <w:r>
        <w:t>Please add an example in the Annex that support this statement.</w:t>
      </w:r>
    </w:p>
  </w:comment>
  <w:comment w:id="1085" w:author="Sean de Noronha | DRG" w:date="2026-09-23T15:29:00Z" w:initials="Sd">
    <w:p w14:paraId="7DBE67A0" w14:textId="2E89C96B" w:rsidR="00647188" w:rsidRPr="004A29B4" w:rsidRDefault="004A29B4">
      <w:pPr>
        <w:pStyle w:val="CommentText"/>
      </w:pPr>
      <w:r w:rsidRPr="004A29B4">
        <w:t>A table or figure showing both routes side by side, with the percent difference per cell, would make this concrete. I've held off on adding that for now, happy to if you'd like it. Since the next sentence establishes that the 6.9% is on the safe side, an under-prediction rather than an over-prediction, this isn't a major concern so much as an observation made during the study.</w:t>
      </w:r>
    </w:p>
  </w:comment>
  <w:comment w:id="1088" w:author="Olga Arevalo Quintero" w:date="2026-09-19T09:59:00Z" w:initials="OA">
    <w:p w14:paraId="0AFC5F9E" w14:textId="77777777" w:rsidR="00AC5C6F" w:rsidRDefault="00AC5C6F" w:rsidP="00AC5C6F">
      <w:pPr>
        <w:pStyle w:val="CommentText"/>
      </w:pPr>
      <w:r>
        <w:rPr>
          <w:rStyle w:val="CommentReference"/>
        </w:rPr>
        <w:annotationRef/>
      </w:r>
      <w:r>
        <w:t>What does this mean or entail in practical terms?</w:t>
      </w:r>
    </w:p>
  </w:comment>
  <w:comment w:id="1089" w:author="Sean de Noronha | DRG" w:date="2026-09-23T15:38:00Z" w:initials="Sd">
    <w:p w14:paraId="6E9E4719" w14:textId="35C72FF9" w:rsidR="004A29B4" w:rsidRDefault="004A29B4">
      <w:pPr>
        <w:pStyle w:val="CommentText"/>
      </w:pPr>
      <w:r>
        <w:rPr>
          <w:rStyle w:val="CommentReference"/>
        </w:rPr>
        <w:annotationRef/>
      </w:r>
      <w:r>
        <w:t xml:space="preserve">I have elaborated on the practical implications. </w:t>
      </w:r>
      <w:r w:rsidRPr="004A29B4">
        <w:t xml:space="preserve">The multiplier predicts a lower capacity than the direct calculation, so it's conservative, the pipe ends up able to carry more than required, not less. If it were the other way round and </w:t>
      </w:r>
      <w:proofErr w:type="gramStart"/>
      <w:r w:rsidRPr="004A29B4">
        <w:t>it</w:t>
      </w:r>
      <w:proofErr w:type="gramEnd"/>
      <w:r w:rsidRPr="004A29B4">
        <w:t xml:space="preserve"> over-predicted capacity, that would be non-conservative and </w:t>
      </w:r>
      <w:r>
        <w:t>a safety concern</w:t>
      </w:r>
      <w:r w:rsidRPr="004A29B4">
        <w:t>, here it isn't.</w:t>
      </w:r>
    </w:p>
  </w:comment>
  <w:comment w:id="1094" w:author="Olga Arevalo Quintero" w:date="2026-09-19T10:02:00Z" w:initials="OA">
    <w:p w14:paraId="282C9884" w14:textId="77777777" w:rsidR="00E10E17" w:rsidRDefault="00AC5C6F" w:rsidP="00E10E17">
      <w:pPr>
        <w:pStyle w:val="CommentText"/>
      </w:pPr>
      <w:r>
        <w:rPr>
          <w:rStyle w:val="CommentReference"/>
        </w:rPr>
        <w:annotationRef/>
      </w:r>
      <w:r w:rsidR="00E10E17">
        <w:t>Please specify what the two routes are. Please be specific.</w:t>
      </w:r>
    </w:p>
  </w:comment>
  <w:comment w:id="1095" w:author="Sean de Noronha | DRG" w:date="2026-09-23T15:56:00Z" w:initials="Sd">
    <w:p w14:paraId="3FF740A5" w14:textId="5DEDB8B4" w:rsidR="003946AE" w:rsidRDefault="003946AE">
      <w:pPr>
        <w:pStyle w:val="CommentText"/>
      </w:pPr>
      <w:r>
        <w:rPr>
          <w:rStyle w:val="CommentReference"/>
        </w:rPr>
        <w:annotationRef/>
      </w:r>
      <w:r w:rsidRPr="003946AE">
        <w:t>The two routes are direct substitution of the target gas's own S and μ into the Polyflo equation, and the multiplier route.</w:t>
      </w:r>
      <w:r>
        <w:t xml:space="preserve"> I have made this clearer in the text.</w:t>
      </w:r>
    </w:p>
  </w:comment>
  <w:comment w:id="1114" w:author="Olga Arevalo Quintero" w:date="2026-09-18T17:10:00Z" w:initials="OA">
    <w:p w14:paraId="7CBF854A" w14:textId="3709739E" w:rsidR="004021D9" w:rsidRDefault="004021D9" w:rsidP="004021D9">
      <w:pPr>
        <w:pStyle w:val="CommentText"/>
      </w:pPr>
      <w:r>
        <w:rPr>
          <w:rStyle w:val="CommentReference"/>
        </w:rPr>
        <w:annotationRef/>
      </w:r>
      <w:r>
        <w:t>Is this a typo?</w:t>
      </w:r>
    </w:p>
  </w:comment>
  <w:comment w:id="1115" w:author="Sean de Noronha | DRG" w:date="2026-09-23T16:02:00Z" w:initials="Sd">
    <w:p w14:paraId="2CE69078" w14:textId="298394D7" w:rsidR="00933B92" w:rsidRDefault="00933B92">
      <w:pPr>
        <w:pStyle w:val="CommentText"/>
      </w:pPr>
      <w:r>
        <w:rPr>
          <w:rStyle w:val="CommentReference"/>
        </w:rPr>
        <w:annotationRef/>
      </w:r>
      <w:r w:rsidRPr="00933B92">
        <w:t>Not a typo. CSA B149.1 Annex A and B each give a) tables in imperial units and b) tables in SI units</w:t>
      </w:r>
      <w:r>
        <w:t>;</w:t>
      </w:r>
      <w:r w:rsidRPr="00933B92">
        <w:t xml:space="preserve"> both give identical results, </w:t>
      </w:r>
      <w:r>
        <w:t xml:space="preserve">but </w:t>
      </w:r>
      <w:r w:rsidRPr="00933B92">
        <w:t xml:space="preserve">we use the b) variants for </w:t>
      </w:r>
      <w:r>
        <w:t xml:space="preserve">calculations as a matter of </w:t>
      </w:r>
      <w:r w:rsidRPr="00933B92">
        <w:t>convenience.</w:t>
      </w:r>
      <w:r>
        <w:t xml:space="preserve"> The conclusions apply to both a) and b) variants equally. It is simply a </w:t>
      </w:r>
      <w:proofErr w:type="gramStart"/>
      <w:r>
        <w:t>units</w:t>
      </w:r>
      <w:proofErr w:type="gramEnd"/>
      <w:r>
        <w:t xml:space="preserve"> preference.</w:t>
      </w:r>
    </w:p>
  </w:comment>
  <w:comment w:id="1121" w:author="Olga Arevalo Quintero" w:date="2026-09-18T17:11:00Z" w:initials="OA">
    <w:p w14:paraId="52E91A0B" w14:textId="77777777" w:rsidR="00E10E17" w:rsidRDefault="004021D9" w:rsidP="00E10E17">
      <w:pPr>
        <w:pStyle w:val="CommentText"/>
      </w:pPr>
      <w:r>
        <w:rPr>
          <w:rStyle w:val="CommentReference"/>
        </w:rPr>
        <w:annotationRef/>
      </w:r>
      <w:r w:rsidR="00E10E17">
        <w:t>please clarify which law is being referred to here? It would be helpful to identify it explicitly for the reader.</w:t>
      </w:r>
    </w:p>
  </w:comment>
  <w:comment w:id="1122" w:author="Sean de Noronha | DRG" w:date="2026-09-23T16:07:00Z" w:initials="Sd">
    <w:p w14:paraId="5A46D6D2" w14:textId="1B0806F5" w:rsidR="006F004E" w:rsidRDefault="006F004E">
      <w:pPr>
        <w:pStyle w:val="CommentText"/>
      </w:pPr>
      <w:r>
        <w:rPr>
          <w:rStyle w:val="CommentReference"/>
        </w:rPr>
        <w:annotationRef/>
      </w:r>
      <w:r w:rsidRPr="006F004E">
        <w:t>Clarified, it's the power-law friction closure of Equation (7), now named explicitly instead of "the law</w:t>
      </w:r>
      <w:r>
        <w:t>”.</w:t>
      </w:r>
    </w:p>
  </w:comment>
  <w:comment w:id="1133" w:author="Olga Arevalo Quintero" w:date="2026-09-20T09:04:00Z" w:initials="OA">
    <w:p w14:paraId="00B2FE6D" w14:textId="77777777" w:rsidR="00E10E17" w:rsidRDefault="00FE4E02" w:rsidP="00E10E17">
      <w:pPr>
        <w:pStyle w:val="CommentText"/>
      </w:pPr>
      <w:r>
        <w:rPr>
          <w:rStyle w:val="CommentReference"/>
        </w:rPr>
        <w:annotationRef/>
      </w:r>
      <w:r w:rsidR="00E10E17">
        <w:t>For the report, is there an alternative word that could be used instead of "done"?</w:t>
      </w:r>
    </w:p>
  </w:comment>
  <w:comment w:id="1134" w:author="Sean de Noronha | DRG" w:date="2026-09-23T16:16:00Z" w:initials="Sd">
    <w:p w14:paraId="52E57F8F" w14:textId="0F697A23" w:rsidR="006F004E" w:rsidRDefault="006F004E">
      <w:pPr>
        <w:pStyle w:val="CommentText"/>
      </w:pPr>
      <w:r>
        <w:rPr>
          <w:rStyle w:val="CommentReference"/>
        </w:rPr>
        <w:annotationRef/>
      </w:r>
      <w:r>
        <w:t>Perhaps “end” could be one-word alternative, but I quite like “Capacity obtained”.</w:t>
      </w:r>
    </w:p>
  </w:comment>
  <w:comment w:id="1137" w:author="Olga Arevalo Quintero" w:date="2026-09-20T09:08:00Z" w:initials="OA">
    <w:p w14:paraId="6202035E" w14:textId="1643136F" w:rsidR="00A82245" w:rsidRDefault="009D334C" w:rsidP="00A82245">
      <w:pPr>
        <w:pStyle w:val="CommentText"/>
      </w:pPr>
      <w:r>
        <w:rPr>
          <w:rStyle w:val="CommentReference"/>
        </w:rPr>
        <w:annotationRef/>
      </w:r>
      <w:r w:rsidR="00A82245">
        <w:t>Please include which ones.</w:t>
      </w:r>
    </w:p>
  </w:comment>
  <w:comment w:id="1138" w:author="Sean de Noronha | DRG" w:date="2026-09-23T16:26:00Z" w:initials="Sd">
    <w:p w14:paraId="632E6919" w14:textId="7DB7F74A" w:rsidR="00262133" w:rsidRDefault="00262133">
      <w:pPr>
        <w:pStyle w:val="CommentText"/>
      </w:pPr>
      <w:r>
        <w:rPr>
          <w:rStyle w:val="CommentReference"/>
        </w:rPr>
        <w:annotationRef/>
      </w:r>
      <w:r>
        <w:t>I have added them now.</w:t>
      </w:r>
    </w:p>
  </w:comment>
  <w:comment w:id="1145" w:author="Olga Arevalo Quintero" w:date="2026-09-20T09:23:00Z" w:initials="OA">
    <w:p w14:paraId="765424A5" w14:textId="77777777" w:rsidR="001C7A7D" w:rsidRDefault="001C7A7D" w:rsidP="001C7A7D">
      <w:pPr>
        <w:pStyle w:val="CommentText"/>
      </w:pPr>
      <w:r>
        <w:rPr>
          <w:rStyle w:val="CommentReference"/>
        </w:rPr>
        <w:annotationRef/>
      </w:r>
      <w:r>
        <w:t>Please add the resulting equation here.</w:t>
      </w:r>
    </w:p>
  </w:comment>
  <w:comment w:id="1146" w:author="Sean de Noronha | DRG" w:date="2026-09-29T17:20:00Z" w:initials="Sd">
    <w:p w14:paraId="410A6903" w14:textId="3BF848D1" w:rsidR="00783110" w:rsidRDefault="00783110">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I have added the GFE-Churchill equation as Equation (12) and renumbered the equations that follow.</w:t>
      </w:r>
    </w:p>
  </w:comment>
  <w:comment w:id="1212" w:author="Olga Arevalo Quintero" w:date="2026-09-20T09:31:00Z" w:initials="OA">
    <w:p w14:paraId="6EF1623F" w14:textId="77777777" w:rsidR="00887144" w:rsidRDefault="00887144" w:rsidP="00887144">
      <w:pPr>
        <w:pStyle w:val="CommentText"/>
      </w:pPr>
      <w:r>
        <w:rPr>
          <w:rStyle w:val="CommentReference"/>
        </w:rPr>
        <w:annotationRef/>
      </w:r>
      <w:r>
        <w:t>Please spell out.</w:t>
      </w:r>
    </w:p>
  </w:comment>
  <w:comment w:id="1213" w:author="Sean de Noronha | DRG" w:date="2026-09-23T16:28:00Z" w:initials="Sd">
    <w:p w14:paraId="4BEFDDFF" w14:textId="672CF5C0" w:rsidR="00907275" w:rsidRDefault="00907275">
      <w:pPr>
        <w:pStyle w:val="CommentText"/>
      </w:pPr>
      <w:r>
        <w:rPr>
          <w:rStyle w:val="CommentReference"/>
        </w:rPr>
        <w:annotationRef/>
      </w:r>
      <w:r>
        <w:t xml:space="preserve">Fixed. </w:t>
      </w:r>
    </w:p>
  </w:comment>
  <w:comment w:id="1216" w:author="Olga Arevalo Quintero" w:date="2026-09-20T09:34:00Z" w:initials="OA">
    <w:p w14:paraId="7021E877" w14:textId="77777777" w:rsidR="00906782" w:rsidRDefault="00EE30BF" w:rsidP="00906782">
      <w:pPr>
        <w:pStyle w:val="CommentText"/>
      </w:pPr>
      <w:r>
        <w:rPr>
          <w:rStyle w:val="CommentReference"/>
        </w:rPr>
        <w:annotationRef/>
      </w:r>
      <w:r w:rsidR="00906782">
        <w:t xml:space="preserve">For accessibility purposes, please use </w:t>
      </w:r>
      <w:proofErr w:type="spellStart"/>
      <w:r w:rsidR="00906782">
        <w:t>colour</w:t>
      </w:r>
      <w:proofErr w:type="spellEnd"/>
      <w:r w:rsidR="00906782">
        <w:t xml:space="preserve"> in combination with another visual identifier (e.g., different line styles, markers, or patterns) to distinguish the curves.</w:t>
      </w:r>
    </w:p>
  </w:comment>
  <w:comment w:id="1217" w:author="Sean de Noronha | DRG" w:date="2026-09-24T12:21:00Z" w:initials="Sd">
    <w:p w14:paraId="7204E54A" w14:textId="3F6AE885" w:rsidR="008D678C" w:rsidRDefault="008D678C">
      <w:pPr>
        <w:pStyle w:val="CommentText"/>
      </w:pPr>
      <w:r>
        <w:rPr>
          <w:rStyle w:val="CommentReference"/>
        </w:rPr>
        <w:annotationRef/>
      </w:r>
      <w:r>
        <w:t xml:space="preserve">I have added shapes are markers in addition to the </w:t>
      </w:r>
      <w:proofErr w:type="spellStart"/>
      <w:r>
        <w:t>colours</w:t>
      </w:r>
      <w:proofErr w:type="spellEnd"/>
      <w:r>
        <w:t>. If this is insufficient, I’m happy to discuss any further modifications needed.</w:t>
      </w:r>
    </w:p>
  </w:comment>
  <w:comment w:id="1220" w:author="Olga Arevalo Quintero" w:date="2026-09-20T09:40:00Z" w:initials="OA">
    <w:p w14:paraId="700A1264" w14:textId="5CC740A6" w:rsidR="00DB112F" w:rsidRDefault="006A44FB" w:rsidP="00DB112F">
      <w:pPr>
        <w:pStyle w:val="CommentText"/>
      </w:pPr>
      <w:r>
        <w:rPr>
          <w:rStyle w:val="CommentReference"/>
        </w:rPr>
        <w:annotationRef/>
      </w:r>
      <w:r w:rsidR="00DB112F">
        <w:t>Describing differences between calculated and reference values, "error" may imply that one value is the correct answer and the other is wrong. Please use a more neutral term indicating disagreement, for instance, “deviation”.</w:t>
      </w:r>
    </w:p>
  </w:comment>
  <w:comment w:id="1221" w:author="Sean de Noronha | DRG" w:date="2026-09-23T16:28:00Z" w:initials="Sd">
    <w:p w14:paraId="32824515" w14:textId="02DF48A3" w:rsidR="00907275" w:rsidRDefault="00907275">
      <w:pPr>
        <w:pStyle w:val="CommentText"/>
      </w:pPr>
      <w:r>
        <w:rPr>
          <w:rStyle w:val="CommentReference"/>
        </w:rPr>
        <w:annotationRef/>
      </w:r>
      <w:r>
        <w:t>Very valid point. I have modified the table.</w:t>
      </w:r>
    </w:p>
  </w:comment>
  <w:comment w:id="1247" w:author="Sean de Noronha | DRG" w:date="2026-09-24T15:24:00Z" w:initials="Sd">
    <w:p w14:paraId="0F094CAA" w14:textId="18131F69" w:rsidR="00764619" w:rsidRDefault="00000000">
      <w:r>
        <w:rPr>
          <w:rStyle w:val="CommentReference"/>
        </w:rPr>
        <w:annotationRef/>
      </w:r>
      <w:r w:rsidR="001D108E">
        <w:rPr>
          <w:color w:val="000000"/>
          <w:szCs w:val="20"/>
        </w:rPr>
        <w:t>Further research showed that</w:t>
      </w:r>
      <w:r>
        <w:rPr>
          <w:color w:val="000000"/>
          <w:szCs w:val="20"/>
        </w:rPr>
        <w:t xml:space="preserve"> Manufacturer C and Manufacturer D are the same</w:t>
      </w:r>
      <w:r w:rsidR="001D108E">
        <w:rPr>
          <w:color w:val="000000"/>
          <w:szCs w:val="20"/>
        </w:rPr>
        <w:t xml:space="preserve">, that </w:t>
      </w:r>
      <w:proofErr w:type="spellStart"/>
      <w:r w:rsidR="001D108E">
        <w:rPr>
          <w:color w:val="000000"/>
          <w:szCs w:val="20"/>
        </w:rPr>
        <w:t>Parflex</w:t>
      </w:r>
      <w:proofErr w:type="spellEnd"/>
      <w:r w:rsidR="001D108E">
        <w:rPr>
          <w:color w:val="000000"/>
          <w:szCs w:val="20"/>
        </w:rPr>
        <w:t xml:space="preserve"> is the CSST line of Parker Hannifin </w:t>
      </w:r>
      <w:r w:rsidR="00C02673">
        <w:rPr>
          <w:color w:val="000000"/>
          <w:szCs w:val="20"/>
        </w:rPr>
        <w:t xml:space="preserve">and it is the same line of tubing </w:t>
      </w:r>
      <w:r w:rsidR="001D108E">
        <w:rPr>
          <w:color w:val="000000"/>
          <w:szCs w:val="20"/>
        </w:rPr>
        <w:t xml:space="preserve">that the measurements were taken on; the EHDs and IDs match perfectly. </w:t>
      </w:r>
      <w:r>
        <w:rPr>
          <w:color w:val="000000"/>
          <w:szCs w:val="20"/>
        </w:rPr>
        <w:t xml:space="preserve">I've relabeled D's measured data as Manufacturer C (measurement data) and kept C's published tables as Manufacturer C (published sizing tables), rather than treating them as separate manufacturers. </w:t>
      </w:r>
      <w:r w:rsidR="001D108E">
        <w:rPr>
          <w:color w:val="000000"/>
          <w:szCs w:val="20"/>
        </w:rPr>
        <w:t>I’ve c</w:t>
      </w:r>
      <w:r>
        <w:rPr>
          <w:color w:val="000000"/>
          <w:szCs w:val="20"/>
        </w:rPr>
        <w:t>arried this through every place C or D is mentioned below</w:t>
      </w:r>
      <w:r w:rsidR="001D108E">
        <w:rPr>
          <w:color w:val="000000"/>
          <w:szCs w:val="20"/>
        </w:rPr>
        <w:t>.</w:t>
      </w:r>
    </w:p>
  </w:comment>
  <w:comment w:id="1269" w:author="Olga Arevalo Quintero" w:date="2026-09-20T10:48:00Z" w:initials="OA">
    <w:p w14:paraId="1509664B" w14:textId="77777777" w:rsidR="001C4E3F" w:rsidRDefault="001C4E3F" w:rsidP="001C4E3F">
      <w:pPr>
        <w:pStyle w:val="CommentText"/>
      </w:pPr>
      <w:r>
        <w:rPr>
          <w:rStyle w:val="CommentReference"/>
        </w:rPr>
        <w:annotationRef/>
      </w:r>
      <w:r>
        <w:t>This is a very interesting comparison but it would be helpful to include the rationale as to why this comparison is included in this section. Does the LC1 mentions the Polyflo equation?</w:t>
      </w:r>
    </w:p>
  </w:comment>
  <w:comment w:id="1270" w:author="Sean de Noronha | DRG" w:date="2026-09-23T17:16:00Z" w:initials="Sd">
    <w:p w14:paraId="65556AE2" w14:textId="39FD9827" w:rsidR="00385422" w:rsidRPr="00385422" w:rsidRDefault="00385422">
      <w:pPr>
        <w:pStyle w:val="CommentText"/>
      </w:pPr>
      <w:r>
        <w:rPr>
          <w:rStyle w:val="CommentReference"/>
        </w:rPr>
        <w:annotationRef/>
      </w:r>
      <w:r w:rsidRPr="00385422">
        <w:t>This was a starting point, to see how far CSST behavior sits from the model used for non-corrugated pipe, and whether the gap is a straight scale factor, a constant shift, or something else entirely. We found it to be completely different. LC 1 does not mention the Polyflo equation.</w:t>
      </w:r>
    </w:p>
  </w:comment>
  <w:comment w:id="1288" w:author="Sean de Noronha | DRG" w:date="2026-09-24T15:24:00Z" w:initials="Sd">
    <w:p w14:paraId="4AFDF709" w14:textId="77E98918" w:rsidR="00764619" w:rsidRDefault="00000000">
      <w:r>
        <w:rPr>
          <w:rStyle w:val="CommentReference"/>
        </w:rPr>
        <w:annotationRef/>
      </w:r>
      <w:r>
        <w:rPr>
          <w:color w:val="000000"/>
          <w:szCs w:val="20"/>
        </w:rPr>
        <w:t xml:space="preserve">Same Manufacturer C/D relabeling as the note on the paragraph </w:t>
      </w:r>
      <w:r w:rsidR="001D108E">
        <w:rPr>
          <w:color w:val="000000"/>
          <w:szCs w:val="20"/>
        </w:rPr>
        <w:t>above, carried</w:t>
      </w:r>
      <w:r>
        <w:rPr>
          <w:color w:val="000000"/>
          <w:szCs w:val="20"/>
        </w:rPr>
        <w:t xml:space="preserve"> into this section since it also distinguishes C's tables from D's measured data.</w:t>
      </w:r>
    </w:p>
  </w:comment>
  <w:comment w:id="1297" w:author="Olga Arevalo Quintero" w:date="2026-09-20T11:02:00Z" w:initials="OA">
    <w:p w14:paraId="37573771" w14:textId="77777777" w:rsidR="0048090D" w:rsidRDefault="0048090D" w:rsidP="0048090D">
      <w:pPr>
        <w:pStyle w:val="CommentText"/>
      </w:pPr>
      <w:r>
        <w:rPr>
          <w:rStyle w:val="CommentReference"/>
        </w:rPr>
        <w:annotationRef/>
      </w:r>
      <w:r>
        <w:t>What does this mean in practical terms?</w:t>
      </w:r>
    </w:p>
  </w:comment>
  <w:comment w:id="1298" w:author="Sean de Noronha | DRG" w:date="2026-09-24T09:44:00Z" w:initials="Sd">
    <w:p w14:paraId="692FFAB2" w14:textId="43E6EBB9" w:rsidR="00A07A7F" w:rsidRPr="00A07A7F" w:rsidRDefault="00A07A7F">
      <w:pPr>
        <w:pStyle w:val="CommentText"/>
      </w:pPr>
      <w:r>
        <w:rPr>
          <w:rStyle w:val="CommentReference"/>
        </w:rPr>
        <w:annotationRef/>
      </w:r>
      <w:r w:rsidRPr="00A07A7F">
        <w:t>In practical terms it tells me whether a table's numbers came from an actual flow test or from evaluating a formula. If a formula generated it, fitting a friction closure to it would just recover that formula, not the tube's real behavior.</w:t>
      </w:r>
    </w:p>
  </w:comment>
  <w:comment w:id="1337" w:author="Olga Arevalo Quintero" w:date="2026-09-20T11:16:00Z" w:initials="OA">
    <w:p w14:paraId="0D0456EE" w14:textId="77777777" w:rsidR="00146D9A" w:rsidRDefault="00146D9A" w:rsidP="00146D9A">
      <w:pPr>
        <w:pStyle w:val="CommentText"/>
      </w:pPr>
      <w:r>
        <w:rPr>
          <w:rStyle w:val="CommentReference"/>
        </w:rPr>
        <w:annotationRef/>
      </w:r>
      <w:r>
        <w:t>Is this section intended to compare the capacity data reported by Manufacturers A, B, and C against Manufacturer D, and to assess whether the tabulated values are derived from calculations or from experimental measurements? If so, this could be stated more explicitly.</w:t>
      </w:r>
    </w:p>
  </w:comment>
  <w:comment w:id="1338" w:author="Sean de Noronha | DRG" w:date="2026-09-24T09:45:00Z" w:initials="Sd">
    <w:p w14:paraId="184240C9" w14:textId="7E59DBA9" w:rsidR="00A07A7F" w:rsidRDefault="00A07A7F">
      <w:pPr>
        <w:pStyle w:val="CommentText"/>
      </w:pPr>
      <w:r>
        <w:rPr>
          <w:rStyle w:val="CommentReference"/>
        </w:rPr>
        <w:annotationRef/>
      </w:r>
      <w:r w:rsidRPr="00A07A7F">
        <w:t>Yes, that is exactly the intent. I have made it explicit in the text.</w:t>
      </w:r>
    </w:p>
  </w:comment>
  <w:comment w:id="1373" w:author="Olga Arevalo Quintero" w:date="2026-09-20T11:22:00Z" w:initials="OA">
    <w:p w14:paraId="53529541" w14:textId="77777777" w:rsidR="00A46451" w:rsidRDefault="00A46451" w:rsidP="00A46451">
      <w:pPr>
        <w:pStyle w:val="CommentText"/>
      </w:pPr>
      <w:r>
        <w:rPr>
          <w:rStyle w:val="CommentReference"/>
        </w:rPr>
        <w:annotationRef/>
      </w:r>
      <w:r>
        <w:t>Please clarify</w:t>
      </w:r>
    </w:p>
  </w:comment>
  <w:comment w:id="1374" w:author="Sean de Noronha | DRG" w:date="2026-09-24T09:55:00Z" w:initials="Sd">
    <w:p w14:paraId="17371F45" w14:textId="28C6E674" w:rsidR="00371D08" w:rsidRPr="00371D08" w:rsidRDefault="00371D08">
      <w:pPr>
        <w:pStyle w:val="CommentText"/>
      </w:pPr>
      <w:r>
        <w:rPr>
          <w:rStyle w:val="CommentReference"/>
        </w:rPr>
        <w:annotationRef/>
      </w:r>
      <w:r w:rsidRPr="00371D08">
        <w:t>Clarified. A single fitted exponent would have to hold at both the lowest and highest pressures in the tabulated range at once. Since real capacity depends on the pressure level itself, not only on ΔP/L, that forces the fit low at one end of the range and high at the other.</w:t>
      </w:r>
    </w:p>
  </w:comment>
  <w:comment w:id="1377" w:author="Olga Arevalo Quintero" w:date="2026-09-20T11:28:00Z" w:initials="OA">
    <w:p w14:paraId="0BC47DDA" w14:textId="77777777" w:rsidR="00906782" w:rsidRDefault="00A46451" w:rsidP="00906782">
      <w:pPr>
        <w:pStyle w:val="CommentText"/>
      </w:pPr>
      <w:r>
        <w:rPr>
          <w:rStyle w:val="CommentReference"/>
        </w:rPr>
        <w:annotationRef/>
      </w:r>
      <w:r w:rsidR="00906782">
        <w:t>It is not entirely clear what conclusion is being drawn from this analysis. Is the intent to assess whether the capacity data published by Manufacturers A, B, and C are suitable for deriving friction characteristics, and whether Manufacturer D's data are viewed as more representative because they are based on measurements rather than calculated values? Please clarify this point.</w:t>
      </w:r>
    </w:p>
  </w:comment>
  <w:comment w:id="1378" w:author="Sean de Noronha | DRG" w:date="2026-09-24T09:55:00Z" w:initials="Sd">
    <w:p w14:paraId="1E7AB14C" w14:textId="2C9AED82" w:rsidR="00371D08" w:rsidRPr="00371D08" w:rsidRDefault="00371D08">
      <w:pPr>
        <w:pStyle w:val="CommentText"/>
      </w:pPr>
      <w:r>
        <w:rPr>
          <w:rStyle w:val="CommentReference"/>
        </w:rPr>
        <w:annotationRef/>
      </w:r>
      <w:r w:rsidRPr="00371D08">
        <w:t xml:space="preserve">Yes, that is the intent. Manufacturer </w:t>
      </w:r>
      <w:r w:rsidR="00C02673">
        <w:t>C’s (previously D) measurement data</w:t>
      </w:r>
      <w:r w:rsidRPr="00371D08">
        <w:t xml:space="preserve"> is treated as more representative because it is measured, not calculated. I have made this explicit in the text.</w:t>
      </w:r>
    </w:p>
  </w:comment>
  <w:comment w:id="1400" w:author="Sean de Noronha | DRG" w:date="2026-09-28T10:28:00Z" w:initials="Sd">
    <w:p w14:paraId="0B082440" w14:textId="04D8E9BE" w:rsidR="00F3047D" w:rsidRDefault="00000000">
      <w:r>
        <w:rPr>
          <w:rStyle w:val="CommentReference"/>
        </w:rPr>
        <w:annotationRef/>
      </w:r>
      <w:r w:rsidR="003F2A9D">
        <w:rPr>
          <w:rStyle w:val="CommentReference"/>
        </w:rPr>
        <w:annotationRef/>
      </w:r>
      <w:r w:rsidR="003F2A9D">
        <w:rPr>
          <w:rStyle w:val="CommentReference"/>
        </w:rPr>
        <w:t xml:space="preserve">Right </w:t>
      </w:r>
      <w:proofErr w:type="gramStart"/>
      <w:r w:rsidR="003F2A9D">
        <w:rPr>
          <w:rStyle w:val="CommentReference"/>
        </w:rPr>
        <w:t>now</w:t>
      </w:r>
      <w:proofErr w:type="gramEnd"/>
      <w:r w:rsidR="003F2A9D">
        <w:rPr>
          <w:rStyle w:val="CommentReference"/>
        </w:rPr>
        <w:t xml:space="preserve"> I have the explanation of this method of representation of D 3.5.2.5, so I should somehow explain what this is prior to it also being there. </w:t>
      </w:r>
    </w:p>
  </w:comment>
  <w:comment w:id="1405" w:author="Olga Arevalo Quintero" w:date="2026-09-20T11:32:00Z" w:initials="OA">
    <w:p w14:paraId="3FE33DE4" w14:textId="422980EB" w:rsidR="004C2F3E" w:rsidRDefault="004C2F3E" w:rsidP="004C2F3E">
      <w:pPr>
        <w:pStyle w:val="CommentText"/>
      </w:pPr>
      <w:r>
        <w:rPr>
          <w:rStyle w:val="CommentReference"/>
        </w:rPr>
        <w:annotationRef/>
      </w:r>
      <w:r>
        <w:t>What is this referring to?</w:t>
      </w:r>
    </w:p>
  </w:comment>
  <w:comment w:id="1406" w:author="Sean de Noronha | DRG" w:date="2026-09-24T10:07:00Z" w:initials="Sd">
    <w:p w14:paraId="3D781E3A" w14:textId="4B3BB863" w:rsidR="006D58F7" w:rsidRDefault="006D58F7">
      <w:pPr>
        <w:pStyle w:val="CommentText"/>
      </w:pPr>
      <w:r>
        <w:rPr>
          <w:rStyle w:val="CommentReference"/>
        </w:rPr>
        <w:annotationRef/>
      </w:r>
      <w:r>
        <w:t>I’ve n</w:t>
      </w:r>
      <w:r w:rsidRPr="006D58F7">
        <w:t xml:space="preserve">amed the </w:t>
      </w:r>
      <w:r>
        <w:t xml:space="preserve">pipe </w:t>
      </w:r>
      <w:r w:rsidRPr="006D58F7">
        <w:t>sizes</w:t>
      </w:r>
      <w:r>
        <w:t xml:space="preserve"> to make it clearer.</w:t>
      </w:r>
    </w:p>
  </w:comment>
  <w:comment w:id="1411" w:author="Olga Arevalo Quintero" w:date="2026-09-20T11:36:00Z" w:initials="OA">
    <w:p w14:paraId="45A548CF" w14:textId="77777777" w:rsidR="005B5D18" w:rsidRDefault="005B5D18" w:rsidP="005B5D18">
      <w:pPr>
        <w:pStyle w:val="CommentText"/>
      </w:pPr>
      <w:r>
        <w:rPr>
          <w:rStyle w:val="CommentReference"/>
        </w:rPr>
        <w:annotationRef/>
      </w:r>
      <w:proofErr w:type="gramStart"/>
      <w:r>
        <w:t xml:space="preserve">The  </w:t>
      </w:r>
      <w:r>
        <w:rPr>
          <w:lang w:val="el-GR"/>
        </w:rPr>
        <w:t>ε</w:t>
      </w:r>
      <w:proofErr w:type="gramEnd"/>
      <w:r w:rsidRPr="00EF3B86">
        <w:t>/D</w:t>
      </w:r>
      <w:r>
        <w:t xml:space="preserve">, can </w:t>
      </w:r>
      <w:r>
        <w:rPr>
          <w:b/>
          <w:bCs/>
        </w:rPr>
        <w:t>vary</w:t>
      </w:r>
      <w:r>
        <w:t xml:space="preserve"> by a factor of about 20…</w:t>
      </w:r>
    </w:p>
    <w:p w14:paraId="2D92A7AA" w14:textId="77777777" w:rsidR="005B5D18" w:rsidRDefault="005B5D18" w:rsidP="005B5D18">
      <w:pPr>
        <w:pStyle w:val="CommentText"/>
      </w:pPr>
      <w:r>
        <w:t>Please reword for clarity.</w:t>
      </w:r>
    </w:p>
  </w:comment>
  <w:comment w:id="1412" w:author="Sean de Noronha | DRG" w:date="2026-09-24T10:09:00Z" w:initials="Sd">
    <w:p w14:paraId="60794906" w14:textId="6527DA54" w:rsidR="006D58F7" w:rsidRDefault="006D58F7">
      <w:pPr>
        <w:pStyle w:val="CommentText"/>
      </w:pPr>
      <w:r>
        <w:rPr>
          <w:rStyle w:val="CommentReference"/>
        </w:rPr>
        <w:annotationRef/>
      </w:r>
      <w:r>
        <w:t>Agreed. Your proposed edit has been implemented.</w:t>
      </w:r>
    </w:p>
  </w:comment>
  <w:comment w:id="1421" w:author="Olga Arevalo Quintero" w:date="2026-09-20T11:39:00Z" w:initials="OA">
    <w:p w14:paraId="7FBE92A5" w14:textId="77777777" w:rsidR="00725A66" w:rsidRDefault="00725A66" w:rsidP="00725A66">
      <w:pPr>
        <w:pStyle w:val="CommentText"/>
      </w:pPr>
      <w:r>
        <w:rPr>
          <w:rStyle w:val="CommentReference"/>
        </w:rPr>
        <w:annotationRef/>
      </w:r>
      <w:r>
        <w:t>What does this mean in simple terms? Is this what it means:</w:t>
      </w:r>
    </w:p>
    <w:p w14:paraId="4D0CBCF3" w14:textId="77777777" w:rsidR="00725A66" w:rsidRDefault="00725A66" w:rsidP="00725A66">
      <w:pPr>
        <w:pStyle w:val="CommentText"/>
      </w:pPr>
    </w:p>
    <w:p w14:paraId="59D833FA" w14:textId="77777777" w:rsidR="00725A66" w:rsidRDefault="00725A66" w:rsidP="00725A66">
      <w:pPr>
        <w:pStyle w:val="CommentText"/>
      </w:pPr>
      <w:r>
        <w:t>Bore diameter and roughness cannot be separated. Infinitely many combinations of bore diameter and roughness can produce similar RMS capacity deviations, so neither parameter is uniquely physically identifiable.</w:t>
      </w:r>
    </w:p>
  </w:comment>
  <w:comment w:id="1422" w:author="Sean de Noronha | DRG" w:date="2026-09-24T10:13:00Z" w:initials="Sd">
    <w:p w14:paraId="3B69224F" w14:textId="1B439A2B" w:rsidR="001955A1" w:rsidRDefault="001955A1">
      <w:pPr>
        <w:pStyle w:val="CommentText"/>
      </w:pPr>
      <w:r>
        <w:rPr>
          <w:rStyle w:val="CommentReference"/>
        </w:rPr>
        <w:annotationRef/>
      </w:r>
      <w:r>
        <w:t>Yes, precisely. I’ve implemented your proposed edit to make this clearer.</w:t>
      </w:r>
    </w:p>
  </w:comment>
  <w:comment w:id="1469" w:author="Olga Arevalo Quintero" w:date="2026-09-20T11:48:00Z" w:initials="OA">
    <w:p w14:paraId="02895D65" w14:textId="77777777" w:rsidR="00C51095" w:rsidRDefault="00C51095" w:rsidP="00C51095">
      <w:pPr>
        <w:pStyle w:val="CommentText"/>
      </w:pPr>
      <w:r>
        <w:rPr>
          <w:rStyle w:val="CommentReference"/>
        </w:rPr>
        <w:annotationRef/>
      </w:r>
      <w:r>
        <w:t>It was stated before that only data from Manufacturer D was going to be used.</w:t>
      </w:r>
    </w:p>
  </w:comment>
  <w:comment w:id="1470" w:author="Sean de Noronha | DRG" w:date="2026-09-24T10:14:00Z" w:initials="Sd">
    <w:p w14:paraId="76948C5D" w14:textId="6E1ECAD3" w:rsidR="001955A1" w:rsidRPr="00EB4A23" w:rsidRDefault="00EB4A23">
      <w:pPr>
        <w:pStyle w:val="CommentText"/>
      </w:pPr>
      <w:r w:rsidRPr="00EB4A23">
        <w:t xml:space="preserve">Manufacturer A is gone. We found that Manufacturer C and Manufacturer D are the same tubing: C is Parker's own published </w:t>
      </w:r>
      <w:proofErr w:type="spellStart"/>
      <w:r w:rsidRPr="00EB4A23">
        <w:t>Parflex</w:t>
      </w:r>
      <w:proofErr w:type="spellEnd"/>
      <w:r w:rsidRPr="00EB4A23">
        <w:t xml:space="preserve"> catalog sizing table, D is Parker Hannifin's internal measured engineering data for that same product line. </w:t>
      </w:r>
      <w:r w:rsidR="005C527B">
        <w:t xml:space="preserve">We believe this is the case since the EHDs match up with the IDs across the range of pipes. </w:t>
      </w:r>
      <w:r w:rsidRPr="00EB4A23">
        <w:t>The report now only draws on Manufacturer D flow measurements and Manufacturer C geometry for that same tubing.</w:t>
      </w:r>
    </w:p>
  </w:comment>
  <w:comment w:id="1694" w:author="Sean de Noronha | DRG" w:date="2026-09-24T15:24:00Z" w:initials="Sd">
    <w:p w14:paraId="2BB4A5FF" w14:textId="77777777" w:rsidR="00764619" w:rsidRDefault="00000000">
      <w:r>
        <w:rPr>
          <w:rStyle w:val="CommentReference"/>
        </w:rPr>
        <w:annotationRef/>
      </w:r>
      <w:r>
        <w:rPr>
          <w:color w:val="000000"/>
          <w:szCs w:val="20"/>
        </w:rPr>
        <w:t>Same relabeling as above, applied to the table caption. Also fixed the table's alt text (screen-reader description) while I was in here - it still said 'Manufacturer A geometry', left over from an earlier draft; this is Manufacturer C's geometry data, not A's.</w:t>
      </w:r>
    </w:p>
  </w:comment>
  <w:comment w:id="1704" w:author="Olga Arevalo Quintero" w:date="2026-09-20T11:54:00Z" w:initials="OA">
    <w:p w14:paraId="747433DA" w14:textId="77777777" w:rsidR="009C11A9" w:rsidRDefault="009C11A9" w:rsidP="009C11A9">
      <w:pPr>
        <w:pStyle w:val="CommentText"/>
      </w:pPr>
      <w:r>
        <w:rPr>
          <w:rStyle w:val="CommentReference"/>
        </w:rPr>
        <w:annotationRef/>
      </w:r>
      <w:r>
        <w:t>From Manufacturer D?</w:t>
      </w:r>
    </w:p>
  </w:comment>
  <w:comment w:id="1705" w:author="Sean de Noronha | DRG" w:date="2026-09-24T11:21:00Z" w:initials="Sd">
    <w:p w14:paraId="7C3A03F4" w14:textId="6CEE2421" w:rsidR="005C527B" w:rsidRDefault="005C527B">
      <w:pPr>
        <w:pStyle w:val="CommentText"/>
      </w:pPr>
      <w:r>
        <w:rPr>
          <w:rStyle w:val="CommentReference"/>
        </w:rPr>
        <w:annotationRef/>
      </w:r>
      <w:r>
        <w:t>Yes, I’ve made this clearer as “measured flow” was not sufficiently clear</w:t>
      </w:r>
      <w:r w:rsidR="00E8690C">
        <w:t>.</w:t>
      </w:r>
    </w:p>
  </w:comment>
  <w:comment w:id="1729" w:author="Olga Arevalo Quintero" w:date="2026-09-20T12:09:00Z" w:initials="OA">
    <w:p w14:paraId="5786731B" w14:textId="77777777" w:rsidR="002C1448" w:rsidRDefault="002C1448" w:rsidP="002C1448">
      <w:pPr>
        <w:pStyle w:val="CommentText"/>
      </w:pPr>
      <w:r>
        <w:rPr>
          <w:rStyle w:val="CommentReference"/>
        </w:rPr>
        <w:annotationRef/>
      </w:r>
      <w:r>
        <w:t>Please reword if this does not capture the intended meaning.</w:t>
      </w:r>
    </w:p>
  </w:comment>
  <w:comment w:id="1730" w:author="Sean de Noronha | DRG" w:date="2026-09-24T11:27:00Z" w:initials="Sd">
    <w:p w14:paraId="0EBE5E9A" w14:textId="546A2E6E" w:rsidR="00914195" w:rsidRDefault="00914195">
      <w:pPr>
        <w:pStyle w:val="CommentText"/>
      </w:pPr>
      <w:r>
        <w:rPr>
          <w:rStyle w:val="CommentReference"/>
        </w:rPr>
        <w:annotationRef/>
      </w:r>
      <w:r w:rsidRPr="00914195">
        <w:t>Yes, that captures it.</w:t>
      </w:r>
    </w:p>
  </w:comment>
  <w:comment w:id="1786" w:author="Sean de Noronha | DRG" w:date="2026-09-30T09:06:00Z" w:initials="Sd">
    <w:p w14:paraId="2B7AFC3F" w14:textId="191BD045" w:rsidR="003F2A9D" w:rsidRDefault="003F2A9D">
      <w:pPr>
        <w:pStyle w:val="CommentText"/>
      </w:pPr>
      <w:r>
        <w:rPr>
          <w:rStyle w:val="CommentReference"/>
        </w:rPr>
        <w:annotationRef/>
      </w:r>
      <w:r w:rsidRPr="003F2A9D">
        <w:t>See previous comment regarding this.</w:t>
      </w:r>
    </w:p>
  </w:comment>
  <w:comment w:id="1848" w:author="Olga Arevalo Quintero" w:date="2026-09-20T13:21:00Z" w:initials="OA">
    <w:p w14:paraId="302B4549" w14:textId="153A53AC" w:rsidR="00416D04" w:rsidRDefault="00416D04" w:rsidP="00416D04">
      <w:pPr>
        <w:pStyle w:val="CommentText"/>
      </w:pPr>
      <w:r>
        <w:rPr>
          <w:rStyle w:val="CommentReference"/>
        </w:rPr>
        <w:annotationRef/>
      </w:r>
      <w:r>
        <w:t>It might be beneficial to use another letter to avoid being confused with length.</w:t>
      </w:r>
    </w:p>
  </w:comment>
  <w:comment w:id="1849" w:author="Sean de Noronha | DRG" w:date="2026-09-24T11:40:00Z" w:initials="Sd">
    <w:p w14:paraId="0C59A218" w14:textId="0D90CC17" w:rsidR="00FE7008" w:rsidRDefault="00FE7008">
      <w:pPr>
        <w:pStyle w:val="CommentText"/>
      </w:pPr>
      <w:r>
        <w:rPr>
          <w:rStyle w:val="CommentReference"/>
        </w:rPr>
        <w:annotationRef/>
      </w:r>
      <w:r>
        <w:t xml:space="preserve">I do not believe, given the context, this will be a major issue. L for laminar is quite intuitive; T for transitional and U for turbulent are less so, but I think they are fine as is. </w:t>
      </w:r>
    </w:p>
  </w:comment>
  <w:comment w:id="1852" w:author="Olga Arevalo Quintero" w:date="2026-09-20T13:19:00Z" w:initials="OA">
    <w:p w14:paraId="6873517B" w14:textId="77777777" w:rsidR="00906782" w:rsidRDefault="00416D04" w:rsidP="00906782">
      <w:pPr>
        <w:pStyle w:val="CommentText"/>
      </w:pPr>
      <w:r>
        <w:rPr>
          <w:rStyle w:val="CommentReference"/>
        </w:rPr>
        <w:annotationRef/>
      </w:r>
      <w:r w:rsidR="00906782">
        <w:t>Should Figure 11 be placed after Tables 12, 13, and 14 to align with the flow of the discussion?</w:t>
      </w:r>
    </w:p>
    <w:p w14:paraId="2B09C017" w14:textId="77777777" w:rsidR="00906782" w:rsidRDefault="00906782" w:rsidP="00906782">
      <w:pPr>
        <w:pStyle w:val="CommentText"/>
      </w:pPr>
    </w:p>
    <w:p w14:paraId="0219B800" w14:textId="77777777" w:rsidR="00906782" w:rsidRDefault="00906782" w:rsidP="00906782">
      <w:pPr>
        <w:pStyle w:val="CommentText"/>
      </w:pPr>
      <w:r>
        <w:t xml:space="preserve">In addition, for accessibility purposes, </w:t>
      </w:r>
      <w:proofErr w:type="spellStart"/>
      <w:r>
        <w:t>colour</w:t>
      </w:r>
      <w:proofErr w:type="spellEnd"/>
      <w:r>
        <w:t xml:space="preserve"> alone should not be used to distinguish the curves. Please use </w:t>
      </w:r>
      <w:proofErr w:type="spellStart"/>
      <w:r>
        <w:t>colour</w:t>
      </w:r>
      <w:proofErr w:type="spellEnd"/>
      <w:r>
        <w:t xml:space="preserve"> in combination with another identifier, such as different line styles, markers, or patterns.</w:t>
      </w:r>
    </w:p>
  </w:comment>
  <w:comment w:id="1853" w:author="Sean de Noronha | DRG" w:date="2026-09-24T11:35:00Z" w:initials="Sd">
    <w:p w14:paraId="6B2F8AAB" w14:textId="719D14F8" w:rsidR="00184538" w:rsidRPr="00184538" w:rsidRDefault="00184538" w:rsidP="00184538">
      <w:pPr>
        <w:pStyle w:val="CommentText"/>
      </w:pPr>
      <w:r w:rsidRPr="00184538">
        <w:t xml:space="preserve">Figure 11 shows the spans of Reynolds numbers the sizing tables occupy for each of the two gases. Tables 12, 13 and 14 do present the Reynolds numbers too, but the point they communicate is more to do with the agreement between the Polyflo equation and the GFE-Churchill approach, and where Polyflo sits non-conservative in comparison. So first we show </w:t>
      </w:r>
      <w:r>
        <w:t xml:space="preserve">operating </w:t>
      </w:r>
      <w:r w:rsidRPr="00184538">
        <w:t>Reynolds numbers</w:t>
      </w:r>
      <w:r>
        <w:t xml:space="preserve"> increase with increasing pressures</w:t>
      </w:r>
      <w:r w:rsidRPr="00184538">
        <w:t>. Then we present what is happening within these regimes.</w:t>
      </w:r>
    </w:p>
    <w:p w14:paraId="605E0B18" w14:textId="77777777" w:rsidR="00FE7008" w:rsidRDefault="00FE7008">
      <w:pPr>
        <w:pStyle w:val="CommentText"/>
      </w:pPr>
    </w:p>
    <w:p w14:paraId="3E37EA3A" w14:textId="337DA5ED" w:rsidR="00184538" w:rsidRPr="00184538" w:rsidRDefault="00610C9B">
      <w:pPr>
        <w:pStyle w:val="CommentText"/>
      </w:pPr>
      <w:r>
        <w:t>I have also modified it to be more accessible. Happy to discuss any further changes required.</w:t>
      </w:r>
    </w:p>
  </w:comment>
  <w:comment w:id="1888" w:author="Olga Arevalo Quintero" w:date="2026-09-20T14:09:00Z" w:initials="OA">
    <w:p w14:paraId="6735CCD8" w14:textId="77777777" w:rsidR="00906782" w:rsidRDefault="005D3827" w:rsidP="00906782">
      <w:pPr>
        <w:pStyle w:val="CommentText"/>
      </w:pPr>
      <w:r>
        <w:rPr>
          <w:rStyle w:val="CommentReference"/>
        </w:rPr>
        <w:annotationRef/>
      </w:r>
      <w:proofErr w:type="gramStart"/>
      <w:r w:rsidR="00906782">
        <w:t>..</w:t>
      </w:r>
      <w:proofErr w:type="gramEnd"/>
      <w:r w:rsidR="00906782">
        <w:t xml:space="preserve">than the reference </w:t>
      </w:r>
      <w:proofErr w:type="gramStart"/>
      <w:r w:rsidR="00906782">
        <w:t>model ?</w:t>
      </w:r>
      <w:proofErr w:type="gramEnd"/>
      <w:r w:rsidR="00906782">
        <w:t xml:space="preserve"> If so, please write it here.</w:t>
      </w:r>
    </w:p>
  </w:comment>
  <w:comment w:id="1889" w:author="Sean de Noronha | DRG" w:date="2026-09-24T12:31:00Z" w:initials="Sd">
    <w:p w14:paraId="658E21AA" w14:textId="71886725" w:rsidR="00D83FA4" w:rsidRPr="00D83FA4" w:rsidRDefault="00D83FA4">
      <w:pPr>
        <w:pStyle w:val="CommentText"/>
      </w:pPr>
      <w:r>
        <w:rPr>
          <w:rStyle w:val="CommentReference"/>
        </w:rPr>
        <w:annotationRef/>
      </w:r>
      <w:r w:rsidRPr="00D83FA4">
        <w:t>Added</w:t>
      </w:r>
      <w:r>
        <w:t xml:space="preserve">. </w:t>
      </w:r>
      <w:r w:rsidRPr="00D83FA4">
        <w:t>Polyflo predicts higher capacities than GFE-Churchill below Re = 1361.</w:t>
      </w:r>
    </w:p>
  </w:comment>
  <w:comment w:id="1873" w:author="Olga Arevalo Quintero" w:date="2026-09-20T14:08:00Z" w:initials="OA">
    <w:p w14:paraId="1FF917A3" w14:textId="77777777" w:rsidR="005D3827" w:rsidRDefault="005D3827" w:rsidP="005D3827">
      <w:pPr>
        <w:pStyle w:val="CommentText"/>
      </w:pPr>
      <w:r>
        <w:rPr>
          <w:rStyle w:val="CommentReference"/>
        </w:rPr>
        <w:annotationRef/>
      </w:r>
      <w:r>
        <w:t>Please verify for accuracy.</w:t>
      </w:r>
    </w:p>
  </w:comment>
  <w:comment w:id="1874" w:author="Sean de Noronha | DRG" w:date="2026-09-24T12:28:00Z" w:initials="Sd">
    <w:p w14:paraId="2FB57613" w14:textId="1F29834E" w:rsidR="0084509D" w:rsidRDefault="0084509D">
      <w:pPr>
        <w:pStyle w:val="CommentText"/>
      </w:pPr>
      <w:r>
        <w:rPr>
          <w:rStyle w:val="CommentReference"/>
        </w:rPr>
        <w:annotationRef/>
      </w:r>
      <w:r w:rsidR="00D83FA4">
        <w:t>Accurate.</w:t>
      </w:r>
    </w:p>
  </w:comment>
  <w:comment w:id="1906" w:author="Sean de Noronha | DRG" w:date="2026-09-28T18:58:00Z" w:initials="Sd">
    <w:p w14:paraId="370FF7B1" w14:textId="77777777" w:rsidR="005A17D0" w:rsidRDefault="00000000">
      <w:r>
        <w:rPr>
          <w:rStyle w:val="CommentReference"/>
        </w:rPr>
        <w:annotationRef/>
      </w:r>
      <w:r>
        <w:rPr>
          <w:color w:val="000000"/>
          <w:szCs w:val="20"/>
        </w:rPr>
        <w:t>Figure 12 is on unrounded capacities; Figure 13, Table 9 and Table 16 are on the whole-kW capacities as published. Moving Figure 13 to unrounded would change the Table 16 numbers quoted in §3.5.3 (15.0% and 9.4% become 13.6% and 8.7%, for example), so the basis is now stated in both captions instead.</w:t>
      </w:r>
    </w:p>
  </w:comment>
  <w:comment w:id="1913" w:author="Olga Arevalo Quintero" w:date="2026-09-20T14:33:00Z" w:initials="OA">
    <w:p w14:paraId="2BE54B1F" w14:textId="6234E3B1" w:rsidR="00C91F3D" w:rsidRDefault="00C91F3D" w:rsidP="00C91F3D">
      <w:pPr>
        <w:pStyle w:val="CommentText"/>
      </w:pPr>
      <w:r>
        <w:rPr>
          <w:rStyle w:val="CommentReference"/>
        </w:rPr>
        <w:annotationRef/>
      </w:r>
      <w:r>
        <w:t>Could this section be expressed in more neutral terms? For example, rather than "worst turbulent performance" and "non-conservative," consider describing the percentage of cells exhibiting deviations and the corresponding maximum deviations relative to the reference model.</w:t>
      </w:r>
    </w:p>
    <w:p w14:paraId="06FA1C21" w14:textId="77777777" w:rsidR="00C91F3D" w:rsidRDefault="00C91F3D" w:rsidP="00C91F3D">
      <w:pPr>
        <w:pStyle w:val="CommentText"/>
      </w:pPr>
    </w:p>
  </w:comment>
  <w:comment w:id="1914" w:author="Sean de Noronha | DRG" w:date="2026-09-24T13:29:00Z" w:initials="Sd">
    <w:p w14:paraId="6A949F9B" w14:textId="0C4A156A" w:rsidR="00901826" w:rsidRDefault="00901826">
      <w:pPr>
        <w:pStyle w:val="CommentText"/>
      </w:pPr>
      <w:r>
        <w:rPr>
          <w:rStyle w:val="CommentReference"/>
        </w:rPr>
        <w:annotationRef/>
      </w:r>
      <w:r w:rsidRPr="00901826">
        <w:t>Reworded</w:t>
      </w:r>
      <w:r>
        <w:t xml:space="preserve"> the paragraph. I</w:t>
      </w:r>
      <w:r w:rsidRPr="00901826">
        <w:t xml:space="preserve">t now leads with the percentage of cells </w:t>
      </w:r>
      <w:r>
        <w:t xml:space="preserve">in the table </w:t>
      </w:r>
      <w:r w:rsidRPr="00901826">
        <w:t xml:space="preserve">and the maximum deviation, and defines non-conservative as exceeding the Moody friction prediction rather than leaving it as an unexplained label. </w:t>
      </w:r>
      <w:r w:rsidR="00F525FD">
        <w:t>I have kept the term n</w:t>
      </w:r>
      <w:r w:rsidR="00F525FD" w:rsidRPr="00F525FD">
        <w:t>on-conservative</w:t>
      </w:r>
      <w:r w:rsidR="00F525FD">
        <w:t xml:space="preserve">, as it is the standard </w:t>
      </w:r>
      <w:r w:rsidR="00F525FD" w:rsidRPr="00F525FD">
        <w:t>engineering term for a sizing method that over-predicts capacity, on the unsafe side, not something specific to this report</w:t>
      </w:r>
      <w:r w:rsidR="00F525FD">
        <w:t>.</w:t>
      </w:r>
    </w:p>
  </w:comment>
  <w:comment w:id="1946" w:author="Olga Arevalo Quintero" w:date="2026-09-20T14:40:00Z" w:initials="OA">
    <w:p w14:paraId="4C81FE83" w14:textId="77777777" w:rsidR="00480EFF" w:rsidRDefault="00480EFF" w:rsidP="00480EFF">
      <w:pPr>
        <w:pStyle w:val="CommentText"/>
      </w:pPr>
      <w:r>
        <w:rPr>
          <w:rStyle w:val="CommentReference"/>
        </w:rPr>
        <w:annotationRef/>
      </w:r>
      <w:r>
        <w:t>This sentence is difficult to read. Please reword for clarity.</w:t>
      </w:r>
    </w:p>
  </w:comment>
  <w:comment w:id="1956" w:author="Sean de Noronha | DRG" w:date="2026-09-24T13:38:00Z" w:initials="Sd">
    <w:p w14:paraId="5970DBBD" w14:textId="6D04CF37" w:rsidR="00F525FD" w:rsidRDefault="00F525FD">
      <w:pPr>
        <w:pStyle w:val="CommentText"/>
      </w:pPr>
      <w:r>
        <w:rPr>
          <w:rStyle w:val="CommentReference"/>
        </w:rPr>
        <w:annotationRef/>
      </w:r>
      <w:r>
        <w:t>CFD is focused on the corrugated tubing</w:t>
      </w:r>
    </w:p>
  </w:comment>
  <w:comment w:id="1979" w:author="Olga Arevalo Quintero" w:date="2026-09-20T15:34:00Z" w:initials="OA">
    <w:p w14:paraId="4FE80958" w14:textId="77777777" w:rsidR="00E94F58" w:rsidRDefault="00E94F58" w:rsidP="00E94F58">
      <w:pPr>
        <w:pStyle w:val="CommentText"/>
      </w:pPr>
      <w:r>
        <w:rPr>
          <w:rStyle w:val="CommentReference"/>
        </w:rPr>
        <w:annotationRef/>
      </w:r>
      <w:r>
        <w:t xml:space="preserve">Why is this section including data from Manufacturers A, B and C? </w:t>
      </w:r>
    </w:p>
  </w:comment>
  <w:comment w:id="1980" w:author="Sean de Noronha | DRG" w:date="2026-09-24T13:40:00Z" w:initials="Sd">
    <w:p w14:paraId="3ABDBF3A" w14:textId="063366CF" w:rsidR="002124F4" w:rsidRDefault="002124F4">
      <w:pPr>
        <w:pStyle w:val="CommentText"/>
      </w:pPr>
      <w:r>
        <w:rPr>
          <w:rStyle w:val="CommentReference"/>
        </w:rPr>
        <w:annotationRef/>
      </w:r>
      <w:r w:rsidR="00863DA0">
        <w:t xml:space="preserve">I have modified </w:t>
      </w:r>
      <w:r w:rsidR="009B5C7D">
        <w:t>Figure 14</w:t>
      </w:r>
      <w:r w:rsidR="00863DA0">
        <w:t xml:space="preserve"> to only be for EHD</w:t>
      </w:r>
      <w:r w:rsidR="009B5C7D">
        <w:t xml:space="preserve">s </w:t>
      </w:r>
      <w:r w:rsidR="00863DA0">
        <w:t>13, 18, 23</w:t>
      </w:r>
      <w:r w:rsidR="009B5C7D">
        <w:t xml:space="preserve"> and</w:t>
      </w:r>
      <w:r w:rsidR="00863DA0">
        <w:t xml:space="preserve"> 31</w:t>
      </w:r>
      <w:r w:rsidR="005B4407">
        <w:t xml:space="preserve"> for the </w:t>
      </w:r>
      <w:r w:rsidR="00E7108B">
        <w:t>sizing table</w:t>
      </w:r>
      <w:r w:rsidR="0060433F">
        <w:t xml:space="preserve"> data</w:t>
      </w:r>
      <w:r w:rsidR="00E7108B">
        <w:t xml:space="preserve"> and measurement data of </w:t>
      </w:r>
      <w:r w:rsidR="0060433F">
        <w:t xml:space="preserve">Manufacturer </w:t>
      </w:r>
      <w:r w:rsidR="00BB21D9">
        <w:t>C.</w:t>
      </w:r>
      <w:r w:rsidR="009B5C7D">
        <w:t xml:space="preserve"> Figure 15 discusses higher EHDs but sticks to the 1/2” to 2” tubing scope.</w:t>
      </w:r>
    </w:p>
  </w:comment>
  <w:comment w:id="2075" w:author="Olga Arevalo Quintero" w:date="2026-09-20T15:44:00Z" w:initials="OA">
    <w:p w14:paraId="08489F8C" w14:textId="77777777" w:rsidR="001268A8" w:rsidRDefault="001268A8" w:rsidP="001268A8">
      <w:pPr>
        <w:pStyle w:val="CommentText"/>
      </w:pPr>
      <w:r>
        <w:rPr>
          <w:rStyle w:val="CommentReference"/>
        </w:rPr>
        <w:annotationRef/>
      </w:r>
      <w:r>
        <w:t>Is this necessary? If it is not required for the understanding of the information that follows, please delete what’s not relevant to the sizing of H2 piping.</w:t>
      </w:r>
    </w:p>
  </w:comment>
  <w:comment w:id="2076" w:author="Sean de Noronha | DRG" w:date="2026-09-25T16:07:00Z" w:initials="Sd">
    <w:p w14:paraId="3875C607" w14:textId="71D7E250" w:rsidR="00BC6DC2" w:rsidRDefault="00BC6DC2">
      <w:pPr>
        <w:pStyle w:val="CommentText"/>
      </w:pPr>
      <w:r>
        <w:rPr>
          <w:rStyle w:val="CommentReference"/>
        </w:rPr>
        <w:annotationRef/>
      </w:r>
      <w:r>
        <w:t>I have removed it, and focused more on what is relevant to sizing H2 piping. Overall, this section has been overhauled.</w:t>
      </w:r>
    </w:p>
  </w:comment>
  <w:comment w:id="2117" w:author="Olga Arevalo Quintero" w:date="2026-09-20T15:47:00Z" w:initials="OA">
    <w:p w14:paraId="644A8A75" w14:textId="77777777" w:rsidR="008363FC" w:rsidRDefault="008363FC" w:rsidP="008363FC">
      <w:pPr>
        <w:pStyle w:val="CommentText"/>
      </w:pPr>
      <w:r>
        <w:rPr>
          <w:rStyle w:val="CommentReference"/>
        </w:rPr>
        <w:annotationRef/>
      </w:r>
      <w:r>
        <w:t xml:space="preserve">Does it </w:t>
      </w:r>
      <w:proofErr w:type="gramStart"/>
      <w:r>
        <w:t>included</w:t>
      </w:r>
      <w:proofErr w:type="gramEnd"/>
      <w:r>
        <w:t xml:space="preserve"> manufactured gas?</w:t>
      </w:r>
    </w:p>
  </w:comment>
  <w:comment w:id="2118" w:author="Sean de Noronha | DRG" w:date="2026-09-25T15:12:00Z" w:initials="Sd">
    <w:p w14:paraId="628DFA4A" w14:textId="71E40366" w:rsidR="0061148A" w:rsidRDefault="0061148A">
      <w:pPr>
        <w:pStyle w:val="CommentText"/>
      </w:pPr>
      <w:r>
        <w:rPr>
          <w:rStyle w:val="CommentReference"/>
        </w:rPr>
        <w:annotationRef/>
      </w:r>
      <w:r w:rsidRPr="0061148A">
        <w:t xml:space="preserve">No. LC 1:23's fuel-gas definition covers natural gas, propane gas-air mixtures, or mixtures of these gases only. </w:t>
      </w:r>
      <w:r>
        <w:t>M</w:t>
      </w:r>
      <w:r w:rsidRPr="0061148A">
        <w:t>anufactured gas (coal gas, producer gas, and similar legacy town-gas products) isn't included, same as hydrogen</w:t>
      </w:r>
      <w:r>
        <w:t>.</w:t>
      </w:r>
    </w:p>
  </w:comment>
  <w:comment w:id="2156" w:author="Sean de Noronha | DRG" w:date="2026-09-28T11:07:00Z" w:initials="Sd">
    <w:p w14:paraId="138087C8" w14:textId="63363B79" w:rsidR="001B553B" w:rsidRDefault="001B553B">
      <w:pPr>
        <w:pStyle w:val="CommentText"/>
      </w:pPr>
      <w:r>
        <w:rPr>
          <w:rStyle w:val="CommentReference"/>
        </w:rPr>
        <w:annotationRef/>
      </w:r>
      <w:r>
        <w:t>3.7.3. content referenced</w:t>
      </w:r>
    </w:p>
  </w:comment>
  <w:comment w:id="3283" w:author="Olga Arevalo Quintero" w:date="2026-09-20T16:03:00Z" w:initials="OA">
    <w:p w14:paraId="22238E17" w14:textId="77777777" w:rsidR="007825B0" w:rsidRDefault="007825B0" w:rsidP="007825B0">
      <w:pPr>
        <w:pStyle w:val="CommentText"/>
      </w:pPr>
      <w:r>
        <w:rPr>
          <w:rStyle w:val="CommentReference"/>
        </w:rPr>
        <w:annotationRef/>
      </w:r>
      <w:r>
        <w:t>What’s the practical interpretation of this? What does it mean in terms in terms of design and performance?</w:t>
      </w:r>
    </w:p>
  </w:comment>
  <w:comment w:id="3284" w:author="Sean de Noronha | DRG" w:date="2026-09-25T16:57:00Z" w:initials="Sd">
    <w:p w14:paraId="2592037B" w14:textId="30757F3C" w:rsidR="005D368E" w:rsidRDefault="005D368E">
      <w:pPr>
        <w:pStyle w:val="CommentText"/>
      </w:pPr>
      <w:r>
        <w:rPr>
          <w:rStyle w:val="CommentReference"/>
        </w:rPr>
        <w:annotationRef/>
      </w:r>
      <w:r>
        <w:t xml:space="preserve">I have further expanded on this point in the paragraph to make the consequences </w:t>
      </w:r>
      <w:proofErr w:type="gramStart"/>
      <w:r>
        <w:t>more clear</w:t>
      </w:r>
      <w:proofErr w:type="gramEnd"/>
      <w:r>
        <w:t>.</w:t>
      </w:r>
    </w:p>
  </w:comment>
  <w:comment w:id="4324" w:author="Olga Arevalo Quintero" w:date="2026-09-20T16:06:00Z" w:initials="OA">
    <w:p w14:paraId="130870F7" w14:textId="77777777" w:rsidR="003F286C" w:rsidRDefault="003F286C" w:rsidP="003F286C">
      <w:pPr>
        <w:pStyle w:val="CommentText"/>
      </w:pPr>
      <w:r>
        <w:rPr>
          <w:rStyle w:val="CommentReference"/>
        </w:rPr>
        <w:annotationRef/>
      </w:r>
      <w:r>
        <w:t>Is this correct?</w:t>
      </w:r>
    </w:p>
  </w:comment>
  <w:comment w:id="4323" w:author="Sean de Noronha | DRG" w:date="2026-09-25T16:24:00Z" w:initials="Sd">
    <w:p w14:paraId="464C84D5" w14:textId="30496518" w:rsidR="00C817B3" w:rsidRDefault="00C817B3">
      <w:pPr>
        <w:pStyle w:val="CommentText"/>
      </w:pPr>
      <w:r>
        <w:rPr>
          <w:rStyle w:val="CommentReference"/>
        </w:rPr>
        <w:annotationRef/>
      </w:r>
      <w:r>
        <w:t>Yes, both values have been checked.</w:t>
      </w:r>
    </w:p>
  </w:comment>
  <w:comment w:id="4331" w:author="Olga Arevalo Quintero" w:date="2026-09-20T16:14:00Z" w:initials="OA">
    <w:p w14:paraId="6A8E0490" w14:textId="77777777" w:rsidR="008334DC" w:rsidRDefault="008334DC" w:rsidP="008334DC">
      <w:pPr>
        <w:pStyle w:val="CommentText"/>
      </w:pPr>
      <w:r>
        <w:rPr>
          <w:rStyle w:val="CommentReference"/>
        </w:rPr>
        <w:annotationRef/>
      </w:r>
      <w:r>
        <w:t>Please use simple words to explain this. For instance, the screening criteria becomes important only at</w:t>
      </w:r>
      <w:proofErr w:type="gramStart"/>
      <w:r>
        <w:t>…..</w:t>
      </w:r>
      <w:proofErr w:type="gramEnd"/>
    </w:p>
  </w:comment>
  <w:comment w:id="4332" w:author="Sean de Noronha | DRG" w:date="2026-09-25T16:57:00Z" w:initials="Sd">
    <w:p w14:paraId="71926EA1" w14:textId="39A56A53" w:rsidR="005D368E" w:rsidRDefault="005D368E">
      <w:pPr>
        <w:pStyle w:val="CommentText"/>
      </w:pPr>
      <w:r>
        <w:rPr>
          <w:rStyle w:val="CommentReference"/>
        </w:rPr>
        <w:annotationRef/>
      </w:r>
      <w:r>
        <w:t>I have simplified the paragraph and scoped it to the pressure range and pipe size range under consideration for hydrogen.</w:t>
      </w:r>
    </w:p>
  </w:comment>
  <w:comment w:id="4366" w:author="Olga Arevalo Quintero" w:date="2026-09-20T16:18:00Z" w:initials="OA">
    <w:p w14:paraId="4F4130F1" w14:textId="77777777" w:rsidR="008334DC" w:rsidRDefault="008334DC" w:rsidP="008334DC">
      <w:pPr>
        <w:pStyle w:val="CommentText"/>
      </w:pPr>
      <w:r>
        <w:rPr>
          <w:rStyle w:val="CommentReference"/>
        </w:rPr>
        <w:annotationRef/>
      </w:r>
      <w:r>
        <w:t>What are these?</w:t>
      </w:r>
    </w:p>
  </w:comment>
  <w:comment w:id="4367" w:author="Sean de Noronha | DRG" w:date="2026-09-25T16:59:00Z" w:initials="Sd">
    <w:p w14:paraId="49540DB9" w14:textId="4D95BE1E" w:rsidR="005D368E" w:rsidRDefault="005D368E">
      <w:pPr>
        <w:pStyle w:val="CommentText"/>
      </w:pPr>
      <w:r>
        <w:rPr>
          <w:rStyle w:val="CommentReference"/>
        </w:rPr>
        <w:annotationRef/>
      </w:r>
      <w:r w:rsidRPr="005D368E">
        <w:t xml:space="preserve">Table A.6 is CSA B149.1's 70 kPa inlet / 35 kPa drop schedule (about 10 </w:t>
      </w:r>
      <w:proofErr w:type="spellStart"/>
      <w:r w:rsidRPr="005D368E">
        <w:t>psig</w:t>
      </w:r>
      <w:proofErr w:type="spellEnd"/>
      <w:r w:rsidRPr="005D368E">
        <w:t xml:space="preserve">), and Table A.7 is its 140 kPa inlet / 70 kPa drop schedule (about 20 </w:t>
      </w:r>
      <w:proofErr w:type="spellStart"/>
      <w:r w:rsidRPr="005D368E">
        <w:t>psig</w:t>
      </w:r>
      <w:proofErr w:type="spellEnd"/>
      <w:r w:rsidRPr="005D368E">
        <w:t xml:space="preserve">). Both sit above the </w:t>
      </w:r>
      <w:proofErr w:type="gramStart"/>
      <w:r w:rsidRPr="005D368E">
        <w:t xml:space="preserve">10 </w:t>
      </w:r>
      <w:proofErr w:type="spellStart"/>
      <w:r w:rsidRPr="005D368E">
        <w:t>psig</w:t>
      </w:r>
      <w:proofErr w:type="spellEnd"/>
      <w:proofErr w:type="gramEnd"/>
      <w:r w:rsidRPr="005D368E">
        <w:t xml:space="preserve"> ceiling</w:t>
      </w:r>
      <w:r>
        <w:t xml:space="preserve"> for hydrogen</w:t>
      </w:r>
      <w:r w:rsidRPr="005D368E">
        <w:t xml:space="preserve"> this study covers, so they're out of scope here, though we used them earlier in Table 9 just to check the sizing equation at fully turbulent flow</w:t>
      </w:r>
      <w:r>
        <w:t>.</w:t>
      </w:r>
    </w:p>
  </w:comment>
  <w:comment w:id="4409" w:author="Olga Arevalo Quintero" w:date="2026-09-20T16:22:00Z" w:initials="OA">
    <w:p w14:paraId="7EB7241A" w14:textId="77777777" w:rsidR="008334DC" w:rsidRDefault="008334DC" w:rsidP="008334DC">
      <w:pPr>
        <w:pStyle w:val="CommentText"/>
      </w:pPr>
      <w:r>
        <w:rPr>
          <w:rStyle w:val="CommentReference"/>
        </w:rPr>
        <w:annotationRef/>
      </w:r>
      <w:r>
        <w:t>Is this the case?</w:t>
      </w:r>
    </w:p>
  </w:comment>
  <w:comment w:id="4410" w:author="Sean de Noronha | DRG" w:date="2026-09-28T09:05:00Z" w:initials="Sd">
    <w:p w14:paraId="3DCAAB04" w14:textId="49F87CC3" w:rsidR="00C925B6" w:rsidRDefault="00C925B6">
      <w:pPr>
        <w:pStyle w:val="CommentText"/>
      </w:pPr>
      <w:r>
        <w:rPr>
          <w:rStyle w:val="CommentReference"/>
        </w:rPr>
        <w:annotationRef/>
      </w:r>
      <w:r>
        <w:rPr>
          <w:rStyle w:val="CommentReference"/>
        </w:rPr>
        <w:t xml:space="preserve">Testing with natural gas can be done, as Parker Hannifin (Manufacturer C) was able to do in 1996; alternatively, a surrogate such as nitrogen can be used if testing with natural gas is not </w:t>
      </w:r>
      <w:proofErr w:type="spellStart"/>
      <w:r>
        <w:rPr>
          <w:rStyle w:val="CommentReference"/>
        </w:rPr>
        <w:t>favoured</w:t>
      </w:r>
      <w:proofErr w:type="spellEnd"/>
      <w:r>
        <w:rPr>
          <w:rStyle w:val="CommentReference"/>
        </w:rPr>
        <w:t>. To reach the low Reynolds numbers that H2 operates in, it makes sense to test a surrogate like Helium given it is much safer to handle in a laboratory.</w:t>
      </w:r>
    </w:p>
  </w:comment>
  <w:comment w:id="4419" w:author="Olga Arevalo Quintero" w:date="2026-09-20T16:23:00Z" w:initials="OA">
    <w:p w14:paraId="44B9EA04" w14:textId="77777777" w:rsidR="008334DC" w:rsidRDefault="008334DC" w:rsidP="008334DC">
      <w:pPr>
        <w:pStyle w:val="CommentText"/>
      </w:pPr>
      <w:r>
        <w:rPr>
          <w:rStyle w:val="CommentReference"/>
        </w:rPr>
        <w:annotationRef/>
      </w:r>
      <w:r>
        <w:t>This makes more sense for testing.</w:t>
      </w:r>
    </w:p>
  </w:comment>
  <w:comment w:id="4420" w:author="Sean de Noronha | DRG" w:date="2026-09-28T09:08:00Z" w:initials="Sd">
    <w:p w14:paraId="1B088F26" w14:textId="756EC19F" w:rsidR="00C925B6" w:rsidRDefault="00C925B6">
      <w:pPr>
        <w:pStyle w:val="CommentText"/>
      </w:pPr>
      <w:r>
        <w:rPr>
          <w:rStyle w:val="CommentReference"/>
        </w:rPr>
        <w:annotationRef/>
      </w:r>
      <w:r w:rsidR="00D534B9" w:rsidRPr="00D534B9">
        <w:t xml:space="preserve">Yes, for the low-Reynolds regime specifically. But confirming the friction </w:t>
      </w:r>
      <w:proofErr w:type="spellStart"/>
      <w:r w:rsidR="00D534B9" w:rsidRPr="00D534B9">
        <w:t>behaviour</w:t>
      </w:r>
      <w:proofErr w:type="spellEnd"/>
      <w:r w:rsidR="00D534B9" w:rsidRPr="00D534B9">
        <w:t xml:space="preserve"> observed in Figure 10 requires testing across the full Reynolds-number range, not just the low end, which is why two gases are proposed rather than one: each covers a different regime, with an overlap band where both gases are tested at the same Reynolds numbers. </w:t>
      </w:r>
      <w:r w:rsidR="00D534B9">
        <w:t>We hope to see that</w:t>
      </w:r>
      <w:r w:rsidR="00D534B9" w:rsidRPr="00D534B9">
        <w:t xml:space="preserve"> friction </w:t>
      </w:r>
      <w:proofErr w:type="spellStart"/>
      <w:r w:rsidR="00D534B9" w:rsidRPr="00D534B9">
        <w:t>behaviour</w:t>
      </w:r>
      <w:proofErr w:type="spellEnd"/>
      <w:r w:rsidR="00D534B9" w:rsidRPr="00D534B9">
        <w:t xml:space="preserve"> depends only on Reynolds number, not on which gas produced it</w:t>
      </w:r>
      <w:r w:rsidR="00D534B9">
        <w:t>.</w:t>
      </w:r>
    </w:p>
  </w:comment>
  <w:comment w:id="4397" w:author="Sean de Noronha | DRG" w:date="2026-09-28T09:39:00Z" w:initials="Sd">
    <w:p w14:paraId="57FEE653" w14:textId="33437440" w:rsidR="00D534B9" w:rsidRDefault="00D534B9">
      <w:pPr>
        <w:pStyle w:val="CommentText"/>
      </w:pPr>
      <w:r>
        <w:rPr>
          <w:rStyle w:val="CommentReference"/>
        </w:rPr>
        <w:annotationRef/>
      </w:r>
      <w:r w:rsidR="00A33B0D" w:rsidRPr="00A33B0D">
        <w:t>This subsection closed out the previous deliverable and is no longer needed as a standalone section. Its content has been redistributed into the subsequent sections (§3.8, §4, §5</w:t>
      </w:r>
      <w:r w:rsidR="00A33B0D">
        <w:t>).</w:t>
      </w:r>
    </w:p>
  </w:comment>
  <w:comment w:id="4460" w:author="Sean de Noronha | DRG" w:date="2026-09-29T13:53:00Z" w:initials="Sd">
    <w:p w14:paraId="56163D69" w14:textId="6A9CD745" w:rsidR="005927D2" w:rsidRDefault="005927D2">
      <w:pPr>
        <w:pStyle w:val="CommentText"/>
      </w:pPr>
      <w:r>
        <w:rPr>
          <w:rStyle w:val="CommentReference"/>
        </w:rPr>
        <w:annotationRef/>
      </w:r>
      <w:r>
        <w:t>I would argue the gas properties changes regime, since hydrogen’s properties at the same pressure, pipe size and run length is generally laminar if it is transitional or turbulent with natural gas. So</w:t>
      </w:r>
      <w:r w:rsidR="003F2A9D">
        <w:t>,</w:t>
      </w:r>
      <w:r>
        <w:t xml:space="preserve"> unless this is referring to uncertainty in decimal places for the gas property itself, then that’s a different thing to be clarified.</w:t>
      </w:r>
    </w:p>
  </w:comment>
  <w:comment w:id="4466" w:author="Sean de Noronha | DRG" w:date="2026-09-30T09:08:00Z" w:initials="Sd">
    <w:p w14:paraId="68C0DDA5" w14:textId="36F05604" w:rsidR="003F2A9D" w:rsidRDefault="003F2A9D">
      <w:pPr>
        <w:pStyle w:val="CommentText"/>
      </w:pPr>
      <w:r>
        <w:rPr>
          <w:rStyle w:val="CommentReference"/>
        </w:rPr>
        <w:annotationRef/>
      </w:r>
      <w:r>
        <w:t>I think these boxes can be smaller while keeping the same font size, if not 1 font size bigger. There is a lot of wasted space by this figure.</w:t>
      </w:r>
    </w:p>
  </w:comment>
  <w:comment w:id="4496" w:author="Sean de Noronha | DRG" w:date="2026-09-30T09:20:00Z" w:initials="Sd">
    <w:p w14:paraId="275B9B2C" w14:textId="020CD67C" w:rsidR="003F2A9D" w:rsidRDefault="003F2A9D">
      <w:pPr>
        <w:pStyle w:val="CommentText"/>
      </w:pPr>
      <w:r>
        <w:rPr>
          <w:rStyle w:val="CommentReference"/>
        </w:rPr>
        <w:annotationRef/>
      </w:r>
      <w:r>
        <w:t xml:space="preserve">If HHV does not affect volumetric flow but only affects the thermal units, then Q is unchanged so v = Q/A is unchanged so </w:t>
      </w:r>
      <w:proofErr w:type="gramStart"/>
      <w:r>
        <w:t>Re</w:t>
      </w:r>
      <w:proofErr w:type="gramEnd"/>
      <w:r>
        <w:t xml:space="preserve"> is then unchanged right? Or what am I missing here?</w:t>
      </w:r>
    </w:p>
  </w:comment>
  <w:comment w:id="4503" w:author="Sean de Noronha | DRG" w:date="2026-09-29T14:18:00Z" w:initials="Sd">
    <w:p w14:paraId="55390F77" w14:textId="1F43F01E" w:rsidR="00EA0E7E" w:rsidRDefault="00EA0E7E">
      <w:pPr>
        <w:pStyle w:val="CommentText"/>
      </w:pPr>
      <w:r>
        <w:rPr>
          <w:rStyle w:val="CommentReference"/>
        </w:rPr>
        <w:annotationRef/>
      </w:r>
      <w:r>
        <w:t>I will focus on pipe lengths from 30 ft to 250 ft. I want to get the Reynolds numbers and velocities in each cell with natural gas and hydrogen.</w:t>
      </w:r>
      <w:r w:rsidR="005C4AC0">
        <w:t xml:space="preserve"> The relevant python script in my folder should output it.</w:t>
      </w:r>
    </w:p>
  </w:comment>
  <w:comment w:id="4651" w:author="Sean de Noronha | DRG" w:date="2026-09-29T14:16:00Z" w:initials="Sd">
    <w:p w14:paraId="27A4C0FA" w14:textId="478D90C5" w:rsidR="00EA0E7E" w:rsidRDefault="00EA0E7E">
      <w:pPr>
        <w:pStyle w:val="CommentText"/>
      </w:pPr>
      <w:r>
        <w:rPr>
          <w:rStyle w:val="CommentReference"/>
        </w:rPr>
        <w:annotationRef/>
      </w:r>
      <w:r>
        <w:t xml:space="preserve">Column headers should somehow have the units </w:t>
      </w:r>
    </w:p>
  </w:comment>
  <w:comment w:id="4656" w:author="Sean de Noronha | DRG" w:date="2026-09-30T09:36:00Z" w:initials="Sd">
    <w:p w14:paraId="00EC8498" w14:textId="517601CE" w:rsidR="00015B3C" w:rsidRDefault="00015B3C">
      <w:pPr>
        <w:pStyle w:val="CommentText"/>
      </w:pPr>
      <w:r>
        <w:rPr>
          <w:rStyle w:val="CommentReference"/>
        </w:rPr>
        <w:annotationRef/>
      </w:r>
      <w:r>
        <w:t xml:space="preserve">Are you sure? Can you show this to me for certain with equations and explanation </w:t>
      </w:r>
      <w:proofErr w:type="spellStart"/>
      <w:r>
        <w:t>cuz</w:t>
      </w:r>
      <w:proofErr w:type="spellEnd"/>
      <w:r>
        <w:t xml:space="preserve"> I don’t see this being true.</w:t>
      </w:r>
    </w:p>
  </w:comment>
  <w:comment w:id="4666" w:author="Sean de Noronha | DRG" w:date="2026-09-29T14:41:00Z" w:initials="Sd">
    <w:p w14:paraId="078B802C" w14:textId="3B82C620" w:rsidR="000005FC" w:rsidRDefault="000005FC">
      <w:pPr>
        <w:pStyle w:val="CommentText"/>
      </w:pPr>
      <w:r>
        <w:rPr>
          <w:rStyle w:val="CommentReference"/>
        </w:rPr>
        <w:annotationRef/>
      </w:r>
      <w:r>
        <w:t>Change to something like sensitivity of hydrogen capacity on parameters changed one at a time.</w:t>
      </w:r>
    </w:p>
  </w:comment>
  <w:comment w:id="4785" w:author="Sean de Noronha | DRG" w:date="2026-09-29T14:51:00Z" w:initials="Sd">
    <w:p w14:paraId="3741A3E4" w14:textId="6D028DDA" w:rsidR="000005FC" w:rsidRDefault="000005FC">
      <w:pPr>
        <w:pStyle w:val="CommentText"/>
      </w:pPr>
      <w:r>
        <w:rPr>
          <w:rStyle w:val="CommentReference"/>
        </w:rPr>
        <w:annotationRef/>
      </w:r>
      <w:r>
        <w:t>Feels like I’m missing an “is” or “are” here</w:t>
      </w:r>
    </w:p>
  </w:comment>
  <w:comment w:id="4796" w:author="Sean de Noronha | DRG" w:date="2026-09-29T15:25:00Z" w:initials="Sd">
    <w:p w14:paraId="4CC0EB4B" w14:textId="36F2557C" w:rsidR="00AA3794" w:rsidRDefault="00AA3794">
      <w:pPr>
        <w:pStyle w:val="CommentText"/>
      </w:pPr>
      <w:r>
        <w:rPr>
          <w:rStyle w:val="CommentReference"/>
        </w:rPr>
        <w:annotationRef/>
      </w:r>
      <w:r>
        <w:t>This part needs a visualization</w:t>
      </w:r>
      <w:r w:rsidR="00B43344">
        <w:t xml:space="preserve">. But </w:t>
      </w:r>
      <w:proofErr w:type="gramStart"/>
      <w:r w:rsidR="00B43344">
        <w:t>also</w:t>
      </w:r>
      <w:proofErr w:type="gramEnd"/>
      <w:r w:rsidR="00B43344">
        <w:t xml:space="preserve"> why would anyone even extend it that way??? Seems like an incredibly stupid point built on what if. What if I wasn’t an engineer writing this report but I was a giraffe. I would make more sense to say Churchill has this sort of decrease then a hump, whereas Colebrook curves from 2300 start way up and decrease until an asymptote and speak about 2300 Re to 4000 which is the region in which they don’t fully match and especially show a visualization of jus this.</w:t>
      </w:r>
    </w:p>
  </w:comment>
  <w:comment w:id="4812" w:author="Sean de Noronha | DRG" w:date="2026-09-30T09:58:00Z" w:initials="Sd">
    <w:p w14:paraId="6F128B2D" w14:textId="7ED86782" w:rsidR="00B43344" w:rsidRDefault="00B43344">
      <w:pPr>
        <w:pStyle w:val="CommentText"/>
      </w:pPr>
      <w:r>
        <w:rPr>
          <w:rStyle w:val="CommentReference"/>
        </w:rPr>
        <w:annotationRef/>
      </w:r>
      <w:r>
        <w:t>This isn’t a word but find a way to say Churchill curves are approaching an asymptote.</w:t>
      </w:r>
    </w:p>
  </w:comment>
  <w:comment w:id="4817" w:author="Sean de Noronha | DRG" w:date="2026-09-30T09:59:00Z" w:initials="Sd">
    <w:p w14:paraId="08063478" w14:textId="14AE2679" w:rsidR="00B43344" w:rsidRDefault="00B43344">
      <w:pPr>
        <w:pStyle w:val="CommentText"/>
      </w:pPr>
      <w:r>
        <w:rPr>
          <w:rStyle w:val="CommentReference"/>
        </w:rPr>
        <w:annotationRef/>
      </w:r>
      <w:r>
        <w:t>What size, what run more importantly? We need to know how short is short. Things need to always be specific in the report.</w:t>
      </w:r>
    </w:p>
  </w:comment>
  <w:comment w:id="4820" w:author="Sean de Noronha | DRG" w:date="2026-09-30T10:00:00Z" w:initials="Sd">
    <w:p w14:paraId="22E98A26" w14:textId="3B81734A" w:rsidR="00B43344" w:rsidRDefault="00B43344">
      <w:pPr>
        <w:pStyle w:val="CommentText"/>
      </w:pPr>
      <w:r>
        <w:rPr>
          <w:rStyle w:val="CommentReference"/>
        </w:rPr>
        <w:annotationRef/>
      </w:r>
      <w:proofErr w:type="gramStart"/>
      <w:r>
        <w:t>where</w:t>
      </w:r>
      <w:proofErr w:type="gramEnd"/>
    </w:p>
  </w:comment>
  <w:comment w:id="4804" w:author="Sean de Noronha | DRG" w:date="2026-09-29T15:25:00Z" w:initials="Sd">
    <w:p w14:paraId="7108DF7C" w14:textId="78203544" w:rsidR="00AA3794" w:rsidRDefault="00AA3794">
      <w:pPr>
        <w:pStyle w:val="CommentText"/>
      </w:pPr>
      <w:r>
        <w:rPr>
          <w:rStyle w:val="CommentReference"/>
        </w:rPr>
        <w:annotationRef/>
      </w:r>
      <w:r>
        <w:t>This section needs some sort of visualization.</w:t>
      </w:r>
      <w:r w:rsidR="00B43344">
        <w:t xml:space="preserve"> But it should not be a repeat of other figures.</w:t>
      </w:r>
    </w:p>
  </w:comment>
  <w:comment w:id="4896" w:author="Sean de Noronha | DRG" w:date="2026-09-29T15:37:00Z" w:initials="Sd">
    <w:p w14:paraId="78471445" w14:textId="32A5DBDF" w:rsidR="00145C0F" w:rsidRDefault="00145C0F">
      <w:pPr>
        <w:pStyle w:val="CommentText"/>
      </w:pPr>
      <w:r>
        <w:rPr>
          <w:rStyle w:val="CommentReference"/>
        </w:rPr>
        <w:annotationRef/>
      </w:r>
      <w:r>
        <w:t>Should cite them then</w:t>
      </w:r>
    </w:p>
  </w:comment>
  <w:comment w:id="4904" w:author="Sean de Noronha | DRG" w:date="2026-09-29T15:37:00Z" w:initials="Sd">
    <w:p w14:paraId="354E8359" w14:textId="00CFE2C5" w:rsidR="00145C0F" w:rsidRDefault="00145C0F">
      <w:pPr>
        <w:pStyle w:val="CommentText"/>
      </w:pPr>
      <w:r>
        <w:rPr>
          <w:rStyle w:val="CommentReference"/>
        </w:rPr>
        <w:annotationRef/>
      </w:r>
      <w:r>
        <w:t>Option for what, please make that clear. It should be a nice smooth intro into what we’re proposing.</w:t>
      </w:r>
      <w:r w:rsidR="002F31C5">
        <w:t xml:space="preserve"> Make it clear this is a proposed sizing method for hydrogen in NON-CORRUGATED TUBING right at the start of this subsubsubsection.</w:t>
      </w:r>
    </w:p>
  </w:comment>
  <w:comment w:id="4908" w:author="Sean de Noronha | DRG" w:date="2026-09-29T15:38:00Z" w:initials="Sd">
    <w:p w14:paraId="6F8883F4" w14:textId="7028BAFA" w:rsidR="00145C0F" w:rsidRDefault="00145C0F">
      <w:pPr>
        <w:pStyle w:val="CommentText"/>
      </w:pPr>
      <w:r>
        <w:rPr>
          <w:rStyle w:val="CommentReference"/>
        </w:rPr>
        <w:annotationRef/>
      </w:r>
      <w:r>
        <w:t xml:space="preserve">Huh? Remove </w:t>
      </w:r>
      <w:proofErr w:type="gramStart"/>
      <w:r>
        <w:t>this</w:t>
      </w:r>
      <w:proofErr w:type="gramEnd"/>
      <w:r>
        <w:t xml:space="preserve"> I think.</w:t>
      </w:r>
    </w:p>
  </w:comment>
  <w:comment w:id="4935" w:author="Sean de Noronha | DRG" w:date="2026-09-29T15:44:00Z" w:initials="Sd">
    <w:p w14:paraId="2C5C6186" w14:textId="36D212C2" w:rsidR="00145C0F" w:rsidRDefault="00145C0F">
      <w:pPr>
        <w:pStyle w:val="CommentText"/>
      </w:pPr>
      <w:r>
        <w:rPr>
          <w:rStyle w:val="CommentReference"/>
        </w:rPr>
        <w:annotationRef/>
      </w:r>
      <w:r>
        <w:t>I don’t think this is fully true</w:t>
      </w:r>
      <w:r w:rsidR="002F31C5">
        <w:t>, t</w:t>
      </w:r>
      <w:r>
        <w:t>hat above 1361 Polyflo is ALWAYS smaller capacity. But anyways, it</w:t>
      </w:r>
      <w:r w:rsidR="002F31C5">
        <w:t xml:space="preserve"> should be written in the report as </w:t>
      </w:r>
      <w:r>
        <w:t xml:space="preserve">simple as </w:t>
      </w:r>
      <w:r w:rsidR="002F31C5">
        <w:t xml:space="preserve">that </w:t>
      </w:r>
      <w:r>
        <w:t xml:space="preserve">in </w:t>
      </w:r>
      <w:r w:rsidR="002F31C5">
        <w:t xml:space="preserve">the </w:t>
      </w:r>
      <w:r>
        <w:t xml:space="preserve">laminar region </w:t>
      </w:r>
      <w:r w:rsidR="002F31C5">
        <w:t xml:space="preserve">we use </w:t>
      </w:r>
      <w:r>
        <w:t>64/Re</w:t>
      </w:r>
      <w:r w:rsidR="002F31C5">
        <w:t xml:space="preserve"> and from Re=</w:t>
      </w:r>
      <w:r>
        <w:t>1361 onwards use Polyfl</w:t>
      </w:r>
      <w:r w:rsidR="002F31C5">
        <w:t>o.</w:t>
      </w:r>
    </w:p>
  </w:comment>
  <w:comment w:id="4938" w:author="Sean de Noronha | DRG" w:date="2026-09-30T10:26:00Z" w:initials="Sd">
    <w:p w14:paraId="6669EA4B" w14:textId="48503C8A" w:rsidR="002F31C5" w:rsidRDefault="002F31C5">
      <w:pPr>
        <w:pStyle w:val="CommentText"/>
      </w:pPr>
      <w:r>
        <w:rPr>
          <w:rStyle w:val="CommentReference"/>
        </w:rPr>
        <w:annotationRef/>
      </w:r>
      <w:r>
        <w:t>Can you perhaps show this in an Appendix in B or C wherever more appropriate? I don’t know how you got this</w:t>
      </w:r>
    </w:p>
  </w:comment>
  <w:comment w:id="4967" w:author="Sean de Noronha | DRG" w:date="2026-09-30T10:34:00Z" w:initials="Sd">
    <w:p w14:paraId="67007768" w14:textId="522C790D" w:rsidR="00115991" w:rsidRDefault="00115991">
      <w:pPr>
        <w:pStyle w:val="CommentText"/>
      </w:pPr>
      <w:r>
        <w:rPr>
          <w:rStyle w:val="CommentReference"/>
        </w:rPr>
        <w:annotationRef/>
      </w:r>
      <w:r>
        <w:t xml:space="preserve">I think I would really like to see 3 pics here – one Figure with 3 subfigures of 2 rows. Row 1 has 2 </w:t>
      </w:r>
      <w:proofErr w:type="spellStart"/>
      <w:r>
        <w:t>subfigs</w:t>
      </w:r>
      <w:proofErr w:type="spellEnd"/>
      <w:r>
        <w:t xml:space="preserve"> side by side of 0.045 and 0.015 then 0.09 below it. </w:t>
      </w:r>
      <w:proofErr w:type="gramStart"/>
      <w:r>
        <w:t>So</w:t>
      </w:r>
      <w:proofErr w:type="gramEnd"/>
      <w:r>
        <w:t xml:space="preserve"> the CSA van also see the sensitivity of the assumed roughness in the previous calculations and how the deviation of Polyflo is affected by that across the range. In my script of </w:t>
      </w:r>
      <w:proofErr w:type="spellStart"/>
      <w:r>
        <w:t>report_figures</w:t>
      </w:r>
      <w:proofErr w:type="spellEnd"/>
      <w:r>
        <w:t>, don’t replace any existing figures but add new ones so that I have a roster of options to work with.</w:t>
      </w:r>
    </w:p>
  </w:comment>
  <w:comment w:id="4975" w:author="Sean de Noronha | DRG" w:date="2026-09-30T10:31:00Z" w:initials="Sd">
    <w:p w14:paraId="7F9F73ED" w14:textId="37900FDC" w:rsidR="002F31C5" w:rsidRDefault="002F31C5">
      <w:pPr>
        <w:pStyle w:val="CommentText"/>
      </w:pPr>
      <w:r>
        <w:rPr>
          <w:rStyle w:val="CommentReference"/>
        </w:rPr>
        <w:annotationRef/>
      </w:r>
      <w:r>
        <w:rPr>
          <w:i/>
        </w:rPr>
        <w:t>ε</w:t>
      </w:r>
      <w:r>
        <w:t xml:space="preserve"> = needs to be there always for </w:t>
      </w:r>
      <w:proofErr w:type="gramStart"/>
      <w:r>
        <w:t>these sort of sentences</w:t>
      </w:r>
      <w:proofErr w:type="gramEnd"/>
      <w:r>
        <w:t>.</w:t>
      </w:r>
    </w:p>
  </w:comment>
  <w:comment w:id="4981" w:author="Sean de Noronha | DRG" w:date="2026-09-30T10:32:00Z" w:initials="Sd">
    <w:p w14:paraId="6393DB14" w14:textId="43702780" w:rsidR="00115991" w:rsidRDefault="00115991">
      <w:pPr>
        <w:pStyle w:val="CommentText"/>
      </w:pPr>
      <w:r>
        <w:rPr>
          <w:rStyle w:val="CommentReference"/>
        </w:rPr>
        <w:annotationRef/>
      </w:r>
      <w:r>
        <w:t>Remember I am only looking at 30ft to 250ft as that is a realistic scope, given that’s what domestic piping seems to have been scoped to in the existing NG standard. Maybe we should explain that somewhere in the report too.</w:t>
      </w:r>
    </w:p>
  </w:comment>
  <w:comment w:id="4985" w:author="Sean de Noronha | DRG" w:date="2026-09-30T10:34:00Z" w:initials="Sd">
    <w:p w14:paraId="3A202D58" w14:textId="7F785EFC" w:rsidR="00115991" w:rsidRDefault="00115991">
      <w:pPr>
        <w:pStyle w:val="CommentText"/>
      </w:pPr>
      <w:r>
        <w:rPr>
          <w:rStyle w:val="CommentReference"/>
        </w:rPr>
        <w:annotationRef/>
      </w:r>
    </w:p>
  </w:comment>
  <w:comment w:id="4989" w:author="Sean de Noronha | DRG" w:date="2026-09-29T15:47:00Z" w:initials="Sd">
    <w:p w14:paraId="62E7852E" w14:textId="1B1AF616" w:rsidR="00E1124D" w:rsidRDefault="00E1124D">
      <w:pPr>
        <w:pStyle w:val="CommentText"/>
      </w:pPr>
      <w:r>
        <w:rPr>
          <w:rStyle w:val="CommentReference"/>
        </w:rPr>
        <w:annotationRef/>
      </w:r>
      <w:r>
        <w:t xml:space="preserve">Yeah, basically rationale for proposing this is that it’s the least change from what’s currently done, it seems to have worked even if Moody friction says in some </w:t>
      </w:r>
      <w:proofErr w:type="gramStart"/>
      <w:r>
        <w:t>areas</w:t>
      </w:r>
      <w:proofErr w:type="gramEnd"/>
      <w:r>
        <w:t xml:space="preserve"> it is non-conservative, this is an option. But we put our foot down for 64/Re below Re 1361. Also make it clear that someone sizing their pipes would not have to check the Reynolds number, the tables themselves should just have this baked in. </w:t>
      </w:r>
      <w:proofErr w:type="gramStart"/>
      <w:r>
        <w:t>So</w:t>
      </w:r>
      <w:proofErr w:type="gramEnd"/>
      <w:r>
        <w:t xml:space="preserve"> for specific lengths and pipe sizes at those pressure conditions given hydrogen’s properties we can already calculate what our Re would be, and have the sizing tables in the new hydrogen standard have the correct assumption based on the Re baked into it. I think that’s important to clarify.</w:t>
      </w:r>
    </w:p>
  </w:comment>
  <w:comment w:id="4997" w:author="Sean de Noronha | DRG" w:date="2026-09-29T15:50:00Z" w:initials="Sd">
    <w:p w14:paraId="4DA0DA21" w14:textId="554C8F86" w:rsidR="00E1124D" w:rsidRDefault="00E1124D">
      <w:pPr>
        <w:pStyle w:val="CommentText"/>
      </w:pPr>
      <w:r>
        <w:rPr>
          <w:rStyle w:val="CommentReference"/>
        </w:rPr>
        <w:annotationRef/>
      </w:r>
      <w:proofErr w:type="gramStart"/>
      <w:r>
        <w:t>So</w:t>
      </w:r>
      <w:proofErr w:type="gramEnd"/>
      <w:r>
        <w:t xml:space="preserve"> something can be said </w:t>
      </w:r>
      <w:proofErr w:type="spellStart"/>
      <w:r>
        <w:t>abt</w:t>
      </w:r>
      <w:proofErr w:type="spellEnd"/>
      <w:r>
        <w:t xml:space="preserve"> steel pipe ranging from 0.015 mm – 0.09 mm, with 0.045 seen as the general accepted value if u just had to choose 1. Anyways for a very smooth pipe this works. There is an alternative that for the highest range of 0.09 mm, and then we transition to option B which keeps simplicity of Polyflo but we just shift it. The nice thing </w:t>
      </w:r>
      <w:proofErr w:type="spellStart"/>
      <w:r>
        <w:t>abt</w:t>
      </w:r>
      <w:proofErr w:type="spellEnd"/>
      <w:r>
        <w:t xml:space="preserve"> this is it also gets rid of any non-conservatism with the transition hump. </w:t>
      </w:r>
    </w:p>
  </w:comment>
  <w:comment w:id="5001" w:author="Sean de Noronha | DRG" w:date="2026-09-30T11:06:00Z" w:initials="Sd">
    <w:p w14:paraId="3F368D85" w14:textId="3D89D5BB" w:rsidR="006F0F5F" w:rsidRDefault="006F0F5F">
      <w:pPr>
        <w:pStyle w:val="CommentText"/>
      </w:pPr>
      <w:r>
        <w:rPr>
          <w:rStyle w:val="CommentReference"/>
        </w:rPr>
        <w:annotationRef/>
      </w:r>
      <w:r>
        <w:t>Mick had asked to keep only Option A. I want to keep Option B for my internship report, so still re-write whatever is needed for Option B based on my comments and give me document back to me. But please make sure the document makes perfect sense and does not lack flow if I were to entirely remove option B. Perhaps for subsequent sections where Option B is referenced, mark them with comments so that I can then look to modify those parts once I remove Option B for the version to send CSA.</w:t>
      </w:r>
    </w:p>
  </w:comment>
  <w:comment w:id="5074" w:author="Sean de Noronha | DRG" w:date="2026-09-30T10:44:00Z" w:initials="Sd">
    <w:p w14:paraId="5FCD408C" w14:textId="1C589C67" w:rsidR="00A3452A" w:rsidRDefault="00A3452A">
      <w:pPr>
        <w:pStyle w:val="CommentText"/>
      </w:pPr>
      <w:r>
        <w:rPr>
          <w:rStyle w:val="CommentReference"/>
        </w:rPr>
        <w:annotationRef/>
      </w:r>
      <w:r>
        <w:t xml:space="preserve">Make the practical implication discussed here </w:t>
      </w:r>
      <w:proofErr w:type="gramStart"/>
      <w:r>
        <w:t>more simple</w:t>
      </w:r>
      <w:proofErr w:type="gramEnd"/>
      <w:r>
        <w:t xml:space="preserve"> to understand. That the person sizing the pipes do not need to find Re or roughness of their pipe. That the sizing tables would have these friction assumptions baked in.</w:t>
      </w:r>
    </w:p>
  </w:comment>
  <w:comment w:id="5081" w:author="Sean de Noronha | DRG" w:date="2026-09-29T15:54:00Z" w:initials="Sd">
    <w:p w14:paraId="277B225A" w14:textId="6D58109F" w:rsidR="00E1124D" w:rsidRDefault="00E1124D">
      <w:pPr>
        <w:pStyle w:val="CommentText"/>
      </w:pPr>
      <w:r>
        <w:rPr>
          <w:rStyle w:val="CommentReference"/>
        </w:rPr>
        <w:annotationRef/>
      </w:r>
      <w:r>
        <w:t xml:space="preserve">And how would this look for 0.045 and 0.015? If we wanted to be extremely </w:t>
      </w:r>
      <w:r w:rsidR="00EE5FB5">
        <w:t>cautious,</w:t>
      </w:r>
      <w:r>
        <w:t xml:space="preserve"> we could say that the fully rough asymptote we get we take it from the moment that our shifted Polyflo curve intersects its corresponding NPS curve and from then onwards just follow the rough asymptote as the f value. </w:t>
      </w:r>
      <w:r w:rsidR="00A45E70">
        <w:t>However, since hydrogen never ever reaches those Re numbers from where the shifted Polyflo curve intersects with the Churchill curves this doesn’t matter, right?</w:t>
      </w:r>
    </w:p>
    <w:p w14:paraId="00628FB5" w14:textId="77777777" w:rsidR="00EE5FB5" w:rsidRDefault="00EE5FB5">
      <w:pPr>
        <w:pStyle w:val="CommentText"/>
      </w:pPr>
    </w:p>
    <w:p w14:paraId="7C3A9532" w14:textId="0B314288" w:rsidR="00EE5FB5" w:rsidRDefault="00EE5FB5">
      <w:pPr>
        <w:pStyle w:val="CommentText"/>
      </w:pPr>
      <w:r>
        <w:t>What could be really nice is a side-by-side-by-side of Figure 20 but for each of the 3 roughness values’ Churchill curves side by side on separate figures. If we put all 3 roughness Churchill curves on the same axes that would’ve been too much.</w:t>
      </w:r>
      <w:r w:rsidR="00A3452A">
        <w:t xml:space="preserve"> </w:t>
      </w:r>
      <w:proofErr w:type="gramStart"/>
      <w:r w:rsidR="00A3452A">
        <w:t>Basically</w:t>
      </w:r>
      <w:proofErr w:type="gramEnd"/>
      <w:r w:rsidR="00A3452A">
        <w:t xml:space="preserve"> exact same layout as what I proposed for the Figure 18 and 19 of Option A with 2 side by side on the first row and 1 alone in the middle on the 2</w:t>
      </w:r>
      <w:r w:rsidR="00A3452A" w:rsidRPr="00A3452A">
        <w:rPr>
          <w:vertAlign w:val="superscript"/>
        </w:rPr>
        <w:t>nd</w:t>
      </w:r>
      <w:r w:rsidR="00A3452A">
        <w:t xml:space="preserve"> row. </w:t>
      </w:r>
    </w:p>
  </w:comment>
  <w:comment w:id="5088" w:author="Sean de Noronha | DRG" w:date="2026-09-30T10:51:00Z" w:initials="Sd">
    <w:p w14:paraId="4D76F43A" w14:textId="4D947DC4" w:rsidR="00A3452A" w:rsidRDefault="00A3452A">
      <w:pPr>
        <w:pStyle w:val="CommentText"/>
      </w:pPr>
      <w:r>
        <w:rPr>
          <w:rStyle w:val="CommentReference"/>
        </w:rPr>
        <w:annotationRef/>
      </w:r>
      <w:r>
        <w:t>Always need to have epsilon.</w:t>
      </w:r>
    </w:p>
  </w:comment>
  <w:comment w:id="5093" w:author="Sean de Noronha | DRG" w:date="2026-09-30T10:51:00Z" w:initials="Sd">
    <w:p w14:paraId="506C26C5" w14:textId="747B9504" w:rsidR="00A3452A" w:rsidRDefault="00A3452A">
      <w:pPr>
        <w:pStyle w:val="CommentText"/>
      </w:pPr>
      <w:r>
        <w:rPr>
          <w:rStyle w:val="CommentReference"/>
        </w:rPr>
        <w:annotationRef/>
      </w:r>
      <w:r>
        <w:t>Always have epsilon there.</w:t>
      </w:r>
    </w:p>
  </w:comment>
  <w:comment w:id="5103" w:author="Sean de Noronha | DRG" w:date="2026-09-30T10:57:00Z" w:initials="Sd">
    <w:p w14:paraId="36B38062" w14:textId="1F61F89F" w:rsidR="00436EB3" w:rsidRDefault="00436EB3">
      <w:pPr>
        <w:pStyle w:val="CommentText"/>
      </w:pPr>
      <w:r>
        <w:rPr>
          <w:rStyle w:val="CommentReference"/>
        </w:rPr>
        <w:annotationRef/>
      </w:r>
      <w:r>
        <w:t>Source citation needed. U only cited the section.</w:t>
      </w:r>
    </w:p>
  </w:comment>
  <w:comment w:id="5112" w:author="Sean de Noronha | DRG" w:date="2026-09-29T16:13:00Z" w:initials="Sd">
    <w:p w14:paraId="30653CB7" w14:textId="4F46340D" w:rsidR="00A45E70" w:rsidRDefault="00A45E70">
      <w:pPr>
        <w:pStyle w:val="CommentText"/>
      </w:pPr>
      <w:r>
        <w:rPr>
          <w:rStyle w:val="CommentReference"/>
        </w:rPr>
        <w:annotationRef/>
      </w:r>
      <w:r>
        <w:t xml:space="preserve">Change to </w:t>
      </w:r>
      <w:proofErr w:type="spellStart"/>
      <w:r>
        <w:t>paraview</w:t>
      </w:r>
      <w:proofErr w:type="spellEnd"/>
      <w:r>
        <w:t xml:space="preserve"> figures and CAD step file. Cite source of data.</w:t>
      </w:r>
    </w:p>
  </w:comment>
  <w:comment w:id="5121" w:author="Sean de Noronha | DRG" w:date="2026-09-30T11:00:00Z" w:initials="Sd">
    <w:p w14:paraId="10B09A2E" w14:textId="28CA0DFA" w:rsidR="00436EB3" w:rsidRDefault="00436EB3">
      <w:pPr>
        <w:pStyle w:val="CommentText"/>
      </w:pPr>
      <w:r>
        <w:rPr>
          <w:rStyle w:val="CommentReference"/>
        </w:rPr>
        <w:annotationRef/>
      </w:r>
      <w:r>
        <w:t xml:space="preserve">Both it sounds weird. </w:t>
      </w:r>
    </w:p>
  </w:comment>
  <w:comment w:id="5124" w:author="Sean de Noronha | DRG" w:date="2026-09-30T11:01:00Z" w:initials="Sd">
    <w:p w14:paraId="054C761C" w14:textId="018F1863" w:rsidR="00436EB3" w:rsidRDefault="00436EB3">
      <w:pPr>
        <w:pStyle w:val="CommentText"/>
      </w:pPr>
      <w:r>
        <w:rPr>
          <w:rStyle w:val="CommentReference"/>
        </w:rPr>
        <w:annotationRef/>
      </w:r>
      <w:r>
        <w:t>Fix grammar.</w:t>
      </w:r>
    </w:p>
  </w:comment>
  <w:comment w:id="5166" w:author="Sean de Noronha | DRG" w:date="2026-09-29T16:29:00Z" w:initials="Sd">
    <w:p w14:paraId="0E8E7B02" w14:textId="35E4D6D2" w:rsidR="00AF0554" w:rsidRDefault="00AF0554">
      <w:pPr>
        <w:pStyle w:val="CommentText"/>
      </w:pPr>
      <w:r>
        <w:rPr>
          <w:rStyle w:val="CommentReference"/>
        </w:rPr>
        <w:annotationRef/>
      </w:r>
      <w:r>
        <w:t>Why not till NPS 2? Check the scope. 2 in. piping is within the scope.</w:t>
      </w:r>
    </w:p>
  </w:comment>
  <w:comment w:id="5208" w:author="Sean de Noronha | DRG" w:date="2026-09-29T16:39:00Z" w:initials="Sd">
    <w:p w14:paraId="1C9717C5" w14:textId="06B25FC6" w:rsidR="004F663A" w:rsidRDefault="004F663A">
      <w:pPr>
        <w:pStyle w:val="CommentText"/>
      </w:pPr>
      <w:r>
        <w:rPr>
          <w:rStyle w:val="CommentReference"/>
        </w:rPr>
        <w:annotationRef/>
      </w:r>
      <w:r w:rsidR="00650A09">
        <w:rPr>
          <w:rStyle w:val="CommentReference"/>
        </w:rPr>
        <w:t>Don’t use natural-gas mains. That’s some weird writing style.</w:t>
      </w:r>
      <w:r w:rsidR="006F0F5F">
        <w:rPr>
          <w:rStyle w:val="CommentReference"/>
        </w:rPr>
        <w:t xml:space="preserve"> </w:t>
      </w:r>
      <w:proofErr w:type="gramStart"/>
      <w:r w:rsidR="006F0F5F">
        <w:rPr>
          <w:rStyle w:val="CommentReference"/>
        </w:rPr>
        <w:t>Also</w:t>
      </w:r>
      <w:proofErr w:type="gramEnd"/>
      <w:r w:rsidR="006F0F5F">
        <w:rPr>
          <w:rStyle w:val="CommentReference"/>
        </w:rPr>
        <w:t xml:space="preserve"> the citation is needed, not just reference to the section.</w:t>
      </w:r>
    </w:p>
  </w:comment>
  <w:comment w:id="5284" w:author="Sean de Noronha | DRG" w:date="2026-09-29T16:58:00Z" w:initials="Sd">
    <w:p w14:paraId="17A7243B" w14:textId="0BC77847" w:rsidR="005D3498" w:rsidRDefault="005D3498">
      <w:pPr>
        <w:pStyle w:val="CommentText"/>
      </w:pPr>
      <w:r>
        <w:rPr>
          <w:rStyle w:val="CommentReference"/>
        </w:rPr>
        <w:annotationRef/>
      </w:r>
      <w:r>
        <w:t xml:space="preserve">Maybe it’s not </w:t>
      </w:r>
      <w:proofErr w:type="spellStart"/>
      <w:r>
        <w:t>gotta</w:t>
      </w:r>
      <w:proofErr w:type="spellEnd"/>
      <w:r>
        <w:t xml:space="preserve"> be 64/Re. Are my CFD measurements within 5% of 64/Re? Are my back-calculated f values in the laminar regime for CSST w/ manufacturer C data all within 5% of 64/Re? I doubt, so it is maybe like 80/Re or some other constant * Re^-1.</w:t>
      </w:r>
      <w:r w:rsidR="00881CE4">
        <w:t xml:space="preserve"> If this point is for non-corrugated </w:t>
      </w:r>
      <w:proofErr w:type="gramStart"/>
      <w:r w:rsidR="00881CE4">
        <w:t>pipes</w:t>
      </w:r>
      <w:proofErr w:type="gramEnd"/>
      <w:r w:rsidR="00881CE4">
        <w:t xml:space="preserve"> then </w:t>
      </w:r>
      <w:proofErr w:type="spellStart"/>
      <w:r w:rsidR="00881CE4">
        <w:t>nvm</w:t>
      </w:r>
      <w:proofErr w:type="spellEnd"/>
      <w:r w:rsidR="00881CE4">
        <w:t xml:space="preserve">, but make it </w:t>
      </w:r>
      <w:proofErr w:type="gramStart"/>
      <w:r w:rsidR="00881CE4">
        <w:t>more clear</w:t>
      </w:r>
      <w:proofErr w:type="gramEnd"/>
      <w:r w:rsidR="00881CE4">
        <w:t xml:space="preserve">. </w:t>
      </w:r>
    </w:p>
  </w:comment>
  <w:comment w:id="5294" w:author="Sean de Noronha | DRG" w:date="2026-09-30T11:19:00Z" w:initials="Sd">
    <w:p w14:paraId="528606D0" w14:textId="596F67D3" w:rsidR="008E6689" w:rsidRDefault="008E6689">
      <w:pPr>
        <w:pStyle w:val="CommentText"/>
      </w:pPr>
      <w:r>
        <w:rPr>
          <w:rStyle w:val="CommentReference"/>
        </w:rPr>
        <w:annotationRef/>
      </w:r>
      <w:r>
        <w:t>Fitted or measured? U changed this word</w:t>
      </w:r>
    </w:p>
  </w:comment>
  <w:comment w:id="5448" w:author="Sean de Noronha | DRG" w:date="2026-09-30T11:25:00Z" w:initials="Sd">
    <w:p w14:paraId="722B4747" w14:textId="047E4EBF" w:rsidR="008E6689" w:rsidRDefault="008E6689">
      <w:pPr>
        <w:pStyle w:val="CommentText"/>
      </w:pPr>
      <w:r>
        <w:rPr>
          <w:rStyle w:val="CommentReference"/>
        </w:rPr>
        <w:annotationRef/>
      </w:r>
      <w:r>
        <w:t xml:space="preserve">Wouldn’t for the ones that are outlet at atmospheric pressure not then be representative of pressure conditions that exist in the standards and codes already? The report mentions the conditions that CSA B149.1 A.1-A.5 have, then </w:t>
      </w:r>
      <w:r w:rsidR="00F274F7">
        <w:t>the 1996 pressures are also mentioned in appendix, and the CSA/ANSI LC 1:2</w:t>
      </w:r>
      <w:r w:rsidR="00C85825">
        <w:t>3</w:t>
      </w:r>
      <w:r w:rsidR="00F274F7">
        <w:t xml:space="preserve"> uses pressures of </w:t>
      </w:r>
      <w:r w:rsidR="00F274F7" w:rsidRPr="00F274F7">
        <w:t xml:space="preserve">0.5 </w:t>
      </w:r>
      <w:proofErr w:type="spellStart"/>
      <w:r w:rsidR="00F274F7" w:rsidRPr="00F274F7">
        <w:t>psig</w:t>
      </w:r>
      <w:proofErr w:type="spellEnd"/>
      <w:r w:rsidR="00F274F7" w:rsidRPr="00F274F7">
        <w:t xml:space="preserve"> and a pressure drop of 0.5 in WC</w:t>
      </w:r>
      <w:r w:rsidR="00F274F7">
        <w:t xml:space="preserve">, </w:t>
      </w:r>
      <w:r w:rsidR="00F274F7" w:rsidRPr="00F274F7">
        <w:t>2.0 psi and a pressure drop of 1.5 psi</w:t>
      </w:r>
      <w:r w:rsidR="00F274F7">
        <w:t xml:space="preserve">, </w:t>
      </w:r>
      <w:r w:rsidR="00F274F7" w:rsidRPr="00F274F7">
        <w:t>5.0 psi and a pressure drop of 3.5 psi</w:t>
      </w:r>
      <w:r w:rsidR="00F274F7">
        <w:t>. I’m confused why u want to use outlet at atmospheric pressure.</w:t>
      </w:r>
    </w:p>
  </w:comment>
  <w:comment w:id="5480" w:author="Sean de Noronha | DRG" w:date="2026-09-30T11:36:00Z" w:initials="Sd">
    <w:p w14:paraId="0A1B3513" w14:textId="7ADEA13D" w:rsidR="00F274F7" w:rsidRDefault="00F274F7">
      <w:pPr>
        <w:pStyle w:val="CommentText"/>
      </w:pPr>
      <w:r>
        <w:rPr>
          <w:rStyle w:val="CommentReference"/>
        </w:rPr>
        <w:annotationRef/>
      </w:r>
      <w:r>
        <w:t>What is the pressure</w:t>
      </w:r>
    </w:p>
  </w:comment>
  <w:comment w:id="5484" w:author="Sean de Noronha | DRG" w:date="2026-09-30T11:36:00Z" w:initials="Sd">
    <w:p w14:paraId="5A3D5387" w14:textId="1E76E8BD" w:rsidR="00F274F7" w:rsidRDefault="00F274F7">
      <w:pPr>
        <w:pStyle w:val="CommentText"/>
      </w:pPr>
      <w:r>
        <w:rPr>
          <w:rStyle w:val="CommentReference"/>
        </w:rPr>
        <w:annotationRef/>
      </w:r>
      <w:r>
        <w:t xml:space="preserve">What is the pressure. Always </w:t>
      </w:r>
      <w:proofErr w:type="spellStart"/>
      <w:r>
        <w:t>always</w:t>
      </w:r>
      <w:proofErr w:type="spellEnd"/>
      <w:r>
        <w:t xml:space="preserve"> </w:t>
      </w:r>
      <w:proofErr w:type="spellStart"/>
      <w:r>
        <w:t>always</w:t>
      </w:r>
      <w:proofErr w:type="spellEnd"/>
      <w:r>
        <w:t xml:space="preserve"> mention.</w:t>
      </w:r>
    </w:p>
  </w:comment>
  <w:comment w:id="5488" w:author="Sean de Noronha | DRG" w:date="2026-09-30T11:34:00Z" w:initials="Sd">
    <w:p w14:paraId="2A7E7477" w14:textId="5DC16C4B" w:rsidR="00F274F7" w:rsidRDefault="00F274F7">
      <w:pPr>
        <w:pStyle w:val="CommentText"/>
      </w:pPr>
      <w:r>
        <w:rPr>
          <w:rStyle w:val="CommentReference"/>
        </w:rPr>
        <w:annotationRef/>
      </w:r>
      <w:r>
        <w:t xml:space="preserve">How are we saying Hydrogen reaches a certain max Re number? We only have CSST datasheets and tables for natural gas with no way to swap in hydrogen’s properties…. </w:t>
      </w:r>
      <w:proofErr w:type="gramStart"/>
      <w:r>
        <w:t>So</w:t>
      </w:r>
      <w:proofErr w:type="gramEnd"/>
      <w:r>
        <w:t xml:space="preserve"> they will wonder how we got this. I believe you looked at what could plausibly be the range by seeing how far NG Re numbers reach and said </w:t>
      </w:r>
      <w:proofErr w:type="gramStart"/>
      <w:r>
        <w:t>ok</w:t>
      </w:r>
      <w:proofErr w:type="gramEnd"/>
      <w:r>
        <w:t xml:space="preserve"> let’s </w:t>
      </w:r>
      <w:proofErr w:type="spellStart"/>
      <w:r>
        <w:t>liik</w:t>
      </w:r>
      <w:proofErr w:type="spellEnd"/>
      <w:r>
        <w:t xml:space="preserve"> at like 60% of that value or </w:t>
      </w:r>
      <w:proofErr w:type="spellStart"/>
      <w:r>
        <w:t>smth</w:t>
      </w:r>
      <w:proofErr w:type="spellEnd"/>
      <w:r>
        <w:t xml:space="preserve"> like that (some margin above 0.52)</w:t>
      </w:r>
    </w:p>
  </w:comment>
  <w:comment w:id="5491" w:author="Sean de Noronha | DRG" w:date="2026-09-30T11:35:00Z" w:initials="Sd">
    <w:p w14:paraId="62E284C8" w14:textId="3AFE6F3C" w:rsidR="00F274F7" w:rsidRDefault="00F274F7">
      <w:pPr>
        <w:pStyle w:val="CommentText"/>
      </w:pPr>
      <w:r>
        <w:rPr>
          <w:rStyle w:val="CommentReference"/>
        </w:rPr>
        <w:annotationRef/>
      </w:r>
      <w:proofErr w:type="gramStart"/>
      <w:r>
        <w:t>Again</w:t>
      </w:r>
      <w:proofErr w:type="gramEnd"/>
      <w:r>
        <w:t xml:space="preserve"> be specific. This is </w:t>
      </w:r>
      <w:proofErr w:type="spellStart"/>
      <w:r>
        <w:t>sooo</w:t>
      </w:r>
      <w:proofErr w:type="spellEnd"/>
      <w:r>
        <w:t xml:space="preserve"> vague.</w:t>
      </w:r>
    </w:p>
  </w:comment>
  <w:comment w:id="5494" w:author="Sean de Noronha | DRG" w:date="2026-09-30T11:36:00Z" w:initials="Sd">
    <w:p w14:paraId="7D084BE0" w14:textId="4783B8E5" w:rsidR="00F274F7" w:rsidRDefault="00F274F7">
      <w:pPr>
        <w:pStyle w:val="CommentText"/>
      </w:pPr>
      <w:r>
        <w:rPr>
          <w:rStyle w:val="CommentReference"/>
        </w:rPr>
        <w:annotationRef/>
      </w:r>
      <w:r>
        <w:t>No idea what table a.5 pressure is.</w:t>
      </w:r>
    </w:p>
  </w:comment>
  <w:comment w:id="5498" w:author="Sean de Noronha | DRG" w:date="2026-09-29T17:08:00Z" w:initials="Sd">
    <w:p w14:paraId="458F8149" w14:textId="44778968" w:rsidR="00F2680B" w:rsidRDefault="00F2680B">
      <w:pPr>
        <w:pStyle w:val="CommentText"/>
      </w:pPr>
      <w:r>
        <w:rPr>
          <w:rStyle w:val="CommentReference"/>
        </w:rPr>
        <w:annotationRef/>
      </w:r>
      <w:r>
        <w:t xml:space="preserve">Never use words like remedy please. Remember to write things more simply like how Olga has suggested countless number of times in her </w:t>
      </w:r>
      <w:proofErr w:type="spellStart"/>
      <w:r>
        <w:t>rephrasings</w:t>
      </w:r>
      <w:proofErr w:type="spellEnd"/>
      <w:r>
        <w:t xml:space="preserve"> that she proposed.</w:t>
      </w:r>
    </w:p>
  </w:comment>
  <w:comment w:id="5502" w:author="Sean de Noronha | DRG" w:date="2026-09-30T11:37:00Z" w:initials="Sd">
    <w:p w14:paraId="1DFF7AE7" w14:textId="3AAACC35" w:rsidR="00F274F7" w:rsidRDefault="00F274F7">
      <w:pPr>
        <w:pStyle w:val="CommentText"/>
      </w:pPr>
      <w:r>
        <w:rPr>
          <w:rStyle w:val="CommentReference"/>
        </w:rPr>
        <w:annotationRef/>
      </w:r>
      <w:r>
        <w:t>Remember what I said about Option A and B.</w:t>
      </w:r>
    </w:p>
  </w:comment>
  <w:comment w:id="5556" w:author="Sean de Noronha | DRG" w:date="2026-09-30T11:40:00Z" w:initials="Sd">
    <w:p w14:paraId="04224704" w14:textId="56E0282D" w:rsidR="00C85825" w:rsidRDefault="00C85825">
      <w:pPr>
        <w:pStyle w:val="CommentText"/>
      </w:pPr>
      <w:r>
        <w:rPr>
          <w:rStyle w:val="CommentReference"/>
        </w:rPr>
        <w:annotationRef/>
      </w:r>
      <w:r>
        <w:t>I’m confused what this means. Cuz it should be what closes it, as in what resolves this or could resolve it.</w:t>
      </w:r>
    </w:p>
  </w:comment>
  <w:comment w:id="5573" w:author="Sean de Noronha | DRG" w:date="2026-09-30T11:40:00Z" w:initials="Sd">
    <w:p w14:paraId="72419EC0" w14:textId="11D384C8" w:rsidR="00C85825" w:rsidRDefault="00C85825">
      <w:pPr>
        <w:pStyle w:val="CommentText"/>
      </w:pPr>
      <w:r>
        <w:rPr>
          <w:rStyle w:val="CommentReference"/>
        </w:rPr>
        <w:annotationRef/>
      </w:r>
      <w:r>
        <w:t>Remember what I said.</w:t>
      </w:r>
    </w:p>
  </w:comment>
  <w:comment w:id="5662" w:author="Sean de Noronha | DRG" w:date="2026-09-28T11:17:00Z" w:initials="Sd">
    <w:p w14:paraId="1397F1A6" w14:textId="67F2607E" w:rsidR="00CE5271" w:rsidRDefault="00CE5271">
      <w:pPr>
        <w:pStyle w:val="CommentText"/>
      </w:pPr>
      <w:r>
        <w:rPr>
          <w:rStyle w:val="CommentReference"/>
        </w:rPr>
        <w:annotationRef/>
      </w:r>
      <w:r>
        <w:t xml:space="preserve">Can this be </w:t>
      </w:r>
      <w:proofErr w:type="gramStart"/>
      <w:r>
        <w:t>more simple</w:t>
      </w:r>
      <w:proofErr w:type="gramEnd"/>
      <w:r>
        <w:t xml:space="preserve"> like it intersects at this point called Re*. above it </w:t>
      </w:r>
      <w:proofErr w:type="gramStart"/>
      <w:r>
        <w:t>use</w:t>
      </w:r>
      <w:proofErr w:type="gramEnd"/>
      <w:r>
        <w:t xml:space="preserve"> a </w:t>
      </w:r>
      <w:proofErr w:type="spellStart"/>
      <w:r>
        <w:t>polyflo</w:t>
      </w:r>
      <w:proofErr w:type="spellEnd"/>
      <w:r>
        <w:t xml:space="preserve"> shifted version, below it </w:t>
      </w:r>
      <w:proofErr w:type="gramStart"/>
      <w:r>
        <w:t>use</w:t>
      </w:r>
      <w:proofErr w:type="gramEnd"/>
      <w:r>
        <w:t xml:space="preserve"> 64/Re.</w:t>
      </w:r>
    </w:p>
  </w:comment>
  <w:comment w:id="5666" w:author="Sean de Noronha | DRG" w:date="2026-09-30T11:43:00Z" w:initials="Sd">
    <w:p w14:paraId="379572FE" w14:textId="3C39193D" w:rsidR="00C85825" w:rsidRDefault="00C85825">
      <w:pPr>
        <w:pStyle w:val="CommentText"/>
      </w:pPr>
      <w:r>
        <w:rPr>
          <w:rStyle w:val="CommentReference"/>
        </w:rPr>
        <w:annotationRef/>
      </w:r>
      <w:r>
        <w:t xml:space="preserve">Remember what I said about Option B and Option A being what we propose. Also saying it has been used for decades with the conservatism built into it is not the </w:t>
      </w:r>
      <w:proofErr w:type="gramStart"/>
      <w:r>
        <w:t>most sound</w:t>
      </w:r>
      <w:proofErr w:type="gramEnd"/>
      <w:r>
        <w:t xml:space="preserve"> argument here, like yes that’s true but make it nicer. Say that subject to tests, this could be a possible approach to sizing.</w:t>
      </w:r>
    </w:p>
  </w:comment>
  <w:comment w:id="5686" w:author="Sean de Noronha | DRG" w:date="2026-09-30T11:45:00Z" w:initials="Sd">
    <w:p w14:paraId="1340945B" w14:textId="725249AE" w:rsidR="00C85825" w:rsidRDefault="00C85825">
      <w:pPr>
        <w:pStyle w:val="CommentText"/>
      </w:pPr>
      <w:r>
        <w:rPr>
          <w:rStyle w:val="CommentReference"/>
        </w:rPr>
        <w:annotationRef/>
      </w:r>
      <w:r>
        <w:rPr>
          <w:rStyle w:val="CommentReference"/>
        </w:rPr>
        <w:t>Seems to relate to option B so probably needs a change.</w:t>
      </w:r>
    </w:p>
  </w:comment>
  <w:comment w:id="5691" w:author="Sean de Noronha | DRG" w:date="2026-09-30T11:46:00Z" w:initials="Sd">
    <w:p w14:paraId="2262BC36" w14:textId="49CC8AC5" w:rsidR="00C85825" w:rsidRDefault="00C85825">
      <w:pPr>
        <w:pStyle w:val="CommentText"/>
      </w:pPr>
      <w:r>
        <w:rPr>
          <w:rStyle w:val="CommentReference"/>
        </w:rPr>
        <w:annotationRef/>
      </w:r>
      <w:r>
        <w:t>Not specific enough at all!</w:t>
      </w:r>
    </w:p>
  </w:comment>
  <w:comment w:id="5768" w:author="Olga Arevalo Quintero" w:date="2026-09-20T17:11:00Z" w:initials="OA">
    <w:p w14:paraId="7B7D3046" w14:textId="77777777" w:rsidR="00906782" w:rsidRDefault="00906782" w:rsidP="00906782">
      <w:pPr>
        <w:pStyle w:val="CommentText"/>
      </w:pPr>
      <w:r>
        <w:rPr>
          <w:rStyle w:val="CommentReference"/>
        </w:rPr>
        <w:annotationRef/>
      </w:r>
      <w:r>
        <w:t>The appendix section will be reviewed in detail once it is completed.</w:t>
      </w:r>
    </w:p>
  </w:comment>
  <w:comment w:id="5770" w:author="Olga Arevalo Quintero" w:date="2026-09-20T16:33:00Z" w:initials="OA">
    <w:p w14:paraId="269A8896" w14:textId="77777777" w:rsidR="005C1B2F" w:rsidRDefault="005C1B2F" w:rsidP="005C1B2F">
      <w:pPr>
        <w:pStyle w:val="CommentText"/>
      </w:pPr>
      <w:r>
        <w:rPr>
          <w:rStyle w:val="CommentReference"/>
        </w:rPr>
        <w:annotationRef/>
      </w:r>
      <w:r>
        <w:t>Please add the references</w:t>
      </w:r>
    </w:p>
  </w:comment>
  <w:comment w:id="5769" w:author="Sean de Noronha | DRG" w:date="2026-09-30T11:47:00Z" w:initials="Sd">
    <w:p w14:paraId="0ABB1A66" w14:textId="7ECF5C8A" w:rsidR="00C85825" w:rsidRDefault="00C85825">
      <w:pPr>
        <w:pStyle w:val="CommentText"/>
      </w:pPr>
      <w:r>
        <w:rPr>
          <w:rStyle w:val="CommentReference"/>
        </w:rPr>
        <w:annotationRef/>
      </w:r>
      <w:r>
        <w:t>I agree, Claude please add them, then replace this comment with a reply to Olga and resolve it.</w:t>
      </w:r>
    </w:p>
  </w:comment>
  <w:comment w:id="6042" w:author="Sean de Noronha | DRG" w:date="2026-09-30T11:48:00Z" w:initials="Sd">
    <w:p w14:paraId="71D470EC" w14:textId="5AF9068B" w:rsidR="00C85825" w:rsidRDefault="00C85825">
      <w:pPr>
        <w:pStyle w:val="CommentText"/>
      </w:pPr>
      <w:r>
        <w:rPr>
          <w:rStyle w:val="CommentReference"/>
        </w:rPr>
        <w:annotationRef/>
      </w:r>
      <w:r>
        <w:t>Say what this is in ft too (9 m roughly 30 ft)</w:t>
      </w:r>
    </w:p>
  </w:comment>
  <w:comment w:id="6084" w:author="Sean de Noronha | DRG" w:date="2026-09-30T11:49:00Z" w:initials="Sd">
    <w:p w14:paraId="33469912" w14:textId="5ABCBB16" w:rsidR="00AF76A9" w:rsidRDefault="00AF76A9">
      <w:pPr>
        <w:pStyle w:val="CommentText"/>
      </w:pPr>
      <w:r>
        <w:rPr>
          <w:rStyle w:val="CommentReference"/>
        </w:rPr>
        <w:annotationRef/>
      </w:r>
      <w:r>
        <w:t xml:space="preserve">How did u get the Hydrogen Re values?? Is it just the highest Ng Re number or did u scale it by some value like 0.52 or 0.6 or </w:t>
      </w:r>
      <w:proofErr w:type="spellStart"/>
      <w:r>
        <w:t>smth</w:t>
      </w:r>
      <w:proofErr w:type="spellEnd"/>
      <w:r>
        <w:t>.</w:t>
      </w:r>
    </w:p>
  </w:comment>
  <w:comment w:id="6255" w:author="Sean de Noronha | DRG" w:date="2026-09-30T11:52:00Z" w:initials="Sd">
    <w:p w14:paraId="5B8D725C" w14:textId="0062E254" w:rsidR="00AF76A9" w:rsidRDefault="00AF76A9">
      <w:pPr>
        <w:pStyle w:val="CommentText"/>
      </w:pPr>
      <w:r>
        <w:rPr>
          <w:rStyle w:val="CommentReference"/>
        </w:rPr>
        <w:annotationRef/>
      </w:r>
      <w:r>
        <w:t>Also include American units for all, like u did for Q in SCFH</w:t>
      </w:r>
    </w:p>
  </w:comment>
  <w:comment w:id="6345" w:author="Sean de Noronha | DRG" w:date="2026-09-30T11:55:00Z" w:initials="Sd">
    <w:p w14:paraId="3FEC3E02" w14:textId="77F69858" w:rsidR="00AF76A9" w:rsidRDefault="00AF76A9">
      <w:pPr>
        <w:pStyle w:val="CommentText"/>
      </w:pPr>
      <w:r>
        <w:rPr>
          <w:rStyle w:val="CommentReference"/>
        </w:rPr>
        <w:annotationRef/>
      </w:r>
      <w:r>
        <w:t>Why? Why not representative conditions of the tables in the CSA standards. We want the tests to confirm analytical findings….</w:t>
      </w:r>
    </w:p>
  </w:comment>
  <w:comment w:id="16528" w:author="Sean de Noronha | DRG" w:date="2026-09-30T11:56:00Z" w:initials="Sd">
    <w:p w14:paraId="3820F384" w14:textId="01EAA164" w:rsidR="00AF76A9" w:rsidRDefault="00AF76A9">
      <w:pPr>
        <w:pStyle w:val="CommentText"/>
      </w:pPr>
      <w:r>
        <w:rPr>
          <w:rStyle w:val="CommentReference"/>
        </w:rPr>
        <w:annotationRef/>
      </w:r>
      <w:r>
        <w:t xml:space="preserve">Why do a bunch of these points not have run, inlet </w:t>
      </w:r>
      <w:proofErr w:type="spellStart"/>
      <w:r>
        <w:t>kpa</w:t>
      </w:r>
      <w:proofErr w:type="spellEnd"/>
      <w:r>
        <w:t xml:space="preserve"> or delta P assigned. No need to update the table just yet for this, but give me an explanation at least.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4F7C22" w15:done="0"/>
  <w15:commentEx w15:paraId="41013476" w15:done="1"/>
  <w15:commentEx w15:paraId="2A77C5D3" w15:paraIdParent="41013476" w15:done="1"/>
  <w15:commentEx w15:paraId="0BAEECE5" w15:done="1"/>
  <w15:commentEx w15:paraId="2EE7DA63" w15:paraIdParent="0BAEECE5" w15:done="1"/>
  <w15:commentEx w15:paraId="73DB90F0" w15:done="1"/>
  <w15:commentEx w15:paraId="642B675F" w15:paraIdParent="73DB90F0" w15:done="1"/>
  <w15:commentEx w15:paraId="1395CA85" w15:done="1"/>
  <w15:commentEx w15:paraId="3A742D32" w15:paraIdParent="1395CA85" w15:done="1"/>
  <w15:commentEx w15:paraId="280C8FB2" w15:done="1"/>
  <w15:commentEx w15:paraId="6EF6BCE1" w15:paraIdParent="280C8FB2" w15:done="1"/>
  <w15:commentEx w15:paraId="141BA8F6" w15:done="1"/>
  <w15:commentEx w15:paraId="2086A0E7" w15:paraIdParent="141BA8F6" w15:done="1"/>
  <w15:commentEx w15:paraId="48A134E8" w15:done="0"/>
  <w15:commentEx w15:paraId="1C81C9D7" w15:done="1"/>
  <w15:commentEx w15:paraId="146BBD45" w15:paraIdParent="1C81C9D7" w15:done="1"/>
  <w15:commentEx w15:paraId="13F47DBF" w15:done="1"/>
  <w15:commentEx w15:paraId="08B838B6" w15:paraIdParent="13F47DBF" w15:done="1"/>
  <w15:commentEx w15:paraId="77B030CF" w15:done="1"/>
  <w15:commentEx w15:paraId="58A7A164" w15:paraIdParent="77B030CF" w15:done="1"/>
  <w15:commentEx w15:paraId="7AC8F914" w15:done="1"/>
  <w15:commentEx w15:paraId="74527FBA" w15:paraIdParent="7AC8F914" w15:done="1"/>
  <w15:commentEx w15:paraId="08DE534B" w15:done="1"/>
  <w15:commentEx w15:paraId="3E4A4F73" w15:paraIdParent="08DE534B" w15:done="1"/>
  <w15:commentEx w15:paraId="479E3213" w15:done="1"/>
  <w15:commentEx w15:paraId="44833EF4" w15:paraIdParent="479E3213" w15:done="1"/>
  <w15:commentEx w15:paraId="71B7EC4A" w15:done="1"/>
  <w15:commentEx w15:paraId="15A058C5" w15:paraIdParent="71B7EC4A" w15:done="1"/>
  <w15:commentEx w15:paraId="1D7DFD13" w15:done="1"/>
  <w15:commentEx w15:paraId="0CA7EC2C" w15:paraIdParent="1D7DFD13" w15:done="1"/>
  <w15:commentEx w15:paraId="2A45B6D8" w15:done="1"/>
  <w15:commentEx w15:paraId="12B35DF3" w15:paraIdParent="2A45B6D8" w15:done="1"/>
  <w15:commentEx w15:paraId="783945F3" w15:done="1"/>
  <w15:commentEx w15:paraId="7FBA884C" w15:paraIdParent="783945F3" w15:done="1"/>
  <w15:commentEx w15:paraId="5DCC65F8" w15:done="1"/>
  <w15:commentEx w15:paraId="2289B604" w15:paraIdParent="5DCC65F8" w15:done="1"/>
  <w15:commentEx w15:paraId="2B0F3998" w15:done="1"/>
  <w15:commentEx w15:paraId="76991693" w15:paraIdParent="2B0F3998" w15:done="1"/>
  <w15:commentEx w15:paraId="3F55EF76" w15:done="1"/>
  <w15:commentEx w15:paraId="61245418" w15:paraIdParent="3F55EF76" w15:done="1"/>
  <w15:commentEx w15:paraId="51226DE2" w15:done="1"/>
  <w15:commentEx w15:paraId="10B96B8B" w15:paraIdParent="51226DE2" w15:done="1"/>
  <w15:commentEx w15:paraId="5B4D9878" w15:done="1"/>
  <w15:commentEx w15:paraId="285BEE0C" w15:paraIdParent="5B4D9878" w15:done="1"/>
  <w15:commentEx w15:paraId="65EFC2DB" w15:done="1"/>
  <w15:commentEx w15:paraId="09B35845" w15:paraIdParent="65EFC2DB" w15:done="1"/>
  <w15:commentEx w15:paraId="491E9592" w15:done="1"/>
  <w15:commentEx w15:paraId="6A902825" w15:paraIdParent="491E9592" w15:done="1"/>
  <w15:commentEx w15:paraId="03F9A38E" w15:done="1"/>
  <w15:commentEx w15:paraId="491DF202" w15:paraIdParent="03F9A38E" w15:done="1"/>
  <w15:commentEx w15:paraId="00B48F82" w15:done="1"/>
  <w15:commentEx w15:paraId="65DE859D" w15:paraIdParent="00B48F82" w15:done="1"/>
  <w15:commentEx w15:paraId="017D7420" w15:done="1"/>
  <w15:commentEx w15:paraId="4468658F" w15:paraIdParent="017D7420" w15:done="1"/>
  <w15:commentEx w15:paraId="4844ABA0" w15:done="1"/>
  <w15:commentEx w15:paraId="391DB5A7" w15:paraIdParent="4844ABA0" w15:done="1"/>
  <w15:commentEx w15:paraId="23942965" w15:done="1"/>
  <w15:commentEx w15:paraId="64FBB4AB" w15:paraIdParent="23942965" w15:done="1"/>
  <w15:commentEx w15:paraId="54A038F2" w15:done="1"/>
  <w15:commentEx w15:paraId="4ED5D823" w15:paraIdParent="54A038F2" w15:done="1"/>
  <w15:commentEx w15:paraId="40492EF5" w15:done="1"/>
  <w15:commentEx w15:paraId="3F71E0BF" w15:paraIdParent="40492EF5" w15:done="1"/>
  <w15:commentEx w15:paraId="226D893F" w15:done="1"/>
  <w15:commentEx w15:paraId="3A0A93B4" w15:paraIdParent="226D893F" w15:done="1"/>
  <w15:commentEx w15:paraId="0A19A21E" w15:done="1"/>
  <w15:commentEx w15:paraId="1849899F" w15:paraIdParent="0A19A21E" w15:done="1"/>
  <w15:commentEx w15:paraId="1E976D4D" w15:done="1"/>
  <w15:commentEx w15:paraId="076244F5" w15:paraIdParent="1E976D4D" w15:done="1"/>
  <w15:commentEx w15:paraId="310582C4" w15:done="1"/>
  <w15:commentEx w15:paraId="089E39D8" w15:paraIdParent="310582C4" w15:done="1"/>
  <w15:commentEx w15:paraId="459B7064" w15:done="1"/>
  <w15:commentEx w15:paraId="29168ED0" w15:paraIdParent="459B7064" w15:done="1"/>
  <w15:commentEx w15:paraId="2B1F2430" w15:done="1"/>
  <w15:commentEx w15:paraId="351797B5" w15:paraIdParent="2B1F2430" w15:done="1"/>
  <w15:commentEx w15:paraId="02AA1B25" w15:done="1"/>
  <w15:commentEx w15:paraId="49FD0001" w15:paraIdParent="02AA1B25" w15:done="1"/>
  <w15:commentEx w15:paraId="42566AC5" w15:done="1"/>
  <w15:commentEx w15:paraId="0C8D4881" w15:paraIdParent="42566AC5" w15:done="1"/>
  <w15:commentEx w15:paraId="3E9642B3" w15:done="0"/>
  <w15:commentEx w15:paraId="7B0D1A73" w15:paraIdParent="3E9642B3" w15:done="0"/>
  <w15:commentEx w15:paraId="329FC4AA" w15:done="0"/>
  <w15:commentEx w15:paraId="4C4672B5" w15:done="1"/>
  <w15:commentEx w15:paraId="33568A04" w15:paraIdParent="4C4672B5" w15:done="1"/>
  <w15:commentEx w15:paraId="06E33999" w15:done="1"/>
  <w15:commentEx w15:paraId="409546E8" w15:paraIdParent="06E33999" w15:done="1"/>
  <w15:commentEx w15:paraId="5F67C761" w15:done="1"/>
  <w15:commentEx w15:paraId="3B0A81AA" w15:paraIdParent="5F67C761" w15:done="1"/>
  <w15:commentEx w15:paraId="0AD53DFF" w15:done="1"/>
  <w15:commentEx w15:paraId="25AEF2F9" w15:paraIdParent="0AD53DFF" w15:done="1"/>
  <w15:commentEx w15:paraId="76CA87C0" w15:done="1"/>
  <w15:commentEx w15:paraId="78E6192D" w15:paraIdParent="76CA87C0" w15:done="1"/>
  <w15:commentEx w15:paraId="5C84DFCC" w15:done="1"/>
  <w15:commentEx w15:paraId="11DE61E8" w15:paraIdParent="5C84DFCC" w15:done="1"/>
  <w15:commentEx w15:paraId="4A9ECAC3" w15:done="1"/>
  <w15:commentEx w15:paraId="77556A57" w15:paraIdParent="4A9ECAC3" w15:done="1"/>
  <w15:commentEx w15:paraId="6F7ED507" w15:done="1"/>
  <w15:commentEx w15:paraId="51085CC6" w15:paraIdParent="6F7ED507" w15:done="1"/>
  <w15:commentEx w15:paraId="490BB8A1" w15:done="1"/>
  <w15:commentEx w15:paraId="417D3A27" w15:paraIdParent="490BB8A1" w15:done="1"/>
  <w15:commentEx w15:paraId="5A1AA9AB" w15:done="1"/>
  <w15:commentEx w15:paraId="5AEE4675" w15:paraIdParent="5A1AA9AB" w15:done="1"/>
  <w15:commentEx w15:paraId="5CD092AA" w15:done="1"/>
  <w15:commentEx w15:paraId="5DE8025A" w15:paraIdParent="5CD092AA" w15:done="1"/>
  <w15:commentEx w15:paraId="4A5C2991" w15:done="1"/>
  <w15:commentEx w15:paraId="7DBE67A0" w15:paraIdParent="4A5C2991" w15:done="1"/>
  <w15:commentEx w15:paraId="0AFC5F9E" w15:done="1"/>
  <w15:commentEx w15:paraId="6E9E4719" w15:paraIdParent="0AFC5F9E" w15:done="1"/>
  <w15:commentEx w15:paraId="282C9884" w15:done="1"/>
  <w15:commentEx w15:paraId="3FF740A5" w15:paraIdParent="282C9884" w15:done="1"/>
  <w15:commentEx w15:paraId="7CBF854A" w15:done="1"/>
  <w15:commentEx w15:paraId="2CE69078" w15:paraIdParent="7CBF854A" w15:done="1"/>
  <w15:commentEx w15:paraId="52E91A0B" w15:done="1"/>
  <w15:commentEx w15:paraId="5A46D6D2" w15:paraIdParent="52E91A0B" w15:done="1"/>
  <w15:commentEx w15:paraId="00B2FE6D" w15:done="1"/>
  <w15:commentEx w15:paraId="52E57F8F" w15:paraIdParent="00B2FE6D" w15:done="1"/>
  <w15:commentEx w15:paraId="6202035E" w15:done="1"/>
  <w15:commentEx w15:paraId="632E6919" w15:paraIdParent="6202035E" w15:done="1"/>
  <w15:commentEx w15:paraId="765424A5" w15:done="1"/>
  <w15:commentEx w15:paraId="410A6903" w15:paraIdParent="765424A5" w15:done="1"/>
  <w15:commentEx w15:paraId="6EF1623F" w15:done="1"/>
  <w15:commentEx w15:paraId="4BEFDDFF" w15:paraIdParent="6EF1623F" w15:done="1"/>
  <w15:commentEx w15:paraId="7021E877" w15:done="1"/>
  <w15:commentEx w15:paraId="7204E54A" w15:paraIdParent="7021E877" w15:done="1"/>
  <w15:commentEx w15:paraId="700A1264" w15:done="1"/>
  <w15:commentEx w15:paraId="32824515" w15:paraIdParent="700A1264" w15:done="1"/>
  <w15:commentEx w15:paraId="0F094CAA" w15:done="0"/>
  <w15:commentEx w15:paraId="1509664B" w15:done="1"/>
  <w15:commentEx w15:paraId="65556AE2" w15:paraIdParent="1509664B" w15:done="1"/>
  <w15:commentEx w15:paraId="4AFDF709" w15:done="0"/>
  <w15:commentEx w15:paraId="37573771" w15:done="1"/>
  <w15:commentEx w15:paraId="692FFAB2" w15:paraIdParent="37573771" w15:done="1"/>
  <w15:commentEx w15:paraId="0D0456EE" w15:done="1"/>
  <w15:commentEx w15:paraId="184240C9" w15:paraIdParent="0D0456EE" w15:done="1"/>
  <w15:commentEx w15:paraId="53529541" w15:done="1"/>
  <w15:commentEx w15:paraId="17371F45" w15:paraIdParent="53529541" w15:done="1"/>
  <w15:commentEx w15:paraId="0BC47DDA" w15:done="1"/>
  <w15:commentEx w15:paraId="1E7AB14C" w15:paraIdParent="0BC47DDA" w15:done="1"/>
  <w15:commentEx w15:paraId="0B082440" w15:done="0"/>
  <w15:commentEx w15:paraId="3FE33DE4" w15:done="1"/>
  <w15:commentEx w15:paraId="3D781E3A" w15:paraIdParent="3FE33DE4" w15:done="1"/>
  <w15:commentEx w15:paraId="2D92A7AA" w15:done="1"/>
  <w15:commentEx w15:paraId="60794906" w15:paraIdParent="2D92A7AA" w15:done="1"/>
  <w15:commentEx w15:paraId="59D833FA" w15:done="1"/>
  <w15:commentEx w15:paraId="3B69224F" w15:paraIdParent="59D833FA" w15:done="1"/>
  <w15:commentEx w15:paraId="02895D65" w15:done="1"/>
  <w15:commentEx w15:paraId="76948C5D" w15:paraIdParent="02895D65" w15:done="1"/>
  <w15:commentEx w15:paraId="2BB4A5FF" w15:done="0"/>
  <w15:commentEx w15:paraId="747433DA" w15:done="1"/>
  <w15:commentEx w15:paraId="7C3A03F4" w15:paraIdParent="747433DA" w15:done="1"/>
  <w15:commentEx w15:paraId="5786731B" w15:done="1"/>
  <w15:commentEx w15:paraId="0EBE5E9A" w15:paraIdParent="5786731B" w15:done="1"/>
  <w15:commentEx w15:paraId="2B7AFC3F" w15:done="0"/>
  <w15:commentEx w15:paraId="302B4549" w15:done="1"/>
  <w15:commentEx w15:paraId="0C59A218" w15:paraIdParent="302B4549" w15:done="1"/>
  <w15:commentEx w15:paraId="0219B800" w15:done="1"/>
  <w15:commentEx w15:paraId="3E37EA3A" w15:paraIdParent="0219B800" w15:done="1"/>
  <w15:commentEx w15:paraId="6735CCD8" w15:done="1"/>
  <w15:commentEx w15:paraId="658E21AA" w15:paraIdParent="6735CCD8" w15:done="1"/>
  <w15:commentEx w15:paraId="1FF917A3" w15:done="1"/>
  <w15:commentEx w15:paraId="2FB57613" w15:paraIdParent="1FF917A3" w15:done="1"/>
  <w15:commentEx w15:paraId="370FF7B1" w15:done="0"/>
  <w15:commentEx w15:paraId="06FA1C21" w15:done="1"/>
  <w15:commentEx w15:paraId="6A949F9B" w15:paraIdParent="06FA1C21" w15:done="1"/>
  <w15:commentEx w15:paraId="4C81FE83" w15:done="0"/>
  <w15:commentEx w15:paraId="5970DBBD" w15:done="1"/>
  <w15:commentEx w15:paraId="4FE80958" w15:done="1"/>
  <w15:commentEx w15:paraId="3ABDBF3A" w15:paraIdParent="4FE80958" w15:done="1"/>
  <w15:commentEx w15:paraId="08489F8C" w15:done="1"/>
  <w15:commentEx w15:paraId="3875C607" w15:paraIdParent="08489F8C" w15:done="1"/>
  <w15:commentEx w15:paraId="644A8A75" w15:done="1"/>
  <w15:commentEx w15:paraId="628DFA4A" w15:paraIdParent="644A8A75" w15:done="1"/>
  <w15:commentEx w15:paraId="138087C8" w15:done="1"/>
  <w15:commentEx w15:paraId="22238E17" w15:done="1"/>
  <w15:commentEx w15:paraId="2592037B" w15:paraIdParent="22238E17" w15:done="1"/>
  <w15:commentEx w15:paraId="130870F7" w15:done="1"/>
  <w15:commentEx w15:paraId="464C84D5" w15:paraIdParent="130870F7" w15:done="1"/>
  <w15:commentEx w15:paraId="6A8E0490" w15:done="1"/>
  <w15:commentEx w15:paraId="71926EA1" w15:paraIdParent="6A8E0490" w15:done="1"/>
  <w15:commentEx w15:paraId="4F4130F1" w15:done="1"/>
  <w15:commentEx w15:paraId="49540DB9" w15:paraIdParent="4F4130F1" w15:done="1"/>
  <w15:commentEx w15:paraId="7EB7241A" w15:done="1"/>
  <w15:commentEx w15:paraId="3DCAAB04" w15:paraIdParent="7EB7241A" w15:done="1"/>
  <w15:commentEx w15:paraId="44B9EA04" w15:done="1"/>
  <w15:commentEx w15:paraId="1B088F26" w15:paraIdParent="44B9EA04" w15:done="1"/>
  <w15:commentEx w15:paraId="57FEE653" w15:done="0"/>
  <w15:commentEx w15:paraId="56163D69" w15:done="0"/>
  <w15:commentEx w15:paraId="68C0DDA5" w15:done="0"/>
  <w15:commentEx w15:paraId="275B9B2C" w15:done="0"/>
  <w15:commentEx w15:paraId="55390F77" w15:done="0"/>
  <w15:commentEx w15:paraId="27A4C0FA" w15:done="0"/>
  <w15:commentEx w15:paraId="00EC8498" w15:done="0"/>
  <w15:commentEx w15:paraId="078B802C" w15:done="0"/>
  <w15:commentEx w15:paraId="3741A3E4" w15:done="0"/>
  <w15:commentEx w15:paraId="4CC0EB4B" w15:done="0"/>
  <w15:commentEx w15:paraId="6F128B2D" w15:done="0"/>
  <w15:commentEx w15:paraId="08063478" w15:done="0"/>
  <w15:commentEx w15:paraId="22E98A26" w15:done="0"/>
  <w15:commentEx w15:paraId="7108DF7C" w15:done="0"/>
  <w15:commentEx w15:paraId="78471445" w15:done="0"/>
  <w15:commentEx w15:paraId="354E8359" w15:done="0"/>
  <w15:commentEx w15:paraId="6F8883F4" w15:done="0"/>
  <w15:commentEx w15:paraId="2C5C6186" w15:done="0"/>
  <w15:commentEx w15:paraId="6669EA4B" w15:done="0"/>
  <w15:commentEx w15:paraId="67007768" w15:done="0"/>
  <w15:commentEx w15:paraId="7F9F73ED" w15:done="0"/>
  <w15:commentEx w15:paraId="6393DB14" w15:done="0"/>
  <w15:commentEx w15:paraId="3A202D58" w15:done="0"/>
  <w15:commentEx w15:paraId="62E7852E" w15:done="0"/>
  <w15:commentEx w15:paraId="4DA0DA21" w15:done="0"/>
  <w15:commentEx w15:paraId="3F368D85" w15:done="0"/>
  <w15:commentEx w15:paraId="5FCD408C" w15:done="0"/>
  <w15:commentEx w15:paraId="7C3A9532" w15:done="0"/>
  <w15:commentEx w15:paraId="4D76F43A" w15:done="0"/>
  <w15:commentEx w15:paraId="506C26C5" w15:done="0"/>
  <w15:commentEx w15:paraId="36B38062" w15:done="0"/>
  <w15:commentEx w15:paraId="30653CB7" w15:done="0"/>
  <w15:commentEx w15:paraId="10B09A2E" w15:done="0"/>
  <w15:commentEx w15:paraId="054C761C" w15:done="0"/>
  <w15:commentEx w15:paraId="0E8E7B02" w15:done="0"/>
  <w15:commentEx w15:paraId="1C9717C5" w15:done="0"/>
  <w15:commentEx w15:paraId="17A7243B" w15:done="0"/>
  <w15:commentEx w15:paraId="528606D0" w15:done="0"/>
  <w15:commentEx w15:paraId="722B4747" w15:done="0"/>
  <w15:commentEx w15:paraId="0A1B3513" w15:done="0"/>
  <w15:commentEx w15:paraId="5A3D5387" w15:done="0"/>
  <w15:commentEx w15:paraId="2A7E7477" w15:done="0"/>
  <w15:commentEx w15:paraId="62E284C8" w15:done="0"/>
  <w15:commentEx w15:paraId="7D084BE0" w15:done="0"/>
  <w15:commentEx w15:paraId="458F8149" w15:done="0"/>
  <w15:commentEx w15:paraId="1DFF7AE7" w15:done="0"/>
  <w15:commentEx w15:paraId="04224704" w15:done="0"/>
  <w15:commentEx w15:paraId="72419EC0" w15:done="0"/>
  <w15:commentEx w15:paraId="1397F1A6" w15:done="1"/>
  <w15:commentEx w15:paraId="379572FE" w15:done="0"/>
  <w15:commentEx w15:paraId="1340945B" w15:done="0"/>
  <w15:commentEx w15:paraId="2262BC36" w15:done="0"/>
  <w15:commentEx w15:paraId="7B7D3046" w15:done="0"/>
  <w15:commentEx w15:paraId="269A8896" w15:done="0"/>
  <w15:commentEx w15:paraId="0ABB1A66" w15:paraIdParent="269A8896" w15:done="0"/>
  <w15:commentEx w15:paraId="71D470EC" w15:done="0"/>
  <w15:commentEx w15:paraId="33469912" w15:done="0"/>
  <w15:commentEx w15:paraId="5B8D725C" w15:done="0"/>
  <w15:commentEx w15:paraId="3FEC3E02" w15:done="0"/>
  <w15:commentEx w15:paraId="3820F3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916A77" w16cex:dateUtc="2026-09-09T17:33:00Z"/>
  <w16cex:commentExtensible w16cex:durableId="2F821935" w16cex:dateUtc="2026-09-01T18:07:00Z"/>
  <w16cex:commentExtensible w16cex:durableId="458B370D" w16cex:dateUtc="2026-09-22T08:34:00Z"/>
  <w16cex:commentExtensible w16cex:durableId="298ECDB3" w16cex:dateUtc="2026-09-09T17:35:00Z"/>
  <w16cex:commentExtensible w16cex:durableId="46DA4C01" w16cex:dateUtc="2026-09-22T09:02:00Z"/>
  <w16cex:commentExtensible w16cex:durableId="5A876984" w16cex:dateUtc="2026-09-09T17:44:00Z"/>
  <w16cex:commentExtensible w16cex:durableId="3CB82B43" w16cex:dateUtc="2026-09-22T08:39:00Z"/>
  <w16cex:commentExtensible w16cex:durableId="7631FB0C" w16cex:dateUtc="2026-09-09T18:03:00Z"/>
  <w16cex:commentExtensible w16cex:durableId="3621FBAE" w16cex:dateUtc="2026-09-22T09:00:00Z"/>
  <w16cex:commentExtensible w16cex:durableId="0251B240" w16cex:dateUtc="2026-09-09T18:04:00Z"/>
  <w16cex:commentExtensible w16cex:durableId="399F85FE" w16cex:dateUtc="2026-09-22T09:14:00Z"/>
  <w16cex:commentExtensible w16cex:durableId="18DA939E" w16cex:dateUtc="2026-09-09T18:14:00Z"/>
  <w16cex:commentExtensible w16cex:durableId="78405743" w16cex:dateUtc="2026-09-22T09:16:00Z"/>
  <w16cex:commentExtensible w16cex:durableId="1A55D63A" w16cex:dateUtc="2026-09-09T17:30:00Z"/>
  <w16cex:commentExtensible w16cex:durableId="6A9F5EA6" w16cex:dateUtc="2026-09-09T18:55:00Z"/>
  <w16cex:commentExtensible w16cex:durableId="383D80A6" w16cex:dateUtc="2026-09-22T09:29:00Z"/>
  <w16cex:commentExtensible w16cex:durableId="3319EDA1" w16cex:dateUtc="2026-09-09T19:32:00Z"/>
  <w16cex:commentExtensible w16cex:durableId="4195EB54" w16cex:dateUtc="2026-09-29T15:20:00Z"/>
  <w16cex:commentExtensible w16cex:durableId="4ED47323" w16cex:dateUtc="2026-09-09T19:50:00Z"/>
  <w16cex:commentExtensible w16cex:durableId="7A4D71DE" w16cex:dateUtc="2026-09-22T09:39:00Z"/>
  <w16cex:commentExtensible w16cex:durableId="10500E98" w16cex:dateUtc="2026-09-09T20:43:00Z"/>
  <w16cex:commentExtensible w16cex:durableId="6F2CB5B0" w16cex:dateUtc="2026-09-22T09:47:00Z"/>
  <w16cex:commentExtensible w16cex:durableId="725EED40" w16cex:dateUtc="2026-09-09T21:15:00Z"/>
  <w16cex:commentExtensible w16cex:durableId="3DD58596" w16cex:dateUtc="2026-09-22T09:54:00Z"/>
  <w16cex:commentExtensible w16cex:durableId="49B0F3C3" w16cex:dateUtc="2026-09-09T21:07:00Z"/>
  <w16cex:commentExtensible w16cex:durableId="1976B8A1" w16cex:dateUtc="2026-09-22T09:51:00Z"/>
  <w16cex:commentExtensible w16cex:durableId="04026074" w16cex:dateUtc="2026-09-09T21:09:00Z"/>
  <w16cex:commentExtensible w16cex:durableId="0BAA3855" w16cex:dateUtc="2026-09-22T10:07:00Z"/>
  <w16cex:commentExtensible w16cex:durableId="6C6AB34F" w16cex:dateUtc="2026-09-09T21:26:00Z"/>
  <w16cex:commentExtensible w16cex:durableId="11525631" w16cex:dateUtc="2026-09-22T10:10:00Z"/>
  <w16cex:commentExtensible w16cex:durableId="4FE81637" w16cex:dateUtc="2026-09-09T21:29:00Z"/>
  <w16cex:commentExtensible w16cex:durableId="7EE4DF0B" w16cex:dateUtc="2026-09-22T11:28:00Z"/>
  <w16cex:commentExtensible w16cex:durableId="6523FD1A" w16cex:dateUtc="2026-09-09T21:31:00Z"/>
  <w16cex:commentExtensible w16cex:durableId="7E121691" w16cex:dateUtc="2026-09-22T11:07:00Z"/>
  <w16cex:commentExtensible w16cex:durableId="48B3BF46" w16cex:dateUtc="2026-09-09T21:34:00Z"/>
  <w16cex:commentExtensible w16cex:durableId="26880EFC" w16cex:dateUtc="2026-09-22T12:11:00Z"/>
  <w16cex:commentExtensible w16cex:durableId="7087E8CA" w16cex:dateUtc="2026-09-09T21:43:00Z"/>
  <w16cex:commentExtensible w16cex:durableId="1BE597E8" w16cex:dateUtc="2026-09-22T12:12:00Z"/>
  <w16cex:commentExtensible w16cex:durableId="16CB361E" w16cex:dateUtc="2026-09-15T15:16:00Z"/>
  <w16cex:commentExtensible w16cex:durableId="39BAF044" w16cex:dateUtc="2026-09-22T12:25:00Z"/>
  <w16cex:commentExtensible w16cex:durableId="6A997A43" w16cex:dateUtc="2026-09-15T15:49:00Z"/>
  <w16cex:commentExtensible w16cex:durableId="512757AD" w16cex:dateUtc="2026-09-29T15:20:00Z"/>
  <w16cex:commentExtensible w16cex:durableId="154A99E8" w16cex:dateUtc="2026-09-15T15:52:00Z"/>
  <w16cex:commentExtensible w16cex:durableId="6A86B31E" w16cex:dateUtc="2026-09-22T12:31:00Z"/>
  <w16cex:commentExtensible w16cex:durableId="1074927E" w16cex:dateUtc="2026-09-15T15:55:00Z"/>
  <w16cex:commentExtensible w16cex:durableId="419E1DA9" w16cex:dateUtc="2026-09-22T12:31:00Z"/>
  <w16cex:commentExtensible w16cex:durableId="40693AF6" w16cex:dateUtc="2026-09-15T15:58:00Z"/>
  <w16cex:commentExtensible w16cex:durableId="4CA57976" w16cex:dateUtc="2026-09-22T12:31:00Z"/>
  <w16cex:commentExtensible w16cex:durableId="000BE525" w16cex:dateUtc="2026-09-15T16:00:00Z"/>
  <w16cex:commentExtensible w16cex:durableId="4044095E" w16cex:dateUtc="2026-09-29T15:20:00Z"/>
  <w16cex:commentExtensible w16cex:durableId="7855DDF5" w16cex:dateUtc="2026-09-15T16:01:00Z"/>
  <w16cex:commentExtensible w16cex:durableId="2230AB2F" w16cex:dateUtc="2026-09-22T12:44:00Z"/>
  <w16cex:commentExtensible w16cex:durableId="0A11F434" w16cex:dateUtc="2026-09-15T16:08:00Z"/>
  <w16cex:commentExtensible w16cex:durableId="57E08B45" w16cex:dateUtc="2026-09-22T13:43:00Z"/>
  <w16cex:commentExtensible w16cex:durableId="48DC5114" w16cex:dateUtc="2026-09-15T16:06:00Z"/>
  <w16cex:commentExtensible w16cex:durableId="6E46A120" w16cex:dateUtc="2026-09-22T13:43:00Z"/>
  <w16cex:commentExtensible w16cex:durableId="0D04A747" w16cex:dateUtc="2026-09-15T16:07:00Z"/>
  <w16cex:commentExtensible w16cex:durableId="1444827A" w16cex:dateUtc="2026-09-22T13:32:00Z"/>
  <w16cex:commentExtensible w16cex:durableId="3AB3F5C4" w16cex:dateUtc="2026-09-15T16:13:00Z"/>
  <w16cex:commentExtensible w16cex:durableId="34011B60" w16cex:dateUtc="2026-09-22T14:43:00Z"/>
  <w16cex:commentExtensible w16cex:durableId="2F419F6A" w16cex:dateUtc="2026-09-16T12:31:00Z"/>
  <w16cex:commentExtensible w16cex:durableId="5715718F" w16cex:dateUtc="2026-09-22T15:00:00Z"/>
  <w16cex:commentExtensible w16cex:durableId="65798E1A" w16cex:dateUtc="2026-09-18T17:38:00Z"/>
  <w16cex:commentExtensible w16cex:durableId="691E9178" w16cex:dateUtc="2026-09-22T15:30:00Z"/>
  <w16cex:commentExtensible w16cex:durableId="6CF0D7EB" w16cex:dateUtc="2026-09-18T17:40:00Z"/>
  <w16cex:commentExtensible w16cex:durableId="42D805FE" w16cex:dateUtc="2026-09-22T15:29:00Z"/>
  <w16cex:commentExtensible w16cex:durableId="28AA3AA0" w16cex:dateUtc="2026-09-17T16:51:00Z"/>
  <w16cex:commentExtensible w16cex:durableId="07C72572" w16cex:dateUtc="2026-09-29T15:20:00Z"/>
  <w16cex:commentExtensible w16cex:durableId="757F36A3" w16cex:dateUtc="2026-09-17T20:01:00Z"/>
  <w16cex:commentExtensible w16cex:durableId="63880B6F" w16cex:dateUtc="2026-09-29T15:20:00Z"/>
  <w16cex:commentExtensible w16cex:durableId="705D4ACA" w16cex:dateUtc="2026-09-17T20:04:00Z"/>
  <w16cex:commentExtensible w16cex:durableId="0AD31224" w16cex:dateUtc="2026-09-29T15:20:00Z"/>
  <w16cex:commentExtensible w16cex:durableId="550E3030" w16cex:dateUtc="2026-09-18T15:44:00Z"/>
  <w16cex:commentExtensible w16cex:durableId="0836C1DF" w16cex:dateUtc="2026-09-29T15:20:00Z"/>
  <w16cex:commentExtensible w16cex:durableId="5D14BCF7" w16cex:dateUtc="2026-09-18T18:01:00Z"/>
  <w16cex:commentExtensible w16cex:durableId="04A816E0" w16cex:dateUtc="2026-09-23T08:37:00Z"/>
  <w16cex:commentExtensible w16cex:durableId="0C34E0D1" w16cex:dateUtc="2026-09-18T18:32:00Z"/>
  <w16cex:commentExtensible w16cex:durableId="6F1A52BC" w16cex:dateUtc="2026-09-23T09:25:00Z"/>
  <w16cex:commentExtensible w16cex:durableId="78C38132" w16cex:dateUtc="2026-09-18T19:00:00Z"/>
  <w16cex:commentExtensible w16cex:durableId="3E1B925E" w16cex:dateUtc="2026-09-29T15:20:00Z"/>
  <w16cex:commentExtensible w16cex:durableId="7334DD98" w16cex:dateUtc="2026-09-29T14:50:00Z"/>
  <w16cex:commentExtensible w16cex:durableId="3E8FFC6F" w16cex:dateUtc="2026-09-18T19:03:00Z"/>
  <w16cex:commentExtensible w16cex:durableId="740F45DC" w16cex:dateUtc="2026-09-23T09:31:00Z"/>
  <w16cex:commentExtensible w16cex:durableId="03161FA5" w16cex:dateUtc="2026-09-18T19:17:00Z"/>
  <w16cex:commentExtensible w16cex:durableId="7B890C28" w16cex:dateUtc="2026-09-23T10:04:00Z"/>
  <w16cex:commentExtensible w16cex:durableId="4B526522" w16cex:dateUtc="2026-09-18T19:37:00Z"/>
  <w16cex:commentExtensible w16cex:durableId="372A548D" w16cex:dateUtc="2026-09-23T10:05:00Z"/>
  <w16cex:commentExtensible w16cex:durableId="31AB3A7E" w16cex:dateUtc="2026-09-18T19:34:00Z"/>
  <w16cex:commentExtensible w16cex:durableId="1D4B6BE9" w16cex:dateUtc="2026-09-23T11:36:00Z"/>
  <w16cex:commentExtensible w16cex:durableId="1166C7F3" w16cex:dateUtc="2026-09-18T19:49:00Z"/>
  <w16cex:commentExtensible w16cex:durableId="277CD47E" w16cex:dateUtc="2026-09-23T11:53:00Z"/>
  <w16cex:commentExtensible w16cex:durableId="0EA775B3" w16cex:dateUtc="2026-09-18T20:03:00Z"/>
  <w16cex:commentExtensible w16cex:durableId="167E41B6" w16cex:dateUtc="2026-09-23T11:55:00Z"/>
  <w16cex:commentExtensible w16cex:durableId="664E4E99" w16cex:dateUtc="2026-09-18T20:17:00Z"/>
  <w16cex:commentExtensible w16cex:durableId="5DBDBA55" w16cex:dateUtc="2026-09-23T12:23:00Z"/>
  <w16cex:commentExtensible w16cex:durableId="07B57D2F" w16cex:dateUtc="2026-09-19T12:30:00Z"/>
  <w16cex:commentExtensible w16cex:durableId="134DE1D9" w16cex:dateUtc="2026-09-23T12:33:00Z"/>
  <w16cex:commentExtensible w16cex:durableId="45C8E530" w16cex:dateUtc="2026-09-18T20:44:00Z"/>
  <w16cex:commentExtensible w16cex:durableId="7A756378" w16cex:dateUtc="2026-09-23T12:35:00Z"/>
  <w16cex:commentExtensible w16cex:durableId="4A35B27F" w16cex:dateUtc="2026-09-18T20:45:00Z"/>
  <w16cex:commentExtensible w16cex:durableId="4FF7FEE3" w16cex:dateUtc="2026-09-23T12:37:00Z"/>
  <w16cex:commentExtensible w16cex:durableId="0AE3E40B" w16cex:dateUtc="2026-09-18T21:07:00Z"/>
  <w16cex:commentExtensible w16cex:durableId="7FDFFC67" w16cex:dateUtc="2026-09-23T13:24:00Z"/>
  <w16cex:commentExtensible w16cex:durableId="30CF177D" w16cex:dateUtc="2026-09-19T14:01:00Z"/>
  <w16cex:commentExtensible w16cex:durableId="165A8775" w16cex:dateUtc="2026-09-23T13:29:00Z"/>
  <w16cex:commentExtensible w16cex:durableId="09E8B348" w16cex:dateUtc="2026-09-19T13:59:00Z"/>
  <w16cex:commentExtensible w16cex:durableId="7D71D5DC" w16cex:dateUtc="2026-09-23T13:38:00Z"/>
  <w16cex:commentExtensible w16cex:durableId="450BBA52" w16cex:dateUtc="2026-09-19T14:02:00Z"/>
  <w16cex:commentExtensible w16cex:durableId="6A78D3AD" w16cex:dateUtc="2026-09-23T13:56:00Z"/>
  <w16cex:commentExtensible w16cex:durableId="340BB31A" w16cex:dateUtc="2026-09-18T21:10:00Z"/>
  <w16cex:commentExtensible w16cex:durableId="75BFF760" w16cex:dateUtc="2026-09-23T14:02:00Z"/>
  <w16cex:commentExtensible w16cex:durableId="4C3643FE" w16cex:dateUtc="2026-09-18T21:11:00Z"/>
  <w16cex:commentExtensible w16cex:durableId="42D4CFD6" w16cex:dateUtc="2026-09-23T14:07:00Z"/>
  <w16cex:commentExtensible w16cex:durableId="4717D329" w16cex:dateUtc="2026-09-20T13:04:00Z"/>
  <w16cex:commentExtensible w16cex:durableId="503B3635" w16cex:dateUtc="2026-09-23T14:16:00Z"/>
  <w16cex:commentExtensible w16cex:durableId="13780B33" w16cex:dateUtc="2026-09-20T13:08:00Z"/>
  <w16cex:commentExtensible w16cex:durableId="291ABDD7" w16cex:dateUtc="2026-09-23T14:26:00Z"/>
  <w16cex:commentExtensible w16cex:durableId="35A82AE0" w16cex:dateUtc="2026-09-20T13:23:00Z"/>
  <w16cex:commentExtensible w16cex:durableId="0B1137C5" w16cex:dateUtc="2026-09-29T15:20:00Z"/>
  <w16cex:commentExtensible w16cex:durableId="44043DE2" w16cex:dateUtc="2026-09-20T13:31:00Z"/>
  <w16cex:commentExtensible w16cex:durableId="6683B283" w16cex:dateUtc="2026-09-23T14:28:00Z"/>
  <w16cex:commentExtensible w16cex:durableId="74C73CE9" w16cex:dateUtc="2026-09-20T13:34:00Z"/>
  <w16cex:commentExtensible w16cex:durableId="77F754B4" w16cex:dateUtc="2026-09-24T10:21:00Z"/>
  <w16cex:commentExtensible w16cex:durableId="2FE108E0" w16cex:dateUtc="2026-09-20T13:40:00Z"/>
  <w16cex:commentExtensible w16cex:durableId="67198D87" w16cex:dateUtc="2026-09-23T14:28:00Z"/>
  <w16cex:commentExtensible w16cex:durableId="5ADBBD3A" w16cex:dateUtc="2026-09-24T15:24:00Z"/>
  <w16cex:commentExtensible w16cex:durableId="6EFB4D9B" w16cex:dateUtc="2026-09-20T14:48:00Z"/>
  <w16cex:commentExtensible w16cex:durableId="4C6397A6" w16cex:dateUtc="2026-09-23T15:16:00Z"/>
  <w16cex:commentExtensible w16cex:durableId="6B6511DB" w16cex:dateUtc="2026-09-24T15:24:00Z"/>
  <w16cex:commentExtensible w16cex:durableId="04F3561B" w16cex:dateUtc="2026-09-20T15:02:00Z"/>
  <w16cex:commentExtensible w16cex:durableId="24AFB559" w16cex:dateUtc="2026-09-24T07:44:00Z"/>
  <w16cex:commentExtensible w16cex:durableId="2C51881E" w16cex:dateUtc="2026-09-20T15:16:00Z"/>
  <w16cex:commentExtensible w16cex:durableId="5B2C7B45" w16cex:dateUtc="2026-09-24T07:45:00Z"/>
  <w16cex:commentExtensible w16cex:durableId="54FEA4E3" w16cex:dateUtc="2026-09-20T15:22:00Z"/>
  <w16cex:commentExtensible w16cex:durableId="1EF7575A" w16cex:dateUtc="2026-09-24T07:55:00Z"/>
  <w16cex:commentExtensible w16cex:durableId="1BB82A54" w16cex:dateUtc="2026-09-20T15:28:00Z"/>
  <w16cex:commentExtensible w16cex:durableId="05574816" w16cex:dateUtc="2026-09-24T07:55:00Z"/>
  <w16cex:commentExtensible w16cex:durableId="1632761C" w16cex:dateUtc="2026-09-28T10:28:00Z"/>
  <w16cex:commentExtensible w16cex:durableId="307944BD" w16cex:dateUtc="2026-09-20T15:32:00Z"/>
  <w16cex:commentExtensible w16cex:durableId="744E8D37" w16cex:dateUtc="2026-09-24T08:07:00Z"/>
  <w16cex:commentExtensible w16cex:durableId="0F0ACF3B" w16cex:dateUtc="2026-09-20T15:36:00Z"/>
  <w16cex:commentExtensible w16cex:durableId="0C4291BD" w16cex:dateUtc="2026-09-24T08:09:00Z"/>
  <w16cex:commentExtensible w16cex:durableId="62F1C3CA" w16cex:dateUtc="2026-09-20T15:39:00Z"/>
  <w16cex:commentExtensible w16cex:durableId="0A777D42" w16cex:dateUtc="2026-09-24T08:13:00Z"/>
  <w16cex:commentExtensible w16cex:durableId="08A30EAB" w16cex:dateUtc="2026-09-20T15:48:00Z"/>
  <w16cex:commentExtensible w16cex:durableId="3E1BB7C6" w16cex:dateUtc="2026-09-24T08:14:00Z"/>
  <w16cex:commentExtensible w16cex:durableId="56D2A76B" w16cex:dateUtc="2026-09-24T15:24:00Z"/>
  <w16cex:commentExtensible w16cex:durableId="383FE299" w16cex:dateUtc="2026-09-20T15:54:00Z"/>
  <w16cex:commentExtensible w16cex:durableId="5836D647" w16cex:dateUtc="2026-09-24T09:21:00Z"/>
  <w16cex:commentExtensible w16cex:durableId="1E803E5B" w16cex:dateUtc="2026-09-20T16:09:00Z"/>
  <w16cex:commentExtensible w16cex:durableId="777AC822" w16cex:dateUtc="2026-09-24T09:27:00Z"/>
  <w16cex:commentExtensible w16cex:durableId="5B4E236C" w16cex:dateUtc="2026-09-30T07:06:00Z"/>
  <w16cex:commentExtensible w16cex:durableId="57075CD1" w16cex:dateUtc="2026-09-20T17:21:00Z"/>
  <w16cex:commentExtensible w16cex:durableId="30BE9488" w16cex:dateUtc="2026-09-24T09:40:00Z"/>
  <w16cex:commentExtensible w16cex:durableId="1CA9849B" w16cex:dateUtc="2026-09-20T17:19:00Z"/>
  <w16cex:commentExtensible w16cex:durableId="582CF9CD" w16cex:dateUtc="2026-09-24T09:35:00Z"/>
  <w16cex:commentExtensible w16cex:durableId="3107634B" w16cex:dateUtc="2026-09-20T18:09:00Z"/>
  <w16cex:commentExtensible w16cex:durableId="15617C39" w16cex:dateUtc="2026-09-24T10:31:00Z"/>
  <w16cex:commentExtensible w16cex:durableId="3CD5BEB7" w16cex:dateUtc="2026-09-20T18:08:00Z"/>
  <w16cex:commentExtensible w16cex:durableId="78CBF625" w16cex:dateUtc="2026-09-24T10:28:00Z"/>
  <w16cex:commentExtensible w16cex:durableId="74018D7E" w16cex:dateUtc="2026-09-28T16:58:00Z"/>
  <w16cex:commentExtensible w16cex:durableId="3F796FA9" w16cex:dateUtc="2026-09-20T18:33:00Z"/>
  <w16cex:commentExtensible w16cex:durableId="5A93E0B3" w16cex:dateUtc="2026-09-24T11:29:00Z"/>
  <w16cex:commentExtensible w16cex:durableId="79C09556" w16cex:dateUtc="2026-09-20T18:40:00Z"/>
  <w16cex:commentExtensible w16cex:durableId="65909778" w16cex:dateUtc="2026-09-24T11:38:00Z"/>
  <w16cex:commentExtensible w16cex:durableId="135E5DFB" w16cex:dateUtc="2026-09-20T19:34:00Z"/>
  <w16cex:commentExtensible w16cex:durableId="632CDCA2" w16cex:dateUtc="2026-09-24T11:40:00Z"/>
  <w16cex:commentExtensible w16cex:durableId="3C26F74A" w16cex:dateUtc="2026-09-20T19:44:00Z"/>
  <w16cex:commentExtensible w16cex:durableId="3FDF24D9" w16cex:dateUtc="2026-09-25T14:07:00Z"/>
  <w16cex:commentExtensible w16cex:durableId="188A75BD" w16cex:dateUtc="2026-09-20T19:47:00Z"/>
  <w16cex:commentExtensible w16cex:durableId="17A11CF1" w16cex:dateUtc="2026-09-25T13:12:00Z"/>
  <w16cex:commentExtensible w16cex:durableId="121785C9" w16cex:dateUtc="2026-09-28T09:07:00Z"/>
  <w16cex:commentExtensible w16cex:durableId="11707338" w16cex:dateUtc="2026-09-20T20:03:00Z"/>
  <w16cex:commentExtensible w16cex:durableId="2D4ECA42" w16cex:dateUtc="2026-09-25T14:57:00Z"/>
  <w16cex:commentExtensible w16cex:durableId="056ECB8A" w16cex:dateUtc="2026-09-20T20:06:00Z"/>
  <w16cex:commentExtensible w16cex:durableId="7B1970CB" w16cex:dateUtc="2026-09-25T14:24:00Z"/>
  <w16cex:commentExtensible w16cex:durableId="3530EC57" w16cex:dateUtc="2026-09-20T20:14:00Z"/>
  <w16cex:commentExtensible w16cex:durableId="0402673B" w16cex:dateUtc="2026-09-25T14:57:00Z"/>
  <w16cex:commentExtensible w16cex:durableId="6DA17EC6" w16cex:dateUtc="2026-09-20T20:18:00Z"/>
  <w16cex:commentExtensible w16cex:durableId="2EED9C56" w16cex:dateUtc="2026-09-25T14:59:00Z"/>
  <w16cex:commentExtensible w16cex:durableId="2173F219" w16cex:dateUtc="2026-09-20T20:22:00Z"/>
  <w16cex:commentExtensible w16cex:durableId="31E0636B" w16cex:dateUtc="2026-09-28T07:05:00Z"/>
  <w16cex:commentExtensible w16cex:durableId="4C4D0B1D" w16cex:dateUtc="2026-09-20T20:23:00Z"/>
  <w16cex:commentExtensible w16cex:durableId="0AB2E2B0" w16cex:dateUtc="2026-09-28T07:08:00Z"/>
  <w16cex:commentExtensible w16cex:durableId="419F56C8" w16cex:dateUtc="2026-09-28T07:39:00Z"/>
  <w16cex:commentExtensible w16cex:durableId="544C13F0" w16cex:dateUtc="2026-09-29T11:53:00Z"/>
  <w16cex:commentExtensible w16cex:durableId="1652FB18" w16cex:dateUtc="2026-09-30T07:08:00Z"/>
  <w16cex:commentExtensible w16cex:durableId="3A944645" w16cex:dateUtc="2026-09-30T07:20:00Z"/>
  <w16cex:commentExtensible w16cex:durableId="211FAB4E" w16cex:dateUtc="2026-09-29T12:18:00Z"/>
  <w16cex:commentExtensible w16cex:durableId="2D34640F" w16cex:dateUtc="2026-09-29T12:16:00Z"/>
  <w16cex:commentExtensible w16cex:durableId="198E4401" w16cex:dateUtc="2026-09-30T07:36:00Z"/>
  <w16cex:commentExtensible w16cex:durableId="13D3696A" w16cex:dateUtc="2026-09-29T12:41:00Z"/>
  <w16cex:commentExtensible w16cex:durableId="61FB0753" w16cex:dateUtc="2026-09-29T12:51:00Z"/>
  <w16cex:commentExtensible w16cex:durableId="6DA684EE" w16cex:dateUtc="2026-09-29T13:25:00Z"/>
  <w16cex:commentExtensible w16cex:durableId="57B510E4" w16cex:dateUtc="2026-09-30T07:58:00Z"/>
  <w16cex:commentExtensible w16cex:durableId="58FC80EC" w16cex:dateUtc="2026-09-30T07:59:00Z"/>
  <w16cex:commentExtensible w16cex:durableId="3514C9F2" w16cex:dateUtc="2026-09-30T08:00:00Z"/>
  <w16cex:commentExtensible w16cex:durableId="53E633C5" w16cex:dateUtc="2026-09-29T13:25:00Z"/>
  <w16cex:commentExtensible w16cex:durableId="2BF2D770" w16cex:dateUtc="2026-09-29T13:37:00Z"/>
  <w16cex:commentExtensible w16cex:durableId="65466B12" w16cex:dateUtc="2026-09-29T13:37:00Z"/>
  <w16cex:commentExtensible w16cex:durableId="74F2161B" w16cex:dateUtc="2026-09-29T13:38:00Z"/>
  <w16cex:commentExtensible w16cex:durableId="2921948D" w16cex:dateUtc="2026-09-29T13:44:00Z"/>
  <w16cex:commentExtensible w16cex:durableId="428C8BF1" w16cex:dateUtc="2026-09-30T08:26:00Z"/>
  <w16cex:commentExtensible w16cex:durableId="2C2415F4" w16cex:dateUtc="2026-09-30T08:34:00Z"/>
  <w16cex:commentExtensible w16cex:durableId="5F30C5D5" w16cex:dateUtc="2026-09-30T08:31:00Z"/>
  <w16cex:commentExtensible w16cex:durableId="3E3AD97D" w16cex:dateUtc="2026-09-30T08:32:00Z"/>
  <w16cex:commentExtensible w16cex:durableId="669C7D1D" w16cex:dateUtc="2026-09-30T08:34:00Z"/>
  <w16cex:commentExtensible w16cex:durableId="41D08B75" w16cex:dateUtc="2026-09-29T13:47:00Z"/>
  <w16cex:commentExtensible w16cex:durableId="1DD266A6" w16cex:dateUtc="2026-09-29T13:50:00Z"/>
  <w16cex:commentExtensible w16cex:durableId="0D56FDE0" w16cex:dateUtc="2026-09-30T09:06:00Z"/>
  <w16cex:commentExtensible w16cex:durableId="250B15C9" w16cex:dateUtc="2026-09-30T08:44:00Z"/>
  <w16cex:commentExtensible w16cex:durableId="7A7796C4" w16cex:dateUtc="2026-09-29T13:54:00Z"/>
  <w16cex:commentExtensible w16cex:durableId="22299361" w16cex:dateUtc="2026-09-30T08:51:00Z"/>
  <w16cex:commentExtensible w16cex:durableId="7178D710" w16cex:dateUtc="2026-09-30T08:51:00Z"/>
  <w16cex:commentExtensible w16cex:durableId="6B3DD393" w16cex:dateUtc="2026-09-30T08:57:00Z"/>
  <w16cex:commentExtensible w16cex:durableId="43EB8EE3" w16cex:dateUtc="2026-09-29T14:13:00Z"/>
  <w16cex:commentExtensible w16cex:durableId="65378005" w16cex:dateUtc="2026-09-30T09:00:00Z"/>
  <w16cex:commentExtensible w16cex:durableId="179CA453" w16cex:dateUtc="2026-09-30T09:01:00Z"/>
  <w16cex:commentExtensible w16cex:durableId="335558EA" w16cex:dateUtc="2026-09-29T14:29:00Z"/>
  <w16cex:commentExtensible w16cex:durableId="27E015BA" w16cex:dateUtc="2026-09-29T14:39:00Z"/>
  <w16cex:commentExtensible w16cex:durableId="38B4B3AA" w16cex:dateUtc="2026-09-29T14:58:00Z"/>
  <w16cex:commentExtensible w16cex:durableId="618970C5" w16cex:dateUtc="2026-09-30T09:19:00Z"/>
  <w16cex:commentExtensible w16cex:durableId="0149CC04" w16cex:dateUtc="2026-09-30T09:25:00Z"/>
  <w16cex:commentExtensible w16cex:durableId="678226E8" w16cex:dateUtc="2026-09-30T09:36:00Z"/>
  <w16cex:commentExtensible w16cex:durableId="5C671B93" w16cex:dateUtc="2026-09-30T09:36:00Z"/>
  <w16cex:commentExtensible w16cex:durableId="5A6F05D5" w16cex:dateUtc="2026-09-30T09:34:00Z"/>
  <w16cex:commentExtensible w16cex:durableId="167E9D57" w16cex:dateUtc="2026-09-30T09:35:00Z"/>
  <w16cex:commentExtensible w16cex:durableId="7E50B174" w16cex:dateUtc="2026-09-30T09:36:00Z"/>
  <w16cex:commentExtensible w16cex:durableId="6BCF161D" w16cex:dateUtc="2026-09-29T15:08:00Z"/>
  <w16cex:commentExtensible w16cex:durableId="532A98A7" w16cex:dateUtc="2026-09-30T09:37:00Z"/>
  <w16cex:commentExtensible w16cex:durableId="49F539D0" w16cex:dateUtc="2026-09-30T09:40:00Z"/>
  <w16cex:commentExtensible w16cex:durableId="605C6698" w16cex:dateUtc="2026-09-30T09:40:00Z"/>
  <w16cex:commentExtensible w16cex:durableId="04624B72" w16cex:dateUtc="2026-09-28T09:17:00Z"/>
  <w16cex:commentExtensible w16cex:durableId="406242D8" w16cex:dateUtc="2026-09-30T09:43:00Z"/>
  <w16cex:commentExtensible w16cex:durableId="7099F31C" w16cex:dateUtc="2026-09-30T09:45:00Z"/>
  <w16cex:commentExtensible w16cex:durableId="07171CBB" w16cex:dateUtc="2026-09-30T09:46:00Z"/>
  <w16cex:commentExtensible w16cex:durableId="0B1EADB0" w16cex:dateUtc="2026-09-20T21:11:00Z"/>
  <w16cex:commentExtensible w16cex:durableId="787274D5" w16cex:dateUtc="2026-09-20T20:33:00Z"/>
  <w16cex:commentExtensible w16cex:durableId="0D2402A6" w16cex:dateUtc="2026-09-30T09:47:00Z"/>
  <w16cex:commentExtensible w16cex:durableId="263B5D52" w16cex:dateUtc="2026-09-30T09:48:00Z"/>
  <w16cex:commentExtensible w16cex:durableId="1D35CAA9" w16cex:dateUtc="2026-09-30T09:49:00Z"/>
  <w16cex:commentExtensible w16cex:durableId="6830FF3C" w16cex:dateUtc="2026-09-30T09:52:00Z"/>
  <w16cex:commentExtensible w16cex:durableId="3F5A3892" w16cex:dateUtc="2026-09-30T09:55:00Z"/>
  <w16cex:commentExtensible w16cex:durableId="56C7F030" w16cex:dateUtc="2026-09-30T0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4F7C22" w16cid:durableId="09916A77"/>
  <w16cid:commentId w16cid:paraId="41013476" w16cid:durableId="2F821935"/>
  <w16cid:commentId w16cid:paraId="2A77C5D3" w16cid:durableId="458B370D"/>
  <w16cid:commentId w16cid:paraId="0BAEECE5" w16cid:durableId="298ECDB3"/>
  <w16cid:commentId w16cid:paraId="2EE7DA63" w16cid:durableId="46DA4C01"/>
  <w16cid:commentId w16cid:paraId="73DB90F0" w16cid:durableId="5A876984"/>
  <w16cid:commentId w16cid:paraId="642B675F" w16cid:durableId="3CB82B43"/>
  <w16cid:commentId w16cid:paraId="1395CA85" w16cid:durableId="7631FB0C"/>
  <w16cid:commentId w16cid:paraId="3A742D32" w16cid:durableId="3621FBAE"/>
  <w16cid:commentId w16cid:paraId="280C8FB2" w16cid:durableId="0251B240"/>
  <w16cid:commentId w16cid:paraId="6EF6BCE1" w16cid:durableId="399F85FE"/>
  <w16cid:commentId w16cid:paraId="141BA8F6" w16cid:durableId="18DA939E"/>
  <w16cid:commentId w16cid:paraId="2086A0E7" w16cid:durableId="78405743"/>
  <w16cid:commentId w16cid:paraId="48A134E8" w16cid:durableId="1A55D63A"/>
  <w16cid:commentId w16cid:paraId="1C81C9D7" w16cid:durableId="6A9F5EA6"/>
  <w16cid:commentId w16cid:paraId="146BBD45" w16cid:durableId="383D80A6"/>
  <w16cid:commentId w16cid:paraId="13F47DBF" w16cid:durableId="3319EDA1"/>
  <w16cid:commentId w16cid:paraId="08B838B6" w16cid:durableId="4195EB54"/>
  <w16cid:commentId w16cid:paraId="77B030CF" w16cid:durableId="4ED47323"/>
  <w16cid:commentId w16cid:paraId="58A7A164" w16cid:durableId="7A4D71DE"/>
  <w16cid:commentId w16cid:paraId="7AC8F914" w16cid:durableId="10500E98"/>
  <w16cid:commentId w16cid:paraId="74527FBA" w16cid:durableId="6F2CB5B0"/>
  <w16cid:commentId w16cid:paraId="08DE534B" w16cid:durableId="725EED40"/>
  <w16cid:commentId w16cid:paraId="3E4A4F73" w16cid:durableId="3DD58596"/>
  <w16cid:commentId w16cid:paraId="479E3213" w16cid:durableId="49B0F3C3"/>
  <w16cid:commentId w16cid:paraId="44833EF4" w16cid:durableId="1976B8A1"/>
  <w16cid:commentId w16cid:paraId="71B7EC4A" w16cid:durableId="04026074"/>
  <w16cid:commentId w16cid:paraId="15A058C5" w16cid:durableId="0BAA3855"/>
  <w16cid:commentId w16cid:paraId="1D7DFD13" w16cid:durableId="6C6AB34F"/>
  <w16cid:commentId w16cid:paraId="0CA7EC2C" w16cid:durableId="11525631"/>
  <w16cid:commentId w16cid:paraId="2A45B6D8" w16cid:durableId="4FE81637"/>
  <w16cid:commentId w16cid:paraId="12B35DF3" w16cid:durableId="7EE4DF0B"/>
  <w16cid:commentId w16cid:paraId="783945F3" w16cid:durableId="6523FD1A"/>
  <w16cid:commentId w16cid:paraId="7FBA884C" w16cid:durableId="7E121691"/>
  <w16cid:commentId w16cid:paraId="5DCC65F8" w16cid:durableId="48B3BF46"/>
  <w16cid:commentId w16cid:paraId="2289B604" w16cid:durableId="26880EFC"/>
  <w16cid:commentId w16cid:paraId="2B0F3998" w16cid:durableId="7087E8CA"/>
  <w16cid:commentId w16cid:paraId="76991693" w16cid:durableId="1BE597E8"/>
  <w16cid:commentId w16cid:paraId="3F55EF76" w16cid:durableId="16CB361E"/>
  <w16cid:commentId w16cid:paraId="61245418" w16cid:durableId="39BAF044"/>
  <w16cid:commentId w16cid:paraId="51226DE2" w16cid:durableId="6A997A43"/>
  <w16cid:commentId w16cid:paraId="10B96B8B" w16cid:durableId="512757AD"/>
  <w16cid:commentId w16cid:paraId="5B4D9878" w16cid:durableId="154A99E8"/>
  <w16cid:commentId w16cid:paraId="285BEE0C" w16cid:durableId="6A86B31E"/>
  <w16cid:commentId w16cid:paraId="65EFC2DB" w16cid:durableId="1074927E"/>
  <w16cid:commentId w16cid:paraId="09B35845" w16cid:durableId="419E1DA9"/>
  <w16cid:commentId w16cid:paraId="491E9592" w16cid:durableId="40693AF6"/>
  <w16cid:commentId w16cid:paraId="6A902825" w16cid:durableId="4CA57976"/>
  <w16cid:commentId w16cid:paraId="03F9A38E" w16cid:durableId="000BE525"/>
  <w16cid:commentId w16cid:paraId="491DF202" w16cid:durableId="4044095E"/>
  <w16cid:commentId w16cid:paraId="00B48F82" w16cid:durableId="7855DDF5"/>
  <w16cid:commentId w16cid:paraId="65DE859D" w16cid:durableId="2230AB2F"/>
  <w16cid:commentId w16cid:paraId="017D7420" w16cid:durableId="0A11F434"/>
  <w16cid:commentId w16cid:paraId="4468658F" w16cid:durableId="57E08B45"/>
  <w16cid:commentId w16cid:paraId="4844ABA0" w16cid:durableId="48DC5114"/>
  <w16cid:commentId w16cid:paraId="391DB5A7" w16cid:durableId="6E46A120"/>
  <w16cid:commentId w16cid:paraId="23942965" w16cid:durableId="0D04A747"/>
  <w16cid:commentId w16cid:paraId="64FBB4AB" w16cid:durableId="1444827A"/>
  <w16cid:commentId w16cid:paraId="54A038F2" w16cid:durableId="3AB3F5C4"/>
  <w16cid:commentId w16cid:paraId="4ED5D823" w16cid:durableId="34011B60"/>
  <w16cid:commentId w16cid:paraId="40492EF5" w16cid:durableId="2F419F6A"/>
  <w16cid:commentId w16cid:paraId="3F71E0BF" w16cid:durableId="5715718F"/>
  <w16cid:commentId w16cid:paraId="226D893F" w16cid:durableId="65798E1A"/>
  <w16cid:commentId w16cid:paraId="3A0A93B4" w16cid:durableId="691E9178"/>
  <w16cid:commentId w16cid:paraId="0A19A21E" w16cid:durableId="6CF0D7EB"/>
  <w16cid:commentId w16cid:paraId="1849899F" w16cid:durableId="42D805FE"/>
  <w16cid:commentId w16cid:paraId="1E976D4D" w16cid:durableId="28AA3AA0"/>
  <w16cid:commentId w16cid:paraId="076244F5" w16cid:durableId="07C72572"/>
  <w16cid:commentId w16cid:paraId="310582C4" w16cid:durableId="757F36A3"/>
  <w16cid:commentId w16cid:paraId="089E39D8" w16cid:durableId="63880B6F"/>
  <w16cid:commentId w16cid:paraId="459B7064" w16cid:durableId="705D4ACA"/>
  <w16cid:commentId w16cid:paraId="29168ED0" w16cid:durableId="0AD31224"/>
  <w16cid:commentId w16cid:paraId="2B1F2430" w16cid:durableId="550E3030"/>
  <w16cid:commentId w16cid:paraId="351797B5" w16cid:durableId="0836C1DF"/>
  <w16cid:commentId w16cid:paraId="02AA1B25" w16cid:durableId="5D14BCF7"/>
  <w16cid:commentId w16cid:paraId="49FD0001" w16cid:durableId="04A816E0"/>
  <w16cid:commentId w16cid:paraId="42566AC5" w16cid:durableId="0C34E0D1"/>
  <w16cid:commentId w16cid:paraId="0C8D4881" w16cid:durableId="6F1A52BC"/>
  <w16cid:commentId w16cid:paraId="3E9642B3" w16cid:durableId="78C38132"/>
  <w16cid:commentId w16cid:paraId="7B0D1A73" w16cid:durableId="3E1B925E"/>
  <w16cid:commentId w16cid:paraId="329FC4AA" w16cid:durableId="7334DD98"/>
  <w16cid:commentId w16cid:paraId="4C4672B5" w16cid:durableId="3E8FFC6F"/>
  <w16cid:commentId w16cid:paraId="33568A04" w16cid:durableId="740F45DC"/>
  <w16cid:commentId w16cid:paraId="06E33999" w16cid:durableId="03161FA5"/>
  <w16cid:commentId w16cid:paraId="409546E8" w16cid:durableId="7B890C28"/>
  <w16cid:commentId w16cid:paraId="5F67C761" w16cid:durableId="4B526522"/>
  <w16cid:commentId w16cid:paraId="3B0A81AA" w16cid:durableId="372A548D"/>
  <w16cid:commentId w16cid:paraId="0AD53DFF" w16cid:durableId="31AB3A7E"/>
  <w16cid:commentId w16cid:paraId="25AEF2F9" w16cid:durableId="1D4B6BE9"/>
  <w16cid:commentId w16cid:paraId="76CA87C0" w16cid:durableId="1166C7F3"/>
  <w16cid:commentId w16cid:paraId="78E6192D" w16cid:durableId="277CD47E"/>
  <w16cid:commentId w16cid:paraId="5C84DFCC" w16cid:durableId="0EA775B3"/>
  <w16cid:commentId w16cid:paraId="11DE61E8" w16cid:durableId="167E41B6"/>
  <w16cid:commentId w16cid:paraId="4A9ECAC3" w16cid:durableId="664E4E99"/>
  <w16cid:commentId w16cid:paraId="77556A57" w16cid:durableId="5DBDBA55"/>
  <w16cid:commentId w16cid:paraId="6F7ED507" w16cid:durableId="07B57D2F"/>
  <w16cid:commentId w16cid:paraId="51085CC6" w16cid:durableId="134DE1D9"/>
  <w16cid:commentId w16cid:paraId="490BB8A1" w16cid:durableId="45C8E530"/>
  <w16cid:commentId w16cid:paraId="417D3A27" w16cid:durableId="7A756378"/>
  <w16cid:commentId w16cid:paraId="5A1AA9AB" w16cid:durableId="4A35B27F"/>
  <w16cid:commentId w16cid:paraId="5AEE4675" w16cid:durableId="4FF7FEE3"/>
  <w16cid:commentId w16cid:paraId="5CD092AA" w16cid:durableId="0AE3E40B"/>
  <w16cid:commentId w16cid:paraId="5DE8025A" w16cid:durableId="7FDFFC67"/>
  <w16cid:commentId w16cid:paraId="4A5C2991" w16cid:durableId="30CF177D"/>
  <w16cid:commentId w16cid:paraId="7DBE67A0" w16cid:durableId="165A8775"/>
  <w16cid:commentId w16cid:paraId="0AFC5F9E" w16cid:durableId="09E8B348"/>
  <w16cid:commentId w16cid:paraId="6E9E4719" w16cid:durableId="7D71D5DC"/>
  <w16cid:commentId w16cid:paraId="282C9884" w16cid:durableId="450BBA52"/>
  <w16cid:commentId w16cid:paraId="3FF740A5" w16cid:durableId="6A78D3AD"/>
  <w16cid:commentId w16cid:paraId="7CBF854A" w16cid:durableId="340BB31A"/>
  <w16cid:commentId w16cid:paraId="2CE69078" w16cid:durableId="75BFF760"/>
  <w16cid:commentId w16cid:paraId="52E91A0B" w16cid:durableId="4C3643FE"/>
  <w16cid:commentId w16cid:paraId="5A46D6D2" w16cid:durableId="42D4CFD6"/>
  <w16cid:commentId w16cid:paraId="00B2FE6D" w16cid:durableId="4717D329"/>
  <w16cid:commentId w16cid:paraId="52E57F8F" w16cid:durableId="503B3635"/>
  <w16cid:commentId w16cid:paraId="6202035E" w16cid:durableId="13780B33"/>
  <w16cid:commentId w16cid:paraId="632E6919" w16cid:durableId="291ABDD7"/>
  <w16cid:commentId w16cid:paraId="765424A5" w16cid:durableId="35A82AE0"/>
  <w16cid:commentId w16cid:paraId="410A6903" w16cid:durableId="0B1137C5"/>
  <w16cid:commentId w16cid:paraId="6EF1623F" w16cid:durableId="44043DE2"/>
  <w16cid:commentId w16cid:paraId="4BEFDDFF" w16cid:durableId="6683B283"/>
  <w16cid:commentId w16cid:paraId="7021E877" w16cid:durableId="74C73CE9"/>
  <w16cid:commentId w16cid:paraId="7204E54A" w16cid:durableId="77F754B4"/>
  <w16cid:commentId w16cid:paraId="700A1264" w16cid:durableId="2FE108E0"/>
  <w16cid:commentId w16cid:paraId="32824515" w16cid:durableId="67198D87"/>
  <w16cid:commentId w16cid:paraId="0F094CAA" w16cid:durableId="5ADBBD3A"/>
  <w16cid:commentId w16cid:paraId="1509664B" w16cid:durableId="6EFB4D9B"/>
  <w16cid:commentId w16cid:paraId="65556AE2" w16cid:durableId="4C6397A6"/>
  <w16cid:commentId w16cid:paraId="4AFDF709" w16cid:durableId="6B6511DB"/>
  <w16cid:commentId w16cid:paraId="37573771" w16cid:durableId="04F3561B"/>
  <w16cid:commentId w16cid:paraId="692FFAB2" w16cid:durableId="24AFB559"/>
  <w16cid:commentId w16cid:paraId="0D0456EE" w16cid:durableId="2C51881E"/>
  <w16cid:commentId w16cid:paraId="184240C9" w16cid:durableId="5B2C7B45"/>
  <w16cid:commentId w16cid:paraId="53529541" w16cid:durableId="54FEA4E3"/>
  <w16cid:commentId w16cid:paraId="17371F45" w16cid:durableId="1EF7575A"/>
  <w16cid:commentId w16cid:paraId="0BC47DDA" w16cid:durableId="1BB82A54"/>
  <w16cid:commentId w16cid:paraId="1E7AB14C" w16cid:durableId="05574816"/>
  <w16cid:commentId w16cid:paraId="0B082440" w16cid:durableId="1632761C"/>
  <w16cid:commentId w16cid:paraId="3FE33DE4" w16cid:durableId="307944BD"/>
  <w16cid:commentId w16cid:paraId="3D781E3A" w16cid:durableId="744E8D37"/>
  <w16cid:commentId w16cid:paraId="2D92A7AA" w16cid:durableId="0F0ACF3B"/>
  <w16cid:commentId w16cid:paraId="60794906" w16cid:durableId="0C4291BD"/>
  <w16cid:commentId w16cid:paraId="59D833FA" w16cid:durableId="62F1C3CA"/>
  <w16cid:commentId w16cid:paraId="3B69224F" w16cid:durableId="0A777D42"/>
  <w16cid:commentId w16cid:paraId="02895D65" w16cid:durableId="08A30EAB"/>
  <w16cid:commentId w16cid:paraId="76948C5D" w16cid:durableId="3E1BB7C6"/>
  <w16cid:commentId w16cid:paraId="2BB4A5FF" w16cid:durableId="56D2A76B"/>
  <w16cid:commentId w16cid:paraId="747433DA" w16cid:durableId="383FE299"/>
  <w16cid:commentId w16cid:paraId="7C3A03F4" w16cid:durableId="5836D647"/>
  <w16cid:commentId w16cid:paraId="5786731B" w16cid:durableId="1E803E5B"/>
  <w16cid:commentId w16cid:paraId="0EBE5E9A" w16cid:durableId="777AC822"/>
  <w16cid:commentId w16cid:paraId="2B7AFC3F" w16cid:durableId="5B4E236C"/>
  <w16cid:commentId w16cid:paraId="302B4549" w16cid:durableId="57075CD1"/>
  <w16cid:commentId w16cid:paraId="0C59A218" w16cid:durableId="30BE9488"/>
  <w16cid:commentId w16cid:paraId="0219B800" w16cid:durableId="1CA9849B"/>
  <w16cid:commentId w16cid:paraId="3E37EA3A" w16cid:durableId="582CF9CD"/>
  <w16cid:commentId w16cid:paraId="6735CCD8" w16cid:durableId="3107634B"/>
  <w16cid:commentId w16cid:paraId="658E21AA" w16cid:durableId="15617C39"/>
  <w16cid:commentId w16cid:paraId="1FF917A3" w16cid:durableId="3CD5BEB7"/>
  <w16cid:commentId w16cid:paraId="2FB57613" w16cid:durableId="78CBF625"/>
  <w16cid:commentId w16cid:paraId="370FF7B1" w16cid:durableId="74018D7E"/>
  <w16cid:commentId w16cid:paraId="06FA1C21" w16cid:durableId="3F796FA9"/>
  <w16cid:commentId w16cid:paraId="6A949F9B" w16cid:durableId="5A93E0B3"/>
  <w16cid:commentId w16cid:paraId="4C81FE83" w16cid:durableId="79C09556"/>
  <w16cid:commentId w16cid:paraId="5970DBBD" w16cid:durableId="65909778"/>
  <w16cid:commentId w16cid:paraId="4FE80958" w16cid:durableId="135E5DFB"/>
  <w16cid:commentId w16cid:paraId="3ABDBF3A" w16cid:durableId="632CDCA2"/>
  <w16cid:commentId w16cid:paraId="08489F8C" w16cid:durableId="3C26F74A"/>
  <w16cid:commentId w16cid:paraId="3875C607" w16cid:durableId="3FDF24D9"/>
  <w16cid:commentId w16cid:paraId="644A8A75" w16cid:durableId="188A75BD"/>
  <w16cid:commentId w16cid:paraId="628DFA4A" w16cid:durableId="17A11CF1"/>
  <w16cid:commentId w16cid:paraId="138087C8" w16cid:durableId="121785C9"/>
  <w16cid:commentId w16cid:paraId="22238E17" w16cid:durableId="11707338"/>
  <w16cid:commentId w16cid:paraId="2592037B" w16cid:durableId="2D4ECA42"/>
  <w16cid:commentId w16cid:paraId="130870F7" w16cid:durableId="056ECB8A"/>
  <w16cid:commentId w16cid:paraId="464C84D5" w16cid:durableId="7B1970CB"/>
  <w16cid:commentId w16cid:paraId="6A8E0490" w16cid:durableId="3530EC57"/>
  <w16cid:commentId w16cid:paraId="71926EA1" w16cid:durableId="0402673B"/>
  <w16cid:commentId w16cid:paraId="4F4130F1" w16cid:durableId="6DA17EC6"/>
  <w16cid:commentId w16cid:paraId="49540DB9" w16cid:durableId="2EED9C56"/>
  <w16cid:commentId w16cid:paraId="7EB7241A" w16cid:durableId="2173F219"/>
  <w16cid:commentId w16cid:paraId="3DCAAB04" w16cid:durableId="31E0636B"/>
  <w16cid:commentId w16cid:paraId="44B9EA04" w16cid:durableId="4C4D0B1D"/>
  <w16cid:commentId w16cid:paraId="1B088F26" w16cid:durableId="0AB2E2B0"/>
  <w16cid:commentId w16cid:paraId="57FEE653" w16cid:durableId="419F56C8"/>
  <w16cid:commentId w16cid:paraId="56163D69" w16cid:durableId="544C13F0"/>
  <w16cid:commentId w16cid:paraId="68C0DDA5" w16cid:durableId="1652FB18"/>
  <w16cid:commentId w16cid:paraId="275B9B2C" w16cid:durableId="3A944645"/>
  <w16cid:commentId w16cid:paraId="55390F77" w16cid:durableId="211FAB4E"/>
  <w16cid:commentId w16cid:paraId="27A4C0FA" w16cid:durableId="2D34640F"/>
  <w16cid:commentId w16cid:paraId="00EC8498" w16cid:durableId="198E4401"/>
  <w16cid:commentId w16cid:paraId="078B802C" w16cid:durableId="13D3696A"/>
  <w16cid:commentId w16cid:paraId="3741A3E4" w16cid:durableId="61FB0753"/>
  <w16cid:commentId w16cid:paraId="4CC0EB4B" w16cid:durableId="6DA684EE"/>
  <w16cid:commentId w16cid:paraId="6F128B2D" w16cid:durableId="57B510E4"/>
  <w16cid:commentId w16cid:paraId="08063478" w16cid:durableId="58FC80EC"/>
  <w16cid:commentId w16cid:paraId="22E98A26" w16cid:durableId="3514C9F2"/>
  <w16cid:commentId w16cid:paraId="7108DF7C" w16cid:durableId="53E633C5"/>
  <w16cid:commentId w16cid:paraId="78471445" w16cid:durableId="2BF2D770"/>
  <w16cid:commentId w16cid:paraId="354E8359" w16cid:durableId="65466B12"/>
  <w16cid:commentId w16cid:paraId="6F8883F4" w16cid:durableId="74F2161B"/>
  <w16cid:commentId w16cid:paraId="2C5C6186" w16cid:durableId="2921948D"/>
  <w16cid:commentId w16cid:paraId="6669EA4B" w16cid:durableId="428C8BF1"/>
  <w16cid:commentId w16cid:paraId="67007768" w16cid:durableId="2C2415F4"/>
  <w16cid:commentId w16cid:paraId="7F9F73ED" w16cid:durableId="5F30C5D5"/>
  <w16cid:commentId w16cid:paraId="6393DB14" w16cid:durableId="3E3AD97D"/>
  <w16cid:commentId w16cid:paraId="3A202D58" w16cid:durableId="669C7D1D"/>
  <w16cid:commentId w16cid:paraId="62E7852E" w16cid:durableId="41D08B75"/>
  <w16cid:commentId w16cid:paraId="4DA0DA21" w16cid:durableId="1DD266A6"/>
  <w16cid:commentId w16cid:paraId="3F368D85" w16cid:durableId="0D56FDE0"/>
  <w16cid:commentId w16cid:paraId="5FCD408C" w16cid:durableId="250B15C9"/>
  <w16cid:commentId w16cid:paraId="7C3A9532" w16cid:durableId="7A7796C4"/>
  <w16cid:commentId w16cid:paraId="4D76F43A" w16cid:durableId="22299361"/>
  <w16cid:commentId w16cid:paraId="506C26C5" w16cid:durableId="7178D710"/>
  <w16cid:commentId w16cid:paraId="36B38062" w16cid:durableId="6B3DD393"/>
  <w16cid:commentId w16cid:paraId="30653CB7" w16cid:durableId="43EB8EE3"/>
  <w16cid:commentId w16cid:paraId="10B09A2E" w16cid:durableId="65378005"/>
  <w16cid:commentId w16cid:paraId="054C761C" w16cid:durableId="179CA453"/>
  <w16cid:commentId w16cid:paraId="0E8E7B02" w16cid:durableId="335558EA"/>
  <w16cid:commentId w16cid:paraId="1C9717C5" w16cid:durableId="27E015BA"/>
  <w16cid:commentId w16cid:paraId="17A7243B" w16cid:durableId="38B4B3AA"/>
  <w16cid:commentId w16cid:paraId="528606D0" w16cid:durableId="618970C5"/>
  <w16cid:commentId w16cid:paraId="722B4747" w16cid:durableId="0149CC04"/>
  <w16cid:commentId w16cid:paraId="0A1B3513" w16cid:durableId="678226E8"/>
  <w16cid:commentId w16cid:paraId="5A3D5387" w16cid:durableId="5C671B93"/>
  <w16cid:commentId w16cid:paraId="2A7E7477" w16cid:durableId="5A6F05D5"/>
  <w16cid:commentId w16cid:paraId="62E284C8" w16cid:durableId="167E9D57"/>
  <w16cid:commentId w16cid:paraId="7D084BE0" w16cid:durableId="7E50B174"/>
  <w16cid:commentId w16cid:paraId="458F8149" w16cid:durableId="6BCF161D"/>
  <w16cid:commentId w16cid:paraId="1DFF7AE7" w16cid:durableId="532A98A7"/>
  <w16cid:commentId w16cid:paraId="04224704" w16cid:durableId="49F539D0"/>
  <w16cid:commentId w16cid:paraId="72419EC0" w16cid:durableId="605C6698"/>
  <w16cid:commentId w16cid:paraId="1397F1A6" w16cid:durableId="04624B72"/>
  <w16cid:commentId w16cid:paraId="379572FE" w16cid:durableId="406242D8"/>
  <w16cid:commentId w16cid:paraId="1340945B" w16cid:durableId="7099F31C"/>
  <w16cid:commentId w16cid:paraId="2262BC36" w16cid:durableId="07171CBB"/>
  <w16cid:commentId w16cid:paraId="7B7D3046" w16cid:durableId="0B1EADB0"/>
  <w16cid:commentId w16cid:paraId="269A8896" w16cid:durableId="787274D5"/>
  <w16cid:commentId w16cid:paraId="0ABB1A66" w16cid:durableId="0D2402A6"/>
  <w16cid:commentId w16cid:paraId="71D470EC" w16cid:durableId="263B5D52"/>
  <w16cid:commentId w16cid:paraId="33469912" w16cid:durableId="1D35CAA9"/>
  <w16cid:commentId w16cid:paraId="5B8D725C" w16cid:durableId="6830FF3C"/>
  <w16cid:commentId w16cid:paraId="3FEC3E02" w16cid:durableId="3F5A3892"/>
  <w16cid:commentId w16cid:paraId="3820F384" w16cid:durableId="56C7F0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FE61C" w14:textId="77777777" w:rsidR="0036509A" w:rsidRPr="00801F35" w:rsidRDefault="0036509A" w:rsidP="00872347">
      <w:r w:rsidRPr="00801F35">
        <w:separator/>
      </w:r>
    </w:p>
  </w:endnote>
  <w:endnote w:type="continuationSeparator" w:id="0">
    <w:p w14:paraId="671C6889" w14:textId="77777777" w:rsidR="0036509A" w:rsidRPr="00801F35" w:rsidRDefault="0036509A" w:rsidP="00872347">
      <w:r w:rsidRPr="00801F35">
        <w:continuationSeparator/>
      </w:r>
    </w:p>
  </w:endnote>
  <w:endnote w:type="continuationNotice" w:id="1">
    <w:p w14:paraId="71BD0BF6" w14:textId="77777777" w:rsidR="0036509A" w:rsidRPr="00801F35" w:rsidRDefault="003650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ple Chancery">
    <w:altName w:val="Arial"/>
    <w:charset w:val="B1"/>
    <w:family w:val="script"/>
    <w:pitch w:val="variable"/>
    <w:sig w:usb0="80000867" w:usb1="00000003" w:usb2="00000000" w:usb3="00000000" w:csb0="000001F3" w:csb1="00000000"/>
  </w:font>
  <w:font w:name="Acumin Pro">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067377"/>
      <w:docPartObj>
        <w:docPartGallery w:val="Page Numbers (Bottom of Page)"/>
        <w:docPartUnique/>
      </w:docPartObj>
    </w:sdtPr>
    <w:sdtContent>
      <w:p w14:paraId="6FDC36EF" w14:textId="77777777" w:rsidR="00FB5351" w:rsidRPr="00801F35" w:rsidRDefault="00FB5351">
        <w:pPr>
          <w:pStyle w:val="Footer"/>
          <w:jc w:val="right"/>
        </w:pPr>
        <w:r w:rsidRPr="00801F35">
          <w:fldChar w:fldCharType="begin"/>
        </w:r>
        <w:r w:rsidRPr="00801F35">
          <w:instrText xml:space="preserve"> PAGE   \* MERGEFORMAT </w:instrText>
        </w:r>
        <w:r w:rsidRPr="00801F35">
          <w:fldChar w:fldCharType="separate"/>
        </w:r>
        <w:r w:rsidR="000952DC" w:rsidRPr="00801F35">
          <w:t>2</w:t>
        </w:r>
        <w:r w:rsidRPr="00801F35">
          <w:fldChar w:fldCharType="end"/>
        </w:r>
      </w:p>
    </w:sdtContent>
  </w:sdt>
  <w:p w14:paraId="6E3473BF" w14:textId="77777777" w:rsidR="00FB5351" w:rsidRPr="00801F35" w:rsidRDefault="00FB53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AED3" w14:textId="77777777" w:rsidR="00FB5351" w:rsidRPr="00801F35" w:rsidRDefault="00FB5351">
    <w:pPr>
      <w:pStyle w:val="Footer"/>
      <w:jc w:val="right"/>
      <w:rPr>
        <w:sz w:val="18"/>
      </w:rPr>
    </w:pPr>
  </w:p>
  <w:p w14:paraId="7330C292" w14:textId="1674F99B" w:rsidR="00FB5351" w:rsidRPr="00801F35" w:rsidRDefault="005C1002" w:rsidP="005C1002">
    <w:pPr>
      <w:pStyle w:val="Footer"/>
      <w:rPr>
        <w:sz w:val="18"/>
      </w:rPr>
    </w:pPr>
    <w:r w:rsidRPr="00801F35">
      <w:rPr>
        <w:sz w:val="18"/>
      </w:rPr>
      <w:t>Last revised 2</w:t>
    </w:r>
    <w:r>
      <w:rPr>
        <w:sz w:val="18"/>
      </w:rPr>
      <w:t>1 Aug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034323"/>
      <w:docPartObj>
        <w:docPartGallery w:val="Page Numbers (Bottom of Page)"/>
        <w:docPartUnique/>
      </w:docPartObj>
    </w:sdtPr>
    <w:sdtContent>
      <w:p w14:paraId="6CF5C03C" w14:textId="77777777" w:rsidR="00FB5351" w:rsidRPr="00801F35" w:rsidRDefault="00FB5351">
        <w:pPr>
          <w:pStyle w:val="Footer"/>
          <w:jc w:val="right"/>
        </w:pPr>
        <w:r w:rsidRPr="00801F35">
          <w:fldChar w:fldCharType="begin"/>
        </w:r>
        <w:r w:rsidRPr="00801F35">
          <w:instrText xml:space="preserve"> PAGE   \* MERGEFORMAT </w:instrText>
        </w:r>
        <w:r w:rsidRPr="00801F35">
          <w:fldChar w:fldCharType="separate"/>
        </w:r>
        <w:r w:rsidR="000952DC" w:rsidRPr="00801F35">
          <w:t>14</w:t>
        </w:r>
        <w:r w:rsidRPr="00801F35">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4AAE" w14:textId="77777777" w:rsidR="00FB5351" w:rsidRPr="00801F35" w:rsidRDefault="00FB535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94126"/>
      <w:docPartObj>
        <w:docPartGallery w:val="Page Numbers (Bottom of Page)"/>
        <w:docPartUnique/>
      </w:docPartObj>
    </w:sdtPr>
    <w:sdtContent>
      <w:p w14:paraId="1514438B" w14:textId="77777777" w:rsidR="00FB5351" w:rsidRPr="00801F35" w:rsidRDefault="00FB5351">
        <w:pPr>
          <w:pStyle w:val="Footer"/>
          <w:jc w:val="right"/>
        </w:pPr>
        <w:r w:rsidRPr="00801F35">
          <w:fldChar w:fldCharType="begin"/>
        </w:r>
        <w:r w:rsidRPr="00801F35">
          <w:instrText xml:space="preserve"> PAGE   \* MERGEFORMAT </w:instrText>
        </w:r>
        <w:r w:rsidRPr="00801F35">
          <w:fldChar w:fldCharType="separate"/>
        </w:r>
        <w:r w:rsidR="000952DC" w:rsidRPr="00801F35">
          <w:t>5</w:t>
        </w:r>
        <w:r w:rsidRPr="00801F35">
          <w:fldChar w:fldCharType="end"/>
        </w:r>
      </w:p>
    </w:sdtContent>
  </w:sdt>
  <w:p w14:paraId="456FDFF2" w14:textId="77777777" w:rsidR="00FB5351" w:rsidRPr="00801F35" w:rsidRDefault="00FB535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591327"/>
      <w:docPartObj>
        <w:docPartGallery w:val="Page Numbers (Bottom of Page)"/>
        <w:docPartUnique/>
      </w:docPartObj>
    </w:sdtPr>
    <w:sdtContent>
      <w:p w14:paraId="44A2D3F5" w14:textId="77777777" w:rsidR="00FB5351" w:rsidRPr="00801F35" w:rsidRDefault="00FB5351">
        <w:pPr>
          <w:pStyle w:val="Footer"/>
          <w:jc w:val="right"/>
        </w:pPr>
        <w:r w:rsidRPr="00801F35">
          <w:fldChar w:fldCharType="begin"/>
        </w:r>
        <w:r w:rsidRPr="00801F35">
          <w:instrText xml:space="preserve"> PAGE   \* MERGEFORMAT </w:instrText>
        </w:r>
        <w:r w:rsidRPr="00801F35">
          <w:fldChar w:fldCharType="separate"/>
        </w:r>
        <w:r w:rsidR="000952DC" w:rsidRPr="00801F35">
          <w:t>6</w:t>
        </w:r>
        <w:r w:rsidRPr="00801F35">
          <w:fldChar w:fldCharType="end"/>
        </w:r>
      </w:p>
    </w:sdtContent>
  </w:sdt>
  <w:p w14:paraId="35AA3140" w14:textId="77777777" w:rsidR="00FB5351" w:rsidRPr="00801F35" w:rsidRDefault="00FB5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0EE48" w14:textId="77777777" w:rsidR="0036509A" w:rsidRPr="00801F35" w:rsidRDefault="0036509A" w:rsidP="00872347">
      <w:r w:rsidRPr="00801F35">
        <w:separator/>
      </w:r>
    </w:p>
  </w:footnote>
  <w:footnote w:type="continuationSeparator" w:id="0">
    <w:p w14:paraId="3DCD0FEA" w14:textId="77777777" w:rsidR="0036509A" w:rsidRPr="00801F35" w:rsidRDefault="0036509A" w:rsidP="00872347">
      <w:r w:rsidRPr="00801F35">
        <w:continuationSeparator/>
      </w:r>
    </w:p>
  </w:footnote>
  <w:footnote w:type="continuationNotice" w:id="1">
    <w:p w14:paraId="3505ECC1" w14:textId="77777777" w:rsidR="0036509A" w:rsidRPr="00801F35" w:rsidRDefault="003650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B34D" w14:textId="77777777" w:rsidR="00FB5351" w:rsidRPr="00801F35" w:rsidRDefault="00FB5351">
    <w:pPr>
      <w:pStyle w:val="Header"/>
    </w:pPr>
    <w:r w:rsidRPr="00EE1DDB">
      <w:rPr>
        <w:noProof/>
      </w:rPr>
      <w:drawing>
        <wp:inline distT="0" distB="0" distL="0" distR="0" wp14:anchorId="54BB00A1" wp14:editId="014B86EF">
          <wp:extent cx="1015155" cy="428529"/>
          <wp:effectExtent l="0" t="0" r="0" b="0"/>
          <wp:docPr id="1119642620" name="Picture 1119642620" descr="C:\Users\jteague\AppData\Local\Microsoft\Windows\INetCache\Content.Word\CSA Group Logo - Color - Web Ver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teague\AppData\Local\Microsoft\Windows\INetCache\Content.Word\CSA Group Logo - Color - Web Versio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0285" cy="439137"/>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6EA7" w14:textId="77777777" w:rsidR="00FB5351" w:rsidRPr="00801F35" w:rsidRDefault="00FB5351" w:rsidP="004449E3">
    <w:pPr>
      <w:pStyle w:val="Header"/>
    </w:pPr>
    <w:r w:rsidRPr="00801F35">
      <w:t>Development of Hydrogen Gas Pipe Sizing Equations, Graphs, and Tables for Hydrogen Domestic Systems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E3F1" w14:textId="77777777" w:rsidR="00FB5351" w:rsidRPr="00801F35" w:rsidRDefault="00FB5351">
    <w:pPr>
      <w:pStyle w:val="Header"/>
    </w:pPr>
    <w:r w:rsidRPr="00801F35">
      <w:t>Development of Hydrogen Gas Pipe Sizing Equations, Graphs, and Tables for Hydrogen Domestic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168B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055A8"/>
    <w:multiLevelType w:val="multilevel"/>
    <w:tmpl w:val="0F3CBDD0"/>
    <w:lvl w:ilvl="0">
      <w:start w:val="1"/>
      <w:numFmt w:val="decimal"/>
      <w:lvlText w:val="%1."/>
      <w:lvlJc w:val="left"/>
      <w:pPr>
        <w:ind w:left="340" w:hanging="340"/>
      </w:pPr>
      <w:rPr>
        <w:rFonts w:hint="default"/>
        <w:color w:val="44546A" w:themeColor="text2"/>
      </w:rPr>
    </w:lvl>
    <w:lvl w:ilvl="1">
      <w:start w:val="1"/>
      <w:numFmt w:val="bullet"/>
      <w:lvlText w:val="o"/>
      <w:lvlJc w:val="left"/>
      <w:pPr>
        <w:ind w:left="680" w:hanging="340"/>
      </w:pPr>
      <w:rPr>
        <w:rFonts w:ascii="Courier New" w:hAnsi="Courier New" w:hint="default"/>
      </w:rPr>
    </w:lvl>
    <w:lvl w:ilvl="2">
      <w:start w:val="1"/>
      <w:numFmt w:val="bullet"/>
      <w:lvlText w:val=""/>
      <w:lvlJc w:val="left"/>
      <w:pPr>
        <w:ind w:left="1020" w:hanging="340"/>
      </w:pPr>
      <w:rPr>
        <w:rFonts w:ascii="Wingdings" w:hAnsi="Wingdings"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hint="default"/>
      </w:rPr>
    </w:lvl>
    <w:lvl w:ilvl="8">
      <w:start w:val="1"/>
      <w:numFmt w:val="bullet"/>
      <w:lvlText w:val=""/>
      <w:lvlJc w:val="left"/>
      <w:pPr>
        <w:ind w:left="3060" w:hanging="340"/>
      </w:pPr>
      <w:rPr>
        <w:rFonts w:ascii="Wingdings" w:hAnsi="Wingdings" w:hint="default"/>
      </w:rPr>
    </w:lvl>
  </w:abstractNum>
  <w:abstractNum w:abstractNumId="2" w15:restartNumberingAfterBreak="0">
    <w:nsid w:val="020E792D"/>
    <w:multiLevelType w:val="hybridMultilevel"/>
    <w:tmpl w:val="E6C83C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903026"/>
    <w:multiLevelType w:val="hybridMultilevel"/>
    <w:tmpl w:val="5972F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24DBF"/>
    <w:multiLevelType w:val="multilevel"/>
    <w:tmpl w:val="88DAAEA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4A6ECC"/>
    <w:multiLevelType w:val="multilevel"/>
    <w:tmpl w:val="88DAAEA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754135"/>
    <w:multiLevelType w:val="hybridMultilevel"/>
    <w:tmpl w:val="AD3C41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C292828"/>
    <w:multiLevelType w:val="multilevel"/>
    <w:tmpl w:val="65B07A1E"/>
    <w:lvl w:ilvl="0">
      <w:start w:val="1"/>
      <w:numFmt w:val="decimal"/>
      <w:lvlText w:val="%1."/>
      <w:lvlJc w:val="left"/>
      <w:pPr>
        <w:tabs>
          <w:tab w:val="num" w:pos="680"/>
        </w:tabs>
        <w:ind w:left="340" w:firstLine="0"/>
      </w:pPr>
      <w:rPr>
        <w:rFonts w:hint="default"/>
      </w:rPr>
    </w:lvl>
    <w:lvl w:ilvl="1">
      <w:start w:val="1"/>
      <w:numFmt w:val="decimal"/>
      <w:lvlText w:val="%1.%2."/>
      <w:lvlJc w:val="left"/>
      <w:pPr>
        <w:tabs>
          <w:tab w:val="num" w:pos="1020"/>
        </w:tabs>
        <w:ind w:left="680" w:firstLine="0"/>
      </w:pPr>
      <w:rPr>
        <w:rFonts w:hint="default"/>
      </w:rPr>
    </w:lvl>
    <w:lvl w:ilvl="2">
      <w:start w:val="1"/>
      <w:numFmt w:val="decimal"/>
      <w:lvlText w:val="%1.%2.%3."/>
      <w:lvlJc w:val="left"/>
      <w:pPr>
        <w:tabs>
          <w:tab w:val="num" w:pos="1360"/>
        </w:tabs>
        <w:ind w:left="1020" w:firstLine="0"/>
      </w:pPr>
      <w:rPr>
        <w:rFonts w:hint="default"/>
      </w:rPr>
    </w:lvl>
    <w:lvl w:ilvl="3">
      <w:start w:val="1"/>
      <w:numFmt w:val="decimal"/>
      <w:lvlText w:val="%1.%2.%3.%4."/>
      <w:lvlJc w:val="left"/>
      <w:pPr>
        <w:tabs>
          <w:tab w:val="num" w:pos="1700"/>
        </w:tabs>
        <w:ind w:left="1360" w:firstLine="0"/>
      </w:pPr>
      <w:rPr>
        <w:rFonts w:hint="default"/>
      </w:rPr>
    </w:lvl>
    <w:lvl w:ilvl="4">
      <w:start w:val="1"/>
      <w:numFmt w:val="decimal"/>
      <w:lvlText w:val="%1.%2.%3.%4.%5."/>
      <w:lvlJc w:val="left"/>
      <w:pPr>
        <w:tabs>
          <w:tab w:val="num" w:pos="2040"/>
        </w:tabs>
        <w:ind w:left="1700" w:firstLine="0"/>
      </w:pPr>
      <w:rPr>
        <w:rFonts w:hint="default"/>
      </w:rPr>
    </w:lvl>
    <w:lvl w:ilvl="5">
      <w:start w:val="1"/>
      <w:numFmt w:val="decimal"/>
      <w:lvlText w:val="%1.%2.%3.%4.%5.%6."/>
      <w:lvlJc w:val="left"/>
      <w:pPr>
        <w:tabs>
          <w:tab w:val="num" w:pos="2380"/>
        </w:tabs>
        <w:ind w:left="2040" w:firstLine="0"/>
      </w:pPr>
      <w:rPr>
        <w:rFonts w:hint="default"/>
      </w:rPr>
    </w:lvl>
    <w:lvl w:ilvl="6">
      <w:start w:val="1"/>
      <w:numFmt w:val="decimal"/>
      <w:lvlText w:val="%1.%2.%3.%4.%5.%6.%7."/>
      <w:lvlJc w:val="left"/>
      <w:pPr>
        <w:tabs>
          <w:tab w:val="num" w:pos="2720"/>
        </w:tabs>
        <w:ind w:left="2380" w:firstLine="0"/>
      </w:pPr>
      <w:rPr>
        <w:rFonts w:hint="default"/>
      </w:rPr>
    </w:lvl>
    <w:lvl w:ilvl="7">
      <w:start w:val="1"/>
      <w:numFmt w:val="decimal"/>
      <w:lvlText w:val="%1.%2.%3.%4.%5.%6.%7.%8."/>
      <w:lvlJc w:val="left"/>
      <w:pPr>
        <w:tabs>
          <w:tab w:val="num" w:pos="3060"/>
        </w:tabs>
        <w:ind w:left="2720" w:firstLine="0"/>
      </w:pPr>
      <w:rPr>
        <w:rFonts w:hint="default"/>
      </w:rPr>
    </w:lvl>
    <w:lvl w:ilvl="8">
      <w:start w:val="1"/>
      <w:numFmt w:val="decimal"/>
      <w:lvlText w:val="%1.%2.%3.%4.%5.%6.%7.%8.%9."/>
      <w:lvlJc w:val="left"/>
      <w:pPr>
        <w:tabs>
          <w:tab w:val="num" w:pos="3400"/>
        </w:tabs>
        <w:ind w:left="3060" w:firstLine="0"/>
      </w:pPr>
      <w:rPr>
        <w:rFonts w:hint="default"/>
      </w:rPr>
    </w:lvl>
  </w:abstractNum>
  <w:abstractNum w:abstractNumId="8" w15:restartNumberingAfterBreak="0">
    <w:nsid w:val="0CEC692A"/>
    <w:multiLevelType w:val="multilevel"/>
    <w:tmpl w:val="A98CF6DE"/>
    <w:styleLink w:val="CSAAnnex-MASTER"/>
    <w:lvl w:ilvl="0">
      <w:start w:val="1"/>
      <w:numFmt w:val="upperLetter"/>
      <w:pStyle w:val="CSAAppendix1"/>
      <w:suff w:val="space"/>
      <w:lvlText w:val="Appendix %1"/>
      <w:lvlJc w:val="left"/>
      <w:pPr>
        <w:ind w:left="709" w:hanging="709"/>
      </w:pPr>
      <w:rPr>
        <w:rFonts w:hint="default"/>
      </w:rPr>
    </w:lvl>
    <w:lvl w:ilvl="1">
      <w:start w:val="1"/>
      <w:numFmt w:val="decimal"/>
      <w:pStyle w:val="CSAAppendix2"/>
      <w:lvlText w:val="%1.%2"/>
      <w:lvlJc w:val="left"/>
      <w:pPr>
        <w:ind w:left="709" w:hanging="709"/>
      </w:pPr>
      <w:rPr>
        <w:rFonts w:hint="default"/>
      </w:rPr>
    </w:lvl>
    <w:lvl w:ilvl="2">
      <w:start w:val="1"/>
      <w:numFmt w:val="decimal"/>
      <w:pStyle w:val="CSAAppendix3"/>
      <w:lvlText w:val="%1.%2.%3"/>
      <w:lvlJc w:val="left"/>
      <w:pPr>
        <w:ind w:left="964" w:hanging="964"/>
      </w:pPr>
      <w:rPr>
        <w:rFonts w:hint="default"/>
      </w:rPr>
    </w:lvl>
    <w:lvl w:ilvl="3">
      <w:start w:val="1"/>
      <w:numFmt w:val="decimal"/>
      <w:pStyle w:val="CSAAppendix4"/>
      <w:lvlText w:val="%1.%2.%3.%4"/>
      <w:lvlJc w:val="left"/>
      <w:pPr>
        <w:tabs>
          <w:tab w:val="num" w:pos="1247"/>
        </w:tabs>
        <w:ind w:left="1247" w:hanging="1247"/>
      </w:pPr>
      <w:rPr>
        <w:rFonts w:hint="default"/>
      </w:rPr>
    </w:lvl>
    <w:lvl w:ilvl="4">
      <w:start w:val="1"/>
      <w:numFmt w:val="decimal"/>
      <w:pStyle w:val="CSAAppendix5"/>
      <w:lvlText w:val="%1.%2.%3.%4.%5"/>
      <w:lvlJc w:val="left"/>
      <w:pPr>
        <w:ind w:left="709" w:hanging="709"/>
      </w:pPr>
      <w:rPr>
        <w:rFonts w:hint="default"/>
      </w:rPr>
    </w:lvl>
    <w:lvl w:ilvl="5">
      <w:start w:val="1"/>
      <w:numFmt w:val="decimal"/>
      <w:pStyle w:val="CSAAppendix6"/>
      <w:lvlText w:val="%1.%2.%3.%4.%5.%6"/>
      <w:lvlJc w:val="left"/>
      <w:pPr>
        <w:ind w:left="1644" w:hanging="1644"/>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D6E5EEA"/>
    <w:multiLevelType w:val="multilevel"/>
    <w:tmpl w:val="22FA5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993323"/>
    <w:multiLevelType w:val="multilevel"/>
    <w:tmpl w:val="DB1EBD1A"/>
    <w:styleLink w:val="NumberedList"/>
    <w:lvl w:ilvl="0">
      <w:start w:val="1"/>
      <w:numFmt w:val="decimal"/>
      <w:lvlText w:val="%1."/>
      <w:lvlJc w:val="left"/>
      <w:pPr>
        <w:ind w:left="680" w:hanging="340"/>
      </w:pPr>
      <w:rPr>
        <w:rFonts w:hint="default"/>
      </w:rPr>
    </w:lvl>
    <w:lvl w:ilvl="1">
      <w:start w:val="1"/>
      <w:numFmt w:val="lowerLetter"/>
      <w:lvlText w:val="%2."/>
      <w:lvlJc w:val="left"/>
      <w:pPr>
        <w:ind w:left="1020" w:hanging="340"/>
      </w:pPr>
      <w:rPr>
        <w:rFonts w:hint="default"/>
      </w:rPr>
    </w:lvl>
    <w:lvl w:ilvl="2">
      <w:start w:val="1"/>
      <w:numFmt w:val="lowerRoman"/>
      <w:lvlText w:val="%3."/>
      <w:lvlJc w:val="left"/>
      <w:pPr>
        <w:ind w:left="1360" w:hanging="340"/>
      </w:pPr>
      <w:rPr>
        <w:rFonts w:hint="default"/>
      </w:rPr>
    </w:lvl>
    <w:lvl w:ilvl="3">
      <w:start w:val="1"/>
      <w:numFmt w:val="decimal"/>
      <w:lvlText w:val="%4."/>
      <w:lvlJc w:val="left"/>
      <w:pPr>
        <w:ind w:left="1700" w:hanging="340"/>
      </w:pPr>
      <w:rPr>
        <w:rFonts w:hint="default"/>
      </w:rPr>
    </w:lvl>
    <w:lvl w:ilvl="4">
      <w:start w:val="1"/>
      <w:numFmt w:val="lowerLetter"/>
      <w:lvlText w:val="%5."/>
      <w:lvlJc w:val="left"/>
      <w:pPr>
        <w:ind w:left="2040" w:hanging="340"/>
      </w:pPr>
      <w:rPr>
        <w:rFonts w:hint="default"/>
      </w:rPr>
    </w:lvl>
    <w:lvl w:ilvl="5">
      <w:start w:val="1"/>
      <w:numFmt w:val="lowerRoman"/>
      <w:lvlText w:val="%6."/>
      <w:lvlJc w:val="left"/>
      <w:pPr>
        <w:ind w:left="2380" w:hanging="340"/>
      </w:pPr>
      <w:rPr>
        <w:rFonts w:hint="default"/>
      </w:rPr>
    </w:lvl>
    <w:lvl w:ilvl="6">
      <w:start w:val="1"/>
      <w:numFmt w:val="decimal"/>
      <w:lvlText w:val="%7."/>
      <w:lvlJc w:val="left"/>
      <w:pPr>
        <w:ind w:left="2720" w:hanging="340"/>
      </w:pPr>
      <w:rPr>
        <w:rFonts w:hint="default"/>
      </w:rPr>
    </w:lvl>
    <w:lvl w:ilvl="7">
      <w:start w:val="1"/>
      <w:numFmt w:val="lowerLetter"/>
      <w:lvlText w:val="%8."/>
      <w:lvlJc w:val="left"/>
      <w:pPr>
        <w:ind w:left="3060" w:hanging="340"/>
      </w:pPr>
      <w:rPr>
        <w:rFonts w:hint="default"/>
      </w:rPr>
    </w:lvl>
    <w:lvl w:ilvl="8">
      <w:start w:val="1"/>
      <w:numFmt w:val="lowerRoman"/>
      <w:lvlText w:val="%9."/>
      <w:lvlJc w:val="left"/>
      <w:pPr>
        <w:ind w:left="3400" w:hanging="340"/>
      </w:pPr>
      <w:rPr>
        <w:rFonts w:hint="default"/>
      </w:rPr>
    </w:lvl>
  </w:abstractNum>
  <w:abstractNum w:abstractNumId="11" w15:restartNumberingAfterBreak="0">
    <w:nsid w:val="0F737232"/>
    <w:multiLevelType w:val="multilevel"/>
    <w:tmpl w:val="DB1EBD1A"/>
    <w:numStyleLink w:val="NumberedList"/>
  </w:abstractNum>
  <w:abstractNum w:abstractNumId="12" w15:restartNumberingAfterBreak="0">
    <w:nsid w:val="10361299"/>
    <w:multiLevelType w:val="multilevel"/>
    <w:tmpl w:val="DB1EBD1A"/>
    <w:numStyleLink w:val="NumberedList"/>
  </w:abstractNum>
  <w:abstractNum w:abstractNumId="13" w15:restartNumberingAfterBreak="0">
    <w:nsid w:val="130901E1"/>
    <w:multiLevelType w:val="multilevel"/>
    <w:tmpl w:val="A760A6F8"/>
    <w:lvl w:ilvl="0">
      <w:start w:val="1"/>
      <w:numFmt w:val="bullet"/>
      <w:lvlText w:val=""/>
      <w:lvlJc w:val="left"/>
      <w:pPr>
        <w:tabs>
          <w:tab w:val="num" w:pos="470"/>
        </w:tabs>
        <w:ind w:left="714" w:hanging="357"/>
      </w:pPr>
      <w:rPr>
        <w:rFonts w:ascii="Symbol" w:hAnsi="Symbol" w:hint="default"/>
        <w:color w:val="44546A" w:themeColor="text2"/>
      </w:rPr>
    </w:lvl>
    <w:lvl w:ilvl="1">
      <w:start w:val="1"/>
      <w:numFmt w:val="bullet"/>
      <w:lvlText w:val="o"/>
      <w:lvlJc w:val="left"/>
      <w:pPr>
        <w:tabs>
          <w:tab w:val="num" w:pos="1791"/>
        </w:tabs>
        <w:ind w:left="1791" w:hanging="357"/>
      </w:pPr>
      <w:rPr>
        <w:rFonts w:ascii="Courier New" w:hAnsi="Courier New" w:hint="default"/>
      </w:rPr>
    </w:lvl>
    <w:lvl w:ilvl="2">
      <w:start w:val="1"/>
      <w:numFmt w:val="bullet"/>
      <w:lvlText w:val=""/>
      <w:lvlJc w:val="left"/>
      <w:pPr>
        <w:tabs>
          <w:tab w:val="num" w:pos="2868"/>
        </w:tabs>
        <w:ind w:left="2868" w:hanging="357"/>
      </w:pPr>
      <w:rPr>
        <w:rFonts w:ascii="Wingdings" w:hAnsi="Wingdings" w:hint="default"/>
      </w:rPr>
    </w:lvl>
    <w:lvl w:ilvl="3">
      <w:start w:val="1"/>
      <w:numFmt w:val="bullet"/>
      <w:lvlText w:val=""/>
      <w:lvlJc w:val="left"/>
      <w:pPr>
        <w:tabs>
          <w:tab w:val="num" w:pos="3945"/>
        </w:tabs>
        <w:ind w:left="3945" w:hanging="357"/>
      </w:pPr>
      <w:rPr>
        <w:rFonts w:ascii="Symbol" w:hAnsi="Symbol" w:hint="default"/>
      </w:rPr>
    </w:lvl>
    <w:lvl w:ilvl="4">
      <w:start w:val="1"/>
      <w:numFmt w:val="bullet"/>
      <w:lvlText w:val="o"/>
      <w:lvlJc w:val="left"/>
      <w:pPr>
        <w:tabs>
          <w:tab w:val="num" w:pos="5022"/>
        </w:tabs>
        <w:ind w:left="5022" w:hanging="357"/>
      </w:pPr>
      <w:rPr>
        <w:rFonts w:ascii="Courier New" w:hAnsi="Courier New" w:cs="Courier New" w:hint="default"/>
      </w:rPr>
    </w:lvl>
    <w:lvl w:ilvl="5">
      <w:start w:val="1"/>
      <w:numFmt w:val="bullet"/>
      <w:lvlText w:val=""/>
      <w:lvlJc w:val="left"/>
      <w:pPr>
        <w:tabs>
          <w:tab w:val="num" w:pos="6099"/>
        </w:tabs>
        <w:ind w:left="6099" w:hanging="357"/>
      </w:pPr>
      <w:rPr>
        <w:rFonts w:ascii="Wingdings" w:hAnsi="Wingdings" w:hint="default"/>
      </w:rPr>
    </w:lvl>
    <w:lvl w:ilvl="6">
      <w:start w:val="1"/>
      <w:numFmt w:val="bullet"/>
      <w:lvlText w:val=""/>
      <w:lvlJc w:val="left"/>
      <w:pPr>
        <w:tabs>
          <w:tab w:val="num" w:pos="7176"/>
        </w:tabs>
        <w:ind w:left="7176" w:hanging="357"/>
      </w:pPr>
      <w:rPr>
        <w:rFonts w:ascii="Symbol" w:hAnsi="Symbol" w:hint="default"/>
      </w:rPr>
    </w:lvl>
    <w:lvl w:ilvl="7">
      <w:start w:val="1"/>
      <w:numFmt w:val="bullet"/>
      <w:lvlText w:val="o"/>
      <w:lvlJc w:val="left"/>
      <w:pPr>
        <w:tabs>
          <w:tab w:val="num" w:pos="8253"/>
        </w:tabs>
        <w:ind w:left="8253" w:hanging="357"/>
      </w:pPr>
      <w:rPr>
        <w:rFonts w:ascii="Courier New" w:hAnsi="Courier New" w:cs="Courier New" w:hint="default"/>
      </w:rPr>
    </w:lvl>
    <w:lvl w:ilvl="8">
      <w:start w:val="1"/>
      <w:numFmt w:val="bullet"/>
      <w:lvlText w:val=""/>
      <w:lvlJc w:val="left"/>
      <w:pPr>
        <w:tabs>
          <w:tab w:val="num" w:pos="9330"/>
        </w:tabs>
        <w:ind w:left="9330" w:hanging="357"/>
      </w:pPr>
      <w:rPr>
        <w:rFonts w:ascii="Wingdings" w:hAnsi="Wingdings" w:hint="default"/>
      </w:rPr>
    </w:lvl>
  </w:abstractNum>
  <w:abstractNum w:abstractNumId="14" w15:restartNumberingAfterBreak="0">
    <w:nsid w:val="13DA3567"/>
    <w:multiLevelType w:val="multilevel"/>
    <w:tmpl w:val="41084464"/>
    <w:lvl w:ilvl="0">
      <w:start w:val="1"/>
      <w:numFmt w:val="decimal"/>
      <w:lvlText w:val="%1."/>
      <w:lvlJc w:val="left"/>
      <w:pPr>
        <w:ind w:left="340" w:hanging="340"/>
      </w:pPr>
      <w:rPr>
        <w:rFonts w:hint="default"/>
        <w:color w:val="44546A" w:themeColor="text2"/>
      </w:rPr>
    </w:lvl>
    <w:lvl w:ilvl="1">
      <w:start w:val="1"/>
      <w:numFmt w:val="bullet"/>
      <w:lvlText w:val="o"/>
      <w:lvlJc w:val="left"/>
      <w:pPr>
        <w:ind w:left="680" w:hanging="340"/>
      </w:pPr>
      <w:rPr>
        <w:rFonts w:ascii="Courier New" w:hAnsi="Courier New" w:hint="default"/>
      </w:rPr>
    </w:lvl>
    <w:lvl w:ilvl="2">
      <w:start w:val="1"/>
      <w:numFmt w:val="bullet"/>
      <w:lvlText w:val=""/>
      <w:lvlJc w:val="left"/>
      <w:pPr>
        <w:ind w:left="1020" w:hanging="340"/>
      </w:pPr>
      <w:rPr>
        <w:rFonts w:ascii="Wingdings" w:hAnsi="Wingdings"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hint="default"/>
      </w:rPr>
    </w:lvl>
    <w:lvl w:ilvl="8">
      <w:start w:val="1"/>
      <w:numFmt w:val="bullet"/>
      <w:lvlText w:val=""/>
      <w:lvlJc w:val="left"/>
      <w:pPr>
        <w:ind w:left="3060" w:hanging="340"/>
      </w:pPr>
      <w:rPr>
        <w:rFonts w:ascii="Wingdings" w:hAnsi="Wingdings" w:hint="default"/>
      </w:rPr>
    </w:lvl>
  </w:abstractNum>
  <w:abstractNum w:abstractNumId="15" w15:restartNumberingAfterBreak="0">
    <w:nsid w:val="150F1CC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5D36C25"/>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9C55842"/>
    <w:multiLevelType w:val="hybridMultilevel"/>
    <w:tmpl w:val="063A3502"/>
    <w:lvl w:ilvl="0" w:tplc="C0787320">
      <w:start w:val="2"/>
      <w:numFmt w:val="bullet"/>
      <w:lvlText w:val="-"/>
      <w:lvlJc w:val="left"/>
      <w:pPr>
        <w:ind w:left="720" w:hanging="360"/>
      </w:pPr>
      <w:rPr>
        <w:rFonts w:ascii="Arial" w:eastAsiaTheme="minorHAnsi" w:hAnsi="Arial" w:cs="Arial" w:hint="default"/>
        <w:i/>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19D07F7B"/>
    <w:multiLevelType w:val="hybridMultilevel"/>
    <w:tmpl w:val="B10CB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5D3232"/>
    <w:multiLevelType w:val="hybridMultilevel"/>
    <w:tmpl w:val="D1C870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1ED0441E"/>
    <w:multiLevelType w:val="hybridMultilevel"/>
    <w:tmpl w:val="019C2490"/>
    <w:lvl w:ilvl="0" w:tplc="84DC6A16">
      <w:start w:val="1"/>
      <w:numFmt w:val="decimal"/>
      <w:lvlText w:val="%1."/>
      <w:lvlJc w:val="left"/>
      <w:pPr>
        <w:ind w:left="1060" w:hanging="360"/>
      </w:pPr>
      <w:rPr>
        <w:rFonts w:hint="default"/>
      </w:rPr>
    </w:lvl>
    <w:lvl w:ilvl="1" w:tplc="20000019" w:tentative="1">
      <w:start w:val="1"/>
      <w:numFmt w:val="lowerLetter"/>
      <w:lvlText w:val="%2."/>
      <w:lvlJc w:val="left"/>
      <w:pPr>
        <w:ind w:left="1780" w:hanging="360"/>
      </w:pPr>
    </w:lvl>
    <w:lvl w:ilvl="2" w:tplc="2000001B" w:tentative="1">
      <w:start w:val="1"/>
      <w:numFmt w:val="lowerRoman"/>
      <w:lvlText w:val="%3."/>
      <w:lvlJc w:val="right"/>
      <w:pPr>
        <w:ind w:left="2500" w:hanging="180"/>
      </w:pPr>
    </w:lvl>
    <w:lvl w:ilvl="3" w:tplc="2000000F" w:tentative="1">
      <w:start w:val="1"/>
      <w:numFmt w:val="decimal"/>
      <w:lvlText w:val="%4."/>
      <w:lvlJc w:val="left"/>
      <w:pPr>
        <w:ind w:left="3220" w:hanging="360"/>
      </w:pPr>
    </w:lvl>
    <w:lvl w:ilvl="4" w:tplc="20000019" w:tentative="1">
      <w:start w:val="1"/>
      <w:numFmt w:val="lowerLetter"/>
      <w:lvlText w:val="%5."/>
      <w:lvlJc w:val="left"/>
      <w:pPr>
        <w:ind w:left="3940" w:hanging="360"/>
      </w:pPr>
    </w:lvl>
    <w:lvl w:ilvl="5" w:tplc="2000001B" w:tentative="1">
      <w:start w:val="1"/>
      <w:numFmt w:val="lowerRoman"/>
      <w:lvlText w:val="%6."/>
      <w:lvlJc w:val="right"/>
      <w:pPr>
        <w:ind w:left="4660" w:hanging="180"/>
      </w:pPr>
    </w:lvl>
    <w:lvl w:ilvl="6" w:tplc="2000000F" w:tentative="1">
      <w:start w:val="1"/>
      <w:numFmt w:val="decimal"/>
      <w:lvlText w:val="%7."/>
      <w:lvlJc w:val="left"/>
      <w:pPr>
        <w:ind w:left="5380" w:hanging="360"/>
      </w:pPr>
    </w:lvl>
    <w:lvl w:ilvl="7" w:tplc="20000019" w:tentative="1">
      <w:start w:val="1"/>
      <w:numFmt w:val="lowerLetter"/>
      <w:lvlText w:val="%8."/>
      <w:lvlJc w:val="left"/>
      <w:pPr>
        <w:ind w:left="6100" w:hanging="360"/>
      </w:pPr>
    </w:lvl>
    <w:lvl w:ilvl="8" w:tplc="2000001B" w:tentative="1">
      <w:start w:val="1"/>
      <w:numFmt w:val="lowerRoman"/>
      <w:lvlText w:val="%9."/>
      <w:lvlJc w:val="right"/>
      <w:pPr>
        <w:ind w:left="6820" w:hanging="180"/>
      </w:pPr>
    </w:lvl>
  </w:abstractNum>
  <w:abstractNum w:abstractNumId="21" w15:restartNumberingAfterBreak="0">
    <w:nsid w:val="21F865DE"/>
    <w:multiLevelType w:val="multilevel"/>
    <w:tmpl w:val="A49A1B6E"/>
    <w:lvl w:ilvl="0">
      <w:start w:val="1"/>
      <w:numFmt w:val="decimal"/>
      <w:lvlText w:val="%1."/>
      <w:lvlJc w:val="left"/>
      <w:pPr>
        <w:tabs>
          <w:tab w:val="num" w:pos="714"/>
        </w:tabs>
        <w:ind w:left="714" w:hanging="357"/>
      </w:pPr>
      <w:rPr>
        <w:rFonts w:hint="default"/>
        <w:color w:val="44546A" w:themeColor="text2"/>
      </w:rPr>
    </w:lvl>
    <w:lvl w:ilvl="1">
      <w:start w:val="1"/>
      <w:numFmt w:val="bullet"/>
      <w:lvlText w:val="o"/>
      <w:lvlJc w:val="left"/>
      <w:pPr>
        <w:tabs>
          <w:tab w:val="num" w:pos="1791"/>
        </w:tabs>
        <w:ind w:left="1791" w:hanging="357"/>
      </w:pPr>
      <w:rPr>
        <w:rFonts w:ascii="Courier New" w:hAnsi="Courier New" w:hint="default"/>
      </w:rPr>
    </w:lvl>
    <w:lvl w:ilvl="2">
      <w:start w:val="1"/>
      <w:numFmt w:val="bullet"/>
      <w:lvlText w:val=""/>
      <w:lvlJc w:val="left"/>
      <w:pPr>
        <w:tabs>
          <w:tab w:val="num" w:pos="2868"/>
        </w:tabs>
        <w:ind w:left="2868" w:hanging="357"/>
      </w:pPr>
      <w:rPr>
        <w:rFonts w:ascii="Wingdings" w:hAnsi="Wingdings" w:hint="default"/>
      </w:rPr>
    </w:lvl>
    <w:lvl w:ilvl="3">
      <w:start w:val="1"/>
      <w:numFmt w:val="bullet"/>
      <w:lvlText w:val=""/>
      <w:lvlJc w:val="left"/>
      <w:pPr>
        <w:tabs>
          <w:tab w:val="num" w:pos="3945"/>
        </w:tabs>
        <w:ind w:left="3945" w:hanging="357"/>
      </w:pPr>
      <w:rPr>
        <w:rFonts w:ascii="Symbol" w:hAnsi="Symbol" w:hint="default"/>
      </w:rPr>
    </w:lvl>
    <w:lvl w:ilvl="4">
      <w:start w:val="1"/>
      <w:numFmt w:val="bullet"/>
      <w:lvlText w:val="o"/>
      <w:lvlJc w:val="left"/>
      <w:pPr>
        <w:tabs>
          <w:tab w:val="num" w:pos="5022"/>
        </w:tabs>
        <w:ind w:left="5022" w:hanging="357"/>
      </w:pPr>
      <w:rPr>
        <w:rFonts w:ascii="Courier New" w:hAnsi="Courier New" w:cs="Courier New" w:hint="default"/>
      </w:rPr>
    </w:lvl>
    <w:lvl w:ilvl="5">
      <w:start w:val="1"/>
      <w:numFmt w:val="bullet"/>
      <w:lvlText w:val=""/>
      <w:lvlJc w:val="left"/>
      <w:pPr>
        <w:tabs>
          <w:tab w:val="num" w:pos="6099"/>
        </w:tabs>
        <w:ind w:left="6099" w:hanging="357"/>
      </w:pPr>
      <w:rPr>
        <w:rFonts w:ascii="Wingdings" w:hAnsi="Wingdings" w:hint="default"/>
      </w:rPr>
    </w:lvl>
    <w:lvl w:ilvl="6">
      <w:start w:val="1"/>
      <w:numFmt w:val="bullet"/>
      <w:lvlText w:val=""/>
      <w:lvlJc w:val="left"/>
      <w:pPr>
        <w:tabs>
          <w:tab w:val="num" w:pos="7176"/>
        </w:tabs>
        <w:ind w:left="7176" w:hanging="357"/>
      </w:pPr>
      <w:rPr>
        <w:rFonts w:ascii="Symbol" w:hAnsi="Symbol" w:hint="default"/>
      </w:rPr>
    </w:lvl>
    <w:lvl w:ilvl="7">
      <w:start w:val="1"/>
      <w:numFmt w:val="bullet"/>
      <w:lvlText w:val="o"/>
      <w:lvlJc w:val="left"/>
      <w:pPr>
        <w:tabs>
          <w:tab w:val="num" w:pos="8253"/>
        </w:tabs>
        <w:ind w:left="8253" w:hanging="357"/>
      </w:pPr>
      <w:rPr>
        <w:rFonts w:ascii="Courier New" w:hAnsi="Courier New" w:cs="Courier New" w:hint="default"/>
      </w:rPr>
    </w:lvl>
    <w:lvl w:ilvl="8">
      <w:start w:val="1"/>
      <w:numFmt w:val="bullet"/>
      <w:lvlText w:val=""/>
      <w:lvlJc w:val="left"/>
      <w:pPr>
        <w:tabs>
          <w:tab w:val="num" w:pos="9330"/>
        </w:tabs>
        <w:ind w:left="9330" w:hanging="357"/>
      </w:pPr>
      <w:rPr>
        <w:rFonts w:ascii="Wingdings" w:hAnsi="Wingdings" w:hint="default"/>
      </w:rPr>
    </w:lvl>
  </w:abstractNum>
  <w:abstractNum w:abstractNumId="22" w15:restartNumberingAfterBreak="0">
    <w:nsid w:val="254C7EBF"/>
    <w:multiLevelType w:val="multilevel"/>
    <w:tmpl w:val="88DAAEA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28295E63"/>
    <w:multiLevelType w:val="hybridMultilevel"/>
    <w:tmpl w:val="2B6054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29474DF9"/>
    <w:multiLevelType w:val="multilevel"/>
    <w:tmpl w:val="0F3CBDD0"/>
    <w:lvl w:ilvl="0">
      <w:start w:val="1"/>
      <w:numFmt w:val="decimal"/>
      <w:lvlText w:val="%1."/>
      <w:lvlJc w:val="left"/>
      <w:pPr>
        <w:ind w:left="340" w:hanging="340"/>
      </w:pPr>
      <w:rPr>
        <w:rFonts w:hint="default"/>
        <w:color w:val="44546A" w:themeColor="text2"/>
      </w:rPr>
    </w:lvl>
    <w:lvl w:ilvl="1">
      <w:start w:val="1"/>
      <w:numFmt w:val="bullet"/>
      <w:lvlText w:val="o"/>
      <w:lvlJc w:val="left"/>
      <w:pPr>
        <w:ind w:left="680" w:hanging="340"/>
      </w:pPr>
      <w:rPr>
        <w:rFonts w:ascii="Courier New" w:hAnsi="Courier New" w:hint="default"/>
      </w:rPr>
    </w:lvl>
    <w:lvl w:ilvl="2">
      <w:start w:val="1"/>
      <w:numFmt w:val="bullet"/>
      <w:lvlText w:val=""/>
      <w:lvlJc w:val="left"/>
      <w:pPr>
        <w:ind w:left="1020" w:hanging="340"/>
      </w:pPr>
      <w:rPr>
        <w:rFonts w:ascii="Wingdings" w:hAnsi="Wingdings"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hint="default"/>
      </w:rPr>
    </w:lvl>
    <w:lvl w:ilvl="8">
      <w:start w:val="1"/>
      <w:numFmt w:val="bullet"/>
      <w:lvlText w:val=""/>
      <w:lvlJc w:val="left"/>
      <w:pPr>
        <w:ind w:left="3060" w:hanging="340"/>
      </w:pPr>
      <w:rPr>
        <w:rFonts w:ascii="Wingdings" w:hAnsi="Wingdings" w:hint="default"/>
      </w:rPr>
    </w:lvl>
  </w:abstractNum>
  <w:abstractNum w:abstractNumId="25" w15:restartNumberingAfterBreak="0">
    <w:nsid w:val="2B0D4592"/>
    <w:multiLevelType w:val="multilevel"/>
    <w:tmpl w:val="717ADA7E"/>
    <w:lvl w:ilvl="0">
      <w:start w:val="1"/>
      <w:numFmt w:val="decimal"/>
      <w:lvlText w:val="%1."/>
      <w:lvlJc w:val="left"/>
      <w:pPr>
        <w:tabs>
          <w:tab w:val="num" w:pos="113"/>
        </w:tabs>
        <w:ind w:left="357" w:hanging="357"/>
      </w:pPr>
      <w:rPr>
        <w:rFonts w:hint="default"/>
        <w:color w:val="44546A" w:themeColor="text2"/>
      </w:rPr>
    </w:lvl>
    <w:lvl w:ilvl="1">
      <w:start w:val="1"/>
      <w:numFmt w:val="bullet"/>
      <w:lvlText w:val="o"/>
      <w:lvlJc w:val="left"/>
      <w:pPr>
        <w:tabs>
          <w:tab w:val="num" w:pos="1434"/>
        </w:tabs>
        <w:ind w:left="1434" w:hanging="357"/>
      </w:pPr>
      <w:rPr>
        <w:rFonts w:ascii="Courier New" w:hAnsi="Courier New" w:hint="default"/>
      </w:rPr>
    </w:lvl>
    <w:lvl w:ilvl="2">
      <w:start w:val="1"/>
      <w:numFmt w:val="bullet"/>
      <w:lvlText w:val=""/>
      <w:lvlJc w:val="left"/>
      <w:pPr>
        <w:tabs>
          <w:tab w:val="num" w:pos="2511"/>
        </w:tabs>
        <w:ind w:left="2511" w:hanging="357"/>
      </w:pPr>
      <w:rPr>
        <w:rFonts w:ascii="Wingdings" w:hAnsi="Wingdings" w:hint="default"/>
      </w:rPr>
    </w:lvl>
    <w:lvl w:ilvl="3">
      <w:start w:val="1"/>
      <w:numFmt w:val="bullet"/>
      <w:lvlText w:val=""/>
      <w:lvlJc w:val="left"/>
      <w:pPr>
        <w:tabs>
          <w:tab w:val="num" w:pos="3588"/>
        </w:tabs>
        <w:ind w:left="3588" w:hanging="357"/>
      </w:pPr>
      <w:rPr>
        <w:rFonts w:ascii="Symbol" w:hAnsi="Symbol" w:hint="default"/>
      </w:rPr>
    </w:lvl>
    <w:lvl w:ilvl="4">
      <w:start w:val="1"/>
      <w:numFmt w:val="bullet"/>
      <w:lvlText w:val="o"/>
      <w:lvlJc w:val="left"/>
      <w:pPr>
        <w:tabs>
          <w:tab w:val="num" w:pos="4665"/>
        </w:tabs>
        <w:ind w:left="4665" w:hanging="357"/>
      </w:pPr>
      <w:rPr>
        <w:rFonts w:ascii="Courier New" w:hAnsi="Courier New" w:cs="Courier New" w:hint="default"/>
      </w:rPr>
    </w:lvl>
    <w:lvl w:ilvl="5">
      <w:start w:val="1"/>
      <w:numFmt w:val="bullet"/>
      <w:lvlText w:val=""/>
      <w:lvlJc w:val="left"/>
      <w:pPr>
        <w:tabs>
          <w:tab w:val="num" w:pos="5742"/>
        </w:tabs>
        <w:ind w:left="5742" w:hanging="357"/>
      </w:pPr>
      <w:rPr>
        <w:rFonts w:ascii="Wingdings" w:hAnsi="Wingdings" w:hint="default"/>
      </w:rPr>
    </w:lvl>
    <w:lvl w:ilvl="6">
      <w:start w:val="1"/>
      <w:numFmt w:val="bullet"/>
      <w:lvlText w:val=""/>
      <w:lvlJc w:val="left"/>
      <w:pPr>
        <w:tabs>
          <w:tab w:val="num" w:pos="6819"/>
        </w:tabs>
        <w:ind w:left="6819" w:hanging="357"/>
      </w:pPr>
      <w:rPr>
        <w:rFonts w:ascii="Symbol" w:hAnsi="Symbol" w:hint="default"/>
      </w:rPr>
    </w:lvl>
    <w:lvl w:ilvl="7">
      <w:start w:val="1"/>
      <w:numFmt w:val="bullet"/>
      <w:lvlText w:val="o"/>
      <w:lvlJc w:val="left"/>
      <w:pPr>
        <w:tabs>
          <w:tab w:val="num" w:pos="7896"/>
        </w:tabs>
        <w:ind w:left="7896" w:hanging="357"/>
      </w:pPr>
      <w:rPr>
        <w:rFonts w:ascii="Courier New" w:hAnsi="Courier New" w:cs="Courier New" w:hint="default"/>
      </w:rPr>
    </w:lvl>
    <w:lvl w:ilvl="8">
      <w:start w:val="1"/>
      <w:numFmt w:val="bullet"/>
      <w:lvlText w:val=""/>
      <w:lvlJc w:val="left"/>
      <w:pPr>
        <w:tabs>
          <w:tab w:val="num" w:pos="8973"/>
        </w:tabs>
        <w:ind w:left="8973" w:hanging="357"/>
      </w:pPr>
      <w:rPr>
        <w:rFonts w:ascii="Wingdings" w:hAnsi="Wingdings" w:hint="default"/>
      </w:rPr>
    </w:lvl>
  </w:abstractNum>
  <w:abstractNum w:abstractNumId="26" w15:restartNumberingAfterBreak="0">
    <w:nsid w:val="2BFD4511"/>
    <w:multiLevelType w:val="multilevel"/>
    <w:tmpl w:val="DB1EBD1A"/>
    <w:numStyleLink w:val="NumberedList"/>
  </w:abstractNum>
  <w:abstractNum w:abstractNumId="27" w15:restartNumberingAfterBreak="0">
    <w:nsid w:val="2D99118C"/>
    <w:multiLevelType w:val="hybridMultilevel"/>
    <w:tmpl w:val="D0CA74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2D9A1822"/>
    <w:multiLevelType w:val="multilevel"/>
    <w:tmpl w:val="6EAA0814"/>
    <w:styleLink w:val="Style1"/>
    <w:lvl w:ilvl="0">
      <w:start w:val="1"/>
      <w:numFmt w:val="bullet"/>
      <w:lvlText w:val=""/>
      <w:lvlJc w:val="left"/>
      <w:pPr>
        <w:ind w:left="680" w:hanging="340"/>
      </w:pPr>
      <w:rPr>
        <w:rFonts w:ascii="Wingdings 2" w:hAnsi="Wingdings 2" w:hint="default"/>
        <w:color w:val="44546A" w:themeColor="text2"/>
      </w:rPr>
    </w:lvl>
    <w:lvl w:ilvl="1">
      <w:start w:val="1"/>
      <w:numFmt w:val="bullet"/>
      <w:lvlText w:val="o"/>
      <w:lvlJc w:val="left"/>
      <w:pPr>
        <w:ind w:left="1020" w:hanging="340"/>
      </w:pPr>
      <w:rPr>
        <w:rFonts w:ascii="Courier New" w:hAnsi="Courier New" w:hint="default"/>
      </w:rPr>
    </w:lvl>
    <w:lvl w:ilvl="2">
      <w:start w:val="1"/>
      <w:numFmt w:val="bullet"/>
      <w:lvlText w:val=""/>
      <w:lvlJc w:val="left"/>
      <w:pPr>
        <w:ind w:left="1360" w:hanging="340"/>
      </w:pPr>
      <w:rPr>
        <w:rFonts w:ascii="Wingdings" w:hAnsi="Wingdings" w:hint="default"/>
      </w:rPr>
    </w:lvl>
    <w:lvl w:ilvl="3">
      <w:start w:val="1"/>
      <w:numFmt w:val="bullet"/>
      <w:lvlText w:val=""/>
      <w:lvlJc w:val="left"/>
      <w:pPr>
        <w:ind w:left="1700" w:hanging="340"/>
      </w:pPr>
      <w:rPr>
        <w:rFonts w:ascii="Symbol" w:hAnsi="Symbol" w:hint="default"/>
      </w:rPr>
    </w:lvl>
    <w:lvl w:ilvl="4">
      <w:start w:val="1"/>
      <w:numFmt w:val="bullet"/>
      <w:lvlText w:val="o"/>
      <w:lvlJc w:val="left"/>
      <w:pPr>
        <w:ind w:left="2040" w:hanging="340"/>
      </w:pPr>
      <w:rPr>
        <w:rFonts w:ascii="Courier New" w:hAnsi="Courier New" w:hint="default"/>
      </w:rPr>
    </w:lvl>
    <w:lvl w:ilvl="5">
      <w:start w:val="1"/>
      <w:numFmt w:val="bullet"/>
      <w:lvlText w:val=""/>
      <w:lvlJc w:val="left"/>
      <w:pPr>
        <w:ind w:left="2380" w:hanging="340"/>
      </w:pPr>
      <w:rPr>
        <w:rFonts w:ascii="Wingdings" w:hAnsi="Wingdings" w:hint="default"/>
      </w:rPr>
    </w:lvl>
    <w:lvl w:ilvl="6">
      <w:start w:val="1"/>
      <w:numFmt w:val="bullet"/>
      <w:lvlText w:val=""/>
      <w:lvlJc w:val="left"/>
      <w:pPr>
        <w:ind w:left="2720" w:hanging="340"/>
      </w:pPr>
      <w:rPr>
        <w:rFonts w:ascii="Symbol" w:hAnsi="Symbol" w:hint="default"/>
      </w:rPr>
    </w:lvl>
    <w:lvl w:ilvl="7">
      <w:start w:val="1"/>
      <w:numFmt w:val="bullet"/>
      <w:lvlText w:val="o"/>
      <w:lvlJc w:val="left"/>
      <w:pPr>
        <w:ind w:left="3060" w:hanging="340"/>
      </w:pPr>
      <w:rPr>
        <w:rFonts w:ascii="Courier New" w:hAnsi="Courier New" w:hint="default"/>
      </w:rPr>
    </w:lvl>
    <w:lvl w:ilvl="8">
      <w:start w:val="1"/>
      <w:numFmt w:val="bullet"/>
      <w:lvlText w:val=""/>
      <w:lvlJc w:val="left"/>
      <w:pPr>
        <w:ind w:left="3400" w:hanging="340"/>
      </w:pPr>
      <w:rPr>
        <w:rFonts w:ascii="Wingdings" w:hAnsi="Wingdings" w:hint="default"/>
      </w:rPr>
    </w:lvl>
  </w:abstractNum>
  <w:abstractNum w:abstractNumId="29" w15:restartNumberingAfterBreak="0">
    <w:nsid w:val="316402F0"/>
    <w:multiLevelType w:val="hybridMultilevel"/>
    <w:tmpl w:val="433A727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32802764"/>
    <w:multiLevelType w:val="hybridMultilevel"/>
    <w:tmpl w:val="A276F0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330B6A28"/>
    <w:multiLevelType w:val="hybridMultilevel"/>
    <w:tmpl w:val="3C7E1898"/>
    <w:lvl w:ilvl="0" w:tplc="FF7A7238">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FC32AA"/>
    <w:multiLevelType w:val="hybridMultilevel"/>
    <w:tmpl w:val="20BC2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CC6066"/>
    <w:multiLevelType w:val="multilevel"/>
    <w:tmpl w:val="A49A1B6E"/>
    <w:lvl w:ilvl="0">
      <w:start w:val="1"/>
      <w:numFmt w:val="decimal"/>
      <w:lvlText w:val="%1."/>
      <w:lvlJc w:val="left"/>
      <w:pPr>
        <w:tabs>
          <w:tab w:val="num" w:pos="714"/>
        </w:tabs>
        <w:ind w:left="714" w:hanging="357"/>
      </w:pPr>
      <w:rPr>
        <w:rFonts w:hint="default"/>
        <w:color w:val="44546A" w:themeColor="text2"/>
      </w:rPr>
    </w:lvl>
    <w:lvl w:ilvl="1">
      <w:start w:val="1"/>
      <w:numFmt w:val="bullet"/>
      <w:lvlText w:val="o"/>
      <w:lvlJc w:val="left"/>
      <w:pPr>
        <w:tabs>
          <w:tab w:val="num" w:pos="1791"/>
        </w:tabs>
        <w:ind w:left="1791" w:hanging="357"/>
      </w:pPr>
      <w:rPr>
        <w:rFonts w:ascii="Courier New" w:hAnsi="Courier New" w:hint="default"/>
      </w:rPr>
    </w:lvl>
    <w:lvl w:ilvl="2">
      <w:start w:val="1"/>
      <w:numFmt w:val="bullet"/>
      <w:lvlText w:val=""/>
      <w:lvlJc w:val="left"/>
      <w:pPr>
        <w:tabs>
          <w:tab w:val="num" w:pos="2868"/>
        </w:tabs>
        <w:ind w:left="2868" w:hanging="357"/>
      </w:pPr>
      <w:rPr>
        <w:rFonts w:ascii="Wingdings" w:hAnsi="Wingdings" w:hint="default"/>
      </w:rPr>
    </w:lvl>
    <w:lvl w:ilvl="3">
      <w:start w:val="1"/>
      <w:numFmt w:val="bullet"/>
      <w:lvlText w:val=""/>
      <w:lvlJc w:val="left"/>
      <w:pPr>
        <w:tabs>
          <w:tab w:val="num" w:pos="3945"/>
        </w:tabs>
        <w:ind w:left="3945" w:hanging="357"/>
      </w:pPr>
      <w:rPr>
        <w:rFonts w:ascii="Symbol" w:hAnsi="Symbol" w:hint="default"/>
      </w:rPr>
    </w:lvl>
    <w:lvl w:ilvl="4">
      <w:start w:val="1"/>
      <w:numFmt w:val="bullet"/>
      <w:lvlText w:val="o"/>
      <w:lvlJc w:val="left"/>
      <w:pPr>
        <w:tabs>
          <w:tab w:val="num" w:pos="5022"/>
        </w:tabs>
        <w:ind w:left="5022" w:hanging="357"/>
      </w:pPr>
      <w:rPr>
        <w:rFonts w:ascii="Courier New" w:hAnsi="Courier New" w:cs="Courier New" w:hint="default"/>
      </w:rPr>
    </w:lvl>
    <w:lvl w:ilvl="5">
      <w:start w:val="1"/>
      <w:numFmt w:val="bullet"/>
      <w:lvlText w:val=""/>
      <w:lvlJc w:val="left"/>
      <w:pPr>
        <w:tabs>
          <w:tab w:val="num" w:pos="6099"/>
        </w:tabs>
        <w:ind w:left="6099" w:hanging="357"/>
      </w:pPr>
      <w:rPr>
        <w:rFonts w:ascii="Wingdings" w:hAnsi="Wingdings" w:hint="default"/>
      </w:rPr>
    </w:lvl>
    <w:lvl w:ilvl="6">
      <w:start w:val="1"/>
      <w:numFmt w:val="bullet"/>
      <w:lvlText w:val=""/>
      <w:lvlJc w:val="left"/>
      <w:pPr>
        <w:tabs>
          <w:tab w:val="num" w:pos="7176"/>
        </w:tabs>
        <w:ind w:left="7176" w:hanging="357"/>
      </w:pPr>
      <w:rPr>
        <w:rFonts w:ascii="Symbol" w:hAnsi="Symbol" w:hint="default"/>
      </w:rPr>
    </w:lvl>
    <w:lvl w:ilvl="7">
      <w:start w:val="1"/>
      <w:numFmt w:val="bullet"/>
      <w:lvlText w:val="o"/>
      <w:lvlJc w:val="left"/>
      <w:pPr>
        <w:tabs>
          <w:tab w:val="num" w:pos="8253"/>
        </w:tabs>
        <w:ind w:left="8253" w:hanging="357"/>
      </w:pPr>
      <w:rPr>
        <w:rFonts w:ascii="Courier New" w:hAnsi="Courier New" w:cs="Courier New" w:hint="default"/>
      </w:rPr>
    </w:lvl>
    <w:lvl w:ilvl="8">
      <w:start w:val="1"/>
      <w:numFmt w:val="bullet"/>
      <w:lvlText w:val=""/>
      <w:lvlJc w:val="left"/>
      <w:pPr>
        <w:tabs>
          <w:tab w:val="num" w:pos="9330"/>
        </w:tabs>
        <w:ind w:left="9330" w:hanging="357"/>
      </w:pPr>
      <w:rPr>
        <w:rFonts w:ascii="Wingdings" w:hAnsi="Wingdings" w:hint="default"/>
      </w:rPr>
    </w:lvl>
  </w:abstractNum>
  <w:abstractNum w:abstractNumId="34" w15:restartNumberingAfterBreak="0">
    <w:nsid w:val="3ADE2602"/>
    <w:multiLevelType w:val="hybridMultilevel"/>
    <w:tmpl w:val="37144BC6"/>
    <w:lvl w:ilvl="0" w:tplc="5A8E4E8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AD78A6"/>
    <w:multiLevelType w:val="multilevel"/>
    <w:tmpl w:val="0F3CBDD0"/>
    <w:lvl w:ilvl="0">
      <w:start w:val="1"/>
      <w:numFmt w:val="decimal"/>
      <w:lvlText w:val="%1."/>
      <w:lvlJc w:val="left"/>
      <w:pPr>
        <w:ind w:left="340" w:hanging="340"/>
      </w:pPr>
      <w:rPr>
        <w:rFonts w:hint="default"/>
        <w:color w:val="44546A" w:themeColor="text2"/>
      </w:rPr>
    </w:lvl>
    <w:lvl w:ilvl="1">
      <w:start w:val="1"/>
      <w:numFmt w:val="bullet"/>
      <w:lvlText w:val="o"/>
      <w:lvlJc w:val="left"/>
      <w:pPr>
        <w:ind w:left="680" w:hanging="340"/>
      </w:pPr>
      <w:rPr>
        <w:rFonts w:ascii="Courier New" w:hAnsi="Courier New" w:hint="default"/>
      </w:rPr>
    </w:lvl>
    <w:lvl w:ilvl="2">
      <w:start w:val="1"/>
      <w:numFmt w:val="bullet"/>
      <w:lvlText w:val=""/>
      <w:lvlJc w:val="left"/>
      <w:pPr>
        <w:ind w:left="1020" w:hanging="340"/>
      </w:pPr>
      <w:rPr>
        <w:rFonts w:ascii="Wingdings" w:hAnsi="Wingdings"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hint="default"/>
      </w:rPr>
    </w:lvl>
    <w:lvl w:ilvl="8">
      <w:start w:val="1"/>
      <w:numFmt w:val="bullet"/>
      <w:lvlText w:val=""/>
      <w:lvlJc w:val="left"/>
      <w:pPr>
        <w:ind w:left="3060" w:hanging="340"/>
      </w:pPr>
      <w:rPr>
        <w:rFonts w:ascii="Wingdings" w:hAnsi="Wingdings" w:hint="default"/>
      </w:rPr>
    </w:lvl>
  </w:abstractNum>
  <w:abstractNum w:abstractNumId="36" w15:restartNumberingAfterBreak="0">
    <w:nsid w:val="42EB7054"/>
    <w:multiLevelType w:val="multilevel"/>
    <w:tmpl w:val="DB1EBD1A"/>
    <w:numStyleLink w:val="NumberedList"/>
  </w:abstractNum>
  <w:abstractNum w:abstractNumId="37" w15:restartNumberingAfterBreak="0">
    <w:nsid w:val="4A184354"/>
    <w:multiLevelType w:val="hybridMultilevel"/>
    <w:tmpl w:val="4E660F38"/>
    <w:lvl w:ilvl="0" w:tplc="13E22AD4">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4F506E2A"/>
    <w:multiLevelType w:val="multilevel"/>
    <w:tmpl w:val="41084464"/>
    <w:lvl w:ilvl="0">
      <w:start w:val="1"/>
      <w:numFmt w:val="decimal"/>
      <w:lvlText w:val="%1."/>
      <w:lvlJc w:val="left"/>
      <w:pPr>
        <w:ind w:left="340" w:hanging="340"/>
      </w:pPr>
      <w:rPr>
        <w:rFonts w:hint="default"/>
        <w:color w:val="44546A" w:themeColor="text2"/>
      </w:rPr>
    </w:lvl>
    <w:lvl w:ilvl="1">
      <w:start w:val="1"/>
      <w:numFmt w:val="bullet"/>
      <w:lvlText w:val="o"/>
      <w:lvlJc w:val="left"/>
      <w:pPr>
        <w:ind w:left="680" w:hanging="340"/>
      </w:pPr>
      <w:rPr>
        <w:rFonts w:ascii="Courier New" w:hAnsi="Courier New" w:hint="default"/>
      </w:rPr>
    </w:lvl>
    <w:lvl w:ilvl="2">
      <w:start w:val="1"/>
      <w:numFmt w:val="bullet"/>
      <w:lvlText w:val=""/>
      <w:lvlJc w:val="left"/>
      <w:pPr>
        <w:ind w:left="1020" w:hanging="340"/>
      </w:pPr>
      <w:rPr>
        <w:rFonts w:ascii="Wingdings" w:hAnsi="Wingdings"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hint="default"/>
      </w:rPr>
    </w:lvl>
    <w:lvl w:ilvl="8">
      <w:start w:val="1"/>
      <w:numFmt w:val="bullet"/>
      <w:lvlText w:val=""/>
      <w:lvlJc w:val="left"/>
      <w:pPr>
        <w:ind w:left="3060" w:hanging="340"/>
      </w:pPr>
      <w:rPr>
        <w:rFonts w:ascii="Wingdings" w:hAnsi="Wingdings" w:hint="default"/>
      </w:rPr>
    </w:lvl>
  </w:abstractNum>
  <w:abstractNum w:abstractNumId="39" w15:restartNumberingAfterBreak="0">
    <w:nsid w:val="4F635E0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FD01451"/>
    <w:multiLevelType w:val="multilevel"/>
    <w:tmpl w:val="44001D2A"/>
    <w:lvl w:ilvl="0">
      <w:start w:val="1"/>
      <w:numFmt w:val="decimal"/>
      <w:lvlText w:val="%1."/>
      <w:lvlJc w:val="left"/>
      <w:pPr>
        <w:ind w:left="340" w:hanging="340"/>
      </w:pPr>
      <w:rPr>
        <w:rFonts w:hint="default"/>
        <w:color w:val="44546A" w:themeColor="text2"/>
      </w:rPr>
    </w:lvl>
    <w:lvl w:ilvl="1">
      <w:start w:val="1"/>
      <w:numFmt w:val="bullet"/>
      <w:lvlText w:val="o"/>
      <w:lvlJc w:val="left"/>
      <w:pPr>
        <w:ind w:left="680" w:hanging="340"/>
      </w:pPr>
      <w:rPr>
        <w:rFonts w:ascii="Courier New" w:hAnsi="Courier New" w:hint="default"/>
      </w:rPr>
    </w:lvl>
    <w:lvl w:ilvl="2">
      <w:start w:val="1"/>
      <w:numFmt w:val="bullet"/>
      <w:lvlText w:val=""/>
      <w:lvlJc w:val="left"/>
      <w:pPr>
        <w:ind w:left="1020" w:hanging="340"/>
      </w:pPr>
      <w:rPr>
        <w:rFonts w:ascii="Wingdings" w:hAnsi="Wingdings"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hint="default"/>
      </w:rPr>
    </w:lvl>
    <w:lvl w:ilvl="8">
      <w:start w:val="1"/>
      <w:numFmt w:val="bullet"/>
      <w:lvlText w:val=""/>
      <w:lvlJc w:val="left"/>
      <w:pPr>
        <w:ind w:left="3060" w:hanging="340"/>
      </w:pPr>
      <w:rPr>
        <w:rFonts w:ascii="Wingdings" w:hAnsi="Wingdings" w:hint="default"/>
      </w:rPr>
    </w:lvl>
  </w:abstractNum>
  <w:abstractNum w:abstractNumId="41" w15:restartNumberingAfterBreak="0">
    <w:nsid w:val="50BB6570"/>
    <w:multiLevelType w:val="multilevel"/>
    <w:tmpl w:val="88DAAEA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52AC46AB"/>
    <w:multiLevelType w:val="hybridMultilevel"/>
    <w:tmpl w:val="9A1CA7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564A26AA"/>
    <w:multiLevelType w:val="hybridMultilevel"/>
    <w:tmpl w:val="219490B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58DC358F"/>
    <w:multiLevelType w:val="multilevel"/>
    <w:tmpl w:val="DB1EBD1A"/>
    <w:numStyleLink w:val="NumberedList"/>
  </w:abstractNum>
  <w:abstractNum w:abstractNumId="45" w15:restartNumberingAfterBreak="0">
    <w:nsid w:val="5D874705"/>
    <w:multiLevelType w:val="multilevel"/>
    <w:tmpl w:val="DB1EBD1A"/>
    <w:numStyleLink w:val="NumberedList"/>
  </w:abstractNum>
  <w:abstractNum w:abstractNumId="46" w15:restartNumberingAfterBreak="0">
    <w:nsid w:val="62825481"/>
    <w:multiLevelType w:val="multilevel"/>
    <w:tmpl w:val="928A61F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54" w:hanging="454"/>
      </w:pPr>
      <w:rPr>
        <w:rFonts w:hint="default"/>
        <w:sz w:val="32"/>
        <w:szCs w:val="32"/>
        <w:lang w:val="en-US"/>
      </w:rPr>
    </w:lvl>
    <w:lvl w:ilvl="2">
      <w:start w:val="1"/>
      <w:numFmt w:val="decimal"/>
      <w:pStyle w:val="Heading3"/>
      <w:lvlText w:val="%1.%2.%3"/>
      <w:lvlJc w:val="left"/>
      <w:pPr>
        <w:ind w:left="862"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65746755"/>
    <w:multiLevelType w:val="hybridMultilevel"/>
    <w:tmpl w:val="02861178"/>
    <w:lvl w:ilvl="0" w:tplc="9854354C">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35193F"/>
    <w:multiLevelType w:val="hybridMultilevel"/>
    <w:tmpl w:val="972A9432"/>
    <w:lvl w:ilvl="0" w:tplc="152206AA">
      <w:start w:val="1"/>
      <w:numFmt w:val="bullet"/>
      <w:pStyle w:val="TextBullets"/>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9" w15:restartNumberingAfterBreak="0">
    <w:nsid w:val="69193C8A"/>
    <w:multiLevelType w:val="multilevel"/>
    <w:tmpl w:val="6BF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FA2959"/>
    <w:multiLevelType w:val="hybridMultilevel"/>
    <w:tmpl w:val="4A228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027600C"/>
    <w:multiLevelType w:val="multilevel"/>
    <w:tmpl w:val="053E971C"/>
    <w:lvl w:ilvl="0">
      <w:start w:val="1"/>
      <w:numFmt w:val="decimal"/>
      <w:lvlText w:val="%1."/>
      <w:lvlJc w:val="left"/>
      <w:pPr>
        <w:ind w:left="340" w:firstLine="0"/>
      </w:pPr>
      <w:rPr>
        <w:rFonts w:hint="default"/>
        <w:color w:val="44546A" w:themeColor="text2"/>
      </w:rPr>
    </w:lvl>
    <w:lvl w:ilvl="1">
      <w:start w:val="1"/>
      <w:numFmt w:val="lowerLetter"/>
      <w:lvlText w:val="%2."/>
      <w:lvlJc w:val="left"/>
      <w:pPr>
        <w:ind w:left="680" w:firstLine="0"/>
      </w:pPr>
      <w:rPr>
        <w:rFonts w:hint="default"/>
      </w:rPr>
    </w:lvl>
    <w:lvl w:ilvl="2">
      <w:start w:val="1"/>
      <w:numFmt w:val="lowerRoman"/>
      <w:lvlText w:val="%3."/>
      <w:lvlJc w:val="left"/>
      <w:pPr>
        <w:ind w:left="1020" w:firstLine="0"/>
      </w:pPr>
      <w:rPr>
        <w:rFonts w:hint="default"/>
      </w:rPr>
    </w:lvl>
    <w:lvl w:ilvl="3">
      <w:start w:val="1"/>
      <w:numFmt w:val="decimal"/>
      <w:lvlText w:val="%4."/>
      <w:lvlJc w:val="left"/>
      <w:pPr>
        <w:ind w:left="1360" w:firstLine="0"/>
      </w:pPr>
      <w:rPr>
        <w:rFonts w:hint="default"/>
      </w:rPr>
    </w:lvl>
    <w:lvl w:ilvl="4">
      <w:start w:val="1"/>
      <w:numFmt w:val="lowerLetter"/>
      <w:lvlText w:val="%5."/>
      <w:lvlJc w:val="left"/>
      <w:pPr>
        <w:ind w:left="1700" w:firstLine="0"/>
      </w:pPr>
      <w:rPr>
        <w:rFonts w:hint="default"/>
      </w:rPr>
    </w:lvl>
    <w:lvl w:ilvl="5">
      <w:start w:val="1"/>
      <w:numFmt w:val="lowerRoman"/>
      <w:lvlText w:val="%6."/>
      <w:lvlJc w:val="left"/>
      <w:pPr>
        <w:ind w:left="2040" w:firstLine="0"/>
      </w:pPr>
      <w:rPr>
        <w:rFonts w:hint="default"/>
      </w:rPr>
    </w:lvl>
    <w:lvl w:ilvl="6">
      <w:start w:val="1"/>
      <w:numFmt w:val="decimal"/>
      <w:lvlText w:val="%7."/>
      <w:lvlJc w:val="left"/>
      <w:pPr>
        <w:ind w:left="2380" w:firstLine="0"/>
      </w:pPr>
      <w:rPr>
        <w:rFonts w:hint="default"/>
      </w:rPr>
    </w:lvl>
    <w:lvl w:ilvl="7">
      <w:start w:val="1"/>
      <w:numFmt w:val="lowerLetter"/>
      <w:lvlText w:val="%8."/>
      <w:lvlJc w:val="left"/>
      <w:pPr>
        <w:ind w:left="2720" w:firstLine="0"/>
      </w:pPr>
      <w:rPr>
        <w:rFonts w:hint="default"/>
      </w:rPr>
    </w:lvl>
    <w:lvl w:ilvl="8">
      <w:start w:val="1"/>
      <w:numFmt w:val="lowerRoman"/>
      <w:lvlText w:val="%9."/>
      <w:lvlJc w:val="left"/>
      <w:pPr>
        <w:ind w:left="3060" w:firstLine="0"/>
      </w:pPr>
      <w:rPr>
        <w:rFonts w:hint="default"/>
      </w:rPr>
    </w:lvl>
  </w:abstractNum>
  <w:abstractNum w:abstractNumId="52" w15:restartNumberingAfterBreak="0">
    <w:nsid w:val="744136BE"/>
    <w:multiLevelType w:val="multilevel"/>
    <w:tmpl w:val="0F3CBDD0"/>
    <w:lvl w:ilvl="0">
      <w:start w:val="1"/>
      <w:numFmt w:val="decimal"/>
      <w:lvlText w:val="%1."/>
      <w:lvlJc w:val="left"/>
      <w:pPr>
        <w:ind w:left="340" w:hanging="340"/>
      </w:pPr>
      <w:rPr>
        <w:rFonts w:hint="default"/>
        <w:color w:val="44546A" w:themeColor="text2"/>
      </w:rPr>
    </w:lvl>
    <w:lvl w:ilvl="1">
      <w:start w:val="1"/>
      <w:numFmt w:val="bullet"/>
      <w:lvlText w:val="o"/>
      <w:lvlJc w:val="left"/>
      <w:pPr>
        <w:ind w:left="680" w:hanging="340"/>
      </w:pPr>
      <w:rPr>
        <w:rFonts w:ascii="Courier New" w:hAnsi="Courier New" w:hint="default"/>
      </w:rPr>
    </w:lvl>
    <w:lvl w:ilvl="2">
      <w:start w:val="1"/>
      <w:numFmt w:val="bullet"/>
      <w:lvlText w:val=""/>
      <w:lvlJc w:val="left"/>
      <w:pPr>
        <w:ind w:left="1020" w:hanging="340"/>
      </w:pPr>
      <w:rPr>
        <w:rFonts w:ascii="Wingdings" w:hAnsi="Wingdings"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hint="default"/>
      </w:rPr>
    </w:lvl>
    <w:lvl w:ilvl="8">
      <w:start w:val="1"/>
      <w:numFmt w:val="bullet"/>
      <w:lvlText w:val=""/>
      <w:lvlJc w:val="left"/>
      <w:pPr>
        <w:ind w:left="3060" w:hanging="340"/>
      </w:pPr>
      <w:rPr>
        <w:rFonts w:ascii="Wingdings" w:hAnsi="Wingdings" w:hint="default"/>
      </w:rPr>
    </w:lvl>
  </w:abstractNum>
  <w:abstractNum w:abstractNumId="53" w15:restartNumberingAfterBreak="0">
    <w:nsid w:val="7AC11C04"/>
    <w:multiLevelType w:val="multilevel"/>
    <w:tmpl w:val="205014BC"/>
    <w:lvl w:ilvl="0">
      <w:start w:val="1"/>
      <w:numFmt w:val="bullet"/>
      <w:lvlText w:val=""/>
      <w:lvlJc w:val="left"/>
      <w:pPr>
        <w:ind w:left="680" w:hanging="340"/>
      </w:pPr>
      <w:rPr>
        <w:rFonts w:ascii="Wingdings 2" w:hAnsi="Wingdings 2" w:hint="default"/>
        <w:color w:val="44546A" w:themeColor="text2"/>
      </w:rPr>
    </w:lvl>
    <w:lvl w:ilvl="1">
      <w:start w:val="1"/>
      <w:numFmt w:val="bullet"/>
      <w:lvlText w:val="o"/>
      <w:lvlJc w:val="left"/>
      <w:pPr>
        <w:ind w:left="1020" w:hanging="340"/>
      </w:pPr>
      <w:rPr>
        <w:rFonts w:ascii="Courier New" w:hAnsi="Courier New" w:hint="default"/>
      </w:rPr>
    </w:lvl>
    <w:lvl w:ilvl="2">
      <w:start w:val="1"/>
      <w:numFmt w:val="bullet"/>
      <w:lvlText w:val=""/>
      <w:lvlJc w:val="left"/>
      <w:pPr>
        <w:ind w:left="1360" w:hanging="340"/>
      </w:pPr>
      <w:rPr>
        <w:rFonts w:ascii="Wingdings" w:hAnsi="Wingdings" w:hint="default"/>
      </w:rPr>
    </w:lvl>
    <w:lvl w:ilvl="3">
      <w:start w:val="1"/>
      <w:numFmt w:val="bullet"/>
      <w:lvlText w:val=""/>
      <w:lvlJc w:val="left"/>
      <w:pPr>
        <w:ind w:left="1700" w:hanging="340"/>
      </w:pPr>
      <w:rPr>
        <w:rFonts w:ascii="Symbol" w:hAnsi="Symbol" w:hint="default"/>
      </w:rPr>
    </w:lvl>
    <w:lvl w:ilvl="4">
      <w:start w:val="1"/>
      <w:numFmt w:val="bullet"/>
      <w:lvlText w:val="o"/>
      <w:lvlJc w:val="left"/>
      <w:pPr>
        <w:ind w:left="2040" w:hanging="340"/>
      </w:pPr>
      <w:rPr>
        <w:rFonts w:ascii="Courier New" w:hAnsi="Courier New" w:hint="default"/>
      </w:rPr>
    </w:lvl>
    <w:lvl w:ilvl="5">
      <w:start w:val="1"/>
      <w:numFmt w:val="bullet"/>
      <w:lvlText w:val=""/>
      <w:lvlJc w:val="left"/>
      <w:pPr>
        <w:ind w:left="2380" w:hanging="340"/>
      </w:pPr>
      <w:rPr>
        <w:rFonts w:ascii="Wingdings" w:hAnsi="Wingdings" w:hint="default"/>
      </w:rPr>
    </w:lvl>
    <w:lvl w:ilvl="6">
      <w:start w:val="1"/>
      <w:numFmt w:val="bullet"/>
      <w:lvlText w:val=""/>
      <w:lvlJc w:val="left"/>
      <w:pPr>
        <w:ind w:left="2720" w:hanging="340"/>
      </w:pPr>
      <w:rPr>
        <w:rFonts w:ascii="Symbol" w:hAnsi="Symbol" w:hint="default"/>
      </w:rPr>
    </w:lvl>
    <w:lvl w:ilvl="7">
      <w:start w:val="1"/>
      <w:numFmt w:val="bullet"/>
      <w:lvlText w:val="o"/>
      <w:lvlJc w:val="left"/>
      <w:pPr>
        <w:ind w:left="3060" w:hanging="340"/>
      </w:pPr>
      <w:rPr>
        <w:rFonts w:ascii="Courier New" w:hAnsi="Courier New" w:hint="default"/>
      </w:rPr>
    </w:lvl>
    <w:lvl w:ilvl="8">
      <w:start w:val="1"/>
      <w:numFmt w:val="bullet"/>
      <w:lvlText w:val=""/>
      <w:lvlJc w:val="left"/>
      <w:pPr>
        <w:ind w:left="3400" w:hanging="340"/>
      </w:pPr>
      <w:rPr>
        <w:rFonts w:ascii="Wingdings" w:hAnsi="Wingdings" w:hint="default"/>
      </w:rPr>
    </w:lvl>
  </w:abstractNum>
  <w:abstractNum w:abstractNumId="54" w15:restartNumberingAfterBreak="0">
    <w:nsid w:val="7CDF427A"/>
    <w:multiLevelType w:val="multilevel"/>
    <w:tmpl w:val="0F940E0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5" w15:restartNumberingAfterBreak="0">
    <w:nsid w:val="7D6550F6"/>
    <w:multiLevelType w:val="hybridMultilevel"/>
    <w:tmpl w:val="38EC305C"/>
    <w:lvl w:ilvl="0" w:tplc="A4222D3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843496">
    <w:abstractNumId w:val="47"/>
  </w:num>
  <w:num w:numId="2" w16cid:durableId="491335313">
    <w:abstractNumId w:val="2"/>
  </w:num>
  <w:num w:numId="3" w16cid:durableId="1237087668">
    <w:abstractNumId w:val="55"/>
  </w:num>
  <w:num w:numId="4" w16cid:durableId="301546248">
    <w:abstractNumId w:val="49"/>
  </w:num>
  <w:num w:numId="5" w16cid:durableId="1849828007">
    <w:abstractNumId w:val="32"/>
  </w:num>
  <w:num w:numId="6" w16cid:durableId="1152720867">
    <w:abstractNumId w:val="3"/>
  </w:num>
  <w:num w:numId="7" w16cid:durableId="1105810636">
    <w:abstractNumId w:val="50"/>
  </w:num>
  <w:num w:numId="8" w16cid:durableId="1577667820">
    <w:abstractNumId w:val="18"/>
  </w:num>
  <w:num w:numId="9" w16cid:durableId="2020309121">
    <w:abstractNumId w:val="31"/>
  </w:num>
  <w:num w:numId="10" w16cid:durableId="1927837824">
    <w:abstractNumId w:val="8"/>
  </w:num>
  <w:num w:numId="11" w16cid:durableId="2035425432">
    <w:abstractNumId w:val="8"/>
  </w:num>
  <w:num w:numId="12" w16cid:durableId="1954902285">
    <w:abstractNumId w:val="46"/>
  </w:num>
  <w:num w:numId="13" w16cid:durableId="1649095671">
    <w:abstractNumId w:val="34"/>
  </w:num>
  <w:num w:numId="14" w16cid:durableId="304312178">
    <w:abstractNumId w:val="37"/>
  </w:num>
  <w:num w:numId="15" w16cid:durableId="350036047">
    <w:abstractNumId w:val="30"/>
  </w:num>
  <w:num w:numId="16" w16cid:durableId="203257065">
    <w:abstractNumId w:val="46"/>
  </w:num>
  <w:num w:numId="17" w16cid:durableId="1983925903">
    <w:abstractNumId w:val="46"/>
  </w:num>
  <w:num w:numId="18" w16cid:durableId="1541934369">
    <w:abstractNumId w:val="17"/>
  </w:num>
  <w:num w:numId="19" w16cid:durableId="2003852481">
    <w:abstractNumId w:val="0"/>
  </w:num>
  <w:num w:numId="20" w16cid:durableId="1234196998">
    <w:abstractNumId w:val="10"/>
  </w:num>
  <w:num w:numId="21" w16cid:durableId="884948421">
    <w:abstractNumId w:val="28"/>
  </w:num>
  <w:num w:numId="22" w16cid:durableId="1758401792">
    <w:abstractNumId w:val="53"/>
  </w:num>
  <w:num w:numId="23" w16cid:durableId="1488667267">
    <w:abstractNumId w:val="21"/>
  </w:num>
  <w:num w:numId="24" w16cid:durableId="371153828">
    <w:abstractNumId w:val="33"/>
  </w:num>
  <w:num w:numId="25" w16cid:durableId="2136098474">
    <w:abstractNumId w:val="25"/>
  </w:num>
  <w:num w:numId="26" w16cid:durableId="985090082">
    <w:abstractNumId w:val="13"/>
  </w:num>
  <w:num w:numId="27" w16cid:durableId="1813786287">
    <w:abstractNumId w:val="23"/>
  </w:num>
  <w:num w:numId="28" w16cid:durableId="727413344">
    <w:abstractNumId w:val="19"/>
  </w:num>
  <w:num w:numId="29" w16cid:durableId="1285381530">
    <w:abstractNumId w:val="27"/>
  </w:num>
  <w:num w:numId="30" w16cid:durableId="1099256963">
    <w:abstractNumId w:val="54"/>
  </w:num>
  <w:num w:numId="31" w16cid:durableId="954294186">
    <w:abstractNumId w:val="5"/>
  </w:num>
  <w:num w:numId="32" w16cid:durableId="1203208034">
    <w:abstractNumId w:val="4"/>
  </w:num>
  <w:num w:numId="33" w16cid:durableId="144710485">
    <w:abstractNumId w:val="41"/>
  </w:num>
  <w:num w:numId="34" w16cid:durableId="993486280">
    <w:abstractNumId w:val="22"/>
  </w:num>
  <w:num w:numId="35" w16cid:durableId="2067097779">
    <w:abstractNumId w:val="29"/>
  </w:num>
  <w:num w:numId="36" w16cid:durableId="835076467">
    <w:abstractNumId w:val="38"/>
  </w:num>
  <w:num w:numId="37" w16cid:durableId="162209400">
    <w:abstractNumId w:val="14"/>
  </w:num>
  <w:num w:numId="38" w16cid:durableId="1365445666">
    <w:abstractNumId w:val="24"/>
  </w:num>
  <w:num w:numId="39" w16cid:durableId="1338970013">
    <w:abstractNumId w:val="35"/>
  </w:num>
  <w:num w:numId="40" w16cid:durableId="902065995">
    <w:abstractNumId w:val="52"/>
  </w:num>
  <w:num w:numId="41" w16cid:durableId="865364833">
    <w:abstractNumId w:val="1"/>
  </w:num>
  <w:num w:numId="42" w16cid:durableId="901912710">
    <w:abstractNumId w:val="15"/>
  </w:num>
  <w:num w:numId="43" w16cid:durableId="655114493">
    <w:abstractNumId w:val="16"/>
  </w:num>
  <w:num w:numId="44" w16cid:durableId="256521716">
    <w:abstractNumId w:val="39"/>
  </w:num>
  <w:num w:numId="45" w16cid:durableId="140655344">
    <w:abstractNumId w:val="40"/>
  </w:num>
  <w:num w:numId="46" w16cid:durableId="2016373047">
    <w:abstractNumId w:val="7"/>
  </w:num>
  <w:num w:numId="47" w16cid:durableId="947927273">
    <w:abstractNumId w:val="42"/>
  </w:num>
  <w:num w:numId="48" w16cid:durableId="441650355">
    <w:abstractNumId w:val="6"/>
  </w:num>
  <w:num w:numId="49" w16cid:durableId="2009402358">
    <w:abstractNumId w:val="20"/>
  </w:num>
  <w:num w:numId="50" w16cid:durableId="1228030773">
    <w:abstractNumId w:val="44"/>
  </w:num>
  <w:num w:numId="51" w16cid:durableId="186912669">
    <w:abstractNumId w:val="51"/>
  </w:num>
  <w:num w:numId="52" w16cid:durableId="452793910">
    <w:abstractNumId w:val="45"/>
  </w:num>
  <w:num w:numId="53" w16cid:durableId="136266314">
    <w:abstractNumId w:val="11"/>
  </w:num>
  <w:num w:numId="54" w16cid:durableId="844050283">
    <w:abstractNumId w:val="36"/>
  </w:num>
  <w:num w:numId="55" w16cid:durableId="81806753">
    <w:abstractNumId w:val="12"/>
  </w:num>
  <w:num w:numId="56" w16cid:durableId="1110393234">
    <w:abstractNumId w:val="26"/>
  </w:num>
  <w:num w:numId="57" w16cid:durableId="1859661908">
    <w:abstractNumId w:val="43"/>
  </w:num>
  <w:num w:numId="58" w16cid:durableId="322050578">
    <w:abstractNumId w:val="48"/>
  </w:num>
  <w:num w:numId="59" w16cid:durableId="1974822110">
    <w:abstractNumId w:val="9"/>
  </w:num>
  <w:num w:numId="60" w16cid:durableId="1566180383">
    <w:abstractNumId w:val="2"/>
    <w:lvlOverride w:ilvl="0">
      <w:startOverride w:val="1"/>
    </w:lvlOverride>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ga Arevalo Quintero">
    <w15:presenceInfo w15:providerId="AD" w15:userId="S::olga.arevaloquintero@csagroup.org::d073ce92-bfec-4fcb-b13e-24b49b13d80c"/>
  </w15:person>
  <w15:person w15:author="Sean de Noronha | DRG">
    <w15:presenceInfo w15:providerId="AD" w15:userId="S::sean.denoronha@dynaflow.com::95cb2d4e-a5f3-45c6-b2a2-b5d9c67a50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LAwNzIxMrc0NjU2NzVR0lEKTi0uzszPAymwrAUAKI/4KiwAAAA="/>
  </w:docVars>
  <w:rsids>
    <w:rsidRoot w:val="00872347"/>
    <w:rsid w:val="000005FC"/>
    <w:rsid w:val="00001768"/>
    <w:rsid w:val="00002DB0"/>
    <w:rsid w:val="00003105"/>
    <w:rsid w:val="00004121"/>
    <w:rsid w:val="00004641"/>
    <w:rsid w:val="00005499"/>
    <w:rsid w:val="00005F04"/>
    <w:rsid w:val="000070FC"/>
    <w:rsid w:val="000077C1"/>
    <w:rsid w:val="0001079D"/>
    <w:rsid w:val="00010C21"/>
    <w:rsid w:val="0001196D"/>
    <w:rsid w:val="00012226"/>
    <w:rsid w:val="000129C8"/>
    <w:rsid w:val="00012C4A"/>
    <w:rsid w:val="00015B3C"/>
    <w:rsid w:val="00016913"/>
    <w:rsid w:val="00016EAF"/>
    <w:rsid w:val="000177C4"/>
    <w:rsid w:val="00020FD3"/>
    <w:rsid w:val="00021341"/>
    <w:rsid w:val="00022372"/>
    <w:rsid w:val="00022830"/>
    <w:rsid w:val="00022D18"/>
    <w:rsid w:val="00023D7E"/>
    <w:rsid w:val="000257BD"/>
    <w:rsid w:val="0002587C"/>
    <w:rsid w:val="00025CAA"/>
    <w:rsid w:val="000261FB"/>
    <w:rsid w:val="00026789"/>
    <w:rsid w:val="00026D86"/>
    <w:rsid w:val="00027022"/>
    <w:rsid w:val="000271F4"/>
    <w:rsid w:val="00027640"/>
    <w:rsid w:val="00030043"/>
    <w:rsid w:val="0003093D"/>
    <w:rsid w:val="00031B45"/>
    <w:rsid w:val="00031ED2"/>
    <w:rsid w:val="00032151"/>
    <w:rsid w:val="00032EC7"/>
    <w:rsid w:val="000364BB"/>
    <w:rsid w:val="0004018B"/>
    <w:rsid w:val="00040843"/>
    <w:rsid w:val="00041ABC"/>
    <w:rsid w:val="0004260E"/>
    <w:rsid w:val="00042CEE"/>
    <w:rsid w:val="00043F21"/>
    <w:rsid w:val="00044680"/>
    <w:rsid w:val="00045924"/>
    <w:rsid w:val="000459AA"/>
    <w:rsid w:val="00045B6E"/>
    <w:rsid w:val="000466DD"/>
    <w:rsid w:val="00050D93"/>
    <w:rsid w:val="00051289"/>
    <w:rsid w:val="00051D59"/>
    <w:rsid w:val="00051E1D"/>
    <w:rsid w:val="000530D9"/>
    <w:rsid w:val="0005386B"/>
    <w:rsid w:val="00054822"/>
    <w:rsid w:val="00055611"/>
    <w:rsid w:val="00056314"/>
    <w:rsid w:val="000570E7"/>
    <w:rsid w:val="00057C4B"/>
    <w:rsid w:val="00060785"/>
    <w:rsid w:val="00060C15"/>
    <w:rsid w:val="0006293A"/>
    <w:rsid w:val="00063792"/>
    <w:rsid w:val="00065AE8"/>
    <w:rsid w:val="00065E97"/>
    <w:rsid w:val="00065F31"/>
    <w:rsid w:val="000674BA"/>
    <w:rsid w:val="00071031"/>
    <w:rsid w:val="00071EA9"/>
    <w:rsid w:val="000733AB"/>
    <w:rsid w:val="00073BA7"/>
    <w:rsid w:val="00074564"/>
    <w:rsid w:val="0007589A"/>
    <w:rsid w:val="00075E76"/>
    <w:rsid w:val="00076A3D"/>
    <w:rsid w:val="00077C2B"/>
    <w:rsid w:val="00077EC4"/>
    <w:rsid w:val="00080BAB"/>
    <w:rsid w:val="00083644"/>
    <w:rsid w:val="00083BD4"/>
    <w:rsid w:val="00084C17"/>
    <w:rsid w:val="00085760"/>
    <w:rsid w:val="000865B8"/>
    <w:rsid w:val="000867A5"/>
    <w:rsid w:val="0008760C"/>
    <w:rsid w:val="0008770E"/>
    <w:rsid w:val="00090388"/>
    <w:rsid w:val="0009081B"/>
    <w:rsid w:val="00091A5A"/>
    <w:rsid w:val="00091B85"/>
    <w:rsid w:val="00092B67"/>
    <w:rsid w:val="0009324D"/>
    <w:rsid w:val="00093461"/>
    <w:rsid w:val="000934D7"/>
    <w:rsid w:val="0009408C"/>
    <w:rsid w:val="000942F9"/>
    <w:rsid w:val="000952DC"/>
    <w:rsid w:val="0009644E"/>
    <w:rsid w:val="000A06CB"/>
    <w:rsid w:val="000A0B32"/>
    <w:rsid w:val="000A0D4A"/>
    <w:rsid w:val="000A112F"/>
    <w:rsid w:val="000A19AA"/>
    <w:rsid w:val="000A1E59"/>
    <w:rsid w:val="000A307D"/>
    <w:rsid w:val="000A3705"/>
    <w:rsid w:val="000A3DA5"/>
    <w:rsid w:val="000A4204"/>
    <w:rsid w:val="000A4445"/>
    <w:rsid w:val="000A503F"/>
    <w:rsid w:val="000A645C"/>
    <w:rsid w:val="000A6EF1"/>
    <w:rsid w:val="000A7179"/>
    <w:rsid w:val="000A7ACC"/>
    <w:rsid w:val="000A7C5E"/>
    <w:rsid w:val="000B0612"/>
    <w:rsid w:val="000B334B"/>
    <w:rsid w:val="000B40E3"/>
    <w:rsid w:val="000B41C4"/>
    <w:rsid w:val="000B4351"/>
    <w:rsid w:val="000B4FED"/>
    <w:rsid w:val="000B63B3"/>
    <w:rsid w:val="000B65B7"/>
    <w:rsid w:val="000B65FF"/>
    <w:rsid w:val="000B72AC"/>
    <w:rsid w:val="000B73AE"/>
    <w:rsid w:val="000B77E6"/>
    <w:rsid w:val="000B7822"/>
    <w:rsid w:val="000C0817"/>
    <w:rsid w:val="000C2983"/>
    <w:rsid w:val="000C2A03"/>
    <w:rsid w:val="000C40B9"/>
    <w:rsid w:val="000C41B0"/>
    <w:rsid w:val="000C638F"/>
    <w:rsid w:val="000C7F22"/>
    <w:rsid w:val="000D094D"/>
    <w:rsid w:val="000D1260"/>
    <w:rsid w:val="000D1A67"/>
    <w:rsid w:val="000D30E5"/>
    <w:rsid w:val="000D32BD"/>
    <w:rsid w:val="000D349B"/>
    <w:rsid w:val="000D3EDE"/>
    <w:rsid w:val="000D45E0"/>
    <w:rsid w:val="000D5B4E"/>
    <w:rsid w:val="000D6614"/>
    <w:rsid w:val="000D7238"/>
    <w:rsid w:val="000D7412"/>
    <w:rsid w:val="000E0E0D"/>
    <w:rsid w:val="000E0E56"/>
    <w:rsid w:val="000E632D"/>
    <w:rsid w:val="000E6352"/>
    <w:rsid w:val="000E6B3B"/>
    <w:rsid w:val="000E6BEA"/>
    <w:rsid w:val="000E6D0C"/>
    <w:rsid w:val="000E701C"/>
    <w:rsid w:val="000E7167"/>
    <w:rsid w:val="000E7D38"/>
    <w:rsid w:val="000F12B6"/>
    <w:rsid w:val="000F363A"/>
    <w:rsid w:val="000F3939"/>
    <w:rsid w:val="000F39B2"/>
    <w:rsid w:val="000F5D4F"/>
    <w:rsid w:val="000F69C4"/>
    <w:rsid w:val="000F7422"/>
    <w:rsid w:val="001001C9"/>
    <w:rsid w:val="00100499"/>
    <w:rsid w:val="00100BCC"/>
    <w:rsid w:val="001025D4"/>
    <w:rsid w:val="00102E62"/>
    <w:rsid w:val="00103228"/>
    <w:rsid w:val="00104509"/>
    <w:rsid w:val="00104536"/>
    <w:rsid w:val="00104AE4"/>
    <w:rsid w:val="0010539E"/>
    <w:rsid w:val="00106687"/>
    <w:rsid w:val="00106742"/>
    <w:rsid w:val="0010799A"/>
    <w:rsid w:val="001107E8"/>
    <w:rsid w:val="00111010"/>
    <w:rsid w:val="00111EFD"/>
    <w:rsid w:val="001121FF"/>
    <w:rsid w:val="0011308A"/>
    <w:rsid w:val="00113F88"/>
    <w:rsid w:val="00114063"/>
    <w:rsid w:val="001143B9"/>
    <w:rsid w:val="00114DD9"/>
    <w:rsid w:val="00114FD9"/>
    <w:rsid w:val="0011513D"/>
    <w:rsid w:val="00115143"/>
    <w:rsid w:val="00115991"/>
    <w:rsid w:val="00117221"/>
    <w:rsid w:val="001172CF"/>
    <w:rsid w:val="00117616"/>
    <w:rsid w:val="00120231"/>
    <w:rsid w:val="00121B9F"/>
    <w:rsid w:val="00122CC4"/>
    <w:rsid w:val="0012320E"/>
    <w:rsid w:val="00123408"/>
    <w:rsid w:val="00124781"/>
    <w:rsid w:val="00124E48"/>
    <w:rsid w:val="001268A8"/>
    <w:rsid w:val="001272A8"/>
    <w:rsid w:val="001308F2"/>
    <w:rsid w:val="00135684"/>
    <w:rsid w:val="00135ABE"/>
    <w:rsid w:val="00135FCA"/>
    <w:rsid w:val="001372BE"/>
    <w:rsid w:val="00137EE1"/>
    <w:rsid w:val="00140E0C"/>
    <w:rsid w:val="0014199C"/>
    <w:rsid w:val="00141BB9"/>
    <w:rsid w:val="0014210D"/>
    <w:rsid w:val="001436D6"/>
    <w:rsid w:val="00143DF0"/>
    <w:rsid w:val="001448FC"/>
    <w:rsid w:val="00145079"/>
    <w:rsid w:val="00145C0F"/>
    <w:rsid w:val="00145F09"/>
    <w:rsid w:val="00146D9A"/>
    <w:rsid w:val="00147597"/>
    <w:rsid w:val="0014761D"/>
    <w:rsid w:val="0014768E"/>
    <w:rsid w:val="00147BCC"/>
    <w:rsid w:val="00150A75"/>
    <w:rsid w:val="00150DA0"/>
    <w:rsid w:val="0015117E"/>
    <w:rsid w:val="0015214B"/>
    <w:rsid w:val="00152F58"/>
    <w:rsid w:val="00153CD5"/>
    <w:rsid w:val="001540AA"/>
    <w:rsid w:val="0015477F"/>
    <w:rsid w:val="0015633F"/>
    <w:rsid w:val="0015670C"/>
    <w:rsid w:val="00157CA8"/>
    <w:rsid w:val="001610AB"/>
    <w:rsid w:val="001622D8"/>
    <w:rsid w:val="00162474"/>
    <w:rsid w:val="00163427"/>
    <w:rsid w:val="0016466C"/>
    <w:rsid w:val="00164777"/>
    <w:rsid w:val="00164D87"/>
    <w:rsid w:val="00165275"/>
    <w:rsid w:val="001658ED"/>
    <w:rsid w:val="0016746E"/>
    <w:rsid w:val="0017127B"/>
    <w:rsid w:val="00175E96"/>
    <w:rsid w:val="0017658B"/>
    <w:rsid w:val="00177806"/>
    <w:rsid w:val="0017781C"/>
    <w:rsid w:val="00180121"/>
    <w:rsid w:val="00180D04"/>
    <w:rsid w:val="00180F6D"/>
    <w:rsid w:val="00181984"/>
    <w:rsid w:val="001828E8"/>
    <w:rsid w:val="001834FB"/>
    <w:rsid w:val="00183578"/>
    <w:rsid w:val="00184538"/>
    <w:rsid w:val="00184816"/>
    <w:rsid w:val="00185FE5"/>
    <w:rsid w:val="00187E90"/>
    <w:rsid w:val="001913CD"/>
    <w:rsid w:val="00192A9F"/>
    <w:rsid w:val="00192FC3"/>
    <w:rsid w:val="001955A1"/>
    <w:rsid w:val="00196188"/>
    <w:rsid w:val="001963FD"/>
    <w:rsid w:val="00196C10"/>
    <w:rsid w:val="0019729E"/>
    <w:rsid w:val="00197AB7"/>
    <w:rsid w:val="001A1833"/>
    <w:rsid w:val="001A1B5C"/>
    <w:rsid w:val="001A264F"/>
    <w:rsid w:val="001A343C"/>
    <w:rsid w:val="001A4848"/>
    <w:rsid w:val="001A52BF"/>
    <w:rsid w:val="001A59B9"/>
    <w:rsid w:val="001A622B"/>
    <w:rsid w:val="001A682A"/>
    <w:rsid w:val="001A6DDC"/>
    <w:rsid w:val="001A7C98"/>
    <w:rsid w:val="001B04A0"/>
    <w:rsid w:val="001B0EB2"/>
    <w:rsid w:val="001B1BF1"/>
    <w:rsid w:val="001B20BF"/>
    <w:rsid w:val="001B25F4"/>
    <w:rsid w:val="001B3ECD"/>
    <w:rsid w:val="001B4E8B"/>
    <w:rsid w:val="001B553B"/>
    <w:rsid w:val="001B5A17"/>
    <w:rsid w:val="001B717E"/>
    <w:rsid w:val="001C0F03"/>
    <w:rsid w:val="001C0F4A"/>
    <w:rsid w:val="001C3287"/>
    <w:rsid w:val="001C342F"/>
    <w:rsid w:val="001C34D9"/>
    <w:rsid w:val="001C3E45"/>
    <w:rsid w:val="001C4E3F"/>
    <w:rsid w:val="001C5465"/>
    <w:rsid w:val="001C58C3"/>
    <w:rsid w:val="001C669E"/>
    <w:rsid w:val="001C66BB"/>
    <w:rsid w:val="001C6847"/>
    <w:rsid w:val="001C6FF6"/>
    <w:rsid w:val="001C7A7D"/>
    <w:rsid w:val="001D108E"/>
    <w:rsid w:val="001D1CE4"/>
    <w:rsid w:val="001D5AC6"/>
    <w:rsid w:val="001D646A"/>
    <w:rsid w:val="001D703B"/>
    <w:rsid w:val="001D73A4"/>
    <w:rsid w:val="001D7AB7"/>
    <w:rsid w:val="001E0336"/>
    <w:rsid w:val="001E146B"/>
    <w:rsid w:val="001E1B8E"/>
    <w:rsid w:val="001E2BE7"/>
    <w:rsid w:val="001E3296"/>
    <w:rsid w:val="001E36D3"/>
    <w:rsid w:val="001E40E3"/>
    <w:rsid w:val="001E51F5"/>
    <w:rsid w:val="001E644A"/>
    <w:rsid w:val="001F0900"/>
    <w:rsid w:val="001F30BD"/>
    <w:rsid w:val="001F3E76"/>
    <w:rsid w:val="001F4A13"/>
    <w:rsid w:val="001F7B96"/>
    <w:rsid w:val="001F7F5B"/>
    <w:rsid w:val="001F7FB1"/>
    <w:rsid w:val="00200874"/>
    <w:rsid w:val="00201F56"/>
    <w:rsid w:val="002027BC"/>
    <w:rsid w:val="0020349B"/>
    <w:rsid w:val="00204461"/>
    <w:rsid w:val="00204B09"/>
    <w:rsid w:val="00205101"/>
    <w:rsid w:val="002060D2"/>
    <w:rsid w:val="00207DE9"/>
    <w:rsid w:val="00210394"/>
    <w:rsid w:val="00210599"/>
    <w:rsid w:val="002106DF"/>
    <w:rsid w:val="0021150F"/>
    <w:rsid w:val="002124F4"/>
    <w:rsid w:val="00213024"/>
    <w:rsid w:val="00213521"/>
    <w:rsid w:val="00213CC1"/>
    <w:rsid w:val="00214F1B"/>
    <w:rsid w:val="00215F8D"/>
    <w:rsid w:val="00216C8E"/>
    <w:rsid w:val="002207C5"/>
    <w:rsid w:val="00221FCD"/>
    <w:rsid w:val="00222433"/>
    <w:rsid w:val="0022294D"/>
    <w:rsid w:val="00222D6C"/>
    <w:rsid w:val="002241E0"/>
    <w:rsid w:val="00224496"/>
    <w:rsid w:val="00225E53"/>
    <w:rsid w:val="00227C15"/>
    <w:rsid w:val="00227DD1"/>
    <w:rsid w:val="00231F13"/>
    <w:rsid w:val="00233050"/>
    <w:rsid w:val="002333B6"/>
    <w:rsid w:val="00234166"/>
    <w:rsid w:val="00234275"/>
    <w:rsid w:val="00234BC2"/>
    <w:rsid w:val="00235812"/>
    <w:rsid w:val="00235D12"/>
    <w:rsid w:val="0023653A"/>
    <w:rsid w:val="00237672"/>
    <w:rsid w:val="00243F82"/>
    <w:rsid w:val="0024583C"/>
    <w:rsid w:val="00245B86"/>
    <w:rsid w:val="00245C1C"/>
    <w:rsid w:val="00245E53"/>
    <w:rsid w:val="002476F8"/>
    <w:rsid w:val="00251288"/>
    <w:rsid w:val="00253429"/>
    <w:rsid w:val="00253EB3"/>
    <w:rsid w:val="0025459A"/>
    <w:rsid w:val="00254D4D"/>
    <w:rsid w:val="00254F76"/>
    <w:rsid w:val="0025648D"/>
    <w:rsid w:val="002566C8"/>
    <w:rsid w:val="00261E1A"/>
    <w:rsid w:val="00262133"/>
    <w:rsid w:val="002638F1"/>
    <w:rsid w:val="00263E08"/>
    <w:rsid w:val="00263F5C"/>
    <w:rsid w:val="00264B97"/>
    <w:rsid w:val="00265BB9"/>
    <w:rsid w:val="002662E5"/>
    <w:rsid w:val="00266CE7"/>
    <w:rsid w:val="00267FCA"/>
    <w:rsid w:val="002705B8"/>
    <w:rsid w:val="00271099"/>
    <w:rsid w:val="002737F5"/>
    <w:rsid w:val="00273D9E"/>
    <w:rsid w:val="00275C65"/>
    <w:rsid w:val="00277015"/>
    <w:rsid w:val="00277A0E"/>
    <w:rsid w:val="00280AEA"/>
    <w:rsid w:val="00282A17"/>
    <w:rsid w:val="00283207"/>
    <w:rsid w:val="002833AC"/>
    <w:rsid w:val="00283912"/>
    <w:rsid w:val="00284AD9"/>
    <w:rsid w:val="00284B7F"/>
    <w:rsid w:val="002855D9"/>
    <w:rsid w:val="002858A9"/>
    <w:rsid w:val="0028618D"/>
    <w:rsid w:val="00286289"/>
    <w:rsid w:val="0028703C"/>
    <w:rsid w:val="002878F7"/>
    <w:rsid w:val="00290146"/>
    <w:rsid w:val="002923A5"/>
    <w:rsid w:val="002944E3"/>
    <w:rsid w:val="00294ABF"/>
    <w:rsid w:val="00295210"/>
    <w:rsid w:val="00295D16"/>
    <w:rsid w:val="002973DE"/>
    <w:rsid w:val="00297516"/>
    <w:rsid w:val="002A0635"/>
    <w:rsid w:val="002A2139"/>
    <w:rsid w:val="002A3C4E"/>
    <w:rsid w:val="002A48F0"/>
    <w:rsid w:val="002A4D00"/>
    <w:rsid w:val="002A4DC3"/>
    <w:rsid w:val="002A519F"/>
    <w:rsid w:val="002A7562"/>
    <w:rsid w:val="002B0E30"/>
    <w:rsid w:val="002B11FF"/>
    <w:rsid w:val="002B1FDC"/>
    <w:rsid w:val="002B26C4"/>
    <w:rsid w:val="002B392F"/>
    <w:rsid w:val="002B4178"/>
    <w:rsid w:val="002B4679"/>
    <w:rsid w:val="002B4D84"/>
    <w:rsid w:val="002B60DC"/>
    <w:rsid w:val="002C090A"/>
    <w:rsid w:val="002C0A7B"/>
    <w:rsid w:val="002C1448"/>
    <w:rsid w:val="002C1F6A"/>
    <w:rsid w:val="002C39B3"/>
    <w:rsid w:val="002C4897"/>
    <w:rsid w:val="002C5A0B"/>
    <w:rsid w:val="002C628D"/>
    <w:rsid w:val="002C6AE5"/>
    <w:rsid w:val="002D0094"/>
    <w:rsid w:val="002D0C68"/>
    <w:rsid w:val="002D1B09"/>
    <w:rsid w:val="002D2246"/>
    <w:rsid w:val="002D396B"/>
    <w:rsid w:val="002D5A47"/>
    <w:rsid w:val="002D6B9B"/>
    <w:rsid w:val="002D6FCD"/>
    <w:rsid w:val="002D71EE"/>
    <w:rsid w:val="002E0F5B"/>
    <w:rsid w:val="002E0FD1"/>
    <w:rsid w:val="002E3D6B"/>
    <w:rsid w:val="002E4F2F"/>
    <w:rsid w:val="002E5F72"/>
    <w:rsid w:val="002E6DE9"/>
    <w:rsid w:val="002F0D8B"/>
    <w:rsid w:val="002F18B0"/>
    <w:rsid w:val="002F1D16"/>
    <w:rsid w:val="002F2557"/>
    <w:rsid w:val="002F31C5"/>
    <w:rsid w:val="002F3656"/>
    <w:rsid w:val="002F426B"/>
    <w:rsid w:val="002F580E"/>
    <w:rsid w:val="002F7E2F"/>
    <w:rsid w:val="00300B92"/>
    <w:rsid w:val="00300CB4"/>
    <w:rsid w:val="00303AC6"/>
    <w:rsid w:val="00304429"/>
    <w:rsid w:val="0030467A"/>
    <w:rsid w:val="00304AF8"/>
    <w:rsid w:val="00306A8C"/>
    <w:rsid w:val="003073D8"/>
    <w:rsid w:val="0031032C"/>
    <w:rsid w:val="00310A1C"/>
    <w:rsid w:val="00311625"/>
    <w:rsid w:val="003132F3"/>
    <w:rsid w:val="003142D8"/>
    <w:rsid w:val="0031752E"/>
    <w:rsid w:val="00317B66"/>
    <w:rsid w:val="00317EC1"/>
    <w:rsid w:val="0032019A"/>
    <w:rsid w:val="00321294"/>
    <w:rsid w:val="00321339"/>
    <w:rsid w:val="0032334D"/>
    <w:rsid w:val="0032350C"/>
    <w:rsid w:val="00323CDF"/>
    <w:rsid w:val="00324660"/>
    <w:rsid w:val="00324966"/>
    <w:rsid w:val="003278D0"/>
    <w:rsid w:val="003314EB"/>
    <w:rsid w:val="0033233E"/>
    <w:rsid w:val="00334930"/>
    <w:rsid w:val="00334E6A"/>
    <w:rsid w:val="00335524"/>
    <w:rsid w:val="00335980"/>
    <w:rsid w:val="0034034A"/>
    <w:rsid w:val="00340E13"/>
    <w:rsid w:val="00341761"/>
    <w:rsid w:val="00341EFA"/>
    <w:rsid w:val="00342255"/>
    <w:rsid w:val="00342A02"/>
    <w:rsid w:val="00344058"/>
    <w:rsid w:val="00345363"/>
    <w:rsid w:val="00345923"/>
    <w:rsid w:val="00345A49"/>
    <w:rsid w:val="00345C7B"/>
    <w:rsid w:val="00347910"/>
    <w:rsid w:val="00347FBD"/>
    <w:rsid w:val="00350B65"/>
    <w:rsid w:val="00351269"/>
    <w:rsid w:val="00351DD6"/>
    <w:rsid w:val="00353F70"/>
    <w:rsid w:val="00354391"/>
    <w:rsid w:val="00354578"/>
    <w:rsid w:val="00354E8D"/>
    <w:rsid w:val="0036172F"/>
    <w:rsid w:val="00362967"/>
    <w:rsid w:val="00362DA5"/>
    <w:rsid w:val="0036509A"/>
    <w:rsid w:val="00365176"/>
    <w:rsid w:val="00365454"/>
    <w:rsid w:val="00367FB8"/>
    <w:rsid w:val="00371A0F"/>
    <w:rsid w:val="00371D08"/>
    <w:rsid w:val="0037383E"/>
    <w:rsid w:val="003738DB"/>
    <w:rsid w:val="00374B82"/>
    <w:rsid w:val="0037632B"/>
    <w:rsid w:val="003765A2"/>
    <w:rsid w:val="00377010"/>
    <w:rsid w:val="003770C7"/>
    <w:rsid w:val="00381548"/>
    <w:rsid w:val="00382747"/>
    <w:rsid w:val="0038298B"/>
    <w:rsid w:val="00382E48"/>
    <w:rsid w:val="00382FEF"/>
    <w:rsid w:val="00383C65"/>
    <w:rsid w:val="003841A8"/>
    <w:rsid w:val="00384888"/>
    <w:rsid w:val="00384D9E"/>
    <w:rsid w:val="00385422"/>
    <w:rsid w:val="0038606C"/>
    <w:rsid w:val="00386B35"/>
    <w:rsid w:val="00386C15"/>
    <w:rsid w:val="003872D6"/>
    <w:rsid w:val="003926A0"/>
    <w:rsid w:val="00392BFA"/>
    <w:rsid w:val="0039329A"/>
    <w:rsid w:val="003934C7"/>
    <w:rsid w:val="00393D21"/>
    <w:rsid w:val="003946AE"/>
    <w:rsid w:val="003946D3"/>
    <w:rsid w:val="0039544C"/>
    <w:rsid w:val="00395802"/>
    <w:rsid w:val="003959DD"/>
    <w:rsid w:val="00395D9A"/>
    <w:rsid w:val="003966A6"/>
    <w:rsid w:val="0039733B"/>
    <w:rsid w:val="003A002B"/>
    <w:rsid w:val="003A12FA"/>
    <w:rsid w:val="003A5251"/>
    <w:rsid w:val="003A5FDA"/>
    <w:rsid w:val="003A659E"/>
    <w:rsid w:val="003B1B90"/>
    <w:rsid w:val="003B23A0"/>
    <w:rsid w:val="003B3862"/>
    <w:rsid w:val="003B3A5A"/>
    <w:rsid w:val="003B400A"/>
    <w:rsid w:val="003B42E8"/>
    <w:rsid w:val="003B47E9"/>
    <w:rsid w:val="003B58D7"/>
    <w:rsid w:val="003B7D04"/>
    <w:rsid w:val="003C0167"/>
    <w:rsid w:val="003C051B"/>
    <w:rsid w:val="003C07CA"/>
    <w:rsid w:val="003C0999"/>
    <w:rsid w:val="003C0A64"/>
    <w:rsid w:val="003C49F1"/>
    <w:rsid w:val="003C56AB"/>
    <w:rsid w:val="003C7270"/>
    <w:rsid w:val="003D12CA"/>
    <w:rsid w:val="003D19FD"/>
    <w:rsid w:val="003D1A68"/>
    <w:rsid w:val="003D22CA"/>
    <w:rsid w:val="003D32B4"/>
    <w:rsid w:val="003D3345"/>
    <w:rsid w:val="003D40AC"/>
    <w:rsid w:val="003D49DB"/>
    <w:rsid w:val="003D5070"/>
    <w:rsid w:val="003D6DCF"/>
    <w:rsid w:val="003D6F82"/>
    <w:rsid w:val="003E01F6"/>
    <w:rsid w:val="003E0B83"/>
    <w:rsid w:val="003E1256"/>
    <w:rsid w:val="003E2240"/>
    <w:rsid w:val="003E3B70"/>
    <w:rsid w:val="003E6661"/>
    <w:rsid w:val="003E6860"/>
    <w:rsid w:val="003E793B"/>
    <w:rsid w:val="003F0022"/>
    <w:rsid w:val="003F0C29"/>
    <w:rsid w:val="003F0CE4"/>
    <w:rsid w:val="003F0DC7"/>
    <w:rsid w:val="003F0F87"/>
    <w:rsid w:val="003F1D6C"/>
    <w:rsid w:val="003F286C"/>
    <w:rsid w:val="003F2A9D"/>
    <w:rsid w:val="003F40EE"/>
    <w:rsid w:val="003F7091"/>
    <w:rsid w:val="003F783F"/>
    <w:rsid w:val="003F7FFE"/>
    <w:rsid w:val="00400DE1"/>
    <w:rsid w:val="004016A7"/>
    <w:rsid w:val="00402017"/>
    <w:rsid w:val="004021D9"/>
    <w:rsid w:val="00403755"/>
    <w:rsid w:val="00403B31"/>
    <w:rsid w:val="00404974"/>
    <w:rsid w:val="0040507C"/>
    <w:rsid w:val="004070BC"/>
    <w:rsid w:val="00407676"/>
    <w:rsid w:val="00410831"/>
    <w:rsid w:val="0041124D"/>
    <w:rsid w:val="00411683"/>
    <w:rsid w:val="00411AD9"/>
    <w:rsid w:val="00411AF9"/>
    <w:rsid w:val="0041239B"/>
    <w:rsid w:val="004128B6"/>
    <w:rsid w:val="004128BE"/>
    <w:rsid w:val="00412A75"/>
    <w:rsid w:val="00413260"/>
    <w:rsid w:val="00414358"/>
    <w:rsid w:val="0041521B"/>
    <w:rsid w:val="004158D4"/>
    <w:rsid w:val="00416AD7"/>
    <w:rsid w:val="00416AF2"/>
    <w:rsid w:val="00416D04"/>
    <w:rsid w:val="00417BAF"/>
    <w:rsid w:val="00417F01"/>
    <w:rsid w:val="004203E0"/>
    <w:rsid w:val="004203F8"/>
    <w:rsid w:val="00420722"/>
    <w:rsid w:val="00420FC9"/>
    <w:rsid w:val="0042126A"/>
    <w:rsid w:val="00422516"/>
    <w:rsid w:val="00422AB3"/>
    <w:rsid w:val="0042305B"/>
    <w:rsid w:val="00423140"/>
    <w:rsid w:val="00423573"/>
    <w:rsid w:val="004243EF"/>
    <w:rsid w:val="00424758"/>
    <w:rsid w:val="00424A6F"/>
    <w:rsid w:val="00426066"/>
    <w:rsid w:val="0042689D"/>
    <w:rsid w:val="00427376"/>
    <w:rsid w:val="00427966"/>
    <w:rsid w:val="00430561"/>
    <w:rsid w:val="004309BB"/>
    <w:rsid w:val="00431EBB"/>
    <w:rsid w:val="00432314"/>
    <w:rsid w:val="0043373D"/>
    <w:rsid w:val="00434E1D"/>
    <w:rsid w:val="004351B6"/>
    <w:rsid w:val="0043565D"/>
    <w:rsid w:val="004356D0"/>
    <w:rsid w:val="00436EB3"/>
    <w:rsid w:val="00437117"/>
    <w:rsid w:val="0043778D"/>
    <w:rsid w:val="004377A8"/>
    <w:rsid w:val="00437BA1"/>
    <w:rsid w:val="00437ED1"/>
    <w:rsid w:val="00442589"/>
    <w:rsid w:val="0044388E"/>
    <w:rsid w:val="00443F77"/>
    <w:rsid w:val="00444126"/>
    <w:rsid w:val="00444235"/>
    <w:rsid w:val="0044430E"/>
    <w:rsid w:val="004449E3"/>
    <w:rsid w:val="00446EB8"/>
    <w:rsid w:val="00447139"/>
    <w:rsid w:val="00450AC3"/>
    <w:rsid w:val="00451F5F"/>
    <w:rsid w:val="00452AF8"/>
    <w:rsid w:val="00453C2E"/>
    <w:rsid w:val="004545D0"/>
    <w:rsid w:val="0045462B"/>
    <w:rsid w:val="00454799"/>
    <w:rsid w:val="0045482A"/>
    <w:rsid w:val="00454AC6"/>
    <w:rsid w:val="00455628"/>
    <w:rsid w:val="00456060"/>
    <w:rsid w:val="004562A0"/>
    <w:rsid w:val="00456DDE"/>
    <w:rsid w:val="00457326"/>
    <w:rsid w:val="0045749B"/>
    <w:rsid w:val="004607BB"/>
    <w:rsid w:val="00461135"/>
    <w:rsid w:val="00461249"/>
    <w:rsid w:val="00461703"/>
    <w:rsid w:val="00461908"/>
    <w:rsid w:val="00461FBB"/>
    <w:rsid w:val="00462905"/>
    <w:rsid w:val="0046320B"/>
    <w:rsid w:val="004653C6"/>
    <w:rsid w:val="0046729F"/>
    <w:rsid w:val="004705F6"/>
    <w:rsid w:val="00472110"/>
    <w:rsid w:val="0047214C"/>
    <w:rsid w:val="00473AE1"/>
    <w:rsid w:val="00474223"/>
    <w:rsid w:val="00474573"/>
    <w:rsid w:val="004767BC"/>
    <w:rsid w:val="00476973"/>
    <w:rsid w:val="0047744A"/>
    <w:rsid w:val="0047793B"/>
    <w:rsid w:val="0048090D"/>
    <w:rsid w:val="00480EFF"/>
    <w:rsid w:val="00482503"/>
    <w:rsid w:val="004826E1"/>
    <w:rsid w:val="004837DA"/>
    <w:rsid w:val="00483D03"/>
    <w:rsid w:val="0048408E"/>
    <w:rsid w:val="00484AF7"/>
    <w:rsid w:val="00484F0E"/>
    <w:rsid w:val="0048533E"/>
    <w:rsid w:val="00485C93"/>
    <w:rsid w:val="00486E0E"/>
    <w:rsid w:val="00491E54"/>
    <w:rsid w:val="004930B3"/>
    <w:rsid w:val="004947FE"/>
    <w:rsid w:val="00495C61"/>
    <w:rsid w:val="004A0900"/>
    <w:rsid w:val="004A2850"/>
    <w:rsid w:val="004A29B4"/>
    <w:rsid w:val="004A2A3E"/>
    <w:rsid w:val="004A2CF6"/>
    <w:rsid w:val="004A33C0"/>
    <w:rsid w:val="004A5CFC"/>
    <w:rsid w:val="004A6EE3"/>
    <w:rsid w:val="004A75D9"/>
    <w:rsid w:val="004B0396"/>
    <w:rsid w:val="004B07FC"/>
    <w:rsid w:val="004B0961"/>
    <w:rsid w:val="004B3483"/>
    <w:rsid w:val="004C1F54"/>
    <w:rsid w:val="004C2F3E"/>
    <w:rsid w:val="004C3EF2"/>
    <w:rsid w:val="004C43AB"/>
    <w:rsid w:val="004C45AF"/>
    <w:rsid w:val="004C5C3F"/>
    <w:rsid w:val="004C653E"/>
    <w:rsid w:val="004C6804"/>
    <w:rsid w:val="004C6869"/>
    <w:rsid w:val="004D0153"/>
    <w:rsid w:val="004D02FA"/>
    <w:rsid w:val="004D1525"/>
    <w:rsid w:val="004D1C25"/>
    <w:rsid w:val="004D1F86"/>
    <w:rsid w:val="004D3E4E"/>
    <w:rsid w:val="004D4C75"/>
    <w:rsid w:val="004D4D74"/>
    <w:rsid w:val="004D4F7C"/>
    <w:rsid w:val="004D5467"/>
    <w:rsid w:val="004D547F"/>
    <w:rsid w:val="004D5597"/>
    <w:rsid w:val="004D695C"/>
    <w:rsid w:val="004D787B"/>
    <w:rsid w:val="004E0D90"/>
    <w:rsid w:val="004E0E12"/>
    <w:rsid w:val="004E1E0B"/>
    <w:rsid w:val="004E1E9E"/>
    <w:rsid w:val="004E1EB9"/>
    <w:rsid w:val="004E2592"/>
    <w:rsid w:val="004E2B20"/>
    <w:rsid w:val="004E377B"/>
    <w:rsid w:val="004E3E07"/>
    <w:rsid w:val="004E401B"/>
    <w:rsid w:val="004E4634"/>
    <w:rsid w:val="004E4688"/>
    <w:rsid w:val="004E6973"/>
    <w:rsid w:val="004E7BA6"/>
    <w:rsid w:val="004F02C7"/>
    <w:rsid w:val="004F1509"/>
    <w:rsid w:val="004F16EC"/>
    <w:rsid w:val="004F2494"/>
    <w:rsid w:val="004F2502"/>
    <w:rsid w:val="004F3C45"/>
    <w:rsid w:val="004F47A2"/>
    <w:rsid w:val="004F663A"/>
    <w:rsid w:val="004F7F96"/>
    <w:rsid w:val="00502F8E"/>
    <w:rsid w:val="00502FD9"/>
    <w:rsid w:val="005038F2"/>
    <w:rsid w:val="0050435B"/>
    <w:rsid w:val="00504413"/>
    <w:rsid w:val="00504534"/>
    <w:rsid w:val="00504765"/>
    <w:rsid w:val="005048F6"/>
    <w:rsid w:val="005067EA"/>
    <w:rsid w:val="0050786F"/>
    <w:rsid w:val="00511047"/>
    <w:rsid w:val="005116E2"/>
    <w:rsid w:val="00515935"/>
    <w:rsid w:val="0051664D"/>
    <w:rsid w:val="00517F1A"/>
    <w:rsid w:val="00520706"/>
    <w:rsid w:val="00520741"/>
    <w:rsid w:val="00520873"/>
    <w:rsid w:val="00520911"/>
    <w:rsid w:val="005218E4"/>
    <w:rsid w:val="00521A50"/>
    <w:rsid w:val="005225FC"/>
    <w:rsid w:val="00522A9F"/>
    <w:rsid w:val="00522AA9"/>
    <w:rsid w:val="005242F9"/>
    <w:rsid w:val="00524EC2"/>
    <w:rsid w:val="005259F7"/>
    <w:rsid w:val="00526A89"/>
    <w:rsid w:val="00526D9E"/>
    <w:rsid w:val="00527489"/>
    <w:rsid w:val="005276A3"/>
    <w:rsid w:val="00530534"/>
    <w:rsid w:val="00531008"/>
    <w:rsid w:val="00531074"/>
    <w:rsid w:val="0053195F"/>
    <w:rsid w:val="005319C7"/>
    <w:rsid w:val="00531ED2"/>
    <w:rsid w:val="00532335"/>
    <w:rsid w:val="00533A1C"/>
    <w:rsid w:val="00534A0F"/>
    <w:rsid w:val="00540DCF"/>
    <w:rsid w:val="0054181E"/>
    <w:rsid w:val="00542AE5"/>
    <w:rsid w:val="0054360B"/>
    <w:rsid w:val="005436B9"/>
    <w:rsid w:val="00545286"/>
    <w:rsid w:val="0054538B"/>
    <w:rsid w:val="005456CB"/>
    <w:rsid w:val="00545C65"/>
    <w:rsid w:val="0054697A"/>
    <w:rsid w:val="005500E4"/>
    <w:rsid w:val="005501B8"/>
    <w:rsid w:val="0055032F"/>
    <w:rsid w:val="005517C9"/>
    <w:rsid w:val="00551853"/>
    <w:rsid w:val="005551BB"/>
    <w:rsid w:val="00555B15"/>
    <w:rsid w:val="00555F97"/>
    <w:rsid w:val="00557B99"/>
    <w:rsid w:val="00557BE7"/>
    <w:rsid w:val="00560B89"/>
    <w:rsid w:val="00560E4F"/>
    <w:rsid w:val="00562254"/>
    <w:rsid w:val="00563DE6"/>
    <w:rsid w:val="00563DFA"/>
    <w:rsid w:val="00564471"/>
    <w:rsid w:val="005648C0"/>
    <w:rsid w:val="0056711D"/>
    <w:rsid w:val="00567563"/>
    <w:rsid w:val="005677D6"/>
    <w:rsid w:val="00570A6B"/>
    <w:rsid w:val="0057102A"/>
    <w:rsid w:val="005715F0"/>
    <w:rsid w:val="00571688"/>
    <w:rsid w:val="005719A9"/>
    <w:rsid w:val="00571D28"/>
    <w:rsid w:val="00571DE8"/>
    <w:rsid w:val="00572250"/>
    <w:rsid w:val="0057402A"/>
    <w:rsid w:val="00575573"/>
    <w:rsid w:val="00575E51"/>
    <w:rsid w:val="00577252"/>
    <w:rsid w:val="005772CC"/>
    <w:rsid w:val="0058106F"/>
    <w:rsid w:val="0058187A"/>
    <w:rsid w:val="005842CC"/>
    <w:rsid w:val="005851CA"/>
    <w:rsid w:val="00587242"/>
    <w:rsid w:val="0058731E"/>
    <w:rsid w:val="0058760F"/>
    <w:rsid w:val="00587911"/>
    <w:rsid w:val="00590014"/>
    <w:rsid w:val="00590BE0"/>
    <w:rsid w:val="005927D2"/>
    <w:rsid w:val="00594CE3"/>
    <w:rsid w:val="00596153"/>
    <w:rsid w:val="0059659D"/>
    <w:rsid w:val="00596A51"/>
    <w:rsid w:val="00596EB8"/>
    <w:rsid w:val="00597BE4"/>
    <w:rsid w:val="005A017A"/>
    <w:rsid w:val="005A0640"/>
    <w:rsid w:val="005A0ED4"/>
    <w:rsid w:val="005A0FF8"/>
    <w:rsid w:val="005A1374"/>
    <w:rsid w:val="005A17D0"/>
    <w:rsid w:val="005A22F1"/>
    <w:rsid w:val="005A27FB"/>
    <w:rsid w:val="005A38E7"/>
    <w:rsid w:val="005A3CBC"/>
    <w:rsid w:val="005A40BC"/>
    <w:rsid w:val="005A5374"/>
    <w:rsid w:val="005A7E8F"/>
    <w:rsid w:val="005B0119"/>
    <w:rsid w:val="005B043F"/>
    <w:rsid w:val="005B0687"/>
    <w:rsid w:val="005B1708"/>
    <w:rsid w:val="005B18A8"/>
    <w:rsid w:val="005B2E1E"/>
    <w:rsid w:val="005B2E45"/>
    <w:rsid w:val="005B4407"/>
    <w:rsid w:val="005B44CC"/>
    <w:rsid w:val="005B4776"/>
    <w:rsid w:val="005B4EFA"/>
    <w:rsid w:val="005B5D18"/>
    <w:rsid w:val="005B5DCC"/>
    <w:rsid w:val="005B7335"/>
    <w:rsid w:val="005C1002"/>
    <w:rsid w:val="005C12D7"/>
    <w:rsid w:val="005C1B2F"/>
    <w:rsid w:val="005C2B79"/>
    <w:rsid w:val="005C35D7"/>
    <w:rsid w:val="005C378E"/>
    <w:rsid w:val="005C3D28"/>
    <w:rsid w:val="005C435A"/>
    <w:rsid w:val="005C45C9"/>
    <w:rsid w:val="005C4AC0"/>
    <w:rsid w:val="005C527B"/>
    <w:rsid w:val="005C76EA"/>
    <w:rsid w:val="005C7E78"/>
    <w:rsid w:val="005D1B0D"/>
    <w:rsid w:val="005D1F2C"/>
    <w:rsid w:val="005D22F7"/>
    <w:rsid w:val="005D24A6"/>
    <w:rsid w:val="005D2DAC"/>
    <w:rsid w:val="005D3498"/>
    <w:rsid w:val="005D35D8"/>
    <w:rsid w:val="005D368E"/>
    <w:rsid w:val="005D3827"/>
    <w:rsid w:val="005D4227"/>
    <w:rsid w:val="005D4DFB"/>
    <w:rsid w:val="005D54D5"/>
    <w:rsid w:val="005D645B"/>
    <w:rsid w:val="005D7B05"/>
    <w:rsid w:val="005D7D9E"/>
    <w:rsid w:val="005E00D5"/>
    <w:rsid w:val="005E0E29"/>
    <w:rsid w:val="005E1C90"/>
    <w:rsid w:val="005E378F"/>
    <w:rsid w:val="005E6BC8"/>
    <w:rsid w:val="005E6F86"/>
    <w:rsid w:val="005E7C46"/>
    <w:rsid w:val="005F049B"/>
    <w:rsid w:val="005F0B08"/>
    <w:rsid w:val="005F1B77"/>
    <w:rsid w:val="005F23AC"/>
    <w:rsid w:val="005F2981"/>
    <w:rsid w:val="005F2DE7"/>
    <w:rsid w:val="005F3A39"/>
    <w:rsid w:val="005F6509"/>
    <w:rsid w:val="005F67D9"/>
    <w:rsid w:val="00600E3B"/>
    <w:rsid w:val="0060433F"/>
    <w:rsid w:val="00604CD4"/>
    <w:rsid w:val="00607190"/>
    <w:rsid w:val="00610567"/>
    <w:rsid w:val="00610C9B"/>
    <w:rsid w:val="00610FA2"/>
    <w:rsid w:val="0061148A"/>
    <w:rsid w:val="00611B6E"/>
    <w:rsid w:val="00613B6D"/>
    <w:rsid w:val="006144A7"/>
    <w:rsid w:val="006166A0"/>
    <w:rsid w:val="00616D9F"/>
    <w:rsid w:val="00617091"/>
    <w:rsid w:val="006172EB"/>
    <w:rsid w:val="0062079E"/>
    <w:rsid w:val="006218C1"/>
    <w:rsid w:val="00621D00"/>
    <w:rsid w:val="00622472"/>
    <w:rsid w:val="00624935"/>
    <w:rsid w:val="0062635F"/>
    <w:rsid w:val="006265B5"/>
    <w:rsid w:val="00626BC9"/>
    <w:rsid w:val="00626CF0"/>
    <w:rsid w:val="00626F30"/>
    <w:rsid w:val="006303C7"/>
    <w:rsid w:val="00634334"/>
    <w:rsid w:val="00640043"/>
    <w:rsid w:val="00640976"/>
    <w:rsid w:val="0064133E"/>
    <w:rsid w:val="0064172E"/>
    <w:rsid w:val="006428C6"/>
    <w:rsid w:val="0064389D"/>
    <w:rsid w:val="00643AF1"/>
    <w:rsid w:val="006450DC"/>
    <w:rsid w:val="006463CC"/>
    <w:rsid w:val="00646BC4"/>
    <w:rsid w:val="00647188"/>
    <w:rsid w:val="00650428"/>
    <w:rsid w:val="006506CC"/>
    <w:rsid w:val="00650A09"/>
    <w:rsid w:val="00653029"/>
    <w:rsid w:val="00654098"/>
    <w:rsid w:val="00655560"/>
    <w:rsid w:val="00656711"/>
    <w:rsid w:val="00656AE8"/>
    <w:rsid w:val="00656BFF"/>
    <w:rsid w:val="006623BD"/>
    <w:rsid w:val="00662515"/>
    <w:rsid w:val="00662D1B"/>
    <w:rsid w:val="00664155"/>
    <w:rsid w:val="006644D8"/>
    <w:rsid w:val="006650CB"/>
    <w:rsid w:val="00665922"/>
    <w:rsid w:val="00667123"/>
    <w:rsid w:val="00667E25"/>
    <w:rsid w:val="006700F8"/>
    <w:rsid w:val="00672408"/>
    <w:rsid w:val="0067256E"/>
    <w:rsid w:val="00673081"/>
    <w:rsid w:val="006734E6"/>
    <w:rsid w:val="00675251"/>
    <w:rsid w:val="006752E5"/>
    <w:rsid w:val="00675362"/>
    <w:rsid w:val="0067605A"/>
    <w:rsid w:val="0067653C"/>
    <w:rsid w:val="00676C73"/>
    <w:rsid w:val="00680DD0"/>
    <w:rsid w:val="006814CC"/>
    <w:rsid w:val="00681937"/>
    <w:rsid w:val="00681DEB"/>
    <w:rsid w:val="00681EBB"/>
    <w:rsid w:val="00681F4F"/>
    <w:rsid w:val="00682944"/>
    <w:rsid w:val="00682CA0"/>
    <w:rsid w:val="00683213"/>
    <w:rsid w:val="00684065"/>
    <w:rsid w:val="00685BE8"/>
    <w:rsid w:val="00686B26"/>
    <w:rsid w:val="00686B91"/>
    <w:rsid w:val="00686CC2"/>
    <w:rsid w:val="006919B1"/>
    <w:rsid w:val="00692C2A"/>
    <w:rsid w:val="0069315A"/>
    <w:rsid w:val="00693717"/>
    <w:rsid w:val="00697957"/>
    <w:rsid w:val="006A02B2"/>
    <w:rsid w:val="006A1708"/>
    <w:rsid w:val="006A3222"/>
    <w:rsid w:val="006A33ED"/>
    <w:rsid w:val="006A44FB"/>
    <w:rsid w:val="006A5DD6"/>
    <w:rsid w:val="006A6069"/>
    <w:rsid w:val="006A77D4"/>
    <w:rsid w:val="006B04BD"/>
    <w:rsid w:val="006B08E4"/>
    <w:rsid w:val="006B15D6"/>
    <w:rsid w:val="006B30D2"/>
    <w:rsid w:val="006B3467"/>
    <w:rsid w:val="006B4BA8"/>
    <w:rsid w:val="006B5D58"/>
    <w:rsid w:val="006C0133"/>
    <w:rsid w:val="006C08A7"/>
    <w:rsid w:val="006C1163"/>
    <w:rsid w:val="006C165E"/>
    <w:rsid w:val="006C1B7A"/>
    <w:rsid w:val="006C1E95"/>
    <w:rsid w:val="006C1EE6"/>
    <w:rsid w:val="006C205F"/>
    <w:rsid w:val="006C227C"/>
    <w:rsid w:val="006C264B"/>
    <w:rsid w:val="006C2F6B"/>
    <w:rsid w:val="006C312B"/>
    <w:rsid w:val="006C38CC"/>
    <w:rsid w:val="006C3D47"/>
    <w:rsid w:val="006C425B"/>
    <w:rsid w:val="006C4278"/>
    <w:rsid w:val="006C4606"/>
    <w:rsid w:val="006C4AE1"/>
    <w:rsid w:val="006C5175"/>
    <w:rsid w:val="006C6E19"/>
    <w:rsid w:val="006C715F"/>
    <w:rsid w:val="006C7479"/>
    <w:rsid w:val="006C7AF9"/>
    <w:rsid w:val="006D1C2B"/>
    <w:rsid w:val="006D38FF"/>
    <w:rsid w:val="006D3C00"/>
    <w:rsid w:val="006D4074"/>
    <w:rsid w:val="006D58F7"/>
    <w:rsid w:val="006D6349"/>
    <w:rsid w:val="006D6360"/>
    <w:rsid w:val="006D786A"/>
    <w:rsid w:val="006E0B0E"/>
    <w:rsid w:val="006E2EAF"/>
    <w:rsid w:val="006E3EA6"/>
    <w:rsid w:val="006E4285"/>
    <w:rsid w:val="006E4548"/>
    <w:rsid w:val="006E74A6"/>
    <w:rsid w:val="006E7E4D"/>
    <w:rsid w:val="006F004E"/>
    <w:rsid w:val="006F0F5F"/>
    <w:rsid w:val="006F1CF9"/>
    <w:rsid w:val="006F2A74"/>
    <w:rsid w:val="006F324D"/>
    <w:rsid w:val="006F32CC"/>
    <w:rsid w:val="006F5829"/>
    <w:rsid w:val="006F675C"/>
    <w:rsid w:val="006F6B21"/>
    <w:rsid w:val="006F6D4D"/>
    <w:rsid w:val="006F6F06"/>
    <w:rsid w:val="006F7B30"/>
    <w:rsid w:val="0070045B"/>
    <w:rsid w:val="0070241C"/>
    <w:rsid w:val="007024A9"/>
    <w:rsid w:val="00702F77"/>
    <w:rsid w:val="00702FCE"/>
    <w:rsid w:val="00704656"/>
    <w:rsid w:val="00704B13"/>
    <w:rsid w:val="00704FE0"/>
    <w:rsid w:val="0070594C"/>
    <w:rsid w:val="00707078"/>
    <w:rsid w:val="00707151"/>
    <w:rsid w:val="007072DA"/>
    <w:rsid w:val="00707400"/>
    <w:rsid w:val="007076B7"/>
    <w:rsid w:val="00707CAE"/>
    <w:rsid w:val="00710326"/>
    <w:rsid w:val="00711198"/>
    <w:rsid w:val="00711E8D"/>
    <w:rsid w:val="007130F5"/>
    <w:rsid w:val="00714551"/>
    <w:rsid w:val="00716FC9"/>
    <w:rsid w:val="00717810"/>
    <w:rsid w:val="00720ACD"/>
    <w:rsid w:val="00721440"/>
    <w:rsid w:val="00721E78"/>
    <w:rsid w:val="007220CD"/>
    <w:rsid w:val="0072286B"/>
    <w:rsid w:val="00723CBD"/>
    <w:rsid w:val="00724BD5"/>
    <w:rsid w:val="0072576A"/>
    <w:rsid w:val="00725A66"/>
    <w:rsid w:val="00730DCB"/>
    <w:rsid w:val="00730DED"/>
    <w:rsid w:val="00731590"/>
    <w:rsid w:val="0073177C"/>
    <w:rsid w:val="00731924"/>
    <w:rsid w:val="00731E2C"/>
    <w:rsid w:val="00732441"/>
    <w:rsid w:val="00733512"/>
    <w:rsid w:val="00733BE8"/>
    <w:rsid w:val="00735395"/>
    <w:rsid w:val="007369E6"/>
    <w:rsid w:val="00737412"/>
    <w:rsid w:val="0073788E"/>
    <w:rsid w:val="0073796C"/>
    <w:rsid w:val="007400FD"/>
    <w:rsid w:val="00740397"/>
    <w:rsid w:val="0074122A"/>
    <w:rsid w:val="00741E63"/>
    <w:rsid w:val="00743DEA"/>
    <w:rsid w:val="007450BD"/>
    <w:rsid w:val="007459D6"/>
    <w:rsid w:val="007475F2"/>
    <w:rsid w:val="00750600"/>
    <w:rsid w:val="00751790"/>
    <w:rsid w:val="00751F51"/>
    <w:rsid w:val="00752887"/>
    <w:rsid w:val="007531AC"/>
    <w:rsid w:val="00753645"/>
    <w:rsid w:val="0075440B"/>
    <w:rsid w:val="007552AE"/>
    <w:rsid w:val="0075570A"/>
    <w:rsid w:val="00760CC4"/>
    <w:rsid w:val="00760E37"/>
    <w:rsid w:val="00760FCD"/>
    <w:rsid w:val="0076112B"/>
    <w:rsid w:val="007623E7"/>
    <w:rsid w:val="007625B1"/>
    <w:rsid w:val="00762A59"/>
    <w:rsid w:val="00763B88"/>
    <w:rsid w:val="00764619"/>
    <w:rsid w:val="00764CED"/>
    <w:rsid w:val="007653B8"/>
    <w:rsid w:val="00766205"/>
    <w:rsid w:val="00766DBE"/>
    <w:rsid w:val="0076705D"/>
    <w:rsid w:val="00767472"/>
    <w:rsid w:val="00770959"/>
    <w:rsid w:val="00770FFC"/>
    <w:rsid w:val="00772FF0"/>
    <w:rsid w:val="00775695"/>
    <w:rsid w:val="00775A31"/>
    <w:rsid w:val="00775BBD"/>
    <w:rsid w:val="007763FF"/>
    <w:rsid w:val="00782191"/>
    <w:rsid w:val="007825B0"/>
    <w:rsid w:val="00782706"/>
    <w:rsid w:val="00783110"/>
    <w:rsid w:val="007833B0"/>
    <w:rsid w:val="00784708"/>
    <w:rsid w:val="0078522B"/>
    <w:rsid w:val="00785617"/>
    <w:rsid w:val="00785838"/>
    <w:rsid w:val="007860AA"/>
    <w:rsid w:val="0078640A"/>
    <w:rsid w:val="007864DA"/>
    <w:rsid w:val="00786793"/>
    <w:rsid w:val="0078716E"/>
    <w:rsid w:val="007872B7"/>
    <w:rsid w:val="00790225"/>
    <w:rsid w:val="0079054A"/>
    <w:rsid w:val="007912F6"/>
    <w:rsid w:val="00791967"/>
    <w:rsid w:val="0079355B"/>
    <w:rsid w:val="007940AC"/>
    <w:rsid w:val="00794DB0"/>
    <w:rsid w:val="00796577"/>
    <w:rsid w:val="00796C40"/>
    <w:rsid w:val="00796C9A"/>
    <w:rsid w:val="00796D1D"/>
    <w:rsid w:val="00797F53"/>
    <w:rsid w:val="007A1014"/>
    <w:rsid w:val="007A1B59"/>
    <w:rsid w:val="007A363F"/>
    <w:rsid w:val="007A444A"/>
    <w:rsid w:val="007A5890"/>
    <w:rsid w:val="007A5D52"/>
    <w:rsid w:val="007A6034"/>
    <w:rsid w:val="007A7697"/>
    <w:rsid w:val="007B1D8F"/>
    <w:rsid w:val="007B2062"/>
    <w:rsid w:val="007B288E"/>
    <w:rsid w:val="007B2CE5"/>
    <w:rsid w:val="007B3F82"/>
    <w:rsid w:val="007B41BD"/>
    <w:rsid w:val="007B4667"/>
    <w:rsid w:val="007B4BC1"/>
    <w:rsid w:val="007B4DB9"/>
    <w:rsid w:val="007B5506"/>
    <w:rsid w:val="007B634F"/>
    <w:rsid w:val="007B6D94"/>
    <w:rsid w:val="007B6F49"/>
    <w:rsid w:val="007B795A"/>
    <w:rsid w:val="007B7BC3"/>
    <w:rsid w:val="007C060D"/>
    <w:rsid w:val="007C1758"/>
    <w:rsid w:val="007C2B25"/>
    <w:rsid w:val="007C30B7"/>
    <w:rsid w:val="007C3B63"/>
    <w:rsid w:val="007C590A"/>
    <w:rsid w:val="007C5B5F"/>
    <w:rsid w:val="007C664A"/>
    <w:rsid w:val="007C6A10"/>
    <w:rsid w:val="007C6A87"/>
    <w:rsid w:val="007D0244"/>
    <w:rsid w:val="007D0960"/>
    <w:rsid w:val="007D0E15"/>
    <w:rsid w:val="007D0EBF"/>
    <w:rsid w:val="007D18B7"/>
    <w:rsid w:val="007D1AB2"/>
    <w:rsid w:val="007D39C7"/>
    <w:rsid w:val="007D48B6"/>
    <w:rsid w:val="007D4A87"/>
    <w:rsid w:val="007D6988"/>
    <w:rsid w:val="007D6CE5"/>
    <w:rsid w:val="007D73F1"/>
    <w:rsid w:val="007D77F6"/>
    <w:rsid w:val="007D7B6A"/>
    <w:rsid w:val="007E060C"/>
    <w:rsid w:val="007E0731"/>
    <w:rsid w:val="007E2247"/>
    <w:rsid w:val="007E2BFA"/>
    <w:rsid w:val="007E2FC1"/>
    <w:rsid w:val="007E3312"/>
    <w:rsid w:val="007E3515"/>
    <w:rsid w:val="007E4085"/>
    <w:rsid w:val="007E4EBB"/>
    <w:rsid w:val="007E51A2"/>
    <w:rsid w:val="007E53A5"/>
    <w:rsid w:val="007E56DE"/>
    <w:rsid w:val="007E5833"/>
    <w:rsid w:val="007E5DC0"/>
    <w:rsid w:val="007E6262"/>
    <w:rsid w:val="007E6460"/>
    <w:rsid w:val="007E730E"/>
    <w:rsid w:val="007E7842"/>
    <w:rsid w:val="007F1BC6"/>
    <w:rsid w:val="007F3771"/>
    <w:rsid w:val="007F5DCA"/>
    <w:rsid w:val="007F5EB2"/>
    <w:rsid w:val="007F6498"/>
    <w:rsid w:val="007F6CFC"/>
    <w:rsid w:val="008005CF"/>
    <w:rsid w:val="008015C9"/>
    <w:rsid w:val="00801F35"/>
    <w:rsid w:val="008020FC"/>
    <w:rsid w:val="0080297E"/>
    <w:rsid w:val="008066EC"/>
    <w:rsid w:val="00806DCF"/>
    <w:rsid w:val="008071E8"/>
    <w:rsid w:val="00807A7E"/>
    <w:rsid w:val="00807E39"/>
    <w:rsid w:val="00811AC4"/>
    <w:rsid w:val="008128AD"/>
    <w:rsid w:val="00813087"/>
    <w:rsid w:val="008137C2"/>
    <w:rsid w:val="008156F3"/>
    <w:rsid w:val="00815995"/>
    <w:rsid w:val="00815AC2"/>
    <w:rsid w:val="008165D0"/>
    <w:rsid w:val="008173E6"/>
    <w:rsid w:val="008175E2"/>
    <w:rsid w:val="00817E12"/>
    <w:rsid w:val="008202C5"/>
    <w:rsid w:val="00821629"/>
    <w:rsid w:val="00822396"/>
    <w:rsid w:val="00825EF1"/>
    <w:rsid w:val="00827A6B"/>
    <w:rsid w:val="00827CDF"/>
    <w:rsid w:val="00827FF7"/>
    <w:rsid w:val="008327C1"/>
    <w:rsid w:val="00832A66"/>
    <w:rsid w:val="00833185"/>
    <w:rsid w:val="008334DC"/>
    <w:rsid w:val="0083365A"/>
    <w:rsid w:val="00834B86"/>
    <w:rsid w:val="008352B8"/>
    <w:rsid w:val="00835EA0"/>
    <w:rsid w:val="008363FC"/>
    <w:rsid w:val="00840A73"/>
    <w:rsid w:val="008423CE"/>
    <w:rsid w:val="008428B3"/>
    <w:rsid w:val="00844764"/>
    <w:rsid w:val="0084509D"/>
    <w:rsid w:val="008454C5"/>
    <w:rsid w:val="00845562"/>
    <w:rsid w:val="00850F26"/>
    <w:rsid w:val="0085183C"/>
    <w:rsid w:val="00851A81"/>
    <w:rsid w:val="008533F1"/>
    <w:rsid w:val="00854130"/>
    <w:rsid w:val="008544AC"/>
    <w:rsid w:val="008546EB"/>
    <w:rsid w:val="00854EC5"/>
    <w:rsid w:val="0085550F"/>
    <w:rsid w:val="00855F84"/>
    <w:rsid w:val="00856D3A"/>
    <w:rsid w:val="00856F32"/>
    <w:rsid w:val="00856FA4"/>
    <w:rsid w:val="00857005"/>
    <w:rsid w:val="00861080"/>
    <w:rsid w:val="00861C1B"/>
    <w:rsid w:val="00863DA0"/>
    <w:rsid w:val="008645FD"/>
    <w:rsid w:val="00865431"/>
    <w:rsid w:val="00866374"/>
    <w:rsid w:val="00870389"/>
    <w:rsid w:val="00870766"/>
    <w:rsid w:val="00872347"/>
    <w:rsid w:val="008726DA"/>
    <w:rsid w:val="00872EF0"/>
    <w:rsid w:val="00876C65"/>
    <w:rsid w:val="008801CC"/>
    <w:rsid w:val="00880F64"/>
    <w:rsid w:val="00881CE4"/>
    <w:rsid w:val="00881F6C"/>
    <w:rsid w:val="0088236A"/>
    <w:rsid w:val="00882419"/>
    <w:rsid w:val="00882BD2"/>
    <w:rsid w:val="00884C65"/>
    <w:rsid w:val="00884CD1"/>
    <w:rsid w:val="00885A7A"/>
    <w:rsid w:val="00885E6F"/>
    <w:rsid w:val="00887144"/>
    <w:rsid w:val="00892A5D"/>
    <w:rsid w:val="00892CDF"/>
    <w:rsid w:val="00894A0B"/>
    <w:rsid w:val="00897843"/>
    <w:rsid w:val="00897898"/>
    <w:rsid w:val="008A0294"/>
    <w:rsid w:val="008A0D81"/>
    <w:rsid w:val="008A1FBF"/>
    <w:rsid w:val="008A3C65"/>
    <w:rsid w:val="008A4764"/>
    <w:rsid w:val="008A4E52"/>
    <w:rsid w:val="008A730F"/>
    <w:rsid w:val="008A785B"/>
    <w:rsid w:val="008A7DE3"/>
    <w:rsid w:val="008A7F43"/>
    <w:rsid w:val="008B0498"/>
    <w:rsid w:val="008B0858"/>
    <w:rsid w:val="008B1BE7"/>
    <w:rsid w:val="008B2BDB"/>
    <w:rsid w:val="008B33FC"/>
    <w:rsid w:val="008B4079"/>
    <w:rsid w:val="008B52FE"/>
    <w:rsid w:val="008B5C7D"/>
    <w:rsid w:val="008C1856"/>
    <w:rsid w:val="008C3352"/>
    <w:rsid w:val="008C42C9"/>
    <w:rsid w:val="008C4453"/>
    <w:rsid w:val="008C4531"/>
    <w:rsid w:val="008C455F"/>
    <w:rsid w:val="008C7416"/>
    <w:rsid w:val="008C7D3D"/>
    <w:rsid w:val="008D03AE"/>
    <w:rsid w:val="008D0A78"/>
    <w:rsid w:val="008D13FC"/>
    <w:rsid w:val="008D1D9F"/>
    <w:rsid w:val="008D2AC5"/>
    <w:rsid w:val="008D3657"/>
    <w:rsid w:val="008D3733"/>
    <w:rsid w:val="008D3AC9"/>
    <w:rsid w:val="008D495C"/>
    <w:rsid w:val="008D5030"/>
    <w:rsid w:val="008D54E7"/>
    <w:rsid w:val="008D5AE3"/>
    <w:rsid w:val="008D5DB7"/>
    <w:rsid w:val="008D678C"/>
    <w:rsid w:val="008D691A"/>
    <w:rsid w:val="008D6C64"/>
    <w:rsid w:val="008D7236"/>
    <w:rsid w:val="008D7648"/>
    <w:rsid w:val="008E07E3"/>
    <w:rsid w:val="008E1244"/>
    <w:rsid w:val="008E22F1"/>
    <w:rsid w:val="008E2BAB"/>
    <w:rsid w:val="008E378D"/>
    <w:rsid w:val="008E491D"/>
    <w:rsid w:val="008E49A7"/>
    <w:rsid w:val="008E5E7D"/>
    <w:rsid w:val="008E6689"/>
    <w:rsid w:val="008E6ADC"/>
    <w:rsid w:val="008F12AC"/>
    <w:rsid w:val="008F34A4"/>
    <w:rsid w:val="008F34C1"/>
    <w:rsid w:val="008F3572"/>
    <w:rsid w:val="008F4107"/>
    <w:rsid w:val="008F41DF"/>
    <w:rsid w:val="008F4B4E"/>
    <w:rsid w:val="008F4F79"/>
    <w:rsid w:val="008F54B2"/>
    <w:rsid w:val="008F5CCB"/>
    <w:rsid w:val="008F5F48"/>
    <w:rsid w:val="008F600D"/>
    <w:rsid w:val="008F6492"/>
    <w:rsid w:val="008F6787"/>
    <w:rsid w:val="008F6E83"/>
    <w:rsid w:val="008F75D5"/>
    <w:rsid w:val="008F7912"/>
    <w:rsid w:val="008F7948"/>
    <w:rsid w:val="00900DF4"/>
    <w:rsid w:val="00901826"/>
    <w:rsid w:val="009020AB"/>
    <w:rsid w:val="00902172"/>
    <w:rsid w:val="00902CDF"/>
    <w:rsid w:val="00903F5A"/>
    <w:rsid w:val="009043B5"/>
    <w:rsid w:val="00905C3F"/>
    <w:rsid w:val="00906782"/>
    <w:rsid w:val="00907275"/>
    <w:rsid w:val="00907B7B"/>
    <w:rsid w:val="009140E6"/>
    <w:rsid w:val="00914195"/>
    <w:rsid w:val="00914206"/>
    <w:rsid w:val="0091433A"/>
    <w:rsid w:val="00914729"/>
    <w:rsid w:val="00914BD2"/>
    <w:rsid w:val="00914C62"/>
    <w:rsid w:val="00916619"/>
    <w:rsid w:val="00916ECD"/>
    <w:rsid w:val="009172FF"/>
    <w:rsid w:val="00920212"/>
    <w:rsid w:val="00920676"/>
    <w:rsid w:val="00921E33"/>
    <w:rsid w:val="009231B5"/>
    <w:rsid w:val="009239D0"/>
    <w:rsid w:val="0092451E"/>
    <w:rsid w:val="0092471E"/>
    <w:rsid w:val="00924DCD"/>
    <w:rsid w:val="00924ECD"/>
    <w:rsid w:val="00926DA6"/>
    <w:rsid w:val="00930316"/>
    <w:rsid w:val="00930F90"/>
    <w:rsid w:val="00931122"/>
    <w:rsid w:val="00931A70"/>
    <w:rsid w:val="00932FD4"/>
    <w:rsid w:val="0093385F"/>
    <w:rsid w:val="00933B92"/>
    <w:rsid w:val="009340E9"/>
    <w:rsid w:val="00936683"/>
    <w:rsid w:val="0094048D"/>
    <w:rsid w:val="00940548"/>
    <w:rsid w:val="009424F9"/>
    <w:rsid w:val="00943839"/>
    <w:rsid w:val="00943B6D"/>
    <w:rsid w:val="009444DD"/>
    <w:rsid w:val="0094511B"/>
    <w:rsid w:val="00945A7B"/>
    <w:rsid w:val="00946EFB"/>
    <w:rsid w:val="0095009C"/>
    <w:rsid w:val="00951727"/>
    <w:rsid w:val="00952820"/>
    <w:rsid w:val="009529F6"/>
    <w:rsid w:val="00952C88"/>
    <w:rsid w:val="009532DD"/>
    <w:rsid w:val="00954205"/>
    <w:rsid w:val="00954486"/>
    <w:rsid w:val="0095563B"/>
    <w:rsid w:val="0095578E"/>
    <w:rsid w:val="009558F6"/>
    <w:rsid w:val="009561E8"/>
    <w:rsid w:val="00957F4C"/>
    <w:rsid w:val="009602F4"/>
    <w:rsid w:val="009611BE"/>
    <w:rsid w:val="00962053"/>
    <w:rsid w:val="009642D3"/>
    <w:rsid w:val="0096744D"/>
    <w:rsid w:val="0096759D"/>
    <w:rsid w:val="00967B7D"/>
    <w:rsid w:val="009711DE"/>
    <w:rsid w:val="0097245D"/>
    <w:rsid w:val="009725AD"/>
    <w:rsid w:val="00972FBE"/>
    <w:rsid w:val="0097361B"/>
    <w:rsid w:val="00973B8D"/>
    <w:rsid w:val="0097612B"/>
    <w:rsid w:val="00976B66"/>
    <w:rsid w:val="00976DED"/>
    <w:rsid w:val="00980D64"/>
    <w:rsid w:val="009818DC"/>
    <w:rsid w:val="00982960"/>
    <w:rsid w:val="00983849"/>
    <w:rsid w:val="0098385C"/>
    <w:rsid w:val="009838CE"/>
    <w:rsid w:val="00983E5B"/>
    <w:rsid w:val="009849B7"/>
    <w:rsid w:val="009849BF"/>
    <w:rsid w:val="009859CB"/>
    <w:rsid w:val="00986534"/>
    <w:rsid w:val="00986613"/>
    <w:rsid w:val="00987AB5"/>
    <w:rsid w:val="009903E3"/>
    <w:rsid w:val="009917AA"/>
    <w:rsid w:val="009917B1"/>
    <w:rsid w:val="00991A2D"/>
    <w:rsid w:val="00992C6E"/>
    <w:rsid w:val="00992DB2"/>
    <w:rsid w:val="00993A3D"/>
    <w:rsid w:val="00993CCE"/>
    <w:rsid w:val="0099498F"/>
    <w:rsid w:val="00995F59"/>
    <w:rsid w:val="0099686E"/>
    <w:rsid w:val="00996E28"/>
    <w:rsid w:val="009976D2"/>
    <w:rsid w:val="009A0828"/>
    <w:rsid w:val="009A087B"/>
    <w:rsid w:val="009A183D"/>
    <w:rsid w:val="009A3A40"/>
    <w:rsid w:val="009A739D"/>
    <w:rsid w:val="009B02A8"/>
    <w:rsid w:val="009B050A"/>
    <w:rsid w:val="009B1D03"/>
    <w:rsid w:val="009B1D73"/>
    <w:rsid w:val="009B1E68"/>
    <w:rsid w:val="009B23C9"/>
    <w:rsid w:val="009B5C7D"/>
    <w:rsid w:val="009C03C4"/>
    <w:rsid w:val="009C11A9"/>
    <w:rsid w:val="009C2222"/>
    <w:rsid w:val="009C2693"/>
    <w:rsid w:val="009C279B"/>
    <w:rsid w:val="009C2DA4"/>
    <w:rsid w:val="009C62A7"/>
    <w:rsid w:val="009C674F"/>
    <w:rsid w:val="009D0F1D"/>
    <w:rsid w:val="009D0F23"/>
    <w:rsid w:val="009D1B76"/>
    <w:rsid w:val="009D272A"/>
    <w:rsid w:val="009D334C"/>
    <w:rsid w:val="009D39A7"/>
    <w:rsid w:val="009D40B0"/>
    <w:rsid w:val="009D43FD"/>
    <w:rsid w:val="009D482E"/>
    <w:rsid w:val="009D48D2"/>
    <w:rsid w:val="009D4D96"/>
    <w:rsid w:val="009D5CF4"/>
    <w:rsid w:val="009E0C4F"/>
    <w:rsid w:val="009E25DD"/>
    <w:rsid w:val="009E2BF5"/>
    <w:rsid w:val="009E3834"/>
    <w:rsid w:val="009E39EA"/>
    <w:rsid w:val="009E3F97"/>
    <w:rsid w:val="009E5225"/>
    <w:rsid w:val="009E5FCB"/>
    <w:rsid w:val="009E7AF6"/>
    <w:rsid w:val="009F0B13"/>
    <w:rsid w:val="009F1CFE"/>
    <w:rsid w:val="009F7336"/>
    <w:rsid w:val="009F77A1"/>
    <w:rsid w:val="009F7B08"/>
    <w:rsid w:val="00A00234"/>
    <w:rsid w:val="00A02638"/>
    <w:rsid w:val="00A02B23"/>
    <w:rsid w:val="00A031CC"/>
    <w:rsid w:val="00A031CE"/>
    <w:rsid w:val="00A031E3"/>
    <w:rsid w:val="00A03408"/>
    <w:rsid w:val="00A03658"/>
    <w:rsid w:val="00A03A2C"/>
    <w:rsid w:val="00A03A3E"/>
    <w:rsid w:val="00A055D8"/>
    <w:rsid w:val="00A0571A"/>
    <w:rsid w:val="00A071BA"/>
    <w:rsid w:val="00A07A7F"/>
    <w:rsid w:val="00A07EB8"/>
    <w:rsid w:val="00A1103D"/>
    <w:rsid w:val="00A118AE"/>
    <w:rsid w:val="00A15F7F"/>
    <w:rsid w:val="00A1605E"/>
    <w:rsid w:val="00A17C2D"/>
    <w:rsid w:val="00A17C41"/>
    <w:rsid w:val="00A20B3B"/>
    <w:rsid w:val="00A2187B"/>
    <w:rsid w:val="00A21FB0"/>
    <w:rsid w:val="00A22517"/>
    <w:rsid w:val="00A251F6"/>
    <w:rsid w:val="00A25DA8"/>
    <w:rsid w:val="00A2678D"/>
    <w:rsid w:val="00A26FC9"/>
    <w:rsid w:val="00A27B4D"/>
    <w:rsid w:val="00A3039C"/>
    <w:rsid w:val="00A32027"/>
    <w:rsid w:val="00A321DA"/>
    <w:rsid w:val="00A33B0D"/>
    <w:rsid w:val="00A3452A"/>
    <w:rsid w:val="00A357FD"/>
    <w:rsid w:val="00A3654F"/>
    <w:rsid w:val="00A3735A"/>
    <w:rsid w:val="00A40370"/>
    <w:rsid w:val="00A40463"/>
    <w:rsid w:val="00A40C4A"/>
    <w:rsid w:val="00A411FC"/>
    <w:rsid w:val="00A41A27"/>
    <w:rsid w:val="00A41BD7"/>
    <w:rsid w:val="00A41C17"/>
    <w:rsid w:val="00A43519"/>
    <w:rsid w:val="00A447F9"/>
    <w:rsid w:val="00A45E70"/>
    <w:rsid w:val="00A46451"/>
    <w:rsid w:val="00A4695A"/>
    <w:rsid w:val="00A47F93"/>
    <w:rsid w:val="00A503FF"/>
    <w:rsid w:val="00A50842"/>
    <w:rsid w:val="00A50DDD"/>
    <w:rsid w:val="00A513F6"/>
    <w:rsid w:val="00A51504"/>
    <w:rsid w:val="00A516EE"/>
    <w:rsid w:val="00A522BA"/>
    <w:rsid w:val="00A5444D"/>
    <w:rsid w:val="00A55D63"/>
    <w:rsid w:val="00A56571"/>
    <w:rsid w:val="00A56626"/>
    <w:rsid w:val="00A56F20"/>
    <w:rsid w:val="00A57136"/>
    <w:rsid w:val="00A61097"/>
    <w:rsid w:val="00A620E7"/>
    <w:rsid w:val="00A624AD"/>
    <w:rsid w:val="00A6293D"/>
    <w:rsid w:val="00A637DA"/>
    <w:rsid w:val="00A64A2E"/>
    <w:rsid w:val="00A66181"/>
    <w:rsid w:val="00A66A67"/>
    <w:rsid w:val="00A66AC4"/>
    <w:rsid w:val="00A67522"/>
    <w:rsid w:val="00A710D1"/>
    <w:rsid w:val="00A7127E"/>
    <w:rsid w:val="00A738AE"/>
    <w:rsid w:val="00A73E9C"/>
    <w:rsid w:val="00A74788"/>
    <w:rsid w:val="00A74E90"/>
    <w:rsid w:val="00A755FF"/>
    <w:rsid w:val="00A75AB3"/>
    <w:rsid w:val="00A76877"/>
    <w:rsid w:val="00A77875"/>
    <w:rsid w:val="00A8071D"/>
    <w:rsid w:val="00A80798"/>
    <w:rsid w:val="00A807DB"/>
    <w:rsid w:val="00A80902"/>
    <w:rsid w:val="00A80BA9"/>
    <w:rsid w:val="00A8127E"/>
    <w:rsid w:val="00A81A6D"/>
    <w:rsid w:val="00A81BCC"/>
    <w:rsid w:val="00A820B4"/>
    <w:rsid w:val="00A82245"/>
    <w:rsid w:val="00A82C9F"/>
    <w:rsid w:val="00A83946"/>
    <w:rsid w:val="00A8453E"/>
    <w:rsid w:val="00A85BFD"/>
    <w:rsid w:val="00A85E1E"/>
    <w:rsid w:val="00A865F8"/>
    <w:rsid w:val="00A87CCB"/>
    <w:rsid w:val="00A90FF5"/>
    <w:rsid w:val="00A91321"/>
    <w:rsid w:val="00A915CD"/>
    <w:rsid w:val="00A92652"/>
    <w:rsid w:val="00A953AD"/>
    <w:rsid w:val="00A956D6"/>
    <w:rsid w:val="00A958C5"/>
    <w:rsid w:val="00A971EA"/>
    <w:rsid w:val="00A972D6"/>
    <w:rsid w:val="00A97793"/>
    <w:rsid w:val="00AA08B8"/>
    <w:rsid w:val="00AA13A5"/>
    <w:rsid w:val="00AA203E"/>
    <w:rsid w:val="00AA20DD"/>
    <w:rsid w:val="00AA269D"/>
    <w:rsid w:val="00AA273C"/>
    <w:rsid w:val="00AA3794"/>
    <w:rsid w:val="00AA601A"/>
    <w:rsid w:val="00AA6FA3"/>
    <w:rsid w:val="00AA7525"/>
    <w:rsid w:val="00AA75D1"/>
    <w:rsid w:val="00AB10A0"/>
    <w:rsid w:val="00AB10EE"/>
    <w:rsid w:val="00AB136A"/>
    <w:rsid w:val="00AB1CAE"/>
    <w:rsid w:val="00AB2464"/>
    <w:rsid w:val="00AB28BA"/>
    <w:rsid w:val="00AB3739"/>
    <w:rsid w:val="00AB4282"/>
    <w:rsid w:val="00AB504F"/>
    <w:rsid w:val="00AB673B"/>
    <w:rsid w:val="00AB699C"/>
    <w:rsid w:val="00AB6D52"/>
    <w:rsid w:val="00AC00AE"/>
    <w:rsid w:val="00AC0D4E"/>
    <w:rsid w:val="00AC15B2"/>
    <w:rsid w:val="00AC1EAD"/>
    <w:rsid w:val="00AC38BE"/>
    <w:rsid w:val="00AC4387"/>
    <w:rsid w:val="00AC4449"/>
    <w:rsid w:val="00AC4FDD"/>
    <w:rsid w:val="00AC52BE"/>
    <w:rsid w:val="00AC5374"/>
    <w:rsid w:val="00AC5576"/>
    <w:rsid w:val="00AC573C"/>
    <w:rsid w:val="00AC58A4"/>
    <w:rsid w:val="00AC5C6F"/>
    <w:rsid w:val="00AC6460"/>
    <w:rsid w:val="00AC64E5"/>
    <w:rsid w:val="00AC71B8"/>
    <w:rsid w:val="00AC7535"/>
    <w:rsid w:val="00AD1145"/>
    <w:rsid w:val="00AD1B07"/>
    <w:rsid w:val="00AD2334"/>
    <w:rsid w:val="00AD4160"/>
    <w:rsid w:val="00AD528A"/>
    <w:rsid w:val="00AD6B16"/>
    <w:rsid w:val="00AE08CE"/>
    <w:rsid w:val="00AE19DB"/>
    <w:rsid w:val="00AE1ABC"/>
    <w:rsid w:val="00AE20CC"/>
    <w:rsid w:val="00AE545A"/>
    <w:rsid w:val="00AE7496"/>
    <w:rsid w:val="00AE7697"/>
    <w:rsid w:val="00AF0554"/>
    <w:rsid w:val="00AF0622"/>
    <w:rsid w:val="00AF1536"/>
    <w:rsid w:val="00AF4473"/>
    <w:rsid w:val="00AF5084"/>
    <w:rsid w:val="00AF5D94"/>
    <w:rsid w:val="00AF5FB4"/>
    <w:rsid w:val="00AF6891"/>
    <w:rsid w:val="00AF76A9"/>
    <w:rsid w:val="00B00A8E"/>
    <w:rsid w:val="00B031C1"/>
    <w:rsid w:val="00B0358C"/>
    <w:rsid w:val="00B03F1C"/>
    <w:rsid w:val="00B04D0C"/>
    <w:rsid w:val="00B050C0"/>
    <w:rsid w:val="00B05708"/>
    <w:rsid w:val="00B067F2"/>
    <w:rsid w:val="00B06A84"/>
    <w:rsid w:val="00B07041"/>
    <w:rsid w:val="00B100C0"/>
    <w:rsid w:val="00B11091"/>
    <w:rsid w:val="00B123EC"/>
    <w:rsid w:val="00B12BAC"/>
    <w:rsid w:val="00B13045"/>
    <w:rsid w:val="00B14C24"/>
    <w:rsid w:val="00B15089"/>
    <w:rsid w:val="00B20621"/>
    <w:rsid w:val="00B21513"/>
    <w:rsid w:val="00B241BA"/>
    <w:rsid w:val="00B24836"/>
    <w:rsid w:val="00B24B0E"/>
    <w:rsid w:val="00B24DEE"/>
    <w:rsid w:val="00B25003"/>
    <w:rsid w:val="00B25C96"/>
    <w:rsid w:val="00B2753C"/>
    <w:rsid w:val="00B276CA"/>
    <w:rsid w:val="00B27E55"/>
    <w:rsid w:val="00B30851"/>
    <w:rsid w:val="00B30EBB"/>
    <w:rsid w:val="00B31185"/>
    <w:rsid w:val="00B32EDA"/>
    <w:rsid w:val="00B33579"/>
    <w:rsid w:val="00B3471B"/>
    <w:rsid w:val="00B350F2"/>
    <w:rsid w:val="00B354EE"/>
    <w:rsid w:val="00B35632"/>
    <w:rsid w:val="00B406CC"/>
    <w:rsid w:val="00B4203C"/>
    <w:rsid w:val="00B427B1"/>
    <w:rsid w:val="00B42808"/>
    <w:rsid w:val="00B43344"/>
    <w:rsid w:val="00B43696"/>
    <w:rsid w:val="00B43952"/>
    <w:rsid w:val="00B44F08"/>
    <w:rsid w:val="00B456A5"/>
    <w:rsid w:val="00B46317"/>
    <w:rsid w:val="00B466F5"/>
    <w:rsid w:val="00B46774"/>
    <w:rsid w:val="00B46B7E"/>
    <w:rsid w:val="00B47F03"/>
    <w:rsid w:val="00B509B7"/>
    <w:rsid w:val="00B51452"/>
    <w:rsid w:val="00B52725"/>
    <w:rsid w:val="00B533F4"/>
    <w:rsid w:val="00B536DB"/>
    <w:rsid w:val="00B5384F"/>
    <w:rsid w:val="00B543FD"/>
    <w:rsid w:val="00B555EC"/>
    <w:rsid w:val="00B56DDA"/>
    <w:rsid w:val="00B576DD"/>
    <w:rsid w:val="00B60A44"/>
    <w:rsid w:val="00B60EAB"/>
    <w:rsid w:val="00B60F53"/>
    <w:rsid w:val="00B622FE"/>
    <w:rsid w:val="00B62882"/>
    <w:rsid w:val="00B63A2D"/>
    <w:rsid w:val="00B63E0E"/>
    <w:rsid w:val="00B641A4"/>
    <w:rsid w:val="00B64D6A"/>
    <w:rsid w:val="00B65055"/>
    <w:rsid w:val="00B651FD"/>
    <w:rsid w:val="00B6624C"/>
    <w:rsid w:val="00B662EA"/>
    <w:rsid w:val="00B66C7D"/>
    <w:rsid w:val="00B674D3"/>
    <w:rsid w:val="00B678EB"/>
    <w:rsid w:val="00B7002F"/>
    <w:rsid w:val="00B70116"/>
    <w:rsid w:val="00B70AD6"/>
    <w:rsid w:val="00B70F91"/>
    <w:rsid w:val="00B70FC6"/>
    <w:rsid w:val="00B71A4A"/>
    <w:rsid w:val="00B7286C"/>
    <w:rsid w:val="00B73904"/>
    <w:rsid w:val="00B74E99"/>
    <w:rsid w:val="00B75B28"/>
    <w:rsid w:val="00B75EF9"/>
    <w:rsid w:val="00B769C8"/>
    <w:rsid w:val="00B7716C"/>
    <w:rsid w:val="00B80951"/>
    <w:rsid w:val="00B80A88"/>
    <w:rsid w:val="00B81105"/>
    <w:rsid w:val="00B81B27"/>
    <w:rsid w:val="00B82454"/>
    <w:rsid w:val="00B82512"/>
    <w:rsid w:val="00B85059"/>
    <w:rsid w:val="00B851A0"/>
    <w:rsid w:val="00B85244"/>
    <w:rsid w:val="00B87518"/>
    <w:rsid w:val="00B90769"/>
    <w:rsid w:val="00B90BD0"/>
    <w:rsid w:val="00B90EEB"/>
    <w:rsid w:val="00B914B5"/>
    <w:rsid w:val="00B92396"/>
    <w:rsid w:val="00B943C4"/>
    <w:rsid w:val="00B94784"/>
    <w:rsid w:val="00B956AC"/>
    <w:rsid w:val="00B963E4"/>
    <w:rsid w:val="00B96D0C"/>
    <w:rsid w:val="00B96F0B"/>
    <w:rsid w:val="00B978A7"/>
    <w:rsid w:val="00B97C45"/>
    <w:rsid w:val="00BA25C0"/>
    <w:rsid w:val="00BA3E13"/>
    <w:rsid w:val="00BA42B0"/>
    <w:rsid w:val="00BA44C1"/>
    <w:rsid w:val="00BA7047"/>
    <w:rsid w:val="00BA7150"/>
    <w:rsid w:val="00BB21D9"/>
    <w:rsid w:val="00BB21F0"/>
    <w:rsid w:val="00BB2538"/>
    <w:rsid w:val="00BB2BAB"/>
    <w:rsid w:val="00BB3C87"/>
    <w:rsid w:val="00BB5214"/>
    <w:rsid w:val="00BB5F6B"/>
    <w:rsid w:val="00BB72BE"/>
    <w:rsid w:val="00BC05B6"/>
    <w:rsid w:val="00BC0FD8"/>
    <w:rsid w:val="00BC1C8E"/>
    <w:rsid w:val="00BC234D"/>
    <w:rsid w:val="00BC2793"/>
    <w:rsid w:val="00BC344F"/>
    <w:rsid w:val="00BC37DE"/>
    <w:rsid w:val="00BC3B73"/>
    <w:rsid w:val="00BC6DC2"/>
    <w:rsid w:val="00BD0794"/>
    <w:rsid w:val="00BD099D"/>
    <w:rsid w:val="00BD09DE"/>
    <w:rsid w:val="00BD0A09"/>
    <w:rsid w:val="00BD2CB0"/>
    <w:rsid w:val="00BD3BED"/>
    <w:rsid w:val="00BD4D81"/>
    <w:rsid w:val="00BD5422"/>
    <w:rsid w:val="00BD5A9E"/>
    <w:rsid w:val="00BE082E"/>
    <w:rsid w:val="00BE3991"/>
    <w:rsid w:val="00BE4370"/>
    <w:rsid w:val="00BE4F77"/>
    <w:rsid w:val="00BE517C"/>
    <w:rsid w:val="00BE71F7"/>
    <w:rsid w:val="00BF043C"/>
    <w:rsid w:val="00BF0C0F"/>
    <w:rsid w:val="00BF20A6"/>
    <w:rsid w:val="00BF241D"/>
    <w:rsid w:val="00BF393C"/>
    <w:rsid w:val="00BF3A0F"/>
    <w:rsid w:val="00BF3AD4"/>
    <w:rsid w:val="00BF503B"/>
    <w:rsid w:val="00BF63D7"/>
    <w:rsid w:val="00BF654C"/>
    <w:rsid w:val="00BF66D7"/>
    <w:rsid w:val="00BF6E53"/>
    <w:rsid w:val="00C00287"/>
    <w:rsid w:val="00C0077A"/>
    <w:rsid w:val="00C010DC"/>
    <w:rsid w:val="00C01B6A"/>
    <w:rsid w:val="00C02359"/>
    <w:rsid w:val="00C02673"/>
    <w:rsid w:val="00C026E4"/>
    <w:rsid w:val="00C055FB"/>
    <w:rsid w:val="00C07ECB"/>
    <w:rsid w:val="00C10193"/>
    <w:rsid w:val="00C10F07"/>
    <w:rsid w:val="00C11412"/>
    <w:rsid w:val="00C133FD"/>
    <w:rsid w:val="00C1362C"/>
    <w:rsid w:val="00C13DF2"/>
    <w:rsid w:val="00C149E1"/>
    <w:rsid w:val="00C15179"/>
    <w:rsid w:val="00C17018"/>
    <w:rsid w:val="00C20A61"/>
    <w:rsid w:val="00C21744"/>
    <w:rsid w:val="00C223D8"/>
    <w:rsid w:val="00C22D35"/>
    <w:rsid w:val="00C2360E"/>
    <w:rsid w:val="00C24025"/>
    <w:rsid w:val="00C24214"/>
    <w:rsid w:val="00C24A8A"/>
    <w:rsid w:val="00C25DF9"/>
    <w:rsid w:val="00C260C0"/>
    <w:rsid w:val="00C26299"/>
    <w:rsid w:val="00C264D6"/>
    <w:rsid w:val="00C30A53"/>
    <w:rsid w:val="00C312F1"/>
    <w:rsid w:val="00C31837"/>
    <w:rsid w:val="00C32645"/>
    <w:rsid w:val="00C32AB1"/>
    <w:rsid w:val="00C356A2"/>
    <w:rsid w:val="00C405E4"/>
    <w:rsid w:val="00C43D6D"/>
    <w:rsid w:val="00C43FE9"/>
    <w:rsid w:val="00C445D6"/>
    <w:rsid w:val="00C447FA"/>
    <w:rsid w:val="00C44BF4"/>
    <w:rsid w:val="00C4587D"/>
    <w:rsid w:val="00C45C40"/>
    <w:rsid w:val="00C500EF"/>
    <w:rsid w:val="00C502B3"/>
    <w:rsid w:val="00C51095"/>
    <w:rsid w:val="00C5124B"/>
    <w:rsid w:val="00C5195F"/>
    <w:rsid w:val="00C51FC2"/>
    <w:rsid w:val="00C533BB"/>
    <w:rsid w:val="00C53C9B"/>
    <w:rsid w:val="00C53DB6"/>
    <w:rsid w:val="00C54550"/>
    <w:rsid w:val="00C54F78"/>
    <w:rsid w:val="00C570C8"/>
    <w:rsid w:val="00C60D85"/>
    <w:rsid w:val="00C61207"/>
    <w:rsid w:val="00C6181E"/>
    <w:rsid w:val="00C61B40"/>
    <w:rsid w:val="00C63D52"/>
    <w:rsid w:val="00C64113"/>
    <w:rsid w:val="00C6413F"/>
    <w:rsid w:val="00C64E0F"/>
    <w:rsid w:val="00C66078"/>
    <w:rsid w:val="00C66414"/>
    <w:rsid w:val="00C664D6"/>
    <w:rsid w:val="00C66595"/>
    <w:rsid w:val="00C668BA"/>
    <w:rsid w:val="00C66E54"/>
    <w:rsid w:val="00C673BA"/>
    <w:rsid w:val="00C675A9"/>
    <w:rsid w:val="00C7081C"/>
    <w:rsid w:val="00C7086A"/>
    <w:rsid w:val="00C72410"/>
    <w:rsid w:val="00C724EB"/>
    <w:rsid w:val="00C726B6"/>
    <w:rsid w:val="00C73069"/>
    <w:rsid w:val="00C73AEA"/>
    <w:rsid w:val="00C74AE5"/>
    <w:rsid w:val="00C74DF2"/>
    <w:rsid w:val="00C75D5C"/>
    <w:rsid w:val="00C76E6F"/>
    <w:rsid w:val="00C7748F"/>
    <w:rsid w:val="00C77B35"/>
    <w:rsid w:val="00C77F52"/>
    <w:rsid w:val="00C80388"/>
    <w:rsid w:val="00C80BE9"/>
    <w:rsid w:val="00C80D04"/>
    <w:rsid w:val="00C812DF"/>
    <w:rsid w:val="00C817B3"/>
    <w:rsid w:val="00C81D18"/>
    <w:rsid w:val="00C82EE5"/>
    <w:rsid w:val="00C83942"/>
    <w:rsid w:val="00C83AF0"/>
    <w:rsid w:val="00C83DF2"/>
    <w:rsid w:val="00C85825"/>
    <w:rsid w:val="00C85CDA"/>
    <w:rsid w:val="00C865AA"/>
    <w:rsid w:val="00C87207"/>
    <w:rsid w:val="00C8776C"/>
    <w:rsid w:val="00C877FD"/>
    <w:rsid w:val="00C900BF"/>
    <w:rsid w:val="00C901B2"/>
    <w:rsid w:val="00C91C4A"/>
    <w:rsid w:val="00C91F3D"/>
    <w:rsid w:val="00C925B6"/>
    <w:rsid w:val="00C92F66"/>
    <w:rsid w:val="00C94580"/>
    <w:rsid w:val="00C94DC2"/>
    <w:rsid w:val="00C96939"/>
    <w:rsid w:val="00C9704B"/>
    <w:rsid w:val="00C97EDB"/>
    <w:rsid w:val="00CA0657"/>
    <w:rsid w:val="00CA5E89"/>
    <w:rsid w:val="00CA635C"/>
    <w:rsid w:val="00CA6BA5"/>
    <w:rsid w:val="00CA722E"/>
    <w:rsid w:val="00CA7E56"/>
    <w:rsid w:val="00CB09E5"/>
    <w:rsid w:val="00CB0AC5"/>
    <w:rsid w:val="00CB150A"/>
    <w:rsid w:val="00CB1978"/>
    <w:rsid w:val="00CB4E31"/>
    <w:rsid w:val="00CB597F"/>
    <w:rsid w:val="00CB6BB4"/>
    <w:rsid w:val="00CB6C20"/>
    <w:rsid w:val="00CB7034"/>
    <w:rsid w:val="00CB75B2"/>
    <w:rsid w:val="00CB7B9B"/>
    <w:rsid w:val="00CB7DF4"/>
    <w:rsid w:val="00CC1967"/>
    <w:rsid w:val="00CC1EF2"/>
    <w:rsid w:val="00CC357F"/>
    <w:rsid w:val="00CC3ACE"/>
    <w:rsid w:val="00CC4E1F"/>
    <w:rsid w:val="00CD0F72"/>
    <w:rsid w:val="00CD3217"/>
    <w:rsid w:val="00CD47E7"/>
    <w:rsid w:val="00CD5A0D"/>
    <w:rsid w:val="00CD6A64"/>
    <w:rsid w:val="00CD7275"/>
    <w:rsid w:val="00CD7EAD"/>
    <w:rsid w:val="00CE0599"/>
    <w:rsid w:val="00CE0F61"/>
    <w:rsid w:val="00CE16F2"/>
    <w:rsid w:val="00CE2AA6"/>
    <w:rsid w:val="00CE3C25"/>
    <w:rsid w:val="00CE3FFF"/>
    <w:rsid w:val="00CE4074"/>
    <w:rsid w:val="00CE4A46"/>
    <w:rsid w:val="00CE5219"/>
    <w:rsid w:val="00CE5271"/>
    <w:rsid w:val="00CE5A79"/>
    <w:rsid w:val="00CE775C"/>
    <w:rsid w:val="00CF087C"/>
    <w:rsid w:val="00CF0E4B"/>
    <w:rsid w:val="00CF1872"/>
    <w:rsid w:val="00CF2A15"/>
    <w:rsid w:val="00CF3E64"/>
    <w:rsid w:val="00CF3E72"/>
    <w:rsid w:val="00CF4496"/>
    <w:rsid w:val="00CF48C0"/>
    <w:rsid w:val="00CF4A4E"/>
    <w:rsid w:val="00CF4C4C"/>
    <w:rsid w:val="00CF4F58"/>
    <w:rsid w:val="00CF5B8C"/>
    <w:rsid w:val="00CF653E"/>
    <w:rsid w:val="00D00582"/>
    <w:rsid w:val="00D00D9A"/>
    <w:rsid w:val="00D0108C"/>
    <w:rsid w:val="00D021A0"/>
    <w:rsid w:val="00D03C12"/>
    <w:rsid w:val="00D03F14"/>
    <w:rsid w:val="00D0407E"/>
    <w:rsid w:val="00D05313"/>
    <w:rsid w:val="00D05FDA"/>
    <w:rsid w:val="00D077A4"/>
    <w:rsid w:val="00D077B7"/>
    <w:rsid w:val="00D1073C"/>
    <w:rsid w:val="00D1092C"/>
    <w:rsid w:val="00D11216"/>
    <w:rsid w:val="00D11CAB"/>
    <w:rsid w:val="00D1204F"/>
    <w:rsid w:val="00D1396E"/>
    <w:rsid w:val="00D14717"/>
    <w:rsid w:val="00D150CF"/>
    <w:rsid w:val="00D15DC5"/>
    <w:rsid w:val="00D166F8"/>
    <w:rsid w:val="00D16730"/>
    <w:rsid w:val="00D172CF"/>
    <w:rsid w:val="00D20024"/>
    <w:rsid w:val="00D20229"/>
    <w:rsid w:val="00D21BCF"/>
    <w:rsid w:val="00D22886"/>
    <w:rsid w:val="00D23161"/>
    <w:rsid w:val="00D236EC"/>
    <w:rsid w:val="00D25643"/>
    <w:rsid w:val="00D261A2"/>
    <w:rsid w:val="00D26C9E"/>
    <w:rsid w:val="00D272DC"/>
    <w:rsid w:val="00D27E6A"/>
    <w:rsid w:val="00D30176"/>
    <w:rsid w:val="00D301FE"/>
    <w:rsid w:val="00D30979"/>
    <w:rsid w:val="00D3414D"/>
    <w:rsid w:val="00D35DD2"/>
    <w:rsid w:val="00D4050E"/>
    <w:rsid w:val="00D40C39"/>
    <w:rsid w:val="00D42025"/>
    <w:rsid w:val="00D42231"/>
    <w:rsid w:val="00D444B2"/>
    <w:rsid w:val="00D4451F"/>
    <w:rsid w:val="00D44AD2"/>
    <w:rsid w:val="00D452B8"/>
    <w:rsid w:val="00D47885"/>
    <w:rsid w:val="00D47F79"/>
    <w:rsid w:val="00D5047B"/>
    <w:rsid w:val="00D507B8"/>
    <w:rsid w:val="00D50CB0"/>
    <w:rsid w:val="00D50E66"/>
    <w:rsid w:val="00D51ECB"/>
    <w:rsid w:val="00D532A3"/>
    <w:rsid w:val="00D534B9"/>
    <w:rsid w:val="00D541F8"/>
    <w:rsid w:val="00D5583B"/>
    <w:rsid w:val="00D55B61"/>
    <w:rsid w:val="00D5782B"/>
    <w:rsid w:val="00D57FB6"/>
    <w:rsid w:val="00D609BE"/>
    <w:rsid w:val="00D627FF"/>
    <w:rsid w:val="00D62E69"/>
    <w:rsid w:val="00D62EA6"/>
    <w:rsid w:val="00D63979"/>
    <w:rsid w:val="00D63B32"/>
    <w:rsid w:val="00D64041"/>
    <w:rsid w:val="00D64118"/>
    <w:rsid w:val="00D64E78"/>
    <w:rsid w:val="00D65CF0"/>
    <w:rsid w:val="00D670E0"/>
    <w:rsid w:val="00D70100"/>
    <w:rsid w:val="00D7082A"/>
    <w:rsid w:val="00D7096A"/>
    <w:rsid w:val="00D71614"/>
    <w:rsid w:val="00D73868"/>
    <w:rsid w:val="00D74735"/>
    <w:rsid w:val="00D754C4"/>
    <w:rsid w:val="00D7632A"/>
    <w:rsid w:val="00D8027D"/>
    <w:rsid w:val="00D804C6"/>
    <w:rsid w:val="00D80CDE"/>
    <w:rsid w:val="00D81ABE"/>
    <w:rsid w:val="00D81B34"/>
    <w:rsid w:val="00D83FA4"/>
    <w:rsid w:val="00D859B0"/>
    <w:rsid w:val="00D85F07"/>
    <w:rsid w:val="00D904CD"/>
    <w:rsid w:val="00D90E0C"/>
    <w:rsid w:val="00D926A8"/>
    <w:rsid w:val="00D93A46"/>
    <w:rsid w:val="00D95977"/>
    <w:rsid w:val="00D95F91"/>
    <w:rsid w:val="00D962B3"/>
    <w:rsid w:val="00D96D2C"/>
    <w:rsid w:val="00DA0043"/>
    <w:rsid w:val="00DA00C7"/>
    <w:rsid w:val="00DA03FE"/>
    <w:rsid w:val="00DA13C3"/>
    <w:rsid w:val="00DA2332"/>
    <w:rsid w:val="00DA2C0C"/>
    <w:rsid w:val="00DA32AA"/>
    <w:rsid w:val="00DB112F"/>
    <w:rsid w:val="00DB1A7A"/>
    <w:rsid w:val="00DB2140"/>
    <w:rsid w:val="00DB3687"/>
    <w:rsid w:val="00DB4E82"/>
    <w:rsid w:val="00DB4F3B"/>
    <w:rsid w:val="00DB6DB6"/>
    <w:rsid w:val="00DC0583"/>
    <w:rsid w:val="00DC0D62"/>
    <w:rsid w:val="00DC1AB8"/>
    <w:rsid w:val="00DC43FF"/>
    <w:rsid w:val="00DC5129"/>
    <w:rsid w:val="00DC6E6F"/>
    <w:rsid w:val="00DC77F2"/>
    <w:rsid w:val="00DD1FE4"/>
    <w:rsid w:val="00DD2121"/>
    <w:rsid w:val="00DD271E"/>
    <w:rsid w:val="00DD31A9"/>
    <w:rsid w:val="00DD3622"/>
    <w:rsid w:val="00DD5AA5"/>
    <w:rsid w:val="00DD6D1C"/>
    <w:rsid w:val="00DE14CD"/>
    <w:rsid w:val="00DE196E"/>
    <w:rsid w:val="00DE29F5"/>
    <w:rsid w:val="00DE2AB2"/>
    <w:rsid w:val="00DE360A"/>
    <w:rsid w:val="00DE4381"/>
    <w:rsid w:val="00DE5AE2"/>
    <w:rsid w:val="00DE5B03"/>
    <w:rsid w:val="00DE5EFD"/>
    <w:rsid w:val="00DE65B3"/>
    <w:rsid w:val="00DE6B8F"/>
    <w:rsid w:val="00DE77D4"/>
    <w:rsid w:val="00DE7892"/>
    <w:rsid w:val="00DE7A7F"/>
    <w:rsid w:val="00DF035D"/>
    <w:rsid w:val="00DF0B10"/>
    <w:rsid w:val="00DF21CB"/>
    <w:rsid w:val="00DF52F9"/>
    <w:rsid w:val="00DF62E8"/>
    <w:rsid w:val="00DF68D7"/>
    <w:rsid w:val="00E01077"/>
    <w:rsid w:val="00E0162A"/>
    <w:rsid w:val="00E017D0"/>
    <w:rsid w:val="00E01EE6"/>
    <w:rsid w:val="00E01FA0"/>
    <w:rsid w:val="00E02225"/>
    <w:rsid w:val="00E03410"/>
    <w:rsid w:val="00E041EF"/>
    <w:rsid w:val="00E04684"/>
    <w:rsid w:val="00E05599"/>
    <w:rsid w:val="00E056C1"/>
    <w:rsid w:val="00E07A99"/>
    <w:rsid w:val="00E07D2C"/>
    <w:rsid w:val="00E10E17"/>
    <w:rsid w:val="00E1124D"/>
    <w:rsid w:val="00E11A64"/>
    <w:rsid w:val="00E11F09"/>
    <w:rsid w:val="00E1275F"/>
    <w:rsid w:val="00E12780"/>
    <w:rsid w:val="00E127CB"/>
    <w:rsid w:val="00E12912"/>
    <w:rsid w:val="00E1301A"/>
    <w:rsid w:val="00E147E5"/>
    <w:rsid w:val="00E16D10"/>
    <w:rsid w:val="00E1706F"/>
    <w:rsid w:val="00E201E4"/>
    <w:rsid w:val="00E24CA7"/>
    <w:rsid w:val="00E2519E"/>
    <w:rsid w:val="00E26F36"/>
    <w:rsid w:val="00E27207"/>
    <w:rsid w:val="00E35084"/>
    <w:rsid w:val="00E35869"/>
    <w:rsid w:val="00E368DD"/>
    <w:rsid w:val="00E3696F"/>
    <w:rsid w:val="00E36A0B"/>
    <w:rsid w:val="00E36A6A"/>
    <w:rsid w:val="00E36AA1"/>
    <w:rsid w:val="00E37DC4"/>
    <w:rsid w:val="00E4287B"/>
    <w:rsid w:val="00E430A7"/>
    <w:rsid w:val="00E44F53"/>
    <w:rsid w:val="00E46384"/>
    <w:rsid w:val="00E46431"/>
    <w:rsid w:val="00E4664C"/>
    <w:rsid w:val="00E467C8"/>
    <w:rsid w:val="00E47452"/>
    <w:rsid w:val="00E50A89"/>
    <w:rsid w:val="00E51DA3"/>
    <w:rsid w:val="00E52DB1"/>
    <w:rsid w:val="00E55BB1"/>
    <w:rsid w:val="00E56098"/>
    <w:rsid w:val="00E57487"/>
    <w:rsid w:val="00E6241B"/>
    <w:rsid w:val="00E62E06"/>
    <w:rsid w:val="00E635AE"/>
    <w:rsid w:val="00E63630"/>
    <w:rsid w:val="00E64E39"/>
    <w:rsid w:val="00E64FFB"/>
    <w:rsid w:val="00E666CE"/>
    <w:rsid w:val="00E66EAD"/>
    <w:rsid w:val="00E708CD"/>
    <w:rsid w:val="00E7108B"/>
    <w:rsid w:val="00E71C6F"/>
    <w:rsid w:val="00E72790"/>
    <w:rsid w:val="00E72A7D"/>
    <w:rsid w:val="00E73FA2"/>
    <w:rsid w:val="00E74B5E"/>
    <w:rsid w:val="00E74FE8"/>
    <w:rsid w:val="00E75DEF"/>
    <w:rsid w:val="00E76064"/>
    <w:rsid w:val="00E760BC"/>
    <w:rsid w:val="00E7645D"/>
    <w:rsid w:val="00E76A25"/>
    <w:rsid w:val="00E76A62"/>
    <w:rsid w:val="00E76B89"/>
    <w:rsid w:val="00E76E65"/>
    <w:rsid w:val="00E77BFE"/>
    <w:rsid w:val="00E80E9B"/>
    <w:rsid w:val="00E81065"/>
    <w:rsid w:val="00E81A1F"/>
    <w:rsid w:val="00E8208F"/>
    <w:rsid w:val="00E8218D"/>
    <w:rsid w:val="00E83BFF"/>
    <w:rsid w:val="00E846CE"/>
    <w:rsid w:val="00E84F86"/>
    <w:rsid w:val="00E86759"/>
    <w:rsid w:val="00E8690C"/>
    <w:rsid w:val="00E87089"/>
    <w:rsid w:val="00E87687"/>
    <w:rsid w:val="00E90572"/>
    <w:rsid w:val="00E90C8B"/>
    <w:rsid w:val="00E90E52"/>
    <w:rsid w:val="00E92722"/>
    <w:rsid w:val="00E93772"/>
    <w:rsid w:val="00E9378E"/>
    <w:rsid w:val="00E93B24"/>
    <w:rsid w:val="00E941D1"/>
    <w:rsid w:val="00E9421E"/>
    <w:rsid w:val="00E94F58"/>
    <w:rsid w:val="00E95487"/>
    <w:rsid w:val="00E96AEC"/>
    <w:rsid w:val="00E97FA6"/>
    <w:rsid w:val="00EA0078"/>
    <w:rsid w:val="00EA08C1"/>
    <w:rsid w:val="00EA0E7E"/>
    <w:rsid w:val="00EA2A26"/>
    <w:rsid w:val="00EA2DCB"/>
    <w:rsid w:val="00EA35EE"/>
    <w:rsid w:val="00EA4114"/>
    <w:rsid w:val="00EA47BE"/>
    <w:rsid w:val="00EA587D"/>
    <w:rsid w:val="00EA5B7E"/>
    <w:rsid w:val="00EA659D"/>
    <w:rsid w:val="00EA7632"/>
    <w:rsid w:val="00EB10A3"/>
    <w:rsid w:val="00EB2822"/>
    <w:rsid w:val="00EB2881"/>
    <w:rsid w:val="00EB2CB1"/>
    <w:rsid w:val="00EB4A23"/>
    <w:rsid w:val="00EB535F"/>
    <w:rsid w:val="00EB7034"/>
    <w:rsid w:val="00EC1287"/>
    <w:rsid w:val="00EC1369"/>
    <w:rsid w:val="00EC238A"/>
    <w:rsid w:val="00EC3F33"/>
    <w:rsid w:val="00EC4453"/>
    <w:rsid w:val="00EC468A"/>
    <w:rsid w:val="00ED0366"/>
    <w:rsid w:val="00ED1E61"/>
    <w:rsid w:val="00ED1FE8"/>
    <w:rsid w:val="00ED21C4"/>
    <w:rsid w:val="00ED31A3"/>
    <w:rsid w:val="00ED3B3A"/>
    <w:rsid w:val="00ED4398"/>
    <w:rsid w:val="00ED479F"/>
    <w:rsid w:val="00ED53A9"/>
    <w:rsid w:val="00ED5BEA"/>
    <w:rsid w:val="00EE1C67"/>
    <w:rsid w:val="00EE1C7D"/>
    <w:rsid w:val="00EE1DDB"/>
    <w:rsid w:val="00EE1F6D"/>
    <w:rsid w:val="00EE2309"/>
    <w:rsid w:val="00EE2C66"/>
    <w:rsid w:val="00EE2EEF"/>
    <w:rsid w:val="00EE30BF"/>
    <w:rsid w:val="00EE3E9F"/>
    <w:rsid w:val="00EE533B"/>
    <w:rsid w:val="00EE5AFA"/>
    <w:rsid w:val="00EE5F20"/>
    <w:rsid w:val="00EE5FB5"/>
    <w:rsid w:val="00EE7ADA"/>
    <w:rsid w:val="00EF1138"/>
    <w:rsid w:val="00EF1750"/>
    <w:rsid w:val="00EF399E"/>
    <w:rsid w:val="00EF3B86"/>
    <w:rsid w:val="00EF3CE5"/>
    <w:rsid w:val="00EF57F4"/>
    <w:rsid w:val="00EF69D8"/>
    <w:rsid w:val="00EF738A"/>
    <w:rsid w:val="00F01A51"/>
    <w:rsid w:val="00F02980"/>
    <w:rsid w:val="00F0400F"/>
    <w:rsid w:val="00F04112"/>
    <w:rsid w:val="00F05633"/>
    <w:rsid w:val="00F05910"/>
    <w:rsid w:val="00F05F84"/>
    <w:rsid w:val="00F06C58"/>
    <w:rsid w:val="00F11BF8"/>
    <w:rsid w:val="00F120C8"/>
    <w:rsid w:val="00F13285"/>
    <w:rsid w:val="00F13427"/>
    <w:rsid w:val="00F13E04"/>
    <w:rsid w:val="00F14947"/>
    <w:rsid w:val="00F155A4"/>
    <w:rsid w:val="00F16337"/>
    <w:rsid w:val="00F16C1C"/>
    <w:rsid w:val="00F20FBE"/>
    <w:rsid w:val="00F216BB"/>
    <w:rsid w:val="00F22058"/>
    <w:rsid w:val="00F22136"/>
    <w:rsid w:val="00F23159"/>
    <w:rsid w:val="00F24627"/>
    <w:rsid w:val="00F260E0"/>
    <w:rsid w:val="00F26494"/>
    <w:rsid w:val="00F2680B"/>
    <w:rsid w:val="00F26BE3"/>
    <w:rsid w:val="00F26D6A"/>
    <w:rsid w:val="00F2717E"/>
    <w:rsid w:val="00F274F7"/>
    <w:rsid w:val="00F2781B"/>
    <w:rsid w:val="00F3047D"/>
    <w:rsid w:val="00F30720"/>
    <w:rsid w:val="00F30E75"/>
    <w:rsid w:val="00F31C4C"/>
    <w:rsid w:val="00F32180"/>
    <w:rsid w:val="00F32B35"/>
    <w:rsid w:val="00F339F2"/>
    <w:rsid w:val="00F34E88"/>
    <w:rsid w:val="00F34F67"/>
    <w:rsid w:val="00F35B61"/>
    <w:rsid w:val="00F35D69"/>
    <w:rsid w:val="00F4040F"/>
    <w:rsid w:val="00F40A01"/>
    <w:rsid w:val="00F414B8"/>
    <w:rsid w:val="00F42958"/>
    <w:rsid w:val="00F446B8"/>
    <w:rsid w:val="00F44BA5"/>
    <w:rsid w:val="00F44CFB"/>
    <w:rsid w:val="00F45C3F"/>
    <w:rsid w:val="00F51DB8"/>
    <w:rsid w:val="00F525FD"/>
    <w:rsid w:val="00F52982"/>
    <w:rsid w:val="00F534A6"/>
    <w:rsid w:val="00F537D2"/>
    <w:rsid w:val="00F547C9"/>
    <w:rsid w:val="00F54B65"/>
    <w:rsid w:val="00F55A45"/>
    <w:rsid w:val="00F56B16"/>
    <w:rsid w:val="00F573DF"/>
    <w:rsid w:val="00F576A4"/>
    <w:rsid w:val="00F5791C"/>
    <w:rsid w:val="00F57EC3"/>
    <w:rsid w:val="00F57FDB"/>
    <w:rsid w:val="00F60BB6"/>
    <w:rsid w:val="00F60FFF"/>
    <w:rsid w:val="00F61B99"/>
    <w:rsid w:val="00F62C8E"/>
    <w:rsid w:val="00F6323A"/>
    <w:rsid w:val="00F63CF4"/>
    <w:rsid w:val="00F6426C"/>
    <w:rsid w:val="00F65377"/>
    <w:rsid w:val="00F663A3"/>
    <w:rsid w:val="00F66596"/>
    <w:rsid w:val="00F66817"/>
    <w:rsid w:val="00F66D5B"/>
    <w:rsid w:val="00F70633"/>
    <w:rsid w:val="00F710C5"/>
    <w:rsid w:val="00F71120"/>
    <w:rsid w:val="00F716BD"/>
    <w:rsid w:val="00F74A6D"/>
    <w:rsid w:val="00F751A3"/>
    <w:rsid w:val="00F756EB"/>
    <w:rsid w:val="00F77E8B"/>
    <w:rsid w:val="00F77ED7"/>
    <w:rsid w:val="00F80226"/>
    <w:rsid w:val="00F805A7"/>
    <w:rsid w:val="00F8067F"/>
    <w:rsid w:val="00F80D16"/>
    <w:rsid w:val="00F84309"/>
    <w:rsid w:val="00F845C6"/>
    <w:rsid w:val="00F84870"/>
    <w:rsid w:val="00F85A4F"/>
    <w:rsid w:val="00F85C62"/>
    <w:rsid w:val="00F87B09"/>
    <w:rsid w:val="00F93F85"/>
    <w:rsid w:val="00F952A1"/>
    <w:rsid w:val="00F95E81"/>
    <w:rsid w:val="00F961E7"/>
    <w:rsid w:val="00F96650"/>
    <w:rsid w:val="00F96A04"/>
    <w:rsid w:val="00F97062"/>
    <w:rsid w:val="00F973DF"/>
    <w:rsid w:val="00F9774F"/>
    <w:rsid w:val="00F97A36"/>
    <w:rsid w:val="00F97BE5"/>
    <w:rsid w:val="00FA0B4C"/>
    <w:rsid w:val="00FA1871"/>
    <w:rsid w:val="00FA1EC8"/>
    <w:rsid w:val="00FA326C"/>
    <w:rsid w:val="00FA36CC"/>
    <w:rsid w:val="00FA4D7E"/>
    <w:rsid w:val="00FA5D75"/>
    <w:rsid w:val="00FA793C"/>
    <w:rsid w:val="00FA7E24"/>
    <w:rsid w:val="00FB0EE4"/>
    <w:rsid w:val="00FB145D"/>
    <w:rsid w:val="00FB1F8E"/>
    <w:rsid w:val="00FB2F65"/>
    <w:rsid w:val="00FB345C"/>
    <w:rsid w:val="00FB37B5"/>
    <w:rsid w:val="00FB4315"/>
    <w:rsid w:val="00FB5351"/>
    <w:rsid w:val="00FB53AF"/>
    <w:rsid w:val="00FB653D"/>
    <w:rsid w:val="00FB6800"/>
    <w:rsid w:val="00FB713B"/>
    <w:rsid w:val="00FB75E5"/>
    <w:rsid w:val="00FC07CD"/>
    <w:rsid w:val="00FC094F"/>
    <w:rsid w:val="00FC0B50"/>
    <w:rsid w:val="00FC0CCB"/>
    <w:rsid w:val="00FC1F5F"/>
    <w:rsid w:val="00FC2C23"/>
    <w:rsid w:val="00FC2F8A"/>
    <w:rsid w:val="00FC435E"/>
    <w:rsid w:val="00FC471C"/>
    <w:rsid w:val="00FC4E2F"/>
    <w:rsid w:val="00FC508E"/>
    <w:rsid w:val="00FC66F0"/>
    <w:rsid w:val="00FC6C60"/>
    <w:rsid w:val="00FC7B68"/>
    <w:rsid w:val="00FD0170"/>
    <w:rsid w:val="00FD0AF6"/>
    <w:rsid w:val="00FD1E35"/>
    <w:rsid w:val="00FD44ED"/>
    <w:rsid w:val="00FD46DC"/>
    <w:rsid w:val="00FD4D4A"/>
    <w:rsid w:val="00FD53E4"/>
    <w:rsid w:val="00FD5938"/>
    <w:rsid w:val="00FE03E5"/>
    <w:rsid w:val="00FE0878"/>
    <w:rsid w:val="00FE1F13"/>
    <w:rsid w:val="00FE2BA3"/>
    <w:rsid w:val="00FE4E02"/>
    <w:rsid w:val="00FE690A"/>
    <w:rsid w:val="00FE6CEB"/>
    <w:rsid w:val="00FE7008"/>
    <w:rsid w:val="00FF0EF8"/>
    <w:rsid w:val="00FF1919"/>
    <w:rsid w:val="00FF2A03"/>
    <w:rsid w:val="00FF32D7"/>
    <w:rsid w:val="00FF3490"/>
    <w:rsid w:val="00FF4138"/>
    <w:rsid w:val="00FF430C"/>
    <w:rsid w:val="00FF4347"/>
    <w:rsid w:val="00FF4BAA"/>
    <w:rsid w:val="00FF4F9A"/>
    <w:rsid w:val="00FF5D21"/>
    <w:rsid w:val="00FF6662"/>
    <w:rsid w:val="00FF6E9D"/>
    <w:rsid w:val="235F8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7EEC0"/>
  <w15:chartTrackingRefBased/>
  <w15:docId w15:val="{6AB75BC5-2FC0-45AA-A826-11623CBBF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2D7"/>
    <w:pPr>
      <w:spacing w:after="120"/>
    </w:pPr>
    <w:rPr>
      <w:rFonts w:ascii="Arial" w:hAnsi="Arial"/>
      <w:sz w:val="20"/>
    </w:rPr>
  </w:style>
  <w:style w:type="paragraph" w:styleId="Heading1">
    <w:name w:val="heading 1"/>
    <w:aliases w:val="CSA Num Heading 1"/>
    <w:next w:val="Normal"/>
    <w:link w:val="Heading1Char"/>
    <w:autoRedefine/>
    <w:uiPriority w:val="9"/>
    <w:qFormat/>
    <w:rsid w:val="001D5AC6"/>
    <w:pPr>
      <w:keepNext/>
      <w:keepLines/>
      <w:numPr>
        <w:numId w:val="17"/>
      </w:numPr>
      <w:spacing w:before="480" w:after="120" w:line="300" w:lineRule="auto"/>
      <w:outlineLvl w:val="0"/>
    </w:pPr>
    <w:rPr>
      <w:rFonts w:ascii="Garamond" w:eastAsiaTheme="majorEastAsia" w:hAnsi="Garamond" w:cstheme="majorBidi"/>
      <w:b/>
      <w:noProof/>
      <w:color w:val="000000" w:themeColor="text1"/>
      <w:sz w:val="32"/>
      <w:szCs w:val="28"/>
      <w:lang w:val="de-DE"/>
    </w:rPr>
  </w:style>
  <w:style w:type="paragraph" w:styleId="Heading2">
    <w:name w:val="heading 2"/>
    <w:aliases w:val="CSA Num Heading 2"/>
    <w:next w:val="Normal"/>
    <w:link w:val="Heading2Char"/>
    <w:autoRedefine/>
    <w:uiPriority w:val="9"/>
    <w:unhideWhenUsed/>
    <w:qFormat/>
    <w:rsid w:val="00857005"/>
    <w:pPr>
      <w:keepNext/>
      <w:keepLines/>
      <w:numPr>
        <w:ilvl w:val="1"/>
        <w:numId w:val="17"/>
      </w:numPr>
      <w:spacing w:before="240" w:after="120" w:line="300" w:lineRule="auto"/>
      <w:outlineLvl w:val="1"/>
    </w:pPr>
    <w:rPr>
      <w:rFonts w:ascii="Garamond" w:eastAsiaTheme="majorEastAsia" w:hAnsi="Garamond" w:cstheme="majorBidi"/>
      <w:b/>
      <w:bCs/>
      <w:noProof/>
      <w:color w:val="000000" w:themeColor="text1"/>
      <w:sz w:val="32"/>
      <w:szCs w:val="24"/>
      <w:lang w:val="de-DE"/>
    </w:rPr>
  </w:style>
  <w:style w:type="paragraph" w:styleId="Heading3">
    <w:name w:val="heading 3"/>
    <w:aliases w:val="CSA Num Heading 3"/>
    <w:next w:val="Normal"/>
    <w:link w:val="Heading3Char"/>
    <w:autoRedefine/>
    <w:uiPriority w:val="9"/>
    <w:unhideWhenUsed/>
    <w:qFormat/>
    <w:rsid w:val="00A055D8"/>
    <w:pPr>
      <w:keepNext/>
      <w:keepLines/>
      <w:numPr>
        <w:ilvl w:val="2"/>
        <w:numId w:val="17"/>
      </w:numPr>
      <w:spacing w:before="240" w:after="120" w:line="300" w:lineRule="auto"/>
      <w:outlineLvl w:val="2"/>
    </w:pPr>
    <w:rPr>
      <w:rFonts w:ascii="Garamond" w:eastAsiaTheme="majorEastAsia" w:hAnsi="Garamond" w:cstheme="majorBidi"/>
      <w:b/>
      <w:color w:val="000000" w:themeColor="text1"/>
      <w:sz w:val="28"/>
    </w:rPr>
  </w:style>
  <w:style w:type="paragraph" w:styleId="Heading4">
    <w:name w:val="heading 4"/>
    <w:aliases w:val="CSA Num Heading 4"/>
    <w:next w:val="Normal"/>
    <w:link w:val="Heading4Char"/>
    <w:autoRedefine/>
    <w:uiPriority w:val="9"/>
    <w:unhideWhenUsed/>
    <w:qFormat/>
    <w:rsid w:val="00B66C7D"/>
    <w:pPr>
      <w:keepNext/>
      <w:keepLines/>
      <w:numPr>
        <w:ilvl w:val="3"/>
        <w:numId w:val="17"/>
      </w:numPr>
      <w:spacing w:before="240" w:after="120" w:line="300" w:lineRule="auto"/>
      <w:outlineLvl w:val="3"/>
    </w:pPr>
    <w:rPr>
      <w:rFonts w:ascii="Garamond" w:eastAsiaTheme="majorEastAsia" w:hAnsi="Garamond" w:cstheme="majorBidi"/>
      <w:b/>
      <w:iCs/>
      <w:color w:val="000000" w:themeColor="text1"/>
      <w:sz w:val="28"/>
    </w:rPr>
  </w:style>
  <w:style w:type="paragraph" w:styleId="Heading5">
    <w:name w:val="heading 5"/>
    <w:aliases w:val="CSA Num Heading 5"/>
    <w:next w:val="Normal"/>
    <w:link w:val="Heading5Char"/>
    <w:autoRedefine/>
    <w:uiPriority w:val="9"/>
    <w:unhideWhenUsed/>
    <w:qFormat/>
    <w:rsid w:val="00B66C7D"/>
    <w:pPr>
      <w:keepNext/>
      <w:keepLines/>
      <w:numPr>
        <w:ilvl w:val="4"/>
        <w:numId w:val="17"/>
      </w:numPr>
      <w:spacing w:before="240" w:after="120" w:line="300" w:lineRule="auto"/>
      <w:outlineLvl w:val="4"/>
    </w:pPr>
    <w:rPr>
      <w:rFonts w:ascii="Garamond" w:eastAsiaTheme="majorEastAsia" w:hAnsi="Garamond" w:cstheme="majorBidi"/>
      <w:b/>
      <w:iCs/>
      <w:color w:val="000000" w:themeColor="text1"/>
      <w:sz w:val="28"/>
    </w:rPr>
  </w:style>
  <w:style w:type="paragraph" w:styleId="Heading6">
    <w:name w:val="heading 6"/>
    <w:aliases w:val="CSA Num Heading 6"/>
    <w:next w:val="Normal"/>
    <w:link w:val="Heading6Char"/>
    <w:autoRedefine/>
    <w:uiPriority w:val="9"/>
    <w:unhideWhenUsed/>
    <w:qFormat/>
    <w:rsid w:val="00B66C7D"/>
    <w:pPr>
      <w:numPr>
        <w:ilvl w:val="5"/>
        <w:numId w:val="17"/>
      </w:numPr>
      <w:spacing w:before="240" w:after="120" w:line="300" w:lineRule="auto"/>
      <w:outlineLvl w:val="5"/>
    </w:pPr>
    <w:rPr>
      <w:rFonts w:ascii="Garamond" w:eastAsiaTheme="majorEastAsia" w:hAnsi="Garamond" w:cstheme="majorBidi"/>
      <w:b/>
      <w:iCs/>
      <w:color w:val="000000" w:themeColor="text1"/>
      <w:sz w:val="28"/>
    </w:rPr>
  </w:style>
  <w:style w:type="paragraph" w:styleId="Heading7">
    <w:name w:val="heading 7"/>
    <w:basedOn w:val="Normal"/>
    <w:next w:val="Normal"/>
    <w:link w:val="Heading7Char"/>
    <w:uiPriority w:val="9"/>
    <w:semiHidden/>
    <w:unhideWhenUsed/>
    <w:qFormat/>
    <w:rsid w:val="000F5D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5D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5D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347"/>
    <w:pPr>
      <w:tabs>
        <w:tab w:val="center" w:pos="4680"/>
        <w:tab w:val="right" w:pos="9360"/>
      </w:tabs>
    </w:pPr>
  </w:style>
  <w:style w:type="character" w:customStyle="1" w:styleId="HeaderChar">
    <w:name w:val="Header Char"/>
    <w:basedOn w:val="DefaultParagraphFont"/>
    <w:link w:val="Header"/>
    <w:uiPriority w:val="99"/>
    <w:rsid w:val="00872347"/>
  </w:style>
  <w:style w:type="paragraph" w:styleId="Footer">
    <w:name w:val="footer"/>
    <w:basedOn w:val="Normal"/>
    <w:link w:val="FooterChar"/>
    <w:uiPriority w:val="99"/>
    <w:unhideWhenUsed/>
    <w:rsid w:val="00872347"/>
    <w:pPr>
      <w:tabs>
        <w:tab w:val="center" w:pos="4680"/>
        <w:tab w:val="right" w:pos="9360"/>
      </w:tabs>
    </w:pPr>
  </w:style>
  <w:style w:type="character" w:customStyle="1" w:styleId="FooterChar">
    <w:name w:val="Footer Char"/>
    <w:basedOn w:val="DefaultParagraphFont"/>
    <w:link w:val="Footer"/>
    <w:uiPriority w:val="99"/>
    <w:rsid w:val="00872347"/>
  </w:style>
  <w:style w:type="paragraph" w:styleId="Subtitle">
    <w:name w:val="Subtitle"/>
    <w:basedOn w:val="Normal"/>
    <w:next w:val="Normal"/>
    <w:link w:val="SubtitleChar"/>
    <w:uiPriority w:val="11"/>
    <w:qFormat/>
    <w:rsid w:val="00A865F8"/>
    <w:pPr>
      <w:numPr>
        <w:ilvl w:val="1"/>
      </w:numPr>
      <w:spacing w:after="160"/>
    </w:pPr>
    <w:rPr>
      <w:rFonts w:ascii="Garamond" w:eastAsiaTheme="minorEastAsia" w:hAnsi="Garamond"/>
      <w:spacing w:val="15"/>
      <w:sz w:val="36"/>
    </w:rPr>
  </w:style>
  <w:style w:type="character" w:customStyle="1" w:styleId="SubtitleChar">
    <w:name w:val="Subtitle Char"/>
    <w:basedOn w:val="DefaultParagraphFont"/>
    <w:link w:val="Subtitle"/>
    <w:uiPriority w:val="11"/>
    <w:rsid w:val="00A865F8"/>
    <w:rPr>
      <w:rFonts w:ascii="Garamond" w:eastAsiaTheme="minorEastAsia" w:hAnsi="Garamond"/>
      <w:spacing w:val="15"/>
      <w:sz w:val="36"/>
    </w:rPr>
  </w:style>
  <w:style w:type="paragraph" w:styleId="ListParagraph">
    <w:name w:val="List Paragraph"/>
    <w:aliases w:val="List Bullet 1"/>
    <w:basedOn w:val="Normal"/>
    <w:link w:val="ListParagraphChar"/>
    <w:autoRedefine/>
    <w:uiPriority w:val="34"/>
    <w:qFormat/>
    <w:rsid w:val="002C090A"/>
    <w:pPr>
      <w:numPr>
        <w:numId w:val="3"/>
      </w:numPr>
    </w:pPr>
  </w:style>
  <w:style w:type="character" w:customStyle="1" w:styleId="Heading1Char">
    <w:name w:val="Heading 1 Char"/>
    <w:aliases w:val="CSA Num Heading 1 Char"/>
    <w:basedOn w:val="DefaultParagraphFont"/>
    <w:link w:val="Heading1"/>
    <w:uiPriority w:val="9"/>
    <w:rsid w:val="001D5AC6"/>
    <w:rPr>
      <w:rFonts w:ascii="Garamond" w:eastAsiaTheme="majorEastAsia" w:hAnsi="Garamond" w:cstheme="majorBidi"/>
      <w:b/>
      <w:noProof/>
      <w:color w:val="000000" w:themeColor="text1"/>
      <w:sz w:val="32"/>
      <w:szCs w:val="28"/>
      <w:lang w:val="de-DE"/>
    </w:rPr>
  </w:style>
  <w:style w:type="character" w:styleId="CommentReference">
    <w:name w:val="annotation reference"/>
    <w:basedOn w:val="DefaultParagraphFont"/>
    <w:uiPriority w:val="99"/>
    <w:semiHidden/>
    <w:unhideWhenUsed/>
    <w:rsid w:val="00806DCF"/>
    <w:rPr>
      <w:sz w:val="16"/>
      <w:szCs w:val="16"/>
    </w:rPr>
  </w:style>
  <w:style w:type="paragraph" w:styleId="CommentText">
    <w:name w:val="annotation text"/>
    <w:basedOn w:val="Normal"/>
    <w:link w:val="CommentTextChar"/>
    <w:uiPriority w:val="99"/>
    <w:unhideWhenUsed/>
    <w:rsid w:val="00806DCF"/>
    <w:rPr>
      <w:szCs w:val="20"/>
    </w:rPr>
  </w:style>
  <w:style w:type="character" w:customStyle="1" w:styleId="CommentTextChar">
    <w:name w:val="Comment Text Char"/>
    <w:basedOn w:val="DefaultParagraphFont"/>
    <w:link w:val="CommentText"/>
    <w:uiPriority w:val="99"/>
    <w:rsid w:val="00806DCF"/>
    <w:rPr>
      <w:sz w:val="20"/>
      <w:szCs w:val="20"/>
    </w:rPr>
  </w:style>
  <w:style w:type="paragraph" w:styleId="CommentSubject">
    <w:name w:val="annotation subject"/>
    <w:basedOn w:val="CommentText"/>
    <w:next w:val="CommentText"/>
    <w:link w:val="CommentSubjectChar"/>
    <w:uiPriority w:val="99"/>
    <w:semiHidden/>
    <w:unhideWhenUsed/>
    <w:rsid w:val="00806DCF"/>
    <w:rPr>
      <w:b/>
      <w:bCs/>
    </w:rPr>
  </w:style>
  <w:style w:type="character" w:customStyle="1" w:styleId="CommentSubjectChar">
    <w:name w:val="Comment Subject Char"/>
    <w:basedOn w:val="CommentTextChar"/>
    <w:link w:val="CommentSubject"/>
    <w:uiPriority w:val="99"/>
    <w:semiHidden/>
    <w:rsid w:val="00806DCF"/>
    <w:rPr>
      <w:b/>
      <w:bCs/>
      <w:sz w:val="20"/>
      <w:szCs w:val="20"/>
    </w:rPr>
  </w:style>
  <w:style w:type="paragraph" w:styleId="BalloonText">
    <w:name w:val="Balloon Text"/>
    <w:basedOn w:val="Normal"/>
    <w:link w:val="BalloonTextChar"/>
    <w:uiPriority w:val="99"/>
    <w:semiHidden/>
    <w:unhideWhenUsed/>
    <w:rsid w:val="00806DC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DCF"/>
    <w:rPr>
      <w:rFonts w:ascii="Segoe UI" w:hAnsi="Segoe UI" w:cs="Segoe UI"/>
      <w:sz w:val="18"/>
      <w:szCs w:val="18"/>
    </w:rPr>
  </w:style>
  <w:style w:type="paragraph" w:styleId="NormalWeb">
    <w:name w:val="Normal (Web)"/>
    <w:basedOn w:val="Normal"/>
    <w:uiPriority w:val="99"/>
    <w:unhideWhenUsed/>
    <w:rsid w:val="00880F6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CSAReportSubtitle">
    <w:name w:val="CSA Report Subtitle"/>
    <w:next w:val="Normal"/>
    <w:qFormat/>
    <w:rsid w:val="00A865F8"/>
    <w:rPr>
      <w:rFonts w:ascii="Garamond" w:eastAsiaTheme="minorEastAsia" w:hAnsi="Garamond"/>
      <w:spacing w:val="15"/>
      <w:sz w:val="36"/>
      <w:lang w:eastAsia="zh-CN"/>
    </w:rPr>
  </w:style>
  <w:style w:type="character" w:customStyle="1" w:styleId="Heading2Char">
    <w:name w:val="Heading 2 Char"/>
    <w:aliases w:val="CSA Num Heading 2 Char"/>
    <w:basedOn w:val="DefaultParagraphFont"/>
    <w:link w:val="Heading2"/>
    <w:uiPriority w:val="9"/>
    <w:rsid w:val="00857005"/>
    <w:rPr>
      <w:rFonts w:ascii="Garamond" w:eastAsiaTheme="majorEastAsia" w:hAnsi="Garamond" w:cstheme="majorBidi"/>
      <w:b/>
      <w:bCs/>
      <w:noProof/>
      <w:color w:val="000000" w:themeColor="text1"/>
      <w:sz w:val="32"/>
      <w:szCs w:val="24"/>
      <w:lang w:val="de-DE"/>
    </w:rPr>
  </w:style>
  <w:style w:type="character" w:styleId="Hyperlink">
    <w:name w:val="Hyperlink"/>
    <w:basedOn w:val="DefaultParagraphFont"/>
    <w:uiPriority w:val="99"/>
    <w:unhideWhenUsed/>
    <w:rsid w:val="00880F64"/>
    <w:rPr>
      <w:color w:val="0563C1" w:themeColor="hyperlink"/>
      <w:u w:val="single"/>
    </w:rPr>
  </w:style>
  <w:style w:type="paragraph" w:styleId="TOCHeading">
    <w:name w:val="TOC Heading"/>
    <w:basedOn w:val="CSAUnnumberedHeading1"/>
    <w:next w:val="Normal"/>
    <w:uiPriority w:val="39"/>
    <w:unhideWhenUsed/>
    <w:qFormat/>
    <w:rsid w:val="004653C6"/>
    <w:pPr>
      <w:spacing w:line="259" w:lineRule="auto"/>
      <w:outlineLvl w:val="9"/>
    </w:pPr>
  </w:style>
  <w:style w:type="paragraph" w:styleId="TOC1">
    <w:name w:val="toc 1"/>
    <w:basedOn w:val="Normal"/>
    <w:next w:val="Normal"/>
    <w:autoRedefine/>
    <w:uiPriority w:val="39"/>
    <w:unhideWhenUsed/>
    <w:rsid w:val="00E03410"/>
    <w:pPr>
      <w:spacing w:after="100"/>
    </w:pPr>
  </w:style>
  <w:style w:type="paragraph" w:styleId="TOC2">
    <w:name w:val="toc 2"/>
    <w:basedOn w:val="Normal"/>
    <w:next w:val="Normal"/>
    <w:autoRedefine/>
    <w:uiPriority w:val="39"/>
    <w:unhideWhenUsed/>
    <w:rsid w:val="00E03410"/>
    <w:pPr>
      <w:spacing w:after="100"/>
      <w:ind w:left="220"/>
    </w:pPr>
  </w:style>
  <w:style w:type="paragraph" w:styleId="Revision">
    <w:name w:val="Revision"/>
    <w:hidden/>
    <w:uiPriority w:val="99"/>
    <w:semiHidden/>
    <w:rsid w:val="00FA326C"/>
  </w:style>
  <w:style w:type="character" w:customStyle="1" w:styleId="Heading3Char">
    <w:name w:val="Heading 3 Char"/>
    <w:aliases w:val="CSA Num Heading 3 Char"/>
    <w:basedOn w:val="DefaultParagraphFont"/>
    <w:link w:val="Heading3"/>
    <w:uiPriority w:val="9"/>
    <w:rsid w:val="00A055D8"/>
    <w:rPr>
      <w:rFonts w:ascii="Garamond" w:eastAsiaTheme="majorEastAsia" w:hAnsi="Garamond" w:cstheme="majorBidi"/>
      <w:b/>
      <w:color w:val="000000" w:themeColor="text1"/>
      <w:sz w:val="28"/>
    </w:rPr>
  </w:style>
  <w:style w:type="paragraph" w:styleId="TOC3">
    <w:name w:val="toc 3"/>
    <w:basedOn w:val="Normal"/>
    <w:next w:val="Normal"/>
    <w:autoRedefine/>
    <w:uiPriority w:val="39"/>
    <w:unhideWhenUsed/>
    <w:rsid w:val="0058187A"/>
    <w:pPr>
      <w:spacing w:after="100"/>
      <w:ind w:left="440"/>
    </w:pPr>
  </w:style>
  <w:style w:type="character" w:customStyle="1" w:styleId="Heading4Char">
    <w:name w:val="Heading 4 Char"/>
    <w:aliases w:val="CSA Num Heading 4 Char"/>
    <w:basedOn w:val="DefaultParagraphFont"/>
    <w:link w:val="Heading4"/>
    <w:uiPriority w:val="9"/>
    <w:rsid w:val="00B66C7D"/>
    <w:rPr>
      <w:rFonts w:ascii="Garamond" w:eastAsiaTheme="majorEastAsia" w:hAnsi="Garamond" w:cstheme="majorBidi"/>
      <w:b/>
      <w:iCs/>
      <w:color w:val="000000" w:themeColor="text1"/>
      <w:sz w:val="28"/>
    </w:rPr>
  </w:style>
  <w:style w:type="paragraph" w:customStyle="1" w:styleId="CSAReportTitle">
    <w:name w:val="CSA Report Title"/>
    <w:basedOn w:val="Normal"/>
    <w:next w:val="Normal"/>
    <w:autoRedefine/>
    <w:qFormat/>
    <w:rsid w:val="00FB345C"/>
    <w:pPr>
      <w:spacing w:line="259" w:lineRule="auto"/>
      <w:contextualSpacing/>
    </w:pPr>
    <w:rPr>
      <w:rFonts w:ascii="Garamond" w:eastAsiaTheme="majorEastAsia" w:hAnsi="Garamond" w:cstheme="majorBidi"/>
      <w:spacing w:val="-10"/>
      <w:kern w:val="28"/>
      <w:sz w:val="48"/>
      <w:szCs w:val="56"/>
      <w:lang w:eastAsia="zh-CN"/>
    </w:rPr>
  </w:style>
  <w:style w:type="character" w:styleId="BookTitle">
    <w:name w:val="Book Title"/>
    <w:basedOn w:val="DefaultParagraphFont"/>
    <w:uiPriority w:val="33"/>
    <w:qFormat/>
    <w:rsid w:val="009B1E68"/>
    <w:rPr>
      <w:b/>
      <w:bCs/>
      <w:i/>
      <w:iCs/>
      <w:spacing w:val="5"/>
    </w:rPr>
  </w:style>
  <w:style w:type="paragraph" w:styleId="Bibliography">
    <w:name w:val="Bibliography"/>
    <w:basedOn w:val="Normal"/>
    <w:next w:val="Normal"/>
    <w:uiPriority w:val="37"/>
    <w:semiHidden/>
    <w:unhideWhenUsed/>
    <w:rsid w:val="00A03A2C"/>
  </w:style>
  <w:style w:type="paragraph" w:customStyle="1" w:styleId="SectionHeading">
    <w:name w:val="Section Heading"/>
    <w:basedOn w:val="CSAUnnumberedHeading1"/>
    <w:next w:val="Normal"/>
    <w:qFormat/>
    <w:rsid w:val="00D35DD2"/>
    <w:rPr>
      <w:b w:val="0"/>
      <w:sz w:val="48"/>
    </w:rPr>
  </w:style>
  <w:style w:type="numbering" w:customStyle="1" w:styleId="CSAAnnex-MASTER">
    <w:name w:val="CSA Annex - MASTER"/>
    <w:basedOn w:val="NoList"/>
    <w:uiPriority w:val="99"/>
    <w:rsid w:val="00123408"/>
    <w:pPr>
      <w:numPr>
        <w:numId w:val="10"/>
      </w:numPr>
    </w:pPr>
  </w:style>
  <w:style w:type="paragraph" w:customStyle="1" w:styleId="CSAAppendix2">
    <w:name w:val="CSA Appendix 2"/>
    <w:next w:val="Normal"/>
    <w:autoRedefine/>
    <w:qFormat/>
    <w:rsid w:val="00C673BA"/>
    <w:pPr>
      <w:numPr>
        <w:ilvl w:val="1"/>
        <w:numId w:val="11"/>
      </w:numPr>
      <w:spacing w:before="240" w:after="120" w:line="300" w:lineRule="auto"/>
      <w:outlineLvl w:val="1"/>
    </w:pPr>
    <w:rPr>
      <w:rFonts w:ascii="Garamond" w:hAnsi="Garamond" w:cs="Calibri"/>
      <w:b/>
      <w:sz w:val="28"/>
      <w:szCs w:val="26"/>
    </w:rPr>
  </w:style>
  <w:style w:type="paragraph" w:customStyle="1" w:styleId="CSAAppendix3">
    <w:name w:val="CSA Appendix 3"/>
    <w:next w:val="Normal"/>
    <w:autoRedefine/>
    <w:qFormat/>
    <w:rsid w:val="00C673BA"/>
    <w:pPr>
      <w:numPr>
        <w:ilvl w:val="2"/>
        <w:numId w:val="11"/>
      </w:numPr>
      <w:spacing w:before="240" w:after="120" w:line="300" w:lineRule="auto"/>
      <w:outlineLvl w:val="2"/>
    </w:pPr>
    <w:rPr>
      <w:rFonts w:ascii="Garamond" w:hAnsi="Garamond" w:cs="Calibri"/>
      <w:b/>
      <w:sz w:val="28"/>
    </w:rPr>
  </w:style>
  <w:style w:type="paragraph" w:customStyle="1" w:styleId="CSAAppendix4">
    <w:name w:val="CSA Appendix 4"/>
    <w:autoRedefine/>
    <w:qFormat/>
    <w:rsid w:val="00C673BA"/>
    <w:pPr>
      <w:numPr>
        <w:ilvl w:val="3"/>
        <w:numId w:val="11"/>
      </w:numPr>
      <w:spacing w:before="240" w:after="120" w:line="300" w:lineRule="auto"/>
      <w:outlineLvl w:val="3"/>
    </w:pPr>
    <w:rPr>
      <w:rFonts w:ascii="Garamond" w:hAnsi="Garamond" w:cs="Calibri"/>
      <w:b/>
      <w:sz w:val="28"/>
      <w:lang w:val="ru-RU"/>
    </w:rPr>
  </w:style>
  <w:style w:type="paragraph" w:customStyle="1" w:styleId="CSAAppendix5">
    <w:name w:val="CSA Appendix 5"/>
    <w:next w:val="Normal"/>
    <w:autoRedefine/>
    <w:qFormat/>
    <w:rsid w:val="00C673BA"/>
    <w:pPr>
      <w:numPr>
        <w:ilvl w:val="4"/>
        <w:numId w:val="11"/>
      </w:numPr>
      <w:spacing w:before="240" w:after="120" w:line="300" w:lineRule="auto"/>
      <w:outlineLvl w:val="4"/>
    </w:pPr>
    <w:rPr>
      <w:rFonts w:ascii="Garamond" w:hAnsi="Garamond" w:cs="Calibri"/>
      <w:b/>
      <w:sz w:val="28"/>
    </w:rPr>
  </w:style>
  <w:style w:type="paragraph" w:customStyle="1" w:styleId="CSAAppendix6">
    <w:name w:val="CSA Appendix 6"/>
    <w:next w:val="Normal"/>
    <w:autoRedefine/>
    <w:qFormat/>
    <w:rsid w:val="00C673BA"/>
    <w:pPr>
      <w:numPr>
        <w:ilvl w:val="5"/>
        <w:numId w:val="11"/>
      </w:numPr>
      <w:spacing w:before="240" w:after="120" w:line="300" w:lineRule="auto"/>
      <w:outlineLvl w:val="5"/>
    </w:pPr>
    <w:rPr>
      <w:rFonts w:ascii="Garamond" w:hAnsi="Garamond" w:cs="Calibri"/>
      <w:b/>
      <w:sz w:val="28"/>
    </w:rPr>
  </w:style>
  <w:style w:type="paragraph" w:customStyle="1" w:styleId="CSAAppendix1">
    <w:name w:val="CSA Appendix 1"/>
    <w:next w:val="Normal"/>
    <w:autoRedefine/>
    <w:qFormat/>
    <w:rsid w:val="00C673BA"/>
    <w:pPr>
      <w:numPr>
        <w:numId w:val="11"/>
      </w:numPr>
      <w:spacing w:before="480" w:after="120" w:line="300" w:lineRule="auto"/>
      <w:outlineLvl w:val="0"/>
    </w:pPr>
    <w:rPr>
      <w:rFonts w:ascii="Garamond" w:hAnsi="Garamond" w:cs="Calibri"/>
      <w:b/>
      <w:sz w:val="32"/>
    </w:rPr>
  </w:style>
  <w:style w:type="paragraph" w:customStyle="1" w:styleId="CSAUnnumberedHeading1">
    <w:name w:val="CSA Unnumbered Heading 1"/>
    <w:next w:val="Normal"/>
    <w:autoRedefine/>
    <w:qFormat/>
    <w:rsid w:val="00A41C17"/>
    <w:pPr>
      <w:spacing w:before="480" w:after="120" w:line="300" w:lineRule="auto"/>
      <w:outlineLvl w:val="0"/>
    </w:pPr>
    <w:rPr>
      <w:rFonts w:ascii="Garamond" w:hAnsi="Garamond" w:cs="Calibri"/>
      <w:b/>
      <w:sz w:val="32"/>
    </w:rPr>
  </w:style>
  <w:style w:type="paragraph" w:customStyle="1" w:styleId="CSAUnnumberedHeading2">
    <w:name w:val="CSA Unnumbered Heading 2"/>
    <w:next w:val="Normal"/>
    <w:autoRedefine/>
    <w:qFormat/>
    <w:rsid w:val="00461FBB"/>
    <w:pPr>
      <w:spacing w:before="240" w:after="120" w:line="300" w:lineRule="auto"/>
      <w:ind w:left="363"/>
      <w:outlineLvl w:val="1"/>
    </w:pPr>
    <w:rPr>
      <w:rFonts w:ascii="Garamond" w:hAnsi="Garamond" w:cs="Calibri"/>
      <w:b/>
      <w:sz w:val="28"/>
      <w:lang w:val="de-DE"/>
    </w:rPr>
  </w:style>
  <w:style w:type="paragraph" w:customStyle="1" w:styleId="CSAUnnumberedHeading3">
    <w:name w:val="CSA Unnumbered Heading 3"/>
    <w:next w:val="Normal"/>
    <w:autoRedefine/>
    <w:qFormat/>
    <w:rsid w:val="00461FBB"/>
    <w:pPr>
      <w:spacing w:before="240" w:after="120" w:line="300" w:lineRule="auto"/>
      <w:ind w:left="720"/>
      <w:outlineLvl w:val="2"/>
    </w:pPr>
    <w:rPr>
      <w:rFonts w:ascii="Garamond" w:hAnsi="Garamond" w:cs="Calibri"/>
      <w:b/>
      <w:sz w:val="28"/>
      <w:lang w:val="de-DE"/>
    </w:rPr>
  </w:style>
  <w:style w:type="paragraph" w:customStyle="1" w:styleId="CSAUnnumberedHeading4">
    <w:name w:val="CSA Unnumbered Heading 4"/>
    <w:next w:val="Normal"/>
    <w:autoRedefine/>
    <w:qFormat/>
    <w:rsid w:val="00461FBB"/>
    <w:pPr>
      <w:spacing w:before="240" w:after="120" w:line="300" w:lineRule="auto"/>
      <w:ind w:left="1077"/>
      <w:outlineLvl w:val="3"/>
    </w:pPr>
    <w:rPr>
      <w:rFonts w:ascii="Garamond" w:hAnsi="Garamond" w:cs="Calibri"/>
      <w:b/>
      <w:sz w:val="28"/>
      <w:lang w:val="de-DE"/>
    </w:rPr>
  </w:style>
  <w:style w:type="paragraph" w:customStyle="1" w:styleId="CSAUnnumberedHeading5">
    <w:name w:val="CSA Unnumbered Heading 5"/>
    <w:next w:val="Normal"/>
    <w:autoRedefine/>
    <w:qFormat/>
    <w:rsid w:val="00461FBB"/>
    <w:pPr>
      <w:spacing w:before="240" w:after="120" w:line="300" w:lineRule="auto"/>
      <w:ind w:left="1440"/>
      <w:outlineLvl w:val="3"/>
    </w:pPr>
    <w:rPr>
      <w:rFonts w:ascii="Garamond" w:hAnsi="Garamond" w:cs="Apple Chancery"/>
      <w:b/>
      <w:sz w:val="28"/>
      <w:szCs w:val="26"/>
      <w:lang w:val="de-DE"/>
    </w:rPr>
  </w:style>
  <w:style w:type="paragraph" w:customStyle="1" w:styleId="CSAUnnumberedHeading6">
    <w:name w:val="CSA Unnumbered Heading 6"/>
    <w:next w:val="Normal"/>
    <w:autoRedefine/>
    <w:qFormat/>
    <w:rsid w:val="00461FBB"/>
    <w:pPr>
      <w:spacing w:before="240" w:after="120"/>
      <w:ind w:left="1797"/>
    </w:pPr>
    <w:rPr>
      <w:rFonts w:ascii="Garamond" w:hAnsi="Garamond" w:cs="Calibri"/>
      <w:b/>
      <w:sz w:val="28"/>
      <w:lang w:val="de-DE"/>
    </w:rPr>
  </w:style>
  <w:style w:type="character" w:customStyle="1" w:styleId="Heading5Char">
    <w:name w:val="Heading 5 Char"/>
    <w:aliases w:val="CSA Num Heading 5 Char"/>
    <w:basedOn w:val="DefaultParagraphFont"/>
    <w:link w:val="Heading5"/>
    <w:uiPriority w:val="9"/>
    <w:rsid w:val="00B66C7D"/>
    <w:rPr>
      <w:rFonts w:ascii="Garamond" w:eastAsiaTheme="majorEastAsia" w:hAnsi="Garamond" w:cstheme="majorBidi"/>
      <w:b/>
      <w:iCs/>
      <w:color w:val="000000" w:themeColor="text1"/>
      <w:sz w:val="28"/>
    </w:rPr>
  </w:style>
  <w:style w:type="character" w:customStyle="1" w:styleId="Heading6Char">
    <w:name w:val="Heading 6 Char"/>
    <w:aliases w:val="CSA Num Heading 6 Char"/>
    <w:basedOn w:val="DefaultParagraphFont"/>
    <w:link w:val="Heading6"/>
    <w:uiPriority w:val="9"/>
    <w:rsid w:val="00B66C7D"/>
    <w:rPr>
      <w:rFonts w:ascii="Garamond" w:eastAsiaTheme="majorEastAsia" w:hAnsi="Garamond" w:cstheme="majorBidi"/>
      <w:b/>
      <w:iCs/>
      <w:color w:val="000000" w:themeColor="text1"/>
      <w:sz w:val="28"/>
    </w:rPr>
  </w:style>
  <w:style w:type="character" w:styleId="Strong">
    <w:name w:val="Strong"/>
    <w:basedOn w:val="DefaultParagraphFont"/>
    <w:uiPriority w:val="22"/>
    <w:qFormat/>
    <w:rsid w:val="00FB5351"/>
    <w:rPr>
      <w:b/>
      <w:bCs/>
    </w:rPr>
  </w:style>
  <w:style w:type="paragraph" w:customStyle="1" w:styleId="CSAFrontmatterSubheading">
    <w:name w:val="CSA Frontmatter Subheading"/>
    <w:next w:val="Normal"/>
    <w:qFormat/>
    <w:rsid w:val="00FB5351"/>
    <w:rPr>
      <w:rFonts w:ascii="Garamond" w:eastAsiaTheme="minorEastAsia" w:hAnsi="Garamond" w:cs="Calibri"/>
      <w:b/>
      <w:spacing w:val="15"/>
      <w:sz w:val="28"/>
    </w:rPr>
  </w:style>
  <w:style w:type="character" w:customStyle="1" w:styleId="A8">
    <w:name w:val="A8"/>
    <w:uiPriority w:val="99"/>
    <w:rsid w:val="00AF5084"/>
    <w:rPr>
      <w:rFonts w:cs="Acumin Pro"/>
      <w:color w:val="1F5C9E"/>
      <w:sz w:val="20"/>
      <w:szCs w:val="20"/>
      <w:u w:val="single"/>
    </w:rPr>
  </w:style>
  <w:style w:type="character" w:styleId="FollowedHyperlink">
    <w:name w:val="FollowedHyperlink"/>
    <w:basedOn w:val="DefaultParagraphFont"/>
    <w:uiPriority w:val="99"/>
    <w:semiHidden/>
    <w:unhideWhenUsed/>
    <w:rsid w:val="00721E78"/>
    <w:rPr>
      <w:color w:val="954F72" w:themeColor="followedHyperlink"/>
      <w:u w:val="single"/>
    </w:rPr>
  </w:style>
  <w:style w:type="character" w:styleId="UnresolvedMention">
    <w:name w:val="Unresolved Mention"/>
    <w:basedOn w:val="DefaultParagraphFont"/>
    <w:uiPriority w:val="99"/>
    <w:semiHidden/>
    <w:unhideWhenUsed/>
    <w:rsid w:val="00721E78"/>
    <w:rPr>
      <w:color w:val="808080"/>
      <w:shd w:val="clear" w:color="auto" w:fill="E6E6E6"/>
    </w:rPr>
  </w:style>
  <w:style w:type="table" w:styleId="TableGrid">
    <w:name w:val="Table Grid"/>
    <w:basedOn w:val="TableNormal"/>
    <w:uiPriority w:val="39"/>
    <w:rsid w:val="00C80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36A0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E36A0B"/>
    <w:rPr>
      <w:rFonts w:ascii="Consolas" w:hAnsi="Consolas"/>
      <w:sz w:val="20"/>
      <w:szCs w:val="20"/>
    </w:rPr>
  </w:style>
  <w:style w:type="character" w:customStyle="1" w:styleId="Heading7Char">
    <w:name w:val="Heading 7 Char"/>
    <w:basedOn w:val="DefaultParagraphFont"/>
    <w:link w:val="Heading7"/>
    <w:uiPriority w:val="9"/>
    <w:semiHidden/>
    <w:rsid w:val="000F5D4F"/>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0F5D4F"/>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0F5D4F"/>
    <w:rPr>
      <w:rFonts w:eastAsiaTheme="majorEastAsia" w:cstheme="majorBidi"/>
      <w:color w:val="272727" w:themeColor="text1" w:themeTint="D8"/>
      <w:sz w:val="20"/>
    </w:rPr>
  </w:style>
  <w:style w:type="character" w:styleId="PageNumber">
    <w:name w:val="page number"/>
    <w:basedOn w:val="DefaultParagraphFont"/>
    <w:rsid w:val="000F5D4F"/>
    <w:rPr>
      <w:rFonts w:ascii="Aptos" w:hAnsi="Aptos"/>
      <w:sz w:val="20"/>
    </w:rPr>
  </w:style>
  <w:style w:type="paragraph" w:styleId="TOC4">
    <w:name w:val="toc 4"/>
    <w:basedOn w:val="TOC1"/>
    <w:next w:val="Normal"/>
    <w:uiPriority w:val="39"/>
    <w:rsid w:val="000F5D4F"/>
    <w:pPr>
      <w:tabs>
        <w:tab w:val="left" w:pos="1985"/>
        <w:tab w:val="right" w:pos="9015"/>
      </w:tabs>
      <w:spacing w:before="120" w:after="120"/>
      <w:ind w:left="397" w:right="284" w:hanging="397"/>
    </w:pPr>
    <w:rPr>
      <w:b/>
      <w:bCs/>
      <w:smallCaps/>
    </w:rPr>
  </w:style>
  <w:style w:type="paragraph" w:styleId="FootnoteText">
    <w:name w:val="footnote text"/>
    <w:basedOn w:val="Normal"/>
    <w:link w:val="FootnoteTextChar"/>
    <w:semiHidden/>
    <w:rsid w:val="000F5D4F"/>
    <w:rPr>
      <w:szCs w:val="20"/>
    </w:rPr>
  </w:style>
  <w:style w:type="character" w:customStyle="1" w:styleId="FootnoteTextChar">
    <w:name w:val="Footnote Text Char"/>
    <w:basedOn w:val="DefaultParagraphFont"/>
    <w:link w:val="FootnoteText"/>
    <w:semiHidden/>
    <w:rsid w:val="000F5D4F"/>
    <w:rPr>
      <w:rFonts w:ascii="Arial" w:hAnsi="Arial"/>
      <w:sz w:val="20"/>
      <w:szCs w:val="20"/>
    </w:rPr>
  </w:style>
  <w:style w:type="character" w:styleId="FootnoteReference">
    <w:name w:val="footnote reference"/>
    <w:basedOn w:val="DefaultParagraphFont"/>
    <w:semiHidden/>
    <w:rsid w:val="000F5D4F"/>
    <w:rPr>
      <w:vertAlign w:val="superscript"/>
    </w:rPr>
  </w:style>
  <w:style w:type="paragraph" w:customStyle="1" w:styleId="Table">
    <w:name w:val="Table"/>
    <w:basedOn w:val="Normal"/>
    <w:qFormat/>
    <w:rsid w:val="000F5D4F"/>
    <w:pPr>
      <w:tabs>
        <w:tab w:val="left" w:pos="2835"/>
        <w:tab w:val="left" w:pos="3969"/>
        <w:tab w:val="left" w:pos="4536"/>
      </w:tabs>
      <w:spacing w:after="0"/>
      <w:jc w:val="center"/>
    </w:pPr>
    <w:rPr>
      <w:bCs/>
      <w:kern w:val="32"/>
      <w:sz w:val="18"/>
      <w:szCs w:val="32"/>
    </w:rPr>
  </w:style>
  <w:style w:type="paragraph" w:styleId="EndnoteText">
    <w:name w:val="endnote text"/>
    <w:basedOn w:val="Normal"/>
    <w:link w:val="EndnoteTextChar"/>
    <w:uiPriority w:val="99"/>
    <w:semiHidden/>
    <w:unhideWhenUsed/>
    <w:rsid w:val="000F5D4F"/>
    <w:rPr>
      <w:szCs w:val="20"/>
    </w:rPr>
  </w:style>
  <w:style w:type="character" w:customStyle="1" w:styleId="EndnoteTextChar">
    <w:name w:val="Endnote Text Char"/>
    <w:basedOn w:val="DefaultParagraphFont"/>
    <w:link w:val="EndnoteText"/>
    <w:uiPriority w:val="99"/>
    <w:semiHidden/>
    <w:rsid w:val="000F5D4F"/>
    <w:rPr>
      <w:rFonts w:ascii="Arial" w:hAnsi="Arial"/>
      <w:sz w:val="20"/>
      <w:szCs w:val="20"/>
    </w:rPr>
  </w:style>
  <w:style w:type="character" w:styleId="EndnoteReference">
    <w:name w:val="endnote reference"/>
    <w:basedOn w:val="DefaultParagraphFont"/>
    <w:uiPriority w:val="99"/>
    <w:semiHidden/>
    <w:unhideWhenUsed/>
    <w:rsid w:val="000F5D4F"/>
    <w:rPr>
      <w:vertAlign w:val="superscript"/>
    </w:rPr>
  </w:style>
  <w:style w:type="paragraph" w:styleId="Caption">
    <w:name w:val="caption"/>
    <w:basedOn w:val="Normal"/>
    <w:next w:val="Normal"/>
    <w:uiPriority w:val="35"/>
    <w:unhideWhenUsed/>
    <w:qFormat/>
    <w:rsid w:val="000F5D4F"/>
    <w:pPr>
      <w:spacing w:after="0"/>
      <w:jc w:val="center"/>
    </w:pPr>
    <w:rPr>
      <w:b/>
      <w:bCs/>
      <w:color w:val="2C5A8F"/>
      <w:sz w:val="16"/>
      <w:szCs w:val="18"/>
    </w:rPr>
  </w:style>
  <w:style w:type="paragraph" w:styleId="NoSpacing">
    <w:name w:val="No Spacing"/>
    <w:uiPriority w:val="1"/>
    <w:rsid w:val="000F5D4F"/>
    <w:rPr>
      <w:rFonts w:ascii="Aptos" w:eastAsia="Times New Roman" w:hAnsi="Aptos" w:cs="Times New Roman"/>
      <w:szCs w:val="24"/>
      <w:lang w:val="en-GB"/>
    </w:rPr>
  </w:style>
  <w:style w:type="character" w:styleId="IntenseEmphasis">
    <w:name w:val="Intense Emphasis"/>
    <w:basedOn w:val="DefaultParagraphFont"/>
    <w:uiPriority w:val="21"/>
    <w:rsid w:val="000F5D4F"/>
    <w:rPr>
      <w:rFonts w:ascii="Aptos" w:hAnsi="Aptos"/>
      <w:b/>
      <w:bCs/>
      <w:i/>
      <w:iCs/>
      <w:color w:val="5B9BD5" w:themeColor="accent1"/>
    </w:rPr>
  </w:style>
  <w:style w:type="paragraph" w:styleId="PlainText">
    <w:name w:val="Plain Text"/>
    <w:basedOn w:val="Normal"/>
    <w:link w:val="PlainTextChar"/>
    <w:rsid w:val="000F5D4F"/>
    <w:rPr>
      <w:rFonts w:cs="Courier New"/>
      <w:szCs w:val="20"/>
    </w:rPr>
  </w:style>
  <w:style w:type="character" w:customStyle="1" w:styleId="PlainTextChar">
    <w:name w:val="Plain Text Char"/>
    <w:basedOn w:val="DefaultParagraphFont"/>
    <w:link w:val="PlainText"/>
    <w:rsid w:val="000F5D4F"/>
    <w:rPr>
      <w:rFonts w:ascii="Arial" w:hAnsi="Arial" w:cs="Courier New"/>
      <w:sz w:val="20"/>
      <w:szCs w:val="20"/>
    </w:rPr>
  </w:style>
  <w:style w:type="paragraph" w:styleId="DocumentMap">
    <w:name w:val="Document Map"/>
    <w:basedOn w:val="Normal"/>
    <w:link w:val="DocumentMapChar"/>
    <w:uiPriority w:val="99"/>
    <w:semiHidden/>
    <w:unhideWhenUsed/>
    <w:rsid w:val="000F5D4F"/>
    <w:rPr>
      <w:rFonts w:ascii="Tahoma" w:hAnsi="Tahoma" w:cs="Tahoma"/>
      <w:sz w:val="16"/>
      <w:szCs w:val="16"/>
    </w:rPr>
  </w:style>
  <w:style w:type="character" w:customStyle="1" w:styleId="DocumentMapChar">
    <w:name w:val="Document Map Char"/>
    <w:basedOn w:val="DefaultParagraphFont"/>
    <w:link w:val="DocumentMap"/>
    <w:uiPriority w:val="99"/>
    <w:semiHidden/>
    <w:rsid w:val="000F5D4F"/>
    <w:rPr>
      <w:rFonts w:ascii="Tahoma" w:hAnsi="Tahoma" w:cs="Tahoma"/>
      <w:sz w:val="16"/>
      <w:szCs w:val="16"/>
    </w:rPr>
  </w:style>
  <w:style w:type="paragraph" w:styleId="Title">
    <w:name w:val="Title"/>
    <w:aliases w:val="Appendices"/>
    <w:basedOn w:val="Normal"/>
    <w:next w:val="Normal"/>
    <w:link w:val="TitleChar"/>
    <w:uiPriority w:val="10"/>
    <w:rsid w:val="000F5D4F"/>
    <w:pPr>
      <w:pBdr>
        <w:bottom w:val="single" w:sz="8" w:space="4" w:color="5B9BD5" w:themeColor="accent1"/>
      </w:pBdr>
      <w:spacing w:after="300"/>
      <w:contextualSpacing/>
    </w:pPr>
    <w:rPr>
      <w:rFonts w:ascii="Segoe UI Semibold" w:eastAsiaTheme="majorEastAsia" w:hAnsi="Segoe UI Semibold" w:cstheme="majorBidi"/>
      <w:b/>
      <w:color w:val="2C5A8F"/>
      <w:kern w:val="28"/>
      <w:sz w:val="28"/>
      <w:szCs w:val="52"/>
    </w:rPr>
  </w:style>
  <w:style w:type="character" w:customStyle="1" w:styleId="TitleChar">
    <w:name w:val="Title Char"/>
    <w:aliases w:val="Appendices Char"/>
    <w:basedOn w:val="DefaultParagraphFont"/>
    <w:link w:val="Title"/>
    <w:uiPriority w:val="10"/>
    <w:rsid w:val="000F5D4F"/>
    <w:rPr>
      <w:rFonts w:ascii="Segoe UI Semibold" w:eastAsiaTheme="majorEastAsia" w:hAnsi="Segoe UI Semibold" w:cstheme="majorBidi"/>
      <w:b/>
      <w:color w:val="2C5A8F"/>
      <w:kern w:val="28"/>
      <w:sz w:val="28"/>
      <w:szCs w:val="52"/>
    </w:rPr>
  </w:style>
  <w:style w:type="paragraph" w:styleId="TOC5">
    <w:name w:val="toc 5"/>
    <w:basedOn w:val="Normal"/>
    <w:next w:val="Normal"/>
    <w:autoRedefine/>
    <w:uiPriority w:val="39"/>
    <w:semiHidden/>
    <w:unhideWhenUsed/>
    <w:rsid w:val="000F5D4F"/>
    <w:pPr>
      <w:spacing w:after="100"/>
      <w:ind w:left="880"/>
    </w:pPr>
  </w:style>
  <w:style w:type="character" w:styleId="Emphasis">
    <w:name w:val="Emphasis"/>
    <w:basedOn w:val="DefaultParagraphFont"/>
    <w:uiPriority w:val="20"/>
    <w:rsid w:val="000F5D4F"/>
    <w:rPr>
      <w:rFonts w:ascii="Aptos" w:hAnsi="Aptos"/>
      <w:i/>
      <w:iCs/>
    </w:rPr>
  </w:style>
  <w:style w:type="paragraph" w:styleId="IntenseQuote">
    <w:name w:val="Intense Quote"/>
    <w:aliases w:val="Tabellen"/>
    <w:link w:val="IntenseQuoteChar"/>
    <w:uiPriority w:val="30"/>
    <w:rsid w:val="000F5D4F"/>
    <w:rPr>
      <w:rFonts w:ascii="Aptos" w:eastAsia="Times New Roman" w:hAnsi="Aptos" w:cs="Times New Roman"/>
      <w:bCs/>
      <w:iCs/>
      <w:color w:val="FFFFFF" w:themeColor="background1"/>
      <w:spacing w:val="4"/>
      <w:sz w:val="18"/>
      <w:szCs w:val="24"/>
      <w:lang w:val="en-GB"/>
    </w:rPr>
  </w:style>
  <w:style w:type="character" w:customStyle="1" w:styleId="IntenseQuoteChar">
    <w:name w:val="Intense Quote Char"/>
    <w:aliases w:val="Tabellen Char"/>
    <w:basedOn w:val="DefaultParagraphFont"/>
    <w:link w:val="IntenseQuote"/>
    <w:uiPriority w:val="30"/>
    <w:rsid w:val="000F5D4F"/>
    <w:rPr>
      <w:rFonts w:ascii="Aptos" w:eastAsia="Times New Roman" w:hAnsi="Aptos" w:cs="Times New Roman"/>
      <w:bCs/>
      <w:iCs/>
      <w:color w:val="FFFFFF" w:themeColor="background1"/>
      <w:spacing w:val="4"/>
      <w:sz w:val="18"/>
      <w:szCs w:val="24"/>
      <w:lang w:val="en-GB"/>
    </w:rPr>
  </w:style>
  <w:style w:type="character" w:styleId="PlaceholderText">
    <w:name w:val="Placeholder Text"/>
    <w:basedOn w:val="DefaultParagraphFont"/>
    <w:uiPriority w:val="99"/>
    <w:semiHidden/>
    <w:rsid w:val="000F5D4F"/>
    <w:rPr>
      <w:color w:val="808080"/>
    </w:rPr>
  </w:style>
  <w:style w:type="character" w:customStyle="1" w:styleId="ListParagraphChar">
    <w:name w:val="List Paragraph Char"/>
    <w:aliases w:val="List Bullet 1 Char"/>
    <w:basedOn w:val="DefaultParagraphFont"/>
    <w:link w:val="ListParagraph"/>
    <w:uiPriority w:val="34"/>
    <w:rsid w:val="000F5D4F"/>
    <w:rPr>
      <w:rFonts w:ascii="Arial" w:hAnsi="Arial"/>
      <w:sz w:val="20"/>
    </w:rPr>
  </w:style>
  <w:style w:type="paragraph" w:styleId="ListBullet">
    <w:name w:val="List Bullet"/>
    <w:basedOn w:val="Normal"/>
    <w:uiPriority w:val="99"/>
    <w:semiHidden/>
    <w:unhideWhenUsed/>
    <w:rsid w:val="000F5D4F"/>
    <w:pPr>
      <w:numPr>
        <w:numId w:val="19"/>
      </w:numPr>
      <w:tabs>
        <w:tab w:val="clear" w:pos="360"/>
      </w:tabs>
      <w:ind w:left="0" w:firstLine="0"/>
      <w:contextualSpacing/>
    </w:pPr>
  </w:style>
  <w:style w:type="numbering" w:customStyle="1" w:styleId="Style1">
    <w:name w:val="Style1"/>
    <w:uiPriority w:val="99"/>
    <w:rsid w:val="000F5D4F"/>
    <w:pPr>
      <w:numPr>
        <w:numId w:val="21"/>
      </w:numPr>
    </w:pPr>
  </w:style>
  <w:style w:type="numbering" w:customStyle="1" w:styleId="NumberedList">
    <w:name w:val="Numbered List"/>
    <w:uiPriority w:val="99"/>
    <w:rsid w:val="000F5D4F"/>
    <w:pPr>
      <w:numPr>
        <w:numId w:val="20"/>
      </w:numPr>
    </w:pPr>
  </w:style>
  <w:style w:type="table" w:customStyle="1" w:styleId="DRG-SideTop">
    <w:name w:val="DRG-Side/Top"/>
    <w:basedOn w:val="TableNormal"/>
    <w:uiPriority w:val="99"/>
    <w:rsid w:val="000F5D4F"/>
    <w:pPr>
      <w:jc w:val="center"/>
    </w:pPr>
    <w:rPr>
      <w:rFonts w:asciiTheme="majorHAnsi" w:eastAsia="Times New Roman" w:hAnsiTheme="majorHAnsi" w:cs="Times New Roman"/>
      <w:color w:val="FFFFFF" w:themeColor="background1"/>
      <w:sz w:val="18"/>
      <w:szCs w:val="20"/>
    </w:rPr>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6" w:space="0" w:color="FFFFFF" w:themeColor="background1"/>
        <w:insideV w:val="single" w:sz="6" w:space="0" w:color="FFFFFF" w:themeColor="background1"/>
      </w:tblBorders>
    </w:tblPr>
    <w:trPr>
      <w:jc w:val="center"/>
    </w:trPr>
    <w:tcPr>
      <w:shd w:val="clear" w:color="auto" w:fill="auto"/>
      <w:vAlign w:val="center"/>
    </w:tcPr>
    <w:tblStylePr w:type="firstRow">
      <w:rPr>
        <w:rFonts w:asciiTheme="majorHAnsi" w:hAnsiTheme="majorHAnsi"/>
        <w:b/>
        <w:sz w:val="18"/>
      </w:rPr>
      <w:tblPr/>
      <w:tcPr>
        <w:shd w:val="clear" w:color="auto" w:fill="FFFFFF" w:themeFill="background1" w:themeFillTint="33"/>
      </w:tcPr>
    </w:tblStylePr>
    <w:tblStylePr w:type="firstCol">
      <w:rPr>
        <w:rFonts w:asciiTheme="majorHAnsi" w:hAnsiTheme="majorHAnsi"/>
        <w:b/>
        <w:sz w:val="18"/>
      </w:rPr>
      <w:tblPr/>
      <w:tcPr>
        <w:shd w:val="clear" w:color="auto" w:fill="FFFFFF" w:themeFill="background1" w:themeFillTint="33"/>
      </w:tcPr>
    </w:tblStylePr>
  </w:style>
  <w:style w:type="table" w:styleId="PlainTable2">
    <w:name w:val="Plain Table 2"/>
    <w:basedOn w:val="TableNormal"/>
    <w:uiPriority w:val="42"/>
    <w:rsid w:val="000F5D4F"/>
    <w:rPr>
      <w:rFonts w:ascii="Times New Roman" w:eastAsia="Times New Roman" w:hAnsi="Times New Roman" w:cs="Times New Roman"/>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F5D4F"/>
    <w:rPr>
      <w:rFonts w:ascii="Times New Roman" w:eastAsia="Times New Roman" w:hAnsi="Times New Roman" w:cs="Times New Roman"/>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DRG-Top">
    <w:name w:val="DRG-Top"/>
    <w:basedOn w:val="DRG-SideTop"/>
    <w:uiPriority w:val="99"/>
    <w:rsid w:val="000F5D4F"/>
    <w:tblPr/>
    <w:tblStylePr w:type="firstRow">
      <w:pPr>
        <w:jc w:val="center"/>
      </w:pPr>
      <w:rPr>
        <w:rFonts w:ascii="Cambria" w:hAnsi="Cambria"/>
        <w:b/>
        <w:caps w:val="0"/>
        <w:smallCaps w:val="0"/>
        <w:strike w:val="0"/>
        <w:dstrike w:val="0"/>
        <w:vanish w:val="0"/>
        <w:color w:val="FFFFFF" w:themeColor="background1"/>
        <w:sz w:val="18"/>
        <w:u w:val="none"/>
        <w:vertAlign w:val="baseline"/>
      </w:rPr>
      <w:tblPr/>
      <w:tcPr>
        <w:shd w:val="clear" w:color="auto" w:fill="FFFFFF" w:themeFill="background1" w:themeFillTint="33"/>
      </w:tcPr>
    </w:tblStylePr>
    <w:tblStylePr w:type="firstCol">
      <w:rPr>
        <w:rFonts w:asciiTheme="majorHAnsi" w:hAnsiTheme="majorHAnsi"/>
        <w:b w:val="0"/>
        <w:sz w:val="18"/>
      </w:rPr>
      <w:tblPr/>
      <w:tcPr>
        <w:shd w:val="clear" w:color="auto" w:fill="FFFFFF"/>
      </w:tcPr>
    </w:tblStylePr>
  </w:style>
  <w:style w:type="table" w:styleId="TableGridLight">
    <w:name w:val="Grid Table Light"/>
    <w:basedOn w:val="TableNormal"/>
    <w:uiPriority w:val="40"/>
    <w:rsid w:val="000F5D4F"/>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0F5D4F"/>
    <w:rPr>
      <w:rFonts w:ascii="Times New Roman" w:eastAsia="Times New Roman" w:hAnsi="Times New Roman" w:cs="Times New Roman"/>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0F5D4F"/>
    <w:rPr>
      <w:rFonts w:ascii="Times New Roman" w:eastAsia="Times New Roman" w:hAnsi="Times New Roman" w:cs="Times New Roman"/>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0F5D4F"/>
    <w:rPr>
      <w:rFonts w:ascii="Times New Roman" w:eastAsia="Times New Roman" w:hAnsi="Times New Roman" w:cs="Times New Roman"/>
      <w:sz w:val="20"/>
      <w:szCs w:val="20"/>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rful-Accent6">
    <w:name w:val="List Table 7 Colorful Accent 6"/>
    <w:basedOn w:val="TableNormal"/>
    <w:uiPriority w:val="52"/>
    <w:rsid w:val="000F5D4F"/>
    <w:rPr>
      <w:rFonts w:ascii="Times New Roman" w:eastAsia="Times New Roman" w:hAnsi="Times New Roman" w:cs="Times New Roman"/>
      <w:color w:val="538135" w:themeColor="accent6"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Accent6">
    <w:name w:val="List Table 1 Light Accent 6"/>
    <w:basedOn w:val="TableNormal"/>
    <w:uiPriority w:val="46"/>
    <w:rsid w:val="000F5D4F"/>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Bullets">
    <w:name w:val="Text Bullets"/>
    <w:basedOn w:val="ListParagraph"/>
    <w:autoRedefine/>
    <w:qFormat/>
    <w:rsid w:val="000F5D4F"/>
    <w:pPr>
      <w:numPr>
        <w:numId w:val="58"/>
      </w:numPr>
      <w:spacing w:before="120"/>
      <w:ind w:left="0" w:firstLine="0"/>
    </w:pPr>
  </w:style>
  <w:style w:type="table" w:customStyle="1" w:styleId="DRG-Side">
    <w:name w:val="DRG-Side"/>
    <w:basedOn w:val="DRG-SideTop"/>
    <w:uiPriority w:val="99"/>
    <w:rsid w:val="000F5D4F"/>
    <w:tblPr/>
    <w:tblStylePr w:type="firstRow">
      <w:rPr>
        <w:rFonts w:ascii="Cambria" w:hAnsi="Cambria"/>
        <w:b w:val="0"/>
        <w:caps w:val="0"/>
        <w:smallCaps w:val="0"/>
        <w:strike w:val="0"/>
        <w:dstrike w:val="0"/>
        <w:vanish w:val="0"/>
        <w:color w:val="FFFFFF" w:themeColor="background1"/>
        <w:sz w:val="18"/>
        <w:u w:val="none"/>
        <w:vertAlign w:val="baseline"/>
      </w:rPr>
      <w:tblPr/>
      <w:tcPr>
        <w:shd w:val="clear" w:color="auto" w:fill="FFFFFF"/>
      </w:tcPr>
    </w:tblStylePr>
    <w:tblStylePr w:type="firstCol">
      <w:rPr>
        <w:rFonts w:asciiTheme="majorHAnsi" w:hAnsiTheme="majorHAnsi"/>
        <w:b/>
        <w:sz w:val="18"/>
      </w:rPr>
      <w:tblPr/>
      <w:tcPr>
        <w:shd w:val="clear" w:color="auto" w:fill="FFFFFF" w:themeFill="background1" w:themeFillTint="33"/>
      </w:tcPr>
    </w:tblStylePr>
    <w:tblStylePr w:type="nwCell">
      <w:rPr>
        <w:b/>
      </w:rPr>
      <w:tblPr/>
      <w:tcPr>
        <w:shd w:val="clear" w:color="auto" w:fill="FFFFFF" w:themeFill="background1" w:themeFillTint="33"/>
      </w:tcPr>
    </w:tblStylePr>
  </w:style>
  <w:style w:type="paragraph" w:styleId="Quote">
    <w:name w:val="Quote"/>
    <w:basedOn w:val="Normal"/>
    <w:next w:val="Normal"/>
    <w:link w:val="QuoteChar"/>
    <w:uiPriority w:val="29"/>
    <w:rsid w:val="000F5D4F"/>
    <w:pPr>
      <w:spacing w:before="160" w:after="160"/>
      <w:jc w:val="center"/>
    </w:pPr>
    <w:rPr>
      <w:i/>
      <w:iCs/>
      <w:color w:val="0E2537"/>
    </w:rPr>
  </w:style>
  <w:style w:type="character" w:customStyle="1" w:styleId="QuoteChar">
    <w:name w:val="Quote Char"/>
    <w:basedOn w:val="DefaultParagraphFont"/>
    <w:link w:val="Quote"/>
    <w:uiPriority w:val="29"/>
    <w:rsid w:val="000F5D4F"/>
    <w:rPr>
      <w:rFonts w:ascii="Arial" w:hAnsi="Arial"/>
      <w:i/>
      <w:iCs/>
      <w:color w:val="0E2537"/>
      <w:sz w:val="20"/>
    </w:rPr>
  </w:style>
  <w:style w:type="character" w:styleId="IntenseReference">
    <w:name w:val="Intense Reference"/>
    <w:basedOn w:val="DefaultParagraphFont"/>
    <w:uiPriority w:val="32"/>
    <w:rsid w:val="000F5D4F"/>
    <w:rPr>
      <w:rFonts w:ascii="Aptos" w:hAnsi="Aptos"/>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936560">
      <w:bodyDiv w:val="1"/>
      <w:marLeft w:val="0"/>
      <w:marRight w:val="0"/>
      <w:marTop w:val="0"/>
      <w:marBottom w:val="0"/>
      <w:divBdr>
        <w:top w:val="none" w:sz="0" w:space="0" w:color="auto"/>
        <w:left w:val="none" w:sz="0" w:space="0" w:color="auto"/>
        <w:bottom w:val="none" w:sz="0" w:space="0" w:color="auto"/>
        <w:right w:val="none" w:sz="0" w:space="0" w:color="auto"/>
      </w:divBdr>
    </w:div>
    <w:div w:id="202212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6.png"/><Relationship Id="rId39" Type="http://schemas.openxmlformats.org/officeDocument/2006/relationships/image" Target="media/image21.png"/><Relationship Id="rId21" Type="http://schemas.microsoft.com/office/2016/09/relationships/commentsIds" Target="commentsIds.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2.png"/><Relationship Id="rId28" Type="http://schemas.openxmlformats.org/officeDocument/2006/relationships/image" Target="media/image10.png"/><Relationship Id="rId36" Type="http://schemas.openxmlformats.org/officeDocument/2006/relationships/image" Target="media/image18.png"/><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18/08/relationships/commentsExtensible" Target="commentsExtensible.xml"/><Relationship Id="rId27" Type="http://schemas.openxmlformats.org/officeDocument/2006/relationships/image" Target="media/image7.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microsoft.com/office/2011/relationships/commentsExtended" Target="commentsExtended.xm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AA1BBD-7C8C-4D2A-B9D3-A6E88BC411EC}">
  <we:reference id="WA200010453" version="1.0.0.1" store="Omex" storeType="OMEX"/>
  <we:alternateReferences>
    <we:reference id="WA200010453" version="1.0.0.1" store="WA200010453" storeType="OMEX"/>
  </we:alternateReferences>
  <we:properties>
    <we:property name="claude.fileId" value="&quot;5109d5d2-3364-419a-a9b7-11b791d50fb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0CB8D368C2EE438C4B612015F1FC66" ma:contentTypeVersion="13" ma:contentTypeDescription="Create a new document." ma:contentTypeScope="" ma:versionID="81692aa8ef55072657aa52cba8003d34">
  <xsd:schema xmlns:xsd="http://www.w3.org/2001/XMLSchema" xmlns:xs="http://www.w3.org/2001/XMLSchema" xmlns:p="http://schemas.microsoft.com/office/2006/metadata/properties" xmlns:ns2="81e85d09-ce43-4ed2-9b68-90f75c86f889" xmlns:ns3="9569fc34-772e-43f9-9310-5ec24f122b13" targetNamespace="http://schemas.microsoft.com/office/2006/metadata/properties" ma:root="true" ma:fieldsID="5cca248230fbc62ae07e81fcbdfed45e" ns2:_="" ns3:_="">
    <xsd:import namespace="81e85d09-ce43-4ed2-9b68-90f75c86f889"/>
    <xsd:import namespace="9569fc34-772e-43f9-9310-5ec24f122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85d09-ce43-4ed2-9b68-90f75c86f8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f557a2-98d6-4fb7-8e0a-228cdc5979f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69fc34-772e-43f9-9310-5ec24f122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4dcdb1e-bd61-420e-bb88-a9ce509b31c1}" ma:internalName="TaxCatchAll" ma:showField="CatchAllData" ma:web="9569fc34-772e-43f9-9310-5ec24f122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1e85d09-ce43-4ed2-9b68-90f75c86f889">
      <Terms xmlns="http://schemas.microsoft.com/office/infopath/2007/PartnerControls"/>
    </lcf76f155ced4ddcb4097134ff3c332f>
    <TaxCatchAll xmlns="9569fc34-772e-43f9-9310-5ec24f122b1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B124DB-5FB9-4236-AB8E-788B5DEEA844}">
  <ds:schemaRefs>
    <ds:schemaRef ds:uri="http://schemas.openxmlformats.org/officeDocument/2006/bibliography"/>
  </ds:schemaRefs>
</ds:datastoreItem>
</file>

<file path=customXml/itemProps2.xml><?xml version="1.0" encoding="utf-8"?>
<ds:datastoreItem xmlns:ds="http://schemas.openxmlformats.org/officeDocument/2006/customXml" ds:itemID="{3B34BE05-B9AC-4E57-BF82-62107C6F08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85d09-ce43-4ed2-9b68-90f75c86f889"/>
    <ds:schemaRef ds:uri="9569fc34-772e-43f9-9310-5ec24f122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82D07E-F703-45F2-B2C7-C7DBEAA060D9}">
  <ds:schemaRefs>
    <ds:schemaRef ds:uri="http://schemas.microsoft.com/office/2006/metadata/properties"/>
    <ds:schemaRef ds:uri="http://schemas.microsoft.com/office/infopath/2007/PartnerControls"/>
    <ds:schemaRef ds:uri="81e85d09-ce43-4ed2-9b68-90f75c86f889"/>
    <ds:schemaRef ds:uri="9569fc34-772e-43f9-9310-5ec24f122b13"/>
  </ds:schemaRefs>
</ds:datastoreItem>
</file>

<file path=customXml/itemProps4.xml><?xml version="1.0" encoding="utf-8"?>
<ds:datastoreItem xmlns:ds="http://schemas.openxmlformats.org/officeDocument/2006/customXml" ds:itemID="{127D8A08-C684-49F4-ADB4-4934E88826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2717</TotalTime>
  <Pages>85</Pages>
  <Words>45806</Words>
  <Characters>261097</Characters>
  <Application>Microsoft Office Word</Application>
  <DocSecurity>0</DocSecurity>
  <Lines>2175</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306291</CharactersWithSpaces>
  <SharedDoc>false</SharedDoc>
  <HLinks>
    <vt:vector size="306" baseType="variant">
      <vt:variant>
        <vt:i4>1835070</vt:i4>
      </vt:variant>
      <vt:variant>
        <vt:i4>302</vt:i4>
      </vt:variant>
      <vt:variant>
        <vt:i4>0</vt:i4>
      </vt:variant>
      <vt:variant>
        <vt:i4>5</vt:i4>
      </vt:variant>
      <vt:variant>
        <vt:lpwstr/>
      </vt:variant>
      <vt:variant>
        <vt:lpwstr>_Toc230955940</vt:lpwstr>
      </vt:variant>
      <vt:variant>
        <vt:i4>1769534</vt:i4>
      </vt:variant>
      <vt:variant>
        <vt:i4>296</vt:i4>
      </vt:variant>
      <vt:variant>
        <vt:i4>0</vt:i4>
      </vt:variant>
      <vt:variant>
        <vt:i4>5</vt:i4>
      </vt:variant>
      <vt:variant>
        <vt:lpwstr/>
      </vt:variant>
      <vt:variant>
        <vt:lpwstr>_Toc230955939</vt:lpwstr>
      </vt:variant>
      <vt:variant>
        <vt:i4>1769534</vt:i4>
      </vt:variant>
      <vt:variant>
        <vt:i4>290</vt:i4>
      </vt:variant>
      <vt:variant>
        <vt:i4>0</vt:i4>
      </vt:variant>
      <vt:variant>
        <vt:i4>5</vt:i4>
      </vt:variant>
      <vt:variant>
        <vt:lpwstr/>
      </vt:variant>
      <vt:variant>
        <vt:lpwstr>_Toc230955938</vt:lpwstr>
      </vt:variant>
      <vt:variant>
        <vt:i4>1769534</vt:i4>
      </vt:variant>
      <vt:variant>
        <vt:i4>284</vt:i4>
      </vt:variant>
      <vt:variant>
        <vt:i4>0</vt:i4>
      </vt:variant>
      <vt:variant>
        <vt:i4>5</vt:i4>
      </vt:variant>
      <vt:variant>
        <vt:lpwstr/>
      </vt:variant>
      <vt:variant>
        <vt:lpwstr>_Toc230955937</vt:lpwstr>
      </vt:variant>
      <vt:variant>
        <vt:i4>1769534</vt:i4>
      </vt:variant>
      <vt:variant>
        <vt:i4>278</vt:i4>
      </vt:variant>
      <vt:variant>
        <vt:i4>0</vt:i4>
      </vt:variant>
      <vt:variant>
        <vt:i4>5</vt:i4>
      </vt:variant>
      <vt:variant>
        <vt:lpwstr/>
      </vt:variant>
      <vt:variant>
        <vt:lpwstr>_Toc230955936</vt:lpwstr>
      </vt:variant>
      <vt:variant>
        <vt:i4>1769534</vt:i4>
      </vt:variant>
      <vt:variant>
        <vt:i4>272</vt:i4>
      </vt:variant>
      <vt:variant>
        <vt:i4>0</vt:i4>
      </vt:variant>
      <vt:variant>
        <vt:i4>5</vt:i4>
      </vt:variant>
      <vt:variant>
        <vt:lpwstr/>
      </vt:variant>
      <vt:variant>
        <vt:lpwstr>_Toc230955935</vt:lpwstr>
      </vt:variant>
      <vt:variant>
        <vt:i4>1769534</vt:i4>
      </vt:variant>
      <vt:variant>
        <vt:i4>266</vt:i4>
      </vt:variant>
      <vt:variant>
        <vt:i4>0</vt:i4>
      </vt:variant>
      <vt:variant>
        <vt:i4>5</vt:i4>
      </vt:variant>
      <vt:variant>
        <vt:lpwstr/>
      </vt:variant>
      <vt:variant>
        <vt:lpwstr>_Toc230955934</vt:lpwstr>
      </vt:variant>
      <vt:variant>
        <vt:i4>1769534</vt:i4>
      </vt:variant>
      <vt:variant>
        <vt:i4>260</vt:i4>
      </vt:variant>
      <vt:variant>
        <vt:i4>0</vt:i4>
      </vt:variant>
      <vt:variant>
        <vt:i4>5</vt:i4>
      </vt:variant>
      <vt:variant>
        <vt:lpwstr/>
      </vt:variant>
      <vt:variant>
        <vt:lpwstr>_Toc230955933</vt:lpwstr>
      </vt:variant>
      <vt:variant>
        <vt:i4>1769534</vt:i4>
      </vt:variant>
      <vt:variant>
        <vt:i4>254</vt:i4>
      </vt:variant>
      <vt:variant>
        <vt:i4>0</vt:i4>
      </vt:variant>
      <vt:variant>
        <vt:i4>5</vt:i4>
      </vt:variant>
      <vt:variant>
        <vt:lpwstr/>
      </vt:variant>
      <vt:variant>
        <vt:lpwstr>_Toc230955932</vt:lpwstr>
      </vt:variant>
      <vt:variant>
        <vt:i4>1769534</vt:i4>
      </vt:variant>
      <vt:variant>
        <vt:i4>248</vt:i4>
      </vt:variant>
      <vt:variant>
        <vt:i4>0</vt:i4>
      </vt:variant>
      <vt:variant>
        <vt:i4>5</vt:i4>
      </vt:variant>
      <vt:variant>
        <vt:lpwstr/>
      </vt:variant>
      <vt:variant>
        <vt:lpwstr>_Toc230955931</vt:lpwstr>
      </vt:variant>
      <vt:variant>
        <vt:i4>1769534</vt:i4>
      </vt:variant>
      <vt:variant>
        <vt:i4>242</vt:i4>
      </vt:variant>
      <vt:variant>
        <vt:i4>0</vt:i4>
      </vt:variant>
      <vt:variant>
        <vt:i4>5</vt:i4>
      </vt:variant>
      <vt:variant>
        <vt:lpwstr/>
      </vt:variant>
      <vt:variant>
        <vt:lpwstr>_Toc230955930</vt:lpwstr>
      </vt:variant>
      <vt:variant>
        <vt:i4>1703998</vt:i4>
      </vt:variant>
      <vt:variant>
        <vt:i4>236</vt:i4>
      </vt:variant>
      <vt:variant>
        <vt:i4>0</vt:i4>
      </vt:variant>
      <vt:variant>
        <vt:i4>5</vt:i4>
      </vt:variant>
      <vt:variant>
        <vt:lpwstr/>
      </vt:variant>
      <vt:variant>
        <vt:lpwstr>_Toc230955929</vt:lpwstr>
      </vt:variant>
      <vt:variant>
        <vt:i4>1703998</vt:i4>
      </vt:variant>
      <vt:variant>
        <vt:i4>230</vt:i4>
      </vt:variant>
      <vt:variant>
        <vt:i4>0</vt:i4>
      </vt:variant>
      <vt:variant>
        <vt:i4>5</vt:i4>
      </vt:variant>
      <vt:variant>
        <vt:lpwstr/>
      </vt:variant>
      <vt:variant>
        <vt:lpwstr>_Toc230955928</vt:lpwstr>
      </vt:variant>
      <vt:variant>
        <vt:i4>1703998</vt:i4>
      </vt:variant>
      <vt:variant>
        <vt:i4>224</vt:i4>
      </vt:variant>
      <vt:variant>
        <vt:i4>0</vt:i4>
      </vt:variant>
      <vt:variant>
        <vt:i4>5</vt:i4>
      </vt:variant>
      <vt:variant>
        <vt:lpwstr/>
      </vt:variant>
      <vt:variant>
        <vt:lpwstr>_Toc230955927</vt:lpwstr>
      </vt:variant>
      <vt:variant>
        <vt:i4>1703998</vt:i4>
      </vt:variant>
      <vt:variant>
        <vt:i4>218</vt:i4>
      </vt:variant>
      <vt:variant>
        <vt:i4>0</vt:i4>
      </vt:variant>
      <vt:variant>
        <vt:i4>5</vt:i4>
      </vt:variant>
      <vt:variant>
        <vt:lpwstr/>
      </vt:variant>
      <vt:variant>
        <vt:lpwstr>_Toc230955926</vt:lpwstr>
      </vt:variant>
      <vt:variant>
        <vt:i4>1703998</vt:i4>
      </vt:variant>
      <vt:variant>
        <vt:i4>212</vt:i4>
      </vt:variant>
      <vt:variant>
        <vt:i4>0</vt:i4>
      </vt:variant>
      <vt:variant>
        <vt:i4>5</vt:i4>
      </vt:variant>
      <vt:variant>
        <vt:lpwstr/>
      </vt:variant>
      <vt:variant>
        <vt:lpwstr>_Toc230955925</vt:lpwstr>
      </vt:variant>
      <vt:variant>
        <vt:i4>1703998</vt:i4>
      </vt:variant>
      <vt:variant>
        <vt:i4>206</vt:i4>
      </vt:variant>
      <vt:variant>
        <vt:i4>0</vt:i4>
      </vt:variant>
      <vt:variant>
        <vt:i4>5</vt:i4>
      </vt:variant>
      <vt:variant>
        <vt:lpwstr/>
      </vt:variant>
      <vt:variant>
        <vt:lpwstr>_Toc230955924</vt:lpwstr>
      </vt:variant>
      <vt:variant>
        <vt:i4>1703998</vt:i4>
      </vt:variant>
      <vt:variant>
        <vt:i4>200</vt:i4>
      </vt:variant>
      <vt:variant>
        <vt:i4>0</vt:i4>
      </vt:variant>
      <vt:variant>
        <vt:i4>5</vt:i4>
      </vt:variant>
      <vt:variant>
        <vt:lpwstr/>
      </vt:variant>
      <vt:variant>
        <vt:lpwstr>_Toc230955923</vt:lpwstr>
      </vt:variant>
      <vt:variant>
        <vt:i4>1703998</vt:i4>
      </vt:variant>
      <vt:variant>
        <vt:i4>194</vt:i4>
      </vt:variant>
      <vt:variant>
        <vt:i4>0</vt:i4>
      </vt:variant>
      <vt:variant>
        <vt:i4>5</vt:i4>
      </vt:variant>
      <vt:variant>
        <vt:lpwstr/>
      </vt:variant>
      <vt:variant>
        <vt:lpwstr>_Toc230955922</vt:lpwstr>
      </vt:variant>
      <vt:variant>
        <vt:i4>1703998</vt:i4>
      </vt:variant>
      <vt:variant>
        <vt:i4>188</vt:i4>
      </vt:variant>
      <vt:variant>
        <vt:i4>0</vt:i4>
      </vt:variant>
      <vt:variant>
        <vt:i4>5</vt:i4>
      </vt:variant>
      <vt:variant>
        <vt:lpwstr/>
      </vt:variant>
      <vt:variant>
        <vt:lpwstr>_Toc230955921</vt:lpwstr>
      </vt:variant>
      <vt:variant>
        <vt:i4>1703998</vt:i4>
      </vt:variant>
      <vt:variant>
        <vt:i4>182</vt:i4>
      </vt:variant>
      <vt:variant>
        <vt:i4>0</vt:i4>
      </vt:variant>
      <vt:variant>
        <vt:i4>5</vt:i4>
      </vt:variant>
      <vt:variant>
        <vt:lpwstr/>
      </vt:variant>
      <vt:variant>
        <vt:lpwstr>_Toc230955920</vt:lpwstr>
      </vt:variant>
      <vt:variant>
        <vt:i4>1638462</vt:i4>
      </vt:variant>
      <vt:variant>
        <vt:i4>176</vt:i4>
      </vt:variant>
      <vt:variant>
        <vt:i4>0</vt:i4>
      </vt:variant>
      <vt:variant>
        <vt:i4>5</vt:i4>
      </vt:variant>
      <vt:variant>
        <vt:lpwstr/>
      </vt:variant>
      <vt:variant>
        <vt:lpwstr>_Toc230955919</vt:lpwstr>
      </vt:variant>
      <vt:variant>
        <vt:i4>1638462</vt:i4>
      </vt:variant>
      <vt:variant>
        <vt:i4>170</vt:i4>
      </vt:variant>
      <vt:variant>
        <vt:i4>0</vt:i4>
      </vt:variant>
      <vt:variant>
        <vt:i4>5</vt:i4>
      </vt:variant>
      <vt:variant>
        <vt:lpwstr/>
      </vt:variant>
      <vt:variant>
        <vt:lpwstr>_Toc230955918</vt:lpwstr>
      </vt:variant>
      <vt:variant>
        <vt:i4>1638462</vt:i4>
      </vt:variant>
      <vt:variant>
        <vt:i4>164</vt:i4>
      </vt:variant>
      <vt:variant>
        <vt:i4>0</vt:i4>
      </vt:variant>
      <vt:variant>
        <vt:i4>5</vt:i4>
      </vt:variant>
      <vt:variant>
        <vt:lpwstr/>
      </vt:variant>
      <vt:variant>
        <vt:lpwstr>_Toc230955917</vt:lpwstr>
      </vt:variant>
      <vt:variant>
        <vt:i4>1638462</vt:i4>
      </vt:variant>
      <vt:variant>
        <vt:i4>158</vt:i4>
      </vt:variant>
      <vt:variant>
        <vt:i4>0</vt:i4>
      </vt:variant>
      <vt:variant>
        <vt:i4>5</vt:i4>
      </vt:variant>
      <vt:variant>
        <vt:lpwstr/>
      </vt:variant>
      <vt:variant>
        <vt:lpwstr>_Toc230955916</vt:lpwstr>
      </vt:variant>
      <vt:variant>
        <vt:i4>1638462</vt:i4>
      </vt:variant>
      <vt:variant>
        <vt:i4>152</vt:i4>
      </vt:variant>
      <vt:variant>
        <vt:i4>0</vt:i4>
      </vt:variant>
      <vt:variant>
        <vt:i4>5</vt:i4>
      </vt:variant>
      <vt:variant>
        <vt:lpwstr/>
      </vt:variant>
      <vt:variant>
        <vt:lpwstr>_Toc230955915</vt:lpwstr>
      </vt:variant>
      <vt:variant>
        <vt:i4>1638462</vt:i4>
      </vt:variant>
      <vt:variant>
        <vt:i4>146</vt:i4>
      </vt:variant>
      <vt:variant>
        <vt:i4>0</vt:i4>
      </vt:variant>
      <vt:variant>
        <vt:i4>5</vt:i4>
      </vt:variant>
      <vt:variant>
        <vt:lpwstr/>
      </vt:variant>
      <vt:variant>
        <vt:lpwstr>_Toc230955911</vt:lpwstr>
      </vt:variant>
      <vt:variant>
        <vt:i4>1638462</vt:i4>
      </vt:variant>
      <vt:variant>
        <vt:i4>140</vt:i4>
      </vt:variant>
      <vt:variant>
        <vt:i4>0</vt:i4>
      </vt:variant>
      <vt:variant>
        <vt:i4>5</vt:i4>
      </vt:variant>
      <vt:variant>
        <vt:lpwstr/>
      </vt:variant>
      <vt:variant>
        <vt:lpwstr>_Toc230955910</vt:lpwstr>
      </vt:variant>
      <vt:variant>
        <vt:i4>1572926</vt:i4>
      </vt:variant>
      <vt:variant>
        <vt:i4>134</vt:i4>
      </vt:variant>
      <vt:variant>
        <vt:i4>0</vt:i4>
      </vt:variant>
      <vt:variant>
        <vt:i4>5</vt:i4>
      </vt:variant>
      <vt:variant>
        <vt:lpwstr/>
      </vt:variant>
      <vt:variant>
        <vt:lpwstr>_Toc230955909</vt:lpwstr>
      </vt:variant>
      <vt:variant>
        <vt:i4>1572926</vt:i4>
      </vt:variant>
      <vt:variant>
        <vt:i4>128</vt:i4>
      </vt:variant>
      <vt:variant>
        <vt:i4>0</vt:i4>
      </vt:variant>
      <vt:variant>
        <vt:i4>5</vt:i4>
      </vt:variant>
      <vt:variant>
        <vt:lpwstr/>
      </vt:variant>
      <vt:variant>
        <vt:lpwstr>_Toc230955908</vt:lpwstr>
      </vt:variant>
      <vt:variant>
        <vt:i4>1572926</vt:i4>
      </vt:variant>
      <vt:variant>
        <vt:i4>122</vt:i4>
      </vt:variant>
      <vt:variant>
        <vt:i4>0</vt:i4>
      </vt:variant>
      <vt:variant>
        <vt:i4>5</vt:i4>
      </vt:variant>
      <vt:variant>
        <vt:lpwstr/>
      </vt:variant>
      <vt:variant>
        <vt:lpwstr>_Toc230955907</vt:lpwstr>
      </vt:variant>
      <vt:variant>
        <vt:i4>1572926</vt:i4>
      </vt:variant>
      <vt:variant>
        <vt:i4>116</vt:i4>
      </vt:variant>
      <vt:variant>
        <vt:i4>0</vt:i4>
      </vt:variant>
      <vt:variant>
        <vt:i4>5</vt:i4>
      </vt:variant>
      <vt:variant>
        <vt:lpwstr/>
      </vt:variant>
      <vt:variant>
        <vt:lpwstr>_Toc230955906</vt:lpwstr>
      </vt:variant>
      <vt:variant>
        <vt:i4>1572926</vt:i4>
      </vt:variant>
      <vt:variant>
        <vt:i4>110</vt:i4>
      </vt:variant>
      <vt:variant>
        <vt:i4>0</vt:i4>
      </vt:variant>
      <vt:variant>
        <vt:i4>5</vt:i4>
      </vt:variant>
      <vt:variant>
        <vt:lpwstr/>
      </vt:variant>
      <vt:variant>
        <vt:lpwstr>_Toc230955905</vt:lpwstr>
      </vt:variant>
      <vt:variant>
        <vt:i4>1572926</vt:i4>
      </vt:variant>
      <vt:variant>
        <vt:i4>104</vt:i4>
      </vt:variant>
      <vt:variant>
        <vt:i4>0</vt:i4>
      </vt:variant>
      <vt:variant>
        <vt:i4>5</vt:i4>
      </vt:variant>
      <vt:variant>
        <vt:lpwstr/>
      </vt:variant>
      <vt:variant>
        <vt:lpwstr>_Toc230955904</vt:lpwstr>
      </vt:variant>
      <vt:variant>
        <vt:i4>1638462</vt:i4>
      </vt:variant>
      <vt:variant>
        <vt:i4>98</vt:i4>
      </vt:variant>
      <vt:variant>
        <vt:i4>0</vt:i4>
      </vt:variant>
      <vt:variant>
        <vt:i4>5</vt:i4>
      </vt:variant>
      <vt:variant>
        <vt:lpwstr/>
      </vt:variant>
      <vt:variant>
        <vt:lpwstr>_Toc230955914</vt:lpwstr>
      </vt:variant>
      <vt:variant>
        <vt:i4>1638462</vt:i4>
      </vt:variant>
      <vt:variant>
        <vt:i4>92</vt:i4>
      </vt:variant>
      <vt:variant>
        <vt:i4>0</vt:i4>
      </vt:variant>
      <vt:variant>
        <vt:i4>5</vt:i4>
      </vt:variant>
      <vt:variant>
        <vt:lpwstr/>
      </vt:variant>
      <vt:variant>
        <vt:lpwstr>_Toc230955913</vt:lpwstr>
      </vt:variant>
      <vt:variant>
        <vt:i4>1638462</vt:i4>
      </vt:variant>
      <vt:variant>
        <vt:i4>86</vt:i4>
      </vt:variant>
      <vt:variant>
        <vt:i4>0</vt:i4>
      </vt:variant>
      <vt:variant>
        <vt:i4>5</vt:i4>
      </vt:variant>
      <vt:variant>
        <vt:lpwstr/>
      </vt:variant>
      <vt:variant>
        <vt:lpwstr>_Toc230955912</vt:lpwstr>
      </vt:variant>
      <vt:variant>
        <vt:i4>1572926</vt:i4>
      </vt:variant>
      <vt:variant>
        <vt:i4>80</vt:i4>
      </vt:variant>
      <vt:variant>
        <vt:i4>0</vt:i4>
      </vt:variant>
      <vt:variant>
        <vt:i4>5</vt:i4>
      </vt:variant>
      <vt:variant>
        <vt:lpwstr/>
      </vt:variant>
      <vt:variant>
        <vt:lpwstr>_Toc230955903</vt:lpwstr>
      </vt:variant>
      <vt:variant>
        <vt:i4>1572926</vt:i4>
      </vt:variant>
      <vt:variant>
        <vt:i4>74</vt:i4>
      </vt:variant>
      <vt:variant>
        <vt:i4>0</vt:i4>
      </vt:variant>
      <vt:variant>
        <vt:i4>5</vt:i4>
      </vt:variant>
      <vt:variant>
        <vt:lpwstr/>
      </vt:variant>
      <vt:variant>
        <vt:lpwstr>_Toc230955902</vt:lpwstr>
      </vt:variant>
      <vt:variant>
        <vt:i4>1572926</vt:i4>
      </vt:variant>
      <vt:variant>
        <vt:i4>68</vt:i4>
      </vt:variant>
      <vt:variant>
        <vt:i4>0</vt:i4>
      </vt:variant>
      <vt:variant>
        <vt:i4>5</vt:i4>
      </vt:variant>
      <vt:variant>
        <vt:lpwstr/>
      </vt:variant>
      <vt:variant>
        <vt:lpwstr>_Toc230955901</vt:lpwstr>
      </vt:variant>
      <vt:variant>
        <vt:i4>1572926</vt:i4>
      </vt:variant>
      <vt:variant>
        <vt:i4>62</vt:i4>
      </vt:variant>
      <vt:variant>
        <vt:i4>0</vt:i4>
      </vt:variant>
      <vt:variant>
        <vt:i4>5</vt:i4>
      </vt:variant>
      <vt:variant>
        <vt:lpwstr/>
      </vt:variant>
      <vt:variant>
        <vt:lpwstr>_Toc230955900</vt:lpwstr>
      </vt:variant>
      <vt:variant>
        <vt:i4>1114175</vt:i4>
      </vt:variant>
      <vt:variant>
        <vt:i4>56</vt:i4>
      </vt:variant>
      <vt:variant>
        <vt:i4>0</vt:i4>
      </vt:variant>
      <vt:variant>
        <vt:i4>5</vt:i4>
      </vt:variant>
      <vt:variant>
        <vt:lpwstr/>
      </vt:variant>
      <vt:variant>
        <vt:lpwstr>_Toc230955899</vt:lpwstr>
      </vt:variant>
      <vt:variant>
        <vt:i4>1114175</vt:i4>
      </vt:variant>
      <vt:variant>
        <vt:i4>50</vt:i4>
      </vt:variant>
      <vt:variant>
        <vt:i4>0</vt:i4>
      </vt:variant>
      <vt:variant>
        <vt:i4>5</vt:i4>
      </vt:variant>
      <vt:variant>
        <vt:lpwstr/>
      </vt:variant>
      <vt:variant>
        <vt:lpwstr>_Toc230955898</vt:lpwstr>
      </vt:variant>
      <vt:variant>
        <vt:i4>1114175</vt:i4>
      </vt:variant>
      <vt:variant>
        <vt:i4>44</vt:i4>
      </vt:variant>
      <vt:variant>
        <vt:i4>0</vt:i4>
      </vt:variant>
      <vt:variant>
        <vt:i4>5</vt:i4>
      </vt:variant>
      <vt:variant>
        <vt:lpwstr/>
      </vt:variant>
      <vt:variant>
        <vt:lpwstr>_Toc230955897</vt:lpwstr>
      </vt:variant>
      <vt:variant>
        <vt:i4>1114175</vt:i4>
      </vt:variant>
      <vt:variant>
        <vt:i4>38</vt:i4>
      </vt:variant>
      <vt:variant>
        <vt:i4>0</vt:i4>
      </vt:variant>
      <vt:variant>
        <vt:i4>5</vt:i4>
      </vt:variant>
      <vt:variant>
        <vt:lpwstr/>
      </vt:variant>
      <vt:variant>
        <vt:lpwstr>_Toc230955896</vt:lpwstr>
      </vt:variant>
      <vt:variant>
        <vt:i4>1114175</vt:i4>
      </vt:variant>
      <vt:variant>
        <vt:i4>32</vt:i4>
      </vt:variant>
      <vt:variant>
        <vt:i4>0</vt:i4>
      </vt:variant>
      <vt:variant>
        <vt:i4>5</vt:i4>
      </vt:variant>
      <vt:variant>
        <vt:lpwstr/>
      </vt:variant>
      <vt:variant>
        <vt:lpwstr>_Toc230955895</vt:lpwstr>
      </vt:variant>
      <vt:variant>
        <vt:i4>1114175</vt:i4>
      </vt:variant>
      <vt:variant>
        <vt:i4>26</vt:i4>
      </vt:variant>
      <vt:variant>
        <vt:i4>0</vt:i4>
      </vt:variant>
      <vt:variant>
        <vt:i4>5</vt:i4>
      </vt:variant>
      <vt:variant>
        <vt:lpwstr/>
      </vt:variant>
      <vt:variant>
        <vt:lpwstr>_Toc230955894</vt:lpwstr>
      </vt:variant>
      <vt:variant>
        <vt:i4>1114175</vt:i4>
      </vt:variant>
      <vt:variant>
        <vt:i4>20</vt:i4>
      </vt:variant>
      <vt:variant>
        <vt:i4>0</vt:i4>
      </vt:variant>
      <vt:variant>
        <vt:i4>5</vt:i4>
      </vt:variant>
      <vt:variant>
        <vt:lpwstr/>
      </vt:variant>
      <vt:variant>
        <vt:lpwstr>_Toc230955893</vt:lpwstr>
      </vt:variant>
      <vt:variant>
        <vt:i4>1114175</vt:i4>
      </vt:variant>
      <vt:variant>
        <vt:i4>14</vt:i4>
      </vt:variant>
      <vt:variant>
        <vt:i4>0</vt:i4>
      </vt:variant>
      <vt:variant>
        <vt:i4>5</vt:i4>
      </vt:variant>
      <vt:variant>
        <vt:lpwstr/>
      </vt:variant>
      <vt:variant>
        <vt:lpwstr>_Toc230955892</vt:lpwstr>
      </vt:variant>
      <vt:variant>
        <vt:i4>1114175</vt:i4>
      </vt:variant>
      <vt:variant>
        <vt:i4>8</vt:i4>
      </vt:variant>
      <vt:variant>
        <vt:i4>0</vt:i4>
      </vt:variant>
      <vt:variant>
        <vt:i4>5</vt:i4>
      </vt:variant>
      <vt:variant>
        <vt:lpwstr/>
      </vt:variant>
      <vt:variant>
        <vt:lpwstr>_Toc230955891</vt:lpwstr>
      </vt:variant>
      <vt:variant>
        <vt:i4>1114175</vt:i4>
      </vt:variant>
      <vt:variant>
        <vt:i4>2</vt:i4>
      </vt:variant>
      <vt:variant>
        <vt:i4>0</vt:i4>
      </vt:variant>
      <vt:variant>
        <vt:i4>5</vt:i4>
      </vt:variant>
      <vt:variant>
        <vt:lpwstr/>
      </vt:variant>
      <vt:variant>
        <vt:lpwstr>_Toc230955890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Beth Lipnos</dc:creator>
  <cp:keywords/>
  <dc:description/>
  <cp:lastModifiedBy>Sean de Noronha | DRG</cp:lastModifiedBy>
  <cp:revision>50</cp:revision>
  <cp:lastPrinted>2026-09-01T17:51:00Z</cp:lastPrinted>
  <dcterms:created xsi:type="dcterms:W3CDTF">2026-09-28T07:48:00Z</dcterms:created>
  <dcterms:modified xsi:type="dcterms:W3CDTF">2026-09-30T09:57:00Z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0x0101008C0CB8D368C2EE438C4B612015F1FC66</vt:lpwstr>
  </property>
  <property fmtid="{D5CDD505-2E9C-101B-9397-08002B2CF9AE}" pid="3" name="CSA_Region">
    <vt:lpwstr/>
  </property>
  <property fmtid="{D5CDD505-2E9C-101B-9397-08002B2CF9AE}" pid="4" name="CSA_Department">
    <vt:lpwstr/>
  </property>
  <property fmtid="{D5CDD505-2E9C-101B-9397-08002B2CF9AE}" pid="5" name="Standards_Category">
    <vt:lpwstr/>
  </property>
  <property fmtid="{D5CDD505-2E9C-101B-9397-08002B2CF9AE}" pid="6" name="CSA_Language">
    <vt:lpwstr/>
  </property>
  <property fmtid="{D5CDD505-2E9C-101B-9397-08002B2CF9AE}" pid="7" name="CSA_Location">
    <vt:lpwstr/>
  </property>
  <property fmtid="{D5CDD505-2E9C-101B-9397-08002B2CF9AE}" pid="8" name="_dlc_DocIdItemGuid">
    <vt:lpwstr>a23b11e3-e406-47ce-93c9-85475c021c0a</vt:lpwstr>
  </property>
  <property fmtid="{D5CDD505-2E9C-101B-9397-08002B2CF9AE}" pid="9" name="MSIP_Label_a06c3ef8-de24-44c9-a6ee-0788e471c0a9_Enabled">
    <vt:lpwstr>true</vt:lpwstr>
  </property>
  <property fmtid="{D5CDD505-2E9C-101B-9397-08002B2CF9AE}" pid="10" name="MSIP_Label_a06c3ef8-de24-44c9-a6ee-0788e471c0a9_SetDate">
    <vt:lpwstr>2022-04-29T13:52:38Z</vt:lpwstr>
  </property>
  <property fmtid="{D5CDD505-2E9C-101B-9397-08002B2CF9AE}" pid="11" name="MSIP_Label_a06c3ef8-de24-44c9-a6ee-0788e471c0a9_Method">
    <vt:lpwstr>Standard</vt:lpwstr>
  </property>
  <property fmtid="{D5CDD505-2E9C-101B-9397-08002B2CF9AE}" pid="12" name="MSIP_Label_a06c3ef8-de24-44c9-a6ee-0788e471c0a9_Name">
    <vt:lpwstr>Internal - No Label</vt:lpwstr>
  </property>
  <property fmtid="{D5CDD505-2E9C-101B-9397-08002B2CF9AE}" pid="13" name="MSIP_Label_a06c3ef8-de24-44c9-a6ee-0788e471c0a9_SiteId">
    <vt:lpwstr>e600ad84-320a-43ef-bfa4-8f5d25019bde</vt:lpwstr>
  </property>
  <property fmtid="{D5CDD505-2E9C-101B-9397-08002B2CF9AE}" pid="14" name="MSIP_Label_a06c3ef8-de24-44c9-a6ee-0788e471c0a9_ActionId">
    <vt:lpwstr>841d6505-0609-43ba-afd9-ff7be465653e</vt:lpwstr>
  </property>
  <property fmtid="{D5CDD505-2E9C-101B-9397-08002B2CF9AE}" pid="15" name="MSIP_Label_a06c3ef8-de24-44c9-a6ee-0788e471c0a9_ContentBits">
    <vt:lpwstr>0</vt:lpwstr>
  </property>
  <property fmtid="{D5CDD505-2E9C-101B-9397-08002B2CF9AE}" pid="16" name="MediaServiceImageTags">
    <vt:lpwstr/>
  </property>
  <property fmtid="{D5CDD505-2E9C-101B-9397-08002B2CF9AE}" pid="17" name="xd_ProgID">
    <vt:lpwstr/>
  </property>
  <property fmtid="{D5CDD505-2E9C-101B-9397-08002B2CF9AE}" pid="18" name="_dlc_DocId">
    <vt:lpwstr>CSACONN-1638748705-4898</vt:lpwstr>
  </property>
  <property fmtid="{D5CDD505-2E9C-101B-9397-08002B2CF9AE}" pid="19" name="ComplianceAssetId">
    <vt:lpwstr/>
  </property>
  <property fmtid="{D5CDD505-2E9C-101B-9397-08002B2CF9AE}" pid="20" name="TemplateUrl">
    <vt:lpwstr/>
  </property>
  <property fmtid="{D5CDD505-2E9C-101B-9397-08002B2CF9AE}" pid="21" name="_ExtendedDescription">
    <vt:lpwstr/>
  </property>
  <property fmtid="{D5CDD505-2E9C-101B-9397-08002B2CF9AE}" pid="22" name="xd_Signature">
    <vt:bool>false</vt:bool>
  </property>
  <property fmtid="{D5CDD505-2E9C-101B-9397-08002B2CF9AE}" pid="23" name="TriggerFlowInfo">
    <vt:lpwstr/>
  </property>
  <property fmtid="{D5CDD505-2E9C-101B-9397-08002B2CF9AE}" pid="24" name="_dlc_DocIdUrl">
    <vt:lpwstr>https://csagrporg.sharepoint.com/standards/research/projects/_layouts/15/DocIdRedir.aspx?ID=CSACONN-1638748705-4898, CSACONN-1638748705-4898</vt:lpwstr>
  </property>
  <property fmtid="{D5CDD505-2E9C-101B-9397-08002B2CF9AE}" pid="25" name="docLang">
    <vt:lpwstr>en</vt:lpwstr>
  </property>
</Properties>
</file>